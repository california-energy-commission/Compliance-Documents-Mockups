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7777777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5C04854D" w14:textId="77777777" w:rsidTr="00D03609">
        <w:tc>
          <w:tcPr>
            <w:tcW w:w="588" w:type="dxa"/>
            <w:vAlign w:val="center"/>
          </w:tcPr>
          <w:p w14:paraId="609461D8" w14:textId="6C7E38AB" w:rsidR="00D03609" w:rsidRPr="00A42BCC"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1</w:t>
            </w:r>
          </w:p>
        </w:tc>
        <w:tc>
          <w:tcPr>
            <w:tcW w:w="5101" w:type="dxa"/>
            <w:vAlign w:val="center"/>
          </w:tcPr>
          <w:p w14:paraId="377A8AF7" w14:textId="4150DF86"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CAC">
              <w:rPr>
                <w:rFonts w:asciiTheme="minorHAnsi" w:hAnsiTheme="minorHAnsi"/>
                <w:sz w:val="18"/>
                <w:szCs w:val="18"/>
              </w:rPr>
              <w:t>NRCV-</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569BE4A1"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2</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359EE33C"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3</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2B803A1B"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4</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141F852"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5</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0AE04BD1" w:rsidR="00D03609" w:rsidDel="008A5A59"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6</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59C9454D" w:rsidR="00D03609" w:rsidDel="008A5A59"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7</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1974738A" w:rsidR="00D03609" w:rsidDel="008A5A59" w:rsidRDefault="00362B70"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2381436F" w:rsidR="00D03609" w:rsidDel="008A5A59" w:rsidRDefault="00362B70"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3104CC0C"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0</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014B038" w:rsidR="00D03609"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1</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54B90F3D"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2</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5A8A6828"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3</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r w:rsidR="00D03609" w14:paraId="72BDB7CD" w14:textId="77777777" w:rsidTr="00D03609">
        <w:tc>
          <w:tcPr>
            <w:tcW w:w="588" w:type="dxa"/>
            <w:vAlign w:val="center"/>
          </w:tcPr>
          <w:p w14:paraId="71625930" w14:textId="77777777" w:rsidR="00D03609" w:rsidDel="00820D66" w:rsidRDefault="00D03609" w:rsidP="00B5026C">
            <w:pPr>
              <w:jc w:val="center"/>
              <w:rPr>
                <w:rFonts w:asciiTheme="minorHAnsi" w:hAnsiTheme="minorHAnsi"/>
                <w:sz w:val="18"/>
                <w:szCs w:val="18"/>
              </w:rPr>
            </w:pPr>
          </w:p>
        </w:tc>
        <w:tc>
          <w:tcPr>
            <w:tcW w:w="5101" w:type="dxa"/>
            <w:vAlign w:val="center"/>
          </w:tcPr>
          <w:p w14:paraId="65047541" w14:textId="77777777" w:rsidR="00D03609" w:rsidRDefault="00D03609" w:rsidP="00B5026C">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1" w:type="dxa"/>
            <w:vAlign w:val="center"/>
          </w:tcPr>
          <w:p w14:paraId="365840E1" w14:textId="48E0F143" w:rsidR="00D03609"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1C7F76C7" w:rsidR="00D03609" w:rsidRPr="00A42BCC" w:rsidRDefault="00D03609" w:rsidP="00B5026C">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60FC78AC"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E892DDC" w:rsidR="00D03609" w:rsidRDefault="00D03609" w:rsidP="00D03609">
      <w:pPr>
        <w:rPr>
          <w:rFonts w:asciiTheme="minorHAnsi" w:hAnsiTheme="minorHAnsi"/>
          <w:sz w:val="18"/>
          <w:szCs w:val="18"/>
        </w:rPr>
      </w:pPr>
    </w:p>
    <w:p w14:paraId="3FB0FDBB" w14:textId="77777777" w:rsidR="00362B70" w:rsidRDefault="00362B70" w:rsidP="00D03609">
      <w:pPr>
        <w:rPr>
          <w:rFonts w:asciiTheme="minorHAnsi" w:hAnsiTheme="minorHAnsi"/>
          <w:sz w:val="18"/>
          <w:szCs w:val="18"/>
        </w:rPr>
      </w:pPr>
    </w:p>
    <w:p w14:paraId="24417B7D" w14:textId="7897B1B1" w:rsidR="00D03609" w:rsidRDefault="00D03609" w:rsidP="00D03609">
      <w:pPr>
        <w:rPr>
          <w:rFonts w:asciiTheme="minorHAnsi" w:hAnsiTheme="minorHAnsi"/>
          <w:sz w:val="18"/>
          <w:szCs w:val="18"/>
        </w:rPr>
      </w:pPr>
    </w:p>
    <w:p w14:paraId="6E88C6C3" w14:textId="71150637" w:rsidR="00D03609" w:rsidRDefault="00D03609" w:rsidP="00D03609">
      <w:pPr>
        <w:rPr>
          <w:rFonts w:asciiTheme="minorHAnsi" w:hAnsiTheme="minorHAnsi"/>
          <w:sz w:val="18"/>
          <w:szCs w:val="18"/>
        </w:rPr>
      </w:pPr>
    </w:p>
    <w:p w14:paraId="4E9C70AE" w14:textId="214A1ECE" w:rsidR="00D03609" w:rsidRDefault="00D03609" w:rsidP="00D03609">
      <w:pPr>
        <w:rPr>
          <w:rFonts w:asciiTheme="minorHAnsi" w:hAnsiTheme="minorHAnsi"/>
          <w:sz w:val="18"/>
          <w:szCs w:val="18"/>
        </w:rPr>
      </w:pPr>
    </w:p>
    <w:p w14:paraId="338C81E7" w14:textId="60E5AE82" w:rsidR="00D03609" w:rsidRDefault="00D03609" w:rsidP="00D03609">
      <w:pPr>
        <w:rPr>
          <w:rFonts w:asciiTheme="minorHAnsi" w:hAnsiTheme="minorHAnsi"/>
          <w:sz w:val="18"/>
          <w:szCs w:val="18"/>
        </w:rPr>
      </w:pPr>
    </w:p>
    <w:p w14:paraId="66649434" w14:textId="77AE75C4"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66F0BD7A" w:rsidR="00D03609" w:rsidRPr="005A593D" w:rsidRDefault="003F17B6" w:rsidP="00A01B9A">
            <w:pPr>
              <w:rPr>
                <w:rFonts w:asciiTheme="minorHAnsi" w:hAnsiTheme="minorHAnsi"/>
                <w:b/>
                <w:szCs w:val="18"/>
              </w:rPr>
            </w:pPr>
            <w:r>
              <w:rPr>
                <w:rFonts w:asciiTheme="minorHAnsi" w:hAnsiTheme="minorHAnsi"/>
                <w:b/>
                <w:szCs w:val="18"/>
              </w:rPr>
              <w:lastRenderedPageBreak/>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With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C9467D">
        <w:trPr>
          <w:trHeight w:val="62"/>
        </w:trPr>
        <w:tc>
          <w:tcPr>
            <w:tcW w:w="10790" w:type="dxa"/>
            <w:gridSpan w:val="2"/>
          </w:tcPr>
          <w:p w14:paraId="6A6982EE" w14:textId="3CA1E9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C9467D">
        <w:trPr>
          <w:trHeight w:val="519"/>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65FCE43F"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ins w:id="0" w:author="Alhabibi, Haider@Energy" w:date="2022-02-08T12:20:00Z">
              <w:r w:rsidR="00C1630F">
                <w:rPr>
                  <w:rFonts w:asciiTheme="minorHAnsi" w:hAnsiTheme="minorHAnsi"/>
                  <w:sz w:val="18"/>
                  <w:szCs w:val="18"/>
                </w:rPr>
                <w:t>19</w:t>
              </w:r>
            </w:ins>
            <w:del w:id="1" w:author="Alhabibi, Haider@Energy" w:date="2022-02-08T12:20:00Z">
              <w:r w:rsidRPr="00C55ED3" w:rsidDel="00C1630F">
                <w:rPr>
                  <w:rFonts w:asciiTheme="minorHAnsi" w:hAnsiTheme="minorHAnsi"/>
                  <w:sz w:val="18"/>
                  <w:szCs w:val="18"/>
                </w:rPr>
                <w:delText>16</w:delText>
              </w:r>
            </w:del>
            <w:r w:rsidRPr="00C55ED3">
              <w:rPr>
                <w:rFonts w:asciiTheme="minorHAnsi" w:hAnsiTheme="minorHAnsi"/>
                <w:sz w:val="18"/>
                <w:szCs w:val="18"/>
              </w:rPr>
              <w:t xml:space="preserve"> Section </w:t>
            </w:r>
            <w:del w:id="2" w:author="Alhabibi, Haider@Energy" w:date="2022-02-08T12:20:00Z">
              <w:r w:rsidRPr="00C55ED3" w:rsidDel="00C64C89">
                <w:rPr>
                  <w:rFonts w:asciiTheme="minorHAnsi" w:hAnsiTheme="minorHAnsi"/>
                  <w:sz w:val="18"/>
                  <w:szCs w:val="18"/>
                </w:rPr>
                <w:delText>3</w:delText>
              </w:r>
            </w:del>
            <w:ins w:id="3" w:author="Alhabibi, Haider@Energy" w:date="2022-02-08T12:20:00Z">
              <w:r w:rsidR="00C64C89">
                <w:rPr>
                  <w:rFonts w:asciiTheme="minorHAnsi" w:hAnsiTheme="minorHAnsi"/>
                  <w:sz w:val="18"/>
                  <w:szCs w:val="18"/>
                </w:rPr>
                <w:t>4</w:t>
              </w:r>
            </w:ins>
            <w:r w:rsidRPr="00C55ED3">
              <w:rPr>
                <w:rFonts w:asciiTheme="minorHAnsi" w:hAnsiTheme="minorHAnsi"/>
                <w:sz w:val="18"/>
                <w:szCs w:val="18"/>
              </w:rPr>
              <w:t>.2.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5F07523" w:rsidR="00C20598" w:rsidRPr="00C55ED3" w:rsidRDefault="00C20598">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003F1CAC">
              <w:rPr>
                <w:rFonts w:asciiTheme="minorHAnsi" w:hAnsiTheme="minorHAnsi"/>
                <w:sz w:val="18"/>
                <w:szCs w:val="18"/>
              </w:rPr>
              <w:t xml:space="preserve"> Standards Section </w:t>
            </w:r>
            <w:r w:rsidR="003F1CAC" w:rsidRPr="00C55ED3">
              <w:rPr>
                <w:rFonts w:asciiTheme="minorHAnsi" w:hAnsiTheme="minorHAnsi"/>
                <w:sz w:val="18"/>
                <w:szCs w:val="18"/>
              </w:rPr>
              <w:t>1</w:t>
            </w:r>
            <w:ins w:id="4" w:author="Alhabibi, Haider@Energy" w:date="2022-02-08T12:20:00Z">
              <w:r w:rsidR="009D6C81">
                <w:rPr>
                  <w:rFonts w:asciiTheme="minorHAnsi" w:hAnsiTheme="minorHAnsi"/>
                  <w:sz w:val="18"/>
                  <w:szCs w:val="18"/>
                </w:rPr>
                <w:t>6</w:t>
              </w:r>
              <w:r w:rsidR="00C1630F">
                <w:rPr>
                  <w:rFonts w:asciiTheme="minorHAnsi" w:hAnsiTheme="minorHAnsi"/>
                  <w:sz w:val="18"/>
                  <w:szCs w:val="18"/>
                </w:rPr>
                <w:t>0.2</w:t>
              </w:r>
            </w:ins>
            <w:del w:id="5" w:author="Alhabibi, Haider@Energy" w:date="2022-02-08T12:20:00Z">
              <w:r w:rsidR="003F1CAC" w:rsidDel="00C1630F">
                <w:rPr>
                  <w:rFonts w:asciiTheme="minorHAnsi" w:hAnsiTheme="minorHAnsi"/>
                  <w:sz w:val="18"/>
                  <w:szCs w:val="18"/>
                </w:rPr>
                <w:delText>2</w:delText>
              </w:r>
              <w:r w:rsidR="003F1CAC" w:rsidRPr="00C55ED3" w:rsidDel="00C1630F">
                <w:rPr>
                  <w:rFonts w:asciiTheme="minorHAnsi" w:hAnsiTheme="minorHAnsi"/>
                  <w:sz w:val="18"/>
                  <w:szCs w:val="18"/>
                </w:rPr>
                <w:delText>0.</w:delText>
              </w:r>
              <w:r w:rsidR="003F1CAC" w:rsidDel="00C1630F">
                <w:rPr>
                  <w:rFonts w:asciiTheme="minorHAnsi" w:hAnsiTheme="minorHAnsi"/>
                  <w:sz w:val="18"/>
                  <w:szCs w:val="18"/>
                </w:rPr>
                <w:delText>1</w:delText>
              </w:r>
            </w:del>
            <w:r w:rsidR="003F1CAC">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3F1CAC">
              <w:rPr>
                <w:rFonts w:asciiTheme="minorHAnsi" w:hAnsiTheme="minorHAnsi"/>
                <w:sz w:val="18"/>
                <w:szCs w:val="18"/>
              </w:rPr>
              <w:t xml:space="preserve"> as specified by N</w:t>
            </w:r>
            <w:r>
              <w:rPr>
                <w:rFonts w:asciiTheme="minorHAnsi" w:hAnsiTheme="minorHAnsi"/>
                <w:sz w:val="18"/>
                <w:szCs w:val="18"/>
              </w:rPr>
              <w:t>A</w:t>
            </w:r>
            <w:r w:rsidR="003F1CAC">
              <w:rPr>
                <w:rFonts w:asciiTheme="minorHAnsi" w:hAnsiTheme="minorHAnsi"/>
                <w:sz w:val="18"/>
                <w:szCs w:val="18"/>
              </w:rPr>
              <w:t>7.18.2</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39601509"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ins w:id="6" w:author="Alhabibi, Haider@Energy" w:date="2022-02-08T12:21:00Z">
              <w:r w:rsidR="00C64C89">
                <w:rPr>
                  <w:rFonts w:asciiTheme="minorHAnsi" w:hAnsiTheme="minorHAnsi"/>
                  <w:sz w:val="18"/>
                  <w:szCs w:val="18"/>
                </w:rPr>
                <w:t>19</w:t>
              </w:r>
            </w:ins>
            <w:del w:id="7" w:author="Alhabibi, Haider@Energy" w:date="2022-02-08T12:21:00Z">
              <w:r w:rsidDel="00C64C89">
                <w:rPr>
                  <w:rFonts w:asciiTheme="minorHAnsi" w:hAnsiTheme="minorHAnsi"/>
                  <w:sz w:val="18"/>
                  <w:szCs w:val="18"/>
                </w:rPr>
                <w:delText>16</w:delText>
              </w:r>
            </w:del>
            <w:r w:rsidRPr="00C55ED3">
              <w:rPr>
                <w:rFonts w:asciiTheme="minorHAnsi" w:hAnsiTheme="minorHAnsi"/>
                <w:sz w:val="18"/>
                <w:szCs w:val="18"/>
              </w:rPr>
              <w:t xml:space="preserve"> Section </w:t>
            </w:r>
            <w:del w:id="8" w:author="Alhabibi, Haider@Energy" w:date="2022-02-08T12:21:00Z">
              <w:r w:rsidRPr="00C55ED3" w:rsidDel="00C64C89">
                <w:rPr>
                  <w:rFonts w:asciiTheme="minorHAnsi" w:hAnsiTheme="minorHAnsi"/>
                  <w:sz w:val="18"/>
                  <w:szCs w:val="18"/>
                </w:rPr>
                <w:delText>3</w:delText>
              </w:r>
            </w:del>
            <w:ins w:id="9" w:author="Alhabibi, Haider@Energy" w:date="2022-02-08T12:21:00Z">
              <w:r w:rsidR="00C64C89">
                <w:rPr>
                  <w:rFonts w:asciiTheme="minorHAnsi" w:hAnsiTheme="minorHAnsi"/>
                  <w:sz w:val="18"/>
                  <w:szCs w:val="18"/>
                </w:rPr>
                <w:t>4</w:t>
              </w:r>
            </w:ins>
            <w:r w:rsidRPr="00C55ED3">
              <w:rPr>
                <w:rFonts w:asciiTheme="minorHAnsi" w:hAnsiTheme="minorHAnsi"/>
                <w:sz w:val="18"/>
                <w:szCs w:val="18"/>
              </w:rPr>
              <w:t>.3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47D853D5"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ins w:id="10" w:author="Alhabibi, Haider@Energy" w:date="2022-02-08T12:21:00Z">
              <w:r w:rsidR="00C64C89">
                <w:rPr>
                  <w:rFonts w:asciiTheme="minorHAnsi" w:hAnsiTheme="minorHAnsi"/>
                  <w:sz w:val="18"/>
                  <w:szCs w:val="18"/>
                </w:rPr>
                <w:t>19</w:t>
              </w:r>
            </w:ins>
            <w:del w:id="11" w:author="Alhabibi, Haider@Energy" w:date="2022-02-08T12:21:00Z">
              <w:r w:rsidDel="00C64C89">
                <w:rPr>
                  <w:rFonts w:asciiTheme="minorHAnsi" w:hAnsiTheme="minorHAnsi"/>
                  <w:sz w:val="18"/>
                  <w:szCs w:val="18"/>
                </w:rPr>
                <w:delText>16</w:delText>
              </w:r>
            </w:del>
            <w:r w:rsidRPr="00875D94">
              <w:rPr>
                <w:rFonts w:asciiTheme="minorHAnsi" w:hAnsiTheme="minorHAnsi"/>
                <w:sz w:val="18"/>
                <w:szCs w:val="18"/>
              </w:rPr>
              <w:t xml:space="preserve"> Section </w:t>
            </w:r>
            <w:del w:id="12" w:author="Alhabibi, Haider@Energy" w:date="2022-02-08T12:21:00Z">
              <w:r w:rsidRPr="00875D94" w:rsidDel="00C64C89">
                <w:rPr>
                  <w:rFonts w:asciiTheme="minorHAnsi" w:hAnsiTheme="minorHAnsi"/>
                  <w:sz w:val="18"/>
                  <w:szCs w:val="18"/>
                </w:rPr>
                <w:delText>3</w:delText>
              </w:r>
            </w:del>
            <w:ins w:id="13" w:author="Alhabibi, Haider@Energy" w:date="2022-02-08T12:21:00Z">
              <w:r w:rsidR="00C64C89">
                <w:rPr>
                  <w:rFonts w:asciiTheme="minorHAnsi" w:hAnsiTheme="minorHAnsi"/>
                  <w:sz w:val="18"/>
                  <w:szCs w:val="18"/>
                </w:rPr>
                <w:t>4</w:t>
              </w:r>
            </w:ins>
            <w:r w:rsidRPr="00875D94">
              <w:rPr>
                <w:rFonts w:asciiTheme="minorHAnsi" w:hAnsiTheme="minorHAnsi"/>
                <w:sz w:val="18"/>
                <w:szCs w:val="18"/>
              </w:rPr>
              <w:t>.4.1</w:t>
            </w:r>
          </w:p>
        </w:tc>
      </w:tr>
    </w:tbl>
    <w:p w14:paraId="5E7482CB" w14:textId="59229DB6" w:rsidR="0025710B" w:rsidRDefault="0025710B"/>
    <w:p w14:paraId="2009443B" w14:textId="77777777" w:rsidR="0025710B" w:rsidRDefault="0025710B">
      <w:r>
        <w:br w:type="page"/>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63"/>
        <w:gridCol w:w="51"/>
        <w:gridCol w:w="5476"/>
      </w:tblGrid>
      <w:tr w:rsidR="00836B1E" w:rsidRPr="004210EF" w14:paraId="57F04D68" w14:textId="77777777" w:rsidTr="00302F4A">
        <w:trPr>
          <w:trHeight w:val="206"/>
        </w:trPr>
        <w:tc>
          <w:tcPr>
            <w:tcW w:w="10790" w:type="dxa"/>
            <w:gridSpan w:val="3"/>
            <w:vAlign w:val="center"/>
          </w:tcPr>
          <w:p w14:paraId="2A213B65"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lastRenderedPageBreak/>
              <w:t>Documentation Author's Declaration Statement</w:t>
            </w:r>
          </w:p>
        </w:tc>
      </w:tr>
      <w:tr w:rsidR="00836B1E" w:rsidRPr="004210EF" w14:paraId="18E21A9C" w14:textId="77777777" w:rsidTr="00302F4A">
        <w:trPr>
          <w:trHeight w:val="206"/>
        </w:trPr>
        <w:tc>
          <w:tcPr>
            <w:tcW w:w="10790" w:type="dxa"/>
            <w:gridSpan w:val="3"/>
            <w:vAlign w:val="center"/>
          </w:tcPr>
          <w:p w14:paraId="38D68611"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p>
        </w:tc>
      </w:tr>
      <w:tr w:rsidR="00836B1E" w:rsidRPr="004210EF" w14:paraId="334D9E65" w14:textId="77777777" w:rsidTr="00302F4A">
        <w:trPr>
          <w:trHeight w:val="206"/>
        </w:trPr>
        <w:tc>
          <w:tcPr>
            <w:tcW w:w="10790" w:type="dxa"/>
            <w:gridSpan w:val="3"/>
            <w:vAlign w:val="center"/>
          </w:tcPr>
          <w:p w14:paraId="3523A3BF" w14:textId="77777777" w:rsidR="00836B1E" w:rsidRPr="004210EF" w:rsidRDefault="00836B1E" w:rsidP="00836B1E">
            <w:pPr>
              <w:numPr>
                <w:ilvl w:val="0"/>
                <w:numId w:val="14"/>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836B1E" w:rsidRPr="004210EF" w14:paraId="6F3A6C79" w14:textId="77777777" w:rsidTr="00302F4A">
        <w:trPr>
          <w:trHeight w:val="360"/>
        </w:trPr>
        <w:tc>
          <w:tcPr>
            <w:tcW w:w="5263" w:type="dxa"/>
          </w:tcPr>
          <w:p w14:paraId="43C25186"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Name:</w:t>
            </w:r>
          </w:p>
        </w:tc>
        <w:tc>
          <w:tcPr>
            <w:tcW w:w="5527" w:type="dxa"/>
            <w:gridSpan w:val="2"/>
          </w:tcPr>
          <w:p w14:paraId="10BE4A70"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Signature:</w:t>
            </w:r>
          </w:p>
        </w:tc>
      </w:tr>
      <w:tr w:rsidR="00836B1E" w:rsidRPr="004210EF" w14:paraId="26729905" w14:textId="77777777" w:rsidTr="00302F4A">
        <w:trPr>
          <w:trHeight w:val="360"/>
        </w:trPr>
        <w:tc>
          <w:tcPr>
            <w:tcW w:w="5263" w:type="dxa"/>
          </w:tcPr>
          <w:p w14:paraId="2F604A3B"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Company:</w:t>
            </w:r>
          </w:p>
        </w:tc>
        <w:tc>
          <w:tcPr>
            <w:tcW w:w="5527" w:type="dxa"/>
            <w:gridSpan w:val="2"/>
          </w:tcPr>
          <w:p w14:paraId="1C0C7F0B"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Date:</w:t>
            </w:r>
          </w:p>
        </w:tc>
      </w:tr>
      <w:tr w:rsidR="00836B1E" w:rsidRPr="004210EF" w14:paraId="33F68F38" w14:textId="77777777" w:rsidTr="00302F4A">
        <w:trPr>
          <w:trHeight w:val="360"/>
        </w:trPr>
        <w:tc>
          <w:tcPr>
            <w:tcW w:w="5263" w:type="dxa"/>
          </w:tcPr>
          <w:p w14:paraId="15652E5C"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Address:</w:t>
            </w:r>
          </w:p>
        </w:tc>
        <w:tc>
          <w:tcPr>
            <w:tcW w:w="5527" w:type="dxa"/>
            <w:gridSpan w:val="2"/>
          </w:tcPr>
          <w:p w14:paraId="65B03538"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836B1E" w:rsidRPr="004210EF" w14:paraId="36E27AE9" w14:textId="77777777" w:rsidTr="00302F4A">
        <w:trPr>
          <w:trHeight w:val="360"/>
        </w:trPr>
        <w:tc>
          <w:tcPr>
            <w:tcW w:w="5263" w:type="dxa"/>
          </w:tcPr>
          <w:p w14:paraId="14E12413"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City/State/Zip:</w:t>
            </w:r>
          </w:p>
        </w:tc>
        <w:tc>
          <w:tcPr>
            <w:tcW w:w="5527" w:type="dxa"/>
            <w:gridSpan w:val="2"/>
          </w:tcPr>
          <w:p w14:paraId="1C31A061" w14:textId="77777777" w:rsidR="00836B1E" w:rsidRPr="004210EF" w:rsidRDefault="00836B1E" w:rsidP="00302F4A">
            <w:pPr>
              <w:rPr>
                <w:rFonts w:asciiTheme="minorHAnsi" w:hAnsiTheme="minorHAnsi"/>
                <w:sz w:val="14"/>
                <w:szCs w:val="14"/>
              </w:rPr>
            </w:pPr>
            <w:r w:rsidRPr="004210EF">
              <w:rPr>
                <w:rFonts w:asciiTheme="minorHAnsi" w:hAnsiTheme="minorHAnsi"/>
                <w:sz w:val="14"/>
                <w:szCs w:val="14"/>
              </w:rPr>
              <w:t>Phone:</w:t>
            </w:r>
          </w:p>
        </w:tc>
      </w:tr>
      <w:tr w:rsidR="00836B1E" w:rsidRPr="004210EF" w14:paraId="6464257E" w14:textId="77777777" w:rsidTr="00302F4A">
        <w:tblPrEx>
          <w:tblCellMar>
            <w:left w:w="115" w:type="dxa"/>
            <w:right w:w="115" w:type="dxa"/>
          </w:tblCellMar>
        </w:tblPrEx>
        <w:trPr>
          <w:trHeight w:val="296"/>
        </w:trPr>
        <w:tc>
          <w:tcPr>
            <w:tcW w:w="10790" w:type="dxa"/>
            <w:gridSpan w:val="3"/>
            <w:vAlign w:val="center"/>
          </w:tcPr>
          <w:p w14:paraId="29921609"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836B1E" w:rsidRPr="004210EF" w14:paraId="2613D45D" w14:textId="77777777" w:rsidTr="00302F4A">
        <w:tblPrEx>
          <w:tblCellMar>
            <w:left w:w="115" w:type="dxa"/>
            <w:right w:w="115" w:type="dxa"/>
          </w:tblCellMar>
        </w:tblPrEx>
        <w:trPr>
          <w:trHeight w:val="504"/>
        </w:trPr>
        <w:tc>
          <w:tcPr>
            <w:tcW w:w="10790" w:type="dxa"/>
            <w:gridSpan w:val="3"/>
          </w:tcPr>
          <w:p w14:paraId="70FF44E3" w14:textId="77777777" w:rsidR="00836B1E" w:rsidRPr="004210EF" w:rsidRDefault="00836B1E" w:rsidP="00302F4A">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0C02AACF" w14:textId="77777777" w:rsidR="00836B1E" w:rsidRPr="004210EF" w:rsidRDefault="00836B1E" w:rsidP="00836B1E">
            <w:pPr>
              <w:keepNext/>
              <w:numPr>
                <w:ilvl w:val="0"/>
                <w:numId w:val="13"/>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5D5F81DE" w14:textId="77777777" w:rsidR="00836B1E" w:rsidRPr="004210EF" w:rsidRDefault="00836B1E" w:rsidP="00836B1E">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3406041B" w14:textId="77777777" w:rsidR="00836B1E" w:rsidRPr="004210EF" w:rsidRDefault="00836B1E" w:rsidP="00836B1E">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65D84D35" w14:textId="77777777" w:rsidR="00836B1E" w:rsidRPr="004210EF" w:rsidRDefault="00836B1E" w:rsidP="00836B1E">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3616DC72" w14:textId="77777777" w:rsidR="00836B1E" w:rsidRPr="004210EF" w:rsidRDefault="00836B1E" w:rsidP="00836B1E">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836B1E" w:rsidRPr="004210EF" w14:paraId="1D7BA1F8" w14:textId="77777777" w:rsidTr="00302F4A">
        <w:tblPrEx>
          <w:tblCellMar>
            <w:left w:w="115" w:type="dxa"/>
            <w:right w:w="115" w:type="dxa"/>
          </w:tblCellMar>
        </w:tblPrEx>
        <w:trPr>
          <w:trHeight w:hRule="exact" w:val="288"/>
        </w:trPr>
        <w:tc>
          <w:tcPr>
            <w:tcW w:w="10790" w:type="dxa"/>
            <w:gridSpan w:val="3"/>
            <w:vAlign w:val="center"/>
          </w:tcPr>
          <w:p w14:paraId="61C6AA2E"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836B1E" w:rsidRPr="004210EF" w14:paraId="72940FD0" w14:textId="77777777" w:rsidTr="00302F4A">
        <w:tblPrEx>
          <w:tblCellMar>
            <w:left w:w="115" w:type="dxa"/>
            <w:right w:w="115" w:type="dxa"/>
          </w:tblCellMar>
        </w:tblPrEx>
        <w:trPr>
          <w:trHeight w:hRule="exact" w:val="360"/>
        </w:trPr>
        <w:tc>
          <w:tcPr>
            <w:tcW w:w="10790" w:type="dxa"/>
            <w:gridSpan w:val="3"/>
            <w:vAlign w:val="center"/>
          </w:tcPr>
          <w:p w14:paraId="2B017937"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836B1E" w:rsidRPr="004210EF" w14:paraId="2A1DD38E" w14:textId="77777777" w:rsidTr="00302F4A">
        <w:tblPrEx>
          <w:tblCellMar>
            <w:left w:w="115" w:type="dxa"/>
            <w:right w:w="115" w:type="dxa"/>
          </w:tblCellMar>
        </w:tblPrEx>
        <w:trPr>
          <w:trHeight w:hRule="exact" w:val="360"/>
        </w:trPr>
        <w:tc>
          <w:tcPr>
            <w:tcW w:w="5263" w:type="dxa"/>
          </w:tcPr>
          <w:p w14:paraId="352FA0CA" w14:textId="77777777" w:rsidR="00836B1E" w:rsidRPr="004210EF" w:rsidRDefault="00836B1E" w:rsidP="00302F4A">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27" w:type="dxa"/>
            <w:gridSpan w:val="2"/>
          </w:tcPr>
          <w:p w14:paraId="7F383388" w14:textId="77777777" w:rsidR="00836B1E" w:rsidRPr="004210EF" w:rsidRDefault="00836B1E" w:rsidP="00302F4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836B1E" w:rsidRPr="004210EF" w14:paraId="092ADFD4" w14:textId="77777777" w:rsidTr="00302F4A">
        <w:tblPrEx>
          <w:tblCellMar>
            <w:left w:w="108" w:type="dxa"/>
            <w:right w:w="108" w:type="dxa"/>
          </w:tblCellMar>
        </w:tblPrEx>
        <w:trPr>
          <w:trHeight w:hRule="exact" w:val="288"/>
        </w:trPr>
        <w:tc>
          <w:tcPr>
            <w:tcW w:w="10790" w:type="dxa"/>
            <w:gridSpan w:val="3"/>
            <w:vAlign w:val="center"/>
          </w:tcPr>
          <w:p w14:paraId="5549BED5" w14:textId="77777777" w:rsidR="00836B1E" w:rsidRPr="004210EF" w:rsidRDefault="00836B1E" w:rsidP="00302F4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836B1E" w:rsidRPr="004210EF" w14:paraId="1CE91B75" w14:textId="77777777" w:rsidTr="00302F4A">
        <w:tblPrEx>
          <w:tblCellMar>
            <w:left w:w="108" w:type="dxa"/>
            <w:right w:w="108" w:type="dxa"/>
          </w:tblCellMar>
        </w:tblPrEx>
        <w:trPr>
          <w:trHeight w:hRule="exact" w:val="360"/>
        </w:trPr>
        <w:tc>
          <w:tcPr>
            <w:tcW w:w="5263" w:type="dxa"/>
          </w:tcPr>
          <w:p w14:paraId="4CD97173"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27" w:type="dxa"/>
            <w:gridSpan w:val="2"/>
          </w:tcPr>
          <w:p w14:paraId="4CE233C6" w14:textId="77777777" w:rsidR="00836B1E" w:rsidRPr="004210EF" w:rsidRDefault="00836B1E" w:rsidP="00302F4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Pr>
                <w:rFonts w:asciiTheme="minorHAnsi" w:hAnsiTheme="minorHAnsi"/>
                <w:sz w:val="14"/>
                <w:szCs w:val="14"/>
              </w:rPr>
              <w:t>:</w:t>
            </w:r>
          </w:p>
        </w:tc>
      </w:tr>
      <w:tr w:rsidR="00836B1E" w:rsidRPr="004210EF" w14:paraId="6521171E" w14:textId="77777777" w:rsidTr="00302F4A">
        <w:tblPrEx>
          <w:tblCellMar>
            <w:left w:w="108" w:type="dxa"/>
            <w:right w:w="108" w:type="dxa"/>
          </w:tblCellMar>
        </w:tblPrEx>
        <w:trPr>
          <w:trHeight w:hRule="exact" w:val="288"/>
        </w:trPr>
        <w:tc>
          <w:tcPr>
            <w:tcW w:w="10790" w:type="dxa"/>
            <w:gridSpan w:val="3"/>
            <w:vAlign w:val="center"/>
          </w:tcPr>
          <w:p w14:paraId="35CF19E4" w14:textId="77777777" w:rsidR="00836B1E" w:rsidRPr="004210EF" w:rsidRDefault="00836B1E" w:rsidP="00302F4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836B1E" w:rsidRPr="004210EF" w14:paraId="04FFE2DB" w14:textId="77777777" w:rsidTr="00302F4A">
        <w:tblPrEx>
          <w:tblCellMar>
            <w:left w:w="108" w:type="dxa"/>
            <w:right w:w="108" w:type="dxa"/>
          </w:tblCellMar>
        </w:tblPrEx>
        <w:trPr>
          <w:trHeight w:hRule="exact" w:val="360"/>
        </w:trPr>
        <w:tc>
          <w:tcPr>
            <w:tcW w:w="10790" w:type="dxa"/>
            <w:gridSpan w:val="3"/>
          </w:tcPr>
          <w:p w14:paraId="4180CB31" w14:textId="77777777" w:rsidR="00836B1E" w:rsidRPr="004210EF" w:rsidRDefault="00836B1E" w:rsidP="00302F4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836B1E" w:rsidRPr="004210EF" w14:paraId="0B7F697F" w14:textId="77777777" w:rsidTr="00302F4A">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67AEAD0B" w14:textId="77777777" w:rsidR="00836B1E" w:rsidRPr="004210EF" w:rsidRDefault="00836B1E" w:rsidP="00302F4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76" w:type="dxa"/>
            <w:tcBorders>
              <w:top w:val="single" w:sz="4" w:space="0" w:color="auto"/>
              <w:left w:val="single" w:sz="4" w:space="0" w:color="auto"/>
              <w:bottom w:val="single" w:sz="4" w:space="0" w:color="auto"/>
              <w:right w:val="single" w:sz="4" w:space="0" w:color="auto"/>
            </w:tcBorders>
          </w:tcPr>
          <w:p w14:paraId="333175C2" w14:textId="77777777" w:rsidR="00836B1E" w:rsidRPr="004210EF" w:rsidRDefault="00836B1E" w:rsidP="00302F4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836B1E" w:rsidRPr="004210EF" w14:paraId="5AA0ABD7" w14:textId="77777777" w:rsidTr="00302F4A">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31FEF4B2" w14:textId="77777777" w:rsidR="00836B1E" w:rsidRPr="004210EF" w:rsidRDefault="00836B1E" w:rsidP="00302F4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Pr>
                <w:rFonts w:asciiTheme="minorHAnsi" w:hAnsiTheme="minorHAnsi"/>
                <w:sz w:val="14"/>
                <w:szCs w:val="14"/>
              </w:rPr>
              <w:t>:</w:t>
            </w:r>
          </w:p>
        </w:tc>
        <w:tc>
          <w:tcPr>
            <w:tcW w:w="5476" w:type="dxa"/>
            <w:tcBorders>
              <w:top w:val="single" w:sz="4" w:space="0" w:color="auto"/>
              <w:left w:val="single" w:sz="4" w:space="0" w:color="auto"/>
              <w:bottom w:val="single" w:sz="4" w:space="0" w:color="auto"/>
              <w:right w:val="single" w:sz="4" w:space="0" w:color="auto"/>
            </w:tcBorders>
          </w:tcPr>
          <w:p w14:paraId="1CFE160D" w14:textId="77777777" w:rsidR="00836B1E" w:rsidRPr="004210EF" w:rsidRDefault="00836B1E" w:rsidP="00302F4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1096BC3E" w:rsidR="00EA01F0" w:rsidRPr="002F4374" w:rsidRDefault="003F1CAC" w:rsidP="009B5C14">
      <w:pPr>
        <w:jc w:val="center"/>
        <w:rPr>
          <w:rFonts w:ascii="Calibri" w:hAnsi="Calibri"/>
          <w:b/>
          <w:szCs w:val="18"/>
        </w:rPr>
      </w:pPr>
      <w:r>
        <w:rPr>
          <w:rFonts w:ascii="Calibri" w:hAnsi="Calibri"/>
          <w:b/>
          <w:szCs w:val="18"/>
        </w:rPr>
        <w:lastRenderedPageBreak/>
        <w:t>NRCV</w:t>
      </w:r>
      <w:r w:rsidR="009B5C14" w:rsidRPr="002F4374">
        <w:rPr>
          <w:rFonts w:ascii="Calibri" w:hAnsi="Calibri"/>
          <w:b/>
          <w:szCs w:val="18"/>
        </w:rPr>
        <w:t>-</w:t>
      </w:r>
      <w:r w:rsidR="003F17B6">
        <w:rPr>
          <w:rFonts w:ascii="Calibri" w:hAnsi="Calibri"/>
          <w:b/>
          <w:szCs w:val="18"/>
        </w:rPr>
        <w:t>MCH</w:t>
      </w:r>
      <w:r w:rsidR="009B5C14" w:rsidRPr="002F4374">
        <w:rPr>
          <w:rFonts w:ascii="Calibri" w:hAnsi="Calibri"/>
          <w:b/>
          <w:szCs w:val="18"/>
        </w:rPr>
        <w:t>-2</w:t>
      </w:r>
      <w:r w:rsidR="003F17B6">
        <w:rPr>
          <w:rFonts w:ascii="Calibri" w:hAnsi="Calibri"/>
          <w:b/>
          <w:szCs w:val="18"/>
        </w:rPr>
        <w:t>4</w:t>
      </w:r>
      <w:r w:rsidR="005C2E5B">
        <w:rPr>
          <w:rFonts w:ascii="Calibri" w:hAnsi="Calibri"/>
          <w:b/>
          <w:szCs w:val="18"/>
        </w:rPr>
        <w:t>b</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7C0A1C32" w14:textId="63908636" w:rsidR="005D28E6" w:rsidRDefault="005D28E6" w:rsidP="005D28E6">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3F1CAC">
        <w:rPr>
          <w:rFonts w:ascii="Calibri" w:hAnsi="Calibri"/>
          <w:sz w:val="18"/>
          <w:szCs w:val="18"/>
        </w:rPr>
        <w:t>NRCV-</w:t>
      </w:r>
      <w:r>
        <w:rPr>
          <w:rFonts w:ascii="Calibri" w:hAnsi="Calibri"/>
          <w:sz w:val="18"/>
          <w:szCs w:val="18"/>
        </w:rPr>
        <w:t>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5D03CB4D"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3F5AAD7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3F1CAC">
        <w:rPr>
          <w:rFonts w:ascii="Calibri" w:hAnsi="Calibri"/>
          <w:sz w:val="18"/>
          <w:szCs w:val="18"/>
        </w:rPr>
        <w:t>12</w:t>
      </w:r>
      <w:r w:rsidRPr="00BF1ADA">
        <w:rPr>
          <w:rFonts w:ascii="Calibri" w:hAnsi="Calibri"/>
          <w:sz w:val="18"/>
          <w:szCs w:val="18"/>
        </w:rPr>
        <w:t xml:space="preserve">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608E2F9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06259E9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6C42774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784AF1"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75DAE01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470D1663" w:rsidR="0009311F" w:rsidRPr="00782762" w:rsidRDefault="0009311F" w:rsidP="00A93FAF">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DEF" w14:textId="5C209DFE" w:rsidR="0009311F" w:rsidRPr="00DB0F47" w:rsidRDefault="0009311F" w:rsidP="00A93FAF">
      <w:pPr>
        <w:pStyle w:val="ListParagraph"/>
        <w:numPr>
          <w:ilvl w:val="0"/>
          <w:numId w:val="18"/>
        </w:numPr>
        <w:rPr>
          <w:rFonts w:ascii="Calibri" w:hAnsi="Calibri"/>
          <w:sz w:val="18"/>
          <w:szCs w:val="18"/>
        </w:rPr>
      </w:pPr>
      <w:r w:rsidRPr="00DB0F47">
        <w:rPr>
          <w:rFonts w:ascii="Calibri" w:hAnsi="Calibri"/>
          <w:sz w:val="18"/>
          <w:szCs w:val="18"/>
        </w:rPr>
        <w:t>This field is automatically calculated</w:t>
      </w:r>
      <w:r w:rsidR="00A8014F" w:rsidRPr="00DB0F47">
        <w:rPr>
          <w:rFonts w:ascii="Calibri" w:hAnsi="Calibri"/>
          <w:sz w:val="18"/>
          <w:szCs w:val="18"/>
        </w:rPr>
        <w:t>. This factor is determined based on the</w:t>
      </w:r>
      <w:r w:rsidR="00B02DA6" w:rsidRPr="00DB0F47">
        <w:rPr>
          <w:rFonts w:ascii="Calibri" w:hAnsi="Calibri"/>
          <w:sz w:val="18"/>
          <w:szCs w:val="18"/>
        </w:rPr>
        <w:t xml:space="preserve"> altitude and temperature of the building location</w:t>
      </w:r>
      <w:r w:rsidR="00FB41F0" w:rsidRPr="00DB0F47">
        <w:rPr>
          <w:rFonts w:ascii="Calibri" w:hAnsi="Calibri"/>
          <w:sz w:val="18"/>
          <w:szCs w:val="18"/>
        </w:rPr>
        <w:t xml:space="preserve"> using equation 4 in Section 9 of ASTM E779-10</w:t>
      </w:r>
      <w:r w:rsidR="00B02DA6" w:rsidRPr="00DB0F47">
        <w:rPr>
          <w:rFonts w:ascii="Calibri" w:hAnsi="Calibri"/>
          <w:sz w:val="18"/>
          <w:szCs w:val="18"/>
        </w:rPr>
        <w:t>.</w:t>
      </w: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3BD723B1"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w:t>
      </w:r>
      <w:ins w:id="24" w:author="Alhabibi, Haider@Energy" w:date="2022-02-08T12:23:00Z">
        <w:r w:rsidR="006B6AC3">
          <w:rPr>
            <w:rFonts w:ascii="Calibri" w:hAnsi="Calibri"/>
            <w:sz w:val="18"/>
            <w:szCs w:val="18"/>
          </w:rPr>
          <w:t>19</w:t>
        </w:r>
      </w:ins>
      <w:del w:id="25" w:author="Alhabibi, Haider@Energy" w:date="2022-02-08T12:23:00Z">
        <w:r w:rsidR="00E223BF" w:rsidDel="006B6AC3">
          <w:rPr>
            <w:rFonts w:ascii="Calibri" w:hAnsi="Calibri"/>
            <w:sz w:val="18"/>
            <w:szCs w:val="18"/>
          </w:rPr>
          <w:delText>16</w:delText>
        </w:r>
      </w:del>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6A5A04CB" w:rsidR="0009311F" w:rsidRPr="009A74E8" w:rsidRDefault="0009311F" w:rsidP="0009311F">
      <w:pPr>
        <w:rPr>
          <w:rFonts w:ascii="Calibri" w:hAnsi="Calibri"/>
          <w:b/>
          <w:sz w:val="18"/>
          <w:szCs w:val="18"/>
        </w:rPr>
      </w:pPr>
      <w:r w:rsidRPr="009A74E8">
        <w:rPr>
          <w:rFonts w:ascii="Calibri" w:hAnsi="Calibri"/>
          <w:b/>
          <w:sz w:val="18"/>
          <w:szCs w:val="18"/>
        </w:rPr>
        <w:lastRenderedPageBreak/>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1FE7BD42" w14:textId="77777777" w:rsidTr="00F328CD">
        <w:tc>
          <w:tcPr>
            <w:tcW w:w="582" w:type="dxa"/>
            <w:vAlign w:val="center"/>
          </w:tcPr>
          <w:p w14:paraId="13716C10" w14:textId="1A76D2B0" w:rsidR="005B6312" w:rsidRPr="00A42BCC" w:rsidRDefault="005B6312" w:rsidP="005B6312">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1</w:t>
            </w:r>
          </w:p>
        </w:tc>
        <w:tc>
          <w:tcPr>
            <w:tcW w:w="5104" w:type="dxa"/>
            <w:vAlign w:val="center"/>
          </w:tcPr>
          <w:p w14:paraId="014B530B" w14:textId="5B7D75D7"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771E9304"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11" w14:textId="77777777" w:rsidTr="00F328CD">
        <w:tc>
          <w:tcPr>
            <w:tcW w:w="582" w:type="dxa"/>
            <w:vAlign w:val="center"/>
          </w:tcPr>
          <w:p w14:paraId="4A3A5E0E" w14:textId="6AFAFF74"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2</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3A2700D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3</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05585A7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4</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2993C566"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5</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2508B40C" w:rsidR="00F328CD" w:rsidDel="008A5A59" w:rsidRDefault="00F328CD" w:rsidP="00F328CD">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6</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1AE52F36"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 xml:space="preserve">&lt;&lt;if A01≠"required", then value = N/A; </w:t>
            </w:r>
          </w:p>
          <w:p w14:paraId="1FC322F3" w14:textId="68C64C71"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63E1B074" w:rsidR="00F328CD" w:rsidDel="008A5A59" w:rsidRDefault="00F328CD" w:rsidP="00F328CD">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7</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46D1CB2"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 xml:space="preserve">&lt;&lt;if A01≠"required", then value = N/A; </w:t>
            </w:r>
          </w:p>
          <w:p w14:paraId="72497052" w14:textId="1513CE2C"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05F931D3" w:rsidR="00F328CD" w:rsidDel="008A5A59" w:rsidRDefault="00D02E86"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864E7AD"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 xml:space="preserve">&lt;&lt;if A01≠"required", then value = N/A; </w:t>
            </w:r>
          </w:p>
          <w:p w14:paraId="1F2E99B6" w14:textId="6754B4A5"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48C9F409" w:rsidR="00F328CD" w:rsidDel="008A5A59" w:rsidRDefault="00D02E86"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5D67692"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 xml:space="preserve">&lt;&lt;if A01≠"required", then value = N/A; </w:t>
            </w:r>
          </w:p>
          <w:p w14:paraId="425E3BDA" w14:textId="45CD5EB5"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215624C7"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0</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F5A558E"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 xml:space="preserve">&lt;&lt; if A01≠"required", then value = N/A; </w:t>
            </w:r>
          </w:p>
          <w:p w14:paraId="50B6D4C5" w14:textId="2C960CAE" w:rsidR="00F328CD" w:rsidRPr="00A42BCC" w:rsidRDefault="003014CF" w:rsidP="00A21A0C">
            <w:pPr>
              <w:rPr>
                <w:rFonts w:asciiTheme="minorHAnsi" w:hAnsiTheme="minorHAnsi"/>
                <w:sz w:val="18"/>
                <w:szCs w:val="18"/>
              </w:rPr>
            </w:pPr>
            <w:r w:rsidRPr="003014CF">
              <w:rPr>
                <w:rFonts w:asciiTheme="minorHAnsi" w:hAnsiTheme="minorHAnsi"/>
                <w:sz w:val="18"/>
                <w:szCs w:val="18"/>
              </w:rPr>
              <w:t>Else value = sum of (A06+A07+A08+A09) &gt;&gt;</w:t>
            </w:r>
          </w:p>
        </w:tc>
      </w:tr>
      <w:tr w:rsidR="005B6312" w14:paraId="04FB332E" w14:textId="77777777" w:rsidTr="00F328CD">
        <w:tc>
          <w:tcPr>
            <w:tcW w:w="582" w:type="dxa"/>
            <w:vAlign w:val="center"/>
          </w:tcPr>
          <w:p w14:paraId="4C93DCF5" w14:textId="65B57E9A" w:rsidR="005B6312" w:rsidRDefault="00011BC3" w:rsidP="008D3313">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1</w:t>
            </w:r>
          </w:p>
        </w:tc>
        <w:tc>
          <w:tcPr>
            <w:tcW w:w="5104" w:type="dxa"/>
            <w:vAlign w:val="center"/>
          </w:tcPr>
          <w:p w14:paraId="5F908336" w14:textId="5059959E"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46069126" w14:textId="2C33266B" w:rsidR="005B6312"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w:t>
            </w:r>
            <w:r w:rsidR="00D02E86">
              <w:rPr>
                <w:rFonts w:asciiTheme="minorHAnsi" w:hAnsiTheme="minorHAnsi"/>
                <w:sz w:val="18"/>
                <w:szCs w:val="18"/>
              </w:rPr>
              <w:t>1</w:t>
            </w:r>
            <w:r>
              <w:rPr>
                <w:rFonts w:asciiTheme="minorHAnsi" w:hAnsiTheme="minorHAnsi"/>
                <w:sz w:val="18"/>
                <w:szCs w:val="18"/>
              </w:rPr>
              <w:t>=required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w:t>
            </w:r>
            <w:r w:rsidR="00D02E86">
              <w:rPr>
                <w:rFonts w:asciiTheme="minorHAnsi" w:hAnsiTheme="minorHAnsi"/>
                <w:sz w:val="18"/>
                <w:szCs w:val="18"/>
              </w:rPr>
              <w:t>0</w:t>
            </w:r>
            <w:r>
              <w:rPr>
                <w:rFonts w:asciiTheme="minorHAnsi" w:hAnsiTheme="minorHAnsi"/>
                <w:sz w:val="18"/>
                <w:szCs w:val="18"/>
              </w:rPr>
              <w:t>*0.3, 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F328CD">
        <w:tc>
          <w:tcPr>
            <w:tcW w:w="582" w:type="dxa"/>
            <w:vAlign w:val="center"/>
          </w:tcPr>
          <w:p w14:paraId="4A3A5E22" w14:textId="4155B31C"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2</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0FC503A7"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3</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73DB917"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D02E86">
              <w:rPr>
                <w:rFonts w:asciiTheme="minorHAnsi" w:hAnsiTheme="minorHAnsi"/>
                <w:sz w:val="18"/>
                <w:szCs w:val="18"/>
              </w:rPr>
              <w:t>3</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3F17B6">
              <w:rPr>
                <w:rFonts w:asciiTheme="minorHAnsi" w:hAnsiTheme="minorHAnsi"/>
                <w:sz w:val="18"/>
                <w:szCs w:val="18"/>
              </w:rPr>
              <w:t>MCH</w:t>
            </w:r>
            <w:r w:rsidRPr="006954EE">
              <w:rPr>
                <w:rFonts w:asciiTheme="minorHAnsi" w:hAnsiTheme="minorHAnsi"/>
                <w:sz w:val="18"/>
                <w:szCs w:val="18"/>
              </w:rPr>
              <w:t>-2</w:t>
            </w:r>
            <w:r w:rsidR="003F17B6">
              <w:rPr>
                <w:rFonts w:asciiTheme="minorHAnsi" w:hAnsiTheme="minorHAnsi"/>
                <w:sz w:val="18"/>
                <w:szCs w:val="18"/>
              </w:rPr>
              <w:t>4</w:t>
            </w:r>
            <w:r w:rsidRPr="006954EE">
              <w:rPr>
                <w:rFonts w:asciiTheme="minorHAnsi" w:hAnsiTheme="minorHAnsi"/>
                <w:sz w:val="18"/>
                <w:szCs w:val="18"/>
              </w:rPr>
              <w:t xml:space="preserve">a; </w:t>
            </w:r>
          </w:p>
          <w:p w14:paraId="66128FB9" w14:textId="0A7573E1"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D02E86">
              <w:rPr>
                <w:rFonts w:asciiTheme="minorHAnsi" w:hAnsiTheme="minorHAnsi"/>
                <w:sz w:val="18"/>
                <w:szCs w:val="18"/>
              </w:rPr>
              <w:t>3</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3F17B6">
              <w:rPr>
                <w:rFonts w:asciiTheme="minorHAnsi" w:hAnsiTheme="minorHAnsi"/>
                <w:sz w:val="18"/>
                <w:szCs w:val="18"/>
              </w:rPr>
              <w:t>MCH</w:t>
            </w:r>
            <w:r w:rsidR="005B6312" w:rsidRPr="006954EE">
              <w:rPr>
                <w:rFonts w:asciiTheme="minorHAnsi" w:hAnsiTheme="minorHAnsi"/>
                <w:sz w:val="18"/>
                <w:szCs w:val="18"/>
              </w:rPr>
              <w:t>-2</w:t>
            </w:r>
            <w:r w:rsidR="003F17B6">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56EB306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w:t>
            </w:r>
            <w:r w:rsidR="003F1CAC">
              <w:rPr>
                <w:rFonts w:asciiTheme="minorHAnsi" w:hAnsiTheme="minorHAnsi"/>
                <w:sz w:val="18"/>
                <w:szCs w:val="18"/>
              </w:rPr>
              <w:t>12</w:t>
            </w:r>
            <w:r w:rsidRPr="00A42BCC">
              <w:rPr>
                <w:rFonts w:asciiTheme="minorHAnsi" w:hAnsiTheme="minorHAnsi"/>
                <w:sz w:val="18"/>
                <w:szCs w:val="18"/>
              </w:rPr>
              <w:t xml:space="preserve">,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22D83DBF" w:rsidR="007C670E" w:rsidRPr="005A593D" w:rsidRDefault="003F17B6" w:rsidP="00754E48">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p w14:paraId="4A3A5E62" w14:textId="1371405C" w:rsidR="00EA01F0" w:rsidRPr="00A42BCC" w:rsidRDefault="00EA01F0" w:rsidP="00A42BC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C9467D">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C9467D">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C9467D">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C9467D">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C9467D">
        <w:tc>
          <w:tcPr>
            <w:tcW w:w="799" w:type="dxa"/>
            <w:vAlign w:val="center"/>
          </w:tcPr>
          <w:p w14:paraId="678284EB" w14:textId="5CC5903E"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5F0878A7"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4B329576"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C9467D">
        <w:tc>
          <w:tcPr>
            <w:tcW w:w="799" w:type="dxa"/>
            <w:vAlign w:val="center"/>
          </w:tcPr>
          <w:p w14:paraId="4A3A5E9A" w14:textId="6E9CB2F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0C8BC665" w:rsidR="00EA01F0" w:rsidRPr="00A42BCC" w:rsidRDefault="00C006FF" w:rsidP="00DA7F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C0</w:t>
            </w:r>
            <w:r w:rsidR="00DA7FC6">
              <w:rPr>
                <w:sz w:val="18"/>
                <w:szCs w:val="18"/>
              </w:rPr>
              <w:t>4</w:t>
            </w:r>
            <w:r w:rsidR="00E81D5E">
              <w:rPr>
                <w:sz w:val="18"/>
                <w:szCs w:val="18"/>
              </w:rPr>
              <w:t xml:space="preserve">)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C9467D">
        <w:tc>
          <w:tcPr>
            <w:tcW w:w="799" w:type="dxa"/>
            <w:vAlign w:val="center"/>
          </w:tcPr>
          <w:p w14:paraId="4A3A5EA2" w14:textId="6946B79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58FD8D05"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21805144"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C9467D">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2A5D4040" w:rsidTr="00C9467D">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54C87558"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6A4918">
              <w:rPr>
                <w:rFonts w:asciiTheme="minorHAnsi" w:hAnsiTheme="minorHAnsi"/>
                <w:sz w:val="18"/>
                <w:szCs w:val="18"/>
              </w:rPr>
              <w:t>3</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“Not Applicable”&gt;&gt;</w:t>
            </w:r>
          </w:p>
        </w:tc>
      </w:tr>
      <w:tr w:rsidR="006C1E71" w:rsidRPr="00A42BCC" w14:paraId="776462C9" w14:textId="3412D22C" w:rsidTr="00C9467D">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2A4649AF"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2</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6A4918">
              <w:rPr>
                <w:rFonts w:asciiTheme="minorHAnsi" w:hAnsiTheme="minorHAnsi"/>
                <w:sz w:val="18"/>
                <w:szCs w:val="18"/>
              </w:rPr>
              <w:t>2</w:t>
            </w:r>
            <w:r>
              <w:rPr>
                <w:rFonts w:asciiTheme="minorHAnsi" w:hAnsiTheme="minorHAnsi"/>
                <w:sz w:val="18"/>
                <w:szCs w:val="18"/>
              </w:rPr>
              <w:t>+460)]</w:t>
            </w:r>
            <w:r w:rsidR="008F0CB1">
              <w:rPr>
                <w:rFonts w:asciiTheme="minorHAnsi" w:hAnsiTheme="minorHAnsi"/>
                <w:sz w:val="18"/>
                <w:szCs w:val="18"/>
              </w:rPr>
              <w:t>;</w:t>
            </w:r>
          </w:p>
          <w:p w14:paraId="5DE6B96D" w14:textId="336490C6" w:rsidR="006C1E71" w:rsidRDefault="008F0CB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“Not Applicable”</w:t>
            </w:r>
            <w:r w:rsidR="00DF2BF8">
              <w:rPr>
                <w:rFonts w:asciiTheme="minorHAnsi" w:hAnsiTheme="minorHAnsi"/>
                <w:sz w:val="18"/>
                <w:szCs w:val="18"/>
              </w:rPr>
              <w:t>&gt;&gt;</w:t>
            </w:r>
          </w:p>
        </w:tc>
      </w:tr>
      <w:tr w:rsidR="00840617" w:rsidRPr="00A42BCC" w14:paraId="4A3A5EB2" w14:textId="030C3881" w:rsidTr="00C9467D">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50EFEF48"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3</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7ABB6B31"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“Not Applicable”&gt;&gt;</w:t>
            </w:r>
          </w:p>
        </w:tc>
      </w:tr>
      <w:tr w:rsidR="00840617" w:rsidRPr="00A42BCC" w14:paraId="4A3A5EB6" w14:textId="7447B4CD" w:rsidTr="00C9467D">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91280CD"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5</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2</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“Not Applicable”&gt;&gt;</w:t>
            </w:r>
          </w:p>
        </w:tc>
      </w:tr>
      <w:tr w:rsidR="006C1E71" w:rsidRPr="00A42BCC" w14:paraId="294EA820" w14:textId="3DAE8E07" w:rsidTr="00C9467D">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C9467D">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55E43261"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1"/>
        <w:gridCol w:w="10144"/>
      </w:tblGrid>
      <w:tr w:rsidR="00EA01F0" w:rsidRPr="00A42BCC" w14:paraId="4A3A5EC7" w14:textId="77777777" w:rsidTr="00C9467D">
        <w:trPr>
          <w:trHeight w:val="116"/>
        </w:trPr>
        <w:tc>
          <w:tcPr>
            <w:tcW w:w="10745" w:type="dxa"/>
            <w:gridSpan w:val="2"/>
          </w:tcPr>
          <w:p w14:paraId="4A3A5EC6" w14:textId="2E6DA176"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C9467D">
        <w:trPr>
          <w:trHeight w:val="971"/>
        </w:trPr>
        <w:tc>
          <w:tcPr>
            <w:tcW w:w="601"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44" w:type="dxa"/>
            <w:vAlign w:val="center"/>
          </w:tcPr>
          <w:p w14:paraId="06F3BF2A" w14:textId="14906324"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6A4918">
              <w:rPr>
                <w:rFonts w:asciiTheme="minorHAnsi" w:hAnsiTheme="minorHAnsi"/>
                <w:sz w:val="18"/>
                <w:szCs w:val="18"/>
              </w:rPr>
              <w:t>2</w:t>
            </w:r>
            <w:r>
              <w:rPr>
                <w:rFonts w:asciiTheme="minorHAnsi" w:hAnsiTheme="minorHAnsi"/>
                <w:sz w:val="18"/>
                <w:szCs w:val="18"/>
              </w:rPr>
              <w:t>;</w:t>
            </w:r>
          </w:p>
          <w:p w14:paraId="4FF9664E" w14:textId="1CE4369F"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
          <w:p w14:paraId="4A3A5EC9" w14:textId="0FCA0AA1" w:rsidR="00EA01F0" w:rsidRPr="00A42BCC" w:rsidRDefault="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6A4918">
              <w:rPr>
                <w:rFonts w:asciiTheme="minorHAnsi" w:hAnsiTheme="minorHAnsi"/>
                <w:sz w:val="18"/>
                <w:szCs w:val="18"/>
              </w:rPr>
              <w:t>if A01</w:t>
            </w:r>
            <w:r w:rsidRPr="000B64C1">
              <w:rPr>
                <w:rFonts w:asciiTheme="minorHAnsi" w:hAnsiTheme="minorHAnsi"/>
                <w:sz w:val="18"/>
                <w:szCs w:val="18"/>
              </w:rPr>
              <w:t xml:space="preserve">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253D3C73"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tc>
      </w:tr>
      <w:tr w:rsidR="00C20598" w:rsidRPr="00A42BCC" w14:paraId="38459717" w14:textId="77777777" w:rsidTr="00C9467D">
        <w:trPr>
          <w:trHeight w:val="242"/>
        </w:trPr>
        <w:tc>
          <w:tcPr>
            <w:tcW w:w="399" w:type="dxa"/>
            <w:vAlign w:val="center"/>
          </w:tcPr>
          <w:p w14:paraId="72B5863A"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62ACC732"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ins w:id="30" w:author="Alhabibi, Haider@Energy" w:date="2022-02-08T12:25:00Z">
              <w:r w:rsidR="002A4492">
                <w:rPr>
                  <w:rFonts w:asciiTheme="minorHAnsi" w:hAnsiTheme="minorHAnsi"/>
                  <w:sz w:val="18"/>
                  <w:szCs w:val="18"/>
                </w:rPr>
                <w:t>19</w:t>
              </w:r>
            </w:ins>
            <w:del w:id="31" w:author="Alhabibi, Haider@Energy" w:date="2022-02-08T12:25:00Z">
              <w:r w:rsidRPr="00C55ED3" w:rsidDel="002A4492">
                <w:rPr>
                  <w:rFonts w:asciiTheme="minorHAnsi" w:hAnsiTheme="minorHAnsi"/>
                  <w:sz w:val="18"/>
                  <w:szCs w:val="18"/>
                </w:rPr>
                <w:delText>16</w:delText>
              </w:r>
            </w:del>
            <w:r w:rsidRPr="00C55ED3">
              <w:rPr>
                <w:rFonts w:asciiTheme="minorHAnsi" w:hAnsiTheme="minorHAnsi"/>
                <w:sz w:val="18"/>
                <w:szCs w:val="18"/>
              </w:rPr>
              <w:t xml:space="preserve"> Section </w:t>
            </w:r>
            <w:del w:id="32" w:author="Alhabibi, Haider@Energy" w:date="2022-02-08T12:25:00Z">
              <w:r w:rsidRPr="00C55ED3" w:rsidDel="002A4492">
                <w:rPr>
                  <w:rFonts w:asciiTheme="minorHAnsi" w:hAnsiTheme="minorHAnsi"/>
                  <w:sz w:val="18"/>
                  <w:szCs w:val="18"/>
                </w:rPr>
                <w:delText>3</w:delText>
              </w:r>
            </w:del>
            <w:ins w:id="33" w:author="Alhabibi, Haider@Energy" w:date="2022-02-08T12:25:00Z">
              <w:r w:rsidR="002A4492">
                <w:rPr>
                  <w:rFonts w:asciiTheme="minorHAnsi" w:hAnsiTheme="minorHAnsi"/>
                  <w:sz w:val="18"/>
                  <w:szCs w:val="18"/>
                </w:rPr>
                <w:t>4</w:t>
              </w:r>
            </w:ins>
            <w:r w:rsidRPr="00C55ED3">
              <w:rPr>
                <w:rFonts w:asciiTheme="minorHAnsi" w:hAnsiTheme="minorHAnsi"/>
                <w:sz w:val="18"/>
                <w:szCs w:val="18"/>
              </w:rPr>
              <w:t>.2.</w:t>
            </w:r>
          </w:p>
        </w:tc>
      </w:tr>
      <w:tr w:rsidR="00C20598" w:rsidRPr="00A42BCC" w14:paraId="6EFE9906" w14:textId="77777777" w:rsidTr="00C9467D">
        <w:trPr>
          <w:trHeight w:val="683"/>
        </w:trPr>
        <w:tc>
          <w:tcPr>
            <w:tcW w:w="399" w:type="dxa"/>
            <w:vAlign w:val="center"/>
          </w:tcPr>
          <w:p w14:paraId="60C230D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14D94A28" w14:textId="0A20D105" w:rsidR="00C20598" w:rsidRPr="00C55ED3" w:rsidRDefault="00C20598">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003F1CAC">
              <w:rPr>
                <w:rFonts w:asciiTheme="minorHAnsi" w:hAnsiTheme="minorHAnsi"/>
                <w:sz w:val="18"/>
                <w:szCs w:val="18"/>
              </w:rPr>
              <w:t xml:space="preserve"> Standards Section </w:t>
            </w:r>
            <w:r w:rsidR="003F1CAC" w:rsidRPr="00C55ED3">
              <w:rPr>
                <w:rFonts w:asciiTheme="minorHAnsi" w:hAnsiTheme="minorHAnsi"/>
                <w:sz w:val="18"/>
                <w:szCs w:val="18"/>
              </w:rPr>
              <w:t>1</w:t>
            </w:r>
            <w:ins w:id="34" w:author="Alhabibi, Haider@Energy" w:date="2022-02-08T12:22:00Z">
              <w:r w:rsidR="00C468A0">
                <w:rPr>
                  <w:rFonts w:asciiTheme="minorHAnsi" w:hAnsiTheme="minorHAnsi"/>
                  <w:sz w:val="18"/>
                  <w:szCs w:val="18"/>
                </w:rPr>
                <w:t>60.2</w:t>
              </w:r>
            </w:ins>
            <w:del w:id="35" w:author="Alhabibi, Haider@Energy" w:date="2022-02-08T12:22:00Z">
              <w:r w:rsidR="003F1CAC" w:rsidDel="00C468A0">
                <w:rPr>
                  <w:rFonts w:asciiTheme="minorHAnsi" w:hAnsiTheme="minorHAnsi"/>
                  <w:sz w:val="18"/>
                  <w:szCs w:val="18"/>
                </w:rPr>
                <w:delText>2</w:delText>
              </w:r>
              <w:r w:rsidR="003F1CAC" w:rsidRPr="00C55ED3" w:rsidDel="00C468A0">
                <w:rPr>
                  <w:rFonts w:asciiTheme="minorHAnsi" w:hAnsiTheme="minorHAnsi"/>
                  <w:sz w:val="18"/>
                  <w:szCs w:val="18"/>
                </w:rPr>
                <w:delText>0</w:delText>
              </w:r>
              <w:r w:rsidR="003F1CAC" w:rsidRPr="00C55ED3" w:rsidDel="00271E6A">
                <w:rPr>
                  <w:rFonts w:asciiTheme="minorHAnsi" w:hAnsiTheme="minorHAnsi"/>
                  <w:sz w:val="18"/>
                  <w:szCs w:val="18"/>
                </w:rPr>
                <w:delText>.</w:delText>
              </w:r>
              <w:r w:rsidR="003F1CAC" w:rsidDel="00271E6A">
                <w:rPr>
                  <w:rFonts w:asciiTheme="minorHAnsi" w:hAnsiTheme="minorHAnsi"/>
                  <w:sz w:val="18"/>
                  <w:szCs w:val="18"/>
                </w:rPr>
                <w:delText>1</w:delText>
              </w:r>
            </w:del>
            <w:r w:rsidR="003F1CAC">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3F1CAC">
              <w:rPr>
                <w:rFonts w:asciiTheme="minorHAnsi" w:hAnsiTheme="minorHAnsi"/>
                <w:sz w:val="18"/>
                <w:szCs w:val="18"/>
              </w:rPr>
              <w:t xml:space="preserve"> as specified by N</w:t>
            </w:r>
            <w:r>
              <w:rPr>
                <w:rFonts w:asciiTheme="minorHAnsi" w:hAnsiTheme="minorHAnsi"/>
                <w:sz w:val="18"/>
                <w:szCs w:val="18"/>
              </w:rPr>
              <w:t>A</w:t>
            </w:r>
            <w:r w:rsidR="003F1CAC">
              <w:rPr>
                <w:rFonts w:asciiTheme="minorHAnsi" w:hAnsiTheme="minorHAnsi"/>
                <w:sz w:val="18"/>
                <w:szCs w:val="18"/>
              </w:rPr>
              <w:t>7.18.2</w:t>
            </w:r>
            <w:r w:rsidRPr="00C55ED3">
              <w:rPr>
                <w:rFonts w:asciiTheme="minorHAnsi" w:hAnsiTheme="minorHAnsi"/>
                <w:sz w:val="18"/>
                <w:szCs w:val="18"/>
              </w:rPr>
              <w:t>.</w:t>
            </w:r>
          </w:p>
        </w:tc>
      </w:tr>
      <w:tr w:rsidR="00C20598" w:rsidRPr="00A42BCC" w14:paraId="57698D18" w14:textId="77777777" w:rsidTr="00C9467D">
        <w:trPr>
          <w:trHeight w:val="260"/>
        </w:trPr>
        <w:tc>
          <w:tcPr>
            <w:tcW w:w="399" w:type="dxa"/>
            <w:vAlign w:val="center"/>
          </w:tcPr>
          <w:p w14:paraId="384179B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42E7F332" w14:textId="3E6CFD78"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ins w:id="36" w:author="Alhabibi, Haider@Energy" w:date="2022-02-08T12:22:00Z">
              <w:r w:rsidR="00271E6A">
                <w:rPr>
                  <w:rFonts w:asciiTheme="minorHAnsi" w:hAnsiTheme="minorHAnsi"/>
                  <w:sz w:val="18"/>
                  <w:szCs w:val="18"/>
                </w:rPr>
                <w:t>19</w:t>
              </w:r>
            </w:ins>
            <w:del w:id="37" w:author="Alhabibi, Haider@Energy" w:date="2022-02-08T12:22:00Z">
              <w:r w:rsidDel="00271E6A">
                <w:rPr>
                  <w:rFonts w:asciiTheme="minorHAnsi" w:hAnsiTheme="minorHAnsi"/>
                  <w:sz w:val="18"/>
                  <w:szCs w:val="18"/>
                </w:rPr>
                <w:delText>16</w:delText>
              </w:r>
            </w:del>
            <w:r w:rsidRPr="00C55ED3">
              <w:rPr>
                <w:rFonts w:asciiTheme="minorHAnsi" w:hAnsiTheme="minorHAnsi"/>
                <w:sz w:val="18"/>
                <w:szCs w:val="18"/>
              </w:rPr>
              <w:t xml:space="preserve"> Section </w:t>
            </w:r>
            <w:del w:id="38" w:author="Alhabibi, Haider@Energy" w:date="2022-02-08T12:22:00Z">
              <w:r w:rsidRPr="00C55ED3" w:rsidDel="00271E6A">
                <w:rPr>
                  <w:rFonts w:asciiTheme="minorHAnsi" w:hAnsiTheme="minorHAnsi"/>
                  <w:sz w:val="18"/>
                  <w:szCs w:val="18"/>
                </w:rPr>
                <w:delText>3</w:delText>
              </w:r>
            </w:del>
            <w:ins w:id="39" w:author="Alhabibi, Haider@Energy" w:date="2022-02-08T12:22:00Z">
              <w:r w:rsidR="00271E6A">
                <w:rPr>
                  <w:rFonts w:asciiTheme="minorHAnsi" w:hAnsiTheme="minorHAnsi"/>
                  <w:sz w:val="18"/>
                  <w:szCs w:val="18"/>
                </w:rPr>
                <w:t>4</w:t>
              </w:r>
            </w:ins>
            <w:r w:rsidRPr="00C55ED3">
              <w:rPr>
                <w:rFonts w:asciiTheme="minorHAnsi" w:hAnsiTheme="minorHAnsi"/>
                <w:sz w:val="18"/>
                <w:szCs w:val="18"/>
              </w:rPr>
              <w:t>.3</w:t>
            </w:r>
          </w:p>
        </w:tc>
      </w:tr>
      <w:tr w:rsidR="00C20598" w:rsidRPr="00A42BCC" w14:paraId="150A3E29" w14:textId="77777777" w:rsidTr="00C9467D">
        <w:trPr>
          <w:trHeight w:val="440"/>
        </w:trPr>
        <w:tc>
          <w:tcPr>
            <w:tcW w:w="399" w:type="dxa"/>
            <w:vAlign w:val="center"/>
          </w:tcPr>
          <w:p w14:paraId="0756B9F3"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252845CB" w14:textId="3C745FCE"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ins w:id="40" w:author="Alhabibi, Haider@Energy" w:date="2022-02-08T12:22:00Z">
              <w:r w:rsidR="00271E6A">
                <w:rPr>
                  <w:rFonts w:asciiTheme="minorHAnsi" w:hAnsiTheme="minorHAnsi"/>
                  <w:sz w:val="18"/>
                  <w:szCs w:val="18"/>
                </w:rPr>
                <w:t>19</w:t>
              </w:r>
            </w:ins>
            <w:del w:id="41" w:author="Alhabibi, Haider@Energy" w:date="2022-02-08T12:22:00Z">
              <w:r w:rsidDel="00271E6A">
                <w:rPr>
                  <w:rFonts w:asciiTheme="minorHAnsi" w:hAnsiTheme="minorHAnsi"/>
                  <w:sz w:val="18"/>
                  <w:szCs w:val="18"/>
                </w:rPr>
                <w:delText>16</w:delText>
              </w:r>
            </w:del>
            <w:r w:rsidRPr="00875D94">
              <w:rPr>
                <w:rFonts w:asciiTheme="minorHAnsi" w:hAnsiTheme="minorHAnsi"/>
                <w:sz w:val="18"/>
                <w:szCs w:val="18"/>
              </w:rPr>
              <w:t xml:space="preserve"> Section </w:t>
            </w:r>
            <w:del w:id="42" w:author="Alhabibi, Haider@Energy" w:date="2022-02-08T12:22:00Z">
              <w:r w:rsidRPr="00875D94" w:rsidDel="00271E6A">
                <w:rPr>
                  <w:rFonts w:asciiTheme="minorHAnsi" w:hAnsiTheme="minorHAnsi"/>
                  <w:sz w:val="18"/>
                  <w:szCs w:val="18"/>
                </w:rPr>
                <w:delText>3</w:delText>
              </w:r>
            </w:del>
            <w:ins w:id="43" w:author="Alhabibi, Haider@Energy" w:date="2022-02-08T12:22:00Z">
              <w:r w:rsidR="00271E6A">
                <w:rPr>
                  <w:rFonts w:asciiTheme="minorHAnsi" w:hAnsiTheme="minorHAnsi"/>
                  <w:sz w:val="18"/>
                  <w:szCs w:val="18"/>
                </w:rPr>
                <w:t>4</w:t>
              </w:r>
            </w:ins>
            <w:r w:rsidRPr="00875D94">
              <w:rPr>
                <w:rFonts w:asciiTheme="minorHAnsi" w:hAnsiTheme="minorHAnsi"/>
                <w:sz w:val="18"/>
                <w:szCs w:val="18"/>
              </w:rPr>
              <w:t>.4.1</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6535B" w14:textId="77777777" w:rsidR="00D3100C" w:rsidRDefault="00D3100C">
      <w:r>
        <w:separator/>
      </w:r>
    </w:p>
  </w:endnote>
  <w:endnote w:type="continuationSeparator" w:id="0">
    <w:p w14:paraId="3A50A799" w14:textId="77777777" w:rsidR="00D3100C" w:rsidRDefault="00D3100C">
      <w:r>
        <w:continuationSeparator/>
      </w:r>
    </w:p>
  </w:endnote>
  <w:endnote w:type="continuationNotice" w:id="1">
    <w:p w14:paraId="34EB2368" w14:textId="77777777" w:rsidR="00D3100C" w:rsidRDefault="00D31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F11D" w14:textId="77777777" w:rsidR="00B400DF" w:rsidRDefault="00B40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3014CF" w:rsidRPr="00733ECB" w:rsidRDefault="003014CF" w:rsidP="00EB61D5">
    <w:pPr>
      <w:pStyle w:val="Style7"/>
      <w:rPr>
        <w:b w:val="0"/>
        <w:i w:val="0"/>
      </w:rPr>
    </w:pPr>
    <w:r w:rsidRPr="00733ECB">
      <w:rPr>
        <w:b w:val="0"/>
        <w:i w:val="0"/>
      </w:rPr>
      <w:t xml:space="preserve">Registration Number:                                                           Registration Date/Time:                                           HERS Provider:                       </w:t>
    </w:r>
  </w:p>
  <w:p w14:paraId="4A3A5EF9" w14:textId="7EEB0B2C" w:rsidR="003014CF" w:rsidRPr="00733ECB" w:rsidRDefault="003014CF" w:rsidP="00EB61D5">
    <w:pPr>
      <w:pStyle w:val="Style7"/>
      <w:rPr>
        <w:b w:val="0"/>
        <w:i w:val="0"/>
      </w:rPr>
    </w:pPr>
    <w:r w:rsidRPr="00733ECB">
      <w:rPr>
        <w:b w:val="0"/>
        <w:i w:val="0"/>
      </w:rPr>
      <w:t>CA Building Energy Efficiency Standards - 20</w:t>
    </w:r>
    <w:ins w:id="20" w:author="Alhabibi, Haider@Energy" w:date="2021-09-13T16:58:00Z">
      <w:r w:rsidR="00B9008F">
        <w:rPr>
          <w:b w:val="0"/>
          <w:i w:val="0"/>
        </w:rPr>
        <w:t>22</w:t>
      </w:r>
    </w:ins>
    <w:del w:id="21" w:author="Alhabibi, Haider@Energy" w:date="2021-09-13T16:58:00Z">
      <w:r w:rsidRPr="00733ECB" w:rsidDel="00B9008F">
        <w:rPr>
          <w:b w:val="0"/>
          <w:i w:val="0"/>
        </w:rPr>
        <w:delText>1</w:delText>
      </w:r>
      <w:r w:rsidDel="00B9008F">
        <w:rPr>
          <w:b w:val="0"/>
          <w:i w:val="0"/>
        </w:rPr>
        <w:delText>9</w:delText>
      </w:r>
    </w:del>
    <w:r w:rsidRPr="00733ECB">
      <w:rPr>
        <w:b w:val="0"/>
        <w:i w:val="0"/>
      </w:rPr>
      <w:t xml:space="preserve"> </w:t>
    </w:r>
    <w:r>
      <w:rPr>
        <w:b w:val="0"/>
        <w:i w:val="0"/>
      </w:rPr>
      <w:t>Nonr</w:t>
    </w:r>
    <w:r w:rsidRPr="00733ECB">
      <w:rPr>
        <w:b w:val="0"/>
        <w:i w:val="0"/>
      </w:rPr>
      <w:t>esidential Compliance</w:t>
    </w:r>
    <w:r w:rsidRPr="00733ECB">
      <w:rPr>
        <w:b w:val="0"/>
        <w:i w:val="0"/>
      </w:rPr>
      <w:tab/>
    </w:r>
    <w:r>
      <w:rPr>
        <w:b w:val="0"/>
        <w:i w:val="0"/>
      </w:rPr>
      <w:t>January 20</w:t>
    </w:r>
    <w:ins w:id="22" w:author="Alhabibi, Haider@Energy" w:date="2021-09-13T16:58:00Z">
      <w:r w:rsidR="00B9008F">
        <w:rPr>
          <w:b w:val="0"/>
          <w:i w:val="0"/>
        </w:rPr>
        <w:t>22</w:t>
      </w:r>
    </w:ins>
    <w:del w:id="23" w:author="Alhabibi, Haider@Energy" w:date="2021-09-13T16:58:00Z">
      <w:r w:rsidDel="00B9008F">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BA3A" w14:textId="77777777" w:rsidR="00B400DF" w:rsidRDefault="00B400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3596CC3" w:rsidR="003014CF" w:rsidRPr="00EB61D5" w:rsidRDefault="003014CF" w:rsidP="00EB61D5">
    <w:pPr>
      <w:pStyle w:val="Footer"/>
    </w:pPr>
    <w:r w:rsidRPr="00EB61D5">
      <w:t>CA Building Energy Efficiency Standards - 20</w:t>
    </w:r>
    <w:ins w:id="26" w:author="Alhabibi, Haider@Energy" w:date="2021-09-13T16:59:00Z">
      <w:r w:rsidR="00B9008F">
        <w:t>22</w:t>
      </w:r>
    </w:ins>
    <w:del w:id="27" w:author="Alhabibi, Haider@Energy" w:date="2021-09-13T16:59:00Z">
      <w:r w:rsidRPr="00EB61D5" w:rsidDel="00B9008F">
        <w:delText>1</w:delText>
      </w:r>
      <w:r w:rsidDel="00B9008F">
        <w:delText>9</w:delText>
      </w:r>
    </w:del>
    <w:r w:rsidRPr="00EB61D5">
      <w:t xml:space="preserve"> </w:t>
    </w:r>
    <w:r>
      <w:t>Nonr</w:t>
    </w:r>
    <w:r w:rsidRPr="00EB61D5">
      <w:t>esidential Compliance</w:t>
    </w:r>
    <w:r w:rsidRPr="00EB61D5">
      <w:tab/>
    </w:r>
    <w:r>
      <w:t>January 20</w:t>
    </w:r>
    <w:ins w:id="28" w:author="Alhabibi, Haider@Energy" w:date="2021-09-13T16:59:00Z">
      <w:r w:rsidR="00B9008F">
        <w:t>22</w:t>
      </w:r>
    </w:ins>
    <w:del w:id="29" w:author="Alhabibi, Haider@Energy" w:date="2021-09-13T16:59:00Z">
      <w:r w:rsidDel="00B9008F">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61751" w14:textId="77777777" w:rsidR="00D3100C" w:rsidRDefault="00D3100C">
      <w:r>
        <w:separator/>
      </w:r>
    </w:p>
  </w:footnote>
  <w:footnote w:type="continuationSeparator" w:id="0">
    <w:p w14:paraId="2244E075" w14:textId="77777777" w:rsidR="00D3100C" w:rsidRDefault="00D3100C">
      <w:r>
        <w:continuationSeparator/>
      </w:r>
    </w:p>
  </w:footnote>
  <w:footnote w:type="continuationNotice" w:id="1">
    <w:p w14:paraId="539A5B66" w14:textId="77777777" w:rsidR="00D3100C" w:rsidRDefault="00D31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74386" w14:textId="77777777" w:rsidR="00B400DF" w:rsidRDefault="00B40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32E759C0" w:rsidR="003014CF" w:rsidRPr="007770C5" w:rsidRDefault="00B400DF" w:rsidP="002B5597">
    <w:pPr>
      <w:suppressAutoHyphens/>
      <w:ind w:left="-90"/>
      <w:rPr>
        <w:rFonts w:ascii="Arial" w:hAnsi="Arial" w:cs="Arial"/>
        <w:sz w:val="14"/>
        <w:szCs w:val="14"/>
      </w:rPr>
    </w:pPr>
    <w:customXmlInsRangeStart w:id="14" w:author="Geiser, Che@Energy" w:date="2022-05-20T10:00:00Z"/>
    <w:sdt>
      <w:sdtPr>
        <w:rPr>
          <w:rFonts w:ascii="Arial" w:hAnsi="Arial" w:cs="Arial"/>
          <w:sz w:val="14"/>
          <w:szCs w:val="14"/>
        </w:rPr>
        <w:id w:val="-522869406"/>
        <w:docPartObj>
          <w:docPartGallery w:val="Watermarks"/>
          <w:docPartUnique/>
        </w:docPartObj>
      </w:sdtPr>
      <w:sdtContent>
        <w:customXmlInsRangeEnd w:id="14"/>
        <w:ins w:id="15" w:author="Geiser, Che@Energy" w:date="2022-05-20T10:00:00Z">
          <w:r w:rsidRPr="00B400DF">
            <w:rPr>
              <w:rFonts w:ascii="Arial" w:hAnsi="Arial" w:cs="Arial"/>
              <w:noProof/>
              <w:sz w:val="14"/>
              <w:szCs w:val="14"/>
            </w:rPr>
            <w:pict w14:anchorId="19415B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7"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6" w:author="Geiser, Che@Energy" w:date="2022-05-20T10:00:00Z"/>
      </w:sdtContent>
    </w:sdt>
    <w:customXmlInsRangeEnd w:id="16"/>
    <w:r w:rsidR="003014CF">
      <w:rPr>
        <w:noProof/>
      </w:rPr>
      <w:drawing>
        <wp:anchor distT="0" distB="0" distL="114300" distR="114300" simplePos="0" relativeHeight="251658249" behindDoc="0" locked="0" layoutInCell="1" allowOverlap="1" wp14:anchorId="4A3A5F0F" wp14:editId="2E798FB4">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3014CF" w:rsidRPr="007770C5">
      <w:rPr>
        <w:rFonts w:ascii="Arial" w:hAnsi="Arial" w:cs="Arial"/>
        <w:sz w:val="14"/>
        <w:szCs w:val="14"/>
      </w:rPr>
      <w:t>STATE OF CALIFORNIA</w:t>
    </w:r>
  </w:p>
  <w:p w14:paraId="4A3A5EE7" w14:textId="18E7F92C" w:rsidR="003014CF" w:rsidRPr="007770C5" w:rsidRDefault="003014CF"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45D82189" w:rsidR="003014CF" w:rsidRPr="007770C5" w:rsidRDefault="003014CF" w:rsidP="002B5597">
    <w:pPr>
      <w:suppressAutoHyphens/>
      <w:ind w:left="-90"/>
      <w:rPr>
        <w:rFonts w:ascii="Arial" w:hAnsi="Arial" w:cs="Arial"/>
        <w:sz w:val="14"/>
        <w:szCs w:val="14"/>
      </w:rPr>
    </w:pPr>
    <w:r>
      <w:rPr>
        <w:rFonts w:ascii="Arial" w:hAnsi="Arial" w:cs="Arial"/>
        <w:sz w:val="14"/>
        <w:szCs w:val="14"/>
      </w:rPr>
      <w:t>CEC-NRCV-MCH-24-H</w:t>
    </w:r>
    <w:r w:rsidRPr="007770C5">
      <w:rPr>
        <w:rFonts w:ascii="Arial" w:hAnsi="Arial" w:cs="Arial"/>
        <w:sz w:val="14"/>
        <w:szCs w:val="14"/>
      </w:rPr>
      <w:t xml:space="preserve"> (Revised </w:t>
    </w:r>
    <w:r>
      <w:rPr>
        <w:rFonts w:ascii="Arial" w:hAnsi="Arial" w:cs="Arial"/>
        <w:sz w:val="14"/>
        <w:szCs w:val="14"/>
      </w:rPr>
      <w:t>01/</w:t>
    </w:r>
    <w:ins w:id="17" w:author="Alhabibi, Haider@Energy" w:date="2021-09-13T16:58:00Z">
      <w:r w:rsidR="00B9008F">
        <w:rPr>
          <w:rFonts w:ascii="Arial" w:hAnsi="Arial" w:cs="Arial"/>
          <w:sz w:val="14"/>
          <w:szCs w:val="14"/>
        </w:rPr>
        <w:t>22</w:t>
      </w:r>
    </w:ins>
    <w:del w:id="18" w:author="Alhabibi, Haider@Energy" w:date="2021-09-13T16:58:00Z">
      <w:r w:rsidDel="00B9008F">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014CF" w:rsidRPr="00F85124" w14:paraId="4A3A5EEB" w14:textId="77777777" w:rsidTr="003E419E">
      <w:trPr>
        <w:cantSplit/>
        <w:trHeight w:val="288"/>
      </w:trPr>
      <w:tc>
        <w:tcPr>
          <w:tcW w:w="3877" w:type="pct"/>
          <w:gridSpan w:val="2"/>
          <w:tcBorders>
            <w:right w:val="nil"/>
          </w:tcBorders>
          <w:vAlign w:val="center"/>
        </w:tcPr>
        <w:p w14:paraId="4A3A5EE9" w14:textId="7933D756" w:rsidR="003014CF" w:rsidRPr="00F502B3" w:rsidRDefault="003014CF">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1123" w:type="pct"/>
          <w:tcBorders>
            <w:left w:val="nil"/>
          </w:tcBorders>
          <w:tcMar>
            <w:left w:w="115" w:type="dxa"/>
            <w:right w:w="115" w:type="dxa"/>
          </w:tcMar>
          <w:vAlign w:val="center"/>
        </w:tcPr>
        <w:p w14:paraId="4A3A5EEA" w14:textId="003ABA18" w:rsidR="003014CF" w:rsidRPr="00F502B3" w:rsidRDefault="003014CF">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014CF" w:rsidRPr="00F85124" w14:paraId="4A3A5EEE" w14:textId="77777777" w:rsidTr="003E419E">
      <w:trPr>
        <w:cantSplit/>
        <w:trHeight w:val="288"/>
      </w:trPr>
      <w:tc>
        <w:tcPr>
          <w:tcW w:w="2500" w:type="pct"/>
          <w:tcBorders>
            <w:right w:val="nil"/>
          </w:tcBorders>
        </w:tcPr>
        <w:p w14:paraId="4A3A5EEC" w14:textId="2C9D4F0E" w:rsidR="003014CF" w:rsidRPr="00F85124" w:rsidRDefault="003014CF" w:rsidP="003E419E">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p>
      </w:tc>
      <w:tc>
        <w:tcPr>
          <w:tcW w:w="2500" w:type="pct"/>
          <w:gridSpan w:val="2"/>
          <w:tcBorders>
            <w:left w:val="nil"/>
          </w:tcBorders>
        </w:tcPr>
        <w:p w14:paraId="4A3A5EED" w14:textId="4D4F8312" w:rsidR="003014CF" w:rsidRPr="00F85124" w:rsidRDefault="003014CF"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C4E92">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0DF">
            <w:rPr>
              <w:rFonts w:ascii="Calibri" w:hAnsi="Calibri"/>
              <w:bCs/>
              <w:noProof/>
            </w:rPr>
            <w:t>3</w:t>
          </w:r>
          <w:r>
            <w:rPr>
              <w:rFonts w:ascii="Calibri" w:hAnsi="Calibri"/>
              <w:bCs/>
              <w:noProof/>
            </w:rPr>
            <w:fldChar w:fldCharType="end"/>
          </w:r>
          <w:r w:rsidRPr="00F85124">
            <w:rPr>
              <w:rFonts w:ascii="Calibri" w:hAnsi="Calibri"/>
              <w:bCs/>
            </w:rPr>
            <w:t>)</w:t>
          </w:r>
        </w:p>
      </w:tc>
    </w:tr>
    <w:tr w:rsidR="003014CF" w:rsidRPr="00F85124" w14:paraId="4A3A5EF2" w14:textId="77777777" w:rsidTr="003E419E">
      <w:trPr>
        <w:cantSplit/>
        <w:trHeight w:val="288"/>
      </w:trPr>
      <w:tc>
        <w:tcPr>
          <w:tcW w:w="0" w:type="auto"/>
        </w:tcPr>
        <w:p w14:paraId="4A3A5EEF" w14:textId="77777777" w:rsidR="003014CF" w:rsidRPr="00F85124" w:rsidRDefault="003014CF" w:rsidP="003E419E">
          <w:pPr>
            <w:rPr>
              <w:rFonts w:ascii="Calibri" w:hAnsi="Calibri"/>
              <w:sz w:val="12"/>
              <w:szCs w:val="12"/>
            </w:rPr>
          </w:pPr>
          <w:r w:rsidRPr="00F85124">
            <w:rPr>
              <w:rFonts w:ascii="Calibri" w:hAnsi="Calibri"/>
              <w:sz w:val="12"/>
              <w:szCs w:val="12"/>
            </w:rPr>
            <w:t>Project Name:</w:t>
          </w:r>
        </w:p>
      </w:tc>
      <w:tc>
        <w:tcPr>
          <w:tcW w:w="1377" w:type="pct"/>
        </w:tcPr>
        <w:p w14:paraId="4A3A5EF0" w14:textId="77777777" w:rsidR="003014CF" w:rsidRPr="00F85124" w:rsidRDefault="003014CF" w:rsidP="003E419E">
          <w:pPr>
            <w:rPr>
              <w:rFonts w:ascii="Calibri" w:hAnsi="Calibri"/>
              <w:sz w:val="12"/>
              <w:szCs w:val="12"/>
            </w:rPr>
          </w:pPr>
          <w:r w:rsidRPr="00F85124">
            <w:rPr>
              <w:rFonts w:ascii="Calibri" w:hAnsi="Calibri"/>
              <w:sz w:val="12"/>
              <w:szCs w:val="12"/>
            </w:rPr>
            <w:t>Enforcement Agency:</w:t>
          </w:r>
        </w:p>
      </w:tc>
      <w:tc>
        <w:tcPr>
          <w:tcW w:w="1123" w:type="pct"/>
        </w:tcPr>
        <w:p w14:paraId="4A3A5EF1" w14:textId="77777777" w:rsidR="003014CF" w:rsidRPr="00F85124" w:rsidRDefault="003014CF" w:rsidP="003E419E">
          <w:pPr>
            <w:rPr>
              <w:rFonts w:ascii="Calibri" w:hAnsi="Calibri"/>
              <w:sz w:val="12"/>
              <w:szCs w:val="12"/>
            </w:rPr>
          </w:pPr>
          <w:r w:rsidRPr="00F85124">
            <w:rPr>
              <w:rFonts w:ascii="Calibri" w:hAnsi="Calibri"/>
              <w:sz w:val="12"/>
              <w:szCs w:val="12"/>
            </w:rPr>
            <w:t>Permit Number:</w:t>
          </w:r>
        </w:p>
      </w:tc>
    </w:tr>
    <w:tr w:rsidR="003014CF" w:rsidRPr="00F85124" w14:paraId="4A3A5EF6" w14:textId="77777777" w:rsidTr="003E419E">
      <w:trPr>
        <w:cantSplit/>
        <w:trHeight w:val="288"/>
      </w:trPr>
      <w:tc>
        <w:tcPr>
          <w:tcW w:w="0" w:type="auto"/>
        </w:tcPr>
        <w:p w14:paraId="4A3A5EF3" w14:textId="77777777" w:rsidR="003014CF" w:rsidRPr="00F85124" w:rsidRDefault="003014CF"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4A3A5EF4" w14:textId="22FE04C4" w:rsidR="003014CF" w:rsidRPr="00F85124" w:rsidRDefault="003014CF"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4A3A5EF5" w14:textId="06098542" w:rsidR="003014CF" w:rsidRPr="00F85124" w:rsidRDefault="003014CF"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0F8B5E8A" w:rsidR="003014CF" w:rsidRPr="003E419E" w:rsidRDefault="00B400DF" w:rsidP="003E419E">
    <w:pPr>
      <w:pStyle w:val="Header"/>
    </w:pPr>
    <w:ins w:id="19" w:author="Geiser, Che@Energy" w:date="2022-05-20T09:59:00Z">
      <w:r>
        <w:rPr>
          <w:rFonts w:ascii="Arial" w:hAnsi="Arial" w:cs="Arial"/>
          <w:noProof/>
          <w:sz w:val="14"/>
          <w:szCs w:val="14"/>
        </w:rPr>
        <w:drawing>
          <wp:anchor distT="0" distB="0" distL="114300" distR="114300" simplePos="0" relativeHeight="251659273" behindDoc="1" locked="0" layoutInCell="1" allowOverlap="1" wp14:anchorId="0A67CE9D" wp14:editId="19576EEA">
            <wp:simplePos x="0" y="0"/>
            <wp:positionH relativeFrom="column">
              <wp:posOffset>-104775</wp:posOffset>
            </wp:positionH>
            <wp:positionV relativeFrom="paragraph">
              <wp:posOffset>170180</wp:posOffset>
            </wp:positionV>
            <wp:extent cx="6800850" cy="5724525"/>
            <wp:effectExtent l="0" t="0" r="0" b="9525"/>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2EFE" w14:textId="77777777" w:rsidR="00B400DF" w:rsidRDefault="00B400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64F8230E" w:rsidR="003014CF" w:rsidRDefault="003014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014CF" w:rsidRPr="00F85124" w14:paraId="4A3A5EFE" w14:textId="77777777" w:rsidTr="003E419E">
      <w:trPr>
        <w:cantSplit/>
        <w:trHeight w:val="288"/>
      </w:trPr>
      <w:tc>
        <w:tcPr>
          <w:tcW w:w="3877" w:type="pct"/>
          <w:gridSpan w:val="2"/>
          <w:tcBorders>
            <w:right w:val="nil"/>
          </w:tcBorders>
          <w:vAlign w:val="center"/>
        </w:tcPr>
        <w:p w14:paraId="4A3A5EFC" w14:textId="305B7723" w:rsidR="003014CF" w:rsidRPr="00F502B3" w:rsidRDefault="003014CF">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658FEF6C" w:rsidR="003014CF" w:rsidRPr="00F502B3" w:rsidRDefault="003014CF">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014CF" w:rsidRPr="00F85124" w14:paraId="4A3A5F01" w14:textId="77777777" w:rsidTr="003E419E">
      <w:trPr>
        <w:cantSplit/>
        <w:trHeight w:val="288"/>
      </w:trPr>
      <w:tc>
        <w:tcPr>
          <w:tcW w:w="2500" w:type="pct"/>
          <w:tcBorders>
            <w:right w:val="nil"/>
          </w:tcBorders>
        </w:tcPr>
        <w:p w14:paraId="4A3A5EFF" w14:textId="4D878C13" w:rsidR="003014CF" w:rsidRPr="00F85124" w:rsidRDefault="003014CF">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r>
            <w:rPr>
              <w:rFonts w:ascii="Calibri" w:hAnsi="Calibri"/>
              <w:bCs/>
            </w:rPr>
            <w:t xml:space="preserve"> - MCH-24b</w:t>
          </w:r>
        </w:p>
      </w:tc>
      <w:tc>
        <w:tcPr>
          <w:tcW w:w="2500" w:type="pct"/>
          <w:gridSpan w:val="2"/>
          <w:tcBorders>
            <w:left w:val="nil"/>
          </w:tcBorders>
        </w:tcPr>
        <w:p w14:paraId="4A3A5F00" w14:textId="7CC8302D" w:rsidR="003014CF" w:rsidRPr="00382CD6" w:rsidRDefault="003014CF"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C4E9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0DF">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1E65BADC" w:rsidR="003014CF" w:rsidRPr="003E419E" w:rsidRDefault="003014CF"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0E9AD55E" w:rsidR="003014CF" w:rsidRDefault="003014C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05176C40" w:rsidR="003014CF" w:rsidRDefault="003014C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3014CF" w:rsidRPr="00F85124" w14:paraId="4A3A5F08" w14:textId="77777777" w:rsidTr="003E419E">
      <w:trPr>
        <w:cantSplit/>
        <w:trHeight w:val="288"/>
      </w:trPr>
      <w:tc>
        <w:tcPr>
          <w:tcW w:w="3877" w:type="pct"/>
          <w:tcBorders>
            <w:right w:val="nil"/>
          </w:tcBorders>
          <w:vAlign w:val="center"/>
        </w:tcPr>
        <w:p w14:paraId="4A3A5F06" w14:textId="7B708B53" w:rsidR="003014CF" w:rsidRPr="00F502B3" w:rsidRDefault="003014CF">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6E31176D" w:rsidR="003014CF" w:rsidRPr="00F502B3" w:rsidRDefault="003014CF">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014CF" w:rsidRPr="00F85124" w14:paraId="4A3A5F0B" w14:textId="77777777" w:rsidTr="00EF2268">
      <w:trPr>
        <w:cantSplit/>
        <w:trHeight w:val="288"/>
      </w:trPr>
      <w:tc>
        <w:tcPr>
          <w:tcW w:w="4373" w:type="pct"/>
          <w:gridSpan w:val="2"/>
          <w:tcBorders>
            <w:right w:val="nil"/>
          </w:tcBorders>
        </w:tcPr>
        <w:p w14:paraId="4A3A5F09" w14:textId="12936854" w:rsidR="003014CF" w:rsidRPr="00F85124" w:rsidRDefault="003014CF">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MCH-24b</w:t>
          </w:r>
        </w:p>
      </w:tc>
      <w:tc>
        <w:tcPr>
          <w:tcW w:w="627" w:type="pct"/>
          <w:tcBorders>
            <w:left w:val="nil"/>
          </w:tcBorders>
        </w:tcPr>
        <w:p w14:paraId="4A3A5F0A" w14:textId="7A6B709A" w:rsidR="003014CF" w:rsidRPr="00F85124" w:rsidRDefault="003014CF"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C4E9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0DF">
            <w:rPr>
              <w:rFonts w:ascii="Calibri" w:hAnsi="Calibri"/>
              <w:bCs/>
              <w:noProof/>
            </w:rPr>
            <w:t>2</w:t>
          </w:r>
          <w:r>
            <w:rPr>
              <w:rFonts w:ascii="Calibri" w:hAnsi="Calibri"/>
              <w:bCs/>
              <w:noProof/>
            </w:rPr>
            <w:fldChar w:fldCharType="end"/>
          </w:r>
          <w:r w:rsidRPr="00F85124">
            <w:rPr>
              <w:rFonts w:ascii="Calibri" w:hAnsi="Calibri"/>
              <w:bCs/>
            </w:rPr>
            <w:t>)</w:t>
          </w:r>
        </w:p>
      </w:tc>
    </w:tr>
  </w:tbl>
  <w:p w14:paraId="4A3A5F0C" w14:textId="6EA0830D" w:rsidR="003014CF" w:rsidRPr="003E419E" w:rsidRDefault="003014CF"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3FBE5D8B" w:rsidR="003014CF" w:rsidRDefault="00301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08406267">
    <w:abstractNumId w:val="1"/>
  </w:num>
  <w:num w:numId="2" w16cid:durableId="1893078339">
    <w:abstractNumId w:val="0"/>
  </w:num>
  <w:num w:numId="3" w16cid:durableId="1206219242">
    <w:abstractNumId w:val="1"/>
  </w:num>
  <w:num w:numId="4" w16cid:durableId="555242872">
    <w:abstractNumId w:val="0"/>
  </w:num>
  <w:num w:numId="5" w16cid:durableId="970597008">
    <w:abstractNumId w:val="1"/>
  </w:num>
  <w:num w:numId="6" w16cid:durableId="1712992601">
    <w:abstractNumId w:val="0"/>
  </w:num>
  <w:num w:numId="7" w16cid:durableId="928076812">
    <w:abstractNumId w:val="0"/>
  </w:num>
  <w:num w:numId="8" w16cid:durableId="2086685317">
    <w:abstractNumId w:val="1"/>
  </w:num>
  <w:num w:numId="9" w16cid:durableId="1327633580">
    <w:abstractNumId w:val="0"/>
  </w:num>
  <w:num w:numId="10" w16cid:durableId="33385763">
    <w:abstractNumId w:val="2"/>
  </w:num>
  <w:num w:numId="11" w16cid:durableId="1373000665">
    <w:abstractNumId w:val="16"/>
  </w:num>
  <w:num w:numId="12" w16cid:durableId="1750425133">
    <w:abstractNumId w:val="10"/>
  </w:num>
  <w:num w:numId="13" w16cid:durableId="1812598594">
    <w:abstractNumId w:val="7"/>
  </w:num>
  <w:num w:numId="14" w16cid:durableId="827987644">
    <w:abstractNumId w:val="12"/>
  </w:num>
  <w:num w:numId="15" w16cid:durableId="1824812455">
    <w:abstractNumId w:val="14"/>
  </w:num>
  <w:num w:numId="16" w16cid:durableId="871115211">
    <w:abstractNumId w:val="15"/>
  </w:num>
  <w:num w:numId="17" w16cid:durableId="2040086913">
    <w:abstractNumId w:val="6"/>
  </w:num>
  <w:num w:numId="18" w16cid:durableId="34542890">
    <w:abstractNumId w:val="4"/>
  </w:num>
  <w:num w:numId="19" w16cid:durableId="1009988514">
    <w:abstractNumId w:val="17"/>
  </w:num>
  <w:num w:numId="20" w16cid:durableId="1188907061">
    <w:abstractNumId w:val="11"/>
  </w:num>
  <w:num w:numId="21" w16cid:durableId="361982482">
    <w:abstractNumId w:val="9"/>
  </w:num>
  <w:num w:numId="22" w16cid:durableId="29913485">
    <w:abstractNumId w:val="13"/>
  </w:num>
  <w:num w:numId="23" w16cid:durableId="886139394">
    <w:abstractNumId w:val="3"/>
  </w:num>
  <w:num w:numId="24" w16cid:durableId="1971281874">
    <w:abstractNumId w:val="7"/>
  </w:num>
  <w:num w:numId="25" w16cid:durableId="184445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0363694">
    <w:abstractNumId w:val="5"/>
  </w:num>
  <w:num w:numId="27" w16cid:durableId="1638754868">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91FBA"/>
    <w:rsid w:val="0009311F"/>
    <w:rsid w:val="000A5169"/>
    <w:rsid w:val="000B05C9"/>
    <w:rsid w:val="000B64C1"/>
    <w:rsid w:val="000C4E92"/>
    <w:rsid w:val="000C5AC9"/>
    <w:rsid w:val="000D1CB5"/>
    <w:rsid w:val="000E084F"/>
    <w:rsid w:val="000F2341"/>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5F21"/>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40435"/>
    <w:rsid w:val="002478EC"/>
    <w:rsid w:val="0025221D"/>
    <w:rsid w:val="0025389B"/>
    <w:rsid w:val="00254312"/>
    <w:rsid w:val="00255406"/>
    <w:rsid w:val="0025710B"/>
    <w:rsid w:val="00271E6A"/>
    <w:rsid w:val="0027204B"/>
    <w:rsid w:val="00282299"/>
    <w:rsid w:val="0028362C"/>
    <w:rsid w:val="0029155F"/>
    <w:rsid w:val="0029261F"/>
    <w:rsid w:val="002A4492"/>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14CF"/>
    <w:rsid w:val="00302F4A"/>
    <w:rsid w:val="00305DBA"/>
    <w:rsid w:val="0031464C"/>
    <w:rsid w:val="003166AF"/>
    <w:rsid w:val="00317238"/>
    <w:rsid w:val="00325C06"/>
    <w:rsid w:val="00333ED8"/>
    <w:rsid w:val="0033443A"/>
    <w:rsid w:val="00354879"/>
    <w:rsid w:val="00362B70"/>
    <w:rsid w:val="00366476"/>
    <w:rsid w:val="00367B59"/>
    <w:rsid w:val="003701BD"/>
    <w:rsid w:val="00381466"/>
    <w:rsid w:val="003821BA"/>
    <w:rsid w:val="00382CD6"/>
    <w:rsid w:val="003A047B"/>
    <w:rsid w:val="003A3634"/>
    <w:rsid w:val="003C1E23"/>
    <w:rsid w:val="003C2745"/>
    <w:rsid w:val="003C5860"/>
    <w:rsid w:val="003C5E86"/>
    <w:rsid w:val="003E21BB"/>
    <w:rsid w:val="003E419E"/>
    <w:rsid w:val="003E71E0"/>
    <w:rsid w:val="003F00EC"/>
    <w:rsid w:val="003F17B6"/>
    <w:rsid w:val="003F1CA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D9D"/>
    <w:rsid w:val="005B48AA"/>
    <w:rsid w:val="005B6312"/>
    <w:rsid w:val="005C0059"/>
    <w:rsid w:val="005C2E5B"/>
    <w:rsid w:val="005D28E6"/>
    <w:rsid w:val="005E19CD"/>
    <w:rsid w:val="005E1C15"/>
    <w:rsid w:val="005F1465"/>
    <w:rsid w:val="005F2ADF"/>
    <w:rsid w:val="005F4748"/>
    <w:rsid w:val="0060014C"/>
    <w:rsid w:val="006045D5"/>
    <w:rsid w:val="006124DF"/>
    <w:rsid w:val="00620EB2"/>
    <w:rsid w:val="00621003"/>
    <w:rsid w:val="00630960"/>
    <w:rsid w:val="00642F49"/>
    <w:rsid w:val="00657706"/>
    <w:rsid w:val="006614CE"/>
    <w:rsid w:val="00662D8F"/>
    <w:rsid w:val="00670386"/>
    <w:rsid w:val="006803FF"/>
    <w:rsid w:val="00681DC7"/>
    <w:rsid w:val="00685389"/>
    <w:rsid w:val="00691DE3"/>
    <w:rsid w:val="00693159"/>
    <w:rsid w:val="006950F5"/>
    <w:rsid w:val="00696A1D"/>
    <w:rsid w:val="006A4918"/>
    <w:rsid w:val="006A4DFF"/>
    <w:rsid w:val="006A545B"/>
    <w:rsid w:val="006B577E"/>
    <w:rsid w:val="006B6AC3"/>
    <w:rsid w:val="006B7ACC"/>
    <w:rsid w:val="006B7E71"/>
    <w:rsid w:val="006C1E71"/>
    <w:rsid w:val="006C20D7"/>
    <w:rsid w:val="006C5CC0"/>
    <w:rsid w:val="006D1864"/>
    <w:rsid w:val="006D3965"/>
    <w:rsid w:val="006E236F"/>
    <w:rsid w:val="006E561D"/>
    <w:rsid w:val="0070083F"/>
    <w:rsid w:val="00703E08"/>
    <w:rsid w:val="007075CA"/>
    <w:rsid w:val="00715475"/>
    <w:rsid w:val="00721F39"/>
    <w:rsid w:val="00733ECB"/>
    <w:rsid w:val="00735772"/>
    <w:rsid w:val="0074637C"/>
    <w:rsid w:val="00752910"/>
    <w:rsid w:val="00754E48"/>
    <w:rsid w:val="00760262"/>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7538"/>
    <w:rsid w:val="007B77D7"/>
    <w:rsid w:val="007C0F62"/>
    <w:rsid w:val="007C670E"/>
    <w:rsid w:val="007D46C5"/>
    <w:rsid w:val="007E1B54"/>
    <w:rsid w:val="007E1CA9"/>
    <w:rsid w:val="007F583F"/>
    <w:rsid w:val="0080000B"/>
    <w:rsid w:val="00800F1C"/>
    <w:rsid w:val="00801385"/>
    <w:rsid w:val="008103E6"/>
    <w:rsid w:val="00813B11"/>
    <w:rsid w:val="00836B1E"/>
    <w:rsid w:val="00840617"/>
    <w:rsid w:val="00840901"/>
    <w:rsid w:val="008433C6"/>
    <w:rsid w:val="00850A0C"/>
    <w:rsid w:val="008550A7"/>
    <w:rsid w:val="00865606"/>
    <w:rsid w:val="00867FF0"/>
    <w:rsid w:val="00871549"/>
    <w:rsid w:val="00871BD4"/>
    <w:rsid w:val="00875D94"/>
    <w:rsid w:val="00885FDA"/>
    <w:rsid w:val="00886F2C"/>
    <w:rsid w:val="00890110"/>
    <w:rsid w:val="008955BB"/>
    <w:rsid w:val="008956DB"/>
    <w:rsid w:val="008B0F77"/>
    <w:rsid w:val="008B1704"/>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475D4"/>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D6C81"/>
    <w:rsid w:val="009E2C1C"/>
    <w:rsid w:val="009E535A"/>
    <w:rsid w:val="009F1B8A"/>
    <w:rsid w:val="009F4793"/>
    <w:rsid w:val="00A01B9A"/>
    <w:rsid w:val="00A041F9"/>
    <w:rsid w:val="00A066EB"/>
    <w:rsid w:val="00A07333"/>
    <w:rsid w:val="00A16554"/>
    <w:rsid w:val="00A2186D"/>
    <w:rsid w:val="00A21A0C"/>
    <w:rsid w:val="00A30EA0"/>
    <w:rsid w:val="00A36284"/>
    <w:rsid w:val="00A42BCC"/>
    <w:rsid w:val="00A43DE1"/>
    <w:rsid w:val="00A45016"/>
    <w:rsid w:val="00A55A8D"/>
    <w:rsid w:val="00A64D5B"/>
    <w:rsid w:val="00A71449"/>
    <w:rsid w:val="00A7427E"/>
    <w:rsid w:val="00A8014F"/>
    <w:rsid w:val="00A93FAF"/>
    <w:rsid w:val="00A95262"/>
    <w:rsid w:val="00A97500"/>
    <w:rsid w:val="00AA0537"/>
    <w:rsid w:val="00AA1D22"/>
    <w:rsid w:val="00AA7D5B"/>
    <w:rsid w:val="00AB4C89"/>
    <w:rsid w:val="00AB7F27"/>
    <w:rsid w:val="00AD0E7D"/>
    <w:rsid w:val="00AD6BA1"/>
    <w:rsid w:val="00AE042B"/>
    <w:rsid w:val="00AE09B1"/>
    <w:rsid w:val="00AE1F34"/>
    <w:rsid w:val="00AE4835"/>
    <w:rsid w:val="00B02DA6"/>
    <w:rsid w:val="00B07ED0"/>
    <w:rsid w:val="00B20F45"/>
    <w:rsid w:val="00B272DC"/>
    <w:rsid w:val="00B360A2"/>
    <w:rsid w:val="00B400DF"/>
    <w:rsid w:val="00B40977"/>
    <w:rsid w:val="00B450BD"/>
    <w:rsid w:val="00B50144"/>
    <w:rsid w:val="00B5026C"/>
    <w:rsid w:val="00B52123"/>
    <w:rsid w:val="00B549F3"/>
    <w:rsid w:val="00B572A0"/>
    <w:rsid w:val="00B62A8D"/>
    <w:rsid w:val="00B70215"/>
    <w:rsid w:val="00B7609F"/>
    <w:rsid w:val="00B76A80"/>
    <w:rsid w:val="00B86E8A"/>
    <w:rsid w:val="00B9008F"/>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13C13"/>
    <w:rsid w:val="00C1630F"/>
    <w:rsid w:val="00C2000B"/>
    <w:rsid w:val="00C20598"/>
    <w:rsid w:val="00C2071A"/>
    <w:rsid w:val="00C26C77"/>
    <w:rsid w:val="00C33FD0"/>
    <w:rsid w:val="00C34ADC"/>
    <w:rsid w:val="00C3527F"/>
    <w:rsid w:val="00C45D3C"/>
    <w:rsid w:val="00C468A0"/>
    <w:rsid w:val="00C4700A"/>
    <w:rsid w:val="00C511E6"/>
    <w:rsid w:val="00C55ED3"/>
    <w:rsid w:val="00C62026"/>
    <w:rsid w:val="00C64C89"/>
    <w:rsid w:val="00C65A7D"/>
    <w:rsid w:val="00C70CDD"/>
    <w:rsid w:val="00C77D58"/>
    <w:rsid w:val="00C82B7C"/>
    <w:rsid w:val="00C83E2B"/>
    <w:rsid w:val="00C93EDD"/>
    <w:rsid w:val="00C9467D"/>
    <w:rsid w:val="00CA2650"/>
    <w:rsid w:val="00CA3A31"/>
    <w:rsid w:val="00CB305B"/>
    <w:rsid w:val="00CB4F4A"/>
    <w:rsid w:val="00CB7D40"/>
    <w:rsid w:val="00CC7189"/>
    <w:rsid w:val="00CE0524"/>
    <w:rsid w:val="00CF6E33"/>
    <w:rsid w:val="00D02E86"/>
    <w:rsid w:val="00D03609"/>
    <w:rsid w:val="00D06BAD"/>
    <w:rsid w:val="00D25121"/>
    <w:rsid w:val="00D3100C"/>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A7FC6"/>
    <w:rsid w:val="00DB0F47"/>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233D7"/>
    <w:rsid w:val="00E320A8"/>
    <w:rsid w:val="00E32371"/>
    <w:rsid w:val="00E33B49"/>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5C0"/>
    <w:rsid w:val="00F328CD"/>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3A69"/>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8"/>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272594732">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E0FC2-20E6-48BD-A61E-CB9F87472736}">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90328AB0-B95A-4144-BBD9-E8A6219F254D}">
  <ds:schemaRefs>
    <ds:schemaRef ds:uri="http://schemas.microsoft.com/sharepoint/v3/contenttype/forms"/>
  </ds:schemaRefs>
</ds:datastoreItem>
</file>

<file path=customXml/itemProps3.xml><?xml version="1.0" encoding="utf-8"?>
<ds:datastoreItem xmlns:ds="http://schemas.openxmlformats.org/officeDocument/2006/customXml" ds:itemID="{E63BA2EC-0CE5-487E-B079-F21FD354D9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44B1A-5899-4194-85F7-1441E812A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7</Pages>
  <Words>2556</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74</cp:revision>
  <cp:lastPrinted>2013-09-13T16:00:00Z</cp:lastPrinted>
  <dcterms:created xsi:type="dcterms:W3CDTF">2018-11-06T16:44:00Z</dcterms:created>
  <dcterms:modified xsi:type="dcterms:W3CDTF">2022-05-20T17:00:00Z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