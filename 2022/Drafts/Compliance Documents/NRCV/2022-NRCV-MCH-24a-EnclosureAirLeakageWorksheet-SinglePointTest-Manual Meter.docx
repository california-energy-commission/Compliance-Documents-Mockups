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5C04854D" w14:textId="77777777" w:rsidTr="00C958BC">
        <w:tc>
          <w:tcPr>
            <w:tcW w:w="588" w:type="dxa"/>
            <w:vAlign w:val="center"/>
          </w:tcPr>
          <w:p w14:paraId="609461D8" w14:textId="3710F301" w:rsidR="00D03609" w:rsidRPr="00A42BCC" w:rsidRDefault="00D03609" w:rsidP="0007727D">
            <w:pPr>
              <w:jc w:val="center"/>
              <w:rPr>
                <w:rFonts w:asciiTheme="minorHAnsi" w:hAnsiTheme="minorHAnsi"/>
                <w:sz w:val="18"/>
                <w:szCs w:val="18"/>
              </w:rPr>
            </w:pPr>
            <w:r>
              <w:rPr>
                <w:rFonts w:asciiTheme="minorHAnsi" w:hAnsiTheme="minorHAnsi"/>
                <w:sz w:val="18"/>
                <w:szCs w:val="18"/>
              </w:rPr>
              <w:t>0</w:t>
            </w:r>
            <w:r w:rsidR="00B56519">
              <w:rPr>
                <w:rFonts w:asciiTheme="minorHAnsi" w:hAnsiTheme="minorHAnsi"/>
                <w:sz w:val="18"/>
                <w:szCs w:val="18"/>
              </w:rPr>
              <w:t>1</w:t>
            </w:r>
          </w:p>
        </w:tc>
        <w:tc>
          <w:tcPr>
            <w:tcW w:w="5098" w:type="dxa"/>
            <w:vAlign w:val="center"/>
          </w:tcPr>
          <w:p w14:paraId="377A8AF7" w14:textId="01B58742" w:rsidR="00D03609" w:rsidRDefault="00D03609" w:rsidP="0007727D">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w:t>
            </w:r>
            <w:r w:rsidR="00FF4B80">
              <w:rPr>
                <w:rFonts w:asciiTheme="minorHAnsi" w:hAnsiTheme="minorHAnsi"/>
                <w:sz w:val="18"/>
                <w:szCs w:val="18"/>
              </w:rPr>
              <w:t xml:space="preserve"> enclosure area required by </w:t>
            </w:r>
            <w:r w:rsidR="00075E38">
              <w:rPr>
                <w:rFonts w:asciiTheme="minorHAnsi" w:hAnsiTheme="minorHAnsi"/>
                <w:sz w:val="18"/>
                <w:szCs w:val="18"/>
              </w:rPr>
              <w:t>NRCV-</w:t>
            </w:r>
            <w:r w:rsidR="00FF4B80">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7331E3FE" w14:textId="0483F2D3" w:rsidR="00D03609" w:rsidRDefault="00D03609" w:rsidP="0007727D">
            <w:pPr>
              <w:rPr>
                <w:rFonts w:asciiTheme="minorHAnsi" w:hAnsiTheme="minorHAnsi"/>
                <w:sz w:val="18"/>
                <w:szCs w:val="18"/>
              </w:rPr>
            </w:pPr>
          </w:p>
        </w:tc>
      </w:tr>
      <w:tr w:rsidR="00D03609" w:rsidRPr="00A42BCC" w14:paraId="407CA3C0" w14:textId="77777777" w:rsidTr="00C958BC">
        <w:tc>
          <w:tcPr>
            <w:tcW w:w="588" w:type="dxa"/>
            <w:vAlign w:val="center"/>
          </w:tcPr>
          <w:p w14:paraId="49A31367" w14:textId="40C6FF22"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sidR="00B56519">
              <w:rPr>
                <w:rFonts w:asciiTheme="minorHAnsi" w:hAnsiTheme="minorHAnsi"/>
                <w:sz w:val="18"/>
                <w:szCs w:val="18"/>
              </w:rPr>
              <w:t>2</w:t>
            </w:r>
          </w:p>
        </w:tc>
        <w:tc>
          <w:tcPr>
            <w:tcW w:w="5098" w:type="dxa"/>
          </w:tcPr>
          <w:p w14:paraId="102C249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C958BC">
        <w:tc>
          <w:tcPr>
            <w:tcW w:w="588" w:type="dxa"/>
            <w:vAlign w:val="center"/>
          </w:tcPr>
          <w:p w14:paraId="08A2DD43" w14:textId="453CE433"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sidR="00B56519">
              <w:rPr>
                <w:rFonts w:asciiTheme="minorHAnsi" w:hAnsiTheme="minorHAnsi"/>
                <w:sz w:val="18"/>
                <w:szCs w:val="18"/>
              </w:rPr>
              <w:t>3</w:t>
            </w:r>
          </w:p>
        </w:tc>
        <w:tc>
          <w:tcPr>
            <w:tcW w:w="5098" w:type="dxa"/>
          </w:tcPr>
          <w:p w14:paraId="6B0F0504"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C958BC">
        <w:tc>
          <w:tcPr>
            <w:tcW w:w="588" w:type="dxa"/>
            <w:vAlign w:val="center"/>
          </w:tcPr>
          <w:p w14:paraId="45ECE08F" w14:textId="1391AE3E"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sidR="00B56519">
              <w:rPr>
                <w:rFonts w:asciiTheme="minorHAnsi" w:hAnsiTheme="minorHAnsi"/>
                <w:sz w:val="18"/>
                <w:szCs w:val="18"/>
              </w:rPr>
              <w:t>4</w:t>
            </w:r>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C958BC">
        <w:tc>
          <w:tcPr>
            <w:tcW w:w="588" w:type="dxa"/>
            <w:vAlign w:val="center"/>
          </w:tcPr>
          <w:p w14:paraId="2E1A8B49" w14:textId="4D6CD4B9"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sidR="00B56519">
              <w:rPr>
                <w:rFonts w:asciiTheme="minorHAnsi" w:hAnsiTheme="minorHAnsi"/>
                <w:sz w:val="18"/>
                <w:szCs w:val="18"/>
              </w:rPr>
              <w:t>5</w:t>
            </w:r>
          </w:p>
        </w:tc>
        <w:tc>
          <w:tcPr>
            <w:tcW w:w="5098" w:type="dxa"/>
          </w:tcPr>
          <w:p w14:paraId="4B5E3AF9" w14:textId="77777777"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rsidDel="008A5A59" w14:paraId="32718EAB" w14:textId="77777777" w:rsidTr="00C958BC">
        <w:tc>
          <w:tcPr>
            <w:tcW w:w="588" w:type="dxa"/>
            <w:vAlign w:val="center"/>
          </w:tcPr>
          <w:p w14:paraId="45EC638A" w14:textId="6A702B1C" w:rsidR="00D03609" w:rsidDel="008A5A59" w:rsidRDefault="00D03609" w:rsidP="0007727D">
            <w:pPr>
              <w:jc w:val="center"/>
              <w:rPr>
                <w:rFonts w:asciiTheme="minorHAnsi" w:hAnsiTheme="minorHAnsi"/>
                <w:sz w:val="18"/>
                <w:szCs w:val="18"/>
              </w:rPr>
            </w:pPr>
            <w:r>
              <w:rPr>
                <w:rFonts w:asciiTheme="minorHAnsi" w:hAnsiTheme="minorHAnsi"/>
                <w:sz w:val="18"/>
                <w:szCs w:val="18"/>
              </w:rPr>
              <w:t>0</w:t>
            </w:r>
            <w:r w:rsidR="00B56519">
              <w:rPr>
                <w:rFonts w:asciiTheme="minorHAnsi" w:hAnsiTheme="minorHAnsi"/>
                <w:sz w:val="18"/>
                <w:szCs w:val="18"/>
              </w:rPr>
              <w:t>6</w:t>
            </w:r>
          </w:p>
        </w:tc>
        <w:tc>
          <w:tcPr>
            <w:tcW w:w="5098" w:type="dxa"/>
            <w:vAlign w:val="center"/>
          </w:tcPr>
          <w:p w14:paraId="18B38FE9"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BA48AE7" w14:textId="43B786B6" w:rsidR="00D03609" w:rsidRPr="00A42BCC" w:rsidDel="008A5A59" w:rsidRDefault="00D03609" w:rsidP="0007727D">
            <w:pPr>
              <w:rPr>
                <w:rFonts w:asciiTheme="minorHAnsi" w:hAnsiTheme="minorHAnsi"/>
                <w:sz w:val="18"/>
                <w:szCs w:val="18"/>
              </w:rPr>
            </w:pPr>
          </w:p>
        </w:tc>
      </w:tr>
      <w:tr w:rsidR="00D03609" w:rsidRPr="00A42BCC" w:rsidDel="008A5A59" w14:paraId="78336177" w14:textId="77777777" w:rsidTr="00C958BC">
        <w:tc>
          <w:tcPr>
            <w:tcW w:w="588" w:type="dxa"/>
            <w:vAlign w:val="center"/>
          </w:tcPr>
          <w:p w14:paraId="497B0C4A" w14:textId="1B243230" w:rsidR="00D03609" w:rsidDel="008A5A59" w:rsidRDefault="00D03609" w:rsidP="0007727D">
            <w:pPr>
              <w:jc w:val="center"/>
              <w:rPr>
                <w:rFonts w:asciiTheme="minorHAnsi" w:hAnsiTheme="minorHAnsi"/>
                <w:sz w:val="18"/>
                <w:szCs w:val="18"/>
              </w:rPr>
            </w:pPr>
            <w:r>
              <w:rPr>
                <w:rFonts w:asciiTheme="minorHAnsi" w:hAnsiTheme="minorHAnsi"/>
                <w:sz w:val="18"/>
                <w:szCs w:val="18"/>
              </w:rPr>
              <w:t>0</w:t>
            </w:r>
            <w:r w:rsidR="00B56519">
              <w:rPr>
                <w:rFonts w:asciiTheme="minorHAnsi" w:hAnsiTheme="minorHAnsi"/>
                <w:sz w:val="18"/>
                <w:szCs w:val="18"/>
              </w:rPr>
              <w:t>7</w:t>
            </w:r>
          </w:p>
        </w:tc>
        <w:tc>
          <w:tcPr>
            <w:tcW w:w="5098" w:type="dxa"/>
            <w:vAlign w:val="center"/>
          </w:tcPr>
          <w:p w14:paraId="10934861"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D4C6E60" w14:textId="05E0B29B" w:rsidR="00D03609" w:rsidRPr="00A42BCC" w:rsidDel="008A5A59" w:rsidRDefault="00D03609" w:rsidP="0007727D">
            <w:pPr>
              <w:rPr>
                <w:rFonts w:asciiTheme="minorHAnsi" w:hAnsiTheme="minorHAnsi"/>
                <w:sz w:val="18"/>
                <w:szCs w:val="18"/>
              </w:rPr>
            </w:pPr>
          </w:p>
        </w:tc>
      </w:tr>
      <w:tr w:rsidR="00D03609" w:rsidRPr="00A42BCC" w:rsidDel="008A5A59" w14:paraId="4F880772" w14:textId="77777777" w:rsidTr="00C958BC">
        <w:tc>
          <w:tcPr>
            <w:tcW w:w="588" w:type="dxa"/>
            <w:vAlign w:val="center"/>
          </w:tcPr>
          <w:p w14:paraId="662F1787" w14:textId="6CC8ADA7" w:rsidR="00D03609" w:rsidDel="008A5A59" w:rsidRDefault="00B56519" w:rsidP="0007727D">
            <w:pPr>
              <w:jc w:val="center"/>
              <w:rPr>
                <w:rFonts w:asciiTheme="minorHAnsi" w:hAnsiTheme="minorHAnsi"/>
                <w:sz w:val="18"/>
                <w:szCs w:val="18"/>
              </w:rPr>
            </w:pPr>
            <w:r>
              <w:rPr>
                <w:rFonts w:asciiTheme="minorHAnsi" w:hAnsiTheme="minorHAnsi"/>
                <w:sz w:val="18"/>
                <w:szCs w:val="18"/>
              </w:rPr>
              <w:t>08</w:t>
            </w:r>
          </w:p>
        </w:tc>
        <w:tc>
          <w:tcPr>
            <w:tcW w:w="5098" w:type="dxa"/>
            <w:vAlign w:val="center"/>
          </w:tcPr>
          <w:p w14:paraId="37A6754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EDF977" w14:textId="4F07F864" w:rsidR="00D03609" w:rsidRPr="00A42BCC" w:rsidDel="008A5A59" w:rsidRDefault="00D03609" w:rsidP="0007727D">
            <w:pPr>
              <w:rPr>
                <w:rFonts w:asciiTheme="minorHAnsi" w:hAnsiTheme="minorHAnsi"/>
                <w:sz w:val="18"/>
                <w:szCs w:val="18"/>
              </w:rPr>
            </w:pPr>
          </w:p>
        </w:tc>
      </w:tr>
      <w:tr w:rsidR="00D03609" w:rsidRPr="00A42BCC" w:rsidDel="008A5A59" w14:paraId="2C3BA071" w14:textId="77777777" w:rsidTr="00C958BC">
        <w:tc>
          <w:tcPr>
            <w:tcW w:w="588" w:type="dxa"/>
            <w:vAlign w:val="center"/>
          </w:tcPr>
          <w:p w14:paraId="3092899D" w14:textId="4CE730C1" w:rsidR="00D03609" w:rsidDel="008A5A59" w:rsidRDefault="00B56519" w:rsidP="0007727D">
            <w:pPr>
              <w:jc w:val="center"/>
              <w:rPr>
                <w:rFonts w:asciiTheme="minorHAnsi" w:hAnsiTheme="minorHAnsi"/>
                <w:sz w:val="18"/>
                <w:szCs w:val="18"/>
              </w:rPr>
            </w:pPr>
            <w:r>
              <w:rPr>
                <w:rFonts w:asciiTheme="minorHAnsi" w:hAnsiTheme="minorHAnsi"/>
                <w:sz w:val="18"/>
                <w:szCs w:val="18"/>
              </w:rPr>
              <w:t>09</w:t>
            </w:r>
          </w:p>
        </w:tc>
        <w:tc>
          <w:tcPr>
            <w:tcW w:w="5098" w:type="dxa"/>
            <w:vAlign w:val="center"/>
          </w:tcPr>
          <w:p w14:paraId="00B626C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FA527E" w14:textId="39FF0873" w:rsidR="00D03609" w:rsidRPr="00A42BCC" w:rsidDel="008A5A59" w:rsidRDefault="00D03609" w:rsidP="0007727D">
            <w:pPr>
              <w:rPr>
                <w:rFonts w:asciiTheme="minorHAnsi" w:hAnsiTheme="minorHAnsi"/>
                <w:sz w:val="18"/>
                <w:szCs w:val="18"/>
              </w:rPr>
            </w:pPr>
          </w:p>
        </w:tc>
      </w:tr>
      <w:tr w:rsidR="00D03609" w:rsidRPr="00A42BCC" w14:paraId="2757AC13" w14:textId="77777777" w:rsidTr="00C958BC">
        <w:tc>
          <w:tcPr>
            <w:tcW w:w="588" w:type="dxa"/>
            <w:vAlign w:val="center"/>
          </w:tcPr>
          <w:p w14:paraId="0686C6E0" w14:textId="5C534892" w:rsidR="00D03609" w:rsidRPr="00A42BCC" w:rsidDel="00E42B9A" w:rsidRDefault="00D03609" w:rsidP="0007727D">
            <w:pPr>
              <w:jc w:val="center"/>
              <w:rPr>
                <w:rFonts w:asciiTheme="minorHAnsi" w:hAnsiTheme="minorHAnsi"/>
                <w:sz w:val="18"/>
                <w:szCs w:val="18"/>
              </w:rPr>
            </w:pPr>
            <w:r>
              <w:rPr>
                <w:rFonts w:asciiTheme="minorHAnsi" w:hAnsiTheme="minorHAnsi"/>
                <w:sz w:val="18"/>
                <w:szCs w:val="18"/>
              </w:rPr>
              <w:t>1</w:t>
            </w:r>
            <w:r w:rsidR="00B56519">
              <w:rPr>
                <w:rFonts w:asciiTheme="minorHAnsi" w:hAnsiTheme="minorHAnsi"/>
                <w:sz w:val="18"/>
                <w:szCs w:val="18"/>
              </w:rPr>
              <w:t>0</w:t>
            </w:r>
          </w:p>
        </w:tc>
        <w:tc>
          <w:tcPr>
            <w:tcW w:w="5098" w:type="dxa"/>
            <w:vAlign w:val="center"/>
          </w:tcPr>
          <w:p w14:paraId="7B883F36" w14:textId="77777777" w:rsidR="00D03609" w:rsidRPr="00197C55" w:rsidRDefault="00D03609" w:rsidP="0007727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4EDF188" w14:textId="31D2AD63" w:rsidR="00D03609" w:rsidRPr="00A42BCC" w:rsidRDefault="00D03609" w:rsidP="0007727D">
            <w:pPr>
              <w:rPr>
                <w:rFonts w:asciiTheme="minorHAnsi" w:hAnsiTheme="minorHAnsi"/>
                <w:sz w:val="18"/>
                <w:szCs w:val="18"/>
              </w:rPr>
            </w:pPr>
          </w:p>
        </w:tc>
      </w:tr>
      <w:tr w:rsidR="00D03609" w14:paraId="63B3D063" w14:textId="77777777" w:rsidTr="00C958BC">
        <w:tc>
          <w:tcPr>
            <w:tcW w:w="588" w:type="dxa"/>
            <w:vAlign w:val="center"/>
          </w:tcPr>
          <w:p w14:paraId="69711B2F" w14:textId="6595CFB1" w:rsidR="00D03609" w:rsidRDefault="00B56519" w:rsidP="0007727D">
            <w:pPr>
              <w:jc w:val="center"/>
              <w:rPr>
                <w:rFonts w:asciiTheme="minorHAnsi" w:hAnsiTheme="minorHAnsi"/>
                <w:sz w:val="18"/>
                <w:szCs w:val="18"/>
              </w:rPr>
            </w:pPr>
            <w:r>
              <w:rPr>
                <w:rFonts w:asciiTheme="minorHAnsi" w:hAnsiTheme="minorHAnsi"/>
                <w:sz w:val="18"/>
                <w:szCs w:val="18"/>
              </w:rPr>
              <w:t>11</w:t>
            </w:r>
          </w:p>
        </w:tc>
        <w:tc>
          <w:tcPr>
            <w:tcW w:w="5098" w:type="dxa"/>
            <w:vAlign w:val="center"/>
          </w:tcPr>
          <w:p w14:paraId="332CC273" w14:textId="77777777" w:rsidR="00D03609" w:rsidRPr="00037CA8" w:rsidRDefault="00D03609" w:rsidP="0007727D">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572C9097" w14:textId="5CE3CE31" w:rsidR="00D03609" w:rsidRDefault="00D03609" w:rsidP="0007727D">
            <w:pPr>
              <w:rPr>
                <w:rFonts w:asciiTheme="minorHAnsi" w:hAnsiTheme="minorHAnsi"/>
                <w:sz w:val="18"/>
                <w:szCs w:val="18"/>
              </w:rPr>
            </w:pPr>
          </w:p>
        </w:tc>
      </w:tr>
      <w:tr w:rsidR="00D03609" w:rsidRPr="00A42BCC" w14:paraId="33AA5810" w14:textId="77777777" w:rsidTr="00C958BC">
        <w:tc>
          <w:tcPr>
            <w:tcW w:w="588" w:type="dxa"/>
            <w:vAlign w:val="center"/>
          </w:tcPr>
          <w:p w14:paraId="044E5683" w14:textId="37A04857" w:rsidR="00D03609" w:rsidRPr="00A42BCC" w:rsidDel="0053362D" w:rsidRDefault="00D03609" w:rsidP="0007727D">
            <w:pPr>
              <w:jc w:val="center"/>
              <w:rPr>
                <w:rFonts w:asciiTheme="minorHAnsi" w:hAnsiTheme="minorHAnsi"/>
                <w:sz w:val="18"/>
                <w:szCs w:val="18"/>
              </w:rPr>
            </w:pPr>
            <w:r>
              <w:rPr>
                <w:rFonts w:asciiTheme="minorHAnsi" w:hAnsiTheme="minorHAnsi"/>
                <w:sz w:val="18"/>
                <w:szCs w:val="18"/>
              </w:rPr>
              <w:t>1</w:t>
            </w:r>
            <w:r w:rsidR="00B56519">
              <w:rPr>
                <w:rFonts w:asciiTheme="minorHAnsi" w:hAnsiTheme="minorHAnsi"/>
                <w:sz w:val="18"/>
                <w:szCs w:val="18"/>
              </w:rPr>
              <w:t>2</w:t>
            </w:r>
          </w:p>
        </w:tc>
        <w:tc>
          <w:tcPr>
            <w:tcW w:w="5098" w:type="dxa"/>
          </w:tcPr>
          <w:p w14:paraId="4C598C5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D03609" w:rsidRPr="00A42BCC" w:rsidRDefault="00D03609" w:rsidP="0007727D">
            <w:pPr>
              <w:rPr>
                <w:rFonts w:asciiTheme="minorHAnsi" w:hAnsiTheme="minorHAnsi"/>
                <w:sz w:val="18"/>
                <w:szCs w:val="18"/>
              </w:rPr>
            </w:pPr>
          </w:p>
        </w:tc>
      </w:tr>
      <w:tr w:rsidR="00D03609" w:rsidRPr="00A42BCC" w14:paraId="25B6D050" w14:textId="77777777" w:rsidTr="00C958BC">
        <w:tc>
          <w:tcPr>
            <w:tcW w:w="588" w:type="dxa"/>
            <w:vAlign w:val="center"/>
          </w:tcPr>
          <w:p w14:paraId="290130AF" w14:textId="4446D0D9" w:rsidR="00D03609" w:rsidDel="00820D66" w:rsidRDefault="00D03609" w:rsidP="0007727D">
            <w:pPr>
              <w:jc w:val="center"/>
              <w:rPr>
                <w:rFonts w:asciiTheme="minorHAnsi" w:hAnsiTheme="minorHAnsi"/>
                <w:sz w:val="18"/>
                <w:szCs w:val="18"/>
              </w:rPr>
            </w:pPr>
            <w:r>
              <w:rPr>
                <w:rFonts w:asciiTheme="minorHAnsi" w:hAnsiTheme="minorHAnsi"/>
                <w:sz w:val="18"/>
                <w:szCs w:val="18"/>
              </w:rPr>
              <w:t>1</w:t>
            </w:r>
            <w:r w:rsidR="00B56519">
              <w:rPr>
                <w:rFonts w:asciiTheme="minorHAnsi" w:hAnsiTheme="minorHAnsi"/>
                <w:sz w:val="18"/>
                <w:szCs w:val="18"/>
              </w:rPr>
              <w:t>3</w:t>
            </w:r>
          </w:p>
        </w:tc>
        <w:tc>
          <w:tcPr>
            <w:tcW w:w="5098" w:type="dxa"/>
            <w:vAlign w:val="center"/>
          </w:tcPr>
          <w:p w14:paraId="2DB57F5E" w14:textId="77777777" w:rsidR="00D03609" w:rsidRPr="00A42BCC" w:rsidRDefault="00D03609" w:rsidP="0007727D">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D03609" w:rsidRPr="00A42BCC" w:rsidRDefault="00D03609" w:rsidP="0007727D">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C958BC">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C958BC">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473502CD" w:rsidR="00D03609" w:rsidRPr="00A42BCC" w:rsidRDefault="00D03609" w:rsidP="0007727D">
            <w:pPr>
              <w:keepNext/>
              <w:rPr>
                <w:rFonts w:asciiTheme="minorHAnsi" w:hAnsiTheme="minorHAnsi"/>
                <w:sz w:val="18"/>
                <w:szCs w:val="18"/>
              </w:rPr>
            </w:pPr>
          </w:p>
        </w:tc>
      </w:tr>
      <w:tr w:rsidR="00D03609" w:rsidRPr="00A42BCC" w14:paraId="6F43FA61" w14:textId="77777777" w:rsidTr="00C958BC">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C958BC">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C958BC">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C958BC">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C958BC">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26E6A738" w:rsidR="00D03609" w:rsidRPr="00A42BCC" w:rsidRDefault="00D03609" w:rsidP="0007727D">
            <w:pPr>
              <w:keepNext/>
              <w:rPr>
                <w:rFonts w:asciiTheme="minorHAnsi" w:hAnsiTheme="minorHAnsi"/>
                <w:sz w:val="18"/>
                <w:szCs w:val="18"/>
              </w:rPr>
            </w:pPr>
          </w:p>
        </w:tc>
      </w:tr>
      <w:tr w:rsidR="00D03609" w:rsidRPr="00A42BCC" w14:paraId="3CB08B47" w14:textId="77777777" w:rsidTr="00C958BC">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C958BC">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C958BC">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C958BC">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5FA9D24A" w14:textId="7442EA9B" w:rsidR="00D03609" w:rsidRDefault="00D03609" w:rsidP="00D03609">
      <w:pPr>
        <w:rPr>
          <w:rFonts w:asciiTheme="minorHAnsi" w:hAnsiTheme="minorHAnsi"/>
          <w:sz w:val="18"/>
          <w:szCs w:val="18"/>
        </w:rPr>
      </w:pPr>
    </w:p>
    <w:p w14:paraId="462F2642" w14:textId="3456B7FE" w:rsidR="00D03609" w:rsidRDefault="00D03609" w:rsidP="00D03609">
      <w:pPr>
        <w:rPr>
          <w:rFonts w:asciiTheme="minorHAnsi" w:hAnsiTheme="minorHAnsi"/>
          <w:sz w:val="18"/>
          <w:szCs w:val="18"/>
        </w:rPr>
      </w:pPr>
    </w:p>
    <w:p w14:paraId="7DDD6615" w14:textId="6F359817" w:rsidR="00D03609" w:rsidRDefault="00D03609" w:rsidP="00D03609">
      <w:pPr>
        <w:rPr>
          <w:rFonts w:asciiTheme="minorHAnsi" w:hAnsiTheme="minorHAnsi"/>
          <w:sz w:val="18"/>
          <w:szCs w:val="18"/>
        </w:rPr>
      </w:pPr>
    </w:p>
    <w:p w14:paraId="761894E7" w14:textId="10DF876C" w:rsidR="00D03609" w:rsidRDefault="00D03609" w:rsidP="00D03609">
      <w:pPr>
        <w:rPr>
          <w:rFonts w:asciiTheme="minorHAnsi" w:hAnsiTheme="minorHAnsi"/>
          <w:sz w:val="18"/>
          <w:szCs w:val="18"/>
        </w:rPr>
      </w:pPr>
    </w:p>
    <w:p w14:paraId="6A5B0097" w14:textId="37D41527" w:rsidR="00D03609" w:rsidRDefault="00D03609" w:rsidP="00D03609">
      <w:pPr>
        <w:rPr>
          <w:rFonts w:asciiTheme="minorHAnsi" w:hAnsiTheme="minorHAnsi"/>
          <w:sz w:val="18"/>
          <w:szCs w:val="18"/>
        </w:rPr>
      </w:pPr>
    </w:p>
    <w:p w14:paraId="5E3C4D29" w14:textId="71595264" w:rsidR="00D03609" w:rsidRDefault="00D03609" w:rsidP="00D03609">
      <w:pPr>
        <w:rPr>
          <w:rFonts w:asciiTheme="minorHAnsi" w:hAnsiTheme="minorHAnsi"/>
          <w:sz w:val="18"/>
          <w:szCs w:val="18"/>
        </w:rPr>
      </w:pPr>
    </w:p>
    <w:p w14:paraId="0ABACBA1" w14:textId="09114352" w:rsidR="00D03609" w:rsidRDefault="00D03609" w:rsidP="00D03609">
      <w:pPr>
        <w:rPr>
          <w:rFonts w:asciiTheme="minorHAnsi" w:hAnsiTheme="minorHAnsi"/>
          <w:sz w:val="18"/>
          <w:szCs w:val="18"/>
        </w:rPr>
      </w:pPr>
    </w:p>
    <w:p w14:paraId="76505CBB" w14:textId="621C261A" w:rsidR="00D03609" w:rsidRDefault="00D03609" w:rsidP="00D03609">
      <w:pPr>
        <w:rPr>
          <w:rFonts w:asciiTheme="minorHAnsi" w:hAnsiTheme="minorHAnsi"/>
          <w:sz w:val="18"/>
          <w:szCs w:val="18"/>
        </w:rPr>
      </w:pPr>
    </w:p>
    <w:p w14:paraId="6CEE9A52" w14:textId="3A97C520" w:rsidR="00D03609" w:rsidRDefault="00D03609" w:rsidP="00D03609">
      <w:pPr>
        <w:rPr>
          <w:rFonts w:asciiTheme="minorHAnsi" w:hAnsiTheme="minorHAnsi"/>
          <w:sz w:val="18"/>
          <w:szCs w:val="18"/>
        </w:rPr>
      </w:pPr>
    </w:p>
    <w:p w14:paraId="6B722561" w14:textId="63F4ED6D" w:rsidR="00D03609" w:rsidRDefault="00D03609" w:rsidP="00D03609">
      <w:pPr>
        <w:rPr>
          <w:rFonts w:asciiTheme="minorHAnsi" w:hAnsiTheme="minorHAnsi"/>
          <w:sz w:val="18"/>
          <w:szCs w:val="18"/>
        </w:rPr>
      </w:pPr>
    </w:p>
    <w:p w14:paraId="464555B3" w14:textId="2949C412" w:rsidR="00D03609" w:rsidRDefault="00D03609" w:rsidP="00D03609">
      <w:pPr>
        <w:rPr>
          <w:rFonts w:asciiTheme="minorHAnsi" w:hAnsiTheme="minorHAnsi"/>
          <w:sz w:val="18"/>
          <w:szCs w:val="18"/>
        </w:rPr>
      </w:pPr>
    </w:p>
    <w:p w14:paraId="0DF3AD80" w14:textId="1A46697E" w:rsidR="00D03609" w:rsidRDefault="00D03609" w:rsidP="00D03609">
      <w:pPr>
        <w:rPr>
          <w:rFonts w:asciiTheme="minorHAnsi" w:hAnsiTheme="minorHAnsi"/>
          <w:sz w:val="18"/>
          <w:szCs w:val="18"/>
        </w:rPr>
      </w:pPr>
    </w:p>
    <w:p w14:paraId="1A49CC03" w14:textId="649DA29E" w:rsidR="00D03609" w:rsidRDefault="00D03609" w:rsidP="00D03609">
      <w:pPr>
        <w:rPr>
          <w:rFonts w:asciiTheme="minorHAnsi" w:hAnsiTheme="minorHAnsi"/>
          <w:sz w:val="18"/>
          <w:szCs w:val="18"/>
        </w:rPr>
      </w:pPr>
    </w:p>
    <w:p w14:paraId="0E748655" w14:textId="095530E5" w:rsidR="00D03609" w:rsidRDefault="00D03609" w:rsidP="00D03609">
      <w:pPr>
        <w:rPr>
          <w:rFonts w:asciiTheme="minorHAnsi" w:hAnsiTheme="minorHAnsi"/>
          <w:sz w:val="18"/>
          <w:szCs w:val="18"/>
        </w:rPr>
      </w:pPr>
    </w:p>
    <w:p w14:paraId="24417B7D" w14:textId="273B12CE" w:rsidR="00D03609" w:rsidRDefault="00D03609" w:rsidP="00D03609">
      <w:pPr>
        <w:rPr>
          <w:rFonts w:asciiTheme="minorHAnsi" w:hAnsiTheme="minorHAnsi"/>
          <w:sz w:val="18"/>
          <w:szCs w:val="18"/>
        </w:rPr>
      </w:pPr>
    </w:p>
    <w:p w14:paraId="204D4274" w14:textId="77777777" w:rsidR="00F81072" w:rsidRDefault="00F81072" w:rsidP="00D03609">
      <w:pPr>
        <w:rPr>
          <w:rFonts w:asciiTheme="minorHAnsi" w:hAnsiTheme="minorHAnsi"/>
          <w:sz w:val="18"/>
          <w:szCs w:val="18"/>
        </w:rPr>
      </w:pPr>
    </w:p>
    <w:p w14:paraId="6E88C6C3" w14:textId="71150637" w:rsidR="00D03609" w:rsidRDefault="00D03609" w:rsidP="00D03609">
      <w:pPr>
        <w:rPr>
          <w:rFonts w:asciiTheme="minorHAnsi" w:hAnsiTheme="minorHAnsi"/>
          <w:sz w:val="18"/>
          <w:szCs w:val="18"/>
        </w:rPr>
      </w:pPr>
    </w:p>
    <w:p w14:paraId="4E9C70AE" w14:textId="214A1ECE" w:rsidR="00D03609" w:rsidRDefault="00D03609" w:rsidP="00D03609">
      <w:pPr>
        <w:rPr>
          <w:rFonts w:asciiTheme="minorHAnsi" w:hAnsiTheme="minorHAnsi"/>
          <w:sz w:val="18"/>
          <w:szCs w:val="18"/>
        </w:rPr>
      </w:pPr>
    </w:p>
    <w:p w14:paraId="338C81E7" w14:textId="60E5AE82" w:rsidR="00D03609" w:rsidRDefault="00D03609" w:rsidP="00D03609">
      <w:pPr>
        <w:rPr>
          <w:rFonts w:asciiTheme="minorHAnsi" w:hAnsiTheme="minorHAnsi"/>
          <w:sz w:val="18"/>
          <w:szCs w:val="18"/>
        </w:rPr>
      </w:pPr>
    </w:p>
    <w:p w14:paraId="66649434" w14:textId="77AE75C4" w:rsidR="00D03609" w:rsidRDefault="00D03609" w:rsidP="00D03609">
      <w:pPr>
        <w:rPr>
          <w:rFonts w:asciiTheme="minorHAnsi" w:hAnsiTheme="minorHAnsi"/>
          <w:sz w:val="18"/>
          <w:szCs w:val="18"/>
        </w:rPr>
      </w:pPr>
    </w:p>
    <w:p w14:paraId="7AE8C773" w14:textId="68A86526" w:rsidR="00D03609" w:rsidRDefault="00D03609" w:rsidP="00D03609">
      <w:pPr>
        <w:rPr>
          <w:rFonts w:asciiTheme="minorHAnsi" w:hAnsiTheme="minorHAnsi"/>
          <w:sz w:val="18"/>
          <w:szCs w:val="18"/>
        </w:rPr>
      </w:pPr>
    </w:p>
    <w:p w14:paraId="278162DE" w14:textId="77777777"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C958BC">
        <w:tc>
          <w:tcPr>
            <w:tcW w:w="10795" w:type="dxa"/>
          </w:tcPr>
          <w:p w14:paraId="537F6E7A" w14:textId="4FB00728" w:rsidR="00D03609" w:rsidRPr="005A593D" w:rsidRDefault="00672313" w:rsidP="0007727D">
            <w:pPr>
              <w:rPr>
                <w:rFonts w:asciiTheme="minorHAnsi" w:hAnsiTheme="minorHAnsi"/>
                <w:b/>
                <w:szCs w:val="18"/>
              </w:rPr>
            </w:pPr>
            <w:r>
              <w:rPr>
                <w:rFonts w:asciiTheme="minorHAnsi" w:hAnsiTheme="minorHAnsi"/>
                <w:b/>
                <w:szCs w:val="18"/>
              </w:rPr>
              <w:lastRenderedPageBreak/>
              <w:t>MCH24a</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Manual 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C958BC">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C958BC">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C958BC">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C958BC">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C958BC">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C958BC">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C958BC">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C958BC">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C958BC">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C958BC">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C958BC">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C958BC">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C958BC">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488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1"/>
        <w:gridCol w:w="9959"/>
      </w:tblGrid>
      <w:tr w:rsidR="00D03609" w:rsidRPr="00A42BCC" w14:paraId="6CD0C7E3" w14:textId="77777777" w:rsidTr="00C958BC">
        <w:trPr>
          <w:trHeight w:val="100"/>
        </w:trPr>
        <w:tc>
          <w:tcPr>
            <w:tcW w:w="10550" w:type="dxa"/>
            <w:gridSpan w:val="2"/>
          </w:tcPr>
          <w:p w14:paraId="6A6982EE" w14:textId="3A7E2A88"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419F0">
              <w:rPr>
                <w:rFonts w:asciiTheme="minorHAnsi" w:hAnsiTheme="minorHAnsi"/>
                <w:b/>
                <w:szCs w:val="18"/>
              </w:rPr>
              <w:t>Measured Enclosure Air Leakage Rate</w:t>
            </w:r>
          </w:p>
        </w:tc>
      </w:tr>
      <w:tr w:rsidR="00D03609" w:rsidRPr="00A42BCC" w14:paraId="045D8521" w14:textId="77777777" w:rsidTr="00C958BC">
        <w:trPr>
          <w:trHeight w:val="839"/>
        </w:trPr>
        <w:tc>
          <w:tcPr>
            <w:tcW w:w="591"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9958"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2C8FF89" w14:textId="77777777" w:rsidR="00D03609" w:rsidRPr="00A42BCC" w:rsidRDefault="00D03609" w:rsidP="00D0360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D03609" w:rsidRPr="00A42BCC" w14:paraId="7BCDEC75" w14:textId="77777777" w:rsidTr="0007727D">
        <w:tc>
          <w:tcPr>
            <w:tcW w:w="10794" w:type="dxa"/>
            <w:gridSpan w:val="2"/>
          </w:tcPr>
          <w:p w14:paraId="48A4F814" w14:textId="59FD3A5E"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w:t>
            </w:r>
            <w:r w:rsidR="00FF4B80">
              <w:rPr>
                <w:rFonts w:asciiTheme="minorHAnsi" w:hAnsiTheme="minorHAnsi"/>
                <w:b/>
                <w:szCs w:val="18"/>
              </w:rPr>
              <w:t xml:space="preserve"> Worksheet</w:t>
            </w:r>
            <w:r w:rsidRPr="005A593D">
              <w:rPr>
                <w:rFonts w:asciiTheme="minorHAnsi" w:hAnsiTheme="minorHAnsi"/>
                <w:b/>
                <w:szCs w:val="18"/>
              </w:rPr>
              <w:t xml:space="preserve"> Compliance</w:t>
            </w:r>
          </w:p>
        </w:tc>
      </w:tr>
      <w:tr w:rsidR="00D03609" w:rsidRPr="00A42BCC" w14:paraId="56559C8E" w14:textId="77777777" w:rsidTr="0007727D">
        <w:tc>
          <w:tcPr>
            <w:tcW w:w="585" w:type="dxa"/>
            <w:vAlign w:val="center"/>
          </w:tcPr>
          <w:p w14:paraId="25F5328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4A9F24DA" w14:textId="6E76979B" w:rsidR="00D03609" w:rsidRPr="00A42BCC" w:rsidDel="005F2ADF" w:rsidRDefault="00D03609" w:rsidP="0007727D">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w:t>
            </w:r>
            <w:ins w:id="0" w:author="Alhabibi, Haider@Energy" w:date="2022-02-07T21:22:00Z">
              <w:r w:rsidR="00EE2F99">
                <w:rPr>
                  <w:rFonts w:asciiTheme="minorHAnsi" w:hAnsiTheme="minorHAnsi"/>
                  <w:sz w:val="18"/>
                  <w:szCs w:val="18"/>
                </w:rPr>
                <w:t>19</w:t>
              </w:r>
            </w:ins>
            <w:del w:id="1" w:author="Alhabibi, Haider@Energy" w:date="2022-02-07T21:22:00Z">
              <w:r w:rsidRPr="00C55ED3" w:rsidDel="00EE2F99">
                <w:rPr>
                  <w:rFonts w:asciiTheme="minorHAnsi" w:hAnsiTheme="minorHAnsi"/>
                  <w:sz w:val="18"/>
                  <w:szCs w:val="18"/>
                </w:rPr>
                <w:delText>16</w:delText>
              </w:r>
            </w:del>
            <w:r w:rsidRPr="00C55ED3">
              <w:rPr>
                <w:rFonts w:asciiTheme="minorHAnsi" w:hAnsiTheme="minorHAnsi"/>
                <w:sz w:val="18"/>
                <w:szCs w:val="18"/>
              </w:rPr>
              <w:t xml:space="preserve"> Section </w:t>
            </w:r>
            <w:del w:id="2" w:author="Alhabibi, Haider@Energy" w:date="2022-02-07T21:28:00Z">
              <w:r w:rsidRPr="00C55ED3" w:rsidDel="00A251C3">
                <w:rPr>
                  <w:rFonts w:asciiTheme="minorHAnsi" w:hAnsiTheme="minorHAnsi"/>
                  <w:sz w:val="18"/>
                  <w:szCs w:val="18"/>
                </w:rPr>
                <w:delText>3</w:delText>
              </w:r>
            </w:del>
            <w:ins w:id="3" w:author="Alhabibi, Haider@Energy" w:date="2022-02-07T21:28:00Z">
              <w:r w:rsidR="00A251C3">
                <w:rPr>
                  <w:rFonts w:asciiTheme="minorHAnsi" w:hAnsiTheme="minorHAnsi"/>
                  <w:sz w:val="18"/>
                  <w:szCs w:val="18"/>
                </w:rPr>
                <w:t>4</w:t>
              </w:r>
            </w:ins>
            <w:r w:rsidRPr="00C55ED3">
              <w:rPr>
                <w:rFonts w:asciiTheme="minorHAnsi" w:hAnsiTheme="minorHAnsi"/>
                <w:sz w:val="18"/>
                <w:szCs w:val="18"/>
              </w:rPr>
              <w:t>.2.</w:t>
            </w:r>
          </w:p>
        </w:tc>
      </w:tr>
      <w:tr w:rsidR="00D03609" w:rsidRPr="00A42BCC" w14:paraId="0ED5FA4F" w14:textId="77777777" w:rsidTr="0007727D">
        <w:tc>
          <w:tcPr>
            <w:tcW w:w="585" w:type="dxa"/>
            <w:vAlign w:val="center"/>
          </w:tcPr>
          <w:p w14:paraId="2D63D9D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6AA9CACD" w14:textId="6FFF2B1D" w:rsidR="00D03609" w:rsidRPr="00A42BCC" w:rsidDel="005F2ADF" w:rsidRDefault="00D03609">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w:t>
            </w:r>
            <w:r w:rsidR="005E200A" w:rsidRPr="00C55ED3">
              <w:rPr>
                <w:rFonts w:asciiTheme="minorHAnsi" w:hAnsiTheme="minorHAnsi"/>
                <w:sz w:val="18"/>
                <w:szCs w:val="18"/>
              </w:rPr>
              <w:t>1</w:t>
            </w:r>
            <w:ins w:id="4" w:author="Alhabibi, Haider@Energy" w:date="2022-02-07T22:01:00Z">
              <w:r w:rsidR="007F1470">
                <w:rPr>
                  <w:rFonts w:asciiTheme="minorHAnsi" w:hAnsiTheme="minorHAnsi"/>
                  <w:sz w:val="18"/>
                  <w:szCs w:val="18"/>
                </w:rPr>
                <w:t>60</w:t>
              </w:r>
              <w:r w:rsidR="00B232BE">
                <w:rPr>
                  <w:rFonts w:asciiTheme="minorHAnsi" w:hAnsiTheme="minorHAnsi"/>
                  <w:sz w:val="18"/>
                  <w:szCs w:val="18"/>
                </w:rPr>
                <w:t>.2</w:t>
              </w:r>
            </w:ins>
            <w:del w:id="5" w:author="Alhabibi, Haider@Energy" w:date="2022-02-07T22:01:00Z">
              <w:r w:rsidR="005E200A" w:rsidDel="00B232BE">
                <w:rPr>
                  <w:rFonts w:asciiTheme="minorHAnsi" w:hAnsiTheme="minorHAnsi"/>
                  <w:sz w:val="18"/>
                  <w:szCs w:val="18"/>
                </w:rPr>
                <w:delText>2</w:delText>
              </w:r>
              <w:r w:rsidR="005E200A" w:rsidRPr="00C55ED3" w:rsidDel="00B232BE">
                <w:rPr>
                  <w:rFonts w:asciiTheme="minorHAnsi" w:hAnsiTheme="minorHAnsi"/>
                  <w:sz w:val="18"/>
                  <w:szCs w:val="18"/>
                </w:rPr>
                <w:delText>0.</w:delText>
              </w:r>
              <w:r w:rsidR="005E200A" w:rsidDel="00B232BE">
                <w:rPr>
                  <w:rFonts w:asciiTheme="minorHAnsi" w:hAnsiTheme="minorHAnsi"/>
                  <w:sz w:val="18"/>
                  <w:szCs w:val="18"/>
                </w:rPr>
                <w:delText>1</w:delText>
              </w:r>
            </w:del>
            <w:r w:rsidR="005E200A">
              <w:rPr>
                <w:rFonts w:asciiTheme="minorHAnsi" w:hAnsiTheme="minorHAnsi"/>
                <w:sz w:val="18"/>
                <w:szCs w:val="18"/>
              </w:rPr>
              <w:t>(b)2Aivb2</w:t>
            </w:r>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sidR="005E200A">
              <w:rPr>
                <w:rFonts w:asciiTheme="minorHAnsi" w:hAnsiTheme="minorHAnsi"/>
                <w:sz w:val="18"/>
                <w:szCs w:val="18"/>
              </w:rPr>
              <w:t xml:space="preserve"> as specified by N</w:t>
            </w:r>
            <w:r>
              <w:rPr>
                <w:rFonts w:asciiTheme="minorHAnsi" w:hAnsiTheme="minorHAnsi"/>
                <w:sz w:val="18"/>
                <w:szCs w:val="18"/>
              </w:rPr>
              <w:t>A</w:t>
            </w:r>
            <w:r w:rsidR="005E200A">
              <w:rPr>
                <w:rFonts w:asciiTheme="minorHAnsi" w:hAnsiTheme="minorHAnsi"/>
                <w:sz w:val="18"/>
                <w:szCs w:val="18"/>
              </w:rPr>
              <w:t>7.18.2</w:t>
            </w:r>
            <w:r w:rsidRPr="00C55ED3">
              <w:rPr>
                <w:rFonts w:asciiTheme="minorHAnsi" w:hAnsiTheme="minorHAnsi"/>
                <w:sz w:val="18"/>
                <w:szCs w:val="18"/>
              </w:rPr>
              <w:t>.</w:t>
            </w:r>
          </w:p>
        </w:tc>
      </w:tr>
      <w:tr w:rsidR="00D03609" w:rsidRPr="00A42BCC" w14:paraId="6D029162" w14:textId="77777777" w:rsidTr="0007727D">
        <w:tc>
          <w:tcPr>
            <w:tcW w:w="585" w:type="dxa"/>
            <w:vAlign w:val="center"/>
          </w:tcPr>
          <w:p w14:paraId="41F0686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EE186F1" w14:textId="354579EF"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w:t>
            </w:r>
            <w:ins w:id="6" w:author="Alhabibi, Haider@Energy" w:date="2022-02-07T21:32:00Z">
              <w:r w:rsidR="001C020A">
                <w:rPr>
                  <w:rFonts w:asciiTheme="minorHAnsi" w:hAnsiTheme="minorHAnsi"/>
                  <w:sz w:val="18"/>
                  <w:szCs w:val="18"/>
                </w:rPr>
                <w:t>19</w:t>
              </w:r>
            </w:ins>
            <w:del w:id="7" w:author="Alhabibi, Haider@Energy" w:date="2022-02-07T21:32:00Z">
              <w:r w:rsidDel="001C020A">
                <w:rPr>
                  <w:rFonts w:asciiTheme="minorHAnsi" w:hAnsiTheme="minorHAnsi"/>
                  <w:sz w:val="18"/>
                  <w:szCs w:val="18"/>
                </w:rPr>
                <w:delText>16</w:delText>
              </w:r>
            </w:del>
            <w:r w:rsidRPr="00C55ED3">
              <w:rPr>
                <w:rFonts w:asciiTheme="minorHAnsi" w:hAnsiTheme="minorHAnsi"/>
                <w:sz w:val="18"/>
                <w:szCs w:val="18"/>
              </w:rPr>
              <w:t xml:space="preserve"> Section </w:t>
            </w:r>
            <w:del w:id="8" w:author="Alhabibi, Haider@Energy" w:date="2022-02-07T21:33:00Z">
              <w:r w:rsidRPr="00C55ED3" w:rsidDel="008B46B3">
                <w:rPr>
                  <w:rFonts w:asciiTheme="minorHAnsi" w:hAnsiTheme="minorHAnsi"/>
                  <w:sz w:val="18"/>
                  <w:szCs w:val="18"/>
                </w:rPr>
                <w:delText>3</w:delText>
              </w:r>
            </w:del>
            <w:ins w:id="9" w:author="Alhabibi, Haider@Energy" w:date="2022-02-07T21:33:00Z">
              <w:r w:rsidR="008B46B3">
                <w:rPr>
                  <w:rFonts w:asciiTheme="minorHAnsi" w:hAnsiTheme="minorHAnsi"/>
                  <w:sz w:val="18"/>
                  <w:szCs w:val="18"/>
                </w:rPr>
                <w:t>4</w:t>
              </w:r>
            </w:ins>
            <w:r w:rsidRPr="00C55ED3">
              <w:rPr>
                <w:rFonts w:asciiTheme="minorHAnsi" w:hAnsiTheme="minorHAnsi"/>
                <w:sz w:val="18"/>
                <w:szCs w:val="18"/>
              </w:rPr>
              <w:t>.3</w:t>
            </w:r>
          </w:p>
        </w:tc>
      </w:tr>
      <w:tr w:rsidR="00D03609" w:rsidRPr="00A42BCC" w14:paraId="1947D04A" w14:textId="77777777" w:rsidTr="0007727D">
        <w:tc>
          <w:tcPr>
            <w:tcW w:w="585" w:type="dxa"/>
            <w:vAlign w:val="center"/>
          </w:tcPr>
          <w:p w14:paraId="16904188"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372ECBA8" w14:textId="755DC6EC" w:rsidR="00D03609" w:rsidRPr="00C55ED3" w:rsidRDefault="00D03609" w:rsidP="0007727D">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w:t>
            </w:r>
            <w:ins w:id="10" w:author="Alhabibi, Haider@Energy" w:date="2022-02-07T21:30:00Z">
              <w:r w:rsidR="000B2A0D">
                <w:rPr>
                  <w:rFonts w:asciiTheme="minorHAnsi" w:hAnsiTheme="minorHAnsi"/>
                  <w:sz w:val="18"/>
                  <w:szCs w:val="18"/>
                </w:rPr>
                <w:t>19</w:t>
              </w:r>
            </w:ins>
            <w:del w:id="11" w:author="Alhabibi, Haider@Energy" w:date="2022-02-07T21:30:00Z">
              <w:r w:rsidDel="000B2A0D">
                <w:rPr>
                  <w:rFonts w:asciiTheme="minorHAnsi" w:hAnsiTheme="minorHAnsi"/>
                  <w:sz w:val="18"/>
                  <w:szCs w:val="18"/>
                </w:rPr>
                <w:delText>16</w:delText>
              </w:r>
            </w:del>
            <w:r w:rsidRPr="00875D94">
              <w:rPr>
                <w:rFonts w:asciiTheme="minorHAnsi" w:hAnsiTheme="minorHAnsi"/>
                <w:sz w:val="18"/>
                <w:szCs w:val="18"/>
              </w:rPr>
              <w:t xml:space="preserve"> Section </w:t>
            </w:r>
            <w:del w:id="12" w:author="Alhabibi, Haider@Energy" w:date="2022-02-07T21:32:00Z">
              <w:r w:rsidRPr="00875D94" w:rsidDel="006A26C9">
                <w:rPr>
                  <w:rFonts w:asciiTheme="minorHAnsi" w:hAnsiTheme="minorHAnsi"/>
                  <w:sz w:val="18"/>
                  <w:szCs w:val="18"/>
                </w:rPr>
                <w:delText>3</w:delText>
              </w:r>
            </w:del>
            <w:ins w:id="13" w:author="Alhabibi, Haider@Energy" w:date="2022-02-07T21:32:00Z">
              <w:r w:rsidR="006A26C9">
                <w:rPr>
                  <w:rFonts w:asciiTheme="minorHAnsi" w:hAnsiTheme="minorHAnsi"/>
                  <w:sz w:val="18"/>
                  <w:szCs w:val="18"/>
                </w:rPr>
                <w:t>4</w:t>
              </w:r>
            </w:ins>
            <w:r w:rsidRPr="00875D94">
              <w:rPr>
                <w:rFonts w:asciiTheme="minorHAnsi" w:hAnsiTheme="minorHAnsi"/>
                <w:sz w:val="18"/>
                <w:szCs w:val="18"/>
              </w:rPr>
              <w:t>.4.1</w:t>
            </w:r>
          </w:p>
        </w:tc>
      </w:tr>
    </w:tbl>
    <w:p w14:paraId="732CEF0B" w14:textId="67A7686A" w:rsidR="006C47BD" w:rsidRDefault="006C47BD"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1C5DA05F" w14:textId="5A55077C" w:rsidR="006C47BD" w:rsidRDefault="006C47BD"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0B0D1709" w14:textId="7EACA5FD" w:rsidR="006C47BD" w:rsidRDefault="006C47BD"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4068D39F" w14:textId="6ED4F9C8" w:rsidR="006C47BD" w:rsidRDefault="006C47BD"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7B7F7340" w14:textId="2EEEF659" w:rsidR="006C47BD" w:rsidRDefault="006C47BD"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206D8375" w14:textId="77777777" w:rsidR="007A17C9" w:rsidRDefault="007A17C9"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4A3A5AE3" w14:textId="5963B998" w:rsidR="008064F5" w:rsidRDefault="008064F5">
      <w:pPr>
        <w:rPr>
          <w:rFonts w:ascii="Calibri" w:hAnsi="Calibri"/>
          <w:b/>
        </w:rPr>
      </w:pPr>
      <w:r>
        <w:rPr>
          <w:rFonts w:ascii="Calibri" w:hAnsi="Calibri"/>
          <w:b/>
        </w:rPr>
        <w:br w:type="page"/>
      </w:r>
    </w:p>
    <w:p w14:paraId="61D3F17B" w14:textId="77777777" w:rsidR="00EA01F0" w:rsidRDefault="00EA01F0" w:rsidP="009762F6">
      <w:pPr>
        <w:rPr>
          <w:rFonts w:ascii="Calibri" w:hAnsi="Calibri"/>
          <w:b/>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63"/>
        <w:gridCol w:w="51"/>
        <w:gridCol w:w="5476"/>
      </w:tblGrid>
      <w:tr w:rsidR="000A7467" w:rsidRPr="004210EF" w14:paraId="344A73C0" w14:textId="77777777" w:rsidTr="00C958BC">
        <w:trPr>
          <w:trHeight w:val="206"/>
        </w:trPr>
        <w:tc>
          <w:tcPr>
            <w:tcW w:w="10790" w:type="dxa"/>
            <w:gridSpan w:val="3"/>
            <w:vAlign w:val="center"/>
          </w:tcPr>
          <w:p w14:paraId="5C1F353E" w14:textId="77777777" w:rsidR="000A7467" w:rsidRPr="004210EF" w:rsidRDefault="000A7467" w:rsidP="000A746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4"/>
                <w:szCs w:val="24"/>
              </w:rPr>
            </w:pPr>
            <w:r w:rsidRPr="004210EF">
              <w:rPr>
                <w:rFonts w:asciiTheme="minorHAnsi" w:hAnsiTheme="minorHAnsi" w:cs="Arial"/>
                <w:b/>
                <w:caps/>
                <w:sz w:val="18"/>
                <w:szCs w:val="18"/>
              </w:rPr>
              <w:t>Documentation Author's Declaration Statement</w:t>
            </w:r>
          </w:p>
        </w:tc>
      </w:tr>
      <w:tr w:rsidR="000A7467" w:rsidRPr="004210EF" w14:paraId="774636E6" w14:textId="77777777" w:rsidTr="00C958BC">
        <w:trPr>
          <w:trHeight w:val="206"/>
        </w:trPr>
        <w:tc>
          <w:tcPr>
            <w:tcW w:w="10790" w:type="dxa"/>
            <w:gridSpan w:val="3"/>
            <w:vAlign w:val="center"/>
          </w:tcPr>
          <w:p w14:paraId="274759A1" w14:textId="77777777" w:rsidR="000A7467" w:rsidRPr="004210EF" w:rsidRDefault="000A7467" w:rsidP="000A7467">
            <w:pPr>
              <w:numPr>
                <w:ilvl w:val="0"/>
                <w:numId w:val="14"/>
              </w:numPr>
              <w:ind w:left="271" w:hanging="270"/>
              <w:rPr>
                <w:rFonts w:asciiTheme="minorHAnsi" w:hAnsiTheme="minorHAnsi"/>
                <w:sz w:val="18"/>
                <w:szCs w:val="18"/>
              </w:rPr>
            </w:pPr>
            <w:r w:rsidRPr="004210EF">
              <w:rPr>
                <w:rFonts w:asciiTheme="minorHAnsi" w:hAnsiTheme="minorHAnsi"/>
                <w:sz w:val="18"/>
                <w:szCs w:val="18"/>
              </w:rPr>
              <w:t>I certify that this Certificate of Verification documentation is accurate and complete.</w:t>
            </w:r>
          </w:p>
        </w:tc>
      </w:tr>
      <w:tr w:rsidR="000A7467" w:rsidRPr="004210EF" w14:paraId="37944624" w14:textId="77777777" w:rsidTr="00C958BC">
        <w:trPr>
          <w:trHeight w:val="360"/>
        </w:trPr>
        <w:tc>
          <w:tcPr>
            <w:tcW w:w="5263" w:type="dxa"/>
          </w:tcPr>
          <w:p w14:paraId="5BB50559" w14:textId="77777777" w:rsidR="000A7467" w:rsidRPr="004210EF" w:rsidRDefault="000A7467" w:rsidP="000A7467">
            <w:pPr>
              <w:rPr>
                <w:rFonts w:asciiTheme="minorHAnsi" w:hAnsiTheme="minorHAnsi"/>
                <w:sz w:val="14"/>
                <w:szCs w:val="14"/>
              </w:rPr>
            </w:pPr>
            <w:r w:rsidRPr="004210EF">
              <w:rPr>
                <w:rFonts w:asciiTheme="minorHAnsi" w:hAnsiTheme="minorHAnsi"/>
                <w:sz w:val="14"/>
                <w:szCs w:val="14"/>
              </w:rPr>
              <w:t>Name:</w:t>
            </w:r>
          </w:p>
        </w:tc>
        <w:tc>
          <w:tcPr>
            <w:tcW w:w="5527" w:type="dxa"/>
            <w:gridSpan w:val="2"/>
          </w:tcPr>
          <w:p w14:paraId="4A9B0178" w14:textId="77777777" w:rsidR="000A7467" w:rsidRPr="004210EF" w:rsidRDefault="000A7467" w:rsidP="000A7467">
            <w:pPr>
              <w:rPr>
                <w:rFonts w:asciiTheme="minorHAnsi" w:hAnsiTheme="minorHAnsi"/>
                <w:sz w:val="14"/>
                <w:szCs w:val="14"/>
              </w:rPr>
            </w:pPr>
            <w:r w:rsidRPr="004210EF">
              <w:rPr>
                <w:rFonts w:asciiTheme="minorHAnsi" w:hAnsiTheme="minorHAnsi"/>
                <w:sz w:val="14"/>
                <w:szCs w:val="14"/>
              </w:rPr>
              <w:t>Signature:</w:t>
            </w:r>
          </w:p>
        </w:tc>
      </w:tr>
      <w:tr w:rsidR="000A7467" w:rsidRPr="004210EF" w14:paraId="5C5C5518" w14:textId="77777777" w:rsidTr="00C958BC">
        <w:trPr>
          <w:trHeight w:val="360"/>
        </w:trPr>
        <w:tc>
          <w:tcPr>
            <w:tcW w:w="5263" w:type="dxa"/>
          </w:tcPr>
          <w:p w14:paraId="4E539BFC" w14:textId="77777777" w:rsidR="000A7467" w:rsidRPr="004210EF" w:rsidRDefault="000A7467" w:rsidP="000A7467">
            <w:pPr>
              <w:rPr>
                <w:rFonts w:asciiTheme="minorHAnsi" w:hAnsiTheme="minorHAnsi"/>
                <w:sz w:val="14"/>
                <w:szCs w:val="14"/>
              </w:rPr>
            </w:pPr>
            <w:r w:rsidRPr="004210EF">
              <w:rPr>
                <w:rFonts w:asciiTheme="minorHAnsi" w:hAnsiTheme="minorHAnsi"/>
                <w:sz w:val="14"/>
                <w:szCs w:val="14"/>
              </w:rPr>
              <w:t>Company:</w:t>
            </w:r>
          </w:p>
        </w:tc>
        <w:tc>
          <w:tcPr>
            <w:tcW w:w="5527" w:type="dxa"/>
            <w:gridSpan w:val="2"/>
          </w:tcPr>
          <w:p w14:paraId="7893E244" w14:textId="77777777" w:rsidR="000A7467" w:rsidRPr="004210EF" w:rsidRDefault="000A7467" w:rsidP="000A7467">
            <w:pPr>
              <w:rPr>
                <w:rFonts w:asciiTheme="minorHAnsi" w:hAnsiTheme="minorHAnsi"/>
                <w:sz w:val="14"/>
                <w:szCs w:val="14"/>
              </w:rPr>
            </w:pPr>
            <w:r w:rsidRPr="004210EF">
              <w:rPr>
                <w:rFonts w:asciiTheme="minorHAnsi" w:hAnsiTheme="minorHAnsi"/>
                <w:sz w:val="14"/>
                <w:szCs w:val="14"/>
              </w:rPr>
              <w:t>Date:</w:t>
            </w:r>
          </w:p>
        </w:tc>
      </w:tr>
      <w:tr w:rsidR="000A7467" w:rsidRPr="004210EF" w14:paraId="0A88F79A" w14:textId="77777777" w:rsidTr="00C958BC">
        <w:trPr>
          <w:trHeight w:val="360"/>
        </w:trPr>
        <w:tc>
          <w:tcPr>
            <w:tcW w:w="5263" w:type="dxa"/>
          </w:tcPr>
          <w:p w14:paraId="5D396670" w14:textId="77777777" w:rsidR="000A7467" w:rsidRPr="004210EF" w:rsidRDefault="000A7467" w:rsidP="000A7467">
            <w:pPr>
              <w:rPr>
                <w:rFonts w:asciiTheme="minorHAnsi" w:hAnsiTheme="minorHAnsi"/>
                <w:sz w:val="14"/>
                <w:szCs w:val="14"/>
              </w:rPr>
            </w:pPr>
            <w:r w:rsidRPr="004210EF">
              <w:rPr>
                <w:rFonts w:asciiTheme="minorHAnsi" w:hAnsiTheme="minorHAnsi"/>
                <w:sz w:val="14"/>
                <w:szCs w:val="14"/>
              </w:rPr>
              <w:t>Address:</w:t>
            </w:r>
          </w:p>
        </w:tc>
        <w:tc>
          <w:tcPr>
            <w:tcW w:w="5527" w:type="dxa"/>
            <w:gridSpan w:val="2"/>
          </w:tcPr>
          <w:p w14:paraId="7E1BC607" w14:textId="77777777" w:rsidR="000A7467" w:rsidRPr="004210EF" w:rsidRDefault="000A7467" w:rsidP="000A7467">
            <w:pPr>
              <w:rPr>
                <w:rFonts w:asciiTheme="minorHAnsi" w:hAnsiTheme="minorHAnsi"/>
                <w:sz w:val="14"/>
                <w:szCs w:val="14"/>
              </w:rPr>
            </w:pPr>
            <w:r w:rsidRPr="004210EF">
              <w:rPr>
                <w:rFonts w:asciiTheme="minorHAnsi" w:hAnsiTheme="minorHAnsi"/>
                <w:sz w:val="14"/>
                <w:szCs w:val="14"/>
              </w:rPr>
              <w:t>CEA / HERS Certification Identification (If applicable):</w:t>
            </w:r>
          </w:p>
        </w:tc>
      </w:tr>
      <w:tr w:rsidR="000A7467" w:rsidRPr="004210EF" w14:paraId="11ED9AB5" w14:textId="77777777" w:rsidTr="00C958BC">
        <w:trPr>
          <w:trHeight w:val="360"/>
        </w:trPr>
        <w:tc>
          <w:tcPr>
            <w:tcW w:w="5263" w:type="dxa"/>
          </w:tcPr>
          <w:p w14:paraId="438F8891" w14:textId="77777777" w:rsidR="000A7467" w:rsidRPr="004210EF" w:rsidRDefault="000A7467" w:rsidP="000A7467">
            <w:pPr>
              <w:rPr>
                <w:rFonts w:asciiTheme="minorHAnsi" w:hAnsiTheme="minorHAnsi"/>
                <w:sz w:val="14"/>
                <w:szCs w:val="14"/>
              </w:rPr>
            </w:pPr>
            <w:r w:rsidRPr="004210EF">
              <w:rPr>
                <w:rFonts w:asciiTheme="minorHAnsi" w:hAnsiTheme="minorHAnsi"/>
                <w:sz w:val="14"/>
                <w:szCs w:val="14"/>
              </w:rPr>
              <w:t>City/State/Zip:</w:t>
            </w:r>
          </w:p>
        </w:tc>
        <w:tc>
          <w:tcPr>
            <w:tcW w:w="5527" w:type="dxa"/>
            <w:gridSpan w:val="2"/>
          </w:tcPr>
          <w:p w14:paraId="7476F04C" w14:textId="77777777" w:rsidR="000A7467" w:rsidRPr="004210EF" w:rsidRDefault="000A7467" w:rsidP="000A7467">
            <w:pPr>
              <w:rPr>
                <w:rFonts w:asciiTheme="minorHAnsi" w:hAnsiTheme="minorHAnsi"/>
                <w:sz w:val="14"/>
                <w:szCs w:val="14"/>
              </w:rPr>
            </w:pPr>
            <w:r w:rsidRPr="004210EF">
              <w:rPr>
                <w:rFonts w:asciiTheme="minorHAnsi" w:hAnsiTheme="minorHAnsi"/>
                <w:sz w:val="14"/>
                <w:szCs w:val="14"/>
              </w:rPr>
              <w:t>Phone:</w:t>
            </w:r>
          </w:p>
        </w:tc>
      </w:tr>
      <w:tr w:rsidR="000A7467" w:rsidRPr="004210EF" w14:paraId="48FF18FF" w14:textId="77777777" w:rsidTr="00C958BC">
        <w:tblPrEx>
          <w:tblCellMar>
            <w:left w:w="115" w:type="dxa"/>
            <w:right w:w="115" w:type="dxa"/>
          </w:tblCellMar>
        </w:tblPrEx>
        <w:trPr>
          <w:trHeight w:val="296"/>
        </w:trPr>
        <w:tc>
          <w:tcPr>
            <w:tcW w:w="10790" w:type="dxa"/>
            <w:gridSpan w:val="3"/>
            <w:vAlign w:val="center"/>
          </w:tcPr>
          <w:p w14:paraId="6354D869" w14:textId="77777777" w:rsidR="000A7467" w:rsidRPr="004210EF" w:rsidRDefault="000A7467" w:rsidP="000A746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210EF">
              <w:rPr>
                <w:rFonts w:asciiTheme="minorHAnsi" w:hAnsiTheme="minorHAnsi" w:cs="Arial"/>
                <w:b/>
                <w:caps/>
                <w:sz w:val="18"/>
                <w:szCs w:val="18"/>
              </w:rPr>
              <w:t xml:space="preserve">Responsible Person's Declaration statement </w:t>
            </w:r>
          </w:p>
        </w:tc>
      </w:tr>
      <w:tr w:rsidR="000A7467" w:rsidRPr="004210EF" w14:paraId="002D79C8" w14:textId="77777777" w:rsidTr="00C958BC">
        <w:tblPrEx>
          <w:tblCellMar>
            <w:left w:w="115" w:type="dxa"/>
            <w:right w:w="115" w:type="dxa"/>
          </w:tblCellMar>
        </w:tblPrEx>
        <w:trPr>
          <w:trHeight w:val="504"/>
        </w:trPr>
        <w:tc>
          <w:tcPr>
            <w:tcW w:w="10790" w:type="dxa"/>
            <w:gridSpan w:val="3"/>
          </w:tcPr>
          <w:p w14:paraId="7D6EDB34" w14:textId="77777777" w:rsidR="000A7467" w:rsidRPr="004210EF" w:rsidRDefault="000A7467" w:rsidP="000A7467">
            <w:pPr>
              <w:keepNext/>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I certify the following under penalty of perjury, under the laws of the State of California:</w:t>
            </w:r>
          </w:p>
          <w:p w14:paraId="20DC61AA" w14:textId="77777777" w:rsidR="000A7467" w:rsidRPr="004210EF" w:rsidRDefault="000A7467" w:rsidP="000A7467">
            <w:pPr>
              <w:keepNext/>
              <w:numPr>
                <w:ilvl w:val="0"/>
                <w:numId w:val="13"/>
              </w:numPr>
              <w:tabs>
                <w:tab w:val="left" w:pos="-2600"/>
              </w:tabs>
              <w:ind w:right="90"/>
              <w:outlineLvl w:val="2"/>
              <w:rPr>
                <w:rFonts w:asciiTheme="minorHAnsi" w:hAnsiTheme="minorHAnsi"/>
                <w:bCs/>
                <w:caps/>
                <w:sz w:val="18"/>
                <w:szCs w:val="18"/>
              </w:rPr>
            </w:pPr>
            <w:r w:rsidRPr="004210EF">
              <w:rPr>
                <w:rFonts w:asciiTheme="minorHAnsi" w:hAnsiTheme="minorHAnsi"/>
                <w:bCs/>
                <w:sz w:val="18"/>
                <w:szCs w:val="18"/>
              </w:rPr>
              <w:t xml:space="preserve">The information provided on this Certificate of Verification is true and correct. </w:t>
            </w:r>
          </w:p>
          <w:p w14:paraId="419B6F54" w14:textId="77777777" w:rsidR="000A7467" w:rsidRPr="004210EF" w:rsidRDefault="000A7467" w:rsidP="000A7467">
            <w:pPr>
              <w:keepNext/>
              <w:numPr>
                <w:ilvl w:val="0"/>
                <w:numId w:val="13"/>
              </w:numPr>
              <w:tabs>
                <w:tab w:val="left" w:pos="-2600"/>
              </w:tabs>
              <w:outlineLvl w:val="2"/>
              <w:rPr>
                <w:rFonts w:asciiTheme="minorHAnsi" w:hAnsiTheme="minorHAnsi"/>
                <w:sz w:val="18"/>
                <w:szCs w:val="18"/>
              </w:rPr>
            </w:pPr>
            <w:r w:rsidRPr="004210EF">
              <w:rPr>
                <w:rFonts w:asciiTheme="minorHAnsi" w:hAnsiTheme="minorHAnsi"/>
                <w:sz w:val="18"/>
                <w:szCs w:val="18"/>
              </w:rPr>
              <w:t>I am the certified HERS Rater who performed the verification identified and reported on this Certificate of Verification (responsible rater).</w:t>
            </w:r>
          </w:p>
          <w:p w14:paraId="030AC8AE" w14:textId="77777777" w:rsidR="000A7467" w:rsidRPr="004210EF" w:rsidRDefault="000A7467" w:rsidP="000A7467">
            <w:pPr>
              <w:keepNext/>
              <w:numPr>
                <w:ilvl w:val="0"/>
                <w:numId w:val="13"/>
              </w:numPr>
              <w:tabs>
                <w:tab w:val="left" w:pos="-2600"/>
              </w:tabs>
              <w:outlineLvl w:val="2"/>
              <w:rPr>
                <w:rFonts w:asciiTheme="minorHAnsi" w:hAnsiTheme="minorHAnsi"/>
                <w:sz w:val="18"/>
                <w:szCs w:val="18"/>
              </w:rPr>
            </w:pPr>
            <w:r w:rsidRPr="004210EF">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4FC1628C" w14:textId="77777777" w:rsidR="000A7467" w:rsidRPr="004210EF" w:rsidRDefault="000A7467" w:rsidP="000A7467">
            <w:pPr>
              <w:keepNext/>
              <w:numPr>
                <w:ilvl w:val="0"/>
                <w:numId w:val="13"/>
              </w:numPr>
              <w:tabs>
                <w:tab w:val="left" w:pos="-2600"/>
              </w:tabs>
              <w:outlineLvl w:val="2"/>
              <w:rPr>
                <w:rFonts w:asciiTheme="minorHAnsi" w:hAnsiTheme="minorHAnsi"/>
                <w:sz w:val="18"/>
                <w:szCs w:val="18"/>
              </w:rPr>
            </w:pPr>
            <w:r w:rsidRPr="004210EF">
              <w:rPr>
                <w:rFonts w:asciiTheme="minorHAnsi" w:hAnsiTheme="minorHAnsi"/>
                <w:sz w:val="18"/>
                <w:szCs w:val="18"/>
              </w:rPr>
              <w:t xml:space="preserve">The information reported on applicable sections of the Certificate(s) of Installation (NRCI), </w:t>
            </w:r>
            <w:proofErr w:type="gramStart"/>
            <w:r w:rsidRPr="004210EF">
              <w:rPr>
                <w:rFonts w:asciiTheme="minorHAnsi" w:hAnsiTheme="minorHAnsi"/>
                <w:sz w:val="18"/>
                <w:szCs w:val="18"/>
              </w:rPr>
              <w:t>signed</w:t>
            </w:r>
            <w:proofErr w:type="gramEnd"/>
            <w:r w:rsidRPr="004210EF">
              <w:rPr>
                <w:rFonts w:asciiTheme="minorHAnsi" w:hAnsiTheme="minorHAnsi"/>
                <w:sz w:val="18"/>
                <w:szCs w:val="18"/>
              </w:rPr>
              <w:t xml:space="preserve"> and submitted by the person(s) responsible for the construction or installation conforms to the requirements specified on the Certificate(s) of Compliance (NRCC) approved by the enforcement agency. </w:t>
            </w:r>
          </w:p>
          <w:p w14:paraId="48EE7C90" w14:textId="77777777" w:rsidR="000A7467" w:rsidRPr="004210EF" w:rsidRDefault="000A7467" w:rsidP="000A7467">
            <w:pPr>
              <w:keepNext/>
              <w:numPr>
                <w:ilvl w:val="0"/>
                <w:numId w:val="13"/>
              </w:numPr>
              <w:tabs>
                <w:tab w:val="left" w:pos="-2600"/>
              </w:tabs>
              <w:outlineLvl w:val="2"/>
              <w:rPr>
                <w:rFonts w:asciiTheme="minorHAnsi" w:hAnsiTheme="minorHAnsi"/>
                <w:sz w:val="18"/>
                <w:szCs w:val="18"/>
              </w:rPr>
            </w:pPr>
            <w:r w:rsidRPr="004210EF">
              <w:rPr>
                <w:rFonts w:asciiTheme="minorHAnsi" w:hAnsiTheme="minorHAnsi"/>
                <w:sz w:val="18"/>
                <w:szCs w:val="18"/>
              </w:rPr>
              <w:t xml:space="preserve">I will ensure that a registered copy of this Certificate of Verification shall be </w:t>
            </w:r>
            <w:proofErr w:type="gramStart"/>
            <w:r w:rsidRPr="004210EF">
              <w:rPr>
                <w:rFonts w:asciiTheme="minorHAnsi" w:hAnsiTheme="minorHAnsi"/>
                <w:sz w:val="18"/>
                <w:szCs w:val="18"/>
              </w:rPr>
              <w:t>posted, or</w:t>
            </w:r>
            <w:proofErr w:type="gramEnd"/>
            <w:r w:rsidRPr="004210EF">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w:t>
            </w:r>
          </w:p>
        </w:tc>
      </w:tr>
      <w:tr w:rsidR="000A7467" w:rsidRPr="004210EF" w14:paraId="4B712F0B" w14:textId="77777777" w:rsidTr="00C958BC">
        <w:tblPrEx>
          <w:tblCellMar>
            <w:left w:w="115" w:type="dxa"/>
            <w:right w:w="115" w:type="dxa"/>
          </w:tblCellMar>
        </w:tblPrEx>
        <w:trPr>
          <w:trHeight w:hRule="exact" w:val="288"/>
        </w:trPr>
        <w:tc>
          <w:tcPr>
            <w:tcW w:w="10790" w:type="dxa"/>
            <w:gridSpan w:val="3"/>
            <w:vAlign w:val="center"/>
          </w:tcPr>
          <w:p w14:paraId="6BA59C7C" w14:textId="77777777" w:rsidR="000A7467" w:rsidRPr="004210EF" w:rsidRDefault="000A7467" w:rsidP="000A746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4210EF">
              <w:rPr>
                <w:rFonts w:asciiTheme="minorHAnsi" w:hAnsiTheme="minorHAnsi" w:cs="Arial"/>
                <w:b/>
                <w:caps/>
                <w:sz w:val="18"/>
                <w:szCs w:val="18"/>
              </w:rPr>
              <w:t>BUILDER OR INSTALLER INFORMATION AS SHOWN ON THE CERTIFICATE of Installation</w:t>
            </w:r>
          </w:p>
        </w:tc>
      </w:tr>
      <w:tr w:rsidR="000A7467" w:rsidRPr="004210EF" w14:paraId="72FE6BDC" w14:textId="77777777" w:rsidTr="00C958BC">
        <w:tblPrEx>
          <w:tblCellMar>
            <w:left w:w="115" w:type="dxa"/>
            <w:right w:w="115" w:type="dxa"/>
          </w:tblCellMar>
        </w:tblPrEx>
        <w:trPr>
          <w:trHeight w:hRule="exact" w:val="360"/>
        </w:trPr>
        <w:tc>
          <w:tcPr>
            <w:tcW w:w="10790" w:type="dxa"/>
            <w:gridSpan w:val="3"/>
            <w:vAlign w:val="center"/>
          </w:tcPr>
          <w:p w14:paraId="502693BC" w14:textId="77777777" w:rsidR="000A7467" w:rsidRPr="004210EF" w:rsidRDefault="000A7467" w:rsidP="000A746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Company Name (Installing Subcontractor or General Contractor or Builder/Owner):</w:t>
            </w:r>
          </w:p>
        </w:tc>
      </w:tr>
      <w:tr w:rsidR="000A7467" w:rsidRPr="004210EF" w14:paraId="3A3341B5" w14:textId="77777777" w:rsidTr="00C958BC">
        <w:tblPrEx>
          <w:tblCellMar>
            <w:left w:w="115" w:type="dxa"/>
            <w:right w:w="115" w:type="dxa"/>
          </w:tblCellMar>
        </w:tblPrEx>
        <w:trPr>
          <w:trHeight w:hRule="exact" w:val="360"/>
        </w:trPr>
        <w:tc>
          <w:tcPr>
            <w:tcW w:w="5263" w:type="dxa"/>
          </w:tcPr>
          <w:p w14:paraId="257CCB96" w14:textId="77777777" w:rsidR="000A7467" w:rsidRPr="004210EF" w:rsidRDefault="000A7467" w:rsidP="000A7467">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4210EF">
              <w:rPr>
                <w:rFonts w:asciiTheme="minorHAnsi" w:hAnsiTheme="minorHAnsi"/>
                <w:sz w:val="14"/>
                <w:szCs w:val="14"/>
              </w:rPr>
              <w:t>Responsible Builder/Installer Name:</w:t>
            </w:r>
          </w:p>
        </w:tc>
        <w:tc>
          <w:tcPr>
            <w:tcW w:w="5527" w:type="dxa"/>
            <w:gridSpan w:val="2"/>
          </w:tcPr>
          <w:p w14:paraId="3F9B0C4A" w14:textId="77777777" w:rsidR="000A7467" w:rsidRPr="004210EF" w:rsidRDefault="000A7467" w:rsidP="000A746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CSLB License:</w:t>
            </w:r>
          </w:p>
        </w:tc>
      </w:tr>
      <w:tr w:rsidR="000A7467" w:rsidRPr="004210EF" w14:paraId="70589133" w14:textId="77777777" w:rsidTr="00C958BC">
        <w:tblPrEx>
          <w:tblCellMar>
            <w:left w:w="108" w:type="dxa"/>
            <w:right w:w="108" w:type="dxa"/>
          </w:tblCellMar>
        </w:tblPrEx>
        <w:trPr>
          <w:trHeight w:hRule="exact" w:val="288"/>
        </w:trPr>
        <w:tc>
          <w:tcPr>
            <w:tcW w:w="10790" w:type="dxa"/>
            <w:gridSpan w:val="3"/>
            <w:vAlign w:val="center"/>
          </w:tcPr>
          <w:p w14:paraId="5B6C99E3" w14:textId="77777777" w:rsidR="000A7467" w:rsidRPr="004210EF" w:rsidRDefault="000A7467" w:rsidP="000A746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PROVIDER DATA REGISTRY INFORMATION</w:t>
            </w:r>
          </w:p>
        </w:tc>
      </w:tr>
      <w:tr w:rsidR="000A7467" w:rsidRPr="004210EF" w14:paraId="773A4CE5" w14:textId="77777777" w:rsidTr="00C958BC">
        <w:tblPrEx>
          <w:tblCellMar>
            <w:left w:w="108" w:type="dxa"/>
            <w:right w:w="108" w:type="dxa"/>
          </w:tblCellMar>
        </w:tblPrEx>
        <w:trPr>
          <w:trHeight w:hRule="exact" w:val="360"/>
        </w:trPr>
        <w:tc>
          <w:tcPr>
            <w:tcW w:w="5263" w:type="dxa"/>
          </w:tcPr>
          <w:p w14:paraId="10C73569" w14:textId="77777777" w:rsidR="000A7467" w:rsidRPr="004210EF" w:rsidRDefault="000A7467" w:rsidP="000A746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Sample Group Number (if applicable):</w:t>
            </w:r>
          </w:p>
        </w:tc>
        <w:tc>
          <w:tcPr>
            <w:tcW w:w="5527" w:type="dxa"/>
            <w:gridSpan w:val="2"/>
          </w:tcPr>
          <w:p w14:paraId="4558B591" w14:textId="77777777" w:rsidR="000A7467" w:rsidRPr="004210EF" w:rsidRDefault="000A7467" w:rsidP="000A746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4210EF">
              <w:rPr>
                <w:rFonts w:asciiTheme="minorHAnsi" w:hAnsiTheme="minorHAnsi"/>
                <w:sz w:val="14"/>
                <w:szCs w:val="14"/>
              </w:rPr>
              <w:t>Dwelling Test Status in Sample Group (if applicable)</w:t>
            </w:r>
            <w:r>
              <w:rPr>
                <w:rFonts w:asciiTheme="minorHAnsi" w:hAnsiTheme="minorHAnsi"/>
                <w:sz w:val="14"/>
                <w:szCs w:val="14"/>
              </w:rPr>
              <w:t>:</w:t>
            </w:r>
          </w:p>
        </w:tc>
      </w:tr>
      <w:tr w:rsidR="000A7467" w:rsidRPr="004210EF" w14:paraId="5B9E9429" w14:textId="77777777" w:rsidTr="00C958BC">
        <w:tblPrEx>
          <w:tblCellMar>
            <w:left w:w="108" w:type="dxa"/>
            <w:right w:w="108" w:type="dxa"/>
          </w:tblCellMar>
        </w:tblPrEx>
        <w:trPr>
          <w:trHeight w:hRule="exact" w:val="288"/>
        </w:trPr>
        <w:tc>
          <w:tcPr>
            <w:tcW w:w="10790" w:type="dxa"/>
            <w:gridSpan w:val="3"/>
            <w:vAlign w:val="center"/>
          </w:tcPr>
          <w:p w14:paraId="12A4E980" w14:textId="77777777" w:rsidR="000A7467" w:rsidRPr="004210EF" w:rsidRDefault="000A7467" w:rsidP="000A746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4210EF">
              <w:rPr>
                <w:rFonts w:asciiTheme="minorHAnsi" w:hAnsiTheme="minorHAnsi" w:cs="Arial"/>
                <w:b/>
                <w:caps/>
                <w:sz w:val="18"/>
                <w:szCs w:val="18"/>
              </w:rPr>
              <w:t>HERS RATER INFORMATION</w:t>
            </w:r>
          </w:p>
        </w:tc>
      </w:tr>
      <w:tr w:rsidR="000A7467" w:rsidRPr="004210EF" w14:paraId="35E1E5EC" w14:textId="77777777" w:rsidTr="00C958BC">
        <w:tblPrEx>
          <w:tblCellMar>
            <w:left w:w="108" w:type="dxa"/>
            <w:right w:w="108" w:type="dxa"/>
          </w:tblCellMar>
        </w:tblPrEx>
        <w:trPr>
          <w:trHeight w:hRule="exact" w:val="360"/>
        </w:trPr>
        <w:tc>
          <w:tcPr>
            <w:tcW w:w="10790" w:type="dxa"/>
            <w:gridSpan w:val="3"/>
          </w:tcPr>
          <w:p w14:paraId="6DA6DFBA" w14:textId="77777777" w:rsidR="000A7467" w:rsidRPr="004210EF" w:rsidRDefault="000A7467" w:rsidP="000A746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HERS Rater Company Name:</w:t>
            </w:r>
          </w:p>
        </w:tc>
      </w:tr>
      <w:tr w:rsidR="000A7467" w:rsidRPr="004210EF" w14:paraId="06BEEBE1" w14:textId="77777777" w:rsidTr="00C958BC">
        <w:tblPrEx>
          <w:tblCellMar>
            <w:left w:w="108" w:type="dxa"/>
            <w:right w:w="108" w:type="dxa"/>
          </w:tblCellMar>
        </w:tblPrEx>
        <w:trPr>
          <w:trHeight w:hRule="exact" w:val="360"/>
        </w:trPr>
        <w:tc>
          <w:tcPr>
            <w:tcW w:w="5314" w:type="dxa"/>
            <w:gridSpan w:val="2"/>
            <w:tcBorders>
              <w:top w:val="single" w:sz="4" w:space="0" w:color="auto"/>
              <w:left w:val="single" w:sz="4" w:space="0" w:color="auto"/>
              <w:bottom w:val="single" w:sz="4" w:space="0" w:color="auto"/>
              <w:right w:val="single" w:sz="4" w:space="0" w:color="auto"/>
            </w:tcBorders>
          </w:tcPr>
          <w:p w14:paraId="363E523F" w14:textId="77777777" w:rsidR="000A7467" w:rsidRPr="004210EF" w:rsidRDefault="000A7467" w:rsidP="000A746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Name:</w:t>
            </w:r>
          </w:p>
        </w:tc>
        <w:tc>
          <w:tcPr>
            <w:tcW w:w="5476" w:type="dxa"/>
            <w:tcBorders>
              <w:top w:val="single" w:sz="4" w:space="0" w:color="auto"/>
              <w:left w:val="single" w:sz="4" w:space="0" w:color="auto"/>
              <w:bottom w:val="single" w:sz="4" w:space="0" w:color="auto"/>
              <w:right w:val="single" w:sz="4" w:space="0" w:color="auto"/>
            </w:tcBorders>
          </w:tcPr>
          <w:p w14:paraId="0FE6079E" w14:textId="77777777" w:rsidR="000A7467" w:rsidRPr="004210EF" w:rsidRDefault="000A7467" w:rsidP="000A746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Signature:</w:t>
            </w:r>
          </w:p>
        </w:tc>
      </w:tr>
      <w:tr w:rsidR="000A7467" w:rsidRPr="004210EF" w14:paraId="09CED6FB" w14:textId="77777777" w:rsidTr="00C958BC">
        <w:tblPrEx>
          <w:tblCellMar>
            <w:left w:w="108" w:type="dxa"/>
            <w:right w:w="108" w:type="dxa"/>
          </w:tblCellMar>
        </w:tblPrEx>
        <w:trPr>
          <w:trHeight w:hRule="exact" w:val="360"/>
        </w:trPr>
        <w:tc>
          <w:tcPr>
            <w:tcW w:w="5314" w:type="dxa"/>
            <w:gridSpan w:val="2"/>
            <w:tcBorders>
              <w:top w:val="single" w:sz="4" w:space="0" w:color="auto"/>
              <w:left w:val="single" w:sz="4" w:space="0" w:color="auto"/>
              <w:bottom w:val="single" w:sz="4" w:space="0" w:color="auto"/>
              <w:right w:val="single" w:sz="4" w:space="0" w:color="auto"/>
            </w:tcBorders>
          </w:tcPr>
          <w:p w14:paraId="656BC20B" w14:textId="77777777" w:rsidR="000A7467" w:rsidRPr="004210EF" w:rsidRDefault="000A7467" w:rsidP="000A746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Responsible Rater's Certification Number w/ this HERS Provider</w:t>
            </w:r>
            <w:r>
              <w:rPr>
                <w:rFonts w:asciiTheme="minorHAnsi" w:hAnsiTheme="minorHAnsi"/>
                <w:sz w:val="14"/>
                <w:szCs w:val="14"/>
              </w:rPr>
              <w:t>:</w:t>
            </w:r>
          </w:p>
        </w:tc>
        <w:tc>
          <w:tcPr>
            <w:tcW w:w="5476" w:type="dxa"/>
            <w:tcBorders>
              <w:top w:val="single" w:sz="4" w:space="0" w:color="auto"/>
              <w:left w:val="single" w:sz="4" w:space="0" w:color="auto"/>
              <w:bottom w:val="single" w:sz="4" w:space="0" w:color="auto"/>
              <w:right w:val="single" w:sz="4" w:space="0" w:color="auto"/>
            </w:tcBorders>
          </w:tcPr>
          <w:p w14:paraId="72001FBF" w14:textId="77777777" w:rsidR="000A7467" w:rsidRPr="004210EF" w:rsidRDefault="000A7467" w:rsidP="000A746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210EF">
              <w:rPr>
                <w:rFonts w:asciiTheme="minorHAnsi" w:hAnsiTheme="minorHAnsi"/>
                <w:sz w:val="14"/>
                <w:szCs w:val="14"/>
              </w:rPr>
              <w:t>Date Signed:</w:t>
            </w:r>
          </w:p>
        </w:tc>
      </w:tr>
    </w:tbl>
    <w:p w14:paraId="0BD773E2" w14:textId="1BE8CEFC" w:rsidR="000A7467" w:rsidRDefault="000A7467"/>
    <w:p w14:paraId="4D5951F8" w14:textId="404A3E2C" w:rsidR="000A7467" w:rsidRDefault="000A7467"/>
    <w:p w14:paraId="7B3FF9D8" w14:textId="77777777" w:rsidR="000A7467" w:rsidRDefault="000A7467"/>
    <w:p w14:paraId="4A3A5B0E" w14:textId="77777777" w:rsidR="00EA01F0" w:rsidRDefault="00EA01F0" w:rsidP="009762F6">
      <w:pPr>
        <w:ind w:hanging="677"/>
        <w:rPr>
          <w:rFonts w:ascii="Calibri" w:hAnsi="Calibri"/>
        </w:rPr>
      </w:pP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2B5597">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180" w:footer="576" w:gutter="0"/>
          <w:pgNumType w:start="1"/>
          <w:cols w:space="720"/>
          <w:docGrid w:linePitch="272"/>
        </w:sectPr>
      </w:pPr>
    </w:p>
    <w:p w14:paraId="4A3A5B11" w14:textId="5723228C" w:rsidR="00EA01F0" w:rsidRPr="002F4374" w:rsidRDefault="00F81072" w:rsidP="009B5C14">
      <w:pPr>
        <w:jc w:val="center"/>
        <w:rPr>
          <w:rFonts w:ascii="Calibri" w:hAnsi="Calibri"/>
          <w:b/>
          <w:szCs w:val="18"/>
        </w:rPr>
      </w:pPr>
      <w:r>
        <w:rPr>
          <w:rFonts w:ascii="Calibri" w:hAnsi="Calibri"/>
          <w:b/>
          <w:szCs w:val="18"/>
        </w:rPr>
        <w:lastRenderedPageBreak/>
        <w:t>NRCV</w:t>
      </w:r>
      <w:r w:rsidR="009B5C14" w:rsidRPr="002F4374">
        <w:rPr>
          <w:rFonts w:ascii="Calibri" w:hAnsi="Calibri"/>
          <w:b/>
          <w:szCs w:val="18"/>
        </w:rPr>
        <w:t>-</w:t>
      </w:r>
      <w:r w:rsidR="00672313">
        <w:rPr>
          <w:rFonts w:ascii="Calibri" w:hAnsi="Calibri"/>
          <w:b/>
          <w:szCs w:val="18"/>
        </w:rPr>
        <w:t>MCH-24a</w:t>
      </w:r>
      <w:r w:rsidR="009B5C14"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79F13870"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44AB8158" w14:textId="289AEB8D" w:rsidR="00EC07D1" w:rsidRPr="00C958BC" w:rsidRDefault="00EC07D1">
      <w:pPr>
        <w:pStyle w:val="ListParagraph"/>
        <w:numPr>
          <w:ilvl w:val="0"/>
          <w:numId w:val="15"/>
        </w:numPr>
        <w:rPr>
          <w:rFonts w:ascii="Calibri" w:hAnsi="Calibri"/>
          <w:sz w:val="18"/>
          <w:szCs w:val="18"/>
        </w:rPr>
      </w:pPr>
      <w:r>
        <w:rPr>
          <w:rFonts w:ascii="Calibri" w:hAnsi="Calibri"/>
          <w:sz w:val="18"/>
          <w:szCs w:val="18"/>
        </w:rPr>
        <w:t>This field is au</w:t>
      </w:r>
      <w:r w:rsidR="005419F0">
        <w:rPr>
          <w:rFonts w:ascii="Calibri" w:hAnsi="Calibri"/>
          <w:sz w:val="18"/>
          <w:szCs w:val="18"/>
        </w:rPr>
        <w:t xml:space="preserve">tomatically filled from the </w:t>
      </w:r>
      <w:r w:rsidR="001644C1">
        <w:rPr>
          <w:rFonts w:ascii="Calibri" w:hAnsi="Calibri"/>
          <w:sz w:val="18"/>
          <w:szCs w:val="18"/>
        </w:rPr>
        <w:t>NRCV-</w:t>
      </w:r>
      <w:r w:rsidR="005419F0">
        <w:rPr>
          <w:rFonts w:ascii="Calibri" w:hAnsi="Calibri"/>
          <w:sz w:val="18"/>
          <w:szCs w:val="18"/>
        </w:rPr>
        <w:t>MCH-27</w:t>
      </w:r>
      <w:r>
        <w:rPr>
          <w:rFonts w:ascii="Calibri" w:hAnsi="Calibri"/>
          <w:sz w:val="18"/>
          <w:szCs w:val="18"/>
        </w:rPr>
        <w:t xml:space="preserve"> w</w:t>
      </w:r>
      <w:r w:rsidR="005A57F7">
        <w:rPr>
          <w:rFonts w:ascii="Calibri" w:hAnsi="Calibri"/>
          <w:sz w:val="18"/>
          <w:szCs w:val="18"/>
        </w:rPr>
        <w:t xml:space="preserve">hich determines </w:t>
      </w:r>
      <w:r w:rsidR="00C65A7D">
        <w:rPr>
          <w:rFonts w:ascii="Calibri" w:hAnsi="Calibri"/>
          <w:sz w:val="18"/>
          <w:szCs w:val="18"/>
        </w:rPr>
        <w:t xml:space="preserve">if </w:t>
      </w:r>
      <w:r w:rsidR="002E7F09">
        <w:rPr>
          <w:rFonts w:ascii="Calibri" w:hAnsi="Calibri"/>
          <w:sz w:val="18"/>
          <w:szCs w:val="18"/>
        </w:rPr>
        <w:t xml:space="preserve">a </w:t>
      </w:r>
      <w:bookmarkStart w:id="24" w:name="_Hlk95214978"/>
      <w:r w:rsidR="002E7F09">
        <w:rPr>
          <w:rFonts w:ascii="Calibri" w:hAnsi="Calibri"/>
          <w:sz w:val="18"/>
          <w:szCs w:val="18"/>
        </w:rPr>
        <w:t>0.3CFM</w:t>
      </w:r>
      <w:bookmarkEnd w:id="24"/>
      <w:r w:rsidR="002E7F09">
        <w:rPr>
          <w:rFonts w:ascii="Calibri" w:hAnsi="Calibri"/>
          <w:sz w:val="18"/>
          <w:szCs w:val="18"/>
        </w:rPr>
        <w:t>/ft</w:t>
      </w:r>
      <w:r w:rsidR="002E7F09" w:rsidRPr="00C958BC">
        <w:rPr>
          <w:rFonts w:ascii="Calibri" w:hAnsi="Calibri"/>
          <w:sz w:val="18"/>
          <w:szCs w:val="18"/>
          <w:vertAlign w:val="superscript"/>
        </w:rPr>
        <w:t>2</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5D03CB4D"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0AB54673"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B36520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4DF571AB"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65DA2D55"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059B773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7607D7">
        <w:rPr>
          <w:rFonts w:ascii="Calibri" w:hAnsi="Calibri"/>
          <w:sz w:val="18"/>
          <w:szCs w:val="18"/>
        </w:rPr>
        <w:t>1</w:t>
      </w:r>
      <w:r w:rsidR="001644C1">
        <w:rPr>
          <w:rFonts w:ascii="Calibri" w:hAnsi="Calibri"/>
          <w:sz w:val="18"/>
          <w:szCs w:val="18"/>
        </w:rPr>
        <w:t>2</w:t>
      </w:r>
      <w:r w:rsidRPr="00BF1ADA">
        <w:rPr>
          <w:rFonts w:ascii="Calibri" w:hAnsi="Calibri"/>
          <w:sz w:val="18"/>
          <w:szCs w:val="18"/>
        </w:rPr>
        <w:t xml:space="preserve"> above, an error will appear.</w:t>
      </w:r>
    </w:p>
    <w:p w14:paraId="4A3A5B24" w14:textId="65D25696"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5150ADA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1F23C959"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AF02CB4"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4E6F0AC6"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672313">
        <w:rPr>
          <w:rFonts w:ascii="Calibri" w:hAnsi="Calibri"/>
          <w:b/>
          <w:sz w:val="18"/>
          <w:szCs w:val="18"/>
        </w:rPr>
        <w:t>MCH24a</w:t>
      </w:r>
      <w:r w:rsidRPr="00621003">
        <w:rPr>
          <w:rFonts w:ascii="Calibri" w:hAnsi="Calibri"/>
          <w:b/>
          <w:sz w:val="18"/>
          <w:szCs w:val="18"/>
        </w:rPr>
        <w:t>)</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2F8DF650"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3B43E604"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06DD9F36"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531B4C61"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2FA203CF" w:rsidR="00C70CDD" w:rsidRPr="009E0AC8" w:rsidRDefault="00C70CDD" w:rsidP="0009311F">
      <w:pPr>
        <w:pStyle w:val="ListParagraph"/>
        <w:numPr>
          <w:ilvl w:val="0"/>
          <w:numId w:val="17"/>
        </w:numPr>
        <w:rPr>
          <w:rFonts w:ascii="Calibri" w:hAnsi="Calibri"/>
          <w:sz w:val="18"/>
          <w:szCs w:val="18"/>
        </w:rPr>
      </w:pPr>
      <w:r w:rsidRPr="009E0AC8">
        <w:rPr>
          <w:rFonts w:ascii="Calibri" w:hAnsi="Calibri"/>
          <w:sz w:val="18"/>
          <w:szCs w:val="18"/>
        </w:rPr>
        <w:t>This field is automatically calculated. This value is the difference of the unadjusted enclosure pressure measured and the pre-test baseline enclosure pressure.</w:t>
      </w:r>
      <w:r w:rsidR="006A4DFF" w:rsidRPr="009E0AC8">
        <w:rPr>
          <w:rFonts w:ascii="Calibri" w:hAnsi="Calibri"/>
          <w:sz w:val="18"/>
          <w:szCs w:val="18"/>
        </w:rPr>
        <w:t xml:space="preserve"> The goal is to achieve </w:t>
      </w:r>
      <w:r w:rsidR="006A4DFF" w:rsidRPr="009E0AC8">
        <w:rPr>
          <w:rFonts w:asciiTheme="minorHAnsi" w:hAnsiTheme="minorHAnsi"/>
          <w:sz w:val="18"/>
          <w:szCs w:val="18"/>
        </w:rPr>
        <w:t xml:space="preserve">50 </w:t>
      </w:r>
      <w:r w:rsidR="006A4DFF" w:rsidRPr="009E0AC8">
        <w:rPr>
          <w:rFonts w:asciiTheme="minorHAnsi" w:hAnsiTheme="minorHAnsi" w:cstheme="minorHAnsi"/>
          <w:sz w:val="18"/>
          <w:szCs w:val="18"/>
        </w:rPr>
        <w:t xml:space="preserve">± </w:t>
      </w:r>
      <w:r w:rsidR="006A4DFF" w:rsidRPr="009E0AC8">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59D4F89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3ACA52B0" w:rsidR="0009311F" w:rsidRPr="00200F89"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 xml:space="preserve">The induced enclosure pressure difference is converted to a nominal airflow </w:t>
      </w:r>
      <w:r w:rsidR="00A8014F" w:rsidRPr="009E0AC8">
        <w:rPr>
          <w:rFonts w:ascii="Calibri" w:hAnsi="Calibri"/>
          <w:sz w:val="18"/>
          <w:szCs w:val="18"/>
        </w:rPr>
        <w:t xml:space="preserve">at </w:t>
      </w:r>
      <w:r w:rsidR="00A8014F" w:rsidRPr="00200F89">
        <w:rPr>
          <w:rFonts w:ascii="Calibri" w:hAnsi="Calibri"/>
          <w:sz w:val="18"/>
          <w:szCs w:val="18"/>
        </w:rPr>
        <w:t>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7EBD79A7" w:rsidR="0009311F" w:rsidRPr="00200F89" w:rsidRDefault="0009311F" w:rsidP="0009311F">
      <w:pPr>
        <w:pStyle w:val="ListParagraph"/>
        <w:numPr>
          <w:ilvl w:val="0"/>
          <w:numId w:val="18"/>
        </w:numPr>
        <w:rPr>
          <w:rFonts w:ascii="Calibri" w:hAnsi="Calibri"/>
          <w:sz w:val="18"/>
          <w:szCs w:val="18"/>
        </w:rPr>
      </w:pPr>
      <w:r w:rsidRPr="00200F89">
        <w:rPr>
          <w:rFonts w:ascii="Calibri" w:hAnsi="Calibri"/>
          <w:sz w:val="18"/>
          <w:szCs w:val="18"/>
        </w:rPr>
        <w:t>This field is automatically calculated</w:t>
      </w:r>
      <w:r w:rsidR="00A8014F" w:rsidRPr="00200F89">
        <w:rPr>
          <w:rFonts w:ascii="Calibri" w:hAnsi="Calibri"/>
          <w:sz w:val="18"/>
          <w:szCs w:val="18"/>
        </w:rPr>
        <w:t>. This factor is determined based on the</w:t>
      </w:r>
      <w:r w:rsidR="00B02DA6" w:rsidRPr="00200F89">
        <w:rPr>
          <w:rFonts w:ascii="Calibri" w:hAnsi="Calibri"/>
          <w:sz w:val="18"/>
          <w:szCs w:val="18"/>
        </w:rPr>
        <w:t xml:space="preserve"> altitude and temperature of the building location</w:t>
      </w:r>
      <w:r w:rsidR="00FB41F0" w:rsidRPr="00200F89">
        <w:rPr>
          <w:rFonts w:ascii="Calibri" w:hAnsi="Calibri"/>
          <w:sz w:val="18"/>
          <w:szCs w:val="18"/>
        </w:rPr>
        <w:t xml:space="preserve"> using equation 4 in Section 9 of ASTM E779-</w:t>
      </w:r>
      <w:ins w:id="25" w:author="Alhabibi, Haider@Energy" w:date="2022-02-08T12:16:00Z">
        <w:r w:rsidR="00200F89">
          <w:rPr>
            <w:rFonts w:ascii="Calibri" w:hAnsi="Calibri"/>
            <w:sz w:val="18"/>
            <w:szCs w:val="18"/>
          </w:rPr>
          <w:t>19</w:t>
        </w:r>
      </w:ins>
      <w:del w:id="26" w:author="Alhabibi, Haider@Energy" w:date="2022-02-08T12:16:00Z">
        <w:r w:rsidR="00FB41F0" w:rsidRPr="00200F89" w:rsidDel="00200F89">
          <w:rPr>
            <w:rFonts w:ascii="Calibri" w:hAnsi="Calibri"/>
            <w:sz w:val="18"/>
            <w:szCs w:val="18"/>
          </w:rPr>
          <w:delText>10</w:delText>
        </w:r>
      </w:del>
      <w:r w:rsidR="00B02DA6" w:rsidRPr="00200F89">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490B7969" w:rsidR="0009311F" w:rsidRPr="00200F89"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 xml:space="preserve">This field is automatically calculated. </w:t>
      </w:r>
      <w:r w:rsidRPr="00200F89">
        <w:rPr>
          <w:rFonts w:ascii="Calibri" w:hAnsi="Calibri"/>
          <w:sz w:val="18"/>
          <w:szCs w:val="18"/>
        </w:rPr>
        <w:t xml:space="preserve">The </w:t>
      </w:r>
      <w:r w:rsidR="00FB41F0" w:rsidRPr="00200F89">
        <w:rPr>
          <w:rFonts w:ascii="Calibri" w:hAnsi="Calibri"/>
          <w:sz w:val="18"/>
          <w:szCs w:val="18"/>
        </w:rPr>
        <w:t>c</w:t>
      </w:r>
      <w:r w:rsidRPr="007C746C">
        <w:rPr>
          <w:rFonts w:ascii="Calibri" w:hAnsi="Calibri"/>
          <w:sz w:val="18"/>
          <w:szCs w:val="18"/>
        </w:rPr>
        <w:t xml:space="preserve">orrected </w:t>
      </w:r>
      <w:r w:rsidRPr="00200F89">
        <w:rPr>
          <w:rFonts w:ascii="Calibri" w:hAnsi="Calibri"/>
          <w:sz w:val="18"/>
          <w:szCs w:val="18"/>
        </w:rPr>
        <w:t xml:space="preserve">CFM50 is the </w:t>
      </w:r>
      <w:r w:rsidR="00FB41F0" w:rsidRPr="00200F89">
        <w:rPr>
          <w:rFonts w:ascii="Calibri" w:hAnsi="Calibri"/>
          <w:sz w:val="18"/>
          <w:szCs w:val="18"/>
        </w:rPr>
        <w:t>n</w:t>
      </w:r>
      <w:r w:rsidRPr="00200F89">
        <w:rPr>
          <w:rFonts w:ascii="Calibri" w:hAnsi="Calibri"/>
          <w:sz w:val="18"/>
          <w:szCs w:val="18"/>
        </w:rPr>
        <w:t xml:space="preserve">ominal CFM50 from Section C multiplied by the </w:t>
      </w:r>
      <w:r w:rsidR="00FB41F0" w:rsidRPr="00200F89">
        <w:rPr>
          <w:rFonts w:ascii="Calibri" w:hAnsi="Calibri"/>
          <w:sz w:val="18"/>
          <w:szCs w:val="18"/>
        </w:rPr>
        <w:t>a</w:t>
      </w:r>
      <w:r w:rsidRPr="00200F89">
        <w:rPr>
          <w:rFonts w:ascii="Calibri" w:hAnsi="Calibri"/>
          <w:sz w:val="18"/>
          <w:szCs w:val="18"/>
        </w:rPr>
        <w:t xml:space="preserve">ltitude and </w:t>
      </w:r>
      <w:r w:rsidR="00FB41F0" w:rsidRPr="00200F89">
        <w:rPr>
          <w:rFonts w:ascii="Calibri" w:hAnsi="Calibri"/>
          <w:sz w:val="18"/>
          <w:szCs w:val="18"/>
        </w:rPr>
        <w:t>t</w:t>
      </w:r>
      <w:r w:rsidRPr="00200F89">
        <w:rPr>
          <w:rFonts w:ascii="Calibri" w:hAnsi="Calibri"/>
          <w:sz w:val="18"/>
          <w:szCs w:val="18"/>
        </w:rPr>
        <w:t xml:space="preserve">emperature </w:t>
      </w:r>
      <w:r w:rsidR="00FB41F0" w:rsidRPr="00200F89">
        <w:rPr>
          <w:rFonts w:ascii="Calibri" w:hAnsi="Calibri"/>
          <w:sz w:val="18"/>
          <w:szCs w:val="18"/>
        </w:rPr>
        <w:t>c</w:t>
      </w:r>
      <w:r w:rsidRPr="00200F89">
        <w:rPr>
          <w:rFonts w:ascii="Calibri" w:hAnsi="Calibri"/>
          <w:sz w:val="18"/>
          <w:szCs w:val="18"/>
        </w:rPr>
        <w:t xml:space="preserve">orrection </w:t>
      </w:r>
      <w:r w:rsidR="00FB41F0" w:rsidRPr="00200F89">
        <w:rPr>
          <w:rFonts w:ascii="Calibri" w:hAnsi="Calibri"/>
          <w:sz w:val="18"/>
          <w:szCs w:val="18"/>
        </w:rPr>
        <w:t>f</w:t>
      </w:r>
      <w:r w:rsidRPr="00200F89">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21930720" w:rsidR="00E223BF" w:rsidRDefault="0009311F" w:rsidP="00C958B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w:t>
      </w:r>
      <w:ins w:id="27" w:author="Alhabibi, Haider@Energy" w:date="2022-02-08T12:23:00Z">
        <w:r w:rsidR="007C746C">
          <w:rPr>
            <w:rFonts w:ascii="Calibri" w:hAnsi="Calibri"/>
            <w:sz w:val="18"/>
            <w:szCs w:val="18"/>
          </w:rPr>
          <w:t>19</w:t>
        </w:r>
      </w:ins>
      <w:del w:id="28" w:author="Alhabibi, Haider@Energy" w:date="2022-02-08T12:23:00Z">
        <w:r w:rsidR="00E223BF" w:rsidDel="007C746C">
          <w:rPr>
            <w:rFonts w:ascii="Calibri" w:hAnsi="Calibri"/>
            <w:sz w:val="18"/>
            <w:szCs w:val="18"/>
          </w:rPr>
          <w:delText>16</w:delText>
        </w:r>
      </w:del>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3446A2C8"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419F0">
        <w:rPr>
          <w:rFonts w:ascii="Calibri" w:hAnsi="Calibri"/>
          <w:b/>
          <w:sz w:val="18"/>
          <w:szCs w:val="18"/>
        </w:rPr>
        <w:t>Measured Enclosure Air Leakage Rate</w:t>
      </w:r>
    </w:p>
    <w:p w14:paraId="4A3A5DF9" w14:textId="5EA73764"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w:t>
      </w:r>
      <w:r w:rsidR="005419F0">
        <w:rPr>
          <w:rFonts w:ascii="Calibri" w:hAnsi="Calibri"/>
          <w:sz w:val="18"/>
          <w:szCs w:val="18"/>
        </w:rPr>
        <w:t>.</w:t>
      </w:r>
    </w:p>
    <w:p w14:paraId="4A3A5DFA" w14:textId="77777777" w:rsidR="0009311F" w:rsidRDefault="0009311F" w:rsidP="0009311F">
      <w:pPr>
        <w:pStyle w:val="ListParagraph"/>
      </w:pPr>
    </w:p>
    <w:p w14:paraId="4A3A5DFB" w14:textId="002D96F8"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5419F0">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3F2E5A5D" w:rsidR="0009311F" w:rsidRPr="00782762" w:rsidRDefault="0009311F" w:rsidP="00C958BC">
      <w:pPr>
        <w:pStyle w:val="ListParagraph"/>
        <w:rPr>
          <w:rFonts w:ascii="Calibri" w:hAnsi="Calibri"/>
          <w:sz w:val="18"/>
          <w:szCs w:val="18"/>
        </w:rPr>
      </w:pPr>
    </w:p>
    <w:p w14:paraId="4A3A5E02" w14:textId="77777777" w:rsidR="00EA01F0" w:rsidRDefault="00EA01F0" w:rsidP="00C958BC">
      <w:pPr>
        <w:sectPr w:rsidR="00EA01F0" w:rsidSect="007E1CA9">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64"/>
        <w:gridCol w:w="5013"/>
        <w:gridCol w:w="5013"/>
      </w:tblGrid>
      <w:tr w:rsidR="00EA01F0" w:rsidRPr="00A42BCC" w14:paraId="4A3A5E04" w14:textId="77777777" w:rsidTr="00C958BC">
        <w:tc>
          <w:tcPr>
            <w:tcW w:w="10790" w:type="dxa"/>
            <w:gridSpan w:val="3"/>
            <w:vAlign w:val="center"/>
          </w:tcPr>
          <w:p w14:paraId="4A3A5E03" w14:textId="704D7674"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1FE7BD42" w14:textId="77777777" w:rsidTr="00C958BC">
        <w:tc>
          <w:tcPr>
            <w:tcW w:w="764" w:type="dxa"/>
            <w:vAlign w:val="center"/>
          </w:tcPr>
          <w:p w14:paraId="13716C10" w14:textId="66C623B8" w:rsidR="005B6312" w:rsidRPr="00A42BCC" w:rsidRDefault="005B6312" w:rsidP="005B6312">
            <w:pPr>
              <w:jc w:val="center"/>
              <w:rPr>
                <w:rFonts w:asciiTheme="minorHAnsi" w:hAnsiTheme="minorHAnsi"/>
                <w:sz w:val="18"/>
                <w:szCs w:val="18"/>
              </w:rPr>
            </w:pPr>
            <w:r>
              <w:rPr>
                <w:rFonts w:asciiTheme="minorHAnsi" w:hAnsiTheme="minorHAnsi"/>
                <w:sz w:val="18"/>
                <w:szCs w:val="18"/>
              </w:rPr>
              <w:t>0</w:t>
            </w:r>
            <w:r w:rsidR="007607D7">
              <w:rPr>
                <w:rFonts w:asciiTheme="minorHAnsi" w:hAnsiTheme="minorHAnsi"/>
                <w:sz w:val="18"/>
                <w:szCs w:val="18"/>
              </w:rPr>
              <w:t>1</w:t>
            </w:r>
          </w:p>
        </w:tc>
        <w:tc>
          <w:tcPr>
            <w:tcW w:w="5013" w:type="dxa"/>
            <w:vAlign w:val="center"/>
          </w:tcPr>
          <w:p w14:paraId="014B530B" w14:textId="5A55331E" w:rsidR="005B6312" w:rsidRDefault="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7607D7">
              <w:rPr>
                <w:rFonts w:asciiTheme="minorHAnsi" w:hAnsiTheme="minorHAnsi"/>
                <w:sz w:val="18"/>
                <w:szCs w:val="18"/>
              </w:rPr>
              <w:t>NRCV-</w:t>
            </w:r>
            <w:r w:rsidR="00066F15">
              <w:rPr>
                <w:rFonts w:asciiTheme="minorHAnsi" w:hAnsiTheme="minorHAnsi"/>
                <w:sz w:val="18"/>
                <w:szCs w:val="18"/>
              </w:rPr>
              <w:t>MCH-27</w:t>
            </w:r>
            <w:r>
              <w:rPr>
                <w:rFonts w:asciiTheme="minorHAnsi" w:hAnsiTheme="minorHAnsi"/>
                <w:sz w:val="18"/>
                <w:szCs w:val="18"/>
              </w:rPr>
              <w:t xml:space="preserve">? </w:t>
            </w:r>
          </w:p>
        </w:tc>
        <w:tc>
          <w:tcPr>
            <w:tcW w:w="5013" w:type="dxa"/>
            <w:vAlign w:val="center"/>
          </w:tcPr>
          <w:p w14:paraId="41BD8D6F" w14:textId="1196E79C"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compartmentalization leakage, then value = Required, else value = N/A&gt;&gt;</w:t>
            </w:r>
          </w:p>
        </w:tc>
      </w:tr>
      <w:tr w:rsidR="005B6312" w:rsidRPr="00A42BCC" w14:paraId="4A3A5E11" w14:textId="77777777" w:rsidTr="00C958BC">
        <w:tc>
          <w:tcPr>
            <w:tcW w:w="764" w:type="dxa"/>
            <w:vAlign w:val="center"/>
          </w:tcPr>
          <w:p w14:paraId="4A3A5E0E" w14:textId="653FF9C0" w:rsidR="005B6312" w:rsidRPr="00A42BCC" w:rsidRDefault="005B6312">
            <w:pPr>
              <w:jc w:val="center"/>
              <w:rPr>
                <w:rFonts w:asciiTheme="minorHAnsi" w:hAnsiTheme="minorHAnsi"/>
                <w:sz w:val="18"/>
                <w:szCs w:val="18"/>
              </w:rPr>
            </w:pPr>
            <w:r w:rsidRPr="00A42BCC">
              <w:rPr>
                <w:rFonts w:asciiTheme="minorHAnsi" w:hAnsiTheme="minorHAnsi"/>
                <w:sz w:val="18"/>
                <w:szCs w:val="18"/>
              </w:rPr>
              <w:t>0</w:t>
            </w:r>
            <w:r w:rsidR="007607D7">
              <w:rPr>
                <w:rFonts w:asciiTheme="minorHAnsi" w:hAnsiTheme="minorHAnsi"/>
                <w:sz w:val="18"/>
                <w:szCs w:val="18"/>
              </w:rPr>
              <w:t>2</w:t>
            </w:r>
          </w:p>
        </w:tc>
        <w:tc>
          <w:tcPr>
            <w:tcW w:w="5013"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013"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C958BC">
        <w:tc>
          <w:tcPr>
            <w:tcW w:w="764" w:type="dxa"/>
            <w:vAlign w:val="center"/>
          </w:tcPr>
          <w:p w14:paraId="4A3A5E12" w14:textId="625D2FC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7607D7">
              <w:rPr>
                <w:rFonts w:asciiTheme="minorHAnsi" w:hAnsiTheme="minorHAnsi"/>
                <w:sz w:val="18"/>
                <w:szCs w:val="18"/>
              </w:rPr>
              <w:t>3</w:t>
            </w:r>
          </w:p>
        </w:tc>
        <w:tc>
          <w:tcPr>
            <w:tcW w:w="5013"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013"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C958BC">
        <w:tc>
          <w:tcPr>
            <w:tcW w:w="764" w:type="dxa"/>
            <w:vAlign w:val="center"/>
          </w:tcPr>
          <w:p w14:paraId="4A3A5E16" w14:textId="2BFF2795"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7607D7">
              <w:rPr>
                <w:rFonts w:asciiTheme="minorHAnsi" w:hAnsiTheme="minorHAnsi"/>
                <w:sz w:val="18"/>
                <w:szCs w:val="18"/>
              </w:rPr>
              <w:t>4</w:t>
            </w:r>
          </w:p>
        </w:tc>
        <w:tc>
          <w:tcPr>
            <w:tcW w:w="5013"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013"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C958BC">
        <w:tc>
          <w:tcPr>
            <w:tcW w:w="764" w:type="dxa"/>
            <w:vAlign w:val="center"/>
          </w:tcPr>
          <w:p w14:paraId="4A3A5E1A" w14:textId="769E58B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7607D7">
              <w:rPr>
                <w:rFonts w:asciiTheme="minorHAnsi" w:hAnsiTheme="minorHAnsi"/>
                <w:sz w:val="18"/>
                <w:szCs w:val="18"/>
              </w:rPr>
              <w:t>5</w:t>
            </w:r>
          </w:p>
        </w:tc>
        <w:tc>
          <w:tcPr>
            <w:tcW w:w="5013"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013" w:type="dxa"/>
          </w:tcPr>
          <w:p w14:paraId="4A3A5E1C" w14:textId="33BF5428"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rsidDel="008A5A59" w14:paraId="1C20919B" w14:textId="77777777" w:rsidTr="00C958BC">
        <w:tc>
          <w:tcPr>
            <w:tcW w:w="764" w:type="dxa"/>
            <w:vAlign w:val="center"/>
          </w:tcPr>
          <w:p w14:paraId="02FF2CA6" w14:textId="4E0C41FF" w:rsidR="005B6312" w:rsidDel="008A5A59" w:rsidRDefault="00011BC3" w:rsidP="008D3313">
            <w:pPr>
              <w:jc w:val="center"/>
              <w:rPr>
                <w:rFonts w:asciiTheme="minorHAnsi" w:hAnsiTheme="minorHAnsi"/>
                <w:sz w:val="18"/>
                <w:szCs w:val="18"/>
              </w:rPr>
            </w:pPr>
            <w:r>
              <w:rPr>
                <w:rFonts w:asciiTheme="minorHAnsi" w:hAnsiTheme="minorHAnsi"/>
                <w:sz w:val="18"/>
                <w:szCs w:val="18"/>
              </w:rPr>
              <w:t>0</w:t>
            </w:r>
            <w:r w:rsidR="007607D7">
              <w:rPr>
                <w:rFonts w:asciiTheme="minorHAnsi" w:hAnsiTheme="minorHAnsi"/>
                <w:sz w:val="18"/>
                <w:szCs w:val="18"/>
              </w:rPr>
              <w:t>6</w:t>
            </w:r>
          </w:p>
        </w:tc>
        <w:tc>
          <w:tcPr>
            <w:tcW w:w="5013" w:type="dxa"/>
            <w:vAlign w:val="center"/>
          </w:tcPr>
          <w:p w14:paraId="12609F1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013" w:type="dxa"/>
            <w:vAlign w:val="center"/>
          </w:tcPr>
          <w:p w14:paraId="21BF0D1E" w14:textId="7C01781A" w:rsidR="00045BAB" w:rsidRPr="00045BAB" w:rsidRDefault="00045BAB" w:rsidP="00045BAB">
            <w:pPr>
              <w:rPr>
                <w:rFonts w:asciiTheme="minorHAnsi" w:hAnsiTheme="minorHAnsi"/>
                <w:sz w:val="18"/>
                <w:szCs w:val="18"/>
              </w:rPr>
            </w:pPr>
            <w:r>
              <w:rPr>
                <w:rFonts w:asciiTheme="minorHAnsi" w:hAnsiTheme="minorHAnsi"/>
                <w:sz w:val="18"/>
                <w:szCs w:val="18"/>
              </w:rPr>
              <w:t>&lt;&lt;if A01</w:t>
            </w:r>
            <w:r w:rsidRPr="00045BAB">
              <w:rPr>
                <w:rFonts w:asciiTheme="minorHAnsi" w:hAnsiTheme="minorHAnsi"/>
                <w:sz w:val="18"/>
                <w:szCs w:val="18"/>
              </w:rPr>
              <w:t xml:space="preserve">≠"required", then value = N/A; </w:t>
            </w:r>
          </w:p>
          <w:p w14:paraId="1FC322F3" w14:textId="78903A4F" w:rsidR="005B6312" w:rsidRPr="00A42BCC" w:rsidDel="008A5A59" w:rsidRDefault="00045BAB">
            <w:pPr>
              <w:rPr>
                <w:rFonts w:asciiTheme="minorHAnsi" w:hAnsiTheme="minorHAnsi"/>
                <w:sz w:val="18"/>
                <w:szCs w:val="18"/>
              </w:rPr>
            </w:pPr>
            <w:r w:rsidRPr="00045BAB">
              <w:rPr>
                <w:rFonts w:asciiTheme="minorHAnsi" w:hAnsiTheme="minorHAnsi"/>
                <w:sz w:val="18"/>
                <w:szCs w:val="18"/>
              </w:rPr>
              <w:t xml:space="preserve">Else user input numeric value, </w:t>
            </w:r>
            <w:proofErr w:type="spellStart"/>
            <w:r w:rsidRPr="00045BAB">
              <w:rPr>
                <w:rFonts w:asciiTheme="minorHAnsi" w:hAnsiTheme="minorHAnsi"/>
                <w:sz w:val="18"/>
                <w:szCs w:val="18"/>
              </w:rPr>
              <w:t>xxxxx.x</w:t>
            </w:r>
            <w:proofErr w:type="spellEnd"/>
            <w:r w:rsidRPr="00045BAB">
              <w:rPr>
                <w:rFonts w:asciiTheme="minorHAnsi" w:hAnsiTheme="minorHAnsi"/>
                <w:sz w:val="18"/>
                <w:szCs w:val="18"/>
              </w:rPr>
              <w:t xml:space="preserve"> &gt;&gt;</w:t>
            </w:r>
          </w:p>
        </w:tc>
      </w:tr>
      <w:tr w:rsidR="005B6312" w:rsidRPr="00A42BCC" w:rsidDel="008A5A59" w14:paraId="0666F892" w14:textId="77777777" w:rsidTr="00C958BC">
        <w:tc>
          <w:tcPr>
            <w:tcW w:w="764" w:type="dxa"/>
            <w:vAlign w:val="center"/>
          </w:tcPr>
          <w:p w14:paraId="287EAC2B" w14:textId="4AE80727" w:rsidR="005B6312" w:rsidDel="008A5A59" w:rsidRDefault="00011BC3" w:rsidP="008D3313">
            <w:pPr>
              <w:jc w:val="center"/>
              <w:rPr>
                <w:rFonts w:asciiTheme="minorHAnsi" w:hAnsiTheme="minorHAnsi"/>
                <w:sz w:val="18"/>
                <w:szCs w:val="18"/>
              </w:rPr>
            </w:pPr>
            <w:r>
              <w:rPr>
                <w:rFonts w:asciiTheme="minorHAnsi" w:hAnsiTheme="minorHAnsi"/>
                <w:sz w:val="18"/>
                <w:szCs w:val="18"/>
              </w:rPr>
              <w:t>0</w:t>
            </w:r>
            <w:r w:rsidR="007607D7">
              <w:rPr>
                <w:rFonts w:asciiTheme="minorHAnsi" w:hAnsiTheme="minorHAnsi"/>
                <w:sz w:val="18"/>
                <w:szCs w:val="18"/>
              </w:rPr>
              <w:t>7</w:t>
            </w:r>
          </w:p>
        </w:tc>
        <w:tc>
          <w:tcPr>
            <w:tcW w:w="5013" w:type="dxa"/>
            <w:vAlign w:val="center"/>
          </w:tcPr>
          <w:p w14:paraId="1E9FC4B1"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013" w:type="dxa"/>
            <w:vAlign w:val="center"/>
          </w:tcPr>
          <w:p w14:paraId="0717AAB6" w14:textId="77777777" w:rsidR="00045BAB" w:rsidRPr="00045BAB" w:rsidRDefault="00045BAB" w:rsidP="00045BAB">
            <w:pPr>
              <w:rPr>
                <w:rFonts w:asciiTheme="minorHAnsi" w:hAnsiTheme="minorHAnsi"/>
                <w:sz w:val="18"/>
                <w:szCs w:val="18"/>
              </w:rPr>
            </w:pPr>
            <w:r w:rsidRPr="00045BAB">
              <w:rPr>
                <w:rFonts w:asciiTheme="minorHAnsi" w:hAnsiTheme="minorHAnsi"/>
                <w:sz w:val="18"/>
                <w:szCs w:val="18"/>
              </w:rPr>
              <w:t xml:space="preserve">&lt;&lt;if A01≠"required", then value = N/A; </w:t>
            </w:r>
          </w:p>
          <w:p w14:paraId="72497052" w14:textId="7A0A2B3B" w:rsidR="005B6312" w:rsidRPr="00A42BCC" w:rsidDel="008A5A59" w:rsidRDefault="00045BAB">
            <w:pPr>
              <w:rPr>
                <w:rFonts w:asciiTheme="minorHAnsi" w:hAnsiTheme="minorHAnsi"/>
                <w:sz w:val="18"/>
                <w:szCs w:val="18"/>
              </w:rPr>
            </w:pPr>
            <w:r w:rsidRPr="00045BAB">
              <w:rPr>
                <w:rFonts w:asciiTheme="minorHAnsi" w:hAnsiTheme="minorHAnsi"/>
                <w:sz w:val="18"/>
                <w:szCs w:val="18"/>
              </w:rPr>
              <w:t xml:space="preserve">Else user input numeric value, </w:t>
            </w:r>
            <w:proofErr w:type="spellStart"/>
            <w:r w:rsidRPr="00045BAB">
              <w:rPr>
                <w:rFonts w:asciiTheme="minorHAnsi" w:hAnsiTheme="minorHAnsi"/>
                <w:sz w:val="18"/>
                <w:szCs w:val="18"/>
              </w:rPr>
              <w:t>xxxxx.x</w:t>
            </w:r>
            <w:proofErr w:type="spellEnd"/>
            <w:r w:rsidRPr="00045BAB">
              <w:rPr>
                <w:rFonts w:asciiTheme="minorHAnsi" w:hAnsiTheme="minorHAnsi"/>
                <w:sz w:val="18"/>
                <w:szCs w:val="18"/>
              </w:rPr>
              <w:t xml:space="preserve"> &gt;&gt;</w:t>
            </w:r>
          </w:p>
        </w:tc>
      </w:tr>
      <w:tr w:rsidR="005B6312" w:rsidRPr="00A42BCC" w:rsidDel="008A5A59" w14:paraId="59CB9D0E" w14:textId="77777777" w:rsidTr="00C958BC">
        <w:tc>
          <w:tcPr>
            <w:tcW w:w="764" w:type="dxa"/>
            <w:vAlign w:val="center"/>
          </w:tcPr>
          <w:p w14:paraId="375AB967" w14:textId="4FBF7A67" w:rsidR="005B6312" w:rsidDel="008A5A59" w:rsidRDefault="007607D7" w:rsidP="00865606">
            <w:pPr>
              <w:jc w:val="center"/>
              <w:rPr>
                <w:rFonts w:asciiTheme="minorHAnsi" w:hAnsiTheme="minorHAnsi"/>
                <w:sz w:val="18"/>
                <w:szCs w:val="18"/>
              </w:rPr>
            </w:pPr>
            <w:r>
              <w:rPr>
                <w:rFonts w:asciiTheme="minorHAnsi" w:hAnsiTheme="minorHAnsi"/>
                <w:sz w:val="18"/>
                <w:szCs w:val="18"/>
              </w:rPr>
              <w:t>08</w:t>
            </w:r>
          </w:p>
        </w:tc>
        <w:tc>
          <w:tcPr>
            <w:tcW w:w="5013" w:type="dxa"/>
            <w:vAlign w:val="center"/>
          </w:tcPr>
          <w:p w14:paraId="2E877F6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013" w:type="dxa"/>
            <w:vAlign w:val="center"/>
          </w:tcPr>
          <w:p w14:paraId="50842467" w14:textId="77777777" w:rsidR="00045BAB" w:rsidRPr="00045BAB" w:rsidRDefault="00045BAB" w:rsidP="00045BAB">
            <w:pPr>
              <w:rPr>
                <w:rFonts w:asciiTheme="minorHAnsi" w:hAnsiTheme="minorHAnsi"/>
                <w:sz w:val="18"/>
                <w:szCs w:val="18"/>
              </w:rPr>
            </w:pPr>
            <w:r w:rsidRPr="00045BAB">
              <w:rPr>
                <w:rFonts w:asciiTheme="minorHAnsi" w:hAnsiTheme="minorHAnsi"/>
                <w:sz w:val="18"/>
                <w:szCs w:val="18"/>
              </w:rPr>
              <w:t xml:space="preserve">&lt;&lt;if A01≠"required", then value = N/A; </w:t>
            </w:r>
          </w:p>
          <w:p w14:paraId="1F2E99B6" w14:textId="7DF83D30" w:rsidR="005B6312" w:rsidRPr="00A42BCC" w:rsidDel="008A5A59" w:rsidRDefault="00045BAB" w:rsidP="00B05774">
            <w:pPr>
              <w:rPr>
                <w:rFonts w:asciiTheme="minorHAnsi" w:hAnsiTheme="minorHAnsi"/>
                <w:sz w:val="18"/>
                <w:szCs w:val="18"/>
              </w:rPr>
            </w:pPr>
            <w:r w:rsidRPr="00045BAB">
              <w:rPr>
                <w:rFonts w:asciiTheme="minorHAnsi" w:hAnsiTheme="minorHAnsi"/>
                <w:sz w:val="18"/>
                <w:szCs w:val="18"/>
              </w:rPr>
              <w:t xml:space="preserve">Else user input numeric value, </w:t>
            </w:r>
            <w:proofErr w:type="spellStart"/>
            <w:r w:rsidRPr="00045BAB">
              <w:rPr>
                <w:rFonts w:asciiTheme="minorHAnsi" w:hAnsiTheme="minorHAnsi"/>
                <w:sz w:val="18"/>
                <w:szCs w:val="18"/>
              </w:rPr>
              <w:t>xxxxx.x</w:t>
            </w:r>
            <w:proofErr w:type="spellEnd"/>
            <w:r w:rsidRPr="00045BAB">
              <w:rPr>
                <w:rFonts w:asciiTheme="minorHAnsi" w:hAnsiTheme="minorHAnsi"/>
                <w:sz w:val="18"/>
                <w:szCs w:val="18"/>
              </w:rPr>
              <w:t xml:space="preserve"> &gt;&gt;</w:t>
            </w:r>
          </w:p>
        </w:tc>
      </w:tr>
      <w:tr w:rsidR="005B6312" w:rsidRPr="00A42BCC" w:rsidDel="008A5A59" w14:paraId="342AFEC0" w14:textId="77777777" w:rsidTr="00C958BC">
        <w:tc>
          <w:tcPr>
            <w:tcW w:w="764" w:type="dxa"/>
            <w:vAlign w:val="center"/>
          </w:tcPr>
          <w:p w14:paraId="7354F5EE" w14:textId="33E1F60F" w:rsidR="005B6312" w:rsidDel="008A5A59" w:rsidRDefault="00045BAB" w:rsidP="008D3313">
            <w:pPr>
              <w:jc w:val="center"/>
              <w:rPr>
                <w:rFonts w:asciiTheme="minorHAnsi" w:hAnsiTheme="minorHAnsi"/>
                <w:sz w:val="18"/>
                <w:szCs w:val="18"/>
              </w:rPr>
            </w:pPr>
            <w:r>
              <w:rPr>
                <w:rFonts w:asciiTheme="minorHAnsi" w:hAnsiTheme="minorHAnsi"/>
                <w:sz w:val="18"/>
                <w:szCs w:val="18"/>
              </w:rPr>
              <w:t>0</w:t>
            </w:r>
            <w:r w:rsidR="007607D7">
              <w:rPr>
                <w:rFonts w:asciiTheme="minorHAnsi" w:hAnsiTheme="minorHAnsi"/>
                <w:sz w:val="18"/>
                <w:szCs w:val="18"/>
              </w:rPr>
              <w:t>9</w:t>
            </w:r>
          </w:p>
        </w:tc>
        <w:tc>
          <w:tcPr>
            <w:tcW w:w="5013" w:type="dxa"/>
            <w:vAlign w:val="center"/>
          </w:tcPr>
          <w:p w14:paraId="1D6B8F1E"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013" w:type="dxa"/>
            <w:vAlign w:val="center"/>
          </w:tcPr>
          <w:p w14:paraId="0E07392C" w14:textId="77777777" w:rsidR="00045BAB" w:rsidRPr="00045BAB" w:rsidRDefault="00045BAB" w:rsidP="00045BAB">
            <w:pPr>
              <w:rPr>
                <w:rFonts w:asciiTheme="minorHAnsi" w:hAnsiTheme="minorHAnsi"/>
                <w:sz w:val="18"/>
                <w:szCs w:val="18"/>
              </w:rPr>
            </w:pPr>
            <w:r w:rsidRPr="00045BAB">
              <w:rPr>
                <w:rFonts w:asciiTheme="minorHAnsi" w:hAnsiTheme="minorHAnsi"/>
                <w:sz w:val="18"/>
                <w:szCs w:val="18"/>
              </w:rPr>
              <w:t xml:space="preserve">&lt;&lt;if A01≠"required", then value = N/A; </w:t>
            </w:r>
          </w:p>
          <w:p w14:paraId="425E3BDA" w14:textId="5A52261D" w:rsidR="005B6312" w:rsidRPr="00A42BCC" w:rsidDel="008A5A59" w:rsidRDefault="00045BAB">
            <w:pPr>
              <w:rPr>
                <w:rFonts w:asciiTheme="minorHAnsi" w:hAnsiTheme="minorHAnsi"/>
                <w:sz w:val="18"/>
                <w:szCs w:val="18"/>
              </w:rPr>
            </w:pPr>
            <w:r w:rsidRPr="00045BAB">
              <w:rPr>
                <w:rFonts w:asciiTheme="minorHAnsi" w:hAnsiTheme="minorHAnsi"/>
                <w:sz w:val="18"/>
                <w:szCs w:val="18"/>
              </w:rPr>
              <w:t xml:space="preserve">Else user input numeric value, </w:t>
            </w:r>
            <w:proofErr w:type="spellStart"/>
            <w:r w:rsidRPr="00045BAB">
              <w:rPr>
                <w:rFonts w:asciiTheme="minorHAnsi" w:hAnsiTheme="minorHAnsi"/>
                <w:sz w:val="18"/>
                <w:szCs w:val="18"/>
              </w:rPr>
              <w:t>xxxxx.x</w:t>
            </w:r>
            <w:proofErr w:type="spellEnd"/>
            <w:r w:rsidRPr="00045BAB">
              <w:rPr>
                <w:rFonts w:asciiTheme="minorHAnsi" w:hAnsiTheme="minorHAnsi"/>
                <w:sz w:val="18"/>
                <w:szCs w:val="18"/>
              </w:rPr>
              <w:t xml:space="preserve"> &gt;&gt;</w:t>
            </w:r>
          </w:p>
        </w:tc>
      </w:tr>
      <w:tr w:rsidR="005B6312" w:rsidRPr="00A42BCC" w14:paraId="110D76D1" w14:textId="77777777" w:rsidTr="00C958BC">
        <w:tc>
          <w:tcPr>
            <w:tcW w:w="764" w:type="dxa"/>
            <w:vAlign w:val="center"/>
          </w:tcPr>
          <w:p w14:paraId="707BDC72" w14:textId="2828B9D6" w:rsidR="005B6312" w:rsidRPr="00A42BCC" w:rsidDel="00E42B9A" w:rsidRDefault="00011BC3">
            <w:pPr>
              <w:jc w:val="center"/>
              <w:rPr>
                <w:rFonts w:asciiTheme="minorHAnsi" w:hAnsiTheme="minorHAnsi"/>
                <w:sz w:val="18"/>
                <w:szCs w:val="18"/>
              </w:rPr>
            </w:pPr>
            <w:r>
              <w:rPr>
                <w:rFonts w:asciiTheme="minorHAnsi" w:hAnsiTheme="minorHAnsi"/>
                <w:sz w:val="18"/>
                <w:szCs w:val="18"/>
              </w:rPr>
              <w:t>1</w:t>
            </w:r>
            <w:r w:rsidR="007607D7">
              <w:rPr>
                <w:rFonts w:asciiTheme="minorHAnsi" w:hAnsiTheme="minorHAnsi"/>
                <w:sz w:val="18"/>
                <w:szCs w:val="18"/>
              </w:rPr>
              <w:t>0</w:t>
            </w:r>
          </w:p>
        </w:tc>
        <w:tc>
          <w:tcPr>
            <w:tcW w:w="5013" w:type="dxa"/>
            <w:vAlign w:val="center"/>
          </w:tcPr>
          <w:p w14:paraId="5AC4F34E" w14:textId="77777777" w:rsidR="005B6312" w:rsidRPr="00197C55" w:rsidRDefault="005B6312" w:rsidP="008D3313">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013" w:type="dxa"/>
            <w:vAlign w:val="center"/>
          </w:tcPr>
          <w:p w14:paraId="2ECADCC1" w14:textId="4E0E5459" w:rsidR="00045BAB" w:rsidRPr="00045BAB" w:rsidRDefault="00045BAB" w:rsidP="00045BAB">
            <w:pPr>
              <w:rPr>
                <w:rFonts w:asciiTheme="minorHAnsi" w:hAnsiTheme="minorHAnsi"/>
                <w:sz w:val="18"/>
                <w:szCs w:val="18"/>
              </w:rPr>
            </w:pPr>
            <w:r w:rsidRPr="00045BAB">
              <w:rPr>
                <w:rFonts w:asciiTheme="minorHAnsi" w:hAnsiTheme="minorHAnsi"/>
                <w:sz w:val="18"/>
                <w:szCs w:val="18"/>
              </w:rPr>
              <w:t>&lt;&lt; if A0</w:t>
            </w:r>
            <w:r>
              <w:rPr>
                <w:rFonts w:asciiTheme="minorHAnsi" w:hAnsiTheme="minorHAnsi"/>
                <w:sz w:val="18"/>
                <w:szCs w:val="18"/>
              </w:rPr>
              <w:t>1</w:t>
            </w:r>
            <w:r w:rsidRPr="00045BAB">
              <w:rPr>
                <w:rFonts w:asciiTheme="minorHAnsi" w:hAnsiTheme="minorHAnsi"/>
                <w:sz w:val="18"/>
                <w:szCs w:val="18"/>
              </w:rPr>
              <w:t xml:space="preserve">≠"required", then value = N/A; </w:t>
            </w:r>
          </w:p>
          <w:p w14:paraId="50B6D4C5" w14:textId="4E1C44BB" w:rsidR="005B6312" w:rsidRPr="00A42BCC" w:rsidRDefault="00045BAB" w:rsidP="007825A2">
            <w:pPr>
              <w:rPr>
                <w:rFonts w:asciiTheme="minorHAnsi" w:hAnsiTheme="minorHAnsi"/>
                <w:sz w:val="18"/>
                <w:szCs w:val="18"/>
              </w:rPr>
            </w:pPr>
            <w:r w:rsidRPr="00045BAB">
              <w:rPr>
                <w:rFonts w:asciiTheme="minorHAnsi" w:hAnsiTheme="minorHAnsi"/>
                <w:sz w:val="18"/>
                <w:szCs w:val="18"/>
              </w:rPr>
              <w:t>Else value = sum of (A0</w:t>
            </w:r>
            <w:r>
              <w:rPr>
                <w:rFonts w:asciiTheme="minorHAnsi" w:hAnsiTheme="minorHAnsi"/>
                <w:sz w:val="18"/>
                <w:szCs w:val="18"/>
              </w:rPr>
              <w:t>6</w:t>
            </w:r>
            <w:r w:rsidRPr="00045BAB">
              <w:rPr>
                <w:rFonts w:asciiTheme="minorHAnsi" w:hAnsiTheme="minorHAnsi"/>
                <w:sz w:val="18"/>
                <w:szCs w:val="18"/>
              </w:rPr>
              <w:t>+A0</w:t>
            </w:r>
            <w:r>
              <w:rPr>
                <w:rFonts w:asciiTheme="minorHAnsi" w:hAnsiTheme="minorHAnsi"/>
                <w:sz w:val="18"/>
                <w:szCs w:val="18"/>
              </w:rPr>
              <w:t>7</w:t>
            </w:r>
            <w:r w:rsidRPr="00045BAB">
              <w:rPr>
                <w:rFonts w:asciiTheme="minorHAnsi" w:hAnsiTheme="minorHAnsi"/>
                <w:sz w:val="18"/>
                <w:szCs w:val="18"/>
              </w:rPr>
              <w:t>+A</w:t>
            </w:r>
            <w:r>
              <w:rPr>
                <w:rFonts w:asciiTheme="minorHAnsi" w:hAnsiTheme="minorHAnsi"/>
                <w:sz w:val="18"/>
                <w:szCs w:val="18"/>
              </w:rPr>
              <w:t>08</w:t>
            </w:r>
            <w:r w:rsidRPr="00045BAB">
              <w:rPr>
                <w:rFonts w:asciiTheme="minorHAnsi" w:hAnsiTheme="minorHAnsi"/>
                <w:sz w:val="18"/>
                <w:szCs w:val="18"/>
              </w:rPr>
              <w:t>+A</w:t>
            </w:r>
            <w:r>
              <w:rPr>
                <w:rFonts w:asciiTheme="minorHAnsi" w:hAnsiTheme="minorHAnsi"/>
                <w:sz w:val="18"/>
                <w:szCs w:val="18"/>
              </w:rPr>
              <w:t>09</w:t>
            </w:r>
            <w:r w:rsidRPr="00045BAB">
              <w:rPr>
                <w:rFonts w:asciiTheme="minorHAnsi" w:hAnsiTheme="minorHAnsi"/>
                <w:sz w:val="18"/>
                <w:szCs w:val="18"/>
              </w:rPr>
              <w:t>) &gt;&gt;</w:t>
            </w:r>
          </w:p>
        </w:tc>
      </w:tr>
      <w:tr w:rsidR="005B6312" w14:paraId="04FB332E" w14:textId="77777777" w:rsidTr="00C958BC">
        <w:tc>
          <w:tcPr>
            <w:tcW w:w="764" w:type="dxa"/>
            <w:vAlign w:val="center"/>
          </w:tcPr>
          <w:p w14:paraId="4C93DCF5" w14:textId="18A91DEC" w:rsidR="005B6312" w:rsidRDefault="00011BC3" w:rsidP="008D3313">
            <w:pPr>
              <w:jc w:val="center"/>
              <w:rPr>
                <w:rFonts w:asciiTheme="minorHAnsi" w:hAnsiTheme="minorHAnsi"/>
                <w:sz w:val="18"/>
                <w:szCs w:val="18"/>
              </w:rPr>
            </w:pPr>
            <w:r>
              <w:rPr>
                <w:rFonts w:asciiTheme="minorHAnsi" w:hAnsiTheme="minorHAnsi"/>
                <w:sz w:val="18"/>
                <w:szCs w:val="18"/>
              </w:rPr>
              <w:t>1</w:t>
            </w:r>
            <w:r w:rsidR="007607D7">
              <w:rPr>
                <w:rFonts w:asciiTheme="minorHAnsi" w:hAnsiTheme="minorHAnsi"/>
                <w:sz w:val="18"/>
                <w:szCs w:val="18"/>
              </w:rPr>
              <w:t>1</w:t>
            </w:r>
          </w:p>
        </w:tc>
        <w:tc>
          <w:tcPr>
            <w:tcW w:w="5013" w:type="dxa"/>
            <w:vAlign w:val="center"/>
          </w:tcPr>
          <w:p w14:paraId="5F908336" w14:textId="78B4D61D" w:rsidR="005B6312" w:rsidRPr="00037CA8" w:rsidRDefault="005B6312" w:rsidP="008D3313">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013" w:type="dxa"/>
            <w:vAlign w:val="center"/>
          </w:tcPr>
          <w:p w14:paraId="46069126" w14:textId="403F756A" w:rsidR="005B6312" w:rsidRDefault="005B6312" w:rsidP="00BB7FEB">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w:t>
            </w:r>
            <w:r w:rsidR="007607D7">
              <w:rPr>
                <w:rFonts w:asciiTheme="minorHAnsi" w:hAnsiTheme="minorHAnsi"/>
                <w:sz w:val="18"/>
                <w:szCs w:val="18"/>
              </w:rPr>
              <w:t>1</w:t>
            </w:r>
            <w:r>
              <w:rPr>
                <w:rFonts w:asciiTheme="minorHAnsi" w:hAnsiTheme="minorHAnsi"/>
                <w:sz w:val="18"/>
                <w:szCs w:val="18"/>
              </w:rPr>
              <w:t>=required</w:t>
            </w:r>
            <w:r w:rsidRPr="004B6582">
              <w:rPr>
                <w:rFonts w:asciiTheme="minorHAnsi" w:hAnsiTheme="minorHAnsi"/>
                <w:sz w:val="18"/>
                <w:szCs w:val="18"/>
              </w:rPr>
              <w:t>, then</w:t>
            </w:r>
            <w:r w:rsidR="00F77597">
              <w:rPr>
                <w:rFonts w:asciiTheme="minorHAnsi" w:hAnsiTheme="minorHAnsi"/>
                <w:sz w:val="18"/>
                <w:szCs w:val="18"/>
              </w:rPr>
              <w:t xml:space="preserve"> value = </w:t>
            </w:r>
            <w:r w:rsidR="00BB7FEB">
              <w:rPr>
                <w:rFonts w:asciiTheme="minorHAnsi" w:hAnsiTheme="minorHAnsi"/>
                <w:sz w:val="18"/>
                <w:szCs w:val="18"/>
              </w:rPr>
              <w:t>A1</w:t>
            </w:r>
            <w:r w:rsidR="007607D7">
              <w:rPr>
                <w:rFonts w:asciiTheme="minorHAnsi" w:hAnsiTheme="minorHAnsi"/>
                <w:sz w:val="18"/>
                <w:szCs w:val="18"/>
              </w:rPr>
              <w:t>0</w:t>
            </w:r>
            <w:r>
              <w:rPr>
                <w:rFonts w:asciiTheme="minorHAnsi" w:hAnsiTheme="minorHAnsi"/>
                <w:sz w:val="18"/>
                <w:szCs w:val="18"/>
              </w:rPr>
              <w:t>*0.3, else value = N/A</w:t>
            </w:r>
            <w:r w:rsidDel="00820D66">
              <w:rPr>
                <w:rFonts w:asciiTheme="minorHAnsi" w:hAnsiTheme="minorHAnsi"/>
                <w:sz w:val="18"/>
                <w:szCs w:val="18"/>
              </w:rPr>
              <w:t xml:space="preserve"> </w:t>
            </w:r>
            <w:r>
              <w:rPr>
                <w:rFonts w:asciiTheme="minorHAnsi" w:hAnsiTheme="minorHAnsi"/>
                <w:sz w:val="18"/>
                <w:szCs w:val="18"/>
              </w:rPr>
              <w:t>&gt;&gt;</w:t>
            </w:r>
          </w:p>
        </w:tc>
      </w:tr>
      <w:tr w:rsidR="005B6312" w:rsidRPr="00A42BCC" w14:paraId="4A3A5E25" w14:textId="77777777" w:rsidTr="00C958BC">
        <w:tc>
          <w:tcPr>
            <w:tcW w:w="764" w:type="dxa"/>
            <w:vAlign w:val="center"/>
          </w:tcPr>
          <w:p w14:paraId="4A3A5E22" w14:textId="4EEB4DE6" w:rsidR="005B6312" w:rsidRPr="00A42BCC" w:rsidDel="0053362D" w:rsidRDefault="00011BC3" w:rsidP="005B6312">
            <w:pPr>
              <w:jc w:val="center"/>
              <w:rPr>
                <w:rFonts w:asciiTheme="minorHAnsi" w:hAnsiTheme="minorHAnsi"/>
                <w:sz w:val="18"/>
                <w:szCs w:val="18"/>
              </w:rPr>
            </w:pPr>
            <w:r>
              <w:rPr>
                <w:rFonts w:asciiTheme="minorHAnsi" w:hAnsiTheme="minorHAnsi"/>
                <w:sz w:val="18"/>
                <w:szCs w:val="18"/>
              </w:rPr>
              <w:t>1</w:t>
            </w:r>
            <w:r w:rsidR="007607D7">
              <w:rPr>
                <w:rFonts w:asciiTheme="minorHAnsi" w:hAnsiTheme="minorHAnsi"/>
                <w:sz w:val="18"/>
                <w:szCs w:val="18"/>
              </w:rPr>
              <w:t>2</w:t>
            </w:r>
          </w:p>
        </w:tc>
        <w:tc>
          <w:tcPr>
            <w:tcW w:w="5013"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013"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C958BC">
        <w:tc>
          <w:tcPr>
            <w:tcW w:w="764" w:type="dxa"/>
            <w:vAlign w:val="center"/>
          </w:tcPr>
          <w:p w14:paraId="2E709D13" w14:textId="25467B35" w:rsidR="005B6312" w:rsidDel="00820D66" w:rsidRDefault="00011BC3" w:rsidP="008D3313">
            <w:pPr>
              <w:jc w:val="center"/>
              <w:rPr>
                <w:rFonts w:asciiTheme="minorHAnsi" w:hAnsiTheme="minorHAnsi"/>
                <w:sz w:val="18"/>
                <w:szCs w:val="18"/>
              </w:rPr>
            </w:pPr>
            <w:r>
              <w:rPr>
                <w:rFonts w:asciiTheme="minorHAnsi" w:hAnsiTheme="minorHAnsi"/>
                <w:sz w:val="18"/>
                <w:szCs w:val="18"/>
              </w:rPr>
              <w:t>1</w:t>
            </w:r>
            <w:r w:rsidR="007607D7">
              <w:rPr>
                <w:rFonts w:asciiTheme="minorHAnsi" w:hAnsiTheme="minorHAnsi"/>
                <w:sz w:val="18"/>
                <w:szCs w:val="18"/>
              </w:rPr>
              <w:t>3</w:t>
            </w:r>
          </w:p>
        </w:tc>
        <w:tc>
          <w:tcPr>
            <w:tcW w:w="5013"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013"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C958BC">
        <w:tc>
          <w:tcPr>
            <w:tcW w:w="764" w:type="dxa"/>
            <w:vAlign w:val="center"/>
          </w:tcPr>
          <w:p w14:paraId="7CB355A3" w14:textId="77777777" w:rsidR="005B6312" w:rsidDel="00820D66" w:rsidRDefault="005B6312" w:rsidP="008D3313">
            <w:pPr>
              <w:jc w:val="center"/>
              <w:rPr>
                <w:rFonts w:asciiTheme="minorHAnsi" w:hAnsiTheme="minorHAnsi"/>
                <w:sz w:val="18"/>
                <w:szCs w:val="18"/>
              </w:rPr>
            </w:pPr>
          </w:p>
        </w:tc>
        <w:tc>
          <w:tcPr>
            <w:tcW w:w="5013"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013" w:type="dxa"/>
            <w:vAlign w:val="center"/>
          </w:tcPr>
          <w:p w14:paraId="3C8F71EE" w14:textId="552859A5" w:rsidR="005B6312" w:rsidRPr="006954EE" w:rsidRDefault="005B6312" w:rsidP="008D3313">
            <w:pPr>
              <w:rPr>
                <w:rFonts w:asciiTheme="minorHAnsi" w:hAnsiTheme="minorHAnsi"/>
                <w:sz w:val="18"/>
                <w:szCs w:val="18"/>
              </w:rPr>
            </w:pPr>
            <w:r>
              <w:rPr>
                <w:rFonts w:asciiTheme="minorHAnsi" w:hAnsiTheme="minorHAnsi"/>
                <w:sz w:val="18"/>
                <w:szCs w:val="18"/>
              </w:rPr>
              <w:t>&lt;&lt; if A1</w:t>
            </w:r>
            <w:r w:rsidR="007607D7">
              <w:rPr>
                <w:rFonts w:asciiTheme="minorHAnsi" w:hAnsiTheme="minorHAnsi"/>
                <w:sz w:val="18"/>
                <w:szCs w:val="18"/>
              </w:rPr>
              <w:t>3</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sidR="007607D7">
              <w:rPr>
                <w:rFonts w:asciiTheme="minorHAnsi" w:hAnsiTheme="minorHAnsi"/>
                <w:sz w:val="18"/>
                <w:szCs w:val="18"/>
              </w:rPr>
              <w:t>NRCV-</w:t>
            </w:r>
            <w:r w:rsidR="00672313">
              <w:rPr>
                <w:rFonts w:asciiTheme="minorHAnsi" w:hAnsiTheme="minorHAnsi"/>
                <w:sz w:val="18"/>
                <w:szCs w:val="18"/>
              </w:rPr>
              <w:t>MCH</w:t>
            </w:r>
            <w:r w:rsidRPr="006954EE">
              <w:rPr>
                <w:rFonts w:asciiTheme="minorHAnsi" w:hAnsiTheme="minorHAnsi"/>
                <w:sz w:val="18"/>
                <w:szCs w:val="18"/>
              </w:rPr>
              <w:t>-2</w:t>
            </w:r>
            <w:r w:rsidR="00672313">
              <w:rPr>
                <w:rFonts w:asciiTheme="minorHAnsi" w:hAnsiTheme="minorHAnsi"/>
                <w:sz w:val="18"/>
                <w:szCs w:val="18"/>
              </w:rPr>
              <w:t>4</w:t>
            </w:r>
            <w:r w:rsidRPr="006954EE">
              <w:rPr>
                <w:rFonts w:asciiTheme="minorHAnsi" w:hAnsiTheme="minorHAnsi"/>
                <w:sz w:val="18"/>
                <w:szCs w:val="18"/>
              </w:rPr>
              <w:t xml:space="preserve">a; </w:t>
            </w:r>
          </w:p>
          <w:p w14:paraId="66128FB9" w14:textId="113F4C8C" w:rsidR="005B6312" w:rsidRDefault="004130B2">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w:t>
            </w:r>
            <w:r w:rsidR="007607D7">
              <w:rPr>
                <w:rFonts w:asciiTheme="minorHAnsi" w:hAnsiTheme="minorHAnsi"/>
                <w:sz w:val="18"/>
                <w:szCs w:val="18"/>
              </w:rPr>
              <w:t>3</w:t>
            </w:r>
            <w:r w:rsidR="005B6312">
              <w:rPr>
                <w:rFonts w:asciiTheme="minorHAnsi" w:hAnsiTheme="minorHAnsi"/>
                <w:sz w:val="18"/>
                <w:szCs w:val="18"/>
              </w:rPr>
              <w:t>=</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7607D7">
              <w:rPr>
                <w:rFonts w:asciiTheme="minorHAnsi" w:hAnsiTheme="minorHAnsi"/>
                <w:sz w:val="18"/>
                <w:szCs w:val="18"/>
              </w:rPr>
              <w:t>NRCV-</w:t>
            </w:r>
            <w:r w:rsidR="00672313">
              <w:rPr>
                <w:rFonts w:asciiTheme="minorHAnsi" w:hAnsiTheme="minorHAnsi"/>
                <w:sz w:val="18"/>
                <w:szCs w:val="18"/>
              </w:rPr>
              <w:t>MCH</w:t>
            </w:r>
            <w:r w:rsidR="005B6312" w:rsidRPr="006954EE">
              <w:rPr>
                <w:rFonts w:asciiTheme="minorHAnsi" w:hAnsiTheme="minorHAnsi"/>
                <w:sz w:val="18"/>
                <w:szCs w:val="18"/>
              </w:rPr>
              <w:t>-2</w:t>
            </w:r>
            <w:r w:rsidR="00672313">
              <w:rPr>
                <w:rFonts w:asciiTheme="minorHAnsi" w:hAnsiTheme="minorHAnsi"/>
                <w:sz w:val="18"/>
                <w:szCs w:val="18"/>
              </w:rPr>
              <w:t>4</w:t>
            </w:r>
            <w:r w:rsidR="005B6312" w:rsidRPr="006954EE">
              <w:rPr>
                <w:rFonts w:asciiTheme="minorHAnsi" w:hAnsiTheme="minorHAnsi"/>
                <w:sz w:val="18"/>
                <w:szCs w:val="18"/>
              </w:rPr>
              <w:t>b</w:t>
            </w:r>
            <w:r w:rsidR="005B6312">
              <w:rPr>
                <w:rFonts w:asciiTheme="minorHAnsi" w:hAnsiTheme="minorHAnsi"/>
                <w:sz w:val="18"/>
                <w:szCs w:val="18"/>
              </w:rPr>
              <w:t>&gt;&gt;</w:t>
            </w:r>
          </w:p>
        </w:tc>
      </w:tr>
    </w:tbl>
    <w:p w14:paraId="4A3A5E26" w14:textId="4F4E6C7E" w:rsidR="005E200A" w:rsidRDefault="005E200A" w:rsidP="00A42BCC">
      <w:pPr>
        <w:rPr>
          <w:rFonts w:asciiTheme="minorHAnsi" w:hAnsiTheme="minorHAnsi"/>
          <w:sz w:val="18"/>
          <w:szCs w:val="18"/>
        </w:rPr>
      </w:pPr>
    </w:p>
    <w:p w14:paraId="29F01473" w14:textId="77777777" w:rsidR="005E200A" w:rsidRPr="005E200A" w:rsidRDefault="005E200A">
      <w:pPr>
        <w:rPr>
          <w:rFonts w:asciiTheme="minorHAnsi" w:hAnsiTheme="minorHAnsi"/>
          <w:sz w:val="18"/>
          <w:szCs w:val="18"/>
        </w:rPr>
      </w:pPr>
    </w:p>
    <w:p w14:paraId="04685497" w14:textId="77777777" w:rsidR="005E200A" w:rsidRPr="005E200A" w:rsidRDefault="005E200A">
      <w:pPr>
        <w:rPr>
          <w:rFonts w:asciiTheme="minorHAnsi" w:hAnsiTheme="minorHAnsi"/>
          <w:sz w:val="18"/>
          <w:szCs w:val="18"/>
        </w:rPr>
      </w:pPr>
    </w:p>
    <w:p w14:paraId="5FC1EA9D" w14:textId="77777777" w:rsidR="005E200A" w:rsidRPr="005E200A" w:rsidRDefault="005E200A">
      <w:pPr>
        <w:rPr>
          <w:rFonts w:asciiTheme="minorHAnsi" w:hAnsiTheme="minorHAnsi"/>
          <w:sz w:val="18"/>
          <w:szCs w:val="18"/>
        </w:rPr>
      </w:pPr>
    </w:p>
    <w:p w14:paraId="512B890F" w14:textId="77777777" w:rsidR="005E200A" w:rsidRPr="005E200A" w:rsidRDefault="005E200A">
      <w:pPr>
        <w:rPr>
          <w:rFonts w:asciiTheme="minorHAnsi" w:hAnsiTheme="minorHAnsi"/>
          <w:sz w:val="18"/>
          <w:szCs w:val="18"/>
        </w:rPr>
      </w:pPr>
    </w:p>
    <w:p w14:paraId="427E1B7D" w14:textId="77777777" w:rsidR="005E200A" w:rsidRPr="005E200A" w:rsidRDefault="005E200A">
      <w:pPr>
        <w:rPr>
          <w:rFonts w:asciiTheme="minorHAnsi" w:hAnsiTheme="minorHAnsi"/>
          <w:sz w:val="18"/>
          <w:szCs w:val="18"/>
        </w:rPr>
      </w:pPr>
    </w:p>
    <w:p w14:paraId="18130EC6" w14:textId="77777777" w:rsidR="005E200A" w:rsidRPr="005E200A" w:rsidRDefault="005E200A">
      <w:pPr>
        <w:rPr>
          <w:rFonts w:asciiTheme="minorHAnsi" w:hAnsiTheme="minorHAnsi"/>
          <w:sz w:val="18"/>
          <w:szCs w:val="18"/>
        </w:rPr>
      </w:pPr>
    </w:p>
    <w:p w14:paraId="2CD2F4DF" w14:textId="77777777" w:rsidR="005E200A" w:rsidRPr="005E200A" w:rsidRDefault="005E200A">
      <w:pPr>
        <w:rPr>
          <w:rFonts w:asciiTheme="minorHAnsi" w:hAnsiTheme="minorHAnsi"/>
          <w:sz w:val="18"/>
          <w:szCs w:val="18"/>
        </w:rPr>
      </w:pPr>
    </w:p>
    <w:p w14:paraId="50D4B32A" w14:textId="77777777" w:rsidR="005E200A" w:rsidRPr="005E200A" w:rsidRDefault="005E200A">
      <w:pPr>
        <w:rPr>
          <w:rFonts w:asciiTheme="minorHAnsi" w:hAnsiTheme="minorHAnsi"/>
          <w:sz w:val="18"/>
          <w:szCs w:val="18"/>
        </w:rPr>
      </w:pPr>
    </w:p>
    <w:p w14:paraId="0EA50939" w14:textId="723F9254" w:rsidR="005E200A" w:rsidRDefault="005E200A" w:rsidP="005E200A">
      <w:pPr>
        <w:rPr>
          <w:rFonts w:asciiTheme="minorHAnsi" w:hAnsiTheme="minorHAnsi"/>
          <w:sz w:val="18"/>
          <w:szCs w:val="18"/>
        </w:rPr>
      </w:pPr>
    </w:p>
    <w:p w14:paraId="0BDD8885" w14:textId="3C5810F6" w:rsidR="00536AA3" w:rsidRPr="005E200A" w:rsidRDefault="005E200A" w:rsidP="00C958BC">
      <w:pPr>
        <w:tabs>
          <w:tab w:val="left" w:pos="6000"/>
        </w:tabs>
        <w:rPr>
          <w:rFonts w:asciiTheme="minorHAnsi" w:hAnsiTheme="minorHAnsi"/>
          <w:sz w:val="18"/>
          <w:szCs w:val="18"/>
        </w:rPr>
      </w:pPr>
      <w:r>
        <w:rPr>
          <w:rFonts w:asciiTheme="minorHAnsi" w:hAnsiTheme="minorHAnsi"/>
          <w:sz w:val="18"/>
          <w:szCs w:val="18"/>
        </w:rPr>
        <w:tab/>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C958B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C958B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C958B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C958B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C958B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75D7F7A6"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w:t>
            </w:r>
            <w:r w:rsidR="001644C1">
              <w:rPr>
                <w:rFonts w:asciiTheme="minorHAnsi" w:hAnsiTheme="minorHAnsi"/>
                <w:sz w:val="18"/>
                <w:szCs w:val="18"/>
              </w:rPr>
              <w:t>12</w:t>
            </w:r>
            <w:r w:rsidRPr="00A42BCC">
              <w:rPr>
                <w:rFonts w:asciiTheme="minorHAnsi" w:hAnsiTheme="minorHAnsi"/>
                <w:sz w:val="18"/>
                <w:szCs w:val="18"/>
              </w:rPr>
              <w:t xml:space="preserve">,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 xml:space="preserve">Leakage </w:t>
            </w:r>
            <w:r w:rsidR="00CA3D62">
              <w:rPr>
                <w:rFonts w:asciiTheme="minorHAnsi" w:hAnsiTheme="minorHAnsi"/>
                <w:sz w:val="18"/>
                <w:szCs w:val="18"/>
              </w:rPr>
              <w:t>worksheet</w:t>
            </w:r>
            <w:r w:rsidRPr="00A42BCC">
              <w:rPr>
                <w:rFonts w:asciiTheme="minorHAnsi" w:hAnsiTheme="minorHAnsi"/>
                <w:sz w:val="18"/>
                <w:szCs w:val="18"/>
              </w:rPr>
              <w:t>"&gt;&gt;</w:t>
            </w:r>
          </w:p>
        </w:tc>
      </w:tr>
      <w:tr w:rsidR="00EA01F0" w:rsidRPr="00A42BCC" w14:paraId="4A3A5E44" w14:textId="77777777" w:rsidTr="00C958B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C958B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C958B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C958B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C958B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C958B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C958BC">
        <w:tc>
          <w:tcPr>
            <w:tcW w:w="10795" w:type="dxa"/>
          </w:tcPr>
          <w:p w14:paraId="4A3A5E5F" w14:textId="794480C1" w:rsidR="007C670E" w:rsidRPr="005A593D" w:rsidRDefault="00672313" w:rsidP="0028362C">
            <w:pPr>
              <w:rPr>
                <w:rFonts w:asciiTheme="minorHAnsi" w:hAnsiTheme="minorHAnsi"/>
                <w:b/>
                <w:szCs w:val="18"/>
              </w:rPr>
            </w:pPr>
            <w:r>
              <w:rPr>
                <w:rFonts w:asciiTheme="minorHAnsi" w:hAnsiTheme="minorHAnsi"/>
                <w:b/>
                <w:szCs w:val="18"/>
              </w:rPr>
              <w:t>MCH24a</w:t>
            </w:r>
            <w:r w:rsidR="007C670E" w:rsidRPr="005A593D">
              <w:rPr>
                <w:rFonts w:asciiTheme="minorHAnsi" w:hAnsiTheme="minorHAnsi"/>
                <w:b/>
                <w:szCs w:val="18"/>
              </w:rPr>
              <w:t xml:space="preserve"> - Single Point Air Tightness Test With Manual Meter</w:t>
            </w:r>
            <w:r w:rsidR="007C670E" w:rsidRPr="005A593D">
              <w:rPr>
                <w:rFonts w:asciiTheme="minorHAnsi" w:hAnsiTheme="minorHAnsi"/>
                <w:szCs w:val="18"/>
              </w:rPr>
              <w:t xml:space="preserve"> </w:t>
            </w:r>
          </w:p>
        </w:tc>
      </w:tr>
    </w:tbl>
    <w:p w14:paraId="4A3A5E61" w14:textId="77777777" w:rsidR="007C670E" w:rsidRPr="00A42BCC" w:rsidRDefault="007C670E" w:rsidP="00A42BCC">
      <w:pPr>
        <w:rPr>
          <w:rFonts w:asciiTheme="minorHAnsi" w:hAnsiTheme="minorHAnsi"/>
          <w:sz w:val="18"/>
          <w:szCs w:val="18"/>
        </w:rPr>
      </w:pPr>
    </w:p>
    <w:p w14:paraId="4A3A5E62"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br w:type="page"/>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4"/>
        <w:gridCol w:w="4552"/>
        <w:gridCol w:w="5656"/>
      </w:tblGrid>
      <w:tr w:rsidR="00EA01F0" w:rsidRPr="00A42BCC" w14:paraId="4A3A5E64" w14:textId="77777777" w:rsidTr="00231CFA">
        <w:tc>
          <w:tcPr>
            <w:tcW w:w="11018" w:type="dxa"/>
            <w:gridSpan w:val="3"/>
          </w:tcPr>
          <w:p w14:paraId="4A3A5E63" w14:textId="540C6A37"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lastRenderedPageBreak/>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6124DF">
        <w:tc>
          <w:tcPr>
            <w:tcW w:w="590"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651"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777" w:type="dxa"/>
            <w:vAlign w:val="center"/>
          </w:tcPr>
          <w:p w14:paraId="4A3A5E67" w14:textId="5267D570"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6124DF">
        <w:tc>
          <w:tcPr>
            <w:tcW w:w="590"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651"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777" w:type="dxa"/>
            <w:vAlign w:val="center"/>
          </w:tcPr>
          <w:p w14:paraId="4A3A5E6B" w14:textId="747411C3"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6124DF">
        <w:tc>
          <w:tcPr>
            <w:tcW w:w="590"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651" w:type="dxa"/>
            <w:vAlign w:val="center"/>
          </w:tcPr>
          <w:p w14:paraId="75D832AA" w14:textId="0881941A"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777" w:type="dxa"/>
            <w:vAlign w:val="center"/>
          </w:tcPr>
          <w:p w14:paraId="4A3A5E90" w14:textId="48020549"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6124DF">
        <w:tc>
          <w:tcPr>
            <w:tcW w:w="590"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777" w:type="dxa"/>
            <w:vAlign w:val="center"/>
          </w:tcPr>
          <w:p w14:paraId="4A3A5E94" w14:textId="3928C21E"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6124DF">
        <w:tc>
          <w:tcPr>
            <w:tcW w:w="590"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4D6CE9D9" w14:textId="6BABCF4A"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(Pressurization is positive;  Depressurization is negative)</w:t>
            </w:r>
          </w:p>
        </w:tc>
        <w:tc>
          <w:tcPr>
            <w:tcW w:w="5777" w:type="dxa"/>
            <w:vAlign w:val="center"/>
          </w:tcPr>
          <w:p w14:paraId="4A3A5E98" w14:textId="669EB306"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6124DF">
        <w:tc>
          <w:tcPr>
            <w:tcW w:w="590"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651"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(Pressurization is positive;  Depressurization is negative)</w:t>
            </w:r>
          </w:p>
        </w:tc>
        <w:tc>
          <w:tcPr>
            <w:tcW w:w="5777"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6124DF">
        <w:tc>
          <w:tcPr>
            <w:tcW w:w="590" w:type="dxa"/>
            <w:vAlign w:val="center"/>
          </w:tcPr>
          <w:p w14:paraId="4A3A5E9A" w14:textId="7146D447"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651"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777" w:type="dxa"/>
            <w:vAlign w:val="center"/>
          </w:tcPr>
          <w:p w14:paraId="4A3A5E9C" w14:textId="73CB1EFB"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Pr>
                <w:rFonts w:asciiTheme="minorHAnsi" w:hAnsiTheme="minorHAnsi"/>
                <w:sz w:val="18"/>
                <w:szCs w:val="18"/>
              </w:rPr>
              <w:t>(</w:t>
            </w:r>
            <w:r>
              <w:rPr>
                <w:sz w:val="18"/>
                <w:szCs w:val="18"/>
              </w:rPr>
              <w:t xml:space="preserve"> </w:t>
            </w:r>
            <w:r w:rsidR="00E81D5E">
              <w:rPr>
                <w:sz w:val="18"/>
                <w:szCs w:val="18"/>
              </w:rPr>
              <w:t xml:space="preserve">C06)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6124DF">
        <w:tc>
          <w:tcPr>
            <w:tcW w:w="590" w:type="dxa"/>
            <w:vAlign w:val="center"/>
          </w:tcPr>
          <w:p w14:paraId="4A3A5E9E" w14:textId="52707347"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651"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777" w:type="dxa"/>
            <w:vAlign w:val="center"/>
          </w:tcPr>
          <w:p w14:paraId="4A3A5EA0" w14:textId="79E5DE1C"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6124DF">
        <w:tc>
          <w:tcPr>
            <w:tcW w:w="590" w:type="dxa"/>
            <w:vAlign w:val="center"/>
          </w:tcPr>
          <w:p w14:paraId="4A3A5EA2" w14:textId="0286C8F1"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651"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777" w:type="dxa"/>
            <w:vAlign w:val="center"/>
          </w:tcPr>
          <w:p w14:paraId="4A3A5EA4" w14:textId="59D86C97" w:rsidR="00EA01F0" w:rsidRPr="00A42BCC" w:rsidRDefault="00EA01F0" w:rsidP="0060014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00917497">
              <w:rPr>
                <w:rFonts w:asciiTheme="minorHAnsi" w:hAnsiTheme="minorHAnsi"/>
                <w:sz w:val="18"/>
                <w:szCs w:val="18"/>
              </w:rPr>
              <w:t>*</w:t>
            </w:r>
            <w:r w:rsidRPr="00A42BCC">
              <w:rPr>
                <w:rFonts w:asciiTheme="minorHAnsi" w:hAnsiTheme="minorHAnsi"/>
                <w:sz w:val="18"/>
                <w:szCs w:val="18"/>
              </w:rPr>
              <w:t>&gt;&gt;</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5"/>
        <w:gridCol w:w="5697"/>
      </w:tblGrid>
      <w:tr w:rsidR="00EA01F0" w:rsidRPr="00A42BCC" w14:paraId="4A3A5EA8" w14:textId="77777777" w:rsidTr="00231CFA">
        <w:tc>
          <w:tcPr>
            <w:tcW w:w="11020"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840617" w:rsidRPr="00A42BCC" w14:paraId="4A3A5EAE" w14:textId="77777777" w:rsidTr="0017724F">
        <w:tc>
          <w:tcPr>
            <w:tcW w:w="590"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651"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4A3A5EAD" w14:textId="215CA183" w:rsidR="00840617" w:rsidRPr="00A42BCC" w:rsidRDefault="0084061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3</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r w:rsidR="001644C1">
              <w:rPr>
                <w:rFonts w:asciiTheme="minorHAnsi" w:hAnsiTheme="minorHAnsi"/>
                <w:sz w:val="18"/>
                <w:szCs w:val="18"/>
              </w:rPr>
              <w:t>3</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“Not Applicable”&gt;&gt;</w:t>
            </w:r>
          </w:p>
        </w:tc>
      </w:tr>
      <w:tr w:rsidR="006C1E71" w:rsidRPr="00A42BCC" w14:paraId="776462C9" w14:textId="77777777" w:rsidTr="0017724F">
        <w:tc>
          <w:tcPr>
            <w:tcW w:w="590"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651"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9176998" w14:textId="77A754F7"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2</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2</w:t>
            </w:r>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r w:rsidR="008F0CB1">
              <w:rPr>
                <w:rFonts w:asciiTheme="minorHAnsi" w:hAnsiTheme="minorHAnsi"/>
                <w:sz w:val="18"/>
                <w:szCs w:val="18"/>
              </w:rPr>
              <w:t>;</w:t>
            </w:r>
          </w:p>
          <w:p w14:paraId="5DE6B96D" w14:textId="5F6E74F2" w:rsidR="006C1E71" w:rsidRDefault="008F0CB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“Not Applicable”</w:t>
            </w:r>
            <w:r w:rsidR="00DF2BF8">
              <w:rPr>
                <w:rFonts w:asciiTheme="minorHAnsi" w:hAnsiTheme="minorHAnsi"/>
                <w:sz w:val="18"/>
                <w:szCs w:val="18"/>
              </w:rPr>
              <w:t>&gt;&gt;</w:t>
            </w:r>
          </w:p>
        </w:tc>
      </w:tr>
      <w:tr w:rsidR="00840617" w:rsidRPr="00A42BCC" w14:paraId="4A3A5EB2" w14:textId="77777777" w:rsidTr="0017724F">
        <w:tc>
          <w:tcPr>
            <w:tcW w:w="590"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651"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15ABA38F" w14:textId="294E5953"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5</w:t>
            </w:r>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3</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r>
              <w:rPr>
                <w:rFonts w:asciiTheme="minorHAnsi" w:hAnsiTheme="minorHAnsi"/>
                <w:sz w:val="18"/>
                <w:szCs w:val="18"/>
              </w:rPr>
              <w:t>;</w:t>
            </w:r>
          </w:p>
          <w:p w14:paraId="4A3A5EB1" w14:textId="0979F09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“Not Applicable”&gt;&gt;</w:t>
            </w:r>
          </w:p>
        </w:tc>
      </w:tr>
      <w:tr w:rsidR="00840617" w:rsidRPr="00A42BCC" w14:paraId="4A3A5EB6" w14:textId="77777777" w:rsidTr="0017724F">
        <w:tc>
          <w:tcPr>
            <w:tcW w:w="590"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651"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A3A5EB5" w14:textId="41021DF1" w:rsidR="00840617" w:rsidRPr="00A42BCC" w:rsidRDefault="0084061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5</w:t>
            </w:r>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2</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“Not Applicable”&gt;&gt;</w:t>
            </w:r>
          </w:p>
        </w:tc>
      </w:tr>
      <w:tr w:rsidR="006C1E71" w:rsidRPr="00A42BCC" w14:paraId="294EA820" w14:textId="77777777" w:rsidTr="0017724F">
        <w:tc>
          <w:tcPr>
            <w:tcW w:w="590"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779"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r w:rsidR="004A1BB8">
              <w:rPr>
                <w:rFonts w:asciiTheme="minorHAnsi" w:hAnsiTheme="minorHAnsi"/>
                <w:sz w:val="18"/>
                <w:szCs w:val="18"/>
              </w:rPr>
              <w:t>];</w:t>
            </w:r>
          </w:p>
          <w:p w14:paraId="7A3DA0CC" w14:textId="09438A82"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17724F">
        <w:tc>
          <w:tcPr>
            <w:tcW w:w="590"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651"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152B1FB0" w14:textId="007728E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7"/>
      </w:tblGrid>
      <w:tr w:rsidR="00EA01F0" w:rsidRPr="00A42BCC" w14:paraId="4A3A5EC7" w14:textId="77777777" w:rsidTr="00231CFA">
        <w:tc>
          <w:tcPr>
            <w:tcW w:w="11016" w:type="dxa"/>
            <w:gridSpan w:val="2"/>
          </w:tcPr>
          <w:p w14:paraId="4A3A5EC6" w14:textId="7669EF26"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CA3D62">
              <w:rPr>
                <w:rFonts w:asciiTheme="minorHAnsi" w:hAnsiTheme="minorHAnsi"/>
                <w:b/>
                <w:szCs w:val="18"/>
              </w:rPr>
              <w:t xml:space="preserve">Measured </w:t>
            </w:r>
            <w:r w:rsidR="005419F0">
              <w:rPr>
                <w:rFonts w:asciiTheme="minorHAnsi" w:hAnsiTheme="minorHAnsi"/>
                <w:b/>
                <w:szCs w:val="18"/>
              </w:rPr>
              <w:t xml:space="preserve">Enclosure </w:t>
            </w:r>
            <w:r w:rsidR="00CA3D62">
              <w:rPr>
                <w:rFonts w:asciiTheme="minorHAnsi" w:hAnsiTheme="minorHAnsi"/>
                <w:b/>
                <w:szCs w:val="18"/>
              </w:rPr>
              <w:t>Air Leakage Rate</w:t>
            </w:r>
          </w:p>
        </w:tc>
      </w:tr>
      <w:tr w:rsidR="00EA01F0" w:rsidRPr="00A42BCC" w14:paraId="4A3A5ECA" w14:textId="77777777" w:rsidTr="00C958BC">
        <w:trPr>
          <w:trHeight w:val="908"/>
        </w:trPr>
        <w:tc>
          <w:tcPr>
            <w:tcW w:w="608"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408" w:type="dxa"/>
            <w:vAlign w:val="center"/>
          </w:tcPr>
          <w:p w14:paraId="26F8445D" w14:textId="230835E1"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066F15">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A1</w:t>
            </w:r>
            <w:r w:rsidR="001644C1">
              <w:rPr>
                <w:rFonts w:asciiTheme="minorHAnsi" w:hAnsiTheme="minorHAnsi"/>
                <w:sz w:val="18"/>
                <w:szCs w:val="18"/>
              </w:rPr>
              <w:t>2</w:t>
            </w:r>
            <w:r w:rsidR="000B64C1">
              <w:rPr>
                <w:rFonts w:asciiTheme="minorHAnsi" w:hAnsiTheme="minorHAnsi"/>
                <w:sz w:val="18"/>
                <w:szCs w:val="18"/>
              </w:rPr>
              <w:t>;</w:t>
            </w:r>
          </w:p>
          <w:p w14:paraId="7B336204" w14:textId="7B49A16F" w:rsidR="000B64C1" w:rsidRDefault="00497E2F"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w:t>
            </w:r>
            <w:r w:rsidR="00CA3D62">
              <w:rPr>
                <w:rFonts w:asciiTheme="minorHAnsi" w:hAnsiTheme="minorHAnsi"/>
                <w:sz w:val="18"/>
                <w:szCs w:val="18"/>
              </w:rPr>
              <w:t>A manometer with current calibration is required in order to comply with this</w:t>
            </w:r>
            <w:r w:rsidR="000B64C1" w:rsidRPr="000B64C1">
              <w:rPr>
                <w:rFonts w:asciiTheme="minorHAnsi" w:hAnsiTheme="minorHAnsi"/>
                <w:sz w:val="18"/>
                <w:szCs w:val="18"/>
              </w:rPr>
              <w:t xml:space="preserve">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 xml:space="preserve">Leakage </w:t>
            </w:r>
            <w:r w:rsidR="00CA3D62">
              <w:rPr>
                <w:rFonts w:asciiTheme="minorHAnsi" w:hAnsiTheme="minorHAnsi"/>
                <w:sz w:val="18"/>
                <w:szCs w:val="18"/>
              </w:rPr>
              <w:t>worksheet</w:t>
            </w:r>
            <w:r w:rsidR="000B64C1">
              <w:rPr>
                <w:rFonts w:asciiTheme="minorHAnsi" w:hAnsiTheme="minorHAnsi"/>
                <w:sz w:val="18"/>
                <w:szCs w:val="18"/>
              </w:rPr>
              <w:t>";</w:t>
            </w:r>
          </w:p>
          <w:p w14:paraId="4A3A5EC9" w14:textId="02BA9ABE" w:rsidR="00EA01F0" w:rsidRPr="00A42BCC"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000B64C1" w:rsidRPr="000B64C1">
              <w:rPr>
                <w:rFonts w:asciiTheme="minorHAnsi" w:hAnsiTheme="minorHAnsi"/>
                <w:sz w:val="18"/>
                <w:szCs w:val="18"/>
              </w:rPr>
              <w:t>if A0</w:t>
            </w:r>
            <w:r w:rsidR="00BF42C6">
              <w:rPr>
                <w:rFonts w:asciiTheme="minorHAnsi" w:hAnsiTheme="minorHAnsi"/>
                <w:sz w:val="18"/>
                <w:szCs w:val="18"/>
              </w:rPr>
              <w:t>1</w:t>
            </w:r>
            <w:r w:rsidR="000B64C1" w:rsidRPr="000B64C1">
              <w:rPr>
                <w:rFonts w:asciiTheme="minorHAnsi" w:hAnsiTheme="minorHAnsi"/>
                <w:sz w:val="18"/>
                <w:szCs w:val="18"/>
              </w:rPr>
              <w:t xml:space="preserve"> = required,</w:t>
            </w:r>
            <w:r w:rsidR="005419F0">
              <w:rPr>
                <w:rFonts w:asciiTheme="minorHAnsi" w:hAnsiTheme="minorHAnsi"/>
                <w:sz w:val="18"/>
                <w:szCs w:val="18"/>
              </w:rPr>
              <w:t xml:space="preserve"> then</w:t>
            </w:r>
            <w:r w:rsidR="000B64C1" w:rsidRPr="000B64C1">
              <w:rPr>
                <w:rFonts w:asciiTheme="minorHAnsi" w:hAnsiTheme="minorHAnsi"/>
                <w:sz w:val="18"/>
                <w:szCs w:val="18"/>
              </w:rPr>
              <w:t xml:space="preserve"> display </w:t>
            </w:r>
            <w:r>
              <w:rPr>
                <w:rFonts w:asciiTheme="minorHAnsi" w:hAnsiTheme="minorHAnsi"/>
                <w:sz w:val="18"/>
                <w:szCs w:val="18"/>
              </w:rPr>
              <w:t xml:space="preserve">text: </w:t>
            </w:r>
            <w:r w:rsidR="000B64C1" w:rsidRPr="000B64C1">
              <w:rPr>
                <w:rFonts w:asciiTheme="minorHAnsi" w:hAnsiTheme="minorHAnsi"/>
                <w:sz w:val="18"/>
                <w:szCs w:val="18"/>
              </w:rPr>
              <w:t>“</w:t>
            </w:r>
            <w:r w:rsidR="005419F0">
              <w:rPr>
                <w:rFonts w:asciiTheme="minorHAnsi" w:hAnsiTheme="minorHAnsi"/>
                <w:sz w:val="18"/>
                <w:szCs w:val="18"/>
              </w:rPr>
              <w:t>Enclosure Air Leakage Rate is (E01)</w:t>
            </w:r>
            <w:r w:rsidR="001748B5">
              <w:rPr>
                <w:rFonts w:asciiTheme="minorHAnsi" w:hAnsiTheme="minorHAnsi"/>
                <w:sz w:val="18"/>
                <w:szCs w:val="18"/>
              </w:rPr>
              <w:t xml:space="preserve"> CFM50</w:t>
            </w:r>
            <w:r w:rsidR="000B64C1">
              <w:rPr>
                <w:rFonts w:asciiTheme="minorHAnsi" w:hAnsiTheme="minorHAnsi"/>
                <w:sz w:val="18"/>
                <w:szCs w:val="18"/>
              </w:rPr>
              <w:t>”</w:t>
            </w:r>
            <w:r w:rsidR="000B64C1" w:rsidRPr="000B64C1">
              <w:rPr>
                <w:rFonts w:asciiTheme="minorHAnsi" w:hAnsiTheme="minorHAnsi"/>
                <w:sz w:val="18"/>
                <w:szCs w:val="18"/>
              </w:rPr>
              <w:t>&gt;&gt;</w:t>
            </w:r>
            <w:r w:rsidR="00754541">
              <w:rPr>
                <w:rFonts w:asciiTheme="minorHAnsi" w:hAnsiTheme="minorHAnsi"/>
                <w:sz w:val="18"/>
                <w:szCs w:val="18"/>
              </w:rPr>
              <w:t xml:space="preserve"> </w:t>
            </w:r>
          </w:p>
        </w:tc>
      </w:tr>
    </w:tbl>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EA01F0" w:rsidRPr="00A42BCC" w14:paraId="4A3A5ECE" w14:textId="77777777" w:rsidTr="00C958BC">
        <w:tc>
          <w:tcPr>
            <w:tcW w:w="10794" w:type="dxa"/>
            <w:gridSpan w:val="2"/>
          </w:tcPr>
          <w:p w14:paraId="4A3A5ECD" w14:textId="4CD04F4F"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 xml:space="preserve">G. Additional Requirements </w:t>
            </w:r>
            <w:r w:rsidR="005A593D" w:rsidRPr="005A593D">
              <w:rPr>
                <w:rFonts w:asciiTheme="minorHAnsi" w:hAnsiTheme="minorHAnsi"/>
                <w:b/>
                <w:szCs w:val="18"/>
              </w:rPr>
              <w:t>f</w:t>
            </w:r>
            <w:r w:rsidRPr="005A593D">
              <w:rPr>
                <w:rFonts w:asciiTheme="minorHAnsi" w:hAnsiTheme="minorHAnsi"/>
                <w:b/>
                <w:szCs w:val="18"/>
              </w:rPr>
              <w:t xml:space="preserve">or </w:t>
            </w:r>
            <w:r w:rsidR="005419F0">
              <w:rPr>
                <w:rFonts w:asciiTheme="minorHAnsi" w:hAnsiTheme="minorHAnsi"/>
                <w:b/>
                <w:szCs w:val="18"/>
              </w:rPr>
              <w:t xml:space="preserve">Worksheet </w:t>
            </w:r>
            <w:r w:rsidRPr="005A593D">
              <w:rPr>
                <w:rFonts w:asciiTheme="minorHAnsi" w:hAnsiTheme="minorHAnsi"/>
                <w:b/>
                <w:szCs w:val="18"/>
              </w:rPr>
              <w:t>Compliance</w:t>
            </w:r>
          </w:p>
        </w:tc>
      </w:tr>
      <w:tr w:rsidR="00875D94" w:rsidRPr="00A42BCC" w14:paraId="1FBCD0E4" w14:textId="77777777" w:rsidTr="00C958BC">
        <w:tc>
          <w:tcPr>
            <w:tcW w:w="585" w:type="dxa"/>
            <w:vAlign w:val="center"/>
          </w:tcPr>
          <w:p w14:paraId="34649C58" w14:textId="7A93BF3C"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12CEB9DB" w14:textId="25F4CC53" w:rsidR="00875D94" w:rsidRPr="00A42BCC" w:rsidDel="005F2ADF" w:rsidRDefault="00875D94" w:rsidP="00875D94">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w:t>
            </w:r>
            <w:ins w:id="33" w:author="Alhabibi, Haider@Energy" w:date="2022-02-08T12:22:00Z">
              <w:r w:rsidR="005843AD">
                <w:rPr>
                  <w:rFonts w:asciiTheme="minorHAnsi" w:hAnsiTheme="minorHAnsi"/>
                  <w:sz w:val="18"/>
                  <w:szCs w:val="18"/>
                </w:rPr>
                <w:t>19</w:t>
              </w:r>
            </w:ins>
            <w:del w:id="34" w:author="Alhabibi, Haider@Energy" w:date="2022-02-08T12:22:00Z">
              <w:r w:rsidRPr="00C55ED3" w:rsidDel="005843AD">
                <w:rPr>
                  <w:rFonts w:asciiTheme="minorHAnsi" w:hAnsiTheme="minorHAnsi"/>
                  <w:sz w:val="18"/>
                  <w:szCs w:val="18"/>
                </w:rPr>
                <w:delText>16</w:delText>
              </w:r>
            </w:del>
            <w:r w:rsidRPr="00C55ED3">
              <w:rPr>
                <w:rFonts w:asciiTheme="minorHAnsi" w:hAnsiTheme="minorHAnsi"/>
                <w:sz w:val="18"/>
                <w:szCs w:val="18"/>
              </w:rPr>
              <w:t xml:space="preserve"> Section </w:t>
            </w:r>
            <w:del w:id="35" w:author="Alhabibi, Haider@Energy" w:date="2022-02-08T12:22:00Z">
              <w:r w:rsidRPr="00C55ED3" w:rsidDel="005843AD">
                <w:rPr>
                  <w:rFonts w:asciiTheme="minorHAnsi" w:hAnsiTheme="minorHAnsi"/>
                  <w:sz w:val="18"/>
                  <w:szCs w:val="18"/>
                </w:rPr>
                <w:delText>3</w:delText>
              </w:r>
            </w:del>
            <w:ins w:id="36" w:author="Alhabibi, Haider@Energy" w:date="2022-02-08T12:22:00Z">
              <w:r w:rsidR="005843AD">
                <w:rPr>
                  <w:rFonts w:asciiTheme="minorHAnsi" w:hAnsiTheme="minorHAnsi"/>
                  <w:sz w:val="18"/>
                  <w:szCs w:val="18"/>
                </w:rPr>
                <w:t>4</w:t>
              </w:r>
            </w:ins>
            <w:r w:rsidRPr="00C55ED3">
              <w:rPr>
                <w:rFonts w:asciiTheme="minorHAnsi" w:hAnsiTheme="minorHAnsi"/>
                <w:sz w:val="18"/>
                <w:szCs w:val="18"/>
              </w:rPr>
              <w:t>.2.</w:t>
            </w:r>
          </w:p>
        </w:tc>
      </w:tr>
      <w:tr w:rsidR="00875D94" w:rsidRPr="00A42BCC" w14:paraId="53DA5AB9" w14:textId="77777777" w:rsidTr="00C958BC">
        <w:tc>
          <w:tcPr>
            <w:tcW w:w="585" w:type="dxa"/>
            <w:vAlign w:val="center"/>
          </w:tcPr>
          <w:p w14:paraId="05B5730C" w14:textId="111C51A4"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1D0B4171" w14:textId="5942A59A" w:rsidR="00875D94" w:rsidRPr="00A42BCC" w:rsidDel="005F2ADF" w:rsidRDefault="00875D94">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sidR="00D721FF">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w:t>
            </w:r>
            <w:ins w:id="37" w:author="Alhabibi, Haider@Energy" w:date="2022-02-07T22:07:00Z">
              <w:r w:rsidR="008B0828">
                <w:rPr>
                  <w:rFonts w:asciiTheme="minorHAnsi" w:hAnsiTheme="minorHAnsi"/>
                  <w:sz w:val="18"/>
                  <w:szCs w:val="18"/>
                </w:rPr>
                <w:t>60</w:t>
              </w:r>
              <w:r w:rsidR="00D4253B">
                <w:rPr>
                  <w:rFonts w:asciiTheme="minorHAnsi" w:hAnsiTheme="minorHAnsi"/>
                  <w:sz w:val="18"/>
                  <w:szCs w:val="18"/>
                </w:rPr>
                <w:t>.2</w:t>
              </w:r>
            </w:ins>
            <w:del w:id="38" w:author="Alhabibi, Haider@Energy" w:date="2022-02-07T22:07:00Z">
              <w:r w:rsidR="002D777F" w:rsidDel="008B0828">
                <w:rPr>
                  <w:rFonts w:asciiTheme="minorHAnsi" w:hAnsiTheme="minorHAnsi"/>
                  <w:sz w:val="18"/>
                  <w:szCs w:val="18"/>
                </w:rPr>
                <w:delText>2</w:delText>
              </w:r>
              <w:r w:rsidRPr="00C55ED3" w:rsidDel="008B0828">
                <w:rPr>
                  <w:rFonts w:asciiTheme="minorHAnsi" w:hAnsiTheme="minorHAnsi"/>
                  <w:sz w:val="18"/>
                  <w:szCs w:val="18"/>
                </w:rPr>
                <w:delText>0</w:delText>
              </w:r>
              <w:r w:rsidRPr="00C55ED3" w:rsidDel="00D4253B">
                <w:rPr>
                  <w:rFonts w:asciiTheme="minorHAnsi" w:hAnsiTheme="minorHAnsi"/>
                  <w:sz w:val="18"/>
                  <w:szCs w:val="18"/>
                </w:rPr>
                <w:delText>.</w:delText>
              </w:r>
              <w:r w:rsidR="002D777F" w:rsidDel="00D4253B">
                <w:rPr>
                  <w:rFonts w:asciiTheme="minorHAnsi" w:hAnsiTheme="minorHAnsi"/>
                  <w:sz w:val="18"/>
                  <w:szCs w:val="18"/>
                </w:rPr>
                <w:delText>1</w:delText>
              </w:r>
            </w:del>
            <w:r w:rsidR="002D777F">
              <w:rPr>
                <w:rFonts w:asciiTheme="minorHAnsi" w:hAnsiTheme="minorHAnsi"/>
                <w:sz w:val="18"/>
                <w:szCs w:val="18"/>
              </w:rPr>
              <w:t>(b)2Aivb2</w:t>
            </w:r>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w:t>
            </w:r>
            <w:r w:rsidR="005E200A">
              <w:rPr>
                <w:rFonts w:asciiTheme="minorHAnsi" w:hAnsiTheme="minorHAnsi"/>
                <w:sz w:val="18"/>
                <w:szCs w:val="18"/>
              </w:rPr>
              <w:t>N</w:t>
            </w:r>
            <w:r>
              <w:rPr>
                <w:rFonts w:asciiTheme="minorHAnsi" w:hAnsiTheme="minorHAnsi"/>
                <w:sz w:val="18"/>
                <w:szCs w:val="18"/>
              </w:rPr>
              <w:t>A</w:t>
            </w:r>
            <w:r w:rsidR="005E200A">
              <w:rPr>
                <w:rFonts w:asciiTheme="minorHAnsi" w:hAnsiTheme="minorHAnsi"/>
                <w:sz w:val="18"/>
                <w:szCs w:val="18"/>
              </w:rPr>
              <w:t>7.18.2</w:t>
            </w:r>
            <w:r w:rsidRPr="00C55ED3">
              <w:rPr>
                <w:rFonts w:asciiTheme="minorHAnsi" w:hAnsiTheme="minorHAnsi"/>
                <w:sz w:val="18"/>
                <w:szCs w:val="18"/>
              </w:rPr>
              <w:t>.</w:t>
            </w:r>
          </w:p>
        </w:tc>
      </w:tr>
      <w:tr w:rsidR="00875D94" w:rsidRPr="00A42BCC" w14:paraId="581AC800" w14:textId="77777777" w:rsidTr="00C958BC">
        <w:tc>
          <w:tcPr>
            <w:tcW w:w="585" w:type="dxa"/>
            <w:vAlign w:val="center"/>
          </w:tcPr>
          <w:p w14:paraId="42E3D196" w14:textId="0674C956"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8EC30D9" w14:textId="080C0026" w:rsidR="00875D94" w:rsidRPr="00A42BCC" w:rsidDel="005F2ADF" w:rsidRDefault="00875D94" w:rsidP="00875D94">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w:t>
            </w:r>
            <w:ins w:id="39" w:author="Alhabibi, Haider@Energy" w:date="2022-02-07T22:07:00Z">
              <w:r w:rsidR="00D4253B">
                <w:rPr>
                  <w:rFonts w:asciiTheme="minorHAnsi" w:hAnsiTheme="minorHAnsi"/>
                  <w:sz w:val="18"/>
                  <w:szCs w:val="18"/>
                </w:rPr>
                <w:t>19</w:t>
              </w:r>
            </w:ins>
            <w:del w:id="40" w:author="Alhabibi, Haider@Energy" w:date="2022-02-07T22:07:00Z">
              <w:r w:rsidDel="00D4253B">
                <w:rPr>
                  <w:rFonts w:asciiTheme="minorHAnsi" w:hAnsiTheme="minorHAnsi"/>
                  <w:sz w:val="18"/>
                  <w:szCs w:val="18"/>
                </w:rPr>
                <w:delText>16</w:delText>
              </w:r>
            </w:del>
            <w:r w:rsidRPr="00C55ED3">
              <w:rPr>
                <w:rFonts w:asciiTheme="minorHAnsi" w:hAnsiTheme="minorHAnsi"/>
                <w:sz w:val="18"/>
                <w:szCs w:val="18"/>
              </w:rPr>
              <w:t xml:space="preserve"> Section </w:t>
            </w:r>
            <w:del w:id="41" w:author="Alhabibi, Haider@Energy" w:date="2022-02-07T22:08:00Z">
              <w:r w:rsidRPr="00C55ED3" w:rsidDel="00D4253B">
                <w:rPr>
                  <w:rFonts w:asciiTheme="minorHAnsi" w:hAnsiTheme="minorHAnsi"/>
                  <w:sz w:val="18"/>
                  <w:szCs w:val="18"/>
                </w:rPr>
                <w:delText>3</w:delText>
              </w:r>
            </w:del>
            <w:ins w:id="42" w:author="Alhabibi, Haider@Energy" w:date="2022-02-07T22:08:00Z">
              <w:r w:rsidR="00D4253B">
                <w:rPr>
                  <w:rFonts w:asciiTheme="minorHAnsi" w:hAnsiTheme="minorHAnsi"/>
                  <w:sz w:val="18"/>
                  <w:szCs w:val="18"/>
                </w:rPr>
                <w:t>4</w:t>
              </w:r>
            </w:ins>
            <w:r w:rsidRPr="00C55ED3">
              <w:rPr>
                <w:rFonts w:asciiTheme="minorHAnsi" w:hAnsiTheme="minorHAnsi"/>
                <w:sz w:val="18"/>
                <w:szCs w:val="18"/>
              </w:rPr>
              <w:t>.3</w:t>
            </w:r>
          </w:p>
        </w:tc>
      </w:tr>
      <w:tr w:rsidR="00875D94" w:rsidRPr="00A42BCC" w14:paraId="39CE57C2" w14:textId="77777777" w:rsidTr="00C958BC">
        <w:tc>
          <w:tcPr>
            <w:tcW w:w="585" w:type="dxa"/>
            <w:vAlign w:val="center"/>
          </w:tcPr>
          <w:p w14:paraId="49FF5FEF" w14:textId="495CAA07"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65103501" w14:textId="29677976" w:rsidR="00875D94" w:rsidRPr="00C55ED3" w:rsidRDefault="00875D94" w:rsidP="00875D94">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sidR="00D721FF">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w:t>
            </w:r>
            <w:ins w:id="43" w:author="Alhabibi, Haider@Energy" w:date="2022-02-07T22:08:00Z">
              <w:r w:rsidR="00D4253B">
                <w:rPr>
                  <w:rFonts w:asciiTheme="minorHAnsi" w:hAnsiTheme="minorHAnsi"/>
                  <w:sz w:val="18"/>
                  <w:szCs w:val="18"/>
                </w:rPr>
                <w:t>19</w:t>
              </w:r>
            </w:ins>
            <w:del w:id="44" w:author="Alhabibi, Haider@Energy" w:date="2022-02-07T22:08:00Z">
              <w:r w:rsidDel="00D4253B">
                <w:rPr>
                  <w:rFonts w:asciiTheme="minorHAnsi" w:hAnsiTheme="minorHAnsi"/>
                  <w:sz w:val="18"/>
                  <w:szCs w:val="18"/>
                </w:rPr>
                <w:delText>16</w:delText>
              </w:r>
            </w:del>
            <w:r w:rsidRPr="00875D94">
              <w:rPr>
                <w:rFonts w:asciiTheme="minorHAnsi" w:hAnsiTheme="minorHAnsi"/>
                <w:sz w:val="18"/>
                <w:szCs w:val="18"/>
              </w:rPr>
              <w:t xml:space="preserve"> Section </w:t>
            </w:r>
            <w:del w:id="45" w:author="Alhabibi, Haider@Energy" w:date="2022-02-07T22:08:00Z">
              <w:r w:rsidRPr="00875D94" w:rsidDel="00D4253B">
                <w:rPr>
                  <w:rFonts w:asciiTheme="minorHAnsi" w:hAnsiTheme="minorHAnsi"/>
                  <w:sz w:val="18"/>
                  <w:szCs w:val="18"/>
                </w:rPr>
                <w:delText>3</w:delText>
              </w:r>
            </w:del>
            <w:ins w:id="46" w:author="Alhabibi, Haider@Energy" w:date="2022-02-07T22:08:00Z">
              <w:r w:rsidR="00D4253B">
                <w:rPr>
                  <w:rFonts w:asciiTheme="minorHAnsi" w:hAnsiTheme="minorHAnsi"/>
                  <w:sz w:val="18"/>
                  <w:szCs w:val="18"/>
                </w:rPr>
                <w:t>4</w:t>
              </w:r>
            </w:ins>
            <w:r w:rsidRPr="00875D94">
              <w:rPr>
                <w:rFonts w:asciiTheme="minorHAnsi" w:hAnsiTheme="minorHAnsi"/>
                <w:sz w:val="18"/>
                <w:szCs w:val="18"/>
              </w:rPr>
              <w:t>.4.1</w:t>
            </w:r>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B63FC" w14:textId="77777777" w:rsidR="00BD30FB" w:rsidRDefault="00BD30FB">
      <w:r>
        <w:separator/>
      </w:r>
    </w:p>
  </w:endnote>
  <w:endnote w:type="continuationSeparator" w:id="0">
    <w:p w14:paraId="034C9112" w14:textId="77777777" w:rsidR="00BD30FB" w:rsidRDefault="00BD30FB">
      <w:r>
        <w:continuationSeparator/>
      </w:r>
    </w:p>
  </w:endnote>
  <w:endnote w:type="continuationNotice" w:id="1">
    <w:p w14:paraId="07C5FD2E" w14:textId="77777777" w:rsidR="00BD30FB" w:rsidRDefault="00BD30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07ED" w14:textId="77777777" w:rsidR="00C92E39" w:rsidRDefault="00C92E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8D7F34" w:rsidRPr="00733ECB" w:rsidRDefault="008D7F34" w:rsidP="00EB61D5">
    <w:pPr>
      <w:pStyle w:val="Style7"/>
      <w:rPr>
        <w:b w:val="0"/>
        <w:i w:val="0"/>
      </w:rPr>
    </w:pPr>
    <w:r w:rsidRPr="00733ECB">
      <w:rPr>
        <w:b w:val="0"/>
        <w:i w:val="0"/>
      </w:rPr>
      <w:t xml:space="preserve">Registration Number:                                                           Registration Date/Time:                                           HERS Provider:                       </w:t>
    </w:r>
  </w:p>
  <w:p w14:paraId="4A3A5EF9" w14:textId="56890515" w:rsidR="008D7F34" w:rsidRPr="00733ECB" w:rsidRDefault="008D7F34" w:rsidP="00EB61D5">
    <w:pPr>
      <w:pStyle w:val="Style7"/>
      <w:rPr>
        <w:b w:val="0"/>
        <w:i w:val="0"/>
      </w:rPr>
    </w:pPr>
    <w:r w:rsidRPr="00733ECB">
      <w:rPr>
        <w:b w:val="0"/>
        <w:i w:val="0"/>
      </w:rPr>
      <w:t>CA Building Energy Efficiency Standards - 20</w:t>
    </w:r>
    <w:ins w:id="20" w:author="Alhabibi, Haider@Energy" w:date="2021-09-13T16:57:00Z">
      <w:r w:rsidR="00F545E5">
        <w:rPr>
          <w:b w:val="0"/>
          <w:i w:val="0"/>
        </w:rPr>
        <w:t>22</w:t>
      </w:r>
    </w:ins>
    <w:del w:id="21" w:author="Alhabibi, Haider@Energy" w:date="2021-09-13T16:57:00Z">
      <w:r w:rsidRPr="00733ECB" w:rsidDel="00F545E5">
        <w:rPr>
          <w:b w:val="0"/>
          <w:i w:val="0"/>
        </w:rPr>
        <w:delText>1</w:delText>
      </w:r>
      <w:r w:rsidDel="00F545E5">
        <w:rPr>
          <w:b w:val="0"/>
          <w:i w:val="0"/>
        </w:rPr>
        <w:delText>9</w:delText>
      </w:r>
    </w:del>
    <w:r w:rsidRPr="00733ECB">
      <w:rPr>
        <w:b w:val="0"/>
        <w:i w:val="0"/>
      </w:rPr>
      <w:t xml:space="preserve"> </w:t>
    </w:r>
    <w:r>
      <w:rPr>
        <w:b w:val="0"/>
        <w:i w:val="0"/>
      </w:rPr>
      <w:t>Nonr</w:t>
    </w:r>
    <w:r w:rsidRPr="00733ECB">
      <w:rPr>
        <w:b w:val="0"/>
        <w:i w:val="0"/>
      </w:rPr>
      <w:t>esidential Compliance</w:t>
    </w:r>
    <w:r w:rsidRPr="00733ECB">
      <w:rPr>
        <w:b w:val="0"/>
        <w:i w:val="0"/>
      </w:rPr>
      <w:tab/>
    </w:r>
    <w:r>
      <w:rPr>
        <w:b w:val="0"/>
        <w:i w:val="0"/>
      </w:rPr>
      <w:t xml:space="preserve">January </w:t>
    </w:r>
    <w:r w:rsidR="002339BA">
      <w:rPr>
        <w:b w:val="0"/>
        <w:i w:val="0"/>
      </w:rPr>
      <w:t>20</w:t>
    </w:r>
    <w:ins w:id="22" w:author="Alhabibi, Haider@Energy" w:date="2021-09-13T16:58:00Z">
      <w:r w:rsidR="00F545E5">
        <w:rPr>
          <w:b w:val="0"/>
          <w:i w:val="0"/>
        </w:rPr>
        <w:t>22</w:t>
      </w:r>
    </w:ins>
    <w:del w:id="23" w:author="Alhabibi, Haider@Energy" w:date="2021-09-13T16:58:00Z">
      <w:r w:rsidR="002339BA" w:rsidDel="00F545E5">
        <w:rPr>
          <w:b w:val="0"/>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E9F0D" w14:textId="77777777" w:rsidR="00C92E39" w:rsidRDefault="00C92E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5E22527A" w:rsidR="008D7F34" w:rsidRPr="00EB61D5" w:rsidRDefault="008D7F34" w:rsidP="00EB61D5">
    <w:pPr>
      <w:pStyle w:val="Footer"/>
    </w:pPr>
    <w:r w:rsidRPr="00EB61D5">
      <w:t>CA Building Energy Efficiency Standards - 20</w:t>
    </w:r>
    <w:ins w:id="29" w:author="Alhabibi, Haider@Energy" w:date="2021-09-13T16:58:00Z">
      <w:r w:rsidR="00F545E5">
        <w:t>22</w:t>
      </w:r>
    </w:ins>
    <w:del w:id="30" w:author="Alhabibi, Haider@Energy" w:date="2021-09-13T16:58:00Z">
      <w:r w:rsidRPr="00EB61D5" w:rsidDel="00F545E5">
        <w:delText>1</w:delText>
      </w:r>
      <w:r w:rsidDel="00F545E5">
        <w:delText>9</w:delText>
      </w:r>
    </w:del>
    <w:r w:rsidRPr="00EB61D5">
      <w:t xml:space="preserve"> </w:t>
    </w:r>
    <w:r>
      <w:t>Nonr</w:t>
    </w:r>
    <w:r w:rsidRPr="00EB61D5">
      <w:t>esidential Compliance</w:t>
    </w:r>
    <w:r w:rsidRPr="00EB61D5">
      <w:tab/>
    </w:r>
    <w:r>
      <w:t xml:space="preserve">January </w:t>
    </w:r>
    <w:r w:rsidR="002339BA">
      <w:t>20</w:t>
    </w:r>
    <w:ins w:id="31" w:author="Alhabibi, Haider@Energy" w:date="2021-09-13T16:58:00Z">
      <w:r w:rsidR="00F545E5">
        <w:t>22</w:t>
      </w:r>
    </w:ins>
    <w:del w:id="32" w:author="Alhabibi, Haider@Energy" w:date="2021-09-13T16:58:00Z">
      <w:r w:rsidR="002339BA" w:rsidDel="00F545E5">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586ED" w14:textId="77777777" w:rsidR="00BD30FB" w:rsidRDefault="00BD30FB">
      <w:r>
        <w:separator/>
      </w:r>
    </w:p>
  </w:footnote>
  <w:footnote w:type="continuationSeparator" w:id="0">
    <w:p w14:paraId="2C3EE2C3" w14:textId="77777777" w:rsidR="00BD30FB" w:rsidRDefault="00BD30FB">
      <w:r>
        <w:continuationSeparator/>
      </w:r>
    </w:p>
  </w:footnote>
  <w:footnote w:type="continuationNotice" w:id="1">
    <w:p w14:paraId="7C7DD89C" w14:textId="77777777" w:rsidR="00BD30FB" w:rsidRDefault="00BD30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A5EC" w14:textId="77777777" w:rsidR="00C92E39" w:rsidRDefault="00C92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6" w14:textId="1F401B66" w:rsidR="008D7F34" w:rsidRPr="007770C5" w:rsidRDefault="00C92E39" w:rsidP="002B5597">
    <w:pPr>
      <w:suppressAutoHyphens/>
      <w:ind w:left="-90"/>
      <w:rPr>
        <w:rFonts w:ascii="Arial" w:hAnsi="Arial" w:cs="Arial"/>
        <w:sz w:val="14"/>
        <w:szCs w:val="14"/>
      </w:rPr>
    </w:pPr>
    <w:customXmlInsRangeStart w:id="14" w:author="Geiser, Che@Energy" w:date="2022-05-20T10:15:00Z"/>
    <w:sdt>
      <w:sdtPr>
        <w:rPr>
          <w:rFonts w:ascii="Arial" w:hAnsi="Arial" w:cs="Arial"/>
          <w:sz w:val="14"/>
          <w:szCs w:val="14"/>
        </w:rPr>
        <w:id w:val="-221363046"/>
        <w:docPartObj>
          <w:docPartGallery w:val="Watermarks"/>
          <w:docPartUnique/>
        </w:docPartObj>
      </w:sdtPr>
      <w:sdtContent>
        <w:customXmlInsRangeEnd w:id="14"/>
        <w:ins w:id="15" w:author="Geiser, Che@Energy" w:date="2022-05-20T10:15:00Z">
          <w:r w:rsidRPr="00C92E39">
            <w:rPr>
              <w:rFonts w:ascii="Arial" w:hAnsi="Arial" w:cs="Arial"/>
              <w:noProof/>
              <w:sz w:val="14"/>
              <w:szCs w:val="14"/>
            </w:rPr>
            <w:pict w14:anchorId="155BED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3" type="#_x0000_t136" style="position:absolute;left:0;text-align:left;margin-left:0;margin-top:0;width:412.4pt;height:247.45pt;rotation:315;z-index:-25165515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16" w:author="Geiser, Che@Energy" w:date="2022-05-20T10:15:00Z"/>
      </w:sdtContent>
    </w:sdt>
    <w:customXmlInsRangeEnd w:id="16"/>
    <w:r w:rsidR="008D7F34">
      <w:rPr>
        <w:noProof/>
      </w:rPr>
      <w:drawing>
        <wp:anchor distT="0" distB="0" distL="114300" distR="114300" simplePos="0" relativeHeight="251658249" behindDoc="0" locked="0" layoutInCell="1" allowOverlap="1" wp14:anchorId="4A3A5F0F" wp14:editId="117666DB">
          <wp:simplePos x="0" y="0"/>
          <wp:positionH relativeFrom="margin">
            <wp:posOffset>6632575</wp:posOffset>
          </wp:positionH>
          <wp:positionV relativeFrom="margin">
            <wp:posOffset>-1209675</wp:posOffset>
          </wp:positionV>
          <wp:extent cx="312420" cy="2743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008D7F34" w:rsidRPr="007770C5">
      <w:rPr>
        <w:rFonts w:ascii="Arial" w:hAnsi="Arial" w:cs="Arial"/>
        <w:sz w:val="14"/>
        <w:szCs w:val="14"/>
      </w:rPr>
      <w:t xml:space="preserve">STATE OF </w:t>
    </w:r>
    <w:smartTag w:uri="urn:schemas-microsoft-com:office:smarttags" w:element="State">
      <w:smartTag w:uri="urn:schemas-microsoft-com:office:smarttags" w:element="place">
        <w:r w:rsidR="008D7F34" w:rsidRPr="007770C5">
          <w:rPr>
            <w:rFonts w:ascii="Arial" w:hAnsi="Arial" w:cs="Arial"/>
            <w:sz w:val="14"/>
            <w:szCs w:val="14"/>
          </w:rPr>
          <w:t>CALIFORNIA</w:t>
        </w:r>
      </w:smartTag>
    </w:smartTag>
  </w:p>
  <w:p w14:paraId="4A3A5EE7" w14:textId="22AF4752" w:rsidR="008D7F34" w:rsidRPr="007770C5" w:rsidRDefault="008D7F34" w:rsidP="002B5597">
    <w:pPr>
      <w:suppressAutoHyphens/>
      <w:ind w:left="-90"/>
      <w:rPr>
        <w:rFonts w:ascii="Arial" w:hAnsi="Arial" w:cs="Arial"/>
        <w:b/>
        <w:sz w:val="24"/>
        <w:szCs w:val="24"/>
      </w:rPr>
    </w:pPr>
    <w:r>
      <w:rPr>
        <w:rFonts w:ascii="Arial" w:hAnsi="Arial" w:cs="Arial"/>
        <w:b/>
        <w:sz w:val="24"/>
        <w:szCs w:val="24"/>
      </w:rPr>
      <w:t>BUILDING AIR LEAKAGE DIAGNOSTIC TEST – BUILDING ENCLOSURES AND DWELLING UNIT ENCLOSURES</w:t>
    </w:r>
  </w:p>
  <w:p w14:paraId="4A3A5EE8" w14:textId="1B96A91A" w:rsidR="008D7F34" w:rsidRPr="007770C5" w:rsidRDefault="008D7F34" w:rsidP="002B5597">
    <w:pPr>
      <w:suppressAutoHyphens/>
      <w:ind w:left="-90"/>
      <w:rPr>
        <w:rFonts w:ascii="Arial" w:hAnsi="Arial" w:cs="Arial"/>
        <w:sz w:val="14"/>
        <w:szCs w:val="14"/>
      </w:rPr>
    </w:pPr>
    <w:r>
      <w:rPr>
        <w:rFonts w:ascii="Arial" w:hAnsi="Arial" w:cs="Arial"/>
        <w:sz w:val="14"/>
        <w:szCs w:val="14"/>
      </w:rPr>
      <w:t>CEC-NRCV-MCH-24-H</w:t>
    </w:r>
    <w:r w:rsidRPr="007770C5">
      <w:rPr>
        <w:rFonts w:ascii="Arial" w:hAnsi="Arial" w:cs="Arial"/>
        <w:sz w:val="14"/>
        <w:szCs w:val="14"/>
      </w:rPr>
      <w:t xml:space="preserve"> (Revised </w:t>
    </w:r>
    <w:r>
      <w:rPr>
        <w:rFonts w:ascii="Arial" w:hAnsi="Arial" w:cs="Arial"/>
        <w:sz w:val="14"/>
        <w:szCs w:val="14"/>
      </w:rPr>
      <w:t>01/</w:t>
    </w:r>
    <w:ins w:id="17" w:author="Alhabibi, Haider@Energy" w:date="2021-09-13T16:57:00Z">
      <w:r w:rsidR="00F545E5">
        <w:rPr>
          <w:rFonts w:ascii="Arial" w:hAnsi="Arial" w:cs="Arial"/>
          <w:sz w:val="14"/>
          <w:szCs w:val="14"/>
        </w:rPr>
        <w:t>22</w:t>
      </w:r>
    </w:ins>
    <w:del w:id="18" w:author="Alhabibi, Haider@Energy" w:date="2021-09-13T16:57:00Z">
      <w:r w:rsidR="002339BA" w:rsidDel="00F545E5">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8D7F34" w:rsidRPr="00F85124" w14:paraId="4A3A5EEB" w14:textId="77777777" w:rsidTr="003E419E">
      <w:trPr>
        <w:cantSplit/>
        <w:trHeight w:val="288"/>
      </w:trPr>
      <w:tc>
        <w:tcPr>
          <w:tcW w:w="3877" w:type="pct"/>
          <w:gridSpan w:val="2"/>
          <w:tcBorders>
            <w:right w:val="nil"/>
          </w:tcBorders>
          <w:vAlign w:val="center"/>
        </w:tcPr>
        <w:p w14:paraId="4A3A5EE9" w14:textId="42B5FDF9" w:rsidR="008D7F34" w:rsidRPr="00F502B3" w:rsidRDefault="008D7F3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p>
      </w:tc>
      <w:tc>
        <w:tcPr>
          <w:tcW w:w="1123" w:type="pct"/>
          <w:tcBorders>
            <w:left w:val="nil"/>
          </w:tcBorders>
          <w:tcMar>
            <w:left w:w="115" w:type="dxa"/>
            <w:right w:w="115" w:type="dxa"/>
          </w:tcMar>
          <w:vAlign w:val="center"/>
        </w:tcPr>
        <w:p w14:paraId="4A3A5EEA" w14:textId="5C5FA235" w:rsidR="008D7F34" w:rsidRPr="00F502B3" w:rsidRDefault="008D7F34">
          <w:pPr>
            <w:pStyle w:val="Heading1"/>
            <w:jc w:val="right"/>
            <w:rPr>
              <w:rFonts w:ascii="Calibri" w:hAnsi="Calibri"/>
              <w:b w:val="0"/>
              <w:bCs/>
              <w:sz w:val="20"/>
            </w:rPr>
          </w:pPr>
          <w:r>
            <w:rPr>
              <w:rFonts w:ascii="Calibri" w:hAnsi="Calibri"/>
              <w:b w:val="0"/>
              <w:bCs/>
              <w:sz w:val="20"/>
            </w:rPr>
            <w:t>NRCV</w:t>
          </w:r>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8D7F34" w:rsidRPr="00F85124" w14:paraId="4A3A5EEE" w14:textId="77777777" w:rsidTr="003E419E">
      <w:trPr>
        <w:cantSplit/>
        <w:trHeight w:val="288"/>
      </w:trPr>
      <w:tc>
        <w:tcPr>
          <w:tcW w:w="2500" w:type="pct"/>
          <w:tcBorders>
            <w:right w:val="nil"/>
          </w:tcBorders>
        </w:tcPr>
        <w:p w14:paraId="4A3A5EEC" w14:textId="5BDEC5C3" w:rsidR="008D7F34" w:rsidRPr="00F85124" w:rsidRDefault="008D7F34" w:rsidP="003E419E">
          <w:pPr>
            <w:tabs>
              <w:tab w:val="right" w:pos="10543"/>
            </w:tabs>
            <w:rPr>
              <w:rFonts w:ascii="Calibri" w:hAnsi="Calibri"/>
              <w:sz w:val="12"/>
              <w:szCs w:val="12"/>
            </w:rPr>
          </w:pPr>
          <w:r>
            <w:rPr>
              <w:rFonts w:ascii="Calibri" w:hAnsi="Calibri"/>
              <w:bCs/>
            </w:rPr>
            <w:t>Enclosure Air</w:t>
          </w:r>
          <w:r w:rsidRPr="00F85124">
            <w:rPr>
              <w:rFonts w:ascii="Calibri" w:hAnsi="Calibri"/>
              <w:bCs/>
            </w:rPr>
            <w:t xml:space="preserve"> Leakage Diagnostic Test</w:t>
          </w:r>
        </w:p>
      </w:tc>
      <w:tc>
        <w:tcPr>
          <w:tcW w:w="2500" w:type="pct"/>
          <w:gridSpan w:val="2"/>
          <w:tcBorders>
            <w:left w:val="nil"/>
          </w:tcBorders>
        </w:tcPr>
        <w:p w14:paraId="4A3A5EED" w14:textId="7EC5722E" w:rsidR="008D7F34" w:rsidRPr="00F85124" w:rsidRDefault="008D7F34"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E6AEC">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92E39">
            <w:rPr>
              <w:rFonts w:ascii="Calibri" w:hAnsi="Calibri"/>
              <w:bCs/>
              <w:noProof/>
            </w:rPr>
            <w:t>3</w:t>
          </w:r>
          <w:r>
            <w:rPr>
              <w:rFonts w:ascii="Calibri" w:hAnsi="Calibri"/>
              <w:bCs/>
              <w:noProof/>
            </w:rPr>
            <w:fldChar w:fldCharType="end"/>
          </w:r>
          <w:r w:rsidRPr="00F85124">
            <w:rPr>
              <w:rFonts w:ascii="Calibri" w:hAnsi="Calibri"/>
              <w:bCs/>
            </w:rPr>
            <w:t>)</w:t>
          </w:r>
        </w:p>
      </w:tc>
    </w:tr>
    <w:tr w:rsidR="008D7F34" w:rsidRPr="00F85124" w14:paraId="4A3A5EF2" w14:textId="77777777" w:rsidTr="003E419E">
      <w:trPr>
        <w:cantSplit/>
        <w:trHeight w:val="288"/>
      </w:trPr>
      <w:tc>
        <w:tcPr>
          <w:tcW w:w="0" w:type="auto"/>
        </w:tcPr>
        <w:p w14:paraId="4A3A5EEF" w14:textId="77777777" w:rsidR="008D7F34" w:rsidRPr="00F85124" w:rsidRDefault="008D7F34" w:rsidP="003E419E">
          <w:pPr>
            <w:rPr>
              <w:rFonts w:ascii="Calibri" w:hAnsi="Calibri"/>
              <w:sz w:val="12"/>
              <w:szCs w:val="12"/>
            </w:rPr>
          </w:pPr>
          <w:r w:rsidRPr="00F85124">
            <w:rPr>
              <w:rFonts w:ascii="Calibri" w:hAnsi="Calibri"/>
              <w:sz w:val="12"/>
              <w:szCs w:val="12"/>
            </w:rPr>
            <w:t>Project Name:</w:t>
          </w:r>
        </w:p>
      </w:tc>
      <w:tc>
        <w:tcPr>
          <w:tcW w:w="1377" w:type="pct"/>
        </w:tcPr>
        <w:p w14:paraId="4A3A5EF0" w14:textId="77777777" w:rsidR="008D7F34" w:rsidRPr="00F85124" w:rsidRDefault="008D7F34" w:rsidP="003E419E">
          <w:pPr>
            <w:rPr>
              <w:rFonts w:ascii="Calibri" w:hAnsi="Calibri"/>
              <w:sz w:val="12"/>
              <w:szCs w:val="12"/>
            </w:rPr>
          </w:pPr>
          <w:r w:rsidRPr="00F85124">
            <w:rPr>
              <w:rFonts w:ascii="Calibri" w:hAnsi="Calibri"/>
              <w:sz w:val="12"/>
              <w:szCs w:val="12"/>
            </w:rPr>
            <w:t>Enforcement Agency:</w:t>
          </w:r>
        </w:p>
      </w:tc>
      <w:tc>
        <w:tcPr>
          <w:tcW w:w="1123" w:type="pct"/>
        </w:tcPr>
        <w:p w14:paraId="4A3A5EF1" w14:textId="77777777" w:rsidR="008D7F34" w:rsidRPr="00F85124" w:rsidRDefault="008D7F34" w:rsidP="003E419E">
          <w:pPr>
            <w:rPr>
              <w:rFonts w:ascii="Calibri" w:hAnsi="Calibri"/>
              <w:sz w:val="12"/>
              <w:szCs w:val="12"/>
            </w:rPr>
          </w:pPr>
          <w:r w:rsidRPr="00F85124">
            <w:rPr>
              <w:rFonts w:ascii="Calibri" w:hAnsi="Calibri"/>
              <w:sz w:val="12"/>
              <w:szCs w:val="12"/>
            </w:rPr>
            <w:t>Permit Number:</w:t>
          </w:r>
        </w:p>
      </w:tc>
    </w:tr>
    <w:tr w:rsidR="008D7F34" w:rsidRPr="00F85124" w14:paraId="4A3A5EF6" w14:textId="77777777" w:rsidTr="003E419E">
      <w:trPr>
        <w:cantSplit/>
        <w:trHeight w:val="288"/>
      </w:trPr>
      <w:tc>
        <w:tcPr>
          <w:tcW w:w="0" w:type="auto"/>
        </w:tcPr>
        <w:p w14:paraId="4A3A5EF3" w14:textId="77777777" w:rsidR="008D7F34" w:rsidRPr="00F85124" w:rsidRDefault="008D7F34" w:rsidP="003E419E">
          <w:pPr>
            <w:rPr>
              <w:rFonts w:ascii="Calibri" w:hAnsi="Calibri"/>
              <w:sz w:val="12"/>
              <w:szCs w:val="12"/>
              <w:vertAlign w:val="superscript"/>
            </w:rPr>
          </w:pPr>
          <w:r w:rsidRPr="00F85124">
            <w:rPr>
              <w:rFonts w:ascii="Calibri" w:hAnsi="Calibri"/>
              <w:sz w:val="12"/>
              <w:szCs w:val="12"/>
            </w:rPr>
            <w:t>Dwelling Address:</w:t>
          </w:r>
        </w:p>
      </w:tc>
      <w:tc>
        <w:tcPr>
          <w:tcW w:w="1377" w:type="pct"/>
        </w:tcPr>
        <w:p w14:paraId="4A3A5EF4" w14:textId="22FE04C4" w:rsidR="008D7F34" w:rsidRPr="00F85124" w:rsidRDefault="008D7F34"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4A3A5EF5" w14:textId="06098542" w:rsidR="008D7F34" w:rsidRPr="00F85124" w:rsidRDefault="008D7F34"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A3A5EF7" w14:textId="7DE20C87" w:rsidR="008D7F34" w:rsidRPr="003E419E" w:rsidRDefault="002C4DF3" w:rsidP="003E419E">
    <w:pPr>
      <w:pStyle w:val="Header"/>
    </w:pPr>
    <w:ins w:id="19" w:author="Geiser, Che@Energy" w:date="2022-05-20T10:02:00Z">
      <w:r>
        <w:rPr>
          <w:rFonts w:ascii="Arial" w:hAnsi="Arial" w:cs="Arial"/>
          <w:noProof/>
          <w:sz w:val="14"/>
          <w:szCs w:val="14"/>
        </w:rPr>
        <w:drawing>
          <wp:anchor distT="0" distB="0" distL="114300" distR="114300" simplePos="0" relativeHeight="251659273" behindDoc="1" locked="0" layoutInCell="1" allowOverlap="1" wp14:anchorId="6B14E91B" wp14:editId="07219E48">
            <wp:simplePos x="0" y="0"/>
            <wp:positionH relativeFrom="margin">
              <wp:align>right</wp:align>
            </wp:positionH>
            <wp:positionV relativeFrom="paragraph">
              <wp:posOffset>560705</wp:posOffset>
            </wp:positionV>
            <wp:extent cx="6800850" cy="5724525"/>
            <wp:effectExtent l="0" t="0" r="0" b="9525"/>
            <wp:wrapNone/>
            <wp:docPr id="1" name="Picture 1"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with medium confidence"/>
                    <pic:cNvPicPr/>
                  </pic:nvPicPr>
                  <pic:blipFill>
                    <a:blip r:embed="rId2"/>
                    <a:stretch>
                      <a:fillRect/>
                    </a:stretch>
                  </pic:blipFill>
                  <pic:spPr>
                    <a:xfrm>
                      <a:off x="0" y="0"/>
                      <a:ext cx="6800850" cy="5724525"/>
                    </a:xfrm>
                    <a:prstGeom prst="rect">
                      <a:avLst/>
                    </a:prstGeom>
                  </pic:spPr>
                </pic:pic>
              </a:graphicData>
            </a:graphic>
          </wp:anchor>
        </w:drawing>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843B9" w14:textId="77777777" w:rsidR="00C92E39" w:rsidRDefault="00C92E3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222D500D" w:rsidR="008D7F34" w:rsidRDefault="008D7F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8D7F34" w:rsidRPr="00F85124" w14:paraId="4A3A5EFE" w14:textId="77777777" w:rsidTr="003E419E">
      <w:trPr>
        <w:cantSplit/>
        <w:trHeight w:val="288"/>
      </w:trPr>
      <w:tc>
        <w:tcPr>
          <w:tcW w:w="3877" w:type="pct"/>
          <w:gridSpan w:val="2"/>
          <w:tcBorders>
            <w:right w:val="nil"/>
          </w:tcBorders>
          <w:vAlign w:val="center"/>
        </w:tcPr>
        <w:p w14:paraId="4A3A5EFC" w14:textId="0F83EB16" w:rsidR="008D7F34" w:rsidRPr="00F502B3" w:rsidRDefault="008D7F3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VERIFICAITON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4A3A5EFD" w14:textId="16D41115" w:rsidR="008D7F34" w:rsidRPr="00F502B3" w:rsidRDefault="008D7F34">
          <w:pPr>
            <w:pStyle w:val="Heading1"/>
            <w:jc w:val="right"/>
            <w:rPr>
              <w:rFonts w:ascii="Calibri" w:hAnsi="Calibri"/>
              <w:b w:val="0"/>
              <w:bCs/>
              <w:sz w:val="20"/>
            </w:rPr>
          </w:pPr>
          <w:r>
            <w:rPr>
              <w:rFonts w:ascii="Calibri" w:hAnsi="Calibri"/>
              <w:b w:val="0"/>
              <w:bCs/>
              <w:sz w:val="20"/>
            </w:rPr>
            <w:t>NRCV</w:t>
          </w:r>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8D7F34" w:rsidRPr="00F85124" w14:paraId="4A3A5F01" w14:textId="77777777" w:rsidTr="003E419E">
      <w:trPr>
        <w:cantSplit/>
        <w:trHeight w:val="288"/>
      </w:trPr>
      <w:tc>
        <w:tcPr>
          <w:tcW w:w="2500" w:type="pct"/>
          <w:tcBorders>
            <w:right w:val="nil"/>
          </w:tcBorders>
        </w:tcPr>
        <w:p w14:paraId="4A3A5EFF" w14:textId="1E21E9F4" w:rsidR="008D7F34" w:rsidRPr="00F85124" w:rsidRDefault="008D7F34" w:rsidP="003E419E">
          <w:pPr>
            <w:tabs>
              <w:tab w:val="right" w:pos="10543"/>
            </w:tabs>
            <w:rPr>
              <w:rFonts w:ascii="Calibri" w:hAnsi="Calibri"/>
              <w:sz w:val="12"/>
              <w:szCs w:val="12"/>
            </w:rPr>
          </w:pPr>
          <w:r>
            <w:rPr>
              <w:rFonts w:ascii="Calibri" w:hAnsi="Calibri"/>
              <w:bCs/>
            </w:rPr>
            <w:t>Enclosure Air</w:t>
          </w:r>
          <w:r w:rsidRPr="00F85124">
            <w:rPr>
              <w:rFonts w:ascii="Calibri" w:hAnsi="Calibri"/>
              <w:bCs/>
            </w:rPr>
            <w:t xml:space="preserve"> Leakage Diagnostic Test</w:t>
          </w:r>
          <w:r>
            <w:rPr>
              <w:rFonts w:ascii="Calibri" w:hAnsi="Calibri"/>
              <w:bCs/>
            </w:rPr>
            <w:t xml:space="preserve"> - MCH-24a</w:t>
          </w:r>
        </w:p>
      </w:tc>
      <w:tc>
        <w:tcPr>
          <w:tcW w:w="2500" w:type="pct"/>
          <w:gridSpan w:val="2"/>
          <w:tcBorders>
            <w:left w:val="nil"/>
          </w:tcBorders>
        </w:tcPr>
        <w:p w14:paraId="4A3A5F00" w14:textId="61BD76FA" w:rsidR="008D7F34" w:rsidRPr="00382CD6" w:rsidRDefault="008D7F34"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E6AEC">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92E39">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3F64B945" w:rsidR="008D7F34" w:rsidRPr="003E419E" w:rsidRDefault="008D7F34" w:rsidP="003E419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06450DC1" w:rsidR="008D7F34" w:rsidRDefault="008D7F3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0EBF3770" w:rsidR="008D7F34" w:rsidRDefault="008D7F3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8D7F34" w:rsidRPr="00F85124" w14:paraId="4A3A5F08" w14:textId="77777777" w:rsidTr="003E419E">
      <w:trPr>
        <w:cantSplit/>
        <w:trHeight w:val="288"/>
      </w:trPr>
      <w:tc>
        <w:tcPr>
          <w:tcW w:w="3877" w:type="pct"/>
          <w:tcBorders>
            <w:right w:val="nil"/>
          </w:tcBorders>
          <w:vAlign w:val="center"/>
        </w:tcPr>
        <w:p w14:paraId="4A3A5F06" w14:textId="502A5E0D" w:rsidR="008D7F34" w:rsidRPr="00F502B3" w:rsidRDefault="008D7F3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77AD0A1F" w:rsidR="008D7F34" w:rsidRPr="00F502B3" w:rsidRDefault="008D7F34">
          <w:pPr>
            <w:pStyle w:val="Heading1"/>
            <w:jc w:val="right"/>
            <w:rPr>
              <w:rFonts w:ascii="Calibri" w:hAnsi="Calibri"/>
              <w:b w:val="0"/>
              <w:bCs/>
              <w:sz w:val="20"/>
            </w:rPr>
          </w:pPr>
          <w:r>
            <w:rPr>
              <w:rFonts w:ascii="Calibri" w:hAnsi="Calibri"/>
              <w:b w:val="0"/>
              <w:bCs/>
              <w:sz w:val="20"/>
            </w:rPr>
            <w:t>NRCV</w:t>
          </w:r>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8D7F34" w:rsidRPr="00F85124" w14:paraId="4A3A5F0B" w14:textId="77777777" w:rsidTr="00EF2268">
      <w:trPr>
        <w:cantSplit/>
        <w:trHeight w:val="288"/>
      </w:trPr>
      <w:tc>
        <w:tcPr>
          <w:tcW w:w="4373" w:type="pct"/>
          <w:gridSpan w:val="2"/>
          <w:tcBorders>
            <w:right w:val="nil"/>
          </w:tcBorders>
        </w:tcPr>
        <w:p w14:paraId="4A3A5F09" w14:textId="57B96F50" w:rsidR="008D7F34" w:rsidRPr="00F85124" w:rsidRDefault="008D7F34"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 Building Enclosures and Dwelling Unit Enclosures - MCH-24a</w:t>
          </w:r>
        </w:p>
      </w:tc>
      <w:tc>
        <w:tcPr>
          <w:tcW w:w="627" w:type="pct"/>
          <w:tcBorders>
            <w:left w:val="nil"/>
          </w:tcBorders>
        </w:tcPr>
        <w:p w14:paraId="4A3A5F0A" w14:textId="6DB1AAC7" w:rsidR="008D7F34" w:rsidRPr="00F85124" w:rsidRDefault="008D7F34"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E6AEC">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92E39">
            <w:rPr>
              <w:rFonts w:ascii="Calibri" w:hAnsi="Calibri"/>
              <w:bCs/>
              <w:noProof/>
            </w:rPr>
            <w:t>4</w:t>
          </w:r>
          <w:r>
            <w:rPr>
              <w:rFonts w:ascii="Calibri" w:hAnsi="Calibri"/>
              <w:bCs/>
              <w:noProof/>
            </w:rPr>
            <w:fldChar w:fldCharType="end"/>
          </w:r>
          <w:r w:rsidRPr="00F85124">
            <w:rPr>
              <w:rFonts w:ascii="Calibri" w:hAnsi="Calibri"/>
              <w:bCs/>
            </w:rPr>
            <w:t>)</w:t>
          </w:r>
        </w:p>
      </w:tc>
    </w:tr>
  </w:tbl>
  <w:p w14:paraId="4A3A5F0C" w14:textId="58BE7AE9" w:rsidR="008D7F34" w:rsidRPr="003E419E" w:rsidRDefault="008D7F34" w:rsidP="003E419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16246EE6" w:rsidR="008D7F34" w:rsidRDefault="008D7F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0"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5"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059130066">
    <w:abstractNumId w:val="1"/>
  </w:num>
  <w:num w:numId="2" w16cid:durableId="1279681882">
    <w:abstractNumId w:val="0"/>
  </w:num>
  <w:num w:numId="3" w16cid:durableId="1718778344">
    <w:abstractNumId w:val="1"/>
  </w:num>
  <w:num w:numId="4" w16cid:durableId="1768962408">
    <w:abstractNumId w:val="0"/>
  </w:num>
  <w:num w:numId="5" w16cid:durableId="1756974865">
    <w:abstractNumId w:val="1"/>
  </w:num>
  <w:num w:numId="6" w16cid:durableId="1995717421">
    <w:abstractNumId w:val="0"/>
  </w:num>
  <w:num w:numId="7" w16cid:durableId="1117136340">
    <w:abstractNumId w:val="0"/>
  </w:num>
  <w:num w:numId="8" w16cid:durableId="1332683940">
    <w:abstractNumId w:val="1"/>
  </w:num>
  <w:num w:numId="9" w16cid:durableId="1441414114">
    <w:abstractNumId w:val="0"/>
  </w:num>
  <w:num w:numId="10" w16cid:durableId="1489050539">
    <w:abstractNumId w:val="2"/>
  </w:num>
  <w:num w:numId="11" w16cid:durableId="442072542">
    <w:abstractNumId w:val="14"/>
  </w:num>
  <w:num w:numId="12" w16cid:durableId="587153917">
    <w:abstractNumId w:val="8"/>
  </w:num>
  <w:num w:numId="13" w16cid:durableId="950086721">
    <w:abstractNumId w:val="6"/>
  </w:num>
  <w:num w:numId="14" w16cid:durableId="111290888">
    <w:abstractNumId w:val="10"/>
  </w:num>
  <w:num w:numId="15" w16cid:durableId="2015573268">
    <w:abstractNumId w:val="12"/>
  </w:num>
  <w:num w:numId="16" w16cid:durableId="213737363">
    <w:abstractNumId w:val="13"/>
  </w:num>
  <w:num w:numId="17" w16cid:durableId="833186011">
    <w:abstractNumId w:val="5"/>
  </w:num>
  <w:num w:numId="18" w16cid:durableId="2144808715">
    <w:abstractNumId w:val="4"/>
  </w:num>
  <w:num w:numId="19" w16cid:durableId="1029061525">
    <w:abstractNumId w:val="15"/>
  </w:num>
  <w:num w:numId="20" w16cid:durableId="1609506880">
    <w:abstractNumId w:val="9"/>
  </w:num>
  <w:num w:numId="21" w16cid:durableId="1777554083">
    <w:abstractNumId w:val="7"/>
  </w:num>
  <w:num w:numId="22" w16cid:durableId="1546912459">
    <w:abstractNumId w:val="11"/>
  </w:num>
  <w:num w:numId="23" w16cid:durableId="42295631">
    <w:abstractNumId w:val="3"/>
  </w:num>
  <w:num w:numId="24" w16cid:durableId="1880436783">
    <w:abstractNumId w:val="6"/>
  </w:num>
  <w:num w:numId="25" w16cid:durableId="3502261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8DB"/>
    <w:rsid w:val="0000317B"/>
    <w:rsid w:val="0000541A"/>
    <w:rsid w:val="00011BC3"/>
    <w:rsid w:val="00013858"/>
    <w:rsid w:val="00020D4A"/>
    <w:rsid w:val="00023ECE"/>
    <w:rsid w:val="00032684"/>
    <w:rsid w:val="000367BC"/>
    <w:rsid w:val="00045BAB"/>
    <w:rsid w:val="00056B9D"/>
    <w:rsid w:val="00066F15"/>
    <w:rsid w:val="00075E38"/>
    <w:rsid w:val="0007727D"/>
    <w:rsid w:val="00081774"/>
    <w:rsid w:val="0009311F"/>
    <w:rsid w:val="000A5169"/>
    <w:rsid w:val="000A7467"/>
    <w:rsid w:val="000B05C9"/>
    <w:rsid w:val="000B2A0D"/>
    <w:rsid w:val="000B64C1"/>
    <w:rsid w:val="000C5AC9"/>
    <w:rsid w:val="000D1CB5"/>
    <w:rsid w:val="000E084F"/>
    <w:rsid w:val="000F3409"/>
    <w:rsid w:val="000F3C9E"/>
    <w:rsid w:val="001046D3"/>
    <w:rsid w:val="00107CC3"/>
    <w:rsid w:val="00122B26"/>
    <w:rsid w:val="00123BD6"/>
    <w:rsid w:val="001531F1"/>
    <w:rsid w:val="00157308"/>
    <w:rsid w:val="00163079"/>
    <w:rsid w:val="0016315C"/>
    <w:rsid w:val="001644C1"/>
    <w:rsid w:val="00165FD3"/>
    <w:rsid w:val="00170A61"/>
    <w:rsid w:val="00171BD5"/>
    <w:rsid w:val="00172D21"/>
    <w:rsid w:val="00173043"/>
    <w:rsid w:val="001748B5"/>
    <w:rsid w:val="0017724F"/>
    <w:rsid w:val="00177998"/>
    <w:rsid w:val="00181B3E"/>
    <w:rsid w:val="00182301"/>
    <w:rsid w:val="001835DF"/>
    <w:rsid w:val="0019189F"/>
    <w:rsid w:val="00194FA5"/>
    <w:rsid w:val="00195B7D"/>
    <w:rsid w:val="00197CD7"/>
    <w:rsid w:val="001A5445"/>
    <w:rsid w:val="001A794A"/>
    <w:rsid w:val="001B0B2D"/>
    <w:rsid w:val="001B14D6"/>
    <w:rsid w:val="001B4FAD"/>
    <w:rsid w:val="001B6B55"/>
    <w:rsid w:val="001B7920"/>
    <w:rsid w:val="001C020A"/>
    <w:rsid w:val="001C4084"/>
    <w:rsid w:val="001C4335"/>
    <w:rsid w:val="001C5250"/>
    <w:rsid w:val="001D4EC1"/>
    <w:rsid w:val="001E5CD5"/>
    <w:rsid w:val="001E5EB4"/>
    <w:rsid w:val="001E7C38"/>
    <w:rsid w:val="001F1EB8"/>
    <w:rsid w:val="00200F89"/>
    <w:rsid w:val="002057B8"/>
    <w:rsid w:val="00217730"/>
    <w:rsid w:val="0022167C"/>
    <w:rsid w:val="00223EF9"/>
    <w:rsid w:val="00231102"/>
    <w:rsid w:val="00231CFA"/>
    <w:rsid w:val="002339BA"/>
    <w:rsid w:val="00240435"/>
    <w:rsid w:val="002478EC"/>
    <w:rsid w:val="0025389B"/>
    <w:rsid w:val="00255406"/>
    <w:rsid w:val="0027204B"/>
    <w:rsid w:val="00282299"/>
    <w:rsid w:val="0028362C"/>
    <w:rsid w:val="0029155F"/>
    <w:rsid w:val="0029261F"/>
    <w:rsid w:val="002A6FF6"/>
    <w:rsid w:val="002B4718"/>
    <w:rsid w:val="002B5597"/>
    <w:rsid w:val="002B78D5"/>
    <w:rsid w:val="002C1AD1"/>
    <w:rsid w:val="002C2842"/>
    <w:rsid w:val="002C4DF3"/>
    <w:rsid w:val="002C7854"/>
    <w:rsid w:val="002D43DB"/>
    <w:rsid w:val="002D4ABD"/>
    <w:rsid w:val="002D4FE1"/>
    <w:rsid w:val="002D6F47"/>
    <w:rsid w:val="002D72F5"/>
    <w:rsid w:val="002D777F"/>
    <w:rsid w:val="002E1B82"/>
    <w:rsid w:val="002E227D"/>
    <w:rsid w:val="002E299F"/>
    <w:rsid w:val="002E7F09"/>
    <w:rsid w:val="002F4374"/>
    <w:rsid w:val="00305DBA"/>
    <w:rsid w:val="0031464C"/>
    <w:rsid w:val="003166AF"/>
    <w:rsid w:val="00317238"/>
    <w:rsid w:val="00325C06"/>
    <w:rsid w:val="0033231D"/>
    <w:rsid w:val="00333ED8"/>
    <w:rsid w:val="0033443A"/>
    <w:rsid w:val="00354879"/>
    <w:rsid w:val="00366476"/>
    <w:rsid w:val="00367B59"/>
    <w:rsid w:val="003701BD"/>
    <w:rsid w:val="00381466"/>
    <w:rsid w:val="0038205F"/>
    <w:rsid w:val="003821BA"/>
    <w:rsid w:val="00382CD6"/>
    <w:rsid w:val="00382FD0"/>
    <w:rsid w:val="00393DD9"/>
    <w:rsid w:val="003A047B"/>
    <w:rsid w:val="003A3634"/>
    <w:rsid w:val="003C1E23"/>
    <w:rsid w:val="003C2745"/>
    <w:rsid w:val="003C5860"/>
    <w:rsid w:val="003C5E86"/>
    <w:rsid w:val="003E21BB"/>
    <w:rsid w:val="003E419E"/>
    <w:rsid w:val="003E71E0"/>
    <w:rsid w:val="003F00EC"/>
    <w:rsid w:val="003F23E6"/>
    <w:rsid w:val="003F398B"/>
    <w:rsid w:val="003F62A0"/>
    <w:rsid w:val="00400BDB"/>
    <w:rsid w:val="004024EF"/>
    <w:rsid w:val="00410903"/>
    <w:rsid w:val="004130B2"/>
    <w:rsid w:val="0041739F"/>
    <w:rsid w:val="0042051F"/>
    <w:rsid w:val="00421E7D"/>
    <w:rsid w:val="00421FA8"/>
    <w:rsid w:val="0042272B"/>
    <w:rsid w:val="00425C89"/>
    <w:rsid w:val="00427DFA"/>
    <w:rsid w:val="004348D8"/>
    <w:rsid w:val="00454E36"/>
    <w:rsid w:val="00457345"/>
    <w:rsid w:val="00460319"/>
    <w:rsid w:val="00467478"/>
    <w:rsid w:val="004713DE"/>
    <w:rsid w:val="0047600B"/>
    <w:rsid w:val="004803D4"/>
    <w:rsid w:val="00480F53"/>
    <w:rsid w:val="00497DDD"/>
    <w:rsid w:val="00497E2F"/>
    <w:rsid w:val="004A0673"/>
    <w:rsid w:val="004A1BB8"/>
    <w:rsid w:val="004A2663"/>
    <w:rsid w:val="004B1299"/>
    <w:rsid w:val="004C4607"/>
    <w:rsid w:val="004C4B9D"/>
    <w:rsid w:val="004C6C23"/>
    <w:rsid w:val="004D24AC"/>
    <w:rsid w:val="004E33F4"/>
    <w:rsid w:val="004E5DB8"/>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419F0"/>
    <w:rsid w:val="00553651"/>
    <w:rsid w:val="005617C5"/>
    <w:rsid w:val="005646A2"/>
    <w:rsid w:val="00566D9F"/>
    <w:rsid w:val="00567DD6"/>
    <w:rsid w:val="005700F0"/>
    <w:rsid w:val="00570FEA"/>
    <w:rsid w:val="00571D0B"/>
    <w:rsid w:val="005774A9"/>
    <w:rsid w:val="00583C81"/>
    <w:rsid w:val="005843AD"/>
    <w:rsid w:val="00585B39"/>
    <w:rsid w:val="00595EC9"/>
    <w:rsid w:val="005A57F7"/>
    <w:rsid w:val="005A593D"/>
    <w:rsid w:val="005B48AA"/>
    <w:rsid w:val="005B6312"/>
    <w:rsid w:val="005C0059"/>
    <w:rsid w:val="005E19CD"/>
    <w:rsid w:val="005E1C15"/>
    <w:rsid w:val="005E200A"/>
    <w:rsid w:val="005F1465"/>
    <w:rsid w:val="005F2ADF"/>
    <w:rsid w:val="005F4748"/>
    <w:rsid w:val="0060014C"/>
    <w:rsid w:val="006045D5"/>
    <w:rsid w:val="006124DF"/>
    <w:rsid w:val="006174C3"/>
    <w:rsid w:val="00621003"/>
    <w:rsid w:val="00630960"/>
    <w:rsid w:val="00642F49"/>
    <w:rsid w:val="00657706"/>
    <w:rsid w:val="006614CE"/>
    <w:rsid w:val="00662D8F"/>
    <w:rsid w:val="00670386"/>
    <w:rsid w:val="00672313"/>
    <w:rsid w:val="006803FF"/>
    <w:rsid w:val="00681DC7"/>
    <w:rsid w:val="00685389"/>
    <w:rsid w:val="00691DE3"/>
    <w:rsid w:val="00693159"/>
    <w:rsid w:val="006950F5"/>
    <w:rsid w:val="00696A1D"/>
    <w:rsid w:val="006A26C9"/>
    <w:rsid w:val="006A4DFF"/>
    <w:rsid w:val="006A545B"/>
    <w:rsid w:val="006B7ACC"/>
    <w:rsid w:val="006B7E71"/>
    <w:rsid w:val="006C1E71"/>
    <w:rsid w:val="006C20D7"/>
    <w:rsid w:val="006C47BD"/>
    <w:rsid w:val="006C5CC0"/>
    <w:rsid w:val="006D1864"/>
    <w:rsid w:val="006D3965"/>
    <w:rsid w:val="006E236F"/>
    <w:rsid w:val="006E561D"/>
    <w:rsid w:val="0070083F"/>
    <w:rsid w:val="00703E08"/>
    <w:rsid w:val="00715475"/>
    <w:rsid w:val="00721F39"/>
    <w:rsid w:val="00733ECB"/>
    <w:rsid w:val="00735772"/>
    <w:rsid w:val="0074637C"/>
    <w:rsid w:val="00752910"/>
    <w:rsid w:val="00754541"/>
    <w:rsid w:val="0075502F"/>
    <w:rsid w:val="00760262"/>
    <w:rsid w:val="007607D7"/>
    <w:rsid w:val="00766464"/>
    <w:rsid w:val="00767127"/>
    <w:rsid w:val="00767C38"/>
    <w:rsid w:val="007722D6"/>
    <w:rsid w:val="00773125"/>
    <w:rsid w:val="00773243"/>
    <w:rsid w:val="007751B4"/>
    <w:rsid w:val="00775AFE"/>
    <w:rsid w:val="00776634"/>
    <w:rsid w:val="00776CB9"/>
    <w:rsid w:val="007770C5"/>
    <w:rsid w:val="00777B2F"/>
    <w:rsid w:val="007825A2"/>
    <w:rsid w:val="00785C1B"/>
    <w:rsid w:val="00796556"/>
    <w:rsid w:val="007A17C9"/>
    <w:rsid w:val="007B7538"/>
    <w:rsid w:val="007B77D7"/>
    <w:rsid w:val="007C0F62"/>
    <w:rsid w:val="007C670E"/>
    <w:rsid w:val="007C746C"/>
    <w:rsid w:val="007D46C5"/>
    <w:rsid w:val="007E1B54"/>
    <w:rsid w:val="007E1CA9"/>
    <w:rsid w:val="007E4F51"/>
    <w:rsid w:val="007E6AEC"/>
    <w:rsid w:val="007F1470"/>
    <w:rsid w:val="007F583F"/>
    <w:rsid w:val="0080000B"/>
    <w:rsid w:val="00800F1C"/>
    <w:rsid w:val="008064F5"/>
    <w:rsid w:val="008103E6"/>
    <w:rsid w:val="00813B11"/>
    <w:rsid w:val="00840617"/>
    <w:rsid w:val="00840901"/>
    <w:rsid w:val="008433C6"/>
    <w:rsid w:val="00850684"/>
    <w:rsid w:val="00850A0C"/>
    <w:rsid w:val="008550A7"/>
    <w:rsid w:val="0085535C"/>
    <w:rsid w:val="00865606"/>
    <w:rsid w:val="00867FF0"/>
    <w:rsid w:val="00871549"/>
    <w:rsid w:val="00871BD4"/>
    <w:rsid w:val="00875D94"/>
    <w:rsid w:val="00885FDA"/>
    <w:rsid w:val="00886F2C"/>
    <w:rsid w:val="00890110"/>
    <w:rsid w:val="008955BB"/>
    <w:rsid w:val="008956DB"/>
    <w:rsid w:val="008B0828"/>
    <w:rsid w:val="008B0F77"/>
    <w:rsid w:val="008B46B3"/>
    <w:rsid w:val="008C0596"/>
    <w:rsid w:val="008C070F"/>
    <w:rsid w:val="008D3313"/>
    <w:rsid w:val="008D38B9"/>
    <w:rsid w:val="008D7360"/>
    <w:rsid w:val="008D7F34"/>
    <w:rsid w:val="008E625B"/>
    <w:rsid w:val="008E6C57"/>
    <w:rsid w:val="008F0CB1"/>
    <w:rsid w:val="008F386E"/>
    <w:rsid w:val="00900AFB"/>
    <w:rsid w:val="00904BD2"/>
    <w:rsid w:val="00910794"/>
    <w:rsid w:val="0091667B"/>
    <w:rsid w:val="00917497"/>
    <w:rsid w:val="0092223B"/>
    <w:rsid w:val="0092568A"/>
    <w:rsid w:val="009313CC"/>
    <w:rsid w:val="009351D2"/>
    <w:rsid w:val="00942418"/>
    <w:rsid w:val="009429E5"/>
    <w:rsid w:val="0094704E"/>
    <w:rsid w:val="0096073A"/>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E0AC8"/>
    <w:rsid w:val="009E2C1C"/>
    <w:rsid w:val="009E535A"/>
    <w:rsid w:val="009F1B8A"/>
    <w:rsid w:val="009F4793"/>
    <w:rsid w:val="00A041F9"/>
    <w:rsid w:val="00A066EB"/>
    <w:rsid w:val="00A07333"/>
    <w:rsid w:val="00A1132F"/>
    <w:rsid w:val="00A16554"/>
    <w:rsid w:val="00A2186D"/>
    <w:rsid w:val="00A251C3"/>
    <w:rsid w:val="00A25D9D"/>
    <w:rsid w:val="00A30EA0"/>
    <w:rsid w:val="00A36284"/>
    <w:rsid w:val="00A4012A"/>
    <w:rsid w:val="00A42BCC"/>
    <w:rsid w:val="00A43DE1"/>
    <w:rsid w:val="00A45016"/>
    <w:rsid w:val="00A4773C"/>
    <w:rsid w:val="00A55A8D"/>
    <w:rsid w:val="00A644D2"/>
    <w:rsid w:val="00A71449"/>
    <w:rsid w:val="00A7427E"/>
    <w:rsid w:val="00A8014F"/>
    <w:rsid w:val="00A95262"/>
    <w:rsid w:val="00A97500"/>
    <w:rsid w:val="00AA0537"/>
    <w:rsid w:val="00AA1D22"/>
    <w:rsid w:val="00AA1F5A"/>
    <w:rsid w:val="00AA7D5B"/>
    <w:rsid w:val="00AB4C89"/>
    <w:rsid w:val="00AB7F27"/>
    <w:rsid w:val="00AC751B"/>
    <w:rsid w:val="00AD0E7D"/>
    <w:rsid w:val="00AD6BA1"/>
    <w:rsid w:val="00AE09B1"/>
    <w:rsid w:val="00AE1F34"/>
    <w:rsid w:val="00AE4835"/>
    <w:rsid w:val="00AF6D66"/>
    <w:rsid w:val="00B02DA6"/>
    <w:rsid w:val="00B05774"/>
    <w:rsid w:val="00B07ED0"/>
    <w:rsid w:val="00B20F45"/>
    <w:rsid w:val="00B232BE"/>
    <w:rsid w:val="00B272DC"/>
    <w:rsid w:val="00B360A2"/>
    <w:rsid w:val="00B40977"/>
    <w:rsid w:val="00B409CF"/>
    <w:rsid w:val="00B450BD"/>
    <w:rsid w:val="00B50144"/>
    <w:rsid w:val="00B52123"/>
    <w:rsid w:val="00B549F3"/>
    <w:rsid w:val="00B56519"/>
    <w:rsid w:val="00B572A0"/>
    <w:rsid w:val="00B62A8D"/>
    <w:rsid w:val="00B70215"/>
    <w:rsid w:val="00B7609F"/>
    <w:rsid w:val="00B76A80"/>
    <w:rsid w:val="00B7724A"/>
    <w:rsid w:val="00B86E8A"/>
    <w:rsid w:val="00B93D02"/>
    <w:rsid w:val="00B94879"/>
    <w:rsid w:val="00B95F54"/>
    <w:rsid w:val="00BA18B8"/>
    <w:rsid w:val="00BA47A4"/>
    <w:rsid w:val="00BA77C1"/>
    <w:rsid w:val="00BB1C9A"/>
    <w:rsid w:val="00BB73AE"/>
    <w:rsid w:val="00BB7FEB"/>
    <w:rsid w:val="00BC0866"/>
    <w:rsid w:val="00BC0CC6"/>
    <w:rsid w:val="00BD30FB"/>
    <w:rsid w:val="00BE101B"/>
    <w:rsid w:val="00BE4084"/>
    <w:rsid w:val="00BE705B"/>
    <w:rsid w:val="00BF1ADA"/>
    <w:rsid w:val="00BF2620"/>
    <w:rsid w:val="00BF42C6"/>
    <w:rsid w:val="00BF492D"/>
    <w:rsid w:val="00BF69B9"/>
    <w:rsid w:val="00C003FC"/>
    <w:rsid w:val="00C006FF"/>
    <w:rsid w:val="00C13C13"/>
    <w:rsid w:val="00C2000B"/>
    <w:rsid w:val="00C2071A"/>
    <w:rsid w:val="00C26C77"/>
    <w:rsid w:val="00C33FD0"/>
    <w:rsid w:val="00C34ADC"/>
    <w:rsid w:val="00C3527F"/>
    <w:rsid w:val="00C45D3C"/>
    <w:rsid w:val="00C4700A"/>
    <w:rsid w:val="00C511E6"/>
    <w:rsid w:val="00C55ED3"/>
    <w:rsid w:val="00C62026"/>
    <w:rsid w:val="00C65A7D"/>
    <w:rsid w:val="00C70CDD"/>
    <w:rsid w:val="00C77D58"/>
    <w:rsid w:val="00C82B7C"/>
    <w:rsid w:val="00C83E2B"/>
    <w:rsid w:val="00C92E39"/>
    <w:rsid w:val="00C93EDD"/>
    <w:rsid w:val="00C958BC"/>
    <w:rsid w:val="00CA2650"/>
    <w:rsid w:val="00CA3A31"/>
    <w:rsid w:val="00CA3D62"/>
    <w:rsid w:val="00CB169B"/>
    <w:rsid w:val="00CB305B"/>
    <w:rsid w:val="00CB4F4A"/>
    <w:rsid w:val="00CB7D40"/>
    <w:rsid w:val="00CE0524"/>
    <w:rsid w:val="00CF6E33"/>
    <w:rsid w:val="00D03609"/>
    <w:rsid w:val="00D06BAD"/>
    <w:rsid w:val="00D25121"/>
    <w:rsid w:val="00D4253B"/>
    <w:rsid w:val="00D43810"/>
    <w:rsid w:val="00D71E52"/>
    <w:rsid w:val="00D71E8F"/>
    <w:rsid w:val="00D721FF"/>
    <w:rsid w:val="00D74324"/>
    <w:rsid w:val="00D77F0F"/>
    <w:rsid w:val="00D814DE"/>
    <w:rsid w:val="00D86638"/>
    <w:rsid w:val="00D901B0"/>
    <w:rsid w:val="00D974B6"/>
    <w:rsid w:val="00DA1818"/>
    <w:rsid w:val="00DA6E23"/>
    <w:rsid w:val="00DB5A43"/>
    <w:rsid w:val="00DC0A4C"/>
    <w:rsid w:val="00DD27D0"/>
    <w:rsid w:val="00DD2C34"/>
    <w:rsid w:val="00DD4C67"/>
    <w:rsid w:val="00DF289D"/>
    <w:rsid w:val="00DF2BF8"/>
    <w:rsid w:val="00DF3F12"/>
    <w:rsid w:val="00DF72AC"/>
    <w:rsid w:val="00E04990"/>
    <w:rsid w:val="00E103B3"/>
    <w:rsid w:val="00E1336F"/>
    <w:rsid w:val="00E136A4"/>
    <w:rsid w:val="00E16262"/>
    <w:rsid w:val="00E223BF"/>
    <w:rsid w:val="00E2270F"/>
    <w:rsid w:val="00E22F59"/>
    <w:rsid w:val="00E22F80"/>
    <w:rsid w:val="00E320A8"/>
    <w:rsid w:val="00E32371"/>
    <w:rsid w:val="00E369CC"/>
    <w:rsid w:val="00E40FE0"/>
    <w:rsid w:val="00E50F7D"/>
    <w:rsid w:val="00E56510"/>
    <w:rsid w:val="00E67669"/>
    <w:rsid w:val="00E74533"/>
    <w:rsid w:val="00E74C2E"/>
    <w:rsid w:val="00E817F3"/>
    <w:rsid w:val="00E81D5E"/>
    <w:rsid w:val="00E938AC"/>
    <w:rsid w:val="00EA01F0"/>
    <w:rsid w:val="00EA1044"/>
    <w:rsid w:val="00EA4B2F"/>
    <w:rsid w:val="00EA5E99"/>
    <w:rsid w:val="00EA7549"/>
    <w:rsid w:val="00EB0599"/>
    <w:rsid w:val="00EB2491"/>
    <w:rsid w:val="00EB61D5"/>
    <w:rsid w:val="00EB7663"/>
    <w:rsid w:val="00EC07D1"/>
    <w:rsid w:val="00EC187A"/>
    <w:rsid w:val="00EC2C94"/>
    <w:rsid w:val="00EC7325"/>
    <w:rsid w:val="00EE2F99"/>
    <w:rsid w:val="00EE5B36"/>
    <w:rsid w:val="00EF0AEF"/>
    <w:rsid w:val="00EF1553"/>
    <w:rsid w:val="00EF1BC9"/>
    <w:rsid w:val="00EF2268"/>
    <w:rsid w:val="00EF5BE6"/>
    <w:rsid w:val="00F06509"/>
    <w:rsid w:val="00F108EE"/>
    <w:rsid w:val="00F11DB2"/>
    <w:rsid w:val="00F12D07"/>
    <w:rsid w:val="00F22EB6"/>
    <w:rsid w:val="00F27E5D"/>
    <w:rsid w:val="00F325C0"/>
    <w:rsid w:val="00F35C04"/>
    <w:rsid w:val="00F47523"/>
    <w:rsid w:val="00F47707"/>
    <w:rsid w:val="00F502B3"/>
    <w:rsid w:val="00F545E5"/>
    <w:rsid w:val="00F55109"/>
    <w:rsid w:val="00F56603"/>
    <w:rsid w:val="00F62D88"/>
    <w:rsid w:val="00F7154F"/>
    <w:rsid w:val="00F73044"/>
    <w:rsid w:val="00F75684"/>
    <w:rsid w:val="00F75F46"/>
    <w:rsid w:val="00F77597"/>
    <w:rsid w:val="00F81072"/>
    <w:rsid w:val="00F85124"/>
    <w:rsid w:val="00F9036A"/>
    <w:rsid w:val="00F938B0"/>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4B80"/>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64"/>
    <o:shapelayout v:ext="edit">
      <o:idmap v:ext="edit" data="1"/>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1E3335-A8A5-4A29-91E3-EA94CDA86FE2}">
  <ds:schemaRefs>
    <ds:schemaRef ds:uri="http://schemas.openxmlformats.org/officeDocument/2006/bibliography"/>
  </ds:schemaRefs>
</ds:datastoreItem>
</file>

<file path=customXml/itemProps2.xml><?xml version="1.0" encoding="utf-8"?>
<ds:datastoreItem xmlns:ds="http://schemas.openxmlformats.org/officeDocument/2006/customXml" ds:itemID="{C6ECF7B9-62D6-4082-92E9-B7352DDE25E1}">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12787E49-FB9A-4667-A10F-B543C06F4D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092D03-9FAA-48AB-B498-D8BE43C835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1571</TotalTime>
  <Pages>9</Pages>
  <Words>2820</Words>
  <Characters>15750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Geiser, Che@Energy</cp:lastModifiedBy>
  <cp:revision>94</cp:revision>
  <cp:lastPrinted>2013-09-13T16:00:00Z</cp:lastPrinted>
  <dcterms:created xsi:type="dcterms:W3CDTF">2018-11-06T16:44:00Z</dcterms:created>
  <dcterms:modified xsi:type="dcterms:W3CDTF">2022-05-20T17:15:00Z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