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992"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734"/>
        <w:gridCol w:w="2429"/>
        <w:gridCol w:w="7835"/>
      </w:tblGrid>
      <w:tr w:rsidR="00E36A79" w:rsidRPr="00D15BC3" w14:paraId="2B49F4AB" w14:textId="77777777" w:rsidTr="003F2775">
        <w:trPr>
          <w:trHeight w:val="144"/>
        </w:trPr>
        <w:tc>
          <w:tcPr>
            <w:tcW w:w="10998" w:type="dxa"/>
            <w:gridSpan w:val="3"/>
            <w:tcBorders>
              <w:top w:val="single" w:sz="4" w:space="0" w:color="auto"/>
              <w:bottom w:val="single" w:sz="4" w:space="0" w:color="auto"/>
            </w:tcBorders>
            <w:vAlign w:val="center"/>
          </w:tcPr>
          <w:p w14:paraId="0E7EA343"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16BBE">
              <w:rPr>
                <w:rFonts w:asciiTheme="minorHAnsi" w:hAnsiTheme="minorHAnsi" w:cstheme="minorHAnsi"/>
                <w:b/>
                <w:sz w:val="20"/>
                <w:szCs w:val="20"/>
              </w:rPr>
              <w:t>A. General Information</w:t>
            </w:r>
          </w:p>
        </w:tc>
      </w:tr>
      <w:tr w:rsidR="00E36A79" w:rsidRPr="00D15BC3" w14:paraId="46939597" w14:textId="77777777" w:rsidTr="003F2775">
        <w:trPr>
          <w:trHeight w:val="144"/>
        </w:trPr>
        <w:tc>
          <w:tcPr>
            <w:tcW w:w="734" w:type="dxa"/>
            <w:tcBorders>
              <w:top w:val="single" w:sz="4" w:space="0" w:color="auto"/>
              <w:bottom w:val="single" w:sz="4" w:space="0" w:color="auto"/>
              <w:right w:val="single" w:sz="4" w:space="0" w:color="auto"/>
            </w:tcBorders>
            <w:vAlign w:val="center"/>
          </w:tcPr>
          <w:p w14:paraId="4F3C07DB"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01</w:t>
            </w:r>
          </w:p>
        </w:tc>
        <w:tc>
          <w:tcPr>
            <w:tcW w:w="2429" w:type="dxa"/>
            <w:tcBorders>
              <w:top w:val="single" w:sz="4" w:space="0" w:color="auto"/>
              <w:left w:val="single" w:sz="4" w:space="0" w:color="auto"/>
              <w:bottom w:val="single" w:sz="4" w:space="0" w:color="auto"/>
              <w:right w:val="single" w:sz="4" w:space="0" w:color="auto"/>
            </w:tcBorders>
            <w:vAlign w:val="center"/>
          </w:tcPr>
          <w:p w14:paraId="4D063E31"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exact"/>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Building Name</w:t>
            </w:r>
          </w:p>
        </w:tc>
        <w:tc>
          <w:tcPr>
            <w:tcW w:w="7835" w:type="dxa"/>
            <w:tcBorders>
              <w:top w:val="single" w:sz="4" w:space="0" w:color="auto"/>
              <w:left w:val="single" w:sz="4" w:space="0" w:color="auto"/>
              <w:bottom w:val="single" w:sz="4" w:space="0" w:color="auto"/>
            </w:tcBorders>
            <w:vAlign w:val="center"/>
          </w:tcPr>
          <w:p w14:paraId="038CAB48"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B6240D3" w14:textId="77777777" w:rsidR="00B124FE" w:rsidRPr="00B16BBE" w:rsidRDefault="00B124FE" w:rsidP="00B124FE">
      <w:pPr>
        <w:suppressAutoHyphens/>
        <w:spacing w:after="0" w:line="240" w:lineRule="auto"/>
        <w:ind w:left="446"/>
        <w:rPr>
          <w:rFonts w:asciiTheme="minorHAnsi" w:hAnsiTheme="minorHAnsi" w:cstheme="minorHAnsi"/>
          <w:b/>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69"/>
        <w:gridCol w:w="929"/>
        <w:gridCol w:w="900"/>
        <w:gridCol w:w="900"/>
        <w:gridCol w:w="900"/>
        <w:gridCol w:w="630"/>
        <w:gridCol w:w="720"/>
        <w:gridCol w:w="990"/>
        <w:gridCol w:w="1170"/>
        <w:gridCol w:w="900"/>
        <w:gridCol w:w="810"/>
        <w:gridCol w:w="1085"/>
      </w:tblGrid>
      <w:tr w:rsidR="00E36A79" w:rsidRPr="00D15BC3" w14:paraId="4ED438C7" w14:textId="77777777" w:rsidTr="00E36A79">
        <w:trPr>
          <w:cantSplit/>
          <w:trHeight w:val="144"/>
        </w:trPr>
        <w:tc>
          <w:tcPr>
            <w:tcW w:w="11003" w:type="dxa"/>
            <w:gridSpan w:val="12"/>
            <w:tcBorders>
              <w:top w:val="single" w:sz="4" w:space="0" w:color="auto"/>
              <w:left w:val="single" w:sz="4" w:space="0" w:color="auto"/>
              <w:bottom w:val="single" w:sz="4" w:space="0" w:color="auto"/>
              <w:right w:val="single" w:sz="4" w:space="0" w:color="auto"/>
            </w:tcBorders>
            <w:vAlign w:val="center"/>
          </w:tcPr>
          <w:p w14:paraId="742A675D" w14:textId="3C4D1086" w:rsidR="00E36A79" w:rsidRPr="003F2775" w:rsidRDefault="00E36A79" w:rsidP="00E36A7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3F2775">
              <w:rPr>
                <w:rFonts w:asciiTheme="minorHAnsi" w:hAnsiTheme="minorHAnsi" w:cstheme="minorHAnsi"/>
                <w:b/>
                <w:sz w:val="20"/>
                <w:szCs w:val="20"/>
              </w:rPr>
              <w:t xml:space="preserve">B. Design HERS Verified Central Water Heating Systems Information </w:t>
            </w:r>
            <w:r w:rsidR="0075557D">
              <w:rPr>
                <w:rFonts w:asciiTheme="minorHAnsi" w:hAnsiTheme="minorHAnsi" w:cstheme="minorHAnsi"/>
                <w:b/>
                <w:sz w:val="20"/>
                <w:szCs w:val="20"/>
              </w:rPr>
              <w:t>(other than HPWH)</w:t>
            </w:r>
          </w:p>
          <w:p w14:paraId="19CC548C" w14:textId="33AD72DC" w:rsidR="00E36A79" w:rsidRPr="005C068B" w:rsidRDefault="00E36A79" w:rsidP="00E36A7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20"/>
              </w:rPr>
            </w:pPr>
            <w:r w:rsidRPr="005C068B">
              <w:rPr>
                <w:rFonts w:asciiTheme="minorHAnsi" w:hAnsiTheme="minorHAnsi" w:cstheme="minorHAnsi"/>
                <w:sz w:val="20"/>
                <w:szCs w:val="20"/>
              </w:rPr>
              <w:t xml:space="preserve">This table reports </w:t>
            </w:r>
            <w:r w:rsidR="00DC09F6">
              <w:rPr>
                <w:rFonts w:asciiTheme="minorHAnsi" w:hAnsiTheme="minorHAnsi" w:cstheme="minorHAnsi"/>
                <w:sz w:val="20"/>
                <w:szCs w:val="20"/>
              </w:rPr>
              <w:t xml:space="preserve">features of </w:t>
            </w:r>
            <w:r w:rsidRPr="005C068B">
              <w:rPr>
                <w:rFonts w:asciiTheme="minorHAnsi" w:hAnsiTheme="minorHAnsi" w:cstheme="minorHAnsi"/>
                <w:sz w:val="20"/>
                <w:szCs w:val="20"/>
              </w:rPr>
              <w:t xml:space="preserve">the water heating system </w:t>
            </w:r>
            <w:r w:rsidR="00DC09F6">
              <w:rPr>
                <w:rFonts w:asciiTheme="minorHAnsi" w:eastAsia="Times New Roman" w:hAnsiTheme="minorHAnsi" w:cstheme="minorHAnsi"/>
                <w:sz w:val="20"/>
                <w:szCs w:val="20"/>
              </w:rPr>
              <w:t xml:space="preserve">other than </w:t>
            </w:r>
            <w:r w:rsidR="00DC09F6" w:rsidRPr="00E40C70">
              <w:rPr>
                <w:rFonts w:asciiTheme="minorHAnsi" w:eastAsia="Times New Roman" w:hAnsiTheme="minorHAnsi" w:cstheme="minorHAnsi"/>
                <w:b/>
                <w:bCs/>
                <w:sz w:val="20"/>
                <w:szCs w:val="20"/>
              </w:rPr>
              <w:t>HPWH</w:t>
            </w:r>
            <w:r w:rsidR="00DC09F6">
              <w:rPr>
                <w:rFonts w:asciiTheme="minorHAnsi" w:eastAsia="Times New Roman" w:hAnsiTheme="minorHAnsi" w:cstheme="minorHAnsi"/>
                <w:sz w:val="20"/>
                <w:szCs w:val="20"/>
              </w:rPr>
              <w:t xml:space="preserve"> system</w:t>
            </w:r>
            <w:r w:rsidRPr="005C068B">
              <w:rPr>
                <w:rFonts w:asciiTheme="minorHAnsi" w:hAnsiTheme="minorHAnsi" w:cstheme="minorHAnsi"/>
                <w:sz w:val="20"/>
                <w:szCs w:val="20"/>
              </w:rPr>
              <w:t xml:space="preserve"> that were specified on the registered </w:t>
            </w:r>
            <w:del w:id="0" w:author="Alhabibi, Haider@Energy" w:date="2022-06-13T10:41:00Z">
              <w:r w:rsidR="008852D7" w:rsidDel="00886315">
                <w:rPr>
                  <w:rFonts w:asciiTheme="minorHAnsi" w:hAnsiTheme="minorHAnsi" w:cstheme="minorHAnsi"/>
                  <w:sz w:val="20"/>
                  <w:szCs w:val="20"/>
                </w:rPr>
                <w:delText>LMCC</w:delText>
              </w:r>
            </w:del>
            <w:ins w:id="1" w:author="Alhabibi, Haider@Energy" w:date="2022-06-13T10:41:00Z">
              <w:r w:rsidR="00886315">
                <w:rPr>
                  <w:rFonts w:asciiTheme="minorHAnsi" w:hAnsiTheme="minorHAnsi" w:cstheme="minorHAnsi"/>
                  <w:sz w:val="20"/>
                  <w:szCs w:val="20"/>
                </w:rPr>
                <w:t>NRCC</w:t>
              </w:r>
            </w:ins>
            <w:r w:rsidRPr="005C068B">
              <w:rPr>
                <w:rFonts w:asciiTheme="minorHAnsi" w:hAnsiTheme="minorHAnsi" w:cstheme="minorHAnsi"/>
                <w:sz w:val="20"/>
                <w:szCs w:val="20"/>
              </w:rPr>
              <w:t xml:space="preserve"> compliance document for this project.</w:t>
            </w:r>
          </w:p>
        </w:tc>
      </w:tr>
      <w:tr w:rsidR="00E36A79" w:rsidRPr="00D15BC3" w14:paraId="63A235CA" w14:textId="77777777" w:rsidTr="002B00DC">
        <w:trPr>
          <w:cantSplit/>
          <w:trHeight w:val="144"/>
        </w:trPr>
        <w:tc>
          <w:tcPr>
            <w:tcW w:w="1069" w:type="dxa"/>
            <w:tcBorders>
              <w:top w:val="single" w:sz="4" w:space="0" w:color="auto"/>
              <w:left w:val="single" w:sz="4" w:space="0" w:color="auto"/>
              <w:bottom w:val="single" w:sz="4" w:space="0" w:color="auto"/>
              <w:right w:val="single" w:sz="4" w:space="0" w:color="auto"/>
            </w:tcBorders>
            <w:vAlign w:val="center"/>
          </w:tcPr>
          <w:p w14:paraId="3E9313CB"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01</w:t>
            </w:r>
          </w:p>
        </w:tc>
        <w:tc>
          <w:tcPr>
            <w:tcW w:w="929" w:type="dxa"/>
            <w:tcBorders>
              <w:top w:val="single" w:sz="4" w:space="0" w:color="auto"/>
              <w:left w:val="single" w:sz="4" w:space="0" w:color="auto"/>
              <w:bottom w:val="single" w:sz="4" w:space="0" w:color="auto"/>
              <w:right w:val="single" w:sz="4" w:space="0" w:color="auto"/>
            </w:tcBorders>
            <w:vAlign w:val="center"/>
          </w:tcPr>
          <w:p w14:paraId="2B6B22FF"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02</w:t>
            </w:r>
          </w:p>
        </w:tc>
        <w:tc>
          <w:tcPr>
            <w:tcW w:w="900" w:type="dxa"/>
            <w:tcBorders>
              <w:top w:val="single" w:sz="4" w:space="0" w:color="auto"/>
              <w:left w:val="single" w:sz="4" w:space="0" w:color="auto"/>
              <w:bottom w:val="single" w:sz="4" w:space="0" w:color="auto"/>
              <w:right w:val="single" w:sz="4" w:space="0" w:color="auto"/>
            </w:tcBorders>
            <w:vAlign w:val="center"/>
          </w:tcPr>
          <w:p w14:paraId="482A58B8"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03</w:t>
            </w:r>
          </w:p>
        </w:tc>
        <w:tc>
          <w:tcPr>
            <w:tcW w:w="900" w:type="dxa"/>
            <w:tcBorders>
              <w:top w:val="single" w:sz="4" w:space="0" w:color="auto"/>
              <w:left w:val="single" w:sz="4" w:space="0" w:color="auto"/>
              <w:bottom w:val="single" w:sz="4" w:space="0" w:color="auto"/>
              <w:right w:val="single" w:sz="4" w:space="0" w:color="auto"/>
            </w:tcBorders>
            <w:vAlign w:val="center"/>
          </w:tcPr>
          <w:p w14:paraId="1B9A5AA5"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F2775">
              <w:rPr>
                <w:rFonts w:asciiTheme="minorHAnsi" w:eastAsia="Times New Roman" w:hAnsiTheme="minorHAnsi" w:cstheme="minorHAnsi"/>
                <w:sz w:val="20"/>
                <w:szCs w:val="20"/>
              </w:rPr>
              <w:t>04</w:t>
            </w:r>
          </w:p>
        </w:tc>
        <w:tc>
          <w:tcPr>
            <w:tcW w:w="900" w:type="dxa"/>
            <w:tcBorders>
              <w:top w:val="single" w:sz="4" w:space="0" w:color="auto"/>
              <w:left w:val="single" w:sz="4" w:space="0" w:color="auto"/>
              <w:bottom w:val="single" w:sz="4" w:space="0" w:color="auto"/>
              <w:right w:val="single" w:sz="4" w:space="0" w:color="auto"/>
            </w:tcBorders>
            <w:vAlign w:val="center"/>
          </w:tcPr>
          <w:p w14:paraId="0B943094"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F2775">
              <w:rPr>
                <w:rFonts w:asciiTheme="minorHAnsi" w:eastAsia="Times New Roman" w:hAnsiTheme="minorHAnsi" w:cstheme="minorHAnsi"/>
                <w:sz w:val="20"/>
                <w:szCs w:val="20"/>
              </w:rPr>
              <w:t>05</w:t>
            </w:r>
          </w:p>
        </w:tc>
        <w:tc>
          <w:tcPr>
            <w:tcW w:w="630" w:type="dxa"/>
            <w:tcBorders>
              <w:top w:val="single" w:sz="4" w:space="0" w:color="auto"/>
              <w:left w:val="single" w:sz="4" w:space="0" w:color="auto"/>
              <w:bottom w:val="single" w:sz="4" w:space="0" w:color="auto"/>
              <w:right w:val="single" w:sz="4" w:space="0" w:color="auto"/>
            </w:tcBorders>
            <w:vAlign w:val="center"/>
          </w:tcPr>
          <w:p w14:paraId="4F185FED"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F2775">
              <w:rPr>
                <w:rFonts w:asciiTheme="minorHAnsi" w:eastAsia="Times New Roman" w:hAnsiTheme="minorHAnsi" w:cstheme="minorHAnsi"/>
                <w:sz w:val="20"/>
                <w:szCs w:val="20"/>
              </w:rPr>
              <w:t>06</w:t>
            </w:r>
          </w:p>
        </w:tc>
        <w:tc>
          <w:tcPr>
            <w:tcW w:w="720" w:type="dxa"/>
            <w:tcBorders>
              <w:top w:val="single" w:sz="4" w:space="0" w:color="auto"/>
              <w:left w:val="single" w:sz="4" w:space="0" w:color="auto"/>
              <w:bottom w:val="single" w:sz="4" w:space="0" w:color="auto"/>
              <w:right w:val="single" w:sz="4" w:space="0" w:color="auto"/>
            </w:tcBorders>
            <w:vAlign w:val="center"/>
          </w:tcPr>
          <w:p w14:paraId="7524EFD8"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F2775">
              <w:rPr>
                <w:rFonts w:asciiTheme="minorHAnsi" w:eastAsia="Times New Roman" w:hAnsiTheme="minorHAnsi" w:cstheme="minorHAnsi"/>
                <w:sz w:val="20"/>
                <w:szCs w:val="20"/>
              </w:rPr>
              <w:t>07</w:t>
            </w:r>
          </w:p>
        </w:tc>
        <w:tc>
          <w:tcPr>
            <w:tcW w:w="990" w:type="dxa"/>
            <w:tcBorders>
              <w:top w:val="single" w:sz="4" w:space="0" w:color="auto"/>
              <w:left w:val="single" w:sz="4" w:space="0" w:color="auto"/>
              <w:bottom w:val="single" w:sz="4" w:space="0" w:color="auto"/>
              <w:right w:val="single" w:sz="4" w:space="0" w:color="auto"/>
            </w:tcBorders>
            <w:vAlign w:val="center"/>
          </w:tcPr>
          <w:p w14:paraId="25122F20"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F2775">
              <w:rPr>
                <w:rFonts w:asciiTheme="minorHAnsi" w:eastAsia="Times New Roman" w:hAnsiTheme="minorHAnsi" w:cstheme="minorHAnsi"/>
                <w:sz w:val="20"/>
                <w:szCs w:val="20"/>
              </w:rPr>
              <w:t>08</w:t>
            </w:r>
          </w:p>
        </w:tc>
        <w:tc>
          <w:tcPr>
            <w:tcW w:w="1170" w:type="dxa"/>
            <w:tcBorders>
              <w:top w:val="single" w:sz="4" w:space="0" w:color="auto"/>
              <w:left w:val="single" w:sz="4" w:space="0" w:color="auto"/>
              <w:bottom w:val="single" w:sz="4" w:space="0" w:color="auto"/>
              <w:right w:val="single" w:sz="4" w:space="0" w:color="auto"/>
            </w:tcBorders>
            <w:vAlign w:val="center"/>
          </w:tcPr>
          <w:p w14:paraId="45A6A9A1"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F2775">
              <w:rPr>
                <w:rFonts w:asciiTheme="minorHAnsi" w:eastAsia="Times New Roman" w:hAnsiTheme="minorHAnsi" w:cstheme="minorHAnsi"/>
                <w:sz w:val="20"/>
                <w:szCs w:val="20"/>
              </w:rPr>
              <w:t>09</w:t>
            </w:r>
          </w:p>
        </w:tc>
        <w:tc>
          <w:tcPr>
            <w:tcW w:w="900" w:type="dxa"/>
            <w:tcBorders>
              <w:top w:val="single" w:sz="4" w:space="0" w:color="auto"/>
              <w:left w:val="single" w:sz="4" w:space="0" w:color="auto"/>
              <w:bottom w:val="single" w:sz="4" w:space="0" w:color="auto"/>
              <w:right w:val="single" w:sz="4" w:space="0" w:color="auto"/>
            </w:tcBorders>
            <w:vAlign w:val="center"/>
          </w:tcPr>
          <w:p w14:paraId="25C65883"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F2775">
              <w:rPr>
                <w:rFonts w:asciiTheme="minorHAnsi" w:eastAsia="Times New Roman" w:hAnsiTheme="minorHAnsi" w:cstheme="minorHAnsi"/>
                <w:sz w:val="20"/>
                <w:szCs w:val="20"/>
              </w:rPr>
              <w:t>10</w:t>
            </w:r>
          </w:p>
        </w:tc>
        <w:tc>
          <w:tcPr>
            <w:tcW w:w="810" w:type="dxa"/>
            <w:tcBorders>
              <w:top w:val="single" w:sz="4" w:space="0" w:color="auto"/>
              <w:left w:val="single" w:sz="4" w:space="0" w:color="auto"/>
              <w:bottom w:val="single" w:sz="4" w:space="0" w:color="auto"/>
              <w:right w:val="single" w:sz="4" w:space="0" w:color="auto"/>
            </w:tcBorders>
            <w:vAlign w:val="center"/>
          </w:tcPr>
          <w:p w14:paraId="453E56F5"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F2775">
              <w:rPr>
                <w:rFonts w:asciiTheme="minorHAnsi" w:eastAsia="Times New Roman" w:hAnsiTheme="minorHAnsi" w:cstheme="minorHAnsi"/>
                <w:sz w:val="20"/>
                <w:szCs w:val="20"/>
              </w:rPr>
              <w:t>11</w:t>
            </w:r>
          </w:p>
        </w:tc>
        <w:tc>
          <w:tcPr>
            <w:tcW w:w="1085" w:type="dxa"/>
            <w:tcBorders>
              <w:top w:val="single" w:sz="4" w:space="0" w:color="auto"/>
              <w:left w:val="single" w:sz="4" w:space="0" w:color="auto"/>
              <w:bottom w:val="single" w:sz="4" w:space="0" w:color="auto"/>
              <w:right w:val="single" w:sz="4" w:space="0" w:color="auto"/>
            </w:tcBorders>
            <w:vAlign w:val="center"/>
          </w:tcPr>
          <w:p w14:paraId="039AC5C8"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F2775">
              <w:rPr>
                <w:rFonts w:asciiTheme="minorHAnsi" w:eastAsia="Times New Roman" w:hAnsiTheme="minorHAnsi" w:cstheme="minorHAnsi"/>
                <w:sz w:val="20"/>
                <w:szCs w:val="20"/>
              </w:rPr>
              <w:t>12</w:t>
            </w:r>
          </w:p>
        </w:tc>
      </w:tr>
      <w:tr w:rsidR="00E36A79" w:rsidRPr="00D15BC3" w14:paraId="16C2B787" w14:textId="77777777" w:rsidTr="002B00DC">
        <w:trPr>
          <w:cantSplit/>
          <w:trHeight w:val="144"/>
        </w:trPr>
        <w:tc>
          <w:tcPr>
            <w:tcW w:w="1069" w:type="dxa"/>
            <w:tcBorders>
              <w:top w:val="single" w:sz="4" w:space="0" w:color="auto"/>
              <w:left w:val="single" w:sz="4" w:space="0" w:color="auto"/>
              <w:bottom w:val="single" w:sz="4" w:space="0" w:color="auto"/>
              <w:right w:val="single" w:sz="4" w:space="0" w:color="auto"/>
            </w:tcBorders>
            <w:vAlign w:val="bottom"/>
          </w:tcPr>
          <w:p w14:paraId="60F65FB2"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Water Heating System ID or Name</w:t>
            </w:r>
          </w:p>
        </w:tc>
        <w:tc>
          <w:tcPr>
            <w:tcW w:w="929" w:type="dxa"/>
            <w:tcBorders>
              <w:top w:val="single" w:sz="4" w:space="0" w:color="auto"/>
              <w:left w:val="single" w:sz="4" w:space="0" w:color="auto"/>
              <w:bottom w:val="single" w:sz="4" w:space="0" w:color="auto"/>
              <w:right w:val="single" w:sz="4" w:space="0" w:color="auto"/>
            </w:tcBorders>
            <w:vAlign w:val="bottom"/>
          </w:tcPr>
          <w:p w14:paraId="66C21D48"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 xml:space="preserve"> Water Heating System Type</w:t>
            </w:r>
          </w:p>
        </w:tc>
        <w:tc>
          <w:tcPr>
            <w:tcW w:w="900" w:type="dxa"/>
            <w:tcBorders>
              <w:top w:val="single" w:sz="4" w:space="0" w:color="auto"/>
              <w:left w:val="single" w:sz="4" w:space="0" w:color="auto"/>
              <w:bottom w:val="single" w:sz="4" w:space="0" w:color="auto"/>
              <w:right w:val="single" w:sz="4" w:space="0" w:color="auto"/>
            </w:tcBorders>
            <w:vAlign w:val="bottom"/>
          </w:tcPr>
          <w:p w14:paraId="3FEA4965"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Water Heater Type</w:t>
            </w:r>
          </w:p>
        </w:tc>
        <w:tc>
          <w:tcPr>
            <w:tcW w:w="900" w:type="dxa"/>
            <w:tcBorders>
              <w:top w:val="single" w:sz="4" w:space="0" w:color="auto"/>
              <w:left w:val="single" w:sz="4" w:space="0" w:color="auto"/>
              <w:bottom w:val="single" w:sz="4" w:space="0" w:color="auto"/>
              <w:right w:val="single" w:sz="4" w:space="0" w:color="auto"/>
            </w:tcBorders>
            <w:vAlign w:val="bottom"/>
          </w:tcPr>
          <w:p w14:paraId="1A0E734C"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 of Water Heaters in System</w:t>
            </w:r>
          </w:p>
        </w:tc>
        <w:tc>
          <w:tcPr>
            <w:tcW w:w="900" w:type="dxa"/>
            <w:tcBorders>
              <w:top w:val="single" w:sz="4" w:space="0" w:color="auto"/>
              <w:left w:val="single" w:sz="4" w:space="0" w:color="auto"/>
              <w:bottom w:val="single" w:sz="4" w:space="0" w:color="auto"/>
              <w:right w:val="single" w:sz="4" w:space="0" w:color="auto"/>
            </w:tcBorders>
            <w:vAlign w:val="bottom"/>
          </w:tcPr>
          <w:p w14:paraId="3769E8A7"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 xml:space="preserve">Water Heater </w:t>
            </w:r>
          </w:p>
          <w:p w14:paraId="750F116D"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Storage</w:t>
            </w:r>
          </w:p>
          <w:p w14:paraId="5E1C7CBB"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Volume (gal)</w:t>
            </w:r>
          </w:p>
        </w:tc>
        <w:tc>
          <w:tcPr>
            <w:tcW w:w="630" w:type="dxa"/>
            <w:tcBorders>
              <w:top w:val="single" w:sz="4" w:space="0" w:color="auto"/>
              <w:left w:val="single" w:sz="4" w:space="0" w:color="auto"/>
              <w:bottom w:val="single" w:sz="4" w:space="0" w:color="auto"/>
              <w:right w:val="single" w:sz="4" w:space="0" w:color="auto"/>
            </w:tcBorders>
            <w:vAlign w:val="bottom"/>
          </w:tcPr>
          <w:p w14:paraId="05E9EEC6"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Fuel Type</w:t>
            </w:r>
          </w:p>
        </w:tc>
        <w:tc>
          <w:tcPr>
            <w:tcW w:w="720" w:type="dxa"/>
            <w:tcBorders>
              <w:top w:val="single" w:sz="4" w:space="0" w:color="auto"/>
              <w:left w:val="single" w:sz="4" w:space="0" w:color="auto"/>
              <w:bottom w:val="single" w:sz="4" w:space="0" w:color="auto"/>
              <w:right w:val="single" w:sz="4" w:space="0" w:color="auto"/>
            </w:tcBorders>
            <w:vAlign w:val="bottom"/>
          </w:tcPr>
          <w:p w14:paraId="7A79D76D"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Rated Input Type</w:t>
            </w:r>
          </w:p>
        </w:tc>
        <w:tc>
          <w:tcPr>
            <w:tcW w:w="990" w:type="dxa"/>
            <w:tcBorders>
              <w:top w:val="single" w:sz="4" w:space="0" w:color="auto"/>
              <w:left w:val="single" w:sz="4" w:space="0" w:color="auto"/>
              <w:bottom w:val="single" w:sz="4" w:space="0" w:color="auto"/>
              <w:right w:val="single" w:sz="4" w:space="0" w:color="auto"/>
            </w:tcBorders>
            <w:vAlign w:val="bottom"/>
          </w:tcPr>
          <w:p w14:paraId="2F4A64F6"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Rated Input Value</w:t>
            </w:r>
          </w:p>
        </w:tc>
        <w:tc>
          <w:tcPr>
            <w:tcW w:w="1170" w:type="dxa"/>
            <w:tcBorders>
              <w:top w:val="single" w:sz="4" w:space="0" w:color="auto"/>
              <w:left w:val="single" w:sz="4" w:space="0" w:color="auto"/>
              <w:bottom w:val="single" w:sz="4" w:space="0" w:color="auto"/>
              <w:right w:val="single" w:sz="4" w:space="0" w:color="auto"/>
            </w:tcBorders>
            <w:vAlign w:val="bottom"/>
          </w:tcPr>
          <w:p w14:paraId="54100EA7"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Heating Efficiency Type</w:t>
            </w:r>
          </w:p>
        </w:tc>
        <w:tc>
          <w:tcPr>
            <w:tcW w:w="900" w:type="dxa"/>
            <w:tcBorders>
              <w:top w:val="single" w:sz="4" w:space="0" w:color="auto"/>
              <w:left w:val="single" w:sz="4" w:space="0" w:color="auto"/>
              <w:bottom w:val="single" w:sz="4" w:space="0" w:color="auto"/>
              <w:right w:val="single" w:sz="4" w:space="0" w:color="auto"/>
            </w:tcBorders>
            <w:vAlign w:val="bottom"/>
          </w:tcPr>
          <w:p w14:paraId="070EFBFB"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Heating Efficiency Value</w:t>
            </w:r>
          </w:p>
        </w:tc>
        <w:tc>
          <w:tcPr>
            <w:tcW w:w="810" w:type="dxa"/>
            <w:tcBorders>
              <w:top w:val="single" w:sz="4" w:space="0" w:color="auto"/>
              <w:left w:val="single" w:sz="4" w:space="0" w:color="auto"/>
              <w:bottom w:val="single" w:sz="4" w:space="0" w:color="auto"/>
              <w:right w:val="single" w:sz="4" w:space="0" w:color="auto"/>
            </w:tcBorders>
            <w:vAlign w:val="bottom"/>
          </w:tcPr>
          <w:p w14:paraId="64E58175"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 xml:space="preserve">Standby Loss </w:t>
            </w:r>
          </w:p>
          <w:p w14:paraId="53A444F6"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w:t>
            </w:r>
          </w:p>
        </w:tc>
        <w:tc>
          <w:tcPr>
            <w:tcW w:w="1085" w:type="dxa"/>
            <w:tcBorders>
              <w:top w:val="single" w:sz="4" w:space="0" w:color="auto"/>
              <w:left w:val="single" w:sz="4" w:space="0" w:color="auto"/>
              <w:bottom w:val="single" w:sz="4" w:space="0" w:color="auto"/>
              <w:right w:val="single" w:sz="4" w:space="0" w:color="auto"/>
            </w:tcBorders>
            <w:vAlign w:val="bottom"/>
          </w:tcPr>
          <w:p w14:paraId="5FF67AF1"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 xml:space="preserve">Exterior Insul. </w:t>
            </w:r>
          </w:p>
          <w:p w14:paraId="0DD746C5"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R-Value</w:t>
            </w:r>
          </w:p>
        </w:tc>
      </w:tr>
      <w:tr w:rsidR="00E36A79" w:rsidRPr="00D15BC3" w14:paraId="4E8AF099" w14:textId="77777777" w:rsidTr="002B00DC">
        <w:trPr>
          <w:cantSplit/>
          <w:trHeight w:val="144"/>
        </w:trPr>
        <w:tc>
          <w:tcPr>
            <w:tcW w:w="1069" w:type="dxa"/>
            <w:tcBorders>
              <w:top w:val="single" w:sz="4" w:space="0" w:color="auto"/>
              <w:left w:val="single" w:sz="4" w:space="0" w:color="auto"/>
              <w:bottom w:val="single" w:sz="4" w:space="0" w:color="auto"/>
              <w:right w:val="single" w:sz="4" w:space="0" w:color="auto"/>
            </w:tcBorders>
          </w:tcPr>
          <w:p w14:paraId="47078637"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29" w:type="dxa"/>
            <w:tcBorders>
              <w:top w:val="single" w:sz="4" w:space="0" w:color="auto"/>
              <w:left w:val="single" w:sz="4" w:space="0" w:color="auto"/>
              <w:bottom w:val="single" w:sz="4" w:space="0" w:color="auto"/>
              <w:right w:val="single" w:sz="4" w:space="0" w:color="auto"/>
            </w:tcBorders>
          </w:tcPr>
          <w:p w14:paraId="06B4D376"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tcPr>
          <w:p w14:paraId="6221036C"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tcPr>
          <w:p w14:paraId="278D30DC"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tcPr>
          <w:p w14:paraId="6E982D9A"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630" w:type="dxa"/>
            <w:tcBorders>
              <w:top w:val="single" w:sz="4" w:space="0" w:color="auto"/>
              <w:left w:val="single" w:sz="4" w:space="0" w:color="auto"/>
              <w:bottom w:val="single" w:sz="4" w:space="0" w:color="auto"/>
              <w:right w:val="single" w:sz="4" w:space="0" w:color="auto"/>
            </w:tcBorders>
          </w:tcPr>
          <w:p w14:paraId="5F1A6A4C"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720" w:type="dxa"/>
            <w:tcBorders>
              <w:top w:val="single" w:sz="4" w:space="0" w:color="auto"/>
              <w:left w:val="single" w:sz="4" w:space="0" w:color="auto"/>
              <w:bottom w:val="single" w:sz="4" w:space="0" w:color="auto"/>
              <w:right w:val="single" w:sz="4" w:space="0" w:color="auto"/>
            </w:tcBorders>
          </w:tcPr>
          <w:p w14:paraId="136CE178"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90" w:type="dxa"/>
            <w:tcBorders>
              <w:top w:val="single" w:sz="4" w:space="0" w:color="auto"/>
              <w:left w:val="single" w:sz="4" w:space="0" w:color="auto"/>
              <w:bottom w:val="single" w:sz="4" w:space="0" w:color="auto"/>
              <w:right w:val="single" w:sz="4" w:space="0" w:color="auto"/>
            </w:tcBorders>
          </w:tcPr>
          <w:p w14:paraId="531275BC"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1170" w:type="dxa"/>
            <w:tcBorders>
              <w:top w:val="single" w:sz="4" w:space="0" w:color="auto"/>
              <w:left w:val="single" w:sz="4" w:space="0" w:color="auto"/>
              <w:bottom w:val="single" w:sz="4" w:space="0" w:color="auto"/>
              <w:right w:val="single" w:sz="4" w:space="0" w:color="auto"/>
            </w:tcBorders>
          </w:tcPr>
          <w:p w14:paraId="063B8F88"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tcPr>
          <w:p w14:paraId="35FE0CE7"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810" w:type="dxa"/>
            <w:tcBorders>
              <w:top w:val="single" w:sz="4" w:space="0" w:color="auto"/>
              <w:left w:val="single" w:sz="4" w:space="0" w:color="auto"/>
              <w:bottom w:val="single" w:sz="4" w:space="0" w:color="auto"/>
              <w:right w:val="single" w:sz="4" w:space="0" w:color="auto"/>
            </w:tcBorders>
          </w:tcPr>
          <w:p w14:paraId="6E41D21B"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1085" w:type="dxa"/>
            <w:tcBorders>
              <w:top w:val="single" w:sz="4" w:space="0" w:color="auto"/>
              <w:left w:val="single" w:sz="4" w:space="0" w:color="auto"/>
              <w:bottom w:val="single" w:sz="4" w:space="0" w:color="auto"/>
              <w:right w:val="single" w:sz="4" w:space="0" w:color="auto"/>
            </w:tcBorders>
          </w:tcPr>
          <w:p w14:paraId="6E264DFE"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r>
      <w:tr w:rsidR="00E36A79" w:rsidRPr="00D15BC3" w14:paraId="03484DD3" w14:textId="77777777" w:rsidTr="002B00DC">
        <w:trPr>
          <w:cantSplit/>
          <w:trHeight w:val="144"/>
        </w:trPr>
        <w:tc>
          <w:tcPr>
            <w:tcW w:w="1069" w:type="dxa"/>
            <w:tcBorders>
              <w:top w:val="single" w:sz="4" w:space="0" w:color="auto"/>
              <w:left w:val="single" w:sz="4" w:space="0" w:color="auto"/>
              <w:bottom w:val="single" w:sz="4" w:space="0" w:color="auto"/>
              <w:right w:val="single" w:sz="4" w:space="0" w:color="auto"/>
            </w:tcBorders>
            <w:vAlign w:val="center"/>
          </w:tcPr>
          <w:p w14:paraId="433D0A01"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29" w:type="dxa"/>
            <w:tcBorders>
              <w:top w:val="single" w:sz="4" w:space="0" w:color="auto"/>
              <w:left w:val="single" w:sz="4" w:space="0" w:color="auto"/>
              <w:bottom w:val="single" w:sz="4" w:space="0" w:color="auto"/>
              <w:right w:val="single" w:sz="4" w:space="0" w:color="auto"/>
            </w:tcBorders>
            <w:vAlign w:val="center"/>
          </w:tcPr>
          <w:p w14:paraId="17B59BD6"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2D28218E"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779C22FE"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3BF76562"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30" w:type="dxa"/>
            <w:tcBorders>
              <w:top w:val="single" w:sz="4" w:space="0" w:color="auto"/>
              <w:left w:val="single" w:sz="4" w:space="0" w:color="auto"/>
              <w:bottom w:val="single" w:sz="4" w:space="0" w:color="auto"/>
              <w:right w:val="single" w:sz="4" w:space="0" w:color="auto"/>
            </w:tcBorders>
            <w:vAlign w:val="center"/>
          </w:tcPr>
          <w:p w14:paraId="1CF924DD"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720" w:type="dxa"/>
            <w:tcBorders>
              <w:top w:val="single" w:sz="4" w:space="0" w:color="auto"/>
              <w:left w:val="single" w:sz="4" w:space="0" w:color="auto"/>
              <w:bottom w:val="single" w:sz="4" w:space="0" w:color="auto"/>
              <w:right w:val="single" w:sz="4" w:space="0" w:color="auto"/>
            </w:tcBorders>
            <w:vAlign w:val="center"/>
          </w:tcPr>
          <w:p w14:paraId="1D07F7F9"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90" w:type="dxa"/>
            <w:tcBorders>
              <w:top w:val="single" w:sz="4" w:space="0" w:color="auto"/>
              <w:left w:val="single" w:sz="4" w:space="0" w:color="auto"/>
              <w:bottom w:val="single" w:sz="4" w:space="0" w:color="auto"/>
              <w:right w:val="single" w:sz="4" w:space="0" w:color="auto"/>
            </w:tcBorders>
            <w:vAlign w:val="center"/>
          </w:tcPr>
          <w:p w14:paraId="55C0BC16"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170" w:type="dxa"/>
            <w:tcBorders>
              <w:top w:val="single" w:sz="4" w:space="0" w:color="auto"/>
              <w:left w:val="single" w:sz="4" w:space="0" w:color="auto"/>
              <w:bottom w:val="single" w:sz="4" w:space="0" w:color="auto"/>
              <w:right w:val="single" w:sz="4" w:space="0" w:color="auto"/>
            </w:tcBorders>
            <w:vAlign w:val="center"/>
          </w:tcPr>
          <w:p w14:paraId="5DFC6D69"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37FE31AF"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10" w:type="dxa"/>
            <w:tcBorders>
              <w:top w:val="single" w:sz="4" w:space="0" w:color="auto"/>
              <w:left w:val="single" w:sz="4" w:space="0" w:color="auto"/>
              <w:bottom w:val="single" w:sz="4" w:space="0" w:color="auto"/>
              <w:right w:val="single" w:sz="4" w:space="0" w:color="auto"/>
            </w:tcBorders>
            <w:vAlign w:val="center"/>
          </w:tcPr>
          <w:p w14:paraId="2DC4C690"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085" w:type="dxa"/>
            <w:tcBorders>
              <w:top w:val="single" w:sz="4" w:space="0" w:color="auto"/>
              <w:left w:val="single" w:sz="4" w:space="0" w:color="auto"/>
              <w:bottom w:val="single" w:sz="4" w:space="0" w:color="auto"/>
              <w:right w:val="single" w:sz="4" w:space="0" w:color="auto"/>
            </w:tcBorders>
            <w:vAlign w:val="center"/>
          </w:tcPr>
          <w:p w14:paraId="710260CB"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427B6415" w14:textId="63EAF03F" w:rsidR="00E36A79" w:rsidRDefault="00E36A79" w:rsidP="00B124FE">
      <w:pPr>
        <w:suppressAutoHyphens/>
        <w:spacing w:after="0" w:line="240" w:lineRule="auto"/>
        <w:ind w:left="446"/>
        <w:rPr>
          <w:rFonts w:asciiTheme="minorHAnsi" w:hAnsiTheme="minorHAnsi" w:cstheme="minorHAnsi"/>
          <w:b/>
          <w:sz w:val="20"/>
          <w:szCs w:val="20"/>
        </w:rPr>
      </w:pPr>
    </w:p>
    <w:tbl>
      <w:tblPr>
        <w:tblStyle w:val="TableGrid"/>
        <w:tblW w:w="5002" w:type="pct"/>
        <w:tblLayout w:type="fixed"/>
        <w:tblLook w:val="04A0" w:firstRow="1" w:lastRow="0" w:firstColumn="1" w:lastColumn="0" w:noHBand="0" w:noVBand="1"/>
      </w:tblPr>
      <w:tblGrid>
        <w:gridCol w:w="893"/>
        <w:gridCol w:w="963"/>
        <w:gridCol w:w="897"/>
        <w:gridCol w:w="897"/>
        <w:gridCol w:w="846"/>
        <w:gridCol w:w="1012"/>
        <w:gridCol w:w="919"/>
        <w:gridCol w:w="802"/>
        <w:gridCol w:w="963"/>
        <w:gridCol w:w="992"/>
        <w:gridCol w:w="827"/>
        <w:gridCol w:w="1009"/>
      </w:tblGrid>
      <w:tr w:rsidR="00136C2B" w:rsidRPr="00C071B0" w14:paraId="573B82DB" w14:textId="77777777" w:rsidTr="009674C7">
        <w:tc>
          <w:tcPr>
            <w:tcW w:w="5000" w:type="pct"/>
            <w:gridSpan w:val="12"/>
          </w:tcPr>
          <w:p w14:paraId="1BAD5181" w14:textId="77777777" w:rsidR="00136C2B" w:rsidRPr="00405CF9" w:rsidRDefault="00136C2B" w:rsidP="009674C7">
            <w:pPr>
              <w:spacing w:after="0"/>
              <w:rPr>
                <w:rFonts w:cstheme="minorHAnsi"/>
                <w:b/>
                <w:sz w:val="20"/>
                <w:szCs w:val="20"/>
              </w:rPr>
            </w:pPr>
            <w:bookmarkStart w:id="2" w:name="_Hlk97747049"/>
            <w:r>
              <w:rPr>
                <w:rFonts w:cstheme="minorHAnsi"/>
                <w:b/>
                <w:sz w:val="20"/>
                <w:szCs w:val="20"/>
              </w:rPr>
              <w:t>B2</w:t>
            </w:r>
            <w:r w:rsidRPr="00405CF9">
              <w:rPr>
                <w:rFonts w:cstheme="minorHAnsi"/>
                <w:b/>
                <w:sz w:val="20"/>
                <w:szCs w:val="20"/>
              </w:rPr>
              <w:t>.</w:t>
            </w:r>
            <w:r>
              <w:rPr>
                <w:rFonts w:cstheme="minorHAnsi"/>
                <w:b/>
                <w:sz w:val="20"/>
                <w:szCs w:val="20"/>
              </w:rPr>
              <w:t xml:space="preserve"> </w:t>
            </w:r>
            <w:r w:rsidRPr="00405CF9">
              <w:rPr>
                <w:rFonts w:cstheme="minorHAnsi"/>
                <w:b/>
                <w:sz w:val="20"/>
                <w:szCs w:val="20"/>
              </w:rPr>
              <w:t xml:space="preserve">Design </w:t>
            </w:r>
            <w:r>
              <w:rPr>
                <w:rFonts w:cstheme="minorHAnsi"/>
                <w:b/>
                <w:sz w:val="20"/>
                <w:szCs w:val="20"/>
              </w:rPr>
              <w:t>HERS Verified CHPWH</w:t>
            </w:r>
            <w:r w:rsidRPr="00405CF9">
              <w:rPr>
                <w:rFonts w:cstheme="minorHAnsi"/>
                <w:b/>
                <w:sz w:val="20"/>
                <w:szCs w:val="20"/>
              </w:rPr>
              <w:t xml:space="preserve"> System Information</w:t>
            </w:r>
          </w:p>
          <w:p w14:paraId="631C7EDB" w14:textId="7943ABA5" w:rsidR="00136C2B" w:rsidRPr="00405CF9" w:rsidRDefault="00136C2B" w:rsidP="009674C7">
            <w:pPr>
              <w:spacing w:after="0"/>
              <w:rPr>
                <w:rFonts w:cstheme="minorHAnsi"/>
                <w:b/>
                <w:sz w:val="20"/>
                <w:szCs w:val="20"/>
              </w:rPr>
            </w:pPr>
            <w:bookmarkStart w:id="3" w:name="_Hlk97747264"/>
            <w:bookmarkEnd w:id="2"/>
            <w:r w:rsidRPr="003F4127">
              <w:rPr>
                <w:rFonts w:cstheme="minorHAnsi"/>
                <w:sz w:val="20"/>
                <w:szCs w:val="20"/>
              </w:rPr>
              <w:t xml:space="preserve">This table reports the water heating systems specified on the registered </w:t>
            </w:r>
            <w:del w:id="4" w:author="Alhabibi, Haider@Energy" w:date="2022-06-13T10:41:00Z">
              <w:r w:rsidDel="00886315">
                <w:rPr>
                  <w:rFonts w:cstheme="minorHAnsi"/>
                  <w:sz w:val="20"/>
                  <w:szCs w:val="20"/>
                </w:rPr>
                <w:delText>LMCC</w:delText>
              </w:r>
            </w:del>
            <w:ins w:id="5" w:author="Alhabibi, Haider@Energy" w:date="2022-06-13T10:41:00Z">
              <w:r w:rsidR="00886315">
                <w:rPr>
                  <w:rFonts w:cstheme="minorHAnsi"/>
                  <w:sz w:val="20"/>
                  <w:szCs w:val="20"/>
                </w:rPr>
                <w:t>NRCC</w:t>
              </w:r>
            </w:ins>
            <w:r w:rsidRPr="003F4127">
              <w:rPr>
                <w:rFonts w:cstheme="minorHAnsi"/>
                <w:sz w:val="20"/>
                <w:szCs w:val="20"/>
              </w:rPr>
              <w:t xml:space="preserve"> compliance document for this project.</w:t>
            </w:r>
            <w:bookmarkEnd w:id="3"/>
          </w:p>
        </w:tc>
      </w:tr>
      <w:tr w:rsidR="00136C2B" w:rsidRPr="00C071B0" w14:paraId="5DC814BA" w14:textId="77777777" w:rsidTr="009674C7">
        <w:tc>
          <w:tcPr>
            <w:tcW w:w="405" w:type="pct"/>
            <w:vAlign w:val="bottom"/>
          </w:tcPr>
          <w:p w14:paraId="2117E999" w14:textId="77777777" w:rsidR="00136C2B" w:rsidRPr="003F4127" w:rsidRDefault="00136C2B" w:rsidP="009674C7">
            <w:pPr>
              <w:spacing w:after="0"/>
              <w:jc w:val="center"/>
              <w:rPr>
                <w:rFonts w:cstheme="minorHAnsi"/>
                <w:sz w:val="20"/>
                <w:szCs w:val="20"/>
              </w:rPr>
            </w:pPr>
            <w:r w:rsidRPr="003F4127">
              <w:rPr>
                <w:rFonts w:eastAsia="Times New Roman" w:cstheme="minorHAnsi"/>
                <w:sz w:val="20"/>
                <w:szCs w:val="20"/>
              </w:rPr>
              <w:t>01</w:t>
            </w:r>
          </w:p>
        </w:tc>
        <w:tc>
          <w:tcPr>
            <w:tcW w:w="437" w:type="pct"/>
            <w:vAlign w:val="bottom"/>
          </w:tcPr>
          <w:p w14:paraId="2D69447C" w14:textId="77777777" w:rsidR="00136C2B" w:rsidRPr="003F4127" w:rsidRDefault="00136C2B" w:rsidP="009674C7">
            <w:pPr>
              <w:spacing w:after="0"/>
              <w:jc w:val="center"/>
              <w:rPr>
                <w:rFonts w:cstheme="minorHAnsi"/>
                <w:sz w:val="20"/>
                <w:szCs w:val="20"/>
              </w:rPr>
            </w:pPr>
            <w:r w:rsidRPr="003F4127">
              <w:rPr>
                <w:rFonts w:eastAsia="Times New Roman" w:cstheme="minorHAnsi"/>
                <w:sz w:val="20"/>
                <w:szCs w:val="20"/>
              </w:rPr>
              <w:t>02</w:t>
            </w:r>
          </w:p>
        </w:tc>
        <w:tc>
          <w:tcPr>
            <w:tcW w:w="407" w:type="pct"/>
          </w:tcPr>
          <w:p w14:paraId="3A7521D6" w14:textId="77777777" w:rsidR="00136C2B" w:rsidRPr="003F4127" w:rsidRDefault="00136C2B" w:rsidP="009674C7">
            <w:pPr>
              <w:spacing w:after="0"/>
              <w:jc w:val="center"/>
              <w:rPr>
                <w:rFonts w:eastAsia="Times New Roman" w:cstheme="minorHAnsi"/>
                <w:sz w:val="20"/>
                <w:szCs w:val="20"/>
              </w:rPr>
            </w:pPr>
            <w:r w:rsidRPr="003F4127">
              <w:rPr>
                <w:rFonts w:eastAsia="Times New Roman" w:cstheme="minorHAnsi"/>
                <w:sz w:val="20"/>
                <w:szCs w:val="20"/>
              </w:rPr>
              <w:t>03</w:t>
            </w:r>
          </w:p>
        </w:tc>
        <w:tc>
          <w:tcPr>
            <w:tcW w:w="407" w:type="pct"/>
          </w:tcPr>
          <w:p w14:paraId="3A9FF1F3" w14:textId="77777777" w:rsidR="00136C2B" w:rsidRDefault="00136C2B" w:rsidP="009674C7">
            <w:pPr>
              <w:spacing w:after="0"/>
              <w:jc w:val="center"/>
              <w:rPr>
                <w:rFonts w:eastAsia="Times New Roman" w:cstheme="minorHAnsi"/>
                <w:sz w:val="20"/>
                <w:szCs w:val="20"/>
              </w:rPr>
            </w:pPr>
            <w:r w:rsidRPr="00CE2BD1">
              <w:rPr>
                <w:rFonts w:eastAsia="Times New Roman" w:cs="Calibri"/>
                <w:sz w:val="18"/>
                <w:szCs w:val="18"/>
              </w:rPr>
              <w:t>04</w:t>
            </w:r>
          </w:p>
        </w:tc>
        <w:tc>
          <w:tcPr>
            <w:tcW w:w="384" w:type="pct"/>
          </w:tcPr>
          <w:p w14:paraId="2511BDA3" w14:textId="77777777" w:rsidR="00136C2B" w:rsidRPr="003F4127" w:rsidRDefault="00136C2B" w:rsidP="009674C7">
            <w:pPr>
              <w:spacing w:after="0"/>
              <w:jc w:val="center"/>
              <w:rPr>
                <w:rFonts w:eastAsia="Times New Roman" w:cstheme="minorHAnsi"/>
                <w:sz w:val="20"/>
                <w:szCs w:val="20"/>
              </w:rPr>
            </w:pPr>
            <w:r>
              <w:rPr>
                <w:rFonts w:eastAsia="Times New Roman" w:cstheme="minorHAnsi"/>
                <w:sz w:val="20"/>
                <w:szCs w:val="20"/>
              </w:rPr>
              <w:t>05</w:t>
            </w:r>
          </w:p>
        </w:tc>
        <w:tc>
          <w:tcPr>
            <w:tcW w:w="459" w:type="pct"/>
          </w:tcPr>
          <w:p w14:paraId="34A4DF32" w14:textId="77777777" w:rsidR="00136C2B" w:rsidRDefault="00136C2B" w:rsidP="009674C7">
            <w:pPr>
              <w:spacing w:after="0"/>
              <w:jc w:val="center"/>
              <w:rPr>
                <w:rFonts w:eastAsia="Times New Roman" w:cstheme="minorHAnsi"/>
                <w:sz w:val="20"/>
                <w:szCs w:val="20"/>
              </w:rPr>
            </w:pPr>
            <w:r w:rsidRPr="00CE2BD1">
              <w:rPr>
                <w:rFonts w:eastAsia="Times New Roman" w:cs="Calibri"/>
                <w:sz w:val="18"/>
                <w:szCs w:val="18"/>
              </w:rPr>
              <w:t>06</w:t>
            </w:r>
          </w:p>
        </w:tc>
        <w:tc>
          <w:tcPr>
            <w:tcW w:w="417" w:type="pct"/>
          </w:tcPr>
          <w:p w14:paraId="341357DB" w14:textId="77777777" w:rsidR="00136C2B" w:rsidRDefault="00136C2B" w:rsidP="009674C7">
            <w:pPr>
              <w:spacing w:after="0"/>
              <w:jc w:val="center"/>
              <w:rPr>
                <w:rFonts w:eastAsia="Times New Roman" w:cstheme="minorHAnsi"/>
                <w:sz w:val="20"/>
                <w:szCs w:val="20"/>
              </w:rPr>
            </w:pPr>
            <w:r w:rsidRPr="00CE2BD1">
              <w:rPr>
                <w:rFonts w:eastAsia="Times New Roman" w:cs="Calibri"/>
                <w:sz w:val="18"/>
                <w:szCs w:val="18"/>
              </w:rPr>
              <w:t>07</w:t>
            </w:r>
          </w:p>
        </w:tc>
        <w:tc>
          <w:tcPr>
            <w:tcW w:w="364" w:type="pct"/>
          </w:tcPr>
          <w:p w14:paraId="651E4C77" w14:textId="77777777" w:rsidR="00136C2B" w:rsidRPr="003F4127" w:rsidRDefault="00136C2B" w:rsidP="009674C7">
            <w:pPr>
              <w:spacing w:after="0"/>
              <w:jc w:val="center"/>
              <w:rPr>
                <w:rFonts w:eastAsia="Times New Roman" w:cstheme="minorHAnsi"/>
                <w:sz w:val="20"/>
                <w:szCs w:val="20"/>
              </w:rPr>
            </w:pPr>
            <w:r>
              <w:rPr>
                <w:rFonts w:eastAsia="Times New Roman" w:cstheme="minorHAnsi"/>
                <w:sz w:val="20"/>
                <w:szCs w:val="20"/>
              </w:rPr>
              <w:t>08</w:t>
            </w:r>
          </w:p>
        </w:tc>
        <w:tc>
          <w:tcPr>
            <w:tcW w:w="437" w:type="pct"/>
          </w:tcPr>
          <w:p w14:paraId="56685E40" w14:textId="77777777" w:rsidR="00136C2B" w:rsidRDefault="00136C2B" w:rsidP="009674C7">
            <w:pPr>
              <w:spacing w:after="0"/>
              <w:jc w:val="center"/>
              <w:rPr>
                <w:rFonts w:eastAsia="Times New Roman" w:cstheme="minorHAnsi"/>
                <w:sz w:val="20"/>
                <w:szCs w:val="20"/>
              </w:rPr>
            </w:pPr>
            <w:r w:rsidRPr="00CE2BD1">
              <w:rPr>
                <w:rFonts w:eastAsia="Times New Roman" w:cs="Calibri"/>
                <w:sz w:val="18"/>
                <w:szCs w:val="18"/>
              </w:rPr>
              <w:t>09</w:t>
            </w:r>
          </w:p>
        </w:tc>
        <w:tc>
          <w:tcPr>
            <w:tcW w:w="450" w:type="pct"/>
          </w:tcPr>
          <w:p w14:paraId="7CF4A21A" w14:textId="77777777" w:rsidR="00136C2B" w:rsidRDefault="00136C2B" w:rsidP="009674C7">
            <w:pPr>
              <w:spacing w:after="0"/>
              <w:jc w:val="center"/>
              <w:rPr>
                <w:rFonts w:eastAsia="Times New Roman" w:cstheme="minorHAnsi"/>
                <w:sz w:val="20"/>
                <w:szCs w:val="20"/>
              </w:rPr>
            </w:pPr>
            <w:r w:rsidRPr="00CE2BD1">
              <w:rPr>
                <w:rFonts w:eastAsia="Times New Roman" w:cs="Calibri"/>
                <w:sz w:val="18"/>
                <w:szCs w:val="18"/>
              </w:rPr>
              <w:t>10</w:t>
            </w:r>
          </w:p>
        </w:tc>
        <w:tc>
          <w:tcPr>
            <w:tcW w:w="375" w:type="pct"/>
          </w:tcPr>
          <w:p w14:paraId="4FFBAC04" w14:textId="77777777" w:rsidR="00136C2B" w:rsidRPr="003F4127" w:rsidRDefault="00136C2B" w:rsidP="009674C7">
            <w:pPr>
              <w:spacing w:after="0"/>
              <w:jc w:val="center"/>
              <w:rPr>
                <w:rFonts w:eastAsia="Times New Roman" w:cstheme="minorHAnsi"/>
                <w:sz w:val="20"/>
                <w:szCs w:val="20"/>
              </w:rPr>
            </w:pPr>
            <w:r>
              <w:rPr>
                <w:rFonts w:eastAsia="Times New Roman" w:cstheme="minorHAnsi"/>
                <w:sz w:val="20"/>
                <w:szCs w:val="20"/>
              </w:rPr>
              <w:t>11</w:t>
            </w:r>
          </w:p>
        </w:tc>
        <w:tc>
          <w:tcPr>
            <w:tcW w:w="458" w:type="pct"/>
          </w:tcPr>
          <w:p w14:paraId="0502F6F0" w14:textId="77777777" w:rsidR="00136C2B" w:rsidRDefault="00136C2B" w:rsidP="009674C7">
            <w:pPr>
              <w:spacing w:after="0"/>
              <w:jc w:val="center"/>
              <w:rPr>
                <w:rFonts w:eastAsia="Times New Roman" w:cstheme="minorHAnsi"/>
                <w:sz w:val="20"/>
                <w:szCs w:val="20"/>
              </w:rPr>
            </w:pPr>
            <w:r>
              <w:rPr>
                <w:rFonts w:eastAsia="Times New Roman" w:cstheme="minorHAnsi"/>
                <w:sz w:val="20"/>
                <w:szCs w:val="20"/>
              </w:rPr>
              <w:t>12</w:t>
            </w:r>
          </w:p>
        </w:tc>
      </w:tr>
      <w:tr w:rsidR="00136C2B" w:rsidRPr="00C071B0" w14:paraId="3A5E24E6" w14:textId="77777777" w:rsidTr="009674C7">
        <w:tc>
          <w:tcPr>
            <w:tcW w:w="405" w:type="pct"/>
            <w:vAlign w:val="bottom"/>
          </w:tcPr>
          <w:p w14:paraId="5FCFFE9B" w14:textId="77777777" w:rsidR="00136C2B" w:rsidRPr="0040687B"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Water Heating System ID</w:t>
            </w:r>
          </w:p>
          <w:p w14:paraId="496774BF" w14:textId="77777777" w:rsidR="00136C2B" w:rsidRPr="0040687B" w:rsidRDefault="00136C2B" w:rsidP="009674C7">
            <w:pPr>
              <w:spacing w:after="0"/>
              <w:jc w:val="center"/>
              <w:rPr>
                <w:rFonts w:cstheme="minorHAnsi"/>
                <w:sz w:val="18"/>
                <w:szCs w:val="18"/>
              </w:rPr>
            </w:pPr>
            <w:r w:rsidRPr="0040687B">
              <w:rPr>
                <w:rFonts w:eastAsia="Times New Roman" w:cstheme="minorHAnsi"/>
                <w:sz w:val="18"/>
                <w:szCs w:val="18"/>
              </w:rPr>
              <w:t>or Name</w:t>
            </w:r>
          </w:p>
        </w:tc>
        <w:tc>
          <w:tcPr>
            <w:tcW w:w="437" w:type="pct"/>
            <w:vAlign w:val="bottom"/>
          </w:tcPr>
          <w:p w14:paraId="20F6A791" w14:textId="77777777" w:rsidR="00136C2B" w:rsidRPr="0040687B"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Modeled Equipment</w:t>
            </w:r>
          </w:p>
          <w:p w14:paraId="318739E5" w14:textId="77777777" w:rsidR="00136C2B" w:rsidRPr="0040687B" w:rsidRDefault="00136C2B" w:rsidP="009674C7">
            <w:pPr>
              <w:spacing w:after="0"/>
              <w:jc w:val="center"/>
              <w:rPr>
                <w:rFonts w:cstheme="minorHAnsi"/>
                <w:sz w:val="18"/>
                <w:szCs w:val="18"/>
              </w:rPr>
            </w:pPr>
            <w:r w:rsidRPr="0040687B">
              <w:rPr>
                <w:rFonts w:eastAsia="Times New Roman" w:cstheme="minorHAnsi"/>
                <w:sz w:val="18"/>
                <w:szCs w:val="18"/>
              </w:rPr>
              <w:t>Make and Model</w:t>
            </w:r>
          </w:p>
        </w:tc>
        <w:tc>
          <w:tcPr>
            <w:tcW w:w="407" w:type="pct"/>
            <w:vAlign w:val="bottom"/>
          </w:tcPr>
          <w:p w14:paraId="2BC4E653" w14:textId="77777777" w:rsidR="00136C2B" w:rsidRPr="0040687B"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Number of Water Heaters/</w:t>
            </w:r>
          </w:p>
          <w:p w14:paraId="3BC4D9B7" w14:textId="77777777" w:rsidR="00136C2B" w:rsidRPr="0040687B"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highlight w:val="yellow"/>
              </w:rPr>
            </w:pPr>
            <w:r w:rsidRPr="0040687B">
              <w:rPr>
                <w:rFonts w:eastAsia="Times New Roman" w:cstheme="minorHAnsi"/>
                <w:sz w:val="18"/>
                <w:szCs w:val="18"/>
              </w:rPr>
              <w:t>Compressors</w:t>
            </w:r>
          </w:p>
        </w:tc>
        <w:tc>
          <w:tcPr>
            <w:tcW w:w="407" w:type="pct"/>
            <w:vAlign w:val="bottom"/>
          </w:tcPr>
          <w:p w14:paraId="09E119F9" w14:textId="77777777" w:rsidR="00136C2B" w:rsidRPr="0040687B"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Calibri"/>
                <w:sz w:val="18"/>
                <w:szCs w:val="18"/>
              </w:rPr>
              <w:t>Primary Tank Location</w:t>
            </w:r>
          </w:p>
        </w:tc>
        <w:tc>
          <w:tcPr>
            <w:tcW w:w="384" w:type="pct"/>
            <w:vAlign w:val="bottom"/>
          </w:tcPr>
          <w:p w14:paraId="1BAE2CCB" w14:textId="77777777" w:rsidR="00136C2B" w:rsidRPr="0040687B"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Primary Tank Volume</w:t>
            </w:r>
          </w:p>
        </w:tc>
        <w:tc>
          <w:tcPr>
            <w:tcW w:w="459" w:type="pct"/>
            <w:vAlign w:val="bottom"/>
          </w:tcPr>
          <w:p w14:paraId="03F9183B" w14:textId="77777777" w:rsidR="00136C2B" w:rsidRPr="0040687B" w:rsidRDefault="00136C2B" w:rsidP="009674C7">
            <w:pPr>
              <w:keepNext/>
              <w:tabs>
                <w:tab w:val="left" w:pos="2160"/>
                <w:tab w:val="left" w:pos="2700"/>
                <w:tab w:val="left" w:pos="3420"/>
                <w:tab w:val="left" w:pos="3780"/>
                <w:tab w:val="left" w:pos="5760"/>
                <w:tab w:val="left" w:pos="7212"/>
              </w:tabs>
              <w:spacing w:after="0"/>
              <w:jc w:val="center"/>
              <w:rPr>
                <w:rFonts w:eastAsia="Times New Roman" w:cs="Calibri"/>
                <w:sz w:val="18"/>
                <w:szCs w:val="18"/>
              </w:rPr>
            </w:pPr>
            <w:r w:rsidRPr="0040687B">
              <w:rPr>
                <w:rFonts w:eastAsia="Times New Roman" w:cs="Calibri"/>
                <w:sz w:val="18"/>
                <w:szCs w:val="18"/>
              </w:rPr>
              <w:t xml:space="preserve">Primary Tank </w:t>
            </w:r>
          </w:p>
          <w:p w14:paraId="0623308E" w14:textId="77777777" w:rsidR="00136C2B" w:rsidRPr="0040687B"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Calibri"/>
                <w:sz w:val="18"/>
                <w:szCs w:val="18"/>
              </w:rPr>
              <w:t xml:space="preserve">Total Insulation </w:t>
            </w:r>
          </w:p>
        </w:tc>
        <w:tc>
          <w:tcPr>
            <w:tcW w:w="417" w:type="pct"/>
            <w:vAlign w:val="bottom"/>
          </w:tcPr>
          <w:p w14:paraId="0F0A7601" w14:textId="77777777" w:rsidR="00136C2B" w:rsidRPr="0040687B"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Calibri"/>
                <w:sz w:val="18"/>
                <w:szCs w:val="18"/>
              </w:rPr>
              <w:t>Loop Tank Location</w:t>
            </w:r>
          </w:p>
        </w:tc>
        <w:tc>
          <w:tcPr>
            <w:tcW w:w="364" w:type="pct"/>
            <w:vAlign w:val="bottom"/>
          </w:tcPr>
          <w:p w14:paraId="1F5DC39B" w14:textId="77777777" w:rsidR="00136C2B" w:rsidRPr="0040687B"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 xml:space="preserve">Loop Tank </w:t>
            </w:r>
          </w:p>
          <w:p w14:paraId="6B25D079" w14:textId="77777777" w:rsidR="00136C2B" w:rsidRPr="0040687B"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Volume</w:t>
            </w:r>
          </w:p>
        </w:tc>
        <w:tc>
          <w:tcPr>
            <w:tcW w:w="437" w:type="pct"/>
            <w:vAlign w:val="bottom"/>
          </w:tcPr>
          <w:p w14:paraId="24BB9085" w14:textId="77777777" w:rsidR="00136C2B" w:rsidRPr="0040687B" w:rsidRDefault="00136C2B" w:rsidP="009674C7">
            <w:pPr>
              <w:keepNext/>
              <w:tabs>
                <w:tab w:val="left" w:pos="2160"/>
                <w:tab w:val="left" w:pos="2700"/>
                <w:tab w:val="left" w:pos="3420"/>
                <w:tab w:val="left" w:pos="3780"/>
                <w:tab w:val="left" w:pos="5760"/>
                <w:tab w:val="left" w:pos="7212"/>
              </w:tabs>
              <w:spacing w:after="0"/>
              <w:jc w:val="center"/>
              <w:rPr>
                <w:sz w:val="18"/>
                <w:szCs w:val="18"/>
              </w:rPr>
            </w:pPr>
            <w:r w:rsidRPr="0040687B">
              <w:rPr>
                <w:sz w:val="18"/>
                <w:szCs w:val="18"/>
              </w:rPr>
              <w:t>Loop Tank Total Insulation</w:t>
            </w:r>
          </w:p>
        </w:tc>
        <w:tc>
          <w:tcPr>
            <w:tcW w:w="450" w:type="pct"/>
            <w:vAlign w:val="bottom"/>
          </w:tcPr>
          <w:p w14:paraId="4AA3FAC9" w14:textId="77777777" w:rsidR="00136C2B" w:rsidRPr="0040687B" w:rsidRDefault="00136C2B" w:rsidP="009674C7">
            <w:pPr>
              <w:keepNext/>
              <w:tabs>
                <w:tab w:val="left" w:pos="2160"/>
                <w:tab w:val="left" w:pos="2700"/>
                <w:tab w:val="left" w:pos="3420"/>
                <w:tab w:val="left" w:pos="3780"/>
                <w:tab w:val="left" w:pos="5760"/>
                <w:tab w:val="left" w:pos="7212"/>
              </w:tabs>
              <w:spacing w:after="0"/>
              <w:jc w:val="center"/>
              <w:rPr>
                <w:sz w:val="18"/>
                <w:szCs w:val="18"/>
              </w:rPr>
            </w:pPr>
            <w:r w:rsidRPr="0040687B">
              <w:rPr>
                <w:sz w:val="18"/>
                <w:szCs w:val="18"/>
              </w:rPr>
              <w:t xml:space="preserve">Loop Pipe Insulation Thickness </w:t>
            </w:r>
          </w:p>
        </w:tc>
        <w:tc>
          <w:tcPr>
            <w:tcW w:w="375" w:type="pct"/>
            <w:vAlign w:val="bottom"/>
          </w:tcPr>
          <w:p w14:paraId="0FD8BAE7" w14:textId="77777777" w:rsidR="00136C2B" w:rsidRPr="0040687B"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sz w:val="18"/>
                <w:szCs w:val="18"/>
              </w:rPr>
              <w:t>Loop Tank Type</w:t>
            </w:r>
          </w:p>
        </w:tc>
        <w:tc>
          <w:tcPr>
            <w:tcW w:w="458" w:type="pct"/>
          </w:tcPr>
          <w:p w14:paraId="0886E725" w14:textId="77777777" w:rsidR="00136C2B" w:rsidRPr="0040687B" w:rsidRDefault="00136C2B" w:rsidP="009674C7">
            <w:pPr>
              <w:keepNext/>
              <w:tabs>
                <w:tab w:val="left" w:pos="2160"/>
                <w:tab w:val="left" w:pos="2700"/>
                <w:tab w:val="left" w:pos="3420"/>
                <w:tab w:val="left" w:pos="3780"/>
                <w:tab w:val="left" w:pos="5760"/>
                <w:tab w:val="left" w:pos="7212"/>
              </w:tabs>
              <w:spacing w:after="0"/>
              <w:jc w:val="center"/>
              <w:rPr>
                <w:sz w:val="18"/>
                <w:szCs w:val="18"/>
              </w:rPr>
            </w:pPr>
            <w:r>
              <w:rPr>
                <w:sz w:val="18"/>
                <w:szCs w:val="18"/>
              </w:rPr>
              <w:t>Simulated Equipment Make and Model</w:t>
            </w:r>
          </w:p>
        </w:tc>
      </w:tr>
      <w:tr w:rsidR="00136C2B" w:rsidRPr="00C071B0" w14:paraId="66C39176" w14:textId="77777777" w:rsidTr="009674C7">
        <w:tc>
          <w:tcPr>
            <w:tcW w:w="405" w:type="pct"/>
            <w:tcBorders>
              <w:top w:val="single" w:sz="4" w:space="0" w:color="auto"/>
              <w:left w:val="single" w:sz="4" w:space="0" w:color="auto"/>
              <w:bottom w:val="single" w:sz="4" w:space="0" w:color="auto"/>
              <w:right w:val="single" w:sz="4" w:space="0" w:color="auto"/>
            </w:tcBorders>
          </w:tcPr>
          <w:p w14:paraId="48BA56B5" w14:textId="77777777" w:rsidR="00136C2B" w:rsidRPr="0040687B" w:rsidRDefault="00136C2B" w:rsidP="009674C7">
            <w:pPr>
              <w:spacing w:after="0"/>
              <w:jc w:val="center"/>
              <w:rPr>
                <w:rFonts w:cstheme="minorHAnsi"/>
                <w:sz w:val="18"/>
                <w:szCs w:val="18"/>
              </w:rPr>
            </w:pPr>
          </w:p>
        </w:tc>
        <w:tc>
          <w:tcPr>
            <w:tcW w:w="437" w:type="pct"/>
            <w:tcBorders>
              <w:top w:val="single" w:sz="4" w:space="0" w:color="auto"/>
              <w:left w:val="single" w:sz="4" w:space="0" w:color="auto"/>
              <w:bottom w:val="single" w:sz="4" w:space="0" w:color="auto"/>
              <w:right w:val="single" w:sz="4" w:space="0" w:color="auto"/>
            </w:tcBorders>
          </w:tcPr>
          <w:p w14:paraId="2F9D3EB6" w14:textId="77777777" w:rsidR="00136C2B" w:rsidRPr="0040687B" w:rsidRDefault="00136C2B" w:rsidP="009674C7">
            <w:pPr>
              <w:spacing w:after="0"/>
              <w:jc w:val="center"/>
              <w:rPr>
                <w:rFonts w:cstheme="minorHAnsi"/>
                <w:sz w:val="18"/>
                <w:szCs w:val="18"/>
              </w:rPr>
            </w:pPr>
          </w:p>
        </w:tc>
        <w:tc>
          <w:tcPr>
            <w:tcW w:w="407" w:type="pct"/>
          </w:tcPr>
          <w:p w14:paraId="3E7BA79B" w14:textId="77777777" w:rsidR="00136C2B" w:rsidRPr="0040687B" w:rsidRDefault="00136C2B" w:rsidP="009674C7">
            <w:pPr>
              <w:spacing w:after="0"/>
              <w:jc w:val="center"/>
              <w:rPr>
                <w:rFonts w:eastAsia="Times New Roman" w:cstheme="minorHAnsi"/>
                <w:b/>
                <w:i/>
                <w:color w:val="FF0000"/>
                <w:sz w:val="18"/>
                <w:szCs w:val="18"/>
              </w:rPr>
            </w:pPr>
          </w:p>
        </w:tc>
        <w:tc>
          <w:tcPr>
            <w:tcW w:w="407" w:type="pct"/>
          </w:tcPr>
          <w:p w14:paraId="28D9B6D5" w14:textId="77777777" w:rsidR="00136C2B" w:rsidRPr="0040687B" w:rsidRDefault="00136C2B" w:rsidP="009674C7">
            <w:pPr>
              <w:spacing w:after="0"/>
              <w:jc w:val="center"/>
              <w:rPr>
                <w:rFonts w:eastAsia="Times New Roman" w:cstheme="minorHAnsi"/>
                <w:sz w:val="18"/>
                <w:szCs w:val="18"/>
              </w:rPr>
            </w:pPr>
          </w:p>
        </w:tc>
        <w:tc>
          <w:tcPr>
            <w:tcW w:w="384" w:type="pct"/>
          </w:tcPr>
          <w:p w14:paraId="4347D4D5" w14:textId="77777777" w:rsidR="00136C2B" w:rsidRPr="0040687B" w:rsidRDefault="00136C2B" w:rsidP="009674C7">
            <w:pPr>
              <w:spacing w:after="0"/>
              <w:jc w:val="center"/>
              <w:rPr>
                <w:rFonts w:eastAsia="Times New Roman" w:cstheme="minorHAnsi"/>
                <w:sz w:val="18"/>
                <w:szCs w:val="18"/>
              </w:rPr>
            </w:pPr>
          </w:p>
        </w:tc>
        <w:tc>
          <w:tcPr>
            <w:tcW w:w="459" w:type="pct"/>
          </w:tcPr>
          <w:p w14:paraId="35BCC5D9" w14:textId="77777777" w:rsidR="00136C2B" w:rsidRPr="0040687B" w:rsidRDefault="00136C2B" w:rsidP="009674C7">
            <w:pPr>
              <w:spacing w:after="0"/>
              <w:jc w:val="center"/>
              <w:rPr>
                <w:rFonts w:eastAsia="Times New Roman" w:cstheme="minorHAnsi"/>
                <w:sz w:val="18"/>
                <w:szCs w:val="18"/>
              </w:rPr>
            </w:pPr>
          </w:p>
        </w:tc>
        <w:tc>
          <w:tcPr>
            <w:tcW w:w="417" w:type="pct"/>
          </w:tcPr>
          <w:p w14:paraId="25FEE0D6" w14:textId="77777777" w:rsidR="00136C2B" w:rsidRPr="0040687B" w:rsidRDefault="00136C2B" w:rsidP="009674C7">
            <w:pPr>
              <w:spacing w:after="0"/>
              <w:jc w:val="center"/>
              <w:rPr>
                <w:rFonts w:eastAsia="Times New Roman" w:cstheme="minorHAnsi"/>
                <w:sz w:val="18"/>
                <w:szCs w:val="18"/>
              </w:rPr>
            </w:pPr>
          </w:p>
        </w:tc>
        <w:tc>
          <w:tcPr>
            <w:tcW w:w="364" w:type="pct"/>
          </w:tcPr>
          <w:p w14:paraId="3E0444C3" w14:textId="77777777" w:rsidR="00136C2B" w:rsidRPr="0040687B" w:rsidRDefault="00136C2B" w:rsidP="009674C7">
            <w:pPr>
              <w:spacing w:after="0"/>
              <w:jc w:val="center"/>
              <w:rPr>
                <w:rFonts w:eastAsia="Times New Roman" w:cstheme="minorHAnsi"/>
                <w:sz w:val="18"/>
                <w:szCs w:val="18"/>
              </w:rPr>
            </w:pPr>
          </w:p>
        </w:tc>
        <w:tc>
          <w:tcPr>
            <w:tcW w:w="437" w:type="pct"/>
          </w:tcPr>
          <w:p w14:paraId="44CED092" w14:textId="77777777" w:rsidR="00136C2B" w:rsidRPr="0040687B" w:rsidRDefault="00136C2B" w:rsidP="009674C7">
            <w:pPr>
              <w:spacing w:after="0"/>
              <w:jc w:val="center"/>
              <w:rPr>
                <w:rFonts w:eastAsia="Times New Roman" w:cstheme="minorHAnsi"/>
                <w:sz w:val="18"/>
                <w:szCs w:val="18"/>
              </w:rPr>
            </w:pPr>
          </w:p>
        </w:tc>
        <w:tc>
          <w:tcPr>
            <w:tcW w:w="450" w:type="pct"/>
          </w:tcPr>
          <w:p w14:paraId="4D2441D0" w14:textId="77777777" w:rsidR="00136C2B" w:rsidRPr="0040687B" w:rsidRDefault="00136C2B" w:rsidP="009674C7">
            <w:pPr>
              <w:spacing w:after="0"/>
              <w:jc w:val="center"/>
              <w:rPr>
                <w:rFonts w:eastAsia="Times New Roman" w:cstheme="minorHAnsi"/>
                <w:sz w:val="18"/>
                <w:szCs w:val="18"/>
              </w:rPr>
            </w:pPr>
          </w:p>
        </w:tc>
        <w:tc>
          <w:tcPr>
            <w:tcW w:w="375" w:type="pct"/>
          </w:tcPr>
          <w:p w14:paraId="02FD9B10" w14:textId="77777777" w:rsidR="00136C2B" w:rsidRPr="0040687B" w:rsidRDefault="00136C2B" w:rsidP="009674C7">
            <w:pPr>
              <w:spacing w:after="0"/>
              <w:rPr>
                <w:rFonts w:eastAsia="Times New Roman" w:cstheme="minorHAnsi"/>
                <w:sz w:val="18"/>
                <w:szCs w:val="18"/>
              </w:rPr>
            </w:pPr>
          </w:p>
        </w:tc>
        <w:tc>
          <w:tcPr>
            <w:tcW w:w="458" w:type="pct"/>
          </w:tcPr>
          <w:p w14:paraId="563267C3" w14:textId="77777777" w:rsidR="00136C2B" w:rsidRPr="00744DE2" w:rsidRDefault="00136C2B" w:rsidP="009674C7">
            <w:pPr>
              <w:spacing w:after="0"/>
              <w:jc w:val="center"/>
              <w:rPr>
                <w:rFonts w:eastAsia="Times New Roman" w:cstheme="minorHAnsi"/>
                <w:sz w:val="18"/>
                <w:szCs w:val="18"/>
              </w:rPr>
            </w:pPr>
          </w:p>
        </w:tc>
      </w:tr>
      <w:tr w:rsidR="00136C2B" w:rsidRPr="00C071B0" w14:paraId="54A4BADC" w14:textId="77777777" w:rsidTr="009674C7">
        <w:tc>
          <w:tcPr>
            <w:tcW w:w="405" w:type="pct"/>
            <w:tcBorders>
              <w:top w:val="single" w:sz="4" w:space="0" w:color="auto"/>
              <w:left w:val="single" w:sz="4" w:space="0" w:color="auto"/>
              <w:bottom w:val="single" w:sz="4" w:space="0" w:color="auto"/>
              <w:right w:val="single" w:sz="4" w:space="0" w:color="auto"/>
            </w:tcBorders>
          </w:tcPr>
          <w:p w14:paraId="77B042BE" w14:textId="77777777" w:rsidR="00136C2B" w:rsidRPr="0040687B" w:rsidRDefault="00136C2B" w:rsidP="009674C7">
            <w:pPr>
              <w:spacing w:after="0"/>
              <w:jc w:val="center"/>
              <w:rPr>
                <w:rFonts w:cstheme="minorHAnsi"/>
                <w:sz w:val="18"/>
                <w:szCs w:val="18"/>
              </w:rPr>
            </w:pPr>
          </w:p>
        </w:tc>
        <w:tc>
          <w:tcPr>
            <w:tcW w:w="437" w:type="pct"/>
            <w:tcBorders>
              <w:top w:val="single" w:sz="4" w:space="0" w:color="auto"/>
              <w:left w:val="single" w:sz="4" w:space="0" w:color="auto"/>
              <w:bottom w:val="single" w:sz="4" w:space="0" w:color="auto"/>
              <w:right w:val="single" w:sz="4" w:space="0" w:color="auto"/>
            </w:tcBorders>
          </w:tcPr>
          <w:p w14:paraId="3FFD5BEC" w14:textId="77777777" w:rsidR="00136C2B" w:rsidRPr="0040687B" w:rsidRDefault="00136C2B" w:rsidP="009674C7">
            <w:pPr>
              <w:spacing w:after="0"/>
              <w:jc w:val="center"/>
              <w:rPr>
                <w:rFonts w:cstheme="minorHAnsi"/>
                <w:sz w:val="18"/>
                <w:szCs w:val="18"/>
              </w:rPr>
            </w:pPr>
          </w:p>
        </w:tc>
        <w:tc>
          <w:tcPr>
            <w:tcW w:w="407" w:type="pct"/>
          </w:tcPr>
          <w:p w14:paraId="75BC51F6" w14:textId="77777777" w:rsidR="00136C2B" w:rsidRPr="0040687B" w:rsidRDefault="00136C2B" w:rsidP="009674C7">
            <w:pPr>
              <w:spacing w:after="0"/>
              <w:jc w:val="center"/>
              <w:rPr>
                <w:rFonts w:eastAsia="Times New Roman" w:cstheme="minorHAnsi"/>
                <w:b/>
                <w:i/>
                <w:color w:val="FF0000"/>
                <w:sz w:val="18"/>
                <w:szCs w:val="18"/>
              </w:rPr>
            </w:pPr>
          </w:p>
        </w:tc>
        <w:tc>
          <w:tcPr>
            <w:tcW w:w="407" w:type="pct"/>
          </w:tcPr>
          <w:p w14:paraId="54A1336A" w14:textId="77777777" w:rsidR="00136C2B" w:rsidRPr="0040687B" w:rsidRDefault="00136C2B" w:rsidP="009674C7">
            <w:pPr>
              <w:spacing w:after="0"/>
              <w:jc w:val="center"/>
              <w:rPr>
                <w:rFonts w:eastAsia="Times New Roman" w:cstheme="minorHAnsi"/>
                <w:sz w:val="18"/>
                <w:szCs w:val="18"/>
              </w:rPr>
            </w:pPr>
          </w:p>
        </w:tc>
        <w:tc>
          <w:tcPr>
            <w:tcW w:w="384" w:type="pct"/>
          </w:tcPr>
          <w:p w14:paraId="473E5CD3" w14:textId="77777777" w:rsidR="00136C2B" w:rsidRPr="0040687B" w:rsidRDefault="00136C2B" w:rsidP="009674C7">
            <w:pPr>
              <w:spacing w:after="0"/>
              <w:jc w:val="center"/>
              <w:rPr>
                <w:rFonts w:eastAsia="Times New Roman" w:cstheme="minorHAnsi"/>
                <w:sz w:val="18"/>
                <w:szCs w:val="18"/>
              </w:rPr>
            </w:pPr>
          </w:p>
        </w:tc>
        <w:tc>
          <w:tcPr>
            <w:tcW w:w="459" w:type="pct"/>
          </w:tcPr>
          <w:p w14:paraId="3E7BD309" w14:textId="77777777" w:rsidR="00136C2B" w:rsidRPr="0040687B" w:rsidRDefault="00136C2B" w:rsidP="009674C7">
            <w:pPr>
              <w:spacing w:after="0"/>
              <w:jc w:val="center"/>
              <w:rPr>
                <w:rFonts w:eastAsia="Times New Roman" w:cstheme="minorHAnsi"/>
                <w:sz w:val="18"/>
                <w:szCs w:val="18"/>
              </w:rPr>
            </w:pPr>
          </w:p>
        </w:tc>
        <w:tc>
          <w:tcPr>
            <w:tcW w:w="417" w:type="pct"/>
          </w:tcPr>
          <w:p w14:paraId="2F5BC594" w14:textId="77777777" w:rsidR="00136C2B" w:rsidRPr="0040687B" w:rsidRDefault="00136C2B" w:rsidP="009674C7">
            <w:pPr>
              <w:spacing w:after="0"/>
              <w:jc w:val="center"/>
              <w:rPr>
                <w:rFonts w:eastAsia="Times New Roman" w:cstheme="minorHAnsi"/>
                <w:sz w:val="18"/>
                <w:szCs w:val="18"/>
              </w:rPr>
            </w:pPr>
          </w:p>
        </w:tc>
        <w:tc>
          <w:tcPr>
            <w:tcW w:w="364" w:type="pct"/>
          </w:tcPr>
          <w:p w14:paraId="6EB79947" w14:textId="77777777" w:rsidR="00136C2B" w:rsidRPr="0040687B" w:rsidRDefault="00136C2B" w:rsidP="009674C7">
            <w:pPr>
              <w:spacing w:after="0"/>
              <w:jc w:val="center"/>
              <w:rPr>
                <w:rFonts w:eastAsia="Times New Roman" w:cstheme="minorHAnsi"/>
                <w:sz w:val="18"/>
                <w:szCs w:val="18"/>
              </w:rPr>
            </w:pPr>
          </w:p>
        </w:tc>
        <w:tc>
          <w:tcPr>
            <w:tcW w:w="437" w:type="pct"/>
          </w:tcPr>
          <w:p w14:paraId="148022D2" w14:textId="77777777" w:rsidR="00136C2B" w:rsidRPr="0040687B" w:rsidRDefault="00136C2B" w:rsidP="009674C7">
            <w:pPr>
              <w:spacing w:after="0"/>
              <w:jc w:val="center"/>
              <w:rPr>
                <w:rFonts w:eastAsia="Times New Roman" w:cstheme="minorHAnsi"/>
                <w:sz w:val="18"/>
                <w:szCs w:val="18"/>
              </w:rPr>
            </w:pPr>
          </w:p>
        </w:tc>
        <w:tc>
          <w:tcPr>
            <w:tcW w:w="450" w:type="pct"/>
          </w:tcPr>
          <w:p w14:paraId="12C486AB" w14:textId="77777777" w:rsidR="00136C2B" w:rsidRPr="0040687B" w:rsidRDefault="00136C2B" w:rsidP="009674C7">
            <w:pPr>
              <w:spacing w:after="0"/>
              <w:jc w:val="center"/>
              <w:rPr>
                <w:rFonts w:eastAsia="Times New Roman" w:cstheme="minorHAnsi"/>
                <w:sz w:val="18"/>
                <w:szCs w:val="18"/>
              </w:rPr>
            </w:pPr>
          </w:p>
        </w:tc>
        <w:tc>
          <w:tcPr>
            <w:tcW w:w="375" w:type="pct"/>
          </w:tcPr>
          <w:p w14:paraId="186F0053" w14:textId="77777777" w:rsidR="00136C2B" w:rsidRPr="0040687B" w:rsidRDefault="00136C2B" w:rsidP="009674C7">
            <w:pPr>
              <w:spacing w:after="0"/>
              <w:rPr>
                <w:rFonts w:eastAsia="Times New Roman" w:cstheme="minorHAnsi"/>
                <w:sz w:val="18"/>
                <w:szCs w:val="18"/>
              </w:rPr>
            </w:pPr>
          </w:p>
        </w:tc>
        <w:tc>
          <w:tcPr>
            <w:tcW w:w="458" w:type="pct"/>
          </w:tcPr>
          <w:p w14:paraId="756C3E73" w14:textId="77777777" w:rsidR="00136C2B" w:rsidRPr="00744DE2" w:rsidRDefault="00136C2B" w:rsidP="009674C7">
            <w:pPr>
              <w:spacing w:after="0"/>
              <w:jc w:val="center"/>
              <w:rPr>
                <w:rFonts w:eastAsia="Times New Roman" w:cstheme="minorHAnsi"/>
                <w:sz w:val="18"/>
                <w:szCs w:val="18"/>
              </w:rPr>
            </w:pPr>
          </w:p>
        </w:tc>
      </w:tr>
    </w:tbl>
    <w:p w14:paraId="2D67846A" w14:textId="77777777" w:rsidR="00136C2B" w:rsidRPr="00B16BBE" w:rsidRDefault="00136C2B" w:rsidP="00B124FE">
      <w:pPr>
        <w:suppressAutoHyphens/>
        <w:spacing w:after="0" w:line="240" w:lineRule="auto"/>
        <w:ind w:left="446"/>
        <w:rPr>
          <w:rFonts w:asciiTheme="minorHAnsi" w:hAnsiTheme="minorHAnsi" w:cstheme="minorHAnsi"/>
          <w:b/>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69"/>
        <w:gridCol w:w="929"/>
        <w:gridCol w:w="900"/>
        <w:gridCol w:w="810"/>
        <w:gridCol w:w="900"/>
        <w:gridCol w:w="630"/>
        <w:gridCol w:w="810"/>
        <w:gridCol w:w="990"/>
        <w:gridCol w:w="1170"/>
        <w:gridCol w:w="900"/>
        <w:gridCol w:w="810"/>
        <w:gridCol w:w="1085"/>
      </w:tblGrid>
      <w:tr w:rsidR="00B124FE" w:rsidRPr="00D15BC3" w14:paraId="54F48A1F" w14:textId="77777777" w:rsidTr="00B124FE">
        <w:trPr>
          <w:cantSplit/>
          <w:trHeight w:val="144"/>
        </w:trPr>
        <w:tc>
          <w:tcPr>
            <w:tcW w:w="11003" w:type="dxa"/>
            <w:gridSpan w:val="12"/>
            <w:tcBorders>
              <w:top w:val="single" w:sz="4" w:space="0" w:color="auto"/>
              <w:left w:val="single" w:sz="4" w:space="0" w:color="auto"/>
              <w:bottom w:val="single" w:sz="4" w:space="0" w:color="auto"/>
              <w:right w:val="single" w:sz="4" w:space="0" w:color="auto"/>
            </w:tcBorders>
            <w:vAlign w:val="center"/>
          </w:tcPr>
          <w:p w14:paraId="035DCB61" w14:textId="77777777" w:rsidR="00B124FE" w:rsidRPr="00CD63C3" w:rsidRDefault="00B124FE" w:rsidP="00B124FE">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CD63C3">
              <w:rPr>
                <w:rFonts w:asciiTheme="minorHAnsi" w:hAnsiTheme="minorHAnsi" w:cstheme="minorHAnsi"/>
                <w:b/>
                <w:sz w:val="20"/>
                <w:szCs w:val="20"/>
              </w:rPr>
              <w:t xml:space="preserve">C. Installed HERS Verified Central Water Heating Systems Information </w:t>
            </w:r>
          </w:p>
          <w:p w14:paraId="404FEAEE" w14:textId="4704B7C8" w:rsidR="00B124FE" w:rsidRPr="003F2775"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 xml:space="preserve">This table reports the water heating system features that were specified on the registered </w:t>
            </w:r>
            <w:del w:id="6" w:author="Alhabibi, Haider@Energy" w:date="2022-06-13T10:41:00Z">
              <w:r w:rsidR="008852D7" w:rsidDel="00886315">
                <w:rPr>
                  <w:rFonts w:asciiTheme="minorHAnsi" w:eastAsia="Times New Roman" w:hAnsiTheme="minorHAnsi" w:cstheme="minorHAnsi"/>
                  <w:sz w:val="20"/>
                  <w:szCs w:val="20"/>
                </w:rPr>
                <w:delText>LMCC</w:delText>
              </w:r>
            </w:del>
            <w:ins w:id="7" w:author="Alhabibi, Haider@Energy" w:date="2022-06-13T10:41:00Z">
              <w:r w:rsidR="00886315">
                <w:rPr>
                  <w:rFonts w:asciiTheme="minorHAnsi" w:eastAsia="Times New Roman" w:hAnsiTheme="minorHAnsi" w:cstheme="minorHAnsi"/>
                  <w:sz w:val="20"/>
                  <w:szCs w:val="20"/>
                </w:rPr>
                <w:t>NRCC</w:t>
              </w:r>
            </w:ins>
            <w:r w:rsidRPr="003F2775">
              <w:rPr>
                <w:rFonts w:asciiTheme="minorHAnsi" w:eastAsia="Times New Roman" w:hAnsiTheme="minorHAnsi" w:cstheme="minorHAnsi"/>
                <w:sz w:val="20"/>
                <w:szCs w:val="20"/>
              </w:rPr>
              <w:t xml:space="preserve"> compliance document for this project.</w:t>
            </w:r>
          </w:p>
        </w:tc>
      </w:tr>
      <w:tr w:rsidR="00B124FE" w:rsidRPr="00D15BC3" w14:paraId="37C437FF" w14:textId="77777777" w:rsidTr="002B00DC">
        <w:trPr>
          <w:cantSplit/>
          <w:trHeight w:val="144"/>
        </w:trPr>
        <w:tc>
          <w:tcPr>
            <w:tcW w:w="1069" w:type="dxa"/>
            <w:tcBorders>
              <w:top w:val="single" w:sz="4" w:space="0" w:color="auto"/>
              <w:left w:val="single" w:sz="4" w:space="0" w:color="auto"/>
              <w:bottom w:val="single" w:sz="4" w:space="0" w:color="auto"/>
              <w:right w:val="single" w:sz="4" w:space="0" w:color="auto"/>
            </w:tcBorders>
            <w:vAlign w:val="center"/>
          </w:tcPr>
          <w:p w14:paraId="4463A30D"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01</w:t>
            </w:r>
          </w:p>
        </w:tc>
        <w:tc>
          <w:tcPr>
            <w:tcW w:w="929" w:type="dxa"/>
            <w:tcBorders>
              <w:top w:val="single" w:sz="4" w:space="0" w:color="auto"/>
              <w:left w:val="single" w:sz="4" w:space="0" w:color="auto"/>
              <w:bottom w:val="single" w:sz="4" w:space="0" w:color="auto"/>
              <w:right w:val="single" w:sz="4" w:space="0" w:color="auto"/>
            </w:tcBorders>
            <w:vAlign w:val="center"/>
          </w:tcPr>
          <w:p w14:paraId="3D72F0C1"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02</w:t>
            </w:r>
          </w:p>
        </w:tc>
        <w:tc>
          <w:tcPr>
            <w:tcW w:w="900" w:type="dxa"/>
            <w:tcBorders>
              <w:top w:val="single" w:sz="4" w:space="0" w:color="auto"/>
              <w:left w:val="single" w:sz="4" w:space="0" w:color="auto"/>
              <w:bottom w:val="single" w:sz="4" w:space="0" w:color="auto"/>
              <w:right w:val="single" w:sz="4" w:space="0" w:color="auto"/>
            </w:tcBorders>
            <w:vAlign w:val="center"/>
          </w:tcPr>
          <w:p w14:paraId="7D8AFD71"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03</w:t>
            </w:r>
          </w:p>
        </w:tc>
        <w:tc>
          <w:tcPr>
            <w:tcW w:w="810" w:type="dxa"/>
            <w:tcBorders>
              <w:top w:val="single" w:sz="4" w:space="0" w:color="auto"/>
              <w:left w:val="single" w:sz="4" w:space="0" w:color="auto"/>
              <w:bottom w:val="single" w:sz="4" w:space="0" w:color="auto"/>
              <w:right w:val="single" w:sz="4" w:space="0" w:color="auto"/>
            </w:tcBorders>
            <w:vAlign w:val="center"/>
          </w:tcPr>
          <w:p w14:paraId="5829D661"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F2775">
              <w:rPr>
                <w:rFonts w:asciiTheme="minorHAnsi" w:eastAsia="Times New Roman" w:hAnsiTheme="minorHAnsi" w:cstheme="minorHAnsi"/>
                <w:sz w:val="20"/>
                <w:szCs w:val="20"/>
              </w:rPr>
              <w:t>04</w:t>
            </w:r>
          </w:p>
        </w:tc>
        <w:tc>
          <w:tcPr>
            <w:tcW w:w="900" w:type="dxa"/>
            <w:tcBorders>
              <w:top w:val="single" w:sz="4" w:space="0" w:color="auto"/>
              <w:left w:val="single" w:sz="4" w:space="0" w:color="auto"/>
              <w:bottom w:val="single" w:sz="4" w:space="0" w:color="auto"/>
              <w:right w:val="single" w:sz="4" w:space="0" w:color="auto"/>
            </w:tcBorders>
            <w:vAlign w:val="center"/>
          </w:tcPr>
          <w:p w14:paraId="58122AAB"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F2775">
              <w:rPr>
                <w:rFonts w:asciiTheme="minorHAnsi" w:eastAsia="Times New Roman" w:hAnsiTheme="minorHAnsi" w:cstheme="minorHAnsi"/>
                <w:sz w:val="20"/>
                <w:szCs w:val="20"/>
              </w:rPr>
              <w:t>05</w:t>
            </w:r>
          </w:p>
        </w:tc>
        <w:tc>
          <w:tcPr>
            <w:tcW w:w="630" w:type="dxa"/>
            <w:tcBorders>
              <w:top w:val="single" w:sz="4" w:space="0" w:color="auto"/>
              <w:left w:val="single" w:sz="4" w:space="0" w:color="auto"/>
              <w:bottom w:val="single" w:sz="4" w:space="0" w:color="auto"/>
              <w:right w:val="single" w:sz="4" w:space="0" w:color="auto"/>
            </w:tcBorders>
            <w:vAlign w:val="center"/>
          </w:tcPr>
          <w:p w14:paraId="4BFBBD62"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F2775">
              <w:rPr>
                <w:rFonts w:asciiTheme="minorHAnsi" w:eastAsia="Times New Roman" w:hAnsiTheme="minorHAnsi" w:cstheme="minorHAnsi"/>
                <w:sz w:val="20"/>
                <w:szCs w:val="20"/>
              </w:rPr>
              <w:t>06</w:t>
            </w:r>
          </w:p>
        </w:tc>
        <w:tc>
          <w:tcPr>
            <w:tcW w:w="810" w:type="dxa"/>
            <w:tcBorders>
              <w:top w:val="single" w:sz="4" w:space="0" w:color="auto"/>
              <w:left w:val="single" w:sz="4" w:space="0" w:color="auto"/>
              <w:bottom w:val="single" w:sz="4" w:space="0" w:color="auto"/>
              <w:right w:val="single" w:sz="4" w:space="0" w:color="auto"/>
            </w:tcBorders>
            <w:vAlign w:val="center"/>
          </w:tcPr>
          <w:p w14:paraId="139D3B96"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F2775">
              <w:rPr>
                <w:rFonts w:asciiTheme="minorHAnsi" w:eastAsia="Times New Roman" w:hAnsiTheme="minorHAnsi" w:cstheme="minorHAnsi"/>
                <w:sz w:val="20"/>
                <w:szCs w:val="20"/>
              </w:rPr>
              <w:t>07</w:t>
            </w:r>
          </w:p>
        </w:tc>
        <w:tc>
          <w:tcPr>
            <w:tcW w:w="990" w:type="dxa"/>
            <w:tcBorders>
              <w:top w:val="single" w:sz="4" w:space="0" w:color="auto"/>
              <w:left w:val="single" w:sz="4" w:space="0" w:color="auto"/>
              <w:bottom w:val="single" w:sz="4" w:space="0" w:color="auto"/>
              <w:right w:val="single" w:sz="4" w:space="0" w:color="auto"/>
            </w:tcBorders>
            <w:vAlign w:val="center"/>
          </w:tcPr>
          <w:p w14:paraId="12039AF3"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F2775">
              <w:rPr>
                <w:rFonts w:asciiTheme="minorHAnsi" w:eastAsia="Times New Roman" w:hAnsiTheme="minorHAnsi" w:cstheme="minorHAnsi"/>
                <w:sz w:val="20"/>
                <w:szCs w:val="20"/>
              </w:rPr>
              <w:t>08</w:t>
            </w:r>
          </w:p>
        </w:tc>
        <w:tc>
          <w:tcPr>
            <w:tcW w:w="1170" w:type="dxa"/>
            <w:tcBorders>
              <w:top w:val="single" w:sz="4" w:space="0" w:color="auto"/>
              <w:left w:val="single" w:sz="4" w:space="0" w:color="auto"/>
              <w:bottom w:val="single" w:sz="4" w:space="0" w:color="auto"/>
              <w:right w:val="single" w:sz="4" w:space="0" w:color="auto"/>
            </w:tcBorders>
            <w:vAlign w:val="center"/>
          </w:tcPr>
          <w:p w14:paraId="2F5C0B42"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F2775">
              <w:rPr>
                <w:rFonts w:asciiTheme="minorHAnsi" w:eastAsia="Times New Roman" w:hAnsiTheme="minorHAnsi" w:cstheme="minorHAnsi"/>
                <w:sz w:val="20"/>
                <w:szCs w:val="20"/>
              </w:rPr>
              <w:t>09</w:t>
            </w:r>
          </w:p>
        </w:tc>
        <w:tc>
          <w:tcPr>
            <w:tcW w:w="900" w:type="dxa"/>
            <w:tcBorders>
              <w:top w:val="single" w:sz="4" w:space="0" w:color="auto"/>
              <w:left w:val="single" w:sz="4" w:space="0" w:color="auto"/>
              <w:bottom w:val="single" w:sz="4" w:space="0" w:color="auto"/>
              <w:right w:val="single" w:sz="4" w:space="0" w:color="auto"/>
            </w:tcBorders>
            <w:vAlign w:val="center"/>
          </w:tcPr>
          <w:p w14:paraId="7928B88B"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F2775">
              <w:rPr>
                <w:rFonts w:asciiTheme="minorHAnsi" w:eastAsia="Times New Roman" w:hAnsiTheme="minorHAnsi" w:cstheme="minorHAnsi"/>
                <w:sz w:val="20"/>
                <w:szCs w:val="20"/>
              </w:rPr>
              <w:t>10</w:t>
            </w:r>
          </w:p>
        </w:tc>
        <w:tc>
          <w:tcPr>
            <w:tcW w:w="810" w:type="dxa"/>
            <w:tcBorders>
              <w:top w:val="single" w:sz="4" w:space="0" w:color="auto"/>
              <w:left w:val="single" w:sz="4" w:space="0" w:color="auto"/>
              <w:bottom w:val="single" w:sz="4" w:space="0" w:color="auto"/>
              <w:right w:val="single" w:sz="4" w:space="0" w:color="auto"/>
            </w:tcBorders>
            <w:vAlign w:val="center"/>
          </w:tcPr>
          <w:p w14:paraId="2A3C96F9"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F2775">
              <w:rPr>
                <w:rFonts w:asciiTheme="minorHAnsi" w:eastAsia="Times New Roman" w:hAnsiTheme="minorHAnsi" w:cstheme="minorHAnsi"/>
                <w:sz w:val="20"/>
                <w:szCs w:val="20"/>
              </w:rPr>
              <w:t>11</w:t>
            </w:r>
          </w:p>
        </w:tc>
        <w:tc>
          <w:tcPr>
            <w:tcW w:w="1085" w:type="dxa"/>
            <w:tcBorders>
              <w:top w:val="single" w:sz="4" w:space="0" w:color="auto"/>
              <w:left w:val="single" w:sz="4" w:space="0" w:color="auto"/>
              <w:bottom w:val="single" w:sz="4" w:space="0" w:color="auto"/>
              <w:right w:val="single" w:sz="4" w:space="0" w:color="auto"/>
            </w:tcBorders>
            <w:vAlign w:val="center"/>
          </w:tcPr>
          <w:p w14:paraId="71788647"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F2775">
              <w:rPr>
                <w:rFonts w:asciiTheme="minorHAnsi" w:eastAsia="Times New Roman" w:hAnsiTheme="minorHAnsi" w:cstheme="minorHAnsi"/>
                <w:sz w:val="20"/>
                <w:szCs w:val="20"/>
              </w:rPr>
              <w:t>12</w:t>
            </w:r>
          </w:p>
        </w:tc>
      </w:tr>
      <w:tr w:rsidR="00B124FE" w:rsidRPr="00D15BC3" w14:paraId="5C720360" w14:textId="77777777" w:rsidTr="002B00DC">
        <w:trPr>
          <w:cantSplit/>
          <w:trHeight w:val="144"/>
        </w:trPr>
        <w:tc>
          <w:tcPr>
            <w:tcW w:w="1069" w:type="dxa"/>
            <w:tcBorders>
              <w:top w:val="single" w:sz="4" w:space="0" w:color="auto"/>
              <w:left w:val="single" w:sz="4" w:space="0" w:color="auto"/>
              <w:bottom w:val="single" w:sz="4" w:space="0" w:color="auto"/>
              <w:right w:val="single" w:sz="4" w:space="0" w:color="auto"/>
            </w:tcBorders>
            <w:vAlign w:val="bottom"/>
          </w:tcPr>
          <w:p w14:paraId="7DA5022E"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Water Heating System ID or Name</w:t>
            </w:r>
          </w:p>
        </w:tc>
        <w:tc>
          <w:tcPr>
            <w:tcW w:w="929" w:type="dxa"/>
            <w:tcBorders>
              <w:top w:val="single" w:sz="4" w:space="0" w:color="auto"/>
              <w:left w:val="single" w:sz="4" w:space="0" w:color="auto"/>
              <w:bottom w:val="single" w:sz="4" w:space="0" w:color="auto"/>
              <w:right w:val="single" w:sz="4" w:space="0" w:color="auto"/>
            </w:tcBorders>
            <w:vAlign w:val="bottom"/>
          </w:tcPr>
          <w:p w14:paraId="3E51A907"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 xml:space="preserve"> Water Heating System Type</w:t>
            </w:r>
          </w:p>
        </w:tc>
        <w:tc>
          <w:tcPr>
            <w:tcW w:w="900" w:type="dxa"/>
            <w:tcBorders>
              <w:top w:val="single" w:sz="4" w:space="0" w:color="auto"/>
              <w:left w:val="single" w:sz="4" w:space="0" w:color="auto"/>
              <w:bottom w:val="single" w:sz="4" w:space="0" w:color="auto"/>
              <w:right w:val="single" w:sz="4" w:space="0" w:color="auto"/>
            </w:tcBorders>
            <w:vAlign w:val="bottom"/>
          </w:tcPr>
          <w:p w14:paraId="5DCE575E"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Water Heater Type</w:t>
            </w:r>
          </w:p>
        </w:tc>
        <w:tc>
          <w:tcPr>
            <w:tcW w:w="810" w:type="dxa"/>
            <w:tcBorders>
              <w:top w:val="single" w:sz="4" w:space="0" w:color="auto"/>
              <w:left w:val="single" w:sz="4" w:space="0" w:color="auto"/>
              <w:bottom w:val="single" w:sz="4" w:space="0" w:color="auto"/>
              <w:right w:val="single" w:sz="4" w:space="0" w:color="auto"/>
            </w:tcBorders>
            <w:vAlign w:val="bottom"/>
          </w:tcPr>
          <w:p w14:paraId="4FFAAB95"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 of Water Heaters in System</w:t>
            </w:r>
          </w:p>
        </w:tc>
        <w:tc>
          <w:tcPr>
            <w:tcW w:w="900" w:type="dxa"/>
            <w:tcBorders>
              <w:top w:val="single" w:sz="4" w:space="0" w:color="auto"/>
              <w:left w:val="single" w:sz="4" w:space="0" w:color="auto"/>
              <w:bottom w:val="single" w:sz="4" w:space="0" w:color="auto"/>
              <w:right w:val="single" w:sz="4" w:space="0" w:color="auto"/>
            </w:tcBorders>
            <w:vAlign w:val="bottom"/>
          </w:tcPr>
          <w:p w14:paraId="5E954553"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 xml:space="preserve">Water Heater </w:t>
            </w:r>
          </w:p>
          <w:p w14:paraId="1F9164F6"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Storage</w:t>
            </w:r>
          </w:p>
          <w:p w14:paraId="27DAE2BF"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Volume (gal)</w:t>
            </w:r>
          </w:p>
        </w:tc>
        <w:tc>
          <w:tcPr>
            <w:tcW w:w="630" w:type="dxa"/>
            <w:tcBorders>
              <w:top w:val="single" w:sz="4" w:space="0" w:color="auto"/>
              <w:left w:val="single" w:sz="4" w:space="0" w:color="auto"/>
              <w:bottom w:val="single" w:sz="4" w:space="0" w:color="auto"/>
              <w:right w:val="single" w:sz="4" w:space="0" w:color="auto"/>
            </w:tcBorders>
            <w:vAlign w:val="bottom"/>
          </w:tcPr>
          <w:p w14:paraId="133987C4"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Fuel Type</w:t>
            </w:r>
          </w:p>
        </w:tc>
        <w:tc>
          <w:tcPr>
            <w:tcW w:w="810" w:type="dxa"/>
            <w:tcBorders>
              <w:top w:val="single" w:sz="4" w:space="0" w:color="auto"/>
              <w:left w:val="single" w:sz="4" w:space="0" w:color="auto"/>
              <w:bottom w:val="single" w:sz="4" w:space="0" w:color="auto"/>
              <w:right w:val="single" w:sz="4" w:space="0" w:color="auto"/>
            </w:tcBorders>
            <w:vAlign w:val="bottom"/>
          </w:tcPr>
          <w:p w14:paraId="211A1D88"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Rated Input Type</w:t>
            </w:r>
          </w:p>
        </w:tc>
        <w:tc>
          <w:tcPr>
            <w:tcW w:w="990" w:type="dxa"/>
            <w:tcBorders>
              <w:top w:val="single" w:sz="4" w:space="0" w:color="auto"/>
              <w:left w:val="single" w:sz="4" w:space="0" w:color="auto"/>
              <w:bottom w:val="single" w:sz="4" w:space="0" w:color="auto"/>
              <w:right w:val="single" w:sz="4" w:space="0" w:color="auto"/>
            </w:tcBorders>
            <w:vAlign w:val="bottom"/>
          </w:tcPr>
          <w:p w14:paraId="01EBAE25"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Rated Input Value</w:t>
            </w:r>
          </w:p>
        </w:tc>
        <w:tc>
          <w:tcPr>
            <w:tcW w:w="1170" w:type="dxa"/>
            <w:tcBorders>
              <w:top w:val="single" w:sz="4" w:space="0" w:color="auto"/>
              <w:left w:val="single" w:sz="4" w:space="0" w:color="auto"/>
              <w:bottom w:val="single" w:sz="4" w:space="0" w:color="auto"/>
              <w:right w:val="single" w:sz="4" w:space="0" w:color="auto"/>
            </w:tcBorders>
            <w:vAlign w:val="bottom"/>
          </w:tcPr>
          <w:p w14:paraId="49847CB6"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Heating Efficiency Type</w:t>
            </w:r>
          </w:p>
        </w:tc>
        <w:tc>
          <w:tcPr>
            <w:tcW w:w="900" w:type="dxa"/>
            <w:tcBorders>
              <w:top w:val="single" w:sz="4" w:space="0" w:color="auto"/>
              <w:left w:val="single" w:sz="4" w:space="0" w:color="auto"/>
              <w:bottom w:val="single" w:sz="4" w:space="0" w:color="auto"/>
              <w:right w:val="single" w:sz="4" w:space="0" w:color="auto"/>
            </w:tcBorders>
            <w:vAlign w:val="bottom"/>
          </w:tcPr>
          <w:p w14:paraId="7AB11F98"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Heating Efficiency Value</w:t>
            </w:r>
          </w:p>
        </w:tc>
        <w:tc>
          <w:tcPr>
            <w:tcW w:w="810" w:type="dxa"/>
            <w:tcBorders>
              <w:top w:val="single" w:sz="4" w:space="0" w:color="auto"/>
              <w:left w:val="single" w:sz="4" w:space="0" w:color="auto"/>
              <w:bottom w:val="single" w:sz="4" w:space="0" w:color="auto"/>
              <w:right w:val="single" w:sz="4" w:space="0" w:color="auto"/>
            </w:tcBorders>
            <w:vAlign w:val="bottom"/>
          </w:tcPr>
          <w:p w14:paraId="7815F404"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 xml:space="preserve">Standby Loss </w:t>
            </w:r>
          </w:p>
          <w:p w14:paraId="7D3F2992"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w:t>
            </w:r>
          </w:p>
        </w:tc>
        <w:tc>
          <w:tcPr>
            <w:tcW w:w="1085" w:type="dxa"/>
            <w:tcBorders>
              <w:top w:val="single" w:sz="4" w:space="0" w:color="auto"/>
              <w:left w:val="single" w:sz="4" w:space="0" w:color="auto"/>
              <w:bottom w:val="single" w:sz="4" w:space="0" w:color="auto"/>
              <w:right w:val="single" w:sz="4" w:space="0" w:color="auto"/>
            </w:tcBorders>
            <w:vAlign w:val="bottom"/>
          </w:tcPr>
          <w:p w14:paraId="7B2ACA6F"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 xml:space="preserve">Exterior Insul. </w:t>
            </w:r>
          </w:p>
          <w:p w14:paraId="33A50307"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R-Value</w:t>
            </w:r>
          </w:p>
        </w:tc>
      </w:tr>
      <w:tr w:rsidR="00B124FE" w:rsidRPr="00D15BC3" w14:paraId="3CE91669" w14:textId="77777777" w:rsidTr="002B00DC">
        <w:trPr>
          <w:cantSplit/>
          <w:trHeight w:val="144"/>
        </w:trPr>
        <w:tc>
          <w:tcPr>
            <w:tcW w:w="1069" w:type="dxa"/>
            <w:tcBorders>
              <w:top w:val="single" w:sz="4" w:space="0" w:color="auto"/>
              <w:left w:val="single" w:sz="4" w:space="0" w:color="auto"/>
              <w:bottom w:val="single" w:sz="4" w:space="0" w:color="auto"/>
              <w:right w:val="single" w:sz="4" w:space="0" w:color="auto"/>
            </w:tcBorders>
          </w:tcPr>
          <w:p w14:paraId="1CF85FEE"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29" w:type="dxa"/>
            <w:tcBorders>
              <w:top w:val="single" w:sz="4" w:space="0" w:color="auto"/>
              <w:left w:val="single" w:sz="4" w:space="0" w:color="auto"/>
              <w:bottom w:val="single" w:sz="4" w:space="0" w:color="auto"/>
              <w:right w:val="single" w:sz="4" w:space="0" w:color="auto"/>
            </w:tcBorders>
          </w:tcPr>
          <w:p w14:paraId="7F84F012"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tcPr>
          <w:p w14:paraId="29FACEBD"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810" w:type="dxa"/>
            <w:tcBorders>
              <w:top w:val="single" w:sz="4" w:space="0" w:color="auto"/>
              <w:left w:val="single" w:sz="4" w:space="0" w:color="auto"/>
              <w:bottom w:val="single" w:sz="4" w:space="0" w:color="auto"/>
              <w:right w:val="single" w:sz="4" w:space="0" w:color="auto"/>
            </w:tcBorders>
          </w:tcPr>
          <w:p w14:paraId="15D9E73A"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tcPr>
          <w:p w14:paraId="6388693F"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630" w:type="dxa"/>
            <w:tcBorders>
              <w:top w:val="single" w:sz="4" w:space="0" w:color="auto"/>
              <w:left w:val="single" w:sz="4" w:space="0" w:color="auto"/>
              <w:bottom w:val="single" w:sz="4" w:space="0" w:color="auto"/>
              <w:right w:val="single" w:sz="4" w:space="0" w:color="auto"/>
            </w:tcBorders>
          </w:tcPr>
          <w:p w14:paraId="033A732D"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810" w:type="dxa"/>
            <w:tcBorders>
              <w:top w:val="single" w:sz="4" w:space="0" w:color="auto"/>
              <w:left w:val="single" w:sz="4" w:space="0" w:color="auto"/>
              <w:bottom w:val="single" w:sz="4" w:space="0" w:color="auto"/>
              <w:right w:val="single" w:sz="4" w:space="0" w:color="auto"/>
            </w:tcBorders>
          </w:tcPr>
          <w:p w14:paraId="74613E4A"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90" w:type="dxa"/>
            <w:tcBorders>
              <w:top w:val="single" w:sz="4" w:space="0" w:color="auto"/>
              <w:left w:val="single" w:sz="4" w:space="0" w:color="auto"/>
              <w:bottom w:val="single" w:sz="4" w:space="0" w:color="auto"/>
              <w:right w:val="single" w:sz="4" w:space="0" w:color="auto"/>
            </w:tcBorders>
          </w:tcPr>
          <w:p w14:paraId="519F9EE3"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1170" w:type="dxa"/>
            <w:tcBorders>
              <w:top w:val="single" w:sz="4" w:space="0" w:color="auto"/>
              <w:left w:val="single" w:sz="4" w:space="0" w:color="auto"/>
              <w:bottom w:val="single" w:sz="4" w:space="0" w:color="auto"/>
              <w:right w:val="single" w:sz="4" w:space="0" w:color="auto"/>
            </w:tcBorders>
          </w:tcPr>
          <w:p w14:paraId="739F3A8F"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tcPr>
          <w:p w14:paraId="3E9686D2"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810" w:type="dxa"/>
            <w:tcBorders>
              <w:top w:val="single" w:sz="4" w:space="0" w:color="auto"/>
              <w:left w:val="single" w:sz="4" w:space="0" w:color="auto"/>
              <w:bottom w:val="single" w:sz="4" w:space="0" w:color="auto"/>
              <w:right w:val="single" w:sz="4" w:space="0" w:color="auto"/>
            </w:tcBorders>
          </w:tcPr>
          <w:p w14:paraId="2FBEFE55"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1085" w:type="dxa"/>
            <w:tcBorders>
              <w:top w:val="single" w:sz="4" w:space="0" w:color="auto"/>
              <w:left w:val="single" w:sz="4" w:space="0" w:color="auto"/>
              <w:bottom w:val="single" w:sz="4" w:space="0" w:color="auto"/>
              <w:right w:val="single" w:sz="4" w:space="0" w:color="auto"/>
            </w:tcBorders>
          </w:tcPr>
          <w:p w14:paraId="4D2FC6C3"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r>
      <w:tr w:rsidR="00B124FE" w:rsidRPr="00D15BC3" w14:paraId="42EF96E4" w14:textId="77777777" w:rsidTr="002B00DC">
        <w:trPr>
          <w:cantSplit/>
          <w:trHeight w:val="144"/>
        </w:trPr>
        <w:tc>
          <w:tcPr>
            <w:tcW w:w="1069" w:type="dxa"/>
            <w:tcBorders>
              <w:top w:val="single" w:sz="4" w:space="0" w:color="auto"/>
              <w:left w:val="single" w:sz="4" w:space="0" w:color="auto"/>
              <w:bottom w:val="single" w:sz="4" w:space="0" w:color="auto"/>
              <w:right w:val="single" w:sz="4" w:space="0" w:color="auto"/>
            </w:tcBorders>
            <w:vAlign w:val="center"/>
          </w:tcPr>
          <w:p w14:paraId="550D7F61"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29" w:type="dxa"/>
            <w:tcBorders>
              <w:top w:val="single" w:sz="4" w:space="0" w:color="auto"/>
              <w:left w:val="single" w:sz="4" w:space="0" w:color="auto"/>
              <w:bottom w:val="single" w:sz="4" w:space="0" w:color="auto"/>
              <w:right w:val="single" w:sz="4" w:space="0" w:color="auto"/>
            </w:tcBorders>
            <w:vAlign w:val="center"/>
          </w:tcPr>
          <w:p w14:paraId="01DC7FCA"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031F09CE"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10" w:type="dxa"/>
            <w:tcBorders>
              <w:top w:val="single" w:sz="4" w:space="0" w:color="auto"/>
              <w:left w:val="single" w:sz="4" w:space="0" w:color="auto"/>
              <w:bottom w:val="single" w:sz="4" w:space="0" w:color="auto"/>
              <w:right w:val="single" w:sz="4" w:space="0" w:color="auto"/>
            </w:tcBorders>
            <w:vAlign w:val="center"/>
          </w:tcPr>
          <w:p w14:paraId="58C7D7C3"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05AD3FF6"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30" w:type="dxa"/>
            <w:tcBorders>
              <w:top w:val="single" w:sz="4" w:space="0" w:color="auto"/>
              <w:left w:val="single" w:sz="4" w:space="0" w:color="auto"/>
              <w:bottom w:val="single" w:sz="4" w:space="0" w:color="auto"/>
              <w:right w:val="single" w:sz="4" w:space="0" w:color="auto"/>
            </w:tcBorders>
            <w:vAlign w:val="center"/>
          </w:tcPr>
          <w:p w14:paraId="627B7052"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10" w:type="dxa"/>
            <w:tcBorders>
              <w:top w:val="single" w:sz="4" w:space="0" w:color="auto"/>
              <w:left w:val="single" w:sz="4" w:space="0" w:color="auto"/>
              <w:bottom w:val="single" w:sz="4" w:space="0" w:color="auto"/>
              <w:right w:val="single" w:sz="4" w:space="0" w:color="auto"/>
            </w:tcBorders>
            <w:vAlign w:val="center"/>
          </w:tcPr>
          <w:p w14:paraId="3490DD38"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90" w:type="dxa"/>
            <w:tcBorders>
              <w:top w:val="single" w:sz="4" w:space="0" w:color="auto"/>
              <w:left w:val="single" w:sz="4" w:space="0" w:color="auto"/>
              <w:bottom w:val="single" w:sz="4" w:space="0" w:color="auto"/>
              <w:right w:val="single" w:sz="4" w:space="0" w:color="auto"/>
            </w:tcBorders>
            <w:vAlign w:val="center"/>
          </w:tcPr>
          <w:p w14:paraId="3483889C"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170" w:type="dxa"/>
            <w:tcBorders>
              <w:top w:val="single" w:sz="4" w:space="0" w:color="auto"/>
              <w:left w:val="single" w:sz="4" w:space="0" w:color="auto"/>
              <w:bottom w:val="single" w:sz="4" w:space="0" w:color="auto"/>
              <w:right w:val="single" w:sz="4" w:space="0" w:color="auto"/>
            </w:tcBorders>
            <w:vAlign w:val="center"/>
          </w:tcPr>
          <w:p w14:paraId="351C854A"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22323FB3"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10" w:type="dxa"/>
            <w:tcBorders>
              <w:top w:val="single" w:sz="4" w:space="0" w:color="auto"/>
              <w:left w:val="single" w:sz="4" w:space="0" w:color="auto"/>
              <w:bottom w:val="single" w:sz="4" w:space="0" w:color="auto"/>
              <w:right w:val="single" w:sz="4" w:space="0" w:color="auto"/>
            </w:tcBorders>
            <w:vAlign w:val="center"/>
          </w:tcPr>
          <w:p w14:paraId="7CC28B5E"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085" w:type="dxa"/>
            <w:tcBorders>
              <w:top w:val="single" w:sz="4" w:space="0" w:color="auto"/>
              <w:left w:val="single" w:sz="4" w:space="0" w:color="auto"/>
              <w:bottom w:val="single" w:sz="4" w:space="0" w:color="auto"/>
              <w:right w:val="single" w:sz="4" w:space="0" w:color="auto"/>
            </w:tcBorders>
            <w:vAlign w:val="center"/>
          </w:tcPr>
          <w:p w14:paraId="4E699114"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0A1EFD78" w14:textId="41253CD3" w:rsidR="00036B48" w:rsidRDefault="00036B48" w:rsidP="003855DB">
      <w:pPr>
        <w:suppressAutoHyphens/>
        <w:spacing w:after="60" w:line="240" w:lineRule="auto"/>
        <w:ind w:left="450"/>
        <w:rPr>
          <w:rFonts w:asciiTheme="minorHAnsi" w:hAnsiTheme="minorHAnsi" w:cstheme="minorHAnsi"/>
          <w:b/>
          <w:sz w:val="20"/>
          <w:szCs w:val="20"/>
        </w:rPr>
      </w:pPr>
    </w:p>
    <w:tbl>
      <w:tblPr>
        <w:tblStyle w:val="TableGrid"/>
        <w:tblW w:w="11003" w:type="dxa"/>
        <w:tblInd w:w="-5" w:type="dxa"/>
        <w:tblLook w:val="04A0" w:firstRow="1" w:lastRow="0" w:firstColumn="1" w:lastColumn="0" w:noHBand="0" w:noVBand="1"/>
      </w:tblPr>
      <w:tblGrid>
        <w:gridCol w:w="1104"/>
        <w:gridCol w:w="1212"/>
        <w:gridCol w:w="1167"/>
        <w:gridCol w:w="961"/>
        <w:gridCol w:w="788"/>
        <w:gridCol w:w="940"/>
        <w:gridCol w:w="962"/>
        <w:gridCol w:w="783"/>
        <w:gridCol w:w="940"/>
        <w:gridCol w:w="940"/>
        <w:gridCol w:w="1206"/>
      </w:tblGrid>
      <w:tr w:rsidR="004A621A" w:rsidRPr="00C071B0" w14:paraId="21E1F323" w14:textId="77777777" w:rsidTr="00886315">
        <w:tc>
          <w:tcPr>
            <w:tcW w:w="5000" w:type="pct"/>
            <w:gridSpan w:val="11"/>
          </w:tcPr>
          <w:p w14:paraId="5185333E" w14:textId="77777777" w:rsidR="004A621A" w:rsidRPr="00D42D0F" w:rsidRDefault="004A621A" w:rsidP="009674C7">
            <w:pPr>
              <w:spacing w:after="0"/>
              <w:rPr>
                <w:rFonts w:cstheme="minorHAnsi"/>
                <w:b/>
                <w:sz w:val="20"/>
                <w:szCs w:val="20"/>
              </w:rPr>
            </w:pPr>
            <w:bookmarkStart w:id="8" w:name="_Hlk97747297"/>
            <w:r>
              <w:rPr>
                <w:rFonts w:cstheme="minorHAnsi"/>
                <w:b/>
                <w:sz w:val="20"/>
                <w:szCs w:val="20"/>
              </w:rPr>
              <w:t>C2</w:t>
            </w:r>
            <w:r w:rsidRPr="00405CF9">
              <w:rPr>
                <w:rFonts w:cstheme="minorHAnsi"/>
                <w:b/>
                <w:sz w:val="20"/>
                <w:szCs w:val="20"/>
              </w:rPr>
              <w:t>. Installed</w:t>
            </w:r>
            <w:r w:rsidRPr="00D42D0F">
              <w:rPr>
                <w:rFonts w:cstheme="minorHAnsi"/>
                <w:b/>
                <w:sz w:val="20"/>
                <w:szCs w:val="20"/>
              </w:rPr>
              <w:t xml:space="preserve"> </w:t>
            </w:r>
            <w:r>
              <w:rPr>
                <w:rFonts w:cstheme="minorHAnsi"/>
                <w:b/>
                <w:sz w:val="20"/>
                <w:szCs w:val="20"/>
              </w:rPr>
              <w:t>HERS Verified CHPWH System</w:t>
            </w:r>
            <w:r w:rsidRPr="00D42D0F">
              <w:rPr>
                <w:rFonts w:cstheme="minorHAnsi"/>
                <w:b/>
                <w:sz w:val="20"/>
                <w:szCs w:val="20"/>
              </w:rPr>
              <w:t xml:space="preserve"> Information</w:t>
            </w:r>
          </w:p>
          <w:bookmarkEnd w:id="8"/>
          <w:p w14:paraId="7E0BB314" w14:textId="5166F10B" w:rsidR="004A621A" w:rsidRPr="003F4127" w:rsidRDefault="004A621A" w:rsidP="009674C7">
            <w:pPr>
              <w:spacing w:after="0"/>
              <w:rPr>
                <w:rFonts w:cstheme="minorHAnsi"/>
                <w:sz w:val="20"/>
                <w:szCs w:val="20"/>
              </w:rPr>
            </w:pPr>
            <w:r w:rsidRPr="003F4127">
              <w:rPr>
                <w:rFonts w:cstheme="minorHAnsi"/>
                <w:sz w:val="20"/>
                <w:szCs w:val="20"/>
              </w:rPr>
              <w:t xml:space="preserve">This table reports the water heating systems specified on the registered </w:t>
            </w:r>
            <w:del w:id="9" w:author="Alhabibi, Haider@Energy" w:date="2022-06-13T10:41:00Z">
              <w:r w:rsidDel="00886315">
                <w:rPr>
                  <w:rFonts w:cstheme="minorHAnsi"/>
                  <w:sz w:val="20"/>
                  <w:szCs w:val="20"/>
                </w:rPr>
                <w:delText>LMCC</w:delText>
              </w:r>
            </w:del>
            <w:ins w:id="10" w:author="Alhabibi, Haider@Energy" w:date="2022-06-13T10:41:00Z">
              <w:r w:rsidR="00886315">
                <w:rPr>
                  <w:rFonts w:cstheme="minorHAnsi"/>
                  <w:sz w:val="20"/>
                  <w:szCs w:val="20"/>
                </w:rPr>
                <w:t>NRCC</w:t>
              </w:r>
            </w:ins>
            <w:r w:rsidRPr="003F4127">
              <w:rPr>
                <w:rFonts w:cstheme="minorHAnsi"/>
                <w:sz w:val="20"/>
                <w:szCs w:val="20"/>
              </w:rPr>
              <w:t xml:space="preserve"> compliance document for this project.</w:t>
            </w:r>
          </w:p>
        </w:tc>
      </w:tr>
      <w:tr w:rsidR="004A621A" w:rsidRPr="00C071B0" w14:paraId="220324B6" w14:textId="77777777" w:rsidTr="004A621A">
        <w:tc>
          <w:tcPr>
            <w:tcW w:w="502" w:type="pct"/>
            <w:vAlign w:val="bottom"/>
          </w:tcPr>
          <w:p w14:paraId="74395CB4" w14:textId="77777777" w:rsidR="004A621A" w:rsidRPr="003F4127" w:rsidRDefault="004A621A" w:rsidP="009674C7">
            <w:pPr>
              <w:spacing w:after="0"/>
              <w:jc w:val="center"/>
              <w:rPr>
                <w:rFonts w:cstheme="minorHAnsi"/>
                <w:sz w:val="20"/>
                <w:szCs w:val="20"/>
              </w:rPr>
            </w:pPr>
            <w:r w:rsidRPr="003F4127">
              <w:rPr>
                <w:rFonts w:eastAsia="Times New Roman" w:cstheme="minorHAnsi"/>
                <w:sz w:val="20"/>
                <w:szCs w:val="20"/>
              </w:rPr>
              <w:t>01</w:t>
            </w:r>
          </w:p>
        </w:tc>
        <w:tc>
          <w:tcPr>
            <w:tcW w:w="551" w:type="pct"/>
            <w:vAlign w:val="bottom"/>
          </w:tcPr>
          <w:p w14:paraId="57A6612C" w14:textId="77777777" w:rsidR="004A621A" w:rsidRPr="003F4127" w:rsidRDefault="004A621A" w:rsidP="009674C7">
            <w:pPr>
              <w:spacing w:after="0"/>
              <w:jc w:val="center"/>
              <w:rPr>
                <w:rFonts w:cstheme="minorHAnsi"/>
                <w:sz w:val="20"/>
                <w:szCs w:val="20"/>
              </w:rPr>
            </w:pPr>
            <w:r w:rsidRPr="003F4127">
              <w:rPr>
                <w:rFonts w:eastAsia="Times New Roman" w:cstheme="minorHAnsi"/>
                <w:sz w:val="20"/>
                <w:szCs w:val="20"/>
              </w:rPr>
              <w:t>02</w:t>
            </w:r>
          </w:p>
        </w:tc>
        <w:tc>
          <w:tcPr>
            <w:tcW w:w="530" w:type="pct"/>
          </w:tcPr>
          <w:p w14:paraId="24EAB186" w14:textId="77777777" w:rsidR="004A621A" w:rsidRPr="003F4127" w:rsidRDefault="004A621A" w:rsidP="009674C7">
            <w:pPr>
              <w:spacing w:after="0"/>
              <w:jc w:val="center"/>
              <w:rPr>
                <w:rFonts w:eastAsia="Times New Roman" w:cstheme="minorHAnsi"/>
                <w:sz w:val="20"/>
                <w:szCs w:val="20"/>
              </w:rPr>
            </w:pPr>
            <w:r w:rsidRPr="003F4127">
              <w:rPr>
                <w:rFonts w:eastAsia="Times New Roman" w:cstheme="minorHAnsi"/>
                <w:sz w:val="20"/>
                <w:szCs w:val="20"/>
              </w:rPr>
              <w:t>03</w:t>
            </w:r>
          </w:p>
        </w:tc>
        <w:tc>
          <w:tcPr>
            <w:tcW w:w="437" w:type="pct"/>
          </w:tcPr>
          <w:p w14:paraId="5AA921AB" w14:textId="77777777" w:rsidR="004A621A" w:rsidRDefault="004A621A" w:rsidP="009674C7">
            <w:pPr>
              <w:spacing w:after="0"/>
              <w:jc w:val="center"/>
              <w:rPr>
                <w:rFonts w:eastAsia="Times New Roman" w:cstheme="minorHAnsi"/>
                <w:sz w:val="20"/>
                <w:szCs w:val="20"/>
              </w:rPr>
            </w:pPr>
            <w:r w:rsidRPr="00CE2BD1">
              <w:rPr>
                <w:rFonts w:eastAsia="Times New Roman" w:cs="Calibri"/>
                <w:sz w:val="18"/>
                <w:szCs w:val="18"/>
              </w:rPr>
              <w:t>04</w:t>
            </w:r>
          </w:p>
        </w:tc>
        <w:tc>
          <w:tcPr>
            <w:tcW w:w="358" w:type="pct"/>
          </w:tcPr>
          <w:p w14:paraId="257D7B9C" w14:textId="77777777" w:rsidR="004A621A" w:rsidRPr="003F4127" w:rsidRDefault="004A621A" w:rsidP="009674C7">
            <w:pPr>
              <w:spacing w:after="0"/>
              <w:jc w:val="center"/>
              <w:rPr>
                <w:rFonts w:eastAsia="Times New Roman" w:cstheme="minorHAnsi"/>
                <w:sz w:val="20"/>
                <w:szCs w:val="20"/>
              </w:rPr>
            </w:pPr>
            <w:r>
              <w:rPr>
                <w:rFonts w:eastAsia="Times New Roman" w:cstheme="minorHAnsi"/>
                <w:sz w:val="20"/>
                <w:szCs w:val="20"/>
              </w:rPr>
              <w:t>05</w:t>
            </w:r>
          </w:p>
        </w:tc>
        <w:tc>
          <w:tcPr>
            <w:tcW w:w="427" w:type="pct"/>
          </w:tcPr>
          <w:p w14:paraId="59FBC505" w14:textId="77777777" w:rsidR="004A621A" w:rsidRDefault="004A621A" w:rsidP="009674C7">
            <w:pPr>
              <w:spacing w:after="0"/>
              <w:jc w:val="center"/>
              <w:rPr>
                <w:rFonts w:eastAsia="Times New Roman" w:cstheme="minorHAnsi"/>
                <w:sz w:val="20"/>
                <w:szCs w:val="20"/>
              </w:rPr>
            </w:pPr>
            <w:r w:rsidRPr="00CE2BD1">
              <w:rPr>
                <w:rFonts w:eastAsia="Times New Roman" w:cs="Calibri"/>
                <w:sz w:val="18"/>
                <w:szCs w:val="18"/>
              </w:rPr>
              <w:t>06</w:t>
            </w:r>
          </w:p>
        </w:tc>
        <w:tc>
          <w:tcPr>
            <w:tcW w:w="437" w:type="pct"/>
          </w:tcPr>
          <w:p w14:paraId="2AC2373F" w14:textId="77777777" w:rsidR="004A621A" w:rsidRDefault="004A621A" w:rsidP="009674C7">
            <w:pPr>
              <w:spacing w:after="0"/>
              <w:jc w:val="center"/>
              <w:rPr>
                <w:rFonts w:eastAsia="Times New Roman" w:cstheme="minorHAnsi"/>
                <w:sz w:val="20"/>
                <w:szCs w:val="20"/>
              </w:rPr>
            </w:pPr>
            <w:r w:rsidRPr="00CE2BD1">
              <w:rPr>
                <w:rFonts w:eastAsia="Times New Roman" w:cs="Calibri"/>
                <w:sz w:val="18"/>
                <w:szCs w:val="18"/>
              </w:rPr>
              <w:t>07</w:t>
            </w:r>
          </w:p>
        </w:tc>
        <w:tc>
          <w:tcPr>
            <w:tcW w:w="356" w:type="pct"/>
          </w:tcPr>
          <w:p w14:paraId="77CE2AF9" w14:textId="77777777" w:rsidR="004A621A" w:rsidRPr="003F4127" w:rsidRDefault="004A621A" w:rsidP="009674C7">
            <w:pPr>
              <w:spacing w:after="0"/>
              <w:jc w:val="center"/>
              <w:rPr>
                <w:rFonts w:eastAsia="Times New Roman" w:cstheme="minorHAnsi"/>
                <w:sz w:val="20"/>
                <w:szCs w:val="20"/>
              </w:rPr>
            </w:pPr>
            <w:r>
              <w:rPr>
                <w:rFonts w:eastAsia="Times New Roman" w:cstheme="minorHAnsi"/>
                <w:sz w:val="20"/>
                <w:szCs w:val="20"/>
              </w:rPr>
              <w:t>08</w:t>
            </w:r>
          </w:p>
        </w:tc>
        <w:tc>
          <w:tcPr>
            <w:tcW w:w="427" w:type="pct"/>
          </w:tcPr>
          <w:p w14:paraId="3B539069" w14:textId="77777777" w:rsidR="004A621A" w:rsidRDefault="004A621A" w:rsidP="009674C7">
            <w:pPr>
              <w:spacing w:after="0"/>
              <w:jc w:val="center"/>
              <w:rPr>
                <w:rFonts w:eastAsia="Times New Roman" w:cstheme="minorHAnsi"/>
                <w:sz w:val="20"/>
                <w:szCs w:val="20"/>
              </w:rPr>
            </w:pPr>
            <w:r w:rsidRPr="00CE2BD1">
              <w:rPr>
                <w:rFonts w:eastAsia="Times New Roman" w:cs="Calibri"/>
                <w:sz w:val="18"/>
                <w:szCs w:val="18"/>
              </w:rPr>
              <w:t>09</w:t>
            </w:r>
          </w:p>
        </w:tc>
        <w:tc>
          <w:tcPr>
            <w:tcW w:w="427" w:type="pct"/>
          </w:tcPr>
          <w:p w14:paraId="0FD7F306" w14:textId="77777777" w:rsidR="004A621A" w:rsidRDefault="004A621A" w:rsidP="009674C7">
            <w:pPr>
              <w:spacing w:after="0"/>
              <w:jc w:val="center"/>
              <w:rPr>
                <w:rFonts w:eastAsia="Times New Roman" w:cstheme="minorHAnsi"/>
                <w:sz w:val="20"/>
                <w:szCs w:val="20"/>
              </w:rPr>
            </w:pPr>
            <w:r w:rsidRPr="00CE2BD1">
              <w:rPr>
                <w:rFonts w:eastAsia="Times New Roman" w:cs="Calibri"/>
                <w:sz w:val="18"/>
                <w:szCs w:val="18"/>
              </w:rPr>
              <w:t>10</w:t>
            </w:r>
          </w:p>
        </w:tc>
        <w:tc>
          <w:tcPr>
            <w:tcW w:w="548" w:type="pct"/>
          </w:tcPr>
          <w:p w14:paraId="6A92EFB7" w14:textId="77777777" w:rsidR="004A621A" w:rsidRPr="003F4127" w:rsidRDefault="004A621A" w:rsidP="009674C7">
            <w:pPr>
              <w:spacing w:after="0"/>
              <w:jc w:val="center"/>
              <w:rPr>
                <w:rFonts w:eastAsia="Times New Roman" w:cstheme="minorHAnsi"/>
                <w:sz w:val="20"/>
                <w:szCs w:val="20"/>
              </w:rPr>
            </w:pPr>
            <w:r>
              <w:rPr>
                <w:rFonts w:eastAsia="Times New Roman" w:cstheme="minorHAnsi"/>
                <w:sz w:val="20"/>
                <w:szCs w:val="20"/>
              </w:rPr>
              <w:t>11</w:t>
            </w:r>
          </w:p>
        </w:tc>
      </w:tr>
      <w:tr w:rsidR="004A621A" w:rsidRPr="00C071B0" w14:paraId="3F9BFCCC" w14:textId="77777777" w:rsidTr="004A621A">
        <w:tc>
          <w:tcPr>
            <w:tcW w:w="502" w:type="pct"/>
            <w:vAlign w:val="bottom"/>
          </w:tcPr>
          <w:p w14:paraId="6DA41CCD" w14:textId="77777777" w:rsidR="004A621A" w:rsidRPr="00554B1E"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lastRenderedPageBreak/>
              <w:t>Water Heating System ID</w:t>
            </w:r>
          </w:p>
          <w:p w14:paraId="4BF1D7A3" w14:textId="77777777" w:rsidR="004A621A" w:rsidRPr="00554B1E" w:rsidRDefault="004A621A" w:rsidP="009674C7">
            <w:pPr>
              <w:spacing w:after="0"/>
              <w:jc w:val="center"/>
              <w:rPr>
                <w:rFonts w:cstheme="minorHAnsi"/>
                <w:sz w:val="18"/>
                <w:szCs w:val="18"/>
              </w:rPr>
            </w:pPr>
            <w:r w:rsidRPr="00554B1E">
              <w:rPr>
                <w:rFonts w:eastAsia="Times New Roman" w:cstheme="minorHAnsi"/>
                <w:sz w:val="18"/>
                <w:szCs w:val="18"/>
              </w:rPr>
              <w:t>or Name</w:t>
            </w:r>
          </w:p>
        </w:tc>
        <w:tc>
          <w:tcPr>
            <w:tcW w:w="551" w:type="pct"/>
            <w:vAlign w:val="bottom"/>
          </w:tcPr>
          <w:p w14:paraId="17EA691A" w14:textId="77777777" w:rsidR="004A621A" w:rsidRPr="00554B1E"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Modeled Equipment</w:t>
            </w:r>
          </w:p>
          <w:p w14:paraId="16CEB89B" w14:textId="77777777" w:rsidR="004A621A" w:rsidRPr="00554B1E" w:rsidRDefault="004A621A" w:rsidP="009674C7">
            <w:pPr>
              <w:spacing w:after="0"/>
              <w:jc w:val="center"/>
              <w:rPr>
                <w:rFonts w:cstheme="minorHAnsi"/>
                <w:sz w:val="18"/>
                <w:szCs w:val="18"/>
              </w:rPr>
            </w:pPr>
            <w:r w:rsidRPr="00554B1E">
              <w:rPr>
                <w:rFonts w:eastAsia="Times New Roman" w:cstheme="minorHAnsi"/>
                <w:sz w:val="18"/>
                <w:szCs w:val="18"/>
              </w:rPr>
              <w:t>Make and Model</w:t>
            </w:r>
          </w:p>
        </w:tc>
        <w:tc>
          <w:tcPr>
            <w:tcW w:w="530" w:type="pct"/>
            <w:vAlign w:val="bottom"/>
          </w:tcPr>
          <w:p w14:paraId="138CC197" w14:textId="77777777" w:rsidR="004A621A" w:rsidRPr="00554B1E"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Number of Water Heaters/ Compressors</w:t>
            </w:r>
          </w:p>
        </w:tc>
        <w:tc>
          <w:tcPr>
            <w:tcW w:w="437" w:type="pct"/>
            <w:vAlign w:val="bottom"/>
          </w:tcPr>
          <w:p w14:paraId="19EB88F0" w14:textId="77777777" w:rsidR="004A621A" w:rsidRPr="00554B1E"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Calibri"/>
                <w:sz w:val="18"/>
                <w:szCs w:val="18"/>
              </w:rPr>
              <w:t>Primary Tank Location</w:t>
            </w:r>
          </w:p>
        </w:tc>
        <w:tc>
          <w:tcPr>
            <w:tcW w:w="358" w:type="pct"/>
            <w:vAlign w:val="bottom"/>
          </w:tcPr>
          <w:p w14:paraId="7BF112CF" w14:textId="77777777" w:rsidR="004A621A" w:rsidRPr="00554B1E"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 xml:space="preserve">Primary Tank </w:t>
            </w:r>
          </w:p>
          <w:p w14:paraId="6A6B952B" w14:textId="77777777" w:rsidR="004A621A" w:rsidRPr="00554B1E"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Volume</w:t>
            </w:r>
          </w:p>
        </w:tc>
        <w:tc>
          <w:tcPr>
            <w:tcW w:w="427" w:type="pct"/>
            <w:vAlign w:val="bottom"/>
          </w:tcPr>
          <w:p w14:paraId="3C468A22" w14:textId="77777777" w:rsidR="004A621A" w:rsidRPr="00554B1E"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Calibri"/>
                <w:sz w:val="18"/>
                <w:szCs w:val="18"/>
              </w:rPr>
              <w:t xml:space="preserve">Primary Tank Insulation </w:t>
            </w:r>
          </w:p>
        </w:tc>
        <w:tc>
          <w:tcPr>
            <w:tcW w:w="437" w:type="pct"/>
            <w:vAlign w:val="bottom"/>
          </w:tcPr>
          <w:p w14:paraId="792E0953" w14:textId="77777777" w:rsidR="004A621A" w:rsidRPr="00554B1E"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Calibri"/>
                <w:sz w:val="18"/>
                <w:szCs w:val="18"/>
              </w:rPr>
              <w:t>Loop Tank Location</w:t>
            </w:r>
          </w:p>
        </w:tc>
        <w:tc>
          <w:tcPr>
            <w:tcW w:w="356" w:type="pct"/>
            <w:vAlign w:val="bottom"/>
          </w:tcPr>
          <w:p w14:paraId="7628A039" w14:textId="77777777" w:rsidR="004A621A" w:rsidRPr="00554B1E"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 xml:space="preserve">Loop Tank </w:t>
            </w:r>
          </w:p>
          <w:p w14:paraId="0F979A47" w14:textId="77777777" w:rsidR="004A621A" w:rsidRPr="00554B1E"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Volume</w:t>
            </w:r>
          </w:p>
        </w:tc>
        <w:tc>
          <w:tcPr>
            <w:tcW w:w="427" w:type="pct"/>
            <w:vAlign w:val="bottom"/>
          </w:tcPr>
          <w:p w14:paraId="46065B1A" w14:textId="77777777" w:rsidR="004A621A" w:rsidRPr="00554B1E"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sz w:val="18"/>
                <w:szCs w:val="18"/>
              </w:rPr>
              <w:t>Loop Tank Insulation</w:t>
            </w:r>
          </w:p>
        </w:tc>
        <w:tc>
          <w:tcPr>
            <w:tcW w:w="427" w:type="pct"/>
            <w:vAlign w:val="bottom"/>
          </w:tcPr>
          <w:p w14:paraId="7CE1CEF5" w14:textId="77777777" w:rsidR="004A621A" w:rsidRPr="00554B1E"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sz w:val="18"/>
                <w:szCs w:val="18"/>
              </w:rPr>
              <w:t xml:space="preserve">Loop Pipe Insulation Thickness </w:t>
            </w:r>
          </w:p>
        </w:tc>
        <w:tc>
          <w:tcPr>
            <w:tcW w:w="548" w:type="pct"/>
            <w:vAlign w:val="bottom"/>
          </w:tcPr>
          <w:p w14:paraId="7DCD7706" w14:textId="77777777" w:rsidR="004A621A" w:rsidRPr="00554B1E"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 xml:space="preserve">Loop Tank </w:t>
            </w:r>
          </w:p>
          <w:p w14:paraId="4E5C2248" w14:textId="77777777" w:rsidR="004A621A" w:rsidRPr="00554B1E"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Type</w:t>
            </w:r>
          </w:p>
        </w:tc>
      </w:tr>
      <w:tr w:rsidR="004A621A" w:rsidRPr="00C071B0" w14:paraId="7081E21E" w14:textId="77777777" w:rsidTr="004A621A">
        <w:tc>
          <w:tcPr>
            <w:tcW w:w="502" w:type="pct"/>
          </w:tcPr>
          <w:p w14:paraId="5E3DF360" w14:textId="77777777" w:rsidR="004A621A" w:rsidRPr="00554B1E" w:rsidRDefault="004A621A" w:rsidP="009674C7">
            <w:pPr>
              <w:spacing w:after="0"/>
              <w:jc w:val="center"/>
              <w:rPr>
                <w:rFonts w:cstheme="minorHAnsi"/>
                <w:sz w:val="18"/>
                <w:szCs w:val="18"/>
              </w:rPr>
            </w:pPr>
          </w:p>
        </w:tc>
        <w:tc>
          <w:tcPr>
            <w:tcW w:w="551" w:type="pct"/>
          </w:tcPr>
          <w:p w14:paraId="09AE9ED7" w14:textId="77777777" w:rsidR="004A621A" w:rsidRPr="00554B1E" w:rsidRDefault="004A621A" w:rsidP="009674C7">
            <w:pPr>
              <w:spacing w:after="0"/>
              <w:jc w:val="center"/>
              <w:rPr>
                <w:rFonts w:cstheme="minorHAnsi"/>
                <w:sz w:val="18"/>
                <w:szCs w:val="18"/>
              </w:rPr>
            </w:pPr>
          </w:p>
        </w:tc>
        <w:tc>
          <w:tcPr>
            <w:tcW w:w="530" w:type="pct"/>
          </w:tcPr>
          <w:p w14:paraId="0B106657" w14:textId="77777777" w:rsidR="004A621A" w:rsidRPr="00554B1E" w:rsidRDefault="004A621A" w:rsidP="009674C7">
            <w:pPr>
              <w:spacing w:after="0"/>
              <w:jc w:val="center"/>
              <w:rPr>
                <w:rFonts w:cstheme="minorHAnsi"/>
                <w:sz w:val="18"/>
                <w:szCs w:val="18"/>
              </w:rPr>
            </w:pPr>
          </w:p>
        </w:tc>
        <w:tc>
          <w:tcPr>
            <w:tcW w:w="437" w:type="pct"/>
          </w:tcPr>
          <w:p w14:paraId="0F32CEFB" w14:textId="77777777" w:rsidR="004A621A" w:rsidRPr="00554B1E" w:rsidRDefault="004A621A" w:rsidP="009674C7">
            <w:pPr>
              <w:spacing w:after="0"/>
              <w:jc w:val="center"/>
              <w:rPr>
                <w:rFonts w:eastAsia="Times New Roman" w:cstheme="minorHAnsi"/>
                <w:sz w:val="18"/>
                <w:szCs w:val="18"/>
              </w:rPr>
            </w:pPr>
          </w:p>
        </w:tc>
        <w:tc>
          <w:tcPr>
            <w:tcW w:w="358" w:type="pct"/>
          </w:tcPr>
          <w:p w14:paraId="2B3B2F94" w14:textId="77777777" w:rsidR="004A621A" w:rsidRPr="00554B1E" w:rsidRDefault="004A621A" w:rsidP="009674C7">
            <w:pPr>
              <w:spacing w:after="0"/>
              <w:jc w:val="center"/>
              <w:rPr>
                <w:rFonts w:eastAsia="Times New Roman" w:cstheme="minorHAnsi"/>
                <w:sz w:val="18"/>
                <w:szCs w:val="18"/>
              </w:rPr>
            </w:pPr>
          </w:p>
        </w:tc>
        <w:tc>
          <w:tcPr>
            <w:tcW w:w="427" w:type="pct"/>
          </w:tcPr>
          <w:p w14:paraId="189D03AE" w14:textId="77777777" w:rsidR="004A621A" w:rsidRPr="00554B1E" w:rsidRDefault="004A621A" w:rsidP="009674C7">
            <w:pPr>
              <w:spacing w:after="0"/>
              <w:jc w:val="center"/>
              <w:rPr>
                <w:rFonts w:eastAsia="Times New Roman" w:cstheme="minorHAnsi"/>
                <w:sz w:val="18"/>
                <w:szCs w:val="18"/>
              </w:rPr>
            </w:pPr>
          </w:p>
        </w:tc>
        <w:tc>
          <w:tcPr>
            <w:tcW w:w="437" w:type="pct"/>
          </w:tcPr>
          <w:p w14:paraId="5AA2E58E" w14:textId="77777777" w:rsidR="004A621A" w:rsidRPr="00554B1E" w:rsidRDefault="004A621A" w:rsidP="009674C7">
            <w:pPr>
              <w:spacing w:after="0"/>
              <w:jc w:val="center"/>
              <w:rPr>
                <w:rFonts w:eastAsia="Times New Roman" w:cstheme="minorHAnsi"/>
                <w:sz w:val="18"/>
                <w:szCs w:val="18"/>
              </w:rPr>
            </w:pPr>
          </w:p>
        </w:tc>
        <w:tc>
          <w:tcPr>
            <w:tcW w:w="356" w:type="pct"/>
          </w:tcPr>
          <w:p w14:paraId="364D4D08" w14:textId="77777777" w:rsidR="004A621A" w:rsidRPr="00C035AD" w:rsidRDefault="004A621A" w:rsidP="009674C7">
            <w:pPr>
              <w:spacing w:after="0"/>
              <w:jc w:val="center"/>
              <w:rPr>
                <w:rFonts w:eastAsia="Times New Roman" w:cstheme="minorHAnsi"/>
                <w:sz w:val="18"/>
                <w:szCs w:val="20"/>
              </w:rPr>
            </w:pPr>
          </w:p>
        </w:tc>
        <w:tc>
          <w:tcPr>
            <w:tcW w:w="427" w:type="pct"/>
          </w:tcPr>
          <w:p w14:paraId="4E90FA95" w14:textId="77777777" w:rsidR="004A621A" w:rsidRPr="00554B1E" w:rsidRDefault="004A621A" w:rsidP="009674C7">
            <w:pPr>
              <w:spacing w:after="0"/>
              <w:jc w:val="center"/>
              <w:rPr>
                <w:rFonts w:eastAsia="Times New Roman" w:cstheme="minorHAnsi"/>
                <w:sz w:val="18"/>
                <w:szCs w:val="18"/>
              </w:rPr>
            </w:pPr>
          </w:p>
        </w:tc>
        <w:tc>
          <w:tcPr>
            <w:tcW w:w="427" w:type="pct"/>
          </w:tcPr>
          <w:p w14:paraId="2AE9F554" w14:textId="77777777" w:rsidR="004A621A" w:rsidRPr="00554B1E" w:rsidRDefault="004A621A" w:rsidP="009674C7">
            <w:pPr>
              <w:spacing w:after="0"/>
              <w:jc w:val="center"/>
              <w:rPr>
                <w:rFonts w:eastAsia="Times New Roman" w:cstheme="minorHAnsi"/>
                <w:sz w:val="18"/>
                <w:szCs w:val="18"/>
              </w:rPr>
            </w:pPr>
          </w:p>
        </w:tc>
        <w:tc>
          <w:tcPr>
            <w:tcW w:w="548" w:type="pct"/>
          </w:tcPr>
          <w:p w14:paraId="6C757121" w14:textId="77777777" w:rsidR="004A621A" w:rsidRPr="00554B1E" w:rsidRDefault="004A621A" w:rsidP="009674C7">
            <w:pPr>
              <w:spacing w:after="0"/>
              <w:jc w:val="center"/>
              <w:rPr>
                <w:rFonts w:eastAsia="Times New Roman" w:cstheme="minorHAnsi"/>
                <w:sz w:val="18"/>
                <w:szCs w:val="18"/>
              </w:rPr>
            </w:pPr>
          </w:p>
        </w:tc>
      </w:tr>
      <w:tr w:rsidR="004A621A" w:rsidRPr="00C071B0" w14:paraId="2E77CB70" w14:textId="77777777" w:rsidTr="004A621A">
        <w:tc>
          <w:tcPr>
            <w:tcW w:w="502" w:type="pct"/>
          </w:tcPr>
          <w:p w14:paraId="41CC7EBA" w14:textId="77777777" w:rsidR="004A621A" w:rsidRPr="00554B1E" w:rsidRDefault="004A621A" w:rsidP="009674C7">
            <w:pPr>
              <w:spacing w:after="0"/>
              <w:jc w:val="center"/>
              <w:rPr>
                <w:rFonts w:cstheme="minorHAnsi"/>
                <w:sz w:val="18"/>
                <w:szCs w:val="18"/>
              </w:rPr>
            </w:pPr>
          </w:p>
        </w:tc>
        <w:tc>
          <w:tcPr>
            <w:tcW w:w="551" w:type="pct"/>
          </w:tcPr>
          <w:p w14:paraId="5D2679B7" w14:textId="77777777" w:rsidR="004A621A" w:rsidRPr="00554B1E" w:rsidRDefault="004A621A" w:rsidP="009674C7">
            <w:pPr>
              <w:spacing w:after="0"/>
              <w:jc w:val="center"/>
              <w:rPr>
                <w:rFonts w:cstheme="minorHAnsi"/>
                <w:sz w:val="18"/>
                <w:szCs w:val="18"/>
              </w:rPr>
            </w:pPr>
          </w:p>
        </w:tc>
        <w:tc>
          <w:tcPr>
            <w:tcW w:w="530" w:type="pct"/>
          </w:tcPr>
          <w:p w14:paraId="28183AA6" w14:textId="77777777" w:rsidR="004A621A" w:rsidRPr="00554B1E" w:rsidRDefault="004A621A" w:rsidP="009674C7">
            <w:pPr>
              <w:spacing w:after="0"/>
              <w:jc w:val="center"/>
              <w:rPr>
                <w:rFonts w:cstheme="minorHAnsi"/>
                <w:sz w:val="18"/>
                <w:szCs w:val="18"/>
              </w:rPr>
            </w:pPr>
          </w:p>
        </w:tc>
        <w:tc>
          <w:tcPr>
            <w:tcW w:w="437" w:type="pct"/>
          </w:tcPr>
          <w:p w14:paraId="448EABA0" w14:textId="77777777" w:rsidR="004A621A" w:rsidRPr="00554B1E" w:rsidRDefault="004A621A" w:rsidP="009674C7">
            <w:pPr>
              <w:spacing w:after="0"/>
              <w:jc w:val="center"/>
              <w:rPr>
                <w:rFonts w:eastAsia="Times New Roman" w:cstheme="minorHAnsi"/>
                <w:sz w:val="18"/>
                <w:szCs w:val="18"/>
              </w:rPr>
            </w:pPr>
          </w:p>
        </w:tc>
        <w:tc>
          <w:tcPr>
            <w:tcW w:w="358" w:type="pct"/>
          </w:tcPr>
          <w:p w14:paraId="305AF13E" w14:textId="77777777" w:rsidR="004A621A" w:rsidRPr="00554B1E" w:rsidRDefault="004A621A" w:rsidP="009674C7">
            <w:pPr>
              <w:spacing w:after="0"/>
              <w:jc w:val="center"/>
              <w:rPr>
                <w:rFonts w:eastAsia="Times New Roman" w:cstheme="minorHAnsi"/>
                <w:sz w:val="18"/>
                <w:szCs w:val="18"/>
              </w:rPr>
            </w:pPr>
          </w:p>
        </w:tc>
        <w:tc>
          <w:tcPr>
            <w:tcW w:w="427" w:type="pct"/>
          </w:tcPr>
          <w:p w14:paraId="2BE5A261" w14:textId="77777777" w:rsidR="004A621A" w:rsidRPr="00554B1E" w:rsidRDefault="004A621A" w:rsidP="009674C7">
            <w:pPr>
              <w:spacing w:after="0"/>
              <w:jc w:val="center"/>
              <w:rPr>
                <w:rFonts w:eastAsia="Times New Roman" w:cstheme="minorHAnsi"/>
                <w:sz w:val="18"/>
                <w:szCs w:val="18"/>
              </w:rPr>
            </w:pPr>
          </w:p>
        </w:tc>
        <w:tc>
          <w:tcPr>
            <w:tcW w:w="437" w:type="pct"/>
          </w:tcPr>
          <w:p w14:paraId="23932853" w14:textId="77777777" w:rsidR="004A621A" w:rsidRPr="00554B1E" w:rsidRDefault="004A621A" w:rsidP="009674C7">
            <w:pPr>
              <w:spacing w:after="0"/>
              <w:jc w:val="center"/>
              <w:rPr>
                <w:rFonts w:eastAsia="Times New Roman" w:cstheme="minorHAnsi"/>
                <w:sz w:val="18"/>
                <w:szCs w:val="18"/>
              </w:rPr>
            </w:pPr>
          </w:p>
        </w:tc>
        <w:tc>
          <w:tcPr>
            <w:tcW w:w="356" w:type="pct"/>
          </w:tcPr>
          <w:p w14:paraId="5F7EBDC2" w14:textId="77777777" w:rsidR="004A621A" w:rsidRPr="00C035AD" w:rsidRDefault="004A621A" w:rsidP="009674C7">
            <w:pPr>
              <w:spacing w:after="0"/>
              <w:jc w:val="center"/>
              <w:rPr>
                <w:rFonts w:eastAsia="Times New Roman" w:cstheme="minorHAnsi"/>
                <w:sz w:val="18"/>
                <w:szCs w:val="20"/>
              </w:rPr>
            </w:pPr>
          </w:p>
        </w:tc>
        <w:tc>
          <w:tcPr>
            <w:tcW w:w="427" w:type="pct"/>
          </w:tcPr>
          <w:p w14:paraId="1C42B1DE" w14:textId="77777777" w:rsidR="004A621A" w:rsidRPr="00554B1E" w:rsidRDefault="004A621A" w:rsidP="009674C7">
            <w:pPr>
              <w:spacing w:after="0"/>
              <w:jc w:val="center"/>
              <w:rPr>
                <w:rFonts w:eastAsia="Times New Roman" w:cstheme="minorHAnsi"/>
                <w:sz w:val="18"/>
                <w:szCs w:val="18"/>
              </w:rPr>
            </w:pPr>
          </w:p>
        </w:tc>
        <w:tc>
          <w:tcPr>
            <w:tcW w:w="427" w:type="pct"/>
          </w:tcPr>
          <w:p w14:paraId="45AE44D3" w14:textId="77777777" w:rsidR="004A621A" w:rsidRPr="00554B1E" w:rsidRDefault="004A621A" w:rsidP="009674C7">
            <w:pPr>
              <w:spacing w:after="0"/>
              <w:jc w:val="center"/>
              <w:rPr>
                <w:rFonts w:eastAsia="Times New Roman" w:cstheme="minorHAnsi"/>
                <w:sz w:val="18"/>
                <w:szCs w:val="18"/>
              </w:rPr>
            </w:pPr>
          </w:p>
        </w:tc>
        <w:tc>
          <w:tcPr>
            <w:tcW w:w="548" w:type="pct"/>
          </w:tcPr>
          <w:p w14:paraId="49932ED0" w14:textId="77777777" w:rsidR="004A621A" w:rsidRPr="00554B1E" w:rsidRDefault="004A621A" w:rsidP="009674C7">
            <w:pPr>
              <w:spacing w:after="0"/>
              <w:jc w:val="center"/>
              <w:rPr>
                <w:rFonts w:eastAsia="Times New Roman" w:cstheme="minorHAnsi"/>
                <w:sz w:val="18"/>
                <w:szCs w:val="18"/>
              </w:rPr>
            </w:pPr>
          </w:p>
        </w:tc>
      </w:tr>
    </w:tbl>
    <w:p w14:paraId="4C9B4B16" w14:textId="370519D7" w:rsidR="004A621A" w:rsidRDefault="004A621A" w:rsidP="003855DB">
      <w:pPr>
        <w:suppressAutoHyphens/>
        <w:spacing w:after="60" w:line="240" w:lineRule="auto"/>
        <w:ind w:left="450"/>
        <w:rPr>
          <w:rFonts w:asciiTheme="minorHAnsi" w:hAnsiTheme="minorHAnsi" w:cstheme="minorHAnsi"/>
          <w:b/>
          <w:sz w:val="20"/>
          <w:szCs w:val="20"/>
        </w:rPr>
      </w:pPr>
    </w:p>
    <w:p w14:paraId="59BD25D2" w14:textId="77777777" w:rsidR="004A621A" w:rsidRPr="00B16BBE" w:rsidRDefault="004A621A" w:rsidP="003855DB">
      <w:pPr>
        <w:suppressAutoHyphens/>
        <w:spacing w:after="60" w:line="240" w:lineRule="auto"/>
        <w:ind w:left="450"/>
        <w:rPr>
          <w:rFonts w:asciiTheme="minorHAnsi" w:hAnsiTheme="minorHAnsi" w:cstheme="minorHAnsi"/>
          <w:b/>
          <w:sz w:val="20"/>
          <w:szCs w:val="20"/>
        </w:rPr>
      </w:pPr>
    </w:p>
    <w:tbl>
      <w:tblPr>
        <w:tblW w:w="5005"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3708"/>
        <w:gridCol w:w="2790"/>
        <w:gridCol w:w="4529"/>
      </w:tblGrid>
      <w:tr w:rsidR="00E36A79" w:rsidRPr="00D15BC3" w14:paraId="2B3EE5BE" w14:textId="77777777" w:rsidTr="005C068B">
        <w:trPr>
          <w:cantSplit/>
          <w:trHeight w:val="144"/>
        </w:trPr>
        <w:tc>
          <w:tcPr>
            <w:tcW w:w="11027" w:type="dxa"/>
            <w:gridSpan w:val="3"/>
            <w:tcBorders>
              <w:top w:val="single" w:sz="4" w:space="0" w:color="auto"/>
              <w:left w:val="single" w:sz="4" w:space="0" w:color="auto"/>
              <w:bottom w:val="single" w:sz="4" w:space="0" w:color="auto"/>
              <w:right w:val="single" w:sz="4" w:space="0" w:color="auto"/>
            </w:tcBorders>
          </w:tcPr>
          <w:p w14:paraId="48BD763A" w14:textId="5CD46FF1" w:rsidR="00E36A79" w:rsidRPr="00B16BBE" w:rsidRDefault="00E36A79" w:rsidP="00E36A7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B16BBE">
              <w:rPr>
                <w:rFonts w:asciiTheme="minorHAnsi" w:hAnsiTheme="minorHAnsi" w:cstheme="minorHAnsi"/>
                <w:b/>
                <w:sz w:val="20"/>
                <w:szCs w:val="20"/>
              </w:rPr>
              <w:t xml:space="preserve">D. Design HERS Verified </w:t>
            </w:r>
            <w:r w:rsidR="00B16BBE">
              <w:rPr>
                <w:rFonts w:asciiTheme="minorHAnsi" w:hAnsiTheme="minorHAnsi" w:cstheme="minorHAnsi"/>
                <w:b/>
                <w:sz w:val="20"/>
                <w:szCs w:val="20"/>
              </w:rPr>
              <w:t xml:space="preserve">Central </w:t>
            </w:r>
            <w:r w:rsidRPr="00B16BBE">
              <w:rPr>
                <w:rFonts w:asciiTheme="minorHAnsi" w:hAnsiTheme="minorHAnsi" w:cstheme="minorHAnsi"/>
                <w:b/>
                <w:sz w:val="20"/>
                <w:szCs w:val="20"/>
              </w:rPr>
              <w:t>Water Heating Distribution Systems Information</w:t>
            </w:r>
          </w:p>
          <w:p w14:paraId="276D6816" w14:textId="5C19BC64" w:rsidR="00E36A79" w:rsidRPr="003F2775" w:rsidRDefault="00E36A79" w:rsidP="00E36A7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3F2775">
              <w:rPr>
                <w:rFonts w:asciiTheme="minorHAnsi" w:eastAsia="Times New Roman" w:hAnsiTheme="minorHAnsi" w:cstheme="minorHAnsi"/>
                <w:sz w:val="20"/>
                <w:szCs w:val="20"/>
              </w:rPr>
              <w:t xml:space="preserve">This table reports the water heating distribution types specified on the registered </w:t>
            </w:r>
            <w:del w:id="11" w:author="Alhabibi, Haider@Energy" w:date="2022-06-13T10:41:00Z">
              <w:r w:rsidR="008852D7" w:rsidDel="00886315">
                <w:rPr>
                  <w:rFonts w:asciiTheme="minorHAnsi" w:eastAsia="Times New Roman" w:hAnsiTheme="minorHAnsi" w:cstheme="minorHAnsi"/>
                  <w:sz w:val="20"/>
                  <w:szCs w:val="20"/>
                </w:rPr>
                <w:delText>LMCC</w:delText>
              </w:r>
            </w:del>
            <w:ins w:id="12" w:author="Alhabibi, Haider@Energy" w:date="2022-06-13T10:41:00Z">
              <w:r w:rsidR="00886315">
                <w:rPr>
                  <w:rFonts w:asciiTheme="minorHAnsi" w:eastAsia="Times New Roman" w:hAnsiTheme="minorHAnsi" w:cstheme="minorHAnsi"/>
                  <w:sz w:val="20"/>
                  <w:szCs w:val="20"/>
                </w:rPr>
                <w:t>NRCC</w:t>
              </w:r>
            </w:ins>
            <w:r w:rsidRPr="003F2775">
              <w:rPr>
                <w:rFonts w:asciiTheme="minorHAnsi" w:eastAsia="Times New Roman" w:hAnsiTheme="minorHAnsi" w:cstheme="minorHAnsi"/>
                <w:sz w:val="20"/>
                <w:szCs w:val="20"/>
              </w:rPr>
              <w:t xml:space="preserve"> compliance document for this project.</w:t>
            </w:r>
            <w:r w:rsidRPr="00B16BBE">
              <w:rPr>
                <w:rFonts w:asciiTheme="minorHAnsi" w:hAnsiTheme="minorHAnsi" w:cstheme="minorHAnsi"/>
                <w:b/>
                <w:sz w:val="20"/>
                <w:szCs w:val="20"/>
              </w:rPr>
              <w:t xml:space="preserve"> </w:t>
            </w:r>
          </w:p>
        </w:tc>
      </w:tr>
      <w:tr w:rsidR="00E36A79" w:rsidRPr="00D15BC3" w14:paraId="11AA50BE" w14:textId="77777777" w:rsidTr="005C068B">
        <w:trPr>
          <w:cantSplit/>
          <w:trHeight w:val="144"/>
        </w:trPr>
        <w:tc>
          <w:tcPr>
            <w:tcW w:w="3708" w:type="dxa"/>
            <w:tcBorders>
              <w:top w:val="single" w:sz="4" w:space="0" w:color="auto"/>
              <w:left w:val="single" w:sz="4" w:space="0" w:color="auto"/>
              <w:bottom w:val="single" w:sz="4" w:space="0" w:color="auto"/>
              <w:right w:val="single" w:sz="4" w:space="0" w:color="auto"/>
            </w:tcBorders>
            <w:vAlign w:val="center"/>
          </w:tcPr>
          <w:p w14:paraId="27006405"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01</w:t>
            </w:r>
          </w:p>
        </w:tc>
        <w:tc>
          <w:tcPr>
            <w:tcW w:w="2790" w:type="dxa"/>
            <w:tcBorders>
              <w:top w:val="single" w:sz="4" w:space="0" w:color="auto"/>
              <w:left w:val="single" w:sz="4" w:space="0" w:color="auto"/>
              <w:bottom w:val="single" w:sz="4" w:space="0" w:color="auto"/>
              <w:right w:val="single" w:sz="4" w:space="0" w:color="auto"/>
            </w:tcBorders>
            <w:vAlign w:val="center"/>
          </w:tcPr>
          <w:p w14:paraId="5509DDEB"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02</w:t>
            </w:r>
          </w:p>
        </w:tc>
        <w:tc>
          <w:tcPr>
            <w:tcW w:w="4529" w:type="dxa"/>
            <w:tcBorders>
              <w:top w:val="single" w:sz="4" w:space="0" w:color="auto"/>
              <w:left w:val="single" w:sz="4" w:space="0" w:color="auto"/>
              <w:bottom w:val="single" w:sz="4" w:space="0" w:color="auto"/>
              <w:right w:val="single" w:sz="4" w:space="0" w:color="auto"/>
            </w:tcBorders>
            <w:vAlign w:val="center"/>
          </w:tcPr>
          <w:p w14:paraId="769372DC"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03</w:t>
            </w:r>
          </w:p>
        </w:tc>
      </w:tr>
      <w:tr w:rsidR="00E36A79" w:rsidRPr="00D15BC3" w14:paraId="0D68BC85" w14:textId="77777777" w:rsidTr="005C068B">
        <w:trPr>
          <w:cantSplit/>
          <w:trHeight w:val="144"/>
        </w:trPr>
        <w:tc>
          <w:tcPr>
            <w:tcW w:w="3708" w:type="dxa"/>
            <w:tcBorders>
              <w:top w:val="single" w:sz="4" w:space="0" w:color="auto"/>
              <w:left w:val="single" w:sz="4" w:space="0" w:color="auto"/>
              <w:bottom w:val="single" w:sz="4" w:space="0" w:color="auto"/>
              <w:right w:val="single" w:sz="4" w:space="0" w:color="auto"/>
            </w:tcBorders>
            <w:vAlign w:val="bottom"/>
          </w:tcPr>
          <w:p w14:paraId="4DE85560"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Water Heating System ID or Name</w:t>
            </w:r>
          </w:p>
        </w:tc>
        <w:tc>
          <w:tcPr>
            <w:tcW w:w="2790" w:type="dxa"/>
            <w:tcBorders>
              <w:top w:val="single" w:sz="4" w:space="0" w:color="auto"/>
              <w:left w:val="single" w:sz="4" w:space="0" w:color="auto"/>
              <w:bottom w:val="single" w:sz="4" w:space="0" w:color="auto"/>
              <w:right w:val="single" w:sz="4" w:space="0" w:color="auto"/>
            </w:tcBorders>
            <w:vAlign w:val="bottom"/>
          </w:tcPr>
          <w:p w14:paraId="6520213C"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 xml:space="preserve">Central DHW System </w:t>
            </w:r>
          </w:p>
          <w:p w14:paraId="1CA7E114"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Distribution Type</w:t>
            </w:r>
          </w:p>
        </w:tc>
        <w:tc>
          <w:tcPr>
            <w:tcW w:w="4529" w:type="dxa"/>
            <w:tcBorders>
              <w:top w:val="single" w:sz="4" w:space="0" w:color="auto"/>
              <w:left w:val="single" w:sz="4" w:space="0" w:color="auto"/>
              <w:bottom w:val="single" w:sz="4" w:space="0" w:color="auto"/>
              <w:right w:val="single" w:sz="4" w:space="0" w:color="auto"/>
            </w:tcBorders>
            <w:vAlign w:val="bottom"/>
          </w:tcPr>
          <w:p w14:paraId="6F726D6B"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Dwelling Unit DHW System</w:t>
            </w:r>
          </w:p>
          <w:p w14:paraId="13DC81B5"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Distribution Type</w:t>
            </w:r>
          </w:p>
        </w:tc>
      </w:tr>
      <w:tr w:rsidR="00E36A79" w:rsidRPr="00D15BC3" w14:paraId="1D9DE462" w14:textId="77777777" w:rsidTr="005C068B">
        <w:trPr>
          <w:cantSplit/>
          <w:trHeight w:val="144"/>
        </w:trPr>
        <w:tc>
          <w:tcPr>
            <w:tcW w:w="3708" w:type="dxa"/>
            <w:tcBorders>
              <w:top w:val="single" w:sz="4" w:space="0" w:color="auto"/>
              <w:left w:val="single" w:sz="4" w:space="0" w:color="auto"/>
              <w:bottom w:val="single" w:sz="4" w:space="0" w:color="auto"/>
              <w:right w:val="single" w:sz="4" w:space="0" w:color="auto"/>
            </w:tcBorders>
            <w:vAlign w:val="center"/>
          </w:tcPr>
          <w:p w14:paraId="061503E6"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790" w:type="dxa"/>
            <w:tcBorders>
              <w:top w:val="single" w:sz="4" w:space="0" w:color="auto"/>
              <w:left w:val="single" w:sz="4" w:space="0" w:color="auto"/>
              <w:bottom w:val="single" w:sz="4" w:space="0" w:color="auto"/>
              <w:right w:val="single" w:sz="4" w:space="0" w:color="auto"/>
            </w:tcBorders>
            <w:vAlign w:val="center"/>
          </w:tcPr>
          <w:p w14:paraId="6F435044"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contextualSpacing/>
              <w:jc w:val="center"/>
              <w:rPr>
                <w:rFonts w:asciiTheme="minorHAnsi" w:eastAsia="Times New Roman" w:hAnsiTheme="minorHAnsi" w:cstheme="minorHAnsi"/>
                <w:sz w:val="20"/>
                <w:szCs w:val="20"/>
              </w:rPr>
            </w:pPr>
          </w:p>
        </w:tc>
        <w:tc>
          <w:tcPr>
            <w:tcW w:w="4529" w:type="dxa"/>
            <w:tcBorders>
              <w:top w:val="single" w:sz="4" w:space="0" w:color="auto"/>
              <w:left w:val="single" w:sz="4" w:space="0" w:color="auto"/>
              <w:bottom w:val="single" w:sz="4" w:space="0" w:color="auto"/>
              <w:right w:val="single" w:sz="4" w:space="0" w:color="auto"/>
            </w:tcBorders>
            <w:vAlign w:val="center"/>
          </w:tcPr>
          <w:p w14:paraId="046B2603"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contextualSpacing/>
              <w:jc w:val="center"/>
              <w:rPr>
                <w:rFonts w:asciiTheme="minorHAnsi" w:eastAsia="Times New Roman" w:hAnsiTheme="minorHAnsi" w:cstheme="minorHAnsi"/>
                <w:sz w:val="20"/>
                <w:szCs w:val="20"/>
              </w:rPr>
            </w:pPr>
          </w:p>
        </w:tc>
      </w:tr>
      <w:tr w:rsidR="00E36A79" w:rsidRPr="00D15BC3" w14:paraId="36999860" w14:textId="77777777" w:rsidTr="005C068B">
        <w:trPr>
          <w:cantSplit/>
          <w:trHeight w:val="144"/>
        </w:trPr>
        <w:tc>
          <w:tcPr>
            <w:tcW w:w="3708" w:type="dxa"/>
            <w:tcBorders>
              <w:top w:val="single" w:sz="4" w:space="0" w:color="auto"/>
              <w:left w:val="single" w:sz="4" w:space="0" w:color="auto"/>
              <w:bottom w:val="single" w:sz="4" w:space="0" w:color="auto"/>
              <w:right w:val="single" w:sz="4" w:space="0" w:color="auto"/>
            </w:tcBorders>
            <w:vAlign w:val="center"/>
          </w:tcPr>
          <w:p w14:paraId="4D4F4C48"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790" w:type="dxa"/>
            <w:tcBorders>
              <w:top w:val="single" w:sz="4" w:space="0" w:color="auto"/>
              <w:left w:val="single" w:sz="4" w:space="0" w:color="auto"/>
              <w:bottom w:val="single" w:sz="4" w:space="0" w:color="auto"/>
              <w:right w:val="single" w:sz="4" w:space="0" w:color="auto"/>
            </w:tcBorders>
            <w:vAlign w:val="center"/>
          </w:tcPr>
          <w:p w14:paraId="762E4756"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29" w:type="dxa"/>
            <w:tcBorders>
              <w:top w:val="single" w:sz="4" w:space="0" w:color="auto"/>
              <w:left w:val="single" w:sz="4" w:space="0" w:color="auto"/>
              <w:bottom w:val="single" w:sz="4" w:space="0" w:color="auto"/>
              <w:right w:val="single" w:sz="4" w:space="0" w:color="auto"/>
            </w:tcBorders>
            <w:vAlign w:val="center"/>
          </w:tcPr>
          <w:p w14:paraId="68739EA2"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2A0E80A0" w14:textId="29290E75" w:rsidR="00E36A79" w:rsidRPr="00B16BBE" w:rsidRDefault="00E36A79" w:rsidP="003855DB">
      <w:pPr>
        <w:suppressAutoHyphens/>
        <w:spacing w:after="60" w:line="240" w:lineRule="auto"/>
        <w:ind w:left="450"/>
        <w:rPr>
          <w:rFonts w:asciiTheme="minorHAnsi" w:hAnsiTheme="minorHAnsi" w:cstheme="minorHAnsi"/>
          <w:b/>
          <w:sz w:val="20"/>
          <w:szCs w:val="20"/>
        </w:rPr>
      </w:pPr>
    </w:p>
    <w:p w14:paraId="271C6E28" w14:textId="77777777" w:rsidR="00E36A79" w:rsidRPr="00CD63C3" w:rsidRDefault="00E36A79" w:rsidP="003855DB">
      <w:pPr>
        <w:suppressAutoHyphens/>
        <w:spacing w:after="60" w:line="240" w:lineRule="auto"/>
        <w:ind w:left="450"/>
        <w:rPr>
          <w:rFonts w:asciiTheme="minorHAnsi" w:hAnsiTheme="minorHAnsi" w:cstheme="minorHAnsi"/>
          <w:b/>
          <w:sz w:val="20"/>
          <w:szCs w:val="20"/>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3528"/>
        <w:gridCol w:w="3420"/>
        <w:gridCol w:w="4068"/>
      </w:tblGrid>
      <w:tr w:rsidR="00B124FE" w:rsidRPr="00D15BC3" w14:paraId="25DBE5AA" w14:textId="77777777" w:rsidTr="00990A19">
        <w:trPr>
          <w:cantSplit/>
          <w:trHeight w:val="144"/>
        </w:trPr>
        <w:tc>
          <w:tcPr>
            <w:tcW w:w="11016" w:type="dxa"/>
            <w:gridSpan w:val="3"/>
            <w:tcBorders>
              <w:top w:val="single" w:sz="4" w:space="0" w:color="auto"/>
              <w:left w:val="single" w:sz="4" w:space="0" w:color="auto"/>
              <w:bottom w:val="single" w:sz="4" w:space="0" w:color="auto"/>
              <w:right w:val="single" w:sz="4" w:space="0" w:color="auto"/>
            </w:tcBorders>
          </w:tcPr>
          <w:p w14:paraId="6EAD232B" w14:textId="5F986231" w:rsidR="00B124FE" w:rsidRPr="00B16BBE" w:rsidRDefault="00E36A79" w:rsidP="00B124FE">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8C7D4A">
              <w:rPr>
                <w:rFonts w:asciiTheme="minorHAnsi" w:hAnsiTheme="minorHAnsi" w:cstheme="minorHAnsi"/>
                <w:b/>
                <w:sz w:val="20"/>
                <w:szCs w:val="20"/>
              </w:rPr>
              <w:t>E</w:t>
            </w:r>
            <w:r w:rsidR="00B124FE" w:rsidRPr="00A051D6">
              <w:rPr>
                <w:rFonts w:asciiTheme="minorHAnsi" w:hAnsiTheme="minorHAnsi" w:cstheme="minorHAnsi"/>
                <w:b/>
                <w:sz w:val="20"/>
                <w:szCs w:val="20"/>
              </w:rPr>
              <w:t xml:space="preserve">. Installed HERS Verified </w:t>
            </w:r>
            <w:r w:rsidR="00B16BBE">
              <w:rPr>
                <w:rFonts w:asciiTheme="minorHAnsi" w:hAnsiTheme="minorHAnsi" w:cstheme="minorHAnsi"/>
                <w:b/>
                <w:sz w:val="20"/>
                <w:szCs w:val="20"/>
              </w:rPr>
              <w:t xml:space="preserve">Central </w:t>
            </w:r>
            <w:r w:rsidR="00B124FE" w:rsidRPr="00B16BBE">
              <w:rPr>
                <w:rFonts w:asciiTheme="minorHAnsi" w:hAnsiTheme="minorHAnsi" w:cstheme="minorHAnsi"/>
                <w:b/>
                <w:sz w:val="20"/>
                <w:szCs w:val="20"/>
              </w:rPr>
              <w:t>Water Heating Distribution Systems Information</w:t>
            </w:r>
          </w:p>
          <w:p w14:paraId="032B0E9A" w14:textId="7A155BEC" w:rsidR="00B124FE" w:rsidRPr="003F2775" w:rsidRDefault="00B124FE" w:rsidP="00B124FE">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3F2775">
              <w:rPr>
                <w:rFonts w:asciiTheme="minorHAnsi" w:eastAsia="Times New Roman" w:hAnsiTheme="minorHAnsi" w:cstheme="minorHAnsi"/>
                <w:sz w:val="20"/>
                <w:szCs w:val="20"/>
              </w:rPr>
              <w:t xml:space="preserve">This table reports the water heating distribution types specified on the registered </w:t>
            </w:r>
            <w:del w:id="13" w:author="Alhabibi, Haider@Energy" w:date="2022-06-13T10:41:00Z">
              <w:r w:rsidR="008852D7" w:rsidDel="00886315">
                <w:rPr>
                  <w:rFonts w:asciiTheme="minorHAnsi" w:eastAsia="Times New Roman" w:hAnsiTheme="minorHAnsi" w:cstheme="minorHAnsi"/>
                  <w:sz w:val="20"/>
                  <w:szCs w:val="20"/>
                </w:rPr>
                <w:delText>LMCC</w:delText>
              </w:r>
            </w:del>
            <w:ins w:id="14" w:author="Alhabibi, Haider@Energy" w:date="2022-06-13T10:41:00Z">
              <w:r w:rsidR="00886315">
                <w:rPr>
                  <w:rFonts w:asciiTheme="minorHAnsi" w:eastAsia="Times New Roman" w:hAnsiTheme="minorHAnsi" w:cstheme="minorHAnsi"/>
                  <w:sz w:val="20"/>
                  <w:szCs w:val="20"/>
                </w:rPr>
                <w:t>NRCC</w:t>
              </w:r>
            </w:ins>
            <w:r w:rsidRPr="003F2775">
              <w:rPr>
                <w:rFonts w:asciiTheme="minorHAnsi" w:eastAsia="Times New Roman" w:hAnsiTheme="minorHAnsi" w:cstheme="minorHAnsi"/>
                <w:sz w:val="20"/>
                <w:szCs w:val="20"/>
              </w:rPr>
              <w:t xml:space="preserve"> compliance document for this project.</w:t>
            </w:r>
            <w:r w:rsidRPr="00B16BBE">
              <w:rPr>
                <w:rFonts w:asciiTheme="minorHAnsi" w:hAnsiTheme="minorHAnsi" w:cstheme="minorHAnsi"/>
                <w:b/>
                <w:sz w:val="20"/>
                <w:szCs w:val="20"/>
              </w:rPr>
              <w:t xml:space="preserve"> </w:t>
            </w:r>
          </w:p>
        </w:tc>
      </w:tr>
      <w:tr w:rsidR="00B124FE" w:rsidRPr="00D15BC3" w14:paraId="19F81C8D" w14:textId="77777777" w:rsidTr="00990A19">
        <w:trPr>
          <w:cantSplit/>
          <w:trHeight w:val="144"/>
        </w:trPr>
        <w:tc>
          <w:tcPr>
            <w:tcW w:w="3528" w:type="dxa"/>
            <w:tcBorders>
              <w:top w:val="single" w:sz="4" w:space="0" w:color="auto"/>
              <w:left w:val="single" w:sz="4" w:space="0" w:color="auto"/>
              <w:bottom w:val="single" w:sz="4" w:space="0" w:color="auto"/>
              <w:right w:val="single" w:sz="4" w:space="0" w:color="auto"/>
            </w:tcBorders>
            <w:vAlign w:val="center"/>
          </w:tcPr>
          <w:p w14:paraId="00067BB0"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01</w:t>
            </w:r>
          </w:p>
        </w:tc>
        <w:tc>
          <w:tcPr>
            <w:tcW w:w="3420" w:type="dxa"/>
            <w:tcBorders>
              <w:top w:val="single" w:sz="4" w:space="0" w:color="auto"/>
              <w:left w:val="single" w:sz="4" w:space="0" w:color="auto"/>
              <w:bottom w:val="single" w:sz="4" w:space="0" w:color="auto"/>
              <w:right w:val="single" w:sz="4" w:space="0" w:color="auto"/>
            </w:tcBorders>
            <w:vAlign w:val="center"/>
          </w:tcPr>
          <w:p w14:paraId="13C3B9A6"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02</w:t>
            </w:r>
          </w:p>
        </w:tc>
        <w:tc>
          <w:tcPr>
            <w:tcW w:w="4068" w:type="dxa"/>
            <w:tcBorders>
              <w:top w:val="single" w:sz="4" w:space="0" w:color="auto"/>
              <w:left w:val="single" w:sz="4" w:space="0" w:color="auto"/>
              <w:bottom w:val="single" w:sz="4" w:space="0" w:color="auto"/>
              <w:right w:val="single" w:sz="4" w:space="0" w:color="auto"/>
            </w:tcBorders>
            <w:vAlign w:val="center"/>
          </w:tcPr>
          <w:p w14:paraId="56B5DD50"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03</w:t>
            </w:r>
          </w:p>
        </w:tc>
      </w:tr>
      <w:tr w:rsidR="00B124FE" w:rsidRPr="00D15BC3" w14:paraId="7C8F81F2" w14:textId="77777777" w:rsidTr="00990A19">
        <w:trPr>
          <w:cantSplit/>
          <w:trHeight w:val="144"/>
        </w:trPr>
        <w:tc>
          <w:tcPr>
            <w:tcW w:w="3528" w:type="dxa"/>
            <w:tcBorders>
              <w:top w:val="single" w:sz="4" w:space="0" w:color="auto"/>
              <w:left w:val="single" w:sz="4" w:space="0" w:color="auto"/>
              <w:bottom w:val="single" w:sz="4" w:space="0" w:color="auto"/>
              <w:right w:val="single" w:sz="4" w:space="0" w:color="auto"/>
            </w:tcBorders>
            <w:vAlign w:val="bottom"/>
          </w:tcPr>
          <w:p w14:paraId="5E6C105B"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Water Heating System ID or Name</w:t>
            </w:r>
          </w:p>
        </w:tc>
        <w:tc>
          <w:tcPr>
            <w:tcW w:w="3420" w:type="dxa"/>
            <w:tcBorders>
              <w:top w:val="single" w:sz="4" w:space="0" w:color="auto"/>
              <w:left w:val="single" w:sz="4" w:space="0" w:color="auto"/>
              <w:bottom w:val="single" w:sz="4" w:space="0" w:color="auto"/>
              <w:right w:val="single" w:sz="4" w:space="0" w:color="auto"/>
            </w:tcBorders>
            <w:vAlign w:val="bottom"/>
          </w:tcPr>
          <w:p w14:paraId="72BC69AB"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 xml:space="preserve">Central DHW System </w:t>
            </w:r>
          </w:p>
          <w:p w14:paraId="412EB391"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Distribution Type</w:t>
            </w:r>
          </w:p>
        </w:tc>
        <w:tc>
          <w:tcPr>
            <w:tcW w:w="4068" w:type="dxa"/>
            <w:tcBorders>
              <w:top w:val="single" w:sz="4" w:space="0" w:color="auto"/>
              <w:left w:val="single" w:sz="4" w:space="0" w:color="auto"/>
              <w:bottom w:val="single" w:sz="4" w:space="0" w:color="auto"/>
              <w:right w:val="single" w:sz="4" w:space="0" w:color="auto"/>
            </w:tcBorders>
            <w:vAlign w:val="bottom"/>
          </w:tcPr>
          <w:p w14:paraId="37AB91A0"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Dwelling Unit DHW System</w:t>
            </w:r>
          </w:p>
          <w:p w14:paraId="4BFE79B2"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Distribution Type</w:t>
            </w:r>
          </w:p>
        </w:tc>
      </w:tr>
      <w:tr w:rsidR="00B124FE" w:rsidRPr="00D15BC3" w14:paraId="0ED163C0" w14:textId="77777777" w:rsidTr="00990A19">
        <w:trPr>
          <w:cantSplit/>
          <w:trHeight w:val="144"/>
        </w:trPr>
        <w:tc>
          <w:tcPr>
            <w:tcW w:w="3528" w:type="dxa"/>
            <w:tcBorders>
              <w:top w:val="single" w:sz="4" w:space="0" w:color="auto"/>
              <w:left w:val="single" w:sz="4" w:space="0" w:color="auto"/>
              <w:bottom w:val="single" w:sz="4" w:space="0" w:color="auto"/>
              <w:right w:val="single" w:sz="4" w:space="0" w:color="auto"/>
            </w:tcBorders>
            <w:vAlign w:val="center"/>
          </w:tcPr>
          <w:p w14:paraId="28790A6A"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420" w:type="dxa"/>
            <w:tcBorders>
              <w:top w:val="single" w:sz="4" w:space="0" w:color="auto"/>
              <w:left w:val="single" w:sz="4" w:space="0" w:color="auto"/>
              <w:bottom w:val="single" w:sz="4" w:space="0" w:color="auto"/>
              <w:right w:val="single" w:sz="4" w:space="0" w:color="auto"/>
            </w:tcBorders>
            <w:vAlign w:val="center"/>
          </w:tcPr>
          <w:p w14:paraId="469154C2"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contextualSpacing/>
              <w:jc w:val="center"/>
              <w:rPr>
                <w:rFonts w:asciiTheme="minorHAnsi" w:eastAsia="Times New Roman" w:hAnsiTheme="minorHAnsi" w:cstheme="minorHAnsi"/>
                <w:sz w:val="20"/>
                <w:szCs w:val="20"/>
              </w:rPr>
            </w:pPr>
          </w:p>
        </w:tc>
        <w:tc>
          <w:tcPr>
            <w:tcW w:w="4068" w:type="dxa"/>
            <w:tcBorders>
              <w:top w:val="single" w:sz="4" w:space="0" w:color="auto"/>
              <w:left w:val="single" w:sz="4" w:space="0" w:color="auto"/>
              <w:bottom w:val="single" w:sz="4" w:space="0" w:color="auto"/>
              <w:right w:val="single" w:sz="4" w:space="0" w:color="auto"/>
            </w:tcBorders>
            <w:vAlign w:val="center"/>
          </w:tcPr>
          <w:p w14:paraId="506D5E8F"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contextualSpacing/>
              <w:jc w:val="center"/>
              <w:rPr>
                <w:rFonts w:asciiTheme="minorHAnsi" w:eastAsia="Times New Roman" w:hAnsiTheme="minorHAnsi" w:cstheme="minorHAnsi"/>
                <w:sz w:val="20"/>
                <w:szCs w:val="20"/>
              </w:rPr>
            </w:pPr>
          </w:p>
        </w:tc>
      </w:tr>
      <w:tr w:rsidR="00B124FE" w:rsidRPr="00D15BC3" w14:paraId="128A7B2B" w14:textId="77777777" w:rsidTr="00990A19">
        <w:trPr>
          <w:cantSplit/>
          <w:trHeight w:val="144"/>
        </w:trPr>
        <w:tc>
          <w:tcPr>
            <w:tcW w:w="3528" w:type="dxa"/>
            <w:tcBorders>
              <w:top w:val="single" w:sz="4" w:space="0" w:color="auto"/>
              <w:left w:val="single" w:sz="4" w:space="0" w:color="auto"/>
              <w:bottom w:val="single" w:sz="4" w:space="0" w:color="auto"/>
              <w:right w:val="single" w:sz="4" w:space="0" w:color="auto"/>
            </w:tcBorders>
            <w:vAlign w:val="center"/>
          </w:tcPr>
          <w:p w14:paraId="11EC8163"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420" w:type="dxa"/>
            <w:tcBorders>
              <w:top w:val="single" w:sz="4" w:space="0" w:color="auto"/>
              <w:left w:val="single" w:sz="4" w:space="0" w:color="auto"/>
              <w:bottom w:val="single" w:sz="4" w:space="0" w:color="auto"/>
              <w:right w:val="single" w:sz="4" w:space="0" w:color="auto"/>
            </w:tcBorders>
            <w:vAlign w:val="center"/>
          </w:tcPr>
          <w:p w14:paraId="392C7521"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68" w:type="dxa"/>
            <w:tcBorders>
              <w:top w:val="single" w:sz="4" w:space="0" w:color="auto"/>
              <w:left w:val="single" w:sz="4" w:space="0" w:color="auto"/>
              <w:bottom w:val="single" w:sz="4" w:space="0" w:color="auto"/>
              <w:right w:val="single" w:sz="4" w:space="0" w:color="auto"/>
            </w:tcBorders>
            <w:vAlign w:val="center"/>
          </w:tcPr>
          <w:p w14:paraId="7996355F"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65A3EB9F" w14:textId="77777777" w:rsidR="00B124FE" w:rsidRPr="00B16BBE" w:rsidRDefault="00B124FE" w:rsidP="00B124FE">
      <w:pPr>
        <w:spacing w:after="0" w:line="240" w:lineRule="auto"/>
        <w:rPr>
          <w:rFonts w:asciiTheme="minorHAnsi" w:hAnsiTheme="minorHAnsi" w:cstheme="minorHAnsi"/>
          <w:b/>
          <w:sz w:val="20"/>
          <w:szCs w:val="20"/>
        </w:rPr>
      </w:pPr>
    </w:p>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3528"/>
        <w:gridCol w:w="3420"/>
        <w:gridCol w:w="4068"/>
      </w:tblGrid>
      <w:tr w:rsidR="00B124FE" w:rsidRPr="00D15BC3" w14:paraId="15116B2D" w14:textId="77777777" w:rsidTr="003F2775">
        <w:trPr>
          <w:trHeight w:val="144"/>
        </w:trPr>
        <w:tc>
          <w:tcPr>
            <w:tcW w:w="11016" w:type="dxa"/>
            <w:gridSpan w:val="3"/>
            <w:tcBorders>
              <w:top w:val="single" w:sz="4" w:space="0" w:color="auto"/>
              <w:bottom w:val="single" w:sz="4" w:space="0" w:color="auto"/>
            </w:tcBorders>
            <w:vAlign w:val="center"/>
          </w:tcPr>
          <w:p w14:paraId="5C932C25" w14:textId="36D9CBD4" w:rsidR="00B124FE" w:rsidRPr="003F2775" w:rsidRDefault="00E36A79"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16BBE">
              <w:rPr>
                <w:rFonts w:asciiTheme="minorHAnsi" w:hAnsiTheme="minorHAnsi" w:cstheme="minorHAnsi"/>
                <w:b/>
                <w:sz w:val="20"/>
                <w:szCs w:val="20"/>
              </w:rPr>
              <w:t>F</w:t>
            </w:r>
            <w:r w:rsidR="00B124FE" w:rsidRPr="00B16BBE">
              <w:rPr>
                <w:rFonts w:asciiTheme="minorHAnsi" w:hAnsiTheme="minorHAnsi" w:cstheme="minorHAnsi"/>
                <w:b/>
                <w:sz w:val="20"/>
                <w:szCs w:val="20"/>
              </w:rPr>
              <w:t xml:space="preserve">. Installed HERS Verified  Water Heater </w:t>
            </w:r>
            <w:r w:rsidR="00B124FE" w:rsidRPr="00CD63C3">
              <w:rPr>
                <w:rFonts w:asciiTheme="minorHAnsi" w:hAnsiTheme="minorHAnsi" w:cstheme="minorHAnsi"/>
                <w:b/>
                <w:sz w:val="20"/>
                <w:szCs w:val="20"/>
              </w:rPr>
              <w:t>Manufacturer Information</w:t>
            </w:r>
          </w:p>
        </w:tc>
      </w:tr>
      <w:tr w:rsidR="00B124FE" w:rsidRPr="00D15BC3" w14:paraId="4997BF30" w14:textId="77777777" w:rsidTr="00990A19">
        <w:trPr>
          <w:trHeight w:val="144"/>
        </w:trPr>
        <w:tc>
          <w:tcPr>
            <w:tcW w:w="3528" w:type="dxa"/>
            <w:tcBorders>
              <w:top w:val="single" w:sz="4" w:space="0" w:color="auto"/>
              <w:bottom w:val="single" w:sz="4" w:space="0" w:color="auto"/>
              <w:right w:val="single" w:sz="4" w:space="0" w:color="auto"/>
            </w:tcBorders>
            <w:vAlign w:val="bottom"/>
          </w:tcPr>
          <w:p w14:paraId="584947C2"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01</w:t>
            </w:r>
          </w:p>
        </w:tc>
        <w:tc>
          <w:tcPr>
            <w:tcW w:w="3420" w:type="dxa"/>
            <w:tcBorders>
              <w:top w:val="single" w:sz="4" w:space="0" w:color="auto"/>
              <w:left w:val="single" w:sz="4" w:space="0" w:color="auto"/>
              <w:bottom w:val="single" w:sz="4" w:space="0" w:color="auto"/>
              <w:right w:val="single" w:sz="4" w:space="0" w:color="auto"/>
            </w:tcBorders>
            <w:vAlign w:val="bottom"/>
          </w:tcPr>
          <w:p w14:paraId="0E52AFFA"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02</w:t>
            </w:r>
          </w:p>
        </w:tc>
        <w:tc>
          <w:tcPr>
            <w:tcW w:w="4068" w:type="dxa"/>
            <w:tcBorders>
              <w:top w:val="single" w:sz="4" w:space="0" w:color="auto"/>
              <w:left w:val="single" w:sz="4" w:space="0" w:color="auto"/>
              <w:bottom w:val="single" w:sz="4" w:space="0" w:color="auto"/>
            </w:tcBorders>
            <w:vAlign w:val="bottom"/>
          </w:tcPr>
          <w:p w14:paraId="1535BCC6"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03</w:t>
            </w:r>
          </w:p>
        </w:tc>
      </w:tr>
      <w:tr w:rsidR="00B124FE" w:rsidRPr="00D15BC3" w14:paraId="71FC3004" w14:textId="77777777" w:rsidTr="00990A19">
        <w:trPr>
          <w:trHeight w:val="144"/>
        </w:trPr>
        <w:tc>
          <w:tcPr>
            <w:tcW w:w="3528" w:type="dxa"/>
            <w:tcBorders>
              <w:top w:val="single" w:sz="4" w:space="0" w:color="auto"/>
              <w:bottom w:val="single" w:sz="4" w:space="0" w:color="auto"/>
              <w:right w:val="single" w:sz="4" w:space="0" w:color="auto"/>
            </w:tcBorders>
            <w:vAlign w:val="bottom"/>
          </w:tcPr>
          <w:p w14:paraId="5D8E644F"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Water Heating System ID or Name</w:t>
            </w:r>
          </w:p>
        </w:tc>
        <w:tc>
          <w:tcPr>
            <w:tcW w:w="3420" w:type="dxa"/>
            <w:tcBorders>
              <w:top w:val="single" w:sz="4" w:space="0" w:color="auto"/>
              <w:left w:val="single" w:sz="4" w:space="0" w:color="auto"/>
              <w:bottom w:val="single" w:sz="4" w:space="0" w:color="auto"/>
              <w:right w:val="single" w:sz="4" w:space="0" w:color="auto"/>
            </w:tcBorders>
            <w:vAlign w:val="bottom"/>
          </w:tcPr>
          <w:p w14:paraId="3AAB1CAA"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Manufacturer</w:t>
            </w:r>
          </w:p>
        </w:tc>
        <w:tc>
          <w:tcPr>
            <w:tcW w:w="4068" w:type="dxa"/>
            <w:tcBorders>
              <w:top w:val="single" w:sz="4" w:space="0" w:color="auto"/>
              <w:left w:val="single" w:sz="4" w:space="0" w:color="auto"/>
              <w:bottom w:val="single" w:sz="4" w:space="0" w:color="auto"/>
            </w:tcBorders>
            <w:vAlign w:val="bottom"/>
          </w:tcPr>
          <w:p w14:paraId="51778A29"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Model Number</w:t>
            </w:r>
          </w:p>
        </w:tc>
      </w:tr>
      <w:tr w:rsidR="00B124FE" w:rsidRPr="00D15BC3" w14:paraId="5A91FF2F" w14:textId="77777777" w:rsidTr="00990A19">
        <w:trPr>
          <w:trHeight w:val="144"/>
        </w:trPr>
        <w:tc>
          <w:tcPr>
            <w:tcW w:w="3528" w:type="dxa"/>
            <w:tcBorders>
              <w:top w:val="single" w:sz="4" w:space="0" w:color="auto"/>
              <w:bottom w:val="single" w:sz="4" w:space="0" w:color="auto"/>
              <w:right w:val="single" w:sz="4" w:space="0" w:color="auto"/>
            </w:tcBorders>
            <w:vAlign w:val="bottom"/>
          </w:tcPr>
          <w:p w14:paraId="72CB0395"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420" w:type="dxa"/>
            <w:tcBorders>
              <w:top w:val="single" w:sz="4" w:space="0" w:color="auto"/>
              <w:left w:val="single" w:sz="4" w:space="0" w:color="auto"/>
              <w:bottom w:val="single" w:sz="4" w:space="0" w:color="auto"/>
              <w:right w:val="single" w:sz="4" w:space="0" w:color="auto"/>
            </w:tcBorders>
            <w:vAlign w:val="bottom"/>
          </w:tcPr>
          <w:p w14:paraId="71556E53"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68" w:type="dxa"/>
            <w:tcBorders>
              <w:top w:val="single" w:sz="4" w:space="0" w:color="auto"/>
              <w:left w:val="single" w:sz="4" w:space="0" w:color="auto"/>
              <w:bottom w:val="single" w:sz="4" w:space="0" w:color="auto"/>
            </w:tcBorders>
            <w:shd w:val="clear" w:color="auto" w:fill="FFFFFF" w:themeFill="background1"/>
          </w:tcPr>
          <w:p w14:paraId="75766873"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B124FE" w:rsidRPr="00D15BC3" w14:paraId="311A0434" w14:textId="77777777" w:rsidTr="00990A19">
        <w:trPr>
          <w:trHeight w:val="144"/>
        </w:trPr>
        <w:tc>
          <w:tcPr>
            <w:tcW w:w="3528" w:type="dxa"/>
            <w:tcBorders>
              <w:top w:val="single" w:sz="4" w:space="0" w:color="auto"/>
              <w:bottom w:val="single" w:sz="4" w:space="0" w:color="auto"/>
              <w:right w:val="single" w:sz="4" w:space="0" w:color="auto"/>
            </w:tcBorders>
            <w:vAlign w:val="bottom"/>
          </w:tcPr>
          <w:p w14:paraId="2DF78E35"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420" w:type="dxa"/>
            <w:tcBorders>
              <w:top w:val="single" w:sz="4" w:space="0" w:color="auto"/>
              <w:left w:val="single" w:sz="4" w:space="0" w:color="auto"/>
              <w:bottom w:val="single" w:sz="4" w:space="0" w:color="auto"/>
              <w:right w:val="single" w:sz="4" w:space="0" w:color="auto"/>
            </w:tcBorders>
            <w:vAlign w:val="bottom"/>
          </w:tcPr>
          <w:p w14:paraId="0D1762D2"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68" w:type="dxa"/>
            <w:tcBorders>
              <w:top w:val="single" w:sz="4" w:space="0" w:color="auto"/>
              <w:left w:val="single" w:sz="4" w:space="0" w:color="auto"/>
              <w:bottom w:val="single" w:sz="4" w:space="0" w:color="auto"/>
            </w:tcBorders>
          </w:tcPr>
          <w:p w14:paraId="5536C46A" w14:textId="77777777" w:rsidR="00B124FE" w:rsidRPr="003F2775"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6823EE2E" w14:textId="66405797" w:rsidR="00B124FE" w:rsidRPr="00B16BBE" w:rsidRDefault="00B124FE" w:rsidP="003855DB">
      <w:pPr>
        <w:suppressAutoHyphens/>
        <w:spacing w:after="60" w:line="240" w:lineRule="auto"/>
        <w:ind w:left="450"/>
        <w:rPr>
          <w:rFonts w:asciiTheme="minorHAnsi" w:hAnsiTheme="minorHAnsi" w:cstheme="minorHAnsi"/>
          <w:b/>
          <w:sz w:val="20"/>
          <w:szCs w:val="20"/>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8"/>
        <w:gridCol w:w="2840"/>
        <w:gridCol w:w="7578"/>
      </w:tblGrid>
      <w:tr w:rsidR="00B124FE" w:rsidRPr="00D15BC3" w14:paraId="0992377F" w14:textId="77777777" w:rsidTr="00990A19">
        <w:trPr>
          <w:trHeight w:val="144"/>
        </w:trPr>
        <w:tc>
          <w:tcPr>
            <w:tcW w:w="11016" w:type="dxa"/>
            <w:gridSpan w:val="3"/>
          </w:tcPr>
          <w:p w14:paraId="36056F79" w14:textId="6E6EF03F" w:rsidR="00B124FE" w:rsidRPr="00032AF5" w:rsidRDefault="00E36A79" w:rsidP="00990A19">
            <w:pPr>
              <w:keepNext/>
              <w:spacing w:after="0" w:line="240" w:lineRule="auto"/>
              <w:jc w:val="both"/>
              <w:rPr>
                <w:rFonts w:asciiTheme="minorHAnsi" w:hAnsiTheme="minorHAnsi" w:cstheme="minorHAnsi"/>
                <w:sz w:val="20"/>
                <w:szCs w:val="20"/>
              </w:rPr>
            </w:pPr>
            <w:r w:rsidRPr="00CD63C3">
              <w:rPr>
                <w:rFonts w:asciiTheme="minorHAnsi" w:hAnsiTheme="minorHAnsi" w:cstheme="minorHAnsi"/>
                <w:b/>
                <w:sz w:val="20"/>
                <w:szCs w:val="20"/>
              </w:rPr>
              <w:t>G</w:t>
            </w:r>
            <w:r w:rsidR="00B124FE" w:rsidRPr="008C7D4A">
              <w:rPr>
                <w:rFonts w:asciiTheme="minorHAnsi" w:hAnsiTheme="minorHAnsi" w:cstheme="minorHAnsi"/>
                <w:b/>
                <w:sz w:val="20"/>
                <w:szCs w:val="20"/>
              </w:rPr>
              <w:t xml:space="preserve">. </w:t>
            </w:r>
            <w:r w:rsidR="00B124FE" w:rsidRPr="00A051D6">
              <w:rPr>
                <w:rFonts w:asciiTheme="minorHAnsi" w:hAnsiTheme="minorHAnsi" w:cstheme="minorHAnsi"/>
                <w:b/>
                <w:sz w:val="20"/>
                <w:szCs w:val="20"/>
              </w:rPr>
              <w:t>Mandatory Requirements for All Central Domestic Hot Water Systems</w:t>
            </w:r>
          </w:p>
        </w:tc>
      </w:tr>
      <w:tr w:rsidR="00B124FE" w:rsidRPr="00D15BC3" w14:paraId="5406B686" w14:textId="77777777" w:rsidTr="00990A19">
        <w:trPr>
          <w:trHeight w:val="144"/>
        </w:trPr>
        <w:tc>
          <w:tcPr>
            <w:tcW w:w="598" w:type="dxa"/>
            <w:vAlign w:val="center"/>
          </w:tcPr>
          <w:p w14:paraId="4967C200" w14:textId="77777777" w:rsidR="00B124FE" w:rsidRPr="00B16BBE" w:rsidRDefault="00B124FE" w:rsidP="00990A19">
            <w:pPr>
              <w:keepNext/>
              <w:spacing w:after="0" w:line="240" w:lineRule="auto"/>
              <w:jc w:val="center"/>
              <w:rPr>
                <w:rFonts w:asciiTheme="minorHAnsi" w:hAnsiTheme="minorHAnsi" w:cstheme="minorHAnsi"/>
                <w:sz w:val="20"/>
                <w:szCs w:val="20"/>
              </w:rPr>
            </w:pPr>
            <w:r w:rsidRPr="00B16BBE">
              <w:rPr>
                <w:rFonts w:asciiTheme="minorHAnsi" w:hAnsiTheme="minorHAnsi" w:cstheme="minorHAnsi"/>
                <w:sz w:val="20"/>
                <w:szCs w:val="20"/>
              </w:rPr>
              <w:t>01</w:t>
            </w:r>
          </w:p>
        </w:tc>
        <w:tc>
          <w:tcPr>
            <w:tcW w:w="10418" w:type="dxa"/>
            <w:gridSpan w:val="2"/>
          </w:tcPr>
          <w:p w14:paraId="2C8A630D" w14:textId="77777777" w:rsidR="00B124FE" w:rsidRPr="00A119C3" w:rsidRDefault="00B124FE" w:rsidP="00990A19">
            <w:pPr>
              <w:keepNext/>
              <w:autoSpaceDE w:val="0"/>
              <w:autoSpaceDN w:val="0"/>
              <w:adjustRightInd w:val="0"/>
              <w:spacing w:after="0" w:line="240" w:lineRule="auto"/>
              <w:rPr>
                <w:rFonts w:asciiTheme="minorHAnsi" w:hAnsiTheme="minorHAnsi" w:cstheme="minorHAnsi"/>
                <w:sz w:val="20"/>
                <w:szCs w:val="20"/>
              </w:rPr>
            </w:pPr>
            <w:r w:rsidRPr="00CD63C3">
              <w:rPr>
                <w:rFonts w:asciiTheme="minorHAnsi" w:hAnsiTheme="minorHAnsi" w:cstheme="minorHAnsi"/>
                <w:bCs/>
                <w:sz w:val="20"/>
                <w:szCs w:val="20"/>
              </w:rPr>
              <w:t xml:space="preserve">On systems that have a total capacity greater than 167,000 Btu/hr, outlets that require higher than service water temperatures as listed in the ASHRAE Handbook </w:t>
            </w:r>
            <w:r w:rsidRPr="008C7D4A">
              <w:rPr>
                <w:rFonts w:asciiTheme="minorHAnsi" w:hAnsiTheme="minorHAnsi" w:cstheme="minorHAnsi"/>
                <w:sz w:val="20"/>
                <w:szCs w:val="20"/>
              </w:rPr>
              <w:t xml:space="preserve">have separate remote heaters, heat exchangers, or boosters to supply the outlet with the higher </w:t>
            </w:r>
            <w:r w:rsidRPr="00A051D6">
              <w:rPr>
                <w:rFonts w:asciiTheme="minorHAnsi" w:hAnsiTheme="minorHAnsi" w:cstheme="minorHAnsi"/>
                <w:sz w:val="20"/>
                <w:szCs w:val="20"/>
              </w:rPr>
              <w:t>temperature</w:t>
            </w:r>
            <w:r w:rsidRPr="00032AF5">
              <w:rPr>
                <w:rFonts w:asciiTheme="minorHAnsi" w:hAnsiTheme="minorHAnsi" w:cstheme="minorHAnsi"/>
                <w:bCs/>
                <w:sz w:val="20"/>
                <w:szCs w:val="20"/>
              </w:rPr>
              <w:t>.  (Section 110.3 (c)1)</w:t>
            </w:r>
          </w:p>
        </w:tc>
      </w:tr>
      <w:tr w:rsidR="00B124FE" w:rsidRPr="00D15BC3" w14:paraId="74E90A21" w14:textId="77777777" w:rsidTr="00990A19">
        <w:trPr>
          <w:trHeight w:val="144"/>
        </w:trPr>
        <w:tc>
          <w:tcPr>
            <w:tcW w:w="598" w:type="dxa"/>
            <w:vAlign w:val="center"/>
          </w:tcPr>
          <w:p w14:paraId="2095137D" w14:textId="77777777" w:rsidR="00B124FE" w:rsidRPr="00B16BBE" w:rsidRDefault="00B124FE" w:rsidP="00990A19">
            <w:pPr>
              <w:keepNext/>
              <w:spacing w:after="0" w:line="240" w:lineRule="auto"/>
              <w:jc w:val="center"/>
              <w:rPr>
                <w:rFonts w:asciiTheme="minorHAnsi" w:hAnsiTheme="minorHAnsi" w:cstheme="minorHAnsi"/>
                <w:sz w:val="20"/>
                <w:szCs w:val="20"/>
              </w:rPr>
            </w:pPr>
            <w:r w:rsidRPr="00B16BBE">
              <w:rPr>
                <w:rFonts w:asciiTheme="minorHAnsi" w:hAnsiTheme="minorHAnsi" w:cstheme="minorHAnsi"/>
                <w:sz w:val="20"/>
                <w:szCs w:val="20"/>
              </w:rPr>
              <w:t>02</w:t>
            </w:r>
          </w:p>
        </w:tc>
        <w:tc>
          <w:tcPr>
            <w:tcW w:w="10418" w:type="dxa"/>
            <w:gridSpan w:val="2"/>
          </w:tcPr>
          <w:p w14:paraId="12196FF7" w14:textId="64E3887B" w:rsidR="00B124FE" w:rsidRPr="00B16BBE" w:rsidRDefault="00B124FE" w:rsidP="00990A19">
            <w:pPr>
              <w:keepNext/>
              <w:autoSpaceDE w:val="0"/>
              <w:autoSpaceDN w:val="0"/>
              <w:adjustRightInd w:val="0"/>
              <w:spacing w:after="0" w:line="240" w:lineRule="auto"/>
              <w:rPr>
                <w:rFonts w:asciiTheme="minorHAnsi" w:hAnsiTheme="minorHAnsi" w:cstheme="minorHAnsi"/>
                <w:sz w:val="20"/>
                <w:szCs w:val="20"/>
              </w:rPr>
            </w:pPr>
            <w:r w:rsidRPr="00CD63C3">
              <w:rPr>
                <w:rFonts w:asciiTheme="minorHAnsi" w:hAnsiTheme="minorHAnsi" w:cstheme="minorHAnsi"/>
                <w:sz w:val="20"/>
                <w:szCs w:val="20"/>
              </w:rPr>
              <w:t>Systems with circulating pumps or with electrical heat trace systems shall be capable of automatically turning off the system.  (Section 110.3(c)</w:t>
            </w:r>
            <w:r w:rsidR="00B16BBE">
              <w:rPr>
                <w:rFonts w:asciiTheme="minorHAnsi" w:hAnsiTheme="minorHAnsi" w:cstheme="minorHAnsi"/>
                <w:sz w:val="20"/>
                <w:szCs w:val="20"/>
              </w:rPr>
              <w:t xml:space="preserve"> </w:t>
            </w:r>
            <w:r w:rsidRPr="00B16BBE">
              <w:rPr>
                <w:rFonts w:asciiTheme="minorHAnsi" w:hAnsiTheme="minorHAnsi" w:cstheme="minorHAnsi"/>
                <w:sz w:val="20"/>
                <w:szCs w:val="20"/>
              </w:rPr>
              <w:t>2).</w:t>
            </w:r>
          </w:p>
        </w:tc>
      </w:tr>
      <w:tr w:rsidR="00B124FE" w:rsidRPr="00D15BC3" w14:paraId="03F52EA4" w14:textId="77777777" w:rsidTr="00990A19">
        <w:trPr>
          <w:trHeight w:val="144"/>
        </w:trPr>
        <w:tc>
          <w:tcPr>
            <w:tcW w:w="598" w:type="dxa"/>
            <w:vAlign w:val="center"/>
          </w:tcPr>
          <w:p w14:paraId="2B36850F" w14:textId="77777777" w:rsidR="00B124FE" w:rsidRPr="00B16BBE" w:rsidRDefault="00B124FE" w:rsidP="00990A19">
            <w:pPr>
              <w:keepNext/>
              <w:spacing w:after="0" w:line="240" w:lineRule="auto"/>
              <w:jc w:val="center"/>
              <w:rPr>
                <w:rFonts w:asciiTheme="minorHAnsi" w:hAnsiTheme="minorHAnsi" w:cstheme="minorHAnsi"/>
                <w:sz w:val="20"/>
                <w:szCs w:val="20"/>
              </w:rPr>
            </w:pPr>
            <w:r w:rsidRPr="00B16BBE">
              <w:rPr>
                <w:rFonts w:asciiTheme="minorHAnsi" w:hAnsiTheme="minorHAnsi" w:cstheme="minorHAnsi"/>
                <w:sz w:val="20"/>
                <w:szCs w:val="20"/>
              </w:rPr>
              <w:t>03</w:t>
            </w:r>
          </w:p>
        </w:tc>
        <w:tc>
          <w:tcPr>
            <w:tcW w:w="10418" w:type="dxa"/>
            <w:gridSpan w:val="2"/>
          </w:tcPr>
          <w:p w14:paraId="659B47AB" w14:textId="77777777" w:rsidR="00B124FE" w:rsidRPr="008C7D4A" w:rsidRDefault="00B124FE" w:rsidP="00990A19">
            <w:pPr>
              <w:keepNext/>
              <w:spacing w:after="0" w:line="240" w:lineRule="auto"/>
              <w:rPr>
                <w:rFonts w:asciiTheme="minorHAnsi" w:hAnsiTheme="minorHAnsi" w:cstheme="minorHAnsi"/>
                <w:sz w:val="20"/>
                <w:szCs w:val="20"/>
              </w:rPr>
            </w:pPr>
            <w:r w:rsidRPr="00CD63C3">
              <w:rPr>
                <w:rFonts w:asciiTheme="minorHAnsi" w:hAnsiTheme="minorHAnsi" w:cstheme="minorHAnsi"/>
                <w:sz w:val="20"/>
                <w:szCs w:val="20"/>
              </w:rPr>
              <w:t>Unfired storage tanks are insulated with:</w:t>
            </w:r>
          </w:p>
          <w:p w14:paraId="1119664E" w14:textId="00A5066B" w:rsidR="00B124FE" w:rsidRPr="00A119C3" w:rsidRDefault="00B124FE" w:rsidP="00990A19">
            <w:pPr>
              <w:pStyle w:val="ListParagraph"/>
              <w:keepNext/>
              <w:numPr>
                <w:ilvl w:val="0"/>
                <w:numId w:val="25"/>
              </w:numPr>
              <w:spacing w:after="0" w:line="240" w:lineRule="auto"/>
              <w:ind w:left="661" w:hanging="301"/>
              <w:rPr>
                <w:rFonts w:asciiTheme="minorHAnsi" w:hAnsiTheme="minorHAnsi" w:cstheme="minorHAnsi"/>
                <w:sz w:val="20"/>
                <w:szCs w:val="20"/>
              </w:rPr>
            </w:pPr>
            <w:r w:rsidRPr="00A051D6">
              <w:rPr>
                <w:rFonts w:asciiTheme="minorHAnsi" w:hAnsiTheme="minorHAnsi" w:cstheme="minorHAnsi"/>
                <w:sz w:val="20"/>
                <w:szCs w:val="20"/>
              </w:rPr>
              <w:t>External insulation o</w:t>
            </w:r>
            <w:r w:rsidRPr="00032AF5">
              <w:rPr>
                <w:rFonts w:asciiTheme="minorHAnsi" w:hAnsiTheme="minorHAnsi" w:cstheme="minorHAnsi"/>
                <w:sz w:val="20"/>
                <w:szCs w:val="20"/>
              </w:rPr>
              <w:t>f R-</w:t>
            </w:r>
            <w:r w:rsidR="004F125D">
              <w:rPr>
                <w:rFonts w:asciiTheme="minorHAnsi" w:hAnsiTheme="minorHAnsi" w:cstheme="minorHAnsi"/>
                <w:sz w:val="20"/>
                <w:szCs w:val="20"/>
              </w:rPr>
              <w:t>3.5</w:t>
            </w:r>
            <w:r w:rsidRPr="00032AF5">
              <w:rPr>
                <w:rFonts w:asciiTheme="minorHAnsi" w:hAnsiTheme="minorHAnsi" w:cstheme="minorHAnsi"/>
                <w:sz w:val="20"/>
                <w:szCs w:val="20"/>
              </w:rPr>
              <w:t>, or</w:t>
            </w:r>
          </w:p>
          <w:p w14:paraId="1676897E" w14:textId="77777777" w:rsidR="00B124FE" w:rsidRPr="003F2775" w:rsidRDefault="00B124FE" w:rsidP="00990A19">
            <w:pPr>
              <w:pStyle w:val="ListParagraph"/>
              <w:keepNext/>
              <w:numPr>
                <w:ilvl w:val="0"/>
                <w:numId w:val="25"/>
              </w:numPr>
              <w:spacing w:after="0" w:line="240" w:lineRule="auto"/>
              <w:ind w:left="661" w:hanging="301"/>
              <w:rPr>
                <w:rFonts w:asciiTheme="minorHAnsi" w:hAnsiTheme="minorHAnsi" w:cstheme="minorHAnsi"/>
                <w:sz w:val="20"/>
                <w:szCs w:val="20"/>
              </w:rPr>
            </w:pPr>
            <w:r w:rsidRPr="003F2775">
              <w:rPr>
                <w:rFonts w:asciiTheme="minorHAnsi" w:hAnsiTheme="minorHAnsi" w:cstheme="minorHAnsi"/>
                <w:sz w:val="20"/>
                <w:szCs w:val="20"/>
              </w:rPr>
              <w:t>Internal insulation of R-16, or</w:t>
            </w:r>
          </w:p>
          <w:p w14:paraId="5C85615E" w14:textId="77777777" w:rsidR="00B124FE" w:rsidRPr="00032AF5" w:rsidRDefault="00B124FE" w:rsidP="00990A19">
            <w:pPr>
              <w:pStyle w:val="ListParagraph"/>
              <w:keepNext/>
              <w:numPr>
                <w:ilvl w:val="0"/>
                <w:numId w:val="25"/>
              </w:numPr>
              <w:spacing w:after="0" w:line="240" w:lineRule="auto"/>
              <w:ind w:left="661" w:hanging="301"/>
              <w:rPr>
                <w:rFonts w:asciiTheme="minorHAnsi" w:hAnsiTheme="minorHAnsi" w:cstheme="minorHAnsi"/>
                <w:sz w:val="20"/>
                <w:szCs w:val="20"/>
              </w:rPr>
            </w:pPr>
            <w:r w:rsidRPr="003F2775">
              <w:rPr>
                <w:rFonts w:asciiTheme="minorHAnsi" w:hAnsiTheme="minorHAnsi" w:cstheme="minorHAnsi"/>
                <w:bCs/>
                <w:sz w:val="20"/>
                <w:szCs w:val="20"/>
              </w:rPr>
              <w:t>The heat loss of the tank surface based on an 80</w:t>
            </w:r>
            <w:r w:rsidRPr="003F2775">
              <w:rPr>
                <w:rFonts w:asciiTheme="minorHAnsi" w:hAnsiTheme="minorHAnsi" w:cstheme="minorHAnsi"/>
                <w:sz w:val="20"/>
                <w:szCs w:val="20"/>
              </w:rPr>
              <w:t>°</w:t>
            </w:r>
            <w:r w:rsidRPr="00B16BBE">
              <w:rPr>
                <w:rFonts w:asciiTheme="minorHAnsi" w:hAnsiTheme="minorHAnsi" w:cstheme="minorHAnsi"/>
                <w:sz w:val="20"/>
                <w:szCs w:val="20"/>
              </w:rPr>
              <w:t>F</w:t>
            </w:r>
            <w:r w:rsidRPr="00B16BBE">
              <w:rPr>
                <w:rFonts w:asciiTheme="minorHAnsi" w:hAnsiTheme="minorHAnsi" w:cstheme="minorHAnsi"/>
                <w:bCs/>
                <w:sz w:val="20"/>
                <w:szCs w:val="20"/>
              </w:rPr>
              <w:t xml:space="preserve"> water-air temperature difference shall be less than 6.5 Btuh/ft</w:t>
            </w:r>
            <w:r w:rsidRPr="00CD63C3">
              <w:rPr>
                <w:rFonts w:asciiTheme="minorHAnsi" w:hAnsiTheme="minorHAnsi" w:cstheme="minorHAnsi"/>
                <w:bCs/>
                <w:sz w:val="20"/>
                <w:szCs w:val="20"/>
                <w:vertAlign w:val="superscript"/>
              </w:rPr>
              <w:t>2</w:t>
            </w:r>
            <w:r w:rsidRPr="008C7D4A">
              <w:rPr>
                <w:rFonts w:asciiTheme="minorHAnsi" w:hAnsiTheme="minorHAnsi" w:cstheme="minorHAnsi"/>
                <w:bCs/>
                <w:sz w:val="20"/>
                <w:szCs w:val="20"/>
              </w:rPr>
              <w:t xml:space="preserve">. </w:t>
            </w:r>
            <w:r w:rsidRPr="00A051D6">
              <w:rPr>
                <w:rFonts w:asciiTheme="minorHAnsi" w:hAnsiTheme="minorHAnsi" w:cstheme="minorHAnsi"/>
                <w:sz w:val="20"/>
                <w:szCs w:val="20"/>
              </w:rPr>
              <w:t>(Section 110.3(c)3).</w:t>
            </w:r>
          </w:p>
        </w:tc>
      </w:tr>
      <w:tr w:rsidR="00B124FE" w:rsidRPr="00D15BC3" w14:paraId="6BACF8F7" w14:textId="77777777" w:rsidTr="00990A19">
        <w:trPr>
          <w:trHeight w:val="144"/>
        </w:trPr>
        <w:tc>
          <w:tcPr>
            <w:tcW w:w="598" w:type="dxa"/>
            <w:vAlign w:val="center"/>
          </w:tcPr>
          <w:p w14:paraId="700AF4BC" w14:textId="77777777" w:rsidR="00B124FE" w:rsidRPr="00B16BBE" w:rsidRDefault="00B124FE" w:rsidP="00990A19">
            <w:pPr>
              <w:keepNext/>
              <w:spacing w:after="0" w:line="240" w:lineRule="auto"/>
              <w:jc w:val="center"/>
              <w:rPr>
                <w:rFonts w:asciiTheme="minorHAnsi" w:hAnsiTheme="minorHAnsi" w:cstheme="minorHAnsi"/>
                <w:sz w:val="20"/>
                <w:szCs w:val="20"/>
              </w:rPr>
            </w:pPr>
            <w:r w:rsidRPr="00B16BBE">
              <w:rPr>
                <w:rFonts w:asciiTheme="minorHAnsi" w:hAnsiTheme="minorHAnsi" w:cstheme="minorHAnsi"/>
                <w:sz w:val="20"/>
                <w:szCs w:val="20"/>
              </w:rPr>
              <w:t>04</w:t>
            </w:r>
          </w:p>
        </w:tc>
        <w:tc>
          <w:tcPr>
            <w:tcW w:w="10418" w:type="dxa"/>
            <w:gridSpan w:val="2"/>
          </w:tcPr>
          <w:p w14:paraId="6F5BC21C" w14:textId="77777777" w:rsidR="00B124FE" w:rsidRPr="008C7D4A" w:rsidRDefault="00B124FE" w:rsidP="00990A19">
            <w:pPr>
              <w:keepNext/>
              <w:autoSpaceDE w:val="0"/>
              <w:autoSpaceDN w:val="0"/>
              <w:adjustRightInd w:val="0"/>
              <w:spacing w:after="0" w:line="240" w:lineRule="auto"/>
              <w:rPr>
                <w:rFonts w:asciiTheme="minorHAnsi" w:hAnsiTheme="minorHAnsi" w:cstheme="minorHAnsi"/>
                <w:bCs/>
                <w:sz w:val="20"/>
                <w:szCs w:val="20"/>
              </w:rPr>
            </w:pPr>
            <w:r w:rsidRPr="00CD63C3">
              <w:rPr>
                <w:rFonts w:asciiTheme="minorHAnsi" w:hAnsiTheme="minorHAnsi" w:cstheme="minorHAnsi"/>
                <w:bCs/>
                <w:sz w:val="20"/>
                <w:szCs w:val="20"/>
              </w:rPr>
              <w:t>Recirculation loop shall meet the following requirements:</w:t>
            </w:r>
          </w:p>
          <w:p w14:paraId="2E32A914" w14:textId="7EC2F380" w:rsidR="00B124FE" w:rsidRPr="00B16BBE" w:rsidRDefault="00B124FE" w:rsidP="00990A19">
            <w:pPr>
              <w:pStyle w:val="ListParagraph"/>
              <w:keepNext/>
              <w:numPr>
                <w:ilvl w:val="1"/>
                <w:numId w:val="24"/>
              </w:numPr>
              <w:autoSpaceDE w:val="0"/>
              <w:autoSpaceDN w:val="0"/>
              <w:adjustRightInd w:val="0"/>
              <w:spacing w:after="0" w:line="240" w:lineRule="auto"/>
              <w:ind w:left="661" w:hanging="301"/>
              <w:rPr>
                <w:rFonts w:asciiTheme="minorHAnsi" w:hAnsiTheme="minorHAnsi" w:cstheme="minorHAnsi"/>
                <w:bCs/>
                <w:sz w:val="20"/>
                <w:szCs w:val="20"/>
              </w:rPr>
            </w:pPr>
            <w:r w:rsidRPr="00A051D6">
              <w:rPr>
                <w:rFonts w:asciiTheme="minorHAnsi" w:hAnsiTheme="minorHAnsi" w:cstheme="minorHAnsi"/>
                <w:bCs/>
                <w:sz w:val="20"/>
                <w:szCs w:val="20"/>
              </w:rPr>
              <w:t xml:space="preserve">The </w:t>
            </w:r>
            <w:r w:rsidRPr="00032AF5">
              <w:rPr>
                <w:rFonts w:asciiTheme="minorHAnsi" w:hAnsiTheme="minorHAnsi" w:cstheme="minorHAnsi"/>
                <w:bCs/>
                <w:sz w:val="20"/>
                <w:szCs w:val="20"/>
              </w:rPr>
              <w:t xml:space="preserve">recirculation pump is mounted on a vertical section of the return line, OR an automatic air release valve is </w:t>
            </w:r>
            <w:r w:rsidRPr="00032AF5">
              <w:rPr>
                <w:rFonts w:asciiTheme="minorHAnsi" w:hAnsiTheme="minorHAnsi" w:cstheme="minorHAnsi"/>
                <w:bCs/>
                <w:sz w:val="20"/>
                <w:szCs w:val="20"/>
              </w:rPr>
              <w:lastRenderedPageBreak/>
              <w:t>installed on a riser at least 12 inches in length, on the inlet side of the recirculation pump, no more than 4 feet from the pump. (</w:t>
            </w:r>
            <w:r w:rsidRPr="00A119C3">
              <w:rPr>
                <w:rFonts w:asciiTheme="minorHAnsi" w:hAnsiTheme="minorHAnsi" w:cstheme="minorHAnsi"/>
                <w:sz w:val="20"/>
                <w:szCs w:val="20"/>
              </w:rPr>
              <w:t>Section 110.3(c)</w:t>
            </w:r>
            <w:r w:rsidR="00B16BBE">
              <w:rPr>
                <w:rFonts w:asciiTheme="minorHAnsi" w:hAnsiTheme="minorHAnsi" w:cstheme="minorHAnsi"/>
                <w:sz w:val="20"/>
                <w:szCs w:val="20"/>
              </w:rPr>
              <w:t xml:space="preserve"> </w:t>
            </w:r>
            <w:r w:rsidRPr="00B16BBE">
              <w:rPr>
                <w:rFonts w:asciiTheme="minorHAnsi" w:hAnsiTheme="minorHAnsi" w:cstheme="minorHAnsi"/>
                <w:sz w:val="20"/>
                <w:szCs w:val="20"/>
              </w:rPr>
              <w:t>4A).</w:t>
            </w:r>
          </w:p>
          <w:p w14:paraId="688D364F" w14:textId="5C17634E" w:rsidR="00B124FE" w:rsidRPr="00B16BBE" w:rsidRDefault="00B124FE" w:rsidP="00990A19">
            <w:pPr>
              <w:pStyle w:val="ListParagraph"/>
              <w:keepNext/>
              <w:numPr>
                <w:ilvl w:val="1"/>
                <w:numId w:val="24"/>
              </w:numPr>
              <w:autoSpaceDE w:val="0"/>
              <w:autoSpaceDN w:val="0"/>
              <w:adjustRightInd w:val="0"/>
              <w:spacing w:after="0" w:line="240" w:lineRule="auto"/>
              <w:ind w:left="661" w:hanging="301"/>
              <w:rPr>
                <w:rFonts w:asciiTheme="minorHAnsi" w:hAnsiTheme="minorHAnsi" w:cstheme="minorHAnsi"/>
                <w:bCs/>
                <w:sz w:val="20"/>
                <w:szCs w:val="20"/>
              </w:rPr>
            </w:pPr>
            <w:r w:rsidRPr="00CD63C3">
              <w:rPr>
                <w:rFonts w:asciiTheme="minorHAnsi" w:hAnsiTheme="minorHAnsi" w:cstheme="minorHAnsi"/>
                <w:sz w:val="20"/>
                <w:szCs w:val="20"/>
              </w:rPr>
              <w:t>A check valve is located between the recirculation pump and the water heater. (</w:t>
            </w:r>
            <w:r w:rsidRPr="008C7D4A">
              <w:rPr>
                <w:rFonts w:asciiTheme="minorHAnsi" w:hAnsiTheme="minorHAnsi" w:cstheme="minorHAnsi"/>
                <w:sz w:val="20"/>
                <w:szCs w:val="20"/>
              </w:rPr>
              <w:t>Section 110.3(c)</w:t>
            </w:r>
            <w:r w:rsidR="00B16BBE">
              <w:rPr>
                <w:rFonts w:asciiTheme="minorHAnsi" w:hAnsiTheme="minorHAnsi" w:cstheme="minorHAnsi"/>
                <w:sz w:val="20"/>
                <w:szCs w:val="20"/>
              </w:rPr>
              <w:t xml:space="preserve"> </w:t>
            </w:r>
            <w:r w:rsidRPr="00B16BBE">
              <w:rPr>
                <w:rFonts w:asciiTheme="minorHAnsi" w:hAnsiTheme="minorHAnsi" w:cstheme="minorHAnsi"/>
                <w:sz w:val="20"/>
                <w:szCs w:val="20"/>
              </w:rPr>
              <w:t>4B).</w:t>
            </w:r>
          </w:p>
          <w:p w14:paraId="0C6970EF" w14:textId="21B71503" w:rsidR="00B124FE" w:rsidRPr="00B16BBE" w:rsidRDefault="00B124FE" w:rsidP="00990A19">
            <w:pPr>
              <w:pStyle w:val="ListParagraph"/>
              <w:keepNext/>
              <w:numPr>
                <w:ilvl w:val="1"/>
                <w:numId w:val="24"/>
              </w:numPr>
              <w:autoSpaceDE w:val="0"/>
              <w:autoSpaceDN w:val="0"/>
              <w:adjustRightInd w:val="0"/>
              <w:spacing w:after="0" w:line="240" w:lineRule="auto"/>
              <w:ind w:left="661" w:hanging="301"/>
              <w:rPr>
                <w:rFonts w:asciiTheme="minorHAnsi" w:hAnsiTheme="minorHAnsi" w:cstheme="minorHAnsi"/>
                <w:bCs/>
                <w:sz w:val="20"/>
                <w:szCs w:val="20"/>
              </w:rPr>
            </w:pPr>
            <w:r w:rsidRPr="00CD63C3">
              <w:rPr>
                <w:rFonts w:asciiTheme="minorHAnsi" w:hAnsiTheme="minorHAnsi" w:cstheme="minorHAnsi"/>
                <w:sz w:val="20"/>
                <w:szCs w:val="20"/>
              </w:rPr>
              <w:t>A hose bib is installed between the pump and the water heating equipment with an isolation valve between the hose bib and the water heating equipmen</w:t>
            </w:r>
            <w:r w:rsidRPr="008C7D4A">
              <w:rPr>
                <w:rFonts w:asciiTheme="minorHAnsi" w:hAnsiTheme="minorHAnsi" w:cstheme="minorHAnsi"/>
                <w:sz w:val="20"/>
                <w:szCs w:val="20"/>
              </w:rPr>
              <w:t>t.</w:t>
            </w:r>
            <w:r w:rsidRPr="00A051D6">
              <w:rPr>
                <w:rFonts w:asciiTheme="minorHAnsi" w:hAnsiTheme="minorHAnsi" w:cstheme="minorHAnsi"/>
                <w:sz w:val="20"/>
                <w:szCs w:val="20"/>
              </w:rPr>
              <w:t xml:space="preserve"> 110.3(c)</w:t>
            </w:r>
            <w:r w:rsidR="00B16BBE">
              <w:rPr>
                <w:rFonts w:asciiTheme="minorHAnsi" w:hAnsiTheme="minorHAnsi" w:cstheme="minorHAnsi"/>
                <w:sz w:val="20"/>
                <w:szCs w:val="20"/>
              </w:rPr>
              <w:t xml:space="preserve"> </w:t>
            </w:r>
            <w:r w:rsidRPr="00B16BBE">
              <w:rPr>
                <w:rFonts w:asciiTheme="minorHAnsi" w:hAnsiTheme="minorHAnsi" w:cstheme="minorHAnsi"/>
                <w:sz w:val="20"/>
                <w:szCs w:val="20"/>
              </w:rPr>
              <w:t>4C).</w:t>
            </w:r>
          </w:p>
          <w:p w14:paraId="441E3A72" w14:textId="77777777" w:rsidR="00B124FE" w:rsidRPr="00B16BBE" w:rsidRDefault="00B124FE" w:rsidP="00990A19">
            <w:pPr>
              <w:pStyle w:val="ListParagraph"/>
              <w:keepNext/>
              <w:numPr>
                <w:ilvl w:val="1"/>
                <w:numId w:val="24"/>
              </w:numPr>
              <w:autoSpaceDE w:val="0"/>
              <w:autoSpaceDN w:val="0"/>
              <w:adjustRightInd w:val="0"/>
              <w:spacing w:after="0" w:line="240" w:lineRule="auto"/>
              <w:ind w:left="661" w:hanging="301"/>
              <w:rPr>
                <w:rFonts w:asciiTheme="minorHAnsi" w:hAnsiTheme="minorHAnsi" w:cstheme="minorHAnsi"/>
                <w:bCs/>
                <w:sz w:val="20"/>
                <w:szCs w:val="20"/>
              </w:rPr>
            </w:pPr>
            <w:r w:rsidRPr="003F2775">
              <w:rPr>
                <w:rFonts w:asciiTheme="minorHAnsi" w:hAnsiTheme="minorHAnsi" w:cstheme="minorHAnsi"/>
                <w:sz w:val="20"/>
                <w:szCs w:val="20"/>
              </w:rPr>
              <w:t>Isolation valves shall be installed on both sides of the pump, of which the item C valve can be one.  110.3(c)4D</w:t>
            </w:r>
          </w:p>
          <w:p w14:paraId="56B4F50A" w14:textId="77777777" w:rsidR="00B124FE" w:rsidRPr="00B16BBE" w:rsidRDefault="00B124FE" w:rsidP="00990A19">
            <w:pPr>
              <w:pStyle w:val="ListParagraph"/>
              <w:keepNext/>
              <w:numPr>
                <w:ilvl w:val="1"/>
                <w:numId w:val="24"/>
              </w:numPr>
              <w:autoSpaceDE w:val="0"/>
              <w:autoSpaceDN w:val="0"/>
              <w:adjustRightInd w:val="0"/>
              <w:spacing w:after="0" w:line="240" w:lineRule="auto"/>
              <w:ind w:left="661" w:hanging="301"/>
              <w:rPr>
                <w:rFonts w:asciiTheme="minorHAnsi" w:hAnsiTheme="minorHAnsi" w:cstheme="minorHAnsi"/>
                <w:bCs/>
                <w:sz w:val="20"/>
                <w:szCs w:val="20"/>
              </w:rPr>
            </w:pPr>
            <w:r w:rsidRPr="003F2775">
              <w:rPr>
                <w:rFonts w:asciiTheme="minorHAnsi" w:hAnsiTheme="minorHAnsi" w:cstheme="minorHAnsi"/>
                <w:sz w:val="20"/>
                <w:szCs w:val="20"/>
              </w:rPr>
              <w:t xml:space="preserve">The cold water piping and the recirculation loop piping shall not be connected to the hot water storage tank drain port. 110.3(c)4E </w:t>
            </w:r>
          </w:p>
          <w:p w14:paraId="098919BC" w14:textId="2E678670" w:rsidR="00B124FE" w:rsidRPr="00CD63C3" w:rsidRDefault="00B124FE" w:rsidP="00990A19">
            <w:pPr>
              <w:pStyle w:val="ListParagraph"/>
              <w:keepNext/>
              <w:numPr>
                <w:ilvl w:val="1"/>
                <w:numId w:val="24"/>
              </w:numPr>
              <w:autoSpaceDE w:val="0"/>
              <w:autoSpaceDN w:val="0"/>
              <w:adjustRightInd w:val="0"/>
              <w:spacing w:after="0" w:line="240" w:lineRule="auto"/>
              <w:ind w:left="661" w:hanging="301"/>
              <w:rPr>
                <w:rFonts w:asciiTheme="minorHAnsi" w:hAnsiTheme="minorHAnsi" w:cstheme="minorHAnsi"/>
                <w:bCs/>
                <w:sz w:val="20"/>
                <w:szCs w:val="20"/>
              </w:rPr>
            </w:pPr>
            <w:r w:rsidRPr="003F2775">
              <w:rPr>
                <w:rFonts w:asciiTheme="minorHAnsi" w:hAnsiTheme="minorHAnsi" w:cstheme="minorHAnsi"/>
                <w:sz w:val="20"/>
                <w:szCs w:val="20"/>
              </w:rPr>
              <w:t>A check valve shall be installed on the cold water supply line between the hot water system and the next closest tee on the cold water supply line. 110.3(c)4F</w:t>
            </w:r>
            <w:r w:rsidRPr="00B16BBE">
              <w:rPr>
                <w:rFonts w:asciiTheme="minorHAnsi" w:hAnsiTheme="minorHAnsi" w:cstheme="minorHAnsi"/>
                <w:bCs/>
                <w:sz w:val="20"/>
                <w:szCs w:val="20"/>
              </w:rPr>
              <w:t>.</w:t>
            </w:r>
          </w:p>
        </w:tc>
      </w:tr>
      <w:tr w:rsidR="00B124FE" w:rsidRPr="00D15BC3" w14:paraId="4FB1FE90" w14:textId="77777777" w:rsidTr="00990A19">
        <w:trPr>
          <w:trHeight w:val="144"/>
        </w:trPr>
        <w:tc>
          <w:tcPr>
            <w:tcW w:w="598" w:type="dxa"/>
            <w:vAlign w:val="center"/>
          </w:tcPr>
          <w:p w14:paraId="65D81A5B" w14:textId="6E83C09D" w:rsidR="00B124FE" w:rsidRPr="00B16BBE" w:rsidRDefault="00B124FE" w:rsidP="00990A19">
            <w:pPr>
              <w:keepNext/>
              <w:spacing w:after="0" w:line="240" w:lineRule="auto"/>
              <w:jc w:val="center"/>
              <w:rPr>
                <w:rFonts w:asciiTheme="minorHAnsi" w:hAnsiTheme="minorHAnsi" w:cstheme="minorHAnsi"/>
                <w:sz w:val="20"/>
                <w:szCs w:val="20"/>
              </w:rPr>
            </w:pPr>
            <w:r w:rsidRPr="00B16BBE">
              <w:rPr>
                <w:rFonts w:asciiTheme="minorHAnsi" w:hAnsiTheme="minorHAnsi" w:cstheme="minorHAnsi"/>
                <w:sz w:val="20"/>
                <w:szCs w:val="20"/>
              </w:rPr>
              <w:lastRenderedPageBreak/>
              <w:t>0</w:t>
            </w:r>
            <w:r w:rsidR="00B55378">
              <w:rPr>
                <w:rFonts w:asciiTheme="minorHAnsi" w:hAnsiTheme="minorHAnsi" w:cstheme="minorHAnsi"/>
                <w:sz w:val="20"/>
                <w:szCs w:val="20"/>
              </w:rPr>
              <w:t>5</w:t>
            </w:r>
          </w:p>
        </w:tc>
        <w:tc>
          <w:tcPr>
            <w:tcW w:w="10418" w:type="dxa"/>
            <w:gridSpan w:val="2"/>
          </w:tcPr>
          <w:p w14:paraId="2E78145D" w14:textId="71AA100C" w:rsidR="00B124FE" w:rsidRPr="00B16BBE" w:rsidRDefault="00B124FE" w:rsidP="00990A19">
            <w:pPr>
              <w:keepNext/>
              <w:autoSpaceDE w:val="0"/>
              <w:autoSpaceDN w:val="0"/>
              <w:adjustRightInd w:val="0"/>
              <w:spacing w:after="0" w:line="240" w:lineRule="auto"/>
              <w:rPr>
                <w:rFonts w:asciiTheme="minorHAnsi" w:hAnsiTheme="minorHAnsi" w:cstheme="minorHAnsi"/>
                <w:bCs/>
                <w:sz w:val="20"/>
                <w:szCs w:val="20"/>
              </w:rPr>
            </w:pPr>
            <w:r w:rsidRPr="00CD63C3">
              <w:rPr>
                <w:rFonts w:asciiTheme="minorHAnsi" w:hAnsiTheme="minorHAnsi" w:cstheme="minorHAnsi"/>
                <w:bCs/>
                <w:sz w:val="20"/>
                <w:szCs w:val="20"/>
              </w:rPr>
              <w:t>Instantaneous water heaters with an input greater than 6.8 kBTU/hr</w:t>
            </w:r>
            <w:r w:rsidR="00C66786" w:rsidRPr="008C7D4A">
              <w:rPr>
                <w:rFonts w:asciiTheme="minorHAnsi" w:hAnsiTheme="minorHAnsi" w:cstheme="minorHAnsi"/>
                <w:bCs/>
                <w:sz w:val="20"/>
                <w:szCs w:val="20"/>
              </w:rPr>
              <w:t xml:space="preserve">. </w:t>
            </w:r>
            <w:r w:rsidRPr="00A051D6">
              <w:rPr>
                <w:rFonts w:asciiTheme="minorHAnsi" w:hAnsiTheme="minorHAnsi" w:cstheme="minorHAnsi"/>
                <w:bCs/>
                <w:sz w:val="20"/>
                <w:szCs w:val="20"/>
              </w:rPr>
              <w:t xml:space="preserve"> (2kW) shall have isolation valves on both the cold water supply and the hot water line. (110.3 (c)</w:t>
            </w:r>
            <w:r w:rsidR="00B16BBE">
              <w:rPr>
                <w:rFonts w:asciiTheme="minorHAnsi" w:hAnsiTheme="minorHAnsi" w:cstheme="minorHAnsi"/>
                <w:bCs/>
                <w:sz w:val="20"/>
                <w:szCs w:val="20"/>
              </w:rPr>
              <w:t xml:space="preserve"> </w:t>
            </w:r>
            <w:r w:rsidRPr="00B16BBE">
              <w:rPr>
                <w:rFonts w:asciiTheme="minorHAnsi" w:hAnsiTheme="minorHAnsi" w:cstheme="minorHAnsi"/>
                <w:bCs/>
                <w:sz w:val="20"/>
                <w:szCs w:val="20"/>
              </w:rPr>
              <w:t>6).</w:t>
            </w:r>
          </w:p>
        </w:tc>
      </w:tr>
      <w:tr w:rsidR="00B124FE" w:rsidRPr="00D15BC3" w14:paraId="0310ED0B" w14:textId="77777777" w:rsidTr="00990A19">
        <w:trPr>
          <w:trHeight w:val="144"/>
        </w:trPr>
        <w:tc>
          <w:tcPr>
            <w:tcW w:w="598" w:type="dxa"/>
            <w:vAlign w:val="center"/>
          </w:tcPr>
          <w:p w14:paraId="7A7FBECA" w14:textId="4F813B53" w:rsidR="00B124FE" w:rsidRPr="00B16BBE" w:rsidRDefault="00B124FE" w:rsidP="00990A19">
            <w:pPr>
              <w:keepNext/>
              <w:spacing w:after="0" w:line="240" w:lineRule="auto"/>
              <w:jc w:val="center"/>
              <w:rPr>
                <w:rFonts w:asciiTheme="minorHAnsi" w:hAnsiTheme="minorHAnsi" w:cstheme="minorHAnsi"/>
                <w:sz w:val="20"/>
                <w:szCs w:val="20"/>
              </w:rPr>
            </w:pPr>
            <w:r w:rsidRPr="00B16BBE">
              <w:rPr>
                <w:rFonts w:asciiTheme="minorHAnsi" w:hAnsiTheme="minorHAnsi" w:cstheme="minorHAnsi"/>
                <w:sz w:val="20"/>
                <w:szCs w:val="20"/>
              </w:rPr>
              <w:t>0</w:t>
            </w:r>
            <w:r w:rsidR="00B55378">
              <w:rPr>
                <w:rFonts w:asciiTheme="minorHAnsi" w:hAnsiTheme="minorHAnsi" w:cstheme="minorHAnsi"/>
                <w:sz w:val="20"/>
                <w:szCs w:val="20"/>
              </w:rPr>
              <w:t>6</w:t>
            </w:r>
          </w:p>
        </w:tc>
        <w:tc>
          <w:tcPr>
            <w:tcW w:w="10418" w:type="dxa"/>
            <w:gridSpan w:val="2"/>
          </w:tcPr>
          <w:p w14:paraId="101D7DD4" w14:textId="61D05E4B" w:rsidR="00B124FE" w:rsidRPr="003F2775" w:rsidRDefault="00B124FE" w:rsidP="00886315">
            <w:pPr>
              <w:keepNext/>
              <w:autoSpaceDE w:val="0"/>
              <w:autoSpaceDN w:val="0"/>
              <w:adjustRightInd w:val="0"/>
              <w:spacing w:after="0" w:line="240" w:lineRule="auto"/>
              <w:rPr>
                <w:rFonts w:asciiTheme="minorHAnsi" w:hAnsiTheme="minorHAnsi" w:cstheme="minorHAnsi"/>
                <w:bCs/>
                <w:sz w:val="20"/>
                <w:szCs w:val="20"/>
              </w:rPr>
            </w:pPr>
            <w:r w:rsidRPr="00B16BBE">
              <w:rPr>
                <w:rFonts w:asciiTheme="minorHAnsi" w:hAnsiTheme="minorHAnsi" w:cstheme="minorHAnsi"/>
                <w:bCs/>
                <w:sz w:val="20"/>
                <w:szCs w:val="20"/>
              </w:rPr>
              <w:t xml:space="preserve">All sections of the recirculation loop, </w:t>
            </w:r>
            <w:r w:rsidRPr="003F2775">
              <w:rPr>
                <w:rFonts w:asciiTheme="minorHAnsi" w:hAnsiTheme="minorHAnsi" w:cstheme="minorHAnsi"/>
                <w:sz w:val="20"/>
                <w:szCs w:val="20"/>
              </w:rPr>
              <w:t xml:space="preserve">and the first 5 feet of all branches off the loop </w:t>
            </w:r>
            <w:r w:rsidRPr="00B16BBE">
              <w:rPr>
                <w:rFonts w:asciiTheme="minorHAnsi" w:hAnsiTheme="minorHAnsi" w:cstheme="minorHAnsi"/>
                <w:bCs/>
                <w:sz w:val="20"/>
                <w:szCs w:val="20"/>
              </w:rPr>
              <w:t>are insulated, to the thicknesses required by Table 120.3A.  Other hot water piping shall meet the requirements of 150(j) and the installation requirements in</w:t>
            </w:r>
            <w:r w:rsidRPr="00B16BBE" w:rsidDel="001D3219">
              <w:rPr>
                <w:rFonts w:asciiTheme="minorHAnsi" w:hAnsiTheme="minorHAnsi" w:cstheme="minorHAnsi"/>
                <w:bCs/>
                <w:sz w:val="20"/>
                <w:szCs w:val="20"/>
              </w:rPr>
              <w:t>, except for the following: (</w:t>
            </w:r>
            <w:r w:rsidRPr="00CD63C3">
              <w:rPr>
                <w:rFonts w:asciiTheme="minorHAnsi" w:hAnsiTheme="minorHAnsi" w:cstheme="minorHAnsi"/>
                <w:bCs/>
                <w:sz w:val="20"/>
                <w:szCs w:val="20"/>
              </w:rPr>
              <w:t>RA4.4.1</w:t>
            </w:r>
            <w:r w:rsidRPr="008C7D4A" w:rsidDel="001D3219">
              <w:rPr>
                <w:rFonts w:asciiTheme="minorHAnsi" w:hAnsiTheme="minorHAnsi" w:cstheme="minorHAnsi"/>
                <w:bCs/>
                <w:sz w:val="20"/>
                <w:szCs w:val="20"/>
              </w:rPr>
              <w:t>)</w:t>
            </w:r>
            <w:r w:rsidRPr="00A051D6">
              <w:rPr>
                <w:rFonts w:asciiTheme="minorHAnsi" w:hAnsiTheme="minorHAnsi" w:cstheme="minorHAnsi"/>
                <w:bCs/>
                <w:sz w:val="20"/>
                <w:szCs w:val="20"/>
              </w:rPr>
              <w:t xml:space="preserve">. </w:t>
            </w:r>
          </w:p>
          <w:p w14:paraId="4433E8B0" w14:textId="4B2CA8CD" w:rsidR="00B124FE" w:rsidRPr="005C068B" w:rsidDel="00D13F18" w:rsidRDefault="00B124FE" w:rsidP="001270A4">
            <w:pPr>
              <w:pStyle w:val="ListParagraph"/>
              <w:keepNext/>
              <w:autoSpaceDE w:val="0"/>
              <w:autoSpaceDN w:val="0"/>
              <w:adjustRightInd w:val="0"/>
              <w:spacing w:after="0" w:line="240" w:lineRule="auto"/>
              <w:ind w:left="661"/>
              <w:rPr>
                <w:rFonts w:asciiTheme="minorHAnsi" w:hAnsiTheme="minorHAnsi" w:cstheme="minorHAnsi"/>
                <w:bCs/>
                <w:sz w:val="20"/>
                <w:szCs w:val="20"/>
              </w:rPr>
            </w:pPr>
            <w:r w:rsidRPr="005C068B">
              <w:rPr>
                <w:rFonts w:asciiTheme="minorHAnsi" w:hAnsiTheme="minorHAnsi" w:cstheme="minorHAnsi"/>
                <w:bCs/>
                <w:sz w:val="20"/>
                <w:szCs w:val="20"/>
              </w:rPr>
              <w:t xml:space="preserve">Piping in walls interior or exterior </w:t>
            </w:r>
            <w:r w:rsidRPr="005C068B" w:rsidDel="00D13F18">
              <w:rPr>
                <w:rFonts w:asciiTheme="minorHAnsi" w:hAnsiTheme="minorHAnsi" w:cstheme="minorHAnsi"/>
                <w:bCs/>
                <w:sz w:val="20"/>
                <w:szCs w:val="20"/>
              </w:rPr>
              <w:t xml:space="preserve">walls </w:t>
            </w:r>
            <w:r w:rsidRPr="005C068B">
              <w:rPr>
                <w:rFonts w:asciiTheme="minorHAnsi" w:hAnsiTheme="minorHAnsi" w:cstheme="minorHAnsi"/>
                <w:bCs/>
                <w:sz w:val="20"/>
                <w:szCs w:val="20"/>
              </w:rPr>
              <w:t>that is surrounded on all sides by at least 1 inch</w:t>
            </w:r>
            <w:r w:rsidR="005C068B" w:rsidRPr="005C068B">
              <w:rPr>
                <w:rFonts w:asciiTheme="minorHAnsi" w:hAnsiTheme="minorHAnsi" w:cstheme="minorHAnsi"/>
                <w:bCs/>
                <w:sz w:val="20"/>
                <w:szCs w:val="20"/>
              </w:rPr>
              <w:t xml:space="preserve"> (2.5 cm)</w:t>
            </w:r>
            <w:r w:rsidRPr="005C068B">
              <w:rPr>
                <w:rFonts w:asciiTheme="minorHAnsi" w:hAnsiTheme="minorHAnsi" w:cstheme="minorHAnsi"/>
                <w:bCs/>
                <w:sz w:val="20"/>
                <w:szCs w:val="20"/>
              </w:rPr>
              <w:t xml:space="preserve"> of insulation need not be insulated.</w:t>
            </w:r>
          </w:p>
          <w:p w14:paraId="1672703F" w14:textId="77777777" w:rsidR="00B124FE" w:rsidRPr="003F2775" w:rsidRDefault="00B124FE" w:rsidP="00293A9B">
            <w:pPr>
              <w:pStyle w:val="ListParagraph"/>
              <w:keepNext/>
              <w:numPr>
                <w:ilvl w:val="0"/>
                <w:numId w:val="12"/>
              </w:numPr>
              <w:autoSpaceDE w:val="0"/>
              <w:autoSpaceDN w:val="0"/>
              <w:adjustRightInd w:val="0"/>
              <w:spacing w:after="0" w:line="240" w:lineRule="auto"/>
              <w:ind w:left="661" w:hanging="301"/>
              <w:rPr>
                <w:rFonts w:asciiTheme="minorHAnsi" w:hAnsiTheme="minorHAnsi" w:cstheme="minorHAnsi"/>
                <w:bCs/>
                <w:sz w:val="20"/>
                <w:szCs w:val="20"/>
              </w:rPr>
            </w:pPr>
            <w:r w:rsidRPr="003F2775" w:rsidDel="00D13F18">
              <w:rPr>
                <w:rFonts w:asciiTheme="minorHAnsi" w:hAnsiTheme="minorHAnsi" w:cstheme="minorHAnsi"/>
                <w:bCs/>
                <w:sz w:val="20"/>
                <w:szCs w:val="20"/>
              </w:rPr>
              <w:t>Piping installed in attics with a minimum of 4 inches (10 cm) of attic insulation on top</w:t>
            </w:r>
          </w:p>
          <w:p w14:paraId="3F48DF3A" w14:textId="77777777" w:rsidR="00B124FE" w:rsidRPr="003F2775" w:rsidRDefault="00B124FE" w:rsidP="00293A9B">
            <w:pPr>
              <w:pStyle w:val="ListParagraph"/>
              <w:keepNext/>
              <w:numPr>
                <w:ilvl w:val="0"/>
                <w:numId w:val="12"/>
              </w:numPr>
              <w:autoSpaceDE w:val="0"/>
              <w:autoSpaceDN w:val="0"/>
              <w:adjustRightInd w:val="0"/>
              <w:spacing w:after="0" w:line="240" w:lineRule="auto"/>
              <w:ind w:left="661" w:hanging="301"/>
              <w:rPr>
                <w:rFonts w:asciiTheme="minorHAnsi" w:hAnsiTheme="minorHAnsi" w:cstheme="minorHAnsi"/>
                <w:bCs/>
                <w:sz w:val="20"/>
                <w:szCs w:val="20"/>
              </w:rPr>
            </w:pPr>
            <w:r w:rsidRPr="003F2775">
              <w:rPr>
                <w:rFonts w:asciiTheme="minorHAnsi" w:hAnsiTheme="minorHAnsi" w:cstheme="minorHAnsi"/>
                <w:bCs/>
                <w:sz w:val="20"/>
                <w:szCs w:val="20"/>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p w14:paraId="69A892B4" w14:textId="77777777" w:rsidR="00B124FE" w:rsidRPr="00B16BBE" w:rsidRDefault="00B124FE" w:rsidP="00293A9B">
            <w:pPr>
              <w:pStyle w:val="ListParagraph"/>
              <w:keepNext/>
              <w:numPr>
                <w:ilvl w:val="0"/>
                <w:numId w:val="12"/>
              </w:numPr>
              <w:autoSpaceDE w:val="0"/>
              <w:autoSpaceDN w:val="0"/>
              <w:adjustRightInd w:val="0"/>
              <w:spacing w:after="0" w:line="240" w:lineRule="auto"/>
              <w:ind w:left="661" w:hanging="301"/>
              <w:rPr>
                <w:rFonts w:asciiTheme="minorHAnsi" w:hAnsiTheme="minorHAnsi" w:cstheme="minorHAnsi"/>
                <w:bCs/>
                <w:sz w:val="20"/>
                <w:szCs w:val="20"/>
              </w:rPr>
            </w:pPr>
            <w:r w:rsidRPr="003F2775" w:rsidDel="00D13F18">
              <w:rPr>
                <w:rFonts w:asciiTheme="minorHAnsi" w:hAnsiTheme="minorHAnsi" w:cstheme="minorHAnsi"/>
                <w:sz w:val="20"/>
                <w:szCs w:val="20"/>
              </w:rPr>
              <w:t>Insulation is not required on the cold water line when it is used as the return</w:t>
            </w:r>
          </w:p>
        </w:tc>
      </w:tr>
      <w:tr w:rsidR="00B55378" w:rsidRPr="00D15BC3" w14:paraId="197E77F9" w14:textId="77777777" w:rsidTr="00CA5695">
        <w:trPr>
          <w:trHeight w:val="144"/>
        </w:trPr>
        <w:tc>
          <w:tcPr>
            <w:tcW w:w="598" w:type="dxa"/>
            <w:vAlign w:val="center"/>
          </w:tcPr>
          <w:p w14:paraId="23C0D73F" w14:textId="37A9ED53" w:rsidR="00B55378" w:rsidRPr="00B16BBE" w:rsidRDefault="00B55378" w:rsidP="00B55378">
            <w:pPr>
              <w:keepNext/>
              <w:spacing w:after="0" w:line="240" w:lineRule="auto"/>
              <w:jc w:val="center"/>
              <w:rPr>
                <w:rFonts w:asciiTheme="minorHAnsi" w:hAnsiTheme="minorHAnsi" w:cstheme="minorHAnsi"/>
                <w:sz w:val="20"/>
                <w:szCs w:val="20"/>
              </w:rPr>
            </w:pPr>
            <w:r>
              <w:rPr>
                <w:rFonts w:asciiTheme="minorHAnsi" w:hAnsiTheme="minorHAnsi" w:cstheme="minorHAnsi"/>
                <w:sz w:val="20"/>
                <w:szCs w:val="20"/>
              </w:rPr>
              <w:t>07</w:t>
            </w:r>
          </w:p>
        </w:tc>
        <w:tc>
          <w:tcPr>
            <w:tcW w:w="2840" w:type="dxa"/>
            <w:vAlign w:val="center"/>
          </w:tcPr>
          <w:p w14:paraId="40711255" w14:textId="0B5D35F5" w:rsidR="00B55378" w:rsidRPr="00B16BBE" w:rsidRDefault="00B55378" w:rsidP="00B55378">
            <w:pPr>
              <w:keepNext/>
              <w:autoSpaceDE w:val="0"/>
              <w:autoSpaceDN w:val="0"/>
              <w:adjustRightInd w:val="0"/>
              <w:spacing w:after="0" w:line="240" w:lineRule="auto"/>
              <w:rPr>
                <w:rFonts w:asciiTheme="minorHAnsi" w:hAnsiTheme="minorHAnsi" w:cstheme="minorHAnsi"/>
                <w:bCs/>
                <w:sz w:val="20"/>
                <w:szCs w:val="20"/>
              </w:rPr>
            </w:pPr>
            <w:r w:rsidRPr="00CD63C3">
              <w:rPr>
                <w:rFonts w:asciiTheme="minorHAnsi" w:hAnsiTheme="minorHAnsi" w:cstheme="minorHAnsi"/>
                <w:sz w:val="20"/>
                <w:szCs w:val="20"/>
              </w:rPr>
              <w:t xml:space="preserve">Verification </w:t>
            </w:r>
            <w:r w:rsidRPr="008C7D4A">
              <w:rPr>
                <w:rFonts w:asciiTheme="minorHAnsi" w:hAnsiTheme="minorHAnsi" w:cstheme="minorHAnsi"/>
                <w:sz w:val="20"/>
                <w:szCs w:val="20"/>
              </w:rPr>
              <w:t>Status:</w:t>
            </w:r>
          </w:p>
        </w:tc>
        <w:tc>
          <w:tcPr>
            <w:tcW w:w="7578" w:type="dxa"/>
            <w:vAlign w:val="center"/>
          </w:tcPr>
          <w:p w14:paraId="11EBBAB1" w14:textId="77777777" w:rsidR="00B55378" w:rsidRPr="003F2775" w:rsidRDefault="00B55378" w:rsidP="00B55378">
            <w:pPr>
              <w:pStyle w:val="ListParagraph"/>
              <w:keepNext/>
              <w:numPr>
                <w:ilvl w:val="0"/>
                <w:numId w:val="16"/>
              </w:numPr>
              <w:tabs>
                <w:tab w:val="left" w:pos="356"/>
              </w:tabs>
              <w:spacing w:after="0" w:line="240" w:lineRule="auto"/>
              <w:rPr>
                <w:rFonts w:asciiTheme="minorHAnsi" w:hAnsiTheme="minorHAnsi" w:cstheme="minorHAnsi"/>
                <w:sz w:val="20"/>
                <w:szCs w:val="20"/>
              </w:rPr>
            </w:pPr>
            <w:r w:rsidRPr="003F2775">
              <w:rPr>
                <w:rFonts w:asciiTheme="minorHAnsi" w:hAnsiTheme="minorHAnsi" w:cstheme="minorHAnsi"/>
                <w:sz w:val="20"/>
                <w:szCs w:val="20"/>
                <w:u w:val="single"/>
              </w:rPr>
              <w:t>Pass</w:t>
            </w:r>
            <w:r w:rsidRPr="003F2775">
              <w:rPr>
                <w:rFonts w:asciiTheme="minorHAnsi" w:hAnsiTheme="minorHAnsi" w:cstheme="minorHAnsi"/>
                <w:sz w:val="20"/>
                <w:szCs w:val="20"/>
              </w:rPr>
              <w:t xml:space="preserve"> - all applicable requirements are met; or</w:t>
            </w:r>
          </w:p>
          <w:p w14:paraId="1B65E51B" w14:textId="48433A9F" w:rsidR="00B55378" w:rsidRDefault="00B55378" w:rsidP="00B55378">
            <w:pPr>
              <w:pStyle w:val="ListParagraph"/>
              <w:keepNext/>
              <w:numPr>
                <w:ilvl w:val="0"/>
                <w:numId w:val="16"/>
              </w:numPr>
              <w:tabs>
                <w:tab w:val="left" w:pos="356"/>
              </w:tabs>
              <w:spacing w:after="0" w:line="240" w:lineRule="auto"/>
              <w:rPr>
                <w:rFonts w:asciiTheme="minorHAnsi" w:hAnsiTheme="minorHAnsi" w:cstheme="minorHAnsi"/>
                <w:sz w:val="20"/>
                <w:szCs w:val="20"/>
              </w:rPr>
            </w:pPr>
            <w:r w:rsidRPr="003F2775">
              <w:rPr>
                <w:rFonts w:asciiTheme="minorHAnsi" w:hAnsiTheme="minorHAnsi" w:cstheme="minorHAnsi"/>
                <w:sz w:val="20"/>
                <w:szCs w:val="20"/>
                <w:u w:val="single"/>
              </w:rPr>
              <w:t>Fail</w:t>
            </w:r>
            <w:r w:rsidRPr="003F2775">
              <w:rPr>
                <w:rFonts w:asciiTheme="minorHAnsi" w:hAnsiTheme="minorHAnsi" w:cstheme="minorHAnsi"/>
                <w:sz w:val="20"/>
                <w:szCs w:val="20"/>
              </w:rPr>
              <w:t xml:space="preserve"> - one or more applicable requirements are not met. Enter reason for failure in corrections notes field below; or</w:t>
            </w:r>
          </w:p>
          <w:p w14:paraId="380E5923" w14:textId="4CA50B51" w:rsidR="00B55378" w:rsidRPr="00CA5695" w:rsidRDefault="00B55378" w:rsidP="00CA5695">
            <w:pPr>
              <w:pStyle w:val="ListParagraph"/>
              <w:keepNext/>
              <w:numPr>
                <w:ilvl w:val="0"/>
                <w:numId w:val="16"/>
              </w:numPr>
              <w:tabs>
                <w:tab w:val="left" w:pos="356"/>
              </w:tabs>
              <w:spacing w:after="0" w:line="240" w:lineRule="auto"/>
              <w:rPr>
                <w:rFonts w:asciiTheme="minorHAnsi" w:hAnsiTheme="minorHAnsi" w:cstheme="minorHAnsi"/>
                <w:sz w:val="20"/>
                <w:szCs w:val="20"/>
              </w:rPr>
            </w:pPr>
            <w:r w:rsidRPr="003F2775">
              <w:rPr>
                <w:rFonts w:asciiTheme="minorHAnsi" w:hAnsiTheme="minorHAnsi" w:cstheme="minorHAnsi"/>
                <w:sz w:val="20"/>
                <w:szCs w:val="20"/>
                <w:u w:val="single"/>
              </w:rPr>
              <w:t>All N/A</w:t>
            </w:r>
            <w:r w:rsidRPr="003F2775">
              <w:rPr>
                <w:rFonts w:asciiTheme="minorHAnsi" w:hAnsiTheme="minorHAnsi" w:cstheme="minorHAnsi"/>
                <w:sz w:val="20"/>
                <w:szCs w:val="20"/>
              </w:rPr>
              <w:t xml:space="preserve"> - This entire table is not applicable</w:t>
            </w:r>
          </w:p>
        </w:tc>
      </w:tr>
      <w:tr w:rsidR="00B55378" w:rsidRPr="00D15BC3" w14:paraId="53982323" w14:textId="77777777" w:rsidTr="00CA5695">
        <w:trPr>
          <w:trHeight w:val="144"/>
        </w:trPr>
        <w:tc>
          <w:tcPr>
            <w:tcW w:w="598" w:type="dxa"/>
            <w:vAlign w:val="center"/>
          </w:tcPr>
          <w:p w14:paraId="68538455" w14:textId="0E469C49" w:rsidR="00B55378" w:rsidRPr="00B16BBE" w:rsidRDefault="00B55378" w:rsidP="00B55378">
            <w:pPr>
              <w:keepNext/>
              <w:spacing w:after="0" w:line="240" w:lineRule="auto"/>
              <w:jc w:val="center"/>
              <w:rPr>
                <w:rFonts w:asciiTheme="minorHAnsi" w:hAnsiTheme="minorHAnsi" w:cstheme="minorHAnsi"/>
                <w:sz w:val="20"/>
                <w:szCs w:val="20"/>
              </w:rPr>
            </w:pPr>
            <w:r>
              <w:rPr>
                <w:rFonts w:asciiTheme="minorHAnsi" w:hAnsiTheme="minorHAnsi" w:cstheme="minorHAnsi"/>
                <w:sz w:val="20"/>
                <w:szCs w:val="20"/>
              </w:rPr>
              <w:t>08</w:t>
            </w:r>
          </w:p>
        </w:tc>
        <w:tc>
          <w:tcPr>
            <w:tcW w:w="10418" w:type="dxa"/>
            <w:gridSpan w:val="2"/>
            <w:vAlign w:val="center"/>
          </w:tcPr>
          <w:p w14:paraId="6708B1C1" w14:textId="0A249307" w:rsidR="00B55378" w:rsidRPr="00B16BBE" w:rsidRDefault="00B55378" w:rsidP="00B55378">
            <w:pPr>
              <w:keepNext/>
              <w:autoSpaceDE w:val="0"/>
              <w:autoSpaceDN w:val="0"/>
              <w:adjustRightInd w:val="0"/>
              <w:spacing w:after="0" w:line="240" w:lineRule="auto"/>
              <w:rPr>
                <w:rFonts w:asciiTheme="minorHAnsi" w:hAnsiTheme="minorHAnsi" w:cstheme="minorHAnsi"/>
                <w:bCs/>
                <w:sz w:val="20"/>
                <w:szCs w:val="20"/>
              </w:rPr>
            </w:pPr>
            <w:r w:rsidRPr="00CD63C3">
              <w:rPr>
                <w:rFonts w:asciiTheme="minorHAnsi" w:hAnsiTheme="minorHAnsi" w:cstheme="minorHAnsi"/>
                <w:sz w:val="20"/>
                <w:szCs w:val="20"/>
              </w:rPr>
              <w:t xml:space="preserve">Correction Notes: </w:t>
            </w:r>
          </w:p>
        </w:tc>
      </w:tr>
      <w:tr w:rsidR="00B55378" w:rsidRPr="00D15BC3" w14:paraId="4B751621" w14:textId="77777777" w:rsidTr="00990A19">
        <w:trPr>
          <w:trHeight w:val="144"/>
        </w:trPr>
        <w:tc>
          <w:tcPr>
            <w:tcW w:w="11016" w:type="dxa"/>
            <w:gridSpan w:val="3"/>
            <w:vAlign w:val="center"/>
          </w:tcPr>
          <w:p w14:paraId="3B6276D1" w14:textId="52D14401" w:rsidR="00B55378" w:rsidRPr="00B16BBE" w:rsidRDefault="00B55378" w:rsidP="00B55378">
            <w:pPr>
              <w:keepNext/>
              <w:autoSpaceDE w:val="0"/>
              <w:autoSpaceDN w:val="0"/>
              <w:adjustRightInd w:val="0"/>
              <w:spacing w:after="0" w:line="240" w:lineRule="auto"/>
              <w:rPr>
                <w:rFonts w:asciiTheme="minorHAnsi" w:hAnsiTheme="minorHAnsi" w:cstheme="minorHAnsi"/>
                <w:bCs/>
                <w:sz w:val="20"/>
                <w:szCs w:val="20"/>
              </w:rPr>
            </w:pPr>
            <w:r w:rsidRPr="00B55378">
              <w:rPr>
                <w:rFonts w:asciiTheme="minorHAnsi" w:hAnsiTheme="minorHAnsi" w:cs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0A1EFDC0" w14:textId="11494FB2" w:rsidR="00CA0F92" w:rsidRDefault="00CA0F92" w:rsidP="00761CA3">
      <w:pPr>
        <w:suppressAutoHyphens/>
        <w:spacing w:after="0" w:line="240" w:lineRule="auto"/>
        <w:ind w:left="446"/>
        <w:rPr>
          <w:rFonts w:asciiTheme="minorHAnsi" w:hAnsiTheme="minorHAnsi" w:cstheme="minorHAnsi"/>
          <w:b/>
          <w:sz w:val="20"/>
          <w:szCs w:val="20"/>
        </w:rPr>
      </w:pPr>
    </w:p>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3"/>
        <w:gridCol w:w="3049"/>
        <w:gridCol w:w="7372"/>
      </w:tblGrid>
      <w:tr w:rsidR="00D44EA5" w:rsidRPr="00D15BC3" w14:paraId="0A1EFE25" w14:textId="77777777" w:rsidTr="009F0846">
        <w:trPr>
          <w:trHeight w:val="144"/>
        </w:trPr>
        <w:tc>
          <w:tcPr>
            <w:tcW w:w="14613" w:type="dxa"/>
            <w:gridSpan w:val="3"/>
          </w:tcPr>
          <w:p w14:paraId="4640080F" w14:textId="7520BB7C" w:rsidR="00523417" w:rsidRPr="00A119C3" w:rsidRDefault="00293A9B" w:rsidP="00CE0B8A">
            <w:pPr>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H</w:t>
            </w:r>
            <w:r w:rsidR="00D44EA5" w:rsidRPr="00A051D6">
              <w:rPr>
                <w:rFonts w:asciiTheme="minorHAnsi" w:hAnsiTheme="minorHAnsi" w:cstheme="minorHAnsi"/>
                <w:b/>
                <w:sz w:val="20"/>
                <w:szCs w:val="20"/>
              </w:rPr>
              <w:t xml:space="preserve">. </w:t>
            </w:r>
            <w:r w:rsidR="00523417" w:rsidRPr="00032AF5">
              <w:rPr>
                <w:rFonts w:asciiTheme="minorHAnsi" w:hAnsiTheme="minorHAnsi" w:cstheme="minorHAnsi"/>
                <w:b/>
                <w:sz w:val="20"/>
                <w:szCs w:val="20"/>
              </w:rPr>
              <w:t xml:space="preserve">HERS-Verified Multiple Recirculation Loops for DHW Systems Serving Multiple Dwelling Units </w:t>
            </w:r>
            <w:r w:rsidR="00523417" w:rsidRPr="00A119C3">
              <w:rPr>
                <w:rFonts w:asciiTheme="minorHAnsi" w:hAnsiTheme="minorHAnsi" w:cstheme="minorHAnsi"/>
                <w:b/>
                <w:sz w:val="20"/>
                <w:szCs w:val="20"/>
              </w:rPr>
              <w:t>Requirements</w:t>
            </w:r>
          </w:p>
          <w:p w14:paraId="0A1EFE24" w14:textId="218209C2" w:rsidR="00BE2570" w:rsidRPr="003F2775" w:rsidRDefault="00BE2570" w:rsidP="00CE0B8A">
            <w:pPr>
              <w:spacing w:after="0" w:line="240" w:lineRule="auto"/>
              <w:rPr>
                <w:rFonts w:asciiTheme="minorHAnsi" w:hAnsiTheme="minorHAnsi" w:cstheme="minorHAnsi"/>
                <w:b/>
                <w:sz w:val="20"/>
                <w:szCs w:val="20"/>
              </w:rPr>
            </w:pPr>
            <w:r w:rsidRPr="003F2775">
              <w:rPr>
                <w:rFonts w:asciiTheme="minorHAnsi" w:hAnsiTheme="minorHAnsi" w:cstheme="minorHAnsi"/>
                <w:sz w:val="20"/>
                <w:szCs w:val="20"/>
              </w:rPr>
              <w:t>All distribution systems listed on this form shall comply with these requirements</w:t>
            </w:r>
            <w:r w:rsidR="00523417" w:rsidRPr="003F2775">
              <w:rPr>
                <w:rFonts w:asciiTheme="minorHAnsi" w:hAnsiTheme="minorHAnsi" w:cstheme="minorHAnsi"/>
                <w:sz w:val="20"/>
                <w:szCs w:val="20"/>
              </w:rPr>
              <w:t>.</w:t>
            </w:r>
          </w:p>
        </w:tc>
      </w:tr>
      <w:tr w:rsidR="00A02EBA" w:rsidRPr="00D15BC3" w14:paraId="0A1EFE28" w14:textId="77777777" w:rsidTr="009F0846">
        <w:trPr>
          <w:trHeight w:val="144"/>
        </w:trPr>
        <w:tc>
          <w:tcPr>
            <w:tcW w:w="717" w:type="dxa"/>
            <w:vAlign w:val="center"/>
          </w:tcPr>
          <w:p w14:paraId="0A1EFE26" w14:textId="77777777" w:rsidR="00A02EBA" w:rsidRPr="00B16BBE" w:rsidRDefault="003217C3" w:rsidP="000B0681">
            <w:pPr>
              <w:spacing w:after="0" w:line="240" w:lineRule="auto"/>
              <w:jc w:val="center"/>
              <w:rPr>
                <w:rFonts w:asciiTheme="minorHAnsi" w:hAnsiTheme="minorHAnsi" w:cstheme="minorHAnsi"/>
                <w:bCs/>
                <w:sz w:val="20"/>
                <w:szCs w:val="20"/>
              </w:rPr>
            </w:pPr>
            <w:r w:rsidRPr="00B16BBE">
              <w:rPr>
                <w:rFonts w:asciiTheme="minorHAnsi" w:hAnsiTheme="minorHAnsi" w:cstheme="minorHAnsi"/>
                <w:bCs/>
                <w:sz w:val="20"/>
                <w:szCs w:val="20"/>
              </w:rPr>
              <w:t>0</w:t>
            </w:r>
            <w:r w:rsidR="00A02EBA" w:rsidRPr="00B16BBE">
              <w:rPr>
                <w:rFonts w:asciiTheme="minorHAnsi" w:hAnsiTheme="minorHAnsi" w:cstheme="minorHAnsi"/>
                <w:bCs/>
                <w:sz w:val="20"/>
                <w:szCs w:val="20"/>
              </w:rPr>
              <w:t>1</w:t>
            </w:r>
          </w:p>
        </w:tc>
        <w:tc>
          <w:tcPr>
            <w:tcW w:w="13896" w:type="dxa"/>
            <w:gridSpan w:val="2"/>
            <w:vAlign w:val="center"/>
          </w:tcPr>
          <w:p w14:paraId="0A1EFE27" w14:textId="77777777" w:rsidR="00A02EBA" w:rsidRPr="00A119C3" w:rsidRDefault="00A02EBA" w:rsidP="000B0681">
            <w:pPr>
              <w:spacing w:after="0" w:line="240" w:lineRule="auto"/>
              <w:rPr>
                <w:rFonts w:asciiTheme="minorHAnsi" w:hAnsiTheme="minorHAnsi" w:cstheme="minorHAnsi"/>
                <w:b/>
                <w:sz w:val="20"/>
                <w:szCs w:val="20"/>
              </w:rPr>
            </w:pPr>
            <w:r w:rsidRPr="00CD63C3">
              <w:rPr>
                <w:rFonts w:asciiTheme="minorHAnsi" w:hAnsiTheme="minorHAnsi" w:cstheme="minorHAnsi"/>
                <w:sz w:val="20"/>
                <w:szCs w:val="20"/>
              </w:rPr>
              <w:t>All buildings with 8 or more dwelling units have a</w:t>
            </w:r>
            <w:r w:rsidRPr="008C7D4A">
              <w:rPr>
                <w:rFonts w:asciiTheme="minorHAnsi" w:hAnsiTheme="minorHAnsi" w:cstheme="minorHAnsi"/>
                <w:b/>
                <w:sz w:val="20"/>
                <w:szCs w:val="20"/>
              </w:rPr>
              <w:t xml:space="preserve"> minimum</w:t>
            </w:r>
            <w:r w:rsidRPr="00A051D6">
              <w:rPr>
                <w:rFonts w:asciiTheme="minorHAnsi" w:hAnsiTheme="minorHAnsi" w:cstheme="minorHAnsi"/>
                <w:sz w:val="20"/>
                <w:szCs w:val="20"/>
              </w:rPr>
              <w:t xml:space="preserve"> </w:t>
            </w:r>
            <w:r w:rsidR="00B2059F" w:rsidRPr="00032AF5">
              <w:rPr>
                <w:rFonts w:asciiTheme="minorHAnsi" w:hAnsiTheme="minorHAnsi" w:cstheme="minorHAnsi"/>
                <w:sz w:val="20"/>
                <w:szCs w:val="20"/>
              </w:rPr>
              <w:t xml:space="preserve">of </w:t>
            </w:r>
            <w:r w:rsidRPr="00A119C3">
              <w:rPr>
                <w:rFonts w:asciiTheme="minorHAnsi" w:hAnsiTheme="minorHAnsi" w:cstheme="minorHAnsi"/>
                <w:sz w:val="20"/>
                <w:szCs w:val="20"/>
              </w:rPr>
              <w:t>2 recirculation loops.</w:t>
            </w:r>
          </w:p>
        </w:tc>
      </w:tr>
      <w:tr w:rsidR="00A02EBA" w:rsidRPr="00D15BC3" w14:paraId="0A1EFE2B" w14:textId="77777777" w:rsidTr="009F0846">
        <w:trPr>
          <w:trHeight w:val="144"/>
        </w:trPr>
        <w:tc>
          <w:tcPr>
            <w:tcW w:w="717" w:type="dxa"/>
            <w:vAlign w:val="center"/>
          </w:tcPr>
          <w:p w14:paraId="0A1EFE29" w14:textId="77777777" w:rsidR="00A02EBA" w:rsidRPr="00B16BBE" w:rsidRDefault="003217C3" w:rsidP="000B0681">
            <w:pPr>
              <w:spacing w:after="0" w:line="240" w:lineRule="auto"/>
              <w:jc w:val="center"/>
              <w:rPr>
                <w:rFonts w:asciiTheme="minorHAnsi" w:hAnsiTheme="minorHAnsi" w:cstheme="minorHAnsi"/>
                <w:bCs/>
                <w:sz w:val="20"/>
                <w:szCs w:val="20"/>
              </w:rPr>
            </w:pPr>
            <w:r w:rsidRPr="00B16BBE">
              <w:rPr>
                <w:rFonts w:asciiTheme="minorHAnsi" w:hAnsiTheme="minorHAnsi" w:cstheme="minorHAnsi"/>
                <w:bCs/>
                <w:sz w:val="20"/>
                <w:szCs w:val="20"/>
              </w:rPr>
              <w:t>0</w:t>
            </w:r>
            <w:r w:rsidR="00A02EBA" w:rsidRPr="00B16BBE">
              <w:rPr>
                <w:rFonts w:asciiTheme="minorHAnsi" w:hAnsiTheme="minorHAnsi" w:cstheme="minorHAnsi"/>
                <w:bCs/>
                <w:sz w:val="20"/>
                <w:szCs w:val="20"/>
              </w:rPr>
              <w:t>2</w:t>
            </w:r>
          </w:p>
        </w:tc>
        <w:tc>
          <w:tcPr>
            <w:tcW w:w="13896" w:type="dxa"/>
            <w:gridSpan w:val="2"/>
            <w:vAlign w:val="center"/>
          </w:tcPr>
          <w:p w14:paraId="0A1EFE2A" w14:textId="77777777" w:rsidR="00A02EBA" w:rsidRPr="008C7D4A" w:rsidRDefault="00A02EBA" w:rsidP="000B0681">
            <w:pPr>
              <w:spacing w:after="0" w:line="240" w:lineRule="auto"/>
              <w:rPr>
                <w:rFonts w:asciiTheme="minorHAnsi" w:hAnsiTheme="minorHAnsi" w:cstheme="minorHAnsi"/>
                <w:bCs/>
                <w:sz w:val="20"/>
                <w:szCs w:val="20"/>
              </w:rPr>
            </w:pPr>
            <w:r w:rsidRPr="00CD63C3">
              <w:rPr>
                <w:rFonts w:asciiTheme="minorHAnsi" w:hAnsiTheme="minorHAnsi" w:cstheme="minorHAnsi"/>
                <w:sz w:val="20"/>
                <w:szCs w:val="20"/>
              </w:rPr>
              <w:t>Each loop roughly serves the same number of dwellings.</w:t>
            </w:r>
          </w:p>
        </w:tc>
      </w:tr>
      <w:tr w:rsidR="008C6FCB" w:rsidRPr="00D15BC3" w14:paraId="0A1EFE2F" w14:textId="77777777" w:rsidTr="009440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144"/>
        </w:trPr>
        <w:tc>
          <w:tcPr>
            <w:tcW w:w="717" w:type="dxa"/>
            <w:vAlign w:val="center"/>
          </w:tcPr>
          <w:p w14:paraId="0A1EFE2C" w14:textId="77777777" w:rsidR="008C6FCB" w:rsidRPr="00B16BBE" w:rsidRDefault="00B2059F" w:rsidP="000B0681">
            <w:pPr>
              <w:keepNext/>
              <w:spacing w:after="0" w:line="240" w:lineRule="auto"/>
              <w:jc w:val="center"/>
              <w:rPr>
                <w:rFonts w:asciiTheme="minorHAnsi" w:hAnsiTheme="minorHAnsi" w:cstheme="minorHAnsi"/>
                <w:sz w:val="20"/>
                <w:szCs w:val="20"/>
              </w:rPr>
            </w:pPr>
            <w:r w:rsidRPr="00B16BBE">
              <w:rPr>
                <w:rFonts w:asciiTheme="minorHAnsi" w:hAnsiTheme="minorHAnsi" w:cstheme="minorHAnsi"/>
                <w:sz w:val="20"/>
                <w:szCs w:val="20"/>
              </w:rPr>
              <w:t>03</w:t>
            </w:r>
          </w:p>
        </w:tc>
        <w:tc>
          <w:tcPr>
            <w:tcW w:w="4032" w:type="dxa"/>
            <w:vAlign w:val="center"/>
          </w:tcPr>
          <w:p w14:paraId="0A1EFE2D" w14:textId="77777777" w:rsidR="008C6FCB" w:rsidRPr="00A051D6" w:rsidRDefault="008C6FCB" w:rsidP="000B0681">
            <w:pPr>
              <w:keepNext/>
              <w:spacing w:after="0" w:line="240" w:lineRule="auto"/>
              <w:rPr>
                <w:rFonts w:asciiTheme="minorHAnsi" w:hAnsiTheme="minorHAnsi" w:cstheme="minorHAnsi"/>
                <w:sz w:val="20"/>
                <w:szCs w:val="20"/>
              </w:rPr>
            </w:pPr>
            <w:r w:rsidRPr="00CD63C3">
              <w:rPr>
                <w:rFonts w:asciiTheme="minorHAnsi" w:hAnsiTheme="minorHAnsi" w:cstheme="minorHAnsi"/>
                <w:sz w:val="20"/>
                <w:szCs w:val="20"/>
              </w:rPr>
              <w:t xml:space="preserve">Verification </w:t>
            </w:r>
            <w:r w:rsidRPr="008C7D4A">
              <w:rPr>
                <w:rFonts w:asciiTheme="minorHAnsi" w:hAnsiTheme="minorHAnsi" w:cstheme="minorHAnsi"/>
                <w:sz w:val="20"/>
                <w:szCs w:val="20"/>
              </w:rPr>
              <w:t>Status:</w:t>
            </w:r>
          </w:p>
        </w:tc>
        <w:tc>
          <w:tcPr>
            <w:tcW w:w="9864" w:type="dxa"/>
            <w:vAlign w:val="center"/>
          </w:tcPr>
          <w:p w14:paraId="21F415DE" w14:textId="77777777" w:rsidR="00CE0B8A" w:rsidRPr="003F2775" w:rsidRDefault="00CE0B8A" w:rsidP="00CE0B8A">
            <w:pPr>
              <w:pStyle w:val="ListParagraph"/>
              <w:keepNext/>
              <w:numPr>
                <w:ilvl w:val="0"/>
                <w:numId w:val="21"/>
              </w:numPr>
              <w:tabs>
                <w:tab w:val="left" w:pos="356"/>
              </w:tabs>
              <w:spacing w:after="0" w:line="240" w:lineRule="auto"/>
              <w:rPr>
                <w:rFonts w:asciiTheme="minorHAnsi" w:hAnsiTheme="minorHAnsi" w:cstheme="minorHAnsi"/>
                <w:sz w:val="20"/>
                <w:szCs w:val="20"/>
              </w:rPr>
            </w:pPr>
            <w:r w:rsidRPr="003F2775">
              <w:rPr>
                <w:rFonts w:asciiTheme="minorHAnsi" w:hAnsiTheme="minorHAnsi" w:cstheme="minorHAnsi"/>
                <w:sz w:val="20"/>
                <w:szCs w:val="20"/>
                <w:u w:val="single"/>
              </w:rPr>
              <w:t>Pass</w:t>
            </w:r>
            <w:r w:rsidRPr="003F2775">
              <w:rPr>
                <w:rFonts w:asciiTheme="minorHAnsi" w:hAnsiTheme="minorHAnsi" w:cstheme="minorHAnsi"/>
                <w:sz w:val="20"/>
                <w:szCs w:val="20"/>
              </w:rPr>
              <w:t xml:space="preserve"> - all applicable requirements are met; or</w:t>
            </w:r>
          </w:p>
          <w:p w14:paraId="2BF7BA52" w14:textId="77777777" w:rsidR="00CE0B8A" w:rsidRPr="003F2775" w:rsidRDefault="00CE0B8A" w:rsidP="00CE0B8A">
            <w:pPr>
              <w:pStyle w:val="ListParagraph"/>
              <w:keepNext/>
              <w:numPr>
                <w:ilvl w:val="0"/>
                <w:numId w:val="21"/>
              </w:numPr>
              <w:tabs>
                <w:tab w:val="left" w:pos="356"/>
              </w:tabs>
              <w:spacing w:after="0" w:line="240" w:lineRule="auto"/>
              <w:rPr>
                <w:rFonts w:asciiTheme="minorHAnsi" w:hAnsiTheme="minorHAnsi" w:cstheme="minorHAnsi"/>
                <w:sz w:val="20"/>
                <w:szCs w:val="20"/>
              </w:rPr>
            </w:pPr>
            <w:r w:rsidRPr="003F2775">
              <w:rPr>
                <w:rFonts w:asciiTheme="minorHAnsi" w:hAnsiTheme="minorHAnsi" w:cstheme="minorHAnsi"/>
                <w:sz w:val="20"/>
                <w:szCs w:val="20"/>
                <w:u w:val="single"/>
              </w:rPr>
              <w:t>Fail</w:t>
            </w:r>
            <w:r w:rsidRPr="003F2775">
              <w:rPr>
                <w:rFonts w:asciiTheme="minorHAnsi" w:hAnsiTheme="minorHAnsi" w:cstheme="minorHAnsi"/>
                <w:sz w:val="20"/>
                <w:szCs w:val="20"/>
              </w:rPr>
              <w:t xml:space="preserve"> - one or more applicable requirements are not met. Enter reason for failure in corrections notes field below; or</w:t>
            </w:r>
          </w:p>
          <w:p w14:paraId="0A1EFE2E" w14:textId="59B39901" w:rsidR="008C6FCB" w:rsidRPr="00B16BBE" w:rsidRDefault="00CE0B8A" w:rsidP="00CE0B8A">
            <w:pPr>
              <w:pStyle w:val="ListParagraph"/>
              <w:keepNext/>
              <w:numPr>
                <w:ilvl w:val="0"/>
                <w:numId w:val="21"/>
              </w:numPr>
              <w:tabs>
                <w:tab w:val="left" w:pos="366"/>
              </w:tabs>
              <w:spacing w:after="0" w:line="240" w:lineRule="auto"/>
              <w:rPr>
                <w:rFonts w:asciiTheme="minorHAnsi" w:hAnsiTheme="minorHAnsi" w:cstheme="minorHAnsi"/>
                <w:sz w:val="20"/>
                <w:szCs w:val="20"/>
              </w:rPr>
            </w:pPr>
            <w:r w:rsidRPr="003F2775">
              <w:rPr>
                <w:rFonts w:asciiTheme="minorHAnsi" w:hAnsiTheme="minorHAnsi" w:cstheme="minorHAnsi"/>
                <w:sz w:val="20"/>
                <w:szCs w:val="20"/>
                <w:u w:val="single"/>
              </w:rPr>
              <w:t>All N/A</w:t>
            </w:r>
            <w:r w:rsidRPr="003F2775">
              <w:rPr>
                <w:rFonts w:asciiTheme="minorHAnsi" w:hAnsiTheme="minorHAnsi" w:cstheme="minorHAnsi"/>
                <w:sz w:val="20"/>
                <w:szCs w:val="20"/>
              </w:rPr>
              <w:t xml:space="preserve"> - This entire table is not applicable</w:t>
            </w:r>
          </w:p>
        </w:tc>
      </w:tr>
      <w:tr w:rsidR="00CE0B8A" w:rsidRPr="00D15BC3" w14:paraId="0A1EFE33" w14:textId="77777777" w:rsidTr="002A307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144"/>
        </w:trPr>
        <w:tc>
          <w:tcPr>
            <w:tcW w:w="717" w:type="dxa"/>
            <w:vAlign w:val="center"/>
          </w:tcPr>
          <w:p w14:paraId="0A1EFE30" w14:textId="77777777" w:rsidR="00CE0B8A" w:rsidRPr="00B16BBE" w:rsidRDefault="00CE0B8A" w:rsidP="000B0681">
            <w:pPr>
              <w:keepNext/>
              <w:spacing w:after="0" w:line="240" w:lineRule="auto"/>
              <w:jc w:val="center"/>
              <w:rPr>
                <w:rFonts w:asciiTheme="minorHAnsi" w:hAnsiTheme="minorHAnsi" w:cstheme="minorHAnsi"/>
                <w:sz w:val="20"/>
                <w:szCs w:val="20"/>
              </w:rPr>
            </w:pPr>
            <w:r w:rsidRPr="00B16BBE">
              <w:rPr>
                <w:rFonts w:asciiTheme="minorHAnsi" w:hAnsiTheme="minorHAnsi" w:cstheme="minorHAnsi"/>
                <w:sz w:val="20"/>
                <w:szCs w:val="20"/>
              </w:rPr>
              <w:t>04</w:t>
            </w:r>
          </w:p>
        </w:tc>
        <w:tc>
          <w:tcPr>
            <w:tcW w:w="13896" w:type="dxa"/>
            <w:gridSpan w:val="2"/>
            <w:vAlign w:val="center"/>
          </w:tcPr>
          <w:p w14:paraId="0A1EFE32" w14:textId="42D6B9FD" w:rsidR="00CE0B8A" w:rsidRPr="008C7D4A" w:rsidRDefault="00CE0B8A" w:rsidP="000B0681">
            <w:pPr>
              <w:keepNext/>
              <w:spacing w:after="0" w:line="240" w:lineRule="auto"/>
              <w:rPr>
                <w:rFonts w:asciiTheme="minorHAnsi" w:hAnsiTheme="minorHAnsi" w:cstheme="minorHAnsi"/>
                <w:sz w:val="20"/>
                <w:szCs w:val="20"/>
              </w:rPr>
            </w:pPr>
            <w:r w:rsidRPr="00CD63C3">
              <w:rPr>
                <w:rFonts w:asciiTheme="minorHAnsi" w:hAnsiTheme="minorHAnsi" w:cstheme="minorHAnsi"/>
                <w:sz w:val="20"/>
                <w:szCs w:val="20"/>
              </w:rPr>
              <w:t xml:space="preserve">Correction Notes: </w:t>
            </w:r>
          </w:p>
        </w:tc>
      </w:tr>
      <w:tr w:rsidR="00A02EBA" w:rsidRPr="00D15BC3" w14:paraId="0A1EFE35" w14:textId="77777777" w:rsidTr="009F0846">
        <w:trPr>
          <w:trHeight w:val="144"/>
        </w:trPr>
        <w:tc>
          <w:tcPr>
            <w:tcW w:w="14613" w:type="dxa"/>
            <w:gridSpan w:val="3"/>
            <w:vAlign w:val="center"/>
          </w:tcPr>
          <w:p w14:paraId="0A1EFE34" w14:textId="77777777" w:rsidR="00A02EBA" w:rsidRPr="00B16BBE" w:rsidRDefault="00A17372" w:rsidP="000B068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B16BBE">
              <w:rPr>
                <w:rFonts w:asciiTheme="minorHAnsi" w:hAnsiTheme="minorHAnsi" w:cs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0A1EFE36" w14:textId="77777777" w:rsidR="002332EE" w:rsidRPr="00B16BBE" w:rsidRDefault="002332EE" w:rsidP="00382877">
      <w:pPr>
        <w:spacing w:after="0"/>
        <w:rPr>
          <w:rFonts w:asciiTheme="minorHAnsi" w:hAnsiTheme="minorHAnsi"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2"/>
        <w:gridCol w:w="10474"/>
      </w:tblGrid>
      <w:tr w:rsidR="00821D80" w:rsidRPr="00D15BC3" w14:paraId="0A1EFE39" w14:textId="77777777" w:rsidTr="00944040">
        <w:trPr>
          <w:cantSplit/>
          <w:trHeight w:val="144"/>
        </w:trPr>
        <w:tc>
          <w:tcPr>
            <w:tcW w:w="4999" w:type="pct"/>
            <w:gridSpan w:val="2"/>
            <w:vAlign w:val="center"/>
          </w:tcPr>
          <w:p w14:paraId="0A1EFE37" w14:textId="086E693C" w:rsidR="00821D80" w:rsidRPr="00A119C3" w:rsidRDefault="00293A9B" w:rsidP="000B0681">
            <w:pPr>
              <w:keepNext/>
              <w:spacing w:after="0" w:line="240" w:lineRule="auto"/>
              <w:rPr>
                <w:rFonts w:asciiTheme="minorHAnsi" w:eastAsia="Times New Roman" w:hAnsiTheme="minorHAnsi" w:cstheme="minorHAnsi"/>
                <w:b/>
                <w:sz w:val="20"/>
                <w:szCs w:val="20"/>
              </w:rPr>
            </w:pPr>
            <w:r>
              <w:rPr>
                <w:rFonts w:asciiTheme="minorHAnsi" w:eastAsia="Times New Roman" w:hAnsiTheme="minorHAnsi" w:cstheme="minorHAnsi"/>
                <w:b/>
                <w:sz w:val="20"/>
                <w:szCs w:val="20"/>
              </w:rPr>
              <w:lastRenderedPageBreak/>
              <w:t>I</w:t>
            </w:r>
            <w:r w:rsidR="00821D80" w:rsidRPr="00A051D6">
              <w:rPr>
                <w:rFonts w:asciiTheme="minorHAnsi" w:eastAsia="Times New Roman" w:hAnsiTheme="minorHAnsi" w:cstheme="minorHAnsi"/>
                <w:b/>
                <w:sz w:val="20"/>
                <w:szCs w:val="20"/>
              </w:rPr>
              <w:t xml:space="preserve">. Determination of HERS </w:t>
            </w:r>
            <w:r w:rsidR="00821D80" w:rsidRPr="00032AF5">
              <w:rPr>
                <w:rFonts w:asciiTheme="minorHAnsi" w:eastAsia="Times New Roman" w:hAnsiTheme="minorHAnsi" w:cstheme="minorHAnsi"/>
                <w:b/>
                <w:sz w:val="20"/>
                <w:szCs w:val="20"/>
              </w:rPr>
              <w:t>Verification Compliance</w:t>
            </w:r>
          </w:p>
          <w:p w14:paraId="0A1EFE38" w14:textId="77777777" w:rsidR="00821D80" w:rsidRPr="003F2775" w:rsidRDefault="00821D80" w:rsidP="000B0681">
            <w:pPr>
              <w:keepNext/>
              <w:spacing w:after="0" w:line="240" w:lineRule="auto"/>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All applicable sections of this document shall indicate compliance with the specified verification protocol requirements in order for this Certificate of Verification as a whole to be determined to be in compliance.</w:t>
            </w:r>
          </w:p>
        </w:tc>
      </w:tr>
      <w:tr w:rsidR="00821D80" w:rsidRPr="00D15BC3" w14:paraId="0A1EFE3C" w14:textId="77777777" w:rsidTr="00944040">
        <w:trPr>
          <w:cantSplit/>
          <w:trHeight w:val="144"/>
        </w:trPr>
        <w:tc>
          <w:tcPr>
            <w:tcW w:w="246" w:type="pct"/>
            <w:vAlign w:val="center"/>
          </w:tcPr>
          <w:p w14:paraId="0A1EFE3A" w14:textId="77777777" w:rsidR="00331E9A" w:rsidRPr="00B16BBE" w:rsidRDefault="00821D80" w:rsidP="000B0681">
            <w:pPr>
              <w:keepNext/>
              <w:spacing w:after="0" w:line="240" w:lineRule="auto"/>
              <w:jc w:val="center"/>
              <w:rPr>
                <w:rFonts w:asciiTheme="minorHAnsi" w:eastAsia="Times New Roman" w:hAnsiTheme="minorHAnsi" w:cstheme="minorHAnsi"/>
                <w:sz w:val="20"/>
                <w:szCs w:val="20"/>
              </w:rPr>
            </w:pPr>
            <w:r w:rsidRPr="00B16BBE">
              <w:rPr>
                <w:rFonts w:asciiTheme="minorHAnsi" w:eastAsia="Times New Roman" w:hAnsiTheme="minorHAnsi" w:cstheme="minorHAnsi"/>
                <w:sz w:val="20"/>
                <w:szCs w:val="20"/>
              </w:rPr>
              <w:t>01</w:t>
            </w:r>
          </w:p>
        </w:tc>
        <w:tc>
          <w:tcPr>
            <w:tcW w:w="4754" w:type="pct"/>
            <w:vAlign w:val="center"/>
          </w:tcPr>
          <w:p w14:paraId="0A1EFE3B" w14:textId="77777777" w:rsidR="00821D80" w:rsidRPr="003F2775" w:rsidRDefault="00821D80" w:rsidP="000B0681">
            <w:pPr>
              <w:keepNext/>
              <w:spacing w:after="0" w:line="240" w:lineRule="auto"/>
              <w:rPr>
                <w:rFonts w:asciiTheme="minorHAnsi" w:eastAsia="Times New Roman" w:hAnsiTheme="minorHAnsi" w:cstheme="minorHAnsi"/>
                <w:sz w:val="20"/>
                <w:szCs w:val="20"/>
              </w:rPr>
            </w:pPr>
          </w:p>
        </w:tc>
      </w:tr>
    </w:tbl>
    <w:p w14:paraId="0A1EFE3D" w14:textId="77777777" w:rsidR="00821D80" w:rsidRPr="003F2775" w:rsidRDefault="00821D80" w:rsidP="002332EE">
      <w:pPr>
        <w:rPr>
          <w:rFonts w:asciiTheme="minorHAnsi" w:hAnsiTheme="minorHAnsi" w:cstheme="minorHAnsi"/>
          <w:sz w:val="20"/>
          <w:szCs w:val="20"/>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9D307C" w:rsidRPr="00D15BC3" w14:paraId="0A1EFE3F" w14:textId="77777777" w:rsidTr="00A76AE7">
        <w:trPr>
          <w:trHeight w:val="288"/>
        </w:trPr>
        <w:tc>
          <w:tcPr>
            <w:tcW w:w="10950" w:type="dxa"/>
            <w:gridSpan w:val="4"/>
            <w:vAlign w:val="center"/>
          </w:tcPr>
          <w:p w14:paraId="0A1EFE3E" w14:textId="77777777" w:rsidR="009D307C" w:rsidRPr="003F2775" w:rsidRDefault="009D307C" w:rsidP="009D307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20"/>
              </w:rPr>
            </w:pPr>
            <w:r w:rsidRPr="003F2775">
              <w:rPr>
                <w:rFonts w:asciiTheme="minorHAnsi" w:eastAsia="Times New Roman" w:hAnsiTheme="minorHAnsi" w:cstheme="minorHAnsi"/>
                <w:b/>
                <w:caps/>
                <w:sz w:val="20"/>
                <w:szCs w:val="20"/>
              </w:rPr>
              <w:t>Documentation Author's Declaration Statement</w:t>
            </w:r>
          </w:p>
        </w:tc>
      </w:tr>
      <w:tr w:rsidR="009D307C" w:rsidRPr="00D15BC3" w14:paraId="0A1EFE41" w14:textId="77777777" w:rsidTr="00A76AE7">
        <w:trPr>
          <w:trHeight w:val="360"/>
        </w:trPr>
        <w:tc>
          <w:tcPr>
            <w:tcW w:w="10950" w:type="dxa"/>
            <w:gridSpan w:val="4"/>
            <w:vAlign w:val="center"/>
          </w:tcPr>
          <w:p w14:paraId="0A1EFE40" w14:textId="77777777" w:rsidR="009D307C" w:rsidRPr="003F2775" w:rsidRDefault="009D307C" w:rsidP="00382877">
            <w:pPr>
              <w:keepNext/>
              <w:numPr>
                <w:ilvl w:val="0"/>
                <w:numId w:val="9"/>
              </w:numPr>
              <w:spacing w:after="0" w:line="240" w:lineRule="auto"/>
              <w:ind w:left="271" w:hanging="270"/>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I certify that this Certificate of Verification documentation is accurate and complete.</w:t>
            </w:r>
          </w:p>
        </w:tc>
      </w:tr>
      <w:tr w:rsidR="009D307C" w:rsidRPr="00D15BC3" w14:paraId="0A1EFE44" w14:textId="77777777" w:rsidTr="00A76AE7">
        <w:trPr>
          <w:trHeight w:val="360"/>
        </w:trPr>
        <w:tc>
          <w:tcPr>
            <w:tcW w:w="5434" w:type="dxa"/>
          </w:tcPr>
          <w:p w14:paraId="0A1EFE42" w14:textId="77777777" w:rsidR="009D307C" w:rsidRPr="003F2775" w:rsidRDefault="009D307C" w:rsidP="009D307C">
            <w:pPr>
              <w:keepNext/>
              <w:spacing w:after="0" w:line="240" w:lineRule="auto"/>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Documentation Author Name:</w:t>
            </w:r>
          </w:p>
        </w:tc>
        <w:tc>
          <w:tcPr>
            <w:tcW w:w="5516" w:type="dxa"/>
            <w:gridSpan w:val="3"/>
          </w:tcPr>
          <w:p w14:paraId="0A1EFE43" w14:textId="77777777" w:rsidR="009D307C" w:rsidRPr="003F2775" w:rsidRDefault="009D307C" w:rsidP="009D307C">
            <w:pPr>
              <w:keepNext/>
              <w:spacing w:after="0" w:line="240" w:lineRule="auto"/>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Documentation Author Signature:</w:t>
            </w:r>
          </w:p>
        </w:tc>
      </w:tr>
      <w:tr w:rsidR="009D307C" w:rsidRPr="00D15BC3" w14:paraId="0A1EFE47" w14:textId="77777777" w:rsidTr="00A76AE7">
        <w:trPr>
          <w:trHeight w:val="360"/>
        </w:trPr>
        <w:tc>
          <w:tcPr>
            <w:tcW w:w="5434" w:type="dxa"/>
          </w:tcPr>
          <w:p w14:paraId="0A1EFE45" w14:textId="77777777" w:rsidR="009D307C" w:rsidRPr="003F2775" w:rsidRDefault="009D307C" w:rsidP="009D307C">
            <w:pPr>
              <w:keepNext/>
              <w:spacing w:after="0" w:line="240" w:lineRule="auto"/>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Company:</w:t>
            </w:r>
          </w:p>
        </w:tc>
        <w:tc>
          <w:tcPr>
            <w:tcW w:w="5516" w:type="dxa"/>
            <w:gridSpan w:val="3"/>
          </w:tcPr>
          <w:p w14:paraId="0A1EFE46" w14:textId="77777777" w:rsidR="009D307C" w:rsidRPr="003F2775" w:rsidRDefault="009D307C" w:rsidP="009D307C">
            <w:pPr>
              <w:keepNext/>
              <w:spacing w:after="0" w:line="240" w:lineRule="auto"/>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Date Signed:</w:t>
            </w:r>
          </w:p>
        </w:tc>
      </w:tr>
      <w:tr w:rsidR="009D307C" w:rsidRPr="00D15BC3" w14:paraId="0A1EFE4A" w14:textId="77777777" w:rsidTr="00A76AE7">
        <w:trPr>
          <w:trHeight w:val="360"/>
        </w:trPr>
        <w:tc>
          <w:tcPr>
            <w:tcW w:w="5434" w:type="dxa"/>
          </w:tcPr>
          <w:p w14:paraId="0A1EFE48" w14:textId="77777777" w:rsidR="009D307C" w:rsidRPr="003F2775" w:rsidRDefault="009D307C" w:rsidP="009D307C">
            <w:pPr>
              <w:keepNext/>
              <w:spacing w:after="0" w:line="240" w:lineRule="auto"/>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Address:</w:t>
            </w:r>
          </w:p>
        </w:tc>
        <w:tc>
          <w:tcPr>
            <w:tcW w:w="5516" w:type="dxa"/>
            <w:gridSpan w:val="3"/>
          </w:tcPr>
          <w:p w14:paraId="0A1EFE49" w14:textId="77777777" w:rsidR="009D307C" w:rsidRPr="003F2775" w:rsidRDefault="009D307C" w:rsidP="009D307C">
            <w:pPr>
              <w:keepNext/>
              <w:spacing w:after="0" w:line="240" w:lineRule="auto"/>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CEA/HERS Certification Information (if applicable):</w:t>
            </w:r>
          </w:p>
        </w:tc>
      </w:tr>
      <w:tr w:rsidR="009D307C" w:rsidRPr="00D15BC3" w14:paraId="0A1EFE4D" w14:textId="77777777" w:rsidTr="00A76AE7">
        <w:trPr>
          <w:trHeight w:val="360"/>
        </w:trPr>
        <w:tc>
          <w:tcPr>
            <w:tcW w:w="5434" w:type="dxa"/>
          </w:tcPr>
          <w:p w14:paraId="0A1EFE4B" w14:textId="77777777" w:rsidR="009D307C" w:rsidRPr="003F2775" w:rsidRDefault="009D307C" w:rsidP="009D307C">
            <w:pPr>
              <w:keepNext/>
              <w:spacing w:after="0" w:line="240" w:lineRule="auto"/>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City/State/Zip:</w:t>
            </w:r>
          </w:p>
        </w:tc>
        <w:tc>
          <w:tcPr>
            <w:tcW w:w="5516" w:type="dxa"/>
            <w:gridSpan w:val="3"/>
          </w:tcPr>
          <w:p w14:paraId="0A1EFE4C" w14:textId="77777777" w:rsidR="009D307C" w:rsidRPr="003F2775" w:rsidRDefault="009D307C" w:rsidP="009D307C">
            <w:pPr>
              <w:keepNext/>
              <w:spacing w:after="0" w:line="240" w:lineRule="auto"/>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Phone:</w:t>
            </w:r>
          </w:p>
        </w:tc>
      </w:tr>
      <w:tr w:rsidR="009D307C" w:rsidRPr="00D15BC3" w14:paraId="0A1EFE4F" w14:textId="77777777" w:rsidTr="00A76AE7">
        <w:tblPrEx>
          <w:tblCellMar>
            <w:left w:w="115" w:type="dxa"/>
            <w:right w:w="115" w:type="dxa"/>
          </w:tblCellMar>
        </w:tblPrEx>
        <w:trPr>
          <w:trHeight w:val="296"/>
        </w:trPr>
        <w:tc>
          <w:tcPr>
            <w:tcW w:w="10950" w:type="dxa"/>
            <w:gridSpan w:val="4"/>
            <w:vAlign w:val="center"/>
          </w:tcPr>
          <w:p w14:paraId="0A1EFE4E" w14:textId="77777777" w:rsidR="009D307C" w:rsidRPr="003F2775" w:rsidRDefault="009D307C" w:rsidP="009D307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20"/>
                <w:szCs w:val="20"/>
              </w:rPr>
            </w:pPr>
            <w:r w:rsidRPr="003F2775">
              <w:rPr>
                <w:rFonts w:asciiTheme="minorHAnsi" w:eastAsia="Times New Roman" w:hAnsiTheme="minorHAnsi" w:cstheme="minorHAnsi"/>
                <w:b/>
                <w:caps/>
                <w:sz w:val="20"/>
                <w:szCs w:val="20"/>
              </w:rPr>
              <w:t xml:space="preserve">Responsible Person's Declaration statement </w:t>
            </w:r>
          </w:p>
        </w:tc>
      </w:tr>
      <w:tr w:rsidR="009D307C" w:rsidRPr="00D15BC3" w14:paraId="0A1EFE56" w14:textId="77777777" w:rsidTr="00A76AE7">
        <w:tblPrEx>
          <w:tblCellMar>
            <w:left w:w="115" w:type="dxa"/>
            <w:right w:w="115" w:type="dxa"/>
          </w:tblCellMar>
        </w:tblPrEx>
        <w:trPr>
          <w:trHeight w:val="504"/>
        </w:trPr>
        <w:tc>
          <w:tcPr>
            <w:tcW w:w="10950" w:type="dxa"/>
            <w:gridSpan w:val="4"/>
            <w:shd w:val="clear" w:color="auto" w:fill="auto"/>
          </w:tcPr>
          <w:p w14:paraId="0A1EFE50" w14:textId="77777777" w:rsidR="009D307C" w:rsidRPr="003F2775" w:rsidRDefault="009D307C" w:rsidP="00382877">
            <w:pPr>
              <w:keepNext/>
              <w:widowControl w:val="0"/>
              <w:spacing w:after="0" w:line="240" w:lineRule="auto"/>
              <w:ind w:right="90"/>
              <w:rPr>
                <w:rFonts w:asciiTheme="minorHAnsi" w:eastAsia="Times New Roman" w:hAnsiTheme="minorHAnsi" w:cstheme="minorHAnsi"/>
                <w:snapToGrid w:val="0"/>
                <w:sz w:val="20"/>
                <w:szCs w:val="20"/>
              </w:rPr>
            </w:pPr>
            <w:r w:rsidRPr="003F2775">
              <w:rPr>
                <w:rFonts w:asciiTheme="minorHAnsi" w:eastAsia="Times New Roman" w:hAnsiTheme="minorHAnsi" w:cstheme="minorHAnsi"/>
                <w:snapToGrid w:val="0"/>
                <w:sz w:val="20"/>
                <w:szCs w:val="20"/>
              </w:rPr>
              <w:t xml:space="preserve">I certify the following under penalty of perjury, under the laws of the State of California: </w:t>
            </w:r>
          </w:p>
          <w:p w14:paraId="0A1EFE51" w14:textId="77777777" w:rsidR="009D307C" w:rsidRPr="003F2775" w:rsidRDefault="009D307C" w:rsidP="00382877">
            <w:pPr>
              <w:keepNext/>
              <w:widowControl w:val="0"/>
              <w:numPr>
                <w:ilvl w:val="0"/>
                <w:numId w:val="10"/>
              </w:numPr>
              <w:spacing w:after="0" w:line="240" w:lineRule="auto"/>
              <w:ind w:right="90"/>
              <w:rPr>
                <w:rFonts w:asciiTheme="minorHAnsi" w:eastAsia="Times New Roman" w:hAnsiTheme="minorHAnsi" w:cstheme="minorHAnsi"/>
                <w:snapToGrid w:val="0"/>
                <w:sz w:val="20"/>
                <w:szCs w:val="20"/>
              </w:rPr>
            </w:pPr>
            <w:r w:rsidRPr="003F2775">
              <w:rPr>
                <w:rFonts w:asciiTheme="minorHAnsi" w:eastAsia="Times New Roman" w:hAnsiTheme="minorHAnsi" w:cstheme="minorHAnsi"/>
                <w:snapToGrid w:val="0"/>
                <w:sz w:val="20"/>
                <w:szCs w:val="20"/>
              </w:rPr>
              <w:t>The information provided on this Certificate of Verification is true and correct.</w:t>
            </w:r>
          </w:p>
          <w:p w14:paraId="0A1EFE52" w14:textId="77777777" w:rsidR="009D307C" w:rsidRPr="003F2775" w:rsidRDefault="009D307C" w:rsidP="00382877">
            <w:pPr>
              <w:keepNext/>
              <w:widowControl w:val="0"/>
              <w:numPr>
                <w:ilvl w:val="0"/>
                <w:numId w:val="10"/>
              </w:numPr>
              <w:spacing w:after="0" w:line="240" w:lineRule="auto"/>
              <w:ind w:right="90"/>
              <w:rPr>
                <w:rFonts w:asciiTheme="minorHAnsi" w:eastAsia="Times New Roman" w:hAnsiTheme="minorHAnsi" w:cstheme="minorHAnsi"/>
                <w:snapToGrid w:val="0"/>
                <w:sz w:val="20"/>
                <w:szCs w:val="20"/>
              </w:rPr>
            </w:pPr>
            <w:r w:rsidRPr="003F2775">
              <w:rPr>
                <w:rFonts w:asciiTheme="minorHAnsi" w:eastAsia="Times New Roman" w:hAnsiTheme="minorHAnsi" w:cstheme="minorHAnsi"/>
                <w:snapToGrid w:val="0"/>
                <w:sz w:val="20"/>
                <w:szCs w:val="20"/>
              </w:rPr>
              <w:t>I am the certified HERS Rater who performed the verification identified and reported on this Certificate of Verification (responsible rater).</w:t>
            </w:r>
          </w:p>
          <w:p w14:paraId="0A1EFE53" w14:textId="77777777" w:rsidR="009D307C" w:rsidRPr="003F2775" w:rsidRDefault="009D307C" w:rsidP="00382877">
            <w:pPr>
              <w:keepNext/>
              <w:widowControl w:val="0"/>
              <w:numPr>
                <w:ilvl w:val="0"/>
                <w:numId w:val="10"/>
              </w:numPr>
              <w:spacing w:after="0" w:line="240" w:lineRule="auto"/>
              <w:ind w:right="90"/>
              <w:rPr>
                <w:rFonts w:asciiTheme="minorHAnsi" w:eastAsia="Times New Roman" w:hAnsiTheme="minorHAnsi" w:cstheme="minorHAnsi"/>
                <w:snapToGrid w:val="0"/>
                <w:sz w:val="20"/>
                <w:szCs w:val="20"/>
              </w:rPr>
            </w:pPr>
            <w:r w:rsidRPr="003F2775">
              <w:rPr>
                <w:rFonts w:asciiTheme="minorHAnsi" w:eastAsia="Times New Roman" w:hAnsiTheme="minorHAnsi" w:cstheme="minorHAnsi"/>
                <w:snapToGrid w:val="0"/>
                <w:sz w:val="20"/>
                <w:szCs w:val="20"/>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A1EFE54" w14:textId="1A8BD4A4" w:rsidR="009D307C" w:rsidRPr="003F2775" w:rsidRDefault="009D307C" w:rsidP="00382877">
            <w:pPr>
              <w:keepNext/>
              <w:widowControl w:val="0"/>
              <w:numPr>
                <w:ilvl w:val="0"/>
                <w:numId w:val="10"/>
              </w:numPr>
              <w:spacing w:after="0" w:line="240" w:lineRule="auto"/>
              <w:ind w:right="90"/>
              <w:rPr>
                <w:rFonts w:asciiTheme="minorHAnsi" w:eastAsia="Times New Roman" w:hAnsiTheme="minorHAnsi" w:cstheme="minorHAnsi"/>
                <w:snapToGrid w:val="0"/>
                <w:sz w:val="20"/>
                <w:szCs w:val="20"/>
              </w:rPr>
            </w:pPr>
            <w:r w:rsidRPr="003F2775">
              <w:rPr>
                <w:rFonts w:asciiTheme="minorHAnsi" w:eastAsia="Times New Roman" w:hAnsiTheme="minorHAnsi" w:cstheme="minorHAnsi"/>
                <w:snapToGrid w:val="0"/>
                <w:sz w:val="20"/>
                <w:szCs w:val="20"/>
              </w:rPr>
              <w:t xml:space="preserve"> The information reported on applicable sections of the Certificate(s) of Installation (</w:t>
            </w:r>
            <w:del w:id="15" w:author="Alhabibi, Haider@Energy" w:date="2022-06-13T10:41:00Z">
              <w:r w:rsidR="008852D7" w:rsidDel="00886315">
                <w:rPr>
                  <w:rFonts w:asciiTheme="minorHAnsi" w:eastAsia="Times New Roman" w:hAnsiTheme="minorHAnsi" w:cstheme="minorHAnsi"/>
                  <w:snapToGrid w:val="0"/>
                  <w:sz w:val="20"/>
                  <w:szCs w:val="20"/>
                </w:rPr>
                <w:delText>LMCI</w:delText>
              </w:r>
            </w:del>
            <w:ins w:id="16" w:author="Alhabibi, Haider@Energy" w:date="2022-06-13T10:41:00Z">
              <w:r w:rsidR="00886315">
                <w:rPr>
                  <w:rFonts w:asciiTheme="minorHAnsi" w:eastAsia="Times New Roman" w:hAnsiTheme="minorHAnsi" w:cstheme="minorHAnsi"/>
                  <w:snapToGrid w:val="0"/>
                  <w:sz w:val="20"/>
                  <w:szCs w:val="20"/>
                </w:rPr>
                <w:t>NRCI</w:t>
              </w:r>
            </w:ins>
            <w:r w:rsidRPr="003F2775">
              <w:rPr>
                <w:rFonts w:asciiTheme="minorHAnsi" w:eastAsia="Times New Roman" w:hAnsiTheme="minorHAnsi" w:cstheme="minorHAnsi"/>
                <w:snapToGrid w:val="0"/>
                <w:sz w:val="20"/>
                <w:szCs w:val="20"/>
              </w:rPr>
              <w:t>) signed and submitted by the person(s) responsible for the construction or installation conforms to the requirements specified on the Certificate(s) of Compliance (</w:t>
            </w:r>
            <w:del w:id="17" w:author="Alhabibi, Haider@Energy" w:date="2022-06-13T10:41:00Z">
              <w:r w:rsidR="008852D7" w:rsidDel="00886315">
                <w:rPr>
                  <w:rFonts w:asciiTheme="minorHAnsi" w:eastAsia="Times New Roman" w:hAnsiTheme="minorHAnsi" w:cstheme="minorHAnsi"/>
                  <w:snapToGrid w:val="0"/>
                  <w:sz w:val="20"/>
                  <w:szCs w:val="20"/>
                </w:rPr>
                <w:delText>LMCC</w:delText>
              </w:r>
            </w:del>
            <w:ins w:id="18" w:author="Alhabibi, Haider@Energy" w:date="2022-06-13T10:41:00Z">
              <w:r w:rsidR="00886315">
                <w:rPr>
                  <w:rFonts w:asciiTheme="minorHAnsi" w:eastAsia="Times New Roman" w:hAnsiTheme="minorHAnsi" w:cstheme="minorHAnsi"/>
                  <w:snapToGrid w:val="0"/>
                  <w:sz w:val="20"/>
                  <w:szCs w:val="20"/>
                </w:rPr>
                <w:t>NRCC</w:t>
              </w:r>
            </w:ins>
            <w:r w:rsidRPr="003F2775">
              <w:rPr>
                <w:rFonts w:asciiTheme="minorHAnsi" w:eastAsia="Times New Roman" w:hAnsiTheme="minorHAnsi" w:cstheme="minorHAnsi"/>
                <w:snapToGrid w:val="0"/>
                <w:sz w:val="20"/>
                <w:szCs w:val="20"/>
              </w:rPr>
              <w:t>) approved by the enforcement agency.</w:t>
            </w:r>
          </w:p>
          <w:p w14:paraId="0A1EFE55" w14:textId="77777777" w:rsidR="009D307C" w:rsidRPr="003F2775" w:rsidRDefault="009D307C" w:rsidP="00382877">
            <w:pPr>
              <w:keepNext/>
              <w:widowControl w:val="0"/>
              <w:numPr>
                <w:ilvl w:val="0"/>
                <w:numId w:val="10"/>
              </w:numPr>
              <w:spacing w:after="0" w:line="240" w:lineRule="auto"/>
              <w:ind w:right="90"/>
              <w:rPr>
                <w:rFonts w:asciiTheme="minorHAnsi" w:eastAsia="Times New Roman" w:hAnsiTheme="minorHAnsi" w:cstheme="minorHAnsi"/>
                <w:snapToGrid w:val="0"/>
                <w:sz w:val="20"/>
                <w:szCs w:val="20"/>
              </w:rPr>
            </w:pPr>
            <w:r w:rsidRPr="003F2775">
              <w:rPr>
                <w:rFonts w:asciiTheme="minorHAnsi" w:eastAsia="Times New Roman" w:hAnsiTheme="minorHAnsi" w:cstheme="minorHAnsi"/>
                <w:snapToGrid w:val="0"/>
                <w:sz w:val="20"/>
                <w:szCs w:val="20"/>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9D307C" w:rsidRPr="00D15BC3" w14:paraId="0A1EFE58" w14:textId="77777777" w:rsidTr="00A76AE7">
        <w:tblPrEx>
          <w:tblCellMar>
            <w:left w:w="115" w:type="dxa"/>
            <w:right w:w="115" w:type="dxa"/>
          </w:tblCellMar>
        </w:tblPrEx>
        <w:trPr>
          <w:trHeight w:val="278"/>
        </w:trPr>
        <w:tc>
          <w:tcPr>
            <w:tcW w:w="10950" w:type="dxa"/>
            <w:gridSpan w:val="4"/>
            <w:vAlign w:val="center"/>
          </w:tcPr>
          <w:p w14:paraId="0A1EFE57" w14:textId="77777777" w:rsidR="009D307C" w:rsidRPr="003F2775" w:rsidRDefault="009D307C" w:rsidP="009D307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caps/>
                <w:sz w:val="20"/>
                <w:szCs w:val="20"/>
              </w:rPr>
            </w:pPr>
            <w:r w:rsidRPr="003F2775">
              <w:rPr>
                <w:rFonts w:asciiTheme="minorHAnsi" w:eastAsia="Times New Roman" w:hAnsiTheme="minorHAnsi" w:cstheme="minorHAnsi"/>
                <w:b/>
                <w:caps/>
                <w:sz w:val="20"/>
                <w:szCs w:val="20"/>
              </w:rPr>
              <w:t>BUILDER OR INSTALLER INFORMATION AS SHOWN ON THE CERTIFICATE OF INSTALLATION</w:t>
            </w:r>
          </w:p>
        </w:tc>
      </w:tr>
      <w:tr w:rsidR="009D307C" w:rsidRPr="00D15BC3" w14:paraId="0A1EFE5A" w14:textId="77777777" w:rsidTr="00382877">
        <w:tblPrEx>
          <w:tblCellMar>
            <w:left w:w="115" w:type="dxa"/>
            <w:right w:w="115" w:type="dxa"/>
          </w:tblCellMar>
        </w:tblPrEx>
        <w:trPr>
          <w:trHeight w:hRule="exact" w:val="360"/>
        </w:trPr>
        <w:tc>
          <w:tcPr>
            <w:tcW w:w="10950" w:type="dxa"/>
            <w:gridSpan w:val="4"/>
          </w:tcPr>
          <w:p w14:paraId="0A1EFE59" w14:textId="77777777" w:rsidR="009D307C" w:rsidRPr="003F2775" w:rsidRDefault="009D307C" w:rsidP="0038287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Company Name (Installing Subcontractor, General Contractor, or Builder/Owner):</w:t>
            </w:r>
          </w:p>
        </w:tc>
      </w:tr>
      <w:tr w:rsidR="009D307C" w:rsidRPr="00D15BC3" w14:paraId="0A1EFE5D" w14:textId="77777777" w:rsidTr="00382877">
        <w:tblPrEx>
          <w:tblCellMar>
            <w:left w:w="115" w:type="dxa"/>
            <w:right w:w="115" w:type="dxa"/>
          </w:tblCellMar>
        </w:tblPrEx>
        <w:trPr>
          <w:trHeight w:hRule="exact" w:val="360"/>
        </w:trPr>
        <w:tc>
          <w:tcPr>
            <w:tcW w:w="5475" w:type="dxa"/>
            <w:gridSpan w:val="2"/>
          </w:tcPr>
          <w:p w14:paraId="0A1EFE5B" w14:textId="77777777" w:rsidR="009D307C" w:rsidRPr="003F2775" w:rsidRDefault="009D307C" w:rsidP="00382877">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Responsible Builder or Installer Name:</w:t>
            </w:r>
          </w:p>
        </w:tc>
        <w:tc>
          <w:tcPr>
            <w:tcW w:w="5475" w:type="dxa"/>
            <w:gridSpan w:val="2"/>
          </w:tcPr>
          <w:p w14:paraId="0A1EFE5C" w14:textId="77777777" w:rsidR="009D307C" w:rsidRPr="003F2775" w:rsidRDefault="009D307C" w:rsidP="00523417">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CSLB License:</w:t>
            </w:r>
          </w:p>
        </w:tc>
      </w:tr>
      <w:tr w:rsidR="009D307C" w:rsidRPr="00D15BC3" w14:paraId="0A1EFE5F" w14:textId="77777777" w:rsidTr="00A76AE7">
        <w:tblPrEx>
          <w:tblCellMar>
            <w:left w:w="108" w:type="dxa"/>
            <w:right w:w="108" w:type="dxa"/>
          </w:tblCellMar>
        </w:tblPrEx>
        <w:trPr>
          <w:trHeight w:hRule="exact" w:val="288"/>
        </w:trPr>
        <w:tc>
          <w:tcPr>
            <w:tcW w:w="10950" w:type="dxa"/>
            <w:gridSpan w:val="4"/>
            <w:vAlign w:val="center"/>
          </w:tcPr>
          <w:p w14:paraId="0A1EFE5E" w14:textId="77777777" w:rsidR="009D307C" w:rsidRPr="003F2775" w:rsidRDefault="009D307C" w:rsidP="0038287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asciiTheme="minorHAnsi" w:eastAsia="Times New Roman" w:hAnsiTheme="minorHAnsi" w:cstheme="minorHAnsi"/>
                <w:sz w:val="20"/>
                <w:szCs w:val="20"/>
              </w:rPr>
            </w:pPr>
            <w:r w:rsidRPr="003F2775">
              <w:rPr>
                <w:rFonts w:asciiTheme="minorHAnsi" w:eastAsia="Times New Roman" w:hAnsiTheme="minorHAnsi" w:cstheme="minorHAnsi"/>
                <w:b/>
                <w:caps/>
                <w:sz w:val="20"/>
                <w:szCs w:val="20"/>
              </w:rPr>
              <w:t>HERS PROVIDER DATA REGISTRY INFORMATION</w:t>
            </w:r>
          </w:p>
        </w:tc>
      </w:tr>
      <w:tr w:rsidR="009D307C" w:rsidRPr="00D15BC3" w14:paraId="0A1EFE62" w14:textId="77777777" w:rsidTr="00A76AE7">
        <w:tblPrEx>
          <w:tblCellMar>
            <w:left w:w="108" w:type="dxa"/>
            <w:right w:w="108" w:type="dxa"/>
          </w:tblCellMar>
        </w:tblPrEx>
        <w:trPr>
          <w:trHeight w:hRule="exact" w:val="360"/>
        </w:trPr>
        <w:tc>
          <w:tcPr>
            <w:tcW w:w="5482" w:type="dxa"/>
            <w:gridSpan w:val="3"/>
          </w:tcPr>
          <w:p w14:paraId="0A1EFE60" w14:textId="77777777" w:rsidR="009D307C" w:rsidRPr="003F2775" w:rsidRDefault="009D307C" w:rsidP="009D307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Sample Group Number (if applicable):</w:t>
            </w:r>
          </w:p>
        </w:tc>
        <w:tc>
          <w:tcPr>
            <w:tcW w:w="5468" w:type="dxa"/>
          </w:tcPr>
          <w:p w14:paraId="0A1EFE61" w14:textId="7B1906F0" w:rsidR="009D307C" w:rsidRPr="003F2775" w:rsidRDefault="009D307C" w:rsidP="009D307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Dwelling Test Status in Sample Group (if applicable)</w:t>
            </w:r>
            <w:r w:rsidR="00523417" w:rsidRPr="003F2775">
              <w:rPr>
                <w:rFonts w:asciiTheme="minorHAnsi" w:eastAsia="Times New Roman" w:hAnsiTheme="minorHAnsi" w:cstheme="minorHAnsi"/>
                <w:sz w:val="20"/>
                <w:szCs w:val="20"/>
              </w:rPr>
              <w:t>:</w:t>
            </w:r>
          </w:p>
        </w:tc>
      </w:tr>
      <w:tr w:rsidR="009D307C" w:rsidRPr="00D15BC3" w14:paraId="0A1EFE64" w14:textId="77777777" w:rsidTr="00A76AE7">
        <w:tblPrEx>
          <w:tblCellMar>
            <w:left w:w="108" w:type="dxa"/>
            <w:right w:w="108" w:type="dxa"/>
          </w:tblCellMar>
        </w:tblPrEx>
        <w:trPr>
          <w:trHeight w:val="288"/>
        </w:trPr>
        <w:tc>
          <w:tcPr>
            <w:tcW w:w="10950" w:type="dxa"/>
            <w:gridSpan w:val="4"/>
            <w:vAlign w:val="center"/>
          </w:tcPr>
          <w:p w14:paraId="0A1EFE63" w14:textId="77777777" w:rsidR="009D307C" w:rsidRPr="003F2775" w:rsidRDefault="009D307C" w:rsidP="0038287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asciiTheme="minorHAnsi" w:eastAsia="Times New Roman" w:hAnsiTheme="minorHAnsi" w:cstheme="minorHAnsi"/>
                <w:sz w:val="20"/>
                <w:szCs w:val="20"/>
              </w:rPr>
            </w:pPr>
            <w:r w:rsidRPr="003F2775">
              <w:rPr>
                <w:rFonts w:asciiTheme="minorHAnsi" w:eastAsia="Times New Roman" w:hAnsiTheme="minorHAnsi" w:cstheme="minorHAnsi"/>
                <w:b/>
                <w:caps/>
                <w:sz w:val="20"/>
                <w:szCs w:val="20"/>
              </w:rPr>
              <w:t>HERS RATER INFORMATION</w:t>
            </w:r>
          </w:p>
        </w:tc>
      </w:tr>
      <w:tr w:rsidR="009D307C" w:rsidRPr="00D15BC3" w14:paraId="0A1EFE66" w14:textId="77777777" w:rsidTr="00A76AE7">
        <w:tblPrEx>
          <w:tblCellMar>
            <w:left w:w="108" w:type="dxa"/>
            <w:right w:w="108" w:type="dxa"/>
          </w:tblCellMar>
        </w:tblPrEx>
        <w:trPr>
          <w:trHeight w:hRule="exact" w:val="360"/>
        </w:trPr>
        <w:tc>
          <w:tcPr>
            <w:tcW w:w="10950" w:type="dxa"/>
            <w:gridSpan w:val="4"/>
          </w:tcPr>
          <w:p w14:paraId="0A1EFE65" w14:textId="77777777" w:rsidR="009D307C" w:rsidRPr="003F2775" w:rsidRDefault="009D307C" w:rsidP="009D307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HERS Rater Company Name:</w:t>
            </w:r>
          </w:p>
        </w:tc>
      </w:tr>
      <w:tr w:rsidR="009D307C" w:rsidRPr="00D15BC3" w14:paraId="0A1EFE69" w14:textId="77777777" w:rsidTr="00A76AE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A1EFE67" w14:textId="77777777" w:rsidR="009D307C" w:rsidRPr="003F2775" w:rsidRDefault="009D307C" w:rsidP="009D307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0A1EFE68" w14:textId="77777777" w:rsidR="009D307C" w:rsidRPr="003F2775" w:rsidRDefault="009D307C" w:rsidP="009D307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Responsible Rater Signature:</w:t>
            </w:r>
          </w:p>
        </w:tc>
      </w:tr>
      <w:tr w:rsidR="009D307C" w:rsidRPr="00D15BC3" w14:paraId="0A1EFE6C" w14:textId="77777777" w:rsidTr="00A76AE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A1EFE6A" w14:textId="0A2C1A01" w:rsidR="009D307C" w:rsidRPr="003F2775" w:rsidRDefault="009D307C" w:rsidP="009D307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Responsible Rater Certification Number w/ this HERS Provider</w:t>
            </w:r>
            <w:r w:rsidR="00523417" w:rsidRPr="003F2775">
              <w:rPr>
                <w:rFonts w:asciiTheme="minorHAnsi" w:eastAsia="Times New Roman" w:hAnsiTheme="minorHAnsi" w:cstheme="minorHAnsi"/>
                <w:sz w:val="20"/>
                <w:szCs w:val="20"/>
              </w:rPr>
              <w:t>:</w:t>
            </w:r>
          </w:p>
        </w:tc>
        <w:tc>
          <w:tcPr>
            <w:tcW w:w="5468" w:type="dxa"/>
            <w:tcBorders>
              <w:top w:val="single" w:sz="4" w:space="0" w:color="auto"/>
              <w:left w:val="single" w:sz="4" w:space="0" w:color="auto"/>
              <w:bottom w:val="single" w:sz="4" w:space="0" w:color="auto"/>
              <w:right w:val="single" w:sz="4" w:space="0" w:color="auto"/>
            </w:tcBorders>
          </w:tcPr>
          <w:p w14:paraId="0A1EFE6B" w14:textId="77777777" w:rsidR="009D307C" w:rsidRPr="003F2775" w:rsidRDefault="009D307C" w:rsidP="009D307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Date Signed:</w:t>
            </w:r>
          </w:p>
        </w:tc>
      </w:tr>
    </w:tbl>
    <w:p w14:paraId="0A1EFE6D" w14:textId="77777777" w:rsidR="002332EE" w:rsidRPr="003F2775" w:rsidRDefault="002332EE" w:rsidP="002332EE">
      <w:pPr>
        <w:ind w:hanging="677"/>
        <w:rPr>
          <w:rFonts w:asciiTheme="minorHAnsi" w:hAnsiTheme="minorHAnsi" w:cstheme="minorHAnsi"/>
          <w:sz w:val="20"/>
          <w:szCs w:val="20"/>
        </w:rPr>
      </w:pPr>
    </w:p>
    <w:p w14:paraId="0A1EFE6E" w14:textId="77777777" w:rsidR="00C65571" w:rsidRPr="003F2775" w:rsidRDefault="00C65571" w:rsidP="00672F4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20"/>
          <w:szCs w:val="20"/>
        </w:rPr>
        <w:sectPr w:rsidR="00C65571" w:rsidRPr="003F2775" w:rsidSect="003F2775">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720" w:header="432" w:footer="432" w:gutter="0"/>
          <w:cols w:space="720"/>
          <w:docGrid w:linePitch="360"/>
        </w:sectPr>
      </w:pPr>
    </w:p>
    <w:p w14:paraId="0A1EFE6F" w14:textId="078CD498" w:rsidR="000B4BB5" w:rsidRPr="00B16BBE" w:rsidRDefault="008852D7" w:rsidP="00382877">
      <w:pPr>
        <w:spacing w:after="60" w:line="240" w:lineRule="auto"/>
        <w:jc w:val="center"/>
        <w:rPr>
          <w:rFonts w:asciiTheme="minorHAnsi" w:hAnsiTheme="minorHAnsi" w:cstheme="minorHAnsi"/>
          <w:b/>
          <w:sz w:val="20"/>
          <w:szCs w:val="20"/>
        </w:rPr>
      </w:pPr>
      <w:del w:id="25" w:author="Alhabibi, Haider@Energy" w:date="2022-06-13T10:40:00Z">
        <w:r w:rsidDel="00886315">
          <w:rPr>
            <w:rFonts w:asciiTheme="minorHAnsi" w:hAnsiTheme="minorHAnsi" w:cstheme="minorHAnsi"/>
            <w:b/>
            <w:sz w:val="20"/>
            <w:szCs w:val="20"/>
          </w:rPr>
          <w:lastRenderedPageBreak/>
          <w:delText>LMCV</w:delText>
        </w:r>
      </w:del>
      <w:ins w:id="26" w:author="Alhabibi, Haider@Energy" w:date="2022-06-13T10:40:00Z">
        <w:r w:rsidR="00886315">
          <w:rPr>
            <w:rFonts w:asciiTheme="minorHAnsi" w:hAnsiTheme="minorHAnsi" w:cstheme="minorHAnsi"/>
            <w:b/>
            <w:sz w:val="20"/>
            <w:szCs w:val="20"/>
          </w:rPr>
          <w:t>NRCV</w:t>
        </w:r>
      </w:ins>
      <w:r w:rsidR="000B4BB5" w:rsidRPr="00B16BBE">
        <w:rPr>
          <w:rFonts w:asciiTheme="minorHAnsi" w:hAnsiTheme="minorHAnsi" w:cstheme="minorHAnsi"/>
          <w:b/>
          <w:sz w:val="20"/>
          <w:szCs w:val="20"/>
        </w:rPr>
        <w:t>-PLB-21-H</w:t>
      </w:r>
      <w:r w:rsidR="00523417" w:rsidRPr="00B16BBE">
        <w:rPr>
          <w:rFonts w:asciiTheme="minorHAnsi" w:hAnsiTheme="minorHAnsi" w:cstheme="minorHAnsi"/>
          <w:b/>
          <w:sz w:val="20"/>
          <w:szCs w:val="20"/>
        </w:rPr>
        <w:t xml:space="preserve"> User Instructions</w:t>
      </w:r>
    </w:p>
    <w:p w14:paraId="58EE52BB" w14:textId="0C2A7B80" w:rsidR="00523417" w:rsidRPr="00B16BBE" w:rsidRDefault="00523417" w:rsidP="000B4BB5">
      <w:pPr>
        <w:spacing w:after="60" w:line="240" w:lineRule="auto"/>
        <w:rPr>
          <w:rFonts w:asciiTheme="minorHAnsi" w:hAnsiTheme="minorHAnsi" w:cstheme="minorHAnsi"/>
          <w:b/>
          <w:sz w:val="20"/>
          <w:szCs w:val="20"/>
        </w:rPr>
      </w:pPr>
    </w:p>
    <w:p w14:paraId="2C3155A7" w14:textId="77777777" w:rsidR="008C1D97" w:rsidRDefault="008C1D97" w:rsidP="00382877">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p>
    <w:p w14:paraId="7D7B49A7" w14:textId="77777777" w:rsidR="008C1D97" w:rsidRPr="008C1D97" w:rsidRDefault="008C1D97" w:rsidP="008C1D97">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8C1D97">
        <w:rPr>
          <w:rFonts w:asciiTheme="minorHAnsi" w:hAnsiTheme="minorHAnsi" w:cstheme="minorHAnsi"/>
          <w:b/>
          <w:sz w:val="20"/>
          <w:szCs w:val="20"/>
        </w:rPr>
        <w:t>A. General Information</w:t>
      </w:r>
    </w:p>
    <w:p w14:paraId="7DC58FB0" w14:textId="4F708A51" w:rsidR="008C1D97" w:rsidRPr="008C1D97" w:rsidRDefault="008C1D97" w:rsidP="008C1D97">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8C1D97">
        <w:rPr>
          <w:rFonts w:asciiTheme="minorHAnsi" w:hAnsiTheme="minorHAnsi" w:cstheme="minorHAnsi"/>
          <w:sz w:val="20"/>
          <w:szCs w:val="20"/>
        </w:rPr>
        <w:t xml:space="preserve">This table reports the building location as specified on the Registered </w:t>
      </w:r>
      <w:del w:id="27" w:author="Alhabibi, Haider@Energy" w:date="2022-06-13T10:41:00Z">
        <w:r w:rsidR="008852D7" w:rsidDel="00886315">
          <w:rPr>
            <w:rFonts w:asciiTheme="minorHAnsi" w:hAnsiTheme="minorHAnsi" w:cstheme="minorHAnsi"/>
            <w:sz w:val="20"/>
            <w:szCs w:val="20"/>
          </w:rPr>
          <w:delText>LMCC</w:delText>
        </w:r>
      </w:del>
      <w:ins w:id="28" w:author="Alhabibi, Haider@Energy" w:date="2022-06-13T10:41:00Z">
        <w:r w:rsidR="00886315">
          <w:rPr>
            <w:rFonts w:asciiTheme="minorHAnsi" w:hAnsiTheme="minorHAnsi" w:cstheme="minorHAnsi"/>
            <w:sz w:val="20"/>
            <w:szCs w:val="20"/>
          </w:rPr>
          <w:t>NRCC</w:t>
        </w:r>
      </w:ins>
      <w:r w:rsidRPr="008C1D97">
        <w:rPr>
          <w:rFonts w:asciiTheme="minorHAnsi" w:hAnsiTheme="minorHAnsi" w:cstheme="minorHAnsi"/>
          <w:sz w:val="20"/>
          <w:szCs w:val="20"/>
        </w:rPr>
        <w:t xml:space="preserve">. </w:t>
      </w:r>
    </w:p>
    <w:p w14:paraId="0D9D6BF9" w14:textId="77777777" w:rsidR="008C1D97" w:rsidRDefault="008C1D97" w:rsidP="00382877">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p>
    <w:p w14:paraId="5D993D1E" w14:textId="77777777" w:rsidR="00E770AF" w:rsidRDefault="008C1D97" w:rsidP="00E770A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B</w:t>
      </w:r>
      <w:r w:rsidR="000B4BB5" w:rsidRPr="00B16BBE">
        <w:rPr>
          <w:rFonts w:asciiTheme="minorHAnsi" w:hAnsiTheme="minorHAnsi" w:cstheme="minorHAnsi"/>
          <w:b/>
          <w:sz w:val="20"/>
          <w:szCs w:val="20"/>
        </w:rPr>
        <w:t xml:space="preserve">. Design </w:t>
      </w:r>
      <w:r>
        <w:rPr>
          <w:rFonts w:asciiTheme="minorHAnsi" w:hAnsiTheme="minorHAnsi" w:cstheme="minorHAnsi"/>
          <w:b/>
          <w:sz w:val="20"/>
          <w:szCs w:val="20"/>
        </w:rPr>
        <w:t xml:space="preserve">HERS Verified </w:t>
      </w:r>
      <w:r w:rsidR="000B4BB5" w:rsidRPr="00B16BBE">
        <w:rPr>
          <w:rFonts w:asciiTheme="minorHAnsi" w:hAnsiTheme="minorHAnsi" w:cstheme="minorHAnsi"/>
          <w:b/>
          <w:sz w:val="20"/>
          <w:szCs w:val="20"/>
        </w:rPr>
        <w:t>Central Water Heating Systems Information</w:t>
      </w:r>
      <w:bookmarkStart w:id="29" w:name="_Hlk97747075"/>
    </w:p>
    <w:p w14:paraId="0A1EFE71" w14:textId="70B71815" w:rsidR="000B4BB5" w:rsidDel="0084420B" w:rsidRDefault="000B4BB5" w:rsidP="00E770A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30" w:author="Alhabibi, Haider@Energy" w:date="2022-06-13T11:05:00Z"/>
          <w:rFonts w:asciiTheme="minorHAnsi" w:hAnsiTheme="minorHAnsi" w:cstheme="minorHAnsi"/>
          <w:sz w:val="20"/>
          <w:szCs w:val="20"/>
        </w:rPr>
      </w:pPr>
      <w:r w:rsidRPr="00B16BBE">
        <w:rPr>
          <w:rFonts w:asciiTheme="minorHAnsi" w:hAnsiTheme="minorHAnsi" w:cstheme="minorHAnsi"/>
          <w:sz w:val="20"/>
          <w:szCs w:val="20"/>
        </w:rPr>
        <w:t xml:space="preserve">This table reports </w:t>
      </w:r>
      <w:r w:rsidR="00F77C09">
        <w:rPr>
          <w:rFonts w:asciiTheme="minorHAnsi" w:hAnsiTheme="minorHAnsi" w:cstheme="minorHAnsi"/>
          <w:sz w:val="20"/>
          <w:szCs w:val="20"/>
        </w:rPr>
        <w:t xml:space="preserve">features of </w:t>
      </w:r>
      <w:r w:rsidRPr="00B16BBE">
        <w:rPr>
          <w:rFonts w:asciiTheme="minorHAnsi" w:hAnsiTheme="minorHAnsi" w:cstheme="minorHAnsi"/>
          <w:sz w:val="20"/>
          <w:szCs w:val="20"/>
        </w:rPr>
        <w:t xml:space="preserve">the water heating system </w:t>
      </w:r>
      <w:r w:rsidR="00F77C09" w:rsidRPr="00F77C09">
        <w:rPr>
          <w:rFonts w:asciiTheme="minorHAnsi" w:hAnsiTheme="minorHAnsi" w:cstheme="minorHAnsi"/>
          <w:sz w:val="20"/>
          <w:szCs w:val="20"/>
        </w:rPr>
        <w:t>other than HPWH system</w:t>
      </w:r>
      <w:r w:rsidRPr="00B16BBE">
        <w:rPr>
          <w:rFonts w:asciiTheme="minorHAnsi" w:hAnsiTheme="minorHAnsi" w:cstheme="minorHAnsi"/>
          <w:sz w:val="20"/>
          <w:szCs w:val="20"/>
        </w:rPr>
        <w:t xml:space="preserve"> that were specified on the registered </w:t>
      </w:r>
      <w:del w:id="31" w:author="Alhabibi, Haider@Energy" w:date="2022-06-13T10:41:00Z">
        <w:r w:rsidR="008852D7" w:rsidDel="00886315">
          <w:rPr>
            <w:rFonts w:asciiTheme="minorHAnsi" w:hAnsiTheme="minorHAnsi" w:cstheme="minorHAnsi"/>
            <w:sz w:val="20"/>
            <w:szCs w:val="20"/>
          </w:rPr>
          <w:delText>LMCC</w:delText>
        </w:r>
      </w:del>
      <w:ins w:id="32" w:author="Alhabibi, Haider@Energy" w:date="2022-06-13T10:41:00Z">
        <w:r w:rsidR="00886315">
          <w:rPr>
            <w:rFonts w:asciiTheme="minorHAnsi" w:hAnsiTheme="minorHAnsi" w:cstheme="minorHAnsi"/>
            <w:sz w:val="20"/>
            <w:szCs w:val="20"/>
          </w:rPr>
          <w:t>NRCC</w:t>
        </w:r>
      </w:ins>
      <w:r w:rsidRPr="00B16BBE">
        <w:rPr>
          <w:rFonts w:asciiTheme="minorHAnsi" w:hAnsiTheme="minorHAnsi" w:cstheme="minorHAnsi"/>
          <w:sz w:val="20"/>
          <w:szCs w:val="20"/>
        </w:rPr>
        <w:t xml:space="preserve"> compliance document for this project.    For information only and requires no user input.</w:t>
      </w:r>
    </w:p>
    <w:p w14:paraId="7C74571B" w14:textId="77777777" w:rsidR="0084420B" w:rsidRDefault="0084420B" w:rsidP="00E770A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33" w:author="Alhabibi, Haider@Energy" w:date="2022-06-13T11:05:00Z"/>
          <w:rFonts w:asciiTheme="minorHAnsi" w:hAnsiTheme="minorHAnsi" w:cstheme="minorHAnsi"/>
          <w:sz w:val="20"/>
          <w:szCs w:val="20"/>
        </w:rPr>
      </w:pPr>
    </w:p>
    <w:bookmarkEnd w:id="29"/>
    <w:p w14:paraId="6E43235A" w14:textId="77777777" w:rsidR="007E3D02" w:rsidRDefault="0048734D" w:rsidP="0084420B">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bCs/>
          <w:sz w:val="20"/>
          <w:szCs w:val="20"/>
        </w:rPr>
      </w:pPr>
      <w:r w:rsidRPr="00886315">
        <w:rPr>
          <w:rFonts w:asciiTheme="minorHAnsi" w:hAnsiTheme="minorHAnsi" w:cstheme="minorHAnsi"/>
          <w:b/>
          <w:bCs/>
          <w:sz w:val="20"/>
          <w:szCs w:val="20"/>
        </w:rPr>
        <w:t>B2. Design HERS Verified CHPWH System Information</w:t>
      </w:r>
    </w:p>
    <w:p w14:paraId="4F7C9DA0" w14:textId="77777777" w:rsidR="007E3D02" w:rsidRDefault="00C30A73" w:rsidP="007E3D02">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3F4127">
        <w:rPr>
          <w:rFonts w:cstheme="minorHAnsi"/>
          <w:sz w:val="20"/>
          <w:szCs w:val="20"/>
        </w:rPr>
        <w:t xml:space="preserve">This table reports the water heating systems specified on the registered </w:t>
      </w:r>
      <w:del w:id="34" w:author="Alhabibi, Haider@Energy" w:date="2022-06-13T10:41:00Z">
        <w:r w:rsidDel="00886315">
          <w:rPr>
            <w:rFonts w:cstheme="minorHAnsi"/>
            <w:sz w:val="20"/>
            <w:szCs w:val="20"/>
          </w:rPr>
          <w:delText>LMCC</w:delText>
        </w:r>
      </w:del>
      <w:ins w:id="35" w:author="Alhabibi, Haider@Energy" w:date="2022-06-13T10:41:00Z">
        <w:r w:rsidR="00886315">
          <w:rPr>
            <w:rFonts w:cstheme="minorHAnsi"/>
            <w:sz w:val="20"/>
            <w:szCs w:val="20"/>
          </w:rPr>
          <w:t>NRCC</w:t>
        </w:r>
      </w:ins>
      <w:r w:rsidRPr="003F4127">
        <w:rPr>
          <w:rFonts w:cstheme="minorHAnsi"/>
          <w:sz w:val="20"/>
          <w:szCs w:val="20"/>
        </w:rPr>
        <w:t xml:space="preserve"> compliance document for this project.</w:t>
      </w:r>
    </w:p>
    <w:p w14:paraId="4ECF82BB" w14:textId="77777777" w:rsidR="007E3D02" w:rsidRDefault="007E3D02" w:rsidP="007E3D02">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p>
    <w:p w14:paraId="6A009A6A" w14:textId="77777777" w:rsidR="007E3D02" w:rsidRDefault="008C1D97" w:rsidP="007E3D02">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C</w:t>
      </w:r>
      <w:r w:rsidR="000B4BB5" w:rsidRPr="00B16BBE">
        <w:rPr>
          <w:rFonts w:asciiTheme="minorHAnsi" w:hAnsiTheme="minorHAnsi" w:cstheme="minorHAnsi"/>
          <w:b/>
          <w:sz w:val="20"/>
          <w:szCs w:val="20"/>
        </w:rPr>
        <w:t xml:space="preserve">. Installed </w:t>
      </w:r>
      <w:r>
        <w:rPr>
          <w:rFonts w:asciiTheme="minorHAnsi" w:hAnsiTheme="minorHAnsi" w:cstheme="minorHAnsi"/>
          <w:b/>
          <w:sz w:val="20"/>
          <w:szCs w:val="20"/>
        </w:rPr>
        <w:t xml:space="preserve">HERS Verified </w:t>
      </w:r>
      <w:r w:rsidR="000B4BB5" w:rsidRPr="00B16BBE">
        <w:rPr>
          <w:rFonts w:asciiTheme="minorHAnsi" w:hAnsiTheme="minorHAnsi" w:cstheme="minorHAnsi"/>
          <w:b/>
          <w:sz w:val="20"/>
          <w:szCs w:val="20"/>
        </w:rPr>
        <w:t>Central Water Heating Systems Information</w:t>
      </w:r>
    </w:p>
    <w:p w14:paraId="74B483D8" w14:textId="11FAA1A7" w:rsidR="007E3D02" w:rsidRDefault="000B4BB5" w:rsidP="007E3D02">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B16BBE">
        <w:rPr>
          <w:rFonts w:asciiTheme="minorHAnsi" w:hAnsiTheme="minorHAnsi" w:cstheme="minorHAnsi"/>
          <w:sz w:val="20"/>
          <w:szCs w:val="20"/>
        </w:rPr>
        <w:t>This table reports the water heating system information that is being installed.  Require one line for each central system.</w:t>
      </w:r>
    </w:p>
    <w:p w14:paraId="3B13D72B" w14:textId="77777777" w:rsidR="007E3D02" w:rsidRPr="001E2CE7" w:rsidRDefault="007E3D02" w:rsidP="007E3D02">
      <w:pPr>
        <w:pStyle w:val="ListParagraph"/>
        <w:keepNext/>
        <w:numPr>
          <w:ilvl w:val="0"/>
          <w:numId w:val="27"/>
        </w:numPr>
        <w:spacing w:after="0" w:line="240" w:lineRule="auto"/>
        <w:rPr>
          <w:rFonts w:asciiTheme="minorHAnsi" w:hAnsiTheme="minorHAnsi" w:cstheme="minorHAnsi"/>
          <w:sz w:val="20"/>
          <w:szCs w:val="20"/>
        </w:rPr>
      </w:pPr>
      <w:bookmarkStart w:id="36" w:name="_Hlk97747426"/>
      <w:r w:rsidRPr="001E2CE7">
        <w:rPr>
          <w:rFonts w:asciiTheme="minorHAnsi" w:hAnsiTheme="minorHAnsi" w:cstheme="minorHAnsi"/>
          <w:sz w:val="20"/>
          <w:szCs w:val="20"/>
        </w:rPr>
        <w:t xml:space="preserve">Water Heating System ID or Name – Reference information from </w:t>
      </w:r>
      <w:del w:id="37" w:author="Alhabibi, Haider@Energy" w:date="2022-06-13T10:41:00Z">
        <w:r w:rsidRPr="001E2CE7" w:rsidDel="00886315">
          <w:rPr>
            <w:rFonts w:asciiTheme="minorHAnsi" w:hAnsiTheme="minorHAnsi" w:cstheme="minorHAnsi"/>
            <w:sz w:val="20"/>
            <w:szCs w:val="20"/>
          </w:rPr>
          <w:delText>LMCC</w:delText>
        </w:r>
      </w:del>
      <w:ins w:id="38" w:author="Alhabibi, Haider@Energy" w:date="2022-06-13T10:41:00Z">
        <w:r w:rsidRPr="001E2CE7">
          <w:rPr>
            <w:rFonts w:asciiTheme="minorHAnsi" w:hAnsiTheme="minorHAnsi" w:cstheme="minorHAnsi"/>
            <w:sz w:val="20"/>
            <w:szCs w:val="20"/>
          </w:rPr>
          <w:t>NRCC</w:t>
        </w:r>
      </w:ins>
      <w:r w:rsidRPr="001E2CE7">
        <w:rPr>
          <w:rFonts w:asciiTheme="minorHAnsi" w:hAnsiTheme="minorHAnsi" w:cstheme="minorHAnsi"/>
          <w:sz w:val="20"/>
          <w:szCs w:val="20"/>
        </w:rPr>
        <w:t>.</w:t>
      </w:r>
    </w:p>
    <w:p w14:paraId="03326E2F" w14:textId="77777777" w:rsidR="007E3D02" w:rsidRPr="001E2CE7" w:rsidRDefault="007E3D02" w:rsidP="007E3D02">
      <w:pPr>
        <w:pStyle w:val="ListParagraph"/>
        <w:keepNext/>
        <w:numPr>
          <w:ilvl w:val="0"/>
          <w:numId w:val="27"/>
        </w:numPr>
        <w:spacing w:after="0" w:line="240" w:lineRule="auto"/>
        <w:rPr>
          <w:rFonts w:asciiTheme="minorHAnsi" w:hAnsiTheme="minorHAnsi" w:cstheme="minorHAnsi"/>
          <w:sz w:val="20"/>
          <w:szCs w:val="20"/>
        </w:rPr>
      </w:pPr>
      <w:r w:rsidRPr="001E2CE7">
        <w:rPr>
          <w:rFonts w:asciiTheme="minorHAnsi" w:hAnsiTheme="minorHAnsi" w:cstheme="minorHAnsi"/>
          <w:sz w:val="20"/>
          <w:szCs w:val="20"/>
        </w:rPr>
        <w:t xml:space="preserve">Water Heating System Type – Reference information from </w:t>
      </w:r>
      <w:del w:id="39" w:author="Alhabibi, Haider@Energy" w:date="2022-06-13T10:41:00Z">
        <w:r w:rsidRPr="001E2CE7" w:rsidDel="00886315">
          <w:rPr>
            <w:rFonts w:asciiTheme="minorHAnsi" w:hAnsiTheme="minorHAnsi" w:cstheme="minorHAnsi"/>
            <w:sz w:val="20"/>
            <w:szCs w:val="20"/>
          </w:rPr>
          <w:delText>LMCC</w:delText>
        </w:r>
      </w:del>
      <w:ins w:id="40" w:author="Alhabibi, Haider@Energy" w:date="2022-06-13T10:41:00Z">
        <w:r w:rsidRPr="001E2CE7">
          <w:rPr>
            <w:rFonts w:asciiTheme="minorHAnsi" w:hAnsiTheme="minorHAnsi" w:cstheme="minorHAnsi"/>
            <w:sz w:val="20"/>
            <w:szCs w:val="20"/>
          </w:rPr>
          <w:t>NRCC</w:t>
        </w:r>
      </w:ins>
      <w:r w:rsidRPr="001E2CE7">
        <w:rPr>
          <w:rFonts w:asciiTheme="minorHAnsi" w:hAnsiTheme="minorHAnsi" w:cstheme="minorHAnsi"/>
          <w:sz w:val="20"/>
          <w:szCs w:val="20"/>
        </w:rPr>
        <w:t>. The different kinds of water heating system type are DHW or Combined Hydronic.</w:t>
      </w:r>
    </w:p>
    <w:p w14:paraId="40B9A138" w14:textId="77777777" w:rsidR="007E3D02" w:rsidRPr="001E2CE7" w:rsidRDefault="007E3D02" w:rsidP="007E3D02">
      <w:pPr>
        <w:pStyle w:val="ListParagraph"/>
        <w:keepNext/>
        <w:numPr>
          <w:ilvl w:val="0"/>
          <w:numId w:val="27"/>
        </w:numPr>
        <w:spacing w:after="0" w:line="240" w:lineRule="auto"/>
        <w:rPr>
          <w:rFonts w:asciiTheme="minorHAnsi" w:hAnsiTheme="minorHAnsi" w:cstheme="minorHAnsi"/>
          <w:sz w:val="20"/>
          <w:szCs w:val="20"/>
        </w:rPr>
      </w:pPr>
      <w:r w:rsidRPr="001E2CE7">
        <w:rPr>
          <w:rFonts w:asciiTheme="minorHAnsi" w:hAnsiTheme="minorHAnsi" w:cstheme="minorHAnsi"/>
          <w:sz w:val="20"/>
          <w:szCs w:val="20"/>
        </w:rPr>
        <w:t xml:space="preserve">Water Heater Type – Information from </w:t>
      </w:r>
      <w:del w:id="41" w:author="Alhabibi, Haider@Energy" w:date="2022-06-13T10:41:00Z">
        <w:r w:rsidRPr="001E2CE7" w:rsidDel="00886315">
          <w:rPr>
            <w:rFonts w:asciiTheme="minorHAnsi" w:hAnsiTheme="minorHAnsi" w:cstheme="minorHAnsi"/>
            <w:sz w:val="20"/>
            <w:szCs w:val="20"/>
          </w:rPr>
          <w:delText>LMCC</w:delText>
        </w:r>
      </w:del>
      <w:ins w:id="42" w:author="Alhabibi, Haider@Energy" w:date="2022-06-13T10:41:00Z">
        <w:r w:rsidRPr="001E2CE7">
          <w:rPr>
            <w:rFonts w:asciiTheme="minorHAnsi" w:hAnsiTheme="minorHAnsi" w:cstheme="minorHAnsi"/>
            <w:sz w:val="20"/>
            <w:szCs w:val="20"/>
          </w:rPr>
          <w:t>NRCC</w:t>
        </w:r>
      </w:ins>
      <w:r w:rsidRPr="001E2CE7">
        <w:rPr>
          <w:rFonts w:asciiTheme="minorHAnsi" w:hAnsiTheme="minorHAnsi" w:cstheme="minorHAnsi"/>
          <w:sz w:val="20"/>
          <w:szCs w:val="20"/>
        </w:rPr>
        <w:t>. The different kinds of water heaters are Large/Commercial Storage, Small/Consumer Storage, Residential-Duty Commercial Storage, Heat Pump, Boiler, Large/Commercial Instantaneous, Small/Consumer Instantaneous, Residential-Duty Commercial Instantaneous or Indirect.</w:t>
      </w:r>
    </w:p>
    <w:p w14:paraId="2C6AB844" w14:textId="77777777" w:rsidR="007E3D02" w:rsidRPr="001E2CE7" w:rsidRDefault="007E3D02" w:rsidP="007E3D02">
      <w:pPr>
        <w:pStyle w:val="ListParagraph"/>
        <w:keepNext/>
        <w:numPr>
          <w:ilvl w:val="0"/>
          <w:numId w:val="27"/>
        </w:numPr>
        <w:spacing w:after="0" w:line="240" w:lineRule="auto"/>
        <w:rPr>
          <w:rFonts w:asciiTheme="minorHAnsi" w:hAnsiTheme="minorHAnsi" w:cstheme="minorHAnsi"/>
          <w:sz w:val="20"/>
          <w:szCs w:val="20"/>
        </w:rPr>
      </w:pPr>
      <w:r w:rsidRPr="001E2CE7">
        <w:rPr>
          <w:rFonts w:asciiTheme="minorHAnsi" w:hAnsiTheme="minorHAnsi" w:cstheme="minorHAnsi"/>
          <w:sz w:val="20"/>
          <w:szCs w:val="20"/>
        </w:rPr>
        <w:t xml:space="preserve"># of Water Heaters in system – Reference information from </w:t>
      </w:r>
      <w:del w:id="43" w:author="Alhabibi, Haider@Energy" w:date="2022-06-13T10:41:00Z">
        <w:r w:rsidRPr="001E2CE7" w:rsidDel="00886315">
          <w:rPr>
            <w:rFonts w:asciiTheme="minorHAnsi" w:hAnsiTheme="minorHAnsi" w:cstheme="minorHAnsi"/>
            <w:sz w:val="20"/>
            <w:szCs w:val="20"/>
          </w:rPr>
          <w:delText>LMCC</w:delText>
        </w:r>
      </w:del>
      <w:ins w:id="44" w:author="Alhabibi, Haider@Energy" w:date="2022-06-13T10:41:00Z">
        <w:r w:rsidRPr="001E2CE7">
          <w:rPr>
            <w:rFonts w:asciiTheme="minorHAnsi" w:hAnsiTheme="minorHAnsi" w:cstheme="minorHAnsi"/>
            <w:sz w:val="20"/>
            <w:szCs w:val="20"/>
          </w:rPr>
          <w:t>NRCC</w:t>
        </w:r>
      </w:ins>
      <w:r w:rsidRPr="001E2CE7">
        <w:rPr>
          <w:rFonts w:asciiTheme="minorHAnsi" w:hAnsiTheme="minorHAnsi" w:cstheme="minorHAnsi"/>
          <w:sz w:val="20"/>
          <w:szCs w:val="20"/>
        </w:rPr>
        <w:t>.</w:t>
      </w:r>
    </w:p>
    <w:p w14:paraId="152BC7CC" w14:textId="77777777" w:rsidR="007E3D02" w:rsidRPr="001E2CE7" w:rsidRDefault="007E3D02" w:rsidP="007E3D02">
      <w:pPr>
        <w:pStyle w:val="ListParagraph"/>
        <w:keepNext/>
        <w:numPr>
          <w:ilvl w:val="0"/>
          <w:numId w:val="27"/>
        </w:numPr>
        <w:spacing w:after="0" w:line="240" w:lineRule="auto"/>
        <w:rPr>
          <w:rFonts w:asciiTheme="minorHAnsi" w:hAnsiTheme="minorHAnsi" w:cstheme="minorHAnsi"/>
          <w:sz w:val="20"/>
          <w:szCs w:val="20"/>
        </w:rPr>
      </w:pPr>
      <w:r w:rsidRPr="001E2CE7">
        <w:rPr>
          <w:rFonts w:asciiTheme="minorHAnsi" w:hAnsiTheme="minorHAnsi" w:cstheme="minorHAnsi"/>
          <w:sz w:val="20"/>
          <w:szCs w:val="20"/>
        </w:rPr>
        <w:t xml:space="preserve">Water Heater Storage Volume (gal) – User input. Value may be N/A if water heater type is instantaneous with zero storage.  </w:t>
      </w:r>
    </w:p>
    <w:p w14:paraId="4B9C8E56" w14:textId="77777777" w:rsidR="007E3D02" w:rsidRPr="001E2CE7" w:rsidRDefault="007E3D02" w:rsidP="007E3D02">
      <w:pPr>
        <w:pStyle w:val="ListParagraph"/>
        <w:keepNext/>
        <w:numPr>
          <w:ilvl w:val="0"/>
          <w:numId w:val="27"/>
        </w:numPr>
        <w:spacing w:after="0" w:line="240" w:lineRule="auto"/>
        <w:rPr>
          <w:rFonts w:asciiTheme="minorHAnsi" w:hAnsiTheme="minorHAnsi" w:cstheme="minorHAnsi"/>
          <w:sz w:val="20"/>
          <w:szCs w:val="20"/>
        </w:rPr>
      </w:pPr>
      <w:r w:rsidRPr="001E2CE7">
        <w:rPr>
          <w:rFonts w:asciiTheme="minorHAnsi" w:hAnsiTheme="minorHAnsi" w:cstheme="minorHAnsi"/>
          <w:sz w:val="20"/>
          <w:szCs w:val="20"/>
        </w:rPr>
        <w:t xml:space="preserve">Fuel Type – Reference information from </w:t>
      </w:r>
      <w:del w:id="45" w:author="Alhabibi, Haider@Energy" w:date="2022-06-13T10:41:00Z">
        <w:r w:rsidRPr="001E2CE7" w:rsidDel="00886315">
          <w:rPr>
            <w:rFonts w:asciiTheme="minorHAnsi" w:hAnsiTheme="minorHAnsi" w:cstheme="minorHAnsi"/>
            <w:sz w:val="20"/>
            <w:szCs w:val="20"/>
          </w:rPr>
          <w:delText>LMCC</w:delText>
        </w:r>
      </w:del>
      <w:ins w:id="46" w:author="Alhabibi, Haider@Energy" w:date="2022-06-13T10:41:00Z">
        <w:r w:rsidRPr="001E2CE7">
          <w:rPr>
            <w:rFonts w:asciiTheme="minorHAnsi" w:hAnsiTheme="minorHAnsi" w:cstheme="minorHAnsi"/>
            <w:sz w:val="20"/>
            <w:szCs w:val="20"/>
          </w:rPr>
          <w:t>NRCC</w:t>
        </w:r>
      </w:ins>
      <w:r w:rsidRPr="001E2CE7">
        <w:rPr>
          <w:rFonts w:asciiTheme="minorHAnsi" w:hAnsiTheme="minorHAnsi" w:cstheme="minorHAnsi"/>
          <w:sz w:val="20"/>
          <w:szCs w:val="20"/>
        </w:rPr>
        <w:t>. The different kinds of fuel types are natural gas, propane, oil, or electricity.</w:t>
      </w:r>
    </w:p>
    <w:p w14:paraId="500D600B" w14:textId="77777777" w:rsidR="007E3D02" w:rsidRPr="001E2CE7" w:rsidRDefault="007E3D02" w:rsidP="007E3D02">
      <w:pPr>
        <w:pStyle w:val="ListParagraph"/>
        <w:keepNext/>
        <w:numPr>
          <w:ilvl w:val="0"/>
          <w:numId w:val="27"/>
        </w:numPr>
        <w:spacing w:after="0" w:line="240" w:lineRule="auto"/>
        <w:rPr>
          <w:rFonts w:asciiTheme="minorHAnsi" w:hAnsiTheme="minorHAnsi" w:cstheme="minorHAnsi"/>
          <w:sz w:val="20"/>
          <w:szCs w:val="20"/>
        </w:rPr>
      </w:pPr>
      <w:r w:rsidRPr="001E2CE7">
        <w:rPr>
          <w:rFonts w:asciiTheme="minorHAnsi" w:hAnsiTheme="minorHAnsi" w:cstheme="minorHAnsi"/>
          <w:sz w:val="20"/>
          <w:szCs w:val="20"/>
        </w:rPr>
        <w:t xml:space="preserve">Rated Input Type – Reference information from </w:t>
      </w:r>
      <w:del w:id="47" w:author="Alhabibi, Haider@Energy" w:date="2022-06-13T10:42:00Z">
        <w:r w:rsidRPr="001E2CE7" w:rsidDel="00886315">
          <w:rPr>
            <w:rFonts w:asciiTheme="minorHAnsi" w:hAnsiTheme="minorHAnsi" w:cstheme="minorHAnsi"/>
            <w:sz w:val="20"/>
            <w:szCs w:val="20"/>
          </w:rPr>
          <w:delText>LMCC</w:delText>
        </w:r>
      </w:del>
      <w:ins w:id="48" w:author="Alhabibi, Haider@Energy" w:date="2022-06-13T10:42:00Z">
        <w:r w:rsidRPr="001E2CE7">
          <w:rPr>
            <w:rFonts w:asciiTheme="minorHAnsi" w:hAnsiTheme="minorHAnsi" w:cstheme="minorHAnsi"/>
            <w:sz w:val="20"/>
            <w:szCs w:val="20"/>
          </w:rPr>
          <w:t>NRCC</w:t>
        </w:r>
      </w:ins>
      <w:r w:rsidRPr="001E2CE7">
        <w:rPr>
          <w:rFonts w:asciiTheme="minorHAnsi" w:hAnsiTheme="minorHAnsi" w:cstheme="minorHAnsi"/>
          <w:sz w:val="20"/>
          <w:szCs w:val="20"/>
        </w:rPr>
        <w:t>. For natural gas, propane and oil fuel type the input type is Btu/Hr. For electric the input type is kW.</w:t>
      </w:r>
    </w:p>
    <w:p w14:paraId="2C2A67EE" w14:textId="77777777" w:rsidR="007E3D02" w:rsidRPr="001E2CE7" w:rsidRDefault="007E3D02" w:rsidP="007E3D02">
      <w:pPr>
        <w:pStyle w:val="ListParagraph"/>
        <w:keepNext/>
        <w:numPr>
          <w:ilvl w:val="0"/>
          <w:numId w:val="27"/>
        </w:numPr>
        <w:spacing w:after="0" w:line="240" w:lineRule="auto"/>
        <w:rPr>
          <w:rFonts w:asciiTheme="minorHAnsi" w:hAnsiTheme="minorHAnsi" w:cstheme="minorHAnsi"/>
          <w:sz w:val="20"/>
          <w:szCs w:val="20"/>
        </w:rPr>
      </w:pPr>
      <w:r w:rsidRPr="001E2CE7">
        <w:rPr>
          <w:rFonts w:asciiTheme="minorHAnsi" w:hAnsiTheme="minorHAnsi" w:cstheme="minorHAnsi"/>
          <w:sz w:val="20"/>
          <w:szCs w:val="20"/>
        </w:rPr>
        <w:t xml:space="preserve">Rated Input Value – User input. Numerical value of the rated input. Must be equal to or less than value indicated on the </w:t>
      </w:r>
      <w:del w:id="49" w:author="Alhabibi, Haider@Energy" w:date="2022-06-13T10:42:00Z">
        <w:r w:rsidRPr="001E2CE7" w:rsidDel="00886315">
          <w:rPr>
            <w:rFonts w:asciiTheme="minorHAnsi" w:hAnsiTheme="minorHAnsi" w:cstheme="minorHAnsi"/>
            <w:sz w:val="20"/>
            <w:szCs w:val="20"/>
          </w:rPr>
          <w:delText>LMCC</w:delText>
        </w:r>
      </w:del>
      <w:ins w:id="50" w:author="Alhabibi, Haider@Energy" w:date="2022-06-13T10:42:00Z">
        <w:r w:rsidRPr="001E2CE7">
          <w:rPr>
            <w:rFonts w:asciiTheme="minorHAnsi" w:hAnsiTheme="minorHAnsi" w:cstheme="minorHAnsi"/>
            <w:sz w:val="20"/>
            <w:szCs w:val="20"/>
          </w:rPr>
          <w:t>NRCC</w:t>
        </w:r>
      </w:ins>
      <w:r w:rsidRPr="001E2CE7">
        <w:rPr>
          <w:rFonts w:asciiTheme="minorHAnsi" w:hAnsiTheme="minorHAnsi" w:cstheme="minorHAnsi"/>
          <w:sz w:val="20"/>
          <w:szCs w:val="20"/>
        </w:rPr>
        <w:t>.</w:t>
      </w:r>
    </w:p>
    <w:p w14:paraId="71E1D872" w14:textId="77777777" w:rsidR="007E3D02" w:rsidRPr="001E2CE7" w:rsidRDefault="007E3D02" w:rsidP="007E3D02">
      <w:pPr>
        <w:pStyle w:val="ListParagraph"/>
        <w:keepNext/>
        <w:numPr>
          <w:ilvl w:val="0"/>
          <w:numId w:val="27"/>
        </w:numPr>
        <w:spacing w:after="0" w:line="240" w:lineRule="auto"/>
        <w:rPr>
          <w:rFonts w:asciiTheme="minorHAnsi" w:hAnsiTheme="minorHAnsi" w:cstheme="minorHAnsi"/>
          <w:sz w:val="20"/>
          <w:szCs w:val="20"/>
        </w:rPr>
      </w:pPr>
      <w:r w:rsidRPr="001E2CE7">
        <w:rPr>
          <w:rFonts w:asciiTheme="minorHAnsi" w:hAnsiTheme="minorHAnsi" w:cstheme="minorHAnsi"/>
          <w:sz w:val="20"/>
          <w:szCs w:val="20"/>
        </w:rPr>
        <w:t xml:space="preserve">Heating Efficiency Type – Reference information from </w:t>
      </w:r>
      <w:del w:id="51" w:author="Alhabibi, Haider@Energy" w:date="2022-06-13T10:42:00Z">
        <w:r w:rsidRPr="001E2CE7" w:rsidDel="00886315">
          <w:rPr>
            <w:rFonts w:asciiTheme="minorHAnsi" w:hAnsiTheme="minorHAnsi" w:cstheme="minorHAnsi"/>
            <w:sz w:val="20"/>
            <w:szCs w:val="20"/>
          </w:rPr>
          <w:delText>LMCC</w:delText>
        </w:r>
      </w:del>
      <w:ins w:id="52" w:author="Alhabibi, Haider@Energy" w:date="2022-06-13T10:42:00Z">
        <w:r w:rsidRPr="001E2CE7">
          <w:rPr>
            <w:rFonts w:asciiTheme="minorHAnsi" w:hAnsiTheme="minorHAnsi" w:cstheme="minorHAnsi"/>
            <w:sz w:val="20"/>
            <w:szCs w:val="20"/>
          </w:rPr>
          <w:t>NRCC</w:t>
        </w:r>
      </w:ins>
      <w:r w:rsidRPr="001E2CE7">
        <w:rPr>
          <w:rFonts w:asciiTheme="minorHAnsi" w:hAnsiTheme="minorHAnsi" w:cstheme="minorHAnsi"/>
          <w:sz w:val="20"/>
          <w:szCs w:val="20"/>
        </w:rPr>
        <w:t>. Different efficiency types are Energy Factor, AFUE, UEF and Thermal Efficiency.</w:t>
      </w:r>
    </w:p>
    <w:p w14:paraId="00397618" w14:textId="77777777" w:rsidR="007E3D02" w:rsidRPr="001E2CE7" w:rsidRDefault="007E3D02" w:rsidP="007E3D02">
      <w:pPr>
        <w:pStyle w:val="ListParagraph"/>
        <w:keepNext/>
        <w:numPr>
          <w:ilvl w:val="0"/>
          <w:numId w:val="27"/>
        </w:numPr>
        <w:spacing w:after="0" w:line="240" w:lineRule="auto"/>
        <w:rPr>
          <w:rFonts w:asciiTheme="minorHAnsi" w:hAnsiTheme="minorHAnsi" w:cstheme="minorHAnsi"/>
          <w:sz w:val="20"/>
          <w:szCs w:val="20"/>
        </w:rPr>
      </w:pPr>
      <w:r w:rsidRPr="001E2CE7">
        <w:rPr>
          <w:rFonts w:asciiTheme="minorHAnsi" w:hAnsiTheme="minorHAnsi" w:cstheme="minorHAnsi"/>
          <w:sz w:val="20"/>
          <w:szCs w:val="20"/>
        </w:rPr>
        <w:t xml:space="preserve">Heating Efficiency Value – User input. Numerical value of the Heating Efficiency. Must be equal to or higher efficiency than value indicated on the </w:t>
      </w:r>
      <w:del w:id="53" w:author="Alhabibi, Haider@Energy" w:date="2022-06-13T10:42:00Z">
        <w:r w:rsidRPr="001E2CE7" w:rsidDel="00886315">
          <w:rPr>
            <w:rFonts w:asciiTheme="minorHAnsi" w:hAnsiTheme="minorHAnsi" w:cstheme="minorHAnsi"/>
            <w:sz w:val="20"/>
            <w:szCs w:val="20"/>
          </w:rPr>
          <w:delText>LMCC</w:delText>
        </w:r>
      </w:del>
      <w:ins w:id="54" w:author="Alhabibi, Haider@Energy" w:date="2022-06-13T10:42:00Z">
        <w:r w:rsidRPr="001E2CE7">
          <w:rPr>
            <w:rFonts w:asciiTheme="minorHAnsi" w:hAnsiTheme="minorHAnsi" w:cstheme="minorHAnsi"/>
            <w:sz w:val="20"/>
            <w:szCs w:val="20"/>
          </w:rPr>
          <w:t>NRCC</w:t>
        </w:r>
      </w:ins>
    </w:p>
    <w:p w14:paraId="377420C1" w14:textId="77777777" w:rsidR="007E3D02" w:rsidRPr="001E2CE7" w:rsidRDefault="007E3D02" w:rsidP="007E3D02">
      <w:pPr>
        <w:pStyle w:val="ListParagraph"/>
        <w:keepNext/>
        <w:numPr>
          <w:ilvl w:val="0"/>
          <w:numId w:val="27"/>
        </w:numPr>
        <w:spacing w:after="0" w:line="240" w:lineRule="auto"/>
        <w:rPr>
          <w:rFonts w:asciiTheme="minorHAnsi" w:hAnsiTheme="minorHAnsi" w:cstheme="minorHAnsi"/>
          <w:sz w:val="20"/>
          <w:szCs w:val="20"/>
        </w:rPr>
      </w:pPr>
      <w:r w:rsidRPr="001E2CE7">
        <w:rPr>
          <w:rFonts w:asciiTheme="minorHAnsi" w:hAnsiTheme="minorHAnsi" w:cstheme="minorHAnsi"/>
          <w:sz w:val="20"/>
          <w:szCs w:val="20"/>
        </w:rPr>
        <w:t xml:space="preserve">Standby Loss – User input.  Must be equal to or less than value indicated on the </w:t>
      </w:r>
      <w:del w:id="55" w:author="Alhabibi, Haider@Energy" w:date="2022-06-13T10:42:00Z">
        <w:r w:rsidRPr="001E2CE7" w:rsidDel="00886315">
          <w:rPr>
            <w:rFonts w:asciiTheme="minorHAnsi" w:hAnsiTheme="minorHAnsi" w:cstheme="minorHAnsi"/>
            <w:sz w:val="20"/>
            <w:szCs w:val="20"/>
          </w:rPr>
          <w:delText>LMCC</w:delText>
        </w:r>
      </w:del>
      <w:ins w:id="56" w:author="Alhabibi, Haider@Energy" w:date="2022-06-13T10:42:00Z">
        <w:r w:rsidRPr="001E2CE7">
          <w:rPr>
            <w:rFonts w:asciiTheme="minorHAnsi" w:hAnsiTheme="minorHAnsi" w:cstheme="minorHAnsi"/>
            <w:sz w:val="20"/>
            <w:szCs w:val="20"/>
          </w:rPr>
          <w:t>NRCC</w:t>
        </w:r>
      </w:ins>
      <w:r w:rsidRPr="001E2CE7">
        <w:rPr>
          <w:rFonts w:asciiTheme="minorHAnsi" w:hAnsiTheme="minorHAnsi" w:cstheme="minorHAnsi"/>
          <w:sz w:val="20"/>
          <w:szCs w:val="20"/>
        </w:rPr>
        <w:t xml:space="preserve">. Value may be N/A if </w:t>
      </w:r>
      <w:del w:id="57" w:author="Alhabibi, Haider@Energy" w:date="2022-06-13T10:42:00Z">
        <w:r w:rsidRPr="001E2CE7" w:rsidDel="00886315">
          <w:rPr>
            <w:rFonts w:asciiTheme="minorHAnsi" w:hAnsiTheme="minorHAnsi" w:cstheme="minorHAnsi"/>
            <w:sz w:val="20"/>
            <w:szCs w:val="20"/>
          </w:rPr>
          <w:delText>LMCC</w:delText>
        </w:r>
      </w:del>
      <w:ins w:id="58" w:author="Alhabibi, Haider@Energy" w:date="2022-06-13T10:42:00Z">
        <w:r w:rsidRPr="001E2CE7">
          <w:rPr>
            <w:rFonts w:asciiTheme="minorHAnsi" w:hAnsiTheme="minorHAnsi" w:cstheme="minorHAnsi"/>
            <w:sz w:val="20"/>
            <w:szCs w:val="20"/>
          </w:rPr>
          <w:t>NRCC</w:t>
        </w:r>
      </w:ins>
      <w:r w:rsidRPr="001E2CE7">
        <w:rPr>
          <w:rFonts w:asciiTheme="minorHAnsi" w:hAnsiTheme="minorHAnsi" w:cstheme="minorHAnsi"/>
          <w:sz w:val="20"/>
          <w:szCs w:val="20"/>
        </w:rPr>
        <w:t xml:space="preserve"> value is N/A.  </w:t>
      </w:r>
      <w:bookmarkEnd w:id="36"/>
    </w:p>
    <w:p w14:paraId="7D196221" w14:textId="77777777" w:rsidR="007E3D02" w:rsidRPr="001E2CE7" w:rsidRDefault="007E3D02" w:rsidP="007E3D02">
      <w:pPr>
        <w:pStyle w:val="ListParagraph"/>
        <w:keepNext/>
        <w:numPr>
          <w:ilvl w:val="0"/>
          <w:numId w:val="27"/>
        </w:numPr>
        <w:spacing w:after="0" w:line="240" w:lineRule="auto"/>
        <w:rPr>
          <w:rFonts w:asciiTheme="minorHAnsi" w:hAnsiTheme="minorHAnsi" w:cstheme="minorHAnsi"/>
          <w:sz w:val="20"/>
          <w:szCs w:val="20"/>
        </w:rPr>
      </w:pPr>
      <w:r w:rsidRPr="001E2CE7">
        <w:rPr>
          <w:rFonts w:asciiTheme="minorHAnsi" w:hAnsiTheme="minorHAnsi" w:cstheme="minorHAnsi"/>
          <w:sz w:val="20"/>
          <w:szCs w:val="20"/>
        </w:rPr>
        <w:t xml:space="preserve">Exterior Insul. R-Value – User input. Must be equal to or higher than value indicated on the </w:t>
      </w:r>
      <w:del w:id="59" w:author="Alhabibi, Haider@Energy" w:date="2022-06-13T10:42:00Z">
        <w:r w:rsidRPr="001E2CE7" w:rsidDel="00886315">
          <w:rPr>
            <w:rFonts w:asciiTheme="minorHAnsi" w:hAnsiTheme="minorHAnsi" w:cstheme="minorHAnsi"/>
            <w:sz w:val="20"/>
            <w:szCs w:val="20"/>
          </w:rPr>
          <w:delText>LMCC</w:delText>
        </w:r>
      </w:del>
      <w:ins w:id="60" w:author="Alhabibi, Haider@Energy" w:date="2022-06-13T10:42:00Z">
        <w:r w:rsidRPr="001E2CE7">
          <w:rPr>
            <w:rFonts w:asciiTheme="minorHAnsi" w:hAnsiTheme="minorHAnsi" w:cstheme="minorHAnsi"/>
            <w:sz w:val="20"/>
            <w:szCs w:val="20"/>
          </w:rPr>
          <w:t>NRCC</w:t>
        </w:r>
      </w:ins>
      <w:r w:rsidRPr="001E2CE7">
        <w:rPr>
          <w:rFonts w:asciiTheme="minorHAnsi" w:hAnsiTheme="minorHAnsi" w:cstheme="minorHAnsi"/>
          <w:sz w:val="20"/>
          <w:szCs w:val="20"/>
        </w:rPr>
        <w:t xml:space="preserve">. Value may be N/A if </w:t>
      </w:r>
      <w:del w:id="61" w:author="Alhabibi, Haider@Energy" w:date="2022-06-13T10:42:00Z">
        <w:r w:rsidRPr="001E2CE7" w:rsidDel="00886315">
          <w:rPr>
            <w:rFonts w:asciiTheme="minorHAnsi" w:hAnsiTheme="minorHAnsi" w:cstheme="minorHAnsi"/>
            <w:sz w:val="20"/>
            <w:szCs w:val="20"/>
          </w:rPr>
          <w:delText>LMCC</w:delText>
        </w:r>
      </w:del>
      <w:ins w:id="62" w:author="Alhabibi, Haider@Energy" w:date="2022-06-13T10:42:00Z">
        <w:r w:rsidRPr="001E2CE7">
          <w:rPr>
            <w:rFonts w:asciiTheme="minorHAnsi" w:hAnsiTheme="minorHAnsi" w:cstheme="minorHAnsi"/>
            <w:sz w:val="20"/>
            <w:szCs w:val="20"/>
          </w:rPr>
          <w:t>NRCC</w:t>
        </w:r>
      </w:ins>
      <w:r w:rsidRPr="001E2CE7">
        <w:rPr>
          <w:rFonts w:asciiTheme="minorHAnsi" w:hAnsiTheme="minorHAnsi" w:cstheme="minorHAnsi"/>
          <w:sz w:val="20"/>
          <w:szCs w:val="20"/>
        </w:rPr>
        <w:t xml:space="preserve"> value is N/A.  </w:t>
      </w:r>
    </w:p>
    <w:p w14:paraId="63B70715" w14:textId="77777777" w:rsidR="007E3D02" w:rsidRPr="00B16BBE" w:rsidRDefault="007E3D02" w:rsidP="007E3D02">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p>
    <w:p w14:paraId="7A36A1D4" w14:textId="77777777" w:rsidR="00623DE3" w:rsidRDefault="00623DE3" w:rsidP="000B4BB5">
      <w:pPr>
        <w:keepNext/>
        <w:spacing w:after="0" w:line="240" w:lineRule="auto"/>
        <w:ind w:left="720" w:hanging="450"/>
        <w:rPr>
          <w:rFonts w:asciiTheme="minorHAnsi" w:hAnsiTheme="minorHAnsi" w:cstheme="minorHAnsi"/>
          <w:sz w:val="20"/>
          <w:szCs w:val="20"/>
        </w:rPr>
      </w:pPr>
    </w:p>
    <w:p w14:paraId="438D5CA0" w14:textId="3F7E2AA1" w:rsidR="00485FA9" w:rsidRDefault="00623DE3" w:rsidP="00524F23">
      <w:pPr>
        <w:keepNext/>
        <w:spacing w:after="0" w:line="240" w:lineRule="auto"/>
        <w:rPr>
          <w:rFonts w:asciiTheme="minorHAnsi" w:hAnsiTheme="minorHAnsi" w:cstheme="minorHAnsi"/>
          <w:b/>
          <w:bCs/>
          <w:sz w:val="20"/>
          <w:szCs w:val="20"/>
        </w:rPr>
      </w:pPr>
      <w:r w:rsidRPr="00886315">
        <w:rPr>
          <w:rFonts w:asciiTheme="minorHAnsi" w:hAnsiTheme="minorHAnsi" w:cstheme="minorHAnsi"/>
          <w:b/>
          <w:bCs/>
          <w:sz w:val="20"/>
          <w:szCs w:val="20"/>
        </w:rPr>
        <w:t>C2. Installed HERS Verified CHPWH System Information</w:t>
      </w:r>
    </w:p>
    <w:p w14:paraId="7EFA8E94" w14:textId="77777777" w:rsidR="0010598B" w:rsidRDefault="0010598B" w:rsidP="0010598B">
      <w:pPr>
        <w:keepNext/>
        <w:spacing w:after="0" w:line="240" w:lineRule="auto"/>
        <w:rPr>
          <w:rFonts w:asciiTheme="minorHAnsi" w:hAnsiTheme="minorHAnsi" w:cstheme="minorHAnsi"/>
          <w:sz w:val="18"/>
          <w:szCs w:val="18"/>
        </w:rPr>
      </w:pPr>
      <w:r>
        <w:rPr>
          <w:rFonts w:asciiTheme="minorHAnsi" w:hAnsiTheme="minorHAnsi" w:cstheme="minorHAnsi"/>
          <w:sz w:val="18"/>
          <w:szCs w:val="18"/>
        </w:rPr>
        <w:t xml:space="preserve">This table reports the water heating system information that is being installed. Require one line for each installed water heater.  </w:t>
      </w:r>
      <w:r w:rsidRPr="00F8334B">
        <w:rPr>
          <w:rFonts w:asciiTheme="minorHAnsi" w:hAnsiTheme="minorHAnsi" w:cstheme="minorHAnsi"/>
          <w:sz w:val="18"/>
          <w:szCs w:val="18"/>
        </w:rPr>
        <w:t>Require one line for each installed water heater.</w:t>
      </w:r>
    </w:p>
    <w:p w14:paraId="6D3CCB62" w14:textId="4F4AA744" w:rsidR="0010598B" w:rsidRPr="001E2CE7" w:rsidRDefault="0010598B" w:rsidP="001E2CE7">
      <w:pPr>
        <w:pStyle w:val="ListParagraph"/>
        <w:keepNext/>
        <w:numPr>
          <w:ilvl w:val="0"/>
          <w:numId w:val="28"/>
        </w:numPr>
        <w:spacing w:after="0" w:line="240" w:lineRule="auto"/>
        <w:rPr>
          <w:rFonts w:asciiTheme="minorHAnsi" w:hAnsiTheme="minorHAnsi"/>
          <w:sz w:val="18"/>
          <w:szCs w:val="20"/>
        </w:rPr>
      </w:pPr>
      <w:r w:rsidRPr="001E2CE7">
        <w:rPr>
          <w:rFonts w:asciiTheme="minorHAnsi" w:hAnsiTheme="minorHAnsi"/>
          <w:sz w:val="18"/>
          <w:szCs w:val="20"/>
        </w:rPr>
        <w:t>Water Heating System ID or Name – Reference information from Table B2.</w:t>
      </w:r>
    </w:p>
    <w:p w14:paraId="5053661D" w14:textId="7C23970D" w:rsidR="0010598B" w:rsidRPr="001E2CE7" w:rsidRDefault="0010598B" w:rsidP="001E2CE7">
      <w:pPr>
        <w:pStyle w:val="ListParagraph"/>
        <w:keepNext/>
        <w:numPr>
          <w:ilvl w:val="0"/>
          <w:numId w:val="28"/>
        </w:numPr>
        <w:spacing w:after="0" w:line="240" w:lineRule="auto"/>
        <w:rPr>
          <w:rFonts w:asciiTheme="minorHAnsi" w:hAnsiTheme="minorHAnsi"/>
          <w:sz w:val="18"/>
          <w:szCs w:val="20"/>
        </w:rPr>
      </w:pPr>
      <w:r w:rsidRPr="001E2CE7">
        <w:rPr>
          <w:rFonts w:asciiTheme="minorHAnsi" w:hAnsiTheme="minorHAnsi"/>
          <w:sz w:val="18"/>
          <w:szCs w:val="20"/>
        </w:rPr>
        <w:t xml:space="preserve">Modeled Equipment Make and Model – </w:t>
      </w:r>
      <w:r w:rsidRPr="001E2CE7">
        <w:rPr>
          <w:rFonts w:asciiTheme="minorHAnsi" w:hAnsiTheme="minorHAnsi" w:cstheme="minorHAnsi"/>
          <w:sz w:val="18"/>
          <w:szCs w:val="18"/>
        </w:rPr>
        <w:t>User input must be equal to the value indicated on Table B2 as default and allow user to override with an equivalent system based on the simulated equipment in Table B2.</w:t>
      </w:r>
    </w:p>
    <w:p w14:paraId="2A813596" w14:textId="0BDF55CA" w:rsidR="0010598B" w:rsidRPr="001E2CE7" w:rsidRDefault="0010598B" w:rsidP="001E2CE7">
      <w:pPr>
        <w:pStyle w:val="ListParagraph"/>
        <w:keepNext/>
        <w:numPr>
          <w:ilvl w:val="0"/>
          <w:numId w:val="28"/>
        </w:numPr>
        <w:spacing w:after="0" w:line="240" w:lineRule="auto"/>
        <w:rPr>
          <w:rFonts w:asciiTheme="minorHAnsi" w:hAnsiTheme="minorHAnsi"/>
          <w:sz w:val="18"/>
          <w:szCs w:val="20"/>
        </w:rPr>
      </w:pPr>
      <w:r w:rsidRPr="001E2CE7">
        <w:rPr>
          <w:rFonts w:eastAsia="Times New Roman" w:cstheme="minorHAnsi"/>
          <w:sz w:val="18"/>
          <w:szCs w:val="18"/>
        </w:rPr>
        <w:t>Number of Water Heaters/ Compressors</w:t>
      </w:r>
      <w:r w:rsidRPr="001E2CE7">
        <w:rPr>
          <w:rFonts w:asciiTheme="minorHAnsi" w:hAnsiTheme="minorHAnsi"/>
          <w:sz w:val="18"/>
          <w:szCs w:val="20"/>
        </w:rPr>
        <w:t xml:space="preserve"> – </w:t>
      </w:r>
      <w:r w:rsidRPr="001E2CE7">
        <w:rPr>
          <w:rFonts w:eastAsia="Times New Roman" w:cs="Calibri"/>
          <w:sz w:val="18"/>
          <w:szCs w:val="18"/>
        </w:rPr>
        <w:t xml:space="preserve">User input, must be </w:t>
      </w:r>
      <w:r w:rsidRPr="001E2CE7">
        <w:rPr>
          <w:rFonts w:asciiTheme="minorHAnsi" w:hAnsiTheme="minorHAnsi"/>
          <w:sz w:val="18"/>
          <w:szCs w:val="20"/>
        </w:rPr>
        <w:t xml:space="preserve">equal to the </w:t>
      </w:r>
      <w:r w:rsidRPr="001E2CE7">
        <w:rPr>
          <w:rFonts w:eastAsia="Times New Roman" w:cs="Calibri"/>
          <w:sz w:val="18"/>
          <w:szCs w:val="18"/>
        </w:rPr>
        <w:t>value indicated on table B2</w:t>
      </w:r>
      <w:r w:rsidRPr="001E2CE7">
        <w:rPr>
          <w:rFonts w:asciiTheme="minorHAnsi" w:hAnsiTheme="minorHAnsi"/>
          <w:sz w:val="18"/>
          <w:szCs w:val="20"/>
        </w:rPr>
        <w:t xml:space="preserve">. </w:t>
      </w:r>
    </w:p>
    <w:p w14:paraId="39F1872C" w14:textId="3E917EA9" w:rsidR="0010598B" w:rsidRPr="001E2CE7" w:rsidRDefault="0010598B" w:rsidP="001E2CE7">
      <w:pPr>
        <w:pStyle w:val="ListParagraph"/>
        <w:keepNext/>
        <w:numPr>
          <w:ilvl w:val="0"/>
          <w:numId w:val="28"/>
        </w:numPr>
        <w:spacing w:after="0" w:line="240" w:lineRule="auto"/>
        <w:rPr>
          <w:rFonts w:asciiTheme="minorHAnsi" w:hAnsiTheme="minorHAnsi"/>
          <w:sz w:val="18"/>
          <w:szCs w:val="20"/>
        </w:rPr>
      </w:pPr>
      <w:r w:rsidRPr="001E2CE7">
        <w:rPr>
          <w:rFonts w:eastAsia="Times New Roman" w:cs="Calibri"/>
          <w:sz w:val="18"/>
          <w:szCs w:val="18"/>
        </w:rPr>
        <w:t>Primary Tank Location</w:t>
      </w:r>
      <w:r w:rsidRPr="001E2CE7">
        <w:rPr>
          <w:rFonts w:asciiTheme="minorHAnsi" w:hAnsiTheme="minorHAnsi"/>
          <w:sz w:val="18"/>
          <w:szCs w:val="20"/>
        </w:rPr>
        <w:t xml:space="preserve"> – Reference information from Table B2.  </w:t>
      </w:r>
    </w:p>
    <w:p w14:paraId="01DB67FF" w14:textId="4E6DCE0D" w:rsidR="0010598B" w:rsidRPr="001E2CE7" w:rsidRDefault="0010598B" w:rsidP="001E2CE7">
      <w:pPr>
        <w:pStyle w:val="ListParagraph"/>
        <w:keepNext/>
        <w:numPr>
          <w:ilvl w:val="0"/>
          <w:numId w:val="28"/>
        </w:numPr>
        <w:spacing w:after="0" w:line="240" w:lineRule="auto"/>
        <w:rPr>
          <w:rFonts w:asciiTheme="minorHAnsi" w:hAnsiTheme="minorHAnsi"/>
          <w:sz w:val="18"/>
          <w:szCs w:val="20"/>
        </w:rPr>
      </w:pPr>
      <w:r w:rsidRPr="001E2CE7">
        <w:rPr>
          <w:rFonts w:asciiTheme="minorHAnsi" w:hAnsiTheme="minorHAnsi"/>
          <w:sz w:val="18"/>
          <w:szCs w:val="20"/>
        </w:rPr>
        <w:t xml:space="preserve">Primary Tank Volume – </w:t>
      </w:r>
      <w:r w:rsidRPr="001E2CE7">
        <w:rPr>
          <w:rFonts w:eastAsia="Times New Roman" w:cs="Calibri"/>
          <w:sz w:val="18"/>
          <w:szCs w:val="18"/>
        </w:rPr>
        <w:t xml:space="preserve">User input, must be </w:t>
      </w:r>
      <w:r w:rsidRPr="001E2CE7">
        <w:rPr>
          <w:rFonts w:asciiTheme="minorHAnsi" w:hAnsiTheme="minorHAnsi"/>
          <w:sz w:val="18"/>
          <w:szCs w:val="20"/>
        </w:rPr>
        <w:t xml:space="preserve">equal to or higher than the </w:t>
      </w:r>
      <w:r w:rsidRPr="001E2CE7">
        <w:rPr>
          <w:rFonts w:eastAsia="Times New Roman" w:cs="Calibri"/>
          <w:sz w:val="18"/>
          <w:szCs w:val="18"/>
        </w:rPr>
        <w:t>value indicated on table B2</w:t>
      </w:r>
      <w:r w:rsidRPr="001E2CE7">
        <w:rPr>
          <w:rFonts w:asciiTheme="minorHAnsi" w:hAnsiTheme="minorHAnsi"/>
          <w:sz w:val="18"/>
          <w:szCs w:val="20"/>
        </w:rPr>
        <w:t>.</w:t>
      </w:r>
    </w:p>
    <w:p w14:paraId="59316047" w14:textId="45D790CA" w:rsidR="0010598B" w:rsidRPr="001E2CE7" w:rsidRDefault="0010598B" w:rsidP="001E2CE7">
      <w:pPr>
        <w:pStyle w:val="ListParagraph"/>
        <w:keepNext/>
        <w:numPr>
          <w:ilvl w:val="0"/>
          <w:numId w:val="28"/>
        </w:numPr>
        <w:tabs>
          <w:tab w:val="left" w:pos="2160"/>
          <w:tab w:val="left" w:pos="2700"/>
          <w:tab w:val="left" w:pos="3420"/>
          <w:tab w:val="left" w:pos="3780"/>
          <w:tab w:val="left" w:pos="5760"/>
          <w:tab w:val="left" w:pos="7212"/>
        </w:tabs>
        <w:spacing w:after="0"/>
        <w:rPr>
          <w:rFonts w:asciiTheme="minorHAnsi" w:hAnsiTheme="minorHAnsi"/>
          <w:sz w:val="18"/>
          <w:szCs w:val="20"/>
        </w:rPr>
      </w:pPr>
      <w:r w:rsidRPr="001E2CE7">
        <w:rPr>
          <w:rFonts w:eastAsia="Times New Roman" w:cs="Calibri"/>
          <w:sz w:val="18"/>
          <w:szCs w:val="18"/>
        </w:rPr>
        <w:t xml:space="preserve">Primary Tank Insulation </w:t>
      </w:r>
      <w:r w:rsidRPr="001E2CE7">
        <w:rPr>
          <w:rFonts w:asciiTheme="minorHAnsi" w:hAnsiTheme="minorHAnsi"/>
          <w:sz w:val="18"/>
          <w:szCs w:val="20"/>
        </w:rPr>
        <w:t xml:space="preserve">– </w:t>
      </w:r>
      <w:r w:rsidRPr="001E2CE7">
        <w:rPr>
          <w:rFonts w:eastAsia="Times New Roman" w:cs="Calibri"/>
          <w:sz w:val="18"/>
          <w:szCs w:val="18"/>
        </w:rPr>
        <w:t xml:space="preserve">User input, must be </w:t>
      </w:r>
      <w:r w:rsidRPr="001E2CE7">
        <w:rPr>
          <w:rFonts w:asciiTheme="minorHAnsi" w:hAnsiTheme="minorHAnsi"/>
          <w:sz w:val="18"/>
          <w:szCs w:val="20"/>
        </w:rPr>
        <w:t xml:space="preserve">equal to or higher than </w:t>
      </w:r>
      <w:r w:rsidRPr="001E2CE7">
        <w:rPr>
          <w:rFonts w:eastAsia="Times New Roman" w:cs="Calibri"/>
          <w:sz w:val="18"/>
          <w:szCs w:val="18"/>
        </w:rPr>
        <w:t>value indicated on table B2</w:t>
      </w:r>
      <w:r w:rsidRPr="001E2CE7">
        <w:rPr>
          <w:rFonts w:asciiTheme="minorHAnsi" w:hAnsiTheme="minorHAnsi"/>
          <w:sz w:val="18"/>
          <w:szCs w:val="20"/>
        </w:rPr>
        <w:t xml:space="preserve">. </w:t>
      </w:r>
    </w:p>
    <w:p w14:paraId="564757F0" w14:textId="777F565F" w:rsidR="0010598B" w:rsidRPr="001E2CE7" w:rsidRDefault="0010598B" w:rsidP="001E2CE7">
      <w:pPr>
        <w:pStyle w:val="ListParagraph"/>
        <w:keepNext/>
        <w:numPr>
          <w:ilvl w:val="0"/>
          <w:numId w:val="28"/>
        </w:numPr>
        <w:spacing w:after="0" w:line="240" w:lineRule="auto"/>
        <w:rPr>
          <w:rFonts w:asciiTheme="minorHAnsi" w:hAnsiTheme="minorHAnsi"/>
          <w:sz w:val="18"/>
          <w:szCs w:val="20"/>
        </w:rPr>
      </w:pPr>
      <w:r w:rsidRPr="001E2CE7">
        <w:rPr>
          <w:rFonts w:eastAsia="Times New Roman" w:cs="Calibri"/>
          <w:sz w:val="18"/>
          <w:szCs w:val="18"/>
        </w:rPr>
        <w:t>Loop Tank Location</w:t>
      </w:r>
      <w:r w:rsidRPr="001E2CE7">
        <w:rPr>
          <w:rFonts w:asciiTheme="minorHAnsi" w:hAnsiTheme="minorHAnsi"/>
          <w:sz w:val="18"/>
          <w:szCs w:val="20"/>
        </w:rPr>
        <w:t xml:space="preserve"> – Reference information from Table B2. </w:t>
      </w:r>
    </w:p>
    <w:p w14:paraId="0A05825C" w14:textId="0FAEA8CE" w:rsidR="0010598B" w:rsidRPr="001E2CE7" w:rsidRDefault="0010598B" w:rsidP="001E2CE7">
      <w:pPr>
        <w:pStyle w:val="ListParagraph"/>
        <w:keepNext/>
        <w:numPr>
          <w:ilvl w:val="0"/>
          <w:numId w:val="28"/>
        </w:numPr>
        <w:spacing w:after="0" w:line="240" w:lineRule="auto"/>
        <w:rPr>
          <w:rFonts w:asciiTheme="minorHAnsi" w:hAnsiTheme="minorHAnsi"/>
          <w:sz w:val="18"/>
          <w:szCs w:val="20"/>
        </w:rPr>
      </w:pPr>
      <w:r w:rsidRPr="001E2CE7">
        <w:rPr>
          <w:rFonts w:eastAsia="Times New Roman" w:cstheme="minorHAnsi"/>
          <w:sz w:val="18"/>
          <w:szCs w:val="18"/>
        </w:rPr>
        <w:t>Loop Tank Volume</w:t>
      </w:r>
      <w:r w:rsidRPr="001E2CE7">
        <w:rPr>
          <w:rFonts w:asciiTheme="minorHAnsi" w:hAnsiTheme="minorHAnsi"/>
          <w:sz w:val="18"/>
          <w:szCs w:val="20"/>
        </w:rPr>
        <w:t xml:space="preserve"> – </w:t>
      </w:r>
      <w:r w:rsidRPr="001E2CE7">
        <w:rPr>
          <w:rFonts w:eastAsia="Times New Roman" w:cs="Calibri"/>
          <w:sz w:val="18"/>
          <w:szCs w:val="18"/>
        </w:rPr>
        <w:t xml:space="preserve">User input, must be </w:t>
      </w:r>
      <w:r w:rsidRPr="001E2CE7">
        <w:rPr>
          <w:rFonts w:asciiTheme="minorHAnsi" w:hAnsiTheme="minorHAnsi"/>
          <w:sz w:val="18"/>
          <w:szCs w:val="20"/>
        </w:rPr>
        <w:t xml:space="preserve">equal to or higher than the </w:t>
      </w:r>
      <w:r w:rsidRPr="001E2CE7">
        <w:rPr>
          <w:rFonts w:eastAsia="Times New Roman" w:cs="Calibri"/>
          <w:sz w:val="18"/>
          <w:szCs w:val="18"/>
        </w:rPr>
        <w:t>value indicated on table B2</w:t>
      </w:r>
      <w:r w:rsidRPr="001E2CE7">
        <w:rPr>
          <w:rFonts w:asciiTheme="minorHAnsi" w:hAnsiTheme="minorHAnsi"/>
          <w:sz w:val="18"/>
          <w:szCs w:val="20"/>
        </w:rPr>
        <w:t>.</w:t>
      </w:r>
    </w:p>
    <w:p w14:paraId="1066B3AE" w14:textId="53C742BD" w:rsidR="0010598B" w:rsidRPr="001E2CE7" w:rsidRDefault="0010598B" w:rsidP="001E2CE7">
      <w:pPr>
        <w:pStyle w:val="ListParagraph"/>
        <w:keepNext/>
        <w:numPr>
          <w:ilvl w:val="0"/>
          <w:numId w:val="28"/>
        </w:numPr>
        <w:spacing w:after="0" w:line="240" w:lineRule="auto"/>
        <w:rPr>
          <w:rFonts w:asciiTheme="minorHAnsi" w:hAnsiTheme="minorHAnsi"/>
          <w:sz w:val="18"/>
          <w:szCs w:val="20"/>
        </w:rPr>
      </w:pPr>
      <w:r w:rsidRPr="001E2CE7">
        <w:rPr>
          <w:sz w:val="18"/>
          <w:szCs w:val="18"/>
        </w:rPr>
        <w:t>Loop Tank Insulation</w:t>
      </w:r>
      <w:r w:rsidRPr="001E2CE7">
        <w:rPr>
          <w:rFonts w:asciiTheme="minorHAnsi" w:hAnsiTheme="minorHAnsi"/>
          <w:sz w:val="18"/>
          <w:szCs w:val="20"/>
        </w:rPr>
        <w:t xml:space="preserve"> – </w:t>
      </w:r>
      <w:r w:rsidRPr="001E2CE7">
        <w:rPr>
          <w:rFonts w:eastAsia="Times New Roman" w:cs="Calibri"/>
          <w:sz w:val="18"/>
          <w:szCs w:val="18"/>
        </w:rPr>
        <w:t xml:space="preserve">User input, must be </w:t>
      </w:r>
      <w:r w:rsidRPr="001E2CE7">
        <w:rPr>
          <w:rFonts w:asciiTheme="minorHAnsi" w:hAnsiTheme="minorHAnsi"/>
          <w:sz w:val="18"/>
          <w:szCs w:val="20"/>
        </w:rPr>
        <w:t xml:space="preserve">equal to or higher than </w:t>
      </w:r>
      <w:r w:rsidRPr="001E2CE7">
        <w:rPr>
          <w:rFonts w:eastAsia="Times New Roman" w:cs="Calibri"/>
          <w:sz w:val="18"/>
          <w:szCs w:val="18"/>
        </w:rPr>
        <w:t>value indicated on table B2</w:t>
      </w:r>
      <w:r w:rsidRPr="001E2CE7">
        <w:rPr>
          <w:rFonts w:asciiTheme="minorHAnsi" w:hAnsiTheme="minorHAnsi"/>
          <w:sz w:val="18"/>
          <w:szCs w:val="20"/>
        </w:rPr>
        <w:t>.</w:t>
      </w:r>
    </w:p>
    <w:p w14:paraId="4F07CCC9" w14:textId="74B22CF9" w:rsidR="0010598B" w:rsidRPr="001E2CE7" w:rsidRDefault="0010598B" w:rsidP="001E2CE7">
      <w:pPr>
        <w:pStyle w:val="ListParagraph"/>
        <w:keepNext/>
        <w:numPr>
          <w:ilvl w:val="0"/>
          <w:numId w:val="28"/>
        </w:numPr>
        <w:spacing w:after="0" w:line="240" w:lineRule="auto"/>
        <w:rPr>
          <w:rFonts w:asciiTheme="minorHAnsi" w:hAnsiTheme="minorHAnsi"/>
          <w:sz w:val="18"/>
          <w:szCs w:val="20"/>
        </w:rPr>
      </w:pPr>
      <w:r w:rsidRPr="001E2CE7">
        <w:rPr>
          <w:sz w:val="18"/>
          <w:szCs w:val="18"/>
        </w:rPr>
        <w:t xml:space="preserve">Loop Pipe Insulation Thickness </w:t>
      </w:r>
      <w:r w:rsidRPr="001E2CE7">
        <w:rPr>
          <w:rFonts w:asciiTheme="minorHAnsi" w:hAnsiTheme="minorHAnsi"/>
          <w:sz w:val="18"/>
          <w:szCs w:val="20"/>
        </w:rPr>
        <w:t xml:space="preserve">– </w:t>
      </w:r>
      <w:r w:rsidRPr="001E2CE7">
        <w:rPr>
          <w:rFonts w:eastAsia="Times New Roman" w:cs="Calibri"/>
          <w:sz w:val="18"/>
          <w:szCs w:val="18"/>
        </w:rPr>
        <w:t xml:space="preserve">User input, must be </w:t>
      </w:r>
      <w:r w:rsidRPr="001E2CE7">
        <w:rPr>
          <w:rFonts w:asciiTheme="minorHAnsi" w:hAnsiTheme="minorHAnsi"/>
          <w:sz w:val="18"/>
          <w:szCs w:val="20"/>
        </w:rPr>
        <w:t xml:space="preserve">equal to or higher than the </w:t>
      </w:r>
      <w:r w:rsidRPr="001E2CE7">
        <w:rPr>
          <w:rFonts w:eastAsia="Times New Roman" w:cs="Calibri"/>
          <w:sz w:val="18"/>
          <w:szCs w:val="18"/>
        </w:rPr>
        <w:t>value indicated on table B2</w:t>
      </w:r>
      <w:r w:rsidRPr="001E2CE7">
        <w:rPr>
          <w:rFonts w:asciiTheme="minorHAnsi" w:hAnsiTheme="minorHAnsi"/>
          <w:sz w:val="18"/>
          <w:szCs w:val="20"/>
        </w:rPr>
        <w:t>.</w:t>
      </w:r>
    </w:p>
    <w:p w14:paraId="7EE06A97" w14:textId="1A079034" w:rsidR="00485FA9" w:rsidRPr="001E2CE7" w:rsidRDefault="0010598B" w:rsidP="001E2CE7">
      <w:pPr>
        <w:pStyle w:val="ListParagraph"/>
        <w:keepNext/>
        <w:numPr>
          <w:ilvl w:val="0"/>
          <w:numId w:val="28"/>
        </w:numPr>
        <w:spacing w:after="0" w:line="240" w:lineRule="auto"/>
        <w:rPr>
          <w:rFonts w:asciiTheme="minorHAnsi" w:hAnsiTheme="minorHAnsi" w:cstheme="minorHAnsi"/>
          <w:b/>
          <w:bCs/>
          <w:sz w:val="20"/>
          <w:szCs w:val="20"/>
        </w:rPr>
      </w:pPr>
      <w:r w:rsidRPr="001E2CE7">
        <w:rPr>
          <w:rFonts w:eastAsia="Times New Roman" w:cstheme="minorHAnsi"/>
          <w:sz w:val="18"/>
          <w:szCs w:val="18"/>
        </w:rPr>
        <w:t xml:space="preserve">Loop Tank </w:t>
      </w:r>
      <w:r w:rsidRPr="001E2CE7">
        <w:rPr>
          <w:rFonts w:asciiTheme="minorHAnsi" w:hAnsiTheme="minorHAnsi"/>
          <w:sz w:val="18"/>
          <w:szCs w:val="20"/>
        </w:rPr>
        <w:t>– Reference information from Table B2.</w:t>
      </w:r>
    </w:p>
    <w:p w14:paraId="252A313E" w14:textId="77777777" w:rsidR="00B16BBE" w:rsidRDefault="00B16BBE" w:rsidP="000B4BB5">
      <w:pPr>
        <w:keepNext/>
        <w:spacing w:after="0" w:line="240" w:lineRule="auto"/>
        <w:ind w:left="720" w:hanging="450"/>
        <w:rPr>
          <w:rFonts w:asciiTheme="minorHAnsi" w:hAnsiTheme="minorHAnsi" w:cstheme="minorHAnsi"/>
          <w:sz w:val="20"/>
          <w:szCs w:val="20"/>
        </w:rPr>
      </w:pPr>
    </w:p>
    <w:p w14:paraId="585B79C2" w14:textId="77777777" w:rsidR="00B16BBE" w:rsidRPr="00462743" w:rsidRDefault="00B16BBE" w:rsidP="00B16BBE">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462743">
        <w:rPr>
          <w:rFonts w:asciiTheme="minorHAnsi" w:hAnsiTheme="minorHAnsi" w:cstheme="minorHAnsi"/>
          <w:b/>
          <w:sz w:val="20"/>
          <w:szCs w:val="20"/>
        </w:rPr>
        <w:t xml:space="preserve">D. Design </w:t>
      </w:r>
      <w:r>
        <w:rPr>
          <w:rFonts w:asciiTheme="minorHAnsi" w:hAnsiTheme="minorHAnsi" w:cstheme="minorHAnsi"/>
          <w:b/>
          <w:sz w:val="20"/>
          <w:szCs w:val="20"/>
        </w:rPr>
        <w:t xml:space="preserve">HERS Verified Central </w:t>
      </w:r>
      <w:r w:rsidRPr="00462743">
        <w:rPr>
          <w:rFonts w:asciiTheme="minorHAnsi" w:hAnsiTheme="minorHAnsi" w:cstheme="minorHAnsi"/>
          <w:b/>
          <w:sz w:val="20"/>
          <w:szCs w:val="20"/>
        </w:rPr>
        <w:t>Water Heating Distribution Systems Information</w:t>
      </w:r>
    </w:p>
    <w:p w14:paraId="485AF146" w14:textId="4C038E57" w:rsidR="00B16BBE" w:rsidRPr="00462743" w:rsidRDefault="00B16BBE" w:rsidP="00B16BBE">
      <w:pPr>
        <w:keepNext/>
        <w:spacing w:after="0" w:line="240" w:lineRule="auto"/>
        <w:ind w:left="720" w:hanging="450"/>
        <w:rPr>
          <w:rFonts w:asciiTheme="minorHAnsi" w:hAnsiTheme="minorHAnsi" w:cstheme="minorHAnsi"/>
          <w:sz w:val="20"/>
          <w:szCs w:val="20"/>
        </w:rPr>
      </w:pPr>
      <w:r w:rsidRPr="00462743">
        <w:rPr>
          <w:rFonts w:asciiTheme="minorHAnsi" w:eastAsia="Times New Roman" w:hAnsiTheme="minorHAnsi" w:cstheme="minorHAnsi"/>
          <w:sz w:val="20"/>
          <w:szCs w:val="20"/>
        </w:rPr>
        <w:t xml:space="preserve">This table reports the water heating distribution types specified on the registered </w:t>
      </w:r>
      <w:del w:id="63" w:author="Alhabibi, Haider@Energy" w:date="2022-06-13T10:42:00Z">
        <w:r w:rsidR="008852D7" w:rsidDel="00886315">
          <w:rPr>
            <w:rFonts w:asciiTheme="minorHAnsi" w:eastAsia="Times New Roman" w:hAnsiTheme="minorHAnsi" w:cstheme="minorHAnsi"/>
            <w:sz w:val="20"/>
            <w:szCs w:val="20"/>
          </w:rPr>
          <w:delText>LMCC</w:delText>
        </w:r>
      </w:del>
      <w:ins w:id="64" w:author="Alhabibi, Haider@Energy" w:date="2022-06-13T10:42:00Z">
        <w:r w:rsidR="00886315">
          <w:rPr>
            <w:rFonts w:asciiTheme="minorHAnsi" w:eastAsia="Times New Roman" w:hAnsiTheme="minorHAnsi" w:cstheme="minorHAnsi"/>
            <w:sz w:val="20"/>
            <w:szCs w:val="20"/>
          </w:rPr>
          <w:t>NRCC</w:t>
        </w:r>
      </w:ins>
      <w:r w:rsidRPr="00462743">
        <w:rPr>
          <w:rFonts w:asciiTheme="minorHAnsi" w:eastAsia="Times New Roman" w:hAnsiTheme="minorHAnsi" w:cstheme="minorHAnsi"/>
          <w:sz w:val="20"/>
          <w:szCs w:val="20"/>
        </w:rPr>
        <w:t xml:space="preserve"> compliance document for this project.</w:t>
      </w:r>
      <w:r w:rsidRPr="00462743">
        <w:rPr>
          <w:rFonts w:asciiTheme="minorHAnsi" w:hAnsiTheme="minorHAnsi" w:cstheme="minorHAnsi"/>
          <w:b/>
          <w:sz w:val="20"/>
          <w:szCs w:val="20"/>
        </w:rPr>
        <w:t xml:space="preserve"> </w:t>
      </w:r>
    </w:p>
    <w:p w14:paraId="63E6F68D" w14:textId="77777777" w:rsidR="00B16BBE" w:rsidRPr="00001C88" w:rsidRDefault="00B16BBE" w:rsidP="00B16BBE">
      <w:pPr>
        <w:keepNext/>
        <w:spacing w:after="0" w:line="240" w:lineRule="auto"/>
        <w:ind w:left="720" w:hanging="450"/>
        <w:rPr>
          <w:rFonts w:asciiTheme="minorHAnsi" w:hAnsiTheme="minorHAnsi"/>
          <w:sz w:val="20"/>
          <w:szCs w:val="20"/>
        </w:rPr>
      </w:pPr>
    </w:p>
    <w:p w14:paraId="2E8D5D2F" w14:textId="77777777" w:rsidR="00B16BBE" w:rsidRPr="00294A45" w:rsidRDefault="00B16BBE" w:rsidP="00B16BBE">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20"/>
        </w:rPr>
      </w:pPr>
      <w:r>
        <w:rPr>
          <w:rFonts w:asciiTheme="minorHAnsi" w:hAnsiTheme="minorHAnsi" w:cstheme="minorHAnsi"/>
          <w:b/>
          <w:sz w:val="20"/>
          <w:szCs w:val="20"/>
        </w:rPr>
        <w:t>E</w:t>
      </w:r>
      <w:r w:rsidRPr="005C5AB0">
        <w:rPr>
          <w:rFonts w:asciiTheme="minorHAnsi" w:hAnsiTheme="minorHAnsi" w:cstheme="minorHAnsi"/>
          <w:b/>
          <w:sz w:val="20"/>
          <w:szCs w:val="20"/>
        </w:rPr>
        <w:t xml:space="preserve">. </w:t>
      </w:r>
      <w:r>
        <w:rPr>
          <w:rFonts w:asciiTheme="minorHAnsi" w:hAnsiTheme="minorHAnsi" w:cstheme="minorHAnsi"/>
          <w:b/>
          <w:sz w:val="20"/>
          <w:szCs w:val="20"/>
        </w:rPr>
        <w:t>Installed</w:t>
      </w:r>
      <w:r w:rsidRPr="005C5AB0">
        <w:rPr>
          <w:rFonts w:asciiTheme="minorHAnsi" w:hAnsiTheme="minorHAnsi" w:cstheme="minorHAnsi"/>
          <w:b/>
          <w:sz w:val="20"/>
          <w:szCs w:val="20"/>
        </w:rPr>
        <w:t xml:space="preserve"> </w:t>
      </w:r>
      <w:r>
        <w:rPr>
          <w:rFonts w:asciiTheme="minorHAnsi" w:hAnsiTheme="minorHAnsi" w:cstheme="minorHAnsi"/>
          <w:b/>
          <w:sz w:val="20"/>
          <w:szCs w:val="20"/>
        </w:rPr>
        <w:t xml:space="preserve">HERS Verified Central </w:t>
      </w:r>
      <w:r w:rsidRPr="005C5AB0">
        <w:rPr>
          <w:rFonts w:asciiTheme="minorHAnsi" w:hAnsiTheme="minorHAnsi" w:cstheme="minorHAnsi"/>
          <w:b/>
          <w:sz w:val="20"/>
          <w:szCs w:val="20"/>
        </w:rPr>
        <w:t>Water Heating Distribution Systems Information</w:t>
      </w:r>
    </w:p>
    <w:p w14:paraId="003CA560" w14:textId="7FC30714" w:rsidR="00B16BBE" w:rsidRPr="00294A45" w:rsidRDefault="00B16BBE" w:rsidP="00B16BBE">
      <w:pPr>
        <w:keepNext/>
        <w:spacing w:after="0" w:line="240" w:lineRule="auto"/>
        <w:ind w:left="720" w:hanging="450"/>
        <w:rPr>
          <w:rFonts w:asciiTheme="minorHAnsi" w:hAnsiTheme="minorHAnsi" w:cstheme="minorHAnsi"/>
          <w:sz w:val="20"/>
          <w:szCs w:val="20"/>
        </w:rPr>
      </w:pPr>
      <w:r>
        <w:rPr>
          <w:rFonts w:asciiTheme="minorHAnsi" w:hAnsiTheme="minorHAnsi" w:cstheme="minorHAnsi"/>
          <w:sz w:val="20"/>
          <w:szCs w:val="20"/>
        </w:rPr>
        <w:t>01</w:t>
      </w:r>
      <w:r w:rsidRPr="00294A45">
        <w:rPr>
          <w:rFonts w:asciiTheme="minorHAnsi" w:hAnsiTheme="minorHAnsi" w:cstheme="minorHAnsi"/>
          <w:sz w:val="20"/>
          <w:szCs w:val="20"/>
        </w:rPr>
        <w:t xml:space="preserve"> Central DHW System Distribution Type </w:t>
      </w:r>
      <w:r w:rsidR="008C7D4A">
        <w:rPr>
          <w:rFonts w:asciiTheme="minorHAnsi" w:hAnsiTheme="minorHAnsi" w:cstheme="minorHAnsi"/>
          <w:sz w:val="20"/>
          <w:szCs w:val="20"/>
        </w:rPr>
        <w:t>=</w:t>
      </w:r>
      <w:r w:rsidRPr="00294A45">
        <w:rPr>
          <w:rFonts w:asciiTheme="minorHAnsi" w:hAnsiTheme="minorHAnsi" w:cstheme="minorHAnsi"/>
          <w:sz w:val="20"/>
          <w:szCs w:val="20"/>
        </w:rPr>
        <w:t xml:space="preserve"> Reference information from </w:t>
      </w:r>
      <w:del w:id="65" w:author="Alhabibi, Haider@Energy" w:date="2022-06-13T10:42:00Z">
        <w:r w:rsidR="008852D7" w:rsidDel="00886315">
          <w:rPr>
            <w:rFonts w:asciiTheme="minorHAnsi" w:hAnsiTheme="minorHAnsi" w:cstheme="minorHAnsi"/>
            <w:sz w:val="20"/>
            <w:szCs w:val="20"/>
          </w:rPr>
          <w:delText>LMCC</w:delText>
        </w:r>
      </w:del>
      <w:ins w:id="66" w:author="Alhabibi, Haider@Energy" w:date="2022-06-13T10:42:00Z">
        <w:r w:rsidR="00886315">
          <w:rPr>
            <w:rFonts w:asciiTheme="minorHAnsi" w:hAnsiTheme="minorHAnsi" w:cstheme="minorHAnsi"/>
            <w:sz w:val="20"/>
            <w:szCs w:val="20"/>
          </w:rPr>
          <w:t>NRCC</w:t>
        </w:r>
      </w:ins>
      <w:r w:rsidRPr="00294A45">
        <w:rPr>
          <w:rFonts w:asciiTheme="minorHAnsi" w:hAnsiTheme="minorHAnsi" w:cstheme="minorHAnsi"/>
          <w:sz w:val="20"/>
          <w:szCs w:val="20"/>
        </w:rPr>
        <w:t>.</w:t>
      </w:r>
    </w:p>
    <w:p w14:paraId="31A10A6D" w14:textId="23C6DD6D" w:rsidR="00B16BBE" w:rsidRPr="00001C88" w:rsidRDefault="00B16BBE" w:rsidP="00B16BBE">
      <w:pPr>
        <w:keepNext/>
        <w:spacing w:after="0" w:line="240" w:lineRule="auto"/>
        <w:ind w:left="720" w:hanging="450"/>
        <w:rPr>
          <w:rFonts w:asciiTheme="minorHAnsi" w:hAnsiTheme="minorHAnsi"/>
          <w:sz w:val="20"/>
          <w:szCs w:val="20"/>
        </w:rPr>
      </w:pPr>
      <w:r>
        <w:rPr>
          <w:rFonts w:asciiTheme="minorHAnsi" w:hAnsiTheme="minorHAnsi" w:cstheme="minorHAnsi"/>
          <w:sz w:val="20"/>
          <w:szCs w:val="20"/>
        </w:rPr>
        <w:t>02</w:t>
      </w:r>
      <w:r w:rsidRPr="00294A45">
        <w:rPr>
          <w:rFonts w:asciiTheme="minorHAnsi" w:hAnsiTheme="minorHAnsi" w:cstheme="minorHAnsi"/>
          <w:sz w:val="20"/>
          <w:szCs w:val="20"/>
        </w:rPr>
        <w:t xml:space="preserve"> Dwelling Unit DHW System Distribution Type</w:t>
      </w:r>
      <w:r w:rsidR="008C7D4A">
        <w:rPr>
          <w:rFonts w:asciiTheme="minorHAnsi" w:hAnsiTheme="minorHAnsi" w:cstheme="minorHAnsi"/>
          <w:sz w:val="20"/>
          <w:szCs w:val="20"/>
        </w:rPr>
        <w:t xml:space="preserve"> =</w:t>
      </w:r>
      <w:r w:rsidRPr="00294A45">
        <w:rPr>
          <w:rFonts w:asciiTheme="minorHAnsi" w:hAnsiTheme="minorHAnsi" w:cstheme="minorHAnsi"/>
          <w:sz w:val="20"/>
          <w:szCs w:val="20"/>
        </w:rPr>
        <w:t xml:space="preserve">- Reference information from </w:t>
      </w:r>
      <w:del w:id="67" w:author="Alhabibi, Haider@Energy" w:date="2022-06-13T10:42:00Z">
        <w:r w:rsidR="008852D7" w:rsidDel="00886315">
          <w:rPr>
            <w:rFonts w:asciiTheme="minorHAnsi" w:hAnsiTheme="minorHAnsi" w:cstheme="minorHAnsi"/>
            <w:sz w:val="20"/>
            <w:szCs w:val="20"/>
          </w:rPr>
          <w:delText>LMCC</w:delText>
        </w:r>
      </w:del>
      <w:ins w:id="68" w:author="Alhabibi, Haider@Energy" w:date="2022-06-13T10:42:00Z">
        <w:r w:rsidR="00886315">
          <w:rPr>
            <w:rFonts w:asciiTheme="minorHAnsi" w:hAnsiTheme="minorHAnsi" w:cstheme="minorHAnsi"/>
            <w:sz w:val="20"/>
            <w:szCs w:val="20"/>
          </w:rPr>
          <w:t>NRCC</w:t>
        </w:r>
      </w:ins>
      <w:r w:rsidRPr="00001C88">
        <w:rPr>
          <w:rFonts w:asciiTheme="minorHAnsi" w:hAnsiTheme="minorHAnsi"/>
          <w:sz w:val="20"/>
          <w:szCs w:val="20"/>
        </w:rPr>
        <w:t>.</w:t>
      </w:r>
    </w:p>
    <w:p w14:paraId="0A1EFE84" w14:textId="531CACCF" w:rsidR="000B4BB5" w:rsidRPr="00B16BBE"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p>
    <w:p w14:paraId="0A1EFE85" w14:textId="1E97A448" w:rsidR="000B4BB5" w:rsidRPr="00B16BBE" w:rsidRDefault="00B16BBE"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F</w:t>
      </w:r>
      <w:r w:rsidR="000B4BB5" w:rsidRPr="00B16BBE">
        <w:rPr>
          <w:rFonts w:asciiTheme="minorHAnsi" w:hAnsiTheme="minorHAnsi" w:cstheme="minorHAnsi"/>
          <w:b/>
          <w:sz w:val="20"/>
          <w:szCs w:val="20"/>
        </w:rPr>
        <w:t xml:space="preserve">. Installed </w:t>
      </w:r>
      <w:r w:rsidR="008C1D97">
        <w:rPr>
          <w:rFonts w:asciiTheme="minorHAnsi" w:hAnsiTheme="minorHAnsi" w:cstheme="minorHAnsi"/>
          <w:b/>
          <w:sz w:val="20"/>
          <w:szCs w:val="20"/>
        </w:rPr>
        <w:t xml:space="preserve">HERS Verified </w:t>
      </w:r>
      <w:r w:rsidR="000B4BB5" w:rsidRPr="00B16BBE">
        <w:rPr>
          <w:rFonts w:asciiTheme="minorHAnsi" w:hAnsiTheme="minorHAnsi" w:cstheme="minorHAnsi"/>
          <w:b/>
          <w:sz w:val="20"/>
          <w:szCs w:val="20"/>
        </w:rPr>
        <w:t>Water Heater Manufacturer Information</w:t>
      </w:r>
    </w:p>
    <w:p w14:paraId="0A1EFE86" w14:textId="40261472" w:rsidR="000B4BB5" w:rsidRPr="00B16BBE"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B16BBE">
        <w:rPr>
          <w:rFonts w:asciiTheme="minorHAnsi" w:hAnsiTheme="minorHAnsi" w:cstheme="minorHAnsi"/>
          <w:sz w:val="20"/>
          <w:szCs w:val="20"/>
        </w:rPr>
        <w:t>This table reports the manufacturer information of the installed water heater(s). Require one line for each installed water heater</w:t>
      </w:r>
      <w:r w:rsidR="00B316BE" w:rsidRPr="00B16BBE">
        <w:rPr>
          <w:rFonts w:asciiTheme="minorHAnsi" w:hAnsiTheme="minorHAnsi" w:cstheme="minorHAnsi"/>
          <w:sz w:val="20"/>
          <w:szCs w:val="20"/>
        </w:rPr>
        <w:t>.</w:t>
      </w:r>
    </w:p>
    <w:p w14:paraId="0A1EFE88" w14:textId="2412043A" w:rsidR="000B4BB5" w:rsidRPr="001E2CE7" w:rsidRDefault="000B4BB5" w:rsidP="001E2CE7">
      <w:pPr>
        <w:pStyle w:val="ListParagraph"/>
        <w:numPr>
          <w:ilvl w:val="0"/>
          <w:numId w:val="29"/>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20"/>
          <w:szCs w:val="20"/>
        </w:rPr>
      </w:pPr>
      <w:r w:rsidRPr="001E2CE7">
        <w:rPr>
          <w:rFonts w:asciiTheme="minorHAnsi" w:hAnsiTheme="minorHAnsi" w:cstheme="minorHAnsi"/>
          <w:sz w:val="20"/>
          <w:szCs w:val="20"/>
        </w:rPr>
        <w:t xml:space="preserve">Water Heating System ID or Name – Reference information from </w:t>
      </w:r>
      <w:del w:id="69" w:author="Alhabibi, Haider@Energy" w:date="2022-06-13T10:42:00Z">
        <w:r w:rsidR="008852D7" w:rsidRPr="001E2CE7" w:rsidDel="00886315">
          <w:rPr>
            <w:rFonts w:asciiTheme="minorHAnsi" w:hAnsiTheme="minorHAnsi" w:cstheme="minorHAnsi"/>
            <w:sz w:val="20"/>
            <w:szCs w:val="20"/>
          </w:rPr>
          <w:delText>LMCC</w:delText>
        </w:r>
      </w:del>
      <w:ins w:id="70" w:author="Alhabibi, Haider@Energy" w:date="2022-06-13T10:42:00Z">
        <w:r w:rsidR="00886315" w:rsidRPr="001E2CE7">
          <w:rPr>
            <w:rFonts w:asciiTheme="minorHAnsi" w:hAnsiTheme="minorHAnsi" w:cstheme="minorHAnsi"/>
            <w:sz w:val="20"/>
            <w:szCs w:val="20"/>
          </w:rPr>
          <w:t>NRCC</w:t>
        </w:r>
      </w:ins>
      <w:r w:rsidRPr="001E2CE7">
        <w:rPr>
          <w:rFonts w:asciiTheme="minorHAnsi" w:hAnsiTheme="minorHAnsi" w:cstheme="minorHAnsi"/>
          <w:sz w:val="20"/>
          <w:szCs w:val="20"/>
        </w:rPr>
        <w:t>.</w:t>
      </w:r>
    </w:p>
    <w:p w14:paraId="0A1EFE89" w14:textId="0C976354" w:rsidR="000B4BB5" w:rsidRPr="001E2CE7" w:rsidRDefault="000B4BB5" w:rsidP="001E2CE7">
      <w:pPr>
        <w:pStyle w:val="ListParagraph"/>
        <w:numPr>
          <w:ilvl w:val="0"/>
          <w:numId w:val="29"/>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20"/>
          <w:szCs w:val="20"/>
        </w:rPr>
      </w:pPr>
      <w:r w:rsidRPr="001E2CE7">
        <w:rPr>
          <w:rFonts w:asciiTheme="minorHAnsi" w:hAnsiTheme="minorHAnsi" w:cstheme="minorHAnsi"/>
          <w:sz w:val="20"/>
          <w:szCs w:val="20"/>
        </w:rPr>
        <w:t>Manufacturer – User input. Enter the name of the water heater manufacturer.</w:t>
      </w:r>
    </w:p>
    <w:p w14:paraId="6CEE2C63" w14:textId="77777777" w:rsidR="001E2CE7" w:rsidRPr="001E2CE7" w:rsidRDefault="000B4BB5" w:rsidP="00415D60">
      <w:pPr>
        <w:pStyle w:val="ListParagraph"/>
        <w:numPr>
          <w:ilvl w:val="0"/>
          <w:numId w:val="29"/>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b/>
          <w:sz w:val="20"/>
          <w:szCs w:val="20"/>
        </w:rPr>
      </w:pPr>
      <w:r w:rsidRPr="001E2CE7">
        <w:rPr>
          <w:rFonts w:asciiTheme="minorHAnsi" w:hAnsiTheme="minorHAnsi" w:cstheme="minorHAnsi"/>
          <w:sz w:val="20"/>
          <w:szCs w:val="20"/>
        </w:rPr>
        <w:t>Model Number – User input. Enter the model number of the water heater.</w:t>
      </w:r>
    </w:p>
    <w:p w14:paraId="0A1EFE9A" w14:textId="327C7DAD" w:rsidR="000B4BB5" w:rsidRPr="001E2CE7" w:rsidRDefault="000B4BB5" w:rsidP="001E2CE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1E2CE7">
        <w:rPr>
          <w:rFonts w:asciiTheme="minorHAnsi" w:hAnsiTheme="minorHAnsi" w:cstheme="minorHAnsi"/>
          <w:sz w:val="20"/>
          <w:szCs w:val="20"/>
        </w:rPr>
        <w:t xml:space="preserve">  </w:t>
      </w:r>
    </w:p>
    <w:p w14:paraId="5ABF9FA4" w14:textId="77777777" w:rsidR="008C1D97" w:rsidRPr="00294A45" w:rsidRDefault="008C1D97" w:rsidP="008C1D97">
      <w:pPr>
        <w:tabs>
          <w:tab w:val="left" w:pos="-720"/>
          <w:tab w:val="left" w:pos="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G</w:t>
      </w:r>
      <w:r w:rsidRPr="00294A45">
        <w:rPr>
          <w:rFonts w:asciiTheme="minorHAnsi" w:hAnsiTheme="minorHAnsi" w:cstheme="minorHAnsi"/>
          <w:b/>
          <w:sz w:val="20"/>
          <w:szCs w:val="20"/>
        </w:rPr>
        <w:t>. Mandatory Requirements for All Central Domestic Hot Water Recirculation Systems</w:t>
      </w:r>
    </w:p>
    <w:p w14:paraId="045C3ECF" w14:textId="77777777" w:rsidR="008C1D97" w:rsidRPr="00294A45" w:rsidRDefault="008C1D97" w:rsidP="008C1D9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294A45">
        <w:rPr>
          <w:rFonts w:asciiTheme="minorHAnsi" w:hAnsiTheme="minorHAnsi" w:cstheme="minorHAnsi"/>
          <w:sz w:val="20"/>
          <w:szCs w:val="20"/>
        </w:rPr>
        <w:t xml:space="preserve">This table lists the requirements for all central recirculation systems.  Installer must ensure all the requirements in this table are met. </w:t>
      </w:r>
    </w:p>
    <w:p w14:paraId="1389CD87" w14:textId="77777777" w:rsidR="008C1D97" w:rsidRDefault="008C1D97" w:rsidP="0038287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theme="minorHAnsi"/>
          <w:b/>
          <w:sz w:val="20"/>
          <w:szCs w:val="20"/>
        </w:rPr>
      </w:pPr>
    </w:p>
    <w:p w14:paraId="5BB3B8D6" w14:textId="39125E2E" w:rsidR="00787649" w:rsidRPr="003F2775" w:rsidRDefault="008C1D97" w:rsidP="0038287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theme="minorHAnsi"/>
          <w:b/>
          <w:sz w:val="20"/>
          <w:szCs w:val="20"/>
        </w:rPr>
      </w:pPr>
      <w:r>
        <w:rPr>
          <w:rFonts w:asciiTheme="minorHAnsi" w:hAnsiTheme="minorHAnsi" w:cstheme="minorHAnsi"/>
          <w:b/>
          <w:sz w:val="20"/>
          <w:szCs w:val="20"/>
        </w:rPr>
        <w:t>H</w:t>
      </w:r>
      <w:r w:rsidR="000B4BB5" w:rsidRPr="00B16BBE">
        <w:rPr>
          <w:rFonts w:asciiTheme="minorHAnsi" w:hAnsiTheme="minorHAnsi" w:cstheme="minorHAnsi"/>
          <w:b/>
          <w:sz w:val="20"/>
          <w:szCs w:val="20"/>
        </w:rPr>
        <w:t xml:space="preserve">. </w:t>
      </w:r>
      <w:r w:rsidR="00787649" w:rsidRPr="003F2775">
        <w:rPr>
          <w:rFonts w:asciiTheme="minorHAnsi" w:hAnsiTheme="minorHAnsi" w:cstheme="minorHAnsi"/>
          <w:b/>
          <w:sz w:val="20"/>
          <w:szCs w:val="20"/>
        </w:rPr>
        <w:t>HERS-Verified Multiple Recirculation Loops for DHW Systems Serving Multiple Dwelling Units Requirements</w:t>
      </w:r>
    </w:p>
    <w:p w14:paraId="0A1EFE9C" w14:textId="4B469F9B" w:rsidR="000B4BB5"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theme="minorHAnsi"/>
          <w:sz w:val="20"/>
          <w:szCs w:val="20"/>
        </w:rPr>
      </w:pPr>
      <w:r w:rsidRPr="00B16BBE">
        <w:rPr>
          <w:rFonts w:asciiTheme="minorHAnsi" w:hAnsiTheme="minorHAnsi" w:cstheme="minorHAnsi"/>
          <w:sz w:val="20"/>
          <w:szCs w:val="20"/>
        </w:rPr>
        <w:t xml:space="preserve">This table applies to all systems identified on this </w:t>
      </w:r>
      <w:r w:rsidR="00B316BE" w:rsidRPr="00B16BBE">
        <w:rPr>
          <w:rFonts w:asciiTheme="minorHAnsi" w:hAnsiTheme="minorHAnsi" w:cstheme="minorHAnsi"/>
          <w:sz w:val="20"/>
          <w:szCs w:val="20"/>
        </w:rPr>
        <w:t>compliance document</w:t>
      </w:r>
      <w:r w:rsidRPr="00B16BBE">
        <w:rPr>
          <w:rFonts w:asciiTheme="minorHAnsi" w:hAnsiTheme="minorHAnsi" w:cstheme="minorHAnsi"/>
          <w:sz w:val="20"/>
          <w:szCs w:val="20"/>
        </w:rPr>
        <w:t>. This measure requires on site HERS verification that at least two central recirculation loops are included in the system design. This credit is available to buildings with 8 or more units. The recirculation loops must be relatively equal in length and supply approximately the same number of dwelling units.</w:t>
      </w:r>
    </w:p>
    <w:p w14:paraId="397E715C" w14:textId="77777777" w:rsidR="00E102B9" w:rsidRDefault="00E102B9"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theme="minorHAnsi"/>
          <w:sz w:val="20"/>
          <w:szCs w:val="20"/>
        </w:rPr>
      </w:pPr>
    </w:p>
    <w:p w14:paraId="07585C80" w14:textId="2DF57AA7" w:rsidR="00E102B9" w:rsidRPr="006E1561" w:rsidRDefault="00E102B9" w:rsidP="00E102B9">
      <w:pPr>
        <w:spacing w:after="0" w:line="240" w:lineRule="auto"/>
        <w:rPr>
          <w:rFonts w:asciiTheme="minorHAnsi" w:eastAsia="Times New Roman" w:hAnsiTheme="minorHAnsi"/>
          <w:b/>
          <w:sz w:val="20"/>
          <w:szCs w:val="20"/>
        </w:rPr>
      </w:pPr>
      <w:r>
        <w:rPr>
          <w:rFonts w:asciiTheme="minorHAnsi" w:eastAsia="Times New Roman" w:hAnsiTheme="minorHAnsi"/>
          <w:b/>
          <w:sz w:val="20"/>
          <w:szCs w:val="20"/>
        </w:rPr>
        <w:t>I</w:t>
      </w:r>
      <w:r w:rsidRPr="006E1561">
        <w:rPr>
          <w:rFonts w:asciiTheme="minorHAnsi" w:eastAsia="Times New Roman" w:hAnsiTheme="minorHAnsi"/>
          <w:b/>
          <w:sz w:val="20"/>
          <w:szCs w:val="20"/>
        </w:rPr>
        <w:t>. Determination of HERS Verification Compliance</w:t>
      </w:r>
    </w:p>
    <w:p w14:paraId="1B31F7C1" w14:textId="0316A35E" w:rsidR="00E102B9" w:rsidRPr="007E3D02" w:rsidRDefault="00E102B9" w:rsidP="00795913">
      <w:pPr>
        <w:numPr>
          <w:ilvl w:val="0"/>
          <w:numId w:val="26"/>
        </w:numPr>
        <w:suppressAutoHyphens/>
        <w:spacing w:after="60" w:line="240" w:lineRule="auto"/>
        <w:ind w:left="360"/>
        <w:contextualSpacing/>
        <w:rPr>
          <w:rFonts w:asciiTheme="minorHAnsi" w:hAnsiTheme="minorHAnsi" w:cstheme="minorHAnsi"/>
          <w:sz w:val="20"/>
          <w:szCs w:val="20"/>
        </w:rPr>
      </w:pPr>
      <w:r w:rsidRPr="007E3D02">
        <w:rPr>
          <w:rFonts w:eastAsia="Times New Roman"/>
          <w:sz w:val="20"/>
          <w:szCs w:val="20"/>
        </w:rPr>
        <w:t>This field is filled out automatically. Compliance requires that all individual criteria pass.</w:t>
      </w:r>
    </w:p>
    <w:p w14:paraId="15D33E26" w14:textId="6F65E5D5" w:rsidR="00787649" w:rsidRPr="003F2775" w:rsidRDefault="00787649" w:rsidP="00A374A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20"/>
          <w:szCs w:val="20"/>
        </w:rPr>
      </w:pPr>
    </w:p>
    <w:p w14:paraId="0A1EFE9D" w14:textId="77777777" w:rsidR="00787649" w:rsidRPr="003F2775" w:rsidRDefault="00787649" w:rsidP="00A374A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20"/>
          <w:szCs w:val="20"/>
        </w:rPr>
        <w:sectPr w:rsidR="00787649" w:rsidRPr="003F2775" w:rsidSect="002A3072">
          <w:headerReference w:type="even" r:id="rId18"/>
          <w:headerReference w:type="default" r:id="rId19"/>
          <w:footerReference w:type="default" r:id="rId20"/>
          <w:headerReference w:type="first" r:id="rId21"/>
          <w:pgSz w:w="15840" w:h="12240" w:orient="landscape"/>
          <w:pgMar w:top="720" w:right="720" w:bottom="720" w:left="720" w:header="576" w:footer="576" w:gutter="0"/>
          <w:pgNumType w:start="1"/>
          <w:cols w:space="720"/>
          <w:docGrid w:linePitch="360"/>
        </w:sectPr>
      </w:pPr>
    </w:p>
    <w:tbl>
      <w:tblPr>
        <w:tblW w:w="4994"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597"/>
        <w:gridCol w:w="2211"/>
        <w:gridCol w:w="11790"/>
      </w:tblGrid>
      <w:tr w:rsidR="00E36A79" w:rsidRPr="00D15BC3" w14:paraId="1D5CDAAD" w14:textId="77777777" w:rsidTr="003F2775">
        <w:trPr>
          <w:trHeight w:val="144"/>
        </w:trPr>
        <w:tc>
          <w:tcPr>
            <w:tcW w:w="14598" w:type="dxa"/>
            <w:gridSpan w:val="3"/>
            <w:tcBorders>
              <w:top w:val="single" w:sz="4" w:space="0" w:color="auto"/>
              <w:bottom w:val="single" w:sz="4" w:space="0" w:color="auto"/>
            </w:tcBorders>
            <w:vAlign w:val="center"/>
          </w:tcPr>
          <w:p w14:paraId="1433AC12"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16BBE">
              <w:rPr>
                <w:rFonts w:asciiTheme="minorHAnsi" w:hAnsiTheme="minorHAnsi" w:cstheme="minorHAnsi"/>
                <w:b/>
                <w:sz w:val="20"/>
                <w:szCs w:val="20"/>
              </w:rPr>
              <w:lastRenderedPageBreak/>
              <w:t>A. General Information</w:t>
            </w:r>
          </w:p>
        </w:tc>
      </w:tr>
      <w:tr w:rsidR="00E36A79" w:rsidRPr="00D15BC3" w14:paraId="1105FDF4" w14:textId="77777777" w:rsidTr="00A50984">
        <w:trPr>
          <w:trHeight w:val="144"/>
        </w:trPr>
        <w:tc>
          <w:tcPr>
            <w:tcW w:w="597" w:type="dxa"/>
            <w:tcBorders>
              <w:top w:val="single" w:sz="4" w:space="0" w:color="auto"/>
              <w:bottom w:val="single" w:sz="4" w:space="0" w:color="auto"/>
              <w:right w:val="single" w:sz="4" w:space="0" w:color="auto"/>
            </w:tcBorders>
            <w:vAlign w:val="center"/>
          </w:tcPr>
          <w:p w14:paraId="0E3DD1CD"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01</w:t>
            </w:r>
          </w:p>
        </w:tc>
        <w:tc>
          <w:tcPr>
            <w:tcW w:w="2211" w:type="dxa"/>
            <w:tcBorders>
              <w:top w:val="single" w:sz="4" w:space="0" w:color="auto"/>
              <w:left w:val="single" w:sz="4" w:space="0" w:color="auto"/>
              <w:bottom w:val="single" w:sz="4" w:space="0" w:color="auto"/>
              <w:right w:val="single" w:sz="4" w:space="0" w:color="auto"/>
            </w:tcBorders>
            <w:vAlign w:val="center"/>
          </w:tcPr>
          <w:p w14:paraId="74A66CBA"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exact"/>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Dwelling Unit Name</w:t>
            </w:r>
          </w:p>
        </w:tc>
        <w:tc>
          <w:tcPr>
            <w:tcW w:w="11790" w:type="dxa"/>
            <w:tcBorders>
              <w:top w:val="single" w:sz="4" w:space="0" w:color="auto"/>
              <w:left w:val="single" w:sz="4" w:space="0" w:color="auto"/>
              <w:bottom w:val="single" w:sz="4" w:space="0" w:color="auto"/>
            </w:tcBorders>
            <w:vAlign w:val="center"/>
          </w:tcPr>
          <w:p w14:paraId="2FA611CF" w14:textId="7D1F5323" w:rsidR="00E36A79" w:rsidRPr="003F2775" w:rsidRDefault="00A45C78"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&lt;&lt;user input&gt;&gt;</w:t>
            </w:r>
          </w:p>
        </w:tc>
      </w:tr>
    </w:tbl>
    <w:p w14:paraId="0A1EFF69" w14:textId="77777777" w:rsidR="00E36A79" w:rsidRPr="003F2775" w:rsidRDefault="00E36A79" w:rsidP="00293A9B">
      <w:pPr>
        <w:spacing w:after="0"/>
        <w:rPr>
          <w:rFonts w:asciiTheme="minorHAnsi" w:hAnsiTheme="minorHAnsi" w:cstheme="minorHAnsi"/>
          <w:sz w:val="20"/>
          <w:szCs w:val="20"/>
        </w:rPr>
      </w:pPr>
    </w:p>
    <w:tbl>
      <w:tblPr>
        <w:tblpPr w:leftFromText="180" w:rightFromText="180" w:vertAnchor="text" w:tblpY="1"/>
        <w:tblOverlap w:val="neve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19"/>
        <w:gridCol w:w="1077"/>
        <w:gridCol w:w="914"/>
        <w:gridCol w:w="815"/>
        <w:gridCol w:w="1292"/>
        <w:gridCol w:w="1194"/>
        <w:gridCol w:w="1313"/>
        <w:gridCol w:w="1313"/>
        <w:gridCol w:w="1552"/>
        <w:gridCol w:w="1194"/>
        <w:gridCol w:w="1075"/>
        <w:gridCol w:w="1440"/>
      </w:tblGrid>
      <w:tr w:rsidR="003D13DA" w:rsidRPr="00D15BC3" w14:paraId="7A8B73CB" w14:textId="77777777" w:rsidTr="00990A19">
        <w:trPr>
          <w:trHeight w:val="144"/>
        </w:trPr>
        <w:tc>
          <w:tcPr>
            <w:tcW w:w="14598" w:type="dxa"/>
            <w:gridSpan w:val="12"/>
            <w:tcBorders>
              <w:top w:val="single" w:sz="4" w:space="0" w:color="auto"/>
              <w:left w:val="single" w:sz="4" w:space="0" w:color="auto"/>
              <w:bottom w:val="single" w:sz="4" w:space="0" w:color="auto"/>
              <w:right w:val="single" w:sz="4" w:space="0" w:color="auto"/>
            </w:tcBorders>
            <w:vAlign w:val="center"/>
          </w:tcPr>
          <w:p w14:paraId="66DA6287" w14:textId="478139C3" w:rsidR="003D13DA" w:rsidRPr="00CD63C3" w:rsidRDefault="00E36A79" w:rsidP="00990A1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B16BBE">
              <w:rPr>
                <w:rFonts w:asciiTheme="minorHAnsi" w:hAnsiTheme="minorHAnsi" w:cstheme="minorHAnsi"/>
                <w:b/>
                <w:sz w:val="20"/>
                <w:szCs w:val="20"/>
              </w:rPr>
              <w:t>B</w:t>
            </w:r>
            <w:r w:rsidR="003D13DA" w:rsidRPr="00B16BBE">
              <w:rPr>
                <w:rFonts w:asciiTheme="minorHAnsi" w:hAnsiTheme="minorHAnsi" w:cstheme="minorHAnsi"/>
                <w:b/>
                <w:sz w:val="20"/>
                <w:szCs w:val="20"/>
              </w:rPr>
              <w:t xml:space="preserve">. Design HERS Verified Central Water Heating Systems Information </w:t>
            </w:r>
            <w:r w:rsidR="00A566F3">
              <w:rPr>
                <w:rFonts w:asciiTheme="minorHAnsi" w:hAnsiTheme="minorHAnsi" w:cstheme="minorHAnsi"/>
                <w:b/>
                <w:sz w:val="20"/>
                <w:szCs w:val="20"/>
              </w:rPr>
              <w:t>(other than CHPWH)</w:t>
            </w:r>
          </w:p>
          <w:p w14:paraId="5E4B384D" w14:textId="6ECF60D9" w:rsidR="00001C7C" w:rsidRPr="00001C7C" w:rsidRDefault="00015D7C" w:rsidP="00001C7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sz w:val="18"/>
                <w:szCs w:val="18"/>
              </w:rPr>
              <w:t>&lt;&lt;Static Text - see the top&gt;&gt;</w:t>
            </w:r>
            <w:r w:rsidR="00001C7C" w:rsidRPr="00001C7C">
              <w:rPr>
                <w:rFonts w:asciiTheme="minorHAnsi" w:eastAsia="Times New Roman" w:hAnsiTheme="minorHAnsi" w:cstheme="minorHAnsi"/>
                <w:sz w:val="20"/>
                <w:szCs w:val="20"/>
              </w:rPr>
              <w:t xml:space="preserve">&lt;&lt;If </w:t>
            </w:r>
            <w:del w:id="73" w:author="Alhabibi, Haider@Energy" w:date="2022-06-13T10:42:00Z">
              <w:r w:rsidR="00001C7C" w:rsidRPr="00001C7C" w:rsidDel="00886315">
                <w:rPr>
                  <w:rFonts w:asciiTheme="minorHAnsi" w:eastAsia="Times New Roman" w:hAnsiTheme="minorHAnsi" w:cstheme="minorHAnsi"/>
                  <w:sz w:val="20"/>
                  <w:szCs w:val="20"/>
                </w:rPr>
                <w:delText>LMCC</w:delText>
              </w:r>
            </w:del>
            <w:ins w:id="74" w:author="Alhabibi, Haider@Energy" w:date="2022-06-13T10:42:00Z">
              <w:r w:rsidR="00886315">
                <w:rPr>
                  <w:rFonts w:asciiTheme="minorHAnsi" w:eastAsia="Times New Roman" w:hAnsiTheme="minorHAnsi" w:cstheme="minorHAnsi"/>
                  <w:sz w:val="20"/>
                  <w:szCs w:val="20"/>
                </w:rPr>
                <w:t>NRCC</w:t>
              </w:r>
            </w:ins>
            <w:r w:rsidR="00001C7C" w:rsidRPr="00001C7C">
              <w:rPr>
                <w:rFonts w:asciiTheme="minorHAnsi" w:eastAsia="Times New Roman" w:hAnsiTheme="minorHAnsi" w:cstheme="minorHAnsi"/>
                <w:sz w:val="20"/>
                <w:szCs w:val="20"/>
              </w:rPr>
              <w:t xml:space="preserve"> only has CHPWH, display the "section does not apply" message&gt;&gt;</w:t>
            </w:r>
          </w:p>
          <w:p w14:paraId="6302B94C" w14:textId="3A9798AC" w:rsidR="008A6B9E" w:rsidRPr="003F2775" w:rsidRDefault="00001C7C" w:rsidP="00001C7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01C7C">
              <w:rPr>
                <w:rFonts w:asciiTheme="minorHAnsi" w:eastAsia="Times New Roman" w:hAnsiTheme="minorHAnsi" w:cstheme="minorHAnsi"/>
                <w:sz w:val="20"/>
                <w:szCs w:val="20"/>
              </w:rPr>
              <w:t xml:space="preserve">&lt;&lt;require one row of data for each water heater identified on the </w:t>
            </w:r>
            <w:del w:id="75" w:author="Alhabibi, Haider@Energy" w:date="2022-06-13T10:42:00Z">
              <w:r w:rsidRPr="00001C7C" w:rsidDel="00886315">
                <w:rPr>
                  <w:rFonts w:asciiTheme="minorHAnsi" w:eastAsia="Times New Roman" w:hAnsiTheme="minorHAnsi" w:cstheme="minorHAnsi"/>
                  <w:sz w:val="20"/>
                  <w:szCs w:val="20"/>
                </w:rPr>
                <w:delText>LMCC</w:delText>
              </w:r>
            </w:del>
            <w:ins w:id="76" w:author="Alhabibi, Haider@Energy" w:date="2022-06-13T10:42:00Z">
              <w:r w:rsidR="00886315">
                <w:rPr>
                  <w:rFonts w:asciiTheme="minorHAnsi" w:eastAsia="Times New Roman" w:hAnsiTheme="minorHAnsi" w:cstheme="minorHAnsi"/>
                  <w:sz w:val="20"/>
                  <w:szCs w:val="20"/>
                </w:rPr>
                <w:t>NRCC</w:t>
              </w:r>
            </w:ins>
            <w:r w:rsidRPr="00001C7C">
              <w:rPr>
                <w:rFonts w:asciiTheme="minorHAnsi" w:eastAsia="Times New Roman" w:hAnsiTheme="minorHAnsi" w:cstheme="minorHAnsi"/>
                <w:sz w:val="20"/>
                <w:szCs w:val="20"/>
              </w:rPr>
              <w:t>-PRF&gt;&gt;</w:t>
            </w:r>
          </w:p>
        </w:tc>
      </w:tr>
      <w:tr w:rsidR="003D13DA" w:rsidRPr="00D15BC3" w14:paraId="50F6C9FE" w14:textId="77777777" w:rsidTr="00990A19">
        <w:trPr>
          <w:trHeight w:val="144"/>
        </w:trPr>
        <w:tc>
          <w:tcPr>
            <w:tcW w:w="1419" w:type="dxa"/>
            <w:tcBorders>
              <w:top w:val="single" w:sz="4" w:space="0" w:color="auto"/>
              <w:left w:val="single" w:sz="4" w:space="0" w:color="auto"/>
              <w:bottom w:val="single" w:sz="4" w:space="0" w:color="auto"/>
              <w:right w:val="single" w:sz="4" w:space="0" w:color="auto"/>
            </w:tcBorders>
            <w:vAlign w:val="center"/>
          </w:tcPr>
          <w:p w14:paraId="52E6351F" w14:textId="77777777" w:rsidR="003D13DA" w:rsidRPr="003F2775"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01</w:t>
            </w:r>
          </w:p>
        </w:tc>
        <w:tc>
          <w:tcPr>
            <w:tcW w:w="1077" w:type="dxa"/>
            <w:tcBorders>
              <w:top w:val="single" w:sz="4" w:space="0" w:color="auto"/>
              <w:left w:val="single" w:sz="4" w:space="0" w:color="auto"/>
              <w:bottom w:val="single" w:sz="4" w:space="0" w:color="auto"/>
              <w:right w:val="single" w:sz="4" w:space="0" w:color="auto"/>
            </w:tcBorders>
            <w:vAlign w:val="center"/>
          </w:tcPr>
          <w:p w14:paraId="6490C232" w14:textId="77777777" w:rsidR="003D13DA" w:rsidRPr="003F2775"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02</w:t>
            </w:r>
          </w:p>
        </w:tc>
        <w:tc>
          <w:tcPr>
            <w:tcW w:w="914" w:type="dxa"/>
            <w:tcBorders>
              <w:top w:val="single" w:sz="4" w:space="0" w:color="auto"/>
              <w:left w:val="single" w:sz="4" w:space="0" w:color="auto"/>
              <w:bottom w:val="single" w:sz="4" w:space="0" w:color="auto"/>
              <w:right w:val="single" w:sz="4" w:space="0" w:color="auto"/>
            </w:tcBorders>
            <w:vAlign w:val="center"/>
          </w:tcPr>
          <w:p w14:paraId="2076F380" w14:textId="77777777" w:rsidR="003D13DA" w:rsidRPr="003F2775"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03</w:t>
            </w:r>
          </w:p>
        </w:tc>
        <w:tc>
          <w:tcPr>
            <w:tcW w:w="815" w:type="dxa"/>
            <w:tcBorders>
              <w:top w:val="single" w:sz="4" w:space="0" w:color="auto"/>
              <w:left w:val="single" w:sz="4" w:space="0" w:color="auto"/>
              <w:bottom w:val="single" w:sz="4" w:space="0" w:color="auto"/>
              <w:right w:val="single" w:sz="4" w:space="0" w:color="auto"/>
            </w:tcBorders>
            <w:vAlign w:val="center"/>
          </w:tcPr>
          <w:p w14:paraId="0E68283B" w14:textId="77777777" w:rsidR="003D13DA" w:rsidRPr="003F2775"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F2775">
              <w:rPr>
                <w:rFonts w:asciiTheme="minorHAnsi" w:eastAsia="Times New Roman" w:hAnsiTheme="minorHAnsi" w:cstheme="minorHAnsi"/>
                <w:sz w:val="20"/>
                <w:szCs w:val="20"/>
              </w:rPr>
              <w:t>04</w:t>
            </w:r>
          </w:p>
        </w:tc>
        <w:tc>
          <w:tcPr>
            <w:tcW w:w="1292" w:type="dxa"/>
            <w:tcBorders>
              <w:top w:val="single" w:sz="4" w:space="0" w:color="auto"/>
              <w:left w:val="single" w:sz="4" w:space="0" w:color="auto"/>
              <w:bottom w:val="single" w:sz="4" w:space="0" w:color="auto"/>
              <w:right w:val="single" w:sz="4" w:space="0" w:color="auto"/>
            </w:tcBorders>
            <w:vAlign w:val="center"/>
          </w:tcPr>
          <w:p w14:paraId="4CDC11C9" w14:textId="77777777" w:rsidR="003D13DA" w:rsidRPr="003F2775"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F2775">
              <w:rPr>
                <w:rFonts w:asciiTheme="minorHAnsi" w:eastAsia="Times New Roman" w:hAnsiTheme="minorHAnsi" w:cstheme="minorHAnsi"/>
                <w:sz w:val="20"/>
                <w:szCs w:val="20"/>
              </w:rPr>
              <w:t>05</w:t>
            </w:r>
          </w:p>
        </w:tc>
        <w:tc>
          <w:tcPr>
            <w:tcW w:w="1194" w:type="dxa"/>
            <w:tcBorders>
              <w:top w:val="single" w:sz="4" w:space="0" w:color="auto"/>
              <w:left w:val="single" w:sz="4" w:space="0" w:color="auto"/>
              <w:bottom w:val="single" w:sz="4" w:space="0" w:color="auto"/>
              <w:right w:val="single" w:sz="4" w:space="0" w:color="auto"/>
            </w:tcBorders>
            <w:vAlign w:val="center"/>
          </w:tcPr>
          <w:p w14:paraId="31A32842" w14:textId="77777777" w:rsidR="003D13DA" w:rsidRPr="003F2775"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F2775">
              <w:rPr>
                <w:rFonts w:asciiTheme="minorHAnsi" w:eastAsia="Times New Roman" w:hAnsiTheme="minorHAnsi" w:cstheme="minorHAnsi"/>
                <w:sz w:val="20"/>
                <w:szCs w:val="20"/>
              </w:rPr>
              <w:t>06</w:t>
            </w:r>
          </w:p>
        </w:tc>
        <w:tc>
          <w:tcPr>
            <w:tcW w:w="1313" w:type="dxa"/>
            <w:tcBorders>
              <w:top w:val="single" w:sz="4" w:space="0" w:color="auto"/>
              <w:left w:val="single" w:sz="4" w:space="0" w:color="auto"/>
              <w:bottom w:val="single" w:sz="4" w:space="0" w:color="auto"/>
              <w:right w:val="single" w:sz="4" w:space="0" w:color="auto"/>
            </w:tcBorders>
            <w:vAlign w:val="center"/>
          </w:tcPr>
          <w:p w14:paraId="5B4C3674" w14:textId="77777777" w:rsidR="003D13DA" w:rsidRPr="003F2775"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F2775">
              <w:rPr>
                <w:rFonts w:asciiTheme="minorHAnsi" w:eastAsia="Times New Roman" w:hAnsiTheme="minorHAnsi" w:cstheme="minorHAnsi"/>
                <w:sz w:val="20"/>
                <w:szCs w:val="20"/>
              </w:rPr>
              <w:t>07</w:t>
            </w:r>
          </w:p>
        </w:tc>
        <w:tc>
          <w:tcPr>
            <w:tcW w:w="1313" w:type="dxa"/>
            <w:tcBorders>
              <w:top w:val="single" w:sz="4" w:space="0" w:color="auto"/>
              <w:left w:val="single" w:sz="4" w:space="0" w:color="auto"/>
              <w:bottom w:val="single" w:sz="4" w:space="0" w:color="auto"/>
              <w:right w:val="single" w:sz="4" w:space="0" w:color="auto"/>
            </w:tcBorders>
            <w:vAlign w:val="center"/>
          </w:tcPr>
          <w:p w14:paraId="15D1EF1D" w14:textId="77777777" w:rsidR="003D13DA" w:rsidRPr="003F2775"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F2775">
              <w:rPr>
                <w:rFonts w:asciiTheme="minorHAnsi" w:eastAsia="Times New Roman" w:hAnsiTheme="minorHAnsi" w:cstheme="minorHAnsi"/>
                <w:sz w:val="20"/>
                <w:szCs w:val="20"/>
              </w:rPr>
              <w:t>08</w:t>
            </w:r>
          </w:p>
        </w:tc>
        <w:tc>
          <w:tcPr>
            <w:tcW w:w="1552" w:type="dxa"/>
            <w:tcBorders>
              <w:top w:val="single" w:sz="4" w:space="0" w:color="auto"/>
              <w:left w:val="single" w:sz="4" w:space="0" w:color="auto"/>
              <w:bottom w:val="single" w:sz="4" w:space="0" w:color="auto"/>
              <w:right w:val="single" w:sz="4" w:space="0" w:color="auto"/>
            </w:tcBorders>
            <w:vAlign w:val="center"/>
          </w:tcPr>
          <w:p w14:paraId="31CEDF63" w14:textId="77777777" w:rsidR="003D13DA" w:rsidRPr="003F2775"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F2775">
              <w:rPr>
                <w:rFonts w:asciiTheme="minorHAnsi" w:eastAsia="Times New Roman" w:hAnsiTheme="minorHAnsi" w:cstheme="minorHAnsi"/>
                <w:sz w:val="20"/>
                <w:szCs w:val="20"/>
              </w:rPr>
              <w:t>09</w:t>
            </w:r>
          </w:p>
        </w:tc>
        <w:tc>
          <w:tcPr>
            <w:tcW w:w="1194" w:type="dxa"/>
            <w:tcBorders>
              <w:top w:val="single" w:sz="4" w:space="0" w:color="auto"/>
              <w:left w:val="single" w:sz="4" w:space="0" w:color="auto"/>
              <w:bottom w:val="single" w:sz="4" w:space="0" w:color="auto"/>
              <w:right w:val="single" w:sz="4" w:space="0" w:color="auto"/>
            </w:tcBorders>
            <w:vAlign w:val="center"/>
          </w:tcPr>
          <w:p w14:paraId="685CA71D" w14:textId="77777777" w:rsidR="003D13DA" w:rsidRPr="003F2775"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F2775">
              <w:rPr>
                <w:rFonts w:asciiTheme="minorHAnsi" w:eastAsia="Times New Roman" w:hAnsiTheme="minorHAnsi" w:cstheme="minorHAnsi"/>
                <w:sz w:val="20"/>
                <w:szCs w:val="20"/>
              </w:rPr>
              <w:t>10</w:t>
            </w:r>
          </w:p>
        </w:tc>
        <w:tc>
          <w:tcPr>
            <w:tcW w:w="1075" w:type="dxa"/>
            <w:tcBorders>
              <w:top w:val="single" w:sz="4" w:space="0" w:color="auto"/>
              <w:left w:val="single" w:sz="4" w:space="0" w:color="auto"/>
              <w:bottom w:val="single" w:sz="4" w:space="0" w:color="auto"/>
              <w:right w:val="single" w:sz="4" w:space="0" w:color="auto"/>
            </w:tcBorders>
            <w:vAlign w:val="center"/>
          </w:tcPr>
          <w:p w14:paraId="4583EEAF" w14:textId="77777777" w:rsidR="003D13DA" w:rsidRPr="003F2775"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F2775">
              <w:rPr>
                <w:rFonts w:asciiTheme="minorHAnsi" w:eastAsia="Times New Roman" w:hAnsiTheme="minorHAnsi" w:cstheme="minorHAnsi"/>
                <w:sz w:val="20"/>
                <w:szCs w:val="20"/>
              </w:rPr>
              <w:t>11</w:t>
            </w:r>
          </w:p>
        </w:tc>
        <w:tc>
          <w:tcPr>
            <w:tcW w:w="1440" w:type="dxa"/>
            <w:tcBorders>
              <w:top w:val="single" w:sz="4" w:space="0" w:color="auto"/>
              <w:left w:val="single" w:sz="4" w:space="0" w:color="auto"/>
              <w:bottom w:val="single" w:sz="4" w:space="0" w:color="auto"/>
              <w:right w:val="single" w:sz="4" w:space="0" w:color="auto"/>
            </w:tcBorders>
            <w:vAlign w:val="center"/>
          </w:tcPr>
          <w:p w14:paraId="71687FAB" w14:textId="77777777" w:rsidR="003D13DA" w:rsidRPr="003F2775"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F2775">
              <w:rPr>
                <w:rFonts w:asciiTheme="minorHAnsi" w:eastAsia="Times New Roman" w:hAnsiTheme="minorHAnsi" w:cstheme="minorHAnsi"/>
                <w:sz w:val="20"/>
                <w:szCs w:val="20"/>
              </w:rPr>
              <w:t>12</w:t>
            </w:r>
          </w:p>
        </w:tc>
      </w:tr>
      <w:tr w:rsidR="003D13DA" w:rsidRPr="00D15BC3" w14:paraId="4E5086E3" w14:textId="77777777" w:rsidTr="00990A19">
        <w:trPr>
          <w:trHeight w:val="144"/>
        </w:trPr>
        <w:tc>
          <w:tcPr>
            <w:tcW w:w="1419" w:type="dxa"/>
            <w:tcBorders>
              <w:top w:val="single" w:sz="4" w:space="0" w:color="auto"/>
              <w:left w:val="single" w:sz="4" w:space="0" w:color="auto"/>
              <w:bottom w:val="single" w:sz="4" w:space="0" w:color="auto"/>
              <w:right w:val="single" w:sz="4" w:space="0" w:color="auto"/>
            </w:tcBorders>
            <w:vAlign w:val="bottom"/>
          </w:tcPr>
          <w:p w14:paraId="26AFED51" w14:textId="77777777" w:rsidR="003D13DA" w:rsidRPr="003F2775"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Water Heating System ID or Name</w:t>
            </w:r>
          </w:p>
        </w:tc>
        <w:tc>
          <w:tcPr>
            <w:tcW w:w="1077" w:type="dxa"/>
            <w:tcBorders>
              <w:top w:val="single" w:sz="4" w:space="0" w:color="auto"/>
              <w:left w:val="single" w:sz="4" w:space="0" w:color="auto"/>
              <w:bottom w:val="single" w:sz="4" w:space="0" w:color="auto"/>
              <w:right w:val="single" w:sz="4" w:space="0" w:color="auto"/>
            </w:tcBorders>
            <w:vAlign w:val="bottom"/>
          </w:tcPr>
          <w:p w14:paraId="46300050" w14:textId="77777777" w:rsidR="003D13DA" w:rsidRPr="003F2775"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 xml:space="preserve"> Water Heating System Type</w:t>
            </w:r>
          </w:p>
        </w:tc>
        <w:tc>
          <w:tcPr>
            <w:tcW w:w="914" w:type="dxa"/>
            <w:tcBorders>
              <w:top w:val="single" w:sz="4" w:space="0" w:color="auto"/>
              <w:left w:val="single" w:sz="4" w:space="0" w:color="auto"/>
              <w:bottom w:val="single" w:sz="4" w:space="0" w:color="auto"/>
              <w:right w:val="single" w:sz="4" w:space="0" w:color="auto"/>
            </w:tcBorders>
            <w:vAlign w:val="bottom"/>
          </w:tcPr>
          <w:p w14:paraId="3A88C645" w14:textId="77777777" w:rsidR="003D13DA" w:rsidRPr="003F2775"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Water Heater Type</w:t>
            </w:r>
          </w:p>
        </w:tc>
        <w:tc>
          <w:tcPr>
            <w:tcW w:w="815" w:type="dxa"/>
            <w:tcBorders>
              <w:top w:val="single" w:sz="4" w:space="0" w:color="auto"/>
              <w:left w:val="single" w:sz="4" w:space="0" w:color="auto"/>
              <w:bottom w:val="single" w:sz="4" w:space="0" w:color="auto"/>
              <w:right w:val="single" w:sz="4" w:space="0" w:color="auto"/>
            </w:tcBorders>
            <w:vAlign w:val="bottom"/>
          </w:tcPr>
          <w:p w14:paraId="2C2B0A4D" w14:textId="77777777" w:rsidR="003D13DA" w:rsidRPr="003F2775"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 of Water Heaters in System</w:t>
            </w:r>
          </w:p>
        </w:tc>
        <w:tc>
          <w:tcPr>
            <w:tcW w:w="1292" w:type="dxa"/>
            <w:tcBorders>
              <w:top w:val="single" w:sz="4" w:space="0" w:color="auto"/>
              <w:left w:val="single" w:sz="4" w:space="0" w:color="auto"/>
              <w:bottom w:val="single" w:sz="4" w:space="0" w:color="auto"/>
              <w:right w:val="single" w:sz="4" w:space="0" w:color="auto"/>
            </w:tcBorders>
            <w:vAlign w:val="bottom"/>
          </w:tcPr>
          <w:p w14:paraId="0A36FF85" w14:textId="77777777" w:rsidR="003D13DA" w:rsidRPr="003F2775"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 xml:space="preserve">Water Heater </w:t>
            </w:r>
          </w:p>
          <w:p w14:paraId="7AF55918" w14:textId="77777777" w:rsidR="003D13DA" w:rsidRPr="003F2775"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Storage</w:t>
            </w:r>
          </w:p>
          <w:p w14:paraId="3167EE5F" w14:textId="77777777" w:rsidR="003D13DA" w:rsidRPr="003F2775"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Volume (gal)</w:t>
            </w:r>
          </w:p>
        </w:tc>
        <w:tc>
          <w:tcPr>
            <w:tcW w:w="1194" w:type="dxa"/>
            <w:tcBorders>
              <w:top w:val="single" w:sz="4" w:space="0" w:color="auto"/>
              <w:left w:val="single" w:sz="4" w:space="0" w:color="auto"/>
              <w:bottom w:val="single" w:sz="4" w:space="0" w:color="auto"/>
              <w:right w:val="single" w:sz="4" w:space="0" w:color="auto"/>
            </w:tcBorders>
            <w:vAlign w:val="bottom"/>
          </w:tcPr>
          <w:p w14:paraId="7B3087B4" w14:textId="77777777" w:rsidR="003D13DA" w:rsidRPr="003F2775"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Fuel Type</w:t>
            </w:r>
          </w:p>
        </w:tc>
        <w:tc>
          <w:tcPr>
            <w:tcW w:w="1313" w:type="dxa"/>
            <w:tcBorders>
              <w:top w:val="single" w:sz="4" w:space="0" w:color="auto"/>
              <w:left w:val="single" w:sz="4" w:space="0" w:color="auto"/>
              <w:bottom w:val="single" w:sz="4" w:space="0" w:color="auto"/>
              <w:right w:val="single" w:sz="4" w:space="0" w:color="auto"/>
            </w:tcBorders>
            <w:vAlign w:val="bottom"/>
          </w:tcPr>
          <w:p w14:paraId="0FD2F263" w14:textId="77777777" w:rsidR="003D13DA" w:rsidRPr="003F2775"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Rated Input Type</w:t>
            </w:r>
          </w:p>
        </w:tc>
        <w:tc>
          <w:tcPr>
            <w:tcW w:w="1313" w:type="dxa"/>
            <w:tcBorders>
              <w:top w:val="single" w:sz="4" w:space="0" w:color="auto"/>
              <w:left w:val="single" w:sz="4" w:space="0" w:color="auto"/>
              <w:bottom w:val="single" w:sz="4" w:space="0" w:color="auto"/>
              <w:right w:val="single" w:sz="4" w:space="0" w:color="auto"/>
            </w:tcBorders>
            <w:vAlign w:val="bottom"/>
          </w:tcPr>
          <w:p w14:paraId="2AA98C52" w14:textId="77777777" w:rsidR="003D13DA" w:rsidRPr="003F2775"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Rated Input Value</w:t>
            </w:r>
          </w:p>
        </w:tc>
        <w:tc>
          <w:tcPr>
            <w:tcW w:w="1552" w:type="dxa"/>
            <w:tcBorders>
              <w:top w:val="single" w:sz="4" w:space="0" w:color="auto"/>
              <w:left w:val="single" w:sz="4" w:space="0" w:color="auto"/>
              <w:bottom w:val="single" w:sz="4" w:space="0" w:color="auto"/>
              <w:right w:val="single" w:sz="4" w:space="0" w:color="auto"/>
            </w:tcBorders>
            <w:vAlign w:val="bottom"/>
          </w:tcPr>
          <w:p w14:paraId="4578DCC9" w14:textId="77777777" w:rsidR="003D13DA" w:rsidRPr="003F2775"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Heating Efficiency Type</w:t>
            </w:r>
          </w:p>
        </w:tc>
        <w:tc>
          <w:tcPr>
            <w:tcW w:w="1194" w:type="dxa"/>
            <w:tcBorders>
              <w:top w:val="single" w:sz="4" w:space="0" w:color="auto"/>
              <w:left w:val="single" w:sz="4" w:space="0" w:color="auto"/>
              <w:bottom w:val="single" w:sz="4" w:space="0" w:color="auto"/>
              <w:right w:val="single" w:sz="4" w:space="0" w:color="auto"/>
            </w:tcBorders>
            <w:vAlign w:val="bottom"/>
          </w:tcPr>
          <w:p w14:paraId="48BAF14C" w14:textId="77777777" w:rsidR="003D13DA" w:rsidRPr="003F2775"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Heating Efficiency Value</w:t>
            </w:r>
          </w:p>
        </w:tc>
        <w:tc>
          <w:tcPr>
            <w:tcW w:w="1075" w:type="dxa"/>
            <w:tcBorders>
              <w:top w:val="single" w:sz="4" w:space="0" w:color="auto"/>
              <w:left w:val="single" w:sz="4" w:space="0" w:color="auto"/>
              <w:bottom w:val="single" w:sz="4" w:space="0" w:color="auto"/>
              <w:right w:val="single" w:sz="4" w:space="0" w:color="auto"/>
            </w:tcBorders>
            <w:vAlign w:val="bottom"/>
          </w:tcPr>
          <w:p w14:paraId="46C7C820" w14:textId="77777777" w:rsidR="003D13DA" w:rsidRPr="003F2775"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 xml:space="preserve">Standby Loss </w:t>
            </w:r>
          </w:p>
          <w:p w14:paraId="79555375" w14:textId="77777777" w:rsidR="003D13DA" w:rsidRPr="003F2775"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w:t>
            </w:r>
          </w:p>
        </w:tc>
        <w:tc>
          <w:tcPr>
            <w:tcW w:w="1440" w:type="dxa"/>
            <w:tcBorders>
              <w:top w:val="single" w:sz="4" w:space="0" w:color="auto"/>
              <w:left w:val="single" w:sz="4" w:space="0" w:color="auto"/>
              <w:bottom w:val="single" w:sz="4" w:space="0" w:color="auto"/>
              <w:right w:val="single" w:sz="4" w:space="0" w:color="auto"/>
            </w:tcBorders>
            <w:vAlign w:val="bottom"/>
          </w:tcPr>
          <w:p w14:paraId="596F958E" w14:textId="77777777" w:rsidR="003D13DA" w:rsidRPr="003F2775"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 xml:space="preserve">Exterior Insul. </w:t>
            </w:r>
          </w:p>
          <w:p w14:paraId="28C951B6" w14:textId="77777777" w:rsidR="003D13DA" w:rsidRPr="003F2775"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R-Value</w:t>
            </w:r>
          </w:p>
        </w:tc>
      </w:tr>
      <w:tr w:rsidR="00C439C3" w:rsidRPr="00D15BC3" w14:paraId="34608DAE" w14:textId="77777777" w:rsidTr="00990A19">
        <w:trPr>
          <w:trHeight w:val="144"/>
        </w:trPr>
        <w:tc>
          <w:tcPr>
            <w:tcW w:w="1419" w:type="dxa"/>
            <w:tcBorders>
              <w:top w:val="single" w:sz="4" w:space="0" w:color="auto"/>
              <w:left w:val="single" w:sz="4" w:space="0" w:color="auto"/>
              <w:bottom w:val="single" w:sz="4" w:space="0" w:color="auto"/>
              <w:right w:val="single" w:sz="4" w:space="0" w:color="auto"/>
            </w:tcBorders>
          </w:tcPr>
          <w:p w14:paraId="02538F28" w14:textId="146B2663" w:rsidR="00C439C3" w:rsidRPr="003F2775"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9C5275">
              <w:rPr>
                <w:rFonts w:asciiTheme="minorHAnsi" w:eastAsia="Times New Roman" w:hAnsiTheme="minorHAnsi" w:cstheme="minorHAnsi"/>
                <w:sz w:val="20"/>
                <w:szCs w:val="20"/>
              </w:rPr>
              <w:t>&lt;&lt;</w:t>
            </w:r>
            <w:r>
              <w:rPr>
                <w:rFonts w:asciiTheme="minorHAnsi" w:eastAsia="Times New Roman" w:hAnsiTheme="minorHAnsi" w:cstheme="minorHAnsi"/>
                <w:sz w:val="20"/>
                <w:szCs w:val="20"/>
              </w:rPr>
              <w:t>R</w:t>
            </w:r>
            <w:r w:rsidRPr="009C5275">
              <w:rPr>
                <w:rFonts w:asciiTheme="minorHAnsi" w:eastAsia="Times New Roman" w:hAnsiTheme="minorHAnsi" w:cstheme="minorHAnsi"/>
                <w:sz w:val="20"/>
                <w:szCs w:val="20"/>
              </w:rPr>
              <w:t xml:space="preserve">eference values from </w:t>
            </w:r>
            <w:del w:id="77" w:author="Alhabibi, Haider@Energy" w:date="2022-06-13T10:42:00Z">
              <w:r w:rsidR="008852D7" w:rsidDel="00886315">
                <w:rPr>
                  <w:rFonts w:asciiTheme="minorHAnsi" w:eastAsia="Times New Roman" w:hAnsiTheme="minorHAnsi" w:cstheme="minorHAnsi"/>
                  <w:sz w:val="20"/>
                  <w:szCs w:val="20"/>
                </w:rPr>
                <w:delText>LMCC</w:delText>
              </w:r>
            </w:del>
            <w:ins w:id="78" w:author="Alhabibi, Haider@Energy" w:date="2022-06-13T10:42:00Z">
              <w:r w:rsidR="00886315">
                <w:rPr>
                  <w:rFonts w:asciiTheme="minorHAnsi" w:eastAsia="Times New Roman" w:hAnsiTheme="minorHAnsi" w:cstheme="minorHAnsi"/>
                  <w:sz w:val="20"/>
                  <w:szCs w:val="20"/>
                </w:rPr>
                <w:t>NRCC</w:t>
              </w:r>
            </w:ins>
            <w:r w:rsidR="000D7F68">
              <w:rPr>
                <w:rFonts w:asciiTheme="minorHAnsi" w:eastAsia="Times New Roman" w:hAnsiTheme="minorHAnsi" w:cstheme="minorHAnsi"/>
                <w:sz w:val="20"/>
                <w:szCs w:val="20"/>
              </w:rPr>
              <w:t xml:space="preserve"> </w:t>
            </w:r>
            <w:r w:rsidRPr="009C5275">
              <w:rPr>
                <w:rFonts w:asciiTheme="minorHAnsi" w:eastAsia="Times New Roman" w:hAnsiTheme="minorHAnsi" w:cstheme="minorHAnsi"/>
                <w:sz w:val="20"/>
                <w:szCs w:val="20"/>
              </w:rPr>
              <w:t>&gt;&gt;</w:t>
            </w:r>
          </w:p>
        </w:tc>
        <w:tc>
          <w:tcPr>
            <w:tcW w:w="1077" w:type="dxa"/>
            <w:tcBorders>
              <w:top w:val="single" w:sz="4" w:space="0" w:color="auto"/>
              <w:left w:val="single" w:sz="4" w:space="0" w:color="auto"/>
              <w:bottom w:val="single" w:sz="4" w:space="0" w:color="auto"/>
              <w:right w:val="single" w:sz="4" w:space="0" w:color="auto"/>
            </w:tcBorders>
          </w:tcPr>
          <w:p w14:paraId="0BE06EDB" w14:textId="0B43A58E" w:rsidR="00C439C3" w:rsidRPr="009C5275"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9C5275">
              <w:rPr>
                <w:rFonts w:asciiTheme="minorHAnsi" w:eastAsia="Times New Roman" w:hAnsiTheme="minorHAnsi" w:cstheme="minorHAnsi"/>
                <w:sz w:val="20"/>
                <w:szCs w:val="20"/>
              </w:rPr>
              <w:t>&lt;&lt;</w:t>
            </w:r>
            <w:r>
              <w:rPr>
                <w:rFonts w:asciiTheme="minorHAnsi" w:eastAsia="Times New Roman" w:hAnsiTheme="minorHAnsi" w:cstheme="minorHAnsi"/>
                <w:sz w:val="20"/>
                <w:szCs w:val="20"/>
              </w:rPr>
              <w:t>If Performance reference</w:t>
            </w:r>
            <w:r w:rsidRPr="009C5275">
              <w:rPr>
                <w:rFonts w:asciiTheme="minorHAnsi" w:eastAsia="Times New Roman" w:hAnsiTheme="minorHAnsi" w:cstheme="minorHAnsi"/>
                <w:sz w:val="20"/>
                <w:szCs w:val="20"/>
              </w:rPr>
              <w:t xml:space="preserve"> values from </w:t>
            </w:r>
            <w:del w:id="79" w:author="Alhabibi, Haider@Energy" w:date="2022-06-13T10:42:00Z">
              <w:r w:rsidR="008852D7" w:rsidDel="00886315">
                <w:rPr>
                  <w:rFonts w:asciiTheme="minorHAnsi" w:eastAsia="Times New Roman" w:hAnsiTheme="minorHAnsi" w:cstheme="minorHAnsi"/>
                  <w:sz w:val="20"/>
                  <w:szCs w:val="20"/>
                </w:rPr>
                <w:delText>LMCC</w:delText>
              </w:r>
            </w:del>
            <w:ins w:id="80" w:author="Alhabibi, Haider@Energy" w:date="2022-06-13T10:42:00Z">
              <w:r w:rsidR="00886315">
                <w:rPr>
                  <w:rFonts w:asciiTheme="minorHAnsi" w:eastAsia="Times New Roman" w:hAnsiTheme="minorHAnsi" w:cstheme="minorHAnsi"/>
                  <w:sz w:val="20"/>
                  <w:szCs w:val="20"/>
                </w:rPr>
                <w:t>NRCC</w:t>
              </w:r>
            </w:ins>
            <w:r>
              <w:rPr>
                <w:rFonts w:asciiTheme="minorHAnsi" w:eastAsia="Times New Roman" w:hAnsiTheme="minorHAnsi" w:cstheme="minorHAnsi"/>
                <w:sz w:val="20"/>
                <w:szCs w:val="20"/>
              </w:rPr>
              <w:t>-PRF-01</w:t>
            </w:r>
            <w:r w:rsidRPr="009C5275">
              <w:rPr>
                <w:rFonts w:asciiTheme="minorHAnsi" w:eastAsia="Times New Roman" w:hAnsiTheme="minorHAnsi" w:cstheme="minorHAnsi"/>
                <w:sz w:val="20"/>
                <w:szCs w:val="20"/>
              </w:rPr>
              <w:t xml:space="preserve"> </w:t>
            </w:r>
          </w:p>
          <w:p w14:paraId="3C099051" w14:textId="77777777" w:rsidR="00C439C3" w:rsidRPr="009C5275"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eastAsia="Times New Roman" w:hAnsiTheme="minorHAnsi" w:cstheme="minorHAnsi"/>
                <w:sz w:val="20"/>
                <w:szCs w:val="20"/>
              </w:rPr>
              <w:t>A</w:t>
            </w:r>
            <w:r w:rsidRPr="009C5275">
              <w:rPr>
                <w:rFonts w:asciiTheme="minorHAnsi" w:eastAsia="Times New Roman" w:hAnsiTheme="minorHAnsi" w:cstheme="minorHAnsi"/>
                <w:sz w:val="20"/>
                <w:szCs w:val="20"/>
              </w:rPr>
              <w:t>llowed values=</w:t>
            </w:r>
          </w:p>
          <w:p w14:paraId="55F23536" w14:textId="55BBB87E" w:rsidR="00C439C3" w:rsidRPr="009C5275" w:rsidRDefault="00C439C3" w:rsidP="00990A19">
            <w:pPr>
              <w:keepNext/>
              <w:tabs>
                <w:tab w:val="left" w:pos="2160"/>
                <w:tab w:val="left" w:pos="2700"/>
                <w:tab w:val="left" w:pos="3420"/>
                <w:tab w:val="left" w:pos="3780"/>
                <w:tab w:val="left" w:pos="5760"/>
                <w:tab w:val="left" w:pos="7212"/>
              </w:tabs>
              <w:spacing w:after="0"/>
              <w:rPr>
                <w:rFonts w:asciiTheme="minorHAnsi" w:eastAsia="Times New Roman" w:hAnsiTheme="minorHAnsi" w:cstheme="minorHAnsi"/>
                <w:sz w:val="20"/>
                <w:szCs w:val="20"/>
              </w:rPr>
            </w:pPr>
            <w:r w:rsidRPr="009C5275">
              <w:rPr>
                <w:rFonts w:asciiTheme="minorHAnsi" w:eastAsia="Times New Roman" w:hAnsiTheme="minorHAnsi" w:cstheme="minorHAnsi"/>
                <w:sz w:val="20"/>
                <w:szCs w:val="20"/>
              </w:rPr>
              <w:t xml:space="preserve">DHW, </w:t>
            </w:r>
            <w:r w:rsidR="002B34E7">
              <w:rPr>
                <w:rFonts w:asciiTheme="minorHAnsi" w:eastAsia="Times New Roman" w:hAnsiTheme="minorHAnsi" w:cstheme="minorHAnsi"/>
                <w:sz w:val="20"/>
                <w:szCs w:val="20"/>
              </w:rPr>
              <w:t xml:space="preserve">Hydronic, </w:t>
            </w:r>
            <w:r w:rsidRPr="009C5275">
              <w:rPr>
                <w:rFonts w:asciiTheme="minorHAnsi" w:eastAsia="Times New Roman" w:hAnsiTheme="minorHAnsi" w:cstheme="minorHAnsi"/>
                <w:sz w:val="20"/>
                <w:szCs w:val="20"/>
              </w:rPr>
              <w:t>or</w:t>
            </w:r>
          </w:p>
          <w:p w14:paraId="47F044E3" w14:textId="29DD39F3" w:rsidR="00C439C3" w:rsidRPr="009C5275"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9C5275">
              <w:rPr>
                <w:rFonts w:asciiTheme="minorHAnsi" w:eastAsia="Times New Roman" w:hAnsiTheme="minorHAnsi" w:cstheme="minorHAnsi"/>
                <w:sz w:val="20"/>
                <w:szCs w:val="20"/>
              </w:rPr>
              <w:t>Combined Hydronic</w:t>
            </w:r>
            <w:r w:rsidR="00A87E01">
              <w:rPr>
                <w:rFonts w:asciiTheme="minorHAnsi" w:eastAsia="Times New Roman" w:hAnsiTheme="minorHAnsi" w:cstheme="minorHAnsi"/>
                <w:sz w:val="20"/>
                <w:szCs w:val="20"/>
              </w:rPr>
              <w:t>;</w:t>
            </w:r>
            <w:r>
              <w:rPr>
                <w:rFonts w:asciiTheme="minorHAnsi" w:eastAsia="Times New Roman" w:hAnsiTheme="minorHAnsi" w:cstheme="minorHAnsi"/>
                <w:sz w:val="20"/>
                <w:szCs w:val="20"/>
              </w:rPr>
              <w:t xml:space="preserve"> </w:t>
            </w:r>
            <w:r w:rsidR="00A87E01">
              <w:rPr>
                <w:rFonts w:asciiTheme="minorHAnsi" w:eastAsia="Times New Roman" w:hAnsiTheme="minorHAnsi" w:cstheme="minorHAnsi"/>
                <w:sz w:val="20"/>
                <w:szCs w:val="20"/>
              </w:rPr>
              <w:t>else</w:t>
            </w:r>
            <w:r>
              <w:rPr>
                <w:rFonts w:asciiTheme="minorHAnsi" w:eastAsia="Times New Roman" w:hAnsiTheme="minorHAnsi" w:cstheme="minorHAnsi"/>
                <w:sz w:val="20"/>
                <w:szCs w:val="20"/>
              </w:rPr>
              <w:t>If Prescriptive then NA</w:t>
            </w:r>
          </w:p>
          <w:p w14:paraId="08610C19" w14:textId="678FA45C" w:rsidR="00C439C3" w:rsidRPr="003F2775"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9C5275">
              <w:rPr>
                <w:rFonts w:asciiTheme="minorHAnsi" w:eastAsia="Times New Roman" w:hAnsiTheme="minorHAnsi" w:cstheme="minorHAnsi"/>
                <w:sz w:val="20"/>
                <w:szCs w:val="20"/>
              </w:rPr>
              <w:t>&gt;&gt;</w:t>
            </w:r>
          </w:p>
        </w:tc>
        <w:tc>
          <w:tcPr>
            <w:tcW w:w="914" w:type="dxa"/>
            <w:tcBorders>
              <w:top w:val="single" w:sz="4" w:space="0" w:color="auto"/>
              <w:left w:val="single" w:sz="4" w:space="0" w:color="auto"/>
              <w:bottom w:val="single" w:sz="4" w:space="0" w:color="auto"/>
              <w:right w:val="single" w:sz="4" w:space="0" w:color="auto"/>
            </w:tcBorders>
          </w:tcPr>
          <w:p w14:paraId="17E40461" w14:textId="564A51DC" w:rsidR="006B1A95" w:rsidRPr="006B1A95" w:rsidRDefault="006B1A95" w:rsidP="006B1A9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eastAsia="Times New Roman" w:hAnsiTheme="minorHAnsi" w:cstheme="minorHAnsi"/>
                <w:sz w:val="20"/>
                <w:szCs w:val="20"/>
              </w:rPr>
              <w:t>&lt;&lt;</w:t>
            </w:r>
            <w:r w:rsidRPr="006B1A95">
              <w:rPr>
                <w:rFonts w:asciiTheme="minorHAnsi" w:eastAsia="Times New Roman" w:hAnsiTheme="minorHAnsi" w:cstheme="minorHAnsi"/>
                <w:sz w:val="20"/>
                <w:szCs w:val="20"/>
              </w:rPr>
              <w:t xml:space="preserve">Reference values from </w:t>
            </w:r>
            <w:del w:id="81" w:author="Alhabibi, Haider@Energy" w:date="2022-06-13T10:42:00Z">
              <w:r w:rsidR="008852D7" w:rsidDel="00886315">
                <w:rPr>
                  <w:rFonts w:asciiTheme="minorHAnsi" w:eastAsia="Times New Roman" w:hAnsiTheme="minorHAnsi" w:cstheme="minorHAnsi"/>
                  <w:sz w:val="20"/>
                  <w:szCs w:val="20"/>
                </w:rPr>
                <w:delText>LMCC</w:delText>
              </w:r>
            </w:del>
            <w:ins w:id="82" w:author="Alhabibi, Haider@Energy" w:date="2022-06-13T10:42:00Z">
              <w:r w:rsidR="00886315">
                <w:rPr>
                  <w:rFonts w:asciiTheme="minorHAnsi" w:eastAsia="Times New Roman" w:hAnsiTheme="minorHAnsi" w:cstheme="minorHAnsi"/>
                  <w:sz w:val="20"/>
                  <w:szCs w:val="20"/>
                </w:rPr>
                <w:t>NRCC</w:t>
              </w:r>
            </w:ins>
            <w:r w:rsidRPr="006B1A95">
              <w:rPr>
                <w:rFonts w:asciiTheme="minorHAnsi" w:eastAsia="Times New Roman" w:hAnsiTheme="minorHAnsi" w:cstheme="minorHAnsi"/>
                <w:sz w:val="20"/>
                <w:szCs w:val="20"/>
              </w:rPr>
              <w:t>.</w:t>
            </w:r>
          </w:p>
          <w:p w14:paraId="2188AA59" w14:textId="77777777" w:rsidR="006B1A95" w:rsidRPr="006B1A95" w:rsidRDefault="006B1A95" w:rsidP="006B1A9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6B1A95">
              <w:rPr>
                <w:rFonts w:asciiTheme="minorHAnsi" w:eastAsia="Times New Roman" w:hAnsiTheme="minorHAnsi" w:cstheme="minorHAnsi"/>
                <w:sz w:val="20"/>
                <w:szCs w:val="20"/>
              </w:rPr>
              <w:t>Allowed values:</w:t>
            </w:r>
          </w:p>
          <w:p w14:paraId="0C822A14" w14:textId="031321D5" w:rsidR="00C439C3" w:rsidRPr="003F2775" w:rsidRDefault="006B1A95" w:rsidP="006B1A9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6B1A95">
              <w:rPr>
                <w:rFonts w:asciiTheme="minorHAnsi" w:eastAsia="Times New Roman" w:hAnsiTheme="minorHAnsi" w:cstheme="minorHAnsi"/>
                <w:sz w:val="20"/>
                <w:szCs w:val="20"/>
              </w:rPr>
              <w:t>Boiler, Indirect, Consumer Instantaneous, Commercial Instantaneous, Consumer Storage, Commercial Storage, Residential-Duty Comme</w:t>
            </w:r>
            <w:r w:rsidRPr="006B1A95">
              <w:rPr>
                <w:rFonts w:asciiTheme="minorHAnsi" w:eastAsia="Times New Roman" w:hAnsiTheme="minorHAnsi" w:cstheme="minorHAnsi"/>
                <w:sz w:val="20"/>
                <w:szCs w:val="20"/>
              </w:rPr>
              <w:lastRenderedPageBreak/>
              <w:t>rcial Storage, or Residential-Duty Commercial Instantaneous &gt;&gt;</w:t>
            </w:r>
          </w:p>
        </w:tc>
        <w:tc>
          <w:tcPr>
            <w:tcW w:w="815" w:type="dxa"/>
            <w:tcBorders>
              <w:top w:val="single" w:sz="4" w:space="0" w:color="auto"/>
              <w:left w:val="single" w:sz="4" w:space="0" w:color="auto"/>
              <w:bottom w:val="single" w:sz="4" w:space="0" w:color="auto"/>
              <w:right w:val="single" w:sz="4" w:space="0" w:color="auto"/>
            </w:tcBorders>
          </w:tcPr>
          <w:p w14:paraId="7894F03E" w14:textId="5D32D0CC" w:rsidR="00C439C3" w:rsidRPr="003F2775" w:rsidRDefault="00C439C3" w:rsidP="00C97C3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9C5275">
              <w:rPr>
                <w:rFonts w:asciiTheme="minorHAnsi" w:eastAsia="Times New Roman" w:hAnsiTheme="minorHAnsi" w:cstheme="minorHAnsi"/>
                <w:sz w:val="20"/>
                <w:szCs w:val="20"/>
              </w:rPr>
              <w:lastRenderedPageBreak/>
              <w:t>&lt;&lt;</w:t>
            </w:r>
            <w:r>
              <w:rPr>
                <w:rFonts w:asciiTheme="minorHAnsi" w:eastAsia="Times New Roman" w:hAnsiTheme="minorHAnsi" w:cstheme="minorHAnsi"/>
                <w:sz w:val="20"/>
                <w:szCs w:val="20"/>
              </w:rPr>
              <w:t>R</w:t>
            </w:r>
            <w:r w:rsidRPr="009C5275">
              <w:rPr>
                <w:rFonts w:asciiTheme="minorHAnsi" w:eastAsia="Times New Roman" w:hAnsiTheme="minorHAnsi" w:cstheme="minorHAnsi"/>
                <w:sz w:val="20"/>
                <w:szCs w:val="20"/>
              </w:rPr>
              <w:t xml:space="preserve">eference values from </w:t>
            </w:r>
            <w:del w:id="83" w:author="Alhabibi, Haider@Energy" w:date="2022-06-13T10:42:00Z">
              <w:r w:rsidR="008852D7" w:rsidDel="00886315">
                <w:rPr>
                  <w:rFonts w:asciiTheme="minorHAnsi" w:eastAsia="Times New Roman" w:hAnsiTheme="minorHAnsi" w:cstheme="minorHAnsi"/>
                  <w:sz w:val="20"/>
                  <w:szCs w:val="20"/>
                </w:rPr>
                <w:delText>LMCC</w:delText>
              </w:r>
            </w:del>
            <w:ins w:id="84" w:author="Alhabibi, Haider@Energy" w:date="2022-06-13T10:42:00Z">
              <w:r w:rsidR="00886315">
                <w:rPr>
                  <w:rFonts w:asciiTheme="minorHAnsi" w:eastAsia="Times New Roman" w:hAnsiTheme="minorHAnsi" w:cstheme="minorHAnsi"/>
                  <w:sz w:val="20"/>
                  <w:szCs w:val="20"/>
                </w:rPr>
                <w:t>NRCC</w:t>
              </w:r>
            </w:ins>
            <w:r>
              <w:rPr>
                <w:rFonts w:asciiTheme="minorHAnsi" w:eastAsia="Times New Roman" w:hAnsiTheme="minorHAnsi" w:cstheme="minorHAnsi"/>
                <w:sz w:val="20"/>
                <w:szCs w:val="20"/>
              </w:rPr>
              <w:t xml:space="preserve"> </w:t>
            </w:r>
            <w:r w:rsidRPr="009C5275">
              <w:rPr>
                <w:rFonts w:asciiTheme="minorHAnsi" w:eastAsia="Times New Roman" w:hAnsiTheme="minorHAnsi" w:cstheme="minorHAnsi"/>
                <w:sz w:val="20"/>
                <w:szCs w:val="20"/>
              </w:rPr>
              <w:t>&gt;&gt;</w:t>
            </w:r>
          </w:p>
        </w:tc>
        <w:tc>
          <w:tcPr>
            <w:tcW w:w="1292" w:type="dxa"/>
            <w:tcBorders>
              <w:top w:val="single" w:sz="4" w:space="0" w:color="auto"/>
              <w:left w:val="single" w:sz="4" w:space="0" w:color="auto"/>
              <w:bottom w:val="single" w:sz="4" w:space="0" w:color="auto"/>
              <w:right w:val="single" w:sz="4" w:space="0" w:color="auto"/>
            </w:tcBorders>
          </w:tcPr>
          <w:p w14:paraId="04D17675" w14:textId="05DAEE92" w:rsidR="00C439C3" w:rsidRPr="003F2775"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9C5275">
              <w:rPr>
                <w:rFonts w:asciiTheme="minorHAnsi" w:eastAsia="Times New Roman" w:hAnsiTheme="minorHAnsi" w:cstheme="minorHAnsi"/>
                <w:sz w:val="20"/>
                <w:szCs w:val="20"/>
              </w:rPr>
              <w:t>&lt;&lt;</w:t>
            </w:r>
            <w:r w:rsidR="00C97C39">
              <w:t xml:space="preserve"> </w:t>
            </w:r>
            <w:r w:rsidR="00C97C39" w:rsidRPr="00C97C39">
              <w:rPr>
                <w:rFonts w:asciiTheme="minorHAnsi" w:eastAsia="Times New Roman" w:hAnsiTheme="minorHAnsi" w:cstheme="minorHAnsi"/>
                <w:sz w:val="20"/>
                <w:szCs w:val="20"/>
              </w:rPr>
              <w:t xml:space="preserve">Reference values from </w:t>
            </w:r>
            <w:del w:id="85" w:author="Alhabibi, Haider@Energy" w:date="2022-06-13T10:42:00Z">
              <w:r w:rsidR="008852D7" w:rsidDel="00886315">
                <w:rPr>
                  <w:rFonts w:asciiTheme="minorHAnsi" w:eastAsia="Times New Roman" w:hAnsiTheme="minorHAnsi" w:cstheme="minorHAnsi"/>
                  <w:sz w:val="20"/>
                  <w:szCs w:val="20"/>
                </w:rPr>
                <w:delText>LMCC</w:delText>
              </w:r>
            </w:del>
            <w:ins w:id="86" w:author="Alhabibi, Haider@Energy" w:date="2022-06-13T10:42:00Z">
              <w:r w:rsidR="00886315">
                <w:rPr>
                  <w:rFonts w:asciiTheme="minorHAnsi" w:eastAsia="Times New Roman" w:hAnsiTheme="minorHAnsi" w:cstheme="minorHAnsi"/>
                  <w:sz w:val="20"/>
                  <w:szCs w:val="20"/>
                </w:rPr>
                <w:t>NRCC</w:t>
              </w:r>
            </w:ins>
            <w:r w:rsidR="00D731F2">
              <w:rPr>
                <w:rFonts w:asciiTheme="minorHAnsi" w:eastAsia="Times New Roman" w:hAnsiTheme="minorHAnsi" w:cstheme="minorHAnsi"/>
                <w:sz w:val="20"/>
                <w:szCs w:val="20"/>
              </w:rPr>
              <w:t>,</w:t>
            </w:r>
            <w:r w:rsidR="00D731F2" w:rsidRPr="00DC3475">
              <w:rPr>
                <w:rFonts w:asciiTheme="minorHAnsi" w:eastAsia="Times New Roman" w:hAnsiTheme="minorHAnsi" w:cstheme="minorHAnsi"/>
                <w:sz w:val="18"/>
                <w:szCs w:val="18"/>
              </w:rPr>
              <w:t xml:space="preserve"> </w:t>
            </w:r>
            <w:r w:rsidR="00D731F2" w:rsidRPr="00D731F2">
              <w:rPr>
                <w:rFonts w:asciiTheme="minorHAnsi" w:eastAsia="Times New Roman" w:hAnsiTheme="minorHAnsi" w:cstheme="minorHAnsi"/>
                <w:sz w:val="20"/>
                <w:szCs w:val="20"/>
              </w:rPr>
              <w:t>NA is allowed only if B03 =   Consumer Instantaneous, Commercial Instantaneous, or  Residential-Duty Commercial Instantaneous</w:t>
            </w:r>
            <w:r w:rsidR="00D731F2" w:rsidRPr="00DC3475">
              <w:rPr>
                <w:rFonts w:asciiTheme="minorHAnsi" w:eastAsia="Times New Roman" w:hAnsiTheme="minorHAnsi" w:cstheme="minorHAnsi"/>
                <w:sz w:val="18"/>
                <w:szCs w:val="18"/>
              </w:rPr>
              <w:t xml:space="preserve"> </w:t>
            </w:r>
            <w:r w:rsidR="00C97C39" w:rsidRPr="00C97C39">
              <w:rPr>
                <w:rFonts w:asciiTheme="minorHAnsi" w:eastAsia="Times New Roman" w:hAnsiTheme="minorHAnsi" w:cstheme="minorHAnsi"/>
                <w:sz w:val="20"/>
                <w:szCs w:val="20"/>
              </w:rPr>
              <w:t xml:space="preserve"> </w:t>
            </w:r>
            <w:r w:rsidRPr="009C5275">
              <w:rPr>
                <w:rFonts w:asciiTheme="minorHAnsi" w:eastAsia="Times New Roman" w:hAnsiTheme="minorHAnsi" w:cstheme="minorHAnsi"/>
                <w:sz w:val="20"/>
                <w:szCs w:val="20"/>
              </w:rPr>
              <w:t>&gt;&gt;</w:t>
            </w:r>
          </w:p>
        </w:tc>
        <w:tc>
          <w:tcPr>
            <w:tcW w:w="1194" w:type="dxa"/>
            <w:tcBorders>
              <w:top w:val="single" w:sz="4" w:space="0" w:color="auto"/>
              <w:left w:val="single" w:sz="4" w:space="0" w:color="auto"/>
              <w:bottom w:val="single" w:sz="4" w:space="0" w:color="auto"/>
              <w:right w:val="single" w:sz="4" w:space="0" w:color="auto"/>
            </w:tcBorders>
          </w:tcPr>
          <w:p w14:paraId="72BA2AC3" w14:textId="288D7ACB" w:rsidR="00C439C3" w:rsidRPr="003F2775" w:rsidRDefault="00C439C3" w:rsidP="00C97C3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9C5275">
              <w:rPr>
                <w:rFonts w:asciiTheme="minorHAnsi" w:eastAsia="Times New Roman" w:hAnsiTheme="minorHAnsi" w:cstheme="minorHAnsi"/>
                <w:sz w:val="20"/>
                <w:szCs w:val="20"/>
              </w:rPr>
              <w:t>&lt;&lt;</w:t>
            </w:r>
            <w:r w:rsidR="00C97C39">
              <w:t xml:space="preserve"> </w:t>
            </w:r>
            <w:r w:rsidR="00C97C39" w:rsidRPr="00C97C39">
              <w:rPr>
                <w:rFonts w:asciiTheme="minorHAnsi" w:eastAsia="Times New Roman" w:hAnsiTheme="minorHAnsi" w:cstheme="minorHAnsi"/>
                <w:sz w:val="20"/>
                <w:szCs w:val="20"/>
              </w:rPr>
              <w:t xml:space="preserve">Reference values from </w:t>
            </w:r>
            <w:del w:id="87" w:author="Alhabibi, Haider@Energy" w:date="2022-06-13T10:42:00Z">
              <w:r w:rsidR="008852D7" w:rsidDel="00886315">
                <w:rPr>
                  <w:rFonts w:asciiTheme="minorHAnsi" w:eastAsia="Times New Roman" w:hAnsiTheme="minorHAnsi" w:cstheme="minorHAnsi"/>
                  <w:sz w:val="20"/>
                  <w:szCs w:val="20"/>
                </w:rPr>
                <w:delText>LMCC</w:delText>
              </w:r>
            </w:del>
            <w:ins w:id="88" w:author="Alhabibi, Haider@Energy" w:date="2022-06-13T10:42:00Z">
              <w:r w:rsidR="00886315">
                <w:rPr>
                  <w:rFonts w:asciiTheme="minorHAnsi" w:eastAsia="Times New Roman" w:hAnsiTheme="minorHAnsi" w:cstheme="minorHAnsi"/>
                  <w:sz w:val="20"/>
                  <w:szCs w:val="20"/>
                </w:rPr>
                <w:t>NRCC</w:t>
              </w:r>
            </w:ins>
            <w:r w:rsidR="00C97C39" w:rsidRPr="00C97C39">
              <w:rPr>
                <w:rFonts w:asciiTheme="minorHAnsi" w:eastAsia="Times New Roman" w:hAnsiTheme="minorHAnsi" w:cstheme="minorHAnsi"/>
                <w:sz w:val="20"/>
                <w:szCs w:val="20"/>
              </w:rPr>
              <w:t>, allowed values:  Natural Gas, Propane, Electric Resistance, or Heat Pump</w:t>
            </w:r>
            <w:r>
              <w:rPr>
                <w:rFonts w:asciiTheme="minorHAnsi" w:eastAsia="Times New Roman" w:hAnsiTheme="minorHAnsi" w:cstheme="minorHAnsi"/>
                <w:sz w:val="20"/>
                <w:szCs w:val="20"/>
              </w:rPr>
              <w:t xml:space="preserve"> &gt;</w:t>
            </w:r>
            <w:r w:rsidRPr="009C5275">
              <w:rPr>
                <w:rFonts w:asciiTheme="minorHAnsi" w:hAnsiTheme="minorHAnsi" w:cstheme="minorHAnsi"/>
                <w:sz w:val="20"/>
                <w:szCs w:val="20"/>
              </w:rPr>
              <w:t>&gt;</w:t>
            </w:r>
          </w:p>
        </w:tc>
        <w:tc>
          <w:tcPr>
            <w:tcW w:w="1313" w:type="dxa"/>
            <w:tcBorders>
              <w:top w:val="single" w:sz="4" w:space="0" w:color="auto"/>
              <w:left w:val="single" w:sz="4" w:space="0" w:color="auto"/>
              <w:bottom w:val="single" w:sz="4" w:space="0" w:color="auto"/>
              <w:right w:val="single" w:sz="4" w:space="0" w:color="auto"/>
            </w:tcBorders>
          </w:tcPr>
          <w:p w14:paraId="16FF787D" w14:textId="3908A8AC" w:rsidR="00C439C3" w:rsidRPr="009C5275"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9C5275">
              <w:rPr>
                <w:rFonts w:asciiTheme="minorHAnsi" w:eastAsia="Times New Roman" w:hAnsiTheme="minorHAnsi" w:cstheme="minorHAnsi"/>
                <w:sz w:val="20"/>
                <w:szCs w:val="20"/>
              </w:rPr>
              <w:t xml:space="preserve">&lt;&lt;if </w:t>
            </w:r>
            <w:r>
              <w:rPr>
                <w:rFonts w:asciiTheme="minorHAnsi" w:eastAsia="Times New Roman" w:hAnsiTheme="minorHAnsi" w:cstheme="minorHAnsi"/>
                <w:sz w:val="20"/>
                <w:szCs w:val="20"/>
              </w:rPr>
              <w:t>B</w:t>
            </w:r>
            <w:r w:rsidRPr="009C5275">
              <w:rPr>
                <w:rFonts w:asciiTheme="minorHAnsi" w:eastAsia="Times New Roman" w:hAnsiTheme="minorHAnsi" w:cstheme="minorHAnsi"/>
                <w:sz w:val="20"/>
                <w:szCs w:val="20"/>
              </w:rPr>
              <w:t>0</w:t>
            </w:r>
            <w:r w:rsidR="009F5DF7">
              <w:rPr>
                <w:rFonts w:asciiTheme="minorHAnsi" w:eastAsia="Times New Roman" w:hAnsiTheme="minorHAnsi" w:cstheme="minorHAnsi"/>
                <w:sz w:val="20"/>
                <w:szCs w:val="20"/>
              </w:rPr>
              <w:t>6</w:t>
            </w:r>
            <w:r w:rsidRPr="009C5275">
              <w:rPr>
                <w:rFonts w:asciiTheme="minorHAnsi" w:eastAsia="Times New Roman" w:hAnsiTheme="minorHAnsi" w:cstheme="minorHAnsi"/>
                <w:sz w:val="20"/>
                <w:szCs w:val="20"/>
              </w:rPr>
              <w:t xml:space="preserve"> = Heat Pump, then result = NA; </w:t>
            </w:r>
          </w:p>
          <w:p w14:paraId="6A457B3B" w14:textId="60644406" w:rsidR="009F5DF7" w:rsidRDefault="00C439C3" w:rsidP="009F5DF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9C5275">
              <w:rPr>
                <w:rFonts w:asciiTheme="minorHAnsi" w:eastAsia="Times New Roman" w:hAnsiTheme="minorHAnsi" w:cstheme="minorHAnsi"/>
                <w:sz w:val="20"/>
                <w:szCs w:val="20"/>
              </w:rPr>
              <w:t xml:space="preserve">If B06 = Natural Gas </w:t>
            </w:r>
            <w:r w:rsidR="009F5DF7">
              <w:rPr>
                <w:rFonts w:asciiTheme="minorHAnsi" w:eastAsia="Times New Roman" w:hAnsiTheme="minorHAnsi" w:cstheme="minorHAnsi"/>
                <w:sz w:val="20"/>
                <w:szCs w:val="20"/>
              </w:rPr>
              <w:t xml:space="preserve">or </w:t>
            </w:r>
            <w:r w:rsidRPr="009C5275">
              <w:rPr>
                <w:rFonts w:asciiTheme="minorHAnsi" w:eastAsia="Times New Roman" w:hAnsiTheme="minorHAnsi" w:cstheme="minorHAnsi"/>
                <w:sz w:val="20"/>
                <w:szCs w:val="20"/>
              </w:rPr>
              <w:t>Propane,</w:t>
            </w:r>
            <w:r>
              <w:rPr>
                <w:rFonts w:asciiTheme="minorHAnsi" w:eastAsia="Times New Roman" w:hAnsiTheme="minorHAnsi" w:cstheme="minorHAnsi"/>
                <w:sz w:val="20"/>
                <w:szCs w:val="20"/>
              </w:rPr>
              <w:t xml:space="preserve"> </w:t>
            </w:r>
            <w:r w:rsidRPr="009C5275">
              <w:rPr>
                <w:rFonts w:asciiTheme="minorHAnsi" w:eastAsia="Times New Roman" w:hAnsiTheme="minorHAnsi" w:cstheme="minorHAnsi"/>
                <w:sz w:val="20"/>
                <w:szCs w:val="20"/>
              </w:rPr>
              <w:t xml:space="preserve">then </w:t>
            </w:r>
            <w:r w:rsidR="00F709F4">
              <w:rPr>
                <w:rFonts w:asciiTheme="minorHAnsi" w:eastAsia="Times New Roman" w:hAnsiTheme="minorHAnsi" w:cstheme="minorHAnsi"/>
                <w:sz w:val="20"/>
                <w:szCs w:val="20"/>
              </w:rPr>
              <w:t xml:space="preserve">value </w:t>
            </w:r>
            <w:r w:rsidRPr="009C5275">
              <w:rPr>
                <w:rFonts w:asciiTheme="minorHAnsi" w:eastAsia="Times New Roman" w:hAnsiTheme="minorHAnsi" w:cstheme="minorHAnsi"/>
                <w:sz w:val="20"/>
                <w:szCs w:val="20"/>
              </w:rPr>
              <w:t>= Btu/Hr</w:t>
            </w:r>
            <w:r w:rsidR="009F5DF7">
              <w:rPr>
                <w:rFonts w:asciiTheme="minorHAnsi" w:eastAsia="Times New Roman" w:hAnsiTheme="minorHAnsi" w:cstheme="minorHAnsi"/>
                <w:sz w:val="20"/>
                <w:szCs w:val="20"/>
              </w:rPr>
              <w:t>;</w:t>
            </w:r>
            <w:r w:rsidRPr="009C5275">
              <w:rPr>
                <w:rFonts w:asciiTheme="minorHAnsi" w:eastAsia="Times New Roman" w:hAnsiTheme="minorHAnsi" w:cstheme="minorHAnsi"/>
                <w:sz w:val="20"/>
                <w:szCs w:val="20"/>
              </w:rPr>
              <w:t xml:space="preserve">  </w:t>
            </w:r>
          </w:p>
          <w:p w14:paraId="1602E99C" w14:textId="26A55EBF" w:rsidR="00C439C3" w:rsidRPr="003F2775" w:rsidRDefault="00C439C3" w:rsidP="00F709F4">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9C5275">
              <w:rPr>
                <w:rFonts w:asciiTheme="minorHAnsi" w:eastAsia="Times New Roman" w:hAnsiTheme="minorHAnsi" w:cstheme="minorHAnsi"/>
                <w:sz w:val="20"/>
                <w:szCs w:val="20"/>
              </w:rPr>
              <w:t xml:space="preserve">Else if </w:t>
            </w:r>
            <w:r w:rsidR="009F5DF7">
              <w:rPr>
                <w:rFonts w:asciiTheme="minorHAnsi" w:eastAsia="Times New Roman" w:hAnsiTheme="minorHAnsi" w:cstheme="minorHAnsi"/>
                <w:sz w:val="20"/>
                <w:szCs w:val="20"/>
              </w:rPr>
              <w:t>B06</w:t>
            </w:r>
            <w:r w:rsidRPr="009C5275">
              <w:rPr>
                <w:rFonts w:asciiTheme="minorHAnsi" w:eastAsia="Times New Roman" w:hAnsiTheme="minorHAnsi" w:cstheme="minorHAnsi"/>
                <w:sz w:val="20"/>
                <w:szCs w:val="20"/>
              </w:rPr>
              <w:t xml:space="preserve"> = Electric</w:t>
            </w:r>
            <w:r w:rsidR="00984B34">
              <w:rPr>
                <w:rFonts w:asciiTheme="minorHAnsi" w:eastAsia="Times New Roman" w:hAnsiTheme="minorHAnsi" w:cstheme="minorHAnsi"/>
                <w:sz w:val="20"/>
                <w:szCs w:val="20"/>
              </w:rPr>
              <w:t xml:space="preserve"> Resistance,</w:t>
            </w:r>
            <w:r w:rsidRPr="009C5275">
              <w:rPr>
                <w:rFonts w:asciiTheme="minorHAnsi" w:eastAsia="Times New Roman" w:hAnsiTheme="minorHAnsi" w:cstheme="minorHAnsi"/>
                <w:sz w:val="20"/>
                <w:szCs w:val="20"/>
              </w:rPr>
              <w:t xml:space="preserve"> then </w:t>
            </w:r>
            <w:r w:rsidR="00F709F4">
              <w:rPr>
                <w:rFonts w:asciiTheme="minorHAnsi" w:eastAsia="Times New Roman" w:hAnsiTheme="minorHAnsi" w:cstheme="minorHAnsi"/>
                <w:sz w:val="20"/>
                <w:szCs w:val="20"/>
              </w:rPr>
              <w:t xml:space="preserve">value </w:t>
            </w:r>
            <w:r w:rsidRPr="009C5275">
              <w:rPr>
                <w:rFonts w:asciiTheme="minorHAnsi" w:eastAsia="Times New Roman" w:hAnsiTheme="minorHAnsi" w:cstheme="minorHAnsi"/>
                <w:sz w:val="20"/>
                <w:szCs w:val="20"/>
              </w:rPr>
              <w:t>= kW</w:t>
            </w:r>
            <w:r>
              <w:rPr>
                <w:rFonts w:asciiTheme="minorHAnsi" w:eastAsia="Times New Roman" w:hAnsiTheme="minorHAnsi" w:cstheme="minorHAnsi"/>
                <w:sz w:val="20"/>
                <w:szCs w:val="20"/>
              </w:rPr>
              <w:t xml:space="preserve"> </w:t>
            </w:r>
            <w:r w:rsidRPr="009C5275">
              <w:rPr>
                <w:rFonts w:asciiTheme="minorHAnsi" w:eastAsia="Times New Roman" w:hAnsiTheme="minorHAnsi" w:cstheme="minorHAnsi"/>
                <w:sz w:val="20"/>
                <w:szCs w:val="20"/>
              </w:rPr>
              <w:t>&gt;&gt;</w:t>
            </w:r>
          </w:p>
        </w:tc>
        <w:tc>
          <w:tcPr>
            <w:tcW w:w="1313" w:type="dxa"/>
            <w:tcBorders>
              <w:top w:val="single" w:sz="4" w:space="0" w:color="auto"/>
              <w:left w:val="single" w:sz="4" w:space="0" w:color="auto"/>
              <w:bottom w:val="single" w:sz="4" w:space="0" w:color="auto"/>
              <w:right w:val="single" w:sz="4" w:space="0" w:color="auto"/>
            </w:tcBorders>
          </w:tcPr>
          <w:p w14:paraId="5E570788" w14:textId="45FF56E2" w:rsidR="00F709F4" w:rsidRPr="009C3545" w:rsidRDefault="00C439C3" w:rsidP="00F709F4">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5275">
              <w:rPr>
                <w:rFonts w:asciiTheme="minorHAnsi" w:eastAsia="Times New Roman" w:hAnsiTheme="minorHAnsi" w:cstheme="minorHAnsi"/>
                <w:sz w:val="20"/>
                <w:szCs w:val="20"/>
              </w:rPr>
              <w:t xml:space="preserve">&lt;&lt;if </w:t>
            </w:r>
            <w:r>
              <w:rPr>
                <w:rFonts w:asciiTheme="minorHAnsi" w:eastAsia="Times New Roman" w:hAnsiTheme="minorHAnsi" w:cstheme="minorHAnsi"/>
                <w:sz w:val="20"/>
                <w:szCs w:val="20"/>
              </w:rPr>
              <w:t>B</w:t>
            </w:r>
            <w:r w:rsidRPr="009C5275">
              <w:rPr>
                <w:rFonts w:asciiTheme="minorHAnsi" w:eastAsia="Times New Roman" w:hAnsiTheme="minorHAnsi" w:cstheme="minorHAnsi"/>
                <w:sz w:val="20"/>
                <w:szCs w:val="20"/>
              </w:rPr>
              <w:t>03 = Heat Pump, then result = NA;</w:t>
            </w:r>
            <w:r>
              <w:rPr>
                <w:rFonts w:asciiTheme="minorHAnsi" w:eastAsia="Times New Roman" w:hAnsiTheme="minorHAnsi" w:cstheme="minorHAnsi"/>
                <w:sz w:val="20"/>
                <w:szCs w:val="20"/>
              </w:rPr>
              <w:t xml:space="preserve"> If performanc</w:t>
            </w:r>
            <w:r w:rsidR="00B02CA5">
              <w:rPr>
                <w:rFonts w:asciiTheme="minorHAnsi" w:eastAsia="Times New Roman" w:hAnsiTheme="minorHAnsi" w:cstheme="minorHAnsi"/>
                <w:sz w:val="20"/>
                <w:szCs w:val="20"/>
              </w:rPr>
              <w:t>e</w:t>
            </w:r>
            <w:r w:rsidR="00F709F4">
              <w:rPr>
                <w:rFonts w:asciiTheme="minorHAnsi" w:eastAsia="Times New Roman" w:hAnsiTheme="minorHAnsi" w:cstheme="minorHAnsi"/>
                <w:sz w:val="20"/>
                <w:szCs w:val="20"/>
              </w:rPr>
              <w:t xml:space="preserve">, reference value from </w:t>
            </w:r>
            <w:del w:id="89" w:author="Alhabibi, Haider@Energy" w:date="2022-06-13T10:42:00Z">
              <w:r w:rsidR="008852D7" w:rsidDel="00886315">
                <w:rPr>
                  <w:rFonts w:asciiTheme="minorHAnsi" w:eastAsia="Times New Roman" w:hAnsiTheme="minorHAnsi" w:cstheme="minorHAnsi"/>
                  <w:sz w:val="20"/>
                  <w:szCs w:val="20"/>
                </w:rPr>
                <w:delText>LMCC</w:delText>
              </w:r>
            </w:del>
            <w:ins w:id="90" w:author="Alhabibi, Haider@Energy" w:date="2022-06-13T10:42:00Z">
              <w:r w:rsidR="00886315">
                <w:rPr>
                  <w:rFonts w:asciiTheme="minorHAnsi" w:eastAsia="Times New Roman" w:hAnsiTheme="minorHAnsi" w:cstheme="minorHAnsi"/>
                  <w:sz w:val="20"/>
                  <w:szCs w:val="20"/>
                </w:rPr>
                <w:t>NRCC</w:t>
              </w:r>
            </w:ins>
            <w:r w:rsidR="00F709F4">
              <w:rPr>
                <w:rFonts w:asciiTheme="minorHAnsi" w:eastAsia="Times New Roman" w:hAnsiTheme="minorHAnsi" w:cstheme="minorHAnsi"/>
                <w:sz w:val="20"/>
                <w:szCs w:val="20"/>
              </w:rPr>
              <w:t>-PRF; Else if prescriptive</w:t>
            </w:r>
            <w:r w:rsidR="000E309F">
              <w:rPr>
                <w:rFonts w:asciiTheme="minorHAnsi" w:eastAsia="Times New Roman" w:hAnsiTheme="minorHAnsi" w:cstheme="minorHAnsi"/>
                <w:sz w:val="20"/>
                <w:szCs w:val="20"/>
              </w:rPr>
              <w:t>, then value</w:t>
            </w:r>
            <w:r w:rsidR="00F709F4">
              <w:rPr>
                <w:rFonts w:asciiTheme="minorHAnsi" w:eastAsia="Times New Roman" w:hAnsiTheme="minorHAnsi" w:cstheme="minorHAnsi"/>
                <w:sz w:val="20"/>
                <w:szCs w:val="20"/>
              </w:rPr>
              <w:t xml:space="preserve"> = NA&gt;&gt;</w:t>
            </w:r>
          </w:p>
          <w:p w14:paraId="25475C2F" w14:textId="07882E64" w:rsidR="00C439C3" w:rsidRPr="00E14EA4" w:rsidRDefault="00C439C3" w:rsidP="00EA0E2B">
            <w:pPr>
              <w:spacing w:after="0"/>
              <w:rPr>
                <w:rFonts w:asciiTheme="minorHAnsi" w:eastAsia="Times New Roman" w:hAnsiTheme="minorHAnsi" w:cstheme="minorHAnsi"/>
                <w:sz w:val="20"/>
                <w:szCs w:val="20"/>
              </w:rPr>
            </w:pPr>
          </w:p>
          <w:p w14:paraId="798EBCB5" w14:textId="23F3FCAE" w:rsidR="00C439C3" w:rsidRPr="00E14EA4" w:rsidRDefault="00C439C3" w:rsidP="00990A19">
            <w:pPr>
              <w:spacing w:after="0"/>
              <w:rPr>
                <w:rFonts w:asciiTheme="minorHAnsi" w:eastAsia="Times New Roman" w:hAnsiTheme="minorHAnsi" w:cstheme="minorHAnsi"/>
                <w:sz w:val="20"/>
                <w:szCs w:val="20"/>
              </w:rPr>
            </w:pPr>
          </w:p>
          <w:p w14:paraId="21819DCB" w14:textId="7AF6A0B3" w:rsidR="00C439C3" w:rsidRDefault="00C439C3" w:rsidP="00B55378">
            <w:pPr>
              <w:spacing w:after="0"/>
              <w:rPr>
                <w:rFonts w:asciiTheme="minorHAnsi" w:eastAsia="Times New Roman" w:hAnsiTheme="minorHAnsi" w:cstheme="minorHAnsi"/>
                <w:sz w:val="20"/>
                <w:szCs w:val="20"/>
              </w:rPr>
            </w:pPr>
          </w:p>
          <w:p w14:paraId="557E8573" w14:textId="240C0395" w:rsidR="00C439C3" w:rsidRPr="00E14EA4" w:rsidRDefault="00C439C3" w:rsidP="00F709F4">
            <w:pPr>
              <w:spacing w:after="0"/>
              <w:rPr>
                <w:rFonts w:asciiTheme="minorHAnsi" w:eastAsia="Times New Roman" w:hAnsiTheme="minorHAnsi" w:cstheme="minorHAnsi"/>
                <w:sz w:val="20"/>
                <w:szCs w:val="20"/>
              </w:rPr>
            </w:pPr>
            <w:r>
              <w:rPr>
                <w:rFonts w:asciiTheme="minorHAnsi" w:eastAsia="Times New Roman" w:hAnsiTheme="minorHAnsi" w:cstheme="minorHAnsi"/>
                <w:sz w:val="20"/>
                <w:szCs w:val="20"/>
              </w:rPr>
              <w:t xml:space="preserve"> </w:t>
            </w:r>
          </w:p>
          <w:p w14:paraId="08C8C2BE" w14:textId="13C08425" w:rsidR="00C439C3" w:rsidRPr="003F2775"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1552" w:type="dxa"/>
            <w:tcBorders>
              <w:top w:val="single" w:sz="4" w:space="0" w:color="auto"/>
              <w:left w:val="single" w:sz="4" w:space="0" w:color="auto"/>
              <w:bottom w:val="single" w:sz="4" w:space="0" w:color="auto"/>
              <w:right w:val="single" w:sz="4" w:space="0" w:color="auto"/>
            </w:tcBorders>
          </w:tcPr>
          <w:p w14:paraId="6079CD7F" w14:textId="0C99AED6" w:rsidR="00C439C3" w:rsidRPr="009C5275"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9C5275">
              <w:rPr>
                <w:rFonts w:asciiTheme="minorHAnsi" w:eastAsia="Times New Roman" w:hAnsiTheme="minorHAnsi" w:cstheme="minorHAnsi"/>
                <w:sz w:val="20"/>
                <w:szCs w:val="20"/>
              </w:rPr>
              <w:t>&lt;&lt;</w:t>
            </w:r>
            <w:r>
              <w:rPr>
                <w:rFonts w:asciiTheme="minorHAnsi" w:eastAsia="Times New Roman" w:hAnsiTheme="minorHAnsi" w:cstheme="minorHAnsi"/>
                <w:sz w:val="20"/>
                <w:szCs w:val="20"/>
              </w:rPr>
              <w:t>If Performance r</w:t>
            </w:r>
            <w:r w:rsidRPr="009C5275">
              <w:rPr>
                <w:rFonts w:asciiTheme="minorHAnsi" w:eastAsia="Times New Roman" w:hAnsiTheme="minorHAnsi" w:cstheme="minorHAnsi"/>
                <w:sz w:val="20"/>
                <w:szCs w:val="20"/>
              </w:rPr>
              <w:t xml:space="preserve">eference values from </w:t>
            </w:r>
            <w:del w:id="91" w:author="Alhabibi, Haider@Energy" w:date="2022-06-13T10:42:00Z">
              <w:r w:rsidR="008852D7" w:rsidDel="00886315">
                <w:rPr>
                  <w:rFonts w:asciiTheme="minorHAnsi" w:eastAsia="Times New Roman" w:hAnsiTheme="minorHAnsi" w:cstheme="minorHAnsi"/>
                  <w:sz w:val="20"/>
                  <w:szCs w:val="20"/>
                </w:rPr>
                <w:delText>LMCC</w:delText>
              </w:r>
            </w:del>
            <w:ins w:id="92" w:author="Alhabibi, Haider@Energy" w:date="2022-06-13T10:42:00Z">
              <w:r w:rsidR="00886315">
                <w:rPr>
                  <w:rFonts w:asciiTheme="minorHAnsi" w:eastAsia="Times New Roman" w:hAnsiTheme="minorHAnsi" w:cstheme="minorHAnsi"/>
                  <w:sz w:val="20"/>
                  <w:szCs w:val="20"/>
                </w:rPr>
                <w:t>NRCC</w:t>
              </w:r>
            </w:ins>
            <w:r>
              <w:rPr>
                <w:rFonts w:asciiTheme="minorHAnsi" w:eastAsia="Times New Roman" w:hAnsiTheme="minorHAnsi" w:cstheme="minorHAnsi"/>
                <w:sz w:val="20"/>
                <w:szCs w:val="20"/>
              </w:rPr>
              <w:t>-PRF-01</w:t>
            </w:r>
            <w:r w:rsidRPr="009C5275">
              <w:rPr>
                <w:rFonts w:asciiTheme="minorHAnsi" w:eastAsia="Times New Roman" w:hAnsiTheme="minorHAnsi" w:cstheme="minorHAnsi"/>
                <w:sz w:val="20"/>
                <w:szCs w:val="20"/>
              </w:rPr>
              <w:t xml:space="preserve">.  Allowed values are *Energy Factor, *AFUE </w:t>
            </w:r>
          </w:p>
          <w:p w14:paraId="3BCD70C8" w14:textId="77777777" w:rsidR="00C439C3" w:rsidRPr="009C5275"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9C5275">
              <w:rPr>
                <w:rFonts w:asciiTheme="minorHAnsi" w:eastAsia="Times New Roman" w:hAnsiTheme="minorHAnsi" w:cstheme="minorHAnsi"/>
                <w:sz w:val="20"/>
                <w:szCs w:val="20"/>
              </w:rPr>
              <w:t>*Thermal Efficiency</w:t>
            </w:r>
          </w:p>
          <w:p w14:paraId="7E43CDEA" w14:textId="77777777" w:rsidR="002B3B9C" w:rsidRDefault="00C439C3" w:rsidP="002B3B9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9C5275">
              <w:rPr>
                <w:rFonts w:asciiTheme="minorHAnsi" w:eastAsia="Times New Roman" w:hAnsiTheme="minorHAnsi" w:cstheme="minorHAnsi"/>
                <w:sz w:val="20"/>
                <w:szCs w:val="20"/>
              </w:rPr>
              <w:t>*Uniform Energy Factor</w:t>
            </w:r>
            <w:r w:rsidR="002B3B9C">
              <w:rPr>
                <w:rFonts w:asciiTheme="minorHAnsi" w:eastAsia="Times New Roman" w:hAnsiTheme="minorHAnsi" w:cstheme="minorHAnsi"/>
                <w:sz w:val="20"/>
                <w:szCs w:val="20"/>
              </w:rPr>
              <w:t>;</w:t>
            </w:r>
          </w:p>
          <w:p w14:paraId="5B38A34C" w14:textId="5CBBEFDB" w:rsidR="00C439C3" w:rsidRPr="003F2775" w:rsidRDefault="002B3B9C" w:rsidP="002B3B9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eastAsia="Times New Roman" w:hAnsiTheme="minorHAnsi" w:cstheme="minorHAnsi"/>
                <w:sz w:val="20"/>
                <w:szCs w:val="20"/>
              </w:rPr>
              <w:t>Else value =</w:t>
            </w:r>
            <w:r w:rsidR="00C439C3">
              <w:rPr>
                <w:rFonts w:asciiTheme="minorHAnsi" w:eastAsia="Times New Roman" w:hAnsiTheme="minorHAnsi" w:cstheme="minorHAnsi"/>
                <w:sz w:val="20"/>
                <w:szCs w:val="20"/>
              </w:rPr>
              <w:t xml:space="preserve"> NA</w:t>
            </w:r>
            <w:r w:rsidR="00C439C3" w:rsidDel="00F2291F">
              <w:rPr>
                <w:rFonts w:asciiTheme="minorHAnsi" w:eastAsia="Times New Roman" w:hAnsiTheme="minorHAnsi" w:cstheme="minorHAnsi"/>
                <w:sz w:val="20"/>
                <w:szCs w:val="20"/>
              </w:rPr>
              <w:t xml:space="preserve"> </w:t>
            </w:r>
            <w:r w:rsidR="00C439C3">
              <w:rPr>
                <w:rFonts w:asciiTheme="minorHAnsi" w:eastAsia="Times New Roman" w:hAnsiTheme="minorHAnsi" w:cstheme="minorHAnsi"/>
                <w:sz w:val="20"/>
                <w:szCs w:val="20"/>
              </w:rPr>
              <w:t>&gt;&gt;</w:t>
            </w:r>
          </w:p>
        </w:tc>
        <w:tc>
          <w:tcPr>
            <w:tcW w:w="1194" w:type="dxa"/>
            <w:tcBorders>
              <w:top w:val="single" w:sz="4" w:space="0" w:color="auto"/>
              <w:left w:val="single" w:sz="4" w:space="0" w:color="auto"/>
              <w:bottom w:val="single" w:sz="4" w:space="0" w:color="auto"/>
              <w:right w:val="single" w:sz="4" w:space="0" w:color="auto"/>
            </w:tcBorders>
          </w:tcPr>
          <w:p w14:paraId="5BFB5111" w14:textId="2F9AA30A" w:rsidR="00C439C3" w:rsidRPr="00033610"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sz w:val="20"/>
                <w:szCs w:val="20"/>
              </w:rPr>
            </w:pPr>
            <w:r w:rsidRPr="00033610">
              <w:rPr>
                <w:rFonts w:asciiTheme="minorHAnsi" w:eastAsia="Times New Roman" w:hAnsiTheme="minorHAnsi"/>
                <w:sz w:val="20"/>
                <w:szCs w:val="20"/>
              </w:rPr>
              <w:t>&lt;&lt;</w:t>
            </w:r>
            <w:r>
              <w:rPr>
                <w:rFonts w:asciiTheme="minorHAnsi" w:eastAsia="Times New Roman" w:hAnsiTheme="minorHAnsi"/>
                <w:sz w:val="20"/>
                <w:szCs w:val="20"/>
              </w:rPr>
              <w:t>If Performance reference value f</w:t>
            </w:r>
            <w:r w:rsidRPr="00033610">
              <w:rPr>
                <w:rFonts w:asciiTheme="minorHAnsi" w:eastAsia="Times New Roman" w:hAnsiTheme="minorHAnsi"/>
                <w:sz w:val="20"/>
                <w:szCs w:val="20"/>
              </w:rPr>
              <w:t xml:space="preserve">rom </w:t>
            </w:r>
            <w:del w:id="93" w:author="Alhabibi, Haider@Energy" w:date="2022-06-13T10:42:00Z">
              <w:r w:rsidR="008852D7" w:rsidDel="00886315">
                <w:rPr>
                  <w:rFonts w:asciiTheme="minorHAnsi" w:eastAsia="Times New Roman" w:hAnsiTheme="minorHAnsi"/>
                  <w:sz w:val="20"/>
                  <w:szCs w:val="20"/>
                </w:rPr>
                <w:delText>LMCC</w:delText>
              </w:r>
            </w:del>
            <w:ins w:id="94" w:author="Alhabibi, Haider@Energy" w:date="2022-06-13T10:42:00Z">
              <w:r w:rsidR="00886315">
                <w:rPr>
                  <w:rFonts w:asciiTheme="minorHAnsi" w:eastAsia="Times New Roman" w:hAnsiTheme="minorHAnsi"/>
                  <w:sz w:val="20"/>
                  <w:szCs w:val="20"/>
                </w:rPr>
                <w:t>NRCC</w:t>
              </w:r>
            </w:ins>
            <w:r w:rsidRPr="00033610">
              <w:rPr>
                <w:rFonts w:asciiTheme="minorHAnsi" w:eastAsia="Times New Roman" w:hAnsiTheme="minorHAnsi"/>
                <w:sz w:val="20"/>
                <w:szCs w:val="20"/>
              </w:rPr>
              <w:t>-PRF-01;</w:t>
            </w:r>
          </w:p>
          <w:p w14:paraId="26DD6FF4" w14:textId="17B0169E" w:rsidR="00C439C3" w:rsidRPr="003F2775" w:rsidRDefault="00C439C3" w:rsidP="002B3B9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33610">
              <w:rPr>
                <w:rFonts w:asciiTheme="minorHAnsi" w:eastAsia="Times New Roman" w:hAnsiTheme="minorHAnsi"/>
                <w:sz w:val="20"/>
                <w:szCs w:val="20"/>
              </w:rPr>
              <w:t xml:space="preserve">Else </w:t>
            </w:r>
            <w:r w:rsidR="002B3B9C">
              <w:rPr>
                <w:rFonts w:asciiTheme="minorHAnsi" w:eastAsia="Times New Roman" w:hAnsiTheme="minorHAnsi"/>
                <w:sz w:val="20"/>
                <w:szCs w:val="20"/>
              </w:rPr>
              <w:t xml:space="preserve">value </w:t>
            </w:r>
            <w:r w:rsidRPr="00033610">
              <w:rPr>
                <w:rFonts w:asciiTheme="minorHAnsi" w:eastAsia="Times New Roman" w:hAnsiTheme="minorHAnsi"/>
                <w:sz w:val="20"/>
                <w:szCs w:val="20"/>
              </w:rPr>
              <w:t>= NA</w:t>
            </w:r>
            <w:r>
              <w:rPr>
                <w:rFonts w:asciiTheme="minorHAnsi" w:eastAsia="Times New Roman" w:hAnsiTheme="minorHAnsi"/>
                <w:sz w:val="20"/>
                <w:szCs w:val="20"/>
              </w:rPr>
              <w:t xml:space="preserve"> </w:t>
            </w:r>
            <w:r w:rsidRPr="00033610">
              <w:rPr>
                <w:rFonts w:asciiTheme="minorHAnsi" w:eastAsia="Times New Roman" w:hAnsiTheme="minorHAnsi"/>
                <w:sz w:val="20"/>
                <w:szCs w:val="20"/>
              </w:rPr>
              <w:t>&gt;&gt;</w:t>
            </w:r>
          </w:p>
        </w:tc>
        <w:tc>
          <w:tcPr>
            <w:tcW w:w="1075" w:type="dxa"/>
            <w:tcBorders>
              <w:top w:val="single" w:sz="4" w:space="0" w:color="auto"/>
              <w:left w:val="single" w:sz="4" w:space="0" w:color="auto"/>
              <w:bottom w:val="single" w:sz="4" w:space="0" w:color="auto"/>
              <w:right w:val="single" w:sz="4" w:space="0" w:color="auto"/>
            </w:tcBorders>
          </w:tcPr>
          <w:p w14:paraId="22B44C4C" w14:textId="76416350" w:rsidR="00C439C3" w:rsidRPr="00033610"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sz w:val="20"/>
                <w:szCs w:val="20"/>
              </w:rPr>
            </w:pPr>
            <w:r w:rsidRPr="00033610">
              <w:rPr>
                <w:rFonts w:asciiTheme="minorHAnsi" w:eastAsia="Times New Roman" w:hAnsiTheme="minorHAnsi"/>
                <w:sz w:val="20"/>
                <w:szCs w:val="20"/>
              </w:rPr>
              <w:t>&lt;&lt;</w:t>
            </w:r>
            <w:r>
              <w:rPr>
                <w:rFonts w:asciiTheme="minorHAnsi" w:eastAsia="Times New Roman" w:hAnsiTheme="minorHAnsi"/>
                <w:sz w:val="20"/>
                <w:szCs w:val="20"/>
              </w:rPr>
              <w:t>If Performance</w:t>
            </w:r>
            <w:r w:rsidR="002B3B9C">
              <w:rPr>
                <w:rFonts w:asciiTheme="minorHAnsi" w:eastAsia="Times New Roman" w:hAnsiTheme="minorHAnsi"/>
                <w:sz w:val="20"/>
                <w:szCs w:val="20"/>
              </w:rPr>
              <w:t>,</w:t>
            </w:r>
            <w:r>
              <w:rPr>
                <w:rFonts w:asciiTheme="minorHAnsi" w:eastAsia="Times New Roman" w:hAnsiTheme="minorHAnsi"/>
                <w:sz w:val="20"/>
                <w:szCs w:val="20"/>
              </w:rPr>
              <w:t xml:space="preserve"> reference Value f</w:t>
            </w:r>
            <w:r w:rsidRPr="00033610">
              <w:rPr>
                <w:rFonts w:asciiTheme="minorHAnsi" w:eastAsia="Times New Roman" w:hAnsiTheme="minorHAnsi"/>
                <w:sz w:val="20"/>
                <w:szCs w:val="20"/>
              </w:rPr>
              <w:t xml:space="preserve">rom </w:t>
            </w:r>
            <w:del w:id="95" w:author="Alhabibi, Haider@Energy" w:date="2022-06-13T10:42:00Z">
              <w:r w:rsidR="008852D7" w:rsidDel="00886315">
                <w:rPr>
                  <w:rFonts w:asciiTheme="minorHAnsi" w:eastAsia="Times New Roman" w:hAnsiTheme="minorHAnsi"/>
                  <w:sz w:val="20"/>
                  <w:szCs w:val="20"/>
                </w:rPr>
                <w:delText>LMCC</w:delText>
              </w:r>
            </w:del>
            <w:ins w:id="96" w:author="Alhabibi, Haider@Energy" w:date="2022-06-13T10:42:00Z">
              <w:r w:rsidR="00886315">
                <w:rPr>
                  <w:rFonts w:asciiTheme="minorHAnsi" w:eastAsia="Times New Roman" w:hAnsiTheme="minorHAnsi"/>
                  <w:sz w:val="20"/>
                  <w:szCs w:val="20"/>
                </w:rPr>
                <w:t>NRCC</w:t>
              </w:r>
            </w:ins>
            <w:r w:rsidRPr="00033610">
              <w:rPr>
                <w:rFonts w:asciiTheme="minorHAnsi" w:eastAsia="Times New Roman" w:hAnsiTheme="minorHAnsi"/>
                <w:sz w:val="20"/>
                <w:szCs w:val="20"/>
              </w:rPr>
              <w:t>-PRF-01;</w:t>
            </w:r>
          </w:p>
          <w:p w14:paraId="181CB936" w14:textId="7B3FC32C" w:rsidR="00C439C3" w:rsidRPr="003F2775" w:rsidRDefault="00C439C3" w:rsidP="002B3B9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33610">
              <w:rPr>
                <w:rFonts w:asciiTheme="minorHAnsi" w:eastAsia="Times New Roman" w:hAnsiTheme="minorHAnsi"/>
                <w:sz w:val="20"/>
                <w:szCs w:val="20"/>
              </w:rPr>
              <w:t>Else = NA</w:t>
            </w:r>
            <w:r>
              <w:rPr>
                <w:rFonts w:asciiTheme="minorHAnsi" w:eastAsia="Times New Roman" w:hAnsiTheme="minorHAnsi"/>
                <w:sz w:val="20"/>
                <w:szCs w:val="20"/>
              </w:rPr>
              <w:t xml:space="preserve"> </w:t>
            </w:r>
            <w:r w:rsidRPr="00033610">
              <w:rPr>
                <w:rFonts w:asciiTheme="minorHAnsi" w:eastAsia="Times New Roman" w:hAnsiTheme="minorHAnsi"/>
                <w:sz w:val="20"/>
                <w:szCs w:val="20"/>
              </w:rPr>
              <w:t>&gt;&gt;</w:t>
            </w:r>
          </w:p>
        </w:tc>
        <w:tc>
          <w:tcPr>
            <w:tcW w:w="1440" w:type="dxa"/>
            <w:tcBorders>
              <w:top w:val="single" w:sz="4" w:space="0" w:color="auto"/>
              <w:left w:val="single" w:sz="4" w:space="0" w:color="auto"/>
              <w:bottom w:val="single" w:sz="4" w:space="0" w:color="auto"/>
              <w:right w:val="single" w:sz="4" w:space="0" w:color="auto"/>
            </w:tcBorders>
          </w:tcPr>
          <w:p w14:paraId="2A33DE05" w14:textId="7E08C202" w:rsidR="00C439C3" w:rsidRPr="00033610"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sz w:val="20"/>
                <w:szCs w:val="20"/>
              </w:rPr>
            </w:pPr>
            <w:r w:rsidRPr="00033610">
              <w:rPr>
                <w:rFonts w:asciiTheme="minorHAnsi" w:eastAsia="Times New Roman" w:hAnsiTheme="minorHAnsi"/>
                <w:sz w:val="20"/>
                <w:szCs w:val="20"/>
              </w:rPr>
              <w:t>&lt;&lt;</w:t>
            </w:r>
            <w:r>
              <w:rPr>
                <w:rFonts w:asciiTheme="minorHAnsi" w:eastAsia="Times New Roman" w:hAnsiTheme="minorHAnsi"/>
                <w:sz w:val="20"/>
                <w:szCs w:val="20"/>
              </w:rPr>
              <w:t>If Performance</w:t>
            </w:r>
            <w:r w:rsidR="002B3B9C">
              <w:rPr>
                <w:rFonts w:asciiTheme="minorHAnsi" w:eastAsia="Times New Roman" w:hAnsiTheme="minorHAnsi"/>
                <w:sz w:val="20"/>
                <w:szCs w:val="20"/>
              </w:rPr>
              <w:t>,</w:t>
            </w:r>
            <w:r>
              <w:rPr>
                <w:rFonts w:asciiTheme="minorHAnsi" w:eastAsia="Times New Roman" w:hAnsiTheme="minorHAnsi"/>
                <w:sz w:val="20"/>
                <w:szCs w:val="20"/>
              </w:rPr>
              <w:t xml:space="preserve"> reference Value f</w:t>
            </w:r>
            <w:r w:rsidRPr="00033610">
              <w:rPr>
                <w:rFonts w:asciiTheme="minorHAnsi" w:eastAsia="Times New Roman" w:hAnsiTheme="minorHAnsi"/>
                <w:sz w:val="20"/>
                <w:szCs w:val="20"/>
              </w:rPr>
              <w:t xml:space="preserve">rom </w:t>
            </w:r>
            <w:del w:id="97" w:author="Alhabibi, Haider@Energy" w:date="2022-06-13T10:42:00Z">
              <w:r w:rsidR="008852D7" w:rsidDel="00886315">
                <w:rPr>
                  <w:rFonts w:asciiTheme="minorHAnsi" w:eastAsia="Times New Roman" w:hAnsiTheme="minorHAnsi"/>
                  <w:sz w:val="20"/>
                  <w:szCs w:val="20"/>
                </w:rPr>
                <w:delText>LMCC</w:delText>
              </w:r>
            </w:del>
            <w:ins w:id="98" w:author="Alhabibi, Haider@Energy" w:date="2022-06-13T10:42:00Z">
              <w:r w:rsidR="00886315">
                <w:rPr>
                  <w:rFonts w:asciiTheme="minorHAnsi" w:eastAsia="Times New Roman" w:hAnsiTheme="minorHAnsi"/>
                  <w:sz w:val="20"/>
                  <w:szCs w:val="20"/>
                </w:rPr>
                <w:t>NRCC</w:t>
              </w:r>
            </w:ins>
            <w:r w:rsidRPr="00033610">
              <w:rPr>
                <w:rFonts w:asciiTheme="minorHAnsi" w:eastAsia="Times New Roman" w:hAnsiTheme="minorHAnsi"/>
                <w:sz w:val="20"/>
                <w:szCs w:val="20"/>
              </w:rPr>
              <w:t>-PRF-01;</w:t>
            </w:r>
          </w:p>
          <w:p w14:paraId="20FA10BB" w14:textId="3DEE986D" w:rsidR="00C439C3" w:rsidRPr="003F2775" w:rsidRDefault="00C439C3" w:rsidP="002B3B9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33610">
              <w:rPr>
                <w:rFonts w:asciiTheme="minorHAnsi" w:eastAsia="Times New Roman" w:hAnsiTheme="minorHAnsi"/>
                <w:sz w:val="20"/>
                <w:szCs w:val="20"/>
              </w:rPr>
              <w:t>Else = NA</w:t>
            </w:r>
            <w:r w:rsidR="002B3B9C">
              <w:rPr>
                <w:rFonts w:asciiTheme="minorHAnsi" w:eastAsia="Times New Roman" w:hAnsiTheme="minorHAnsi"/>
                <w:sz w:val="20"/>
                <w:szCs w:val="20"/>
              </w:rPr>
              <w:t>&gt;&gt;</w:t>
            </w:r>
            <w:r>
              <w:rPr>
                <w:rFonts w:asciiTheme="minorHAnsi" w:eastAsia="Times New Roman" w:hAnsiTheme="minorHAnsi"/>
                <w:sz w:val="20"/>
                <w:szCs w:val="20"/>
              </w:rPr>
              <w:t xml:space="preserve">  </w:t>
            </w:r>
          </w:p>
        </w:tc>
      </w:tr>
      <w:tr w:rsidR="003D13DA" w:rsidRPr="00D15BC3" w14:paraId="517D59CA" w14:textId="77777777" w:rsidTr="00990A19">
        <w:trPr>
          <w:trHeight w:val="144"/>
        </w:trPr>
        <w:tc>
          <w:tcPr>
            <w:tcW w:w="1419" w:type="dxa"/>
            <w:tcBorders>
              <w:top w:val="single" w:sz="4" w:space="0" w:color="auto"/>
              <w:left w:val="single" w:sz="4" w:space="0" w:color="auto"/>
              <w:bottom w:val="single" w:sz="4" w:space="0" w:color="auto"/>
              <w:right w:val="single" w:sz="4" w:space="0" w:color="auto"/>
            </w:tcBorders>
            <w:vAlign w:val="center"/>
          </w:tcPr>
          <w:p w14:paraId="77282B71" w14:textId="77777777" w:rsidR="003D13DA" w:rsidRPr="003F2775"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077" w:type="dxa"/>
            <w:tcBorders>
              <w:top w:val="single" w:sz="4" w:space="0" w:color="auto"/>
              <w:left w:val="single" w:sz="4" w:space="0" w:color="auto"/>
              <w:bottom w:val="single" w:sz="4" w:space="0" w:color="auto"/>
              <w:right w:val="single" w:sz="4" w:space="0" w:color="auto"/>
            </w:tcBorders>
            <w:vAlign w:val="center"/>
          </w:tcPr>
          <w:p w14:paraId="5B178915" w14:textId="77777777" w:rsidR="003D13DA" w:rsidRPr="003F2775"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14" w:type="dxa"/>
            <w:tcBorders>
              <w:top w:val="single" w:sz="4" w:space="0" w:color="auto"/>
              <w:left w:val="single" w:sz="4" w:space="0" w:color="auto"/>
              <w:bottom w:val="single" w:sz="4" w:space="0" w:color="auto"/>
              <w:right w:val="single" w:sz="4" w:space="0" w:color="auto"/>
            </w:tcBorders>
            <w:vAlign w:val="center"/>
          </w:tcPr>
          <w:p w14:paraId="30F2CE5C" w14:textId="77777777" w:rsidR="003D13DA" w:rsidRPr="003F2775"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15" w:type="dxa"/>
            <w:tcBorders>
              <w:top w:val="single" w:sz="4" w:space="0" w:color="auto"/>
              <w:left w:val="single" w:sz="4" w:space="0" w:color="auto"/>
              <w:bottom w:val="single" w:sz="4" w:space="0" w:color="auto"/>
              <w:right w:val="single" w:sz="4" w:space="0" w:color="auto"/>
            </w:tcBorders>
            <w:vAlign w:val="center"/>
          </w:tcPr>
          <w:p w14:paraId="6DE37031" w14:textId="77777777" w:rsidR="003D13DA" w:rsidRPr="003F2775"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292" w:type="dxa"/>
            <w:tcBorders>
              <w:top w:val="single" w:sz="4" w:space="0" w:color="auto"/>
              <w:left w:val="single" w:sz="4" w:space="0" w:color="auto"/>
              <w:bottom w:val="single" w:sz="4" w:space="0" w:color="auto"/>
              <w:right w:val="single" w:sz="4" w:space="0" w:color="auto"/>
            </w:tcBorders>
            <w:vAlign w:val="center"/>
          </w:tcPr>
          <w:p w14:paraId="495400A9" w14:textId="77777777" w:rsidR="003D13DA" w:rsidRPr="003F2775"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194" w:type="dxa"/>
            <w:tcBorders>
              <w:top w:val="single" w:sz="4" w:space="0" w:color="auto"/>
              <w:left w:val="single" w:sz="4" w:space="0" w:color="auto"/>
              <w:bottom w:val="single" w:sz="4" w:space="0" w:color="auto"/>
              <w:right w:val="single" w:sz="4" w:space="0" w:color="auto"/>
            </w:tcBorders>
            <w:vAlign w:val="center"/>
          </w:tcPr>
          <w:p w14:paraId="36AA2CC9" w14:textId="77777777" w:rsidR="003D13DA" w:rsidRPr="003F2775"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313" w:type="dxa"/>
            <w:tcBorders>
              <w:top w:val="single" w:sz="4" w:space="0" w:color="auto"/>
              <w:left w:val="single" w:sz="4" w:space="0" w:color="auto"/>
              <w:bottom w:val="single" w:sz="4" w:space="0" w:color="auto"/>
              <w:right w:val="single" w:sz="4" w:space="0" w:color="auto"/>
            </w:tcBorders>
            <w:vAlign w:val="center"/>
          </w:tcPr>
          <w:p w14:paraId="3984E93F" w14:textId="77777777" w:rsidR="003D13DA" w:rsidRPr="003F2775"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313" w:type="dxa"/>
            <w:tcBorders>
              <w:top w:val="single" w:sz="4" w:space="0" w:color="auto"/>
              <w:left w:val="single" w:sz="4" w:space="0" w:color="auto"/>
              <w:bottom w:val="single" w:sz="4" w:space="0" w:color="auto"/>
              <w:right w:val="single" w:sz="4" w:space="0" w:color="auto"/>
            </w:tcBorders>
            <w:vAlign w:val="center"/>
          </w:tcPr>
          <w:p w14:paraId="3AF4E1A4" w14:textId="77777777" w:rsidR="003D13DA" w:rsidRPr="003F2775"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52" w:type="dxa"/>
            <w:tcBorders>
              <w:top w:val="single" w:sz="4" w:space="0" w:color="auto"/>
              <w:left w:val="single" w:sz="4" w:space="0" w:color="auto"/>
              <w:bottom w:val="single" w:sz="4" w:space="0" w:color="auto"/>
              <w:right w:val="single" w:sz="4" w:space="0" w:color="auto"/>
            </w:tcBorders>
            <w:vAlign w:val="center"/>
          </w:tcPr>
          <w:p w14:paraId="5F811C8E" w14:textId="77777777" w:rsidR="003D13DA" w:rsidRPr="003F2775"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194" w:type="dxa"/>
            <w:tcBorders>
              <w:top w:val="single" w:sz="4" w:space="0" w:color="auto"/>
              <w:left w:val="single" w:sz="4" w:space="0" w:color="auto"/>
              <w:bottom w:val="single" w:sz="4" w:space="0" w:color="auto"/>
              <w:right w:val="single" w:sz="4" w:space="0" w:color="auto"/>
            </w:tcBorders>
            <w:vAlign w:val="center"/>
          </w:tcPr>
          <w:p w14:paraId="77315477" w14:textId="77777777" w:rsidR="003D13DA" w:rsidRPr="003F2775"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075" w:type="dxa"/>
            <w:tcBorders>
              <w:top w:val="single" w:sz="4" w:space="0" w:color="auto"/>
              <w:left w:val="single" w:sz="4" w:space="0" w:color="auto"/>
              <w:bottom w:val="single" w:sz="4" w:space="0" w:color="auto"/>
              <w:right w:val="single" w:sz="4" w:space="0" w:color="auto"/>
            </w:tcBorders>
            <w:vAlign w:val="center"/>
          </w:tcPr>
          <w:p w14:paraId="3A82541D" w14:textId="77777777" w:rsidR="003D13DA" w:rsidRPr="003F2775"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34E1B22E" w14:textId="77777777" w:rsidR="003D13DA" w:rsidRPr="003F2775"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021F1FF1" w14:textId="28FCFE90" w:rsidR="003D13DA" w:rsidRDefault="003D13DA" w:rsidP="00B02CA5">
      <w:pPr>
        <w:spacing w:after="0"/>
        <w:rPr>
          <w:rFonts w:asciiTheme="minorHAnsi" w:hAnsiTheme="minorHAnsi" w:cstheme="minorHAnsi"/>
          <w:sz w:val="20"/>
          <w:szCs w:val="20"/>
        </w:rPr>
      </w:pPr>
    </w:p>
    <w:tbl>
      <w:tblPr>
        <w:tblStyle w:val="TableGrid"/>
        <w:tblW w:w="5002" w:type="pct"/>
        <w:tblLayout w:type="fixed"/>
        <w:tblLook w:val="04A0" w:firstRow="1" w:lastRow="0" w:firstColumn="1" w:lastColumn="0" w:noHBand="0" w:noVBand="1"/>
      </w:tblPr>
      <w:tblGrid>
        <w:gridCol w:w="1185"/>
        <w:gridCol w:w="1278"/>
        <w:gridCol w:w="1190"/>
        <w:gridCol w:w="1190"/>
        <w:gridCol w:w="1003"/>
        <w:gridCol w:w="1374"/>
        <w:gridCol w:w="1097"/>
        <w:gridCol w:w="1278"/>
        <w:gridCol w:w="1278"/>
        <w:gridCol w:w="1190"/>
        <w:gridCol w:w="1094"/>
        <w:gridCol w:w="1465"/>
      </w:tblGrid>
      <w:tr w:rsidR="008F19E5" w:rsidRPr="00C071B0" w14:paraId="1C7F8A90" w14:textId="77777777" w:rsidTr="009674C7">
        <w:tc>
          <w:tcPr>
            <w:tcW w:w="5000" w:type="pct"/>
            <w:gridSpan w:val="12"/>
          </w:tcPr>
          <w:p w14:paraId="59BCCD50" w14:textId="77777777" w:rsidR="008F19E5" w:rsidRPr="00405CF9" w:rsidRDefault="008F19E5" w:rsidP="009674C7">
            <w:pPr>
              <w:spacing w:after="0"/>
              <w:rPr>
                <w:rFonts w:cstheme="minorHAnsi"/>
                <w:b/>
                <w:sz w:val="20"/>
                <w:szCs w:val="20"/>
              </w:rPr>
            </w:pPr>
            <w:r>
              <w:rPr>
                <w:rFonts w:cstheme="minorHAnsi"/>
                <w:b/>
                <w:sz w:val="20"/>
                <w:szCs w:val="20"/>
              </w:rPr>
              <w:t>B2</w:t>
            </w:r>
            <w:r w:rsidRPr="00405CF9">
              <w:rPr>
                <w:rFonts w:cstheme="minorHAnsi"/>
                <w:b/>
                <w:sz w:val="20"/>
                <w:szCs w:val="20"/>
              </w:rPr>
              <w:t>.</w:t>
            </w:r>
            <w:r>
              <w:rPr>
                <w:rFonts w:cstheme="minorHAnsi"/>
                <w:b/>
                <w:sz w:val="20"/>
                <w:szCs w:val="20"/>
              </w:rPr>
              <w:t xml:space="preserve"> </w:t>
            </w:r>
            <w:r w:rsidRPr="00405CF9">
              <w:rPr>
                <w:rFonts w:cstheme="minorHAnsi"/>
                <w:b/>
                <w:sz w:val="20"/>
                <w:szCs w:val="20"/>
              </w:rPr>
              <w:t xml:space="preserve">Design </w:t>
            </w:r>
            <w:r>
              <w:rPr>
                <w:rFonts w:cstheme="minorHAnsi"/>
                <w:b/>
                <w:sz w:val="20"/>
                <w:szCs w:val="20"/>
              </w:rPr>
              <w:t>HERS Verified CHPWH</w:t>
            </w:r>
            <w:r w:rsidRPr="00405CF9">
              <w:rPr>
                <w:rFonts w:cstheme="minorHAnsi"/>
                <w:b/>
                <w:sz w:val="20"/>
                <w:szCs w:val="20"/>
              </w:rPr>
              <w:t xml:space="preserve"> System Information</w:t>
            </w:r>
          </w:p>
          <w:p w14:paraId="7282F510" w14:textId="464F198C" w:rsidR="008F19E5" w:rsidRDefault="00015D7C" w:rsidP="009674C7">
            <w:pPr>
              <w:spacing w:after="0"/>
              <w:rPr>
                <w:rFonts w:cstheme="minorHAnsi"/>
                <w:sz w:val="20"/>
                <w:szCs w:val="20"/>
              </w:rPr>
            </w:pPr>
            <w:r>
              <w:rPr>
                <w:sz w:val="18"/>
                <w:szCs w:val="18"/>
              </w:rPr>
              <w:t>&lt;&lt;Static Text - see the top&gt;&gt;</w:t>
            </w:r>
            <w:r w:rsidR="008F19E5">
              <w:rPr>
                <w:rFonts w:cstheme="minorHAnsi"/>
                <w:sz w:val="20"/>
                <w:szCs w:val="20"/>
              </w:rPr>
              <w:t xml:space="preserve">&lt;&lt;If </w:t>
            </w:r>
            <w:del w:id="99" w:author="Alhabibi, Haider@Energy" w:date="2022-06-13T10:42:00Z">
              <w:r w:rsidR="008F19E5" w:rsidDel="00886315">
                <w:rPr>
                  <w:rFonts w:cstheme="minorHAnsi"/>
                  <w:sz w:val="20"/>
                  <w:szCs w:val="20"/>
                </w:rPr>
                <w:delText>LMCC</w:delText>
              </w:r>
            </w:del>
            <w:ins w:id="100" w:author="Alhabibi, Haider@Energy" w:date="2022-06-13T10:42:00Z">
              <w:r w:rsidR="00886315">
                <w:rPr>
                  <w:rFonts w:cstheme="minorHAnsi"/>
                  <w:sz w:val="20"/>
                  <w:szCs w:val="20"/>
                </w:rPr>
                <w:t>NRCC</w:t>
              </w:r>
            </w:ins>
            <w:r w:rsidR="008F19E5">
              <w:rPr>
                <w:rFonts w:cstheme="minorHAnsi"/>
                <w:sz w:val="20"/>
                <w:szCs w:val="20"/>
              </w:rPr>
              <w:t xml:space="preserve"> has CHPWH, then require </w:t>
            </w:r>
            <w:r w:rsidR="008F19E5" w:rsidRPr="001455F6">
              <w:rPr>
                <w:rFonts w:cstheme="minorHAnsi"/>
                <w:sz w:val="20"/>
                <w:szCs w:val="20"/>
              </w:rPr>
              <w:t>table</w:t>
            </w:r>
            <w:r w:rsidR="008F19E5">
              <w:rPr>
                <w:rFonts w:cstheme="minorHAnsi"/>
                <w:sz w:val="20"/>
                <w:szCs w:val="20"/>
              </w:rPr>
              <w:t xml:space="preserve">, else </w:t>
            </w:r>
            <w:r w:rsidR="008F19E5" w:rsidRPr="00E12A63">
              <w:rPr>
                <w:rFonts w:asciiTheme="minorHAnsi" w:hAnsiTheme="minorHAnsi" w:cstheme="minorHAnsi"/>
                <w:sz w:val="20"/>
                <w:szCs w:val="20"/>
              </w:rPr>
              <w:t>display the "section does not apply" message</w:t>
            </w:r>
            <w:r w:rsidR="008F19E5">
              <w:rPr>
                <w:rFonts w:cstheme="minorHAnsi"/>
                <w:sz w:val="20"/>
                <w:szCs w:val="20"/>
              </w:rPr>
              <w:t>&gt;&gt;</w:t>
            </w:r>
          </w:p>
          <w:p w14:paraId="25006DC3" w14:textId="7E16770D" w:rsidR="008F19E5" w:rsidRPr="00405CF9" w:rsidRDefault="008F19E5" w:rsidP="009674C7">
            <w:pPr>
              <w:spacing w:after="0"/>
              <w:rPr>
                <w:rFonts w:cstheme="minorHAnsi"/>
                <w:b/>
                <w:sz w:val="20"/>
                <w:szCs w:val="20"/>
              </w:rPr>
            </w:pPr>
            <w:r>
              <w:rPr>
                <w:rFonts w:cstheme="minorHAnsi"/>
                <w:sz w:val="20"/>
                <w:szCs w:val="20"/>
              </w:rPr>
              <w:t xml:space="preserve">&lt;&lt;require one row of data for each water heater identified on the </w:t>
            </w:r>
            <w:del w:id="101" w:author="Alhabibi, Haider@Energy" w:date="2022-06-13T10:42:00Z">
              <w:r w:rsidRPr="001455F6" w:rsidDel="00886315">
                <w:rPr>
                  <w:rFonts w:cstheme="minorHAnsi"/>
                  <w:sz w:val="20"/>
                  <w:szCs w:val="20"/>
                </w:rPr>
                <w:delText>LMCC</w:delText>
              </w:r>
            </w:del>
            <w:ins w:id="102" w:author="Alhabibi, Haider@Energy" w:date="2022-06-13T10:42:00Z">
              <w:r w:rsidR="00886315">
                <w:rPr>
                  <w:rFonts w:cstheme="minorHAnsi"/>
                  <w:sz w:val="20"/>
                  <w:szCs w:val="20"/>
                </w:rPr>
                <w:t>NRCC</w:t>
              </w:r>
            </w:ins>
            <w:r>
              <w:rPr>
                <w:rFonts w:cstheme="minorHAnsi"/>
                <w:sz w:val="20"/>
                <w:szCs w:val="20"/>
              </w:rPr>
              <w:t xml:space="preserve">&gt;&gt; </w:t>
            </w:r>
          </w:p>
        </w:tc>
      </w:tr>
      <w:tr w:rsidR="008F19E5" w:rsidRPr="00C071B0" w14:paraId="182B3881" w14:textId="77777777" w:rsidTr="009674C7">
        <w:tc>
          <w:tcPr>
            <w:tcW w:w="405" w:type="pct"/>
            <w:vAlign w:val="bottom"/>
          </w:tcPr>
          <w:p w14:paraId="63F37D0B" w14:textId="77777777" w:rsidR="008F19E5" w:rsidRPr="003F4127" w:rsidRDefault="008F19E5" w:rsidP="009674C7">
            <w:pPr>
              <w:spacing w:after="0"/>
              <w:jc w:val="center"/>
              <w:rPr>
                <w:rFonts w:cstheme="minorHAnsi"/>
                <w:sz w:val="20"/>
                <w:szCs w:val="20"/>
              </w:rPr>
            </w:pPr>
            <w:r w:rsidRPr="003F4127">
              <w:rPr>
                <w:rFonts w:eastAsia="Times New Roman" w:cstheme="minorHAnsi"/>
                <w:sz w:val="20"/>
                <w:szCs w:val="20"/>
              </w:rPr>
              <w:t>01</w:t>
            </w:r>
          </w:p>
        </w:tc>
        <w:tc>
          <w:tcPr>
            <w:tcW w:w="437" w:type="pct"/>
            <w:vAlign w:val="bottom"/>
          </w:tcPr>
          <w:p w14:paraId="0F10FAD2" w14:textId="77777777" w:rsidR="008F19E5" w:rsidRPr="003F4127" w:rsidRDefault="008F19E5" w:rsidP="009674C7">
            <w:pPr>
              <w:spacing w:after="0"/>
              <w:jc w:val="center"/>
              <w:rPr>
                <w:rFonts w:cstheme="minorHAnsi"/>
                <w:sz w:val="20"/>
                <w:szCs w:val="20"/>
              </w:rPr>
            </w:pPr>
            <w:r w:rsidRPr="003F4127">
              <w:rPr>
                <w:rFonts w:eastAsia="Times New Roman" w:cstheme="minorHAnsi"/>
                <w:sz w:val="20"/>
                <w:szCs w:val="20"/>
              </w:rPr>
              <w:t>02</w:t>
            </w:r>
          </w:p>
        </w:tc>
        <w:tc>
          <w:tcPr>
            <w:tcW w:w="407" w:type="pct"/>
          </w:tcPr>
          <w:p w14:paraId="19730C61" w14:textId="77777777" w:rsidR="008F19E5" w:rsidRPr="003F4127" w:rsidRDefault="008F19E5" w:rsidP="009674C7">
            <w:pPr>
              <w:spacing w:after="0"/>
              <w:jc w:val="center"/>
              <w:rPr>
                <w:rFonts w:eastAsia="Times New Roman" w:cstheme="minorHAnsi"/>
                <w:sz w:val="20"/>
                <w:szCs w:val="20"/>
              </w:rPr>
            </w:pPr>
            <w:r w:rsidRPr="003F4127">
              <w:rPr>
                <w:rFonts w:eastAsia="Times New Roman" w:cstheme="minorHAnsi"/>
                <w:sz w:val="20"/>
                <w:szCs w:val="20"/>
              </w:rPr>
              <w:t>03</w:t>
            </w:r>
          </w:p>
        </w:tc>
        <w:tc>
          <w:tcPr>
            <w:tcW w:w="407" w:type="pct"/>
          </w:tcPr>
          <w:p w14:paraId="6DAEA0A7" w14:textId="77777777" w:rsidR="008F19E5" w:rsidRDefault="008F19E5" w:rsidP="009674C7">
            <w:pPr>
              <w:spacing w:after="0"/>
              <w:jc w:val="center"/>
              <w:rPr>
                <w:rFonts w:eastAsia="Times New Roman" w:cstheme="minorHAnsi"/>
                <w:sz w:val="20"/>
                <w:szCs w:val="20"/>
              </w:rPr>
            </w:pPr>
            <w:r w:rsidRPr="00CE2BD1">
              <w:rPr>
                <w:rFonts w:eastAsia="Times New Roman" w:cs="Calibri"/>
                <w:sz w:val="18"/>
                <w:szCs w:val="18"/>
              </w:rPr>
              <w:t>04</w:t>
            </w:r>
          </w:p>
        </w:tc>
        <w:tc>
          <w:tcPr>
            <w:tcW w:w="343" w:type="pct"/>
          </w:tcPr>
          <w:p w14:paraId="5F562871" w14:textId="77777777" w:rsidR="008F19E5" w:rsidRPr="003F4127" w:rsidRDefault="008F19E5" w:rsidP="009674C7">
            <w:pPr>
              <w:spacing w:after="0"/>
              <w:jc w:val="center"/>
              <w:rPr>
                <w:rFonts w:eastAsia="Times New Roman" w:cstheme="minorHAnsi"/>
                <w:sz w:val="20"/>
                <w:szCs w:val="20"/>
              </w:rPr>
            </w:pPr>
            <w:r>
              <w:rPr>
                <w:rFonts w:eastAsia="Times New Roman" w:cstheme="minorHAnsi"/>
                <w:sz w:val="20"/>
                <w:szCs w:val="20"/>
              </w:rPr>
              <w:t>05</w:t>
            </w:r>
          </w:p>
        </w:tc>
        <w:tc>
          <w:tcPr>
            <w:tcW w:w="470" w:type="pct"/>
          </w:tcPr>
          <w:p w14:paraId="075A67F9" w14:textId="77777777" w:rsidR="008F19E5" w:rsidRDefault="008F19E5" w:rsidP="009674C7">
            <w:pPr>
              <w:spacing w:after="0"/>
              <w:jc w:val="center"/>
              <w:rPr>
                <w:rFonts w:eastAsia="Times New Roman" w:cstheme="minorHAnsi"/>
                <w:sz w:val="20"/>
                <w:szCs w:val="20"/>
              </w:rPr>
            </w:pPr>
            <w:r w:rsidRPr="00CE2BD1">
              <w:rPr>
                <w:rFonts w:eastAsia="Times New Roman" w:cs="Calibri"/>
                <w:sz w:val="18"/>
                <w:szCs w:val="18"/>
              </w:rPr>
              <w:t>06</w:t>
            </w:r>
          </w:p>
        </w:tc>
        <w:tc>
          <w:tcPr>
            <w:tcW w:w="375" w:type="pct"/>
          </w:tcPr>
          <w:p w14:paraId="325364AB" w14:textId="77777777" w:rsidR="008F19E5" w:rsidRDefault="008F19E5" w:rsidP="009674C7">
            <w:pPr>
              <w:spacing w:after="0"/>
              <w:jc w:val="center"/>
              <w:rPr>
                <w:rFonts w:eastAsia="Times New Roman" w:cstheme="minorHAnsi"/>
                <w:sz w:val="20"/>
                <w:szCs w:val="20"/>
              </w:rPr>
            </w:pPr>
            <w:r w:rsidRPr="00CE2BD1">
              <w:rPr>
                <w:rFonts w:eastAsia="Times New Roman" w:cs="Calibri"/>
                <w:sz w:val="18"/>
                <w:szCs w:val="18"/>
              </w:rPr>
              <w:t>07</w:t>
            </w:r>
          </w:p>
        </w:tc>
        <w:tc>
          <w:tcPr>
            <w:tcW w:w="437" w:type="pct"/>
          </w:tcPr>
          <w:p w14:paraId="4449CA37" w14:textId="77777777" w:rsidR="008F19E5" w:rsidRPr="003F4127" w:rsidRDefault="008F19E5" w:rsidP="009674C7">
            <w:pPr>
              <w:spacing w:after="0"/>
              <w:jc w:val="center"/>
              <w:rPr>
                <w:rFonts w:eastAsia="Times New Roman" w:cstheme="minorHAnsi"/>
                <w:sz w:val="20"/>
                <w:szCs w:val="20"/>
              </w:rPr>
            </w:pPr>
            <w:r>
              <w:rPr>
                <w:rFonts w:eastAsia="Times New Roman" w:cstheme="minorHAnsi"/>
                <w:sz w:val="20"/>
                <w:szCs w:val="20"/>
              </w:rPr>
              <w:t>08</w:t>
            </w:r>
          </w:p>
        </w:tc>
        <w:tc>
          <w:tcPr>
            <w:tcW w:w="437" w:type="pct"/>
          </w:tcPr>
          <w:p w14:paraId="5DDF6E81" w14:textId="77777777" w:rsidR="008F19E5" w:rsidRDefault="008F19E5" w:rsidP="009674C7">
            <w:pPr>
              <w:spacing w:after="0"/>
              <w:jc w:val="center"/>
              <w:rPr>
                <w:rFonts w:eastAsia="Times New Roman" w:cstheme="minorHAnsi"/>
                <w:sz w:val="20"/>
                <w:szCs w:val="20"/>
              </w:rPr>
            </w:pPr>
            <w:r w:rsidRPr="00CE2BD1">
              <w:rPr>
                <w:rFonts w:eastAsia="Times New Roman" w:cs="Calibri"/>
                <w:sz w:val="18"/>
                <w:szCs w:val="18"/>
              </w:rPr>
              <w:t>09</w:t>
            </w:r>
          </w:p>
        </w:tc>
        <w:tc>
          <w:tcPr>
            <w:tcW w:w="407" w:type="pct"/>
          </w:tcPr>
          <w:p w14:paraId="5F9F327D" w14:textId="77777777" w:rsidR="008F19E5" w:rsidRDefault="008F19E5" w:rsidP="009674C7">
            <w:pPr>
              <w:spacing w:after="0"/>
              <w:jc w:val="center"/>
              <w:rPr>
                <w:rFonts w:eastAsia="Times New Roman" w:cstheme="minorHAnsi"/>
                <w:sz w:val="20"/>
                <w:szCs w:val="20"/>
              </w:rPr>
            </w:pPr>
            <w:r w:rsidRPr="00CE2BD1">
              <w:rPr>
                <w:rFonts w:eastAsia="Times New Roman" w:cs="Calibri"/>
                <w:sz w:val="18"/>
                <w:szCs w:val="18"/>
              </w:rPr>
              <w:t>10</w:t>
            </w:r>
          </w:p>
        </w:tc>
        <w:tc>
          <w:tcPr>
            <w:tcW w:w="374" w:type="pct"/>
          </w:tcPr>
          <w:p w14:paraId="7960C743" w14:textId="77777777" w:rsidR="008F19E5" w:rsidRPr="003F4127" w:rsidRDefault="008F19E5" w:rsidP="009674C7">
            <w:pPr>
              <w:spacing w:after="0"/>
              <w:jc w:val="center"/>
              <w:rPr>
                <w:rFonts w:eastAsia="Times New Roman" w:cstheme="minorHAnsi"/>
                <w:sz w:val="20"/>
                <w:szCs w:val="20"/>
              </w:rPr>
            </w:pPr>
            <w:r>
              <w:rPr>
                <w:rFonts w:eastAsia="Times New Roman" w:cstheme="minorHAnsi"/>
                <w:sz w:val="20"/>
                <w:szCs w:val="20"/>
              </w:rPr>
              <w:t>11</w:t>
            </w:r>
          </w:p>
        </w:tc>
        <w:tc>
          <w:tcPr>
            <w:tcW w:w="500" w:type="pct"/>
          </w:tcPr>
          <w:p w14:paraId="10C95E16" w14:textId="77777777" w:rsidR="008F19E5" w:rsidRDefault="008F19E5" w:rsidP="009674C7">
            <w:pPr>
              <w:spacing w:after="0"/>
              <w:jc w:val="center"/>
              <w:rPr>
                <w:rFonts w:eastAsia="Times New Roman" w:cstheme="minorHAnsi"/>
                <w:sz w:val="20"/>
                <w:szCs w:val="20"/>
              </w:rPr>
            </w:pPr>
            <w:r>
              <w:rPr>
                <w:rFonts w:eastAsia="Times New Roman" w:cstheme="minorHAnsi"/>
                <w:sz w:val="20"/>
                <w:szCs w:val="20"/>
              </w:rPr>
              <w:t>12</w:t>
            </w:r>
          </w:p>
        </w:tc>
      </w:tr>
      <w:tr w:rsidR="008F19E5" w:rsidRPr="00C071B0" w14:paraId="44A0010F" w14:textId="77777777" w:rsidTr="009674C7">
        <w:tc>
          <w:tcPr>
            <w:tcW w:w="405" w:type="pct"/>
            <w:vAlign w:val="bottom"/>
          </w:tcPr>
          <w:p w14:paraId="4D235D6B" w14:textId="77777777" w:rsidR="008F19E5" w:rsidRPr="0040687B"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Water Heating System ID</w:t>
            </w:r>
          </w:p>
          <w:p w14:paraId="60C3A052" w14:textId="77777777" w:rsidR="008F19E5" w:rsidRPr="0040687B" w:rsidRDefault="008F19E5" w:rsidP="009674C7">
            <w:pPr>
              <w:spacing w:after="0"/>
              <w:jc w:val="center"/>
              <w:rPr>
                <w:rFonts w:cstheme="minorHAnsi"/>
                <w:sz w:val="18"/>
                <w:szCs w:val="18"/>
              </w:rPr>
            </w:pPr>
            <w:r w:rsidRPr="0040687B">
              <w:rPr>
                <w:rFonts w:eastAsia="Times New Roman" w:cstheme="minorHAnsi"/>
                <w:sz w:val="18"/>
                <w:szCs w:val="18"/>
              </w:rPr>
              <w:t>or Name</w:t>
            </w:r>
          </w:p>
        </w:tc>
        <w:tc>
          <w:tcPr>
            <w:tcW w:w="437" w:type="pct"/>
            <w:vAlign w:val="bottom"/>
          </w:tcPr>
          <w:p w14:paraId="4BEA4A72" w14:textId="77777777" w:rsidR="008F19E5" w:rsidRPr="0040687B"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Modeled Equipment</w:t>
            </w:r>
          </w:p>
          <w:p w14:paraId="7636DD63" w14:textId="77777777" w:rsidR="008F19E5" w:rsidRPr="0040687B" w:rsidRDefault="008F19E5" w:rsidP="009674C7">
            <w:pPr>
              <w:spacing w:after="0"/>
              <w:jc w:val="center"/>
              <w:rPr>
                <w:rFonts w:cstheme="minorHAnsi"/>
                <w:sz w:val="18"/>
                <w:szCs w:val="18"/>
              </w:rPr>
            </w:pPr>
            <w:r w:rsidRPr="0040687B">
              <w:rPr>
                <w:rFonts w:eastAsia="Times New Roman" w:cstheme="minorHAnsi"/>
                <w:sz w:val="18"/>
                <w:szCs w:val="18"/>
              </w:rPr>
              <w:t>Make and Model</w:t>
            </w:r>
          </w:p>
        </w:tc>
        <w:tc>
          <w:tcPr>
            <w:tcW w:w="407" w:type="pct"/>
            <w:vAlign w:val="bottom"/>
          </w:tcPr>
          <w:p w14:paraId="31D82756" w14:textId="77777777" w:rsidR="008F19E5" w:rsidRPr="0040687B"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Number of Water Heaters/</w:t>
            </w:r>
          </w:p>
          <w:p w14:paraId="4C69D832" w14:textId="77777777" w:rsidR="008F19E5" w:rsidRPr="0040687B"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highlight w:val="yellow"/>
              </w:rPr>
            </w:pPr>
            <w:r w:rsidRPr="0040687B">
              <w:rPr>
                <w:rFonts w:eastAsia="Times New Roman" w:cstheme="minorHAnsi"/>
                <w:sz w:val="18"/>
                <w:szCs w:val="18"/>
              </w:rPr>
              <w:t>Compressors</w:t>
            </w:r>
          </w:p>
        </w:tc>
        <w:tc>
          <w:tcPr>
            <w:tcW w:w="407" w:type="pct"/>
            <w:vAlign w:val="bottom"/>
          </w:tcPr>
          <w:p w14:paraId="1397DAB9" w14:textId="77777777" w:rsidR="008F19E5" w:rsidRPr="0040687B"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Calibri"/>
                <w:sz w:val="18"/>
                <w:szCs w:val="18"/>
              </w:rPr>
              <w:t>Primary Tank Location</w:t>
            </w:r>
          </w:p>
        </w:tc>
        <w:tc>
          <w:tcPr>
            <w:tcW w:w="343" w:type="pct"/>
            <w:vAlign w:val="bottom"/>
          </w:tcPr>
          <w:p w14:paraId="43AE958B" w14:textId="77777777" w:rsidR="008F19E5" w:rsidRPr="0040687B"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Primary Tank Volume</w:t>
            </w:r>
          </w:p>
        </w:tc>
        <w:tc>
          <w:tcPr>
            <w:tcW w:w="470" w:type="pct"/>
            <w:vAlign w:val="bottom"/>
          </w:tcPr>
          <w:p w14:paraId="1BABC107" w14:textId="77777777" w:rsidR="008F19E5" w:rsidRPr="0040687B" w:rsidRDefault="008F19E5" w:rsidP="009674C7">
            <w:pPr>
              <w:keepNext/>
              <w:tabs>
                <w:tab w:val="left" w:pos="2160"/>
                <w:tab w:val="left" w:pos="2700"/>
                <w:tab w:val="left" w:pos="3420"/>
                <w:tab w:val="left" w:pos="3780"/>
                <w:tab w:val="left" w:pos="5760"/>
                <w:tab w:val="left" w:pos="7212"/>
              </w:tabs>
              <w:spacing w:after="0"/>
              <w:jc w:val="center"/>
              <w:rPr>
                <w:rFonts w:eastAsia="Times New Roman" w:cs="Calibri"/>
                <w:sz w:val="18"/>
                <w:szCs w:val="18"/>
              </w:rPr>
            </w:pPr>
            <w:r w:rsidRPr="0040687B">
              <w:rPr>
                <w:rFonts w:eastAsia="Times New Roman" w:cs="Calibri"/>
                <w:sz w:val="18"/>
                <w:szCs w:val="18"/>
              </w:rPr>
              <w:t xml:space="preserve">Primary Tank </w:t>
            </w:r>
          </w:p>
          <w:p w14:paraId="2718E09E" w14:textId="77777777" w:rsidR="008F19E5" w:rsidRPr="0040687B"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Calibri"/>
                <w:sz w:val="18"/>
                <w:szCs w:val="18"/>
              </w:rPr>
              <w:t xml:space="preserve">Total Insulation </w:t>
            </w:r>
          </w:p>
        </w:tc>
        <w:tc>
          <w:tcPr>
            <w:tcW w:w="375" w:type="pct"/>
            <w:vAlign w:val="bottom"/>
          </w:tcPr>
          <w:p w14:paraId="006DD449" w14:textId="77777777" w:rsidR="008F19E5" w:rsidRPr="0040687B"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Calibri"/>
                <w:sz w:val="18"/>
                <w:szCs w:val="18"/>
              </w:rPr>
              <w:t>Loop Tank Location</w:t>
            </w:r>
          </w:p>
        </w:tc>
        <w:tc>
          <w:tcPr>
            <w:tcW w:w="437" w:type="pct"/>
            <w:vAlign w:val="bottom"/>
          </w:tcPr>
          <w:p w14:paraId="1075A18E" w14:textId="77777777" w:rsidR="008F19E5" w:rsidRPr="0040687B"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 xml:space="preserve">Loop Tank </w:t>
            </w:r>
          </w:p>
          <w:p w14:paraId="0BC37E6F" w14:textId="77777777" w:rsidR="008F19E5" w:rsidRPr="0040687B"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Volume</w:t>
            </w:r>
          </w:p>
        </w:tc>
        <w:tc>
          <w:tcPr>
            <w:tcW w:w="437" w:type="pct"/>
            <w:vAlign w:val="bottom"/>
          </w:tcPr>
          <w:p w14:paraId="65D62FFE" w14:textId="77777777" w:rsidR="008F19E5" w:rsidRPr="0040687B" w:rsidRDefault="008F19E5" w:rsidP="009674C7">
            <w:pPr>
              <w:keepNext/>
              <w:tabs>
                <w:tab w:val="left" w:pos="2160"/>
                <w:tab w:val="left" w:pos="2700"/>
                <w:tab w:val="left" w:pos="3420"/>
                <w:tab w:val="left" w:pos="3780"/>
                <w:tab w:val="left" w:pos="5760"/>
                <w:tab w:val="left" w:pos="7212"/>
              </w:tabs>
              <w:spacing w:after="0"/>
              <w:jc w:val="center"/>
              <w:rPr>
                <w:sz w:val="18"/>
                <w:szCs w:val="18"/>
              </w:rPr>
            </w:pPr>
            <w:r w:rsidRPr="0040687B">
              <w:rPr>
                <w:sz w:val="18"/>
                <w:szCs w:val="18"/>
              </w:rPr>
              <w:t>Loop Tank Total Insulation</w:t>
            </w:r>
          </w:p>
        </w:tc>
        <w:tc>
          <w:tcPr>
            <w:tcW w:w="407" w:type="pct"/>
            <w:vAlign w:val="bottom"/>
          </w:tcPr>
          <w:p w14:paraId="64FC064A" w14:textId="77777777" w:rsidR="008F19E5" w:rsidRPr="0040687B" w:rsidRDefault="008F19E5" w:rsidP="009674C7">
            <w:pPr>
              <w:keepNext/>
              <w:tabs>
                <w:tab w:val="left" w:pos="2160"/>
                <w:tab w:val="left" w:pos="2700"/>
                <w:tab w:val="left" w:pos="3420"/>
                <w:tab w:val="left" w:pos="3780"/>
                <w:tab w:val="left" w:pos="5760"/>
                <w:tab w:val="left" w:pos="7212"/>
              </w:tabs>
              <w:spacing w:after="0"/>
              <w:jc w:val="center"/>
              <w:rPr>
                <w:sz w:val="18"/>
                <w:szCs w:val="18"/>
              </w:rPr>
            </w:pPr>
            <w:r w:rsidRPr="0040687B">
              <w:rPr>
                <w:sz w:val="18"/>
                <w:szCs w:val="18"/>
              </w:rPr>
              <w:t xml:space="preserve">Loop Pipe Insulation Thickness </w:t>
            </w:r>
          </w:p>
        </w:tc>
        <w:tc>
          <w:tcPr>
            <w:tcW w:w="374" w:type="pct"/>
            <w:vAlign w:val="bottom"/>
          </w:tcPr>
          <w:p w14:paraId="338A3354" w14:textId="77777777" w:rsidR="008F19E5" w:rsidRPr="0040687B"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sz w:val="18"/>
                <w:szCs w:val="18"/>
              </w:rPr>
              <w:t>Loop Tank Type</w:t>
            </w:r>
          </w:p>
        </w:tc>
        <w:tc>
          <w:tcPr>
            <w:tcW w:w="500" w:type="pct"/>
          </w:tcPr>
          <w:p w14:paraId="57DFED50" w14:textId="77777777" w:rsidR="008F19E5" w:rsidRPr="0040687B" w:rsidRDefault="008F19E5" w:rsidP="009674C7">
            <w:pPr>
              <w:keepNext/>
              <w:tabs>
                <w:tab w:val="left" w:pos="2160"/>
                <w:tab w:val="left" w:pos="2700"/>
                <w:tab w:val="left" w:pos="3420"/>
                <w:tab w:val="left" w:pos="3780"/>
                <w:tab w:val="left" w:pos="5760"/>
                <w:tab w:val="left" w:pos="7212"/>
              </w:tabs>
              <w:spacing w:after="0"/>
              <w:jc w:val="center"/>
              <w:rPr>
                <w:sz w:val="18"/>
                <w:szCs w:val="18"/>
              </w:rPr>
            </w:pPr>
            <w:r>
              <w:rPr>
                <w:sz w:val="18"/>
                <w:szCs w:val="18"/>
              </w:rPr>
              <w:t>Simulated Equipment Make and Model</w:t>
            </w:r>
          </w:p>
        </w:tc>
      </w:tr>
      <w:tr w:rsidR="008F19E5" w:rsidRPr="00C071B0" w14:paraId="743BEBB4" w14:textId="77777777" w:rsidTr="009674C7">
        <w:tc>
          <w:tcPr>
            <w:tcW w:w="405" w:type="pct"/>
            <w:tcBorders>
              <w:top w:val="single" w:sz="4" w:space="0" w:color="auto"/>
              <w:left w:val="single" w:sz="4" w:space="0" w:color="auto"/>
              <w:bottom w:val="single" w:sz="4" w:space="0" w:color="auto"/>
              <w:right w:val="single" w:sz="4" w:space="0" w:color="auto"/>
            </w:tcBorders>
          </w:tcPr>
          <w:p w14:paraId="495584F9" w14:textId="0CC69B09" w:rsidR="008F19E5" w:rsidRPr="0040687B" w:rsidRDefault="008F19E5" w:rsidP="009674C7">
            <w:pPr>
              <w:spacing w:after="0"/>
              <w:jc w:val="center"/>
              <w:rPr>
                <w:rFonts w:cstheme="minorHAnsi"/>
                <w:sz w:val="18"/>
                <w:szCs w:val="18"/>
              </w:rPr>
            </w:pPr>
            <w:r w:rsidRPr="0040687B">
              <w:rPr>
                <w:rFonts w:eastAsia="Times New Roman" w:cstheme="minorHAnsi"/>
                <w:sz w:val="18"/>
                <w:szCs w:val="18"/>
              </w:rPr>
              <w:t xml:space="preserve">&lt;&lt;Reference values from </w:t>
            </w:r>
            <w:del w:id="103" w:author="Alhabibi, Haider@Energy" w:date="2022-06-13T10:42:00Z">
              <w:r w:rsidDel="00886315">
                <w:rPr>
                  <w:rFonts w:eastAsia="Times New Roman" w:cstheme="minorHAnsi"/>
                  <w:sz w:val="18"/>
                  <w:szCs w:val="18"/>
                </w:rPr>
                <w:delText>LMCC</w:delText>
              </w:r>
            </w:del>
            <w:ins w:id="104" w:author="Alhabibi, Haider@Energy" w:date="2022-06-13T10:42:00Z">
              <w:r w:rsidR="00886315">
                <w:rPr>
                  <w:rFonts w:eastAsia="Times New Roman" w:cstheme="minorHAnsi"/>
                  <w:sz w:val="18"/>
                  <w:szCs w:val="18"/>
                </w:rPr>
                <w:t>NRCC</w:t>
              </w:r>
            </w:ins>
            <w:r w:rsidRPr="0040687B">
              <w:rPr>
                <w:rFonts w:eastAsia="Times New Roman" w:cstheme="minorHAnsi"/>
                <w:sz w:val="18"/>
                <w:szCs w:val="18"/>
              </w:rPr>
              <w:t xml:space="preserve"> &gt;&gt;</w:t>
            </w:r>
          </w:p>
        </w:tc>
        <w:tc>
          <w:tcPr>
            <w:tcW w:w="437" w:type="pct"/>
            <w:tcBorders>
              <w:top w:val="single" w:sz="4" w:space="0" w:color="auto"/>
              <w:left w:val="single" w:sz="4" w:space="0" w:color="auto"/>
              <w:bottom w:val="single" w:sz="4" w:space="0" w:color="auto"/>
              <w:right w:val="single" w:sz="4" w:space="0" w:color="auto"/>
            </w:tcBorders>
          </w:tcPr>
          <w:p w14:paraId="70DB2D34" w14:textId="3FB3A641" w:rsidR="008F19E5" w:rsidRPr="0040687B" w:rsidRDefault="008F19E5" w:rsidP="009674C7">
            <w:pPr>
              <w:spacing w:after="0"/>
              <w:jc w:val="center"/>
              <w:rPr>
                <w:rFonts w:cstheme="minorHAnsi"/>
                <w:sz w:val="18"/>
                <w:szCs w:val="18"/>
              </w:rPr>
            </w:pPr>
            <w:r w:rsidRPr="0040687B">
              <w:rPr>
                <w:rFonts w:eastAsia="Times New Roman" w:cstheme="minorHAnsi"/>
                <w:sz w:val="18"/>
                <w:szCs w:val="18"/>
              </w:rPr>
              <w:t xml:space="preserve">&lt;&lt;Reference values from </w:t>
            </w:r>
            <w:del w:id="105" w:author="Alhabibi, Haider@Energy" w:date="2022-06-13T10:42:00Z">
              <w:r w:rsidDel="00886315">
                <w:rPr>
                  <w:rFonts w:eastAsia="Times New Roman" w:cstheme="minorHAnsi"/>
                  <w:sz w:val="18"/>
                  <w:szCs w:val="18"/>
                </w:rPr>
                <w:delText>LMCC</w:delText>
              </w:r>
            </w:del>
            <w:ins w:id="106" w:author="Alhabibi, Haider@Energy" w:date="2022-06-13T10:42:00Z">
              <w:r w:rsidR="00886315">
                <w:rPr>
                  <w:rFonts w:eastAsia="Times New Roman" w:cstheme="minorHAnsi"/>
                  <w:sz w:val="18"/>
                  <w:szCs w:val="18"/>
                </w:rPr>
                <w:t>NRCC</w:t>
              </w:r>
            </w:ins>
            <w:r w:rsidRPr="0040687B">
              <w:rPr>
                <w:rFonts w:eastAsia="Times New Roman" w:cstheme="minorHAnsi"/>
                <w:sz w:val="18"/>
                <w:szCs w:val="18"/>
              </w:rPr>
              <w:t>-PRF-01; else if prescriptive, report default value = Sanden</w:t>
            </w:r>
            <w:r w:rsidRPr="0040687B">
              <w:rPr>
                <w:rFonts w:eastAsia="Times New Roman"/>
                <w:sz w:val="18"/>
                <w:szCs w:val="18"/>
              </w:rPr>
              <w:t>&gt;&gt;</w:t>
            </w:r>
          </w:p>
        </w:tc>
        <w:tc>
          <w:tcPr>
            <w:tcW w:w="407" w:type="pct"/>
          </w:tcPr>
          <w:p w14:paraId="2362218C" w14:textId="437C9BCA" w:rsidR="008F19E5" w:rsidRPr="0040687B" w:rsidRDefault="008F19E5" w:rsidP="009674C7">
            <w:pPr>
              <w:spacing w:after="0"/>
              <w:jc w:val="center"/>
              <w:rPr>
                <w:rFonts w:eastAsia="Times New Roman" w:cstheme="minorHAnsi"/>
                <w:b/>
                <w:i/>
                <w:color w:val="FF0000"/>
                <w:sz w:val="18"/>
                <w:szCs w:val="18"/>
              </w:rPr>
            </w:pPr>
            <w:r w:rsidRPr="0040687B">
              <w:rPr>
                <w:rFonts w:cstheme="minorHAnsi"/>
                <w:sz w:val="18"/>
                <w:szCs w:val="18"/>
              </w:rPr>
              <w:t xml:space="preserve">&lt;&lt;Reference values from </w:t>
            </w:r>
            <w:del w:id="107" w:author="Alhabibi, Haider@Energy" w:date="2022-06-13T10:42:00Z">
              <w:r w:rsidDel="00886315">
                <w:rPr>
                  <w:rFonts w:cstheme="minorHAnsi"/>
                  <w:sz w:val="18"/>
                  <w:szCs w:val="18"/>
                </w:rPr>
                <w:delText>LMCC</w:delText>
              </w:r>
            </w:del>
            <w:ins w:id="108" w:author="Alhabibi, Haider@Energy" w:date="2022-06-13T10:42:00Z">
              <w:r w:rsidR="00886315">
                <w:rPr>
                  <w:rFonts w:cstheme="minorHAnsi"/>
                  <w:sz w:val="18"/>
                  <w:szCs w:val="18"/>
                </w:rPr>
                <w:t>NRCC</w:t>
              </w:r>
            </w:ins>
            <w:r w:rsidRPr="0040687B">
              <w:rPr>
                <w:rFonts w:cstheme="minorHAnsi"/>
                <w:sz w:val="18"/>
                <w:szCs w:val="18"/>
              </w:rPr>
              <w:t>&gt;&gt;</w:t>
            </w:r>
          </w:p>
        </w:tc>
        <w:tc>
          <w:tcPr>
            <w:tcW w:w="407" w:type="pct"/>
          </w:tcPr>
          <w:p w14:paraId="06ADC2DE" w14:textId="4646AE2F" w:rsidR="008F19E5" w:rsidRPr="0040687B" w:rsidRDefault="008F19E5" w:rsidP="009674C7">
            <w:pPr>
              <w:spacing w:after="0"/>
              <w:jc w:val="center"/>
              <w:rPr>
                <w:rFonts w:eastAsia="Times New Roman" w:cstheme="minorHAnsi"/>
                <w:sz w:val="18"/>
                <w:szCs w:val="18"/>
              </w:rPr>
            </w:pPr>
            <w:r w:rsidRPr="0040687B">
              <w:rPr>
                <w:rFonts w:eastAsia="Times New Roman" w:cs="Calibri"/>
                <w:sz w:val="18"/>
                <w:szCs w:val="18"/>
              </w:rPr>
              <w:t xml:space="preserve">&lt;&lt;Reference value from </w:t>
            </w:r>
            <w:del w:id="109" w:author="Alhabibi, Haider@Energy" w:date="2022-06-13T10:42:00Z">
              <w:r w:rsidDel="00886315">
                <w:rPr>
                  <w:rFonts w:eastAsia="Times New Roman" w:cs="Calibri"/>
                  <w:sz w:val="18"/>
                  <w:szCs w:val="18"/>
                </w:rPr>
                <w:delText>LMCC</w:delText>
              </w:r>
            </w:del>
            <w:ins w:id="110" w:author="Alhabibi, Haider@Energy" w:date="2022-06-13T10:42:00Z">
              <w:r w:rsidR="00886315">
                <w:rPr>
                  <w:rFonts w:eastAsia="Times New Roman" w:cs="Calibri"/>
                  <w:sz w:val="18"/>
                  <w:szCs w:val="18"/>
                </w:rPr>
                <w:t>NRCC</w:t>
              </w:r>
            </w:ins>
            <w:r w:rsidRPr="0040687B">
              <w:rPr>
                <w:rFonts w:eastAsia="Times New Roman" w:cs="Calibri"/>
                <w:sz w:val="18"/>
                <w:szCs w:val="18"/>
              </w:rPr>
              <w:t>&gt;&gt;</w:t>
            </w:r>
          </w:p>
        </w:tc>
        <w:tc>
          <w:tcPr>
            <w:tcW w:w="343" w:type="pct"/>
          </w:tcPr>
          <w:p w14:paraId="53196B4E" w14:textId="0E211059" w:rsidR="008F19E5" w:rsidRPr="0040687B" w:rsidRDefault="008F19E5" w:rsidP="009674C7">
            <w:pPr>
              <w:spacing w:after="0"/>
              <w:jc w:val="center"/>
              <w:rPr>
                <w:rFonts w:eastAsia="Times New Roman" w:cstheme="minorHAnsi"/>
                <w:sz w:val="18"/>
                <w:szCs w:val="18"/>
              </w:rPr>
            </w:pPr>
            <w:r w:rsidRPr="0040687B">
              <w:rPr>
                <w:rFonts w:eastAsia="Times New Roman" w:cstheme="minorHAnsi"/>
                <w:sz w:val="18"/>
                <w:szCs w:val="18"/>
              </w:rPr>
              <w:t xml:space="preserve">&lt;&lt; Reference value from </w:t>
            </w:r>
            <w:del w:id="111" w:author="Alhabibi, Haider@Energy" w:date="2022-06-13T10:42:00Z">
              <w:r w:rsidDel="00886315">
                <w:rPr>
                  <w:rFonts w:eastAsia="Times New Roman" w:cstheme="minorHAnsi"/>
                  <w:sz w:val="18"/>
                  <w:szCs w:val="18"/>
                </w:rPr>
                <w:delText>LMCC</w:delText>
              </w:r>
            </w:del>
            <w:ins w:id="112" w:author="Alhabibi, Haider@Energy" w:date="2022-06-13T10:42:00Z">
              <w:r w:rsidR="00886315">
                <w:rPr>
                  <w:rFonts w:eastAsia="Times New Roman" w:cstheme="minorHAnsi"/>
                  <w:sz w:val="18"/>
                  <w:szCs w:val="18"/>
                </w:rPr>
                <w:t>NRCC</w:t>
              </w:r>
            </w:ins>
            <w:r w:rsidRPr="0040687B">
              <w:rPr>
                <w:rFonts w:eastAsia="Times New Roman" w:cstheme="minorHAnsi"/>
                <w:sz w:val="18"/>
                <w:szCs w:val="18"/>
              </w:rPr>
              <w:t>&gt;&gt;</w:t>
            </w:r>
          </w:p>
        </w:tc>
        <w:tc>
          <w:tcPr>
            <w:tcW w:w="470" w:type="pct"/>
          </w:tcPr>
          <w:p w14:paraId="11367312" w14:textId="4597182C" w:rsidR="008F19E5" w:rsidRPr="0040687B" w:rsidRDefault="008F19E5" w:rsidP="009674C7">
            <w:pPr>
              <w:spacing w:after="0"/>
              <w:jc w:val="center"/>
              <w:rPr>
                <w:rFonts w:eastAsia="Times New Roman" w:cstheme="minorHAnsi"/>
                <w:sz w:val="18"/>
                <w:szCs w:val="18"/>
              </w:rPr>
            </w:pPr>
            <w:r w:rsidRPr="0040687B">
              <w:rPr>
                <w:rFonts w:eastAsia="Times New Roman" w:cs="Calibri"/>
                <w:sz w:val="18"/>
                <w:szCs w:val="18"/>
              </w:rPr>
              <w:t xml:space="preserve">&lt;&lt; Reference value from </w:t>
            </w:r>
            <w:del w:id="113" w:author="Alhabibi, Haider@Energy" w:date="2022-06-13T10:42:00Z">
              <w:r w:rsidDel="00886315">
                <w:rPr>
                  <w:rFonts w:eastAsia="Times New Roman" w:cs="Calibri"/>
                  <w:sz w:val="18"/>
                  <w:szCs w:val="18"/>
                </w:rPr>
                <w:delText>LMCC</w:delText>
              </w:r>
            </w:del>
            <w:ins w:id="114" w:author="Alhabibi, Haider@Energy" w:date="2022-06-13T10:42:00Z">
              <w:r w:rsidR="00886315">
                <w:rPr>
                  <w:rFonts w:eastAsia="Times New Roman" w:cs="Calibri"/>
                  <w:sz w:val="18"/>
                  <w:szCs w:val="18"/>
                </w:rPr>
                <w:t>NRCC</w:t>
              </w:r>
            </w:ins>
            <w:r w:rsidRPr="0040687B">
              <w:rPr>
                <w:rFonts w:eastAsia="Times New Roman" w:cs="Calibri"/>
                <w:sz w:val="18"/>
                <w:szCs w:val="18"/>
              </w:rPr>
              <w:t>&gt;&gt;</w:t>
            </w:r>
          </w:p>
        </w:tc>
        <w:tc>
          <w:tcPr>
            <w:tcW w:w="375" w:type="pct"/>
          </w:tcPr>
          <w:p w14:paraId="70E923F2" w14:textId="2DF09D86" w:rsidR="008F19E5" w:rsidRPr="0040687B" w:rsidRDefault="008F19E5" w:rsidP="009674C7">
            <w:pPr>
              <w:spacing w:after="0"/>
              <w:jc w:val="center"/>
              <w:rPr>
                <w:rFonts w:eastAsia="Times New Roman" w:cstheme="minorHAnsi"/>
                <w:sz w:val="18"/>
                <w:szCs w:val="18"/>
              </w:rPr>
            </w:pPr>
            <w:r w:rsidRPr="0040687B">
              <w:rPr>
                <w:rFonts w:eastAsia="Times New Roman" w:cs="Calibri"/>
                <w:sz w:val="18"/>
                <w:szCs w:val="18"/>
              </w:rPr>
              <w:t xml:space="preserve">&lt;&lt; Reference value from </w:t>
            </w:r>
            <w:del w:id="115" w:author="Alhabibi, Haider@Energy" w:date="2022-06-13T10:42:00Z">
              <w:r w:rsidDel="00886315">
                <w:rPr>
                  <w:rFonts w:eastAsia="Times New Roman" w:cs="Calibri"/>
                  <w:sz w:val="18"/>
                  <w:szCs w:val="18"/>
                </w:rPr>
                <w:delText>LMCC</w:delText>
              </w:r>
            </w:del>
            <w:ins w:id="116" w:author="Alhabibi, Haider@Energy" w:date="2022-06-13T10:42:00Z">
              <w:r w:rsidR="00886315">
                <w:rPr>
                  <w:rFonts w:eastAsia="Times New Roman" w:cs="Calibri"/>
                  <w:sz w:val="18"/>
                  <w:szCs w:val="18"/>
                </w:rPr>
                <w:t>NRCC</w:t>
              </w:r>
            </w:ins>
            <w:r w:rsidRPr="0040687B">
              <w:rPr>
                <w:rFonts w:eastAsia="Times New Roman" w:cs="Calibri"/>
                <w:sz w:val="18"/>
                <w:szCs w:val="18"/>
              </w:rPr>
              <w:t>&gt;&gt;</w:t>
            </w:r>
          </w:p>
        </w:tc>
        <w:tc>
          <w:tcPr>
            <w:tcW w:w="437" w:type="pct"/>
          </w:tcPr>
          <w:p w14:paraId="3B14F3C6" w14:textId="2D99428D" w:rsidR="008F19E5" w:rsidRPr="0040687B" w:rsidRDefault="008F19E5" w:rsidP="009674C7">
            <w:pPr>
              <w:spacing w:after="0"/>
              <w:jc w:val="center"/>
              <w:rPr>
                <w:rFonts w:eastAsia="Times New Roman" w:cstheme="minorHAnsi"/>
                <w:sz w:val="18"/>
                <w:szCs w:val="18"/>
              </w:rPr>
            </w:pPr>
            <w:r w:rsidRPr="0040687B">
              <w:rPr>
                <w:rFonts w:eastAsia="Times New Roman" w:cstheme="minorHAnsi"/>
                <w:sz w:val="18"/>
                <w:szCs w:val="18"/>
              </w:rPr>
              <w:t xml:space="preserve">&lt;&lt; Reference value from </w:t>
            </w:r>
            <w:del w:id="117" w:author="Alhabibi, Haider@Energy" w:date="2022-06-13T10:42:00Z">
              <w:r w:rsidDel="00886315">
                <w:rPr>
                  <w:rFonts w:eastAsia="Times New Roman" w:cstheme="minorHAnsi"/>
                  <w:sz w:val="18"/>
                  <w:szCs w:val="18"/>
                </w:rPr>
                <w:delText>LMCC</w:delText>
              </w:r>
            </w:del>
            <w:ins w:id="118" w:author="Alhabibi, Haider@Energy" w:date="2022-06-13T10:42:00Z">
              <w:r w:rsidR="00886315">
                <w:rPr>
                  <w:rFonts w:eastAsia="Times New Roman" w:cstheme="minorHAnsi"/>
                  <w:sz w:val="18"/>
                  <w:szCs w:val="18"/>
                </w:rPr>
                <w:t>NRCC</w:t>
              </w:r>
            </w:ins>
            <w:r w:rsidRPr="0040687B">
              <w:rPr>
                <w:rFonts w:eastAsia="Times New Roman" w:cstheme="minorHAnsi"/>
                <w:sz w:val="18"/>
                <w:szCs w:val="18"/>
              </w:rPr>
              <w:t>&gt;&gt;</w:t>
            </w:r>
          </w:p>
        </w:tc>
        <w:tc>
          <w:tcPr>
            <w:tcW w:w="437" w:type="pct"/>
          </w:tcPr>
          <w:p w14:paraId="2DD8CC52" w14:textId="6526E62D" w:rsidR="008F19E5" w:rsidRPr="0040687B" w:rsidRDefault="008F19E5" w:rsidP="009674C7">
            <w:pPr>
              <w:spacing w:after="0"/>
              <w:jc w:val="center"/>
              <w:rPr>
                <w:rFonts w:eastAsia="Times New Roman" w:cstheme="minorHAnsi"/>
                <w:sz w:val="18"/>
                <w:szCs w:val="18"/>
              </w:rPr>
            </w:pPr>
            <w:r w:rsidRPr="0040687B">
              <w:rPr>
                <w:rFonts w:eastAsia="Times New Roman" w:cs="Calibri"/>
                <w:sz w:val="18"/>
                <w:szCs w:val="18"/>
              </w:rPr>
              <w:t xml:space="preserve">&lt;&lt; Reference value from </w:t>
            </w:r>
            <w:del w:id="119" w:author="Alhabibi, Haider@Energy" w:date="2022-06-13T10:42:00Z">
              <w:r w:rsidDel="00886315">
                <w:rPr>
                  <w:rFonts w:eastAsia="Times New Roman" w:cs="Calibri"/>
                  <w:sz w:val="18"/>
                  <w:szCs w:val="18"/>
                </w:rPr>
                <w:delText>LMCC</w:delText>
              </w:r>
            </w:del>
            <w:ins w:id="120" w:author="Alhabibi, Haider@Energy" w:date="2022-06-13T10:42:00Z">
              <w:r w:rsidR="00886315">
                <w:rPr>
                  <w:rFonts w:eastAsia="Times New Roman" w:cs="Calibri"/>
                  <w:sz w:val="18"/>
                  <w:szCs w:val="18"/>
                </w:rPr>
                <w:t>NRCC</w:t>
              </w:r>
            </w:ins>
            <w:r w:rsidRPr="0040687B">
              <w:rPr>
                <w:rFonts w:eastAsia="Times New Roman" w:cs="Calibri"/>
                <w:sz w:val="18"/>
                <w:szCs w:val="18"/>
              </w:rPr>
              <w:t>&gt;&gt;</w:t>
            </w:r>
          </w:p>
        </w:tc>
        <w:tc>
          <w:tcPr>
            <w:tcW w:w="407" w:type="pct"/>
          </w:tcPr>
          <w:p w14:paraId="71233403" w14:textId="59145C5C" w:rsidR="008F19E5" w:rsidRPr="0040687B" w:rsidRDefault="008F19E5" w:rsidP="009674C7">
            <w:pPr>
              <w:spacing w:after="0"/>
              <w:jc w:val="center"/>
              <w:rPr>
                <w:rFonts w:eastAsia="Times New Roman" w:cstheme="minorHAnsi"/>
                <w:sz w:val="18"/>
                <w:szCs w:val="18"/>
              </w:rPr>
            </w:pPr>
            <w:r w:rsidRPr="0040687B">
              <w:rPr>
                <w:rFonts w:eastAsia="Times New Roman" w:cs="Calibri"/>
                <w:sz w:val="18"/>
                <w:szCs w:val="18"/>
              </w:rPr>
              <w:t xml:space="preserve">&lt;&lt; Reference value from </w:t>
            </w:r>
            <w:del w:id="121" w:author="Alhabibi, Haider@Energy" w:date="2022-06-13T10:42:00Z">
              <w:r w:rsidDel="00886315">
                <w:rPr>
                  <w:rFonts w:eastAsia="Times New Roman" w:cs="Calibri"/>
                  <w:sz w:val="18"/>
                  <w:szCs w:val="18"/>
                </w:rPr>
                <w:delText>LMCC</w:delText>
              </w:r>
            </w:del>
            <w:ins w:id="122" w:author="Alhabibi, Haider@Energy" w:date="2022-06-13T10:42:00Z">
              <w:r w:rsidR="00886315">
                <w:rPr>
                  <w:rFonts w:eastAsia="Times New Roman" w:cs="Calibri"/>
                  <w:sz w:val="18"/>
                  <w:szCs w:val="18"/>
                </w:rPr>
                <w:t>NRCC</w:t>
              </w:r>
            </w:ins>
            <w:r w:rsidRPr="0040687B">
              <w:rPr>
                <w:rFonts w:eastAsia="Times New Roman" w:cs="Calibri"/>
                <w:sz w:val="18"/>
                <w:szCs w:val="18"/>
              </w:rPr>
              <w:t>&gt;&gt;</w:t>
            </w:r>
          </w:p>
        </w:tc>
        <w:tc>
          <w:tcPr>
            <w:tcW w:w="374" w:type="pct"/>
          </w:tcPr>
          <w:p w14:paraId="6E8F4934" w14:textId="10264A08" w:rsidR="008F19E5" w:rsidRPr="0040687B" w:rsidRDefault="008F19E5" w:rsidP="009674C7">
            <w:pPr>
              <w:spacing w:after="0"/>
              <w:rPr>
                <w:rFonts w:eastAsia="Times New Roman" w:cstheme="minorHAnsi"/>
                <w:sz w:val="18"/>
                <w:szCs w:val="18"/>
              </w:rPr>
            </w:pPr>
            <w:r w:rsidRPr="0040687B">
              <w:rPr>
                <w:rFonts w:eastAsia="Times New Roman" w:cstheme="minorHAnsi"/>
                <w:sz w:val="18"/>
                <w:szCs w:val="18"/>
              </w:rPr>
              <w:t xml:space="preserve">&lt;&lt; Reference value from </w:t>
            </w:r>
            <w:del w:id="123" w:author="Alhabibi, Haider@Energy" w:date="2022-06-13T10:42:00Z">
              <w:r w:rsidDel="00886315">
                <w:rPr>
                  <w:rFonts w:eastAsia="Times New Roman" w:cstheme="minorHAnsi"/>
                  <w:sz w:val="18"/>
                  <w:szCs w:val="18"/>
                </w:rPr>
                <w:delText>LMCC</w:delText>
              </w:r>
            </w:del>
            <w:ins w:id="124" w:author="Alhabibi, Haider@Energy" w:date="2022-06-13T10:42:00Z">
              <w:r w:rsidR="00886315">
                <w:rPr>
                  <w:rFonts w:eastAsia="Times New Roman" w:cstheme="minorHAnsi"/>
                  <w:sz w:val="18"/>
                  <w:szCs w:val="18"/>
                </w:rPr>
                <w:t>NRCC</w:t>
              </w:r>
            </w:ins>
            <w:r w:rsidRPr="0040687B">
              <w:rPr>
                <w:rFonts w:eastAsia="Times New Roman" w:cstheme="minorHAnsi"/>
                <w:sz w:val="18"/>
                <w:szCs w:val="18"/>
              </w:rPr>
              <w:t>&gt;&gt;</w:t>
            </w:r>
          </w:p>
        </w:tc>
        <w:tc>
          <w:tcPr>
            <w:tcW w:w="500" w:type="pct"/>
          </w:tcPr>
          <w:p w14:paraId="09F8424F" w14:textId="77777777" w:rsidR="008F19E5" w:rsidRPr="00744DE2" w:rsidRDefault="008F19E5" w:rsidP="009674C7">
            <w:pPr>
              <w:spacing w:after="0"/>
              <w:ind w:left="-13"/>
              <w:rPr>
                <w:sz w:val="18"/>
                <w:szCs w:val="18"/>
              </w:rPr>
            </w:pPr>
            <w:r w:rsidRPr="00744DE2">
              <w:rPr>
                <w:sz w:val="18"/>
                <w:szCs w:val="18"/>
              </w:rPr>
              <w:t>&lt;&lt;if performance, hide column from user, needed for equivalency lookup; Reference value from XML; Elseif prescriptive, do not require field&gt;&gt;</w:t>
            </w:r>
          </w:p>
          <w:p w14:paraId="14149244" w14:textId="77777777" w:rsidR="008F19E5" w:rsidRPr="00744DE2" w:rsidRDefault="008F19E5" w:rsidP="009674C7">
            <w:pPr>
              <w:spacing w:after="0"/>
              <w:jc w:val="center"/>
              <w:rPr>
                <w:rFonts w:eastAsia="Times New Roman" w:cstheme="minorHAnsi"/>
                <w:sz w:val="18"/>
                <w:szCs w:val="18"/>
              </w:rPr>
            </w:pPr>
          </w:p>
        </w:tc>
      </w:tr>
      <w:tr w:rsidR="008F19E5" w:rsidRPr="00C071B0" w14:paraId="390AE86E" w14:textId="77777777" w:rsidTr="009674C7">
        <w:tc>
          <w:tcPr>
            <w:tcW w:w="405" w:type="pct"/>
          </w:tcPr>
          <w:p w14:paraId="39CE50A7" w14:textId="77777777" w:rsidR="008F19E5" w:rsidRPr="003F4127" w:rsidRDefault="008F19E5" w:rsidP="009674C7">
            <w:pPr>
              <w:jc w:val="center"/>
              <w:rPr>
                <w:rFonts w:cstheme="minorHAnsi"/>
                <w:sz w:val="20"/>
                <w:szCs w:val="20"/>
              </w:rPr>
            </w:pPr>
          </w:p>
        </w:tc>
        <w:tc>
          <w:tcPr>
            <w:tcW w:w="437" w:type="pct"/>
          </w:tcPr>
          <w:p w14:paraId="3AF8DEAD" w14:textId="77777777" w:rsidR="008F19E5" w:rsidRPr="003F4127" w:rsidRDefault="008F19E5" w:rsidP="009674C7">
            <w:pPr>
              <w:jc w:val="center"/>
              <w:rPr>
                <w:rFonts w:cstheme="minorHAnsi"/>
                <w:sz w:val="20"/>
                <w:szCs w:val="20"/>
              </w:rPr>
            </w:pPr>
          </w:p>
        </w:tc>
        <w:tc>
          <w:tcPr>
            <w:tcW w:w="407" w:type="pct"/>
          </w:tcPr>
          <w:p w14:paraId="78835BAD" w14:textId="77777777" w:rsidR="008F19E5" w:rsidRPr="003F4127" w:rsidRDefault="008F19E5" w:rsidP="009674C7">
            <w:pPr>
              <w:jc w:val="center"/>
              <w:rPr>
                <w:rFonts w:cstheme="minorHAnsi"/>
                <w:sz w:val="20"/>
                <w:szCs w:val="20"/>
              </w:rPr>
            </w:pPr>
          </w:p>
        </w:tc>
        <w:tc>
          <w:tcPr>
            <w:tcW w:w="407" w:type="pct"/>
          </w:tcPr>
          <w:p w14:paraId="6260EAF7" w14:textId="77777777" w:rsidR="008F19E5" w:rsidRPr="003F4127" w:rsidRDefault="008F19E5" w:rsidP="009674C7">
            <w:pPr>
              <w:jc w:val="center"/>
              <w:rPr>
                <w:rFonts w:cstheme="minorHAnsi"/>
                <w:sz w:val="20"/>
                <w:szCs w:val="20"/>
              </w:rPr>
            </w:pPr>
          </w:p>
        </w:tc>
        <w:tc>
          <w:tcPr>
            <w:tcW w:w="343" w:type="pct"/>
          </w:tcPr>
          <w:p w14:paraId="3B22EDF5" w14:textId="77777777" w:rsidR="008F19E5" w:rsidRPr="003F4127" w:rsidRDefault="008F19E5" w:rsidP="009674C7">
            <w:pPr>
              <w:jc w:val="center"/>
              <w:rPr>
                <w:rFonts w:cstheme="minorHAnsi"/>
                <w:sz w:val="20"/>
                <w:szCs w:val="20"/>
              </w:rPr>
            </w:pPr>
          </w:p>
        </w:tc>
        <w:tc>
          <w:tcPr>
            <w:tcW w:w="470" w:type="pct"/>
          </w:tcPr>
          <w:p w14:paraId="460F9CE1" w14:textId="77777777" w:rsidR="008F19E5" w:rsidRPr="003F4127" w:rsidRDefault="008F19E5" w:rsidP="009674C7">
            <w:pPr>
              <w:jc w:val="center"/>
              <w:rPr>
                <w:rFonts w:cstheme="minorHAnsi"/>
                <w:sz w:val="20"/>
                <w:szCs w:val="20"/>
              </w:rPr>
            </w:pPr>
          </w:p>
        </w:tc>
        <w:tc>
          <w:tcPr>
            <w:tcW w:w="375" w:type="pct"/>
          </w:tcPr>
          <w:p w14:paraId="60024B83" w14:textId="77777777" w:rsidR="008F19E5" w:rsidRPr="003F4127" w:rsidRDefault="008F19E5" w:rsidP="009674C7">
            <w:pPr>
              <w:jc w:val="center"/>
              <w:rPr>
                <w:rFonts w:cstheme="minorHAnsi"/>
                <w:sz w:val="20"/>
                <w:szCs w:val="20"/>
              </w:rPr>
            </w:pPr>
          </w:p>
        </w:tc>
        <w:tc>
          <w:tcPr>
            <w:tcW w:w="437" w:type="pct"/>
          </w:tcPr>
          <w:p w14:paraId="5317D062" w14:textId="77777777" w:rsidR="008F19E5" w:rsidRPr="003F4127" w:rsidRDefault="008F19E5" w:rsidP="009674C7">
            <w:pPr>
              <w:jc w:val="center"/>
              <w:rPr>
                <w:rFonts w:cstheme="minorHAnsi"/>
                <w:sz w:val="20"/>
                <w:szCs w:val="20"/>
              </w:rPr>
            </w:pPr>
          </w:p>
        </w:tc>
        <w:tc>
          <w:tcPr>
            <w:tcW w:w="437" w:type="pct"/>
          </w:tcPr>
          <w:p w14:paraId="53A219BD" w14:textId="77777777" w:rsidR="008F19E5" w:rsidRPr="003F4127" w:rsidRDefault="008F19E5" w:rsidP="009674C7">
            <w:pPr>
              <w:jc w:val="center"/>
              <w:rPr>
                <w:rFonts w:cstheme="minorHAnsi"/>
                <w:sz w:val="20"/>
                <w:szCs w:val="20"/>
              </w:rPr>
            </w:pPr>
          </w:p>
        </w:tc>
        <w:tc>
          <w:tcPr>
            <w:tcW w:w="407" w:type="pct"/>
          </w:tcPr>
          <w:p w14:paraId="0CC25535" w14:textId="77777777" w:rsidR="008F19E5" w:rsidRPr="003F4127" w:rsidRDefault="008F19E5" w:rsidP="009674C7">
            <w:pPr>
              <w:jc w:val="center"/>
              <w:rPr>
                <w:rFonts w:cstheme="minorHAnsi"/>
                <w:sz w:val="20"/>
                <w:szCs w:val="20"/>
              </w:rPr>
            </w:pPr>
          </w:p>
        </w:tc>
        <w:tc>
          <w:tcPr>
            <w:tcW w:w="374" w:type="pct"/>
          </w:tcPr>
          <w:p w14:paraId="164B9B29" w14:textId="77777777" w:rsidR="008F19E5" w:rsidRPr="003F4127" w:rsidRDefault="008F19E5" w:rsidP="009674C7">
            <w:pPr>
              <w:jc w:val="center"/>
              <w:rPr>
                <w:rFonts w:cstheme="minorHAnsi"/>
                <w:sz w:val="20"/>
                <w:szCs w:val="20"/>
              </w:rPr>
            </w:pPr>
          </w:p>
        </w:tc>
        <w:tc>
          <w:tcPr>
            <w:tcW w:w="500" w:type="pct"/>
          </w:tcPr>
          <w:p w14:paraId="6D8C439E" w14:textId="77777777" w:rsidR="008F19E5" w:rsidRPr="003F4127" w:rsidRDefault="008F19E5" w:rsidP="009674C7">
            <w:pPr>
              <w:jc w:val="center"/>
              <w:rPr>
                <w:rFonts w:cstheme="minorHAnsi"/>
                <w:sz w:val="20"/>
                <w:szCs w:val="20"/>
              </w:rPr>
            </w:pPr>
          </w:p>
        </w:tc>
      </w:tr>
    </w:tbl>
    <w:p w14:paraId="0CBE90CA" w14:textId="3CFEBE7C" w:rsidR="006C51BE" w:rsidRDefault="006C51BE" w:rsidP="00B02CA5">
      <w:pPr>
        <w:spacing w:after="0"/>
        <w:rPr>
          <w:rFonts w:asciiTheme="minorHAnsi" w:hAnsiTheme="minorHAnsi" w:cstheme="minorHAnsi"/>
          <w:sz w:val="20"/>
          <w:szCs w:val="20"/>
        </w:rPr>
      </w:pPr>
    </w:p>
    <w:p w14:paraId="13DE7F14" w14:textId="77777777" w:rsidR="006C51BE" w:rsidRPr="003F2775" w:rsidRDefault="006C51BE" w:rsidP="00B02CA5">
      <w:pPr>
        <w:spacing w:after="0"/>
        <w:rPr>
          <w:rFonts w:asciiTheme="minorHAnsi" w:hAnsiTheme="minorHAnsi" w:cstheme="minorHAnsi"/>
          <w:sz w:val="20"/>
          <w:szCs w:val="20"/>
        </w:rPr>
      </w:pPr>
    </w:p>
    <w:tbl>
      <w:tblPr>
        <w:tblpPr w:leftFromText="180" w:rightFromText="180" w:vertAnchor="text" w:tblpY="1"/>
        <w:tblOverlap w:val="neve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18"/>
        <w:gridCol w:w="1075"/>
        <w:gridCol w:w="913"/>
        <w:gridCol w:w="819"/>
        <w:gridCol w:w="563"/>
        <w:gridCol w:w="729"/>
        <w:gridCol w:w="1341"/>
        <w:gridCol w:w="1350"/>
        <w:gridCol w:w="1350"/>
        <w:gridCol w:w="1331"/>
        <w:gridCol w:w="1194"/>
        <w:gridCol w:w="1075"/>
        <w:gridCol w:w="1440"/>
      </w:tblGrid>
      <w:tr w:rsidR="003D13DA" w:rsidRPr="00D15BC3" w14:paraId="29122DBA" w14:textId="77777777" w:rsidTr="005C068B">
        <w:trPr>
          <w:trHeight w:val="144"/>
        </w:trPr>
        <w:tc>
          <w:tcPr>
            <w:tcW w:w="14598" w:type="dxa"/>
            <w:gridSpan w:val="13"/>
            <w:tcBorders>
              <w:top w:val="single" w:sz="4" w:space="0" w:color="auto"/>
              <w:left w:val="single" w:sz="4" w:space="0" w:color="auto"/>
              <w:bottom w:val="single" w:sz="4" w:space="0" w:color="auto"/>
              <w:right w:val="single" w:sz="4" w:space="0" w:color="auto"/>
            </w:tcBorders>
            <w:vAlign w:val="center"/>
          </w:tcPr>
          <w:p w14:paraId="7F19082F" w14:textId="2EDC1DFA" w:rsidR="003D13DA" w:rsidRPr="008C7D4A" w:rsidRDefault="003D13DA" w:rsidP="00B02CA5">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B16BBE">
              <w:rPr>
                <w:rFonts w:asciiTheme="minorHAnsi" w:hAnsiTheme="minorHAnsi" w:cstheme="minorHAnsi"/>
                <w:b/>
                <w:sz w:val="20"/>
                <w:szCs w:val="20"/>
              </w:rPr>
              <w:lastRenderedPageBreak/>
              <w:t xml:space="preserve">C. </w:t>
            </w:r>
            <w:r w:rsidR="00E36A79" w:rsidRPr="00B16BBE">
              <w:rPr>
                <w:rFonts w:asciiTheme="minorHAnsi" w:hAnsiTheme="minorHAnsi" w:cstheme="minorHAnsi"/>
                <w:b/>
                <w:sz w:val="20"/>
                <w:szCs w:val="20"/>
              </w:rPr>
              <w:t>Installed</w:t>
            </w:r>
            <w:r w:rsidRPr="00CD63C3">
              <w:rPr>
                <w:rFonts w:asciiTheme="minorHAnsi" w:hAnsiTheme="minorHAnsi" w:cstheme="minorHAnsi"/>
                <w:b/>
                <w:sz w:val="20"/>
                <w:szCs w:val="20"/>
              </w:rPr>
              <w:t xml:space="preserve"> HERS Verified Central Water Heating Systems Information </w:t>
            </w:r>
          </w:p>
          <w:p w14:paraId="27A6D7E6" w14:textId="3220E4FA" w:rsidR="00824E80" w:rsidRPr="00824E80" w:rsidRDefault="00015D7C" w:rsidP="00824E8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sz w:val="18"/>
                <w:szCs w:val="18"/>
              </w:rPr>
              <w:t>&lt;&lt;Static Text - see the top&gt;&gt;</w:t>
            </w:r>
            <w:r w:rsidR="00824E80" w:rsidRPr="00824E80">
              <w:rPr>
                <w:rFonts w:asciiTheme="minorHAnsi" w:eastAsia="Times New Roman" w:hAnsiTheme="minorHAnsi" w:cstheme="minorHAnsi"/>
                <w:sz w:val="20"/>
                <w:szCs w:val="20"/>
              </w:rPr>
              <w:t xml:space="preserve">&lt;&lt;If </w:t>
            </w:r>
            <w:r w:rsidR="00DE1936">
              <w:rPr>
                <w:rFonts w:asciiTheme="minorHAnsi" w:eastAsia="Times New Roman" w:hAnsiTheme="minorHAnsi" w:cstheme="minorHAnsi"/>
                <w:sz w:val="20"/>
                <w:szCs w:val="20"/>
              </w:rPr>
              <w:t xml:space="preserve"> </w:t>
            </w:r>
            <w:r w:rsidR="00DE1936" w:rsidRPr="00B84417">
              <w:rPr>
                <w:rFonts w:asciiTheme="minorHAnsi" w:eastAsia="Times New Roman" w:hAnsiTheme="minorHAnsi" w:cstheme="minorHAnsi"/>
                <w:sz w:val="20"/>
                <w:szCs w:val="20"/>
              </w:rPr>
              <w:t>Table B d</w:t>
            </w:r>
            <w:r w:rsidR="00DE1936" w:rsidRPr="00FF6920">
              <w:rPr>
                <w:rFonts w:asciiTheme="minorHAnsi" w:eastAsia="Times New Roman" w:hAnsiTheme="minorHAnsi" w:cstheme="minorHAnsi"/>
                <w:sz w:val="20"/>
                <w:szCs w:val="20"/>
              </w:rPr>
              <w:t>oes apply</w:t>
            </w:r>
            <w:r w:rsidR="00824E80" w:rsidRPr="00FF6920">
              <w:rPr>
                <w:rFonts w:asciiTheme="minorHAnsi" w:eastAsia="Times New Roman" w:hAnsiTheme="minorHAnsi" w:cstheme="minorHAnsi"/>
                <w:sz w:val="20"/>
                <w:szCs w:val="20"/>
              </w:rPr>
              <w:t xml:space="preserve">, </w:t>
            </w:r>
            <w:r w:rsidR="00A643F5" w:rsidRPr="00886315">
              <w:rPr>
                <w:rFonts w:asciiTheme="minorHAnsi" w:eastAsia="Times New Roman" w:hAnsiTheme="minorHAnsi" w:cstheme="minorHAnsi"/>
                <w:sz w:val="20"/>
                <w:szCs w:val="20"/>
              </w:rPr>
              <w:t xml:space="preserve">then require table, else </w:t>
            </w:r>
            <w:r w:rsidR="00824E80" w:rsidRPr="00B84417">
              <w:rPr>
                <w:rFonts w:asciiTheme="minorHAnsi" w:eastAsia="Times New Roman" w:hAnsiTheme="minorHAnsi" w:cstheme="minorHAnsi"/>
                <w:sz w:val="20"/>
                <w:szCs w:val="20"/>
              </w:rPr>
              <w:t>display the "section does not apply</w:t>
            </w:r>
            <w:r w:rsidR="00824E80" w:rsidRPr="00824E80">
              <w:rPr>
                <w:rFonts w:asciiTheme="minorHAnsi" w:eastAsia="Times New Roman" w:hAnsiTheme="minorHAnsi" w:cstheme="minorHAnsi"/>
                <w:sz w:val="20"/>
                <w:szCs w:val="20"/>
              </w:rPr>
              <w:t>" message&gt;&gt;</w:t>
            </w:r>
          </w:p>
          <w:p w14:paraId="7E5BF6A6" w14:textId="4A56F0B0" w:rsidR="00824E80" w:rsidRPr="003F2775" w:rsidRDefault="00824E80" w:rsidP="00824E8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824E80">
              <w:rPr>
                <w:rFonts w:asciiTheme="minorHAnsi" w:eastAsia="Times New Roman" w:hAnsiTheme="minorHAnsi" w:cstheme="minorHAnsi"/>
                <w:sz w:val="20"/>
                <w:szCs w:val="20"/>
              </w:rPr>
              <w:t xml:space="preserve">&lt;&lt;require one row of data for each water heater identified </w:t>
            </w:r>
            <w:r w:rsidR="00FF6920">
              <w:rPr>
                <w:rFonts w:asciiTheme="minorHAnsi" w:eastAsia="Times New Roman" w:hAnsiTheme="minorHAnsi" w:cstheme="minorHAnsi"/>
                <w:sz w:val="20"/>
                <w:szCs w:val="20"/>
              </w:rPr>
              <w:t>in Table B</w:t>
            </w:r>
            <w:r w:rsidRPr="00824E80">
              <w:rPr>
                <w:rFonts w:asciiTheme="minorHAnsi" w:eastAsia="Times New Roman" w:hAnsiTheme="minorHAnsi" w:cstheme="minorHAnsi"/>
                <w:sz w:val="20"/>
                <w:szCs w:val="20"/>
              </w:rPr>
              <w:t>&gt;&gt;</w:t>
            </w:r>
          </w:p>
        </w:tc>
      </w:tr>
      <w:tr w:rsidR="003D13DA" w:rsidRPr="00D15BC3" w14:paraId="5D3A1981" w14:textId="77777777" w:rsidTr="005C068B">
        <w:trPr>
          <w:trHeight w:val="144"/>
        </w:trPr>
        <w:tc>
          <w:tcPr>
            <w:tcW w:w="1418" w:type="dxa"/>
            <w:tcBorders>
              <w:top w:val="single" w:sz="4" w:space="0" w:color="auto"/>
              <w:left w:val="single" w:sz="4" w:space="0" w:color="auto"/>
              <w:bottom w:val="single" w:sz="4" w:space="0" w:color="auto"/>
              <w:right w:val="single" w:sz="4" w:space="0" w:color="auto"/>
            </w:tcBorders>
            <w:vAlign w:val="center"/>
          </w:tcPr>
          <w:p w14:paraId="3970EFF1" w14:textId="77777777" w:rsidR="003D13DA" w:rsidRPr="003F2775"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01</w:t>
            </w:r>
          </w:p>
        </w:tc>
        <w:tc>
          <w:tcPr>
            <w:tcW w:w="1075" w:type="dxa"/>
            <w:tcBorders>
              <w:top w:val="single" w:sz="4" w:space="0" w:color="auto"/>
              <w:left w:val="single" w:sz="4" w:space="0" w:color="auto"/>
              <w:bottom w:val="single" w:sz="4" w:space="0" w:color="auto"/>
              <w:right w:val="single" w:sz="4" w:space="0" w:color="auto"/>
            </w:tcBorders>
            <w:vAlign w:val="center"/>
          </w:tcPr>
          <w:p w14:paraId="3CB1D34F" w14:textId="77777777" w:rsidR="003D13DA" w:rsidRPr="003F2775"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02</w:t>
            </w:r>
          </w:p>
        </w:tc>
        <w:tc>
          <w:tcPr>
            <w:tcW w:w="913" w:type="dxa"/>
            <w:tcBorders>
              <w:top w:val="single" w:sz="4" w:space="0" w:color="auto"/>
              <w:left w:val="single" w:sz="4" w:space="0" w:color="auto"/>
              <w:bottom w:val="single" w:sz="4" w:space="0" w:color="auto"/>
              <w:right w:val="single" w:sz="4" w:space="0" w:color="auto"/>
            </w:tcBorders>
            <w:vAlign w:val="center"/>
          </w:tcPr>
          <w:p w14:paraId="0D04409D" w14:textId="77777777" w:rsidR="003D13DA" w:rsidRPr="003F2775"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03</w:t>
            </w:r>
          </w:p>
        </w:tc>
        <w:tc>
          <w:tcPr>
            <w:tcW w:w="819" w:type="dxa"/>
            <w:tcBorders>
              <w:top w:val="single" w:sz="4" w:space="0" w:color="auto"/>
              <w:left w:val="single" w:sz="4" w:space="0" w:color="auto"/>
              <w:bottom w:val="single" w:sz="4" w:space="0" w:color="auto"/>
              <w:right w:val="single" w:sz="4" w:space="0" w:color="auto"/>
            </w:tcBorders>
            <w:vAlign w:val="center"/>
          </w:tcPr>
          <w:p w14:paraId="772F8260" w14:textId="77777777" w:rsidR="003D13DA" w:rsidRPr="003F2775"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F2775">
              <w:rPr>
                <w:rFonts w:asciiTheme="minorHAnsi" w:eastAsia="Times New Roman" w:hAnsiTheme="minorHAnsi" w:cstheme="minorHAnsi"/>
                <w:sz w:val="20"/>
                <w:szCs w:val="20"/>
              </w:rPr>
              <w:t>04</w:t>
            </w:r>
          </w:p>
        </w:tc>
        <w:tc>
          <w:tcPr>
            <w:tcW w:w="1292" w:type="dxa"/>
            <w:gridSpan w:val="2"/>
            <w:tcBorders>
              <w:top w:val="single" w:sz="4" w:space="0" w:color="auto"/>
              <w:left w:val="single" w:sz="4" w:space="0" w:color="auto"/>
              <w:bottom w:val="single" w:sz="4" w:space="0" w:color="auto"/>
              <w:right w:val="single" w:sz="4" w:space="0" w:color="auto"/>
            </w:tcBorders>
            <w:vAlign w:val="center"/>
          </w:tcPr>
          <w:p w14:paraId="74A997AE" w14:textId="77777777" w:rsidR="003D13DA" w:rsidRPr="003F2775"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F2775">
              <w:rPr>
                <w:rFonts w:asciiTheme="minorHAnsi" w:eastAsia="Times New Roman" w:hAnsiTheme="minorHAnsi" w:cstheme="minorHAnsi"/>
                <w:sz w:val="20"/>
                <w:szCs w:val="20"/>
              </w:rPr>
              <w:t>05</w:t>
            </w:r>
          </w:p>
        </w:tc>
        <w:tc>
          <w:tcPr>
            <w:tcW w:w="1341" w:type="dxa"/>
            <w:tcBorders>
              <w:top w:val="single" w:sz="4" w:space="0" w:color="auto"/>
              <w:left w:val="single" w:sz="4" w:space="0" w:color="auto"/>
              <w:bottom w:val="single" w:sz="4" w:space="0" w:color="auto"/>
              <w:right w:val="single" w:sz="4" w:space="0" w:color="auto"/>
            </w:tcBorders>
            <w:vAlign w:val="center"/>
          </w:tcPr>
          <w:p w14:paraId="292CE353" w14:textId="77777777" w:rsidR="003D13DA" w:rsidRPr="003F2775"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F2775">
              <w:rPr>
                <w:rFonts w:asciiTheme="minorHAnsi" w:eastAsia="Times New Roman" w:hAnsiTheme="minorHAnsi" w:cstheme="minorHAnsi"/>
                <w:sz w:val="20"/>
                <w:szCs w:val="20"/>
              </w:rPr>
              <w:t>06</w:t>
            </w:r>
          </w:p>
        </w:tc>
        <w:tc>
          <w:tcPr>
            <w:tcW w:w="1350" w:type="dxa"/>
            <w:tcBorders>
              <w:top w:val="single" w:sz="4" w:space="0" w:color="auto"/>
              <w:left w:val="single" w:sz="4" w:space="0" w:color="auto"/>
              <w:bottom w:val="single" w:sz="4" w:space="0" w:color="auto"/>
              <w:right w:val="single" w:sz="4" w:space="0" w:color="auto"/>
            </w:tcBorders>
            <w:vAlign w:val="center"/>
          </w:tcPr>
          <w:p w14:paraId="3A19BD65" w14:textId="77777777" w:rsidR="003D13DA" w:rsidRPr="003F2775"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F2775">
              <w:rPr>
                <w:rFonts w:asciiTheme="minorHAnsi" w:eastAsia="Times New Roman" w:hAnsiTheme="minorHAnsi" w:cstheme="minorHAnsi"/>
                <w:sz w:val="20"/>
                <w:szCs w:val="20"/>
              </w:rPr>
              <w:t>07</w:t>
            </w:r>
          </w:p>
        </w:tc>
        <w:tc>
          <w:tcPr>
            <w:tcW w:w="1350" w:type="dxa"/>
            <w:tcBorders>
              <w:top w:val="single" w:sz="4" w:space="0" w:color="auto"/>
              <w:left w:val="single" w:sz="4" w:space="0" w:color="auto"/>
              <w:bottom w:val="single" w:sz="4" w:space="0" w:color="auto"/>
              <w:right w:val="single" w:sz="4" w:space="0" w:color="auto"/>
            </w:tcBorders>
            <w:vAlign w:val="center"/>
          </w:tcPr>
          <w:p w14:paraId="0883A828" w14:textId="77777777" w:rsidR="003D13DA" w:rsidRPr="003F2775"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F2775">
              <w:rPr>
                <w:rFonts w:asciiTheme="minorHAnsi" w:eastAsia="Times New Roman" w:hAnsiTheme="minorHAnsi" w:cstheme="minorHAnsi"/>
                <w:sz w:val="20"/>
                <w:szCs w:val="20"/>
              </w:rPr>
              <w:t>08</w:t>
            </w:r>
          </w:p>
        </w:tc>
        <w:tc>
          <w:tcPr>
            <w:tcW w:w="1331" w:type="dxa"/>
            <w:tcBorders>
              <w:top w:val="single" w:sz="4" w:space="0" w:color="auto"/>
              <w:left w:val="single" w:sz="4" w:space="0" w:color="auto"/>
              <w:bottom w:val="single" w:sz="4" w:space="0" w:color="auto"/>
              <w:right w:val="single" w:sz="4" w:space="0" w:color="auto"/>
            </w:tcBorders>
            <w:vAlign w:val="center"/>
          </w:tcPr>
          <w:p w14:paraId="3DD6BF8D" w14:textId="77777777" w:rsidR="003D13DA" w:rsidRPr="003F2775"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F2775">
              <w:rPr>
                <w:rFonts w:asciiTheme="minorHAnsi" w:eastAsia="Times New Roman" w:hAnsiTheme="minorHAnsi" w:cstheme="minorHAnsi"/>
                <w:sz w:val="20"/>
                <w:szCs w:val="20"/>
              </w:rPr>
              <w:t>09</w:t>
            </w:r>
          </w:p>
        </w:tc>
        <w:tc>
          <w:tcPr>
            <w:tcW w:w="1194" w:type="dxa"/>
            <w:tcBorders>
              <w:top w:val="single" w:sz="4" w:space="0" w:color="auto"/>
              <w:left w:val="single" w:sz="4" w:space="0" w:color="auto"/>
              <w:bottom w:val="single" w:sz="4" w:space="0" w:color="auto"/>
              <w:right w:val="single" w:sz="4" w:space="0" w:color="auto"/>
            </w:tcBorders>
            <w:vAlign w:val="center"/>
          </w:tcPr>
          <w:p w14:paraId="727F66D3" w14:textId="77777777" w:rsidR="003D13DA" w:rsidRPr="003F2775"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F2775">
              <w:rPr>
                <w:rFonts w:asciiTheme="minorHAnsi" w:eastAsia="Times New Roman" w:hAnsiTheme="minorHAnsi" w:cstheme="minorHAnsi"/>
                <w:sz w:val="20"/>
                <w:szCs w:val="20"/>
              </w:rPr>
              <w:t>10</w:t>
            </w:r>
          </w:p>
        </w:tc>
        <w:tc>
          <w:tcPr>
            <w:tcW w:w="1075" w:type="dxa"/>
            <w:tcBorders>
              <w:top w:val="single" w:sz="4" w:space="0" w:color="auto"/>
              <w:left w:val="single" w:sz="4" w:space="0" w:color="auto"/>
              <w:bottom w:val="single" w:sz="4" w:space="0" w:color="auto"/>
              <w:right w:val="single" w:sz="4" w:space="0" w:color="auto"/>
            </w:tcBorders>
            <w:vAlign w:val="center"/>
          </w:tcPr>
          <w:p w14:paraId="1C98AE5B" w14:textId="77777777" w:rsidR="003D13DA" w:rsidRPr="003F2775"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F2775">
              <w:rPr>
                <w:rFonts w:asciiTheme="minorHAnsi" w:eastAsia="Times New Roman" w:hAnsiTheme="minorHAnsi" w:cstheme="minorHAnsi"/>
                <w:sz w:val="20"/>
                <w:szCs w:val="20"/>
              </w:rPr>
              <w:t>11</w:t>
            </w:r>
          </w:p>
        </w:tc>
        <w:tc>
          <w:tcPr>
            <w:tcW w:w="1440" w:type="dxa"/>
            <w:tcBorders>
              <w:top w:val="single" w:sz="4" w:space="0" w:color="auto"/>
              <w:left w:val="single" w:sz="4" w:space="0" w:color="auto"/>
              <w:bottom w:val="single" w:sz="4" w:space="0" w:color="auto"/>
              <w:right w:val="single" w:sz="4" w:space="0" w:color="auto"/>
            </w:tcBorders>
            <w:vAlign w:val="center"/>
          </w:tcPr>
          <w:p w14:paraId="28659CB8" w14:textId="77777777" w:rsidR="003D13DA" w:rsidRPr="003F2775"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F2775">
              <w:rPr>
                <w:rFonts w:asciiTheme="minorHAnsi" w:eastAsia="Times New Roman" w:hAnsiTheme="minorHAnsi" w:cstheme="minorHAnsi"/>
                <w:sz w:val="20"/>
                <w:szCs w:val="20"/>
              </w:rPr>
              <w:t>12</w:t>
            </w:r>
          </w:p>
        </w:tc>
      </w:tr>
      <w:tr w:rsidR="003D13DA" w:rsidRPr="00D15BC3" w14:paraId="7EF530DD" w14:textId="77777777" w:rsidTr="005C068B">
        <w:trPr>
          <w:trHeight w:val="144"/>
        </w:trPr>
        <w:tc>
          <w:tcPr>
            <w:tcW w:w="1418" w:type="dxa"/>
            <w:tcBorders>
              <w:top w:val="single" w:sz="4" w:space="0" w:color="auto"/>
              <w:left w:val="single" w:sz="4" w:space="0" w:color="auto"/>
              <w:bottom w:val="single" w:sz="4" w:space="0" w:color="auto"/>
              <w:right w:val="single" w:sz="4" w:space="0" w:color="auto"/>
            </w:tcBorders>
            <w:vAlign w:val="bottom"/>
          </w:tcPr>
          <w:p w14:paraId="18F161D4" w14:textId="77777777" w:rsidR="003D13DA" w:rsidRPr="003F2775"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Water Heating System ID or Name</w:t>
            </w:r>
          </w:p>
        </w:tc>
        <w:tc>
          <w:tcPr>
            <w:tcW w:w="1075" w:type="dxa"/>
            <w:tcBorders>
              <w:top w:val="single" w:sz="4" w:space="0" w:color="auto"/>
              <w:left w:val="single" w:sz="4" w:space="0" w:color="auto"/>
              <w:bottom w:val="single" w:sz="4" w:space="0" w:color="auto"/>
              <w:right w:val="single" w:sz="4" w:space="0" w:color="auto"/>
            </w:tcBorders>
            <w:vAlign w:val="bottom"/>
          </w:tcPr>
          <w:p w14:paraId="7F42AE12" w14:textId="77777777" w:rsidR="003D13DA" w:rsidRPr="003F2775"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 xml:space="preserve"> Water Heating System Type</w:t>
            </w:r>
          </w:p>
        </w:tc>
        <w:tc>
          <w:tcPr>
            <w:tcW w:w="913" w:type="dxa"/>
            <w:tcBorders>
              <w:top w:val="single" w:sz="4" w:space="0" w:color="auto"/>
              <w:left w:val="single" w:sz="4" w:space="0" w:color="auto"/>
              <w:bottom w:val="single" w:sz="4" w:space="0" w:color="auto"/>
              <w:right w:val="single" w:sz="4" w:space="0" w:color="auto"/>
            </w:tcBorders>
            <w:vAlign w:val="bottom"/>
          </w:tcPr>
          <w:p w14:paraId="3C1CE140" w14:textId="77777777" w:rsidR="003D13DA" w:rsidRPr="003F2775"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Water Heater Type</w:t>
            </w:r>
          </w:p>
        </w:tc>
        <w:tc>
          <w:tcPr>
            <w:tcW w:w="819" w:type="dxa"/>
            <w:tcBorders>
              <w:top w:val="single" w:sz="4" w:space="0" w:color="auto"/>
              <w:left w:val="single" w:sz="4" w:space="0" w:color="auto"/>
              <w:bottom w:val="single" w:sz="4" w:space="0" w:color="auto"/>
              <w:right w:val="single" w:sz="4" w:space="0" w:color="auto"/>
            </w:tcBorders>
            <w:vAlign w:val="bottom"/>
          </w:tcPr>
          <w:p w14:paraId="3AFA1FB4" w14:textId="77777777" w:rsidR="003D13DA" w:rsidRPr="003F2775"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 of Water Heaters in System</w:t>
            </w:r>
          </w:p>
        </w:tc>
        <w:tc>
          <w:tcPr>
            <w:tcW w:w="1292" w:type="dxa"/>
            <w:gridSpan w:val="2"/>
            <w:tcBorders>
              <w:top w:val="single" w:sz="4" w:space="0" w:color="auto"/>
              <w:left w:val="single" w:sz="4" w:space="0" w:color="auto"/>
              <w:bottom w:val="single" w:sz="4" w:space="0" w:color="auto"/>
              <w:right w:val="single" w:sz="4" w:space="0" w:color="auto"/>
            </w:tcBorders>
            <w:vAlign w:val="bottom"/>
          </w:tcPr>
          <w:p w14:paraId="289F12DC" w14:textId="77777777" w:rsidR="003D13DA" w:rsidRPr="003F2775"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 xml:space="preserve">Water Heater </w:t>
            </w:r>
          </w:p>
          <w:p w14:paraId="79A34CEC" w14:textId="77777777" w:rsidR="003D13DA" w:rsidRPr="003F2775"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Storage</w:t>
            </w:r>
          </w:p>
          <w:p w14:paraId="08CAF31F" w14:textId="77777777" w:rsidR="003D13DA" w:rsidRPr="003F2775"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Volume (gal)</w:t>
            </w:r>
          </w:p>
        </w:tc>
        <w:tc>
          <w:tcPr>
            <w:tcW w:w="1341" w:type="dxa"/>
            <w:tcBorders>
              <w:top w:val="single" w:sz="4" w:space="0" w:color="auto"/>
              <w:left w:val="single" w:sz="4" w:space="0" w:color="auto"/>
              <w:bottom w:val="single" w:sz="4" w:space="0" w:color="auto"/>
              <w:right w:val="single" w:sz="4" w:space="0" w:color="auto"/>
            </w:tcBorders>
            <w:vAlign w:val="bottom"/>
          </w:tcPr>
          <w:p w14:paraId="6CDDA9A0" w14:textId="77777777" w:rsidR="003D13DA" w:rsidRPr="003F2775"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Fuel Type</w:t>
            </w:r>
          </w:p>
        </w:tc>
        <w:tc>
          <w:tcPr>
            <w:tcW w:w="1350" w:type="dxa"/>
            <w:tcBorders>
              <w:top w:val="single" w:sz="4" w:space="0" w:color="auto"/>
              <w:left w:val="single" w:sz="4" w:space="0" w:color="auto"/>
              <w:bottom w:val="single" w:sz="4" w:space="0" w:color="auto"/>
              <w:right w:val="single" w:sz="4" w:space="0" w:color="auto"/>
            </w:tcBorders>
            <w:vAlign w:val="bottom"/>
          </w:tcPr>
          <w:p w14:paraId="0EC15644" w14:textId="77777777" w:rsidR="003D13DA" w:rsidRPr="003F2775"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Rated Input Type</w:t>
            </w:r>
          </w:p>
        </w:tc>
        <w:tc>
          <w:tcPr>
            <w:tcW w:w="1350" w:type="dxa"/>
            <w:tcBorders>
              <w:top w:val="single" w:sz="4" w:space="0" w:color="auto"/>
              <w:left w:val="single" w:sz="4" w:space="0" w:color="auto"/>
              <w:bottom w:val="single" w:sz="4" w:space="0" w:color="auto"/>
              <w:right w:val="single" w:sz="4" w:space="0" w:color="auto"/>
            </w:tcBorders>
            <w:vAlign w:val="bottom"/>
          </w:tcPr>
          <w:p w14:paraId="2A171AFD" w14:textId="77777777" w:rsidR="003D13DA" w:rsidRPr="003F2775"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Rated Input Value</w:t>
            </w:r>
          </w:p>
        </w:tc>
        <w:tc>
          <w:tcPr>
            <w:tcW w:w="1331" w:type="dxa"/>
            <w:tcBorders>
              <w:top w:val="single" w:sz="4" w:space="0" w:color="auto"/>
              <w:left w:val="single" w:sz="4" w:space="0" w:color="auto"/>
              <w:bottom w:val="single" w:sz="4" w:space="0" w:color="auto"/>
              <w:right w:val="single" w:sz="4" w:space="0" w:color="auto"/>
            </w:tcBorders>
            <w:vAlign w:val="bottom"/>
          </w:tcPr>
          <w:p w14:paraId="53731CCC" w14:textId="77777777" w:rsidR="003D13DA" w:rsidRPr="003F2775"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Heating Efficiency Type</w:t>
            </w:r>
          </w:p>
        </w:tc>
        <w:tc>
          <w:tcPr>
            <w:tcW w:w="1194" w:type="dxa"/>
            <w:tcBorders>
              <w:top w:val="single" w:sz="4" w:space="0" w:color="auto"/>
              <w:left w:val="single" w:sz="4" w:space="0" w:color="auto"/>
              <w:bottom w:val="single" w:sz="4" w:space="0" w:color="auto"/>
              <w:right w:val="single" w:sz="4" w:space="0" w:color="auto"/>
            </w:tcBorders>
            <w:vAlign w:val="bottom"/>
          </w:tcPr>
          <w:p w14:paraId="0224A37E" w14:textId="77777777" w:rsidR="003D13DA" w:rsidRPr="003F2775"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Heating Efficiency Value</w:t>
            </w:r>
          </w:p>
        </w:tc>
        <w:tc>
          <w:tcPr>
            <w:tcW w:w="1075" w:type="dxa"/>
            <w:tcBorders>
              <w:top w:val="single" w:sz="4" w:space="0" w:color="auto"/>
              <w:left w:val="single" w:sz="4" w:space="0" w:color="auto"/>
              <w:bottom w:val="single" w:sz="4" w:space="0" w:color="auto"/>
              <w:right w:val="single" w:sz="4" w:space="0" w:color="auto"/>
            </w:tcBorders>
            <w:vAlign w:val="bottom"/>
          </w:tcPr>
          <w:p w14:paraId="52A0C308" w14:textId="77777777" w:rsidR="003D13DA" w:rsidRPr="003F2775"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 xml:space="preserve">Standby Loss </w:t>
            </w:r>
          </w:p>
          <w:p w14:paraId="7C66F4D4" w14:textId="77777777" w:rsidR="003D13DA" w:rsidRPr="003F2775"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w:t>
            </w:r>
          </w:p>
        </w:tc>
        <w:tc>
          <w:tcPr>
            <w:tcW w:w="1440" w:type="dxa"/>
            <w:tcBorders>
              <w:top w:val="single" w:sz="4" w:space="0" w:color="auto"/>
              <w:left w:val="single" w:sz="4" w:space="0" w:color="auto"/>
              <w:bottom w:val="single" w:sz="4" w:space="0" w:color="auto"/>
              <w:right w:val="single" w:sz="4" w:space="0" w:color="auto"/>
            </w:tcBorders>
            <w:vAlign w:val="bottom"/>
          </w:tcPr>
          <w:p w14:paraId="14CB6194" w14:textId="77777777" w:rsidR="003D13DA" w:rsidRPr="003F2775"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 xml:space="preserve">Exterior Insul. </w:t>
            </w:r>
          </w:p>
          <w:p w14:paraId="596B2848" w14:textId="77777777" w:rsidR="003D13DA" w:rsidRPr="003F2775"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R-Value</w:t>
            </w:r>
          </w:p>
        </w:tc>
      </w:tr>
      <w:tr w:rsidR="005D2602" w:rsidRPr="00D15BC3" w14:paraId="2A5F0F7A" w14:textId="77777777" w:rsidTr="005C068B">
        <w:trPr>
          <w:trHeight w:val="144"/>
        </w:trPr>
        <w:tc>
          <w:tcPr>
            <w:tcW w:w="1418" w:type="dxa"/>
            <w:tcBorders>
              <w:top w:val="single" w:sz="4" w:space="0" w:color="auto"/>
              <w:left w:val="single" w:sz="4" w:space="0" w:color="auto"/>
              <w:bottom w:val="single" w:sz="4" w:space="0" w:color="auto"/>
              <w:right w:val="single" w:sz="4" w:space="0" w:color="auto"/>
            </w:tcBorders>
          </w:tcPr>
          <w:p w14:paraId="1F607EE8" w14:textId="6AB18DC8" w:rsidR="005D2602" w:rsidRPr="003F2775" w:rsidRDefault="005D2602" w:rsidP="00B02C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9C5275">
              <w:rPr>
                <w:rFonts w:asciiTheme="minorHAnsi" w:eastAsia="Times New Roman" w:hAnsiTheme="minorHAnsi" w:cstheme="minorHAnsi"/>
                <w:sz w:val="20"/>
                <w:szCs w:val="20"/>
              </w:rPr>
              <w:t>&lt;&lt;</w:t>
            </w:r>
            <w:r>
              <w:rPr>
                <w:rFonts w:asciiTheme="minorHAnsi" w:eastAsia="Times New Roman" w:hAnsiTheme="minorHAnsi" w:cstheme="minorHAnsi"/>
                <w:sz w:val="20"/>
                <w:szCs w:val="20"/>
              </w:rPr>
              <w:t xml:space="preserve"> R</w:t>
            </w:r>
            <w:r w:rsidRPr="009C5275">
              <w:rPr>
                <w:rFonts w:asciiTheme="minorHAnsi" w:eastAsia="Times New Roman" w:hAnsiTheme="minorHAnsi" w:cstheme="minorHAnsi"/>
                <w:sz w:val="20"/>
                <w:szCs w:val="20"/>
              </w:rPr>
              <w:t xml:space="preserve">eference values from </w:t>
            </w:r>
            <w:r>
              <w:rPr>
                <w:rFonts w:asciiTheme="minorHAnsi" w:eastAsia="Times New Roman" w:hAnsiTheme="minorHAnsi" w:cstheme="minorHAnsi"/>
                <w:sz w:val="20"/>
                <w:szCs w:val="20"/>
              </w:rPr>
              <w:t>B01</w:t>
            </w:r>
            <w:r w:rsidRPr="009C5275">
              <w:rPr>
                <w:rFonts w:asciiTheme="minorHAnsi" w:eastAsia="Times New Roman" w:hAnsiTheme="minorHAnsi" w:cstheme="minorHAnsi"/>
                <w:sz w:val="20"/>
                <w:szCs w:val="20"/>
              </w:rPr>
              <w:t xml:space="preserve"> &gt;&gt;</w:t>
            </w:r>
          </w:p>
        </w:tc>
        <w:tc>
          <w:tcPr>
            <w:tcW w:w="1075" w:type="dxa"/>
            <w:tcBorders>
              <w:top w:val="single" w:sz="4" w:space="0" w:color="auto"/>
              <w:left w:val="single" w:sz="4" w:space="0" w:color="auto"/>
              <w:bottom w:val="single" w:sz="4" w:space="0" w:color="auto"/>
              <w:right w:val="single" w:sz="4" w:space="0" w:color="auto"/>
            </w:tcBorders>
          </w:tcPr>
          <w:p w14:paraId="1BE4258F" w14:textId="4607D199" w:rsidR="005D2602" w:rsidRPr="003F2775" w:rsidRDefault="005D2602" w:rsidP="00B02C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9C5275">
              <w:rPr>
                <w:rFonts w:asciiTheme="minorHAnsi" w:eastAsia="Times New Roman" w:hAnsiTheme="minorHAnsi" w:cstheme="minorHAnsi"/>
                <w:sz w:val="20"/>
                <w:szCs w:val="20"/>
              </w:rPr>
              <w:t>&lt;&lt;</w:t>
            </w:r>
            <w:r>
              <w:rPr>
                <w:rFonts w:asciiTheme="minorHAnsi" w:eastAsia="Times New Roman" w:hAnsiTheme="minorHAnsi" w:cstheme="minorHAnsi"/>
                <w:sz w:val="20"/>
                <w:szCs w:val="20"/>
              </w:rPr>
              <w:t xml:space="preserve"> R</w:t>
            </w:r>
            <w:r w:rsidRPr="009C5275">
              <w:rPr>
                <w:rFonts w:asciiTheme="minorHAnsi" w:eastAsia="Times New Roman" w:hAnsiTheme="minorHAnsi" w:cstheme="minorHAnsi"/>
                <w:sz w:val="20"/>
                <w:szCs w:val="20"/>
              </w:rPr>
              <w:t xml:space="preserve">eference values from </w:t>
            </w:r>
            <w:r>
              <w:rPr>
                <w:rFonts w:asciiTheme="minorHAnsi" w:eastAsia="Times New Roman" w:hAnsiTheme="minorHAnsi" w:cstheme="minorHAnsi"/>
                <w:sz w:val="20"/>
                <w:szCs w:val="20"/>
              </w:rPr>
              <w:t>B02</w:t>
            </w:r>
            <w:r w:rsidRPr="009C5275">
              <w:rPr>
                <w:rFonts w:asciiTheme="minorHAnsi" w:eastAsia="Times New Roman" w:hAnsiTheme="minorHAnsi" w:cstheme="minorHAnsi"/>
                <w:sz w:val="20"/>
                <w:szCs w:val="20"/>
              </w:rPr>
              <w:t xml:space="preserve"> &gt;&gt;</w:t>
            </w:r>
          </w:p>
        </w:tc>
        <w:tc>
          <w:tcPr>
            <w:tcW w:w="913" w:type="dxa"/>
            <w:tcBorders>
              <w:top w:val="single" w:sz="4" w:space="0" w:color="auto"/>
              <w:left w:val="single" w:sz="4" w:space="0" w:color="auto"/>
              <w:bottom w:val="single" w:sz="4" w:space="0" w:color="auto"/>
              <w:right w:val="single" w:sz="4" w:space="0" w:color="auto"/>
            </w:tcBorders>
          </w:tcPr>
          <w:p w14:paraId="3C4E39E7" w14:textId="3F15BFA7" w:rsidR="005D2602" w:rsidRPr="003F2775" w:rsidRDefault="005D2602" w:rsidP="00B02C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9C5275">
              <w:rPr>
                <w:rFonts w:asciiTheme="minorHAnsi" w:eastAsia="Times New Roman" w:hAnsiTheme="minorHAnsi" w:cstheme="minorHAnsi"/>
                <w:sz w:val="20"/>
                <w:szCs w:val="20"/>
              </w:rPr>
              <w:t xml:space="preserve">&lt;&lt; </w:t>
            </w:r>
            <w:r>
              <w:rPr>
                <w:rFonts w:asciiTheme="minorHAnsi" w:eastAsia="Times New Roman" w:hAnsiTheme="minorHAnsi" w:cstheme="minorHAnsi"/>
                <w:sz w:val="20"/>
                <w:szCs w:val="20"/>
              </w:rPr>
              <w:t>R</w:t>
            </w:r>
            <w:r w:rsidRPr="009C5275">
              <w:rPr>
                <w:rFonts w:asciiTheme="minorHAnsi" w:eastAsia="Times New Roman" w:hAnsiTheme="minorHAnsi" w:cstheme="minorHAnsi"/>
                <w:sz w:val="20"/>
                <w:szCs w:val="20"/>
              </w:rPr>
              <w:t xml:space="preserve">eference values from </w:t>
            </w:r>
            <w:r w:rsidR="00382285">
              <w:rPr>
                <w:rFonts w:asciiTheme="minorHAnsi" w:eastAsia="Times New Roman" w:hAnsiTheme="minorHAnsi" w:cstheme="minorHAnsi"/>
                <w:sz w:val="20"/>
                <w:szCs w:val="20"/>
              </w:rPr>
              <w:t>B03</w:t>
            </w:r>
            <w:r w:rsidRPr="009C5275">
              <w:rPr>
                <w:rFonts w:asciiTheme="minorHAnsi" w:eastAsia="Times New Roman" w:hAnsiTheme="minorHAnsi" w:cstheme="minorHAnsi"/>
                <w:sz w:val="20"/>
                <w:szCs w:val="20"/>
              </w:rPr>
              <w:t xml:space="preserve"> &gt;&gt;</w:t>
            </w:r>
          </w:p>
        </w:tc>
        <w:tc>
          <w:tcPr>
            <w:tcW w:w="819" w:type="dxa"/>
            <w:tcBorders>
              <w:top w:val="single" w:sz="4" w:space="0" w:color="auto"/>
              <w:left w:val="single" w:sz="4" w:space="0" w:color="auto"/>
              <w:bottom w:val="single" w:sz="4" w:space="0" w:color="auto"/>
              <w:right w:val="single" w:sz="4" w:space="0" w:color="auto"/>
            </w:tcBorders>
          </w:tcPr>
          <w:p w14:paraId="201032E7" w14:textId="1EAD9B85" w:rsidR="005D2602" w:rsidRPr="003F2775" w:rsidRDefault="005D2602" w:rsidP="00B02C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9C5275">
              <w:rPr>
                <w:rFonts w:asciiTheme="minorHAnsi" w:eastAsia="Times New Roman" w:hAnsiTheme="minorHAnsi" w:cstheme="minorHAnsi"/>
                <w:sz w:val="20"/>
                <w:szCs w:val="20"/>
              </w:rPr>
              <w:t xml:space="preserve">&lt;&lt; </w:t>
            </w:r>
            <w:r>
              <w:rPr>
                <w:rFonts w:asciiTheme="minorHAnsi" w:eastAsia="Times New Roman" w:hAnsiTheme="minorHAnsi" w:cstheme="minorHAnsi"/>
                <w:sz w:val="20"/>
                <w:szCs w:val="20"/>
              </w:rPr>
              <w:t>R</w:t>
            </w:r>
            <w:r w:rsidRPr="009C5275">
              <w:rPr>
                <w:rFonts w:asciiTheme="minorHAnsi" w:eastAsia="Times New Roman" w:hAnsiTheme="minorHAnsi" w:cstheme="minorHAnsi"/>
                <w:sz w:val="20"/>
                <w:szCs w:val="20"/>
              </w:rPr>
              <w:t>eference values from B04 &gt;&gt;</w:t>
            </w:r>
          </w:p>
        </w:tc>
        <w:tc>
          <w:tcPr>
            <w:tcW w:w="1292" w:type="dxa"/>
            <w:gridSpan w:val="2"/>
            <w:tcBorders>
              <w:top w:val="single" w:sz="4" w:space="0" w:color="auto"/>
              <w:left w:val="single" w:sz="4" w:space="0" w:color="auto"/>
              <w:bottom w:val="single" w:sz="4" w:space="0" w:color="auto"/>
              <w:right w:val="single" w:sz="4" w:space="0" w:color="auto"/>
            </w:tcBorders>
          </w:tcPr>
          <w:p w14:paraId="287D958C" w14:textId="6BAB6DAF" w:rsidR="005D2602" w:rsidRPr="003F2775" w:rsidRDefault="005D2602" w:rsidP="00B02C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9C5275">
              <w:rPr>
                <w:rFonts w:asciiTheme="minorHAnsi" w:eastAsia="Times New Roman" w:hAnsiTheme="minorHAnsi" w:cstheme="minorHAnsi"/>
                <w:sz w:val="20"/>
                <w:szCs w:val="20"/>
              </w:rPr>
              <w:t xml:space="preserve">&lt;&lt; </w:t>
            </w:r>
            <w:r>
              <w:rPr>
                <w:rFonts w:asciiTheme="minorHAnsi" w:eastAsia="Times New Roman" w:hAnsiTheme="minorHAnsi" w:cstheme="minorHAnsi"/>
                <w:sz w:val="20"/>
                <w:szCs w:val="20"/>
              </w:rPr>
              <w:t>R</w:t>
            </w:r>
            <w:r w:rsidRPr="009C5275">
              <w:rPr>
                <w:rFonts w:asciiTheme="minorHAnsi" w:eastAsia="Times New Roman" w:hAnsiTheme="minorHAnsi" w:cstheme="minorHAnsi"/>
                <w:sz w:val="20"/>
                <w:szCs w:val="20"/>
              </w:rPr>
              <w:t>eference values from B05 &gt;&gt;</w:t>
            </w:r>
          </w:p>
        </w:tc>
        <w:tc>
          <w:tcPr>
            <w:tcW w:w="1341" w:type="dxa"/>
            <w:tcBorders>
              <w:top w:val="single" w:sz="4" w:space="0" w:color="auto"/>
              <w:left w:val="single" w:sz="4" w:space="0" w:color="auto"/>
              <w:bottom w:val="single" w:sz="4" w:space="0" w:color="auto"/>
              <w:right w:val="single" w:sz="4" w:space="0" w:color="auto"/>
            </w:tcBorders>
          </w:tcPr>
          <w:p w14:paraId="74DED63A" w14:textId="44CAFA7E" w:rsidR="005D2602" w:rsidRPr="003F2775" w:rsidRDefault="005D2602" w:rsidP="00B02C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9C5275">
              <w:rPr>
                <w:rFonts w:asciiTheme="minorHAnsi" w:eastAsia="Times New Roman" w:hAnsiTheme="minorHAnsi" w:cstheme="minorHAnsi"/>
                <w:sz w:val="20"/>
                <w:szCs w:val="20"/>
              </w:rPr>
              <w:t>&lt;&lt;</w:t>
            </w:r>
            <w:r>
              <w:rPr>
                <w:rFonts w:asciiTheme="minorHAnsi" w:eastAsia="Times New Roman" w:hAnsiTheme="minorHAnsi" w:cstheme="minorHAnsi"/>
                <w:sz w:val="20"/>
                <w:szCs w:val="20"/>
              </w:rPr>
              <w:t xml:space="preserve"> R</w:t>
            </w:r>
            <w:r w:rsidRPr="009C5275">
              <w:rPr>
                <w:rFonts w:asciiTheme="minorHAnsi" w:eastAsia="Times New Roman" w:hAnsiTheme="minorHAnsi" w:cstheme="minorHAnsi"/>
                <w:sz w:val="20"/>
                <w:szCs w:val="20"/>
              </w:rPr>
              <w:t>eference values from B06</w:t>
            </w:r>
            <w:r w:rsidRPr="006F1F7B">
              <w:rPr>
                <w:rFonts w:asciiTheme="minorHAnsi" w:hAnsiTheme="minorHAnsi" w:cstheme="minorHAnsi"/>
                <w:sz w:val="20"/>
                <w:szCs w:val="20"/>
              </w:rPr>
              <w:t xml:space="preserve"> </w:t>
            </w:r>
            <w:r w:rsidRPr="009C5275">
              <w:rPr>
                <w:rFonts w:asciiTheme="minorHAnsi" w:hAnsiTheme="minorHAnsi" w:cstheme="minorHAnsi"/>
                <w:sz w:val="20"/>
                <w:szCs w:val="20"/>
              </w:rPr>
              <w:t>&gt;&gt;</w:t>
            </w:r>
          </w:p>
        </w:tc>
        <w:tc>
          <w:tcPr>
            <w:tcW w:w="1350" w:type="dxa"/>
            <w:tcBorders>
              <w:top w:val="single" w:sz="4" w:space="0" w:color="auto"/>
              <w:left w:val="single" w:sz="4" w:space="0" w:color="auto"/>
              <w:bottom w:val="single" w:sz="4" w:space="0" w:color="auto"/>
              <w:right w:val="single" w:sz="4" w:space="0" w:color="auto"/>
            </w:tcBorders>
          </w:tcPr>
          <w:p w14:paraId="184FE37E" w14:textId="6B01A944" w:rsidR="005D2602" w:rsidRPr="003F2775" w:rsidRDefault="005D2602" w:rsidP="00B02C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9C5275">
              <w:rPr>
                <w:rFonts w:asciiTheme="minorHAnsi" w:eastAsia="Times New Roman" w:hAnsiTheme="minorHAnsi" w:cstheme="minorHAnsi"/>
                <w:sz w:val="20"/>
                <w:szCs w:val="20"/>
              </w:rPr>
              <w:t xml:space="preserve">&lt;&lt; </w:t>
            </w:r>
            <w:r>
              <w:rPr>
                <w:rFonts w:asciiTheme="minorHAnsi" w:eastAsia="Times New Roman" w:hAnsiTheme="minorHAnsi" w:cstheme="minorHAnsi"/>
                <w:sz w:val="20"/>
                <w:szCs w:val="20"/>
              </w:rPr>
              <w:t>R</w:t>
            </w:r>
            <w:r w:rsidRPr="009C5275">
              <w:rPr>
                <w:rFonts w:asciiTheme="minorHAnsi" w:eastAsia="Times New Roman" w:hAnsiTheme="minorHAnsi" w:cstheme="minorHAnsi"/>
                <w:sz w:val="20"/>
                <w:szCs w:val="20"/>
              </w:rPr>
              <w:t>eference values from B07&gt;&gt;</w:t>
            </w:r>
          </w:p>
        </w:tc>
        <w:tc>
          <w:tcPr>
            <w:tcW w:w="1350" w:type="dxa"/>
            <w:tcBorders>
              <w:top w:val="single" w:sz="4" w:space="0" w:color="auto"/>
              <w:left w:val="single" w:sz="4" w:space="0" w:color="auto"/>
              <w:bottom w:val="single" w:sz="4" w:space="0" w:color="auto"/>
              <w:right w:val="single" w:sz="4" w:space="0" w:color="auto"/>
            </w:tcBorders>
          </w:tcPr>
          <w:p w14:paraId="52D78F38" w14:textId="63206E15" w:rsidR="00B02CA5" w:rsidRPr="009C3545" w:rsidRDefault="005D2602" w:rsidP="00B02CA5">
            <w:pPr>
              <w:spacing w:after="0"/>
              <w:rPr>
                <w:rFonts w:eastAsia="Times New Roman"/>
                <w:sz w:val="16"/>
                <w:szCs w:val="18"/>
              </w:rPr>
            </w:pPr>
            <w:r w:rsidRPr="009C5275">
              <w:rPr>
                <w:rFonts w:asciiTheme="minorHAnsi" w:eastAsia="Times New Roman" w:hAnsiTheme="minorHAnsi" w:cstheme="minorHAnsi"/>
                <w:sz w:val="20"/>
                <w:szCs w:val="20"/>
              </w:rPr>
              <w:t>&lt;&lt;</w:t>
            </w:r>
            <w:r w:rsidR="00B02CA5" w:rsidRPr="009C3545">
              <w:rPr>
                <w:rFonts w:eastAsia="Times New Roman"/>
                <w:sz w:val="16"/>
                <w:szCs w:val="18"/>
              </w:rPr>
              <w:t>User input value which must pass the following range tests:</w:t>
            </w:r>
          </w:p>
          <w:p w14:paraId="329E4BEF" w14:textId="77777777" w:rsidR="00B02CA5" w:rsidRPr="009C3545" w:rsidRDefault="00B02CA5" w:rsidP="00B02CA5">
            <w:pPr>
              <w:spacing w:after="0"/>
              <w:rPr>
                <w:rFonts w:eastAsia="Times New Roman"/>
                <w:sz w:val="16"/>
                <w:szCs w:val="18"/>
              </w:rPr>
            </w:pPr>
            <w:r w:rsidRPr="009C3545">
              <w:rPr>
                <w:rFonts w:eastAsia="Times New Roman"/>
                <w:sz w:val="16"/>
                <w:szCs w:val="18"/>
              </w:rPr>
              <w:t>If C06 = Heat Pump, then C08 = NA;</w:t>
            </w:r>
          </w:p>
          <w:p w14:paraId="7DD3DB93" w14:textId="77777777" w:rsidR="00B02CA5" w:rsidRPr="009C3545" w:rsidRDefault="00B02CA5" w:rsidP="00B02CA5">
            <w:pPr>
              <w:spacing w:after="0"/>
              <w:rPr>
                <w:rFonts w:eastAsia="Times New Roman"/>
                <w:sz w:val="16"/>
                <w:szCs w:val="18"/>
              </w:rPr>
            </w:pPr>
            <w:r w:rsidRPr="009C3545">
              <w:rPr>
                <w:rFonts w:eastAsia="Times New Roman"/>
                <w:sz w:val="16"/>
                <w:szCs w:val="18"/>
              </w:rPr>
              <w:t>If C06 = Natural Gas or Propane, then</w:t>
            </w:r>
          </w:p>
          <w:p w14:paraId="439B88BE" w14:textId="77777777" w:rsidR="00B02CA5" w:rsidRPr="009C3545" w:rsidRDefault="00B02CA5" w:rsidP="00B02CA5">
            <w:pPr>
              <w:spacing w:after="0"/>
              <w:rPr>
                <w:rFonts w:eastAsia="Times New Roman"/>
                <w:sz w:val="16"/>
                <w:szCs w:val="18"/>
              </w:rPr>
            </w:pPr>
            <w:r w:rsidRPr="009C3545">
              <w:rPr>
                <w:rFonts w:eastAsia="Times New Roman"/>
                <w:sz w:val="16"/>
                <w:szCs w:val="18"/>
              </w:rPr>
              <w:t>If C03 = Commercial Storage, then value must be &gt; 75,000 Btu/hr;</w:t>
            </w:r>
          </w:p>
          <w:p w14:paraId="40D9C20E" w14:textId="77777777" w:rsidR="00B02CA5" w:rsidRPr="009C3545" w:rsidRDefault="00B02CA5" w:rsidP="00B02CA5">
            <w:pPr>
              <w:spacing w:after="0"/>
              <w:rPr>
                <w:rFonts w:eastAsia="Times New Roman"/>
                <w:sz w:val="16"/>
                <w:szCs w:val="18"/>
              </w:rPr>
            </w:pPr>
            <w:r w:rsidRPr="009C3545">
              <w:rPr>
                <w:rFonts w:eastAsia="Times New Roman"/>
                <w:sz w:val="16"/>
                <w:szCs w:val="18"/>
              </w:rPr>
              <w:t>If C03 = Consumer Storage, then value must be ≤ 75,000 Btu/hr;</w:t>
            </w:r>
          </w:p>
          <w:p w14:paraId="7CF6758A" w14:textId="77777777" w:rsidR="00B02CA5" w:rsidRPr="009C3545" w:rsidRDefault="00B02CA5" w:rsidP="00B02CA5">
            <w:pPr>
              <w:spacing w:after="0"/>
              <w:rPr>
                <w:rFonts w:eastAsia="Times New Roman"/>
                <w:sz w:val="16"/>
                <w:szCs w:val="18"/>
              </w:rPr>
            </w:pPr>
            <w:r w:rsidRPr="009C3545">
              <w:rPr>
                <w:rFonts w:eastAsia="Times New Roman"/>
                <w:sz w:val="16"/>
                <w:szCs w:val="18"/>
              </w:rPr>
              <w:t>If C03 = Commercial Instant, then value must be &gt; 200,000 Btu/hr;</w:t>
            </w:r>
          </w:p>
          <w:p w14:paraId="160822E6" w14:textId="77777777" w:rsidR="00B02CA5" w:rsidRPr="009C3545" w:rsidRDefault="00B02CA5" w:rsidP="00B02CA5">
            <w:pPr>
              <w:spacing w:after="0"/>
              <w:rPr>
                <w:rFonts w:eastAsia="Times New Roman"/>
                <w:sz w:val="16"/>
                <w:szCs w:val="18"/>
              </w:rPr>
            </w:pPr>
            <w:r w:rsidRPr="009C3545">
              <w:rPr>
                <w:rFonts w:eastAsia="Times New Roman"/>
                <w:sz w:val="16"/>
                <w:szCs w:val="18"/>
              </w:rPr>
              <w:t>If C03 = Consumer Instant, then value must be ≤ 200,000 Btu/hr;</w:t>
            </w:r>
          </w:p>
          <w:p w14:paraId="512F9D75" w14:textId="77777777" w:rsidR="00B02CA5" w:rsidRPr="009C3545" w:rsidRDefault="00B02CA5" w:rsidP="00B02CA5">
            <w:pPr>
              <w:spacing w:after="0"/>
              <w:rPr>
                <w:rFonts w:eastAsia="Times New Roman"/>
                <w:sz w:val="16"/>
                <w:szCs w:val="18"/>
              </w:rPr>
            </w:pPr>
            <w:r w:rsidRPr="009C3545">
              <w:rPr>
                <w:rFonts w:eastAsia="Times New Roman"/>
                <w:sz w:val="16"/>
                <w:szCs w:val="18"/>
              </w:rPr>
              <w:t xml:space="preserve">Else if C03 = Residential-Duty Commercial </w:t>
            </w:r>
            <w:r w:rsidRPr="009C3545">
              <w:rPr>
                <w:rFonts w:eastAsia="Times New Roman"/>
                <w:sz w:val="16"/>
                <w:szCs w:val="18"/>
              </w:rPr>
              <w:lastRenderedPageBreak/>
              <w:t>Storage, then value must be ≤ 105,000 Btu/hr;</w:t>
            </w:r>
          </w:p>
          <w:p w14:paraId="2AB86B6B" w14:textId="77777777" w:rsidR="00B02CA5" w:rsidRPr="009C3545" w:rsidRDefault="00B02CA5" w:rsidP="00B02CA5">
            <w:pPr>
              <w:spacing w:after="0"/>
              <w:rPr>
                <w:rFonts w:eastAsia="Times New Roman"/>
                <w:sz w:val="16"/>
                <w:szCs w:val="18"/>
              </w:rPr>
            </w:pPr>
            <w:r w:rsidRPr="009C3545">
              <w:rPr>
                <w:rFonts w:eastAsia="Times New Roman"/>
                <w:sz w:val="16"/>
                <w:szCs w:val="18"/>
              </w:rPr>
              <w:t>Else if C06 = Electric Resistance, then</w:t>
            </w:r>
          </w:p>
          <w:p w14:paraId="7FFDC082" w14:textId="77777777" w:rsidR="00B02CA5" w:rsidRPr="009C3545" w:rsidRDefault="00B02CA5" w:rsidP="00B02CA5">
            <w:pPr>
              <w:spacing w:after="0"/>
              <w:rPr>
                <w:rFonts w:eastAsia="Times New Roman"/>
                <w:sz w:val="16"/>
                <w:szCs w:val="18"/>
              </w:rPr>
            </w:pPr>
            <w:r w:rsidRPr="009C3545">
              <w:rPr>
                <w:rFonts w:eastAsia="Times New Roman"/>
                <w:sz w:val="16"/>
                <w:szCs w:val="18"/>
              </w:rPr>
              <w:t>If C03 = Commercial Storage or Commercial Instant, then value must be &gt; 12 kW;</w:t>
            </w:r>
          </w:p>
          <w:p w14:paraId="44CF36DC" w14:textId="77777777" w:rsidR="00B02CA5" w:rsidRPr="009C3545" w:rsidRDefault="00B02CA5" w:rsidP="00B02CA5">
            <w:pPr>
              <w:spacing w:after="0"/>
              <w:rPr>
                <w:rFonts w:eastAsia="Times New Roman"/>
                <w:sz w:val="16"/>
                <w:szCs w:val="18"/>
              </w:rPr>
            </w:pPr>
            <w:r w:rsidRPr="009C3545">
              <w:rPr>
                <w:rFonts w:eastAsia="Times New Roman"/>
                <w:sz w:val="16"/>
                <w:szCs w:val="18"/>
              </w:rPr>
              <w:t>If C03 = r Consumer Storage</w:t>
            </w:r>
            <w:r w:rsidRPr="009C3545">
              <w:rPr>
                <w:rFonts w:eastAsia="Times New Roman"/>
                <w:color w:val="FF0000"/>
                <w:sz w:val="16"/>
                <w:szCs w:val="18"/>
                <w:u w:val="single"/>
              </w:rPr>
              <w:t xml:space="preserve"> </w:t>
            </w:r>
            <w:r w:rsidRPr="009C3545">
              <w:rPr>
                <w:rFonts w:eastAsia="Times New Roman"/>
                <w:sz w:val="16"/>
                <w:szCs w:val="18"/>
              </w:rPr>
              <w:t>or Consumer Instant, then value must be ≤ 12 kW;</w:t>
            </w:r>
          </w:p>
          <w:p w14:paraId="5C7864AC" w14:textId="77777777" w:rsidR="00B02CA5" w:rsidRPr="009C3545" w:rsidRDefault="00B02CA5" w:rsidP="00B02CA5">
            <w:pPr>
              <w:spacing w:after="0"/>
              <w:rPr>
                <w:rFonts w:eastAsia="Times New Roman"/>
                <w:sz w:val="16"/>
                <w:szCs w:val="18"/>
              </w:rPr>
            </w:pPr>
            <w:r w:rsidRPr="009C3545">
              <w:rPr>
                <w:rFonts w:eastAsia="Times New Roman"/>
                <w:sz w:val="16"/>
                <w:szCs w:val="18"/>
              </w:rPr>
              <w:t>Else if C03 = Residential-Duty Commercial Instantaneous, then value must be ≤ 58.6 kW;</w:t>
            </w:r>
          </w:p>
          <w:p w14:paraId="11BAF0A8" w14:textId="77777777" w:rsidR="00B02CA5" w:rsidRPr="009C3545" w:rsidRDefault="00B02CA5" w:rsidP="00B02CA5">
            <w:pPr>
              <w:spacing w:after="0"/>
              <w:rPr>
                <w:rFonts w:eastAsia="Times New Roman"/>
                <w:sz w:val="16"/>
                <w:szCs w:val="18"/>
              </w:rPr>
            </w:pPr>
            <w:r w:rsidRPr="009C3545">
              <w:rPr>
                <w:rFonts w:eastAsia="Times New Roman"/>
                <w:sz w:val="16"/>
                <w:szCs w:val="18"/>
              </w:rPr>
              <w:t>End If</w:t>
            </w:r>
          </w:p>
          <w:p w14:paraId="4BD70AAD" w14:textId="3EF1451A" w:rsidR="005D2602" w:rsidRPr="003F2775" w:rsidRDefault="00B02CA5" w:rsidP="00B02C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9C3545">
              <w:rPr>
                <w:rFonts w:eastAsia="Times New Roman"/>
                <w:sz w:val="16"/>
                <w:szCs w:val="18"/>
              </w:rPr>
              <w:t xml:space="preserve">If the value passes range test, it is stored in </w:t>
            </w:r>
            <w:r w:rsidRPr="005C068B">
              <w:rPr>
                <w:rFonts w:eastAsia="Times New Roman"/>
                <w:sz w:val="16"/>
                <w:szCs w:val="18"/>
              </w:rPr>
              <w:t>WaterHeaterElectricFiredRatedInput,</w:t>
            </w:r>
            <w:r w:rsidRPr="000D7F68">
              <w:rPr>
                <w:rFonts w:eastAsia="Times New Roman"/>
                <w:sz w:val="16"/>
                <w:szCs w:val="18"/>
              </w:rPr>
              <w:t xml:space="preserve"> if C06 = Electric Resistance. Otherwise the value is stored in </w:t>
            </w:r>
            <w:r w:rsidRPr="005C068B">
              <w:rPr>
                <w:rFonts w:eastAsia="Times New Roman"/>
                <w:sz w:val="16"/>
                <w:szCs w:val="18"/>
              </w:rPr>
              <w:t>WaterHeaterGasFiredRatedInput</w:t>
            </w:r>
            <w:r w:rsidR="001270A4">
              <w:rPr>
                <w:rFonts w:eastAsia="Times New Roman"/>
                <w:sz w:val="16"/>
                <w:szCs w:val="18"/>
              </w:rPr>
              <w:t>;</w:t>
            </w:r>
            <w:r w:rsidR="001270A4" w:rsidRPr="006C4B49">
              <w:rPr>
                <w:rFonts w:asciiTheme="minorHAnsi" w:eastAsia="Times New Roman" w:hAnsiTheme="minorHAnsi" w:cstheme="minorHAnsi"/>
                <w:sz w:val="16"/>
                <w:szCs w:val="16"/>
              </w:rPr>
              <w:t xml:space="preserve"> Elseif C03 = Boiler or Indirect, no limit on input value </w:t>
            </w:r>
            <w:r w:rsidR="001270A4" w:rsidRPr="006C4B49">
              <w:rPr>
                <w:rFonts w:eastAsia="Times New Roman"/>
                <w:sz w:val="16"/>
                <w:szCs w:val="16"/>
              </w:rPr>
              <w:t>&gt;&gt;</w:t>
            </w:r>
            <w:r w:rsidR="005D2602" w:rsidRPr="009C5275">
              <w:rPr>
                <w:rFonts w:asciiTheme="minorHAnsi" w:eastAsia="Times New Roman" w:hAnsiTheme="minorHAnsi" w:cstheme="minorHAnsi"/>
                <w:sz w:val="20"/>
                <w:szCs w:val="20"/>
              </w:rPr>
              <w:t>&gt;&gt;</w:t>
            </w:r>
          </w:p>
        </w:tc>
        <w:tc>
          <w:tcPr>
            <w:tcW w:w="1331" w:type="dxa"/>
            <w:tcBorders>
              <w:top w:val="single" w:sz="4" w:space="0" w:color="auto"/>
              <w:left w:val="single" w:sz="4" w:space="0" w:color="auto"/>
              <w:bottom w:val="single" w:sz="4" w:space="0" w:color="auto"/>
              <w:right w:val="single" w:sz="4" w:space="0" w:color="auto"/>
            </w:tcBorders>
          </w:tcPr>
          <w:p w14:paraId="266FE498" w14:textId="42122631" w:rsidR="005D2602" w:rsidRPr="003F2775" w:rsidRDefault="005D2602" w:rsidP="00B02C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9C5275">
              <w:rPr>
                <w:rFonts w:asciiTheme="minorHAnsi" w:eastAsia="Times New Roman" w:hAnsiTheme="minorHAnsi" w:cstheme="minorHAnsi"/>
                <w:sz w:val="20"/>
                <w:szCs w:val="20"/>
              </w:rPr>
              <w:lastRenderedPageBreak/>
              <w:t xml:space="preserve">&lt;&lt; </w:t>
            </w:r>
            <w:r>
              <w:rPr>
                <w:rFonts w:asciiTheme="minorHAnsi" w:eastAsia="Times New Roman" w:hAnsiTheme="minorHAnsi" w:cstheme="minorHAnsi"/>
                <w:sz w:val="20"/>
                <w:szCs w:val="20"/>
              </w:rPr>
              <w:t>R</w:t>
            </w:r>
            <w:r w:rsidRPr="009C5275">
              <w:rPr>
                <w:rFonts w:asciiTheme="minorHAnsi" w:eastAsia="Times New Roman" w:hAnsiTheme="minorHAnsi" w:cstheme="minorHAnsi"/>
                <w:sz w:val="20"/>
                <w:szCs w:val="20"/>
              </w:rPr>
              <w:t>eference values from B0</w:t>
            </w:r>
            <w:r>
              <w:rPr>
                <w:rFonts w:asciiTheme="minorHAnsi" w:eastAsia="Times New Roman" w:hAnsiTheme="minorHAnsi" w:cstheme="minorHAnsi"/>
                <w:sz w:val="20"/>
                <w:szCs w:val="20"/>
              </w:rPr>
              <w:t>9; If prescriptive</w:t>
            </w:r>
            <w:r w:rsidR="00B02CA5">
              <w:rPr>
                <w:rFonts w:asciiTheme="minorHAnsi" w:eastAsia="Times New Roman" w:hAnsiTheme="minorHAnsi" w:cstheme="minorHAnsi"/>
                <w:sz w:val="20"/>
                <w:szCs w:val="20"/>
              </w:rPr>
              <w:t>,</w:t>
            </w:r>
            <w:r>
              <w:rPr>
                <w:rFonts w:asciiTheme="minorHAnsi" w:eastAsia="Times New Roman" w:hAnsiTheme="minorHAnsi" w:cstheme="minorHAnsi"/>
                <w:sz w:val="20"/>
                <w:szCs w:val="20"/>
              </w:rPr>
              <w:t xml:space="preserve"> then </w:t>
            </w:r>
            <w:r w:rsidR="00B02CA5">
              <w:rPr>
                <w:rFonts w:asciiTheme="minorHAnsi" w:eastAsia="Times New Roman" w:hAnsiTheme="minorHAnsi" w:cstheme="minorHAnsi"/>
                <w:sz w:val="20"/>
                <w:szCs w:val="20"/>
              </w:rPr>
              <w:t>user select from:</w:t>
            </w:r>
            <w:r>
              <w:rPr>
                <w:rFonts w:asciiTheme="minorHAnsi" w:eastAsia="Times New Roman" w:hAnsiTheme="minorHAnsi" w:cstheme="minorHAnsi"/>
                <w:sz w:val="20"/>
                <w:szCs w:val="20"/>
              </w:rPr>
              <w:t xml:space="preserve"> AFUE, Thermal Efficiency, Energy Factor</w:t>
            </w:r>
            <w:r w:rsidRPr="009C5275">
              <w:rPr>
                <w:rFonts w:asciiTheme="minorHAnsi" w:eastAsia="Times New Roman" w:hAnsiTheme="minorHAnsi" w:cstheme="minorHAnsi"/>
                <w:sz w:val="20"/>
                <w:szCs w:val="20"/>
              </w:rPr>
              <w:t>&gt;&gt;</w:t>
            </w:r>
          </w:p>
        </w:tc>
        <w:tc>
          <w:tcPr>
            <w:tcW w:w="1194" w:type="dxa"/>
            <w:tcBorders>
              <w:top w:val="single" w:sz="4" w:space="0" w:color="auto"/>
              <w:left w:val="single" w:sz="4" w:space="0" w:color="auto"/>
              <w:bottom w:val="single" w:sz="4" w:space="0" w:color="auto"/>
              <w:right w:val="single" w:sz="4" w:space="0" w:color="auto"/>
            </w:tcBorders>
          </w:tcPr>
          <w:p w14:paraId="2DA16446" w14:textId="05981318" w:rsidR="005D2602" w:rsidRPr="003F2775" w:rsidRDefault="005D2602" w:rsidP="00B02C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9C5275">
              <w:rPr>
                <w:rFonts w:asciiTheme="minorHAnsi" w:eastAsia="Times New Roman" w:hAnsiTheme="minorHAnsi" w:cstheme="minorHAnsi"/>
                <w:sz w:val="20"/>
                <w:szCs w:val="20"/>
              </w:rPr>
              <w:t>&lt;&lt; User Input must ≥ B10</w:t>
            </w:r>
            <w:r w:rsidR="00B02CA5">
              <w:rPr>
                <w:rFonts w:asciiTheme="minorHAnsi" w:eastAsia="Times New Roman" w:hAnsiTheme="minorHAnsi" w:cstheme="minorHAnsi"/>
                <w:sz w:val="20"/>
                <w:szCs w:val="20"/>
              </w:rPr>
              <w:t>, value may only be NA if B10 = NA</w:t>
            </w:r>
            <w:r>
              <w:rPr>
                <w:rFonts w:asciiTheme="minorHAnsi" w:eastAsia="Times New Roman" w:hAnsiTheme="minorHAnsi" w:cstheme="minorHAnsi"/>
                <w:sz w:val="20"/>
                <w:szCs w:val="20"/>
              </w:rPr>
              <w:t xml:space="preserve"> </w:t>
            </w:r>
            <w:r w:rsidRPr="009C5275">
              <w:rPr>
                <w:rFonts w:asciiTheme="minorHAnsi" w:eastAsia="Times New Roman" w:hAnsiTheme="minorHAnsi" w:cstheme="minorHAnsi"/>
                <w:sz w:val="20"/>
                <w:szCs w:val="20"/>
              </w:rPr>
              <w:t>&gt;&gt;</w:t>
            </w:r>
          </w:p>
        </w:tc>
        <w:tc>
          <w:tcPr>
            <w:tcW w:w="1075" w:type="dxa"/>
            <w:tcBorders>
              <w:top w:val="single" w:sz="4" w:space="0" w:color="auto"/>
              <w:left w:val="single" w:sz="4" w:space="0" w:color="auto"/>
              <w:bottom w:val="single" w:sz="4" w:space="0" w:color="auto"/>
              <w:right w:val="single" w:sz="4" w:space="0" w:color="auto"/>
            </w:tcBorders>
          </w:tcPr>
          <w:p w14:paraId="2390AF18" w14:textId="4C64B8CF" w:rsidR="005D2602" w:rsidRPr="003F2775" w:rsidRDefault="005D2602" w:rsidP="00EA0E2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9C5275">
              <w:rPr>
                <w:rFonts w:asciiTheme="minorHAnsi" w:eastAsia="Times New Roman" w:hAnsiTheme="minorHAnsi" w:cstheme="minorHAnsi"/>
                <w:sz w:val="20"/>
                <w:szCs w:val="20"/>
              </w:rPr>
              <w:t>&lt;&lt; User Input must ≤ B11</w:t>
            </w:r>
            <w:r w:rsidR="00B02CA5">
              <w:rPr>
                <w:rFonts w:asciiTheme="minorHAnsi" w:eastAsia="Times New Roman" w:hAnsiTheme="minorHAnsi" w:cstheme="minorHAnsi"/>
                <w:sz w:val="20"/>
                <w:szCs w:val="20"/>
              </w:rPr>
              <w:t>,</w:t>
            </w:r>
            <w:r w:rsidRPr="009C5275">
              <w:rPr>
                <w:rFonts w:asciiTheme="minorHAnsi" w:eastAsia="Times New Roman" w:hAnsiTheme="minorHAnsi" w:cstheme="minorHAnsi"/>
                <w:sz w:val="20"/>
                <w:szCs w:val="20"/>
              </w:rPr>
              <w:t xml:space="preserve"> </w:t>
            </w:r>
            <w:r w:rsidR="00B02CA5">
              <w:rPr>
                <w:rFonts w:asciiTheme="minorHAnsi" w:eastAsia="Times New Roman" w:hAnsiTheme="minorHAnsi" w:cstheme="minorHAnsi"/>
                <w:sz w:val="20"/>
                <w:szCs w:val="20"/>
              </w:rPr>
              <w:t>value may only be NA if B11=NA</w:t>
            </w:r>
            <w:r w:rsidRPr="009C5275">
              <w:rPr>
                <w:rFonts w:asciiTheme="minorHAnsi" w:eastAsia="Times New Roman" w:hAnsiTheme="minorHAnsi" w:cstheme="minorHAnsi"/>
                <w:sz w:val="20"/>
                <w:szCs w:val="20"/>
              </w:rPr>
              <w:t>&gt;&gt;</w:t>
            </w:r>
          </w:p>
        </w:tc>
        <w:tc>
          <w:tcPr>
            <w:tcW w:w="1440" w:type="dxa"/>
            <w:tcBorders>
              <w:top w:val="single" w:sz="4" w:space="0" w:color="auto"/>
              <w:left w:val="single" w:sz="4" w:space="0" w:color="auto"/>
              <w:bottom w:val="single" w:sz="4" w:space="0" w:color="auto"/>
              <w:right w:val="single" w:sz="4" w:space="0" w:color="auto"/>
            </w:tcBorders>
          </w:tcPr>
          <w:p w14:paraId="3DFDA5F5" w14:textId="666BB252" w:rsidR="00B02CA5" w:rsidRDefault="005D2602" w:rsidP="00034D7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9C5275">
              <w:rPr>
                <w:rFonts w:asciiTheme="minorHAnsi" w:eastAsia="Times New Roman" w:hAnsiTheme="minorHAnsi" w:cstheme="minorHAnsi"/>
                <w:sz w:val="20"/>
                <w:szCs w:val="20"/>
              </w:rPr>
              <w:t>&lt;&lt; User Input must ≥ B12</w:t>
            </w:r>
            <w:r w:rsidR="00B02CA5">
              <w:rPr>
                <w:rFonts w:asciiTheme="minorHAnsi" w:eastAsia="Times New Roman" w:hAnsiTheme="minorHAnsi" w:cstheme="minorHAnsi"/>
                <w:sz w:val="20"/>
                <w:szCs w:val="20"/>
              </w:rPr>
              <w:t>,</w:t>
            </w:r>
            <w:r>
              <w:rPr>
                <w:rFonts w:asciiTheme="minorHAnsi" w:eastAsia="Times New Roman" w:hAnsiTheme="minorHAnsi" w:cstheme="minorHAnsi"/>
                <w:sz w:val="20"/>
                <w:szCs w:val="20"/>
              </w:rPr>
              <w:t xml:space="preserve"> </w:t>
            </w:r>
          </w:p>
          <w:p w14:paraId="0099E126" w14:textId="4CA4DF3C" w:rsidR="005D2602" w:rsidRPr="003F2775" w:rsidRDefault="00B02CA5" w:rsidP="00034D7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eastAsia="Times New Roman" w:hAnsiTheme="minorHAnsi" w:cstheme="minorHAnsi"/>
                <w:sz w:val="20"/>
                <w:szCs w:val="20"/>
              </w:rPr>
              <w:t>Value may only be NA if B12 = NA</w:t>
            </w:r>
            <w:r w:rsidR="005D2602" w:rsidRPr="009C5275">
              <w:rPr>
                <w:rFonts w:asciiTheme="minorHAnsi" w:eastAsia="Times New Roman" w:hAnsiTheme="minorHAnsi" w:cstheme="minorHAnsi"/>
                <w:sz w:val="20"/>
                <w:szCs w:val="20"/>
              </w:rPr>
              <w:t>&gt;&gt;</w:t>
            </w:r>
          </w:p>
        </w:tc>
      </w:tr>
      <w:tr w:rsidR="003D13DA" w:rsidRPr="00D15BC3" w14:paraId="473FB4D4" w14:textId="77777777" w:rsidTr="005C068B">
        <w:trPr>
          <w:trHeight w:val="144"/>
        </w:trPr>
        <w:tc>
          <w:tcPr>
            <w:tcW w:w="1418" w:type="dxa"/>
            <w:tcBorders>
              <w:top w:val="single" w:sz="4" w:space="0" w:color="auto"/>
              <w:left w:val="single" w:sz="4" w:space="0" w:color="auto"/>
              <w:bottom w:val="single" w:sz="4" w:space="0" w:color="auto"/>
              <w:right w:val="single" w:sz="4" w:space="0" w:color="auto"/>
            </w:tcBorders>
            <w:vAlign w:val="center"/>
          </w:tcPr>
          <w:p w14:paraId="1BE1764B" w14:textId="77777777" w:rsidR="003D13DA" w:rsidRPr="003F2775"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075" w:type="dxa"/>
            <w:tcBorders>
              <w:top w:val="single" w:sz="4" w:space="0" w:color="auto"/>
              <w:left w:val="single" w:sz="4" w:space="0" w:color="auto"/>
              <w:bottom w:val="single" w:sz="4" w:space="0" w:color="auto"/>
              <w:right w:val="single" w:sz="4" w:space="0" w:color="auto"/>
            </w:tcBorders>
            <w:vAlign w:val="center"/>
          </w:tcPr>
          <w:p w14:paraId="3383D85A" w14:textId="77777777" w:rsidR="003D13DA" w:rsidRPr="003F2775"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13" w:type="dxa"/>
            <w:tcBorders>
              <w:top w:val="single" w:sz="4" w:space="0" w:color="auto"/>
              <w:left w:val="single" w:sz="4" w:space="0" w:color="auto"/>
              <w:bottom w:val="single" w:sz="4" w:space="0" w:color="auto"/>
              <w:right w:val="single" w:sz="4" w:space="0" w:color="auto"/>
            </w:tcBorders>
            <w:vAlign w:val="center"/>
          </w:tcPr>
          <w:p w14:paraId="640FC042" w14:textId="77777777" w:rsidR="003D13DA" w:rsidRPr="003F2775"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19" w:type="dxa"/>
            <w:tcBorders>
              <w:top w:val="single" w:sz="4" w:space="0" w:color="auto"/>
              <w:left w:val="single" w:sz="4" w:space="0" w:color="auto"/>
              <w:bottom w:val="single" w:sz="4" w:space="0" w:color="auto"/>
              <w:right w:val="single" w:sz="4" w:space="0" w:color="auto"/>
            </w:tcBorders>
            <w:vAlign w:val="center"/>
          </w:tcPr>
          <w:p w14:paraId="4B4F9814" w14:textId="77777777" w:rsidR="003D13DA" w:rsidRPr="003F2775"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292" w:type="dxa"/>
            <w:gridSpan w:val="2"/>
            <w:tcBorders>
              <w:top w:val="single" w:sz="4" w:space="0" w:color="auto"/>
              <w:left w:val="single" w:sz="4" w:space="0" w:color="auto"/>
              <w:bottom w:val="single" w:sz="4" w:space="0" w:color="auto"/>
              <w:right w:val="single" w:sz="4" w:space="0" w:color="auto"/>
            </w:tcBorders>
            <w:vAlign w:val="center"/>
          </w:tcPr>
          <w:p w14:paraId="478A0F3B" w14:textId="77777777" w:rsidR="003D13DA" w:rsidRPr="003F2775"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341" w:type="dxa"/>
            <w:tcBorders>
              <w:top w:val="single" w:sz="4" w:space="0" w:color="auto"/>
              <w:left w:val="single" w:sz="4" w:space="0" w:color="auto"/>
              <w:bottom w:val="single" w:sz="4" w:space="0" w:color="auto"/>
              <w:right w:val="single" w:sz="4" w:space="0" w:color="auto"/>
            </w:tcBorders>
            <w:vAlign w:val="center"/>
          </w:tcPr>
          <w:p w14:paraId="16772DB7" w14:textId="77777777" w:rsidR="003D13DA" w:rsidRPr="003F2775"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350" w:type="dxa"/>
            <w:tcBorders>
              <w:top w:val="single" w:sz="4" w:space="0" w:color="auto"/>
              <w:left w:val="single" w:sz="4" w:space="0" w:color="auto"/>
              <w:bottom w:val="single" w:sz="4" w:space="0" w:color="auto"/>
              <w:right w:val="single" w:sz="4" w:space="0" w:color="auto"/>
            </w:tcBorders>
            <w:vAlign w:val="center"/>
          </w:tcPr>
          <w:p w14:paraId="752192CE" w14:textId="77777777" w:rsidR="003D13DA" w:rsidRPr="003F2775"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350" w:type="dxa"/>
            <w:tcBorders>
              <w:top w:val="single" w:sz="4" w:space="0" w:color="auto"/>
              <w:left w:val="single" w:sz="4" w:space="0" w:color="auto"/>
              <w:bottom w:val="single" w:sz="4" w:space="0" w:color="auto"/>
              <w:right w:val="single" w:sz="4" w:space="0" w:color="auto"/>
            </w:tcBorders>
            <w:vAlign w:val="center"/>
          </w:tcPr>
          <w:p w14:paraId="2409D40F" w14:textId="77777777" w:rsidR="003D13DA" w:rsidRPr="003F2775"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331" w:type="dxa"/>
            <w:tcBorders>
              <w:top w:val="single" w:sz="4" w:space="0" w:color="auto"/>
              <w:left w:val="single" w:sz="4" w:space="0" w:color="auto"/>
              <w:bottom w:val="single" w:sz="4" w:space="0" w:color="auto"/>
              <w:right w:val="single" w:sz="4" w:space="0" w:color="auto"/>
            </w:tcBorders>
            <w:vAlign w:val="center"/>
          </w:tcPr>
          <w:p w14:paraId="28191A98" w14:textId="77777777" w:rsidR="003D13DA" w:rsidRPr="003F2775"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194" w:type="dxa"/>
            <w:tcBorders>
              <w:top w:val="single" w:sz="4" w:space="0" w:color="auto"/>
              <w:left w:val="single" w:sz="4" w:space="0" w:color="auto"/>
              <w:bottom w:val="single" w:sz="4" w:space="0" w:color="auto"/>
              <w:right w:val="single" w:sz="4" w:space="0" w:color="auto"/>
            </w:tcBorders>
            <w:vAlign w:val="center"/>
          </w:tcPr>
          <w:p w14:paraId="661DF635" w14:textId="77777777" w:rsidR="003D13DA" w:rsidRPr="003F2775"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075" w:type="dxa"/>
            <w:tcBorders>
              <w:top w:val="single" w:sz="4" w:space="0" w:color="auto"/>
              <w:left w:val="single" w:sz="4" w:space="0" w:color="auto"/>
              <w:bottom w:val="single" w:sz="4" w:space="0" w:color="auto"/>
              <w:right w:val="single" w:sz="4" w:space="0" w:color="auto"/>
            </w:tcBorders>
            <w:vAlign w:val="center"/>
          </w:tcPr>
          <w:p w14:paraId="267B49EA" w14:textId="77777777" w:rsidR="003D13DA" w:rsidRPr="003F2775"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62CF56BE" w14:textId="77777777" w:rsidR="003D13DA" w:rsidRPr="003F2775"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034D7D" w:rsidRPr="00D15BC3" w14:paraId="194AED80" w14:textId="77777777" w:rsidTr="005C068B">
        <w:trPr>
          <w:trHeight w:val="144"/>
        </w:trPr>
        <w:tc>
          <w:tcPr>
            <w:tcW w:w="1418" w:type="dxa"/>
            <w:tcBorders>
              <w:top w:val="single" w:sz="4" w:space="0" w:color="auto"/>
              <w:left w:val="single" w:sz="4" w:space="0" w:color="auto"/>
              <w:bottom w:val="single" w:sz="4" w:space="0" w:color="auto"/>
              <w:right w:val="single" w:sz="4" w:space="0" w:color="auto"/>
            </w:tcBorders>
            <w:vAlign w:val="center"/>
          </w:tcPr>
          <w:p w14:paraId="107C2142" w14:textId="013C6883" w:rsidR="00034D7D" w:rsidRPr="003F2775" w:rsidRDefault="00034D7D" w:rsidP="00034D7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lastRenderedPageBreak/>
              <w:t>13</w:t>
            </w:r>
          </w:p>
        </w:tc>
        <w:tc>
          <w:tcPr>
            <w:tcW w:w="3370" w:type="dxa"/>
            <w:gridSpan w:val="4"/>
            <w:tcBorders>
              <w:top w:val="single" w:sz="4" w:space="0" w:color="auto"/>
              <w:left w:val="single" w:sz="4" w:space="0" w:color="auto"/>
              <w:bottom w:val="single" w:sz="4" w:space="0" w:color="auto"/>
              <w:right w:val="single" w:sz="4" w:space="0" w:color="auto"/>
            </w:tcBorders>
            <w:vAlign w:val="center"/>
          </w:tcPr>
          <w:p w14:paraId="1538C6B3" w14:textId="49C8BEC0" w:rsidR="00034D7D" w:rsidRPr="003F2775" w:rsidRDefault="00034D7D" w:rsidP="005C068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eastAsia="Times New Roman" w:hAnsiTheme="minorHAnsi" w:cstheme="minorHAnsi"/>
                <w:sz w:val="20"/>
                <w:szCs w:val="20"/>
              </w:rPr>
              <w:t>Compliance Statement</w:t>
            </w:r>
          </w:p>
        </w:tc>
        <w:tc>
          <w:tcPr>
            <w:tcW w:w="9810" w:type="dxa"/>
            <w:gridSpan w:val="8"/>
            <w:vAlign w:val="center"/>
          </w:tcPr>
          <w:p w14:paraId="07C12F94" w14:textId="0A513C3B" w:rsidR="00034D7D" w:rsidRPr="003F2775" w:rsidRDefault="00034D7D" w:rsidP="005C068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eastAsia="Times New Roman"/>
                <w:sz w:val="18"/>
                <w:szCs w:val="18"/>
              </w:rPr>
              <w:t xml:space="preserve">&lt;&lt;calculated field: If C08 ≤ B08, and C10 </w:t>
            </w:r>
            <w:r w:rsidRPr="005460CB">
              <w:rPr>
                <w:rFonts w:eastAsia="Times New Roman"/>
                <w:sz w:val="18"/>
                <w:szCs w:val="18"/>
              </w:rPr>
              <w:t xml:space="preserve">≥ </w:t>
            </w:r>
            <w:r>
              <w:rPr>
                <w:rFonts w:eastAsia="Times New Roman"/>
                <w:sz w:val="18"/>
                <w:szCs w:val="18"/>
              </w:rPr>
              <w:t>B</w:t>
            </w:r>
            <w:r w:rsidRPr="005460CB">
              <w:rPr>
                <w:rFonts w:eastAsia="Times New Roman"/>
                <w:sz w:val="18"/>
                <w:szCs w:val="18"/>
              </w:rPr>
              <w:t>10</w:t>
            </w:r>
            <w:r>
              <w:rPr>
                <w:rFonts w:eastAsia="Times New Roman"/>
                <w:sz w:val="18"/>
                <w:szCs w:val="18"/>
              </w:rPr>
              <w:t xml:space="preserve">, and C11 </w:t>
            </w:r>
            <w:r w:rsidRPr="005460CB">
              <w:rPr>
                <w:rFonts w:eastAsia="Times New Roman"/>
                <w:sz w:val="18"/>
                <w:szCs w:val="18"/>
              </w:rPr>
              <w:t xml:space="preserve">≤ </w:t>
            </w:r>
            <w:r>
              <w:rPr>
                <w:rFonts w:eastAsia="Times New Roman"/>
                <w:sz w:val="18"/>
                <w:szCs w:val="18"/>
              </w:rPr>
              <w:t>B</w:t>
            </w:r>
            <w:r w:rsidRPr="005460CB">
              <w:rPr>
                <w:rFonts w:eastAsia="Times New Roman"/>
                <w:sz w:val="18"/>
                <w:szCs w:val="18"/>
              </w:rPr>
              <w:t>11</w:t>
            </w:r>
            <w:r>
              <w:rPr>
                <w:rFonts w:eastAsia="Times New Roman"/>
                <w:sz w:val="18"/>
                <w:szCs w:val="18"/>
              </w:rPr>
              <w:t>, and C</w:t>
            </w:r>
            <w:r w:rsidRPr="005460CB">
              <w:rPr>
                <w:rFonts w:eastAsia="Times New Roman"/>
                <w:sz w:val="18"/>
                <w:szCs w:val="18"/>
              </w:rPr>
              <w:t xml:space="preserve">12 ≥ </w:t>
            </w:r>
            <w:r>
              <w:rPr>
                <w:rFonts w:eastAsia="Times New Roman"/>
                <w:sz w:val="18"/>
                <w:szCs w:val="18"/>
              </w:rPr>
              <w:t>B</w:t>
            </w:r>
            <w:r w:rsidRPr="005460CB">
              <w:rPr>
                <w:rFonts w:eastAsia="Times New Roman"/>
                <w:sz w:val="18"/>
                <w:szCs w:val="18"/>
              </w:rPr>
              <w:t>12</w:t>
            </w:r>
            <w:r>
              <w:rPr>
                <w:rFonts w:eastAsia="Times New Roman"/>
                <w:sz w:val="18"/>
                <w:szCs w:val="18"/>
              </w:rPr>
              <w:t>, then display result = System complies; else display result = system does not comply&gt;&gt;</w:t>
            </w:r>
          </w:p>
        </w:tc>
      </w:tr>
    </w:tbl>
    <w:p w14:paraId="720901E1" w14:textId="04F3B90C" w:rsidR="003D13DA" w:rsidRDefault="003D13DA" w:rsidP="003D13DA">
      <w:pPr>
        <w:rPr>
          <w:rFonts w:asciiTheme="minorHAnsi" w:hAnsiTheme="minorHAnsi" w:cstheme="minorHAnsi"/>
          <w:sz w:val="20"/>
          <w:szCs w:val="20"/>
        </w:rPr>
      </w:pPr>
    </w:p>
    <w:p w14:paraId="150EB9EF" w14:textId="77777777" w:rsidR="00221623" w:rsidRDefault="00221623" w:rsidP="003D13DA">
      <w:pPr>
        <w:rPr>
          <w:rFonts w:asciiTheme="minorHAnsi" w:hAnsiTheme="minorHAnsi" w:cstheme="minorHAnsi"/>
          <w:sz w:val="20"/>
          <w:szCs w:val="20"/>
        </w:rPr>
      </w:pPr>
    </w:p>
    <w:p w14:paraId="35FF5A7E" w14:textId="209CF32E" w:rsidR="003A08D1" w:rsidRDefault="003A08D1" w:rsidP="003D13DA">
      <w:pPr>
        <w:rPr>
          <w:rFonts w:asciiTheme="minorHAnsi" w:hAnsiTheme="minorHAnsi" w:cstheme="minorHAnsi"/>
          <w:sz w:val="20"/>
          <w:szCs w:val="20"/>
        </w:rPr>
      </w:pPr>
    </w:p>
    <w:tbl>
      <w:tblPr>
        <w:tblStyle w:val="TableGrid"/>
        <w:tblW w:w="14395" w:type="dxa"/>
        <w:tblLook w:val="04A0" w:firstRow="1" w:lastRow="0" w:firstColumn="1" w:lastColumn="0" w:noHBand="0" w:noVBand="1"/>
      </w:tblPr>
      <w:tblGrid>
        <w:gridCol w:w="1208"/>
        <w:gridCol w:w="1577"/>
        <w:gridCol w:w="1440"/>
        <w:gridCol w:w="1260"/>
        <w:gridCol w:w="1260"/>
        <w:gridCol w:w="1170"/>
        <w:gridCol w:w="1260"/>
        <w:gridCol w:w="1260"/>
        <w:gridCol w:w="1350"/>
        <w:gridCol w:w="1440"/>
        <w:gridCol w:w="1170"/>
      </w:tblGrid>
      <w:tr w:rsidR="00A72C85" w:rsidRPr="00C071B0" w14:paraId="78CCBBCC" w14:textId="77777777" w:rsidTr="0001787F">
        <w:tc>
          <w:tcPr>
            <w:tcW w:w="14395" w:type="dxa"/>
            <w:gridSpan w:val="11"/>
          </w:tcPr>
          <w:p w14:paraId="0D539622" w14:textId="28752025" w:rsidR="00A72C85" w:rsidRPr="00D42D0F" w:rsidRDefault="006330CD" w:rsidP="0001787F">
            <w:pPr>
              <w:spacing w:after="0"/>
              <w:rPr>
                <w:rFonts w:cstheme="minorHAnsi"/>
                <w:b/>
                <w:sz w:val="20"/>
                <w:szCs w:val="20"/>
              </w:rPr>
            </w:pPr>
            <w:r>
              <w:rPr>
                <w:rFonts w:cstheme="minorHAnsi"/>
                <w:b/>
                <w:sz w:val="20"/>
                <w:szCs w:val="20"/>
              </w:rPr>
              <w:t>C2</w:t>
            </w:r>
            <w:r w:rsidR="00A72C85" w:rsidRPr="00405CF9">
              <w:rPr>
                <w:rFonts w:cstheme="minorHAnsi"/>
                <w:b/>
                <w:sz w:val="20"/>
                <w:szCs w:val="20"/>
              </w:rPr>
              <w:t>. Installed</w:t>
            </w:r>
            <w:r w:rsidR="00A72C85" w:rsidRPr="00D42D0F">
              <w:rPr>
                <w:rFonts w:cstheme="minorHAnsi"/>
                <w:b/>
                <w:sz w:val="20"/>
                <w:szCs w:val="20"/>
              </w:rPr>
              <w:t xml:space="preserve"> </w:t>
            </w:r>
            <w:r w:rsidR="00A72C85">
              <w:rPr>
                <w:rFonts w:cstheme="minorHAnsi"/>
                <w:b/>
                <w:sz w:val="20"/>
                <w:szCs w:val="20"/>
              </w:rPr>
              <w:t>HERS Verified CHPWH System</w:t>
            </w:r>
            <w:r w:rsidR="00A72C85" w:rsidRPr="00D42D0F">
              <w:rPr>
                <w:rFonts w:cstheme="minorHAnsi"/>
                <w:b/>
                <w:sz w:val="20"/>
                <w:szCs w:val="20"/>
              </w:rPr>
              <w:t xml:space="preserve"> Information</w:t>
            </w:r>
          </w:p>
          <w:p w14:paraId="1AD1AC53" w14:textId="54D4E1F6" w:rsidR="00A72C85" w:rsidRPr="003F4127" w:rsidRDefault="00015D7C" w:rsidP="0001787F">
            <w:pPr>
              <w:spacing w:after="0"/>
              <w:rPr>
                <w:rFonts w:cstheme="minorHAnsi"/>
                <w:sz w:val="20"/>
                <w:szCs w:val="20"/>
              </w:rPr>
            </w:pPr>
            <w:r>
              <w:rPr>
                <w:sz w:val="18"/>
                <w:szCs w:val="18"/>
              </w:rPr>
              <w:t>&lt;&lt;Static Text - see the top&gt;&gt;</w:t>
            </w:r>
            <w:r w:rsidR="00A72C85">
              <w:rPr>
                <w:rFonts w:cstheme="minorHAnsi"/>
                <w:sz w:val="20"/>
                <w:szCs w:val="20"/>
              </w:rPr>
              <w:t xml:space="preserve">&lt;&lt;If </w:t>
            </w:r>
            <w:r w:rsidR="00D92CD7">
              <w:rPr>
                <w:rFonts w:cstheme="minorHAnsi"/>
                <w:sz w:val="20"/>
                <w:szCs w:val="20"/>
              </w:rPr>
              <w:t xml:space="preserve"> Table B2 </w:t>
            </w:r>
            <w:r w:rsidR="000543D5">
              <w:rPr>
                <w:rFonts w:cstheme="minorHAnsi"/>
                <w:sz w:val="20"/>
                <w:szCs w:val="20"/>
              </w:rPr>
              <w:t>does apply</w:t>
            </w:r>
            <w:r w:rsidR="00A72C85">
              <w:rPr>
                <w:rFonts w:cstheme="minorHAnsi"/>
                <w:sz w:val="20"/>
                <w:szCs w:val="20"/>
              </w:rPr>
              <w:t xml:space="preserve">, then require table, else </w:t>
            </w:r>
            <w:r w:rsidR="00A72C85" w:rsidRPr="00E12A63">
              <w:rPr>
                <w:rFonts w:asciiTheme="minorHAnsi" w:hAnsiTheme="minorHAnsi" w:cstheme="minorHAnsi"/>
                <w:sz w:val="20"/>
                <w:szCs w:val="20"/>
              </w:rPr>
              <w:t>display the "section does not apply" message</w:t>
            </w:r>
            <w:r w:rsidR="00A72C85">
              <w:rPr>
                <w:rFonts w:cstheme="minorHAnsi"/>
                <w:sz w:val="20"/>
                <w:szCs w:val="20"/>
              </w:rPr>
              <w:t xml:space="preserve">&gt;&gt;&lt;&lt;require one row of data for each water heater identified </w:t>
            </w:r>
            <w:r w:rsidR="00A850D3">
              <w:rPr>
                <w:rFonts w:cstheme="minorHAnsi"/>
                <w:sz w:val="20"/>
                <w:szCs w:val="20"/>
              </w:rPr>
              <w:t>in Table B2</w:t>
            </w:r>
            <w:r w:rsidR="00A72C85">
              <w:rPr>
                <w:rFonts w:cstheme="minorHAnsi"/>
                <w:sz w:val="20"/>
                <w:szCs w:val="20"/>
              </w:rPr>
              <w:t>&gt;&gt;</w:t>
            </w:r>
          </w:p>
        </w:tc>
      </w:tr>
      <w:tr w:rsidR="00A72C85" w:rsidRPr="00C071B0" w14:paraId="5A2A5A2A" w14:textId="77777777" w:rsidTr="0001787F">
        <w:tc>
          <w:tcPr>
            <w:tcW w:w="1208" w:type="dxa"/>
            <w:vAlign w:val="bottom"/>
          </w:tcPr>
          <w:p w14:paraId="614D8488" w14:textId="77777777" w:rsidR="00A72C85" w:rsidRPr="003F4127" w:rsidRDefault="00A72C85" w:rsidP="0001787F">
            <w:pPr>
              <w:spacing w:after="0"/>
              <w:jc w:val="center"/>
              <w:rPr>
                <w:rFonts w:cstheme="minorHAnsi"/>
                <w:sz w:val="20"/>
                <w:szCs w:val="20"/>
              </w:rPr>
            </w:pPr>
            <w:r w:rsidRPr="003F4127">
              <w:rPr>
                <w:rFonts w:eastAsia="Times New Roman" w:cstheme="minorHAnsi"/>
                <w:sz w:val="20"/>
                <w:szCs w:val="20"/>
              </w:rPr>
              <w:t>01</w:t>
            </w:r>
          </w:p>
        </w:tc>
        <w:tc>
          <w:tcPr>
            <w:tcW w:w="1577" w:type="dxa"/>
            <w:vAlign w:val="bottom"/>
          </w:tcPr>
          <w:p w14:paraId="75E24652" w14:textId="77777777" w:rsidR="00A72C85" w:rsidRPr="003F4127" w:rsidRDefault="00A72C85" w:rsidP="0001787F">
            <w:pPr>
              <w:spacing w:after="0"/>
              <w:jc w:val="center"/>
              <w:rPr>
                <w:rFonts w:cstheme="minorHAnsi"/>
                <w:sz w:val="20"/>
                <w:szCs w:val="20"/>
              </w:rPr>
            </w:pPr>
            <w:r w:rsidRPr="003F4127">
              <w:rPr>
                <w:rFonts w:eastAsia="Times New Roman" w:cstheme="minorHAnsi"/>
                <w:sz w:val="20"/>
                <w:szCs w:val="20"/>
              </w:rPr>
              <w:t>02</w:t>
            </w:r>
          </w:p>
        </w:tc>
        <w:tc>
          <w:tcPr>
            <w:tcW w:w="1440" w:type="dxa"/>
          </w:tcPr>
          <w:p w14:paraId="04B0ADBB" w14:textId="77777777" w:rsidR="00A72C85" w:rsidRPr="003F4127" w:rsidRDefault="00A72C85" w:rsidP="0001787F">
            <w:pPr>
              <w:spacing w:after="0"/>
              <w:jc w:val="center"/>
              <w:rPr>
                <w:rFonts w:eastAsia="Times New Roman" w:cstheme="minorHAnsi"/>
                <w:sz w:val="20"/>
                <w:szCs w:val="20"/>
              </w:rPr>
            </w:pPr>
            <w:r w:rsidRPr="003F4127">
              <w:rPr>
                <w:rFonts w:eastAsia="Times New Roman" w:cstheme="minorHAnsi"/>
                <w:sz w:val="20"/>
                <w:szCs w:val="20"/>
              </w:rPr>
              <w:t>03</w:t>
            </w:r>
          </w:p>
        </w:tc>
        <w:tc>
          <w:tcPr>
            <w:tcW w:w="1260" w:type="dxa"/>
          </w:tcPr>
          <w:p w14:paraId="09058ED1" w14:textId="77777777" w:rsidR="00A72C85" w:rsidRDefault="00A72C85" w:rsidP="0001787F">
            <w:pPr>
              <w:spacing w:after="0"/>
              <w:jc w:val="center"/>
              <w:rPr>
                <w:rFonts w:eastAsia="Times New Roman" w:cstheme="minorHAnsi"/>
                <w:sz w:val="20"/>
                <w:szCs w:val="20"/>
              </w:rPr>
            </w:pPr>
            <w:r w:rsidRPr="00CE2BD1">
              <w:rPr>
                <w:rFonts w:eastAsia="Times New Roman" w:cs="Calibri"/>
                <w:sz w:val="18"/>
                <w:szCs w:val="18"/>
              </w:rPr>
              <w:t>04</w:t>
            </w:r>
          </w:p>
        </w:tc>
        <w:tc>
          <w:tcPr>
            <w:tcW w:w="1260" w:type="dxa"/>
          </w:tcPr>
          <w:p w14:paraId="35449E06" w14:textId="77777777" w:rsidR="00A72C85" w:rsidRPr="003F4127" w:rsidRDefault="00A72C85" w:rsidP="0001787F">
            <w:pPr>
              <w:spacing w:after="0"/>
              <w:jc w:val="center"/>
              <w:rPr>
                <w:rFonts w:eastAsia="Times New Roman" w:cstheme="minorHAnsi"/>
                <w:sz w:val="20"/>
                <w:szCs w:val="20"/>
              </w:rPr>
            </w:pPr>
            <w:r>
              <w:rPr>
                <w:rFonts w:eastAsia="Times New Roman" w:cstheme="minorHAnsi"/>
                <w:sz w:val="20"/>
                <w:szCs w:val="20"/>
              </w:rPr>
              <w:t>05</w:t>
            </w:r>
          </w:p>
        </w:tc>
        <w:tc>
          <w:tcPr>
            <w:tcW w:w="1170" w:type="dxa"/>
          </w:tcPr>
          <w:p w14:paraId="246F2B91" w14:textId="77777777" w:rsidR="00A72C85" w:rsidRDefault="00A72C85" w:rsidP="0001787F">
            <w:pPr>
              <w:spacing w:after="0"/>
              <w:jc w:val="center"/>
              <w:rPr>
                <w:rFonts w:eastAsia="Times New Roman" w:cstheme="minorHAnsi"/>
                <w:sz w:val="20"/>
                <w:szCs w:val="20"/>
              </w:rPr>
            </w:pPr>
            <w:r w:rsidRPr="00CE2BD1">
              <w:rPr>
                <w:rFonts w:eastAsia="Times New Roman" w:cs="Calibri"/>
                <w:sz w:val="18"/>
                <w:szCs w:val="18"/>
              </w:rPr>
              <w:t>06</w:t>
            </w:r>
          </w:p>
        </w:tc>
        <w:tc>
          <w:tcPr>
            <w:tcW w:w="1260" w:type="dxa"/>
          </w:tcPr>
          <w:p w14:paraId="57E715EB" w14:textId="77777777" w:rsidR="00A72C85" w:rsidRDefault="00A72C85" w:rsidP="0001787F">
            <w:pPr>
              <w:spacing w:after="0"/>
              <w:jc w:val="center"/>
              <w:rPr>
                <w:rFonts w:eastAsia="Times New Roman" w:cstheme="minorHAnsi"/>
                <w:sz w:val="20"/>
                <w:szCs w:val="20"/>
              </w:rPr>
            </w:pPr>
            <w:r w:rsidRPr="00CE2BD1">
              <w:rPr>
                <w:rFonts w:eastAsia="Times New Roman" w:cs="Calibri"/>
                <w:sz w:val="18"/>
                <w:szCs w:val="18"/>
              </w:rPr>
              <w:t>07</w:t>
            </w:r>
          </w:p>
        </w:tc>
        <w:tc>
          <w:tcPr>
            <w:tcW w:w="1260" w:type="dxa"/>
          </w:tcPr>
          <w:p w14:paraId="5740B3B5" w14:textId="77777777" w:rsidR="00A72C85" w:rsidRPr="003F4127" w:rsidRDefault="00A72C85" w:rsidP="0001787F">
            <w:pPr>
              <w:spacing w:after="0"/>
              <w:jc w:val="center"/>
              <w:rPr>
                <w:rFonts w:eastAsia="Times New Roman" w:cstheme="minorHAnsi"/>
                <w:sz w:val="20"/>
                <w:szCs w:val="20"/>
              </w:rPr>
            </w:pPr>
            <w:r>
              <w:rPr>
                <w:rFonts w:eastAsia="Times New Roman" w:cstheme="minorHAnsi"/>
                <w:sz w:val="20"/>
                <w:szCs w:val="20"/>
              </w:rPr>
              <w:t>08</w:t>
            </w:r>
          </w:p>
        </w:tc>
        <w:tc>
          <w:tcPr>
            <w:tcW w:w="1350" w:type="dxa"/>
          </w:tcPr>
          <w:p w14:paraId="683B10B3" w14:textId="77777777" w:rsidR="00A72C85" w:rsidRDefault="00A72C85" w:rsidP="0001787F">
            <w:pPr>
              <w:spacing w:after="0"/>
              <w:jc w:val="center"/>
              <w:rPr>
                <w:rFonts w:eastAsia="Times New Roman" w:cstheme="minorHAnsi"/>
                <w:sz w:val="20"/>
                <w:szCs w:val="20"/>
              </w:rPr>
            </w:pPr>
            <w:r w:rsidRPr="00CE2BD1">
              <w:rPr>
                <w:rFonts w:eastAsia="Times New Roman" w:cs="Calibri"/>
                <w:sz w:val="18"/>
                <w:szCs w:val="18"/>
              </w:rPr>
              <w:t>09</w:t>
            </w:r>
          </w:p>
        </w:tc>
        <w:tc>
          <w:tcPr>
            <w:tcW w:w="1440" w:type="dxa"/>
          </w:tcPr>
          <w:p w14:paraId="3CFC9D16" w14:textId="77777777" w:rsidR="00A72C85" w:rsidRDefault="00A72C85" w:rsidP="0001787F">
            <w:pPr>
              <w:spacing w:after="0"/>
              <w:jc w:val="center"/>
              <w:rPr>
                <w:rFonts w:eastAsia="Times New Roman" w:cstheme="minorHAnsi"/>
                <w:sz w:val="20"/>
                <w:szCs w:val="20"/>
              </w:rPr>
            </w:pPr>
            <w:r w:rsidRPr="00CE2BD1">
              <w:rPr>
                <w:rFonts w:eastAsia="Times New Roman" w:cs="Calibri"/>
                <w:sz w:val="18"/>
                <w:szCs w:val="18"/>
              </w:rPr>
              <w:t>10</w:t>
            </w:r>
          </w:p>
        </w:tc>
        <w:tc>
          <w:tcPr>
            <w:tcW w:w="1170" w:type="dxa"/>
          </w:tcPr>
          <w:p w14:paraId="42232AB6" w14:textId="77777777" w:rsidR="00A72C85" w:rsidRPr="003F4127" w:rsidRDefault="00A72C85" w:rsidP="0001787F">
            <w:pPr>
              <w:spacing w:after="0"/>
              <w:jc w:val="center"/>
              <w:rPr>
                <w:rFonts w:eastAsia="Times New Roman" w:cstheme="minorHAnsi"/>
                <w:sz w:val="20"/>
                <w:szCs w:val="20"/>
              </w:rPr>
            </w:pPr>
            <w:r>
              <w:rPr>
                <w:rFonts w:eastAsia="Times New Roman" w:cstheme="minorHAnsi"/>
                <w:sz w:val="20"/>
                <w:szCs w:val="20"/>
              </w:rPr>
              <w:t>11</w:t>
            </w:r>
          </w:p>
        </w:tc>
      </w:tr>
      <w:tr w:rsidR="00A72C85" w:rsidRPr="00C071B0" w14:paraId="313435CC" w14:textId="77777777" w:rsidTr="0001787F">
        <w:tc>
          <w:tcPr>
            <w:tcW w:w="1208" w:type="dxa"/>
            <w:vAlign w:val="bottom"/>
          </w:tcPr>
          <w:p w14:paraId="25D1D321" w14:textId="77777777" w:rsidR="00A72C85" w:rsidRPr="00554B1E"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Water Heating System ID</w:t>
            </w:r>
          </w:p>
          <w:p w14:paraId="7D9D529B" w14:textId="77777777" w:rsidR="00A72C85" w:rsidRPr="00554B1E" w:rsidRDefault="00A72C85" w:rsidP="0001787F">
            <w:pPr>
              <w:spacing w:after="0"/>
              <w:jc w:val="center"/>
              <w:rPr>
                <w:rFonts w:cstheme="minorHAnsi"/>
                <w:sz w:val="18"/>
                <w:szCs w:val="18"/>
              </w:rPr>
            </w:pPr>
            <w:r w:rsidRPr="00554B1E">
              <w:rPr>
                <w:rFonts w:eastAsia="Times New Roman" w:cstheme="minorHAnsi"/>
                <w:sz w:val="18"/>
                <w:szCs w:val="18"/>
              </w:rPr>
              <w:t>or Name</w:t>
            </w:r>
          </w:p>
        </w:tc>
        <w:tc>
          <w:tcPr>
            <w:tcW w:w="1577" w:type="dxa"/>
            <w:vAlign w:val="bottom"/>
          </w:tcPr>
          <w:p w14:paraId="1776F84D" w14:textId="77777777" w:rsidR="00A72C85" w:rsidRPr="00554B1E"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Modeled Equipment</w:t>
            </w:r>
          </w:p>
          <w:p w14:paraId="4A205C57" w14:textId="77777777" w:rsidR="00A72C85" w:rsidRPr="00554B1E" w:rsidRDefault="00A72C85" w:rsidP="0001787F">
            <w:pPr>
              <w:spacing w:after="0"/>
              <w:jc w:val="center"/>
              <w:rPr>
                <w:rFonts w:cstheme="minorHAnsi"/>
                <w:sz w:val="18"/>
                <w:szCs w:val="18"/>
              </w:rPr>
            </w:pPr>
            <w:r w:rsidRPr="00554B1E">
              <w:rPr>
                <w:rFonts w:eastAsia="Times New Roman" w:cstheme="minorHAnsi"/>
                <w:sz w:val="18"/>
                <w:szCs w:val="18"/>
              </w:rPr>
              <w:t>Make and Model</w:t>
            </w:r>
          </w:p>
        </w:tc>
        <w:tc>
          <w:tcPr>
            <w:tcW w:w="1440" w:type="dxa"/>
            <w:vAlign w:val="bottom"/>
          </w:tcPr>
          <w:p w14:paraId="5683628D" w14:textId="77777777" w:rsidR="00A72C85" w:rsidRPr="00554B1E"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Number of Water Heaters/ Compressors</w:t>
            </w:r>
          </w:p>
        </w:tc>
        <w:tc>
          <w:tcPr>
            <w:tcW w:w="1260" w:type="dxa"/>
            <w:vAlign w:val="bottom"/>
          </w:tcPr>
          <w:p w14:paraId="0968991D" w14:textId="77777777" w:rsidR="00A72C85" w:rsidRPr="00554B1E"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Calibri"/>
                <w:sz w:val="18"/>
                <w:szCs w:val="18"/>
              </w:rPr>
              <w:t>Primary Tank Location</w:t>
            </w:r>
          </w:p>
        </w:tc>
        <w:tc>
          <w:tcPr>
            <w:tcW w:w="1260" w:type="dxa"/>
            <w:vAlign w:val="bottom"/>
          </w:tcPr>
          <w:p w14:paraId="0CC69181" w14:textId="77777777" w:rsidR="00A72C85" w:rsidRPr="00554B1E"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 xml:space="preserve">Primary Tank </w:t>
            </w:r>
          </w:p>
          <w:p w14:paraId="38C8BC88" w14:textId="77777777" w:rsidR="00A72C85" w:rsidRPr="00554B1E"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Volume</w:t>
            </w:r>
          </w:p>
        </w:tc>
        <w:tc>
          <w:tcPr>
            <w:tcW w:w="1170" w:type="dxa"/>
            <w:vAlign w:val="bottom"/>
          </w:tcPr>
          <w:p w14:paraId="07F58FDE" w14:textId="77777777" w:rsidR="00A72C85" w:rsidRPr="00554B1E"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Calibri"/>
                <w:sz w:val="18"/>
                <w:szCs w:val="18"/>
              </w:rPr>
              <w:t xml:space="preserve">Primary Tank Insulation </w:t>
            </w:r>
          </w:p>
        </w:tc>
        <w:tc>
          <w:tcPr>
            <w:tcW w:w="1260" w:type="dxa"/>
            <w:vAlign w:val="bottom"/>
          </w:tcPr>
          <w:p w14:paraId="729CDEAF" w14:textId="77777777" w:rsidR="00A72C85" w:rsidRPr="00554B1E"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Calibri"/>
                <w:sz w:val="18"/>
                <w:szCs w:val="18"/>
              </w:rPr>
              <w:t>Loop Tank Location</w:t>
            </w:r>
          </w:p>
        </w:tc>
        <w:tc>
          <w:tcPr>
            <w:tcW w:w="1260" w:type="dxa"/>
            <w:vAlign w:val="bottom"/>
          </w:tcPr>
          <w:p w14:paraId="0717D1C5" w14:textId="77777777" w:rsidR="00A72C85" w:rsidRPr="00554B1E"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 xml:space="preserve">Loop Tank </w:t>
            </w:r>
          </w:p>
          <w:p w14:paraId="37D71F26" w14:textId="77777777" w:rsidR="00A72C85" w:rsidRPr="00554B1E"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Volume</w:t>
            </w:r>
          </w:p>
        </w:tc>
        <w:tc>
          <w:tcPr>
            <w:tcW w:w="1350" w:type="dxa"/>
            <w:vAlign w:val="bottom"/>
          </w:tcPr>
          <w:p w14:paraId="52D2D191" w14:textId="77777777" w:rsidR="00A72C85" w:rsidRPr="00554B1E"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sz w:val="18"/>
                <w:szCs w:val="18"/>
              </w:rPr>
              <w:t>Loop Tank Insulation</w:t>
            </w:r>
          </w:p>
        </w:tc>
        <w:tc>
          <w:tcPr>
            <w:tcW w:w="1440" w:type="dxa"/>
            <w:vAlign w:val="bottom"/>
          </w:tcPr>
          <w:p w14:paraId="7CBE7C91" w14:textId="77777777" w:rsidR="00A72C85" w:rsidRPr="00554B1E"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sz w:val="18"/>
                <w:szCs w:val="18"/>
              </w:rPr>
              <w:t xml:space="preserve">Loop Pipe Insulation Thickness </w:t>
            </w:r>
          </w:p>
        </w:tc>
        <w:tc>
          <w:tcPr>
            <w:tcW w:w="1170" w:type="dxa"/>
            <w:vAlign w:val="bottom"/>
          </w:tcPr>
          <w:p w14:paraId="32BDBF29" w14:textId="77777777" w:rsidR="00A72C85" w:rsidRPr="00554B1E"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 xml:space="preserve">Loop Tank </w:t>
            </w:r>
          </w:p>
          <w:p w14:paraId="345B64BB" w14:textId="77777777" w:rsidR="00A72C85" w:rsidRPr="00554B1E"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Type</w:t>
            </w:r>
          </w:p>
        </w:tc>
      </w:tr>
      <w:tr w:rsidR="00A72C85" w:rsidRPr="00C071B0" w14:paraId="1CF729AD" w14:textId="77777777" w:rsidTr="0001787F">
        <w:tc>
          <w:tcPr>
            <w:tcW w:w="1208" w:type="dxa"/>
          </w:tcPr>
          <w:p w14:paraId="3B00A11C" w14:textId="05ED904F" w:rsidR="00A72C85" w:rsidRPr="00554B1E" w:rsidRDefault="00A72C85" w:rsidP="0001787F">
            <w:pPr>
              <w:spacing w:after="0"/>
              <w:jc w:val="center"/>
              <w:rPr>
                <w:rFonts w:cstheme="minorHAnsi"/>
                <w:sz w:val="18"/>
                <w:szCs w:val="18"/>
              </w:rPr>
            </w:pPr>
            <w:r w:rsidRPr="00554B1E">
              <w:rPr>
                <w:rFonts w:cstheme="minorHAnsi"/>
                <w:sz w:val="18"/>
                <w:szCs w:val="18"/>
              </w:rPr>
              <w:t xml:space="preserve">&lt;&lt;reference values from </w:t>
            </w:r>
            <w:r w:rsidR="00EF0372">
              <w:rPr>
                <w:rFonts w:cstheme="minorHAnsi"/>
                <w:sz w:val="18"/>
                <w:szCs w:val="18"/>
              </w:rPr>
              <w:t>B2-</w:t>
            </w:r>
            <w:r w:rsidRPr="00554B1E">
              <w:rPr>
                <w:rFonts w:cstheme="minorHAnsi"/>
                <w:sz w:val="18"/>
                <w:szCs w:val="18"/>
              </w:rPr>
              <w:t>01&gt;&gt;</w:t>
            </w:r>
          </w:p>
        </w:tc>
        <w:tc>
          <w:tcPr>
            <w:tcW w:w="1577" w:type="dxa"/>
          </w:tcPr>
          <w:p w14:paraId="22318C63" w14:textId="11C0087D" w:rsidR="00A72C85" w:rsidRPr="005E0A00" w:rsidRDefault="00A72C85" w:rsidP="0001787F">
            <w:pPr>
              <w:spacing w:after="0"/>
              <w:jc w:val="center"/>
              <w:rPr>
                <w:rFonts w:cstheme="minorHAnsi"/>
                <w:sz w:val="18"/>
                <w:szCs w:val="18"/>
              </w:rPr>
            </w:pPr>
            <w:r w:rsidRPr="005E0A00">
              <w:rPr>
                <w:rFonts w:cstheme="minorHAnsi"/>
                <w:sz w:val="18"/>
                <w:szCs w:val="18"/>
              </w:rPr>
              <w:t xml:space="preserve">&lt;&lt; If performance, user input is equal to </w:t>
            </w:r>
            <w:r w:rsidR="00EF0372">
              <w:rPr>
                <w:rFonts w:cstheme="minorHAnsi"/>
                <w:sz w:val="18"/>
                <w:szCs w:val="18"/>
              </w:rPr>
              <w:t>B2-</w:t>
            </w:r>
            <w:r w:rsidRPr="005E0A00">
              <w:rPr>
                <w:rFonts w:cstheme="minorHAnsi"/>
                <w:sz w:val="18"/>
                <w:szCs w:val="18"/>
              </w:rPr>
              <w:t xml:space="preserve">02 as default, and allow user to override with an equivalent system based on the simulated equipment in </w:t>
            </w:r>
            <w:r w:rsidR="00EF0372">
              <w:rPr>
                <w:rFonts w:cstheme="minorHAnsi"/>
                <w:sz w:val="18"/>
                <w:szCs w:val="18"/>
              </w:rPr>
              <w:t>B2-</w:t>
            </w:r>
            <w:r w:rsidRPr="005E0A00">
              <w:rPr>
                <w:rFonts w:cstheme="minorHAnsi"/>
                <w:sz w:val="18"/>
                <w:szCs w:val="18"/>
              </w:rPr>
              <w:t>12; elseif prescriptive, value = Sanden&gt;&gt;</w:t>
            </w:r>
          </w:p>
          <w:p w14:paraId="61E363F1" w14:textId="77777777" w:rsidR="00A72C85" w:rsidRPr="00554B1E" w:rsidRDefault="00A72C85" w:rsidP="0001787F">
            <w:pPr>
              <w:spacing w:after="0"/>
              <w:jc w:val="center"/>
              <w:rPr>
                <w:rFonts w:cstheme="minorHAnsi"/>
                <w:sz w:val="18"/>
                <w:szCs w:val="18"/>
              </w:rPr>
            </w:pPr>
          </w:p>
        </w:tc>
        <w:tc>
          <w:tcPr>
            <w:tcW w:w="1440" w:type="dxa"/>
          </w:tcPr>
          <w:p w14:paraId="6B7DF44F" w14:textId="35F2BE03" w:rsidR="00A72C85" w:rsidRPr="00554B1E" w:rsidRDefault="00A72C85" w:rsidP="0001787F">
            <w:pPr>
              <w:spacing w:after="0"/>
              <w:jc w:val="center"/>
              <w:rPr>
                <w:rFonts w:cstheme="minorHAnsi"/>
                <w:sz w:val="18"/>
                <w:szCs w:val="18"/>
              </w:rPr>
            </w:pPr>
            <w:r w:rsidRPr="00554B1E">
              <w:rPr>
                <w:rFonts w:cstheme="minorHAnsi"/>
                <w:sz w:val="18"/>
                <w:szCs w:val="18"/>
              </w:rPr>
              <w:t xml:space="preserve">&lt;&lt; User Input must equal reference values from </w:t>
            </w:r>
            <w:r w:rsidR="00EF0372">
              <w:rPr>
                <w:rFonts w:cstheme="minorHAnsi"/>
                <w:sz w:val="18"/>
                <w:szCs w:val="18"/>
              </w:rPr>
              <w:t>B2-</w:t>
            </w:r>
            <w:r w:rsidRPr="00554B1E">
              <w:rPr>
                <w:rFonts w:cstheme="minorHAnsi"/>
                <w:sz w:val="18"/>
                <w:szCs w:val="18"/>
              </w:rPr>
              <w:t xml:space="preserve">03 reference values from </w:t>
            </w:r>
            <w:del w:id="125" w:author="Alhabibi, Haider@Energy" w:date="2022-06-13T10:42:00Z">
              <w:r w:rsidR="008852D7" w:rsidDel="00886315">
                <w:rPr>
                  <w:rFonts w:cstheme="minorHAnsi"/>
                  <w:sz w:val="18"/>
                  <w:szCs w:val="18"/>
                </w:rPr>
                <w:delText>LMCC</w:delText>
              </w:r>
            </w:del>
            <w:ins w:id="126" w:author="Alhabibi, Haider@Energy" w:date="2022-06-13T10:42:00Z">
              <w:r w:rsidR="00886315">
                <w:rPr>
                  <w:rFonts w:cstheme="minorHAnsi"/>
                  <w:sz w:val="18"/>
                  <w:szCs w:val="18"/>
                </w:rPr>
                <w:t>NRCC</w:t>
              </w:r>
            </w:ins>
            <w:r w:rsidRPr="00554B1E">
              <w:rPr>
                <w:rFonts w:cstheme="minorHAnsi"/>
                <w:sz w:val="18"/>
                <w:szCs w:val="18"/>
              </w:rPr>
              <w:t>&gt;&gt;</w:t>
            </w:r>
          </w:p>
        </w:tc>
        <w:tc>
          <w:tcPr>
            <w:tcW w:w="1260" w:type="dxa"/>
          </w:tcPr>
          <w:p w14:paraId="5A1259C8" w14:textId="3A5977FD" w:rsidR="00A72C85" w:rsidRPr="00554B1E" w:rsidRDefault="00A72C85" w:rsidP="0001787F">
            <w:pPr>
              <w:spacing w:after="0"/>
              <w:jc w:val="center"/>
              <w:rPr>
                <w:rFonts w:eastAsia="Times New Roman" w:cs="Calibri"/>
                <w:sz w:val="18"/>
                <w:szCs w:val="18"/>
              </w:rPr>
            </w:pPr>
            <w:r w:rsidRPr="00554B1E">
              <w:rPr>
                <w:rFonts w:cs="Calibri"/>
                <w:sz w:val="18"/>
                <w:szCs w:val="18"/>
              </w:rPr>
              <w:t xml:space="preserve">&lt;&lt; Reference values from </w:t>
            </w:r>
            <w:r w:rsidR="00EF0372" w:rsidRPr="00EF0372">
              <w:rPr>
                <w:rFonts w:cs="Calibri"/>
                <w:sz w:val="18"/>
                <w:szCs w:val="18"/>
              </w:rPr>
              <w:t>B2-</w:t>
            </w:r>
            <w:r w:rsidRPr="00554B1E">
              <w:rPr>
                <w:rFonts w:cs="Calibri"/>
                <w:sz w:val="18"/>
                <w:szCs w:val="18"/>
              </w:rPr>
              <w:t>04</w:t>
            </w:r>
            <w:r w:rsidRPr="00554B1E">
              <w:rPr>
                <w:rFonts w:eastAsia="Times New Roman" w:cs="Calibri"/>
                <w:sz w:val="18"/>
                <w:szCs w:val="18"/>
              </w:rPr>
              <w:t>&gt;&gt;</w:t>
            </w:r>
          </w:p>
          <w:p w14:paraId="0D0B3AD5" w14:textId="77777777" w:rsidR="00A72C85" w:rsidRPr="00554B1E" w:rsidRDefault="00A72C85" w:rsidP="0001787F">
            <w:pPr>
              <w:spacing w:after="0"/>
              <w:jc w:val="center"/>
              <w:rPr>
                <w:rFonts w:eastAsia="Times New Roman" w:cstheme="minorHAnsi"/>
                <w:sz w:val="18"/>
                <w:szCs w:val="18"/>
              </w:rPr>
            </w:pPr>
          </w:p>
        </w:tc>
        <w:tc>
          <w:tcPr>
            <w:tcW w:w="1260" w:type="dxa"/>
          </w:tcPr>
          <w:p w14:paraId="02DCA372" w14:textId="77777777" w:rsidR="00A72C85" w:rsidRPr="00554B1E" w:rsidRDefault="00A72C85" w:rsidP="0001787F">
            <w:pPr>
              <w:spacing w:after="0"/>
              <w:jc w:val="center"/>
              <w:rPr>
                <w:rFonts w:eastAsia="Times New Roman" w:cstheme="minorHAnsi"/>
                <w:sz w:val="18"/>
                <w:szCs w:val="18"/>
              </w:rPr>
            </w:pPr>
            <w:r w:rsidRPr="00554B1E">
              <w:rPr>
                <w:rFonts w:eastAsia="Times New Roman" w:cstheme="minorHAnsi"/>
                <w:sz w:val="18"/>
                <w:szCs w:val="18"/>
              </w:rPr>
              <w:t xml:space="preserve">&lt;&lt;User input, must be </w:t>
            </w:r>
            <w:r>
              <w:rPr>
                <w:rFonts w:cs="Calibri"/>
                <w:sz w:val="18"/>
                <w:szCs w:val="14"/>
              </w:rPr>
              <w:t>≥</w:t>
            </w:r>
            <w:r w:rsidRPr="00554B1E">
              <w:rPr>
                <w:rFonts w:eastAsia="Times New Roman" w:cstheme="minorHAnsi"/>
                <w:sz w:val="18"/>
                <w:szCs w:val="18"/>
              </w:rPr>
              <w:t xml:space="preserve"> value</w:t>
            </w:r>
          </w:p>
          <w:p w14:paraId="65770A61" w14:textId="155CEB58" w:rsidR="00A72C85" w:rsidRPr="00554B1E" w:rsidRDefault="00A72C85" w:rsidP="0001787F">
            <w:pPr>
              <w:spacing w:after="0"/>
              <w:jc w:val="center"/>
              <w:rPr>
                <w:rFonts w:eastAsia="Times New Roman" w:cstheme="minorHAnsi"/>
                <w:sz w:val="18"/>
                <w:szCs w:val="18"/>
              </w:rPr>
            </w:pPr>
            <w:r w:rsidRPr="00554B1E">
              <w:rPr>
                <w:rFonts w:eastAsia="Times New Roman" w:cstheme="minorHAnsi"/>
                <w:sz w:val="18"/>
                <w:szCs w:val="18"/>
              </w:rPr>
              <w:t xml:space="preserve">from </w:t>
            </w:r>
            <w:r w:rsidR="00EF0372" w:rsidRPr="00EF0372">
              <w:rPr>
                <w:rFonts w:eastAsia="Times New Roman" w:cstheme="minorHAnsi"/>
                <w:sz w:val="18"/>
                <w:szCs w:val="18"/>
              </w:rPr>
              <w:t>B2-</w:t>
            </w:r>
            <w:r w:rsidRPr="00554B1E">
              <w:rPr>
                <w:rFonts w:eastAsia="Times New Roman" w:cstheme="minorHAnsi"/>
                <w:sz w:val="18"/>
                <w:szCs w:val="18"/>
              </w:rPr>
              <w:t>0</w:t>
            </w:r>
            <w:r>
              <w:rPr>
                <w:rFonts w:eastAsia="Times New Roman" w:cstheme="minorHAnsi"/>
                <w:sz w:val="18"/>
                <w:szCs w:val="18"/>
              </w:rPr>
              <w:t>5</w:t>
            </w:r>
            <w:r w:rsidRPr="00554B1E">
              <w:rPr>
                <w:rFonts w:eastAsia="Times New Roman" w:cstheme="minorHAnsi"/>
                <w:sz w:val="18"/>
                <w:szCs w:val="18"/>
              </w:rPr>
              <w:t>&gt;&gt;</w:t>
            </w:r>
          </w:p>
        </w:tc>
        <w:tc>
          <w:tcPr>
            <w:tcW w:w="1170" w:type="dxa"/>
          </w:tcPr>
          <w:p w14:paraId="22D60D66" w14:textId="77777777" w:rsidR="00A72C85" w:rsidRPr="00554B1E" w:rsidRDefault="00A72C85" w:rsidP="0001787F">
            <w:pPr>
              <w:spacing w:after="0"/>
              <w:jc w:val="center"/>
              <w:rPr>
                <w:rFonts w:eastAsia="Times New Roman" w:cs="Calibri"/>
                <w:sz w:val="18"/>
                <w:szCs w:val="18"/>
              </w:rPr>
            </w:pPr>
            <w:r w:rsidRPr="00554B1E">
              <w:rPr>
                <w:rFonts w:eastAsia="Times New Roman" w:cs="Calibri"/>
                <w:sz w:val="18"/>
                <w:szCs w:val="18"/>
              </w:rPr>
              <w:t xml:space="preserve">&lt;&lt; User input, must be </w:t>
            </w:r>
            <w:r w:rsidRPr="00554B1E">
              <w:rPr>
                <w:rFonts w:cs="Calibri"/>
                <w:sz w:val="18"/>
                <w:szCs w:val="18"/>
              </w:rPr>
              <w:t>≥</w:t>
            </w:r>
            <w:r w:rsidRPr="00554B1E">
              <w:rPr>
                <w:rFonts w:eastAsia="Times New Roman" w:cs="Calibri"/>
                <w:sz w:val="18"/>
                <w:szCs w:val="18"/>
              </w:rPr>
              <w:t xml:space="preserve"> value</w:t>
            </w:r>
          </w:p>
          <w:p w14:paraId="08CCCA97" w14:textId="28BD5EEB" w:rsidR="00A72C85" w:rsidRPr="00554B1E" w:rsidRDefault="00A72C85" w:rsidP="0001787F">
            <w:pPr>
              <w:spacing w:after="0"/>
              <w:jc w:val="center"/>
              <w:rPr>
                <w:rFonts w:eastAsia="Times New Roman" w:cstheme="minorHAnsi"/>
                <w:sz w:val="18"/>
                <w:szCs w:val="18"/>
              </w:rPr>
            </w:pPr>
            <w:r w:rsidRPr="00554B1E">
              <w:rPr>
                <w:rFonts w:eastAsia="Times New Roman" w:cs="Calibri"/>
                <w:sz w:val="18"/>
                <w:szCs w:val="18"/>
              </w:rPr>
              <w:t xml:space="preserve">from </w:t>
            </w:r>
            <w:r w:rsidR="00EF0372" w:rsidRPr="00EF0372">
              <w:rPr>
                <w:rFonts w:eastAsia="Times New Roman" w:cs="Calibri"/>
                <w:sz w:val="18"/>
                <w:szCs w:val="18"/>
              </w:rPr>
              <w:t>B2-</w:t>
            </w:r>
            <w:r w:rsidRPr="00554B1E">
              <w:rPr>
                <w:rFonts w:eastAsia="Times New Roman" w:cs="Calibri"/>
                <w:sz w:val="18"/>
                <w:szCs w:val="18"/>
              </w:rPr>
              <w:t>06&gt;&gt;</w:t>
            </w:r>
          </w:p>
        </w:tc>
        <w:tc>
          <w:tcPr>
            <w:tcW w:w="1260" w:type="dxa"/>
          </w:tcPr>
          <w:p w14:paraId="3384AFBD" w14:textId="03EF2FF2" w:rsidR="00A72C85" w:rsidRPr="00554B1E" w:rsidRDefault="00A72C85" w:rsidP="0001787F">
            <w:pPr>
              <w:spacing w:after="0"/>
              <w:jc w:val="center"/>
              <w:rPr>
                <w:rFonts w:eastAsia="Times New Roman" w:cstheme="minorHAnsi"/>
                <w:sz w:val="18"/>
                <w:szCs w:val="18"/>
              </w:rPr>
            </w:pPr>
            <w:r w:rsidRPr="00554B1E">
              <w:rPr>
                <w:rFonts w:eastAsia="Times New Roman" w:cs="Calibri"/>
                <w:sz w:val="18"/>
                <w:szCs w:val="18"/>
              </w:rPr>
              <w:t xml:space="preserve">&lt;&lt; Reference values from </w:t>
            </w:r>
            <w:r w:rsidR="0030587F">
              <w:rPr>
                <w:rFonts w:eastAsia="Times New Roman" w:cs="Calibri"/>
                <w:sz w:val="18"/>
                <w:szCs w:val="18"/>
              </w:rPr>
              <w:t>B2-</w:t>
            </w:r>
            <w:r w:rsidRPr="00554B1E">
              <w:rPr>
                <w:rFonts w:eastAsia="Times New Roman" w:cs="Calibri"/>
                <w:sz w:val="18"/>
                <w:szCs w:val="18"/>
              </w:rPr>
              <w:t>07&gt;&gt;</w:t>
            </w:r>
          </w:p>
        </w:tc>
        <w:tc>
          <w:tcPr>
            <w:tcW w:w="1260" w:type="dxa"/>
          </w:tcPr>
          <w:p w14:paraId="0456B7EF" w14:textId="77777777" w:rsidR="00A72C85" w:rsidRPr="00554B1E" w:rsidRDefault="00A72C85" w:rsidP="0001787F">
            <w:pPr>
              <w:spacing w:after="0"/>
              <w:jc w:val="center"/>
              <w:rPr>
                <w:rFonts w:eastAsia="Times New Roman" w:cstheme="minorHAnsi"/>
                <w:sz w:val="18"/>
                <w:szCs w:val="18"/>
              </w:rPr>
            </w:pPr>
            <w:r w:rsidRPr="00554B1E">
              <w:rPr>
                <w:rFonts w:eastAsia="Times New Roman" w:cstheme="minorHAnsi"/>
                <w:sz w:val="18"/>
                <w:szCs w:val="18"/>
              </w:rPr>
              <w:t xml:space="preserve">&lt;&lt;User input, must be </w:t>
            </w:r>
            <w:r>
              <w:rPr>
                <w:rFonts w:cs="Calibri"/>
                <w:sz w:val="18"/>
                <w:szCs w:val="14"/>
              </w:rPr>
              <w:t>≥</w:t>
            </w:r>
            <w:r w:rsidRPr="00554B1E">
              <w:rPr>
                <w:rFonts w:eastAsia="Times New Roman" w:cstheme="minorHAnsi"/>
                <w:sz w:val="18"/>
                <w:szCs w:val="18"/>
              </w:rPr>
              <w:t xml:space="preserve"> value</w:t>
            </w:r>
          </w:p>
          <w:p w14:paraId="0DDB103D" w14:textId="0A0F10D6" w:rsidR="00A72C85" w:rsidRPr="00C035AD" w:rsidRDefault="00A72C85" w:rsidP="0001787F">
            <w:pPr>
              <w:spacing w:after="0"/>
              <w:jc w:val="center"/>
              <w:rPr>
                <w:rFonts w:eastAsia="Times New Roman" w:cstheme="minorHAnsi"/>
                <w:sz w:val="18"/>
                <w:szCs w:val="20"/>
              </w:rPr>
            </w:pPr>
            <w:r w:rsidRPr="00554B1E">
              <w:rPr>
                <w:rFonts w:eastAsia="Times New Roman" w:cstheme="minorHAnsi"/>
                <w:sz w:val="18"/>
                <w:szCs w:val="18"/>
              </w:rPr>
              <w:t xml:space="preserve">from </w:t>
            </w:r>
            <w:r w:rsidR="00EF0372" w:rsidRPr="00EF0372">
              <w:rPr>
                <w:rFonts w:eastAsia="Times New Roman" w:cstheme="minorHAnsi"/>
                <w:sz w:val="18"/>
                <w:szCs w:val="18"/>
              </w:rPr>
              <w:t>B2-</w:t>
            </w:r>
            <w:r>
              <w:rPr>
                <w:rFonts w:eastAsia="Times New Roman" w:cstheme="minorHAnsi"/>
                <w:sz w:val="18"/>
                <w:szCs w:val="18"/>
              </w:rPr>
              <w:t>08</w:t>
            </w:r>
            <w:r w:rsidRPr="00554B1E">
              <w:rPr>
                <w:rFonts w:eastAsia="Times New Roman" w:cstheme="minorHAnsi"/>
                <w:sz w:val="18"/>
                <w:szCs w:val="18"/>
              </w:rPr>
              <w:t>&gt;&gt;</w:t>
            </w:r>
          </w:p>
        </w:tc>
        <w:tc>
          <w:tcPr>
            <w:tcW w:w="1350" w:type="dxa"/>
          </w:tcPr>
          <w:p w14:paraId="280AA16B" w14:textId="77777777" w:rsidR="00A72C85" w:rsidRPr="00554B1E" w:rsidRDefault="00A72C85" w:rsidP="0001787F">
            <w:pPr>
              <w:spacing w:after="0"/>
              <w:jc w:val="center"/>
              <w:rPr>
                <w:rFonts w:eastAsia="Times New Roman" w:cs="Calibri"/>
                <w:sz w:val="18"/>
                <w:szCs w:val="18"/>
              </w:rPr>
            </w:pPr>
            <w:r w:rsidRPr="00554B1E">
              <w:rPr>
                <w:rFonts w:eastAsia="Times New Roman" w:cs="Calibri"/>
                <w:sz w:val="18"/>
                <w:szCs w:val="18"/>
              </w:rPr>
              <w:t xml:space="preserve">&lt;&lt; User input, must be </w:t>
            </w:r>
            <w:r w:rsidRPr="00554B1E">
              <w:rPr>
                <w:rFonts w:cs="Calibri"/>
                <w:sz w:val="18"/>
                <w:szCs w:val="18"/>
              </w:rPr>
              <w:t>≥</w:t>
            </w:r>
            <w:r w:rsidRPr="00554B1E">
              <w:rPr>
                <w:rFonts w:eastAsia="Times New Roman" w:cs="Calibri"/>
                <w:sz w:val="18"/>
                <w:szCs w:val="18"/>
              </w:rPr>
              <w:t xml:space="preserve"> value</w:t>
            </w:r>
          </w:p>
          <w:p w14:paraId="3ADF549F" w14:textId="7F05A4E0" w:rsidR="00A72C85" w:rsidRPr="00554B1E" w:rsidRDefault="00A72C85" w:rsidP="0001787F">
            <w:pPr>
              <w:spacing w:after="0"/>
              <w:jc w:val="center"/>
              <w:rPr>
                <w:rFonts w:eastAsia="Times New Roman" w:cstheme="minorHAnsi"/>
                <w:sz w:val="18"/>
                <w:szCs w:val="18"/>
              </w:rPr>
            </w:pPr>
            <w:r w:rsidRPr="00554B1E">
              <w:rPr>
                <w:rFonts w:eastAsia="Times New Roman" w:cs="Calibri"/>
                <w:sz w:val="18"/>
                <w:szCs w:val="18"/>
              </w:rPr>
              <w:t xml:space="preserve">from </w:t>
            </w:r>
            <w:r w:rsidR="00EF0372" w:rsidRPr="00EF0372">
              <w:rPr>
                <w:rFonts w:eastAsia="Times New Roman" w:cs="Calibri"/>
                <w:sz w:val="18"/>
                <w:szCs w:val="18"/>
              </w:rPr>
              <w:t>B2-</w:t>
            </w:r>
            <w:r w:rsidRPr="00554B1E">
              <w:rPr>
                <w:rFonts w:eastAsia="Times New Roman" w:cs="Calibri"/>
                <w:sz w:val="18"/>
                <w:szCs w:val="18"/>
              </w:rPr>
              <w:t>09&gt;&gt;</w:t>
            </w:r>
          </w:p>
        </w:tc>
        <w:tc>
          <w:tcPr>
            <w:tcW w:w="1440" w:type="dxa"/>
          </w:tcPr>
          <w:p w14:paraId="24BE2DEE" w14:textId="77777777" w:rsidR="00A72C85" w:rsidRPr="00554B1E" w:rsidRDefault="00A72C85" w:rsidP="0001787F">
            <w:pPr>
              <w:spacing w:after="0"/>
              <w:jc w:val="center"/>
              <w:rPr>
                <w:rFonts w:eastAsia="Times New Roman" w:cs="Calibri"/>
                <w:sz w:val="18"/>
                <w:szCs w:val="18"/>
              </w:rPr>
            </w:pPr>
            <w:r w:rsidRPr="00554B1E">
              <w:rPr>
                <w:rFonts w:eastAsia="Times New Roman" w:cs="Calibri"/>
                <w:sz w:val="18"/>
                <w:szCs w:val="18"/>
              </w:rPr>
              <w:t xml:space="preserve">&lt;&lt; User input, must be </w:t>
            </w:r>
            <w:r w:rsidRPr="00554B1E">
              <w:rPr>
                <w:rFonts w:cs="Calibri"/>
                <w:sz w:val="18"/>
                <w:szCs w:val="18"/>
              </w:rPr>
              <w:t>≥</w:t>
            </w:r>
            <w:r w:rsidRPr="00554B1E">
              <w:rPr>
                <w:rFonts w:eastAsia="Times New Roman" w:cs="Calibri"/>
                <w:sz w:val="18"/>
                <w:szCs w:val="18"/>
              </w:rPr>
              <w:t xml:space="preserve"> value</w:t>
            </w:r>
          </w:p>
          <w:p w14:paraId="2EF4D8F5" w14:textId="16931BFD" w:rsidR="00A72C85" w:rsidRPr="00554B1E" w:rsidRDefault="00A72C85" w:rsidP="0001787F">
            <w:pPr>
              <w:spacing w:after="0"/>
              <w:jc w:val="center"/>
              <w:rPr>
                <w:rFonts w:eastAsia="Times New Roman" w:cstheme="minorHAnsi"/>
                <w:sz w:val="18"/>
                <w:szCs w:val="18"/>
              </w:rPr>
            </w:pPr>
            <w:r w:rsidRPr="00554B1E">
              <w:rPr>
                <w:rFonts w:eastAsia="Times New Roman" w:cs="Calibri"/>
                <w:sz w:val="18"/>
                <w:szCs w:val="18"/>
              </w:rPr>
              <w:t xml:space="preserve">from </w:t>
            </w:r>
            <w:r w:rsidR="00EF0372" w:rsidRPr="00EF0372">
              <w:rPr>
                <w:rFonts w:eastAsia="Times New Roman" w:cs="Calibri"/>
                <w:sz w:val="18"/>
                <w:szCs w:val="18"/>
              </w:rPr>
              <w:t>B2-</w:t>
            </w:r>
            <w:r w:rsidRPr="00554B1E">
              <w:rPr>
                <w:rFonts w:eastAsia="Times New Roman" w:cs="Calibri"/>
                <w:sz w:val="18"/>
                <w:szCs w:val="18"/>
              </w:rPr>
              <w:t>10&gt;&gt;</w:t>
            </w:r>
          </w:p>
        </w:tc>
        <w:tc>
          <w:tcPr>
            <w:tcW w:w="1170" w:type="dxa"/>
          </w:tcPr>
          <w:p w14:paraId="0233EC26" w14:textId="24A58111" w:rsidR="00A72C85" w:rsidRPr="00554B1E" w:rsidRDefault="00A72C85" w:rsidP="0001787F">
            <w:pPr>
              <w:spacing w:after="0"/>
              <w:jc w:val="center"/>
              <w:rPr>
                <w:rFonts w:eastAsia="Times New Roman" w:cstheme="minorHAnsi"/>
                <w:sz w:val="18"/>
                <w:szCs w:val="18"/>
              </w:rPr>
            </w:pPr>
            <w:r w:rsidRPr="00554B1E">
              <w:rPr>
                <w:rFonts w:eastAsia="Times New Roman" w:cstheme="minorHAnsi"/>
                <w:sz w:val="18"/>
                <w:szCs w:val="18"/>
              </w:rPr>
              <w:t xml:space="preserve">&lt;&lt;Reference value from </w:t>
            </w:r>
            <w:r w:rsidR="00EF0372" w:rsidRPr="00EF0372">
              <w:rPr>
                <w:rFonts w:eastAsia="Times New Roman" w:cstheme="minorHAnsi"/>
                <w:sz w:val="18"/>
                <w:szCs w:val="18"/>
              </w:rPr>
              <w:t>B2-</w:t>
            </w:r>
            <w:r>
              <w:rPr>
                <w:rFonts w:eastAsia="Times New Roman" w:cstheme="minorHAnsi"/>
                <w:sz w:val="18"/>
                <w:szCs w:val="18"/>
              </w:rPr>
              <w:t>11</w:t>
            </w:r>
            <w:r w:rsidRPr="00554B1E">
              <w:rPr>
                <w:rFonts w:eastAsia="Times New Roman" w:cstheme="minorHAnsi"/>
                <w:sz w:val="18"/>
                <w:szCs w:val="18"/>
              </w:rPr>
              <w:t>&gt;&gt;</w:t>
            </w:r>
          </w:p>
        </w:tc>
      </w:tr>
      <w:tr w:rsidR="00A72C85" w:rsidRPr="00C071B0" w14:paraId="630F35E1" w14:textId="77777777" w:rsidTr="0001787F">
        <w:tc>
          <w:tcPr>
            <w:tcW w:w="1208" w:type="dxa"/>
          </w:tcPr>
          <w:p w14:paraId="51068A58" w14:textId="77777777" w:rsidR="00A72C85" w:rsidRPr="003F4127" w:rsidRDefault="00A72C85" w:rsidP="0001787F">
            <w:pPr>
              <w:jc w:val="center"/>
              <w:rPr>
                <w:rFonts w:cstheme="minorHAnsi"/>
                <w:sz w:val="20"/>
                <w:szCs w:val="20"/>
              </w:rPr>
            </w:pPr>
          </w:p>
        </w:tc>
        <w:tc>
          <w:tcPr>
            <w:tcW w:w="1577" w:type="dxa"/>
          </w:tcPr>
          <w:p w14:paraId="02F6412B" w14:textId="77777777" w:rsidR="00A72C85" w:rsidRPr="003F4127" w:rsidRDefault="00A72C85" w:rsidP="0001787F">
            <w:pPr>
              <w:jc w:val="center"/>
              <w:rPr>
                <w:rFonts w:cstheme="minorHAnsi"/>
                <w:sz w:val="20"/>
                <w:szCs w:val="20"/>
              </w:rPr>
            </w:pPr>
          </w:p>
        </w:tc>
        <w:tc>
          <w:tcPr>
            <w:tcW w:w="1440" w:type="dxa"/>
          </w:tcPr>
          <w:p w14:paraId="3C2EB104" w14:textId="77777777" w:rsidR="00A72C85" w:rsidRPr="003F4127" w:rsidRDefault="00A72C85" w:rsidP="0001787F">
            <w:pPr>
              <w:jc w:val="center"/>
              <w:rPr>
                <w:rFonts w:cstheme="minorHAnsi"/>
                <w:sz w:val="20"/>
                <w:szCs w:val="20"/>
              </w:rPr>
            </w:pPr>
          </w:p>
        </w:tc>
        <w:tc>
          <w:tcPr>
            <w:tcW w:w="1260" w:type="dxa"/>
          </w:tcPr>
          <w:p w14:paraId="6649A83E" w14:textId="77777777" w:rsidR="00A72C85" w:rsidRPr="003F4127" w:rsidRDefault="00A72C85" w:rsidP="0001787F">
            <w:pPr>
              <w:jc w:val="center"/>
              <w:rPr>
                <w:rFonts w:cstheme="minorHAnsi"/>
                <w:sz w:val="20"/>
                <w:szCs w:val="20"/>
              </w:rPr>
            </w:pPr>
          </w:p>
        </w:tc>
        <w:tc>
          <w:tcPr>
            <w:tcW w:w="1260" w:type="dxa"/>
          </w:tcPr>
          <w:p w14:paraId="32C82F70" w14:textId="77777777" w:rsidR="00A72C85" w:rsidRPr="003F4127" w:rsidRDefault="00A72C85" w:rsidP="0001787F">
            <w:pPr>
              <w:jc w:val="center"/>
              <w:rPr>
                <w:rFonts w:cstheme="minorHAnsi"/>
                <w:sz w:val="20"/>
                <w:szCs w:val="20"/>
              </w:rPr>
            </w:pPr>
          </w:p>
        </w:tc>
        <w:tc>
          <w:tcPr>
            <w:tcW w:w="1170" w:type="dxa"/>
          </w:tcPr>
          <w:p w14:paraId="44D09828" w14:textId="77777777" w:rsidR="00A72C85" w:rsidRPr="003F4127" w:rsidRDefault="00A72C85" w:rsidP="0001787F">
            <w:pPr>
              <w:jc w:val="center"/>
              <w:rPr>
                <w:rFonts w:cstheme="minorHAnsi"/>
                <w:sz w:val="20"/>
                <w:szCs w:val="20"/>
              </w:rPr>
            </w:pPr>
          </w:p>
        </w:tc>
        <w:tc>
          <w:tcPr>
            <w:tcW w:w="1260" w:type="dxa"/>
          </w:tcPr>
          <w:p w14:paraId="116A006A" w14:textId="77777777" w:rsidR="00A72C85" w:rsidRPr="003F4127" w:rsidRDefault="00A72C85" w:rsidP="0001787F">
            <w:pPr>
              <w:jc w:val="center"/>
              <w:rPr>
                <w:rFonts w:cstheme="minorHAnsi"/>
                <w:sz w:val="20"/>
                <w:szCs w:val="20"/>
              </w:rPr>
            </w:pPr>
          </w:p>
        </w:tc>
        <w:tc>
          <w:tcPr>
            <w:tcW w:w="1260" w:type="dxa"/>
          </w:tcPr>
          <w:p w14:paraId="2A9E99BB" w14:textId="77777777" w:rsidR="00A72C85" w:rsidRPr="003F4127" w:rsidRDefault="00A72C85" w:rsidP="0001787F">
            <w:pPr>
              <w:jc w:val="center"/>
              <w:rPr>
                <w:rFonts w:cstheme="minorHAnsi"/>
                <w:sz w:val="20"/>
                <w:szCs w:val="20"/>
              </w:rPr>
            </w:pPr>
          </w:p>
        </w:tc>
        <w:tc>
          <w:tcPr>
            <w:tcW w:w="1350" w:type="dxa"/>
          </w:tcPr>
          <w:p w14:paraId="217C6FC1" w14:textId="77777777" w:rsidR="00A72C85" w:rsidRPr="003F4127" w:rsidRDefault="00A72C85" w:rsidP="0001787F">
            <w:pPr>
              <w:jc w:val="center"/>
              <w:rPr>
                <w:rFonts w:cstheme="minorHAnsi"/>
                <w:sz w:val="20"/>
                <w:szCs w:val="20"/>
              </w:rPr>
            </w:pPr>
          </w:p>
        </w:tc>
        <w:tc>
          <w:tcPr>
            <w:tcW w:w="1440" w:type="dxa"/>
          </w:tcPr>
          <w:p w14:paraId="3DD80A44" w14:textId="77777777" w:rsidR="00A72C85" w:rsidRPr="003F4127" w:rsidRDefault="00A72C85" w:rsidP="0001787F">
            <w:pPr>
              <w:jc w:val="center"/>
              <w:rPr>
                <w:rFonts w:cstheme="minorHAnsi"/>
                <w:sz w:val="20"/>
                <w:szCs w:val="20"/>
              </w:rPr>
            </w:pPr>
          </w:p>
        </w:tc>
        <w:tc>
          <w:tcPr>
            <w:tcW w:w="1170" w:type="dxa"/>
          </w:tcPr>
          <w:p w14:paraId="240EB3AA" w14:textId="77777777" w:rsidR="00A72C85" w:rsidRPr="003F4127" w:rsidRDefault="00A72C85" w:rsidP="0001787F">
            <w:pPr>
              <w:jc w:val="center"/>
              <w:rPr>
                <w:rFonts w:cstheme="minorHAnsi"/>
                <w:sz w:val="20"/>
                <w:szCs w:val="20"/>
              </w:rPr>
            </w:pPr>
          </w:p>
        </w:tc>
      </w:tr>
      <w:tr w:rsidR="003D785E" w:rsidRPr="00C071B0" w14:paraId="1E4FE251" w14:textId="77777777" w:rsidTr="003511BF">
        <w:tc>
          <w:tcPr>
            <w:tcW w:w="1208" w:type="dxa"/>
          </w:tcPr>
          <w:p w14:paraId="3E1FE01D" w14:textId="669D2565" w:rsidR="003D785E" w:rsidRPr="003F4127" w:rsidRDefault="003D785E" w:rsidP="00F714E3">
            <w:pPr>
              <w:spacing w:after="0"/>
              <w:jc w:val="center"/>
              <w:rPr>
                <w:rFonts w:cstheme="minorHAnsi"/>
                <w:sz w:val="20"/>
                <w:szCs w:val="20"/>
              </w:rPr>
            </w:pPr>
            <w:r>
              <w:rPr>
                <w:rFonts w:cstheme="minorHAnsi"/>
                <w:sz w:val="20"/>
                <w:szCs w:val="20"/>
              </w:rPr>
              <w:t>12</w:t>
            </w:r>
          </w:p>
        </w:tc>
        <w:tc>
          <w:tcPr>
            <w:tcW w:w="4277" w:type="dxa"/>
            <w:gridSpan w:val="3"/>
          </w:tcPr>
          <w:p w14:paraId="3094C542" w14:textId="1CDF14CD" w:rsidR="003D785E" w:rsidRPr="003F4127" w:rsidRDefault="003D785E" w:rsidP="00F714E3">
            <w:pPr>
              <w:spacing w:after="0"/>
              <w:rPr>
                <w:rFonts w:cstheme="minorHAnsi"/>
                <w:sz w:val="20"/>
                <w:szCs w:val="20"/>
              </w:rPr>
            </w:pPr>
            <w:r>
              <w:rPr>
                <w:rFonts w:cstheme="minorHAnsi"/>
                <w:sz w:val="20"/>
                <w:szCs w:val="20"/>
              </w:rPr>
              <w:t>Compliance Statement:</w:t>
            </w:r>
          </w:p>
        </w:tc>
        <w:tc>
          <w:tcPr>
            <w:tcW w:w="8910" w:type="dxa"/>
            <w:gridSpan w:val="7"/>
          </w:tcPr>
          <w:p w14:paraId="0A2DE8FD" w14:textId="4C215150" w:rsidR="003D785E" w:rsidRPr="003F4127" w:rsidRDefault="00F714E3" w:rsidP="00F714E3">
            <w:pPr>
              <w:spacing w:after="0"/>
              <w:rPr>
                <w:rFonts w:cstheme="minorHAnsi"/>
                <w:sz w:val="20"/>
                <w:szCs w:val="20"/>
              </w:rPr>
            </w:pPr>
            <w:r>
              <w:rPr>
                <w:rFonts w:eastAsia="Times New Roman"/>
                <w:sz w:val="18"/>
                <w:szCs w:val="18"/>
              </w:rPr>
              <w:t xml:space="preserve">&lt;&lt;calculated field: If </w:t>
            </w:r>
            <w:r w:rsidR="000404A5">
              <w:rPr>
                <w:rFonts w:eastAsia="Times New Roman"/>
                <w:sz w:val="18"/>
                <w:szCs w:val="18"/>
              </w:rPr>
              <w:t>B2-</w:t>
            </w:r>
            <w:r>
              <w:rPr>
                <w:rFonts w:eastAsia="Times New Roman"/>
                <w:sz w:val="18"/>
                <w:szCs w:val="18"/>
              </w:rPr>
              <w:t xml:space="preserve">08 ≤ </w:t>
            </w:r>
            <w:r w:rsidR="00841BEA">
              <w:rPr>
                <w:rFonts w:eastAsia="Times New Roman"/>
                <w:sz w:val="18"/>
                <w:szCs w:val="18"/>
              </w:rPr>
              <w:t>C2-</w:t>
            </w:r>
            <w:r>
              <w:rPr>
                <w:rFonts w:eastAsia="Times New Roman"/>
                <w:sz w:val="18"/>
                <w:szCs w:val="18"/>
              </w:rPr>
              <w:t xml:space="preserve">08, and </w:t>
            </w:r>
            <w:r w:rsidR="00E2698A">
              <w:rPr>
                <w:rFonts w:eastAsia="Times New Roman"/>
                <w:sz w:val="18"/>
                <w:szCs w:val="18"/>
              </w:rPr>
              <w:t>B2-</w:t>
            </w:r>
            <w:r>
              <w:rPr>
                <w:rFonts w:eastAsia="Times New Roman"/>
                <w:sz w:val="18"/>
                <w:szCs w:val="18"/>
              </w:rPr>
              <w:t xml:space="preserve">10 </w:t>
            </w:r>
            <w:r w:rsidRPr="005460CB">
              <w:rPr>
                <w:rFonts w:eastAsia="Times New Roman"/>
                <w:sz w:val="18"/>
                <w:szCs w:val="18"/>
              </w:rPr>
              <w:t xml:space="preserve">≥ </w:t>
            </w:r>
            <w:r w:rsidR="00E2698A">
              <w:rPr>
                <w:rFonts w:eastAsia="Times New Roman"/>
                <w:sz w:val="18"/>
                <w:szCs w:val="18"/>
              </w:rPr>
              <w:t>C2-</w:t>
            </w:r>
            <w:r w:rsidRPr="005460CB">
              <w:rPr>
                <w:rFonts w:eastAsia="Times New Roman"/>
                <w:sz w:val="18"/>
                <w:szCs w:val="18"/>
              </w:rPr>
              <w:t>10</w:t>
            </w:r>
            <w:r>
              <w:rPr>
                <w:rFonts w:eastAsia="Times New Roman"/>
                <w:sz w:val="18"/>
                <w:szCs w:val="18"/>
              </w:rPr>
              <w:t xml:space="preserve">, and </w:t>
            </w:r>
            <w:r w:rsidR="00E2698A">
              <w:rPr>
                <w:rFonts w:eastAsia="Times New Roman"/>
                <w:sz w:val="18"/>
                <w:szCs w:val="18"/>
              </w:rPr>
              <w:t>B2-</w:t>
            </w:r>
            <w:r>
              <w:rPr>
                <w:rFonts w:eastAsia="Times New Roman"/>
                <w:sz w:val="18"/>
                <w:szCs w:val="18"/>
              </w:rPr>
              <w:t xml:space="preserve">11 </w:t>
            </w:r>
            <w:r w:rsidRPr="005460CB">
              <w:rPr>
                <w:rFonts w:eastAsia="Times New Roman"/>
                <w:sz w:val="18"/>
                <w:szCs w:val="18"/>
              </w:rPr>
              <w:t xml:space="preserve">≤ </w:t>
            </w:r>
            <w:r w:rsidR="00E2698A">
              <w:rPr>
                <w:rFonts w:eastAsia="Times New Roman"/>
                <w:sz w:val="18"/>
                <w:szCs w:val="18"/>
              </w:rPr>
              <w:t>C2-</w:t>
            </w:r>
            <w:r w:rsidRPr="005460CB">
              <w:rPr>
                <w:rFonts w:eastAsia="Times New Roman"/>
                <w:sz w:val="18"/>
                <w:szCs w:val="18"/>
              </w:rPr>
              <w:t>11</w:t>
            </w:r>
            <w:r>
              <w:rPr>
                <w:rFonts w:eastAsia="Times New Roman"/>
                <w:sz w:val="18"/>
                <w:szCs w:val="18"/>
              </w:rPr>
              <w:t xml:space="preserve">, and </w:t>
            </w:r>
            <w:r w:rsidR="00E2698A">
              <w:rPr>
                <w:rFonts w:eastAsia="Times New Roman"/>
                <w:sz w:val="18"/>
                <w:szCs w:val="18"/>
              </w:rPr>
              <w:t>B2-</w:t>
            </w:r>
            <w:r w:rsidRPr="005460CB">
              <w:rPr>
                <w:rFonts w:eastAsia="Times New Roman"/>
                <w:sz w:val="18"/>
                <w:szCs w:val="18"/>
              </w:rPr>
              <w:t xml:space="preserve">12 ≥ </w:t>
            </w:r>
            <w:r w:rsidR="00E2698A">
              <w:rPr>
                <w:rFonts w:eastAsia="Times New Roman"/>
                <w:sz w:val="18"/>
                <w:szCs w:val="18"/>
              </w:rPr>
              <w:t>C2-</w:t>
            </w:r>
            <w:r w:rsidRPr="005460CB">
              <w:rPr>
                <w:rFonts w:eastAsia="Times New Roman"/>
                <w:sz w:val="18"/>
                <w:szCs w:val="18"/>
              </w:rPr>
              <w:t>12</w:t>
            </w:r>
            <w:r>
              <w:rPr>
                <w:rFonts w:eastAsia="Times New Roman"/>
                <w:sz w:val="18"/>
                <w:szCs w:val="18"/>
              </w:rPr>
              <w:t>, then display result = System complies; else display result = system does not comply&gt;&gt;</w:t>
            </w:r>
          </w:p>
        </w:tc>
      </w:tr>
    </w:tbl>
    <w:p w14:paraId="78B54331" w14:textId="77777777" w:rsidR="00F55CCE" w:rsidRPr="003F2775" w:rsidRDefault="00F55CCE" w:rsidP="003D13DA">
      <w:pPr>
        <w:rPr>
          <w:rFonts w:asciiTheme="minorHAnsi" w:hAnsiTheme="minorHAnsi" w:cstheme="minorHAnsi"/>
          <w:sz w:val="20"/>
          <w:szCs w:val="20"/>
        </w:rPr>
      </w:pPr>
    </w:p>
    <w:tbl>
      <w:tblPr>
        <w:tblW w:w="5005"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987"/>
        <w:gridCol w:w="6321"/>
        <w:gridCol w:w="6323"/>
      </w:tblGrid>
      <w:tr w:rsidR="00E36A79" w:rsidRPr="00D15BC3" w14:paraId="16E468CB" w14:textId="77777777" w:rsidTr="00E36A79">
        <w:trPr>
          <w:cantSplit/>
          <w:trHeight w:val="144"/>
        </w:trPr>
        <w:tc>
          <w:tcPr>
            <w:tcW w:w="14631" w:type="dxa"/>
            <w:gridSpan w:val="3"/>
            <w:tcBorders>
              <w:top w:val="single" w:sz="4" w:space="0" w:color="auto"/>
              <w:left w:val="single" w:sz="4" w:space="0" w:color="auto"/>
              <w:bottom w:val="single" w:sz="4" w:space="0" w:color="auto"/>
              <w:right w:val="single" w:sz="4" w:space="0" w:color="auto"/>
            </w:tcBorders>
          </w:tcPr>
          <w:p w14:paraId="6FB6C010" w14:textId="3A768082" w:rsidR="00E36A79" w:rsidRPr="00A051D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B16BBE">
              <w:rPr>
                <w:rFonts w:asciiTheme="minorHAnsi" w:hAnsiTheme="minorHAnsi" w:cstheme="minorHAnsi"/>
                <w:b/>
                <w:sz w:val="20"/>
                <w:szCs w:val="20"/>
              </w:rPr>
              <w:lastRenderedPageBreak/>
              <w:t>D</w:t>
            </w:r>
            <w:r w:rsidRPr="008C7D4A">
              <w:rPr>
                <w:rFonts w:asciiTheme="minorHAnsi" w:hAnsiTheme="minorHAnsi" w:cstheme="minorHAnsi"/>
                <w:b/>
                <w:sz w:val="20"/>
                <w:szCs w:val="20"/>
              </w:rPr>
              <w:t>. Design HER Verified Water Heating Distribution Systems Information</w:t>
            </w:r>
          </w:p>
          <w:p w14:paraId="50F30A71" w14:textId="0228186C" w:rsidR="00CD63C3" w:rsidRPr="003F2775" w:rsidRDefault="00015D7C" w:rsidP="00E36A7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sz w:val="18"/>
                <w:szCs w:val="18"/>
              </w:rPr>
              <w:t>&lt;&lt;Static Text - see the top&gt;&gt;</w:t>
            </w:r>
            <w:r w:rsidR="00CD63C3">
              <w:rPr>
                <w:rFonts w:asciiTheme="minorHAnsi" w:hAnsiTheme="minorHAnsi" w:cstheme="minorHAnsi"/>
                <w:b/>
                <w:sz w:val="20"/>
                <w:szCs w:val="20"/>
              </w:rPr>
              <w:t>&lt;&lt;</w:t>
            </w:r>
            <w:r w:rsidR="00CD63C3" w:rsidRPr="004635D7">
              <w:rPr>
                <w:rFonts w:asciiTheme="minorHAnsi" w:hAnsiTheme="minorHAnsi" w:cstheme="minorHAnsi"/>
                <w:sz w:val="20"/>
                <w:szCs w:val="20"/>
              </w:rPr>
              <w:t>If prescriptive compliance</w:t>
            </w:r>
            <w:r w:rsidR="00EA0E2B">
              <w:rPr>
                <w:rFonts w:asciiTheme="minorHAnsi" w:hAnsiTheme="minorHAnsi" w:cstheme="minorHAnsi"/>
                <w:sz w:val="20"/>
                <w:szCs w:val="20"/>
              </w:rPr>
              <w:t>,</w:t>
            </w:r>
            <w:r w:rsidR="00CD63C3" w:rsidRPr="004635D7">
              <w:rPr>
                <w:rFonts w:asciiTheme="minorHAnsi" w:hAnsiTheme="minorHAnsi" w:cstheme="minorHAnsi"/>
                <w:sz w:val="20"/>
                <w:szCs w:val="20"/>
              </w:rPr>
              <w:t xml:space="preserve"> </w:t>
            </w:r>
            <w:r w:rsidR="00EA0E2B" w:rsidRPr="005C068B">
              <w:rPr>
                <w:sz w:val="20"/>
                <w:szCs w:val="20"/>
              </w:rPr>
              <w:t>then display the "section does not apply" message; else display this entire</w:t>
            </w:r>
            <w:r w:rsidR="00EA0E2B" w:rsidRPr="005C068B">
              <w:rPr>
                <w:rFonts w:asciiTheme="minorHAnsi" w:hAnsiTheme="minorHAnsi" w:cstheme="minorHAnsi"/>
                <w:sz w:val="20"/>
                <w:szCs w:val="20"/>
              </w:rPr>
              <w:t xml:space="preserve"> table</w:t>
            </w:r>
            <w:r w:rsidR="00EA0E2B" w:rsidRPr="004635D7" w:rsidDel="00EA0E2B">
              <w:rPr>
                <w:rFonts w:asciiTheme="minorHAnsi" w:hAnsiTheme="minorHAnsi" w:cstheme="minorHAnsi"/>
                <w:sz w:val="20"/>
                <w:szCs w:val="20"/>
              </w:rPr>
              <w:t xml:space="preserve"> </w:t>
            </w:r>
            <w:r w:rsidR="00CD63C3" w:rsidRPr="004635D7">
              <w:rPr>
                <w:rFonts w:asciiTheme="minorHAnsi" w:hAnsiTheme="minorHAnsi" w:cstheme="minorHAnsi"/>
                <w:sz w:val="20"/>
                <w:szCs w:val="20"/>
              </w:rPr>
              <w:t>&gt;&gt;</w:t>
            </w:r>
          </w:p>
        </w:tc>
      </w:tr>
      <w:tr w:rsidR="00E36A79" w:rsidRPr="00D15BC3" w14:paraId="2CB9C082" w14:textId="77777777" w:rsidTr="00E36A79">
        <w:trPr>
          <w:cantSplit/>
          <w:trHeight w:val="144"/>
        </w:trPr>
        <w:tc>
          <w:tcPr>
            <w:tcW w:w="1987" w:type="dxa"/>
            <w:tcBorders>
              <w:top w:val="single" w:sz="4" w:space="0" w:color="auto"/>
              <w:left w:val="single" w:sz="4" w:space="0" w:color="auto"/>
              <w:bottom w:val="single" w:sz="4" w:space="0" w:color="auto"/>
              <w:right w:val="single" w:sz="4" w:space="0" w:color="auto"/>
            </w:tcBorders>
            <w:vAlign w:val="center"/>
          </w:tcPr>
          <w:p w14:paraId="5395021F"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01</w:t>
            </w:r>
          </w:p>
        </w:tc>
        <w:tc>
          <w:tcPr>
            <w:tcW w:w="6321" w:type="dxa"/>
            <w:tcBorders>
              <w:top w:val="single" w:sz="4" w:space="0" w:color="auto"/>
              <w:left w:val="single" w:sz="4" w:space="0" w:color="auto"/>
              <w:bottom w:val="single" w:sz="4" w:space="0" w:color="auto"/>
              <w:right w:val="single" w:sz="4" w:space="0" w:color="auto"/>
            </w:tcBorders>
            <w:vAlign w:val="center"/>
          </w:tcPr>
          <w:p w14:paraId="167F38F4"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02</w:t>
            </w:r>
          </w:p>
        </w:tc>
        <w:tc>
          <w:tcPr>
            <w:tcW w:w="6323" w:type="dxa"/>
            <w:tcBorders>
              <w:top w:val="single" w:sz="4" w:space="0" w:color="auto"/>
              <w:left w:val="single" w:sz="4" w:space="0" w:color="auto"/>
              <w:bottom w:val="single" w:sz="4" w:space="0" w:color="auto"/>
              <w:right w:val="single" w:sz="4" w:space="0" w:color="auto"/>
            </w:tcBorders>
            <w:vAlign w:val="center"/>
          </w:tcPr>
          <w:p w14:paraId="29B8AC61"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03</w:t>
            </w:r>
          </w:p>
        </w:tc>
      </w:tr>
      <w:tr w:rsidR="00E36A79" w:rsidRPr="00D15BC3" w14:paraId="3ED82262" w14:textId="77777777" w:rsidTr="00E36A79">
        <w:trPr>
          <w:cantSplit/>
          <w:trHeight w:val="144"/>
        </w:trPr>
        <w:tc>
          <w:tcPr>
            <w:tcW w:w="1987" w:type="dxa"/>
            <w:tcBorders>
              <w:top w:val="single" w:sz="4" w:space="0" w:color="auto"/>
              <w:left w:val="single" w:sz="4" w:space="0" w:color="auto"/>
              <w:bottom w:val="single" w:sz="4" w:space="0" w:color="auto"/>
              <w:right w:val="single" w:sz="4" w:space="0" w:color="auto"/>
            </w:tcBorders>
            <w:vAlign w:val="bottom"/>
          </w:tcPr>
          <w:p w14:paraId="6D1B08B3"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Water Heating System ID or Name</w:t>
            </w:r>
          </w:p>
        </w:tc>
        <w:tc>
          <w:tcPr>
            <w:tcW w:w="6321" w:type="dxa"/>
            <w:tcBorders>
              <w:top w:val="single" w:sz="4" w:space="0" w:color="auto"/>
              <w:left w:val="single" w:sz="4" w:space="0" w:color="auto"/>
              <w:bottom w:val="single" w:sz="4" w:space="0" w:color="auto"/>
              <w:right w:val="single" w:sz="4" w:space="0" w:color="auto"/>
            </w:tcBorders>
            <w:vAlign w:val="bottom"/>
          </w:tcPr>
          <w:p w14:paraId="4129B430"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 xml:space="preserve">Central DHW System </w:t>
            </w:r>
          </w:p>
          <w:p w14:paraId="77F26455"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Distribution Type</w:t>
            </w:r>
          </w:p>
        </w:tc>
        <w:tc>
          <w:tcPr>
            <w:tcW w:w="6323" w:type="dxa"/>
            <w:tcBorders>
              <w:top w:val="single" w:sz="4" w:space="0" w:color="auto"/>
              <w:left w:val="single" w:sz="4" w:space="0" w:color="auto"/>
              <w:bottom w:val="single" w:sz="4" w:space="0" w:color="auto"/>
              <w:right w:val="single" w:sz="4" w:space="0" w:color="auto"/>
            </w:tcBorders>
            <w:vAlign w:val="bottom"/>
          </w:tcPr>
          <w:p w14:paraId="29001B59"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Dwelling Unit DHW System</w:t>
            </w:r>
          </w:p>
          <w:p w14:paraId="0425F296"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Distribution Type</w:t>
            </w:r>
          </w:p>
        </w:tc>
      </w:tr>
      <w:tr w:rsidR="00CD63C3" w:rsidRPr="00D15BC3" w14:paraId="3B1EB352" w14:textId="77777777" w:rsidTr="00E36A79">
        <w:trPr>
          <w:cantSplit/>
          <w:trHeight w:val="144"/>
        </w:trPr>
        <w:tc>
          <w:tcPr>
            <w:tcW w:w="1987" w:type="dxa"/>
            <w:tcBorders>
              <w:top w:val="single" w:sz="4" w:space="0" w:color="auto"/>
              <w:left w:val="single" w:sz="4" w:space="0" w:color="auto"/>
              <w:bottom w:val="single" w:sz="4" w:space="0" w:color="auto"/>
              <w:right w:val="single" w:sz="4" w:space="0" w:color="auto"/>
            </w:tcBorders>
            <w:vAlign w:val="center"/>
          </w:tcPr>
          <w:p w14:paraId="04ABE4CB" w14:textId="79D2E7BE" w:rsidR="00CD63C3" w:rsidRPr="003F2775" w:rsidRDefault="00CD63C3" w:rsidP="00CD63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D5416">
              <w:rPr>
                <w:rFonts w:asciiTheme="minorHAnsi" w:eastAsia="Times New Roman" w:hAnsiTheme="minorHAnsi" w:cstheme="minorHAnsi"/>
                <w:sz w:val="20"/>
                <w:szCs w:val="20"/>
              </w:rPr>
              <w:t xml:space="preserve">&lt;&lt;reference values from </w:t>
            </w:r>
            <w:del w:id="127" w:author="Alhabibi, Haider@Energy" w:date="2022-06-13T10:42:00Z">
              <w:r w:rsidR="008852D7" w:rsidDel="00886315">
                <w:rPr>
                  <w:rFonts w:asciiTheme="minorHAnsi" w:eastAsia="Times New Roman" w:hAnsiTheme="minorHAnsi" w:cstheme="minorHAnsi"/>
                  <w:sz w:val="20"/>
                  <w:szCs w:val="20"/>
                </w:rPr>
                <w:delText>LMCC</w:delText>
              </w:r>
            </w:del>
            <w:ins w:id="128" w:author="Alhabibi, Haider@Energy" w:date="2022-06-13T10:42:00Z">
              <w:r w:rsidR="00886315">
                <w:rPr>
                  <w:rFonts w:asciiTheme="minorHAnsi" w:eastAsia="Times New Roman" w:hAnsiTheme="minorHAnsi" w:cstheme="minorHAnsi"/>
                  <w:sz w:val="20"/>
                  <w:szCs w:val="20"/>
                </w:rPr>
                <w:t>NRCC</w:t>
              </w:r>
            </w:ins>
            <w:r w:rsidRPr="00BD5416">
              <w:rPr>
                <w:rFonts w:asciiTheme="minorHAnsi" w:eastAsia="Times New Roman" w:hAnsiTheme="minorHAnsi" w:cstheme="minorHAnsi"/>
                <w:sz w:val="20"/>
                <w:szCs w:val="20"/>
              </w:rPr>
              <w:t xml:space="preserve"> (see rule in header)&gt;&gt;</w:t>
            </w:r>
          </w:p>
        </w:tc>
        <w:tc>
          <w:tcPr>
            <w:tcW w:w="6321" w:type="dxa"/>
            <w:tcBorders>
              <w:top w:val="single" w:sz="4" w:space="0" w:color="auto"/>
              <w:left w:val="single" w:sz="4" w:space="0" w:color="auto"/>
              <w:bottom w:val="single" w:sz="4" w:space="0" w:color="auto"/>
              <w:right w:val="single" w:sz="4" w:space="0" w:color="auto"/>
            </w:tcBorders>
            <w:vAlign w:val="center"/>
          </w:tcPr>
          <w:p w14:paraId="265A8EA1" w14:textId="0FD9584A" w:rsidR="00CD63C3" w:rsidRPr="00BD5416" w:rsidRDefault="00CD63C3" w:rsidP="00CD63C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BD5416">
              <w:rPr>
                <w:rFonts w:asciiTheme="minorHAnsi" w:eastAsia="Times New Roman" w:hAnsiTheme="minorHAnsi" w:cstheme="minorHAnsi"/>
                <w:sz w:val="20"/>
                <w:szCs w:val="20"/>
              </w:rPr>
              <w:t>&lt;&lt;</w:t>
            </w:r>
            <w:r w:rsidR="00EA0E2B" w:rsidDel="00EA0E2B">
              <w:rPr>
                <w:rFonts w:asciiTheme="minorHAnsi" w:eastAsia="Times New Roman" w:hAnsiTheme="minorHAnsi" w:cstheme="minorHAnsi"/>
                <w:sz w:val="20"/>
                <w:szCs w:val="20"/>
              </w:rPr>
              <w:t xml:space="preserve"> </w:t>
            </w:r>
            <w:r w:rsidR="00EA0E2B">
              <w:rPr>
                <w:rFonts w:asciiTheme="minorHAnsi" w:eastAsia="Times New Roman" w:hAnsiTheme="minorHAnsi" w:cstheme="minorHAnsi"/>
                <w:sz w:val="20"/>
                <w:szCs w:val="20"/>
              </w:rPr>
              <w:t>R</w:t>
            </w:r>
            <w:r w:rsidRPr="00BD5416">
              <w:rPr>
                <w:rFonts w:asciiTheme="minorHAnsi" w:eastAsia="Times New Roman" w:hAnsiTheme="minorHAnsi" w:cstheme="minorHAnsi"/>
                <w:sz w:val="20"/>
                <w:szCs w:val="20"/>
              </w:rPr>
              <w:t xml:space="preserve">eference values from </w:t>
            </w:r>
            <w:del w:id="129" w:author="Alhabibi, Haider@Energy" w:date="2022-06-13T10:42:00Z">
              <w:r w:rsidR="008852D7" w:rsidDel="00886315">
                <w:rPr>
                  <w:rFonts w:asciiTheme="minorHAnsi" w:eastAsia="Times New Roman" w:hAnsiTheme="minorHAnsi" w:cstheme="minorHAnsi"/>
                  <w:sz w:val="20"/>
                  <w:szCs w:val="20"/>
                </w:rPr>
                <w:delText>LMCC</w:delText>
              </w:r>
            </w:del>
            <w:ins w:id="130" w:author="Alhabibi, Haider@Energy" w:date="2022-06-13T10:42:00Z">
              <w:r w:rsidR="00886315">
                <w:rPr>
                  <w:rFonts w:asciiTheme="minorHAnsi" w:eastAsia="Times New Roman" w:hAnsiTheme="minorHAnsi" w:cstheme="minorHAnsi"/>
                  <w:sz w:val="20"/>
                  <w:szCs w:val="20"/>
                </w:rPr>
                <w:t>NRCC</w:t>
              </w:r>
            </w:ins>
            <w:r>
              <w:rPr>
                <w:rFonts w:asciiTheme="minorHAnsi" w:eastAsia="Times New Roman" w:hAnsiTheme="minorHAnsi" w:cstheme="minorHAnsi"/>
                <w:sz w:val="20"/>
                <w:szCs w:val="20"/>
              </w:rPr>
              <w:t>-PRF-01</w:t>
            </w:r>
            <w:r w:rsidRPr="00BD5416">
              <w:rPr>
                <w:rFonts w:asciiTheme="minorHAnsi" w:eastAsia="Times New Roman" w:hAnsiTheme="minorHAnsi" w:cstheme="minorHAnsi"/>
                <w:sz w:val="20"/>
                <w:szCs w:val="20"/>
              </w:rPr>
              <w:t>.  Allowed values are</w:t>
            </w:r>
          </w:p>
          <w:p w14:paraId="7B1E6F48" w14:textId="6996A37B" w:rsidR="00CD63C3" w:rsidRPr="00BD5416" w:rsidRDefault="00CD63C3" w:rsidP="00CD63C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BD5416">
              <w:rPr>
                <w:rFonts w:asciiTheme="minorHAnsi" w:eastAsia="Times New Roman" w:hAnsiTheme="minorHAnsi" w:cstheme="minorHAnsi"/>
                <w:sz w:val="20"/>
                <w:szCs w:val="20"/>
              </w:rPr>
              <w:t>* Multi-family:</w:t>
            </w:r>
            <w:r w:rsidR="000755BE">
              <w:rPr>
                <w:rFonts w:asciiTheme="minorHAnsi" w:eastAsia="Times New Roman" w:hAnsiTheme="minorHAnsi" w:cstheme="minorHAnsi"/>
                <w:sz w:val="20"/>
                <w:szCs w:val="20"/>
              </w:rPr>
              <w:t xml:space="preserve"> </w:t>
            </w:r>
            <w:r w:rsidR="004E7DF7">
              <w:rPr>
                <w:rFonts w:asciiTheme="minorHAnsi" w:eastAsia="Times New Roman" w:hAnsiTheme="minorHAnsi" w:cstheme="minorHAnsi"/>
                <w:sz w:val="20"/>
                <w:szCs w:val="20"/>
              </w:rPr>
              <w:t>Recirculation</w:t>
            </w:r>
            <w:r w:rsidRPr="00BD5416">
              <w:rPr>
                <w:rFonts w:asciiTheme="minorHAnsi" w:eastAsia="Times New Roman" w:hAnsiTheme="minorHAnsi" w:cstheme="minorHAnsi"/>
                <w:sz w:val="20"/>
                <w:szCs w:val="20"/>
              </w:rPr>
              <w:t>;</w:t>
            </w:r>
          </w:p>
          <w:p w14:paraId="7CF71BC9" w14:textId="30854B6B" w:rsidR="00CD63C3" w:rsidRPr="003F2775" w:rsidRDefault="00CD63C3" w:rsidP="00871554">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BD5416">
              <w:rPr>
                <w:rFonts w:asciiTheme="minorHAnsi" w:eastAsia="Times New Roman" w:hAnsiTheme="minorHAnsi" w:cstheme="minorHAnsi"/>
                <w:sz w:val="20"/>
                <w:szCs w:val="20"/>
              </w:rPr>
              <w:t xml:space="preserve">* Multi-family: </w:t>
            </w:r>
            <w:r w:rsidR="000755BE">
              <w:rPr>
                <w:rFonts w:asciiTheme="minorHAnsi" w:eastAsia="Times New Roman" w:hAnsiTheme="minorHAnsi" w:cstheme="minorHAnsi"/>
                <w:sz w:val="20"/>
                <w:szCs w:val="20"/>
              </w:rPr>
              <w:t>Non-recirculation</w:t>
            </w:r>
            <w:r w:rsidRPr="00BD5416">
              <w:rPr>
                <w:rFonts w:asciiTheme="minorHAnsi" w:eastAsia="Times New Roman" w:hAnsiTheme="minorHAnsi" w:cstheme="minorHAnsi"/>
                <w:sz w:val="20"/>
                <w:szCs w:val="20"/>
              </w:rPr>
              <w:t>&gt;&gt;</w:t>
            </w:r>
          </w:p>
        </w:tc>
        <w:tc>
          <w:tcPr>
            <w:tcW w:w="6323" w:type="dxa"/>
            <w:tcBorders>
              <w:top w:val="single" w:sz="4" w:space="0" w:color="auto"/>
              <w:left w:val="single" w:sz="4" w:space="0" w:color="auto"/>
              <w:bottom w:val="single" w:sz="4" w:space="0" w:color="auto"/>
              <w:right w:val="single" w:sz="4" w:space="0" w:color="auto"/>
            </w:tcBorders>
            <w:vAlign w:val="center"/>
          </w:tcPr>
          <w:p w14:paraId="5AAF1193" w14:textId="1D5F1498" w:rsidR="00CD63C3" w:rsidRPr="00BD5416" w:rsidRDefault="00CD63C3" w:rsidP="00CD63C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BD5416">
              <w:rPr>
                <w:rFonts w:asciiTheme="minorHAnsi" w:eastAsia="Times New Roman" w:hAnsiTheme="minorHAnsi" w:cstheme="minorHAnsi"/>
                <w:sz w:val="20"/>
                <w:szCs w:val="20"/>
              </w:rPr>
              <w:t>&lt;&lt;</w:t>
            </w:r>
            <w:r>
              <w:rPr>
                <w:rFonts w:asciiTheme="minorHAnsi" w:eastAsia="Times New Roman" w:hAnsiTheme="minorHAnsi" w:cstheme="minorHAnsi"/>
                <w:sz w:val="20"/>
                <w:szCs w:val="20"/>
              </w:rPr>
              <w:t xml:space="preserve"> </w:t>
            </w:r>
            <w:r w:rsidR="00EA0E2B">
              <w:rPr>
                <w:rFonts w:asciiTheme="minorHAnsi" w:eastAsia="Times New Roman" w:hAnsiTheme="minorHAnsi" w:cstheme="minorHAnsi"/>
                <w:sz w:val="20"/>
                <w:szCs w:val="20"/>
              </w:rPr>
              <w:t>R</w:t>
            </w:r>
            <w:r w:rsidRPr="00BD5416">
              <w:rPr>
                <w:rFonts w:asciiTheme="minorHAnsi" w:eastAsia="Times New Roman" w:hAnsiTheme="minorHAnsi" w:cstheme="minorHAnsi"/>
                <w:sz w:val="20"/>
                <w:szCs w:val="20"/>
              </w:rPr>
              <w:t xml:space="preserve">eference values from </w:t>
            </w:r>
            <w:del w:id="131" w:author="Alhabibi, Haider@Energy" w:date="2022-06-13T10:42:00Z">
              <w:r w:rsidR="008852D7" w:rsidDel="00886315">
                <w:rPr>
                  <w:rFonts w:asciiTheme="minorHAnsi" w:eastAsia="Times New Roman" w:hAnsiTheme="minorHAnsi" w:cstheme="minorHAnsi"/>
                  <w:sz w:val="20"/>
                  <w:szCs w:val="20"/>
                </w:rPr>
                <w:delText>LMCC</w:delText>
              </w:r>
            </w:del>
            <w:ins w:id="132" w:author="Alhabibi, Haider@Energy" w:date="2022-06-13T10:42:00Z">
              <w:r w:rsidR="00886315">
                <w:rPr>
                  <w:rFonts w:asciiTheme="minorHAnsi" w:eastAsia="Times New Roman" w:hAnsiTheme="minorHAnsi" w:cstheme="minorHAnsi"/>
                  <w:sz w:val="20"/>
                  <w:szCs w:val="20"/>
                </w:rPr>
                <w:t>NRCC</w:t>
              </w:r>
            </w:ins>
            <w:r>
              <w:rPr>
                <w:rFonts w:asciiTheme="minorHAnsi" w:eastAsia="Times New Roman" w:hAnsiTheme="minorHAnsi" w:cstheme="minorHAnsi"/>
                <w:sz w:val="20"/>
                <w:szCs w:val="20"/>
              </w:rPr>
              <w:t>-PRF-01</w:t>
            </w:r>
            <w:r w:rsidRPr="00BD5416">
              <w:rPr>
                <w:rFonts w:asciiTheme="minorHAnsi" w:eastAsia="Times New Roman" w:hAnsiTheme="minorHAnsi" w:cstheme="minorHAnsi"/>
                <w:sz w:val="20"/>
                <w:szCs w:val="20"/>
              </w:rPr>
              <w:t xml:space="preserve"> </w:t>
            </w:r>
          </w:p>
          <w:p w14:paraId="09422267" w14:textId="77777777" w:rsidR="00CD63C3" w:rsidRPr="00BD5416" w:rsidRDefault="00CD63C3" w:rsidP="00CD63C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BD5416">
              <w:rPr>
                <w:rFonts w:asciiTheme="minorHAnsi" w:eastAsia="Times New Roman" w:hAnsiTheme="minorHAnsi" w:cstheme="minorHAnsi"/>
                <w:sz w:val="20"/>
                <w:szCs w:val="20"/>
              </w:rPr>
              <w:t>Allowed values are</w:t>
            </w:r>
          </w:p>
          <w:p w14:paraId="08DD32C7" w14:textId="77777777" w:rsidR="00EA0E2B" w:rsidRDefault="00CD63C3" w:rsidP="00EA0E2B">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BD5416">
              <w:rPr>
                <w:rFonts w:asciiTheme="minorHAnsi" w:eastAsia="Times New Roman" w:hAnsiTheme="minorHAnsi" w:cstheme="minorHAnsi"/>
                <w:sz w:val="20"/>
                <w:szCs w:val="20"/>
              </w:rPr>
              <w:t>*Standard Distribution System</w:t>
            </w:r>
          </w:p>
          <w:p w14:paraId="0D957E65" w14:textId="1319E3EB" w:rsidR="00CD63C3" w:rsidRPr="003F2775" w:rsidRDefault="00EA0E2B" w:rsidP="00EA0E2B">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Pr>
                <w:rFonts w:asciiTheme="minorHAnsi" w:eastAsia="Times New Roman" w:hAnsiTheme="minorHAnsi" w:cstheme="minorHAnsi"/>
                <w:sz w:val="20"/>
                <w:szCs w:val="20"/>
              </w:rPr>
              <w:t>*HERS-Verified Pipe Insulation</w:t>
            </w:r>
            <w:r w:rsidR="00CD63C3" w:rsidRPr="00BD5416">
              <w:rPr>
                <w:rFonts w:asciiTheme="minorHAnsi" w:eastAsia="Times New Roman" w:hAnsiTheme="minorHAnsi" w:cstheme="minorHAnsi"/>
                <w:sz w:val="20"/>
                <w:szCs w:val="20"/>
              </w:rPr>
              <w:t xml:space="preserve"> &gt;&gt;</w:t>
            </w:r>
          </w:p>
        </w:tc>
      </w:tr>
      <w:tr w:rsidR="00E36A79" w:rsidRPr="00D15BC3" w14:paraId="582B0FD2" w14:textId="77777777" w:rsidTr="00E36A79">
        <w:trPr>
          <w:cantSplit/>
          <w:trHeight w:val="144"/>
        </w:trPr>
        <w:tc>
          <w:tcPr>
            <w:tcW w:w="1987" w:type="dxa"/>
            <w:tcBorders>
              <w:top w:val="single" w:sz="4" w:space="0" w:color="auto"/>
              <w:left w:val="single" w:sz="4" w:space="0" w:color="auto"/>
              <w:bottom w:val="single" w:sz="4" w:space="0" w:color="auto"/>
              <w:right w:val="single" w:sz="4" w:space="0" w:color="auto"/>
            </w:tcBorders>
            <w:vAlign w:val="center"/>
          </w:tcPr>
          <w:p w14:paraId="23D22755"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321" w:type="dxa"/>
            <w:tcBorders>
              <w:top w:val="single" w:sz="4" w:space="0" w:color="auto"/>
              <w:left w:val="single" w:sz="4" w:space="0" w:color="auto"/>
              <w:bottom w:val="single" w:sz="4" w:space="0" w:color="auto"/>
              <w:right w:val="single" w:sz="4" w:space="0" w:color="auto"/>
            </w:tcBorders>
            <w:vAlign w:val="center"/>
          </w:tcPr>
          <w:p w14:paraId="503BB9DA"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323" w:type="dxa"/>
            <w:tcBorders>
              <w:top w:val="single" w:sz="4" w:space="0" w:color="auto"/>
              <w:left w:val="single" w:sz="4" w:space="0" w:color="auto"/>
              <w:bottom w:val="single" w:sz="4" w:space="0" w:color="auto"/>
              <w:right w:val="single" w:sz="4" w:space="0" w:color="auto"/>
            </w:tcBorders>
            <w:vAlign w:val="center"/>
          </w:tcPr>
          <w:p w14:paraId="1E55AF19" w14:textId="77777777" w:rsidR="00E36A79" w:rsidRPr="003F2775"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6FC1582B" w14:textId="77777777" w:rsidR="003D13DA" w:rsidRPr="003F2775" w:rsidRDefault="003D13DA" w:rsidP="003D13D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20"/>
          <w:szCs w:val="20"/>
        </w:rPr>
      </w:pPr>
    </w:p>
    <w:tbl>
      <w:tblPr>
        <w:tblW w:w="5005"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987"/>
        <w:gridCol w:w="6321"/>
        <w:gridCol w:w="6323"/>
      </w:tblGrid>
      <w:tr w:rsidR="003D13DA" w:rsidRPr="00D15BC3" w14:paraId="01A14CD0" w14:textId="77777777" w:rsidTr="00CD63C3">
        <w:trPr>
          <w:cantSplit/>
          <w:trHeight w:val="144"/>
        </w:trPr>
        <w:tc>
          <w:tcPr>
            <w:tcW w:w="14631" w:type="dxa"/>
            <w:gridSpan w:val="3"/>
            <w:tcBorders>
              <w:top w:val="single" w:sz="4" w:space="0" w:color="auto"/>
              <w:left w:val="single" w:sz="4" w:space="0" w:color="auto"/>
              <w:bottom w:val="single" w:sz="4" w:space="0" w:color="auto"/>
              <w:right w:val="single" w:sz="4" w:space="0" w:color="auto"/>
            </w:tcBorders>
          </w:tcPr>
          <w:p w14:paraId="676054FE" w14:textId="7C1DBC51" w:rsidR="003D13DA" w:rsidRPr="003F2775" w:rsidRDefault="00E36A79" w:rsidP="00E36A7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B16BBE">
              <w:rPr>
                <w:rFonts w:asciiTheme="minorHAnsi" w:hAnsiTheme="minorHAnsi" w:cstheme="minorHAnsi"/>
                <w:b/>
                <w:sz w:val="20"/>
                <w:szCs w:val="20"/>
              </w:rPr>
              <w:t>E</w:t>
            </w:r>
            <w:r w:rsidR="003D13DA" w:rsidRPr="008C7D4A">
              <w:rPr>
                <w:rFonts w:asciiTheme="minorHAnsi" w:hAnsiTheme="minorHAnsi" w:cstheme="minorHAnsi"/>
                <w:b/>
                <w:sz w:val="20"/>
                <w:szCs w:val="20"/>
              </w:rPr>
              <w:t xml:space="preserve">. </w:t>
            </w:r>
            <w:r w:rsidRPr="00A051D6">
              <w:rPr>
                <w:rFonts w:asciiTheme="minorHAnsi" w:hAnsiTheme="minorHAnsi" w:cstheme="minorHAnsi"/>
                <w:b/>
                <w:sz w:val="20"/>
                <w:szCs w:val="20"/>
              </w:rPr>
              <w:t>Installed</w:t>
            </w:r>
            <w:r w:rsidR="003D13DA" w:rsidRPr="00A119C3">
              <w:rPr>
                <w:rFonts w:asciiTheme="minorHAnsi" w:hAnsiTheme="minorHAnsi" w:cstheme="minorHAnsi"/>
                <w:b/>
                <w:sz w:val="20"/>
                <w:szCs w:val="20"/>
              </w:rPr>
              <w:t xml:space="preserve"> HERS Verified Water Heating Distribution Systems Information</w:t>
            </w:r>
          </w:p>
          <w:p w14:paraId="75A97959" w14:textId="46A6060F" w:rsidR="003D13DA" w:rsidRPr="003F2775" w:rsidRDefault="00015D7C" w:rsidP="00E36A7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sz w:val="18"/>
                <w:szCs w:val="18"/>
              </w:rPr>
              <w:t>&lt;&lt;Static Text - see the top&gt;&gt;</w:t>
            </w:r>
          </w:p>
        </w:tc>
      </w:tr>
      <w:tr w:rsidR="003D13DA" w:rsidRPr="00D15BC3" w14:paraId="5A6EA1F7" w14:textId="77777777" w:rsidTr="00CD63C3">
        <w:trPr>
          <w:cantSplit/>
          <w:trHeight w:val="144"/>
        </w:trPr>
        <w:tc>
          <w:tcPr>
            <w:tcW w:w="1987" w:type="dxa"/>
            <w:tcBorders>
              <w:top w:val="single" w:sz="4" w:space="0" w:color="auto"/>
              <w:left w:val="single" w:sz="4" w:space="0" w:color="auto"/>
              <w:bottom w:val="single" w:sz="4" w:space="0" w:color="auto"/>
              <w:right w:val="single" w:sz="4" w:space="0" w:color="auto"/>
            </w:tcBorders>
            <w:vAlign w:val="center"/>
          </w:tcPr>
          <w:p w14:paraId="240C763F" w14:textId="77777777" w:rsidR="003D13DA" w:rsidRPr="003F2775"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01</w:t>
            </w:r>
          </w:p>
        </w:tc>
        <w:tc>
          <w:tcPr>
            <w:tcW w:w="6321" w:type="dxa"/>
            <w:tcBorders>
              <w:top w:val="single" w:sz="4" w:space="0" w:color="auto"/>
              <w:left w:val="single" w:sz="4" w:space="0" w:color="auto"/>
              <w:bottom w:val="single" w:sz="4" w:space="0" w:color="auto"/>
              <w:right w:val="single" w:sz="4" w:space="0" w:color="auto"/>
            </w:tcBorders>
            <w:vAlign w:val="center"/>
          </w:tcPr>
          <w:p w14:paraId="0D210896" w14:textId="77777777" w:rsidR="003D13DA" w:rsidRPr="003F2775"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02</w:t>
            </w:r>
          </w:p>
        </w:tc>
        <w:tc>
          <w:tcPr>
            <w:tcW w:w="6323" w:type="dxa"/>
            <w:tcBorders>
              <w:top w:val="single" w:sz="4" w:space="0" w:color="auto"/>
              <w:left w:val="single" w:sz="4" w:space="0" w:color="auto"/>
              <w:bottom w:val="single" w:sz="4" w:space="0" w:color="auto"/>
              <w:right w:val="single" w:sz="4" w:space="0" w:color="auto"/>
            </w:tcBorders>
            <w:vAlign w:val="center"/>
          </w:tcPr>
          <w:p w14:paraId="47531C39" w14:textId="77777777" w:rsidR="003D13DA" w:rsidRPr="003F2775"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03</w:t>
            </w:r>
          </w:p>
        </w:tc>
      </w:tr>
      <w:tr w:rsidR="003D13DA" w:rsidRPr="00D15BC3" w14:paraId="22F24861" w14:textId="77777777" w:rsidTr="00CD63C3">
        <w:trPr>
          <w:cantSplit/>
          <w:trHeight w:val="144"/>
        </w:trPr>
        <w:tc>
          <w:tcPr>
            <w:tcW w:w="1987" w:type="dxa"/>
            <w:tcBorders>
              <w:top w:val="single" w:sz="4" w:space="0" w:color="auto"/>
              <w:left w:val="single" w:sz="4" w:space="0" w:color="auto"/>
              <w:bottom w:val="single" w:sz="4" w:space="0" w:color="auto"/>
              <w:right w:val="single" w:sz="4" w:space="0" w:color="auto"/>
            </w:tcBorders>
            <w:vAlign w:val="bottom"/>
          </w:tcPr>
          <w:p w14:paraId="61486E6C" w14:textId="77777777" w:rsidR="003D13DA" w:rsidRPr="003F2775"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Water Heating System ID or Name</w:t>
            </w:r>
          </w:p>
        </w:tc>
        <w:tc>
          <w:tcPr>
            <w:tcW w:w="6321" w:type="dxa"/>
            <w:tcBorders>
              <w:top w:val="single" w:sz="4" w:space="0" w:color="auto"/>
              <w:left w:val="single" w:sz="4" w:space="0" w:color="auto"/>
              <w:bottom w:val="single" w:sz="4" w:space="0" w:color="auto"/>
              <w:right w:val="single" w:sz="4" w:space="0" w:color="auto"/>
            </w:tcBorders>
            <w:vAlign w:val="bottom"/>
          </w:tcPr>
          <w:p w14:paraId="32C12271" w14:textId="77777777" w:rsidR="003D13DA" w:rsidRPr="003F2775"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 xml:space="preserve">Central DHW System </w:t>
            </w:r>
          </w:p>
          <w:p w14:paraId="36531089" w14:textId="77777777" w:rsidR="003D13DA" w:rsidRPr="003F2775"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Distribution Type</w:t>
            </w:r>
          </w:p>
        </w:tc>
        <w:tc>
          <w:tcPr>
            <w:tcW w:w="6323" w:type="dxa"/>
            <w:tcBorders>
              <w:top w:val="single" w:sz="4" w:space="0" w:color="auto"/>
              <w:left w:val="single" w:sz="4" w:space="0" w:color="auto"/>
              <w:bottom w:val="single" w:sz="4" w:space="0" w:color="auto"/>
              <w:right w:val="single" w:sz="4" w:space="0" w:color="auto"/>
            </w:tcBorders>
            <w:vAlign w:val="bottom"/>
          </w:tcPr>
          <w:p w14:paraId="2BAE1630" w14:textId="77777777" w:rsidR="003D13DA" w:rsidRPr="003F2775"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Dwelling Unit DHW System</w:t>
            </w:r>
          </w:p>
          <w:p w14:paraId="5095EEAD" w14:textId="77777777" w:rsidR="003D13DA" w:rsidRPr="003F2775"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Distribution Type</w:t>
            </w:r>
          </w:p>
        </w:tc>
      </w:tr>
      <w:tr w:rsidR="00CD63C3" w:rsidRPr="00D15BC3" w14:paraId="4D0EC8C5" w14:textId="77777777" w:rsidTr="00CD63C3">
        <w:trPr>
          <w:cantSplit/>
          <w:trHeight w:val="144"/>
        </w:trPr>
        <w:tc>
          <w:tcPr>
            <w:tcW w:w="1987" w:type="dxa"/>
            <w:tcBorders>
              <w:top w:val="single" w:sz="4" w:space="0" w:color="auto"/>
              <w:left w:val="single" w:sz="4" w:space="0" w:color="auto"/>
              <w:bottom w:val="single" w:sz="4" w:space="0" w:color="auto"/>
              <w:right w:val="single" w:sz="4" w:space="0" w:color="auto"/>
            </w:tcBorders>
            <w:vAlign w:val="center"/>
          </w:tcPr>
          <w:p w14:paraId="43CF696F" w14:textId="53439678" w:rsidR="00CD63C3" w:rsidRPr="003F2775" w:rsidRDefault="00CD63C3" w:rsidP="00CD63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D5416">
              <w:rPr>
                <w:rFonts w:asciiTheme="minorHAnsi" w:eastAsia="Times New Roman" w:hAnsiTheme="minorHAnsi" w:cstheme="minorHAnsi"/>
                <w:sz w:val="20"/>
                <w:szCs w:val="20"/>
              </w:rPr>
              <w:t xml:space="preserve">&lt;&lt;reference values from </w:t>
            </w:r>
            <w:r w:rsidR="00926E4E">
              <w:rPr>
                <w:rFonts w:asciiTheme="minorHAnsi" w:eastAsia="Times New Roman" w:hAnsiTheme="minorHAnsi" w:cstheme="minorHAnsi"/>
                <w:sz w:val="20"/>
                <w:szCs w:val="20"/>
              </w:rPr>
              <w:t>F01</w:t>
            </w:r>
            <w:del w:id="133" w:author="Alhabibi, Haider@Energy" w:date="2022-06-13T10:42:00Z">
              <w:r w:rsidR="008852D7" w:rsidDel="00886315">
                <w:rPr>
                  <w:rFonts w:asciiTheme="minorHAnsi" w:eastAsia="Times New Roman" w:hAnsiTheme="minorHAnsi" w:cstheme="minorHAnsi"/>
                  <w:sz w:val="20"/>
                  <w:szCs w:val="20"/>
                </w:rPr>
                <w:delText>LMCC</w:delText>
              </w:r>
            </w:del>
            <w:ins w:id="134" w:author="Alhabibi, Haider@Energy" w:date="2022-06-13T10:42:00Z">
              <w:r w:rsidR="00886315">
                <w:rPr>
                  <w:rFonts w:asciiTheme="minorHAnsi" w:eastAsia="Times New Roman" w:hAnsiTheme="minorHAnsi" w:cstheme="minorHAnsi"/>
                  <w:sz w:val="20"/>
                  <w:szCs w:val="20"/>
                </w:rPr>
                <w:t>NRCC</w:t>
              </w:r>
            </w:ins>
            <w:r w:rsidRPr="00BD5416">
              <w:rPr>
                <w:rFonts w:asciiTheme="minorHAnsi" w:eastAsia="Times New Roman" w:hAnsiTheme="minorHAnsi" w:cstheme="minorHAnsi"/>
                <w:sz w:val="20"/>
                <w:szCs w:val="20"/>
              </w:rPr>
              <w:t>&gt;&gt;</w:t>
            </w:r>
          </w:p>
        </w:tc>
        <w:tc>
          <w:tcPr>
            <w:tcW w:w="6321" w:type="dxa"/>
            <w:tcBorders>
              <w:top w:val="single" w:sz="4" w:space="0" w:color="auto"/>
              <w:left w:val="single" w:sz="4" w:space="0" w:color="auto"/>
              <w:bottom w:val="single" w:sz="4" w:space="0" w:color="auto"/>
              <w:right w:val="single" w:sz="4" w:space="0" w:color="auto"/>
            </w:tcBorders>
            <w:vAlign w:val="center"/>
          </w:tcPr>
          <w:p w14:paraId="438697DC" w14:textId="37D93842" w:rsidR="00CD63C3" w:rsidRPr="003F2775" w:rsidRDefault="00CD63C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BD5416">
              <w:rPr>
                <w:rFonts w:asciiTheme="minorHAnsi" w:eastAsia="Times New Roman" w:hAnsiTheme="minorHAnsi" w:cstheme="minorHAnsi"/>
                <w:sz w:val="20"/>
                <w:szCs w:val="20"/>
              </w:rPr>
              <w:t xml:space="preserve">&lt;&lt; </w:t>
            </w:r>
            <w:r w:rsidR="00EA0E2B">
              <w:rPr>
                <w:rFonts w:asciiTheme="minorHAnsi" w:eastAsia="Times New Roman" w:hAnsiTheme="minorHAnsi" w:cstheme="minorHAnsi"/>
                <w:sz w:val="20"/>
                <w:szCs w:val="20"/>
              </w:rPr>
              <w:t xml:space="preserve">Reference value from </w:t>
            </w:r>
            <w:r w:rsidR="00926E4E">
              <w:rPr>
                <w:rFonts w:asciiTheme="minorHAnsi" w:eastAsia="Times New Roman" w:hAnsiTheme="minorHAnsi" w:cstheme="minorHAnsi"/>
                <w:sz w:val="20"/>
                <w:szCs w:val="20"/>
              </w:rPr>
              <w:t>F</w:t>
            </w:r>
            <w:r w:rsidR="00EA0E2B">
              <w:rPr>
                <w:rFonts w:asciiTheme="minorHAnsi" w:eastAsia="Times New Roman" w:hAnsiTheme="minorHAnsi" w:cstheme="minorHAnsi"/>
                <w:sz w:val="20"/>
                <w:szCs w:val="20"/>
              </w:rPr>
              <w:t>02</w:t>
            </w:r>
            <w:r w:rsidRPr="00BD5416">
              <w:rPr>
                <w:rFonts w:asciiTheme="minorHAnsi" w:eastAsia="Times New Roman" w:hAnsiTheme="minorHAnsi" w:cstheme="minorHAnsi"/>
                <w:sz w:val="20"/>
                <w:szCs w:val="20"/>
              </w:rPr>
              <w:t>&gt;&gt;</w:t>
            </w:r>
          </w:p>
        </w:tc>
        <w:tc>
          <w:tcPr>
            <w:tcW w:w="6323" w:type="dxa"/>
            <w:tcBorders>
              <w:top w:val="single" w:sz="4" w:space="0" w:color="auto"/>
              <w:left w:val="single" w:sz="4" w:space="0" w:color="auto"/>
              <w:bottom w:val="single" w:sz="4" w:space="0" w:color="auto"/>
              <w:right w:val="single" w:sz="4" w:space="0" w:color="auto"/>
            </w:tcBorders>
            <w:vAlign w:val="center"/>
          </w:tcPr>
          <w:p w14:paraId="12A48854" w14:textId="235016F1" w:rsidR="00CD63C3" w:rsidRPr="003F2775" w:rsidRDefault="00CD63C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BD5416">
              <w:rPr>
                <w:rFonts w:asciiTheme="minorHAnsi" w:eastAsia="Times New Roman" w:hAnsiTheme="minorHAnsi" w:cstheme="minorHAnsi"/>
                <w:sz w:val="20"/>
                <w:szCs w:val="20"/>
              </w:rPr>
              <w:t xml:space="preserve">&lt;&lt; </w:t>
            </w:r>
            <w:r w:rsidR="00EA0E2B">
              <w:rPr>
                <w:rFonts w:asciiTheme="minorHAnsi" w:eastAsia="Times New Roman" w:hAnsiTheme="minorHAnsi" w:cstheme="minorHAnsi"/>
                <w:sz w:val="20"/>
                <w:szCs w:val="20"/>
              </w:rPr>
              <w:t xml:space="preserve">Reference value from </w:t>
            </w:r>
            <w:r w:rsidR="00926E4E">
              <w:rPr>
                <w:rFonts w:asciiTheme="minorHAnsi" w:eastAsia="Times New Roman" w:hAnsiTheme="minorHAnsi" w:cstheme="minorHAnsi"/>
                <w:sz w:val="20"/>
                <w:szCs w:val="20"/>
              </w:rPr>
              <w:t>F</w:t>
            </w:r>
            <w:r w:rsidR="00EA0E2B">
              <w:rPr>
                <w:rFonts w:asciiTheme="minorHAnsi" w:eastAsia="Times New Roman" w:hAnsiTheme="minorHAnsi" w:cstheme="minorHAnsi"/>
                <w:sz w:val="20"/>
                <w:szCs w:val="20"/>
              </w:rPr>
              <w:t>03</w:t>
            </w:r>
            <w:r w:rsidRPr="00BD5416">
              <w:rPr>
                <w:rFonts w:asciiTheme="minorHAnsi" w:eastAsia="Times New Roman" w:hAnsiTheme="minorHAnsi" w:cstheme="minorHAnsi"/>
                <w:sz w:val="20"/>
                <w:szCs w:val="20"/>
              </w:rPr>
              <w:t>&gt;&gt;</w:t>
            </w:r>
          </w:p>
        </w:tc>
      </w:tr>
      <w:tr w:rsidR="003D13DA" w:rsidRPr="00D15BC3" w14:paraId="60B0913D" w14:textId="77777777" w:rsidTr="00CD63C3">
        <w:trPr>
          <w:cantSplit/>
          <w:trHeight w:val="144"/>
        </w:trPr>
        <w:tc>
          <w:tcPr>
            <w:tcW w:w="1987" w:type="dxa"/>
            <w:tcBorders>
              <w:top w:val="single" w:sz="4" w:space="0" w:color="auto"/>
              <w:left w:val="single" w:sz="4" w:space="0" w:color="auto"/>
              <w:bottom w:val="single" w:sz="4" w:space="0" w:color="auto"/>
              <w:right w:val="single" w:sz="4" w:space="0" w:color="auto"/>
            </w:tcBorders>
            <w:vAlign w:val="center"/>
          </w:tcPr>
          <w:p w14:paraId="4B3907A1" w14:textId="77777777" w:rsidR="003D13DA" w:rsidRPr="003F2775"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321" w:type="dxa"/>
            <w:tcBorders>
              <w:top w:val="single" w:sz="4" w:space="0" w:color="auto"/>
              <w:left w:val="single" w:sz="4" w:space="0" w:color="auto"/>
              <w:bottom w:val="single" w:sz="4" w:space="0" w:color="auto"/>
              <w:right w:val="single" w:sz="4" w:space="0" w:color="auto"/>
            </w:tcBorders>
            <w:vAlign w:val="center"/>
          </w:tcPr>
          <w:p w14:paraId="65E69210" w14:textId="77777777" w:rsidR="003D13DA" w:rsidRPr="003F2775"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323" w:type="dxa"/>
            <w:tcBorders>
              <w:top w:val="single" w:sz="4" w:space="0" w:color="auto"/>
              <w:left w:val="single" w:sz="4" w:space="0" w:color="auto"/>
              <w:bottom w:val="single" w:sz="4" w:space="0" w:color="auto"/>
              <w:right w:val="single" w:sz="4" w:space="0" w:color="auto"/>
            </w:tcBorders>
            <w:vAlign w:val="center"/>
          </w:tcPr>
          <w:p w14:paraId="597E6333" w14:textId="77777777" w:rsidR="003D13DA" w:rsidRPr="003F2775"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0C0B8B5" w14:textId="77777777" w:rsidR="003D13DA" w:rsidRPr="003F2775" w:rsidRDefault="003D13DA" w:rsidP="003D13D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20"/>
          <w:szCs w:val="20"/>
        </w:rPr>
      </w:pPr>
    </w:p>
    <w:tbl>
      <w:tblPr>
        <w:tblW w:w="4994"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4068"/>
        <w:gridCol w:w="4230"/>
        <w:gridCol w:w="6300"/>
      </w:tblGrid>
      <w:tr w:rsidR="003D13DA" w:rsidRPr="00D15BC3" w14:paraId="5C18C793" w14:textId="77777777" w:rsidTr="003F2775">
        <w:trPr>
          <w:trHeight w:val="327"/>
        </w:trPr>
        <w:tc>
          <w:tcPr>
            <w:tcW w:w="14598" w:type="dxa"/>
            <w:gridSpan w:val="3"/>
            <w:tcBorders>
              <w:top w:val="single" w:sz="4" w:space="0" w:color="auto"/>
              <w:bottom w:val="single" w:sz="4" w:space="0" w:color="auto"/>
            </w:tcBorders>
            <w:vAlign w:val="center"/>
          </w:tcPr>
          <w:p w14:paraId="2C7AF902" w14:textId="73D2E745" w:rsidR="003D13DA" w:rsidRPr="008C7D4A" w:rsidRDefault="00945081" w:rsidP="00E36A7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F</w:t>
            </w:r>
            <w:r w:rsidR="003D13DA" w:rsidRPr="00B16BBE">
              <w:rPr>
                <w:rFonts w:asciiTheme="minorHAnsi" w:hAnsiTheme="minorHAnsi" w:cstheme="minorHAnsi"/>
                <w:b/>
                <w:sz w:val="20"/>
                <w:szCs w:val="20"/>
              </w:rPr>
              <w:t>. Installed HERS Verified Water Heater Manufacturer Information</w:t>
            </w:r>
          </w:p>
          <w:p w14:paraId="04AF81F2" w14:textId="4B89D3DD" w:rsidR="003D13DA" w:rsidRPr="003F2775" w:rsidRDefault="003D13DA"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3F2775">
              <w:rPr>
                <w:rFonts w:asciiTheme="minorHAnsi" w:hAnsiTheme="minorHAnsi" w:cstheme="minorHAnsi"/>
                <w:sz w:val="20"/>
                <w:szCs w:val="20"/>
              </w:rPr>
              <w:t xml:space="preserve">&lt;&lt; </w:t>
            </w:r>
            <w:r w:rsidR="004B152C" w:rsidRPr="009C3545">
              <w:rPr>
                <w:rFonts w:asciiTheme="minorHAnsi" w:hAnsiTheme="minorHAnsi" w:cstheme="minorHAnsi"/>
                <w:sz w:val="18"/>
                <w:szCs w:val="18"/>
              </w:rPr>
              <w:t>require one row of data</w:t>
            </w:r>
            <w:r w:rsidR="004B152C">
              <w:rPr>
                <w:rFonts w:asciiTheme="minorHAnsi" w:hAnsiTheme="minorHAnsi" w:cstheme="minorHAnsi"/>
                <w:sz w:val="18"/>
                <w:szCs w:val="18"/>
              </w:rPr>
              <w:t xml:space="preserve"> for each water heater identified in Section C,</w:t>
            </w:r>
            <w:r w:rsidR="004B152C" w:rsidRPr="00E12A63">
              <w:rPr>
                <w:rFonts w:asciiTheme="minorHAnsi" w:hAnsiTheme="minorHAnsi" w:cstheme="minorHAnsi"/>
                <w:sz w:val="20"/>
                <w:szCs w:val="20"/>
              </w:rPr>
              <w:t xml:space="preserve"> elseif no Section C, then display the "section does not apply" message</w:t>
            </w:r>
            <w:r w:rsidR="004B152C" w:rsidRPr="003F2775" w:rsidDel="004B152C">
              <w:rPr>
                <w:rFonts w:asciiTheme="minorHAnsi" w:hAnsiTheme="minorHAnsi" w:cstheme="minorHAnsi"/>
                <w:sz w:val="20"/>
                <w:szCs w:val="20"/>
              </w:rPr>
              <w:t xml:space="preserve"> </w:t>
            </w:r>
            <w:r w:rsidRPr="003F2775">
              <w:rPr>
                <w:rFonts w:asciiTheme="minorHAnsi" w:hAnsiTheme="minorHAnsi" w:cstheme="minorHAnsi"/>
                <w:sz w:val="20"/>
                <w:szCs w:val="20"/>
              </w:rPr>
              <w:t>&gt;&gt;</w:t>
            </w:r>
          </w:p>
        </w:tc>
      </w:tr>
      <w:tr w:rsidR="003D13DA" w:rsidRPr="00D15BC3" w14:paraId="7F1E143D" w14:textId="77777777" w:rsidTr="00293A9B">
        <w:trPr>
          <w:trHeight w:val="426"/>
        </w:trPr>
        <w:tc>
          <w:tcPr>
            <w:tcW w:w="4068" w:type="dxa"/>
            <w:tcBorders>
              <w:top w:val="single" w:sz="4" w:space="0" w:color="auto"/>
              <w:bottom w:val="single" w:sz="4" w:space="0" w:color="auto"/>
              <w:right w:val="single" w:sz="4" w:space="0" w:color="auto"/>
            </w:tcBorders>
            <w:vAlign w:val="bottom"/>
          </w:tcPr>
          <w:p w14:paraId="3DAD481D" w14:textId="77777777" w:rsidR="003D13DA" w:rsidRPr="003F2775" w:rsidRDefault="003D13DA" w:rsidP="00E36A79">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01</w:t>
            </w:r>
          </w:p>
        </w:tc>
        <w:tc>
          <w:tcPr>
            <w:tcW w:w="4230" w:type="dxa"/>
            <w:tcBorders>
              <w:top w:val="single" w:sz="4" w:space="0" w:color="auto"/>
              <w:left w:val="single" w:sz="4" w:space="0" w:color="auto"/>
              <w:bottom w:val="single" w:sz="4" w:space="0" w:color="auto"/>
              <w:right w:val="single" w:sz="4" w:space="0" w:color="auto"/>
            </w:tcBorders>
            <w:vAlign w:val="bottom"/>
          </w:tcPr>
          <w:p w14:paraId="3BB46816" w14:textId="77777777" w:rsidR="003D13DA" w:rsidRPr="003F2775" w:rsidRDefault="003D13DA" w:rsidP="00E36A79">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02</w:t>
            </w:r>
          </w:p>
        </w:tc>
        <w:tc>
          <w:tcPr>
            <w:tcW w:w="6300" w:type="dxa"/>
            <w:tcBorders>
              <w:top w:val="single" w:sz="4" w:space="0" w:color="auto"/>
              <w:left w:val="single" w:sz="4" w:space="0" w:color="auto"/>
              <w:bottom w:val="single" w:sz="4" w:space="0" w:color="auto"/>
            </w:tcBorders>
            <w:vAlign w:val="bottom"/>
          </w:tcPr>
          <w:p w14:paraId="1309EEE2" w14:textId="77777777" w:rsidR="003D13DA" w:rsidRPr="003F2775"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03</w:t>
            </w:r>
          </w:p>
        </w:tc>
      </w:tr>
      <w:tr w:rsidR="003D13DA" w:rsidRPr="00D15BC3" w14:paraId="67D9A1C6" w14:textId="77777777" w:rsidTr="00293A9B">
        <w:trPr>
          <w:trHeight w:val="282"/>
        </w:trPr>
        <w:tc>
          <w:tcPr>
            <w:tcW w:w="4068" w:type="dxa"/>
            <w:tcBorders>
              <w:top w:val="single" w:sz="4" w:space="0" w:color="auto"/>
              <w:bottom w:val="single" w:sz="4" w:space="0" w:color="auto"/>
              <w:right w:val="single" w:sz="4" w:space="0" w:color="auto"/>
            </w:tcBorders>
            <w:vAlign w:val="bottom"/>
          </w:tcPr>
          <w:p w14:paraId="3FFB5495" w14:textId="77777777" w:rsidR="003D13DA" w:rsidRPr="003F2775" w:rsidRDefault="003D13DA" w:rsidP="00E36A79">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Water Heating System ID or Name</w:t>
            </w:r>
          </w:p>
        </w:tc>
        <w:tc>
          <w:tcPr>
            <w:tcW w:w="4230" w:type="dxa"/>
            <w:tcBorders>
              <w:top w:val="single" w:sz="4" w:space="0" w:color="auto"/>
              <w:left w:val="single" w:sz="4" w:space="0" w:color="auto"/>
              <w:bottom w:val="single" w:sz="4" w:space="0" w:color="auto"/>
              <w:right w:val="single" w:sz="4" w:space="0" w:color="auto"/>
            </w:tcBorders>
            <w:vAlign w:val="bottom"/>
          </w:tcPr>
          <w:p w14:paraId="27E8ABAD" w14:textId="77777777" w:rsidR="003D13DA" w:rsidRPr="003F2775" w:rsidRDefault="003D13DA" w:rsidP="00E36A79">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Manufacturer</w:t>
            </w:r>
          </w:p>
        </w:tc>
        <w:tc>
          <w:tcPr>
            <w:tcW w:w="6300" w:type="dxa"/>
            <w:tcBorders>
              <w:top w:val="single" w:sz="4" w:space="0" w:color="auto"/>
              <w:left w:val="single" w:sz="4" w:space="0" w:color="auto"/>
              <w:bottom w:val="single" w:sz="4" w:space="0" w:color="auto"/>
            </w:tcBorders>
            <w:vAlign w:val="bottom"/>
          </w:tcPr>
          <w:p w14:paraId="240ED3A2" w14:textId="77777777" w:rsidR="003D13DA" w:rsidRPr="003F2775" w:rsidRDefault="003D13DA" w:rsidP="00E36A79">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Model Number</w:t>
            </w:r>
          </w:p>
        </w:tc>
      </w:tr>
      <w:tr w:rsidR="00CD63C3" w:rsidRPr="00D15BC3" w14:paraId="552EDC7D" w14:textId="77777777" w:rsidTr="005C068B">
        <w:trPr>
          <w:trHeight w:val="246"/>
        </w:trPr>
        <w:tc>
          <w:tcPr>
            <w:tcW w:w="4068" w:type="dxa"/>
            <w:tcBorders>
              <w:top w:val="single" w:sz="4" w:space="0" w:color="auto"/>
              <w:bottom w:val="single" w:sz="4" w:space="0" w:color="auto"/>
              <w:right w:val="single" w:sz="4" w:space="0" w:color="auto"/>
            </w:tcBorders>
            <w:vAlign w:val="bottom"/>
          </w:tcPr>
          <w:p w14:paraId="2320246A" w14:textId="0191A619" w:rsidR="00CD63C3" w:rsidRPr="003F2775" w:rsidRDefault="00CD63C3" w:rsidP="00F26C2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D5416">
              <w:rPr>
                <w:rFonts w:asciiTheme="minorHAnsi" w:eastAsia="Times New Roman" w:hAnsiTheme="minorHAnsi" w:cstheme="minorHAnsi"/>
                <w:sz w:val="20"/>
                <w:szCs w:val="20"/>
              </w:rPr>
              <w:t>&lt;&lt;</w:t>
            </w:r>
            <w:r>
              <w:rPr>
                <w:rFonts w:asciiTheme="minorHAnsi" w:eastAsia="Times New Roman" w:hAnsiTheme="minorHAnsi" w:cstheme="minorHAnsi"/>
                <w:sz w:val="20"/>
                <w:szCs w:val="20"/>
              </w:rPr>
              <w:t xml:space="preserve"> R</w:t>
            </w:r>
            <w:r w:rsidRPr="00BD5416">
              <w:rPr>
                <w:rFonts w:asciiTheme="minorHAnsi" w:eastAsia="Times New Roman" w:hAnsiTheme="minorHAnsi" w:cstheme="minorHAnsi"/>
                <w:sz w:val="20"/>
                <w:szCs w:val="20"/>
              </w:rPr>
              <w:t xml:space="preserve">eference value from </w:t>
            </w:r>
            <w:r w:rsidR="000220ED">
              <w:rPr>
                <w:rFonts w:asciiTheme="minorHAnsi" w:eastAsia="Times New Roman" w:hAnsiTheme="minorHAnsi" w:cstheme="minorHAnsi"/>
                <w:sz w:val="20"/>
                <w:szCs w:val="20"/>
              </w:rPr>
              <w:t>C</w:t>
            </w:r>
            <w:r w:rsidRPr="00BD5416">
              <w:rPr>
                <w:rFonts w:asciiTheme="minorHAnsi" w:eastAsia="Times New Roman" w:hAnsiTheme="minorHAnsi" w:cstheme="minorHAnsi"/>
                <w:sz w:val="20"/>
                <w:szCs w:val="20"/>
              </w:rPr>
              <w:t>01&gt;&gt;</w:t>
            </w:r>
          </w:p>
        </w:tc>
        <w:tc>
          <w:tcPr>
            <w:tcW w:w="4230" w:type="dxa"/>
            <w:tcBorders>
              <w:top w:val="single" w:sz="4" w:space="0" w:color="auto"/>
              <w:left w:val="single" w:sz="4" w:space="0" w:color="auto"/>
              <w:bottom w:val="single" w:sz="4" w:space="0" w:color="auto"/>
              <w:right w:val="single" w:sz="4" w:space="0" w:color="auto"/>
            </w:tcBorders>
            <w:vAlign w:val="bottom"/>
          </w:tcPr>
          <w:p w14:paraId="2321B72C" w14:textId="3C861769" w:rsidR="00CD63C3" w:rsidRPr="003F2775" w:rsidRDefault="00CD63C3" w:rsidP="00CD63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D5416">
              <w:rPr>
                <w:rFonts w:asciiTheme="minorHAnsi" w:eastAsia="Times New Roman" w:hAnsiTheme="minorHAnsi" w:cstheme="minorHAnsi"/>
                <w:sz w:val="20"/>
                <w:szCs w:val="20"/>
              </w:rPr>
              <w:t>&lt;&lt;User input&gt;&gt;</w:t>
            </w:r>
          </w:p>
        </w:tc>
        <w:tc>
          <w:tcPr>
            <w:tcW w:w="6300" w:type="dxa"/>
            <w:tcBorders>
              <w:top w:val="single" w:sz="4" w:space="0" w:color="auto"/>
              <w:left w:val="single" w:sz="4" w:space="0" w:color="auto"/>
              <w:bottom w:val="single" w:sz="4" w:space="0" w:color="auto"/>
            </w:tcBorders>
            <w:shd w:val="clear" w:color="auto" w:fill="FFFFFF" w:themeFill="background1"/>
            <w:vAlign w:val="bottom"/>
          </w:tcPr>
          <w:p w14:paraId="5F7CE375" w14:textId="5CC849D1" w:rsidR="00CD63C3" w:rsidRPr="003F2775" w:rsidRDefault="00CD63C3" w:rsidP="00EA0E2B">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BD5416">
              <w:rPr>
                <w:rFonts w:asciiTheme="minorHAnsi" w:eastAsia="Times New Roman" w:hAnsiTheme="minorHAnsi" w:cstheme="minorHAnsi"/>
                <w:sz w:val="20"/>
                <w:szCs w:val="20"/>
              </w:rPr>
              <w:t>&lt;&lt;User input&gt;&gt;</w:t>
            </w:r>
          </w:p>
        </w:tc>
      </w:tr>
      <w:tr w:rsidR="003D13DA" w:rsidRPr="00D15BC3" w14:paraId="3269940B" w14:textId="77777777" w:rsidTr="00293A9B">
        <w:trPr>
          <w:trHeight w:val="255"/>
        </w:trPr>
        <w:tc>
          <w:tcPr>
            <w:tcW w:w="4068" w:type="dxa"/>
            <w:tcBorders>
              <w:top w:val="single" w:sz="4" w:space="0" w:color="auto"/>
              <w:bottom w:val="single" w:sz="4" w:space="0" w:color="auto"/>
              <w:right w:val="single" w:sz="4" w:space="0" w:color="auto"/>
            </w:tcBorders>
            <w:vAlign w:val="bottom"/>
          </w:tcPr>
          <w:p w14:paraId="01CD9137" w14:textId="77777777" w:rsidR="003D13DA" w:rsidRPr="003F2775"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230" w:type="dxa"/>
            <w:tcBorders>
              <w:top w:val="single" w:sz="4" w:space="0" w:color="auto"/>
              <w:left w:val="single" w:sz="4" w:space="0" w:color="auto"/>
              <w:bottom w:val="single" w:sz="4" w:space="0" w:color="auto"/>
              <w:right w:val="single" w:sz="4" w:space="0" w:color="auto"/>
            </w:tcBorders>
            <w:vAlign w:val="bottom"/>
          </w:tcPr>
          <w:p w14:paraId="46488A60" w14:textId="77777777" w:rsidR="003D13DA" w:rsidRPr="003F2775"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300" w:type="dxa"/>
            <w:tcBorders>
              <w:top w:val="single" w:sz="4" w:space="0" w:color="auto"/>
              <w:left w:val="single" w:sz="4" w:space="0" w:color="auto"/>
              <w:bottom w:val="single" w:sz="4" w:space="0" w:color="auto"/>
            </w:tcBorders>
          </w:tcPr>
          <w:p w14:paraId="67F162D6" w14:textId="77777777" w:rsidR="003D13DA" w:rsidRPr="003F2775"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6350694B" w14:textId="77777777" w:rsidR="00034D7D" w:rsidRPr="003F2775" w:rsidRDefault="00034D7D" w:rsidP="00452DF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theme="minorHAnsi"/>
          <w:b/>
          <w:sz w:val="20"/>
          <w:szCs w:val="20"/>
        </w:rPr>
      </w:pPr>
    </w:p>
    <w:tbl>
      <w:tblPr>
        <w:tblpPr w:leftFromText="180" w:rightFromText="180" w:vertAnchor="text" w:tblpY="1"/>
        <w:tblOverlap w:val="never"/>
        <w:tblW w:w="499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98"/>
      </w:tblGrid>
      <w:tr w:rsidR="003D13DA" w:rsidRPr="00D15BC3" w14:paraId="6C4DCBF8" w14:textId="77777777" w:rsidTr="002427C0">
        <w:trPr>
          <w:trHeight w:val="144"/>
        </w:trPr>
        <w:tc>
          <w:tcPr>
            <w:tcW w:w="14598" w:type="dxa"/>
          </w:tcPr>
          <w:p w14:paraId="17BF323F" w14:textId="77777777" w:rsidR="003D13DA" w:rsidRDefault="00945081" w:rsidP="002427C0">
            <w:pPr>
              <w:keepNext/>
              <w:spacing w:after="0" w:line="240" w:lineRule="auto"/>
              <w:jc w:val="both"/>
              <w:rPr>
                <w:rFonts w:asciiTheme="minorHAnsi" w:hAnsiTheme="minorHAnsi" w:cstheme="minorHAnsi"/>
                <w:b/>
                <w:sz w:val="20"/>
                <w:szCs w:val="20"/>
              </w:rPr>
            </w:pPr>
            <w:r>
              <w:rPr>
                <w:rFonts w:asciiTheme="minorHAnsi" w:hAnsiTheme="minorHAnsi" w:cstheme="minorHAnsi"/>
                <w:b/>
                <w:sz w:val="20"/>
                <w:szCs w:val="20"/>
              </w:rPr>
              <w:t>G</w:t>
            </w:r>
            <w:r w:rsidR="003D13DA" w:rsidRPr="00B16BBE">
              <w:rPr>
                <w:rFonts w:asciiTheme="minorHAnsi" w:hAnsiTheme="minorHAnsi" w:cstheme="minorHAnsi"/>
                <w:b/>
                <w:sz w:val="20"/>
                <w:szCs w:val="20"/>
              </w:rPr>
              <w:t xml:space="preserve">. </w:t>
            </w:r>
            <w:r w:rsidR="003D13DA" w:rsidRPr="008C7D4A">
              <w:rPr>
                <w:rFonts w:asciiTheme="minorHAnsi" w:hAnsiTheme="minorHAnsi" w:cstheme="minorHAnsi"/>
                <w:b/>
                <w:sz w:val="20"/>
                <w:szCs w:val="20"/>
              </w:rPr>
              <w:t>Mandatory Requirements for All Central Domestic Hot Water Systems</w:t>
            </w:r>
          </w:p>
          <w:p w14:paraId="5B9B3504" w14:textId="259A5598" w:rsidR="00015D7C" w:rsidRPr="00A051D6" w:rsidRDefault="00015D7C" w:rsidP="002427C0">
            <w:pPr>
              <w:keepNext/>
              <w:spacing w:after="0" w:line="240" w:lineRule="auto"/>
              <w:jc w:val="both"/>
              <w:rPr>
                <w:rFonts w:asciiTheme="minorHAnsi" w:hAnsiTheme="minorHAnsi" w:cstheme="minorHAnsi"/>
                <w:sz w:val="20"/>
                <w:szCs w:val="20"/>
              </w:rPr>
            </w:pPr>
            <w:r>
              <w:rPr>
                <w:sz w:val="18"/>
                <w:szCs w:val="18"/>
              </w:rPr>
              <w:t>&lt;&lt;Static Text - see the top&gt;&gt;</w:t>
            </w:r>
          </w:p>
        </w:tc>
      </w:tr>
      <w:tr w:rsidR="00034D7D" w:rsidRPr="00D15BC3" w14:paraId="4FAB7FE5" w14:textId="77777777" w:rsidTr="002427C0">
        <w:trPr>
          <w:trHeight w:val="144"/>
        </w:trPr>
        <w:tc>
          <w:tcPr>
            <w:tcW w:w="14598" w:type="dxa"/>
            <w:vAlign w:val="center"/>
          </w:tcPr>
          <w:p w14:paraId="59F60F08" w14:textId="4FF326C4" w:rsidR="00034D7D" w:rsidRPr="00B16BBE" w:rsidRDefault="00034D7D" w:rsidP="00034D7D">
            <w:pPr>
              <w:keepNext/>
              <w:autoSpaceDE w:val="0"/>
              <w:autoSpaceDN w:val="0"/>
              <w:adjustRightInd w:val="0"/>
              <w:spacing w:after="0" w:line="240" w:lineRule="auto"/>
              <w:rPr>
                <w:rFonts w:asciiTheme="minorHAnsi" w:hAnsiTheme="minorHAnsi" w:cstheme="minorHAnsi"/>
                <w:bCs/>
                <w:sz w:val="20"/>
                <w:szCs w:val="20"/>
              </w:rPr>
            </w:pPr>
            <w:r w:rsidRPr="00B16BBE">
              <w:rPr>
                <w:rFonts w:asciiTheme="minorHAnsi" w:hAnsiTheme="minorHAnsi" w:cs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323D46E5" w14:textId="77777777" w:rsidR="001A2795" w:rsidRDefault="001A2795" w:rsidP="001A2795">
      <w:pPr>
        <w:spacing w:after="0"/>
      </w:pPr>
    </w:p>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613"/>
      </w:tblGrid>
      <w:tr w:rsidR="00293A9B" w:rsidRPr="00D15BC3" w14:paraId="0F9EDD76" w14:textId="77777777" w:rsidTr="0095166F">
        <w:trPr>
          <w:trHeight w:val="144"/>
        </w:trPr>
        <w:tc>
          <w:tcPr>
            <w:tcW w:w="14613" w:type="dxa"/>
          </w:tcPr>
          <w:p w14:paraId="77A7985E" w14:textId="46EDCE53" w:rsidR="00293A9B" w:rsidRPr="00A119C3" w:rsidRDefault="00293A9B" w:rsidP="0095166F">
            <w:pPr>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H</w:t>
            </w:r>
            <w:r w:rsidRPr="00A051D6">
              <w:rPr>
                <w:rFonts w:asciiTheme="minorHAnsi" w:hAnsiTheme="minorHAnsi" w:cstheme="minorHAnsi"/>
                <w:b/>
                <w:sz w:val="20"/>
                <w:szCs w:val="20"/>
              </w:rPr>
              <w:t xml:space="preserve">. </w:t>
            </w:r>
            <w:r w:rsidRPr="00032AF5">
              <w:rPr>
                <w:rFonts w:asciiTheme="minorHAnsi" w:hAnsiTheme="minorHAnsi" w:cstheme="minorHAnsi"/>
                <w:b/>
                <w:sz w:val="20"/>
                <w:szCs w:val="20"/>
              </w:rPr>
              <w:t xml:space="preserve">HERS-Verified Multiple Recirculation Loops for DHW Systems Serving Multiple Dwelling Units </w:t>
            </w:r>
            <w:r w:rsidRPr="00A119C3">
              <w:rPr>
                <w:rFonts w:asciiTheme="minorHAnsi" w:hAnsiTheme="minorHAnsi" w:cstheme="minorHAnsi"/>
                <w:b/>
                <w:sz w:val="20"/>
                <w:szCs w:val="20"/>
              </w:rPr>
              <w:t>Requirements</w:t>
            </w:r>
          </w:p>
          <w:p w14:paraId="738D5265" w14:textId="4035D654" w:rsidR="00293A9B" w:rsidRPr="003F2775" w:rsidRDefault="00015D7C" w:rsidP="0095166F">
            <w:pPr>
              <w:spacing w:after="0" w:line="240" w:lineRule="auto"/>
              <w:rPr>
                <w:rFonts w:asciiTheme="minorHAnsi" w:hAnsiTheme="minorHAnsi" w:cstheme="minorHAnsi"/>
                <w:b/>
                <w:sz w:val="20"/>
                <w:szCs w:val="20"/>
              </w:rPr>
            </w:pPr>
            <w:r>
              <w:rPr>
                <w:sz w:val="18"/>
                <w:szCs w:val="18"/>
              </w:rPr>
              <w:t>&lt;&lt;Static Text - see the top&gt;&gt;</w:t>
            </w:r>
          </w:p>
        </w:tc>
      </w:tr>
      <w:tr w:rsidR="00293A9B" w:rsidRPr="00D15BC3" w14:paraId="689D0E20" w14:textId="77777777" w:rsidTr="0095166F">
        <w:trPr>
          <w:trHeight w:val="144"/>
        </w:trPr>
        <w:tc>
          <w:tcPr>
            <w:tcW w:w="14613" w:type="dxa"/>
            <w:vAlign w:val="center"/>
          </w:tcPr>
          <w:p w14:paraId="1BD229DF" w14:textId="77777777" w:rsidR="00293A9B" w:rsidRPr="00B16BBE" w:rsidRDefault="00293A9B" w:rsidP="0095166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B16BBE">
              <w:rPr>
                <w:rFonts w:asciiTheme="minorHAnsi" w:hAnsiTheme="minorHAnsi" w:cs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0A1F003B" w14:textId="77777777" w:rsidR="00ED393A" w:rsidRPr="003F2775" w:rsidRDefault="00ED393A" w:rsidP="00672F4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0"/>
        <w:gridCol w:w="13876"/>
      </w:tblGrid>
      <w:tr w:rsidR="00821D80" w:rsidRPr="00D15BC3" w14:paraId="0A1F003E" w14:textId="77777777" w:rsidTr="00A76AE7">
        <w:trPr>
          <w:cantSplit/>
          <w:trHeight w:val="432"/>
        </w:trPr>
        <w:tc>
          <w:tcPr>
            <w:tcW w:w="5000" w:type="pct"/>
            <w:gridSpan w:val="2"/>
            <w:vAlign w:val="center"/>
          </w:tcPr>
          <w:p w14:paraId="0A1F003C" w14:textId="1EEC4BFE" w:rsidR="00331E9A" w:rsidRPr="003F2775" w:rsidRDefault="00293A9B" w:rsidP="00382877">
            <w:pPr>
              <w:keepNext/>
              <w:spacing w:after="0"/>
              <w:rPr>
                <w:rFonts w:asciiTheme="minorHAnsi" w:hAnsiTheme="minorHAnsi" w:cstheme="minorHAnsi"/>
                <w:b/>
                <w:sz w:val="20"/>
                <w:szCs w:val="20"/>
              </w:rPr>
            </w:pPr>
            <w:r>
              <w:rPr>
                <w:rFonts w:asciiTheme="minorHAnsi" w:hAnsiTheme="minorHAnsi" w:cstheme="minorHAnsi"/>
                <w:b/>
                <w:sz w:val="20"/>
                <w:szCs w:val="20"/>
              </w:rPr>
              <w:lastRenderedPageBreak/>
              <w:t>I</w:t>
            </w:r>
            <w:r w:rsidR="00331E9A" w:rsidRPr="00A051D6">
              <w:rPr>
                <w:rFonts w:asciiTheme="minorHAnsi" w:hAnsiTheme="minorHAnsi" w:cstheme="minorHAnsi"/>
                <w:b/>
                <w:sz w:val="20"/>
                <w:szCs w:val="20"/>
              </w:rPr>
              <w:t xml:space="preserve">. Determination of </w:t>
            </w:r>
            <w:r w:rsidR="00331E9A" w:rsidRPr="00A119C3">
              <w:rPr>
                <w:rFonts w:asciiTheme="minorHAnsi" w:hAnsiTheme="minorHAnsi" w:cstheme="minorHAnsi"/>
                <w:b/>
                <w:sz w:val="20"/>
                <w:szCs w:val="20"/>
              </w:rPr>
              <w:t>HERS Verification Compliance</w:t>
            </w:r>
          </w:p>
          <w:p w14:paraId="0A1F003D" w14:textId="53BE3A94" w:rsidR="00821D80" w:rsidRPr="003F2775" w:rsidRDefault="00015D7C" w:rsidP="00A76AE7">
            <w:pPr>
              <w:keepNext/>
              <w:spacing w:after="60" w:line="240" w:lineRule="auto"/>
              <w:rPr>
                <w:rFonts w:asciiTheme="minorHAnsi" w:eastAsia="Times New Roman" w:hAnsiTheme="minorHAnsi" w:cstheme="minorHAnsi"/>
                <w:sz w:val="20"/>
                <w:szCs w:val="20"/>
              </w:rPr>
            </w:pPr>
            <w:r>
              <w:rPr>
                <w:sz w:val="18"/>
                <w:szCs w:val="18"/>
              </w:rPr>
              <w:t>&lt;&lt;Static Text - see the top&gt;&gt;</w:t>
            </w:r>
          </w:p>
        </w:tc>
      </w:tr>
      <w:tr w:rsidR="00821D80" w:rsidRPr="00D15BC3" w14:paraId="0A1F0041" w14:textId="77777777" w:rsidTr="00382877">
        <w:trPr>
          <w:cantSplit/>
          <w:trHeight w:val="432"/>
        </w:trPr>
        <w:tc>
          <w:tcPr>
            <w:tcW w:w="253" w:type="pct"/>
            <w:vAlign w:val="center"/>
          </w:tcPr>
          <w:p w14:paraId="0A1F003F" w14:textId="77777777" w:rsidR="00821D80" w:rsidRPr="003F2775" w:rsidDel="00C76C40" w:rsidRDefault="00821D80" w:rsidP="00382877">
            <w:pPr>
              <w:keepNext/>
              <w:spacing w:after="0" w:line="240" w:lineRule="auto"/>
              <w:jc w:val="center"/>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01</w:t>
            </w:r>
          </w:p>
        </w:tc>
        <w:tc>
          <w:tcPr>
            <w:tcW w:w="4747" w:type="pct"/>
            <w:vAlign w:val="center"/>
          </w:tcPr>
          <w:p w14:paraId="0A1F0040" w14:textId="7FA5A35E" w:rsidR="00663077" w:rsidRPr="003F2775" w:rsidRDefault="00821D80" w:rsidP="00B55378">
            <w:pPr>
              <w:keepNext/>
              <w:spacing w:after="60" w:line="240" w:lineRule="auto"/>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&lt;&lt;</w:t>
            </w:r>
            <w:r w:rsidR="00EA6853" w:rsidRPr="003F2775">
              <w:rPr>
                <w:rFonts w:asciiTheme="minorHAnsi" w:eastAsia="Times New Roman" w:hAnsiTheme="minorHAnsi" w:cstheme="minorHAnsi"/>
                <w:sz w:val="20"/>
                <w:szCs w:val="20"/>
              </w:rPr>
              <w:t xml:space="preserve"> if </w:t>
            </w:r>
            <w:r w:rsidR="00034D7D">
              <w:rPr>
                <w:rFonts w:asciiTheme="minorHAnsi" w:eastAsia="Times New Roman" w:hAnsiTheme="minorHAnsi" w:cstheme="minorHAnsi"/>
                <w:sz w:val="20"/>
                <w:szCs w:val="20"/>
              </w:rPr>
              <w:t>C</w:t>
            </w:r>
            <w:r w:rsidR="00EA6853" w:rsidRPr="003F2775">
              <w:rPr>
                <w:rFonts w:asciiTheme="minorHAnsi" w:eastAsia="Times New Roman" w:hAnsiTheme="minorHAnsi" w:cstheme="minorHAnsi"/>
                <w:sz w:val="20"/>
                <w:szCs w:val="20"/>
              </w:rPr>
              <w:t>1</w:t>
            </w:r>
            <w:r w:rsidR="00034D7D">
              <w:rPr>
                <w:rFonts w:asciiTheme="minorHAnsi" w:eastAsia="Times New Roman" w:hAnsiTheme="minorHAnsi" w:cstheme="minorHAnsi"/>
                <w:sz w:val="20"/>
                <w:szCs w:val="20"/>
              </w:rPr>
              <w:t>3</w:t>
            </w:r>
            <w:r w:rsidR="00061641">
              <w:rPr>
                <w:rFonts w:asciiTheme="minorHAnsi" w:eastAsia="Times New Roman" w:hAnsiTheme="minorHAnsi" w:cstheme="minorHAnsi"/>
                <w:sz w:val="20"/>
                <w:szCs w:val="20"/>
              </w:rPr>
              <w:t>, C2-12</w:t>
            </w:r>
            <w:r w:rsidR="00EA6853" w:rsidRPr="003F2775">
              <w:rPr>
                <w:rFonts w:asciiTheme="minorHAnsi" w:eastAsia="Times New Roman" w:hAnsiTheme="minorHAnsi" w:cstheme="minorHAnsi"/>
                <w:sz w:val="20"/>
                <w:szCs w:val="20"/>
              </w:rPr>
              <w:t xml:space="preserve"> </w:t>
            </w:r>
            <w:r w:rsidR="00424539">
              <w:rPr>
                <w:rFonts w:asciiTheme="minorHAnsi" w:eastAsia="Times New Roman" w:hAnsiTheme="minorHAnsi" w:cstheme="minorHAnsi"/>
                <w:sz w:val="20"/>
                <w:szCs w:val="20"/>
              </w:rPr>
              <w:t>and</w:t>
            </w:r>
            <w:r w:rsidR="002E4B87">
              <w:rPr>
                <w:rFonts w:asciiTheme="minorHAnsi" w:eastAsia="Times New Roman" w:hAnsiTheme="minorHAnsi" w:cstheme="minorHAnsi"/>
                <w:sz w:val="20"/>
                <w:szCs w:val="20"/>
              </w:rPr>
              <w:t xml:space="preserve"> E12 </w:t>
            </w:r>
            <w:r w:rsidR="00EA6853" w:rsidRPr="003F2775">
              <w:rPr>
                <w:rFonts w:asciiTheme="minorHAnsi" w:eastAsia="Times New Roman" w:hAnsiTheme="minorHAnsi" w:cstheme="minorHAnsi"/>
                <w:sz w:val="20"/>
                <w:szCs w:val="20"/>
              </w:rPr>
              <w:t>result = System Complies, and result</w:t>
            </w:r>
            <w:r w:rsidR="00BF0082" w:rsidRPr="003F2775">
              <w:rPr>
                <w:rFonts w:asciiTheme="minorHAnsi" w:eastAsia="Times New Roman" w:hAnsiTheme="minorHAnsi" w:cstheme="minorHAnsi"/>
                <w:sz w:val="20"/>
                <w:szCs w:val="20"/>
              </w:rPr>
              <w:t>s</w:t>
            </w:r>
            <w:r w:rsidR="00EA6853" w:rsidRPr="003F2775">
              <w:rPr>
                <w:rFonts w:asciiTheme="minorHAnsi" w:eastAsia="Times New Roman" w:hAnsiTheme="minorHAnsi" w:cstheme="minorHAnsi"/>
                <w:sz w:val="20"/>
                <w:szCs w:val="20"/>
              </w:rPr>
              <w:t xml:space="preserve"> for all applicable</w:t>
            </w:r>
            <w:r w:rsidR="00344882" w:rsidRPr="003F2775">
              <w:rPr>
                <w:rFonts w:asciiTheme="minorHAnsi" w:eastAsia="Times New Roman" w:hAnsiTheme="minorHAnsi" w:cstheme="minorHAnsi"/>
                <w:sz w:val="20"/>
                <w:szCs w:val="20"/>
              </w:rPr>
              <w:t xml:space="preserve"> </w:t>
            </w:r>
            <w:r w:rsidR="008C735C" w:rsidRPr="003F2775">
              <w:rPr>
                <w:rFonts w:asciiTheme="minorHAnsi" w:eastAsia="Times New Roman" w:hAnsiTheme="minorHAnsi" w:cstheme="minorHAnsi"/>
                <w:sz w:val="20"/>
                <w:szCs w:val="20"/>
              </w:rPr>
              <w:t xml:space="preserve">sections </w:t>
            </w:r>
            <w:r w:rsidR="00EB336E">
              <w:rPr>
                <w:rFonts w:asciiTheme="minorHAnsi" w:eastAsia="Times New Roman" w:hAnsiTheme="minorHAnsi" w:cstheme="minorHAnsi"/>
                <w:sz w:val="20"/>
                <w:szCs w:val="20"/>
              </w:rPr>
              <w:t>I</w:t>
            </w:r>
            <w:r w:rsidR="00B55378">
              <w:rPr>
                <w:rFonts w:asciiTheme="minorHAnsi" w:eastAsia="Times New Roman" w:hAnsiTheme="minorHAnsi" w:cstheme="minorHAnsi"/>
                <w:sz w:val="20"/>
                <w:szCs w:val="20"/>
              </w:rPr>
              <w:t xml:space="preserve"> and</w:t>
            </w:r>
            <w:r w:rsidR="008C735C" w:rsidRPr="003F2775">
              <w:rPr>
                <w:rFonts w:asciiTheme="minorHAnsi" w:eastAsia="Times New Roman" w:hAnsiTheme="minorHAnsi" w:cstheme="minorHAnsi"/>
                <w:sz w:val="20"/>
                <w:szCs w:val="20"/>
              </w:rPr>
              <w:t xml:space="preserve"> </w:t>
            </w:r>
            <w:r w:rsidR="00EB336E">
              <w:rPr>
                <w:rFonts w:asciiTheme="minorHAnsi" w:eastAsia="Times New Roman" w:hAnsiTheme="minorHAnsi" w:cstheme="minorHAnsi"/>
                <w:sz w:val="20"/>
                <w:szCs w:val="20"/>
              </w:rPr>
              <w:t>J</w:t>
            </w:r>
            <w:r w:rsidR="00BF0082" w:rsidRPr="003F2775">
              <w:rPr>
                <w:rFonts w:asciiTheme="minorHAnsi" w:eastAsia="Times New Roman" w:hAnsiTheme="minorHAnsi" w:cstheme="minorHAnsi"/>
                <w:sz w:val="20"/>
                <w:szCs w:val="20"/>
              </w:rPr>
              <w:t xml:space="preserve"> </w:t>
            </w:r>
            <w:r w:rsidR="00B55378">
              <w:rPr>
                <w:rFonts w:asciiTheme="minorHAnsi" w:eastAsia="Times New Roman" w:hAnsiTheme="minorHAnsi" w:cstheme="minorHAnsi"/>
                <w:sz w:val="20"/>
                <w:szCs w:val="20"/>
              </w:rPr>
              <w:t>≠</w:t>
            </w:r>
            <w:r w:rsidR="00EA6853" w:rsidRPr="003F2775">
              <w:rPr>
                <w:rFonts w:asciiTheme="minorHAnsi" w:eastAsia="Times New Roman" w:hAnsiTheme="minorHAnsi" w:cstheme="minorHAnsi"/>
                <w:sz w:val="20"/>
                <w:szCs w:val="20"/>
              </w:rPr>
              <w:t xml:space="preserve"> fail, </w:t>
            </w:r>
            <w:r w:rsidRPr="003F2775">
              <w:rPr>
                <w:rFonts w:asciiTheme="minorHAnsi" w:eastAsia="Times New Roman" w:hAnsiTheme="minorHAnsi" w:cstheme="minorHAnsi"/>
                <w:sz w:val="20"/>
                <w:szCs w:val="20"/>
              </w:rPr>
              <w:t>then display: Complies: All specified verification protocol requirements on this document are met; else display: Does not comply: One or more specified verification protocol requirements on this document are not met.&gt;&gt;</w:t>
            </w:r>
          </w:p>
        </w:tc>
      </w:tr>
    </w:tbl>
    <w:p w14:paraId="0A1F0042" w14:textId="3D020890" w:rsidR="00A374A5" w:rsidRPr="003F2775" w:rsidRDefault="00A374A5" w:rsidP="00672F4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20"/>
          <w:szCs w:val="20"/>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218"/>
        <w:gridCol w:w="54"/>
        <w:gridCol w:w="9"/>
        <w:gridCol w:w="7262"/>
      </w:tblGrid>
      <w:tr w:rsidR="00821D80" w:rsidRPr="00D15BC3" w14:paraId="0A1F0044" w14:textId="77777777" w:rsidTr="00A76AE7">
        <w:trPr>
          <w:trHeight w:val="288"/>
        </w:trPr>
        <w:tc>
          <w:tcPr>
            <w:tcW w:w="10950" w:type="dxa"/>
            <w:gridSpan w:val="4"/>
            <w:vAlign w:val="center"/>
          </w:tcPr>
          <w:p w14:paraId="0A1F0043" w14:textId="77777777" w:rsidR="00821D80" w:rsidRPr="003F2775" w:rsidRDefault="00821D80" w:rsidP="00A76AE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20"/>
              </w:rPr>
            </w:pPr>
            <w:r w:rsidRPr="003F2775">
              <w:rPr>
                <w:rFonts w:asciiTheme="minorHAnsi" w:eastAsia="Times New Roman" w:hAnsiTheme="minorHAnsi" w:cstheme="minorHAnsi"/>
                <w:b/>
                <w:caps/>
                <w:sz w:val="20"/>
                <w:szCs w:val="20"/>
              </w:rPr>
              <w:lastRenderedPageBreak/>
              <w:t>Documentation Author's Declaration Statement</w:t>
            </w:r>
          </w:p>
        </w:tc>
      </w:tr>
      <w:tr w:rsidR="00821D80" w:rsidRPr="00D15BC3" w14:paraId="0A1F0046" w14:textId="77777777" w:rsidTr="00A76AE7">
        <w:trPr>
          <w:trHeight w:val="360"/>
        </w:trPr>
        <w:tc>
          <w:tcPr>
            <w:tcW w:w="10950" w:type="dxa"/>
            <w:gridSpan w:val="4"/>
            <w:vAlign w:val="center"/>
          </w:tcPr>
          <w:p w14:paraId="0A1F0045" w14:textId="77777777" w:rsidR="00821D80" w:rsidRPr="003F2775" w:rsidRDefault="00821D80" w:rsidP="00811D32">
            <w:pPr>
              <w:keepNext/>
              <w:numPr>
                <w:ilvl w:val="0"/>
                <w:numId w:val="22"/>
              </w:numPr>
              <w:spacing w:after="0" w:line="240" w:lineRule="auto"/>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I certify that this Certificate of Verification documentation is accurate and complete.</w:t>
            </w:r>
          </w:p>
        </w:tc>
      </w:tr>
      <w:tr w:rsidR="00821D80" w:rsidRPr="00D15BC3" w14:paraId="0A1F0049" w14:textId="77777777" w:rsidTr="00A76AE7">
        <w:trPr>
          <w:trHeight w:val="360"/>
        </w:trPr>
        <w:tc>
          <w:tcPr>
            <w:tcW w:w="5434" w:type="dxa"/>
          </w:tcPr>
          <w:p w14:paraId="0A1F0047" w14:textId="77777777" w:rsidR="00821D80" w:rsidRPr="003F2775" w:rsidRDefault="00821D80" w:rsidP="00A76AE7">
            <w:pPr>
              <w:keepNext/>
              <w:spacing w:after="0" w:line="240" w:lineRule="auto"/>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Documentation Author Name:</w:t>
            </w:r>
          </w:p>
        </w:tc>
        <w:tc>
          <w:tcPr>
            <w:tcW w:w="5516" w:type="dxa"/>
            <w:gridSpan w:val="3"/>
          </w:tcPr>
          <w:p w14:paraId="0A1F0048" w14:textId="77777777" w:rsidR="00821D80" w:rsidRPr="003F2775" w:rsidRDefault="00821D80" w:rsidP="00A76AE7">
            <w:pPr>
              <w:keepNext/>
              <w:spacing w:after="0" w:line="240" w:lineRule="auto"/>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Documentation Author Signature:</w:t>
            </w:r>
          </w:p>
        </w:tc>
      </w:tr>
      <w:tr w:rsidR="00821D80" w:rsidRPr="00D15BC3" w14:paraId="0A1F004C" w14:textId="77777777" w:rsidTr="00A76AE7">
        <w:trPr>
          <w:trHeight w:val="360"/>
        </w:trPr>
        <w:tc>
          <w:tcPr>
            <w:tcW w:w="5434" w:type="dxa"/>
          </w:tcPr>
          <w:p w14:paraId="0A1F004A" w14:textId="77777777" w:rsidR="00821D80" w:rsidRPr="003F2775" w:rsidRDefault="00821D80" w:rsidP="00A76AE7">
            <w:pPr>
              <w:keepNext/>
              <w:spacing w:after="0" w:line="240" w:lineRule="auto"/>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Company:</w:t>
            </w:r>
          </w:p>
        </w:tc>
        <w:tc>
          <w:tcPr>
            <w:tcW w:w="5516" w:type="dxa"/>
            <w:gridSpan w:val="3"/>
          </w:tcPr>
          <w:p w14:paraId="0A1F004B" w14:textId="77777777" w:rsidR="00821D80" w:rsidRPr="003F2775" w:rsidRDefault="00821D80" w:rsidP="00A76AE7">
            <w:pPr>
              <w:keepNext/>
              <w:spacing w:after="0" w:line="240" w:lineRule="auto"/>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Date Signed:</w:t>
            </w:r>
          </w:p>
        </w:tc>
      </w:tr>
      <w:tr w:rsidR="00821D80" w:rsidRPr="00D15BC3" w14:paraId="0A1F004F" w14:textId="77777777" w:rsidTr="00A76AE7">
        <w:trPr>
          <w:trHeight w:val="360"/>
        </w:trPr>
        <w:tc>
          <w:tcPr>
            <w:tcW w:w="5434" w:type="dxa"/>
          </w:tcPr>
          <w:p w14:paraId="0A1F004D" w14:textId="77777777" w:rsidR="00821D80" w:rsidRPr="003F2775" w:rsidRDefault="00821D80" w:rsidP="00A76AE7">
            <w:pPr>
              <w:keepNext/>
              <w:spacing w:after="0" w:line="240" w:lineRule="auto"/>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Address:</w:t>
            </w:r>
          </w:p>
        </w:tc>
        <w:tc>
          <w:tcPr>
            <w:tcW w:w="5516" w:type="dxa"/>
            <w:gridSpan w:val="3"/>
          </w:tcPr>
          <w:p w14:paraId="0A1F004E" w14:textId="77777777" w:rsidR="00821D80" w:rsidRPr="003F2775" w:rsidRDefault="00821D80" w:rsidP="00A76AE7">
            <w:pPr>
              <w:keepNext/>
              <w:spacing w:after="0" w:line="240" w:lineRule="auto"/>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CEA/HERS Certification Information (if applicable):</w:t>
            </w:r>
          </w:p>
        </w:tc>
      </w:tr>
      <w:tr w:rsidR="00821D80" w:rsidRPr="00D15BC3" w14:paraId="0A1F0052" w14:textId="77777777" w:rsidTr="00A76AE7">
        <w:trPr>
          <w:trHeight w:val="360"/>
        </w:trPr>
        <w:tc>
          <w:tcPr>
            <w:tcW w:w="5434" w:type="dxa"/>
          </w:tcPr>
          <w:p w14:paraId="0A1F0050" w14:textId="77777777" w:rsidR="00821D80" w:rsidRPr="003F2775" w:rsidRDefault="00821D80" w:rsidP="00A76AE7">
            <w:pPr>
              <w:keepNext/>
              <w:spacing w:after="0" w:line="240" w:lineRule="auto"/>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City/State/Zip:</w:t>
            </w:r>
          </w:p>
        </w:tc>
        <w:tc>
          <w:tcPr>
            <w:tcW w:w="5516" w:type="dxa"/>
            <w:gridSpan w:val="3"/>
          </w:tcPr>
          <w:p w14:paraId="0A1F0051" w14:textId="77777777" w:rsidR="00821D80" w:rsidRPr="003F2775" w:rsidRDefault="00821D80" w:rsidP="00A76AE7">
            <w:pPr>
              <w:keepNext/>
              <w:spacing w:after="0" w:line="240" w:lineRule="auto"/>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Phone:</w:t>
            </w:r>
          </w:p>
        </w:tc>
      </w:tr>
      <w:tr w:rsidR="00821D80" w:rsidRPr="00D15BC3" w14:paraId="0A1F0054" w14:textId="77777777" w:rsidTr="00A76AE7">
        <w:tblPrEx>
          <w:tblCellMar>
            <w:left w:w="115" w:type="dxa"/>
            <w:right w:w="115" w:type="dxa"/>
          </w:tblCellMar>
        </w:tblPrEx>
        <w:trPr>
          <w:trHeight w:val="296"/>
        </w:trPr>
        <w:tc>
          <w:tcPr>
            <w:tcW w:w="10950" w:type="dxa"/>
            <w:gridSpan w:val="4"/>
            <w:vAlign w:val="center"/>
          </w:tcPr>
          <w:p w14:paraId="0A1F0053" w14:textId="77777777" w:rsidR="00821D80" w:rsidRPr="003F2775" w:rsidRDefault="00821D80" w:rsidP="00A76AE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20"/>
                <w:szCs w:val="20"/>
              </w:rPr>
            </w:pPr>
            <w:r w:rsidRPr="003F2775">
              <w:rPr>
                <w:rFonts w:asciiTheme="minorHAnsi" w:eastAsia="Times New Roman" w:hAnsiTheme="minorHAnsi" w:cstheme="minorHAnsi"/>
                <w:b/>
                <w:caps/>
                <w:sz w:val="20"/>
                <w:szCs w:val="20"/>
              </w:rPr>
              <w:t xml:space="preserve">Responsible Person's Declaration statement </w:t>
            </w:r>
          </w:p>
        </w:tc>
      </w:tr>
      <w:tr w:rsidR="00821D80" w:rsidRPr="00D15BC3" w14:paraId="0A1F005B" w14:textId="77777777" w:rsidTr="00A76AE7">
        <w:tblPrEx>
          <w:tblCellMar>
            <w:left w:w="115" w:type="dxa"/>
            <w:right w:w="115" w:type="dxa"/>
          </w:tblCellMar>
        </w:tblPrEx>
        <w:trPr>
          <w:trHeight w:val="504"/>
        </w:trPr>
        <w:tc>
          <w:tcPr>
            <w:tcW w:w="10950" w:type="dxa"/>
            <w:gridSpan w:val="4"/>
            <w:shd w:val="clear" w:color="auto" w:fill="auto"/>
          </w:tcPr>
          <w:p w14:paraId="0A1F0055" w14:textId="77777777" w:rsidR="00821D80" w:rsidRPr="003F2775" w:rsidRDefault="00821D80" w:rsidP="00811D32">
            <w:pPr>
              <w:keepNext/>
              <w:widowControl w:val="0"/>
              <w:spacing w:after="60" w:line="240" w:lineRule="auto"/>
              <w:ind w:right="90"/>
              <w:rPr>
                <w:rFonts w:asciiTheme="minorHAnsi" w:eastAsia="Times New Roman" w:hAnsiTheme="minorHAnsi" w:cstheme="minorHAnsi"/>
                <w:snapToGrid w:val="0"/>
                <w:sz w:val="20"/>
                <w:szCs w:val="20"/>
              </w:rPr>
            </w:pPr>
            <w:r w:rsidRPr="003F2775">
              <w:rPr>
                <w:rFonts w:asciiTheme="minorHAnsi" w:eastAsia="Times New Roman" w:hAnsiTheme="minorHAnsi" w:cstheme="minorHAnsi"/>
                <w:snapToGrid w:val="0"/>
                <w:sz w:val="20"/>
                <w:szCs w:val="20"/>
              </w:rPr>
              <w:t xml:space="preserve">I certify the following under penalty of perjury, under the laws of the State of California: </w:t>
            </w:r>
          </w:p>
          <w:p w14:paraId="0A1F0056" w14:textId="77777777" w:rsidR="00821D80" w:rsidRPr="003F2775" w:rsidRDefault="00821D80" w:rsidP="00811D32">
            <w:pPr>
              <w:keepNext/>
              <w:widowControl w:val="0"/>
              <w:numPr>
                <w:ilvl w:val="0"/>
                <w:numId w:val="23"/>
              </w:numPr>
              <w:spacing w:after="60" w:line="240" w:lineRule="auto"/>
              <w:ind w:right="90"/>
              <w:rPr>
                <w:rFonts w:asciiTheme="minorHAnsi" w:eastAsia="Times New Roman" w:hAnsiTheme="minorHAnsi" w:cstheme="minorHAnsi"/>
                <w:snapToGrid w:val="0"/>
                <w:sz w:val="20"/>
                <w:szCs w:val="20"/>
              </w:rPr>
            </w:pPr>
            <w:r w:rsidRPr="003F2775">
              <w:rPr>
                <w:rFonts w:asciiTheme="minorHAnsi" w:eastAsia="Times New Roman" w:hAnsiTheme="minorHAnsi" w:cstheme="minorHAnsi"/>
                <w:snapToGrid w:val="0"/>
                <w:sz w:val="20"/>
                <w:szCs w:val="20"/>
              </w:rPr>
              <w:t>The information provided on this Certificate of Verification is true and correct.</w:t>
            </w:r>
          </w:p>
          <w:p w14:paraId="0A1F0057" w14:textId="77777777" w:rsidR="00821D80" w:rsidRPr="003F2775" w:rsidRDefault="00821D80" w:rsidP="00811D32">
            <w:pPr>
              <w:keepNext/>
              <w:widowControl w:val="0"/>
              <w:numPr>
                <w:ilvl w:val="0"/>
                <w:numId w:val="23"/>
              </w:numPr>
              <w:spacing w:after="60" w:line="240" w:lineRule="auto"/>
              <w:ind w:right="90"/>
              <w:rPr>
                <w:rFonts w:asciiTheme="minorHAnsi" w:eastAsia="Times New Roman" w:hAnsiTheme="minorHAnsi" w:cstheme="minorHAnsi"/>
                <w:snapToGrid w:val="0"/>
                <w:sz w:val="20"/>
                <w:szCs w:val="20"/>
              </w:rPr>
            </w:pPr>
            <w:r w:rsidRPr="003F2775">
              <w:rPr>
                <w:rFonts w:asciiTheme="minorHAnsi" w:eastAsia="Times New Roman" w:hAnsiTheme="minorHAnsi" w:cstheme="minorHAnsi"/>
                <w:snapToGrid w:val="0"/>
                <w:sz w:val="20"/>
                <w:szCs w:val="20"/>
              </w:rPr>
              <w:t>I am the certified HERS Rater who performed the verification identified and reported on this Certificate of Verification (responsible rater).</w:t>
            </w:r>
          </w:p>
          <w:p w14:paraId="0A1F0058" w14:textId="77777777" w:rsidR="00821D80" w:rsidRPr="003F2775" w:rsidRDefault="00821D80" w:rsidP="00811D32">
            <w:pPr>
              <w:keepNext/>
              <w:widowControl w:val="0"/>
              <w:numPr>
                <w:ilvl w:val="0"/>
                <w:numId w:val="23"/>
              </w:numPr>
              <w:spacing w:after="60" w:line="240" w:lineRule="auto"/>
              <w:ind w:right="90"/>
              <w:rPr>
                <w:rFonts w:asciiTheme="minorHAnsi" w:eastAsia="Times New Roman" w:hAnsiTheme="minorHAnsi" w:cstheme="minorHAnsi"/>
                <w:snapToGrid w:val="0"/>
                <w:sz w:val="20"/>
                <w:szCs w:val="20"/>
              </w:rPr>
            </w:pPr>
            <w:r w:rsidRPr="003F2775">
              <w:rPr>
                <w:rFonts w:asciiTheme="minorHAnsi" w:eastAsia="Times New Roman" w:hAnsiTheme="minorHAnsi" w:cstheme="minorHAnsi"/>
                <w:snapToGrid w:val="0"/>
                <w:sz w:val="20"/>
                <w:szCs w:val="20"/>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A1F0059" w14:textId="23BD13B7" w:rsidR="00821D80" w:rsidRPr="003F2775" w:rsidRDefault="00821D80" w:rsidP="00811D32">
            <w:pPr>
              <w:keepNext/>
              <w:widowControl w:val="0"/>
              <w:numPr>
                <w:ilvl w:val="0"/>
                <w:numId w:val="23"/>
              </w:numPr>
              <w:spacing w:after="60" w:line="240" w:lineRule="auto"/>
              <w:ind w:right="90"/>
              <w:rPr>
                <w:rFonts w:asciiTheme="minorHAnsi" w:eastAsia="Times New Roman" w:hAnsiTheme="minorHAnsi" w:cstheme="minorHAnsi"/>
                <w:snapToGrid w:val="0"/>
                <w:sz w:val="20"/>
                <w:szCs w:val="20"/>
              </w:rPr>
            </w:pPr>
            <w:r w:rsidRPr="003F2775">
              <w:rPr>
                <w:rFonts w:asciiTheme="minorHAnsi" w:eastAsia="Times New Roman" w:hAnsiTheme="minorHAnsi" w:cstheme="minorHAnsi"/>
                <w:snapToGrid w:val="0"/>
                <w:sz w:val="20"/>
                <w:szCs w:val="20"/>
              </w:rPr>
              <w:t xml:space="preserve"> The information reported on applicable sections of the Certificate(s) of Installation (</w:t>
            </w:r>
            <w:del w:id="135" w:author="Alhabibi, Haider@Energy" w:date="2022-06-13T10:41:00Z">
              <w:r w:rsidR="008852D7" w:rsidDel="00886315">
                <w:rPr>
                  <w:rFonts w:asciiTheme="minorHAnsi" w:eastAsia="Times New Roman" w:hAnsiTheme="minorHAnsi" w:cstheme="minorHAnsi"/>
                  <w:snapToGrid w:val="0"/>
                  <w:sz w:val="20"/>
                  <w:szCs w:val="20"/>
                </w:rPr>
                <w:delText>LMCI</w:delText>
              </w:r>
            </w:del>
            <w:ins w:id="136" w:author="Alhabibi, Haider@Energy" w:date="2022-06-13T10:41:00Z">
              <w:r w:rsidR="00886315">
                <w:rPr>
                  <w:rFonts w:asciiTheme="minorHAnsi" w:eastAsia="Times New Roman" w:hAnsiTheme="minorHAnsi" w:cstheme="minorHAnsi"/>
                  <w:snapToGrid w:val="0"/>
                  <w:sz w:val="20"/>
                  <w:szCs w:val="20"/>
                </w:rPr>
                <w:t>NRCI</w:t>
              </w:r>
            </w:ins>
            <w:r w:rsidRPr="003F2775">
              <w:rPr>
                <w:rFonts w:asciiTheme="minorHAnsi" w:eastAsia="Times New Roman" w:hAnsiTheme="minorHAnsi" w:cstheme="minorHAnsi"/>
                <w:snapToGrid w:val="0"/>
                <w:sz w:val="20"/>
                <w:szCs w:val="20"/>
              </w:rPr>
              <w:t>) signed and submitted by the person(s) responsible for the construction or installation conforms to the requirements specified on the Certificate(s) of Compliance (</w:t>
            </w:r>
            <w:del w:id="137" w:author="Alhabibi, Haider@Energy" w:date="2022-06-13T10:42:00Z">
              <w:r w:rsidR="008852D7" w:rsidDel="00886315">
                <w:rPr>
                  <w:rFonts w:asciiTheme="minorHAnsi" w:eastAsia="Times New Roman" w:hAnsiTheme="minorHAnsi" w:cstheme="minorHAnsi"/>
                  <w:snapToGrid w:val="0"/>
                  <w:sz w:val="20"/>
                  <w:szCs w:val="20"/>
                </w:rPr>
                <w:delText>LMCC</w:delText>
              </w:r>
            </w:del>
            <w:ins w:id="138" w:author="Alhabibi, Haider@Energy" w:date="2022-06-13T10:42:00Z">
              <w:r w:rsidR="00886315">
                <w:rPr>
                  <w:rFonts w:asciiTheme="minorHAnsi" w:eastAsia="Times New Roman" w:hAnsiTheme="minorHAnsi" w:cstheme="minorHAnsi"/>
                  <w:snapToGrid w:val="0"/>
                  <w:sz w:val="20"/>
                  <w:szCs w:val="20"/>
                </w:rPr>
                <w:t>NRCC</w:t>
              </w:r>
            </w:ins>
            <w:r w:rsidRPr="003F2775">
              <w:rPr>
                <w:rFonts w:asciiTheme="minorHAnsi" w:eastAsia="Times New Roman" w:hAnsiTheme="minorHAnsi" w:cstheme="minorHAnsi"/>
                <w:snapToGrid w:val="0"/>
                <w:sz w:val="20"/>
                <w:szCs w:val="20"/>
              </w:rPr>
              <w:t>) approved by the enforcement agency.</w:t>
            </w:r>
          </w:p>
          <w:p w14:paraId="0A1F005A" w14:textId="77777777" w:rsidR="00821D80" w:rsidRPr="003F2775" w:rsidRDefault="00821D80" w:rsidP="00811D32">
            <w:pPr>
              <w:keepNext/>
              <w:widowControl w:val="0"/>
              <w:numPr>
                <w:ilvl w:val="0"/>
                <w:numId w:val="23"/>
              </w:numPr>
              <w:spacing w:after="60" w:line="240" w:lineRule="auto"/>
              <w:ind w:right="90"/>
              <w:rPr>
                <w:rFonts w:asciiTheme="minorHAnsi" w:eastAsia="Times New Roman" w:hAnsiTheme="minorHAnsi" w:cstheme="minorHAnsi"/>
                <w:snapToGrid w:val="0"/>
                <w:sz w:val="20"/>
                <w:szCs w:val="20"/>
              </w:rPr>
            </w:pPr>
            <w:r w:rsidRPr="003F2775">
              <w:rPr>
                <w:rFonts w:asciiTheme="minorHAnsi" w:eastAsia="Times New Roman" w:hAnsiTheme="minorHAnsi" w:cstheme="minorHAnsi"/>
                <w:snapToGrid w:val="0"/>
                <w:sz w:val="20"/>
                <w:szCs w:val="20"/>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821D80" w:rsidRPr="00D15BC3" w14:paraId="0A1F005D" w14:textId="77777777" w:rsidTr="00A76AE7">
        <w:tblPrEx>
          <w:tblCellMar>
            <w:left w:w="115" w:type="dxa"/>
            <w:right w:w="115" w:type="dxa"/>
          </w:tblCellMar>
        </w:tblPrEx>
        <w:trPr>
          <w:trHeight w:val="278"/>
        </w:trPr>
        <w:tc>
          <w:tcPr>
            <w:tcW w:w="10950" w:type="dxa"/>
            <w:gridSpan w:val="4"/>
            <w:vAlign w:val="center"/>
          </w:tcPr>
          <w:p w14:paraId="0A1F005C" w14:textId="77777777" w:rsidR="00821D80" w:rsidRPr="003F2775" w:rsidRDefault="00821D80" w:rsidP="00A76AE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caps/>
                <w:sz w:val="20"/>
                <w:szCs w:val="20"/>
              </w:rPr>
            </w:pPr>
            <w:r w:rsidRPr="003F2775">
              <w:rPr>
                <w:rFonts w:asciiTheme="minorHAnsi" w:eastAsia="Times New Roman" w:hAnsiTheme="minorHAnsi" w:cstheme="minorHAnsi"/>
                <w:b/>
                <w:caps/>
                <w:sz w:val="20"/>
                <w:szCs w:val="20"/>
              </w:rPr>
              <w:t>BUILDER OR INSTALLER INFORMATION AS SHOWN ON THE CERTIFICATE OF INSTALLATION</w:t>
            </w:r>
          </w:p>
        </w:tc>
      </w:tr>
      <w:tr w:rsidR="00821D80" w:rsidRPr="00D15BC3" w14:paraId="0A1F005F" w14:textId="77777777" w:rsidTr="00A76AE7">
        <w:tblPrEx>
          <w:tblCellMar>
            <w:left w:w="115" w:type="dxa"/>
            <w:right w:w="115" w:type="dxa"/>
          </w:tblCellMar>
        </w:tblPrEx>
        <w:trPr>
          <w:trHeight w:hRule="exact" w:val="360"/>
        </w:trPr>
        <w:tc>
          <w:tcPr>
            <w:tcW w:w="10950" w:type="dxa"/>
            <w:gridSpan w:val="4"/>
            <w:vAlign w:val="center"/>
          </w:tcPr>
          <w:p w14:paraId="0A1F005E" w14:textId="77777777" w:rsidR="00821D80" w:rsidRPr="003F2775" w:rsidRDefault="00821D80" w:rsidP="00A76AE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40" w:lineRule="auto"/>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Company Name (Installing Subcontractor, General Contractor, or Builder/Owner):</w:t>
            </w:r>
          </w:p>
        </w:tc>
      </w:tr>
      <w:tr w:rsidR="00821D80" w:rsidRPr="00D15BC3" w14:paraId="0A1F0062" w14:textId="77777777" w:rsidTr="00A76AE7">
        <w:tblPrEx>
          <w:tblCellMar>
            <w:left w:w="115" w:type="dxa"/>
            <w:right w:w="115" w:type="dxa"/>
          </w:tblCellMar>
        </w:tblPrEx>
        <w:trPr>
          <w:trHeight w:hRule="exact" w:val="360"/>
        </w:trPr>
        <w:tc>
          <w:tcPr>
            <w:tcW w:w="5475" w:type="dxa"/>
            <w:gridSpan w:val="2"/>
          </w:tcPr>
          <w:p w14:paraId="0A1F0060" w14:textId="77777777" w:rsidR="00821D80" w:rsidRPr="003F2775" w:rsidRDefault="00821D80" w:rsidP="00A76AE7">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40" w:lineRule="auto"/>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Responsible Builder or Installer Name:</w:t>
            </w:r>
          </w:p>
        </w:tc>
        <w:tc>
          <w:tcPr>
            <w:tcW w:w="5475" w:type="dxa"/>
            <w:gridSpan w:val="2"/>
          </w:tcPr>
          <w:p w14:paraId="0A1F0061" w14:textId="77777777" w:rsidR="00821D80" w:rsidRPr="003F2775" w:rsidRDefault="00821D80" w:rsidP="00A76AE7">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CSLB License:</w:t>
            </w:r>
          </w:p>
        </w:tc>
      </w:tr>
      <w:tr w:rsidR="00821D80" w:rsidRPr="00D15BC3" w14:paraId="0A1F0064" w14:textId="77777777" w:rsidTr="00A76AE7">
        <w:tblPrEx>
          <w:tblCellMar>
            <w:left w:w="108" w:type="dxa"/>
            <w:right w:w="108" w:type="dxa"/>
          </w:tblCellMar>
        </w:tblPrEx>
        <w:trPr>
          <w:trHeight w:hRule="exact" w:val="288"/>
        </w:trPr>
        <w:tc>
          <w:tcPr>
            <w:tcW w:w="10950" w:type="dxa"/>
            <w:gridSpan w:val="4"/>
            <w:vAlign w:val="center"/>
          </w:tcPr>
          <w:p w14:paraId="0A1F0063" w14:textId="77777777" w:rsidR="00821D80" w:rsidRPr="003F2775" w:rsidRDefault="00821D80" w:rsidP="00A76AE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3F2775">
              <w:rPr>
                <w:rFonts w:asciiTheme="minorHAnsi" w:eastAsia="Times New Roman" w:hAnsiTheme="minorHAnsi" w:cstheme="minorHAnsi"/>
                <w:b/>
                <w:caps/>
                <w:sz w:val="20"/>
                <w:szCs w:val="20"/>
              </w:rPr>
              <w:t>HERS PROVIDER DATA REGISTRY INFORMATION</w:t>
            </w:r>
          </w:p>
        </w:tc>
      </w:tr>
      <w:tr w:rsidR="00821D80" w:rsidRPr="00D15BC3" w14:paraId="0A1F0067" w14:textId="77777777" w:rsidTr="00A76AE7">
        <w:tblPrEx>
          <w:tblCellMar>
            <w:left w:w="108" w:type="dxa"/>
            <w:right w:w="108" w:type="dxa"/>
          </w:tblCellMar>
        </w:tblPrEx>
        <w:trPr>
          <w:trHeight w:hRule="exact" w:val="360"/>
        </w:trPr>
        <w:tc>
          <w:tcPr>
            <w:tcW w:w="5482" w:type="dxa"/>
            <w:gridSpan w:val="3"/>
          </w:tcPr>
          <w:p w14:paraId="0A1F0065" w14:textId="77777777" w:rsidR="00821D80" w:rsidRPr="003F2775" w:rsidRDefault="00821D80" w:rsidP="00A76AE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Sample Group Number (if applicable):</w:t>
            </w:r>
          </w:p>
        </w:tc>
        <w:tc>
          <w:tcPr>
            <w:tcW w:w="5468" w:type="dxa"/>
          </w:tcPr>
          <w:p w14:paraId="0A1F0066" w14:textId="77777777" w:rsidR="00821D80" w:rsidRPr="003F2775" w:rsidRDefault="00821D80" w:rsidP="00A76AE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Dwelling Test Status in Sample Group (if applicable)</w:t>
            </w:r>
          </w:p>
        </w:tc>
      </w:tr>
      <w:tr w:rsidR="00821D80" w:rsidRPr="00D15BC3" w14:paraId="0A1F0069" w14:textId="77777777" w:rsidTr="00A76AE7">
        <w:tblPrEx>
          <w:tblCellMar>
            <w:left w:w="108" w:type="dxa"/>
            <w:right w:w="108" w:type="dxa"/>
          </w:tblCellMar>
        </w:tblPrEx>
        <w:trPr>
          <w:trHeight w:val="288"/>
        </w:trPr>
        <w:tc>
          <w:tcPr>
            <w:tcW w:w="10950" w:type="dxa"/>
            <w:gridSpan w:val="4"/>
            <w:vAlign w:val="center"/>
          </w:tcPr>
          <w:p w14:paraId="0A1F0068" w14:textId="77777777" w:rsidR="00821D80" w:rsidRPr="003F2775" w:rsidRDefault="00821D80" w:rsidP="00A76AE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3F2775">
              <w:rPr>
                <w:rFonts w:asciiTheme="minorHAnsi" w:eastAsia="Times New Roman" w:hAnsiTheme="minorHAnsi" w:cstheme="minorHAnsi"/>
                <w:b/>
                <w:caps/>
                <w:sz w:val="20"/>
                <w:szCs w:val="20"/>
              </w:rPr>
              <w:t>HERS RATER INFORMATION</w:t>
            </w:r>
          </w:p>
        </w:tc>
      </w:tr>
      <w:tr w:rsidR="00821D80" w:rsidRPr="00D15BC3" w14:paraId="0A1F006B" w14:textId="77777777" w:rsidTr="00A76AE7">
        <w:tblPrEx>
          <w:tblCellMar>
            <w:left w:w="108" w:type="dxa"/>
            <w:right w:w="108" w:type="dxa"/>
          </w:tblCellMar>
        </w:tblPrEx>
        <w:trPr>
          <w:trHeight w:hRule="exact" w:val="360"/>
        </w:trPr>
        <w:tc>
          <w:tcPr>
            <w:tcW w:w="10950" w:type="dxa"/>
            <w:gridSpan w:val="4"/>
          </w:tcPr>
          <w:p w14:paraId="0A1F006A" w14:textId="77777777" w:rsidR="00821D80" w:rsidRPr="003F2775" w:rsidRDefault="00821D80" w:rsidP="00A76AE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HERS Rater Company Name:</w:t>
            </w:r>
          </w:p>
        </w:tc>
      </w:tr>
      <w:tr w:rsidR="00821D80" w:rsidRPr="00D15BC3" w14:paraId="0A1F006E" w14:textId="77777777" w:rsidTr="00A76AE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A1F006C" w14:textId="77777777" w:rsidR="00821D80" w:rsidRPr="003F2775" w:rsidRDefault="00821D80" w:rsidP="00A76AE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0A1F006D" w14:textId="77777777" w:rsidR="00821D80" w:rsidRPr="003F2775" w:rsidRDefault="00821D80" w:rsidP="00A76AE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Responsible Rater Signature:</w:t>
            </w:r>
          </w:p>
        </w:tc>
      </w:tr>
      <w:tr w:rsidR="00821D80" w:rsidRPr="00D15BC3" w14:paraId="0A1F0071" w14:textId="77777777" w:rsidTr="00A76AE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A1F006F" w14:textId="77777777" w:rsidR="00821D80" w:rsidRPr="003F2775" w:rsidRDefault="00821D80" w:rsidP="00A76AE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Pr>
          <w:p w14:paraId="0A1F0070" w14:textId="77777777" w:rsidR="00821D80" w:rsidRPr="003F2775" w:rsidRDefault="00821D80" w:rsidP="00A76AE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3F2775">
              <w:rPr>
                <w:rFonts w:asciiTheme="minorHAnsi" w:eastAsia="Times New Roman" w:hAnsiTheme="minorHAnsi" w:cstheme="minorHAnsi"/>
                <w:sz w:val="20"/>
                <w:szCs w:val="20"/>
              </w:rPr>
              <w:t>Date Signed:</w:t>
            </w:r>
          </w:p>
        </w:tc>
      </w:tr>
    </w:tbl>
    <w:p w14:paraId="0A1F0072" w14:textId="77777777" w:rsidR="00821D80" w:rsidRPr="005C068B" w:rsidRDefault="00821D80" w:rsidP="00672F4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20"/>
          <w:szCs w:val="20"/>
        </w:rPr>
      </w:pPr>
    </w:p>
    <w:sectPr w:rsidR="00821D80" w:rsidRPr="005C068B" w:rsidSect="002A3072">
      <w:headerReference w:type="even" r:id="rId22"/>
      <w:headerReference w:type="default" r:id="rId23"/>
      <w:headerReference w:type="first" r:id="rId24"/>
      <w:pgSz w:w="15840" w:h="12240" w:orient="landscape"/>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22309A" w14:textId="77777777" w:rsidR="00987480" w:rsidRPr="00DB7BEA" w:rsidRDefault="00987480" w:rsidP="00B3063C">
      <w:pPr>
        <w:spacing w:after="0" w:line="240" w:lineRule="auto"/>
      </w:pPr>
      <w:r>
        <w:separator/>
      </w:r>
    </w:p>
  </w:endnote>
  <w:endnote w:type="continuationSeparator" w:id="0">
    <w:p w14:paraId="10ED4DDF" w14:textId="77777777" w:rsidR="00987480" w:rsidRPr="00DB7BEA" w:rsidRDefault="00987480" w:rsidP="00B3063C">
      <w:pPr>
        <w:spacing w:after="0" w:line="240" w:lineRule="auto"/>
      </w:pPr>
      <w:r>
        <w:continuationSeparator/>
      </w:r>
    </w:p>
  </w:endnote>
  <w:endnote w:type="continuationNotice" w:id="1">
    <w:p w14:paraId="410EF8A3" w14:textId="77777777" w:rsidR="00987480" w:rsidRDefault="0098748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33DC7" w14:textId="77777777" w:rsidR="000367B4" w:rsidRDefault="000367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AE982" w14:textId="77777777" w:rsidR="002E6037" w:rsidRPr="002811BA" w:rsidRDefault="002E6037" w:rsidP="00A051D6">
    <w:pPr>
      <w:pBdr>
        <w:top w:val="single" w:sz="4" w:space="1" w:color="auto"/>
      </w:pBdr>
      <w:tabs>
        <w:tab w:val="center" w:pos="4320"/>
        <w:tab w:val="right" w:pos="10800"/>
      </w:tabs>
      <w:spacing w:after="0" w:line="240" w:lineRule="auto"/>
      <w:rPr>
        <w:rFonts w:asciiTheme="minorHAnsi" w:eastAsia="Times New Roman" w:hAnsiTheme="minorHAnsi"/>
        <w:sz w:val="20"/>
        <w:szCs w:val="20"/>
      </w:rPr>
    </w:pPr>
    <w:r w:rsidRPr="002811BA">
      <w:rPr>
        <w:rFonts w:asciiTheme="minorHAnsi" w:eastAsia="Times New Roman" w:hAnsiTheme="minorHAnsi"/>
        <w:sz w:val="20"/>
        <w:szCs w:val="20"/>
      </w:rPr>
      <w:t xml:space="preserve">Registration Number:                                      </w:t>
    </w:r>
    <w:r>
      <w:rPr>
        <w:rFonts w:asciiTheme="minorHAnsi" w:eastAsia="Times New Roman" w:hAnsiTheme="minorHAnsi"/>
        <w:sz w:val="20"/>
        <w:szCs w:val="20"/>
      </w:rPr>
      <w:t xml:space="preserve">         </w:t>
    </w:r>
    <w:r w:rsidRPr="002811BA">
      <w:rPr>
        <w:rFonts w:asciiTheme="minorHAnsi" w:eastAsia="Times New Roman" w:hAnsiTheme="minorHAnsi"/>
        <w:sz w:val="20"/>
        <w:szCs w:val="20"/>
      </w:rPr>
      <w:t xml:space="preserve">  Registration Date/Time:                </w:t>
    </w:r>
    <w:r>
      <w:rPr>
        <w:rFonts w:asciiTheme="minorHAnsi" w:eastAsia="Times New Roman" w:hAnsiTheme="minorHAnsi"/>
        <w:sz w:val="20"/>
        <w:szCs w:val="20"/>
      </w:rPr>
      <w:t xml:space="preserve">              </w:t>
    </w:r>
    <w:r w:rsidRPr="002811BA">
      <w:rPr>
        <w:rFonts w:asciiTheme="minorHAnsi" w:eastAsia="Times New Roman" w:hAnsiTheme="minorHAnsi"/>
        <w:sz w:val="20"/>
        <w:szCs w:val="20"/>
      </w:rPr>
      <w:t xml:space="preserve">                  HERS Provider:                       </w:t>
    </w:r>
  </w:p>
  <w:p w14:paraId="1C8CFC64" w14:textId="3A2E7387" w:rsidR="002E6037" w:rsidRDefault="002E6037" w:rsidP="00A051D6">
    <w:pPr>
      <w:pBdr>
        <w:top w:val="single" w:sz="4" w:space="1" w:color="auto"/>
      </w:pBdr>
      <w:tabs>
        <w:tab w:val="center" w:pos="4320"/>
      </w:tabs>
      <w:spacing w:after="0" w:line="240" w:lineRule="auto"/>
      <w:rPr>
        <w:rFonts w:eastAsia="Times New Roman"/>
        <w:sz w:val="20"/>
        <w:szCs w:val="18"/>
      </w:rPr>
    </w:pPr>
    <w:r w:rsidRPr="002811BA">
      <w:rPr>
        <w:rFonts w:asciiTheme="minorHAnsi" w:eastAsia="Times New Roman" w:hAnsiTheme="minorHAnsi"/>
        <w:sz w:val="20"/>
        <w:szCs w:val="20"/>
      </w:rPr>
      <w:t>CA Building Energy Efficiency Standards - 20</w:t>
    </w:r>
    <w:r w:rsidR="003F3367">
      <w:rPr>
        <w:rFonts w:asciiTheme="minorHAnsi" w:eastAsia="Times New Roman" w:hAnsiTheme="minorHAnsi"/>
        <w:sz w:val="20"/>
        <w:szCs w:val="20"/>
      </w:rPr>
      <w:t>22</w:t>
    </w:r>
    <w:r w:rsidRPr="002811BA">
      <w:rPr>
        <w:rFonts w:asciiTheme="minorHAnsi" w:eastAsia="Times New Roman" w:hAnsiTheme="minorHAnsi"/>
        <w:sz w:val="20"/>
        <w:szCs w:val="20"/>
      </w:rPr>
      <w:t xml:space="preserve"> </w:t>
    </w:r>
    <w:ins w:id="23" w:author="Alhabibi, Haider@Energy" w:date="2022-06-13T10:45:00Z">
      <w:r w:rsidR="0065125F" w:rsidRPr="00452DFA">
        <w:rPr>
          <w:sz w:val="20"/>
          <w:szCs w:val="20"/>
        </w:rPr>
        <w:t xml:space="preserve">Residential </w:t>
      </w:r>
    </w:ins>
    <w:del w:id="24" w:author="Alhabibi, Haider@Energy" w:date="2022-06-13T10:45:00Z">
      <w:r w:rsidR="008852D7" w:rsidRPr="008852D7" w:rsidDel="0065125F">
        <w:rPr>
          <w:rFonts w:asciiTheme="minorHAnsi" w:eastAsia="Times New Roman" w:hAnsiTheme="minorHAnsi"/>
          <w:sz w:val="20"/>
          <w:szCs w:val="20"/>
        </w:rPr>
        <w:delText>Low-rise Multifamily</w:delText>
      </w:r>
      <w:r w:rsidRPr="002811BA" w:rsidDel="0065125F">
        <w:rPr>
          <w:rFonts w:asciiTheme="minorHAnsi" w:eastAsia="Times New Roman" w:hAnsiTheme="minorHAnsi"/>
          <w:sz w:val="20"/>
          <w:szCs w:val="20"/>
        </w:rPr>
        <w:delText xml:space="preserve"> </w:delText>
      </w:r>
    </w:del>
    <w:r w:rsidRPr="002811BA">
      <w:rPr>
        <w:rFonts w:asciiTheme="minorHAnsi" w:eastAsia="Times New Roman" w:hAnsiTheme="minorHAnsi"/>
        <w:sz w:val="20"/>
        <w:szCs w:val="20"/>
      </w:rPr>
      <w:t>Compliance</w:t>
    </w:r>
    <w:r w:rsidRPr="002811BA">
      <w:rPr>
        <w:rFonts w:asciiTheme="minorHAnsi" w:eastAsia="Times New Roman" w:hAnsiTheme="minorHAnsi"/>
        <w:sz w:val="20"/>
        <w:szCs w:val="20"/>
      </w:rPr>
      <w:tab/>
    </w:r>
    <w:r>
      <w:rPr>
        <w:rFonts w:asciiTheme="minorHAnsi" w:eastAsia="Times New Roman" w:hAnsiTheme="minorHAnsi"/>
        <w:sz w:val="20"/>
        <w:szCs w:val="20"/>
      </w:rPr>
      <w:tab/>
    </w:r>
    <w:r>
      <w:rPr>
        <w:rFonts w:asciiTheme="minorHAnsi" w:eastAsia="Times New Roman" w:hAnsiTheme="minorHAnsi"/>
        <w:sz w:val="20"/>
        <w:szCs w:val="20"/>
      </w:rPr>
      <w:tab/>
    </w:r>
    <w:r>
      <w:rPr>
        <w:rFonts w:asciiTheme="minorHAnsi" w:eastAsia="Times New Roman" w:hAnsiTheme="minorHAnsi"/>
        <w:sz w:val="20"/>
        <w:szCs w:val="20"/>
      </w:rPr>
      <w:tab/>
    </w:r>
    <w:r>
      <w:rPr>
        <w:rFonts w:asciiTheme="minorHAnsi" w:eastAsia="Times New Roman" w:hAnsiTheme="minorHAnsi"/>
        <w:sz w:val="20"/>
        <w:szCs w:val="20"/>
      </w:rPr>
      <w:tab/>
    </w:r>
    <w:r>
      <w:rPr>
        <w:rFonts w:asciiTheme="minorHAnsi" w:eastAsia="Times New Roman" w:hAnsiTheme="minorHAnsi"/>
        <w:sz w:val="20"/>
        <w:szCs w:val="20"/>
      </w:rPr>
      <w:tab/>
    </w:r>
    <w:r>
      <w:rPr>
        <w:rFonts w:eastAsia="Times New Roman"/>
        <w:sz w:val="20"/>
        <w:szCs w:val="18"/>
      </w:rPr>
      <w:t>January 20</w:t>
    </w:r>
    <w:r w:rsidR="003F3367">
      <w:rPr>
        <w:rFonts w:eastAsia="Times New Roman"/>
        <w:sz w:val="20"/>
        <w:szCs w:val="18"/>
      </w:rPr>
      <w:t>22</w:t>
    </w:r>
  </w:p>
  <w:p w14:paraId="7725B8BC" w14:textId="77777777" w:rsidR="002E6037" w:rsidRPr="002811BA" w:rsidRDefault="002E6037" w:rsidP="00A051D6">
    <w:pPr>
      <w:pBdr>
        <w:top w:val="single" w:sz="4" w:space="1" w:color="auto"/>
      </w:pBdr>
      <w:tabs>
        <w:tab w:val="center" w:pos="4320"/>
      </w:tabs>
      <w:spacing w:after="0" w:line="240" w:lineRule="auto"/>
      <w:rPr>
        <w:rFonts w:asciiTheme="minorHAnsi" w:eastAsia="Times New Roman" w:hAnsiTheme="minorHAnsi"/>
        <w:sz w:val="20"/>
        <w:szCs w:val="20"/>
      </w:rPr>
    </w:pPr>
  </w:p>
  <w:p w14:paraId="0A1F008C" w14:textId="67883C8D" w:rsidR="002E6037" w:rsidRPr="00452DFA" w:rsidRDefault="002E6037" w:rsidP="00116356">
    <w:pPr>
      <w:pStyle w:val="Style13"/>
      <w:tabs>
        <w:tab w:val="clear" w:pos="10800"/>
        <w:tab w:val="right" w:pos="14400"/>
      </w:tabs>
      <w:spacing w:before="0"/>
      <w:rPr>
        <w:i w:val="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31C68" w14:textId="77777777" w:rsidR="000367B4" w:rsidRDefault="000367B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A8AEE" w14:textId="2F593969" w:rsidR="002E6037" w:rsidRPr="00452DFA" w:rsidRDefault="002E6037" w:rsidP="00116356">
    <w:pPr>
      <w:pStyle w:val="Style13"/>
      <w:tabs>
        <w:tab w:val="clear" w:pos="10800"/>
        <w:tab w:val="right" w:pos="14400"/>
      </w:tabs>
      <w:spacing w:before="0"/>
      <w:rPr>
        <w:i w:val="0"/>
        <w:sz w:val="20"/>
        <w:szCs w:val="20"/>
      </w:rPr>
    </w:pPr>
    <w:r w:rsidRPr="00452DFA">
      <w:rPr>
        <w:i w:val="0"/>
        <w:sz w:val="20"/>
        <w:szCs w:val="20"/>
      </w:rPr>
      <w:t>CA Building Energy Efficiency Standards - 20</w:t>
    </w:r>
    <w:r w:rsidR="003F3367">
      <w:rPr>
        <w:i w:val="0"/>
        <w:sz w:val="20"/>
        <w:szCs w:val="20"/>
      </w:rPr>
      <w:t>22</w:t>
    </w:r>
    <w:r w:rsidRPr="00452DFA">
      <w:rPr>
        <w:i w:val="0"/>
        <w:sz w:val="20"/>
        <w:szCs w:val="20"/>
      </w:rPr>
      <w:t xml:space="preserve"> </w:t>
    </w:r>
    <w:ins w:id="71" w:author="Alhabibi, Haider@Energy" w:date="2022-06-13T10:44:00Z">
      <w:r w:rsidR="000367B4" w:rsidRPr="00452DFA">
        <w:rPr>
          <w:i w:val="0"/>
          <w:sz w:val="20"/>
          <w:szCs w:val="20"/>
        </w:rPr>
        <w:t xml:space="preserve">Residential </w:t>
      </w:r>
    </w:ins>
    <w:del w:id="72" w:author="Alhabibi, Haider@Energy" w:date="2022-06-13T10:44:00Z">
      <w:r w:rsidR="008852D7" w:rsidRPr="008852D7" w:rsidDel="000367B4">
        <w:rPr>
          <w:i w:val="0"/>
          <w:sz w:val="20"/>
          <w:szCs w:val="20"/>
        </w:rPr>
        <w:delText>Low-rise Multifamily</w:delText>
      </w:r>
      <w:r w:rsidRPr="00452DFA" w:rsidDel="000367B4">
        <w:rPr>
          <w:i w:val="0"/>
          <w:sz w:val="20"/>
          <w:szCs w:val="20"/>
        </w:rPr>
        <w:delText xml:space="preserve"> </w:delText>
      </w:r>
    </w:del>
    <w:r w:rsidRPr="00452DFA">
      <w:rPr>
        <w:i w:val="0"/>
        <w:sz w:val="20"/>
        <w:szCs w:val="20"/>
      </w:rPr>
      <w:t>Compliance</w:t>
    </w:r>
    <w:r w:rsidRPr="00452DFA">
      <w:rPr>
        <w:i w:val="0"/>
        <w:sz w:val="20"/>
        <w:szCs w:val="20"/>
      </w:rPr>
      <w:tab/>
    </w:r>
    <w:r>
      <w:rPr>
        <w:i w:val="0"/>
        <w:sz w:val="20"/>
        <w:szCs w:val="20"/>
      </w:rPr>
      <w:t>January 20</w:t>
    </w:r>
    <w:r w:rsidR="003F3367">
      <w:rPr>
        <w:i w:val="0"/>
        <w:sz w:val="20"/>
        <w:szCs w:val="20"/>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D5A4C3" w14:textId="77777777" w:rsidR="00987480" w:rsidRPr="00DB7BEA" w:rsidRDefault="00987480" w:rsidP="00B3063C">
      <w:pPr>
        <w:spacing w:after="0" w:line="240" w:lineRule="auto"/>
      </w:pPr>
      <w:r>
        <w:separator/>
      </w:r>
    </w:p>
  </w:footnote>
  <w:footnote w:type="continuationSeparator" w:id="0">
    <w:p w14:paraId="472500FF" w14:textId="77777777" w:rsidR="00987480" w:rsidRPr="00DB7BEA" w:rsidRDefault="00987480" w:rsidP="00B3063C">
      <w:pPr>
        <w:spacing w:after="0" w:line="240" w:lineRule="auto"/>
      </w:pPr>
      <w:r>
        <w:continuationSeparator/>
      </w:r>
    </w:p>
  </w:footnote>
  <w:footnote w:type="continuationNotice" w:id="1">
    <w:p w14:paraId="3D5B3287" w14:textId="77777777" w:rsidR="00987480" w:rsidRDefault="0098748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F0077" w14:textId="77777777" w:rsidR="002E6037" w:rsidRDefault="00987480">
    <w:pPr>
      <w:pStyle w:val="Header"/>
    </w:pPr>
    <w:r>
      <w:rPr>
        <w:noProof/>
      </w:rPr>
      <w:pict w14:anchorId="0A1F00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29" o:spid="_x0000_s1026" type="#_x0000_t75" style="position:absolute;margin-left:0;margin-top:0;width:10in;height:540pt;z-index:-25166131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F0078" w14:textId="6CBEA67F" w:rsidR="002E6037" w:rsidRPr="009B7BB1" w:rsidRDefault="002E6037" w:rsidP="009B7BB1">
    <w:pPr>
      <w:suppressAutoHyphens/>
      <w:spacing w:after="0" w:line="240" w:lineRule="auto"/>
      <w:ind w:left="-90"/>
      <w:rPr>
        <w:rFonts w:ascii="Arial" w:eastAsia="Times New Roman" w:hAnsi="Arial" w:cs="Arial"/>
        <w:sz w:val="14"/>
        <w:szCs w:val="14"/>
      </w:rPr>
    </w:pPr>
    <w:r w:rsidRPr="004703E2">
      <w:rPr>
        <w:rFonts w:ascii="Arial" w:eastAsia="Times New Roman" w:hAnsi="Arial" w:cs="Arial"/>
        <w:noProof/>
        <w:sz w:val="14"/>
        <w:szCs w:val="14"/>
      </w:rPr>
      <w:drawing>
        <wp:anchor distT="0" distB="0" distL="114300" distR="114300" simplePos="0" relativeHeight="251658752" behindDoc="0" locked="0" layoutInCell="1" allowOverlap="1" wp14:anchorId="551906AE" wp14:editId="4F775EB0">
          <wp:simplePos x="0" y="0"/>
          <wp:positionH relativeFrom="margin">
            <wp:posOffset>6534150</wp:posOffset>
          </wp:positionH>
          <wp:positionV relativeFrom="margin">
            <wp:posOffset>-1233170</wp:posOffset>
          </wp:positionV>
          <wp:extent cx="316865" cy="278130"/>
          <wp:effectExtent l="0" t="0" r="6985" b="762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6865" cy="278130"/>
                  </a:xfrm>
                  <a:prstGeom prst="rect">
                    <a:avLst/>
                  </a:prstGeom>
                  <a:noFill/>
                </pic:spPr>
              </pic:pic>
            </a:graphicData>
          </a:graphic>
          <wp14:sizeRelH relativeFrom="margin">
            <wp14:pctWidth>0</wp14:pctWidth>
          </wp14:sizeRelH>
          <wp14:sizeRelV relativeFrom="margin">
            <wp14:pctHeight>0</wp14:pctHeight>
          </wp14:sizeRelV>
        </wp:anchor>
      </w:drawing>
    </w:r>
    <w:r w:rsidR="00987480">
      <w:rPr>
        <w:rFonts w:ascii="Arial" w:eastAsia="Times New Roman" w:hAnsi="Arial" w:cs="Arial"/>
        <w:noProof/>
        <w:sz w:val="14"/>
        <w:szCs w:val="14"/>
      </w:rPr>
      <w:pict w14:anchorId="0A1F00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0" o:spid="_x0000_s1027" type="#_x0000_t75" style="position:absolute;left:0;text-align:left;margin-left:0;margin-top:0;width:10in;height:540pt;z-index:-251660288;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9B7BB1">
      <w:rPr>
        <w:rFonts w:ascii="Arial" w:eastAsia="Times New Roman" w:hAnsi="Arial" w:cs="Arial"/>
        <w:sz w:val="14"/>
        <w:szCs w:val="14"/>
      </w:rPr>
      <w:t>STATE OF CALIFORNIA</w:t>
    </w:r>
  </w:p>
  <w:p w14:paraId="0A1F0079" w14:textId="77777777" w:rsidR="002E6037" w:rsidRPr="009B7BB1" w:rsidRDefault="002E6037" w:rsidP="009B7BB1">
    <w:pPr>
      <w:suppressAutoHyphens/>
      <w:spacing w:after="0" w:line="240" w:lineRule="auto"/>
      <w:ind w:left="-90"/>
      <w:rPr>
        <w:rFonts w:ascii="Arial" w:eastAsia="Times New Roman" w:hAnsi="Arial" w:cs="Arial"/>
        <w:b/>
        <w:sz w:val="24"/>
        <w:szCs w:val="24"/>
      </w:rPr>
    </w:pPr>
    <w:r>
      <w:rPr>
        <w:rFonts w:ascii="Arial" w:eastAsia="Times New Roman" w:hAnsi="Arial" w:cs="Arial"/>
        <w:b/>
        <w:sz w:val="24"/>
        <w:szCs w:val="24"/>
      </w:rPr>
      <w:t>HERS VERIFIED MULTIFAMILY CENTRAL HOT WATER SYSTEM DISTRIBUTION</w:t>
    </w:r>
  </w:p>
  <w:p w14:paraId="0A1F007A" w14:textId="2CD82FDC" w:rsidR="002E6037" w:rsidRPr="009B7BB1" w:rsidRDefault="002E6037" w:rsidP="009B7BB1">
    <w:pPr>
      <w:suppressAutoHyphens/>
      <w:spacing w:after="0" w:line="240" w:lineRule="auto"/>
      <w:ind w:left="-90"/>
      <w:rPr>
        <w:rFonts w:ascii="Arial" w:eastAsia="Times New Roman" w:hAnsi="Arial" w:cs="Arial"/>
        <w:sz w:val="14"/>
        <w:szCs w:val="14"/>
      </w:rPr>
    </w:pPr>
    <w:r>
      <w:rPr>
        <w:rFonts w:ascii="Arial" w:eastAsia="Times New Roman" w:hAnsi="Arial" w:cs="Arial"/>
        <w:sz w:val="14"/>
        <w:szCs w:val="14"/>
      </w:rPr>
      <w:t>CEC-</w:t>
    </w:r>
    <w:del w:id="19" w:author="Alhabibi, Haider@Energy" w:date="2022-06-13T10:40:00Z">
      <w:r w:rsidR="008852D7" w:rsidDel="00886315">
        <w:rPr>
          <w:rFonts w:ascii="Arial" w:eastAsia="Times New Roman" w:hAnsi="Arial" w:cs="Arial"/>
          <w:sz w:val="14"/>
          <w:szCs w:val="14"/>
        </w:rPr>
        <w:delText>LMCV</w:delText>
      </w:r>
    </w:del>
    <w:ins w:id="20" w:author="Alhabibi, Haider@Energy" w:date="2022-06-13T10:40:00Z">
      <w:r w:rsidR="00886315">
        <w:rPr>
          <w:rFonts w:ascii="Arial" w:eastAsia="Times New Roman" w:hAnsi="Arial" w:cs="Arial"/>
          <w:sz w:val="14"/>
          <w:szCs w:val="14"/>
        </w:rPr>
        <w:t>NRCV</w:t>
      </w:r>
    </w:ins>
    <w:r w:rsidRPr="009B7BB1">
      <w:rPr>
        <w:rFonts w:ascii="Arial" w:eastAsia="Times New Roman" w:hAnsi="Arial" w:cs="Arial"/>
        <w:sz w:val="14"/>
        <w:szCs w:val="14"/>
      </w:rPr>
      <w:t>-</w:t>
    </w:r>
    <w:r>
      <w:rPr>
        <w:rFonts w:ascii="Arial" w:eastAsia="Times New Roman" w:hAnsi="Arial" w:cs="Arial"/>
        <w:sz w:val="14"/>
        <w:szCs w:val="14"/>
      </w:rPr>
      <w:t>PLB-21-H</w:t>
    </w:r>
    <w:r w:rsidRPr="009B7BB1">
      <w:rPr>
        <w:rFonts w:ascii="Arial" w:eastAsia="Times New Roman" w:hAnsi="Arial" w:cs="Arial"/>
        <w:sz w:val="14"/>
        <w:szCs w:val="14"/>
      </w:rPr>
      <w:t xml:space="preserve"> (Revised </w:t>
    </w:r>
    <w:r>
      <w:rPr>
        <w:rFonts w:ascii="Arial" w:eastAsia="Times New Roman" w:hAnsi="Arial" w:cs="Arial"/>
        <w:sz w:val="14"/>
        <w:szCs w:val="14"/>
      </w:rPr>
      <w:t>01/</w:t>
    </w:r>
    <w:r w:rsidR="003F3367">
      <w:rPr>
        <w:rFonts w:ascii="Arial" w:eastAsia="Times New Roman" w:hAnsi="Arial" w:cs="Arial"/>
        <w:sz w:val="14"/>
        <w:szCs w:val="14"/>
      </w:rPr>
      <w:t>22</w:t>
    </w:r>
    <w:r w:rsidRPr="009B7BB1">
      <w:rPr>
        <w:rFonts w:ascii="Arial" w:eastAsia="Times New Roman" w:hAnsi="Arial" w:cs="Arial"/>
        <w:sz w:val="14"/>
        <w:szCs w:val="14"/>
      </w:rPr>
      <w:t xml:space="preserve">)                                               </w:t>
    </w:r>
    <w:r>
      <w:rPr>
        <w:rFonts w:ascii="Arial" w:eastAsia="Times New Roman" w:hAnsi="Arial" w:cs="Arial"/>
        <w:sz w:val="14"/>
        <w:szCs w:val="14"/>
      </w:rPr>
      <w:t xml:space="preserve">                                                                         </w:t>
    </w:r>
    <w:r>
      <w:rPr>
        <w:rFonts w:ascii="Arial" w:eastAsia="Times New Roman" w:hAnsi="Arial" w:cs="Arial"/>
        <w:sz w:val="14"/>
        <w:szCs w:val="14"/>
      </w:rPr>
      <w:tab/>
      <w:t xml:space="preserve">             </w:t>
    </w:r>
    <w:r w:rsidRPr="009B7BB1">
      <w:rPr>
        <w:rFonts w:ascii="Arial" w:eastAsia="Times New Roman"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3"/>
      <w:gridCol w:w="307"/>
      <w:gridCol w:w="2733"/>
      <w:gridCol w:w="2786"/>
    </w:tblGrid>
    <w:tr w:rsidR="002E6037" w:rsidRPr="009D307C" w14:paraId="0A1F007D" w14:textId="77777777" w:rsidTr="00A76AE7">
      <w:trPr>
        <w:cantSplit/>
        <w:trHeight w:val="288"/>
      </w:trPr>
      <w:tc>
        <w:tcPr>
          <w:tcW w:w="3599" w:type="pct"/>
          <w:gridSpan w:val="3"/>
          <w:tcBorders>
            <w:bottom w:val="single" w:sz="4" w:space="0" w:color="auto"/>
            <w:right w:val="nil"/>
          </w:tcBorders>
          <w:vAlign w:val="center"/>
        </w:tcPr>
        <w:p w14:paraId="0A1F007B" w14:textId="77777777" w:rsidR="002E6037" w:rsidRPr="009D307C" w:rsidRDefault="002E6037" w:rsidP="009D307C">
          <w:pPr>
            <w:keepNext/>
            <w:tabs>
              <w:tab w:val="num" w:pos="-2966"/>
            </w:tabs>
            <w:spacing w:after="0" w:line="240" w:lineRule="auto"/>
            <w:outlineLvl w:val="0"/>
            <w:rPr>
              <w:rFonts w:eastAsia="Times New Roman"/>
              <w:bCs/>
              <w:sz w:val="20"/>
              <w:szCs w:val="20"/>
            </w:rPr>
          </w:pPr>
          <w:r w:rsidRPr="009D307C">
            <w:rPr>
              <w:rFonts w:eastAsia="Times New Roman"/>
              <w:bCs/>
              <w:sz w:val="20"/>
              <w:szCs w:val="20"/>
            </w:rPr>
            <w:t>CERTIFICATE OF VERIFICATION</w:t>
          </w:r>
        </w:p>
      </w:tc>
      <w:tc>
        <w:tcPr>
          <w:tcW w:w="1401" w:type="pct"/>
          <w:tcBorders>
            <w:left w:val="nil"/>
            <w:bottom w:val="single" w:sz="4" w:space="0" w:color="auto"/>
          </w:tcBorders>
          <w:tcMar>
            <w:left w:w="115" w:type="dxa"/>
            <w:right w:w="115" w:type="dxa"/>
          </w:tcMar>
          <w:vAlign w:val="center"/>
        </w:tcPr>
        <w:p w14:paraId="0A1F007C" w14:textId="297FEB11" w:rsidR="002E6037" w:rsidRPr="009D307C" w:rsidRDefault="008852D7" w:rsidP="009D307C">
          <w:pPr>
            <w:keepNext/>
            <w:tabs>
              <w:tab w:val="num" w:pos="-2966"/>
            </w:tabs>
            <w:spacing w:after="0" w:line="240" w:lineRule="auto"/>
            <w:jc w:val="right"/>
            <w:outlineLvl w:val="0"/>
            <w:rPr>
              <w:rFonts w:eastAsia="Times New Roman"/>
              <w:bCs/>
              <w:sz w:val="20"/>
              <w:szCs w:val="20"/>
            </w:rPr>
          </w:pPr>
          <w:del w:id="21" w:author="Alhabibi, Haider@Energy" w:date="2022-06-13T10:40:00Z">
            <w:r w:rsidDel="00886315">
              <w:rPr>
                <w:rFonts w:eastAsia="Times New Roman"/>
                <w:bCs/>
                <w:sz w:val="20"/>
                <w:szCs w:val="20"/>
              </w:rPr>
              <w:delText>LMCV</w:delText>
            </w:r>
          </w:del>
          <w:ins w:id="22" w:author="Alhabibi, Haider@Energy" w:date="2022-06-13T10:40:00Z">
            <w:r w:rsidR="00886315">
              <w:rPr>
                <w:rFonts w:eastAsia="Times New Roman"/>
                <w:bCs/>
                <w:sz w:val="20"/>
                <w:szCs w:val="20"/>
              </w:rPr>
              <w:t>NRCV</w:t>
            </w:r>
          </w:ins>
          <w:r w:rsidR="002E6037" w:rsidRPr="009D307C">
            <w:rPr>
              <w:rFonts w:eastAsia="Times New Roman"/>
              <w:bCs/>
              <w:sz w:val="20"/>
              <w:szCs w:val="20"/>
            </w:rPr>
            <w:t>-</w:t>
          </w:r>
          <w:r w:rsidR="002E6037">
            <w:rPr>
              <w:rFonts w:eastAsia="Times New Roman"/>
              <w:bCs/>
              <w:sz w:val="20"/>
              <w:szCs w:val="20"/>
            </w:rPr>
            <w:t>PLB</w:t>
          </w:r>
          <w:r w:rsidR="002E6037" w:rsidRPr="009D307C">
            <w:rPr>
              <w:rFonts w:eastAsia="Times New Roman"/>
              <w:bCs/>
              <w:sz w:val="20"/>
              <w:szCs w:val="20"/>
            </w:rPr>
            <w:t>-2</w:t>
          </w:r>
          <w:r w:rsidR="002E6037">
            <w:rPr>
              <w:rFonts w:eastAsia="Times New Roman"/>
              <w:bCs/>
              <w:sz w:val="20"/>
              <w:szCs w:val="20"/>
            </w:rPr>
            <w:t>1</w:t>
          </w:r>
          <w:r w:rsidR="002E6037" w:rsidRPr="009D307C">
            <w:rPr>
              <w:rFonts w:eastAsia="Times New Roman"/>
              <w:bCs/>
              <w:sz w:val="20"/>
              <w:szCs w:val="20"/>
            </w:rPr>
            <w:t>-H</w:t>
          </w:r>
        </w:p>
      </w:tc>
    </w:tr>
    <w:tr w:rsidR="002E6037" w:rsidRPr="009D307C" w14:paraId="0A1F0080" w14:textId="77777777" w:rsidTr="00A76AE7">
      <w:trPr>
        <w:cantSplit/>
        <w:trHeight w:val="288"/>
      </w:trPr>
      <w:tc>
        <w:tcPr>
          <w:tcW w:w="2500" w:type="pct"/>
          <w:gridSpan w:val="2"/>
          <w:tcBorders>
            <w:right w:val="nil"/>
          </w:tcBorders>
        </w:tcPr>
        <w:p w14:paraId="0A1F007E" w14:textId="77777777" w:rsidR="002E6037" w:rsidRPr="009D307C" w:rsidRDefault="002E6037" w:rsidP="009D307C">
          <w:pPr>
            <w:tabs>
              <w:tab w:val="right" w:pos="10543"/>
            </w:tabs>
            <w:spacing w:after="0" w:line="240" w:lineRule="auto"/>
            <w:rPr>
              <w:rFonts w:eastAsia="Times New Roman"/>
              <w:sz w:val="12"/>
              <w:szCs w:val="12"/>
            </w:rPr>
          </w:pPr>
          <w:r>
            <w:rPr>
              <w:rFonts w:asciiTheme="minorHAnsi" w:eastAsia="Times New Roman" w:hAnsiTheme="minorHAnsi"/>
              <w:bCs/>
              <w:sz w:val="20"/>
              <w:szCs w:val="20"/>
            </w:rPr>
            <w:t xml:space="preserve">HERS Verified </w:t>
          </w:r>
          <w:r w:rsidRPr="006F12B3">
            <w:rPr>
              <w:rFonts w:asciiTheme="minorHAnsi" w:eastAsia="Times New Roman" w:hAnsiTheme="minorHAnsi"/>
              <w:bCs/>
              <w:sz w:val="20"/>
              <w:szCs w:val="20"/>
            </w:rPr>
            <w:t>Multifamily Central Hot Water System Distribution</w:t>
          </w:r>
        </w:p>
      </w:tc>
      <w:tc>
        <w:tcPr>
          <w:tcW w:w="2500" w:type="pct"/>
          <w:gridSpan w:val="2"/>
          <w:tcBorders>
            <w:left w:val="nil"/>
          </w:tcBorders>
        </w:tcPr>
        <w:p w14:paraId="0A1F007F" w14:textId="597F0D94" w:rsidR="002E6037" w:rsidRPr="009D307C" w:rsidRDefault="002E6037" w:rsidP="009D307C">
          <w:pPr>
            <w:tabs>
              <w:tab w:val="right" w:pos="10543"/>
            </w:tabs>
            <w:spacing w:after="0" w:line="240" w:lineRule="auto"/>
            <w:jc w:val="right"/>
            <w:rPr>
              <w:rFonts w:eastAsia="Times New Roman"/>
              <w:sz w:val="12"/>
              <w:szCs w:val="12"/>
            </w:rPr>
          </w:pPr>
          <w:r w:rsidRPr="009D307C">
            <w:rPr>
              <w:rFonts w:eastAsia="Times New Roman"/>
              <w:bCs/>
              <w:sz w:val="20"/>
              <w:szCs w:val="20"/>
            </w:rPr>
            <w:t xml:space="preserve">(Page </w:t>
          </w:r>
          <w:r w:rsidRPr="009D307C">
            <w:rPr>
              <w:rFonts w:eastAsia="Times New Roman"/>
              <w:bCs/>
              <w:sz w:val="20"/>
              <w:szCs w:val="20"/>
            </w:rPr>
            <w:fldChar w:fldCharType="begin"/>
          </w:r>
          <w:r w:rsidRPr="009D307C">
            <w:rPr>
              <w:rFonts w:eastAsia="Times New Roman"/>
              <w:bCs/>
              <w:sz w:val="20"/>
              <w:szCs w:val="20"/>
            </w:rPr>
            <w:instrText xml:space="preserve"> PAGE   \* MERGEFORMAT </w:instrText>
          </w:r>
          <w:r w:rsidRPr="009D307C">
            <w:rPr>
              <w:rFonts w:eastAsia="Times New Roman"/>
              <w:bCs/>
              <w:sz w:val="20"/>
              <w:szCs w:val="20"/>
            </w:rPr>
            <w:fldChar w:fldCharType="separate"/>
          </w:r>
          <w:r>
            <w:rPr>
              <w:rFonts w:eastAsia="Times New Roman"/>
              <w:bCs/>
              <w:noProof/>
              <w:sz w:val="20"/>
              <w:szCs w:val="20"/>
            </w:rPr>
            <w:t>1</w:t>
          </w:r>
          <w:r w:rsidRPr="009D307C">
            <w:rPr>
              <w:rFonts w:eastAsia="Times New Roman"/>
              <w:bCs/>
              <w:sz w:val="20"/>
              <w:szCs w:val="20"/>
            </w:rPr>
            <w:fldChar w:fldCharType="end"/>
          </w:r>
          <w:r w:rsidRPr="009D307C">
            <w:rPr>
              <w:rFonts w:eastAsia="Times New Roman"/>
              <w:bCs/>
              <w:sz w:val="20"/>
              <w:szCs w:val="20"/>
            </w:rPr>
            <w:t xml:space="preserve"> of </w:t>
          </w:r>
          <w:r>
            <w:rPr>
              <w:rFonts w:eastAsia="Times New Roman"/>
              <w:bCs/>
              <w:noProof/>
              <w:sz w:val="20"/>
              <w:szCs w:val="20"/>
            </w:rPr>
            <w:fldChar w:fldCharType="begin"/>
          </w:r>
          <w:r>
            <w:rPr>
              <w:rFonts w:eastAsia="Times New Roman"/>
              <w:bCs/>
              <w:noProof/>
              <w:sz w:val="20"/>
              <w:szCs w:val="20"/>
            </w:rPr>
            <w:instrText xml:space="preserve"> SECTIONPAGES   \* MERGEFORMAT </w:instrText>
          </w:r>
          <w:r>
            <w:rPr>
              <w:rFonts w:eastAsia="Times New Roman"/>
              <w:bCs/>
              <w:noProof/>
              <w:sz w:val="20"/>
              <w:szCs w:val="20"/>
            </w:rPr>
            <w:fldChar w:fldCharType="separate"/>
          </w:r>
          <w:r w:rsidR="007E3D02">
            <w:rPr>
              <w:rFonts w:eastAsia="Times New Roman"/>
              <w:bCs/>
              <w:noProof/>
              <w:sz w:val="20"/>
              <w:szCs w:val="20"/>
            </w:rPr>
            <w:t>4</w:t>
          </w:r>
          <w:r>
            <w:rPr>
              <w:rFonts w:eastAsia="Times New Roman"/>
              <w:bCs/>
              <w:noProof/>
              <w:sz w:val="20"/>
              <w:szCs w:val="20"/>
            </w:rPr>
            <w:fldChar w:fldCharType="end"/>
          </w:r>
          <w:r w:rsidRPr="009D307C">
            <w:rPr>
              <w:rFonts w:eastAsia="Times New Roman"/>
              <w:bCs/>
              <w:sz w:val="20"/>
              <w:szCs w:val="20"/>
            </w:rPr>
            <w:t>)</w:t>
          </w:r>
        </w:p>
      </w:tc>
    </w:tr>
    <w:tr w:rsidR="002E6037" w:rsidRPr="009D307C" w14:paraId="0A1F0084" w14:textId="77777777" w:rsidTr="00A76AE7">
      <w:trPr>
        <w:cantSplit/>
        <w:trHeight w:val="288"/>
      </w:trPr>
      <w:tc>
        <w:tcPr>
          <w:tcW w:w="0" w:type="auto"/>
        </w:tcPr>
        <w:p w14:paraId="0A1F0081" w14:textId="77777777" w:rsidR="002E6037" w:rsidRPr="009D307C" w:rsidRDefault="002E6037" w:rsidP="009D307C">
          <w:pPr>
            <w:spacing w:after="0" w:line="240" w:lineRule="auto"/>
            <w:rPr>
              <w:rFonts w:eastAsia="Times New Roman"/>
              <w:sz w:val="12"/>
              <w:szCs w:val="12"/>
            </w:rPr>
          </w:pPr>
          <w:r w:rsidRPr="009D307C">
            <w:rPr>
              <w:rFonts w:eastAsia="Times New Roman"/>
              <w:sz w:val="12"/>
              <w:szCs w:val="12"/>
            </w:rPr>
            <w:t>Project Name:</w:t>
          </w:r>
        </w:p>
      </w:tc>
      <w:tc>
        <w:tcPr>
          <w:tcW w:w="1238" w:type="pct"/>
          <w:gridSpan w:val="2"/>
        </w:tcPr>
        <w:p w14:paraId="0A1F0082" w14:textId="77777777" w:rsidR="002E6037" w:rsidRPr="009D307C" w:rsidRDefault="002E6037" w:rsidP="009D307C">
          <w:pPr>
            <w:spacing w:after="0" w:line="240" w:lineRule="auto"/>
            <w:rPr>
              <w:rFonts w:eastAsia="Times New Roman"/>
              <w:sz w:val="12"/>
              <w:szCs w:val="12"/>
            </w:rPr>
          </w:pPr>
          <w:r w:rsidRPr="009D307C">
            <w:rPr>
              <w:rFonts w:eastAsia="Times New Roman"/>
              <w:sz w:val="12"/>
              <w:szCs w:val="12"/>
            </w:rPr>
            <w:t>Enforcement Agency:</w:t>
          </w:r>
        </w:p>
      </w:tc>
      <w:tc>
        <w:tcPr>
          <w:tcW w:w="1401" w:type="pct"/>
        </w:tcPr>
        <w:p w14:paraId="0A1F0083" w14:textId="77777777" w:rsidR="002E6037" w:rsidRPr="009D307C" w:rsidRDefault="002E6037" w:rsidP="009D307C">
          <w:pPr>
            <w:spacing w:after="0" w:line="240" w:lineRule="auto"/>
            <w:rPr>
              <w:rFonts w:eastAsia="Times New Roman"/>
              <w:sz w:val="12"/>
              <w:szCs w:val="12"/>
            </w:rPr>
          </w:pPr>
          <w:r w:rsidRPr="009D307C">
            <w:rPr>
              <w:rFonts w:eastAsia="Times New Roman"/>
              <w:sz w:val="12"/>
              <w:szCs w:val="12"/>
            </w:rPr>
            <w:t>Permit Number:</w:t>
          </w:r>
        </w:p>
      </w:tc>
    </w:tr>
    <w:tr w:rsidR="002E6037" w:rsidRPr="009D307C" w14:paraId="0A1F0088" w14:textId="77777777" w:rsidTr="00A76AE7">
      <w:trPr>
        <w:cantSplit/>
        <w:trHeight w:val="288"/>
      </w:trPr>
      <w:tc>
        <w:tcPr>
          <w:tcW w:w="0" w:type="auto"/>
        </w:tcPr>
        <w:p w14:paraId="0A1F0085" w14:textId="77777777" w:rsidR="002E6037" w:rsidRPr="009D307C" w:rsidRDefault="002E6037" w:rsidP="009D307C">
          <w:pPr>
            <w:spacing w:after="0" w:line="240" w:lineRule="auto"/>
            <w:rPr>
              <w:rFonts w:eastAsia="Times New Roman"/>
              <w:sz w:val="12"/>
              <w:szCs w:val="12"/>
              <w:vertAlign w:val="superscript"/>
            </w:rPr>
          </w:pPr>
          <w:r w:rsidRPr="009D307C">
            <w:rPr>
              <w:rFonts w:eastAsia="Times New Roman"/>
              <w:sz w:val="12"/>
              <w:szCs w:val="12"/>
            </w:rPr>
            <w:t>Dwelling Address:</w:t>
          </w:r>
        </w:p>
      </w:tc>
      <w:tc>
        <w:tcPr>
          <w:tcW w:w="1238" w:type="pct"/>
          <w:gridSpan w:val="2"/>
        </w:tcPr>
        <w:p w14:paraId="0A1F0086" w14:textId="4FC6BD13" w:rsidR="002E6037" w:rsidRPr="009D307C" w:rsidRDefault="002E6037" w:rsidP="009D307C">
          <w:pPr>
            <w:spacing w:after="0" w:line="240" w:lineRule="auto"/>
            <w:rPr>
              <w:rFonts w:eastAsia="Times New Roman"/>
              <w:sz w:val="12"/>
              <w:szCs w:val="12"/>
              <w:vertAlign w:val="superscript"/>
            </w:rPr>
          </w:pPr>
          <w:r w:rsidRPr="009D307C">
            <w:rPr>
              <w:rFonts w:eastAsia="Times New Roman"/>
              <w:sz w:val="12"/>
              <w:szCs w:val="12"/>
            </w:rPr>
            <w:t>City</w:t>
          </w:r>
          <w:r>
            <w:rPr>
              <w:rFonts w:eastAsia="Times New Roman"/>
              <w:sz w:val="12"/>
              <w:szCs w:val="12"/>
            </w:rPr>
            <w:t>:</w:t>
          </w:r>
        </w:p>
      </w:tc>
      <w:tc>
        <w:tcPr>
          <w:tcW w:w="1401" w:type="pct"/>
        </w:tcPr>
        <w:p w14:paraId="0A1F0087" w14:textId="1650663C" w:rsidR="002E6037" w:rsidRPr="009D307C" w:rsidRDefault="002E6037" w:rsidP="009D307C">
          <w:pPr>
            <w:spacing w:after="0" w:line="240" w:lineRule="auto"/>
            <w:rPr>
              <w:rFonts w:eastAsia="Times New Roman"/>
              <w:sz w:val="12"/>
              <w:szCs w:val="12"/>
              <w:vertAlign w:val="superscript"/>
            </w:rPr>
          </w:pPr>
          <w:r w:rsidRPr="009D307C">
            <w:rPr>
              <w:rFonts w:eastAsia="Times New Roman"/>
              <w:sz w:val="12"/>
              <w:szCs w:val="12"/>
            </w:rPr>
            <w:t>Zip Code</w:t>
          </w:r>
          <w:r>
            <w:rPr>
              <w:rFonts w:eastAsia="Times New Roman"/>
              <w:sz w:val="12"/>
              <w:szCs w:val="12"/>
            </w:rPr>
            <w:t>:</w:t>
          </w:r>
        </w:p>
      </w:tc>
    </w:tr>
  </w:tbl>
  <w:p w14:paraId="0A1F0089" w14:textId="77777777" w:rsidR="002E6037" w:rsidRPr="00382877" w:rsidRDefault="002E6037" w:rsidP="002332EE">
    <w:pPr>
      <w:pStyle w:val="Header"/>
      <w:spacing w:after="0"/>
      <w:rPr>
        <w:sz w:val="20"/>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F008D" w14:textId="77777777" w:rsidR="002E6037" w:rsidRDefault="00987480">
    <w:pPr>
      <w:pStyle w:val="Header"/>
    </w:pPr>
    <w:r>
      <w:rPr>
        <w:noProof/>
      </w:rPr>
      <w:pict w14:anchorId="0A1F00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28" o:spid="_x0000_s1025" type="#_x0000_t75" style="position:absolute;margin-left:0;margin-top:0;width:10in;height:540pt;z-index:-2516623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F008F" w14:textId="77777777" w:rsidR="002E6037" w:rsidRDefault="00987480">
    <w:pPr>
      <w:pStyle w:val="Header"/>
    </w:pPr>
    <w:r>
      <w:rPr>
        <w:noProof/>
      </w:rPr>
      <w:pict w14:anchorId="0A1F00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2" o:spid="_x0000_s1029"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21"/>
      <w:gridCol w:w="4847"/>
      <w:gridCol w:w="2474"/>
    </w:tblGrid>
    <w:tr w:rsidR="002E6037" w:rsidRPr="00F85124" w14:paraId="0A1F0092" w14:textId="77777777" w:rsidTr="00C65571">
      <w:trPr>
        <w:cantSplit/>
        <w:trHeight w:val="288"/>
      </w:trPr>
      <w:tc>
        <w:tcPr>
          <w:tcW w:w="4155" w:type="pct"/>
          <w:gridSpan w:val="2"/>
          <w:tcBorders>
            <w:bottom w:val="single" w:sz="4" w:space="0" w:color="auto"/>
            <w:right w:val="nil"/>
          </w:tcBorders>
          <w:vAlign w:val="center"/>
        </w:tcPr>
        <w:p w14:paraId="0A1F0090" w14:textId="77777777" w:rsidR="002E6037" w:rsidRPr="00F85124" w:rsidRDefault="00987480" w:rsidP="009D307C">
          <w:pPr>
            <w:pStyle w:val="Style14"/>
            <w:rPr>
              <w:b/>
            </w:rPr>
          </w:pPr>
          <w:r>
            <w:rPr>
              <w:noProof/>
            </w:rPr>
            <w:pict w14:anchorId="0A1F00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3" o:spid="_x0000_s1030" type="#_x0000_t75" style="position:absolute;margin-left:0;margin-top:0;width:10in;height:540pt;z-index:-25165721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2E6037">
            <w:t>CERTIFICATE OF VERIFICATION  - USER INSTRUCTIONS</w:t>
          </w:r>
        </w:p>
      </w:tc>
      <w:tc>
        <w:tcPr>
          <w:tcW w:w="845" w:type="pct"/>
          <w:tcBorders>
            <w:left w:val="nil"/>
            <w:bottom w:val="single" w:sz="4" w:space="0" w:color="auto"/>
          </w:tcBorders>
          <w:tcMar>
            <w:left w:w="115" w:type="dxa"/>
            <w:right w:w="115" w:type="dxa"/>
          </w:tcMar>
          <w:vAlign w:val="center"/>
        </w:tcPr>
        <w:p w14:paraId="0A1F0091" w14:textId="4853E481" w:rsidR="002E6037" w:rsidRPr="00F85124" w:rsidRDefault="008852D7" w:rsidP="00452DFA">
          <w:pPr>
            <w:pStyle w:val="Style15"/>
            <w:rPr>
              <w:b/>
            </w:rPr>
          </w:pPr>
          <w:r>
            <w:t>LMCV</w:t>
          </w:r>
          <w:r w:rsidR="002E6037">
            <w:t>-PLB-21-H</w:t>
          </w:r>
        </w:p>
      </w:tc>
    </w:tr>
    <w:tr w:rsidR="002E6037" w:rsidRPr="00F85124" w14:paraId="0A1F0095" w14:textId="77777777" w:rsidTr="00A374A5">
      <w:trPr>
        <w:cantSplit/>
        <w:trHeight w:val="288"/>
      </w:trPr>
      <w:tc>
        <w:tcPr>
          <w:tcW w:w="2500" w:type="pct"/>
          <w:tcBorders>
            <w:right w:val="nil"/>
          </w:tcBorders>
        </w:tcPr>
        <w:p w14:paraId="0A1F0093" w14:textId="77777777" w:rsidR="002E6037" w:rsidRPr="00F85124" w:rsidRDefault="002E6037" w:rsidP="00A374A5">
          <w:pPr>
            <w:pStyle w:val="Style10"/>
            <w:rPr>
              <w:sz w:val="12"/>
              <w:szCs w:val="12"/>
            </w:rPr>
          </w:pPr>
          <w:r>
            <w:t xml:space="preserve">HERS Verified </w:t>
          </w:r>
          <w:r w:rsidRPr="002332EE">
            <w:t>Multifamily Central Hot Water System Distribution</w:t>
          </w:r>
          <w:r>
            <w:t xml:space="preserve"> </w:t>
          </w:r>
        </w:p>
      </w:tc>
      <w:tc>
        <w:tcPr>
          <w:tcW w:w="2500" w:type="pct"/>
          <w:gridSpan w:val="2"/>
          <w:tcBorders>
            <w:left w:val="nil"/>
          </w:tcBorders>
        </w:tcPr>
        <w:p w14:paraId="0A1F0094" w14:textId="6F41A078" w:rsidR="002E6037" w:rsidRPr="00F85124" w:rsidRDefault="002E6037" w:rsidP="00A374A5">
          <w:pPr>
            <w:pStyle w:val="Style11"/>
            <w:rPr>
              <w:sz w:val="12"/>
              <w:szCs w:val="12"/>
            </w:rPr>
          </w:pPr>
          <w:r w:rsidRPr="00F85124">
            <w:t xml:space="preserve">(Page </w:t>
          </w:r>
          <w:r>
            <w:fldChar w:fldCharType="begin"/>
          </w:r>
          <w:r>
            <w:instrText xml:space="preserve"> PAGE   \* MERGEFORMAT </w:instrText>
          </w:r>
          <w:r>
            <w:fldChar w:fldCharType="separate"/>
          </w:r>
          <w:r>
            <w:rPr>
              <w:noProof/>
            </w:rPr>
            <w:t>2</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7E3D02">
            <w:rPr>
              <w:noProof/>
            </w:rPr>
            <w:t>2</w:t>
          </w:r>
          <w:r>
            <w:rPr>
              <w:noProof/>
            </w:rPr>
            <w:fldChar w:fldCharType="end"/>
          </w:r>
          <w:r w:rsidRPr="00F85124">
            <w:t>)</w:t>
          </w:r>
        </w:p>
      </w:tc>
    </w:tr>
  </w:tbl>
  <w:p w14:paraId="0A1F0096" w14:textId="77777777" w:rsidR="002E6037" w:rsidRPr="002332EE" w:rsidRDefault="002E6037" w:rsidP="002332EE">
    <w:pPr>
      <w:pStyle w:val="Header"/>
      <w:spacing w:after="0"/>
      <w:rPr>
        <w:sz w:val="16"/>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F0098" w14:textId="77777777" w:rsidR="002E6037" w:rsidRDefault="00987480">
    <w:pPr>
      <w:pStyle w:val="Header"/>
    </w:pPr>
    <w:r>
      <w:rPr>
        <w:noProof/>
      </w:rPr>
      <w:pict w14:anchorId="0A1F00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1" o:spid="_x0000_s1028" type="#_x0000_t75" style="position:absolute;margin-left:0;margin-top:0;width:10in;height:540pt;z-index:-25165926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F0099" w14:textId="77777777" w:rsidR="002E6037" w:rsidRDefault="00987480">
    <w:pPr>
      <w:pStyle w:val="Header"/>
    </w:pPr>
    <w:r>
      <w:rPr>
        <w:noProof/>
      </w:rPr>
      <w:pict w14:anchorId="0A1F00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5" o:spid="_x0000_s1032" type="#_x0000_t75" style="position:absolute;margin-left:0;margin-top:0;width:10in;height:540pt;z-index:-25165516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9"/>
      <w:gridCol w:w="3654"/>
      <w:gridCol w:w="1866"/>
    </w:tblGrid>
    <w:tr w:rsidR="002E6037" w:rsidRPr="00F85124" w14:paraId="0A1F009C" w14:textId="77777777" w:rsidTr="00C65571">
      <w:trPr>
        <w:cantSplit/>
        <w:trHeight w:val="288"/>
      </w:trPr>
      <w:tc>
        <w:tcPr>
          <w:tcW w:w="4155" w:type="pct"/>
          <w:gridSpan w:val="2"/>
          <w:tcBorders>
            <w:bottom w:val="single" w:sz="4" w:space="0" w:color="auto"/>
            <w:right w:val="nil"/>
          </w:tcBorders>
          <w:vAlign w:val="center"/>
        </w:tcPr>
        <w:p w14:paraId="0A1F009A" w14:textId="77777777" w:rsidR="002E6037" w:rsidRPr="00F85124" w:rsidRDefault="00987480" w:rsidP="009D307C">
          <w:pPr>
            <w:pStyle w:val="Style14"/>
            <w:rPr>
              <w:b/>
            </w:rPr>
          </w:pPr>
          <w:r>
            <w:rPr>
              <w:noProof/>
            </w:rPr>
            <w:pict w14:anchorId="0A1F00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6" o:spid="_x0000_s1033" type="#_x0000_t75" style="position:absolute;margin-left:0;margin-top:0;width:10in;height:540pt;z-index:-25165414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2E6037">
            <w:t>CERTIFICATE OF VERIFICATION  - DATA FIELD DEFINITIONS AND CALCULATIONS</w:t>
          </w:r>
        </w:p>
      </w:tc>
      <w:tc>
        <w:tcPr>
          <w:tcW w:w="845" w:type="pct"/>
          <w:tcBorders>
            <w:left w:val="nil"/>
            <w:bottom w:val="single" w:sz="4" w:space="0" w:color="auto"/>
          </w:tcBorders>
          <w:tcMar>
            <w:left w:w="115" w:type="dxa"/>
            <w:right w:w="115" w:type="dxa"/>
          </w:tcMar>
          <w:vAlign w:val="center"/>
        </w:tcPr>
        <w:p w14:paraId="0A1F009B" w14:textId="07C34C77" w:rsidR="002E6037" w:rsidRPr="00F85124" w:rsidRDefault="008852D7" w:rsidP="00452DFA">
          <w:pPr>
            <w:pStyle w:val="Style15"/>
            <w:rPr>
              <w:b/>
            </w:rPr>
          </w:pPr>
          <w:r>
            <w:t>LMCV</w:t>
          </w:r>
          <w:r w:rsidR="002E6037">
            <w:t>-PLB-21-H</w:t>
          </w:r>
        </w:p>
      </w:tc>
    </w:tr>
    <w:tr w:rsidR="002E6037" w:rsidRPr="00F85124" w14:paraId="0A1F009F" w14:textId="77777777" w:rsidTr="00A374A5">
      <w:trPr>
        <w:cantSplit/>
        <w:trHeight w:val="288"/>
      </w:trPr>
      <w:tc>
        <w:tcPr>
          <w:tcW w:w="2500" w:type="pct"/>
          <w:tcBorders>
            <w:right w:val="nil"/>
          </w:tcBorders>
        </w:tcPr>
        <w:p w14:paraId="0A1F009D" w14:textId="77777777" w:rsidR="002E6037" w:rsidRPr="00F85124" w:rsidRDefault="002E6037" w:rsidP="00A374A5">
          <w:pPr>
            <w:pStyle w:val="Style10"/>
            <w:rPr>
              <w:sz w:val="12"/>
              <w:szCs w:val="12"/>
            </w:rPr>
          </w:pPr>
          <w:r>
            <w:t xml:space="preserve">HERS Verified </w:t>
          </w:r>
          <w:r w:rsidRPr="002332EE">
            <w:t>Multifamily Central Hot Water System Distribution</w:t>
          </w:r>
          <w:r>
            <w:t xml:space="preserve"> </w:t>
          </w:r>
        </w:p>
      </w:tc>
      <w:tc>
        <w:tcPr>
          <w:tcW w:w="2500" w:type="pct"/>
          <w:gridSpan w:val="2"/>
          <w:tcBorders>
            <w:left w:val="nil"/>
          </w:tcBorders>
        </w:tcPr>
        <w:p w14:paraId="0A1F009E" w14:textId="316306A1" w:rsidR="002E6037" w:rsidRPr="00F85124" w:rsidRDefault="002E6037" w:rsidP="00A374A5">
          <w:pPr>
            <w:pStyle w:val="Style11"/>
            <w:rPr>
              <w:sz w:val="12"/>
              <w:szCs w:val="12"/>
            </w:rPr>
          </w:pPr>
          <w:r w:rsidRPr="00F85124">
            <w:t xml:space="preserve">(Page </w:t>
          </w:r>
          <w:r>
            <w:fldChar w:fldCharType="begin"/>
          </w:r>
          <w:r>
            <w:instrText xml:space="preserve"> PAGE   \* MERGEFORMAT </w:instrText>
          </w:r>
          <w:r>
            <w:fldChar w:fldCharType="separate"/>
          </w:r>
          <w:r w:rsidR="00C45520">
            <w:rPr>
              <w:noProof/>
            </w:rPr>
            <w:t>3</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7E3D02">
            <w:rPr>
              <w:noProof/>
            </w:rPr>
            <w:t>8</w:t>
          </w:r>
          <w:r>
            <w:rPr>
              <w:noProof/>
            </w:rPr>
            <w:fldChar w:fldCharType="end"/>
          </w:r>
          <w:r w:rsidRPr="00F85124">
            <w:t>)</w:t>
          </w:r>
        </w:p>
      </w:tc>
    </w:tr>
  </w:tbl>
  <w:p w14:paraId="0A1F00A0" w14:textId="77777777" w:rsidR="002E6037" w:rsidRPr="002332EE" w:rsidRDefault="002E6037" w:rsidP="002332EE">
    <w:pPr>
      <w:pStyle w:val="Header"/>
      <w:spacing w:after="0"/>
      <w:rPr>
        <w:sz w:val="16"/>
        <w:szCs w:val="16"/>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F00A1" w14:textId="77777777" w:rsidR="002E6037" w:rsidRDefault="00987480">
    <w:pPr>
      <w:pStyle w:val="Header"/>
    </w:pPr>
    <w:r>
      <w:rPr>
        <w:noProof/>
      </w:rPr>
      <w:pict w14:anchorId="0A1F00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4" o:spid="_x0000_s1031" type="#_x0000_t75" style="position:absolute;margin-left:0;margin-top:0;width:10in;height:540pt;z-index:-25165619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D5A02"/>
    <w:multiLevelType w:val="multilevel"/>
    <w:tmpl w:val="60C01518"/>
    <w:lvl w:ilvl="0">
      <w:start w:val="1"/>
      <w:numFmt w:val="decimal"/>
      <w:lvlText w:val="%1."/>
      <w:lvlJc w:val="left"/>
      <w:pPr>
        <w:tabs>
          <w:tab w:val="num" w:pos="630"/>
        </w:tabs>
        <w:ind w:left="63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C247EF1"/>
    <w:multiLevelType w:val="hybridMultilevel"/>
    <w:tmpl w:val="45EAAB00"/>
    <w:lvl w:ilvl="0" w:tplc="5CFA361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C12032"/>
    <w:multiLevelType w:val="hybridMultilevel"/>
    <w:tmpl w:val="1D082F04"/>
    <w:lvl w:ilvl="0" w:tplc="04090001">
      <w:start w:val="1"/>
      <w:numFmt w:val="bullet"/>
      <w:lvlText w:val=""/>
      <w:lvlJc w:val="left"/>
      <w:pPr>
        <w:ind w:left="765" w:hanging="45"/>
      </w:pPr>
      <w:rPr>
        <w:rFonts w:ascii="Symbol" w:hAnsi="Symbol"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 w15:restartNumberingAfterBreak="0">
    <w:nsid w:val="1655758F"/>
    <w:multiLevelType w:val="hybridMultilevel"/>
    <w:tmpl w:val="3FE6C032"/>
    <w:lvl w:ilvl="0" w:tplc="5CFA361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2E7968"/>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730324B"/>
    <w:multiLevelType w:val="hybridMultilevel"/>
    <w:tmpl w:val="4FAA9840"/>
    <w:lvl w:ilvl="0" w:tplc="7EEE07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536724"/>
    <w:multiLevelType w:val="hybridMultilevel"/>
    <w:tmpl w:val="E2DCAD28"/>
    <w:lvl w:ilvl="0" w:tplc="5ED69FD6">
      <w:start w:val="1"/>
      <w:numFmt w:val="decimal"/>
      <w:lvlText w:val="%1."/>
      <w:lvlJc w:val="left"/>
      <w:pPr>
        <w:ind w:left="972" w:hanging="360"/>
      </w:pPr>
      <w:rPr>
        <w:b w:val="0"/>
        <w:bCs/>
      </w:rPr>
    </w:lvl>
    <w:lvl w:ilvl="1" w:tplc="04090019" w:tentative="1">
      <w:start w:val="1"/>
      <w:numFmt w:val="lowerLetter"/>
      <w:lvlText w:val="%2."/>
      <w:lvlJc w:val="left"/>
      <w:pPr>
        <w:ind w:left="1692" w:hanging="360"/>
      </w:pPr>
    </w:lvl>
    <w:lvl w:ilvl="2" w:tplc="0409001B" w:tentative="1">
      <w:start w:val="1"/>
      <w:numFmt w:val="lowerRoman"/>
      <w:lvlText w:val="%3."/>
      <w:lvlJc w:val="right"/>
      <w:pPr>
        <w:ind w:left="2412" w:hanging="180"/>
      </w:pPr>
    </w:lvl>
    <w:lvl w:ilvl="3" w:tplc="0409000F" w:tentative="1">
      <w:start w:val="1"/>
      <w:numFmt w:val="decimal"/>
      <w:lvlText w:val="%4."/>
      <w:lvlJc w:val="left"/>
      <w:pPr>
        <w:ind w:left="3132" w:hanging="360"/>
      </w:pPr>
    </w:lvl>
    <w:lvl w:ilvl="4" w:tplc="04090019" w:tentative="1">
      <w:start w:val="1"/>
      <w:numFmt w:val="lowerLetter"/>
      <w:lvlText w:val="%5."/>
      <w:lvlJc w:val="left"/>
      <w:pPr>
        <w:ind w:left="3852" w:hanging="360"/>
      </w:pPr>
    </w:lvl>
    <w:lvl w:ilvl="5" w:tplc="0409001B" w:tentative="1">
      <w:start w:val="1"/>
      <w:numFmt w:val="lowerRoman"/>
      <w:lvlText w:val="%6."/>
      <w:lvlJc w:val="right"/>
      <w:pPr>
        <w:ind w:left="4572" w:hanging="180"/>
      </w:pPr>
    </w:lvl>
    <w:lvl w:ilvl="6" w:tplc="0409000F" w:tentative="1">
      <w:start w:val="1"/>
      <w:numFmt w:val="decimal"/>
      <w:lvlText w:val="%7."/>
      <w:lvlJc w:val="left"/>
      <w:pPr>
        <w:ind w:left="5292" w:hanging="360"/>
      </w:pPr>
    </w:lvl>
    <w:lvl w:ilvl="7" w:tplc="04090019" w:tentative="1">
      <w:start w:val="1"/>
      <w:numFmt w:val="lowerLetter"/>
      <w:lvlText w:val="%8."/>
      <w:lvlJc w:val="left"/>
      <w:pPr>
        <w:ind w:left="6012" w:hanging="360"/>
      </w:pPr>
    </w:lvl>
    <w:lvl w:ilvl="8" w:tplc="0409001B" w:tentative="1">
      <w:start w:val="1"/>
      <w:numFmt w:val="lowerRoman"/>
      <w:lvlText w:val="%9."/>
      <w:lvlJc w:val="right"/>
      <w:pPr>
        <w:ind w:left="6732" w:hanging="180"/>
      </w:pPr>
    </w:lvl>
  </w:abstractNum>
  <w:abstractNum w:abstractNumId="7"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15:restartNumberingAfterBreak="0">
    <w:nsid w:val="23D72DE3"/>
    <w:multiLevelType w:val="hybridMultilevel"/>
    <w:tmpl w:val="D8B88C7A"/>
    <w:lvl w:ilvl="0" w:tplc="B91AB514">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6B75685"/>
    <w:multiLevelType w:val="multilevel"/>
    <w:tmpl w:val="49BE91C8"/>
    <w:lvl w:ilvl="0">
      <w:start w:val="1"/>
      <w:numFmt w:val="decimal"/>
      <w:pStyle w:val="Heading1"/>
      <w:suff w:val="space"/>
      <w:lvlText w:val="Appendix RA%1"/>
      <w:lvlJc w:val="left"/>
      <w:pPr>
        <w:ind w:left="198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RA%1.%2.%3"/>
      <w:lvlJc w:val="left"/>
      <w:pPr>
        <w:ind w:left="72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1"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BA0795"/>
    <w:multiLevelType w:val="hybridMultilevel"/>
    <w:tmpl w:val="29786A4A"/>
    <w:lvl w:ilvl="0" w:tplc="16CCEA74">
      <w:start w:val="1"/>
      <w:numFmt w:val="decimal"/>
      <w:lvlText w:val="%1."/>
      <w:lvlJc w:val="left"/>
      <w:pPr>
        <w:ind w:left="630" w:hanging="360"/>
      </w:pPr>
      <w:rPr>
        <w:rFonts w:hint="default"/>
        <w:sz w:val="18"/>
        <w:szCs w:val="20"/>
      </w:rPr>
    </w:lvl>
    <w:lvl w:ilvl="1" w:tplc="ABC4F360" w:tentative="1">
      <w:start w:val="1"/>
      <w:numFmt w:val="bullet"/>
      <w:lvlText w:val="o"/>
      <w:lvlJc w:val="left"/>
      <w:pPr>
        <w:ind w:left="1350" w:hanging="360"/>
      </w:pPr>
      <w:rPr>
        <w:rFonts w:ascii="Courier New" w:hAnsi="Courier New" w:cs="Courier New" w:hint="default"/>
      </w:rPr>
    </w:lvl>
    <w:lvl w:ilvl="2" w:tplc="710657AA" w:tentative="1">
      <w:start w:val="1"/>
      <w:numFmt w:val="bullet"/>
      <w:lvlText w:val=""/>
      <w:lvlJc w:val="left"/>
      <w:pPr>
        <w:ind w:left="2070" w:hanging="360"/>
      </w:pPr>
      <w:rPr>
        <w:rFonts w:ascii="Wingdings" w:hAnsi="Wingdings" w:hint="default"/>
      </w:rPr>
    </w:lvl>
    <w:lvl w:ilvl="3" w:tplc="7A1052EE" w:tentative="1">
      <w:start w:val="1"/>
      <w:numFmt w:val="bullet"/>
      <w:lvlText w:val=""/>
      <w:lvlJc w:val="left"/>
      <w:pPr>
        <w:ind w:left="2790" w:hanging="360"/>
      </w:pPr>
      <w:rPr>
        <w:rFonts w:ascii="Symbol" w:hAnsi="Symbol" w:hint="default"/>
      </w:rPr>
    </w:lvl>
    <w:lvl w:ilvl="4" w:tplc="D10C5926" w:tentative="1">
      <w:start w:val="1"/>
      <w:numFmt w:val="bullet"/>
      <w:lvlText w:val="o"/>
      <w:lvlJc w:val="left"/>
      <w:pPr>
        <w:ind w:left="3510" w:hanging="360"/>
      </w:pPr>
      <w:rPr>
        <w:rFonts w:ascii="Courier New" w:hAnsi="Courier New" w:cs="Courier New" w:hint="default"/>
      </w:rPr>
    </w:lvl>
    <w:lvl w:ilvl="5" w:tplc="5852D65C" w:tentative="1">
      <w:start w:val="1"/>
      <w:numFmt w:val="bullet"/>
      <w:lvlText w:val=""/>
      <w:lvlJc w:val="left"/>
      <w:pPr>
        <w:ind w:left="4230" w:hanging="360"/>
      </w:pPr>
      <w:rPr>
        <w:rFonts w:ascii="Wingdings" w:hAnsi="Wingdings" w:hint="default"/>
      </w:rPr>
    </w:lvl>
    <w:lvl w:ilvl="6" w:tplc="118A2374" w:tentative="1">
      <w:start w:val="1"/>
      <w:numFmt w:val="bullet"/>
      <w:lvlText w:val=""/>
      <w:lvlJc w:val="left"/>
      <w:pPr>
        <w:ind w:left="4950" w:hanging="360"/>
      </w:pPr>
      <w:rPr>
        <w:rFonts w:ascii="Symbol" w:hAnsi="Symbol" w:hint="default"/>
      </w:rPr>
    </w:lvl>
    <w:lvl w:ilvl="7" w:tplc="86CE29E0" w:tentative="1">
      <w:start w:val="1"/>
      <w:numFmt w:val="bullet"/>
      <w:lvlText w:val="o"/>
      <w:lvlJc w:val="left"/>
      <w:pPr>
        <w:ind w:left="5670" w:hanging="360"/>
      </w:pPr>
      <w:rPr>
        <w:rFonts w:ascii="Courier New" w:hAnsi="Courier New" w:cs="Courier New" w:hint="default"/>
      </w:rPr>
    </w:lvl>
    <w:lvl w:ilvl="8" w:tplc="DDD606D8" w:tentative="1">
      <w:start w:val="1"/>
      <w:numFmt w:val="bullet"/>
      <w:lvlText w:val=""/>
      <w:lvlJc w:val="left"/>
      <w:pPr>
        <w:ind w:left="6390" w:hanging="360"/>
      </w:pPr>
      <w:rPr>
        <w:rFonts w:ascii="Wingdings" w:hAnsi="Wingdings" w:hint="default"/>
      </w:rPr>
    </w:lvl>
  </w:abstractNum>
  <w:abstractNum w:abstractNumId="13" w15:restartNumberingAfterBreak="0">
    <w:nsid w:val="3EE76031"/>
    <w:multiLevelType w:val="hybridMultilevel"/>
    <w:tmpl w:val="E2A0BE12"/>
    <w:lvl w:ilvl="0" w:tplc="3DCADFD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B3090A"/>
    <w:multiLevelType w:val="hybridMultilevel"/>
    <w:tmpl w:val="29786A4A"/>
    <w:lvl w:ilvl="0" w:tplc="16CCEA74">
      <w:start w:val="1"/>
      <w:numFmt w:val="decimal"/>
      <w:lvlText w:val="%1."/>
      <w:lvlJc w:val="left"/>
      <w:pPr>
        <w:ind w:left="630" w:hanging="360"/>
      </w:pPr>
      <w:rPr>
        <w:rFonts w:hint="default"/>
        <w:sz w:val="18"/>
        <w:szCs w:val="20"/>
      </w:rPr>
    </w:lvl>
    <w:lvl w:ilvl="1" w:tplc="ABC4F360" w:tentative="1">
      <w:start w:val="1"/>
      <w:numFmt w:val="bullet"/>
      <w:lvlText w:val="o"/>
      <w:lvlJc w:val="left"/>
      <w:pPr>
        <w:ind w:left="1350" w:hanging="360"/>
      </w:pPr>
      <w:rPr>
        <w:rFonts w:ascii="Courier New" w:hAnsi="Courier New" w:cs="Courier New" w:hint="default"/>
      </w:rPr>
    </w:lvl>
    <w:lvl w:ilvl="2" w:tplc="710657AA" w:tentative="1">
      <w:start w:val="1"/>
      <w:numFmt w:val="bullet"/>
      <w:lvlText w:val=""/>
      <w:lvlJc w:val="left"/>
      <w:pPr>
        <w:ind w:left="2070" w:hanging="360"/>
      </w:pPr>
      <w:rPr>
        <w:rFonts w:ascii="Wingdings" w:hAnsi="Wingdings" w:hint="default"/>
      </w:rPr>
    </w:lvl>
    <w:lvl w:ilvl="3" w:tplc="7A1052EE" w:tentative="1">
      <w:start w:val="1"/>
      <w:numFmt w:val="bullet"/>
      <w:lvlText w:val=""/>
      <w:lvlJc w:val="left"/>
      <w:pPr>
        <w:ind w:left="2790" w:hanging="360"/>
      </w:pPr>
      <w:rPr>
        <w:rFonts w:ascii="Symbol" w:hAnsi="Symbol" w:hint="default"/>
      </w:rPr>
    </w:lvl>
    <w:lvl w:ilvl="4" w:tplc="D10C5926" w:tentative="1">
      <w:start w:val="1"/>
      <w:numFmt w:val="bullet"/>
      <w:lvlText w:val="o"/>
      <w:lvlJc w:val="left"/>
      <w:pPr>
        <w:ind w:left="3510" w:hanging="360"/>
      </w:pPr>
      <w:rPr>
        <w:rFonts w:ascii="Courier New" w:hAnsi="Courier New" w:cs="Courier New" w:hint="default"/>
      </w:rPr>
    </w:lvl>
    <w:lvl w:ilvl="5" w:tplc="5852D65C" w:tentative="1">
      <w:start w:val="1"/>
      <w:numFmt w:val="bullet"/>
      <w:lvlText w:val=""/>
      <w:lvlJc w:val="left"/>
      <w:pPr>
        <w:ind w:left="4230" w:hanging="360"/>
      </w:pPr>
      <w:rPr>
        <w:rFonts w:ascii="Wingdings" w:hAnsi="Wingdings" w:hint="default"/>
      </w:rPr>
    </w:lvl>
    <w:lvl w:ilvl="6" w:tplc="118A2374" w:tentative="1">
      <w:start w:val="1"/>
      <w:numFmt w:val="bullet"/>
      <w:lvlText w:val=""/>
      <w:lvlJc w:val="left"/>
      <w:pPr>
        <w:ind w:left="4950" w:hanging="360"/>
      </w:pPr>
      <w:rPr>
        <w:rFonts w:ascii="Symbol" w:hAnsi="Symbol" w:hint="default"/>
      </w:rPr>
    </w:lvl>
    <w:lvl w:ilvl="7" w:tplc="86CE29E0" w:tentative="1">
      <w:start w:val="1"/>
      <w:numFmt w:val="bullet"/>
      <w:lvlText w:val="o"/>
      <w:lvlJc w:val="left"/>
      <w:pPr>
        <w:ind w:left="5670" w:hanging="360"/>
      </w:pPr>
      <w:rPr>
        <w:rFonts w:ascii="Courier New" w:hAnsi="Courier New" w:cs="Courier New" w:hint="default"/>
      </w:rPr>
    </w:lvl>
    <w:lvl w:ilvl="8" w:tplc="DDD606D8" w:tentative="1">
      <w:start w:val="1"/>
      <w:numFmt w:val="bullet"/>
      <w:lvlText w:val=""/>
      <w:lvlJc w:val="left"/>
      <w:pPr>
        <w:ind w:left="6390" w:hanging="360"/>
      </w:pPr>
      <w:rPr>
        <w:rFonts w:ascii="Wingdings" w:hAnsi="Wingdings" w:hint="default"/>
      </w:rPr>
    </w:lvl>
  </w:abstractNum>
  <w:abstractNum w:abstractNumId="15" w15:restartNumberingAfterBreak="0">
    <w:nsid w:val="56640BBC"/>
    <w:multiLevelType w:val="hybridMultilevel"/>
    <w:tmpl w:val="D1986E0C"/>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134E19"/>
    <w:multiLevelType w:val="multilevel"/>
    <w:tmpl w:val="780E1F0A"/>
    <w:lvl w:ilvl="0">
      <w:start w:val="1"/>
      <w:numFmt w:val="upperRoman"/>
      <w:lvlText w:val="%1."/>
      <w:lvlJc w:val="left"/>
      <w:pPr>
        <w:ind w:left="0" w:firstLine="0"/>
      </w:pPr>
      <w:rPr>
        <w:rFonts w:hint="default"/>
      </w:rPr>
    </w:lvl>
    <w:lvl w:ilvl="1">
      <w:start w:val="1"/>
      <w:numFmt w:val="bullet"/>
      <w:lvlText w:val=""/>
      <w:lvlJc w:val="left"/>
      <w:pPr>
        <w:ind w:left="720" w:firstLine="0"/>
      </w:pPr>
      <w:rPr>
        <w:rFonts w:ascii="Symbol" w:hAnsi="Symbol" w:hint="default"/>
      </w:rPr>
    </w:lvl>
    <w:lvl w:ilvl="2">
      <w:start w:val="1"/>
      <w:numFmt w:val="none"/>
      <w:lvlText w:val="A."/>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7" w15:restartNumberingAfterBreak="0">
    <w:nsid w:val="6B03220C"/>
    <w:multiLevelType w:val="hybridMultilevel"/>
    <w:tmpl w:val="4496974C"/>
    <w:lvl w:ilvl="0" w:tplc="841E1472">
      <w:start w:val="1"/>
      <w:numFmt w:val="decimal"/>
      <w:lvlText w:val="%1."/>
      <w:lvlJc w:val="left"/>
      <w:pPr>
        <w:ind w:left="720" w:hanging="360"/>
      </w:pPr>
      <w:rPr>
        <w:rFonts w:hint="default"/>
      </w:rPr>
    </w:lvl>
    <w:lvl w:ilvl="1" w:tplc="9D8C77FE">
      <w:start w:val="1"/>
      <w:numFmt w:val="lowerLetter"/>
      <w:lvlText w:val="%2."/>
      <w:lvlJc w:val="left"/>
      <w:pPr>
        <w:ind w:left="1440" w:hanging="360"/>
      </w:pPr>
    </w:lvl>
    <w:lvl w:ilvl="2" w:tplc="ADDA0D7E" w:tentative="1">
      <w:start w:val="1"/>
      <w:numFmt w:val="lowerRoman"/>
      <w:lvlText w:val="%3."/>
      <w:lvlJc w:val="right"/>
      <w:pPr>
        <w:ind w:left="2160" w:hanging="180"/>
      </w:pPr>
    </w:lvl>
    <w:lvl w:ilvl="3" w:tplc="02BC6880" w:tentative="1">
      <w:start w:val="1"/>
      <w:numFmt w:val="decimal"/>
      <w:lvlText w:val="%4."/>
      <w:lvlJc w:val="left"/>
      <w:pPr>
        <w:ind w:left="2880" w:hanging="360"/>
      </w:pPr>
    </w:lvl>
    <w:lvl w:ilvl="4" w:tplc="9412E564" w:tentative="1">
      <w:start w:val="1"/>
      <w:numFmt w:val="lowerLetter"/>
      <w:lvlText w:val="%5."/>
      <w:lvlJc w:val="left"/>
      <w:pPr>
        <w:ind w:left="3600" w:hanging="360"/>
      </w:pPr>
    </w:lvl>
    <w:lvl w:ilvl="5" w:tplc="ED72C96C" w:tentative="1">
      <w:start w:val="1"/>
      <w:numFmt w:val="lowerRoman"/>
      <w:lvlText w:val="%6."/>
      <w:lvlJc w:val="right"/>
      <w:pPr>
        <w:ind w:left="4320" w:hanging="180"/>
      </w:pPr>
    </w:lvl>
    <w:lvl w:ilvl="6" w:tplc="F33CF3F2" w:tentative="1">
      <w:start w:val="1"/>
      <w:numFmt w:val="decimal"/>
      <w:lvlText w:val="%7."/>
      <w:lvlJc w:val="left"/>
      <w:pPr>
        <w:ind w:left="5040" w:hanging="360"/>
      </w:pPr>
    </w:lvl>
    <w:lvl w:ilvl="7" w:tplc="4918A8A6" w:tentative="1">
      <w:start w:val="1"/>
      <w:numFmt w:val="lowerLetter"/>
      <w:lvlText w:val="%8."/>
      <w:lvlJc w:val="left"/>
      <w:pPr>
        <w:ind w:left="5760" w:hanging="360"/>
      </w:pPr>
    </w:lvl>
    <w:lvl w:ilvl="8" w:tplc="838C132E" w:tentative="1">
      <w:start w:val="1"/>
      <w:numFmt w:val="lowerRoman"/>
      <w:lvlText w:val="%9."/>
      <w:lvlJc w:val="right"/>
      <w:pPr>
        <w:ind w:left="6480" w:hanging="180"/>
      </w:pPr>
    </w:lvl>
  </w:abstractNum>
  <w:abstractNum w:abstractNumId="18" w15:restartNumberingAfterBreak="0">
    <w:nsid w:val="6B143573"/>
    <w:multiLevelType w:val="hybridMultilevel"/>
    <w:tmpl w:val="F19C8FD2"/>
    <w:lvl w:ilvl="0" w:tplc="0409000F">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D6D2E92"/>
    <w:multiLevelType w:val="hybridMultilevel"/>
    <w:tmpl w:val="E6C01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CB660B"/>
    <w:multiLevelType w:val="hybridMultilevel"/>
    <w:tmpl w:val="418C0314"/>
    <w:lvl w:ilvl="0" w:tplc="7BCCE83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9481BD4"/>
    <w:multiLevelType w:val="hybridMultilevel"/>
    <w:tmpl w:val="7310C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0B084E"/>
    <w:multiLevelType w:val="hybridMultilevel"/>
    <w:tmpl w:val="6BFC27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B736A8"/>
    <w:multiLevelType w:val="hybridMultilevel"/>
    <w:tmpl w:val="B4001824"/>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731612391">
    <w:abstractNumId w:val="18"/>
  </w:num>
  <w:num w:numId="2" w16cid:durableId="1945844261">
    <w:abstractNumId w:val="10"/>
  </w:num>
  <w:num w:numId="3" w16cid:durableId="213086338">
    <w:abstractNumId w:val="0"/>
  </w:num>
  <w:num w:numId="4" w16cid:durableId="2002615113">
    <w:abstractNumId w:val="5"/>
  </w:num>
  <w:num w:numId="5" w16cid:durableId="1347512269">
    <w:abstractNumId w:val="17"/>
  </w:num>
  <w:num w:numId="6" w16cid:durableId="279147067">
    <w:abstractNumId w:val="1"/>
  </w:num>
  <w:num w:numId="7" w16cid:durableId="776146172">
    <w:abstractNumId w:val="3"/>
  </w:num>
  <w:num w:numId="8" w16cid:durableId="1135559643">
    <w:abstractNumId w:val="8"/>
  </w:num>
  <w:num w:numId="9" w16cid:durableId="482966339">
    <w:abstractNumId w:val="14"/>
  </w:num>
  <w:num w:numId="10" w16cid:durableId="472332964">
    <w:abstractNumId w:val="9"/>
  </w:num>
  <w:num w:numId="11" w16cid:durableId="201870622">
    <w:abstractNumId w:val="15"/>
  </w:num>
  <w:num w:numId="12" w16cid:durableId="540678705">
    <w:abstractNumId w:val="19"/>
  </w:num>
  <w:num w:numId="13" w16cid:durableId="1631936701">
    <w:abstractNumId w:val="21"/>
  </w:num>
  <w:num w:numId="14" w16cid:durableId="720713393">
    <w:abstractNumId w:val="11"/>
  </w:num>
  <w:num w:numId="15" w16cid:durableId="1909611382">
    <w:abstractNumId w:val="20"/>
  </w:num>
  <w:num w:numId="16" w16cid:durableId="575015655">
    <w:abstractNumId w:val="23"/>
  </w:num>
  <w:num w:numId="17" w16cid:durableId="1229194316">
    <w:abstractNumId w:val="23"/>
  </w:num>
  <w:num w:numId="18" w16cid:durableId="580025818">
    <w:abstractNumId w:val="23"/>
  </w:num>
  <w:num w:numId="19" w16cid:durableId="983509087">
    <w:abstractNumId w:val="23"/>
  </w:num>
  <w:num w:numId="20" w16cid:durableId="991063529">
    <w:abstractNumId w:val="23"/>
  </w:num>
  <w:num w:numId="21" w16cid:durableId="1260875522">
    <w:abstractNumId w:val="23"/>
  </w:num>
  <w:num w:numId="22" w16cid:durableId="1036079397">
    <w:abstractNumId w:val="12"/>
  </w:num>
  <w:num w:numId="23" w16cid:durableId="1703434494">
    <w:abstractNumId w:val="4"/>
  </w:num>
  <w:num w:numId="24" w16cid:durableId="865944789">
    <w:abstractNumId w:val="16"/>
  </w:num>
  <w:num w:numId="25" w16cid:durableId="1547722048">
    <w:abstractNumId w:val="2"/>
  </w:num>
  <w:num w:numId="26" w16cid:durableId="749620554">
    <w:abstractNumId w:val="7"/>
  </w:num>
  <w:num w:numId="27" w16cid:durableId="1114518560">
    <w:abstractNumId w:val="22"/>
  </w:num>
  <w:num w:numId="28" w16cid:durableId="529805556">
    <w:abstractNumId w:val="13"/>
  </w:num>
  <w:num w:numId="29" w16cid:durableId="872884023">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D56D7"/>
    <w:rsid w:val="00001C7C"/>
    <w:rsid w:val="00005EA3"/>
    <w:rsid w:val="00010F31"/>
    <w:rsid w:val="0001334E"/>
    <w:rsid w:val="00015D7C"/>
    <w:rsid w:val="000220ED"/>
    <w:rsid w:val="00032AF5"/>
    <w:rsid w:val="0003438B"/>
    <w:rsid w:val="00034D7D"/>
    <w:rsid w:val="000367B4"/>
    <w:rsid w:val="00036B48"/>
    <w:rsid w:val="000404A5"/>
    <w:rsid w:val="000543D5"/>
    <w:rsid w:val="00061641"/>
    <w:rsid w:val="00065B73"/>
    <w:rsid w:val="000755BE"/>
    <w:rsid w:val="00080277"/>
    <w:rsid w:val="000825E9"/>
    <w:rsid w:val="00084AC4"/>
    <w:rsid w:val="0009219B"/>
    <w:rsid w:val="00095D64"/>
    <w:rsid w:val="000A06B0"/>
    <w:rsid w:val="000A2B85"/>
    <w:rsid w:val="000B0681"/>
    <w:rsid w:val="000B2EF2"/>
    <w:rsid w:val="000B4A98"/>
    <w:rsid w:val="000B4BB5"/>
    <w:rsid w:val="000B4F44"/>
    <w:rsid w:val="000D5453"/>
    <w:rsid w:val="000D7F68"/>
    <w:rsid w:val="000E2B97"/>
    <w:rsid w:val="000E309F"/>
    <w:rsid w:val="000F301D"/>
    <w:rsid w:val="000F4069"/>
    <w:rsid w:val="000F5C3E"/>
    <w:rsid w:val="000F5C6E"/>
    <w:rsid w:val="000F738F"/>
    <w:rsid w:val="000F76E7"/>
    <w:rsid w:val="0010012A"/>
    <w:rsid w:val="00104D8A"/>
    <w:rsid w:val="0010598B"/>
    <w:rsid w:val="00106FB3"/>
    <w:rsid w:val="00116356"/>
    <w:rsid w:val="00122272"/>
    <w:rsid w:val="001270A4"/>
    <w:rsid w:val="00130B19"/>
    <w:rsid w:val="00136C2B"/>
    <w:rsid w:val="00140960"/>
    <w:rsid w:val="001455F6"/>
    <w:rsid w:val="00147A38"/>
    <w:rsid w:val="001509C8"/>
    <w:rsid w:val="00151B61"/>
    <w:rsid w:val="00151B88"/>
    <w:rsid w:val="001566DE"/>
    <w:rsid w:val="00156AEA"/>
    <w:rsid w:val="001571E1"/>
    <w:rsid w:val="001611BF"/>
    <w:rsid w:val="0016202A"/>
    <w:rsid w:val="00172029"/>
    <w:rsid w:val="001770CE"/>
    <w:rsid w:val="00190B72"/>
    <w:rsid w:val="00192B34"/>
    <w:rsid w:val="001A07C8"/>
    <w:rsid w:val="001A26AD"/>
    <w:rsid w:val="001A2795"/>
    <w:rsid w:val="001A7F3C"/>
    <w:rsid w:val="001C7789"/>
    <w:rsid w:val="001D56D7"/>
    <w:rsid w:val="001D7CE7"/>
    <w:rsid w:val="001D7E19"/>
    <w:rsid w:val="001E2CE7"/>
    <w:rsid w:val="001E41E3"/>
    <w:rsid w:val="001E73C2"/>
    <w:rsid w:val="002014B2"/>
    <w:rsid w:val="002074FC"/>
    <w:rsid w:val="00207FAD"/>
    <w:rsid w:val="00221623"/>
    <w:rsid w:val="00226A0B"/>
    <w:rsid w:val="002332EE"/>
    <w:rsid w:val="002427C0"/>
    <w:rsid w:val="00272E56"/>
    <w:rsid w:val="00293A9B"/>
    <w:rsid w:val="002A1A44"/>
    <w:rsid w:val="002A3072"/>
    <w:rsid w:val="002A6723"/>
    <w:rsid w:val="002B00DC"/>
    <w:rsid w:val="002B34E7"/>
    <w:rsid w:val="002B3B9C"/>
    <w:rsid w:val="002B5215"/>
    <w:rsid w:val="002B5FE7"/>
    <w:rsid w:val="002C2041"/>
    <w:rsid w:val="002D7B01"/>
    <w:rsid w:val="002E4B87"/>
    <w:rsid w:val="002E6037"/>
    <w:rsid w:val="002F0574"/>
    <w:rsid w:val="002F7891"/>
    <w:rsid w:val="0030587F"/>
    <w:rsid w:val="003217C3"/>
    <w:rsid w:val="003226FA"/>
    <w:rsid w:val="00331E9A"/>
    <w:rsid w:val="00344882"/>
    <w:rsid w:val="00362C31"/>
    <w:rsid w:val="0037027D"/>
    <w:rsid w:val="00375023"/>
    <w:rsid w:val="00380EB1"/>
    <w:rsid w:val="00382285"/>
    <w:rsid w:val="00382877"/>
    <w:rsid w:val="003855DB"/>
    <w:rsid w:val="003A08D1"/>
    <w:rsid w:val="003A562A"/>
    <w:rsid w:val="003B7CB3"/>
    <w:rsid w:val="003C03E9"/>
    <w:rsid w:val="003C0E64"/>
    <w:rsid w:val="003D13DA"/>
    <w:rsid w:val="003D76C7"/>
    <w:rsid w:val="003D785E"/>
    <w:rsid w:val="003E58C5"/>
    <w:rsid w:val="003F2775"/>
    <w:rsid w:val="003F3367"/>
    <w:rsid w:val="003F3DE8"/>
    <w:rsid w:val="00407955"/>
    <w:rsid w:val="00413735"/>
    <w:rsid w:val="004228C6"/>
    <w:rsid w:val="00424539"/>
    <w:rsid w:val="004265A8"/>
    <w:rsid w:val="00435049"/>
    <w:rsid w:val="0044036A"/>
    <w:rsid w:val="004425CC"/>
    <w:rsid w:val="004454B2"/>
    <w:rsid w:val="0044661B"/>
    <w:rsid w:val="00452DFA"/>
    <w:rsid w:val="00460868"/>
    <w:rsid w:val="00472164"/>
    <w:rsid w:val="00484071"/>
    <w:rsid w:val="00485FA9"/>
    <w:rsid w:val="00487335"/>
    <w:rsid w:val="0048734D"/>
    <w:rsid w:val="004928A3"/>
    <w:rsid w:val="0049341A"/>
    <w:rsid w:val="004A4E49"/>
    <w:rsid w:val="004A621A"/>
    <w:rsid w:val="004B152C"/>
    <w:rsid w:val="004B6977"/>
    <w:rsid w:val="004C07AB"/>
    <w:rsid w:val="004E57AA"/>
    <w:rsid w:val="004E7DF7"/>
    <w:rsid w:val="004F125D"/>
    <w:rsid w:val="005022AE"/>
    <w:rsid w:val="00513DD9"/>
    <w:rsid w:val="00521A62"/>
    <w:rsid w:val="00521DD2"/>
    <w:rsid w:val="0052313D"/>
    <w:rsid w:val="00523417"/>
    <w:rsid w:val="00523490"/>
    <w:rsid w:val="0052451C"/>
    <w:rsid w:val="00524F23"/>
    <w:rsid w:val="00533669"/>
    <w:rsid w:val="0053535C"/>
    <w:rsid w:val="00535A33"/>
    <w:rsid w:val="005460CB"/>
    <w:rsid w:val="00550094"/>
    <w:rsid w:val="005830FF"/>
    <w:rsid w:val="005850C3"/>
    <w:rsid w:val="005A1843"/>
    <w:rsid w:val="005B3F14"/>
    <w:rsid w:val="005C068B"/>
    <w:rsid w:val="005C168E"/>
    <w:rsid w:val="005D2602"/>
    <w:rsid w:val="005D5642"/>
    <w:rsid w:val="005E51C8"/>
    <w:rsid w:val="005F492A"/>
    <w:rsid w:val="006032B4"/>
    <w:rsid w:val="00612463"/>
    <w:rsid w:val="00623DE3"/>
    <w:rsid w:val="00624716"/>
    <w:rsid w:val="00626EAA"/>
    <w:rsid w:val="006304E2"/>
    <w:rsid w:val="00630F1D"/>
    <w:rsid w:val="006330CD"/>
    <w:rsid w:val="0065125F"/>
    <w:rsid w:val="00656A37"/>
    <w:rsid w:val="00663077"/>
    <w:rsid w:val="0067279F"/>
    <w:rsid w:val="00672F4C"/>
    <w:rsid w:val="006A51DA"/>
    <w:rsid w:val="006A6017"/>
    <w:rsid w:val="006A728C"/>
    <w:rsid w:val="006B1A95"/>
    <w:rsid w:val="006B3ED6"/>
    <w:rsid w:val="006C283B"/>
    <w:rsid w:val="006C51BE"/>
    <w:rsid w:val="006C6AE1"/>
    <w:rsid w:val="006E084A"/>
    <w:rsid w:val="006E7AF8"/>
    <w:rsid w:val="006F074B"/>
    <w:rsid w:val="006F74A5"/>
    <w:rsid w:val="00703366"/>
    <w:rsid w:val="00710DED"/>
    <w:rsid w:val="0072708F"/>
    <w:rsid w:val="00734796"/>
    <w:rsid w:val="007413F6"/>
    <w:rsid w:val="00742C78"/>
    <w:rsid w:val="0074733C"/>
    <w:rsid w:val="00750719"/>
    <w:rsid w:val="0075557D"/>
    <w:rsid w:val="00761CA3"/>
    <w:rsid w:val="007666A1"/>
    <w:rsid w:val="0077607A"/>
    <w:rsid w:val="00781D7A"/>
    <w:rsid w:val="007870B3"/>
    <w:rsid w:val="00787649"/>
    <w:rsid w:val="007B3692"/>
    <w:rsid w:val="007C2D38"/>
    <w:rsid w:val="007D43A6"/>
    <w:rsid w:val="007E3D02"/>
    <w:rsid w:val="00811D32"/>
    <w:rsid w:val="00814330"/>
    <w:rsid w:val="00821D80"/>
    <w:rsid w:val="008229DF"/>
    <w:rsid w:val="00824BC5"/>
    <w:rsid w:val="00824E80"/>
    <w:rsid w:val="00831922"/>
    <w:rsid w:val="008410B8"/>
    <w:rsid w:val="00841BEA"/>
    <w:rsid w:val="0084420B"/>
    <w:rsid w:val="008664B7"/>
    <w:rsid w:val="00871554"/>
    <w:rsid w:val="00882870"/>
    <w:rsid w:val="008852D7"/>
    <w:rsid w:val="00886315"/>
    <w:rsid w:val="00892501"/>
    <w:rsid w:val="008A0E81"/>
    <w:rsid w:val="008A6B9E"/>
    <w:rsid w:val="008B47F4"/>
    <w:rsid w:val="008C1D97"/>
    <w:rsid w:val="008C2568"/>
    <w:rsid w:val="008C5764"/>
    <w:rsid w:val="008C6FCB"/>
    <w:rsid w:val="008C735C"/>
    <w:rsid w:val="008C7D4A"/>
    <w:rsid w:val="008D1EC7"/>
    <w:rsid w:val="008E1EA5"/>
    <w:rsid w:val="008F19E5"/>
    <w:rsid w:val="00900953"/>
    <w:rsid w:val="00902C16"/>
    <w:rsid w:val="00926E4E"/>
    <w:rsid w:val="0093726E"/>
    <w:rsid w:val="00940EDF"/>
    <w:rsid w:val="00941F90"/>
    <w:rsid w:val="00944040"/>
    <w:rsid w:val="00944C1F"/>
    <w:rsid w:val="00945081"/>
    <w:rsid w:val="00946134"/>
    <w:rsid w:val="00947331"/>
    <w:rsid w:val="0095166F"/>
    <w:rsid w:val="009517C4"/>
    <w:rsid w:val="00953A92"/>
    <w:rsid w:val="009725C5"/>
    <w:rsid w:val="00984B34"/>
    <w:rsid w:val="00987480"/>
    <w:rsid w:val="00990A19"/>
    <w:rsid w:val="00990D96"/>
    <w:rsid w:val="009961D2"/>
    <w:rsid w:val="009B0952"/>
    <w:rsid w:val="009B3946"/>
    <w:rsid w:val="009B7BB1"/>
    <w:rsid w:val="009D307C"/>
    <w:rsid w:val="009E3C09"/>
    <w:rsid w:val="009E60F5"/>
    <w:rsid w:val="009E63ED"/>
    <w:rsid w:val="009F0846"/>
    <w:rsid w:val="009F33F1"/>
    <w:rsid w:val="009F5DF7"/>
    <w:rsid w:val="009F61DE"/>
    <w:rsid w:val="00A02EBA"/>
    <w:rsid w:val="00A051D6"/>
    <w:rsid w:val="00A07723"/>
    <w:rsid w:val="00A119C3"/>
    <w:rsid w:val="00A17372"/>
    <w:rsid w:val="00A374A5"/>
    <w:rsid w:val="00A45937"/>
    <w:rsid w:val="00A45C78"/>
    <w:rsid w:val="00A45EBD"/>
    <w:rsid w:val="00A46BAE"/>
    <w:rsid w:val="00A50984"/>
    <w:rsid w:val="00A566F3"/>
    <w:rsid w:val="00A643F5"/>
    <w:rsid w:val="00A656BE"/>
    <w:rsid w:val="00A664AF"/>
    <w:rsid w:val="00A677CC"/>
    <w:rsid w:val="00A72C85"/>
    <w:rsid w:val="00A73296"/>
    <w:rsid w:val="00A76AE7"/>
    <w:rsid w:val="00A84E5E"/>
    <w:rsid w:val="00A850D3"/>
    <w:rsid w:val="00A87E01"/>
    <w:rsid w:val="00A90839"/>
    <w:rsid w:val="00A94E2D"/>
    <w:rsid w:val="00AA0481"/>
    <w:rsid w:val="00AC6405"/>
    <w:rsid w:val="00AD6154"/>
    <w:rsid w:val="00AD6D8B"/>
    <w:rsid w:val="00AE6941"/>
    <w:rsid w:val="00AF2CD9"/>
    <w:rsid w:val="00B02CA5"/>
    <w:rsid w:val="00B124FE"/>
    <w:rsid w:val="00B16BBE"/>
    <w:rsid w:val="00B2059F"/>
    <w:rsid w:val="00B3063C"/>
    <w:rsid w:val="00B316BE"/>
    <w:rsid w:val="00B3756A"/>
    <w:rsid w:val="00B504ED"/>
    <w:rsid w:val="00B54BC7"/>
    <w:rsid w:val="00B54CAD"/>
    <w:rsid w:val="00B55378"/>
    <w:rsid w:val="00B72136"/>
    <w:rsid w:val="00B75070"/>
    <w:rsid w:val="00B80EA3"/>
    <w:rsid w:val="00B81F61"/>
    <w:rsid w:val="00B83560"/>
    <w:rsid w:val="00B84417"/>
    <w:rsid w:val="00BA034D"/>
    <w:rsid w:val="00BB5B08"/>
    <w:rsid w:val="00BC31C2"/>
    <w:rsid w:val="00BC5BF3"/>
    <w:rsid w:val="00BD59D3"/>
    <w:rsid w:val="00BD74DC"/>
    <w:rsid w:val="00BE2570"/>
    <w:rsid w:val="00BE5024"/>
    <w:rsid w:val="00BF0082"/>
    <w:rsid w:val="00BF0DE9"/>
    <w:rsid w:val="00C060F2"/>
    <w:rsid w:val="00C17E95"/>
    <w:rsid w:val="00C30A73"/>
    <w:rsid w:val="00C439C3"/>
    <w:rsid w:val="00C4435A"/>
    <w:rsid w:val="00C45520"/>
    <w:rsid w:val="00C51590"/>
    <w:rsid w:val="00C54DE2"/>
    <w:rsid w:val="00C65571"/>
    <w:rsid w:val="00C66786"/>
    <w:rsid w:val="00C72880"/>
    <w:rsid w:val="00C74EF8"/>
    <w:rsid w:val="00C81E07"/>
    <w:rsid w:val="00C93879"/>
    <w:rsid w:val="00C97C39"/>
    <w:rsid w:val="00CA0F92"/>
    <w:rsid w:val="00CA5695"/>
    <w:rsid w:val="00CD0930"/>
    <w:rsid w:val="00CD0AA9"/>
    <w:rsid w:val="00CD63C3"/>
    <w:rsid w:val="00CD7CFB"/>
    <w:rsid w:val="00CE0B8A"/>
    <w:rsid w:val="00CE36ED"/>
    <w:rsid w:val="00CE5554"/>
    <w:rsid w:val="00CE7B0C"/>
    <w:rsid w:val="00D02619"/>
    <w:rsid w:val="00D045AB"/>
    <w:rsid w:val="00D15BC3"/>
    <w:rsid w:val="00D33833"/>
    <w:rsid w:val="00D37405"/>
    <w:rsid w:val="00D40936"/>
    <w:rsid w:val="00D44EA5"/>
    <w:rsid w:val="00D45382"/>
    <w:rsid w:val="00D47C2D"/>
    <w:rsid w:val="00D60A47"/>
    <w:rsid w:val="00D61147"/>
    <w:rsid w:val="00D61EDC"/>
    <w:rsid w:val="00D66203"/>
    <w:rsid w:val="00D66EFF"/>
    <w:rsid w:val="00D731F2"/>
    <w:rsid w:val="00D77125"/>
    <w:rsid w:val="00D92CD7"/>
    <w:rsid w:val="00DB310B"/>
    <w:rsid w:val="00DC09F6"/>
    <w:rsid w:val="00DE1936"/>
    <w:rsid w:val="00DE2721"/>
    <w:rsid w:val="00DE5B89"/>
    <w:rsid w:val="00DE74B2"/>
    <w:rsid w:val="00E102B9"/>
    <w:rsid w:val="00E12E8E"/>
    <w:rsid w:val="00E13C81"/>
    <w:rsid w:val="00E2111D"/>
    <w:rsid w:val="00E2698A"/>
    <w:rsid w:val="00E36A79"/>
    <w:rsid w:val="00E450A6"/>
    <w:rsid w:val="00E5545A"/>
    <w:rsid w:val="00E5578B"/>
    <w:rsid w:val="00E610B3"/>
    <w:rsid w:val="00E73A55"/>
    <w:rsid w:val="00E770AF"/>
    <w:rsid w:val="00E83984"/>
    <w:rsid w:val="00E85AAD"/>
    <w:rsid w:val="00E90AA7"/>
    <w:rsid w:val="00EA0E2B"/>
    <w:rsid w:val="00EA6853"/>
    <w:rsid w:val="00EB336E"/>
    <w:rsid w:val="00EB3636"/>
    <w:rsid w:val="00EC1BD6"/>
    <w:rsid w:val="00EC2135"/>
    <w:rsid w:val="00EC27B2"/>
    <w:rsid w:val="00ED25CE"/>
    <w:rsid w:val="00ED393A"/>
    <w:rsid w:val="00ED7E53"/>
    <w:rsid w:val="00EF0372"/>
    <w:rsid w:val="00EF1EAC"/>
    <w:rsid w:val="00EF37D3"/>
    <w:rsid w:val="00EF5C76"/>
    <w:rsid w:val="00EF63FB"/>
    <w:rsid w:val="00F02B5A"/>
    <w:rsid w:val="00F07EC4"/>
    <w:rsid w:val="00F102B0"/>
    <w:rsid w:val="00F26890"/>
    <w:rsid w:val="00F26C2A"/>
    <w:rsid w:val="00F55CCE"/>
    <w:rsid w:val="00F6339D"/>
    <w:rsid w:val="00F70948"/>
    <w:rsid w:val="00F709F4"/>
    <w:rsid w:val="00F714E3"/>
    <w:rsid w:val="00F77C09"/>
    <w:rsid w:val="00F841E0"/>
    <w:rsid w:val="00FB3618"/>
    <w:rsid w:val="00FD5351"/>
    <w:rsid w:val="00FE04AD"/>
    <w:rsid w:val="00FE3223"/>
    <w:rsid w:val="00FF6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EFCD8"/>
  <w15:docId w15:val="{2C4CD32E-2BC0-44A6-9407-8432EB66D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FA9"/>
    <w:pPr>
      <w:spacing w:after="200" w:line="276" w:lineRule="auto"/>
    </w:pPr>
    <w:rPr>
      <w:sz w:val="22"/>
      <w:szCs w:val="22"/>
    </w:rPr>
  </w:style>
  <w:style w:type="paragraph" w:styleId="Heading1">
    <w:name w:val="heading 1"/>
    <w:basedOn w:val="Normal"/>
    <w:next w:val="Normal"/>
    <w:link w:val="Heading1Char"/>
    <w:qFormat/>
    <w:rsid w:val="00005EA3"/>
    <w:pPr>
      <w:keepNext/>
      <w:numPr>
        <w:numId w:val="2"/>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005EA3"/>
    <w:pPr>
      <w:keepNext/>
      <w:numPr>
        <w:ilvl w:val="1"/>
        <w:numId w:val="2"/>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005EA3"/>
    <w:pPr>
      <w:keepNext/>
      <w:numPr>
        <w:ilvl w:val="2"/>
        <w:numId w:val="2"/>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005EA3"/>
    <w:pPr>
      <w:keepNext/>
      <w:numPr>
        <w:ilvl w:val="3"/>
        <w:numId w:val="2"/>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005EA3"/>
    <w:pPr>
      <w:keepNext/>
      <w:numPr>
        <w:ilvl w:val="4"/>
        <w:numId w:val="2"/>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005EA3"/>
    <w:pPr>
      <w:keepNext/>
      <w:numPr>
        <w:ilvl w:val="5"/>
        <w:numId w:val="2"/>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005EA3"/>
    <w:pPr>
      <w:numPr>
        <w:ilvl w:val="6"/>
        <w:numId w:val="2"/>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005EA3"/>
    <w:pPr>
      <w:numPr>
        <w:ilvl w:val="7"/>
        <w:numId w:val="2"/>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005EA3"/>
    <w:pPr>
      <w:numPr>
        <w:ilvl w:val="8"/>
        <w:numId w:val="2"/>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05EA3"/>
    <w:rPr>
      <w:rFonts w:ascii="Arial" w:eastAsia="Times New Roman" w:hAnsi="Arial"/>
      <w:b/>
      <w:sz w:val="36"/>
    </w:rPr>
  </w:style>
  <w:style w:type="character" w:customStyle="1" w:styleId="Heading2Char">
    <w:name w:val="Heading 2 Char"/>
    <w:aliases w:val="h2 Char,h21 Char,h22 Char"/>
    <w:basedOn w:val="DefaultParagraphFont"/>
    <w:link w:val="Heading2"/>
    <w:rsid w:val="00005EA3"/>
    <w:rPr>
      <w:rFonts w:ascii="Arial" w:eastAsia="Times New Roman" w:hAnsi="Arial"/>
      <w:b/>
      <w:i/>
      <w:sz w:val="22"/>
    </w:rPr>
  </w:style>
  <w:style w:type="character" w:customStyle="1" w:styleId="Heading3Char">
    <w:name w:val="Heading 3 Char"/>
    <w:aliases w:val="h3 Char,h31 Char,h32 Char"/>
    <w:basedOn w:val="DefaultParagraphFont"/>
    <w:link w:val="Heading3"/>
    <w:rsid w:val="00005EA3"/>
    <w:rPr>
      <w:rFonts w:ascii="Arial Black" w:eastAsia="Times New Roman" w:hAnsi="Arial Black"/>
    </w:rPr>
  </w:style>
  <w:style w:type="character" w:customStyle="1" w:styleId="Heading4Char">
    <w:name w:val="Heading 4 Char"/>
    <w:basedOn w:val="DefaultParagraphFont"/>
    <w:link w:val="Heading4"/>
    <w:rsid w:val="00005EA3"/>
    <w:rPr>
      <w:rFonts w:ascii="Arial" w:eastAsia="Times New Roman" w:hAnsi="Arial"/>
      <w:b/>
      <w:i/>
    </w:rPr>
  </w:style>
  <w:style w:type="character" w:customStyle="1" w:styleId="Heading5Char">
    <w:name w:val="Heading 5 Char"/>
    <w:basedOn w:val="DefaultParagraphFont"/>
    <w:link w:val="Heading5"/>
    <w:rsid w:val="00005EA3"/>
    <w:rPr>
      <w:rFonts w:ascii="Arial" w:eastAsia="Times New Roman" w:hAnsi="Arial"/>
      <w:b/>
    </w:rPr>
  </w:style>
  <w:style w:type="character" w:customStyle="1" w:styleId="Heading6Char">
    <w:name w:val="Heading 6 Char"/>
    <w:basedOn w:val="DefaultParagraphFont"/>
    <w:link w:val="Heading6"/>
    <w:rsid w:val="00005EA3"/>
    <w:rPr>
      <w:rFonts w:ascii="Arial" w:eastAsia="Times New Roman" w:hAnsi="Arial"/>
      <w:i/>
    </w:rPr>
  </w:style>
  <w:style w:type="character" w:customStyle="1" w:styleId="Heading7Char">
    <w:name w:val="Heading 7 Char"/>
    <w:basedOn w:val="DefaultParagraphFont"/>
    <w:link w:val="Heading7"/>
    <w:rsid w:val="00005EA3"/>
    <w:rPr>
      <w:rFonts w:ascii="Arial" w:eastAsia="Times New Roman" w:hAnsi="Arial"/>
      <w:i/>
    </w:rPr>
  </w:style>
  <w:style w:type="character" w:customStyle="1" w:styleId="Heading8Char">
    <w:name w:val="Heading 8 Char"/>
    <w:basedOn w:val="DefaultParagraphFont"/>
    <w:link w:val="Heading8"/>
    <w:rsid w:val="00005EA3"/>
    <w:rPr>
      <w:rFonts w:ascii="Arial" w:eastAsia="Times New Roman" w:hAnsi="Arial"/>
      <w:i/>
    </w:rPr>
  </w:style>
  <w:style w:type="character" w:customStyle="1" w:styleId="Heading9Char">
    <w:name w:val="Heading 9 Char"/>
    <w:basedOn w:val="DefaultParagraphFont"/>
    <w:link w:val="Heading9"/>
    <w:rsid w:val="00005EA3"/>
    <w:rPr>
      <w:rFonts w:ascii="Arial" w:eastAsia="Times New Roman" w:hAnsi="Arial"/>
      <w:b/>
      <w:i/>
      <w:sz w:val="18"/>
    </w:rPr>
  </w:style>
  <w:style w:type="paragraph" w:customStyle="1" w:styleId="NormalBullet">
    <w:name w:val="Normal Bullet"/>
    <w:basedOn w:val="Normal"/>
    <w:rsid w:val="00005EA3"/>
    <w:pPr>
      <w:numPr>
        <w:numId w:val="1"/>
      </w:numPr>
      <w:spacing w:before="120" w:after="0" w:line="240" w:lineRule="auto"/>
    </w:pPr>
    <w:rPr>
      <w:rFonts w:ascii="Arial" w:eastAsia="Times New Roman" w:hAnsi="Arial"/>
      <w:sz w:val="20"/>
      <w:szCs w:val="20"/>
    </w:rPr>
  </w:style>
  <w:style w:type="paragraph" w:styleId="ListParagraph">
    <w:name w:val="List Paragraph"/>
    <w:basedOn w:val="Normal"/>
    <w:uiPriority w:val="34"/>
    <w:qFormat/>
    <w:rsid w:val="002014B2"/>
    <w:pPr>
      <w:ind w:left="720"/>
      <w:contextualSpacing/>
    </w:pPr>
  </w:style>
  <w:style w:type="paragraph" w:customStyle="1" w:styleId="BulletDiRoman">
    <w:name w:val="Bullet D (i. Roman)"/>
    <w:basedOn w:val="Normal"/>
    <w:rsid w:val="002014B2"/>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2014B2"/>
    <w:pPr>
      <w:suppressAutoHyphens/>
      <w:spacing w:before="120" w:after="0" w:line="240" w:lineRule="auto"/>
      <w:ind w:left="1080" w:hanging="360"/>
    </w:pPr>
    <w:rPr>
      <w:rFonts w:ascii="Times New Roman" w:eastAsia="Times New Roman" w:hAnsi="Times New Roman"/>
      <w:sz w:val="20"/>
      <w:szCs w:val="20"/>
    </w:rPr>
  </w:style>
  <w:style w:type="table" w:styleId="TableGrid">
    <w:name w:val="Table Grid"/>
    <w:basedOn w:val="TableNormal"/>
    <w:uiPriority w:val="59"/>
    <w:rsid w:val="0014096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nhideWhenUsed/>
    <w:rsid w:val="00B3063C"/>
    <w:pPr>
      <w:tabs>
        <w:tab w:val="center" w:pos="4680"/>
        <w:tab w:val="right" w:pos="9360"/>
      </w:tabs>
    </w:pPr>
  </w:style>
  <w:style w:type="character" w:customStyle="1" w:styleId="HeaderChar">
    <w:name w:val="Header Char"/>
    <w:basedOn w:val="DefaultParagraphFont"/>
    <w:link w:val="Header"/>
    <w:rsid w:val="00B3063C"/>
    <w:rPr>
      <w:sz w:val="22"/>
      <w:szCs w:val="22"/>
    </w:rPr>
  </w:style>
  <w:style w:type="paragraph" w:styleId="Footer">
    <w:name w:val="footer"/>
    <w:basedOn w:val="Normal"/>
    <w:link w:val="FooterChar"/>
    <w:uiPriority w:val="99"/>
    <w:unhideWhenUsed/>
    <w:rsid w:val="00B3063C"/>
    <w:pPr>
      <w:tabs>
        <w:tab w:val="center" w:pos="4680"/>
        <w:tab w:val="right" w:pos="9360"/>
      </w:tabs>
    </w:pPr>
  </w:style>
  <w:style w:type="character" w:customStyle="1" w:styleId="FooterChar">
    <w:name w:val="Footer Char"/>
    <w:basedOn w:val="DefaultParagraphFont"/>
    <w:link w:val="Footer"/>
    <w:uiPriority w:val="99"/>
    <w:rsid w:val="00B3063C"/>
    <w:rPr>
      <w:sz w:val="22"/>
      <w:szCs w:val="22"/>
    </w:rPr>
  </w:style>
  <w:style w:type="paragraph" w:customStyle="1" w:styleId="p2">
    <w:name w:val="p2"/>
    <w:basedOn w:val="Normal"/>
    <w:rsid w:val="002332EE"/>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2332EE"/>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2332EE"/>
    <w:rPr>
      <w:rFonts w:asciiTheme="minorHAnsi" w:eastAsia="Times New Roman" w:hAnsiTheme="minorHAnsi"/>
      <w:i/>
      <w:sz w:val="22"/>
      <w:szCs w:val="22"/>
    </w:rPr>
  </w:style>
  <w:style w:type="paragraph" w:customStyle="1" w:styleId="Style10">
    <w:name w:val="Style10"/>
    <w:basedOn w:val="Normal"/>
    <w:link w:val="Style10Char"/>
    <w:qFormat/>
    <w:rsid w:val="002332EE"/>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2332EE"/>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2332EE"/>
    <w:rPr>
      <w:rFonts w:asciiTheme="minorHAnsi" w:eastAsia="Times New Roman" w:hAnsiTheme="minorHAnsi"/>
      <w:bCs/>
    </w:rPr>
  </w:style>
  <w:style w:type="paragraph" w:customStyle="1" w:styleId="Style12">
    <w:name w:val="Style12"/>
    <w:basedOn w:val="Normal"/>
    <w:link w:val="Style12Char"/>
    <w:qFormat/>
    <w:rsid w:val="002332EE"/>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2332EE"/>
    <w:rPr>
      <w:rFonts w:asciiTheme="minorHAnsi" w:eastAsia="Times New Roman" w:hAnsiTheme="minorHAnsi"/>
      <w:bCs/>
    </w:rPr>
  </w:style>
  <w:style w:type="character" w:customStyle="1" w:styleId="Style12Char">
    <w:name w:val="Style12 Char"/>
    <w:basedOn w:val="DefaultParagraphFont"/>
    <w:link w:val="Style12"/>
    <w:rsid w:val="002332EE"/>
    <w:rPr>
      <w:rFonts w:asciiTheme="minorHAnsi" w:eastAsia="Times New Roman" w:hAnsiTheme="minorHAnsi"/>
      <w:sz w:val="12"/>
      <w:szCs w:val="12"/>
    </w:rPr>
  </w:style>
  <w:style w:type="paragraph" w:customStyle="1" w:styleId="Style14">
    <w:name w:val="Style14"/>
    <w:basedOn w:val="Normal"/>
    <w:link w:val="Style14Char"/>
    <w:qFormat/>
    <w:rsid w:val="002332EE"/>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2332EE"/>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2332EE"/>
    <w:rPr>
      <w:rFonts w:asciiTheme="minorHAnsi" w:eastAsia="Times New Roman" w:hAnsiTheme="minorHAnsi"/>
      <w:bCs/>
    </w:rPr>
  </w:style>
  <w:style w:type="character" w:customStyle="1" w:styleId="Style15Char">
    <w:name w:val="Style15 Char"/>
    <w:basedOn w:val="DefaultParagraphFont"/>
    <w:link w:val="Style15"/>
    <w:rsid w:val="002332EE"/>
    <w:rPr>
      <w:rFonts w:asciiTheme="minorHAnsi" w:eastAsia="Times New Roman" w:hAnsiTheme="minorHAnsi"/>
      <w:bCs/>
    </w:rPr>
  </w:style>
  <w:style w:type="paragraph" w:styleId="BalloonText">
    <w:name w:val="Balloon Text"/>
    <w:basedOn w:val="Normal"/>
    <w:link w:val="BalloonTextChar"/>
    <w:uiPriority w:val="99"/>
    <w:semiHidden/>
    <w:unhideWhenUsed/>
    <w:rsid w:val="00452D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2DFA"/>
    <w:rPr>
      <w:rFonts w:ascii="Tahoma" w:hAnsi="Tahoma" w:cs="Tahoma"/>
      <w:sz w:val="16"/>
      <w:szCs w:val="16"/>
    </w:rPr>
  </w:style>
  <w:style w:type="paragraph" w:styleId="Revision">
    <w:name w:val="Revision"/>
    <w:hidden/>
    <w:uiPriority w:val="99"/>
    <w:semiHidden/>
    <w:rsid w:val="00382877"/>
    <w:rPr>
      <w:sz w:val="22"/>
      <w:szCs w:val="22"/>
    </w:rPr>
  </w:style>
  <w:style w:type="character" w:styleId="CommentReference">
    <w:name w:val="annotation reference"/>
    <w:basedOn w:val="DefaultParagraphFont"/>
    <w:uiPriority w:val="99"/>
    <w:semiHidden/>
    <w:unhideWhenUsed/>
    <w:rsid w:val="003D13DA"/>
    <w:rPr>
      <w:sz w:val="16"/>
      <w:szCs w:val="16"/>
    </w:rPr>
  </w:style>
  <w:style w:type="paragraph" w:styleId="CommentText">
    <w:name w:val="annotation text"/>
    <w:basedOn w:val="Normal"/>
    <w:link w:val="CommentTextChar"/>
    <w:uiPriority w:val="99"/>
    <w:semiHidden/>
    <w:unhideWhenUsed/>
    <w:rsid w:val="003D13DA"/>
    <w:pPr>
      <w:spacing w:line="240" w:lineRule="auto"/>
    </w:pPr>
    <w:rPr>
      <w:sz w:val="20"/>
      <w:szCs w:val="20"/>
    </w:rPr>
  </w:style>
  <w:style w:type="character" w:customStyle="1" w:styleId="CommentTextChar">
    <w:name w:val="Comment Text Char"/>
    <w:basedOn w:val="DefaultParagraphFont"/>
    <w:link w:val="CommentText"/>
    <w:uiPriority w:val="99"/>
    <w:semiHidden/>
    <w:rsid w:val="003D13DA"/>
  </w:style>
  <w:style w:type="paragraph" w:styleId="CommentSubject">
    <w:name w:val="annotation subject"/>
    <w:basedOn w:val="CommentText"/>
    <w:next w:val="CommentText"/>
    <w:link w:val="CommentSubjectChar"/>
    <w:uiPriority w:val="99"/>
    <w:semiHidden/>
    <w:unhideWhenUsed/>
    <w:rsid w:val="001A7F3C"/>
    <w:rPr>
      <w:b/>
      <w:bCs/>
    </w:rPr>
  </w:style>
  <w:style w:type="character" w:customStyle="1" w:styleId="CommentSubjectChar">
    <w:name w:val="Comment Subject Char"/>
    <w:basedOn w:val="CommentTextChar"/>
    <w:link w:val="CommentSubject"/>
    <w:uiPriority w:val="99"/>
    <w:semiHidden/>
    <w:rsid w:val="001A7F3C"/>
    <w:rPr>
      <w:b/>
      <w:bCs/>
    </w:rPr>
  </w:style>
  <w:style w:type="character" w:styleId="UnresolvedMention">
    <w:name w:val="Unresolved Mention"/>
    <w:basedOn w:val="DefaultParagraphFont"/>
    <w:uiPriority w:val="99"/>
    <w:unhideWhenUsed/>
    <w:rsid w:val="001A7F3C"/>
    <w:rPr>
      <w:color w:val="605E5C"/>
      <w:shd w:val="clear" w:color="auto" w:fill="E1DFDD"/>
    </w:rPr>
  </w:style>
  <w:style w:type="character" w:styleId="Mention">
    <w:name w:val="Mention"/>
    <w:basedOn w:val="DefaultParagraphFont"/>
    <w:uiPriority w:val="99"/>
    <w:unhideWhenUsed/>
    <w:rsid w:val="001A7F3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743283">
      <w:bodyDiv w:val="1"/>
      <w:marLeft w:val="0"/>
      <w:marRight w:val="0"/>
      <w:marTop w:val="0"/>
      <w:marBottom w:val="0"/>
      <w:divBdr>
        <w:top w:val="none" w:sz="0" w:space="0" w:color="auto"/>
        <w:left w:val="none" w:sz="0" w:space="0" w:color="auto"/>
        <w:bottom w:val="none" w:sz="0" w:space="0" w:color="auto"/>
        <w:right w:val="none" w:sz="0" w:space="0" w:color="auto"/>
      </w:divBdr>
    </w:div>
    <w:div w:id="426579282">
      <w:bodyDiv w:val="1"/>
      <w:marLeft w:val="0"/>
      <w:marRight w:val="0"/>
      <w:marTop w:val="0"/>
      <w:marBottom w:val="0"/>
      <w:divBdr>
        <w:top w:val="none" w:sz="0" w:space="0" w:color="auto"/>
        <w:left w:val="none" w:sz="0" w:space="0" w:color="auto"/>
        <w:bottom w:val="none" w:sz="0" w:space="0" w:color="auto"/>
        <w:right w:val="none" w:sz="0" w:space="0" w:color="auto"/>
      </w:divBdr>
    </w:div>
    <w:div w:id="1126119442">
      <w:bodyDiv w:val="1"/>
      <w:marLeft w:val="0"/>
      <w:marRight w:val="0"/>
      <w:marTop w:val="0"/>
      <w:marBottom w:val="0"/>
      <w:divBdr>
        <w:top w:val="none" w:sz="0" w:space="0" w:color="auto"/>
        <w:left w:val="none" w:sz="0" w:space="0" w:color="auto"/>
        <w:bottom w:val="none" w:sz="0" w:space="0" w:color="auto"/>
        <w:right w:val="none" w:sz="0" w:space="0" w:color="auto"/>
      </w:divBdr>
    </w:div>
    <w:div w:id="1474250761">
      <w:bodyDiv w:val="1"/>
      <w:marLeft w:val="0"/>
      <w:marRight w:val="0"/>
      <w:marTop w:val="0"/>
      <w:marBottom w:val="0"/>
      <w:divBdr>
        <w:top w:val="none" w:sz="0" w:space="0" w:color="auto"/>
        <w:left w:val="none" w:sz="0" w:space="0" w:color="auto"/>
        <w:bottom w:val="none" w:sz="0" w:space="0" w:color="auto"/>
        <w:right w:val="none" w:sz="0" w:space="0" w:color="auto"/>
      </w:divBdr>
    </w:div>
    <w:div w:id="1561164476">
      <w:bodyDiv w:val="1"/>
      <w:marLeft w:val="0"/>
      <w:marRight w:val="0"/>
      <w:marTop w:val="0"/>
      <w:marBottom w:val="0"/>
      <w:divBdr>
        <w:top w:val="none" w:sz="0" w:space="0" w:color="auto"/>
        <w:left w:val="none" w:sz="0" w:space="0" w:color="auto"/>
        <w:bottom w:val="none" w:sz="0" w:space="0" w:color="auto"/>
        <w:right w:val="none" w:sz="0" w:space="0" w:color="auto"/>
      </w:divBdr>
    </w:div>
    <w:div w:id="1975019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9.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82BE95-4B6A-49E0-9D19-AC6DFFD0D939}">
  <ds:schemaRefs>
    <ds:schemaRef ds:uri="http://schemas.openxmlformats.org/officeDocument/2006/bibliography"/>
  </ds:schemaRefs>
</ds:datastoreItem>
</file>

<file path=customXml/itemProps2.xml><?xml version="1.0" encoding="utf-8"?>
<ds:datastoreItem xmlns:ds="http://schemas.openxmlformats.org/officeDocument/2006/customXml" ds:itemID="{83BAA9F3-7595-4923-BA9C-91E2431EC8A6}">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1E26788C-0CA8-4B5F-AC22-CC504A9540D6}">
  <ds:schemaRefs>
    <ds:schemaRef ds:uri="http://schemas.microsoft.com/sharepoint/v3/contenttype/forms"/>
  </ds:schemaRefs>
</ds:datastoreItem>
</file>

<file path=customXml/itemProps4.xml><?xml version="1.0" encoding="utf-8"?>
<ds:datastoreItem xmlns:ds="http://schemas.openxmlformats.org/officeDocument/2006/customXml" ds:itemID="{4582E1BF-2F8F-4A98-9F56-A705061F29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3E6FF8F-4797-4E21-87FF-5244D9E33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601</TotalTime>
  <Pages>14</Pages>
  <Words>4054</Words>
  <Characters>23114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bsamuels</dc:creator>
  <cp:lastModifiedBy>Alhabibi, Haider@Energy</cp:lastModifiedBy>
  <cp:revision>140</cp:revision>
  <cp:lastPrinted>2013-11-26T22:29:00Z</cp:lastPrinted>
  <dcterms:created xsi:type="dcterms:W3CDTF">2017-04-07T15:34:00Z</dcterms:created>
  <dcterms:modified xsi:type="dcterms:W3CDTF">2022-06-13T18:08:00Z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