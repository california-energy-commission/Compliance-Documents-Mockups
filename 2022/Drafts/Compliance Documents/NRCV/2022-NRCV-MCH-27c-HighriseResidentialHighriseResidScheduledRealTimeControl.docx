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7056D7" w14:paraId="78291366" w14:textId="77777777" w:rsidTr="003952E1">
        <w:tc>
          <w:tcPr>
            <w:tcW w:w="11016" w:type="dxa"/>
          </w:tcPr>
          <w:p w14:paraId="78291365" w14:textId="0FD86762" w:rsidR="007056D7" w:rsidRDefault="00487151" w:rsidP="00186E32">
            <w:pPr>
              <w:rPr>
                <w:rFonts w:asciiTheme="minorHAnsi" w:hAnsiTheme="minorHAnsi"/>
                <w:sz w:val="18"/>
                <w:szCs w:val="18"/>
              </w:rPr>
            </w:pPr>
            <w:r w:rsidRPr="00CB00C9">
              <w:rPr>
                <w:rFonts w:asciiTheme="minorHAnsi" w:hAnsiTheme="minorHAnsi" w:cs="font78"/>
                <w:sz w:val="18"/>
                <w:szCs w:val="18"/>
              </w:rPr>
              <w:t xml:space="preserve">Title 24, Part 6, Section </w:t>
            </w:r>
            <w:r>
              <w:rPr>
                <w:rFonts w:asciiTheme="minorHAnsi" w:hAnsiTheme="minorHAnsi" w:cs="font78"/>
                <w:sz w:val="18"/>
                <w:szCs w:val="18"/>
              </w:rPr>
              <w:t>1</w:t>
            </w:r>
            <w:ins w:id="0" w:author="Moua, Cheng@Energy" w:date="2022-02-03T14:48:00Z">
              <w:r w:rsidR="00C2578D">
                <w:rPr>
                  <w:rFonts w:asciiTheme="minorHAnsi" w:hAnsiTheme="minorHAnsi" w:cs="font78"/>
                  <w:sz w:val="18"/>
                  <w:szCs w:val="18"/>
                </w:rPr>
                <w:t>60.2</w:t>
              </w:r>
            </w:ins>
            <w:del w:id="1" w:author="Moua, Cheng@Energy" w:date="2022-02-03T14:48:00Z">
              <w:r w:rsidDel="00CD7812">
                <w:rPr>
                  <w:rFonts w:asciiTheme="minorHAnsi" w:hAnsiTheme="minorHAnsi" w:cs="font78"/>
                  <w:sz w:val="18"/>
                  <w:szCs w:val="18"/>
                </w:rPr>
                <w:delText>20.1</w:delText>
              </w:r>
            </w:del>
            <w:r>
              <w:rPr>
                <w:rFonts w:asciiTheme="minorHAnsi" w:hAnsiTheme="minorHAnsi" w:cs="font78"/>
                <w:sz w:val="18"/>
                <w:szCs w:val="18"/>
              </w:rPr>
              <w:t>(b)2</w:t>
            </w:r>
            <w:r w:rsidRPr="00CB00C9">
              <w:rPr>
                <w:rFonts w:asciiTheme="minorHAnsi" w:hAnsiTheme="minorHAnsi" w:cs="font78"/>
                <w:sz w:val="18"/>
                <w:szCs w:val="18"/>
              </w:rPr>
              <w:t xml:space="preserve"> </w:t>
            </w:r>
            <w:ins w:id="2" w:author="Moua, Cheng@Energy" w:date="2022-02-03T14:48:00Z">
              <w:r w:rsidR="00C2578D">
                <w:rPr>
                  <w:rFonts w:asciiTheme="minorHAnsi" w:hAnsiTheme="minorHAnsi" w:cs="font78"/>
                  <w:b/>
                  <w:bCs/>
                  <w:sz w:val="18"/>
                  <w:szCs w:val="18"/>
                </w:rPr>
                <w:t xml:space="preserve">Ventilation and Indoor Air Quality for </w:t>
              </w:r>
            </w:ins>
            <w:r w:rsidRPr="00186E32">
              <w:rPr>
                <w:rFonts w:asciiTheme="minorHAnsi" w:hAnsiTheme="minorHAnsi" w:cs="font78"/>
                <w:b/>
                <w:sz w:val="18"/>
                <w:szCs w:val="18"/>
              </w:rPr>
              <w:t>Attached Dwelling Unit</w:t>
            </w:r>
            <w:ins w:id="3" w:author="Moua, Cheng@Energy" w:date="2022-02-03T14:48:00Z">
              <w:r w:rsidR="00C2578D">
                <w:rPr>
                  <w:rFonts w:asciiTheme="minorHAnsi" w:hAnsiTheme="minorHAnsi" w:cs="font78"/>
                  <w:b/>
                  <w:sz w:val="18"/>
                  <w:szCs w:val="18"/>
                </w:rPr>
                <w:t>s</w:t>
              </w:r>
            </w:ins>
            <w:del w:id="4" w:author="Moua, Cheng@Energy" w:date="2022-02-03T14:48:00Z">
              <w:r w:rsidDel="00C2578D">
                <w:rPr>
                  <w:rFonts w:asciiTheme="minorHAnsi" w:hAnsiTheme="minorHAnsi" w:cs="font78"/>
                  <w:sz w:val="18"/>
                  <w:szCs w:val="18"/>
                </w:rPr>
                <w:delText xml:space="preserve"> (</w:delText>
              </w:r>
              <w:r w:rsidRPr="00186E32" w:rsidDel="00C2578D">
                <w:rPr>
                  <w:rFonts w:asciiTheme="minorHAnsi" w:hAnsiTheme="minorHAnsi" w:cs="font78"/>
                  <w:bCs/>
                  <w:sz w:val="18"/>
                  <w:szCs w:val="18"/>
                </w:rPr>
                <w:delText>Ventilation</w:delText>
              </w:r>
              <w:r w:rsidRPr="00487151" w:rsidDel="00C2578D">
                <w:rPr>
                  <w:rFonts w:asciiTheme="minorHAnsi" w:hAnsiTheme="minorHAnsi" w:cs="font78"/>
                  <w:bCs/>
                  <w:sz w:val="18"/>
                  <w:szCs w:val="18"/>
                </w:rPr>
                <w:delText>)</w:delText>
              </w:r>
            </w:del>
            <w:r>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ins w:id="5" w:author="Moua, Cheng@Energy" w:date="2022-02-03T14:47:00Z">
              <w:r w:rsidR="00CD7812">
                <w:rPr>
                  <w:rFonts w:asciiTheme="minorHAnsi" w:hAnsiTheme="minorHAnsi" w:cs="font78"/>
                  <w:sz w:val="18"/>
                  <w:szCs w:val="18"/>
                </w:rPr>
                <w:t xml:space="preserve"> </w:t>
              </w:r>
            </w:ins>
            <w:r w:rsidRPr="00CB00C9">
              <w:rPr>
                <w:rFonts w:asciiTheme="minorHAnsi" w:hAnsiTheme="minorHAnsi" w:cs="font78"/>
                <w:sz w:val="18"/>
                <w:szCs w:val="18"/>
              </w:rPr>
              <w:t>62.2</w:t>
            </w:r>
            <w:r>
              <w:rPr>
                <w:rFonts w:asciiTheme="minorHAnsi" w:hAnsiTheme="minorHAnsi" w:cs="font78"/>
                <w:sz w:val="18"/>
                <w:szCs w:val="18"/>
              </w:rPr>
              <w:t>-201</w:t>
            </w:r>
            <w:ins w:id="6" w:author="Moua, Cheng@Energy" w:date="2022-02-03T14:48:00Z">
              <w:r w:rsidR="00C2578D">
                <w:rPr>
                  <w:rFonts w:asciiTheme="minorHAnsi" w:hAnsiTheme="minorHAnsi" w:cs="font78"/>
                  <w:sz w:val="18"/>
                  <w:szCs w:val="18"/>
                </w:rPr>
                <w:t>9</w:t>
              </w:r>
            </w:ins>
            <w:del w:id="7" w:author="Moua, Cheng@Energy" w:date="2022-02-03T14:48:00Z">
              <w:r w:rsidDel="00C2578D">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w:t>
            </w:r>
            <w:ins w:id="8" w:author="Moua, Cheng@Energy" w:date="2022-02-03T14:48:00Z">
              <w:r w:rsidR="0024437F">
                <w:rPr>
                  <w:rFonts w:asciiTheme="minorHAnsi" w:hAnsiTheme="minorHAnsi" w:cs="font78"/>
                  <w:sz w:val="18"/>
                  <w:szCs w:val="18"/>
                </w:rPr>
                <w:t>60.2</w:t>
              </w:r>
            </w:ins>
            <w:del w:id="9" w:author="Moua, Cheng@Energy" w:date="2022-02-03T14:48:00Z">
              <w:r w:rsidDel="0024437F">
                <w:rPr>
                  <w:rFonts w:asciiTheme="minorHAnsi" w:hAnsiTheme="minorHAnsi" w:cs="font78"/>
                  <w:sz w:val="18"/>
                  <w:szCs w:val="18"/>
                </w:rPr>
                <w:delText>20.1</w:delText>
              </w:r>
            </w:del>
            <w:r>
              <w:rPr>
                <w:rFonts w:asciiTheme="minorHAnsi" w:hAnsiTheme="minorHAnsi" w:cs="font78"/>
                <w:sz w:val="18"/>
                <w:szCs w:val="18"/>
              </w:rPr>
              <w:t>(b)2A.</w:t>
            </w:r>
            <w:del w:id="10" w:author="Moua, Cheng@Energy" w:date="2022-02-03T14:49:00Z">
              <w:r w:rsidDel="0024437F">
                <w:rPr>
                  <w:rFonts w:asciiTheme="minorHAnsi" w:hAnsiTheme="minorHAnsi" w:cs="font78"/>
                  <w:sz w:val="18"/>
                  <w:szCs w:val="18"/>
                </w:rPr>
                <w:delText>iv</w:delText>
              </w:r>
            </w:del>
          </w:p>
        </w:tc>
      </w:tr>
    </w:tbl>
    <w:p w14:paraId="78291367" w14:textId="77777777" w:rsidR="007056D7" w:rsidRPr="001B7F7E"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3"/>
        <w:gridCol w:w="4542"/>
        <w:gridCol w:w="5455"/>
      </w:tblGrid>
      <w:tr w:rsidR="007056D7" w:rsidRPr="00D2491C" w14:paraId="78291369" w14:textId="77777777" w:rsidTr="004E0C14">
        <w:tc>
          <w:tcPr>
            <w:tcW w:w="10790" w:type="dxa"/>
            <w:gridSpan w:val="3"/>
          </w:tcPr>
          <w:p w14:paraId="78291368" w14:textId="62C04403"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1" w:author="Moua, Cheng@Energy" w:date="2022-02-03T14:49:00Z">
              <w:r w:rsidR="0024437F">
                <w:rPr>
                  <w:rFonts w:asciiTheme="minorHAnsi" w:hAnsiTheme="minorHAnsi"/>
                  <w:b/>
                  <w:szCs w:val="18"/>
                </w:rPr>
                <w:t>Whole-</w:t>
              </w:r>
            </w:ins>
            <w:r w:rsidRPr="00500C2C">
              <w:rPr>
                <w:rFonts w:asciiTheme="minorHAnsi" w:hAnsiTheme="minorHAnsi"/>
                <w:b/>
                <w:szCs w:val="18"/>
              </w:rPr>
              <w:t>Dwelling Mechanical Ventilation - General Information</w:t>
            </w:r>
          </w:p>
        </w:tc>
      </w:tr>
      <w:tr w:rsidR="007056D7" w:rsidRPr="00D2491C" w14:paraId="7829136D" w14:textId="77777777" w:rsidTr="004E0C14">
        <w:trPr>
          <w:trHeight w:val="158"/>
        </w:trPr>
        <w:tc>
          <w:tcPr>
            <w:tcW w:w="793" w:type="dxa"/>
            <w:vAlign w:val="center"/>
          </w:tcPr>
          <w:p w14:paraId="7829136A"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542" w:type="dxa"/>
            <w:vAlign w:val="center"/>
          </w:tcPr>
          <w:p w14:paraId="7829136B"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455" w:type="dxa"/>
          </w:tcPr>
          <w:p w14:paraId="7829136C" w14:textId="77777777" w:rsidR="007056D7" w:rsidRPr="00F5715E" w:rsidRDefault="007056D7" w:rsidP="003952E1">
            <w:pPr>
              <w:rPr>
                <w:rFonts w:asciiTheme="minorHAnsi" w:hAnsiTheme="minorHAnsi"/>
                <w:sz w:val="18"/>
                <w:szCs w:val="18"/>
              </w:rPr>
            </w:pPr>
          </w:p>
        </w:tc>
      </w:tr>
      <w:tr w:rsidR="007056D7" w:rsidRPr="00D2491C" w14:paraId="78291371" w14:textId="77777777" w:rsidTr="004E0C14">
        <w:trPr>
          <w:trHeight w:val="158"/>
        </w:trPr>
        <w:tc>
          <w:tcPr>
            <w:tcW w:w="793" w:type="dxa"/>
            <w:vAlign w:val="center"/>
          </w:tcPr>
          <w:p w14:paraId="7829136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42" w:type="dxa"/>
            <w:vAlign w:val="center"/>
          </w:tcPr>
          <w:p w14:paraId="7829136F"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455" w:type="dxa"/>
          </w:tcPr>
          <w:p w14:paraId="78291370" w14:textId="77777777" w:rsidR="007056D7" w:rsidRPr="00F5715E" w:rsidRDefault="007056D7" w:rsidP="003952E1">
            <w:pPr>
              <w:rPr>
                <w:rFonts w:asciiTheme="minorHAnsi" w:hAnsiTheme="minorHAnsi"/>
                <w:sz w:val="18"/>
                <w:szCs w:val="18"/>
              </w:rPr>
            </w:pPr>
          </w:p>
        </w:tc>
      </w:tr>
      <w:tr w:rsidR="007056D7" w:rsidRPr="00D2491C" w14:paraId="78291375" w14:textId="77777777" w:rsidTr="004E0C14">
        <w:trPr>
          <w:trHeight w:val="158"/>
        </w:trPr>
        <w:tc>
          <w:tcPr>
            <w:tcW w:w="793" w:type="dxa"/>
            <w:vAlign w:val="center"/>
          </w:tcPr>
          <w:p w14:paraId="78291372"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42" w:type="dxa"/>
            <w:vAlign w:val="center"/>
          </w:tcPr>
          <w:p w14:paraId="78291373"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55" w:type="dxa"/>
          </w:tcPr>
          <w:p w14:paraId="78291374" w14:textId="77777777" w:rsidR="007056D7" w:rsidRPr="00F5715E" w:rsidRDefault="007056D7" w:rsidP="003952E1">
            <w:pPr>
              <w:rPr>
                <w:rFonts w:asciiTheme="minorHAnsi" w:hAnsiTheme="minorHAnsi"/>
                <w:sz w:val="18"/>
                <w:szCs w:val="18"/>
              </w:rPr>
            </w:pPr>
          </w:p>
        </w:tc>
      </w:tr>
      <w:tr w:rsidR="007056D7" w:rsidRPr="00D2491C" w14:paraId="7829137A" w14:textId="77777777" w:rsidTr="004E0C14">
        <w:trPr>
          <w:trHeight w:val="158"/>
        </w:trPr>
        <w:tc>
          <w:tcPr>
            <w:tcW w:w="793" w:type="dxa"/>
            <w:vAlign w:val="center"/>
          </w:tcPr>
          <w:p w14:paraId="78291376"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542" w:type="dxa"/>
            <w:vAlign w:val="center"/>
          </w:tcPr>
          <w:p w14:paraId="78291377"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8"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55" w:type="dxa"/>
          </w:tcPr>
          <w:p w14:paraId="78291379" w14:textId="77777777" w:rsidR="007056D7" w:rsidRPr="00F5715E" w:rsidRDefault="007056D7" w:rsidP="003952E1">
            <w:pPr>
              <w:rPr>
                <w:rFonts w:asciiTheme="minorHAnsi" w:hAnsiTheme="minorHAnsi"/>
                <w:sz w:val="18"/>
                <w:szCs w:val="18"/>
              </w:rPr>
            </w:pPr>
          </w:p>
        </w:tc>
      </w:tr>
      <w:tr w:rsidR="007056D7" w:rsidRPr="00D2491C" w14:paraId="7829137F" w14:textId="77777777" w:rsidTr="004E0C14">
        <w:trPr>
          <w:trHeight w:val="158"/>
        </w:trPr>
        <w:tc>
          <w:tcPr>
            <w:tcW w:w="793" w:type="dxa"/>
            <w:vAlign w:val="center"/>
          </w:tcPr>
          <w:p w14:paraId="7829137B"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542" w:type="dxa"/>
            <w:vAlign w:val="center"/>
          </w:tcPr>
          <w:p w14:paraId="7829137C"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D"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55" w:type="dxa"/>
          </w:tcPr>
          <w:p w14:paraId="7829137E" w14:textId="77777777" w:rsidR="007056D7" w:rsidRPr="00F5715E" w:rsidRDefault="007056D7" w:rsidP="003952E1">
            <w:pPr>
              <w:rPr>
                <w:rFonts w:asciiTheme="minorHAnsi" w:hAnsiTheme="minorHAnsi"/>
                <w:sz w:val="18"/>
                <w:szCs w:val="18"/>
              </w:rPr>
            </w:pPr>
          </w:p>
        </w:tc>
      </w:tr>
      <w:tr w:rsidR="007056D7" w:rsidRPr="00D2491C" w14:paraId="782913A0" w14:textId="77777777" w:rsidTr="004E0C14">
        <w:trPr>
          <w:trHeight w:val="158"/>
        </w:trPr>
        <w:tc>
          <w:tcPr>
            <w:tcW w:w="793" w:type="dxa"/>
            <w:vAlign w:val="center"/>
          </w:tcPr>
          <w:p w14:paraId="7829139D" w14:textId="2D3523A6"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42" w:type="dxa"/>
            <w:vAlign w:val="center"/>
          </w:tcPr>
          <w:p w14:paraId="7829139E"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455" w:type="dxa"/>
          </w:tcPr>
          <w:p w14:paraId="7829139F" w14:textId="77777777" w:rsidR="007056D7" w:rsidRDefault="007056D7" w:rsidP="003952E1">
            <w:pPr>
              <w:rPr>
                <w:rFonts w:asciiTheme="minorHAnsi" w:hAnsiTheme="minorHAnsi"/>
                <w:sz w:val="18"/>
                <w:szCs w:val="18"/>
              </w:rPr>
            </w:pPr>
          </w:p>
        </w:tc>
      </w:tr>
      <w:tr w:rsidR="007056D7" w:rsidRPr="00D2491C" w14:paraId="782913A4" w14:textId="77777777" w:rsidTr="004E0C14">
        <w:trPr>
          <w:trHeight w:val="158"/>
        </w:trPr>
        <w:tc>
          <w:tcPr>
            <w:tcW w:w="793" w:type="dxa"/>
            <w:vAlign w:val="center"/>
          </w:tcPr>
          <w:p w14:paraId="782913A1" w14:textId="6F451F23"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42" w:type="dxa"/>
            <w:vAlign w:val="center"/>
          </w:tcPr>
          <w:p w14:paraId="782913A2"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55" w:type="dxa"/>
          </w:tcPr>
          <w:p w14:paraId="782913A3" w14:textId="77777777" w:rsidR="007056D7" w:rsidRDefault="007056D7" w:rsidP="003952E1">
            <w:pPr>
              <w:rPr>
                <w:rFonts w:asciiTheme="minorHAnsi" w:hAnsiTheme="minorHAnsi"/>
                <w:sz w:val="18"/>
                <w:szCs w:val="18"/>
              </w:rPr>
            </w:pPr>
          </w:p>
        </w:tc>
      </w:tr>
    </w:tbl>
    <w:p w14:paraId="782913C1" w14:textId="77777777" w:rsidR="007056D7"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2F0718" w14:paraId="567FEEC6" w14:textId="77777777" w:rsidTr="002F0718">
        <w:tc>
          <w:tcPr>
            <w:tcW w:w="10790" w:type="dxa"/>
          </w:tcPr>
          <w:p w14:paraId="7E5349EA" w14:textId="77777777" w:rsidR="002F0718" w:rsidRPr="0029047D" w:rsidRDefault="002F0718" w:rsidP="002F071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B. Ventilation - Total Ventilation Rate</w:t>
            </w:r>
            <w:r>
              <w:rPr>
                <w:rFonts w:asciiTheme="minorHAnsi" w:hAnsiTheme="minorHAnsi"/>
                <w:b/>
                <w:szCs w:val="18"/>
              </w:rPr>
              <w:t xml:space="preserve"> - MCH-</w:t>
            </w:r>
            <w:r w:rsidRPr="0029047D">
              <w:rPr>
                <w:rFonts w:asciiTheme="minorHAnsi" w:hAnsiTheme="minorHAnsi"/>
                <w:b/>
                <w:szCs w:val="18"/>
              </w:rPr>
              <w:t>27</w:t>
            </w:r>
            <w:r>
              <w:rPr>
                <w:rFonts w:asciiTheme="minorHAnsi" w:hAnsiTheme="minorHAnsi"/>
                <w:b/>
                <w:szCs w:val="18"/>
              </w:rPr>
              <w:t>c – High-rise Residential Multifamily Ventilation Scheduled or Real Time Control</w:t>
            </w:r>
          </w:p>
          <w:p w14:paraId="756C4AD6" w14:textId="7211B107" w:rsidR="002F0718" w:rsidRDefault="002F0718" w:rsidP="002F0718">
            <w:pPr>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12" w:author="Moua, Cheng@Energy" w:date="2022-02-03T14:59:00Z">
              <w:r w:rsidRPr="00CB00C9" w:rsidDel="002A2901">
                <w:rPr>
                  <w:rFonts w:asciiTheme="minorHAnsi" w:hAnsiTheme="minorHAnsi"/>
                  <w:sz w:val="18"/>
                  <w:szCs w:val="18"/>
                </w:rPr>
                <w:delText xml:space="preserve">building </w:delText>
              </w:r>
            </w:del>
            <w:ins w:id="13" w:author="Moua, Cheng@Energy" w:date="2022-02-03T14:59:00Z">
              <w:r w:rsidR="002A2901">
                <w:rPr>
                  <w:rFonts w:asciiTheme="minorHAnsi" w:hAnsiTheme="minorHAnsi"/>
                  <w:sz w:val="18"/>
                  <w:szCs w:val="18"/>
                </w:rPr>
                <w:t>dwelling</w:t>
              </w:r>
              <w:r w:rsidR="002A2901"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r>
              <w:rPr>
                <w:rFonts w:asciiTheme="minorHAnsi" w:hAnsiTheme="minorHAnsi" w:cs="font78"/>
                <w:sz w:val="18"/>
                <w:szCs w:val="18"/>
              </w:rPr>
              <w:t>1</w:t>
            </w:r>
            <w:ins w:id="14" w:author="Moua, Cheng@Energy" w:date="2022-02-03T14:56:00Z">
              <w:r w:rsidR="00C51105">
                <w:rPr>
                  <w:rFonts w:asciiTheme="minorHAnsi" w:hAnsiTheme="minorHAnsi" w:cs="font78"/>
                  <w:sz w:val="18"/>
                  <w:szCs w:val="18"/>
                </w:rPr>
                <w:t>60</w:t>
              </w:r>
              <w:r w:rsidR="00834F10">
                <w:rPr>
                  <w:rFonts w:asciiTheme="minorHAnsi" w:hAnsiTheme="minorHAnsi" w:cs="font78"/>
                  <w:sz w:val="18"/>
                  <w:szCs w:val="18"/>
                </w:rPr>
                <w:t>.2</w:t>
              </w:r>
            </w:ins>
            <w:del w:id="15" w:author="Moua, Cheng@Energy" w:date="2022-02-03T14:56:00Z">
              <w:r w:rsidDel="00C51105">
                <w:rPr>
                  <w:rFonts w:asciiTheme="minorHAnsi" w:hAnsiTheme="minorHAnsi" w:cs="font78"/>
                  <w:sz w:val="18"/>
                  <w:szCs w:val="18"/>
                </w:rPr>
                <w:delText>20.1</w:delText>
              </w:r>
            </w:del>
            <w:r>
              <w:rPr>
                <w:rFonts w:asciiTheme="minorHAnsi" w:hAnsiTheme="minorHAnsi" w:cs="font78"/>
                <w:sz w:val="18"/>
                <w:szCs w:val="18"/>
              </w:rPr>
              <w:t>(b)2A</w:t>
            </w:r>
            <w:del w:id="16" w:author="Moua, Cheng@Energy" w:date="2022-02-03T14:56:00Z">
              <w:r w:rsidDel="00834F10">
                <w:rPr>
                  <w:rFonts w:asciiTheme="minorHAnsi" w:hAnsiTheme="minorHAnsi" w:cs="font78"/>
                  <w:sz w:val="18"/>
                  <w:szCs w:val="18"/>
                </w:rPr>
                <w:delText>.</w:delText>
              </w:r>
            </w:del>
            <w:r>
              <w:rPr>
                <w:rFonts w:asciiTheme="minorHAnsi" w:hAnsiTheme="minorHAnsi" w:cs="font78"/>
                <w:sz w:val="18"/>
                <w:szCs w:val="18"/>
              </w:rPr>
              <w:t>iv</w:t>
            </w:r>
          </w:p>
        </w:tc>
      </w:tr>
      <w:tr w:rsidR="002F0718" w14:paraId="39FDF52B" w14:textId="77777777" w:rsidTr="002F0718">
        <w:tc>
          <w:tcPr>
            <w:tcW w:w="10790" w:type="dxa"/>
          </w:tcPr>
          <w:p w14:paraId="4D8D244C" w14:textId="77777777" w:rsidR="002F0718" w:rsidRPr="002F0718" w:rsidRDefault="002F0718" w:rsidP="002F0718">
            <w:pPr>
              <w:rPr>
                <w:rFonts w:asciiTheme="minorHAnsi" w:hAnsiTheme="minorHAnsi"/>
                <w:sz w:val="18"/>
                <w:szCs w:val="18"/>
              </w:rPr>
            </w:pPr>
            <w:r w:rsidRPr="002F0718">
              <w:rPr>
                <w:rFonts w:asciiTheme="minorHAnsi" w:hAnsi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3AB667A1" w14:textId="77777777" w:rsidR="002F0718" w:rsidRPr="002F0718" w:rsidRDefault="002F0718" w:rsidP="002F0718">
            <w:pPr>
              <w:rPr>
                <w:rFonts w:asciiTheme="minorHAnsi" w:hAnsiTheme="minorHAnsi"/>
                <w:sz w:val="18"/>
                <w:szCs w:val="18"/>
              </w:rPr>
            </w:pPr>
          </w:p>
          <w:p w14:paraId="04F805AA" w14:textId="02B2542C" w:rsidR="002F0718" w:rsidRDefault="002F0718" w:rsidP="002F0718">
            <w:pPr>
              <w:rPr>
                <w:rFonts w:asciiTheme="minorHAnsi" w:hAnsiTheme="minorHAnsi"/>
                <w:sz w:val="18"/>
                <w:szCs w:val="18"/>
              </w:rPr>
            </w:pPr>
            <w:r w:rsidRPr="002F0718">
              <w:rPr>
                <w:rFonts w:asciiTheme="minorHAnsi" w:hAnsi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5FFBA921" w14:textId="77777777" w:rsidR="002F6DFC" w:rsidRDefault="002F6DFC">
      <w:pPr>
        <w:rPr>
          <w:rFonts w:asciiTheme="minorHAnsi" w:hAnsiTheme="minorHAnsi"/>
          <w:sz w:val="18"/>
          <w:szCs w:val="18"/>
        </w:rPr>
      </w:pPr>
    </w:p>
    <w:p w14:paraId="5A1CC030" w14:textId="77777777" w:rsidR="002F6DFC" w:rsidRDefault="002F6DFC" w:rsidP="002F6DFC"/>
    <w:p w14:paraId="1C05DB9D" w14:textId="77777777" w:rsidR="002F6DFC" w:rsidRDefault="002F6DFC" w:rsidP="002F6DFC">
      <w:r>
        <w:br w:type="page"/>
      </w:r>
    </w:p>
    <w:p w14:paraId="3DAAFD90" w14:textId="12F7F9D4" w:rsidR="002F0718" w:rsidRDefault="002F0718">
      <w:pPr>
        <w:rPr>
          <w:rFonts w:asciiTheme="minorHAnsi" w:hAnsiTheme="minorHAnsi"/>
          <w:sz w:val="18"/>
          <w:szCs w:val="1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63"/>
        <w:gridCol w:w="51"/>
        <w:gridCol w:w="5476"/>
      </w:tblGrid>
      <w:tr w:rsidR="005E49B4" w:rsidRPr="004210EF" w14:paraId="5ABACA65" w14:textId="77777777" w:rsidTr="005E49B4">
        <w:trPr>
          <w:trHeight w:val="206"/>
        </w:trPr>
        <w:tc>
          <w:tcPr>
            <w:tcW w:w="10790" w:type="dxa"/>
            <w:gridSpan w:val="3"/>
            <w:vAlign w:val="center"/>
          </w:tcPr>
          <w:p w14:paraId="5162EA13"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t>Documentation Author's Declaration Statement</w:t>
            </w:r>
          </w:p>
        </w:tc>
      </w:tr>
      <w:tr w:rsidR="005E49B4" w:rsidRPr="004210EF" w14:paraId="771C4674" w14:textId="77777777" w:rsidTr="005E49B4">
        <w:trPr>
          <w:trHeight w:val="206"/>
        </w:trPr>
        <w:tc>
          <w:tcPr>
            <w:tcW w:w="10790" w:type="dxa"/>
            <w:gridSpan w:val="3"/>
            <w:vAlign w:val="center"/>
          </w:tcPr>
          <w:p w14:paraId="4AF36952"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p>
        </w:tc>
      </w:tr>
      <w:tr w:rsidR="005E49B4" w:rsidRPr="004210EF" w14:paraId="13CD7188" w14:textId="77777777" w:rsidTr="005E49B4">
        <w:trPr>
          <w:trHeight w:val="206"/>
        </w:trPr>
        <w:tc>
          <w:tcPr>
            <w:tcW w:w="10790" w:type="dxa"/>
            <w:gridSpan w:val="3"/>
            <w:vAlign w:val="center"/>
          </w:tcPr>
          <w:p w14:paraId="12C7BDEA" w14:textId="77777777" w:rsidR="005E49B4" w:rsidRPr="004210EF" w:rsidRDefault="005E49B4" w:rsidP="005E49B4">
            <w:pPr>
              <w:numPr>
                <w:ilvl w:val="0"/>
                <w:numId w:val="7"/>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5E49B4" w:rsidRPr="004210EF" w14:paraId="760629F8" w14:textId="77777777" w:rsidTr="005E49B4">
        <w:trPr>
          <w:trHeight w:val="360"/>
        </w:trPr>
        <w:tc>
          <w:tcPr>
            <w:tcW w:w="5263" w:type="dxa"/>
          </w:tcPr>
          <w:p w14:paraId="4B8938BC"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Name:</w:t>
            </w:r>
          </w:p>
        </w:tc>
        <w:tc>
          <w:tcPr>
            <w:tcW w:w="5527" w:type="dxa"/>
            <w:gridSpan w:val="2"/>
          </w:tcPr>
          <w:p w14:paraId="6A526554"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Signature:</w:t>
            </w:r>
          </w:p>
        </w:tc>
      </w:tr>
      <w:tr w:rsidR="005E49B4" w:rsidRPr="004210EF" w14:paraId="2BA6E191" w14:textId="77777777" w:rsidTr="005E49B4">
        <w:trPr>
          <w:trHeight w:val="360"/>
        </w:trPr>
        <w:tc>
          <w:tcPr>
            <w:tcW w:w="5263" w:type="dxa"/>
          </w:tcPr>
          <w:p w14:paraId="658502DB"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Company:</w:t>
            </w:r>
          </w:p>
        </w:tc>
        <w:tc>
          <w:tcPr>
            <w:tcW w:w="5527" w:type="dxa"/>
            <w:gridSpan w:val="2"/>
          </w:tcPr>
          <w:p w14:paraId="3ACB7DD3"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Date:</w:t>
            </w:r>
          </w:p>
        </w:tc>
      </w:tr>
      <w:tr w:rsidR="005E49B4" w:rsidRPr="004210EF" w14:paraId="56C06343" w14:textId="77777777" w:rsidTr="005E49B4">
        <w:trPr>
          <w:trHeight w:val="360"/>
        </w:trPr>
        <w:tc>
          <w:tcPr>
            <w:tcW w:w="5263" w:type="dxa"/>
          </w:tcPr>
          <w:p w14:paraId="3C285051"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Address:</w:t>
            </w:r>
          </w:p>
        </w:tc>
        <w:tc>
          <w:tcPr>
            <w:tcW w:w="5527" w:type="dxa"/>
            <w:gridSpan w:val="2"/>
          </w:tcPr>
          <w:p w14:paraId="719E08B1"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5E49B4" w:rsidRPr="004210EF" w14:paraId="7E269798" w14:textId="77777777" w:rsidTr="005E49B4">
        <w:trPr>
          <w:trHeight w:val="360"/>
        </w:trPr>
        <w:tc>
          <w:tcPr>
            <w:tcW w:w="5263" w:type="dxa"/>
          </w:tcPr>
          <w:p w14:paraId="2DACF003"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City/State/Zip:</w:t>
            </w:r>
          </w:p>
        </w:tc>
        <w:tc>
          <w:tcPr>
            <w:tcW w:w="5527" w:type="dxa"/>
            <w:gridSpan w:val="2"/>
          </w:tcPr>
          <w:p w14:paraId="5E80616E" w14:textId="77777777" w:rsidR="005E49B4" w:rsidRPr="004210EF" w:rsidRDefault="005E49B4" w:rsidP="005E49B4">
            <w:pPr>
              <w:rPr>
                <w:rFonts w:asciiTheme="minorHAnsi" w:hAnsiTheme="minorHAnsi"/>
                <w:sz w:val="14"/>
                <w:szCs w:val="14"/>
              </w:rPr>
            </w:pPr>
            <w:r w:rsidRPr="004210EF">
              <w:rPr>
                <w:rFonts w:asciiTheme="minorHAnsi" w:hAnsiTheme="minorHAnsi"/>
                <w:sz w:val="14"/>
                <w:szCs w:val="14"/>
              </w:rPr>
              <w:t>Phone:</w:t>
            </w:r>
          </w:p>
        </w:tc>
      </w:tr>
      <w:tr w:rsidR="005E49B4" w:rsidRPr="004210EF" w14:paraId="760CA1FB" w14:textId="77777777" w:rsidTr="005E49B4">
        <w:tblPrEx>
          <w:tblCellMar>
            <w:left w:w="115" w:type="dxa"/>
            <w:right w:w="115" w:type="dxa"/>
          </w:tblCellMar>
        </w:tblPrEx>
        <w:trPr>
          <w:trHeight w:val="296"/>
        </w:trPr>
        <w:tc>
          <w:tcPr>
            <w:tcW w:w="10790" w:type="dxa"/>
            <w:gridSpan w:val="3"/>
            <w:vAlign w:val="center"/>
          </w:tcPr>
          <w:p w14:paraId="29928BDF"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5E49B4" w:rsidRPr="004210EF" w14:paraId="47D222C0" w14:textId="77777777" w:rsidTr="005E49B4">
        <w:tblPrEx>
          <w:tblCellMar>
            <w:left w:w="115" w:type="dxa"/>
            <w:right w:w="115" w:type="dxa"/>
          </w:tblCellMar>
        </w:tblPrEx>
        <w:trPr>
          <w:trHeight w:val="504"/>
        </w:trPr>
        <w:tc>
          <w:tcPr>
            <w:tcW w:w="10790" w:type="dxa"/>
            <w:gridSpan w:val="3"/>
          </w:tcPr>
          <w:p w14:paraId="5DAF0E52" w14:textId="77777777" w:rsidR="005E49B4" w:rsidRPr="004210EF" w:rsidRDefault="005E49B4" w:rsidP="005E49B4">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1FC54E9C" w14:textId="77777777" w:rsidR="005E49B4" w:rsidRPr="004210EF" w:rsidRDefault="005E49B4" w:rsidP="005E49B4">
            <w:pPr>
              <w:keepNext/>
              <w:numPr>
                <w:ilvl w:val="0"/>
                <w:numId w:val="6"/>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6F6582F2" w14:textId="77777777" w:rsidR="005E49B4" w:rsidRPr="004210EF" w:rsidRDefault="005E49B4" w:rsidP="005E49B4">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245D7AAC" w14:textId="77777777" w:rsidR="005E49B4" w:rsidRPr="004210EF" w:rsidRDefault="005E49B4" w:rsidP="005E49B4">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3137DC98" w14:textId="77777777" w:rsidR="005E49B4" w:rsidRPr="004210EF" w:rsidRDefault="005E49B4" w:rsidP="005E49B4">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w:t>
            </w:r>
            <w:proofErr w:type="gramStart"/>
            <w:r w:rsidRPr="004210EF">
              <w:rPr>
                <w:rFonts w:asciiTheme="minorHAnsi" w:hAnsiTheme="minorHAnsi"/>
                <w:sz w:val="18"/>
                <w:szCs w:val="18"/>
              </w:rPr>
              <w:t>signed</w:t>
            </w:r>
            <w:proofErr w:type="gramEnd"/>
            <w:r w:rsidRPr="004210EF">
              <w:rPr>
                <w:rFonts w:asciiTheme="minorHAnsi" w:hAnsiTheme="minorHAnsi"/>
                <w:sz w:val="18"/>
                <w:szCs w:val="18"/>
              </w:rPr>
              <w:t xml:space="preserve"> and submitted by the person(s) responsible for the construction or installation conforms to the requirements specified on the Certificate(s) of Compliance (NRCC) approved by the enforcement agency. </w:t>
            </w:r>
          </w:p>
          <w:p w14:paraId="47169154" w14:textId="77777777" w:rsidR="005E49B4" w:rsidRPr="004210EF" w:rsidRDefault="005E49B4" w:rsidP="005E49B4">
            <w:pPr>
              <w:keepNext/>
              <w:numPr>
                <w:ilvl w:val="0"/>
                <w:numId w:val="6"/>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5E49B4" w:rsidRPr="004210EF" w14:paraId="0B2C9074" w14:textId="77777777" w:rsidTr="005E49B4">
        <w:tblPrEx>
          <w:tblCellMar>
            <w:left w:w="115" w:type="dxa"/>
            <w:right w:w="115" w:type="dxa"/>
          </w:tblCellMar>
        </w:tblPrEx>
        <w:trPr>
          <w:trHeight w:hRule="exact" w:val="288"/>
        </w:trPr>
        <w:tc>
          <w:tcPr>
            <w:tcW w:w="10790" w:type="dxa"/>
            <w:gridSpan w:val="3"/>
            <w:vAlign w:val="center"/>
          </w:tcPr>
          <w:p w14:paraId="638BF46B"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5E49B4" w:rsidRPr="004210EF" w14:paraId="0ACA7590" w14:textId="77777777" w:rsidTr="005E49B4">
        <w:tblPrEx>
          <w:tblCellMar>
            <w:left w:w="115" w:type="dxa"/>
            <w:right w:w="115" w:type="dxa"/>
          </w:tblCellMar>
        </w:tblPrEx>
        <w:trPr>
          <w:trHeight w:hRule="exact" w:val="360"/>
        </w:trPr>
        <w:tc>
          <w:tcPr>
            <w:tcW w:w="10790" w:type="dxa"/>
            <w:gridSpan w:val="3"/>
            <w:vAlign w:val="center"/>
          </w:tcPr>
          <w:p w14:paraId="47AE74FA"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5E49B4" w:rsidRPr="004210EF" w14:paraId="72244D55" w14:textId="77777777" w:rsidTr="005E49B4">
        <w:tblPrEx>
          <w:tblCellMar>
            <w:left w:w="115" w:type="dxa"/>
            <w:right w:w="115" w:type="dxa"/>
          </w:tblCellMar>
        </w:tblPrEx>
        <w:trPr>
          <w:trHeight w:hRule="exact" w:val="360"/>
        </w:trPr>
        <w:tc>
          <w:tcPr>
            <w:tcW w:w="5263" w:type="dxa"/>
          </w:tcPr>
          <w:p w14:paraId="140CC784" w14:textId="77777777" w:rsidR="005E49B4" w:rsidRPr="004210EF" w:rsidRDefault="005E49B4" w:rsidP="005E49B4">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27" w:type="dxa"/>
            <w:gridSpan w:val="2"/>
          </w:tcPr>
          <w:p w14:paraId="494EE141" w14:textId="77777777" w:rsidR="005E49B4" w:rsidRPr="004210EF" w:rsidRDefault="005E49B4" w:rsidP="005E49B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5E49B4" w:rsidRPr="004210EF" w14:paraId="211F346B" w14:textId="77777777" w:rsidTr="005E49B4">
        <w:tblPrEx>
          <w:tblCellMar>
            <w:left w:w="108" w:type="dxa"/>
            <w:right w:w="108" w:type="dxa"/>
          </w:tblCellMar>
        </w:tblPrEx>
        <w:trPr>
          <w:trHeight w:hRule="exact" w:val="288"/>
        </w:trPr>
        <w:tc>
          <w:tcPr>
            <w:tcW w:w="10790" w:type="dxa"/>
            <w:gridSpan w:val="3"/>
            <w:vAlign w:val="center"/>
          </w:tcPr>
          <w:p w14:paraId="75B7A418" w14:textId="77777777" w:rsidR="005E49B4" w:rsidRPr="004210EF" w:rsidRDefault="005E49B4" w:rsidP="005E49B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5E49B4" w:rsidRPr="004210EF" w14:paraId="257B3A61" w14:textId="77777777" w:rsidTr="005E49B4">
        <w:tblPrEx>
          <w:tblCellMar>
            <w:left w:w="108" w:type="dxa"/>
            <w:right w:w="108" w:type="dxa"/>
          </w:tblCellMar>
        </w:tblPrEx>
        <w:trPr>
          <w:trHeight w:hRule="exact" w:val="360"/>
        </w:trPr>
        <w:tc>
          <w:tcPr>
            <w:tcW w:w="5263" w:type="dxa"/>
          </w:tcPr>
          <w:p w14:paraId="452A9E8C"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27" w:type="dxa"/>
            <w:gridSpan w:val="2"/>
          </w:tcPr>
          <w:p w14:paraId="0F114B1C" w14:textId="77777777" w:rsidR="005E49B4" w:rsidRPr="004210EF" w:rsidRDefault="005E49B4" w:rsidP="005E49B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Pr>
                <w:rFonts w:asciiTheme="minorHAnsi" w:hAnsiTheme="minorHAnsi"/>
                <w:sz w:val="14"/>
                <w:szCs w:val="14"/>
              </w:rPr>
              <w:t>:</w:t>
            </w:r>
          </w:p>
        </w:tc>
      </w:tr>
      <w:tr w:rsidR="005E49B4" w:rsidRPr="004210EF" w14:paraId="2F30D581" w14:textId="77777777" w:rsidTr="005E49B4">
        <w:tblPrEx>
          <w:tblCellMar>
            <w:left w:w="108" w:type="dxa"/>
            <w:right w:w="108" w:type="dxa"/>
          </w:tblCellMar>
        </w:tblPrEx>
        <w:trPr>
          <w:trHeight w:hRule="exact" w:val="288"/>
        </w:trPr>
        <w:tc>
          <w:tcPr>
            <w:tcW w:w="10790" w:type="dxa"/>
            <w:gridSpan w:val="3"/>
            <w:vAlign w:val="center"/>
          </w:tcPr>
          <w:p w14:paraId="037B607A" w14:textId="77777777" w:rsidR="005E49B4" w:rsidRPr="004210EF" w:rsidRDefault="005E49B4" w:rsidP="005E49B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5E49B4" w:rsidRPr="004210EF" w14:paraId="3F8FFD3B" w14:textId="77777777" w:rsidTr="005E49B4">
        <w:tblPrEx>
          <w:tblCellMar>
            <w:left w:w="108" w:type="dxa"/>
            <w:right w:w="108" w:type="dxa"/>
          </w:tblCellMar>
        </w:tblPrEx>
        <w:trPr>
          <w:trHeight w:hRule="exact" w:val="360"/>
        </w:trPr>
        <w:tc>
          <w:tcPr>
            <w:tcW w:w="10790" w:type="dxa"/>
            <w:gridSpan w:val="3"/>
          </w:tcPr>
          <w:p w14:paraId="7F7B7DA4" w14:textId="77777777" w:rsidR="005E49B4" w:rsidRPr="004210EF" w:rsidRDefault="005E49B4" w:rsidP="005E49B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5E49B4" w:rsidRPr="004210EF" w14:paraId="4C61B69D" w14:textId="77777777" w:rsidTr="005E49B4">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11F295A1" w14:textId="77777777" w:rsidR="005E49B4" w:rsidRPr="004210EF" w:rsidRDefault="005E49B4" w:rsidP="005E49B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76" w:type="dxa"/>
            <w:tcBorders>
              <w:top w:val="single" w:sz="4" w:space="0" w:color="auto"/>
              <w:left w:val="single" w:sz="4" w:space="0" w:color="auto"/>
              <w:bottom w:val="single" w:sz="4" w:space="0" w:color="auto"/>
              <w:right w:val="single" w:sz="4" w:space="0" w:color="auto"/>
            </w:tcBorders>
          </w:tcPr>
          <w:p w14:paraId="2263091F" w14:textId="77777777" w:rsidR="005E49B4" w:rsidRPr="004210EF" w:rsidRDefault="005E49B4" w:rsidP="005E49B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5E49B4" w:rsidRPr="004210EF" w14:paraId="3D0FFB9C" w14:textId="77777777" w:rsidTr="005E49B4">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5BA78265" w14:textId="77777777" w:rsidR="005E49B4" w:rsidRPr="004210EF" w:rsidRDefault="005E49B4" w:rsidP="005E49B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Pr>
                <w:rFonts w:asciiTheme="minorHAnsi" w:hAnsiTheme="minorHAnsi"/>
                <w:sz w:val="14"/>
                <w:szCs w:val="14"/>
              </w:rPr>
              <w:t>:</w:t>
            </w:r>
          </w:p>
        </w:tc>
        <w:tc>
          <w:tcPr>
            <w:tcW w:w="5476" w:type="dxa"/>
            <w:tcBorders>
              <w:top w:val="single" w:sz="4" w:space="0" w:color="auto"/>
              <w:left w:val="single" w:sz="4" w:space="0" w:color="auto"/>
              <w:bottom w:val="single" w:sz="4" w:space="0" w:color="auto"/>
              <w:right w:val="single" w:sz="4" w:space="0" w:color="auto"/>
            </w:tcBorders>
          </w:tcPr>
          <w:p w14:paraId="444242F8" w14:textId="77777777" w:rsidR="005E49B4" w:rsidRPr="004210EF" w:rsidRDefault="005E49B4" w:rsidP="005E49B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09F1C62E" w14:textId="77777777" w:rsidR="00010690" w:rsidRPr="00CB00C9" w:rsidRDefault="00010690" w:rsidP="00B71555">
      <w:pPr>
        <w:rPr>
          <w:rFonts w:asciiTheme="minorHAnsi" w:hAnsiTheme="minorHAnsi"/>
          <w:sz w:val="18"/>
          <w:szCs w:val="18"/>
        </w:rPr>
      </w:pPr>
    </w:p>
    <w:p w14:paraId="7829150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8291508" w14:textId="3656B8B6" w:rsidR="00636F83" w:rsidRPr="000A6716" w:rsidRDefault="001A08CD" w:rsidP="000A6716">
      <w:pPr>
        <w:jc w:val="center"/>
        <w:rPr>
          <w:rFonts w:asciiTheme="minorHAnsi" w:hAnsiTheme="minorHAnsi"/>
          <w:b/>
          <w:sz w:val="28"/>
          <w:szCs w:val="18"/>
        </w:rPr>
      </w:pPr>
      <w:r>
        <w:rPr>
          <w:rFonts w:asciiTheme="minorHAnsi" w:hAnsiTheme="minorHAnsi"/>
          <w:b/>
          <w:szCs w:val="18"/>
        </w:rPr>
        <w:lastRenderedPageBreak/>
        <w:t>NRCV</w:t>
      </w:r>
      <w:r w:rsidR="000A6716" w:rsidRPr="0029047D">
        <w:rPr>
          <w:rFonts w:asciiTheme="minorHAnsi" w:hAnsiTheme="minorHAnsi"/>
          <w:b/>
          <w:szCs w:val="18"/>
        </w:rPr>
        <w:t>-MCH-27</w:t>
      </w:r>
      <w:r w:rsidR="002F0718">
        <w:rPr>
          <w:rFonts w:asciiTheme="minorHAnsi" w:hAnsiTheme="minorHAnsi"/>
          <w:b/>
          <w:szCs w:val="18"/>
        </w:rPr>
        <w:t>c</w:t>
      </w:r>
      <w:r w:rsidR="000A6716" w:rsidRPr="0029047D">
        <w:rPr>
          <w:rFonts w:asciiTheme="minorHAnsi" w:hAnsiTheme="minorHAnsi"/>
          <w:b/>
          <w:szCs w:val="18"/>
        </w:rPr>
        <w:t>-H User Instructions</w:t>
      </w:r>
    </w:p>
    <w:p w14:paraId="78291509" w14:textId="77777777" w:rsidR="00636F83" w:rsidRPr="002F0718" w:rsidRDefault="00636F83" w:rsidP="00636F83">
      <w:pPr>
        <w:rPr>
          <w:rFonts w:asciiTheme="minorHAnsi" w:eastAsia="Cambria" w:hAnsiTheme="minorHAnsi"/>
          <w:sz w:val="18"/>
          <w:szCs w:val="18"/>
        </w:rPr>
      </w:pPr>
    </w:p>
    <w:p w14:paraId="7829150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7829150B" w14:textId="3594F293" w:rsidR="00AE10C0" w:rsidRDefault="00543AE9">
      <w:pPr>
        <w:pStyle w:val="ListParagraph"/>
        <w:numPr>
          <w:ilvl w:val="0"/>
          <w:numId w:val="8"/>
        </w:numPr>
        <w:rPr>
          <w:rFonts w:asciiTheme="minorHAnsi" w:eastAsia="Cambria" w:hAnsiTheme="minorHAnsi"/>
          <w:sz w:val="18"/>
          <w:szCs w:val="18"/>
        </w:rPr>
      </w:pPr>
      <w:r>
        <w:rPr>
          <w:rFonts w:asciiTheme="minorHAnsi" w:hAnsiTheme="minorHAnsi"/>
          <w:sz w:val="18"/>
          <w:szCs w:val="18"/>
        </w:rPr>
        <w:t xml:space="preserve">Dwelling Unit Name: User input text </w:t>
      </w:r>
      <w:r w:rsidRPr="00495793">
        <w:rPr>
          <w:rFonts w:asciiTheme="minorHAnsi" w:hAnsiTheme="minorHAnsi"/>
          <w:sz w:val="18"/>
          <w:szCs w:val="18"/>
        </w:rPr>
        <w:t xml:space="preserve">from the </w:t>
      </w:r>
      <w:r w:rsidR="00DA427F">
        <w:rPr>
          <w:rFonts w:asciiTheme="minorHAnsi" w:hAnsiTheme="minorHAnsi"/>
          <w:sz w:val="18"/>
          <w:szCs w:val="18"/>
        </w:rPr>
        <w:t>NRCC-PRF-01 (Performance) or NRCC-MCH-01 (Prescriptive)</w:t>
      </w:r>
      <w:r w:rsidR="00F102B4">
        <w:rPr>
          <w:rFonts w:asciiTheme="minorHAnsi" w:hAnsiTheme="minorHAnsi"/>
          <w:sz w:val="18"/>
          <w:szCs w:val="18"/>
        </w:rPr>
        <w:t>.</w:t>
      </w:r>
      <w:r w:rsidR="00636F83">
        <w:rPr>
          <w:rFonts w:asciiTheme="minorHAnsi" w:hAnsiTheme="minorHAnsi"/>
          <w:sz w:val="18"/>
          <w:szCs w:val="18"/>
        </w:rPr>
        <w:t xml:space="preserve"> This is the unique identifier for th</w:t>
      </w:r>
      <w:r w:rsidR="00F102B4">
        <w:rPr>
          <w:rFonts w:asciiTheme="minorHAnsi" w:hAnsiTheme="minorHAnsi"/>
          <w:sz w:val="18"/>
          <w:szCs w:val="18"/>
        </w:rPr>
        <w:t xml:space="preserve">e </w:t>
      </w:r>
      <w:r w:rsidR="00636F83">
        <w:rPr>
          <w:rFonts w:asciiTheme="minorHAnsi" w:hAnsiTheme="minorHAnsi"/>
          <w:sz w:val="18"/>
          <w:szCs w:val="18"/>
        </w:rPr>
        <w:t xml:space="preserve">dwelling unit. Needed for </w:t>
      </w:r>
      <w:r w:rsidR="00B0240B">
        <w:rPr>
          <w:rFonts w:asciiTheme="minorHAnsi" w:hAnsiTheme="minorHAnsi"/>
          <w:sz w:val="18"/>
          <w:szCs w:val="18"/>
        </w:rPr>
        <w:t xml:space="preserve">high-rise residential </w:t>
      </w:r>
      <w:r w:rsidR="00636F83">
        <w:rPr>
          <w:rFonts w:asciiTheme="minorHAnsi" w:hAnsiTheme="minorHAnsi"/>
          <w:sz w:val="18"/>
          <w:szCs w:val="18"/>
        </w:rPr>
        <w:t>dwelling units. Ventilation is calculated and provided for each dwelling unit individually.</w:t>
      </w:r>
    </w:p>
    <w:p w14:paraId="7829150C" w14:textId="3A2135A8"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xml:space="preserve">: </w:t>
      </w:r>
      <w:r w:rsidR="00B0240B">
        <w:rPr>
          <w:rFonts w:asciiTheme="minorHAnsi" w:hAnsiTheme="minorHAnsi"/>
          <w:sz w:val="18"/>
          <w:szCs w:val="18"/>
        </w:rPr>
        <w:t>Fixed value equal to high-rise residential</w:t>
      </w:r>
      <w:r w:rsidRPr="009C5721">
        <w:rPr>
          <w:rFonts w:asciiTheme="minorHAnsi" w:hAnsiTheme="minorHAnsi"/>
          <w:sz w:val="18"/>
          <w:szCs w:val="18"/>
        </w:rPr>
        <w:t>.</w:t>
      </w:r>
    </w:p>
    <w:p w14:paraId="7829150D" w14:textId="4D86A52B"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xml:space="preserve">: </w:t>
      </w:r>
      <w:r w:rsidR="00B0240B">
        <w:rPr>
          <w:rFonts w:asciiTheme="minorHAnsi" w:hAnsiTheme="minorHAnsi"/>
          <w:sz w:val="18"/>
          <w:szCs w:val="18"/>
        </w:rPr>
        <w:t>User select from following new, addition, or alteration. Based on project scope</w:t>
      </w:r>
      <w:r w:rsidRPr="009C5721">
        <w:rPr>
          <w:rFonts w:asciiTheme="minorHAnsi" w:hAnsiTheme="minorHAnsi"/>
          <w:sz w:val="18"/>
          <w:szCs w:val="18"/>
        </w:rPr>
        <w:t xml:space="preserve"> from the</w:t>
      </w:r>
      <w:r w:rsidRPr="00D2491C">
        <w:rPr>
          <w:rFonts w:asciiTheme="minorHAnsi" w:hAnsiTheme="minorHAnsi"/>
          <w:sz w:val="18"/>
          <w:szCs w:val="18"/>
        </w:rPr>
        <w:t xml:space="preserve"> </w:t>
      </w:r>
      <w:r w:rsidR="008A4E52">
        <w:rPr>
          <w:rFonts w:asciiTheme="minorHAnsi" w:hAnsiTheme="minorHAnsi"/>
          <w:sz w:val="18"/>
          <w:szCs w:val="18"/>
        </w:rPr>
        <w:t>NRCC-PRF-01 (Performance) or NRCC-MCH-01 (Prescriptive)</w:t>
      </w:r>
      <w:r>
        <w:rPr>
          <w:rFonts w:asciiTheme="minorHAnsi" w:hAnsiTheme="minorHAnsi"/>
          <w:sz w:val="18"/>
          <w:szCs w:val="18"/>
        </w:rPr>
        <w:t>.</w:t>
      </w:r>
    </w:p>
    <w:p w14:paraId="78291511" w14:textId="0A972A65" w:rsidR="00636F83" w:rsidRPr="008A4E52" w:rsidRDefault="004354D4" w:rsidP="008A4E52">
      <w:pPr>
        <w:pStyle w:val="ListParagraph"/>
        <w:numPr>
          <w:ilvl w:val="0"/>
          <w:numId w:val="8"/>
        </w:numPr>
        <w:rPr>
          <w:rFonts w:asciiTheme="minorHAnsi" w:eastAsia="Cambria" w:hAnsiTheme="minorHAnsi"/>
          <w:sz w:val="18"/>
          <w:szCs w:val="18"/>
        </w:rPr>
      </w:pPr>
      <w:r w:rsidRPr="008A4E52">
        <w:rPr>
          <w:rFonts w:asciiTheme="minorHAnsi" w:hAnsiTheme="minorHAnsi"/>
          <w:sz w:val="18"/>
          <w:szCs w:val="18"/>
        </w:rPr>
        <w:t xml:space="preserve">Total Conditioned Floor Area of Dwelling Unit: </w:t>
      </w:r>
      <w:r w:rsidR="00EE69E7">
        <w:rPr>
          <w:rFonts w:asciiTheme="minorHAnsi" w:hAnsiTheme="minorHAnsi"/>
          <w:sz w:val="18"/>
          <w:szCs w:val="18"/>
        </w:rPr>
        <w:t xml:space="preserve">User input number based on the information from </w:t>
      </w:r>
      <w:r w:rsidR="008A4E52">
        <w:rPr>
          <w:rFonts w:asciiTheme="minorHAnsi" w:hAnsiTheme="minorHAnsi"/>
          <w:sz w:val="18"/>
          <w:szCs w:val="18"/>
        </w:rPr>
        <w:t>NRCC-PRF-01 (Performance) or NRCC-MCH-01 (Prescriptive)</w:t>
      </w:r>
      <w:r w:rsidRPr="008A4E52">
        <w:rPr>
          <w:rFonts w:asciiTheme="minorHAnsi" w:hAnsiTheme="minorHAnsi"/>
          <w:sz w:val="18"/>
          <w:szCs w:val="18"/>
        </w:rPr>
        <w:t>.</w:t>
      </w:r>
    </w:p>
    <w:p w14:paraId="78291512" w14:textId="3544A374"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00EE69E7">
        <w:rPr>
          <w:rFonts w:asciiTheme="minorHAnsi" w:hAnsiTheme="minorHAnsi"/>
          <w:sz w:val="18"/>
          <w:szCs w:val="18"/>
        </w:rPr>
        <w:t xml:space="preserve">User input number based on the information from </w:t>
      </w:r>
      <w:r w:rsidR="00624139">
        <w:rPr>
          <w:rFonts w:asciiTheme="minorHAnsi" w:hAnsiTheme="minorHAnsi"/>
          <w:sz w:val="18"/>
          <w:szCs w:val="18"/>
        </w:rPr>
        <w:t>NRCC-PRF-01 (Performance) or NRCC-MCH-01 (Prescriptive)</w:t>
      </w:r>
      <w:r>
        <w:rPr>
          <w:rFonts w:asciiTheme="minorHAnsi" w:hAnsiTheme="minorHAnsi"/>
          <w:sz w:val="18"/>
          <w:szCs w:val="18"/>
        </w:rPr>
        <w:t>.</w:t>
      </w:r>
    </w:p>
    <w:p w14:paraId="78291527" w14:textId="71FD6FD5" w:rsidR="00CE3C37" w:rsidRPr="00624139" w:rsidRDefault="00CE3C37" w:rsidP="00624139">
      <w:pPr>
        <w:numPr>
          <w:ilvl w:val="0"/>
          <w:numId w:val="8"/>
        </w:numPr>
        <w:contextualSpacing/>
        <w:rPr>
          <w:rFonts w:asciiTheme="minorHAnsi" w:eastAsia="Cambria" w:hAnsiTheme="minorHAnsi"/>
          <w:sz w:val="18"/>
          <w:szCs w:val="18"/>
        </w:rPr>
      </w:pPr>
      <w:r w:rsidRPr="00624139">
        <w:rPr>
          <w:rFonts w:asciiTheme="minorHAnsi" w:eastAsia="Cambria" w:hAnsiTheme="minorHAnsi"/>
          <w:sz w:val="18"/>
          <w:szCs w:val="18"/>
        </w:rPr>
        <w:t xml:space="preserve">Ventilation system Type: This </w:t>
      </w:r>
      <w:r w:rsidR="00624139" w:rsidRPr="00624139">
        <w:rPr>
          <w:rFonts w:asciiTheme="minorHAnsi" w:eastAsia="Cambria" w:hAnsiTheme="minorHAnsi"/>
          <w:sz w:val="18"/>
          <w:szCs w:val="18"/>
        </w:rPr>
        <w:t xml:space="preserve">is </w:t>
      </w:r>
      <w:r w:rsidR="00624139">
        <w:rPr>
          <w:rFonts w:asciiTheme="minorHAnsi" w:eastAsia="Cambria" w:hAnsiTheme="minorHAnsi"/>
          <w:sz w:val="18"/>
          <w:szCs w:val="18"/>
        </w:rPr>
        <w:t xml:space="preserve">a </w:t>
      </w:r>
      <w:r w:rsidRPr="00624139">
        <w:rPr>
          <w:rFonts w:asciiTheme="minorHAnsi" w:eastAsia="Cambria" w:hAnsiTheme="minorHAnsi"/>
          <w:sz w:val="18"/>
          <w:szCs w:val="18"/>
        </w:rPr>
        <w:t xml:space="preserve">user </w:t>
      </w:r>
      <w:r w:rsidR="00624139" w:rsidRPr="00624139">
        <w:rPr>
          <w:rFonts w:asciiTheme="minorHAnsi" w:eastAsia="Cambria" w:hAnsiTheme="minorHAnsi"/>
          <w:sz w:val="18"/>
          <w:szCs w:val="18"/>
        </w:rPr>
        <w:t xml:space="preserve">selected value </w:t>
      </w:r>
      <w:r w:rsidRPr="00624139">
        <w:rPr>
          <w:rFonts w:asciiTheme="minorHAnsi" w:hAnsiTheme="minorHAnsi"/>
          <w:sz w:val="18"/>
          <w:szCs w:val="18"/>
        </w:rPr>
        <w:t xml:space="preserve">from </w:t>
      </w:r>
      <w:r w:rsidR="00624139">
        <w:rPr>
          <w:rFonts w:asciiTheme="minorHAnsi" w:hAnsiTheme="minorHAnsi"/>
          <w:sz w:val="18"/>
          <w:szCs w:val="18"/>
        </w:rPr>
        <w:t xml:space="preserve">list of ventilation </w:t>
      </w:r>
      <w:proofErr w:type="gramStart"/>
      <w:r w:rsidR="00624139">
        <w:rPr>
          <w:rFonts w:asciiTheme="minorHAnsi" w:hAnsiTheme="minorHAnsi"/>
          <w:sz w:val="18"/>
          <w:szCs w:val="18"/>
        </w:rPr>
        <w:t>types</w:t>
      </w:r>
      <w:proofErr w:type="gramEnd"/>
      <w:r w:rsidR="00624139">
        <w:rPr>
          <w:rFonts w:asciiTheme="minorHAnsi" w:hAnsiTheme="minorHAnsi"/>
          <w:sz w:val="18"/>
          <w:szCs w:val="18"/>
        </w:rPr>
        <w:t xml:space="preserve"> </w:t>
      </w:r>
      <w:r w:rsidRPr="00624139">
        <w:rPr>
          <w:rFonts w:asciiTheme="minorHAnsi" w:hAnsiTheme="minorHAnsi" w:cstheme="minorHAnsi"/>
          <w:sz w:val="18"/>
          <w:szCs w:val="18"/>
        </w:rPr>
        <w:t xml:space="preserve">Supply, Exhaust, </w:t>
      </w:r>
      <w:r w:rsidR="00802732" w:rsidRPr="00624139">
        <w:rPr>
          <w:rFonts w:asciiTheme="minorHAnsi" w:hAnsiTheme="minorHAnsi" w:cstheme="minorHAnsi"/>
          <w:sz w:val="18"/>
          <w:szCs w:val="18"/>
        </w:rPr>
        <w:t>Balanced, Balanced – ERV, Balanced – HRV, Central Fan Integrated (CFI), Central Ventilation System – Supply</w:t>
      </w:r>
      <w:r w:rsidR="001C61BF" w:rsidRPr="00624139">
        <w:rPr>
          <w:rFonts w:asciiTheme="minorHAnsi" w:hAnsiTheme="minorHAnsi" w:cstheme="minorHAnsi"/>
          <w:sz w:val="18"/>
          <w:szCs w:val="18"/>
        </w:rPr>
        <w:t xml:space="preserve"> and </w:t>
      </w:r>
      <w:r w:rsidR="00802732" w:rsidRPr="00624139">
        <w:rPr>
          <w:rFonts w:asciiTheme="minorHAnsi" w:hAnsiTheme="minorHAnsi" w:cstheme="minorHAnsi"/>
          <w:sz w:val="18"/>
          <w:szCs w:val="18"/>
        </w:rPr>
        <w:t>Central Ventilation System – Exhaust and Central Ventilation System Balanced</w:t>
      </w:r>
      <w:r w:rsidRPr="00624139">
        <w:rPr>
          <w:rFonts w:asciiTheme="minorHAnsi" w:hAnsiTheme="minorHAnsi"/>
          <w:sz w:val="18"/>
          <w:szCs w:val="18"/>
        </w:rPr>
        <w:t>.</w:t>
      </w:r>
    </w:p>
    <w:p w14:paraId="7829152E" w14:textId="28E83FB4" w:rsidR="00A768FF" w:rsidRPr="00624139" w:rsidRDefault="00802732" w:rsidP="003A1CAA">
      <w:pPr>
        <w:numPr>
          <w:ilvl w:val="0"/>
          <w:numId w:val="8"/>
        </w:numPr>
        <w:contextualSpacing/>
        <w:rPr>
          <w:rFonts w:asciiTheme="minorHAnsi" w:hAnsiTheme="minorHAnsi" w:cstheme="minorHAnsi"/>
          <w:sz w:val="18"/>
          <w:szCs w:val="18"/>
        </w:rPr>
      </w:pPr>
      <w:r w:rsidRPr="00624139">
        <w:rPr>
          <w:rFonts w:asciiTheme="minorHAnsi" w:eastAsia="Cambria" w:hAnsiTheme="minorHAnsi"/>
          <w:sz w:val="18"/>
          <w:szCs w:val="18"/>
        </w:rPr>
        <w:t xml:space="preserve">Ventilation operation schedule: </w:t>
      </w:r>
      <w:r w:rsidR="00624139" w:rsidRPr="00624139">
        <w:rPr>
          <w:rFonts w:asciiTheme="minorHAnsi" w:eastAsia="Cambria" w:hAnsiTheme="minorHAnsi"/>
          <w:sz w:val="18"/>
          <w:szCs w:val="18"/>
        </w:rPr>
        <w:t xml:space="preserve">This is a user selected value </w:t>
      </w:r>
      <w:r w:rsidR="00624139" w:rsidRPr="00624139">
        <w:rPr>
          <w:rFonts w:asciiTheme="minorHAnsi" w:hAnsiTheme="minorHAnsi"/>
          <w:sz w:val="18"/>
          <w:szCs w:val="18"/>
        </w:rPr>
        <w:t xml:space="preserve">from list of </w:t>
      </w:r>
      <w:r w:rsidRPr="00624139">
        <w:rPr>
          <w:rFonts w:asciiTheme="minorHAnsi" w:hAnsiTheme="minorHAnsi" w:cstheme="minorHAnsi"/>
          <w:sz w:val="18"/>
          <w:szCs w:val="18"/>
        </w:rPr>
        <w:t>Continuous, Short-Term Average, Scheduled and Real-time Control.</w:t>
      </w:r>
    </w:p>
    <w:p w14:paraId="7829152F" w14:textId="77777777" w:rsidR="00E32596" w:rsidRP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(A12</w:t>
      </w:r>
      <w:r w:rsidR="001C61BF"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782918A3" w14:textId="77777777" w:rsidR="00571B10" w:rsidRDefault="00571B10" w:rsidP="002F0718">
      <w:pPr>
        <w:rPr>
          <w:rFonts w:asciiTheme="minorHAnsi" w:eastAsia="Cambria" w:hAnsiTheme="minorHAnsi"/>
          <w:sz w:val="18"/>
          <w:szCs w:val="18"/>
        </w:rPr>
      </w:pPr>
    </w:p>
    <w:p w14:paraId="782918A4" w14:textId="77777777" w:rsidR="00571B10" w:rsidRPr="008A09AF" w:rsidRDefault="00571B10" w:rsidP="00CA3598">
      <w:pPr>
        <w:rPr>
          <w:rFonts w:asciiTheme="minorHAnsi" w:eastAsia="Cambria" w:hAnsiTheme="minorHAnsi"/>
          <w:sz w:val="18"/>
          <w:szCs w:val="18"/>
        </w:rPr>
        <w:sectPr w:rsidR="00571B10" w:rsidRPr="008A09AF"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782918A6" w14:textId="77777777" w:rsidTr="0096325C">
        <w:tc>
          <w:tcPr>
            <w:tcW w:w="11016" w:type="dxa"/>
          </w:tcPr>
          <w:p w14:paraId="782918A5" w14:textId="268B21F8" w:rsidR="0096325C" w:rsidRDefault="0096325C" w:rsidP="00186E32">
            <w:pPr>
              <w:rPr>
                <w:rFonts w:asciiTheme="minorHAnsi" w:hAnsiTheme="minorHAnsi"/>
                <w:sz w:val="18"/>
                <w:szCs w:val="18"/>
              </w:rPr>
            </w:pPr>
            <w:r w:rsidRPr="00CB00C9">
              <w:rPr>
                <w:rFonts w:asciiTheme="minorHAnsi" w:hAnsiTheme="minorHAnsi" w:cs="font78"/>
                <w:sz w:val="18"/>
                <w:szCs w:val="18"/>
              </w:rPr>
              <w:lastRenderedPageBreak/>
              <w:t xml:space="preserve">Title 24, Part 6, Section </w:t>
            </w:r>
            <w:r w:rsidR="00186E32">
              <w:rPr>
                <w:rFonts w:asciiTheme="minorHAnsi" w:hAnsiTheme="minorHAnsi" w:cs="font78"/>
                <w:sz w:val="18"/>
                <w:szCs w:val="18"/>
              </w:rPr>
              <w:t>1</w:t>
            </w:r>
            <w:ins w:id="31" w:author="Moua, Cheng@Energy" w:date="2022-02-03T14:58:00Z">
              <w:r w:rsidR="00E55052">
                <w:rPr>
                  <w:rFonts w:asciiTheme="minorHAnsi" w:hAnsiTheme="minorHAnsi" w:cs="font78"/>
                  <w:sz w:val="18"/>
                  <w:szCs w:val="18"/>
                </w:rPr>
                <w:t>60.2</w:t>
              </w:r>
            </w:ins>
            <w:del w:id="32" w:author="Moua, Cheng@Energy" w:date="2022-02-03T14:58:00Z">
              <w:r w:rsidR="00186E32" w:rsidDel="00E55052">
                <w:rPr>
                  <w:rFonts w:asciiTheme="minorHAnsi" w:hAnsiTheme="minorHAnsi" w:cs="font78"/>
                  <w:sz w:val="18"/>
                  <w:szCs w:val="18"/>
                </w:rPr>
                <w:delText>20.1</w:delText>
              </w:r>
            </w:del>
            <w:r w:rsidR="00186E32">
              <w:rPr>
                <w:rFonts w:asciiTheme="minorHAnsi" w:hAnsiTheme="minorHAnsi" w:cs="font78"/>
                <w:sz w:val="18"/>
                <w:szCs w:val="18"/>
              </w:rPr>
              <w:t>(b)2</w:t>
            </w:r>
            <w:r w:rsidRPr="00CB00C9">
              <w:rPr>
                <w:rFonts w:asciiTheme="minorHAnsi" w:hAnsiTheme="minorHAnsi" w:cs="font78"/>
                <w:sz w:val="18"/>
                <w:szCs w:val="18"/>
              </w:rPr>
              <w:t xml:space="preserve"> </w:t>
            </w:r>
            <w:ins w:id="33" w:author="Moua, Cheng@Energy" w:date="2022-02-03T14:58:00Z">
              <w:r w:rsidR="00E55052">
                <w:rPr>
                  <w:rFonts w:asciiTheme="minorHAnsi" w:hAnsiTheme="minorHAnsi" w:cs="font78"/>
                  <w:b/>
                  <w:bCs/>
                  <w:sz w:val="18"/>
                  <w:szCs w:val="18"/>
                </w:rPr>
                <w:t xml:space="preserve">Ventilation </w:t>
              </w:r>
              <w:r w:rsidR="00076E07">
                <w:rPr>
                  <w:rFonts w:asciiTheme="minorHAnsi" w:hAnsiTheme="minorHAnsi" w:cs="font78"/>
                  <w:b/>
                  <w:bCs/>
                  <w:sz w:val="18"/>
                  <w:szCs w:val="18"/>
                </w:rPr>
                <w:t xml:space="preserve">and Indoor Air Quality for </w:t>
              </w:r>
            </w:ins>
            <w:r w:rsidR="00186E32" w:rsidRPr="00186E32">
              <w:rPr>
                <w:rFonts w:asciiTheme="minorHAnsi" w:hAnsiTheme="minorHAnsi" w:cs="font78"/>
                <w:b/>
                <w:sz w:val="18"/>
                <w:szCs w:val="18"/>
              </w:rPr>
              <w:t>Attached Dwelling Unit</w:t>
            </w:r>
            <w:del w:id="34" w:author="Moua, Cheng@Energy" w:date="2022-02-03T14:58:00Z">
              <w:r w:rsidR="00186E32" w:rsidDel="00076E07">
                <w:rPr>
                  <w:rFonts w:asciiTheme="minorHAnsi" w:hAnsiTheme="minorHAnsi" w:cs="font78"/>
                  <w:sz w:val="18"/>
                  <w:szCs w:val="18"/>
                </w:rPr>
                <w:delText xml:space="preserve"> (</w:delText>
              </w:r>
              <w:r w:rsidRPr="00186E32" w:rsidDel="00076E07">
                <w:rPr>
                  <w:rFonts w:asciiTheme="minorHAnsi" w:hAnsiTheme="minorHAnsi" w:cs="font78"/>
                  <w:bCs/>
                  <w:sz w:val="18"/>
                  <w:szCs w:val="18"/>
                </w:rPr>
                <w:delText>Ventilation</w:delText>
              </w:r>
              <w:r w:rsidR="00186E32" w:rsidRPr="00487151" w:rsidDel="00076E07">
                <w:rPr>
                  <w:rFonts w:asciiTheme="minorHAnsi" w:hAnsiTheme="minorHAnsi" w:cs="font78"/>
                  <w:bCs/>
                  <w:sz w:val="18"/>
                  <w:szCs w:val="18"/>
                </w:rPr>
                <w:delText>)</w:delText>
              </w:r>
            </w:del>
            <w:r w:rsidR="00186E32">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Standard62.2</w:t>
            </w:r>
            <w:r w:rsidR="00700338">
              <w:rPr>
                <w:rFonts w:asciiTheme="minorHAnsi" w:hAnsiTheme="minorHAnsi" w:cs="font78"/>
                <w:sz w:val="18"/>
                <w:szCs w:val="18"/>
              </w:rPr>
              <w:t>-</w:t>
            </w:r>
            <w:del w:id="35" w:author="Moua, Cheng@Energy" w:date="2022-02-03T14:58:00Z">
              <w:r w:rsidR="00700338" w:rsidDel="00076E07">
                <w:rPr>
                  <w:rFonts w:asciiTheme="minorHAnsi" w:hAnsiTheme="minorHAnsi" w:cs="font78"/>
                  <w:sz w:val="18"/>
                  <w:szCs w:val="18"/>
                </w:rPr>
                <w:delText>2016</w:delText>
              </w:r>
              <w:r w:rsidRPr="00CB00C9" w:rsidDel="00076E07">
                <w:rPr>
                  <w:rFonts w:asciiTheme="minorHAnsi" w:hAnsiTheme="minorHAnsi" w:cs="font78"/>
                  <w:sz w:val="18"/>
                  <w:szCs w:val="18"/>
                </w:rPr>
                <w:delText xml:space="preserve"> </w:delText>
              </w:r>
            </w:del>
            <w:ins w:id="36" w:author="Moua, Cheng@Energy" w:date="2022-02-03T14:58:00Z">
              <w:r w:rsidR="00076E07">
                <w:rPr>
                  <w:rFonts w:asciiTheme="minorHAnsi" w:hAnsiTheme="minorHAnsi" w:cs="font78"/>
                  <w:sz w:val="18"/>
                  <w:szCs w:val="18"/>
                </w:rPr>
                <w:t>2019</w:t>
              </w:r>
              <w:r w:rsidR="00076E07" w:rsidRPr="00CB00C9">
                <w:rPr>
                  <w:rFonts w:asciiTheme="minorHAnsi" w:hAnsiTheme="minorHAnsi" w:cs="font78"/>
                  <w:sz w:val="18"/>
                  <w:szCs w:val="18"/>
                </w:rPr>
                <w:t xml:space="preserve"> </w:t>
              </w:r>
            </w:ins>
            <w:r w:rsidRPr="00CB00C9">
              <w:rPr>
                <w:rFonts w:asciiTheme="minorHAnsi" w:hAnsiTheme="minorHAnsi" w:cs="font78"/>
                <w:sz w:val="18"/>
                <w:szCs w:val="18"/>
              </w:rPr>
              <w:t>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w:t>
            </w:r>
            <w:r w:rsidR="00487151">
              <w:rPr>
                <w:rFonts w:asciiTheme="minorHAnsi" w:hAnsiTheme="minorHAnsi" w:cs="font78"/>
                <w:sz w:val="18"/>
                <w:szCs w:val="18"/>
              </w:rPr>
              <w:t>1</w:t>
            </w:r>
            <w:ins w:id="37" w:author="Moua, Cheng@Energy" w:date="2022-02-03T14:59:00Z">
              <w:r w:rsidR="002A2901">
                <w:rPr>
                  <w:rFonts w:asciiTheme="minorHAnsi" w:hAnsiTheme="minorHAnsi" w:cs="font78"/>
                  <w:sz w:val="18"/>
                  <w:szCs w:val="18"/>
                </w:rPr>
                <w:t>60.2</w:t>
              </w:r>
            </w:ins>
            <w:del w:id="38" w:author="Moua, Cheng@Energy" w:date="2022-02-03T14:59:00Z">
              <w:r w:rsidR="00487151" w:rsidDel="00076E07">
                <w:rPr>
                  <w:rFonts w:asciiTheme="minorHAnsi" w:hAnsiTheme="minorHAnsi" w:cs="font78"/>
                  <w:sz w:val="18"/>
                  <w:szCs w:val="18"/>
                </w:rPr>
                <w:delText>20.1</w:delText>
              </w:r>
            </w:del>
            <w:r w:rsidR="00487151">
              <w:rPr>
                <w:rFonts w:asciiTheme="minorHAnsi" w:hAnsiTheme="minorHAnsi" w:cs="font78"/>
                <w:sz w:val="18"/>
                <w:szCs w:val="18"/>
              </w:rPr>
              <w:t>(b)2A.</w:t>
            </w:r>
            <w:del w:id="39" w:author="Moua, Cheng@Energy" w:date="2022-02-03T14:59:00Z">
              <w:r w:rsidR="00487151" w:rsidDel="00076E07">
                <w:rPr>
                  <w:rFonts w:asciiTheme="minorHAnsi" w:hAnsiTheme="minorHAnsi" w:cs="font78"/>
                  <w:sz w:val="18"/>
                  <w:szCs w:val="18"/>
                </w:rPr>
                <w:delText>iv</w:delText>
              </w:r>
              <w:r w:rsidR="00052480" w:rsidDel="00076E07">
                <w:rPr>
                  <w:rFonts w:asciiTheme="minorHAnsi" w:hAnsiTheme="minorHAnsi" w:cs="font78"/>
                  <w:sz w:val="18"/>
                  <w:szCs w:val="18"/>
                </w:rPr>
                <w:delText xml:space="preserve"> </w:delText>
              </w:r>
            </w:del>
          </w:p>
        </w:tc>
      </w:tr>
    </w:tbl>
    <w:p w14:paraId="782918A7" w14:textId="77777777" w:rsidR="002A1F1B" w:rsidRPr="001B7F7E"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2"/>
        <w:gridCol w:w="4508"/>
        <w:gridCol w:w="5490"/>
      </w:tblGrid>
      <w:tr w:rsidR="002A1F1B" w:rsidRPr="00D2491C" w14:paraId="782918A9" w14:textId="77777777" w:rsidTr="00964A48">
        <w:tc>
          <w:tcPr>
            <w:tcW w:w="10790" w:type="dxa"/>
            <w:gridSpan w:val="3"/>
          </w:tcPr>
          <w:p w14:paraId="782918A8" w14:textId="0F126CD9"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40" w:author="Moua, Cheng@Energy" w:date="2022-02-03T14:59:00Z">
              <w:r w:rsidR="002A2901">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782918AD" w14:textId="77777777" w:rsidTr="00964A48">
        <w:trPr>
          <w:trHeight w:val="158"/>
        </w:trPr>
        <w:tc>
          <w:tcPr>
            <w:tcW w:w="792" w:type="dxa"/>
            <w:vAlign w:val="center"/>
          </w:tcPr>
          <w:p w14:paraId="782918AA"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08" w:type="dxa"/>
            <w:vAlign w:val="center"/>
          </w:tcPr>
          <w:p w14:paraId="782918AB"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490" w:type="dxa"/>
            <w:tcMar>
              <w:left w:w="72" w:type="dxa"/>
              <w:right w:w="72" w:type="dxa"/>
            </w:tcMar>
          </w:tcPr>
          <w:p w14:paraId="782918AC" w14:textId="2070E535" w:rsidR="002A1F1B" w:rsidRPr="00F5715E" w:rsidRDefault="00255F15" w:rsidP="00C9599D">
            <w:pPr>
              <w:rPr>
                <w:rFonts w:asciiTheme="minorHAnsi" w:hAnsiTheme="minorHAnsi"/>
                <w:sz w:val="18"/>
                <w:szCs w:val="18"/>
              </w:rPr>
            </w:pPr>
            <w:r w:rsidRPr="00990E31">
              <w:rPr>
                <w:rFonts w:asciiTheme="minorHAnsi" w:hAnsiTheme="minorHAnsi"/>
                <w:sz w:val="18"/>
                <w:szCs w:val="18"/>
              </w:rPr>
              <w:t>&lt;&lt;user input, text, maximum 50 characters&gt;&gt;</w:t>
            </w:r>
          </w:p>
        </w:tc>
      </w:tr>
      <w:tr w:rsidR="002A1F1B" w:rsidRPr="00D2491C" w14:paraId="782918B1" w14:textId="77777777" w:rsidTr="00964A48">
        <w:trPr>
          <w:trHeight w:val="158"/>
        </w:trPr>
        <w:tc>
          <w:tcPr>
            <w:tcW w:w="792" w:type="dxa"/>
            <w:vAlign w:val="center"/>
          </w:tcPr>
          <w:p w14:paraId="782918A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08" w:type="dxa"/>
            <w:vAlign w:val="center"/>
          </w:tcPr>
          <w:p w14:paraId="782918AF"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490" w:type="dxa"/>
            <w:tcMar>
              <w:left w:w="72" w:type="dxa"/>
              <w:right w:w="72" w:type="dxa"/>
            </w:tcMar>
          </w:tcPr>
          <w:p w14:paraId="782918B0" w14:textId="24966263" w:rsidR="002A1F1B" w:rsidRPr="00F5715E" w:rsidRDefault="00255F15" w:rsidP="00C9599D">
            <w:pPr>
              <w:rPr>
                <w:rFonts w:asciiTheme="minorHAnsi" w:hAnsiTheme="minorHAnsi"/>
                <w:sz w:val="18"/>
                <w:szCs w:val="18"/>
              </w:rPr>
            </w:pPr>
            <w:r w:rsidRPr="007A5D38">
              <w:rPr>
                <w:rFonts w:asciiTheme="minorHAnsi" w:hAnsiTheme="minorHAnsi" w:cstheme="minorHAnsi"/>
                <w:sz w:val="18"/>
                <w:szCs w:val="18"/>
              </w:rPr>
              <w:t xml:space="preserve">&lt;&lt; </w:t>
            </w:r>
            <w:r>
              <w:rPr>
                <w:rFonts w:asciiTheme="minorHAnsi" w:hAnsiTheme="minorHAnsi" w:cstheme="minorHAnsi"/>
                <w:sz w:val="18"/>
                <w:szCs w:val="18"/>
              </w:rPr>
              <w:t>Fixed value “High-rise Residential”</w:t>
            </w:r>
            <w:r w:rsidRPr="007A5D38">
              <w:rPr>
                <w:rFonts w:asciiTheme="minorHAnsi" w:hAnsiTheme="minorHAnsi" w:cstheme="minorHAnsi"/>
                <w:sz w:val="18"/>
                <w:szCs w:val="18"/>
              </w:rPr>
              <w:t>&gt;&gt;</w:t>
            </w:r>
          </w:p>
        </w:tc>
      </w:tr>
      <w:tr w:rsidR="002A1F1B" w:rsidRPr="00D2491C" w14:paraId="782918B8" w14:textId="77777777" w:rsidTr="00964A48">
        <w:trPr>
          <w:trHeight w:val="158"/>
        </w:trPr>
        <w:tc>
          <w:tcPr>
            <w:tcW w:w="792" w:type="dxa"/>
            <w:vAlign w:val="center"/>
          </w:tcPr>
          <w:p w14:paraId="782918B2"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08" w:type="dxa"/>
            <w:vAlign w:val="center"/>
          </w:tcPr>
          <w:p w14:paraId="782918B3"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90" w:type="dxa"/>
            <w:tcMar>
              <w:left w:w="72" w:type="dxa"/>
              <w:right w:w="72" w:type="dxa"/>
            </w:tcMar>
          </w:tcPr>
          <w:p w14:paraId="782918B7" w14:textId="4D6D4A01" w:rsidR="002A1F1B" w:rsidRPr="00F5715E" w:rsidRDefault="00255F15" w:rsidP="00C9599D">
            <w:pPr>
              <w:rPr>
                <w:rFonts w:asciiTheme="minorHAnsi" w:hAnsiTheme="minorHAnsi"/>
                <w:sz w:val="18"/>
                <w:szCs w:val="18"/>
              </w:rPr>
            </w:pPr>
            <w:r w:rsidRPr="00A26BE3">
              <w:rPr>
                <w:rFonts w:asciiTheme="minorHAnsi" w:hAnsiTheme="minorHAnsi"/>
                <w:sz w:val="18"/>
                <w:szCs w:val="18"/>
              </w:rPr>
              <w:t xml:space="preserve">&lt;&lt;user </w:t>
            </w:r>
            <w:proofErr w:type="gramStart"/>
            <w:r w:rsidRPr="00A26BE3">
              <w:rPr>
                <w:rFonts w:asciiTheme="minorHAnsi" w:hAnsiTheme="minorHAnsi"/>
                <w:sz w:val="18"/>
                <w:szCs w:val="18"/>
              </w:rPr>
              <w:t>pick</w:t>
            </w:r>
            <w:proofErr w:type="gramEnd"/>
            <w:r w:rsidRPr="00A26BE3">
              <w:rPr>
                <w:rFonts w:asciiTheme="minorHAnsi" w:hAnsiTheme="minorHAnsi"/>
                <w:sz w:val="18"/>
                <w:szCs w:val="18"/>
              </w:rPr>
              <w:t xml:space="preserve"> select from list: </w:t>
            </w:r>
            <w:r w:rsidRPr="00964A48">
              <w:rPr>
                <w:rFonts w:asciiTheme="minorHAnsi" w:hAnsiTheme="minorHAnsi"/>
                <w:sz w:val="18"/>
                <w:szCs w:val="18"/>
              </w:rPr>
              <w:t>New</w:t>
            </w:r>
            <w:r w:rsidRPr="00A26BE3">
              <w:rPr>
                <w:rFonts w:asciiTheme="minorHAnsi" w:hAnsiTheme="minorHAnsi"/>
                <w:sz w:val="18"/>
                <w:szCs w:val="18"/>
              </w:rPr>
              <w:t xml:space="preserve">; </w:t>
            </w:r>
            <w:r>
              <w:rPr>
                <w:rFonts w:asciiTheme="minorHAnsi" w:hAnsiTheme="minorHAnsi"/>
                <w:sz w:val="18"/>
                <w:szCs w:val="18"/>
              </w:rPr>
              <w:t xml:space="preserve">Addition; or </w:t>
            </w:r>
            <w:r w:rsidRPr="00964A48">
              <w:rPr>
                <w:rFonts w:asciiTheme="minorHAnsi" w:hAnsiTheme="minorHAnsi"/>
                <w:sz w:val="18"/>
                <w:szCs w:val="18"/>
              </w:rPr>
              <w:t>Alteration</w:t>
            </w:r>
            <w:r w:rsidRPr="00293EED">
              <w:rPr>
                <w:rFonts w:asciiTheme="minorHAnsi" w:hAnsiTheme="minorHAnsi"/>
                <w:sz w:val="18"/>
                <w:szCs w:val="18"/>
              </w:rPr>
              <w:t>&gt;&gt;</w:t>
            </w:r>
          </w:p>
        </w:tc>
      </w:tr>
      <w:tr w:rsidR="002A1F1B" w:rsidRPr="00D2491C" w14:paraId="782918BD" w14:textId="77777777" w:rsidTr="00964A48">
        <w:trPr>
          <w:trHeight w:val="158"/>
        </w:trPr>
        <w:tc>
          <w:tcPr>
            <w:tcW w:w="792" w:type="dxa"/>
            <w:vAlign w:val="center"/>
          </w:tcPr>
          <w:p w14:paraId="782918B9"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08" w:type="dxa"/>
            <w:vAlign w:val="center"/>
          </w:tcPr>
          <w:p w14:paraId="782918BA"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BB"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90" w:type="dxa"/>
            <w:tcMar>
              <w:left w:w="72" w:type="dxa"/>
              <w:right w:w="72" w:type="dxa"/>
            </w:tcMar>
          </w:tcPr>
          <w:p w14:paraId="782918BC" w14:textId="48E7E104" w:rsidR="002A1F1B" w:rsidRPr="00F5715E" w:rsidRDefault="00255F15" w:rsidP="00C9599D">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 integer XXX</w:t>
            </w:r>
            <w:r w:rsidRPr="00990E31">
              <w:rPr>
                <w:rFonts w:asciiTheme="minorHAnsi" w:hAnsiTheme="minorHAnsi"/>
                <w:sz w:val="18"/>
                <w:szCs w:val="18"/>
              </w:rPr>
              <w:t>&gt;</w:t>
            </w:r>
          </w:p>
        </w:tc>
      </w:tr>
      <w:tr w:rsidR="002A1F1B" w:rsidRPr="00D2491C" w14:paraId="782918C2" w14:textId="77777777" w:rsidTr="00964A48">
        <w:trPr>
          <w:trHeight w:val="158"/>
        </w:trPr>
        <w:tc>
          <w:tcPr>
            <w:tcW w:w="792" w:type="dxa"/>
            <w:vAlign w:val="center"/>
          </w:tcPr>
          <w:p w14:paraId="782918B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08" w:type="dxa"/>
            <w:vAlign w:val="center"/>
          </w:tcPr>
          <w:p w14:paraId="782918BF"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C0"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90" w:type="dxa"/>
            <w:tcMar>
              <w:left w:w="72" w:type="dxa"/>
              <w:right w:w="72" w:type="dxa"/>
            </w:tcMar>
          </w:tcPr>
          <w:p w14:paraId="782918C1" w14:textId="3AA5C49F" w:rsidR="002A1F1B" w:rsidRPr="00F5715E" w:rsidRDefault="00255F15" w:rsidP="00C9599D">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 integer XXX</w:t>
            </w:r>
            <w:r w:rsidRPr="00990E31">
              <w:rPr>
                <w:rFonts w:asciiTheme="minorHAnsi" w:hAnsiTheme="minorHAnsi"/>
                <w:sz w:val="18"/>
                <w:szCs w:val="18"/>
              </w:rPr>
              <w:t>&gt;</w:t>
            </w:r>
          </w:p>
        </w:tc>
      </w:tr>
      <w:tr w:rsidR="00EE3065" w:rsidRPr="00D2491C" w14:paraId="782918FB" w14:textId="77777777" w:rsidTr="00964A48">
        <w:trPr>
          <w:trHeight w:val="158"/>
        </w:trPr>
        <w:tc>
          <w:tcPr>
            <w:tcW w:w="792" w:type="dxa"/>
            <w:vAlign w:val="center"/>
          </w:tcPr>
          <w:p w14:paraId="782918EE" w14:textId="294800D2"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08" w:type="dxa"/>
            <w:vAlign w:val="center"/>
          </w:tcPr>
          <w:p w14:paraId="782918EF"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490" w:type="dxa"/>
            <w:tcMar>
              <w:left w:w="72" w:type="dxa"/>
              <w:right w:w="72" w:type="dxa"/>
            </w:tcMar>
          </w:tcPr>
          <w:p w14:paraId="782918F0" w14:textId="3722B7F4"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Calculated value, allow </w:t>
            </w:r>
            <w:r w:rsidRPr="007A5D38">
              <w:rPr>
                <w:rFonts w:asciiTheme="minorHAnsi" w:hAnsiTheme="minorHAnsi" w:cstheme="minorHAnsi"/>
                <w:sz w:val="18"/>
                <w:szCs w:val="18"/>
              </w:rPr>
              <w:t>user pick one from list:</w:t>
            </w:r>
          </w:p>
          <w:p w14:paraId="782918F1"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782918F2"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782918F3"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or</w:t>
            </w:r>
          </w:p>
          <w:p w14:paraId="782918F4"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ERV; or</w:t>
            </w:r>
          </w:p>
          <w:p w14:paraId="782918F5"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HRV; or</w:t>
            </w:r>
          </w:p>
          <w:p w14:paraId="782918F6"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Fan Integrated (CFI); or</w:t>
            </w:r>
          </w:p>
          <w:p w14:paraId="782918F7"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Supply; or</w:t>
            </w:r>
          </w:p>
          <w:p w14:paraId="782918F8"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Exhaust; or</w:t>
            </w:r>
          </w:p>
          <w:p w14:paraId="782918FA" w14:textId="0C8A0061" w:rsidR="00EE3065" w:rsidRDefault="00EE3065" w:rsidP="0068772D">
            <w:pPr>
              <w:rPr>
                <w:rFonts w:asciiTheme="minorHAnsi" w:hAnsiTheme="minorHAnsi"/>
                <w:sz w:val="18"/>
                <w:szCs w:val="18"/>
              </w:rPr>
            </w:pPr>
            <w:r w:rsidRPr="00D12B47">
              <w:rPr>
                <w:rFonts w:asciiTheme="minorHAnsi" w:hAnsiTheme="minorHAnsi" w:cstheme="minorHAnsi"/>
                <w:sz w:val="18"/>
                <w:szCs w:val="18"/>
              </w:rPr>
              <w:t>**Central Ventilation System – Balanced</w:t>
            </w:r>
            <w:r w:rsidR="0068772D" w:rsidRPr="007A5D38">
              <w:rPr>
                <w:rFonts w:asciiTheme="minorHAnsi" w:hAnsiTheme="minorHAnsi" w:cstheme="minorHAnsi"/>
                <w:sz w:val="18"/>
                <w:szCs w:val="18"/>
                <w:u w:val="single"/>
              </w:rPr>
              <w:t xml:space="preserve"> </w:t>
            </w:r>
            <w:r w:rsidRPr="007A5D38">
              <w:rPr>
                <w:rFonts w:asciiTheme="minorHAnsi" w:hAnsiTheme="minorHAnsi" w:cstheme="minorHAnsi"/>
                <w:sz w:val="18"/>
                <w:szCs w:val="18"/>
                <w:u w:val="single"/>
              </w:rPr>
              <w:t>&gt;&gt;</w:t>
            </w:r>
          </w:p>
        </w:tc>
      </w:tr>
      <w:tr w:rsidR="00EE3065" w:rsidRPr="00D2491C" w14:paraId="78291903" w14:textId="77777777" w:rsidTr="00964A48">
        <w:trPr>
          <w:trHeight w:val="158"/>
        </w:trPr>
        <w:tc>
          <w:tcPr>
            <w:tcW w:w="792" w:type="dxa"/>
            <w:vAlign w:val="center"/>
          </w:tcPr>
          <w:p w14:paraId="782918FC" w14:textId="627ACD01"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08" w:type="dxa"/>
            <w:vAlign w:val="center"/>
          </w:tcPr>
          <w:p w14:paraId="782918FD"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90" w:type="dxa"/>
            <w:tcMar>
              <w:left w:w="72" w:type="dxa"/>
              <w:right w:w="72" w:type="dxa"/>
            </w:tcMar>
          </w:tcPr>
          <w:p w14:paraId="0CD16C1E" w14:textId="592D720B" w:rsidR="0068772D" w:rsidRPr="007A5D38" w:rsidRDefault="00EE3065" w:rsidP="0068772D">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 Calculated value, allow </w:t>
            </w:r>
            <w:r w:rsidR="0068772D" w:rsidRPr="007A5D38">
              <w:rPr>
                <w:rFonts w:asciiTheme="minorHAnsi" w:hAnsiTheme="minorHAnsi" w:cstheme="minorHAnsi"/>
                <w:sz w:val="18"/>
                <w:szCs w:val="18"/>
              </w:rPr>
              <w:t>user pick one from list:</w:t>
            </w:r>
          </w:p>
          <w:p w14:paraId="782918FE" w14:textId="08CF1E7E"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**Continuous; or</w:t>
            </w:r>
          </w:p>
          <w:p w14:paraId="78291901" w14:textId="737CA8B7" w:rsidR="00EE3065" w:rsidRPr="00D12B47" w:rsidRDefault="00EE3065" w:rsidP="00463A95">
            <w:pPr>
              <w:rPr>
                <w:rFonts w:asciiTheme="minorHAnsi" w:hAnsiTheme="minorHAnsi" w:cstheme="minorHAnsi"/>
                <w:sz w:val="18"/>
                <w:szCs w:val="18"/>
              </w:rPr>
            </w:pPr>
            <w:r w:rsidRPr="00D12B47">
              <w:rPr>
                <w:rFonts w:asciiTheme="minorHAnsi" w:hAnsiTheme="minorHAnsi" w:cstheme="minorHAnsi"/>
                <w:sz w:val="18"/>
                <w:szCs w:val="18"/>
              </w:rPr>
              <w:t xml:space="preserve">**Short-Term Average; </w:t>
            </w:r>
            <w:r w:rsidRPr="00D12B47">
              <w:rPr>
                <w:rFonts w:asciiTheme="minorHAnsi" w:hAnsiTheme="minorHAnsi" w:cstheme="minorHAnsi"/>
                <w:sz w:val="18"/>
                <w:szCs w:val="18"/>
              </w:rPr>
              <w:br/>
            </w:r>
            <w:r w:rsidR="00EA1C0F">
              <w:rPr>
                <w:rFonts w:asciiTheme="minorHAnsi" w:hAnsiTheme="minorHAnsi" w:cstheme="minorHAnsi"/>
                <w:sz w:val="18"/>
                <w:szCs w:val="18"/>
              </w:rPr>
              <w:t xml:space="preserve">Else </w:t>
            </w:r>
            <w:r w:rsidRPr="00D12B47">
              <w:rPr>
                <w:rFonts w:asciiTheme="minorHAnsi" w:hAnsiTheme="minorHAnsi" w:cstheme="minorHAnsi"/>
                <w:sz w:val="18"/>
                <w:szCs w:val="18"/>
              </w:rPr>
              <w:t>if “Ventilation System Type” (</w:t>
            </w:r>
            <w:r w:rsidR="008A09AF" w:rsidRPr="00D12B47">
              <w:rPr>
                <w:rFonts w:asciiTheme="minorHAnsi" w:hAnsiTheme="minorHAnsi" w:cstheme="minorHAnsi"/>
                <w:sz w:val="18"/>
                <w:szCs w:val="18"/>
              </w:rPr>
              <w:t>A</w:t>
            </w:r>
            <w:r w:rsidR="008A09AF">
              <w:rPr>
                <w:rFonts w:asciiTheme="minorHAnsi" w:hAnsiTheme="minorHAnsi" w:cstheme="minorHAnsi"/>
                <w:sz w:val="18"/>
                <w:szCs w:val="18"/>
              </w:rPr>
              <w:t>06</w:t>
            </w:r>
            <w:r w:rsidRPr="00D12B47">
              <w:rPr>
                <w:rFonts w:asciiTheme="minorHAnsi" w:hAnsiTheme="minorHAnsi" w:cstheme="minorHAnsi"/>
                <w:sz w:val="18"/>
                <w:szCs w:val="18"/>
              </w:rPr>
              <w:t>) = Central Fan Integrated &amp; “Ventilation Operation Schedule” (</w:t>
            </w:r>
            <w:r w:rsidR="008A09AF" w:rsidRPr="00D12B47">
              <w:rPr>
                <w:rFonts w:asciiTheme="minorHAnsi" w:hAnsiTheme="minorHAnsi" w:cstheme="minorHAnsi"/>
                <w:sz w:val="18"/>
                <w:szCs w:val="18"/>
              </w:rPr>
              <w:t>A</w:t>
            </w:r>
            <w:proofErr w:type="gramStart"/>
            <w:r w:rsidR="008A09AF">
              <w:rPr>
                <w:rFonts w:asciiTheme="minorHAnsi" w:hAnsiTheme="minorHAnsi" w:cstheme="minorHAnsi"/>
                <w:sz w:val="18"/>
                <w:szCs w:val="18"/>
              </w:rPr>
              <w:t>07</w:t>
            </w:r>
            <w:r w:rsidRPr="00D12B47">
              <w:rPr>
                <w:rFonts w:asciiTheme="minorHAnsi" w:hAnsiTheme="minorHAnsi" w:cstheme="minorHAnsi"/>
                <w:sz w:val="18"/>
                <w:szCs w:val="18"/>
              </w:rPr>
              <w:t>)=</w:t>
            </w:r>
            <w:proofErr w:type="gramEnd"/>
            <w:r w:rsidRPr="00D12B47">
              <w:rPr>
                <w:rFonts w:asciiTheme="minorHAnsi" w:hAnsiTheme="minorHAnsi" w:cstheme="minorHAnsi"/>
                <w:sz w:val="18"/>
                <w:szCs w:val="18"/>
              </w:rPr>
              <w:t xml:space="preserve"> Continuous; then display:</w:t>
            </w:r>
          </w:p>
          <w:p w14:paraId="78291902"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7829192D" w14:textId="77777777" w:rsidTr="00964A48">
        <w:trPr>
          <w:trHeight w:val="158"/>
        </w:trPr>
        <w:tc>
          <w:tcPr>
            <w:tcW w:w="792" w:type="dxa"/>
            <w:vAlign w:val="center"/>
          </w:tcPr>
          <w:p w14:paraId="7829191B" w14:textId="5C3F8DD4" w:rsidR="00EE3065" w:rsidRDefault="00F37662" w:rsidP="00F37662">
            <w:pPr>
              <w:jc w:val="center"/>
              <w:rPr>
                <w:rFonts w:asciiTheme="minorHAnsi" w:hAnsiTheme="minorHAnsi"/>
                <w:sz w:val="18"/>
                <w:szCs w:val="18"/>
              </w:rPr>
            </w:pPr>
            <w:r>
              <w:rPr>
                <w:rFonts w:asciiTheme="minorHAnsi" w:hAnsiTheme="minorHAnsi" w:cstheme="minorHAnsi"/>
                <w:sz w:val="18"/>
                <w:szCs w:val="18"/>
              </w:rPr>
              <w:t>08</w:t>
            </w:r>
          </w:p>
        </w:tc>
        <w:tc>
          <w:tcPr>
            <w:tcW w:w="4508" w:type="dxa"/>
            <w:vAlign w:val="center"/>
          </w:tcPr>
          <w:p w14:paraId="7829191C"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7829191D"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490" w:type="dxa"/>
            <w:tcMar>
              <w:left w:w="72" w:type="dxa"/>
              <w:right w:w="72" w:type="dxa"/>
            </w:tcMar>
          </w:tcPr>
          <w:p w14:paraId="6DDF989E" w14:textId="0474DC23" w:rsidR="00596EFE" w:rsidRPr="00D12B47" w:rsidRDefault="00EE3065" w:rsidP="00596EFE">
            <w:pPr>
              <w:rPr>
                <w:rFonts w:asciiTheme="minorHAnsi" w:hAnsiTheme="minorHAnsi" w:cstheme="minorHAnsi"/>
                <w:sz w:val="18"/>
                <w:szCs w:val="18"/>
              </w:rPr>
            </w:pPr>
            <w:r w:rsidRPr="007A5D38">
              <w:rPr>
                <w:rFonts w:asciiTheme="minorHAnsi" w:hAnsiTheme="minorHAnsi" w:cstheme="minorHAnsi"/>
                <w:sz w:val="18"/>
                <w:szCs w:val="18"/>
              </w:rPr>
              <w:t>&lt;&lt;calculated field</w:t>
            </w:r>
            <w:r w:rsidR="00596EFE">
              <w:rPr>
                <w:rFonts w:asciiTheme="minorHAnsi" w:hAnsiTheme="minorHAnsi" w:cstheme="minorHAnsi"/>
                <w:sz w:val="18"/>
                <w:szCs w:val="18"/>
              </w:rPr>
              <w:t xml:space="preserve">: </w:t>
            </w:r>
            <w:r w:rsidRPr="00D12B47">
              <w:rPr>
                <w:rFonts w:asciiTheme="minorHAnsi" w:hAnsiTheme="minorHAnsi" w:cstheme="minorHAnsi"/>
                <w:sz w:val="18"/>
                <w:szCs w:val="18"/>
              </w:rPr>
              <w:t xml:space="preserve">Else if “Building Type” (A02) = </w:t>
            </w:r>
            <w:r w:rsidR="00A038D2">
              <w:rPr>
                <w:rFonts w:asciiTheme="minorHAnsi" w:hAnsiTheme="minorHAnsi" w:cstheme="minorHAnsi"/>
                <w:sz w:val="18"/>
                <w:szCs w:val="18"/>
              </w:rPr>
              <w:t>High-rise Residential</w:t>
            </w:r>
            <w:r w:rsidR="00596EFE" w:rsidRPr="00D12B47">
              <w:rPr>
                <w:rFonts w:asciiTheme="minorHAnsi" w:hAnsiTheme="minorHAnsi" w:cstheme="minorHAnsi"/>
                <w:sz w:val="18"/>
                <w:szCs w:val="18"/>
              </w:rPr>
              <w:t xml:space="preserve"> and “Ventilation Operation Schedule (A</w:t>
            </w:r>
            <w:r w:rsidR="00596EFE">
              <w:rPr>
                <w:rFonts w:asciiTheme="minorHAnsi" w:hAnsiTheme="minorHAnsi" w:cstheme="minorHAnsi"/>
                <w:sz w:val="18"/>
                <w:szCs w:val="18"/>
              </w:rPr>
              <w:t>07</w:t>
            </w:r>
            <w:r w:rsidR="00596EFE" w:rsidRPr="00D12B47">
              <w:rPr>
                <w:rFonts w:asciiTheme="minorHAnsi" w:hAnsiTheme="minorHAnsi" w:cstheme="minorHAnsi"/>
                <w:sz w:val="18"/>
                <w:szCs w:val="18"/>
              </w:rPr>
              <w:t xml:space="preserve">) </w:t>
            </w:r>
            <w:r w:rsidR="00596EFE">
              <w:rPr>
                <w:rFonts w:asciiTheme="minorHAnsi" w:hAnsiTheme="minorHAnsi" w:cstheme="minorHAnsi"/>
                <w:sz w:val="18"/>
                <w:szCs w:val="18"/>
              </w:rPr>
              <w:t>≠</w:t>
            </w:r>
            <w:r w:rsidR="00596EFE" w:rsidRPr="00D12B47">
              <w:rPr>
                <w:rFonts w:asciiTheme="minorHAnsi" w:hAnsiTheme="minorHAnsi" w:cstheme="minorHAnsi"/>
                <w:sz w:val="18"/>
                <w:szCs w:val="18"/>
              </w:rPr>
              <w:t xml:space="preserve"> Scheduled or Real-Time Control, then display method:</w:t>
            </w:r>
          </w:p>
          <w:p w14:paraId="78291922" w14:textId="122DCC10" w:rsidR="00EE3065" w:rsidRPr="00D12B47" w:rsidRDefault="00EE3065" w:rsidP="00EE3065">
            <w:pPr>
              <w:rPr>
                <w:rFonts w:asciiTheme="minorHAnsi" w:hAnsiTheme="minorHAnsi" w:cstheme="minorHAnsi"/>
                <w:b/>
                <w:sz w:val="18"/>
                <w:szCs w:val="18"/>
              </w:rPr>
            </w:pPr>
            <w:r w:rsidRPr="00D12B47">
              <w:rPr>
                <w:rFonts w:asciiTheme="minorHAnsi" w:hAnsiTheme="minorHAnsi" w:cstheme="minorHAnsi"/>
                <w:b/>
                <w:sz w:val="18"/>
                <w:szCs w:val="18"/>
              </w:rPr>
              <w:t xml:space="preserve">**27b – </w:t>
            </w:r>
            <w:r w:rsidR="00596EFE" w:rsidRPr="00964A48">
              <w:rPr>
                <w:rFonts w:asciiTheme="minorHAnsi" w:hAnsiTheme="minorHAnsi" w:cstheme="minorHAnsi"/>
                <w:b/>
                <w:sz w:val="18"/>
                <w:szCs w:val="18"/>
              </w:rPr>
              <w:t xml:space="preserve">High-rise Residential </w:t>
            </w:r>
            <w:proofErr w:type="gramStart"/>
            <w:r w:rsidR="00596EFE" w:rsidRPr="00964A48">
              <w:rPr>
                <w:rFonts w:asciiTheme="minorHAnsi" w:hAnsiTheme="minorHAnsi" w:cstheme="minorHAnsi"/>
                <w:b/>
                <w:sz w:val="18"/>
                <w:szCs w:val="18"/>
              </w:rPr>
              <w:t>Ventilation</w:t>
            </w:r>
            <w:r w:rsidRPr="00D12B47">
              <w:rPr>
                <w:rFonts w:asciiTheme="minorHAnsi" w:hAnsiTheme="minorHAnsi" w:cstheme="minorHAnsi"/>
                <w:b/>
                <w:sz w:val="18"/>
                <w:szCs w:val="18"/>
              </w:rPr>
              <w:t>;</w:t>
            </w:r>
            <w:proofErr w:type="gramEnd"/>
          </w:p>
          <w:p w14:paraId="78291929" w14:textId="21779ADD"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 xml:space="preserve">Else </w:t>
            </w:r>
            <w:r w:rsidR="00596EFE" w:rsidRPr="00D12B47">
              <w:rPr>
                <w:rFonts w:asciiTheme="minorHAnsi" w:hAnsiTheme="minorHAnsi" w:cstheme="minorHAnsi"/>
                <w:sz w:val="18"/>
                <w:szCs w:val="18"/>
              </w:rPr>
              <w:t xml:space="preserve">if “Building Type” (A02) = </w:t>
            </w:r>
            <w:r w:rsidR="00596EFE">
              <w:rPr>
                <w:rFonts w:asciiTheme="minorHAnsi" w:hAnsiTheme="minorHAnsi" w:cstheme="minorHAnsi"/>
                <w:sz w:val="18"/>
                <w:szCs w:val="18"/>
              </w:rPr>
              <w:t>High-rise Residential</w:t>
            </w:r>
            <w:r w:rsidR="00596EFE" w:rsidRPr="00D12B47">
              <w:rPr>
                <w:rFonts w:asciiTheme="minorHAnsi" w:hAnsiTheme="minorHAnsi" w:cstheme="minorHAnsi"/>
                <w:sz w:val="18"/>
                <w:szCs w:val="18"/>
              </w:rPr>
              <w:t xml:space="preserve"> and “Ventilation Operation Schedule (A</w:t>
            </w:r>
            <w:r w:rsidR="00596EFE">
              <w:rPr>
                <w:rFonts w:asciiTheme="minorHAnsi" w:hAnsiTheme="minorHAnsi" w:cstheme="minorHAnsi"/>
                <w:sz w:val="18"/>
                <w:szCs w:val="18"/>
              </w:rPr>
              <w:t>07</w:t>
            </w:r>
            <w:r w:rsidR="00596EFE" w:rsidRPr="00D12B47">
              <w:rPr>
                <w:rFonts w:asciiTheme="minorHAnsi" w:hAnsiTheme="minorHAnsi" w:cstheme="minorHAnsi"/>
                <w:sz w:val="18"/>
                <w:szCs w:val="18"/>
              </w:rPr>
              <w:t xml:space="preserve">) </w:t>
            </w:r>
            <w:r w:rsidR="00596EFE">
              <w:rPr>
                <w:rFonts w:asciiTheme="minorHAnsi" w:hAnsiTheme="minorHAnsi" w:cstheme="minorHAnsi"/>
                <w:sz w:val="18"/>
                <w:szCs w:val="18"/>
              </w:rPr>
              <w:t>=</w:t>
            </w:r>
            <w:r w:rsidR="00596EFE" w:rsidRPr="00D12B47">
              <w:rPr>
                <w:rFonts w:asciiTheme="minorHAnsi" w:hAnsiTheme="minorHAnsi" w:cstheme="minorHAnsi"/>
                <w:sz w:val="18"/>
                <w:szCs w:val="18"/>
              </w:rPr>
              <w:t xml:space="preserve"> Scheduled or Real-Time Control, then display method:</w:t>
            </w:r>
          </w:p>
          <w:p w14:paraId="7829192C" w14:textId="42B972A4" w:rsidR="00571B10" w:rsidRDefault="00EE3065">
            <w:pPr>
              <w:rPr>
                <w:rFonts w:asciiTheme="minorHAnsi" w:hAnsiTheme="minorHAnsi" w:cstheme="minorHAnsi"/>
                <w:sz w:val="18"/>
                <w:szCs w:val="18"/>
              </w:rPr>
            </w:pPr>
            <w:r w:rsidRPr="00D12B47">
              <w:rPr>
                <w:rFonts w:asciiTheme="minorHAnsi" w:hAnsiTheme="minorHAnsi" w:cstheme="minorHAnsi"/>
                <w:b/>
                <w:sz w:val="18"/>
                <w:szCs w:val="18"/>
              </w:rPr>
              <w:t>**27</w:t>
            </w:r>
            <w:r w:rsidR="007715C6">
              <w:rPr>
                <w:rFonts w:asciiTheme="minorHAnsi" w:hAnsiTheme="minorHAnsi" w:cstheme="minorHAnsi"/>
                <w:b/>
                <w:sz w:val="18"/>
                <w:szCs w:val="18"/>
              </w:rPr>
              <w:t>c</w:t>
            </w:r>
            <w:r w:rsidR="00596EFE" w:rsidRPr="00D12B47">
              <w:rPr>
                <w:rFonts w:asciiTheme="minorHAnsi" w:hAnsiTheme="minorHAnsi" w:cstheme="minorHAnsi"/>
                <w:b/>
                <w:sz w:val="18"/>
                <w:szCs w:val="18"/>
              </w:rPr>
              <w:t xml:space="preserve"> – </w:t>
            </w:r>
            <w:r w:rsidR="00596EFE" w:rsidRPr="00BA7477">
              <w:rPr>
                <w:rFonts w:asciiTheme="minorHAnsi" w:hAnsiTheme="minorHAnsi" w:cstheme="minorHAnsi"/>
                <w:b/>
                <w:sz w:val="18"/>
                <w:szCs w:val="18"/>
              </w:rPr>
              <w:t xml:space="preserve">High-rise Residential </w:t>
            </w:r>
            <w:proofErr w:type="gramStart"/>
            <w:r w:rsidR="00596EFE" w:rsidRPr="00BA7477">
              <w:rPr>
                <w:rFonts w:asciiTheme="minorHAnsi" w:hAnsiTheme="minorHAnsi" w:cstheme="minorHAnsi"/>
                <w:b/>
                <w:sz w:val="18"/>
                <w:szCs w:val="18"/>
              </w:rPr>
              <w:t>Ventilation</w:t>
            </w:r>
            <w:r w:rsidR="00596EFE">
              <w:rPr>
                <w:rFonts w:asciiTheme="minorHAnsi" w:hAnsiTheme="minorHAnsi" w:cstheme="minorHAnsi"/>
                <w:b/>
                <w:sz w:val="18"/>
                <w:szCs w:val="18"/>
              </w:rPr>
              <w:t xml:space="preserve"> </w:t>
            </w:r>
            <w:r w:rsidRPr="00D12B47">
              <w:rPr>
                <w:rFonts w:asciiTheme="minorHAnsi" w:hAnsiTheme="minorHAnsi" w:cstheme="minorHAnsi"/>
                <w:b/>
                <w:sz w:val="18"/>
                <w:szCs w:val="18"/>
              </w:rPr>
              <w:t xml:space="preserve"> –</w:t>
            </w:r>
            <w:proofErr w:type="gramEnd"/>
            <w:r w:rsidRPr="00D12B47">
              <w:rPr>
                <w:rFonts w:asciiTheme="minorHAnsi" w:hAnsiTheme="minorHAnsi" w:cstheme="minorHAnsi"/>
                <w:b/>
                <w:sz w:val="18"/>
                <w:szCs w:val="18"/>
              </w:rPr>
              <w:t xml:space="preserve"> Scheduled or Real-Time Control</w:t>
            </w:r>
            <w:r w:rsidRPr="00964A48">
              <w:rPr>
                <w:rFonts w:asciiTheme="minorHAnsi" w:hAnsiTheme="minorHAnsi" w:cstheme="minorHAnsi"/>
                <w:sz w:val="18"/>
                <w:szCs w:val="18"/>
              </w:rPr>
              <w:t>&gt;&gt;</w:t>
            </w:r>
          </w:p>
        </w:tc>
      </w:tr>
      <w:tr w:rsidR="00EE3065" w:rsidRPr="00D2491C" w14:paraId="78291944" w14:textId="77777777" w:rsidTr="00964A48">
        <w:trPr>
          <w:trHeight w:val="158"/>
        </w:trPr>
        <w:tc>
          <w:tcPr>
            <w:tcW w:w="10790" w:type="dxa"/>
            <w:gridSpan w:val="3"/>
            <w:vAlign w:val="center"/>
          </w:tcPr>
          <w:p w14:paraId="78291942" w14:textId="77777777" w:rsidR="00EE3065" w:rsidRDefault="00EE3065" w:rsidP="00EE3065">
            <w:pPr>
              <w:rPr>
                <w:rFonts w:asciiTheme="minorHAnsi" w:hAnsiTheme="minorHAnsi"/>
                <w:sz w:val="18"/>
                <w:szCs w:val="18"/>
              </w:rPr>
            </w:pPr>
            <w:r>
              <w:rPr>
                <w:rFonts w:asciiTheme="minorHAnsi" w:hAnsiTheme="minorHAnsi"/>
                <w:sz w:val="18"/>
                <w:szCs w:val="18"/>
              </w:rPr>
              <w:t xml:space="preserve">Note: </w:t>
            </w:r>
          </w:p>
          <w:p w14:paraId="78291943" w14:textId="77777777" w:rsidR="00EE3065" w:rsidRDefault="00EE3065" w:rsidP="00EE3065">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8" w14:textId="77777777" w:rsidR="00A11558" w:rsidRPr="002F0718" w:rsidRDefault="00A11558">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0790"/>
      </w:tblGrid>
      <w:tr w:rsidR="002F0718" w14:paraId="26CC26ED" w14:textId="77777777" w:rsidTr="00C9599D">
        <w:tc>
          <w:tcPr>
            <w:tcW w:w="10790" w:type="dxa"/>
          </w:tcPr>
          <w:p w14:paraId="693427CD" w14:textId="77777777" w:rsidR="002F0718" w:rsidRPr="0029047D" w:rsidRDefault="002F0718" w:rsidP="00C9599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B. Ventilation - Total Ventilation Rate</w:t>
            </w:r>
            <w:r>
              <w:rPr>
                <w:rFonts w:asciiTheme="minorHAnsi" w:hAnsiTheme="minorHAnsi"/>
                <w:b/>
                <w:szCs w:val="18"/>
              </w:rPr>
              <w:t xml:space="preserve"> - MCH-</w:t>
            </w:r>
            <w:r w:rsidRPr="0029047D">
              <w:rPr>
                <w:rFonts w:asciiTheme="minorHAnsi" w:hAnsiTheme="minorHAnsi"/>
                <w:b/>
                <w:szCs w:val="18"/>
              </w:rPr>
              <w:t>27</w:t>
            </w:r>
            <w:r>
              <w:rPr>
                <w:rFonts w:asciiTheme="minorHAnsi" w:hAnsiTheme="minorHAnsi"/>
                <w:b/>
                <w:szCs w:val="18"/>
              </w:rPr>
              <w:t>c – High-rise Residential Multifamily Ventilation Scheduled or Real Time Control</w:t>
            </w:r>
          </w:p>
          <w:p w14:paraId="10E7C70E" w14:textId="17221C19" w:rsidR="002F0718" w:rsidRDefault="002F0718" w:rsidP="00C9599D">
            <w:pPr>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41" w:author="Moua, Cheng@Energy" w:date="2022-02-03T14:59:00Z">
              <w:r w:rsidRPr="00CB00C9" w:rsidDel="002A2901">
                <w:rPr>
                  <w:rFonts w:asciiTheme="minorHAnsi" w:hAnsiTheme="minorHAnsi"/>
                  <w:sz w:val="18"/>
                  <w:szCs w:val="18"/>
                </w:rPr>
                <w:delText xml:space="preserve">building </w:delText>
              </w:r>
            </w:del>
            <w:ins w:id="42" w:author="Moua, Cheng@Energy" w:date="2022-02-03T14:59:00Z">
              <w:r w:rsidR="002A2901">
                <w:rPr>
                  <w:rFonts w:asciiTheme="minorHAnsi" w:hAnsiTheme="minorHAnsi"/>
                  <w:sz w:val="18"/>
                  <w:szCs w:val="18"/>
                </w:rPr>
                <w:t>dwelling</w:t>
              </w:r>
              <w:r w:rsidR="002A2901"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r>
              <w:rPr>
                <w:rFonts w:asciiTheme="minorHAnsi" w:hAnsiTheme="minorHAnsi" w:cs="font78"/>
                <w:sz w:val="18"/>
                <w:szCs w:val="18"/>
              </w:rPr>
              <w:t>1</w:t>
            </w:r>
            <w:ins w:id="43" w:author="Moua, Cheng@Energy" w:date="2022-02-03T15:00:00Z">
              <w:r w:rsidR="002A2901">
                <w:rPr>
                  <w:rFonts w:asciiTheme="minorHAnsi" w:hAnsiTheme="minorHAnsi" w:cs="font78"/>
                  <w:sz w:val="18"/>
                  <w:szCs w:val="18"/>
                </w:rPr>
                <w:t>60.2</w:t>
              </w:r>
            </w:ins>
            <w:del w:id="44" w:author="Moua, Cheng@Energy" w:date="2022-02-03T15:00:00Z">
              <w:r w:rsidDel="002A2901">
                <w:rPr>
                  <w:rFonts w:asciiTheme="minorHAnsi" w:hAnsiTheme="minorHAnsi" w:cs="font78"/>
                  <w:sz w:val="18"/>
                  <w:szCs w:val="18"/>
                </w:rPr>
                <w:delText>20.1</w:delText>
              </w:r>
            </w:del>
            <w:r>
              <w:rPr>
                <w:rFonts w:asciiTheme="minorHAnsi" w:hAnsiTheme="minorHAnsi" w:cs="font78"/>
                <w:sz w:val="18"/>
                <w:szCs w:val="18"/>
              </w:rPr>
              <w:t>(b)2A</w:t>
            </w:r>
            <w:del w:id="45" w:author="Moua, Cheng@Energy" w:date="2022-02-03T15:00:00Z">
              <w:r w:rsidDel="002A2901">
                <w:rPr>
                  <w:rFonts w:asciiTheme="minorHAnsi" w:hAnsiTheme="minorHAnsi" w:cs="font78"/>
                  <w:sz w:val="18"/>
                  <w:szCs w:val="18"/>
                </w:rPr>
                <w:delText>.</w:delText>
              </w:r>
            </w:del>
            <w:r>
              <w:rPr>
                <w:rFonts w:asciiTheme="minorHAnsi" w:hAnsiTheme="minorHAnsi" w:cs="font78"/>
                <w:sz w:val="18"/>
                <w:szCs w:val="18"/>
              </w:rPr>
              <w:t>iv</w:t>
            </w:r>
          </w:p>
        </w:tc>
      </w:tr>
      <w:tr w:rsidR="002F0718" w14:paraId="733AFD67" w14:textId="77777777" w:rsidTr="00C9599D">
        <w:tc>
          <w:tcPr>
            <w:tcW w:w="10790" w:type="dxa"/>
          </w:tcPr>
          <w:p w14:paraId="00FE067A" w14:textId="77777777" w:rsidR="002F0718" w:rsidRPr="002F0718" w:rsidRDefault="002F0718" w:rsidP="00C9599D">
            <w:pPr>
              <w:rPr>
                <w:rFonts w:asciiTheme="minorHAnsi" w:hAnsiTheme="minorHAnsi"/>
                <w:sz w:val="18"/>
                <w:szCs w:val="18"/>
              </w:rPr>
            </w:pPr>
            <w:r w:rsidRPr="002F0718">
              <w:rPr>
                <w:rFonts w:asciiTheme="minorHAnsi" w:hAnsi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2C4B2886" w14:textId="77777777" w:rsidR="002F0718" w:rsidRPr="002F0718" w:rsidRDefault="002F0718" w:rsidP="00C9599D">
            <w:pPr>
              <w:rPr>
                <w:rFonts w:asciiTheme="minorHAnsi" w:hAnsiTheme="minorHAnsi"/>
                <w:sz w:val="18"/>
                <w:szCs w:val="18"/>
              </w:rPr>
            </w:pPr>
          </w:p>
          <w:p w14:paraId="5A5E6AFB" w14:textId="77777777" w:rsidR="002F0718" w:rsidRDefault="002F0718" w:rsidP="00C9599D">
            <w:pPr>
              <w:rPr>
                <w:rFonts w:asciiTheme="minorHAnsi" w:hAnsiTheme="minorHAnsi"/>
                <w:sz w:val="18"/>
                <w:szCs w:val="18"/>
              </w:rPr>
            </w:pPr>
            <w:r w:rsidRPr="002F0718">
              <w:rPr>
                <w:rFonts w:asciiTheme="minorHAnsi" w:hAnsi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2C14CEE4" w14:textId="406625BB" w:rsidR="002F6DFC" w:rsidRDefault="002F6DFC">
      <w:pPr>
        <w:rPr>
          <w:rFonts w:asciiTheme="minorHAnsi" w:hAnsiTheme="minorHAnsi" w:cstheme="minorHAnsi"/>
          <w:sz w:val="18"/>
          <w:szCs w:val="18"/>
        </w:rPr>
      </w:pPr>
    </w:p>
    <w:p w14:paraId="48AE7CDD" w14:textId="77777777" w:rsidR="002F6DFC" w:rsidRDefault="002F6DFC" w:rsidP="002F6DFC"/>
    <w:p w14:paraId="68F913EF" w14:textId="77777777" w:rsidR="002F6DFC" w:rsidRDefault="002F6DFC" w:rsidP="002F6DFC">
      <w:r>
        <w:br w:type="page"/>
      </w:r>
    </w:p>
    <w:p w14:paraId="29C24D2E" w14:textId="10617596" w:rsidR="002F6DFC" w:rsidRDefault="002F6DFC">
      <w:pPr>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4341F9" w:rsidRPr="009E2C1C" w14:paraId="04218D0D" w14:textId="77777777" w:rsidTr="002F0718">
        <w:trPr>
          <w:trHeight w:val="206"/>
        </w:trPr>
        <w:tc>
          <w:tcPr>
            <w:tcW w:w="10768" w:type="dxa"/>
            <w:gridSpan w:val="4"/>
            <w:vAlign w:val="center"/>
          </w:tcPr>
          <w:p w14:paraId="13717EFE" w14:textId="77777777" w:rsidR="004341F9" w:rsidRPr="009351D2" w:rsidRDefault="004341F9" w:rsidP="00186E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r>
              <w:rPr>
                <w:rFonts w:asciiTheme="minorHAnsi" w:hAnsiTheme="minorHAnsi" w:cs="Arial"/>
                <w:b/>
                <w:caps/>
                <w:sz w:val="18"/>
                <w:szCs w:val="18"/>
              </w:rPr>
              <w:t xml:space="preserve"> </w:t>
            </w:r>
          </w:p>
        </w:tc>
      </w:tr>
      <w:tr w:rsidR="004341F9" w:rsidRPr="001B14D6" w14:paraId="5136A7D0" w14:textId="77777777" w:rsidTr="002F0718">
        <w:trPr>
          <w:trHeight w:val="206"/>
        </w:trPr>
        <w:tc>
          <w:tcPr>
            <w:tcW w:w="10768" w:type="dxa"/>
            <w:gridSpan w:val="4"/>
            <w:vAlign w:val="center"/>
          </w:tcPr>
          <w:p w14:paraId="162CD6BC" w14:textId="77777777" w:rsidR="004341F9" w:rsidRPr="00E136A4" w:rsidRDefault="004341F9" w:rsidP="00186E32">
            <w:pPr>
              <w:keepNext/>
              <w:numPr>
                <w:ilvl w:val="0"/>
                <w:numId w:val="7"/>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4341F9" w:rsidRPr="00B272DC" w14:paraId="23A4FBA4" w14:textId="77777777" w:rsidTr="002F0718">
        <w:trPr>
          <w:trHeight w:val="360"/>
        </w:trPr>
        <w:tc>
          <w:tcPr>
            <w:tcW w:w="5481" w:type="dxa"/>
            <w:gridSpan w:val="2"/>
          </w:tcPr>
          <w:p w14:paraId="38D0B546"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87" w:type="dxa"/>
            <w:gridSpan w:val="2"/>
          </w:tcPr>
          <w:p w14:paraId="39C708AF"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341F9" w:rsidRPr="00B272DC" w14:paraId="2713E548" w14:textId="77777777" w:rsidTr="002F0718">
        <w:trPr>
          <w:trHeight w:val="360"/>
        </w:trPr>
        <w:tc>
          <w:tcPr>
            <w:tcW w:w="5481" w:type="dxa"/>
            <w:gridSpan w:val="2"/>
          </w:tcPr>
          <w:p w14:paraId="0B5682CC" w14:textId="77777777" w:rsidR="004341F9" w:rsidRPr="00B272DC" w:rsidRDefault="004341F9" w:rsidP="00186E3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87" w:type="dxa"/>
            <w:gridSpan w:val="2"/>
          </w:tcPr>
          <w:p w14:paraId="10E472C7"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341F9" w:rsidRPr="00B272DC" w14:paraId="3A85F610" w14:textId="77777777" w:rsidTr="002F0718">
        <w:trPr>
          <w:trHeight w:val="360"/>
        </w:trPr>
        <w:tc>
          <w:tcPr>
            <w:tcW w:w="5481" w:type="dxa"/>
            <w:gridSpan w:val="2"/>
          </w:tcPr>
          <w:p w14:paraId="414FBC58"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Address:</w:t>
            </w:r>
          </w:p>
        </w:tc>
        <w:tc>
          <w:tcPr>
            <w:tcW w:w="5287" w:type="dxa"/>
            <w:gridSpan w:val="2"/>
          </w:tcPr>
          <w:p w14:paraId="2AF956DC"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4341F9" w:rsidRPr="00B272DC" w14:paraId="6D956CDB" w14:textId="77777777" w:rsidTr="002F0718">
        <w:trPr>
          <w:trHeight w:val="360"/>
        </w:trPr>
        <w:tc>
          <w:tcPr>
            <w:tcW w:w="5481" w:type="dxa"/>
            <w:gridSpan w:val="2"/>
          </w:tcPr>
          <w:p w14:paraId="403D89DF"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City/State/Zip:</w:t>
            </w:r>
          </w:p>
        </w:tc>
        <w:tc>
          <w:tcPr>
            <w:tcW w:w="5287" w:type="dxa"/>
            <w:gridSpan w:val="2"/>
          </w:tcPr>
          <w:p w14:paraId="13DF037C" w14:textId="77777777" w:rsidR="004341F9" w:rsidRPr="00B272DC" w:rsidRDefault="004341F9" w:rsidP="00186E32">
            <w:pPr>
              <w:keepNext/>
              <w:rPr>
                <w:rFonts w:asciiTheme="minorHAnsi" w:hAnsiTheme="minorHAnsi"/>
                <w:sz w:val="14"/>
                <w:szCs w:val="14"/>
              </w:rPr>
            </w:pPr>
            <w:r w:rsidRPr="00B272DC">
              <w:rPr>
                <w:rFonts w:asciiTheme="minorHAnsi" w:hAnsiTheme="minorHAnsi"/>
                <w:sz w:val="14"/>
                <w:szCs w:val="14"/>
              </w:rPr>
              <w:t>Phone:</w:t>
            </w:r>
          </w:p>
        </w:tc>
      </w:tr>
      <w:tr w:rsidR="004341F9" w:rsidRPr="008E6C57" w14:paraId="37921BA0" w14:textId="77777777" w:rsidTr="002F0718">
        <w:tblPrEx>
          <w:tblCellMar>
            <w:left w:w="115" w:type="dxa"/>
            <w:right w:w="115" w:type="dxa"/>
          </w:tblCellMar>
        </w:tblPrEx>
        <w:trPr>
          <w:trHeight w:val="296"/>
        </w:trPr>
        <w:tc>
          <w:tcPr>
            <w:tcW w:w="10768" w:type="dxa"/>
            <w:gridSpan w:val="4"/>
            <w:vAlign w:val="center"/>
          </w:tcPr>
          <w:p w14:paraId="187E1256" w14:textId="77777777" w:rsidR="004341F9" w:rsidRDefault="004341F9" w:rsidP="00186E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4341F9" w:rsidRPr="008E6C57" w14:paraId="243DD0CD" w14:textId="77777777" w:rsidTr="002F0718">
        <w:tblPrEx>
          <w:tblCellMar>
            <w:left w:w="115" w:type="dxa"/>
            <w:right w:w="115" w:type="dxa"/>
          </w:tblCellMar>
        </w:tblPrEx>
        <w:trPr>
          <w:trHeight w:val="504"/>
        </w:trPr>
        <w:tc>
          <w:tcPr>
            <w:tcW w:w="10768" w:type="dxa"/>
            <w:gridSpan w:val="4"/>
          </w:tcPr>
          <w:p w14:paraId="7B3A8D4E" w14:textId="77777777" w:rsidR="004341F9" w:rsidRPr="00FD09A4" w:rsidRDefault="004341F9" w:rsidP="00186E32">
            <w:pPr>
              <w:pStyle w:val="Heading3"/>
              <w:numPr>
                <w:ilvl w:val="0"/>
                <w:numId w:val="0"/>
              </w:numPr>
              <w:spacing w:before="0"/>
              <w:ind w:right="86"/>
              <w:rPr>
                <w:rFonts w:asciiTheme="minorHAnsi" w:hAnsiTheme="minorHAnsi"/>
                <w:caps/>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r w:rsidRPr="008E6C57">
              <w:rPr>
                <w:rFonts w:asciiTheme="minorHAnsi" w:hAnsiTheme="minorHAnsi"/>
                <w:sz w:val="18"/>
                <w:szCs w:val="18"/>
              </w:rPr>
              <w:t xml:space="preserve"> </w:t>
            </w:r>
          </w:p>
          <w:p w14:paraId="104BF4C8" w14:textId="77777777" w:rsidR="004341F9" w:rsidRPr="008E6C57" w:rsidRDefault="004341F9" w:rsidP="00186E32">
            <w:pPr>
              <w:pStyle w:val="Heading3"/>
              <w:numPr>
                <w:ilvl w:val="0"/>
                <w:numId w:val="6"/>
              </w:numPr>
              <w:spacing w:before="0"/>
              <w:ind w:right="90"/>
              <w:rPr>
                <w:rFonts w:asciiTheme="minorHAnsi" w:hAnsiTheme="minorHAnsi"/>
                <w:caps/>
                <w:sz w:val="18"/>
                <w:szCs w:val="18"/>
              </w:rPr>
            </w:pPr>
            <w:r>
              <w:rPr>
                <w:rFonts w:asciiTheme="minorHAnsi" w:hAnsiTheme="minorHAnsi"/>
                <w:sz w:val="18"/>
                <w:szCs w:val="18"/>
              </w:rPr>
              <w:t>T</w:t>
            </w:r>
            <w:r w:rsidRPr="008E6C57">
              <w:rPr>
                <w:rFonts w:asciiTheme="minorHAnsi" w:hAnsiTheme="minorHAnsi"/>
                <w:sz w:val="18"/>
                <w:szCs w:val="18"/>
              </w:rPr>
              <w:t xml:space="preserve">he information provided on this </w:t>
            </w:r>
            <w:r>
              <w:rPr>
                <w:rFonts w:asciiTheme="minorHAnsi" w:hAnsiTheme="minorHAnsi"/>
                <w:sz w:val="18"/>
                <w:szCs w:val="18"/>
              </w:rPr>
              <w:t>Certificate of Installation</w:t>
            </w:r>
            <w:r w:rsidRPr="008E6C57">
              <w:rPr>
                <w:rFonts w:asciiTheme="minorHAnsi" w:hAnsiTheme="minorHAnsi"/>
                <w:sz w:val="18"/>
                <w:szCs w:val="18"/>
              </w:rPr>
              <w:t xml:space="preserve"> is true and correct.</w:t>
            </w:r>
            <w:r>
              <w:rPr>
                <w:rFonts w:asciiTheme="minorHAnsi" w:hAnsiTheme="minorHAnsi"/>
                <w:sz w:val="18"/>
                <w:szCs w:val="18"/>
              </w:rPr>
              <w:t xml:space="preserve"> </w:t>
            </w:r>
          </w:p>
          <w:p w14:paraId="4CFA517B" w14:textId="77777777" w:rsidR="004341F9" w:rsidRPr="008E6C57" w:rsidRDefault="004341F9" w:rsidP="00186E32">
            <w:pPr>
              <w:pStyle w:val="p2"/>
              <w:keepNext/>
              <w:numPr>
                <w:ilvl w:val="0"/>
                <w:numId w:val="6"/>
              </w:numPr>
              <w:tabs>
                <w:tab w:val="clear" w:pos="357"/>
              </w:tabs>
              <w:spacing w:line="240" w:lineRule="auto"/>
              <w:ind w:right="90"/>
              <w:rPr>
                <w:rFonts w:asciiTheme="minorHAnsi" w:hAnsiTheme="minorHAnsi"/>
                <w:snapToGrid/>
                <w:sz w:val="18"/>
                <w:szCs w:val="18"/>
              </w:rPr>
            </w:pPr>
            <w:r w:rsidRPr="00533710">
              <w:rPr>
                <w:rFonts w:asciiTheme="minorHAnsi" w:hAnsiTheme="minorHAnsi"/>
                <w:sz w:val="18"/>
                <w:szCs w:val="18"/>
              </w:rPr>
              <w:t xml:space="preserve">I am eligible under Division 3 of the Business and Professions Code to accept responsibility for the scope of construction or installation, in the applicable classification, for the scope of work specified on this Certificate of Installation (responsible </w:t>
            </w:r>
            <w:r>
              <w:rPr>
                <w:rFonts w:asciiTheme="minorHAnsi" w:hAnsiTheme="minorHAnsi"/>
                <w:sz w:val="18"/>
                <w:szCs w:val="18"/>
              </w:rPr>
              <w:t>builder/installer</w:t>
            </w:r>
            <w:r w:rsidRPr="00533710">
              <w:rPr>
                <w:rFonts w:asciiTheme="minorHAnsi" w:hAnsiTheme="minorHAnsi"/>
                <w:sz w:val="18"/>
                <w:szCs w:val="18"/>
              </w:rPr>
              <w:t xml:space="preserve">), otherwise I am an authorized representative of the responsible </w:t>
            </w:r>
            <w:r>
              <w:rPr>
                <w:rFonts w:asciiTheme="minorHAnsi" w:hAnsiTheme="minorHAnsi"/>
                <w:sz w:val="18"/>
                <w:szCs w:val="18"/>
              </w:rPr>
              <w:t>builder/installer</w:t>
            </w:r>
            <w:r>
              <w:rPr>
                <w:rFonts w:asciiTheme="minorHAnsi" w:eastAsia="Calibri" w:hAnsiTheme="minorHAnsi"/>
                <w:sz w:val="18"/>
                <w:szCs w:val="18"/>
              </w:rPr>
              <w:t>.</w:t>
            </w:r>
          </w:p>
          <w:p w14:paraId="3A14B7B2" w14:textId="77777777" w:rsidR="004341F9" w:rsidRPr="008E6C57" w:rsidRDefault="004341F9" w:rsidP="00186E32">
            <w:pPr>
              <w:keepNext/>
              <w:numPr>
                <w:ilvl w:val="0"/>
                <w:numId w:val="6"/>
              </w:numPr>
              <w:autoSpaceDE w:val="0"/>
              <w:autoSpaceDN w:val="0"/>
              <w:adjustRightInd w:val="0"/>
              <w:ind w:right="90"/>
              <w:rPr>
                <w:rFonts w:asciiTheme="minorHAnsi" w:hAnsiTheme="minorHAnsi"/>
                <w:sz w:val="18"/>
                <w:szCs w:val="18"/>
              </w:rPr>
            </w:pPr>
            <w:r>
              <w:rPr>
                <w:rFonts w:asciiTheme="minorHAnsi" w:hAnsiTheme="minorHAnsi"/>
                <w:sz w:val="18"/>
                <w:szCs w:val="18"/>
              </w:rPr>
              <w:t>The</w:t>
            </w:r>
            <w:r w:rsidRPr="008E6C57">
              <w:rPr>
                <w:rFonts w:asciiTheme="minorHAnsi" w:hAnsiTheme="minorHAnsi"/>
                <w:sz w:val="18"/>
                <w:szCs w:val="18"/>
              </w:rPr>
              <w:t xml:space="preserve"> </w:t>
            </w:r>
            <w:r w:rsidRPr="00AA7D5B">
              <w:rPr>
                <w:rFonts w:asciiTheme="minorHAnsi" w:hAnsiTheme="minorHAnsi"/>
                <w:sz w:val="18"/>
                <w:szCs w:val="18"/>
              </w:rPr>
              <w:t xml:space="preserve">constructed or installed features, materials, </w:t>
            </w:r>
            <w:proofErr w:type="gramStart"/>
            <w:r w:rsidRPr="00AA7D5B">
              <w:rPr>
                <w:rFonts w:asciiTheme="minorHAnsi" w:hAnsiTheme="minorHAnsi"/>
                <w:sz w:val="18"/>
                <w:szCs w:val="18"/>
              </w:rPr>
              <w:t>components</w:t>
            </w:r>
            <w:proofErr w:type="gramEnd"/>
            <w:r w:rsidRPr="00AA7D5B">
              <w:rPr>
                <w:rFonts w:asciiTheme="minorHAnsi" w:hAnsiTheme="minorHAnsi"/>
                <w:sz w:val="18"/>
                <w:szCs w:val="18"/>
              </w:rPr>
              <w:t xml:space="preserve"> or manufactured devices (the</w:t>
            </w:r>
            <w:r>
              <w:rPr>
                <w:rFonts w:asciiTheme="minorHAnsi" w:hAnsiTheme="minorHAnsi"/>
                <w:sz w:val="18"/>
                <w:szCs w:val="18"/>
              </w:rPr>
              <w:t xml:space="preserve"> installation) identified on this</w:t>
            </w:r>
            <w:r w:rsidRPr="00AA7D5B">
              <w:rPr>
                <w:rFonts w:asciiTheme="minorHAnsi" w:hAnsiTheme="minorHAnsi"/>
                <w:sz w:val="18"/>
                <w:szCs w:val="18"/>
              </w:rPr>
              <w:t xml:space="preserve"> Certificate of Installation conforms to all applicable codes and regulations, and the installation conforms to the requirements given on the plans and specifications approved by the enforcement agency</w:t>
            </w:r>
            <w:r w:rsidRPr="008E6C57">
              <w:rPr>
                <w:rFonts w:asciiTheme="minorHAnsi" w:eastAsia="Calibri" w:hAnsiTheme="minorHAnsi" w:cs="TimesNewRomanPSMT"/>
                <w:sz w:val="18"/>
                <w:szCs w:val="18"/>
              </w:rPr>
              <w:t>.</w:t>
            </w:r>
          </w:p>
          <w:p w14:paraId="47D8039A" w14:textId="77777777" w:rsidR="004341F9" w:rsidRPr="008E6C57" w:rsidRDefault="004341F9" w:rsidP="00186E32">
            <w:pPr>
              <w:pStyle w:val="ListParagraph"/>
              <w:keepNext/>
              <w:numPr>
                <w:ilvl w:val="0"/>
                <w:numId w:val="6"/>
              </w:numPr>
              <w:autoSpaceDE w:val="0"/>
              <w:autoSpaceDN w:val="0"/>
              <w:adjustRightInd w:val="0"/>
              <w:rPr>
                <w:rFonts w:asciiTheme="minorHAnsi" w:hAnsiTheme="minorHAnsi"/>
                <w:sz w:val="18"/>
                <w:szCs w:val="18"/>
              </w:rPr>
            </w:pPr>
            <w:r w:rsidRPr="008E6C57">
              <w:rPr>
                <w:rFonts w:asciiTheme="minorHAnsi" w:hAnsiTheme="minorHAnsi"/>
                <w:sz w:val="18"/>
                <w:szCs w:val="18"/>
              </w:rPr>
              <w:t>I understand that a HERS rater will check the installation to verify compliance, and that if such checking identifies defects; I am required to take co</w:t>
            </w:r>
            <w:r>
              <w:rPr>
                <w:rFonts w:asciiTheme="minorHAnsi" w:hAnsiTheme="minorHAnsi"/>
                <w:sz w:val="18"/>
                <w:szCs w:val="18"/>
              </w:rPr>
              <w:t xml:space="preserve">rrective action at my expense. </w:t>
            </w:r>
            <w:r w:rsidRPr="008E6C57">
              <w:rPr>
                <w:rFonts w:asciiTheme="minorHAnsi" w:hAnsiTheme="minorHAnsi"/>
                <w:sz w:val="18"/>
                <w:szCs w:val="18"/>
              </w:rPr>
              <w:t>I understand t</w:t>
            </w:r>
            <w:r>
              <w:rPr>
                <w:rFonts w:asciiTheme="minorHAnsi" w:hAnsiTheme="minorHAnsi"/>
                <w:sz w:val="18"/>
                <w:szCs w:val="18"/>
              </w:rPr>
              <w:t>hat Energy Commission and HERS P</w:t>
            </w:r>
            <w:r w:rsidRPr="008E6C57">
              <w:rPr>
                <w:rFonts w:asciiTheme="minorHAnsi" w:hAnsiTheme="minorHAnsi"/>
                <w:sz w:val="18"/>
                <w:szCs w:val="18"/>
              </w:rPr>
              <w:t>rovider representatives will also perform quality assurance checking of installations, including those approved as part of a sample group but not checked by a HERS rater, and if those installations fail to meet the requirements of such quality assurance checking, the required corrective action and additional checking/testing of other installations in that HERS sample group wi</w:t>
            </w:r>
            <w:r>
              <w:rPr>
                <w:rFonts w:asciiTheme="minorHAnsi" w:hAnsiTheme="minorHAnsi"/>
                <w:sz w:val="18"/>
                <w:szCs w:val="18"/>
              </w:rPr>
              <w:t>ll be performed at my expense.</w:t>
            </w:r>
          </w:p>
          <w:p w14:paraId="450EFFEA" w14:textId="77777777" w:rsidR="004341F9" w:rsidRPr="008E6C57" w:rsidRDefault="004341F9" w:rsidP="00186E32">
            <w:pPr>
              <w:pStyle w:val="ListParagraph"/>
              <w:keepNext/>
              <w:numPr>
                <w:ilvl w:val="0"/>
                <w:numId w:val="6"/>
              </w:numPr>
              <w:autoSpaceDE w:val="0"/>
              <w:autoSpaceDN w:val="0"/>
              <w:adjustRightInd w:val="0"/>
              <w:rPr>
                <w:rFonts w:asciiTheme="minorHAnsi" w:hAnsiTheme="minorHAnsi"/>
                <w:sz w:val="18"/>
                <w:szCs w:val="18"/>
              </w:rPr>
            </w:pPr>
            <w:r w:rsidRPr="008E6C57">
              <w:rPr>
                <w:rFonts w:asciiTheme="minorHAnsi" w:hAnsiTheme="minorHAnsi"/>
                <w:sz w:val="18"/>
                <w:szCs w:val="18"/>
              </w:rPr>
              <w:t xml:space="preserve">I reviewed a copy of the </w:t>
            </w:r>
            <w:r>
              <w:rPr>
                <w:rFonts w:asciiTheme="minorHAnsi" w:hAnsiTheme="minorHAnsi"/>
                <w:sz w:val="18"/>
                <w:szCs w:val="18"/>
              </w:rPr>
              <w:t>Certificate of Compliance</w:t>
            </w:r>
            <w:r w:rsidRPr="008E6C57">
              <w:rPr>
                <w:rFonts w:asciiTheme="minorHAnsi" w:hAnsiTheme="minorHAnsi"/>
                <w:sz w:val="18"/>
                <w:szCs w:val="18"/>
              </w:rPr>
              <w:t xml:space="preserve"> approved by the enforcement agency that identifies the specific requirements for the </w:t>
            </w:r>
            <w:r w:rsidRPr="00AA7D5B">
              <w:rPr>
                <w:rFonts w:asciiTheme="minorHAnsi" w:hAnsiTheme="minorHAnsi"/>
                <w:sz w:val="18"/>
                <w:szCs w:val="18"/>
              </w:rPr>
              <w:t>scope of construction or installation identified on this Certificate of Installation</w:t>
            </w:r>
            <w:r>
              <w:rPr>
                <w:rFonts w:asciiTheme="minorHAnsi" w:hAnsiTheme="minorHAnsi"/>
                <w:sz w:val="18"/>
                <w:szCs w:val="18"/>
              </w:rPr>
              <w:t>, and I have ensured that the</w:t>
            </w:r>
            <w:r w:rsidRPr="008E6C57">
              <w:rPr>
                <w:rFonts w:asciiTheme="minorHAnsi" w:hAnsiTheme="minorHAnsi"/>
                <w:sz w:val="18"/>
                <w:szCs w:val="18"/>
              </w:rPr>
              <w:t xml:space="preserve"> re</w:t>
            </w:r>
            <w:r>
              <w:rPr>
                <w:rFonts w:asciiTheme="minorHAnsi" w:hAnsiTheme="minorHAnsi"/>
                <w:sz w:val="18"/>
                <w:szCs w:val="18"/>
              </w:rPr>
              <w:t xml:space="preserve">quirements that </w:t>
            </w:r>
            <w:r w:rsidRPr="008E6C57">
              <w:rPr>
                <w:rFonts w:asciiTheme="minorHAnsi" w:hAnsiTheme="minorHAnsi"/>
                <w:sz w:val="18"/>
                <w:szCs w:val="18"/>
              </w:rPr>
              <w:t>apply to the</w:t>
            </w:r>
            <w:r>
              <w:rPr>
                <w:rFonts w:asciiTheme="minorHAnsi" w:hAnsiTheme="minorHAnsi"/>
                <w:sz w:val="18"/>
                <w:szCs w:val="18"/>
              </w:rPr>
              <w:t xml:space="preserve"> construction or</w:t>
            </w:r>
            <w:r w:rsidRPr="008E6C57">
              <w:rPr>
                <w:rFonts w:asciiTheme="minorHAnsi" w:hAnsiTheme="minorHAnsi"/>
                <w:sz w:val="18"/>
                <w:szCs w:val="18"/>
              </w:rPr>
              <w:t xml:space="preserve"> installation have been met.</w:t>
            </w:r>
          </w:p>
          <w:p w14:paraId="6B7C8D18" w14:textId="77777777" w:rsidR="004341F9" w:rsidRPr="00E74533" w:rsidRDefault="004341F9" w:rsidP="00186E32">
            <w:pPr>
              <w:pStyle w:val="ListParagraph"/>
              <w:keepNext/>
              <w:numPr>
                <w:ilvl w:val="0"/>
                <w:numId w:val="6"/>
              </w:numPr>
              <w:autoSpaceDE w:val="0"/>
              <w:autoSpaceDN w:val="0"/>
              <w:adjustRightInd w:val="0"/>
              <w:rPr>
                <w:rFonts w:asciiTheme="minorHAnsi" w:hAnsiTheme="minorHAnsi"/>
                <w:b/>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Installation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or all applicable inspections. I understand that a registered</w:t>
            </w:r>
            <w:r w:rsidRPr="00760262">
              <w:rPr>
                <w:rFonts w:asciiTheme="minorHAnsi" w:hAnsiTheme="minorHAnsi"/>
                <w:sz w:val="18"/>
                <w:szCs w:val="18"/>
              </w:rPr>
              <w:t xml:space="preserve"> copy of this Certificate of Installation is required to be included with the documentation the builder provides to the building owner at occupancy.</w:t>
            </w:r>
            <w:r w:rsidRPr="008E6C57">
              <w:rPr>
                <w:rFonts w:asciiTheme="minorHAnsi" w:hAnsiTheme="minorHAnsi"/>
                <w:sz w:val="18"/>
                <w:szCs w:val="18"/>
              </w:rPr>
              <w:t xml:space="preserve">  </w:t>
            </w:r>
          </w:p>
        </w:tc>
      </w:tr>
      <w:tr w:rsidR="004341F9" w:rsidRPr="00B272DC" w14:paraId="3B6E0252" w14:textId="77777777" w:rsidTr="002F0718">
        <w:tblPrEx>
          <w:tblCellMar>
            <w:left w:w="108" w:type="dxa"/>
            <w:right w:w="108" w:type="dxa"/>
          </w:tblCellMar>
        </w:tblPrEx>
        <w:trPr>
          <w:trHeight w:val="360"/>
        </w:trPr>
        <w:tc>
          <w:tcPr>
            <w:tcW w:w="5215" w:type="dxa"/>
          </w:tcPr>
          <w:p w14:paraId="727FFE58" w14:textId="77777777" w:rsidR="004341F9" w:rsidRPr="00B272DC" w:rsidRDefault="004341F9" w:rsidP="00186E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553" w:type="dxa"/>
            <w:gridSpan w:val="3"/>
          </w:tcPr>
          <w:p w14:paraId="334D66D0" w14:textId="77777777" w:rsidR="004341F9" w:rsidRPr="00B272DC" w:rsidRDefault="004341F9" w:rsidP="00186E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341F9" w:rsidRPr="00B272DC" w14:paraId="6069A661" w14:textId="77777777" w:rsidTr="002F0718">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065BC594"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w:t>
            </w:r>
            <w:proofErr w:type="gramStart"/>
            <w:r w:rsidRPr="00B272DC">
              <w:rPr>
                <w:rFonts w:asciiTheme="minorHAnsi" w:hAnsiTheme="minorHAnsi"/>
                <w:sz w:val="14"/>
                <w:szCs w:val="14"/>
              </w:rPr>
              <w:t>:  (</w:t>
            </w:r>
            <w:proofErr w:type="gramEnd"/>
            <w:r w:rsidRPr="00B272DC">
              <w:rPr>
                <w:rFonts w:asciiTheme="minorHAnsi" w:hAnsiTheme="minorHAnsi"/>
                <w:sz w:val="14"/>
                <w:szCs w:val="14"/>
              </w:rPr>
              <w:t>Installing Subcontractor or General Contractor or Builder/Owner)</w:t>
            </w:r>
          </w:p>
        </w:tc>
        <w:tc>
          <w:tcPr>
            <w:tcW w:w="5553" w:type="dxa"/>
            <w:gridSpan w:val="3"/>
            <w:tcBorders>
              <w:top w:val="single" w:sz="4" w:space="0" w:color="auto"/>
              <w:left w:val="single" w:sz="4" w:space="0" w:color="auto"/>
              <w:bottom w:val="single" w:sz="4" w:space="0" w:color="auto"/>
              <w:right w:val="single" w:sz="4" w:space="0" w:color="auto"/>
            </w:tcBorders>
          </w:tcPr>
          <w:p w14:paraId="09B784AD"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341F9" w:rsidRPr="00B272DC" w14:paraId="735E7A16" w14:textId="77777777" w:rsidTr="002F0718">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5020C6A8"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553" w:type="dxa"/>
            <w:gridSpan w:val="3"/>
            <w:tcBorders>
              <w:top w:val="single" w:sz="4" w:space="0" w:color="auto"/>
              <w:left w:val="single" w:sz="4" w:space="0" w:color="auto"/>
              <w:bottom w:val="single" w:sz="4" w:space="0" w:color="auto"/>
              <w:right w:val="single" w:sz="4" w:space="0" w:color="auto"/>
            </w:tcBorders>
          </w:tcPr>
          <w:p w14:paraId="1471F8B2"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341F9" w:rsidRPr="00B272DC" w14:paraId="75A0BFAE" w14:textId="77777777" w:rsidTr="002F0718">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0A7E8B64"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33B6364C"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780" w:type="dxa"/>
            <w:tcBorders>
              <w:top w:val="single" w:sz="4" w:space="0" w:color="auto"/>
              <w:left w:val="single" w:sz="4" w:space="0" w:color="auto"/>
              <w:bottom w:val="single" w:sz="4" w:space="0" w:color="auto"/>
              <w:right w:val="single" w:sz="4" w:space="0" w:color="auto"/>
            </w:tcBorders>
          </w:tcPr>
          <w:p w14:paraId="704DD993"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4341F9" w:rsidRPr="00B272DC" w14:paraId="5BA3FE1F" w14:textId="77777777" w:rsidTr="002F0718">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32E669FA"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553" w:type="dxa"/>
            <w:gridSpan w:val="3"/>
            <w:tcBorders>
              <w:top w:val="single" w:sz="4" w:space="0" w:color="auto"/>
              <w:left w:val="single" w:sz="4" w:space="0" w:color="auto"/>
              <w:bottom w:val="single" w:sz="4" w:space="0" w:color="auto"/>
              <w:right w:val="single" w:sz="4" w:space="0" w:color="auto"/>
            </w:tcBorders>
          </w:tcPr>
          <w:p w14:paraId="4C7C67B9" w14:textId="77777777" w:rsidR="004341F9" w:rsidRPr="00B272DC" w:rsidRDefault="004341F9" w:rsidP="00186E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78291A9E" w14:textId="77777777" w:rsidR="00571B10" w:rsidRDefault="00571B10" w:rsidP="002F0718">
      <w:pPr>
        <w:rPr>
          <w:rFonts w:asciiTheme="minorHAnsi" w:hAnsiTheme="minorHAnsi"/>
          <w:sz w:val="18"/>
          <w:szCs w:val="18"/>
        </w:rPr>
      </w:pPr>
    </w:p>
    <w:sectPr w:rsidR="00571B10"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44924" w14:textId="77777777" w:rsidR="00A56C2D" w:rsidRDefault="00A56C2D">
      <w:r>
        <w:separator/>
      </w:r>
    </w:p>
  </w:endnote>
  <w:endnote w:type="continuationSeparator" w:id="0">
    <w:p w14:paraId="7E86936C" w14:textId="77777777" w:rsidR="00A56C2D" w:rsidRDefault="00A56C2D">
      <w:r>
        <w:continuationSeparator/>
      </w:r>
    </w:p>
  </w:endnote>
  <w:endnote w:type="continuationNotice" w:id="1">
    <w:p w14:paraId="287A9D17" w14:textId="77777777" w:rsidR="00A56C2D" w:rsidRDefault="00A56C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CA654" w14:textId="77777777" w:rsidR="0065536C" w:rsidRDefault="00655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293EED" w:rsidRPr="009213E6" w:rsidRDefault="00293EED" w:rsidP="009213E6">
    <w:pPr>
      <w:pStyle w:val="Footer"/>
      <w:rPr>
        <w:b/>
      </w:rPr>
    </w:pPr>
    <w:r w:rsidRPr="009213E6">
      <w:t xml:space="preserve">Registration Number:                                            Registration Date/Time:                                                    HERS Provider:                                   </w:t>
    </w:r>
  </w:p>
  <w:p w14:paraId="78291ABE" w14:textId="70A28C67" w:rsidR="00293EED" w:rsidRPr="009213E6" w:rsidRDefault="00293EED" w:rsidP="009213E6">
    <w:pPr>
      <w:pStyle w:val="Footer"/>
    </w:pPr>
    <w:r w:rsidRPr="009213E6">
      <w:t>CA Building Energy Efficiency Standards - 20</w:t>
    </w:r>
    <w:ins w:id="23" w:author="Alhabibi, Haider@Energy" w:date="2021-09-13T17:00:00Z">
      <w:r w:rsidR="002E32AD">
        <w:t>22</w:t>
      </w:r>
    </w:ins>
    <w:del w:id="24" w:author="Alhabibi, Haider@Energy" w:date="2021-09-13T17:00:00Z">
      <w:r w:rsidRPr="009213E6" w:rsidDel="002E32AD">
        <w:delText>1</w:delText>
      </w:r>
      <w:r w:rsidDel="002E32AD">
        <w:delText>9</w:delText>
      </w:r>
    </w:del>
    <w:r w:rsidRPr="009213E6">
      <w:t xml:space="preserve"> Residential Compliance</w:t>
    </w:r>
    <w:r w:rsidRPr="009213E6">
      <w:tab/>
    </w:r>
    <w:r>
      <w:t xml:space="preserve">January </w:t>
    </w:r>
    <w:r w:rsidR="00463A95">
      <w:t>20</w:t>
    </w:r>
    <w:ins w:id="25" w:author="Alhabibi, Haider@Energy" w:date="2021-09-13T17:00:00Z">
      <w:r w:rsidR="002E32AD">
        <w:t>22</w:t>
      </w:r>
    </w:ins>
    <w:del w:id="26" w:author="Alhabibi, Haider@Energy" w:date="2021-09-13T17:00:00Z">
      <w:r w:rsidR="00463A95" w:rsidDel="002E32AD">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85F24" w14:textId="77777777" w:rsidR="0065536C" w:rsidRDefault="006553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64F6C538" w:rsidR="00293EED" w:rsidRPr="009213E6" w:rsidRDefault="00293EED" w:rsidP="009213E6">
    <w:pPr>
      <w:pStyle w:val="Footer"/>
    </w:pPr>
    <w:r w:rsidRPr="009213E6">
      <w:t>CA Building Energy Efficiency Standards - 20</w:t>
    </w:r>
    <w:ins w:id="27" w:author="Alhabibi, Haider@Energy" w:date="2021-09-13T17:00:00Z">
      <w:r w:rsidR="002E32AD">
        <w:t>22</w:t>
      </w:r>
    </w:ins>
    <w:del w:id="28" w:author="Alhabibi, Haider@Energy" w:date="2021-09-13T17:00:00Z">
      <w:r w:rsidRPr="009213E6" w:rsidDel="002E32AD">
        <w:delText>1</w:delText>
      </w:r>
      <w:r w:rsidDel="002E32AD">
        <w:delText>9</w:delText>
      </w:r>
    </w:del>
    <w:r w:rsidRPr="009213E6">
      <w:t xml:space="preserve"> Residential Compliance</w:t>
    </w:r>
    <w:r w:rsidRPr="009213E6">
      <w:tab/>
    </w:r>
    <w:r>
      <w:t xml:space="preserve">January </w:t>
    </w:r>
    <w:r w:rsidR="00463A95">
      <w:t>20</w:t>
    </w:r>
    <w:ins w:id="29" w:author="Alhabibi, Haider@Energy" w:date="2021-09-13T17:00:00Z">
      <w:r w:rsidR="002E32AD">
        <w:t>22</w:t>
      </w:r>
    </w:ins>
    <w:del w:id="30" w:author="Alhabibi, Haider@Energy" w:date="2021-09-13T17:00:00Z">
      <w:r w:rsidR="00463A95" w:rsidDel="002E32AD">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639FC4FE" w:rsidR="00293EED" w:rsidRPr="00A165EE" w:rsidRDefault="00293EED" w:rsidP="009213E6">
    <w:pPr>
      <w:pStyle w:val="Footer"/>
      <w:rPr>
        <w:b/>
      </w:rPr>
    </w:pPr>
    <w:r w:rsidRPr="00A165EE">
      <w:t>CA Building Energy Efficiency Standards - 20</w:t>
    </w:r>
    <w:ins w:id="46" w:author="Alhabibi, Haider@Energy" w:date="2021-09-13T17:00:00Z">
      <w:r w:rsidR="002E32AD">
        <w:t>22</w:t>
      </w:r>
    </w:ins>
    <w:del w:id="47" w:author="Alhabibi, Haider@Energy" w:date="2021-09-13T17:00:00Z">
      <w:r w:rsidRPr="00A165EE" w:rsidDel="002E32AD">
        <w:delText>1</w:delText>
      </w:r>
      <w:r w:rsidDel="002E32AD">
        <w:delText>9</w:delText>
      </w:r>
    </w:del>
    <w:r w:rsidRPr="00A165EE">
      <w:t xml:space="preserve"> Residential Compliance</w:t>
    </w:r>
    <w:r w:rsidRPr="00A165EE">
      <w:tab/>
    </w:r>
    <w:r w:rsidRPr="00E84F79">
      <w:t xml:space="preserve"> </w:t>
    </w:r>
    <w:r>
      <w:t xml:space="preserve">January </w:t>
    </w:r>
    <w:r w:rsidR="00463A95">
      <w:t>20</w:t>
    </w:r>
    <w:ins w:id="48" w:author="Alhabibi, Haider@Energy" w:date="2021-09-13T17:00:00Z">
      <w:r w:rsidR="002E32AD">
        <w:t>22</w:t>
      </w:r>
    </w:ins>
    <w:del w:id="49" w:author="Alhabibi, Haider@Energy" w:date="2021-09-13T17:00:00Z">
      <w:r w:rsidR="00463A95" w:rsidDel="002E32AD">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4E30D" w14:textId="77777777" w:rsidR="00A56C2D" w:rsidRDefault="00A56C2D">
      <w:r>
        <w:separator/>
      </w:r>
    </w:p>
  </w:footnote>
  <w:footnote w:type="continuationSeparator" w:id="0">
    <w:p w14:paraId="15603117" w14:textId="77777777" w:rsidR="00A56C2D" w:rsidRDefault="00A56C2D">
      <w:r>
        <w:continuationSeparator/>
      </w:r>
    </w:p>
  </w:footnote>
  <w:footnote w:type="continuationNotice" w:id="1">
    <w:p w14:paraId="31D6F712" w14:textId="77777777" w:rsidR="00A56C2D" w:rsidRDefault="00A56C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6D2B" w14:textId="77777777" w:rsidR="0065536C" w:rsidRDefault="006553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B" w14:textId="1F7CD004" w:rsidR="00293EED" w:rsidRPr="007770C5" w:rsidRDefault="0065536C" w:rsidP="00352336">
    <w:pPr>
      <w:suppressAutoHyphens/>
      <w:ind w:left="-90"/>
      <w:rPr>
        <w:rFonts w:ascii="Arial" w:hAnsi="Arial" w:cs="Arial"/>
        <w:sz w:val="14"/>
        <w:szCs w:val="14"/>
      </w:rPr>
    </w:pPr>
    <w:customXmlInsRangeStart w:id="17" w:author="Geiser, Che@Energy" w:date="2022-05-20T10:19:00Z"/>
    <w:sdt>
      <w:sdtPr>
        <w:rPr>
          <w:rFonts w:ascii="Arial" w:hAnsi="Arial" w:cs="Arial"/>
          <w:sz w:val="14"/>
          <w:szCs w:val="14"/>
        </w:rPr>
        <w:id w:val="1183863837"/>
        <w:docPartObj>
          <w:docPartGallery w:val="Watermarks"/>
          <w:docPartUnique/>
        </w:docPartObj>
      </w:sdtPr>
      <w:sdtContent>
        <w:customXmlInsRangeEnd w:id="17"/>
        <w:ins w:id="18" w:author="Geiser, Che@Energy" w:date="2022-05-20T10:19:00Z">
          <w:r w:rsidRPr="0065536C">
            <w:rPr>
              <w:rFonts w:ascii="Arial" w:hAnsi="Arial" w:cs="Arial"/>
              <w:noProof/>
              <w:sz w:val="14"/>
              <w:szCs w:val="14"/>
            </w:rPr>
            <w:pict w14:anchorId="6C58DB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9" w:author="Geiser, Che@Energy" w:date="2022-05-20T10:19:00Z"/>
      </w:sdtContent>
    </w:sdt>
    <w:customXmlInsRangeEnd w:id="19"/>
    <w:r w:rsidR="00293EED" w:rsidRPr="007770C5">
      <w:rPr>
        <w:rFonts w:ascii="Arial" w:hAnsi="Arial" w:cs="Arial"/>
        <w:sz w:val="14"/>
        <w:szCs w:val="14"/>
      </w:rPr>
      <w:t>STATE OF CALIFORNIA</w:t>
    </w:r>
  </w:p>
  <w:p w14:paraId="78291AAC" w14:textId="7FA00AFD" w:rsidR="00293EED" w:rsidRPr="007770C5" w:rsidRDefault="00293EED"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8291AD6" wp14:editId="5CBACD44">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INDOOR AIR QUALITY AND MECHANICAL VENTILATION</w:t>
    </w:r>
  </w:p>
  <w:p w14:paraId="78291AAD" w14:textId="3F2C4FD7" w:rsidR="00293EED" w:rsidRPr="007770C5" w:rsidRDefault="00293EED" w:rsidP="00352336">
    <w:pPr>
      <w:suppressAutoHyphens/>
      <w:ind w:left="-90"/>
      <w:rPr>
        <w:rFonts w:ascii="Arial" w:hAnsi="Arial" w:cs="Arial"/>
        <w:sz w:val="14"/>
        <w:szCs w:val="14"/>
      </w:rPr>
    </w:pPr>
    <w:r>
      <w:rPr>
        <w:rFonts w:ascii="Arial" w:hAnsi="Arial" w:cs="Arial"/>
        <w:sz w:val="14"/>
        <w:szCs w:val="14"/>
      </w:rPr>
      <w:t>CEC-NRCV-MCH-27c-H</w:t>
    </w:r>
    <w:r w:rsidRPr="007770C5">
      <w:rPr>
        <w:rFonts w:ascii="Arial" w:hAnsi="Arial" w:cs="Arial"/>
        <w:sz w:val="14"/>
        <w:szCs w:val="14"/>
      </w:rPr>
      <w:t xml:space="preserve"> (Revised</w:t>
    </w:r>
    <w:r>
      <w:rPr>
        <w:rFonts w:ascii="Arial" w:hAnsi="Arial" w:cs="Arial"/>
        <w:sz w:val="14"/>
        <w:szCs w:val="14"/>
      </w:rPr>
      <w:t xml:space="preserve"> 01/</w:t>
    </w:r>
    <w:ins w:id="20" w:author="Alhabibi, Haider@Energy" w:date="2021-09-13T17:00:00Z">
      <w:r w:rsidR="002E32AD">
        <w:rPr>
          <w:rFonts w:ascii="Arial" w:hAnsi="Arial" w:cs="Arial"/>
          <w:sz w:val="14"/>
          <w:szCs w:val="14"/>
        </w:rPr>
        <w:t>22</w:t>
      </w:r>
    </w:ins>
    <w:del w:id="21" w:author="Alhabibi, Haider@Energy" w:date="2021-09-13T17:00:00Z">
      <w:r w:rsidR="00463A95" w:rsidDel="002E32AD">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93EED" w:rsidRPr="00F85124" w14:paraId="78291AB0" w14:textId="77777777" w:rsidTr="0013183D">
      <w:trPr>
        <w:cantSplit/>
        <w:trHeight w:val="288"/>
      </w:trPr>
      <w:tc>
        <w:tcPr>
          <w:tcW w:w="3881" w:type="pct"/>
          <w:gridSpan w:val="2"/>
          <w:tcBorders>
            <w:bottom w:val="single" w:sz="4" w:space="0" w:color="auto"/>
            <w:right w:val="nil"/>
          </w:tcBorders>
          <w:vAlign w:val="center"/>
        </w:tcPr>
        <w:p w14:paraId="78291AAE" w14:textId="25A80F51" w:rsidR="00293EED" w:rsidRPr="00D65FA1" w:rsidRDefault="00293EED"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78291AAF" w14:textId="6C1FFBD6" w:rsidR="00293EED" w:rsidRPr="00D65FA1" w:rsidRDefault="00293EED">
          <w:pPr>
            <w:pStyle w:val="Style18"/>
            <w:rPr>
              <w:b/>
              <w:sz w:val="20"/>
            </w:rPr>
          </w:pPr>
          <w:r>
            <w:rPr>
              <w:sz w:val="20"/>
            </w:rPr>
            <w:t>NRCV</w:t>
          </w:r>
          <w:r w:rsidRPr="00D65FA1">
            <w:rPr>
              <w:sz w:val="20"/>
            </w:rPr>
            <w:t>-MCH-27</w:t>
          </w:r>
          <w:r>
            <w:rPr>
              <w:sz w:val="20"/>
            </w:rPr>
            <w:t>-H</w:t>
          </w:r>
        </w:p>
      </w:tc>
    </w:tr>
    <w:tr w:rsidR="00293EED" w:rsidRPr="00F85124" w14:paraId="78291AB3" w14:textId="77777777" w:rsidTr="0013183D">
      <w:trPr>
        <w:cantSplit/>
        <w:trHeight w:val="288"/>
      </w:trPr>
      <w:tc>
        <w:tcPr>
          <w:tcW w:w="2285" w:type="pct"/>
          <w:tcBorders>
            <w:right w:val="nil"/>
          </w:tcBorders>
        </w:tcPr>
        <w:p w14:paraId="78291AB1" w14:textId="77777777" w:rsidR="00293EED" w:rsidRPr="00F85124" w:rsidRDefault="00293EED" w:rsidP="0013183D">
          <w:pPr>
            <w:pStyle w:val="Style19"/>
            <w:rPr>
              <w:sz w:val="12"/>
              <w:szCs w:val="12"/>
            </w:rPr>
          </w:pPr>
          <w:r w:rsidRPr="00505A99">
            <w:t>Indoor Air Quality and Mechanical Ventilation</w:t>
          </w:r>
        </w:p>
      </w:tc>
      <w:tc>
        <w:tcPr>
          <w:tcW w:w="2715" w:type="pct"/>
          <w:gridSpan w:val="2"/>
          <w:tcBorders>
            <w:left w:val="nil"/>
          </w:tcBorders>
        </w:tcPr>
        <w:p w14:paraId="78291AB2" w14:textId="5E1CFE56" w:rsidR="00293EED" w:rsidRPr="00F85124" w:rsidRDefault="00293EED"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20E6C" w:rsidRPr="00F20E6C">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5536C">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293EED" w:rsidRPr="00F85124" w14:paraId="78291AB7" w14:textId="77777777" w:rsidTr="0013183D">
      <w:trPr>
        <w:cantSplit/>
        <w:trHeight w:val="288"/>
      </w:trPr>
      <w:tc>
        <w:tcPr>
          <w:tcW w:w="0" w:type="auto"/>
        </w:tcPr>
        <w:p w14:paraId="78291AB4" w14:textId="77777777" w:rsidR="00293EED" w:rsidRPr="00F85124" w:rsidRDefault="00293EED" w:rsidP="0013183D">
          <w:pPr>
            <w:pStyle w:val="Style20"/>
          </w:pPr>
          <w:r w:rsidRPr="00F85124">
            <w:t>Project Name:</w:t>
          </w:r>
        </w:p>
      </w:tc>
      <w:tc>
        <w:tcPr>
          <w:tcW w:w="1596" w:type="pct"/>
        </w:tcPr>
        <w:p w14:paraId="78291AB5" w14:textId="77777777" w:rsidR="00293EED" w:rsidRPr="00F85124" w:rsidRDefault="00293EED" w:rsidP="0013183D">
          <w:pPr>
            <w:pStyle w:val="Style20"/>
          </w:pPr>
          <w:r w:rsidRPr="00F85124">
            <w:t>Enforcement Agency:</w:t>
          </w:r>
        </w:p>
      </w:tc>
      <w:tc>
        <w:tcPr>
          <w:tcW w:w="1119" w:type="pct"/>
        </w:tcPr>
        <w:p w14:paraId="78291AB6" w14:textId="77777777" w:rsidR="00293EED" w:rsidRPr="00F85124" w:rsidRDefault="00293EED" w:rsidP="0013183D">
          <w:pPr>
            <w:pStyle w:val="Style20"/>
          </w:pPr>
          <w:r w:rsidRPr="00F85124">
            <w:t>Permit Number:</w:t>
          </w:r>
        </w:p>
      </w:tc>
    </w:tr>
    <w:tr w:rsidR="00293EED" w:rsidRPr="00F85124" w14:paraId="78291ABB" w14:textId="77777777" w:rsidTr="0013183D">
      <w:trPr>
        <w:cantSplit/>
        <w:trHeight w:val="288"/>
      </w:trPr>
      <w:tc>
        <w:tcPr>
          <w:tcW w:w="0" w:type="auto"/>
        </w:tcPr>
        <w:p w14:paraId="78291AB8" w14:textId="77777777" w:rsidR="00293EED" w:rsidRPr="00F85124" w:rsidRDefault="00293EED" w:rsidP="0013183D">
          <w:pPr>
            <w:pStyle w:val="Style20"/>
            <w:rPr>
              <w:vertAlign w:val="superscript"/>
            </w:rPr>
          </w:pPr>
          <w:r w:rsidRPr="00F85124">
            <w:t>Dwelling Address:</w:t>
          </w:r>
        </w:p>
      </w:tc>
      <w:tc>
        <w:tcPr>
          <w:tcW w:w="1596" w:type="pct"/>
        </w:tcPr>
        <w:p w14:paraId="78291AB9" w14:textId="77777777" w:rsidR="00293EED" w:rsidRPr="00F85124" w:rsidRDefault="00293EED" w:rsidP="0013183D">
          <w:pPr>
            <w:pStyle w:val="Style20"/>
            <w:rPr>
              <w:vertAlign w:val="superscript"/>
            </w:rPr>
          </w:pPr>
          <w:r w:rsidRPr="00F85124">
            <w:t>City</w:t>
          </w:r>
          <w:r>
            <w:t>:</w:t>
          </w:r>
        </w:p>
      </w:tc>
      <w:tc>
        <w:tcPr>
          <w:tcW w:w="1119" w:type="pct"/>
        </w:tcPr>
        <w:p w14:paraId="78291ABA" w14:textId="77777777" w:rsidR="00293EED" w:rsidRPr="00F85124" w:rsidRDefault="00293EED" w:rsidP="0013183D">
          <w:pPr>
            <w:pStyle w:val="Style20"/>
            <w:rPr>
              <w:vertAlign w:val="superscript"/>
            </w:rPr>
          </w:pPr>
          <w:r w:rsidRPr="00F85124">
            <w:t>Zip Code</w:t>
          </w:r>
          <w:r>
            <w:t>:</w:t>
          </w:r>
        </w:p>
      </w:tc>
    </w:tr>
  </w:tbl>
  <w:p w14:paraId="78291ABC" w14:textId="21FFD235" w:rsidR="00293EED" w:rsidRDefault="0065536C">
    <w:pPr>
      <w:pStyle w:val="Header"/>
    </w:pPr>
    <w:ins w:id="22" w:author="Geiser, Che@Energy" w:date="2022-05-20T10:18:00Z">
      <w:r>
        <w:rPr>
          <w:rFonts w:ascii="Arial" w:hAnsi="Arial" w:cs="Arial"/>
          <w:noProof/>
          <w:sz w:val="14"/>
          <w:szCs w:val="14"/>
        </w:rPr>
        <w:drawing>
          <wp:anchor distT="0" distB="0" distL="114300" distR="114300" simplePos="0" relativeHeight="251659273" behindDoc="1" locked="0" layoutInCell="1" allowOverlap="1" wp14:anchorId="27568768" wp14:editId="12398683">
            <wp:simplePos x="0" y="0"/>
            <wp:positionH relativeFrom="column">
              <wp:posOffset>28575</wp:posOffset>
            </wp:positionH>
            <wp:positionV relativeFrom="paragraph">
              <wp:posOffset>156845</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43D7" w14:textId="77777777" w:rsidR="0065536C" w:rsidRDefault="006553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06431F73" w:rsidR="00293EED" w:rsidRDefault="00293E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93EED"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65858179" w:rsidR="00293EED" w:rsidRPr="00927918" w:rsidRDefault="00293EED"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736CDF57" w:rsidR="00293EED" w:rsidRPr="00927918" w:rsidRDefault="00293EED" w:rsidP="00D85A3A">
          <w:pPr>
            <w:pStyle w:val="Style18"/>
            <w:rPr>
              <w:b/>
              <w:sz w:val="20"/>
            </w:rPr>
          </w:pPr>
          <w:r>
            <w:rPr>
              <w:sz w:val="20"/>
            </w:rPr>
            <w:t>NRCV</w:t>
          </w:r>
          <w:r w:rsidRPr="00927918">
            <w:rPr>
              <w:sz w:val="20"/>
            </w:rPr>
            <w:t>-MCH-27</w:t>
          </w:r>
          <w:r>
            <w:rPr>
              <w:sz w:val="20"/>
            </w:rPr>
            <w:t>-H</w:t>
          </w:r>
        </w:p>
      </w:tc>
    </w:tr>
    <w:tr w:rsidR="00293EED" w:rsidRPr="00F85124" w14:paraId="78291AC6" w14:textId="77777777" w:rsidTr="00023A98">
      <w:trPr>
        <w:cantSplit/>
        <w:trHeight w:val="288"/>
      </w:trPr>
      <w:tc>
        <w:tcPr>
          <w:tcW w:w="2285" w:type="pct"/>
          <w:tcBorders>
            <w:right w:val="nil"/>
          </w:tcBorders>
        </w:tcPr>
        <w:p w14:paraId="78291AC4" w14:textId="5D4E229C" w:rsidR="00293EED" w:rsidRPr="00F85124" w:rsidRDefault="00293EED" w:rsidP="008F10D8">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78291AC5" w14:textId="3E66EEE4" w:rsidR="00293EED" w:rsidRPr="00F85124" w:rsidRDefault="00293EED"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20E6C" w:rsidRPr="00F20E6C">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5536C">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8291AC7" w14:textId="581A2DC2" w:rsidR="00293EED" w:rsidRDefault="00293EED"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2FD9B7E" w:rsidR="00293EED" w:rsidRDefault="00293EE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447E2D78" w:rsidR="00293EED" w:rsidRDefault="00293E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293EED"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2E9EEC93" w:rsidR="00293EED" w:rsidRPr="00D65FA1" w:rsidRDefault="00293EED"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78291ACC" w14:textId="3F71226F" w:rsidR="00293EED" w:rsidRPr="00D65FA1" w:rsidRDefault="00293EED">
          <w:pPr>
            <w:pStyle w:val="Style18"/>
            <w:rPr>
              <w:b/>
              <w:sz w:val="20"/>
            </w:rPr>
          </w:pPr>
          <w:r>
            <w:rPr>
              <w:sz w:val="20"/>
            </w:rPr>
            <w:t>NRCV-MCH</w:t>
          </w:r>
          <w:r w:rsidRPr="00D65FA1">
            <w:rPr>
              <w:sz w:val="20"/>
            </w:rPr>
            <w:t>-27</w:t>
          </w:r>
          <w:r>
            <w:rPr>
              <w:sz w:val="20"/>
            </w:rPr>
            <w:t>-H</w:t>
          </w:r>
        </w:p>
      </w:tc>
    </w:tr>
    <w:tr w:rsidR="00293EED" w:rsidRPr="00F85124" w14:paraId="78291AD0" w14:textId="77777777" w:rsidTr="00023A98">
      <w:trPr>
        <w:cantSplit/>
        <w:trHeight w:val="288"/>
      </w:trPr>
      <w:tc>
        <w:tcPr>
          <w:tcW w:w="2285" w:type="pct"/>
          <w:tcBorders>
            <w:right w:val="nil"/>
          </w:tcBorders>
        </w:tcPr>
        <w:p w14:paraId="78291ACE" w14:textId="1AF52E60" w:rsidR="00293EED" w:rsidRPr="00F85124" w:rsidRDefault="00293EED" w:rsidP="008F10D8">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78291ACF" w14:textId="2729C410" w:rsidR="00293EED" w:rsidRPr="00F85124" w:rsidRDefault="00293EED"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F20E6C" w:rsidRPr="00F20E6C">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5536C">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8291AD1" w14:textId="37A332C8" w:rsidR="00293EED" w:rsidRDefault="00293EED"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F5A410B" w:rsidR="00293EED" w:rsidRDefault="00293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28C7A52"/>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2741A"/>
    <w:multiLevelType w:val="hybridMultilevel"/>
    <w:tmpl w:val="CF9E90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371CD"/>
    <w:multiLevelType w:val="hybridMultilevel"/>
    <w:tmpl w:val="443C1DD8"/>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90660913">
    <w:abstractNumId w:val="12"/>
  </w:num>
  <w:num w:numId="2" w16cid:durableId="2123959879">
    <w:abstractNumId w:val="4"/>
  </w:num>
  <w:num w:numId="3" w16cid:durableId="1549682855">
    <w:abstractNumId w:val="21"/>
  </w:num>
  <w:num w:numId="4" w16cid:durableId="801576239">
    <w:abstractNumId w:val="1"/>
  </w:num>
  <w:num w:numId="5" w16cid:durableId="1134711891">
    <w:abstractNumId w:val="0"/>
  </w:num>
  <w:num w:numId="6" w16cid:durableId="1800220450">
    <w:abstractNumId w:val="11"/>
  </w:num>
  <w:num w:numId="7" w16cid:durableId="1819569859">
    <w:abstractNumId w:val="22"/>
  </w:num>
  <w:num w:numId="8" w16cid:durableId="955217245">
    <w:abstractNumId w:val="24"/>
  </w:num>
  <w:num w:numId="9" w16cid:durableId="745565602">
    <w:abstractNumId w:val="9"/>
  </w:num>
  <w:num w:numId="10" w16cid:durableId="815029807">
    <w:abstractNumId w:val="16"/>
  </w:num>
  <w:num w:numId="11" w16cid:durableId="612588833">
    <w:abstractNumId w:val="28"/>
  </w:num>
  <w:num w:numId="12" w16cid:durableId="1794250330">
    <w:abstractNumId w:val="18"/>
  </w:num>
  <w:num w:numId="13" w16cid:durableId="1787582830">
    <w:abstractNumId w:val="13"/>
  </w:num>
  <w:num w:numId="14" w16cid:durableId="494299698">
    <w:abstractNumId w:val="20"/>
  </w:num>
  <w:num w:numId="15" w16cid:durableId="39501316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7630224">
    <w:abstractNumId w:val="11"/>
  </w:num>
  <w:num w:numId="17" w16cid:durableId="427427342">
    <w:abstractNumId w:val="11"/>
  </w:num>
  <w:num w:numId="18" w16cid:durableId="936403343">
    <w:abstractNumId w:val="6"/>
  </w:num>
  <w:num w:numId="19" w16cid:durableId="671103322">
    <w:abstractNumId w:val="8"/>
  </w:num>
  <w:num w:numId="20" w16cid:durableId="893004318">
    <w:abstractNumId w:val="31"/>
  </w:num>
  <w:num w:numId="21" w16cid:durableId="1561016747">
    <w:abstractNumId w:val="14"/>
  </w:num>
  <w:num w:numId="22" w16cid:durableId="1423842711">
    <w:abstractNumId w:val="17"/>
  </w:num>
  <w:num w:numId="23" w16cid:durableId="1768695709">
    <w:abstractNumId w:val="30"/>
  </w:num>
  <w:num w:numId="24" w16cid:durableId="294989101">
    <w:abstractNumId w:val="3"/>
  </w:num>
  <w:num w:numId="25" w16cid:durableId="2039547800">
    <w:abstractNumId w:val="2"/>
  </w:num>
  <w:num w:numId="26" w16cid:durableId="714620029">
    <w:abstractNumId w:val="29"/>
  </w:num>
  <w:num w:numId="27" w16cid:durableId="601691098">
    <w:abstractNumId w:val="15"/>
  </w:num>
  <w:num w:numId="28" w16cid:durableId="518618289">
    <w:abstractNumId w:val="23"/>
  </w:num>
  <w:num w:numId="29" w16cid:durableId="16008772">
    <w:abstractNumId w:val="25"/>
  </w:num>
  <w:num w:numId="30" w16cid:durableId="928276389">
    <w:abstractNumId w:val="27"/>
  </w:num>
  <w:num w:numId="31" w16cid:durableId="1160583779">
    <w:abstractNumId w:val="7"/>
  </w:num>
  <w:num w:numId="32" w16cid:durableId="1619412252">
    <w:abstractNumId w:val="32"/>
  </w:num>
  <w:num w:numId="33" w16cid:durableId="886910695">
    <w:abstractNumId w:val="26"/>
  </w:num>
  <w:num w:numId="34" w16cid:durableId="2030567922">
    <w:abstractNumId w:val="5"/>
  </w:num>
  <w:num w:numId="35" w16cid:durableId="1956516471">
    <w:abstractNumId w:val="19"/>
  </w:num>
  <w:num w:numId="36" w16cid:durableId="318464933">
    <w:abstractNumId w:val="1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1052E"/>
    <w:rsid w:val="00010690"/>
    <w:rsid w:val="00010C95"/>
    <w:rsid w:val="000165F9"/>
    <w:rsid w:val="00020B01"/>
    <w:rsid w:val="00023A98"/>
    <w:rsid w:val="00026B59"/>
    <w:rsid w:val="00031FF2"/>
    <w:rsid w:val="000320C3"/>
    <w:rsid w:val="00035135"/>
    <w:rsid w:val="00037F93"/>
    <w:rsid w:val="00041453"/>
    <w:rsid w:val="00044B4F"/>
    <w:rsid w:val="000452DE"/>
    <w:rsid w:val="00045AF9"/>
    <w:rsid w:val="00052480"/>
    <w:rsid w:val="0006136B"/>
    <w:rsid w:val="0006325B"/>
    <w:rsid w:val="00063541"/>
    <w:rsid w:val="00065AA8"/>
    <w:rsid w:val="00067802"/>
    <w:rsid w:val="00070E18"/>
    <w:rsid w:val="000753FB"/>
    <w:rsid w:val="00076E07"/>
    <w:rsid w:val="000837D0"/>
    <w:rsid w:val="000840B5"/>
    <w:rsid w:val="00093A7F"/>
    <w:rsid w:val="00094357"/>
    <w:rsid w:val="0009608C"/>
    <w:rsid w:val="00097FDE"/>
    <w:rsid w:val="000A01E6"/>
    <w:rsid w:val="000A18ED"/>
    <w:rsid w:val="000A6716"/>
    <w:rsid w:val="000A7A62"/>
    <w:rsid w:val="000B1B45"/>
    <w:rsid w:val="000C0B3F"/>
    <w:rsid w:val="000C31D2"/>
    <w:rsid w:val="000C4D97"/>
    <w:rsid w:val="000C6B12"/>
    <w:rsid w:val="000D01A4"/>
    <w:rsid w:val="000D065E"/>
    <w:rsid w:val="000D0C09"/>
    <w:rsid w:val="000D4776"/>
    <w:rsid w:val="000E0347"/>
    <w:rsid w:val="000E1CAE"/>
    <w:rsid w:val="000E2FAB"/>
    <w:rsid w:val="000F2727"/>
    <w:rsid w:val="000F3711"/>
    <w:rsid w:val="000F685B"/>
    <w:rsid w:val="000F7AAF"/>
    <w:rsid w:val="00103283"/>
    <w:rsid w:val="001051B9"/>
    <w:rsid w:val="001079E1"/>
    <w:rsid w:val="00121986"/>
    <w:rsid w:val="00121AEA"/>
    <w:rsid w:val="001238D0"/>
    <w:rsid w:val="001257F7"/>
    <w:rsid w:val="001260CF"/>
    <w:rsid w:val="00127A5E"/>
    <w:rsid w:val="0013183D"/>
    <w:rsid w:val="00131E30"/>
    <w:rsid w:val="00135299"/>
    <w:rsid w:val="00141821"/>
    <w:rsid w:val="001456B0"/>
    <w:rsid w:val="0014582E"/>
    <w:rsid w:val="00163FB5"/>
    <w:rsid w:val="00164B1B"/>
    <w:rsid w:val="00170A93"/>
    <w:rsid w:val="00174B78"/>
    <w:rsid w:val="001837A7"/>
    <w:rsid w:val="001844F5"/>
    <w:rsid w:val="00186E32"/>
    <w:rsid w:val="00192313"/>
    <w:rsid w:val="001947AA"/>
    <w:rsid w:val="001A08CD"/>
    <w:rsid w:val="001A6444"/>
    <w:rsid w:val="001B1FE6"/>
    <w:rsid w:val="001B335E"/>
    <w:rsid w:val="001B37A2"/>
    <w:rsid w:val="001B6972"/>
    <w:rsid w:val="001B7F7E"/>
    <w:rsid w:val="001C0809"/>
    <w:rsid w:val="001C4226"/>
    <w:rsid w:val="001C61BF"/>
    <w:rsid w:val="001C624C"/>
    <w:rsid w:val="001D331F"/>
    <w:rsid w:val="001D533A"/>
    <w:rsid w:val="001E2BE1"/>
    <w:rsid w:val="001E3C1B"/>
    <w:rsid w:val="001F4A5C"/>
    <w:rsid w:val="002011BC"/>
    <w:rsid w:val="00202A63"/>
    <w:rsid w:val="00202E7F"/>
    <w:rsid w:val="00204C45"/>
    <w:rsid w:val="00212114"/>
    <w:rsid w:val="0021359B"/>
    <w:rsid w:val="00213B87"/>
    <w:rsid w:val="00222DEB"/>
    <w:rsid w:val="00223BFD"/>
    <w:rsid w:val="00232C1C"/>
    <w:rsid w:val="00234ADD"/>
    <w:rsid w:val="00237379"/>
    <w:rsid w:val="0024437F"/>
    <w:rsid w:val="00246307"/>
    <w:rsid w:val="002477FB"/>
    <w:rsid w:val="002501AE"/>
    <w:rsid w:val="00255F15"/>
    <w:rsid w:val="00256E73"/>
    <w:rsid w:val="00260F33"/>
    <w:rsid w:val="00264FF9"/>
    <w:rsid w:val="0026531F"/>
    <w:rsid w:val="002679C3"/>
    <w:rsid w:val="00276E1F"/>
    <w:rsid w:val="0029047D"/>
    <w:rsid w:val="0029154A"/>
    <w:rsid w:val="00293EED"/>
    <w:rsid w:val="002A1F1B"/>
    <w:rsid w:val="002A2901"/>
    <w:rsid w:val="002A3EBD"/>
    <w:rsid w:val="002A4574"/>
    <w:rsid w:val="002C03F1"/>
    <w:rsid w:val="002C4695"/>
    <w:rsid w:val="002C490A"/>
    <w:rsid w:val="002D0D46"/>
    <w:rsid w:val="002D1C94"/>
    <w:rsid w:val="002D69FC"/>
    <w:rsid w:val="002E32AD"/>
    <w:rsid w:val="002F0718"/>
    <w:rsid w:val="002F25BB"/>
    <w:rsid w:val="002F5EFB"/>
    <w:rsid w:val="002F679F"/>
    <w:rsid w:val="002F6DFC"/>
    <w:rsid w:val="0030200E"/>
    <w:rsid w:val="00324825"/>
    <w:rsid w:val="00326D40"/>
    <w:rsid w:val="00332461"/>
    <w:rsid w:val="003363E8"/>
    <w:rsid w:val="00341EBD"/>
    <w:rsid w:val="003426B7"/>
    <w:rsid w:val="00350756"/>
    <w:rsid w:val="00352336"/>
    <w:rsid w:val="00353923"/>
    <w:rsid w:val="00354C00"/>
    <w:rsid w:val="00355C2A"/>
    <w:rsid w:val="003563E7"/>
    <w:rsid w:val="003573E4"/>
    <w:rsid w:val="00362ECD"/>
    <w:rsid w:val="0036351A"/>
    <w:rsid w:val="00370F90"/>
    <w:rsid w:val="00377144"/>
    <w:rsid w:val="0038173A"/>
    <w:rsid w:val="003837C9"/>
    <w:rsid w:val="003952E1"/>
    <w:rsid w:val="003A1CAA"/>
    <w:rsid w:val="003A3A65"/>
    <w:rsid w:val="003A3D8D"/>
    <w:rsid w:val="003A6A70"/>
    <w:rsid w:val="003A7CD3"/>
    <w:rsid w:val="003B4F74"/>
    <w:rsid w:val="003B6CB0"/>
    <w:rsid w:val="003C565D"/>
    <w:rsid w:val="003C5C44"/>
    <w:rsid w:val="003D0A5A"/>
    <w:rsid w:val="003D30A5"/>
    <w:rsid w:val="003E3948"/>
    <w:rsid w:val="003E5E8A"/>
    <w:rsid w:val="003E7FF4"/>
    <w:rsid w:val="003F2391"/>
    <w:rsid w:val="003F49B9"/>
    <w:rsid w:val="0040533A"/>
    <w:rsid w:val="004152D0"/>
    <w:rsid w:val="00423E8B"/>
    <w:rsid w:val="00431F8D"/>
    <w:rsid w:val="004341F9"/>
    <w:rsid w:val="004351D2"/>
    <w:rsid w:val="004354D4"/>
    <w:rsid w:val="00444E93"/>
    <w:rsid w:val="00445E71"/>
    <w:rsid w:val="0044729E"/>
    <w:rsid w:val="004509C4"/>
    <w:rsid w:val="0045236C"/>
    <w:rsid w:val="00452446"/>
    <w:rsid w:val="004575B2"/>
    <w:rsid w:val="00463A95"/>
    <w:rsid w:val="00465DA8"/>
    <w:rsid w:val="00465FDE"/>
    <w:rsid w:val="00467A82"/>
    <w:rsid w:val="004726CC"/>
    <w:rsid w:val="004772E1"/>
    <w:rsid w:val="00484240"/>
    <w:rsid w:val="004854B8"/>
    <w:rsid w:val="00487151"/>
    <w:rsid w:val="00490895"/>
    <w:rsid w:val="004913AF"/>
    <w:rsid w:val="004947F6"/>
    <w:rsid w:val="00495793"/>
    <w:rsid w:val="0049664A"/>
    <w:rsid w:val="004A27C6"/>
    <w:rsid w:val="004A3B1A"/>
    <w:rsid w:val="004B12CA"/>
    <w:rsid w:val="004B6E84"/>
    <w:rsid w:val="004C3F98"/>
    <w:rsid w:val="004C4DA0"/>
    <w:rsid w:val="004C5AC8"/>
    <w:rsid w:val="004C65CB"/>
    <w:rsid w:val="004D1B4B"/>
    <w:rsid w:val="004D1E0E"/>
    <w:rsid w:val="004E0BF4"/>
    <w:rsid w:val="004E0C14"/>
    <w:rsid w:val="004E4F83"/>
    <w:rsid w:val="004E5751"/>
    <w:rsid w:val="004F0D78"/>
    <w:rsid w:val="004F2569"/>
    <w:rsid w:val="00502543"/>
    <w:rsid w:val="00502D64"/>
    <w:rsid w:val="00503413"/>
    <w:rsid w:val="00505A99"/>
    <w:rsid w:val="00505DD6"/>
    <w:rsid w:val="005066B1"/>
    <w:rsid w:val="00511464"/>
    <w:rsid w:val="00517694"/>
    <w:rsid w:val="00517C75"/>
    <w:rsid w:val="00521E1D"/>
    <w:rsid w:val="005405B0"/>
    <w:rsid w:val="005410ED"/>
    <w:rsid w:val="0054256A"/>
    <w:rsid w:val="00543AE9"/>
    <w:rsid w:val="005518CD"/>
    <w:rsid w:val="00571B10"/>
    <w:rsid w:val="00573BC7"/>
    <w:rsid w:val="00573D96"/>
    <w:rsid w:val="00582D84"/>
    <w:rsid w:val="00584D67"/>
    <w:rsid w:val="00596EFE"/>
    <w:rsid w:val="005A21B1"/>
    <w:rsid w:val="005A2B97"/>
    <w:rsid w:val="005C28D4"/>
    <w:rsid w:val="005D3BD0"/>
    <w:rsid w:val="005D410F"/>
    <w:rsid w:val="005D51CC"/>
    <w:rsid w:val="005D66CB"/>
    <w:rsid w:val="005E1615"/>
    <w:rsid w:val="005E2131"/>
    <w:rsid w:val="005E2F74"/>
    <w:rsid w:val="005E49B4"/>
    <w:rsid w:val="005E6F8D"/>
    <w:rsid w:val="005F61B2"/>
    <w:rsid w:val="0060116F"/>
    <w:rsid w:val="00603E19"/>
    <w:rsid w:val="00624139"/>
    <w:rsid w:val="006312CE"/>
    <w:rsid w:val="006368EF"/>
    <w:rsid w:val="00636F83"/>
    <w:rsid w:val="0064067F"/>
    <w:rsid w:val="00640CBD"/>
    <w:rsid w:val="00644DA5"/>
    <w:rsid w:val="0065536C"/>
    <w:rsid w:val="006610B8"/>
    <w:rsid w:val="0066221E"/>
    <w:rsid w:val="00665B38"/>
    <w:rsid w:val="00665F31"/>
    <w:rsid w:val="00670A84"/>
    <w:rsid w:val="00681623"/>
    <w:rsid w:val="006849B6"/>
    <w:rsid w:val="0068772D"/>
    <w:rsid w:val="0069465C"/>
    <w:rsid w:val="00697E52"/>
    <w:rsid w:val="006A206B"/>
    <w:rsid w:val="006A4533"/>
    <w:rsid w:val="006A5191"/>
    <w:rsid w:val="006B7D08"/>
    <w:rsid w:val="006D0675"/>
    <w:rsid w:val="006D0A26"/>
    <w:rsid w:val="006D6FE1"/>
    <w:rsid w:val="006E0082"/>
    <w:rsid w:val="006E3552"/>
    <w:rsid w:val="006F20AA"/>
    <w:rsid w:val="006F5261"/>
    <w:rsid w:val="00700338"/>
    <w:rsid w:val="007043ED"/>
    <w:rsid w:val="007056D7"/>
    <w:rsid w:val="00707DEC"/>
    <w:rsid w:val="0072157A"/>
    <w:rsid w:val="00731786"/>
    <w:rsid w:val="00753879"/>
    <w:rsid w:val="00762E40"/>
    <w:rsid w:val="00771100"/>
    <w:rsid w:val="007715C6"/>
    <w:rsid w:val="00777B2F"/>
    <w:rsid w:val="00783CAF"/>
    <w:rsid w:val="00786052"/>
    <w:rsid w:val="0078705F"/>
    <w:rsid w:val="0079128F"/>
    <w:rsid w:val="00791629"/>
    <w:rsid w:val="00795E0C"/>
    <w:rsid w:val="007A093B"/>
    <w:rsid w:val="007A4BBF"/>
    <w:rsid w:val="007A5D38"/>
    <w:rsid w:val="007C522D"/>
    <w:rsid w:val="007D3387"/>
    <w:rsid w:val="007D4CA3"/>
    <w:rsid w:val="007E1719"/>
    <w:rsid w:val="007E5494"/>
    <w:rsid w:val="007F32B2"/>
    <w:rsid w:val="007F6151"/>
    <w:rsid w:val="00800C91"/>
    <w:rsid w:val="00802060"/>
    <w:rsid w:val="00802732"/>
    <w:rsid w:val="00802F5A"/>
    <w:rsid w:val="00806304"/>
    <w:rsid w:val="008236A7"/>
    <w:rsid w:val="00827F4B"/>
    <w:rsid w:val="00830150"/>
    <w:rsid w:val="00834F10"/>
    <w:rsid w:val="00837423"/>
    <w:rsid w:val="008378BF"/>
    <w:rsid w:val="00845C00"/>
    <w:rsid w:val="008472E3"/>
    <w:rsid w:val="0085658C"/>
    <w:rsid w:val="00866DBA"/>
    <w:rsid w:val="00870111"/>
    <w:rsid w:val="00873389"/>
    <w:rsid w:val="00877455"/>
    <w:rsid w:val="00883B90"/>
    <w:rsid w:val="008951AB"/>
    <w:rsid w:val="008978A7"/>
    <w:rsid w:val="008A09AF"/>
    <w:rsid w:val="008A0EE5"/>
    <w:rsid w:val="008A46CE"/>
    <w:rsid w:val="008A4E52"/>
    <w:rsid w:val="008A77FE"/>
    <w:rsid w:val="008B7043"/>
    <w:rsid w:val="008C5AD3"/>
    <w:rsid w:val="008C702A"/>
    <w:rsid w:val="008D037B"/>
    <w:rsid w:val="008D2AD1"/>
    <w:rsid w:val="008D7DBB"/>
    <w:rsid w:val="008E74BE"/>
    <w:rsid w:val="008F10D8"/>
    <w:rsid w:val="008F5AD6"/>
    <w:rsid w:val="008F77B0"/>
    <w:rsid w:val="009062EA"/>
    <w:rsid w:val="009062F2"/>
    <w:rsid w:val="0091285E"/>
    <w:rsid w:val="00912920"/>
    <w:rsid w:val="00912F68"/>
    <w:rsid w:val="009213E6"/>
    <w:rsid w:val="00925EA3"/>
    <w:rsid w:val="009325D2"/>
    <w:rsid w:val="00932E1C"/>
    <w:rsid w:val="009335C5"/>
    <w:rsid w:val="009369F2"/>
    <w:rsid w:val="00951BB7"/>
    <w:rsid w:val="009528FF"/>
    <w:rsid w:val="00954811"/>
    <w:rsid w:val="00954E27"/>
    <w:rsid w:val="0096325C"/>
    <w:rsid w:val="00964A48"/>
    <w:rsid w:val="00966F67"/>
    <w:rsid w:val="00972E73"/>
    <w:rsid w:val="00974454"/>
    <w:rsid w:val="00990CEB"/>
    <w:rsid w:val="00992AE0"/>
    <w:rsid w:val="0099586D"/>
    <w:rsid w:val="0099732B"/>
    <w:rsid w:val="009A4F12"/>
    <w:rsid w:val="009A4F6D"/>
    <w:rsid w:val="009A708E"/>
    <w:rsid w:val="009B1087"/>
    <w:rsid w:val="009B1D56"/>
    <w:rsid w:val="009C7275"/>
    <w:rsid w:val="009D4C4A"/>
    <w:rsid w:val="009D6D23"/>
    <w:rsid w:val="009E7A2F"/>
    <w:rsid w:val="009F41D2"/>
    <w:rsid w:val="009F4FC9"/>
    <w:rsid w:val="00A038D2"/>
    <w:rsid w:val="00A064F6"/>
    <w:rsid w:val="00A106C7"/>
    <w:rsid w:val="00A11558"/>
    <w:rsid w:val="00A203AF"/>
    <w:rsid w:val="00A26E22"/>
    <w:rsid w:val="00A31477"/>
    <w:rsid w:val="00A35980"/>
    <w:rsid w:val="00A377D9"/>
    <w:rsid w:val="00A421B7"/>
    <w:rsid w:val="00A4665D"/>
    <w:rsid w:val="00A53F25"/>
    <w:rsid w:val="00A56C2D"/>
    <w:rsid w:val="00A56F73"/>
    <w:rsid w:val="00A6101B"/>
    <w:rsid w:val="00A635C0"/>
    <w:rsid w:val="00A648E4"/>
    <w:rsid w:val="00A729CA"/>
    <w:rsid w:val="00A768FF"/>
    <w:rsid w:val="00AA0377"/>
    <w:rsid w:val="00AA157A"/>
    <w:rsid w:val="00AA4AC4"/>
    <w:rsid w:val="00AA5BE8"/>
    <w:rsid w:val="00AA686E"/>
    <w:rsid w:val="00AA7267"/>
    <w:rsid w:val="00AB4A68"/>
    <w:rsid w:val="00AB4B57"/>
    <w:rsid w:val="00AB55F0"/>
    <w:rsid w:val="00AC01B4"/>
    <w:rsid w:val="00AC0F91"/>
    <w:rsid w:val="00AC2089"/>
    <w:rsid w:val="00AC36B4"/>
    <w:rsid w:val="00AC7866"/>
    <w:rsid w:val="00AC79A0"/>
    <w:rsid w:val="00AD1A32"/>
    <w:rsid w:val="00AD4907"/>
    <w:rsid w:val="00AE10C0"/>
    <w:rsid w:val="00AE5DAC"/>
    <w:rsid w:val="00AE6DE8"/>
    <w:rsid w:val="00AF584B"/>
    <w:rsid w:val="00AF7ED7"/>
    <w:rsid w:val="00B0240B"/>
    <w:rsid w:val="00B231C0"/>
    <w:rsid w:val="00B2607A"/>
    <w:rsid w:val="00B3284C"/>
    <w:rsid w:val="00B37E3B"/>
    <w:rsid w:val="00B41DAB"/>
    <w:rsid w:val="00B41FFD"/>
    <w:rsid w:val="00B461A4"/>
    <w:rsid w:val="00B47A76"/>
    <w:rsid w:val="00B54159"/>
    <w:rsid w:val="00B573A6"/>
    <w:rsid w:val="00B71555"/>
    <w:rsid w:val="00B753CB"/>
    <w:rsid w:val="00B85083"/>
    <w:rsid w:val="00B866CA"/>
    <w:rsid w:val="00B87430"/>
    <w:rsid w:val="00B9070D"/>
    <w:rsid w:val="00B91C90"/>
    <w:rsid w:val="00B96332"/>
    <w:rsid w:val="00B97159"/>
    <w:rsid w:val="00BA3241"/>
    <w:rsid w:val="00BA3C37"/>
    <w:rsid w:val="00BA4F7A"/>
    <w:rsid w:val="00BA4F86"/>
    <w:rsid w:val="00BA5D81"/>
    <w:rsid w:val="00BA6D7A"/>
    <w:rsid w:val="00BB7005"/>
    <w:rsid w:val="00BB724F"/>
    <w:rsid w:val="00BC2AE6"/>
    <w:rsid w:val="00BC564F"/>
    <w:rsid w:val="00BD285F"/>
    <w:rsid w:val="00BF340F"/>
    <w:rsid w:val="00BF54E0"/>
    <w:rsid w:val="00C013F8"/>
    <w:rsid w:val="00C01E1A"/>
    <w:rsid w:val="00C03396"/>
    <w:rsid w:val="00C053EF"/>
    <w:rsid w:val="00C135F2"/>
    <w:rsid w:val="00C16F33"/>
    <w:rsid w:val="00C16F9A"/>
    <w:rsid w:val="00C1794E"/>
    <w:rsid w:val="00C20486"/>
    <w:rsid w:val="00C21469"/>
    <w:rsid w:val="00C23D5F"/>
    <w:rsid w:val="00C2578D"/>
    <w:rsid w:val="00C27BAB"/>
    <w:rsid w:val="00C3222B"/>
    <w:rsid w:val="00C4096F"/>
    <w:rsid w:val="00C44A28"/>
    <w:rsid w:val="00C44D97"/>
    <w:rsid w:val="00C46B11"/>
    <w:rsid w:val="00C474C1"/>
    <w:rsid w:val="00C5055B"/>
    <w:rsid w:val="00C51105"/>
    <w:rsid w:val="00C513DF"/>
    <w:rsid w:val="00C53F9A"/>
    <w:rsid w:val="00C56E30"/>
    <w:rsid w:val="00C62719"/>
    <w:rsid w:val="00C62D48"/>
    <w:rsid w:val="00C64DBF"/>
    <w:rsid w:val="00C71ABD"/>
    <w:rsid w:val="00C76888"/>
    <w:rsid w:val="00C91598"/>
    <w:rsid w:val="00C9288D"/>
    <w:rsid w:val="00C954E0"/>
    <w:rsid w:val="00C9599D"/>
    <w:rsid w:val="00C97360"/>
    <w:rsid w:val="00CA3598"/>
    <w:rsid w:val="00CA4DB1"/>
    <w:rsid w:val="00CA4FE4"/>
    <w:rsid w:val="00CA740A"/>
    <w:rsid w:val="00CB00C9"/>
    <w:rsid w:val="00CB14DD"/>
    <w:rsid w:val="00CB22EC"/>
    <w:rsid w:val="00CB62E7"/>
    <w:rsid w:val="00CB7D25"/>
    <w:rsid w:val="00CC5F3A"/>
    <w:rsid w:val="00CD6B8A"/>
    <w:rsid w:val="00CD7812"/>
    <w:rsid w:val="00CE3C37"/>
    <w:rsid w:val="00CE3D5B"/>
    <w:rsid w:val="00CE7AF2"/>
    <w:rsid w:val="00CF0F79"/>
    <w:rsid w:val="00CF0FC6"/>
    <w:rsid w:val="00CF3857"/>
    <w:rsid w:val="00CF38ED"/>
    <w:rsid w:val="00CF3ECE"/>
    <w:rsid w:val="00CF4E00"/>
    <w:rsid w:val="00D000F8"/>
    <w:rsid w:val="00D0506C"/>
    <w:rsid w:val="00D0728E"/>
    <w:rsid w:val="00D12B47"/>
    <w:rsid w:val="00D1405D"/>
    <w:rsid w:val="00D2532B"/>
    <w:rsid w:val="00D25693"/>
    <w:rsid w:val="00D26DCF"/>
    <w:rsid w:val="00D27AE0"/>
    <w:rsid w:val="00D329E4"/>
    <w:rsid w:val="00D32EB3"/>
    <w:rsid w:val="00D35D3C"/>
    <w:rsid w:val="00D431C2"/>
    <w:rsid w:val="00D434B0"/>
    <w:rsid w:val="00D45E88"/>
    <w:rsid w:val="00D546E0"/>
    <w:rsid w:val="00D54DA1"/>
    <w:rsid w:val="00D578D5"/>
    <w:rsid w:val="00D611EF"/>
    <w:rsid w:val="00D6244D"/>
    <w:rsid w:val="00D642FF"/>
    <w:rsid w:val="00D65FA1"/>
    <w:rsid w:val="00D67E5B"/>
    <w:rsid w:val="00D71F67"/>
    <w:rsid w:val="00D72293"/>
    <w:rsid w:val="00D75AD6"/>
    <w:rsid w:val="00D84059"/>
    <w:rsid w:val="00D85A3A"/>
    <w:rsid w:val="00D85C84"/>
    <w:rsid w:val="00D951D1"/>
    <w:rsid w:val="00DA427F"/>
    <w:rsid w:val="00DA445F"/>
    <w:rsid w:val="00DB3BB0"/>
    <w:rsid w:val="00DC7F00"/>
    <w:rsid w:val="00DD2592"/>
    <w:rsid w:val="00DD4B3B"/>
    <w:rsid w:val="00DE0501"/>
    <w:rsid w:val="00DE4D94"/>
    <w:rsid w:val="00DE79CE"/>
    <w:rsid w:val="00DF4E35"/>
    <w:rsid w:val="00E0224C"/>
    <w:rsid w:val="00E04D85"/>
    <w:rsid w:val="00E06B35"/>
    <w:rsid w:val="00E168DF"/>
    <w:rsid w:val="00E22DBA"/>
    <w:rsid w:val="00E32596"/>
    <w:rsid w:val="00E326DF"/>
    <w:rsid w:val="00E3328B"/>
    <w:rsid w:val="00E33F85"/>
    <w:rsid w:val="00E35A2C"/>
    <w:rsid w:val="00E37C19"/>
    <w:rsid w:val="00E45F33"/>
    <w:rsid w:val="00E5118D"/>
    <w:rsid w:val="00E51FB8"/>
    <w:rsid w:val="00E54A96"/>
    <w:rsid w:val="00E55052"/>
    <w:rsid w:val="00E658A8"/>
    <w:rsid w:val="00E730EA"/>
    <w:rsid w:val="00E74FA7"/>
    <w:rsid w:val="00E84254"/>
    <w:rsid w:val="00E84F79"/>
    <w:rsid w:val="00E860B2"/>
    <w:rsid w:val="00E94DBE"/>
    <w:rsid w:val="00E9761F"/>
    <w:rsid w:val="00EA1C0F"/>
    <w:rsid w:val="00EA7933"/>
    <w:rsid w:val="00EB1DEC"/>
    <w:rsid w:val="00EB3465"/>
    <w:rsid w:val="00EB40E3"/>
    <w:rsid w:val="00EC0A97"/>
    <w:rsid w:val="00EC18D4"/>
    <w:rsid w:val="00EC36AD"/>
    <w:rsid w:val="00ED2264"/>
    <w:rsid w:val="00ED7383"/>
    <w:rsid w:val="00EE1876"/>
    <w:rsid w:val="00EE3065"/>
    <w:rsid w:val="00EE3CED"/>
    <w:rsid w:val="00EE6757"/>
    <w:rsid w:val="00EE69E7"/>
    <w:rsid w:val="00EF05FF"/>
    <w:rsid w:val="00EF64A5"/>
    <w:rsid w:val="00F102B4"/>
    <w:rsid w:val="00F111F9"/>
    <w:rsid w:val="00F1220E"/>
    <w:rsid w:val="00F16766"/>
    <w:rsid w:val="00F20E6C"/>
    <w:rsid w:val="00F33AAA"/>
    <w:rsid w:val="00F36EAC"/>
    <w:rsid w:val="00F37662"/>
    <w:rsid w:val="00F464CD"/>
    <w:rsid w:val="00F46A43"/>
    <w:rsid w:val="00F51F71"/>
    <w:rsid w:val="00F52A83"/>
    <w:rsid w:val="00F557F6"/>
    <w:rsid w:val="00F635DD"/>
    <w:rsid w:val="00F836EF"/>
    <w:rsid w:val="00F86E28"/>
    <w:rsid w:val="00F967F2"/>
    <w:rsid w:val="00FA76EA"/>
    <w:rsid w:val="00FB5CF1"/>
    <w:rsid w:val="00FB7C8C"/>
    <w:rsid w:val="00FC25CF"/>
    <w:rsid w:val="00FC5CD6"/>
    <w:rsid w:val="00FD0B67"/>
    <w:rsid w:val="00FD4D9A"/>
    <w:rsid w:val="00FE7ABA"/>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8291365"/>
  <w15:docId w15:val="{07AD0F39-1D0B-4BDF-BC3A-F7B5C1D0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BEB07A-3ABC-4B13-87D7-24A088432724}">
  <ds:schemaRefs>
    <ds:schemaRef ds:uri="http://schemas.openxmlformats.org/officeDocument/2006/bibliography"/>
  </ds:schemaRefs>
</ds:datastoreItem>
</file>

<file path=customXml/itemProps2.xml><?xml version="1.0" encoding="utf-8"?>
<ds:datastoreItem xmlns:ds="http://schemas.openxmlformats.org/officeDocument/2006/customXml" ds:itemID="{36EB5D14-D27C-478A-A45E-D60007BB0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F5DF45-418F-487D-AC7F-3FFF94EE8923}">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0D6C2313-C682-4ECD-A8FA-9A3E89D6D3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27</cp:revision>
  <cp:lastPrinted>2018-11-29T18:12:00Z</cp:lastPrinted>
  <dcterms:created xsi:type="dcterms:W3CDTF">2018-11-29T20:42:00Z</dcterms:created>
  <dcterms:modified xsi:type="dcterms:W3CDTF">2022-05-20T17:19:00Z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