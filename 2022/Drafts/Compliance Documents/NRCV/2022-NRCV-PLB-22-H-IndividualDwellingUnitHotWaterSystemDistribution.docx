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86" w:type="pct"/>
        <w:jc w:val="center"/>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907"/>
        <w:gridCol w:w="907"/>
        <w:gridCol w:w="1049"/>
        <w:gridCol w:w="915"/>
        <w:gridCol w:w="1025"/>
        <w:gridCol w:w="645"/>
        <w:gridCol w:w="670"/>
        <w:gridCol w:w="720"/>
        <w:gridCol w:w="1172"/>
        <w:gridCol w:w="1170"/>
        <w:gridCol w:w="900"/>
        <w:gridCol w:w="896"/>
      </w:tblGrid>
      <w:tr w:rsidR="00F349F6" w:rsidRPr="009E01FE" w14:paraId="230DD579" w14:textId="390F5C85" w:rsidTr="002E1D83">
        <w:trPr>
          <w:cantSplit/>
          <w:trHeight w:val="402"/>
          <w:jc w:val="center"/>
        </w:trPr>
        <w:tc>
          <w:tcPr>
            <w:tcW w:w="5000" w:type="pct"/>
            <w:gridSpan w:val="12"/>
            <w:tcBorders>
              <w:top w:val="single" w:sz="4" w:space="0" w:color="auto"/>
              <w:left w:val="single" w:sz="4" w:space="0" w:color="auto"/>
              <w:bottom w:val="single" w:sz="4" w:space="0" w:color="auto"/>
              <w:right w:val="single" w:sz="4" w:space="0" w:color="auto"/>
            </w:tcBorders>
          </w:tcPr>
          <w:p w14:paraId="435556A6" w14:textId="5E7C2E85" w:rsidR="00F349F6" w:rsidRPr="008733ED" w:rsidRDefault="00F349F6"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t>A</w:t>
            </w:r>
            <w:r w:rsidRPr="008733ED">
              <w:rPr>
                <w:rFonts w:asciiTheme="minorHAnsi" w:hAnsiTheme="minorHAnsi" w:cstheme="minorHAnsi"/>
                <w:b/>
                <w:sz w:val="20"/>
                <w:szCs w:val="20"/>
              </w:rPr>
              <w:t xml:space="preserve">. Design </w:t>
            </w:r>
            <w:r>
              <w:rPr>
                <w:rFonts w:asciiTheme="minorHAnsi" w:hAnsiTheme="minorHAnsi" w:cstheme="minorHAnsi"/>
                <w:b/>
                <w:sz w:val="20"/>
                <w:szCs w:val="20"/>
              </w:rPr>
              <w:t xml:space="preserve">HERS Verified </w:t>
            </w:r>
            <w:r w:rsidRPr="008733ED">
              <w:rPr>
                <w:rFonts w:asciiTheme="minorHAnsi" w:hAnsiTheme="minorHAnsi" w:cstheme="minorHAnsi"/>
                <w:b/>
                <w:sz w:val="20"/>
                <w:szCs w:val="20"/>
              </w:rPr>
              <w:t xml:space="preserve">Dwelling Unit Water Heating Systems Information </w:t>
            </w:r>
            <w:ins w:id="0" w:author="Alhabibi, Haider@Energy" w:date="2022-01-25T13:25:00Z">
              <w:r w:rsidR="00711F85">
                <w:rPr>
                  <w:rFonts w:asciiTheme="minorHAnsi" w:hAnsiTheme="minorHAnsi" w:cstheme="minorHAnsi"/>
                  <w:b/>
                  <w:sz w:val="20"/>
                  <w:szCs w:val="20"/>
                </w:rPr>
                <w:t>(other than HPWH)</w:t>
              </w:r>
            </w:ins>
          </w:p>
          <w:p w14:paraId="1D5D2685" w14:textId="7EE4D0AD" w:rsidR="00F349F6" w:rsidRDefault="00F349F6"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236F4B">
              <w:rPr>
                <w:rFonts w:asciiTheme="minorHAnsi" w:eastAsia="Times New Roman" w:hAnsiTheme="minorHAnsi" w:cstheme="minorHAnsi"/>
                <w:sz w:val="18"/>
                <w:szCs w:val="20"/>
              </w:rPr>
              <w:t xml:space="preserve">This table reports </w:t>
            </w:r>
            <w:ins w:id="1" w:author="Alhabibi, Haider@Energy" w:date="2022-01-25T13:25:00Z">
              <w:r w:rsidR="002130B3">
                <w:rPr>
                  <w:rFonts w:asciiTheme="minorHAnsi" w:eastAsia="Times New Roman" w:hAnsiTheme="minorHAnsi" w:cstheme="minorHAnsi"/>
                  <w:sz w:val="20"/>
                  <w:szCs w:val="20"/>
                </w:rPr>
                <w:t xml:space="preserve">features of </w:t>
              </w:r>
            </w:ins>
            <w:r w:rsidRPr="00236F4B">
              <w:rPr>
                <w:rFonts w:asciiTheme="minorHAnsi" w:eastAsia="Times New Roman" w:hAnsiTheme="minorHAnsi" w:cstheme="minorHAnsi"/>
                <w:sz w:val="18"/>
                <w:szCs w:val="20"/>
              </w:rPr>
              <w:t xml:space="preserve">the water heating system(s) </w:t>
            </w:r>
            <w:del w:id="2" w:author="Alhabibi, Haider@Energy" w:date="2022-01-25T13:25:00Z">
              <w:r w:rsidRPr="00236F4B" w:rsidDel="00963B61">
                <w:rPr>
                  <w:rFonts w:asciiTheme="minorHAnsi" w:eastAsia="Times New Roman" w:hAnsiTheme="minorHAnsi" w:cstheme="minorHAnsi"/>
                  <w:sz w:val="18"/>
                  <w:szCs w:val="20"/>
                </w:rPr>
                <w:delText xml:space="preserve">features </w:delText>
              </w:r>
            </w:del>
            <w:ins w:id="3" w:author="Alhabibi, Haider@Energy" w:date="2022-01-25T13:25:00Z">
              <w:r w:rsidR="00963B61">
                <w:rPr>
                  <w:rFonts w:asciiTheme="minorHAnsi" w:eastAsia="Times New Roman" w:hAnsiTheme="minorHAnsi" w:cstheme="minorHAnsi"/>
                  <w:sz w:val="20"/>
                  <w:szCs w:val="20"/>
                </w:rPr>
                <w:t xml:space="preserve">other than </w:t>
              </w:r>
              <w:r w:rsidR="00963B61" w:rsidRPr="00E40C70">
                <w:rPr>
                  <w:rFonts w:asciiTheme="minorHAnsi" w:eastAsia="Times New Roman" w:hAnsiTheme="minorHAnsi" w:cstheme="minorHAnsi"/>
                  <w:b/>
                  <w:bCs/>
                  <w:sz w:val="20"/>
                  <w:szCs w:val="20"/>
                </w:rPr>
                <w:t>HPWH</w:t>
              </w:r>
              <w:r w:rsidR="00963B61">
                <w:rPr>
                  <w:rFonts w:asciiTheme="minorHAnsi" w:eastAsia="Times New Roman" w:hAnsiTheme="minorHAnsi" w:cstheme="minorHAnsi"/>
                  <w:sz w:val="20"/>
                  <w:szCs w:val="20"/>
                </w:rPr>
                <w:t xml:space="preserve"> system</w:t>
              </w:r>
              <w:r w:rsidR="00963B61" w:rsidRPr="00236F4B">
                <w:rPr>
                  <w:rFonts w:asciiTheme="minorHAnsi" w:eastAsia="Times New Roman" w:hAnsiTheme="minorHAnsi" w:cstheme="minorHAnsi"/>
                  <w:sz w:val="18"/>
                  <w:szCs w:val="20"/>
                </w:rPr>
                <w:t xml:space="preserve"> </w:t>
              </w:r>
            </w:ins>
            <w:r w:rsidRPr="00236F4B">
              <w:rPr>
                <w:rFonts w:asciiTheme="minorHAnsi" w:eastAsia="Times New Roman" w:hAnsiTheme="minorHAnsi" w:cstheme="minorHAnsi"/>
                <w:sz w:val="18"/>
                <w:szCs w:val="20"/>
              </w:rPr>
              <w:t xml:space="preserve">specified on the registered </w:t>
            </w:r>
            <w:del w:id="4" w:author="Tam, Danny@Energy" w:date="2022-02-28T15:09:00Z">
              <w:r w:rsidRPr="00236F4B" w:rsidDel="00FF4E23">
                <w:rPr>
                  <w:rFonts w:asciiTheme="minorHAnsi" w:eastAsia="Times New Roman" w:hAnsiTheme="minorHAnsi" w:cstheme="minorHAnsi"/>
                  <w:sz w:val="18"/>
                  <w:szCs w:val="20"/>
                </w:rPr>
                <w:delText>CF1R</w:delText>
              </w:r>
            </w:del>
            <w:ins w:id="5" w:author="Tam, Danny@Energy" w:date="2022-02-28T15:09:00Z">
              <w:r w:rsidR="00FF4E23">
                <w:rPr>
                  <w:rFonts w:asciiTheme="minorHAnsi" w:eastAsia="Times New Roman" w:hAnsiTheme="minorHAnsi" w:cstheme="minorHAnsi"/>
                  <w:sz w:val="18"/>
                  <w:szCs w:val="20"/>
                </w:rPr>
                <w:t>NRCC</w:t>
              </w:r>
            </w:ins>
            <w:r w:rsidRPr="00236F4B">
              <w:rPr>
                <w:rFonts w:asciiTheme="minorHAnsi" w:eastAsia="Times New Roman" w:hAnsiTheme="minorHAnsi" w:cstheme="minorHAnsi"/>
                <w:sz w:val="18"/>
                <w:szCs w:val="20"/>
              </w:rPr>
              <w:t xml:space="preserve"> compliance document for this project.</w:t>
            </w:r>
          </w:p>
        </w:tc>
      </w:tr>
      <w:tr w:rsidR="002E1D83" w:rsidRPr="009E01FE" w14:paraId="73A56B1E" w14:textId="199B8BBE" w:rsidTr="002E1D83">
        <w:trPr>
          <w:cantSplit/>
          <w:trHeight w:val="277"/>
          <w:jc w:val="center"/>
        </w:trPr>
        <w:tc>
          <w:tcPr>
            <w:tcW w:w="413" w:type="pct"/>
            <w:tcBorders>
              <w:top w:val="single" w:sz="4" w:space="0" w:color="auto"/>
              <w:left w:val="single" w:sz="4" w:space="0" w:color="auto"/>
              <w:bottom w:val="single" w:sz="4" w:space="0" w:color="auto"/>
              <w:right w:val="single" w:sz="4" w:space="0" w:color="auto"/>
            </w:tcBorders>
          </w:tcPr>
          <w:p w14:paraId="1885D35D" w14:textId="506133EC"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18"/>
                <w:szCs w:val="20"/>
              </w:rPr>
              <w:t>01</w:t>
            </w:r>
          </w:p>
        </w:tc>
        <w:tc>
          <w:tcPr>
            <w:tcW w:w="413" w:type="pct"/>
            <w:tcBorders>
              <w:top w:val="single" w:sz="4" w:space="0" w:color="auto"/>
              <w:left w:val="single" w:sz="4" w:space="0" w:color="auto"/>
              <w:bottom w:val="single" w:sz="4" w:space="0" w:color="auto"/>
              <w:right w:val="single" w:sz="4" w:space="0" w:color="auto"/>
            </w:tcBorders>
            <w:vAlign w:val="center"/>
          </w:tcPr>
          <w:p w14:paraId="64C34BDC" w14:textId="2B8E960E"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2</w:t>
            </w:r>
          </w:p>
        </w:tc>
        <w:tc>
          <w:tcPr>
            <w:tcW w:w="478" w:type="pct"/>
            <w:tcBorders>
              <w:top w:val="single" w:sz="4" w:space="0" w:color="auto"/>
              <w:left w:val="single" w:sz="4" w:space="0" w:color="auto"/>
              <w:bottom w:val="single" w:sz="4" w:space="0" w:color="auto"/>
              <w:right w:val="single" w:sz="4" w:space="0" w:color="auto"/>
            </w:tcBorders>
            <w:vAlign w:val="center"/>
          </w:tcPr>
          <w:p w14:paraId="33422D03" w14:textId="181F6E15"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3</w:t>
            </w:r>
          </w:p>
        </w:tc>
        <w:tc>
          <w:tcPr>
            <w:tcW w:w="417" w:type="pct"/>
            <w:tcBorders>
              <w:top w:val="single" w:sz="4" w:space="0" w:color="auto"/>
              <w:left w:val="single" w:sz="4" w:space="0" w:color="auto"/>
              <w:bottom w:val="single" w:sz="4" w:space="0" w:color="auto"/>
              <w:right w:val="single" w:sz="4" w:space="0" w:color="auto"/>
            </w:tcBorders>
            <w:vAlign w:val="center"/>
          </w:tcPr>
          <w:p w14:paraId="0CC589C2" w14:textId="08CECAB0"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4</w:t>
            </w:r>
          </w:p>
        </w:tc>
        <w:tc>
          <w:tcPr>
            <w:tcW w:w="467" w:type="pct"/>
            <w:tcBorders>
              <w:top w:val="single" w:sz="4" w:space="0" w:color="auto"/>
              <w:left w:val="single" w:sz="4" w:space="0" w:color="auto"/>
              <w:bottom w:val="single" w:sz="4" w:space="0" w:color="auto"/>
              <w:right w:val="single" w:sz="4" w:space="0" w:color="auto"/>
            </w:tcBorders>
            <w:vAlign w:val="center"/>
          </w:tcPr>
          <w:p w14:paraId="11429DC3" w14:textId="0042781D"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5</w:t>
            </w:r>
          </w:p>
        </w:tc>
        <w:tc>
          <w:tcPr>
            <w:tcW w:w="294" w:type="pct"/>
            <w:tcBorders>
              <w:top w:val="single" w:sz="4" w:space="0" w:color="auto"/>
              <w:left w:val="single" w:sz="4" w:space="0" w:color="auto"/>
              <w:bottom w:val="single" w:sz="4" w:space="0" w:color="auto"/>
              <w:right w:val="single" w:sz="4" w:space="0" w:color="auto"/>
            </w:tcBorders>
            <w:vAlign w:val="center"/>
          </w:tcPr>
          <w:p w14:paraId="43AB03DA" w14:textId="1106B08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6</w:t>
            </w:r>
          </w:p>
        </w:tc>
        <w:tc>
          <w:tcPr>
            <w:tcW w:w="305" w:type="pct"/>
            <w:tcBorders>
              <w:top w:val="single" w:sz="4" w:space="0" w:color="auto"/>
              <w:left w:val="single" w:sz="4" w:space="0" w:color="auto"/>
              <w:bottom w:val="single" w:sz="4" w:space="0" w:color="auto"/>
              <w:right w:val="single" w:sz="4" w:space="0" w:color="auto"/>
            </w:tcBorders>
            <w:vAlign w:val="center"/>
          </w:tcPr>
          <w:p w14:paraId="12BF9D03" w14:textId="48AEE32A"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7</w:t>
            </w:r>
          </w:p>
        </w:tc>
        <w:tc>
          <w:tcPr>
            <w:tcW w:w="328" w:type="pct"/>
            <w:tcBorders>
              <w:top w:val="single" w:sz="4" w:space="0" w:color="auto"/>
              <w:left w:val="single" w:sz="4" w:space="0" w:color="auto"/>
              <w:bottom w:val="single" w:sz="4" w:space="0" w:color="auto"/>
              <w:right w:val="single" w:sz="4" w:space="0" w:color="auto"/>
            </w:tcBorders>
            <w:vAlign w:val="center"/>
          </w:tcPr>
          <w:p w14:paraId="5BF73542" w14:textId="784DAC56"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8</w:t>
            </w:r>
          </w:p>
        </w:tc>
        <w:tc>
          <w:tcPr>
            <w:tcW w:w="534" w:type="pct"/>
            <w:tcBorders>
              <w:top w:val="single" w:sz="4" w:space="0" w:color="auto"/>
              <w:left w:val="single" w:sz="4" w:space="0" w:color="auto"/>
              <w:bottom w:val="single" w:sz="4" w:space="0" w:color="auto"/>
              <w:right w:val="single" w:sz="4" w:space="0" w:color="auto"/>
            </w:tcBorders>
          </w:tcPr>
          <w:p w14:paraId="35C31585" w14:textId="56D948BD" w:rsidR="00F349F6" w:rsidRPr="008C7B33"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09</w:t>
            </w:r>
          </w:p>
        </w:tc>
        <w:tc>
          <w:tcPr>
            <w:tcW w:w="533" w:type="pct"/>
            <w:tcBorders>
              <w:top w:val="single" w:sz="4" w:space="0" w:color="auto"/>
              <w:left w:val="single" w:sz="4" w:space="0" w:color="auto"/>
              <w:bottom w:val="single" w:sz="4" w:space="0" w:color="auto"/>
              <w:right w:val="single" w:sz="4" w:space="0" w:color="auto"/>
            </w:tcBorders>
          </w:tcPr>
          <w:p w14:paraId="181D626A" w14:textId="68C87145"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10</w:t>
            </w:r>
          </w:p>
        </w:tc>
        <w:tc>
          <w:tcPr>
            <w:tcW w:w="410" w:type="pct"/>
            <w:tcBorders>
              <w:top w:val="single" w:sz="4" w:space="0" w:color="auto"/>
              <w:left w:val="single" w:sz="4" w:space="0" w:color="auto"/>
              <w:bottom w:val="single" w:sz="4" w:space="0" w:color="auto"/>
              <w:right w:val="single" w:sz="4" w:space="0" w:color="auto"/>
            </w:tcBorders>
          </w:tcPr>
          <w:p w14:paraId="3A5540D8" w14:textId="6CAE5282"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11</w:t>
            </w:r>
          </w:p>
        </w:tc>
        <w:tc>
          <w:tcPr>
            <w:tcW w:w="410" w:type="pct"/>
            <w:tcBorders>
              <w:top w:val="single" w:sz="4" w:space="0" w:color="auto"/>
              <w:left w:val="single" w:sz="4" w:space="0" w:color="auto"/>
              <w:bottom w:val="single" w:sz="4" w:space="0" w:color="auto"/>
              <w:right w:val="single" w:sz="4" w:space="0" w:color="auto"/>
            </w:tcBorders>
          </w:tcPr>
          <w:p w14:paraId="7F4CC02D" w14:textId="76A03B63" w:rsidR="00F349F6"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12</w:t>
            </w:r>
          </w:p>
        </w:tc>
      </w:tr>
      <w:tr w:rsidR="002E1D83" w:rsidRPr="009E01FE" w14:paraId="26464F8A" w14:textId="3E757B7A" w:rsidTr="002E1D83">
        <w:trPr>
          <w:cantSplit/>
          <w:trHeight w:val="288"/>
          <w:jc w:val="center"/>
        </w:trPr>
        <w:tc>
          <w:tcPr>
            <w:tcW w:w="413" w:type="pct"/>
            <w:tcBorders>
              <w:top w:val="single" w:sz="4" w:space="0" w:color="auto"/>
              <w:left w:val="single" w:sz="4" w:space="0" w:color="auto"/>
              <w:bottom w:val="single" w:sz="4" w:space="0" w:color="auto"/>
              <w:right w:val="single" w:sz="4" w:space="0" w:color="auto"/>
            </w:tcBorders>
            <w:vAlign w:val="bottom"/>
          </w:tcPr>
          <w:p w14:paraId="62B01F6F" w14:textId="3C11D68D"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Dwelling Unit Name</w:t>
            </w:r>
          </w:p>
        </w:tc>
        <w:tc>
          <w:tcPr>
            <w:tcW w:w="413" w:type="pct"/>
            <w:tcBorders>
              <w:top w:val="single" w:sz="4" w:space="0" w:color="auto"/>
              <w:left w:val="single" w:sz="4" w:space="0" w:color="auto"/>
              <w:bottom w:val="single" w:sz="4" w:space="0" w:color="auto"/>
              <w:right w:val="single" w:sz="4" w:space="0" w:color="auto"/>
            </w:tcBorders>
            <w:vAlign w:val="bottom"/>
          </w:tcPr>
          <w:p w14:paraId="2C0B5722" w14:textId="610A496F"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Heating System ID or Name</w:t>
            </w:r>
          </w:p>
        </w:tc>
        <w:tc>
          <w:tcPr>
            <w:tcW w:w="478" w:type="pct"/>
            <w:tcBorders>
              <w:top w:val="single" w:sz="4" w:space="0" w:color="auto"/>
              <w:left w:val="single" w:sz="4" w:space="0" w:color="auto"/>
              <w:bottom w:val="single" w:sz="4" w:space="0" w:color="auto"/>
              <w:right w:val="single" w:sz="4" w:space="0" w:color="auto"/>
            </w:tcBorders>
            <w:vAlign w:val="bottom"/>
          </w:tcPr>
          <w:p w14:paraId="4A1A894B"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Heating System Type</w:t>
            </w:r>
          </w:p>
        </w:tc>
        <w:tc>
          <w:tcPr>
            <w:tcW w:w="417" w:type="pct"/>
            <w:tcBorders>
              <w:top w:val="single" w:sz="4" w:space="0" w:color="auto"/>
              <w:left w:val="single" w:sz="4" w:space="0" w:color="auto"/>
              <w:bottom w:val="single" w:sz="4" w:space="0" w:color="auto"/>
              <w:right w:val="single" w:sz="4" w:space="0" w:color="auto"/>
            </w:tcBorders>
            <w:vAlign w:val="bottom"/>
          </w:tcPr>
          <w:p w14:paraId="7711E932"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Heater Type</w:t>
            </w:r>
          </w:p>
        </w:tc>
        <w:tc>
          <w:tcPr>
            <w:tcW w:w="467" w:type="pct"/>
            <w:tcBorders>
              <w:top w:val="single" w:sz="4" w:space="0" w:color="auto"/>
              <w:left w:val="single" w:sz="4" w:space="0" w:color="auto"/>
              <w:bottom w:val="single" w:sz="4" w:space="0" w:color="auto"/>
              <w:right w:val="single" w:sz="4" w:space="0" w:color="auto"/>
            </w:tcBorders>
            <w:vAlign w:val="bottom"/>
          </w:tcPr>
          <w:p w14:paraId="052C1309" w14:textId="4231D2DD"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of</w:t>
            </w:r>
            <w:r w:rsidR="002E1D83">
              <w:rPr>
                <w:rFonts w:asciiTheme="minorHAnsi" w:eastAsia="Times New Roman" w:hAnsiTheme="minorHAnsi" w:cstheme="minorHAnsi"/>
                <w:sz w:val="18"/>
                <w:szCs w:val="20"/>
              </w:rPr>
              <w:t xml:space="preserve"> Like (or Identical) </w:t>
            </w:r>
            <w:r w:rsidRPr="00236F4B">
              <w:rPr>
                <w:rFonts w:asciiTheme="minorHAnsi" w:eastAsia="Times New Roman" w:hAnsiTheme="minorHAnsi" w:cstheme="minorHAnsi"/>
                <w:sz w:val="18"/>
                <w:szCs w:val="20"/>
              </w:rPr>
              <w:t xml:space="preserve"> Water Heaters in System</w:t>
            </w:r>
          </w:p>
        </w:tc>
        <w:tc>
          <w:tcPr>
            <w:tcW w:w="294" w:type="pct"/>
            <w:tcBorders>
              <w:top w:val="single" w:sz="4" w:space="0" w:color="auto"/>
              <w:left w:val="single" w:sz="4" w:space="0" w:color="auto"/>
              <w:bottom w:val="single" w:sz="4" w:space="0" w:color="auto"/>
              <w:right w:val="single" w:sz="4" w:space="0" w:color="auto"/>
            </w:tcBorders>
            <w:vAlign w:val="bottom"/>
          </w:tcPr>
          <w:p w14:paraId="06E2FB18"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Fuel Type</w:t>
            </w:r>
          </w:p>
        </w:tc>
        <w:tc>
          <w:tcPr>
            <w:tcW w:w="305" w:type="pct"/>
            <w:tcBorders>
              <w:top w:val="single" w:sz="4" w:space="0" w:color="auto"/>
              <w:left w:val="single" w:sz="4" w:space="0" w:color="auto"/>
              <w:bottom w:val="single" w:sz="4" w:space="0" w:color="auto"/>
              <w:right w:val="single" w:sz="4" w:space="0" w:color="auto"/>
            </w:tcBorders>
            <w:vAlign w:val="bottom"/>
          </w:tcPr>
          <w:p w14:paraId="4CC76B62"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Rated Input Type</w:t>
            </w:r>
          </w:p>
        </w:tc>
        <w:tc>
          <w:tcPr>
            <w:tcW w:w="328" w:type="pct"/>
            <w:tcBorders>
              <w:top w:val="single" w:sz="4" w:space="0" w:color="auto"/>
              <w:left w:val="single" w:sz="4" w:space="0" w:color="auto"/>
              <w:bottom w:val="single" w:sz="4" w:space="0" w:color="auto"/>
              <w:right w:val="single" w:sz="4" w:space="0" w:color="auto"/>
            </w:tcBorders>
            <w:vAlign w:val="bottom"/>
          </w:tcPr>
          <w:p w14:paraId="196F7A20"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Rated Input Value</w:t>
            </w:r>
          </w:p>
        </w:tc>
        <w:tc>
          <w:tcPr>
            <w:tcW w:w="534" w:type="pct"/>
            <w:tcBorders>
              <w:top w:val="single" w:sz="4" w:space="0" w:color="auto"/>
              <w:left w:val="single" w:sz="4" w:space="0" w:color="auto"/>
              <w:bottom w:val="single" w:sz="4" w:space="0" w:color="auto"/>
              <w:right w:val="single" w:sz="4" w:space="0" w:color="auto"/>
            </w:tcBorders>
            <w:vAlign w:val="bottom"/>
          </w:tcPr>
          <w:p w14:paraId="64ACEA33"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Central DHW System Distribution</w:t>
            </w:r>
          </w:p>
        </w:tc>
        <w:tc>
          <w:tcPr>
            <w:tcW w:w="533" w:type="pct"/>
            <w:tcBorders>
              <w:top w:val="single" w:sz="4" w:space="0" w:color="auto"/>
              <w:left w:val="single" w:sz="4" w:space="0" w:color="auto"/>
              <w:bottom w:val="single" w:sz="4" w:space="0" w:color="auto"/>
              <w:right w:val="single" w:sz="4" w:space="0" w:color="auto"/>
            </w:tcBorders>
            <w:vAlign w:val="bottom"/>
          </w:tcPr>
          <w:p w14:paraId="58A198CB"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Dwelling Unit DHW System</w:t>
            </w:r>
          </w:p>
          <w:p w14:paraId="4A6F7DA9"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Distribution Type</w:t>
            </w:r>
          </w:p>
        </w:tc>
        <w:tc>
          <w:tcPr>
            <w:tcW w:w="410" w:type="pct"/>
            <w:tcBorders>
              <w:top w:val="single" w:sz="4" w:space="0" w:color="auto"/>
              <w:left w:val="single" w:sz="4" w:space="0" w:color="auto"/>
              <w:bottom w:val="single" w:sz="4" w:space="0" w:color="auto"/>
              <w:right w:val="single" w:sz="4" w:space="0" w:color="auto"/>
            </w:tcBorders>
            <w:vAlign w:val="bottom"/>
          </w:tcPr>
          <w:p w14:paraId="32349509" w14:textId="6B416834"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Compact Dist</w:t>
            </w:r>
            <w:r>
              <w:rPr>
                <w:rFonts w:asciiTheme="minorHAnsi" w:eastAsia="Times New Roman" w:hAnsiTheme="minorHAnsi" w:cstheme="minorHAnsi"/>
                <w:sz w:val="18"/>
                <w:szCs w:val="20"/>
              </w:rPr>
              <w:t>rib.</w:t>
            </w:r>
          </w:p>
        </w:tc>
        <w:tc>
          <w:tcPr>
            <w:tcW w:w="410" w:type="pct"/>
            <w:tcBorders>
              <w:top w:val="single" w:sz="4" w:space="0" w:color="auto"/>
              <w:left w:val="single" w:sz="4" w:space="0" w:color="auto"/>
              <w:bottom w:val="single" w:sz="4" w:space="0" w:color="auto"/>
              <w:right w:val="single" w:sz="4" w:space="0" w:color="auto"/>
            </w:tcBorders>
            <w:vAlign w:val="bottom"/>
          </w:tcPr>
          <w:p w14:paraId="3C0EDE59" w14:textId="717B4841"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Drain Water Heat Recovery</w:t>
            </w:r>
          </w:p>
        </w:tc>
      </w:tr>
      <w:tr w:rsidR="002E1D83" w:rsidRPr="009E01FE" w14:paraId="5D4DAF0C" w14:textId="2174CCCF" w:rsidTr="002E1D83">
        <w:trPr>
          <w:cantSplit/>
          <w:trHeight w:val="246"/>
          <w:jc w:val="center"/>
        </w:trPr>
        <w:tc>
          <w:tcPr>
            <w:tcW w:w="413" w:type="pct"/>
            <w:tcBorders>
              <w:top w:val="single" w:sz="4" w:space="0" w:color="auto"/>
              <w:left w:val="single" w:sz="4" w:space="0" w:color="auto"/>
              <w:bottom w:val="single" w:sz="4" w:space="0" w:color="auto"/>
              <w:right w:val="single" w:sz="4" w:space="0" w:color="auto"/>
            </w:tcBorders>
          </w:tcPr>
          <w:p w14:paraId="7A5694AD"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3" w:type="pct"/>
            <w:tcBorders>
              <w:top w:val="single" w:sz="4" w:space="0" w:color="auto"/>
              <w:left w:val="single" w:sz="4" w:space="0" w:color="auto"/>
              <w:bottom w:val="single" w:sz="4" w:space="0" w:color="auto"/>
              <w:right w:val="single" w:sz="4" w:space="0" w:color="auto"/>
            </w:tcBorders>
            <w:vAlign w:val="center"/>
          </w:tcPr>
          <w:p w14:paraId="72662FBB" w14:textId="19B2C5AF"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78" w:type="pct"/>
            <w:tcBorders>
              <w:top w:val="single" w:sz="4" w:space="0" w:color="auto"/>
              <w:left w:val="single" w:sz="4" w:space="0" w:color="auto"/>
              <w:bottom w:val="single" w:sz="4" w:space="0" w:color="auto"/>
              <w:right w:val="single" w:sz="4" w:space="0" w:color="auto"/>
            </w:tcBorders>
            <w:vAlign w:val="center"/>
          </w:tcPr>
          <w:p w14:paraId="55420787"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7" w:type="pct"/>
            <w:tcBorders>
              <w:top w:val="single" w:sz="4" w:space="0" w:color="auto"/>
              <w:left w:val="single" w:sz="4" w:space="0" w:color="auto"/>
              <w:bottom w:val="single" w:sz="4" w:space="0" w:color="auto"/>
              <w:right w:val="single" w:sz="4" w:space="0" w:color="auto"/>
            </w:tcBorders>
            <w:vAlign w:val="center"/>
          </w:tcPr>
          <w:p w14:paraId="6127A3C7"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67" w:type="pct"/>
            <w:tcBorders>
              <w:top w:val="single" w:sz="4" w:space="0" w:color="auto"/>
              <w:left w:val="single" w:sz="4" w:space="0" w:color="auto"/>
              <w:bottom w:val="single" w:sz="4" w:space="0" w:color="auto"/>
              <w:right w:val="single" w:sz="4" w:space="0" w:color="auto"/>
            </w:tcBorders>
            <w:vAlign w:val="center"/>
          </w:tcPr>
          <w:p w14:paraId="48C2EC0C"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294" w:type="pct"/>
            <w:tcBorders>
              <w:top w:val="single" w:sz="4" w:space="0" w:color="auto"/>
              <w:left w:val="single" w:sz="4" w:space="0" w:color="auto"/>
              <w:bottom w:val="single" w:sz="4" w:space="0" w:color="auto"/>
              <w:right w:val="single" w:sz="4" w:space="0" w:color="auto"/>
            </w:tcBorders>
            <w:vAlign w:val="center"/>
          </w:tcPr>
          <w:p w14:paraId="78E671A1"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05" w:type="pct"/>
            <w:tcBorders>
              <w:top w:val="single" w:sz="4" w:space="0" w:color="auto"/>
              <w:left w:val="single" w:sz="4" w:space="0" w:color="auto"/>
              <w:bottom w:val="single" w:sz="4" w:space="0" w:color="auto"/>
              <w:right w:val="single" w:sz="4" w:space="0" w:color="auto"/>
            </w:tcBorders>
            <w:vAlign w:val="center"/>
          </w:tcPr>
          <w:p w14:paraId="3BA2358F"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28" w:type="pct"/>
            <w:tcBorders>
              <w:top w:val="single" w:sz="4" w:space="0" w:color="auto"/>
              <w:left w:val="single" w:sz="4" w:space="0" w:color="auto"/>
              <w:bottom w:val="single" w:sz="4" w:space="0" w:color="auto"/>
              <w:right w:val="single" w:sz="4" w:space="0" w:color="auto"/>
            </w:tcBorders>
            <w:vAlign w:val="center"/>
          </w:tcPr>
          <w:p w14:paraId="58ED8364"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4" w:type="pct"/>
            <w:tcBorders>
              <w:top w:val="single" w:sz="4" w:space="0" w:color="auto"/>
              <w:left w:val="single" w:sz="4" w:space="0" w:color="auto"/>
              <w:bottom w:val="single" w:sz="4" w:space="0" w:color="auto"/>
              <w:right w:val="single" w:sz="4" w:space="0" w:color="auto"/>
            </w:tcBorders>
          </w:tcPr>
          <w:p w14:paraId="2AD6885E" w14:textId="77777777" w:rsidR="00F349F6" w:rsidRPr="008C7B33"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3" w:type="pct"/>
            <w:tcBorders>
              <w:top w:val="single" w:sz="4" w:space="0" w:color="auto"/>
              <w:left w:val="single" w:sz="4" w:space="0" w:color="auto"/>
              <w:bottom w:val="single" w:sz="4" w:space="0" w:color="auto"/>
              <w:right w:val="single" w:sz="4" w:space="0" w:color="auto"/>
            </w:tcBorders>
          </w:tcPr>
          <w:p w14:paraId="033A4D5A"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0" w:type="pct"/>
            <w:tcBorders>
              <w:top w:val="single" w:sz="4" w:space="0" w:color="auto"/>
              <w:left w:val="single" w:sz="4" w:space="0" w:color="auto"/>
              <w:bottom w:val="single" w:sz="4" w:space="0" w:color="auto"/>
              <w:right w:val="single" w:sz="4" w:space="0" w:color="auto"/>
            </w:tcBorders>
          </w:tcPr>
          <w:p w14:paraId="6EB628F2" w14:textId="77777777"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0" w:type="pct"/>
            <w:tcBorders>
              <w:top w:val="single" w:sz="4" w:space="0" w:color="auto"/>
              <w:left w:val="single" w:sz="4" w:space="0" w:color="auto"/>
              <w:bottom w:val="single" w:sz="4" w:space="0" w:color="auto"/>
              <w:right w:val="single" w:sz="4" w:space="0" w:color="auto"/>
            </w:tcBorders>
          </w:tcPr>
          <w:p w14:paraId="18E1D7D3" w14:textId="77777777"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2E1D83" w:rsidRPr="009E01FE" w14:paraId="08C00B59" w14:textId="2B217D17" w:rsidTr="002E1D83">
        <w:trPr>
          <w:cantSplit/>
          <w:trHeight w:val="255"/>
          <w:jc w:val="center"/>
        </w:trPr>
        <w:tc>
          <w:tcPr>
            <w:tcW w:w="413" w:type="pct"/>
            <w:tcBorders>
              <w:top w:val="single" w:sz="4" w:space="0" w:color="auto"/>
              <w:left w:val="single" w:sz="4" w:space="0" w:color="auto"/>
              <w:bottom w:val="single" w:sz="4" w:space="0" w:color="auto"/>
              <w:right w:val="single" w:sz="4" w:space="0" w:color="auto"/>
            </w:tcBorders>
          </w:tcPr>
          <w:p w14:paraId="22910910"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3" w:type="pct"/>
            <w:tcBorders>
              <w:top w:val="single" w:sz="4" w:space="0" w:color="auto"/>
              <w:left w:val="single" w:sz="4" w:space="0" w:color="auto"/>
              <w:bottom w:val="single" w:sz="4" w:space="0" w:color="auto"/>
              <w:right w:val="single" w:sz="4" w:space="0" w:color="auto"/>
            </w:tcBorders>
            <w:vAlign w:val="center"/>
          </w:tcPr>
          <w:p w14:paraId="084135C1" w14:textId="6692A356"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78" w:type="pct"/>
            <w:tcBorders>
              <w:top w:val="single" w:sz="4" w:space="0" w:color="auto"/>
              <w:left w:val="single" w:sz="4" w:space="0" w:color="auto"/>
              <w:bottom w:val="single" w:sz="4" w:space="0" w:color="auto"/>
              <w:right w:val="single" w:sz="4" w:space="0" w:color="auto"/>
            </w:tcBorders>
            <w:vAlign w:val="center"/>
          </w:tcPr>
          <w:p w14:paraId="48B7F126"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7" w:type="pct"/>
            <w:tcBorders>
              <w:top w:val="single" w:sz="4" w:space="0" w:color="auto"/>
              <w:left w:val="single" w:sz="4" w:space="0" w:color="auto"/>
              <w:bottom w:val="single" w:sz="4" w:space="0" w:color="auto"/>
              <w:right w:val="single" w:sz="4" w:space="0" w:color="auto"/>
            </w:tcBorders>
            <w:vAlign w:val="center"/>
          </w:tcPr>
          <w:p w14:paraId="53AB15F2"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67" w:type="pct"/>
            <w:tcBorders>
              <w:top w:val="single" w:sz="4" w:space="0" w:color="auto"/>
              <w:left w:val="single" w:sz="4" w:space="0" w:color="auto"/>
              <w:bottom w:val="single" w:sz="4" w:space="0" w:color="auto"/>
              <w:right w:val="single" w:sz="4" w:space="0" w:color="auto"/>
            </w:tcBorders>
            <w:vAlign w:val="center"/>
          </w:tcPr>
          <w:p w14:paraId="6575C844"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294" w:type="pct"/>
            <w:tcBorders>
              <w:top w:val="single" w:sz="4" w:space="0" w:color="auto"/>
              <w:left w:val="single" w:sz="4" w:space="0" w:color="auto"/>
              <w:bottom w:val="single" w:sz="4" w:space="0" w:color="auto"/>
              <w:right w:val="single" w:sz="4" w:space="0" w:color="auto"/>
            </w:tcBorders>
            <w:vAlign w:val="center"/>
          </w:tcPr>
          <w:p w14:paraId="7290D35C"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05" w:type="pct"/>
            <w:tcBorders>
              <w:top w:val="single" w:sz="4" w:space="0" w:color="auto"/>
              <w:left w:val="single" w:sz="4" w:space="0" w:color="auto"/>
              <w:bottom w:val="single" w:sz="4" w:space="0" w:color="auto"/>
              <w:right w:val="single" w:sz="4" w:space="0" w:color="auto"/>
            </w:tcBorders>
            <w:vAlign w:val="center"/>
          </w:tcPr>
          <w:p w14:paraId="39095786"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28" w:type="pct"/>
            <w:tcBorders>
              <w:top w:val="single" w:sz="4" w:space="0" w:color="auto"/>
              <w:left w:val="single" w:sz="4" w:space="0" w:color="auto"/>
              <w:bottom w:val="single" w:sz="4" w:space="0" w:color="auto"/>
              <w:right w:val="single" w:sz="4" w:space="0" w:color="auto"/>
            </w:tcBorders>
            <w:vAlign w:val="center"/>
          </w:tcPr>
          <w:p w14:paraId="366F871F"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4" w:type="pct"/>
            <w:tcBorders>
              <w:top w:val="single" w:sz="4" w:space="0" w:color="auto"/>
              <w:left w:val="single" w:sz="4" w:space="0" w:color="auto"/>
              <w:bottom w:val="single" w:sz="4" w:space="0" w:color="auto"/>
              <w:right w:val="single" w:sz="4" w:space="0" w:color="auto"/>
            </w:tcBorders>
          </w:tcPr>
          <w:p w14:paraId="6F9F8920" w14:textId="77777777" w:rsidR="00F349F6" w:rsidRPr="008C7B33"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3" w:type="pct"/>
            <w:tcBorders>
              <w:top w:val="single" w:sz="4" w:space="0" w:color="auto"/>
              <w:left w:val="single" w:sz="4" w:space="0" w:color="auto"/>
              <w:bottom w:val="single" w:sz="4" w:space="0" w:color="auto"/>
              <w:right w:val="single" w:sz="4" w:space="0" w:color="auto"/>
            </w:tcBorders>
          </w:tcPr>
          <w:p w14:paraId="565C7ACC"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0" w:type="pct"/>
            <w:tcBorders>
              <w:top w:val="single" w:sz="4" w:space="0" w:color="auto"/>
              <w:left w:val="single" w:sz="4" w:space="0" w:color="auto"/>
              <w:bottom w:val="single" w:sz="4" w:space="0" w:color="auto"/>
              <w:right w:val="single" w:sz="4" w:space="0" w:color="auto"/>
            </w:tcBorders>
          </w:tcPr>
          <w:p w14:paraId="34DFCCC9" w14:textId="77777777"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0" w:type="pct"/>
            <w:tcBorders>
              <w:top w:val="single" w:sz="4" w:space="0" w:color="auto"/>
              <w:left w:val="single" w:sz="4" w:space="0" w:color="auto"/>
              <w:bottom w:val="single" w:sz="4" w:space="0" w:color="auto"/>
              <w:right w:val="single" w:sz="4" w:space="0" w:color="auto"/>
            </w:tcBorders>
          </w:tcPr>
          <w:p w14:paraId="3EC8A11D" w14:textId="77777777"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436E6BF0" w14:textId="77777777" w:rsidR="003C527B" w:rsidRDefault="003C527B" w:rsidP="00D879CA">
      <w:pPr>
        <w:spacing w:after="0" w:line="240" w:lineRule="auto"/>
        <w:rPr>
          <w:ins w:id="6" w:author="Alhabibi, Haider@Energy" w:date="2022-01-25T12:14:00Z"/>
          <w:rFonts w:asciiTheme="minorHAnsi" w:hAnsiTheme="minorHAnsi" w:cstheme="minorHAnsi"/>
          <w:sz w:val="18"/>
          <w:szCs w:val="18"/>
        </w:rPr>
      </w:pPr>
    </w:p>
    <w:tbl>
      <w:tblPr>
        <w:tblStyle w:val="TableGrid4"/>
        <w:tblW w:w="10980" w:type="dxa"/>
        <w:tblInd w:w="-95" w:type="dxa"/>
        <w:tblLook w:val="04A0" w:firstRow="1" w:lastRow="0" w:firstColumn="1" w:lastColumn="0" w:noHBand="0" w:noVBand="1"/>
      </w:tblPr>
      <w:tblGrid>
        <w:gridCol w:w="1102"/>
        <w:gridCol w:w="1063"/>
        <w:gridCol w:w="1235"/>
        <w:gridCol w:w="1131"/>
        <w:gridCol w:w="1498"/>
        <w:gridCol w:w="1064"/>
        <w:gridCol w:w="1266"/>
        <w:gridCol w:w="1084"/>
        <w:gridCol w:w="1537"/>
      </w:tblGrid>
      <w:tr w:rsidR="008444C9" w:rsidRPr="00F40856" w14:paraId="786CF86D" w14:textId="77777777" w:rsidTr="00E02C5F">
        <w:trPr>
          <w:ins w:id="7" w:author="Alhabibi, Haider@Energy" w:date="2022-01-25T16:24:00Z"/>
        </w:trPr>
        <w:tc>
          <w:tcPr>
            <w:tcW w:w="10980" w:type="dxa"/>
            <w:gridSpan w:val="9"/>
          </w:tcPr>
          <w:p w14:paraId="6DBA899D" w14:textId="28DD53F0" w:rsidR="008444C9" w:rsidRPr="00EB4154" w:rsidRDefault="00F158CD" w:rsidP="00E40C70">
            <w:pPr>
              <w:spacing w:after="0" w:line="240" w:lineRule="auto"/>
              <w:rPr>
                <w:ins w:id="8" w:author="Alhabibi, Haider@Energy" w:date="2022-01-25T16:24:00Z"/>
                <w:rFonts w:cstheme="minorHAnsi"/>
                <w:b/>
                <w:bCs/>
                <w:sz w:val="20"/>
                <w:szCs w:val="20"/>
              </w:rPr>
            </w:pPr>
            <w:ins w:id="9" w:author="Alhabibi, Haider@Energy" w:date="2022-01-25T16:24:00Z">
              <w:r>
                <w:rPr>
                  <w:rFonts w:cstheme="minorHAnsi"/>
                  <w:b/>
                  <w:bCs/>
                  <w:sz w:val="20"/>
                  <w:szCs w:val="20"/>
                </w:rPr>
                <w:t>A2</w:t>
              </w:r>
              <w:r w:rsidR="008444C9" w:rsidRPr="00EB4154">
                <w:rPr>
                  <w:rFonts w:cstheme="minorHAnsi"/>
                  <w:b/>
                  <w:bCs/>
                  <w:sz w:val="20"/>
                  <w:szCs w:val="20"/>
                </w:rPr>
                <w:t xml:space="preserve">. Design </w:t>
              </w:r>
              <w:r w:rsidR="008444C9" w:rsidRPr="00C1150F">
                <w:rPr>
                  <w:rFonts w:cstheme="minorHAnsi"/>
                  <w:b/>
                  <w:sz w:val="20"/>
                  <w:szCs w:val="20"/>
                </w:rPr>
                <w:t xml:space="preserve">HERS Verified </w:t>
              </w:r>
              <w:r w:rsidR="008444C9" w:rsidRPr="00EB4154">
                <w:rPr>
                  <w:rFonts w:cstheme="minorHAnsi"/>
                  <w:b/>
                  <w:bCs/>
                  <w:sz w:val="20"/>
                  <w:szCs w:val="20"/>
                </w:rPr>
                <w:t xml:space="preserve">Dwelling Unit </w:t>
              </w:r>
              <w:r w:rsidR="008444C9">
                <w:rPr>
                  <w:rFonts w:cstheme="minorHAnsi"/>
                  <w:b/>
                  <w:bCs/>
                  <w:sz w:val="20"/>
                  <w:szCs w:val="20"/>
                </w:rPr>
                <w:t>HPWH</w:t>
              </w:r>
              <w:r w:rsidR="008444C9" w:rsidRPr="00EB4154">
                <w:rPr>
                  <w:rFonts w:cstheme="minorHAnsi"/>
                  <w:b/>
                  <w:bCs/>
                  <w:sz w:val="20"/>
                  <w:szCs w:val="20"/>
                </w:rPr>
                <w:t xml:space="preserve"> System Information</w:t>
              </w:r>
            </w:ins>
          </w:p>
          <w:p w14:paraId="283E486B" w14:textId="2B267688" w:rsidR="008444C9" w:rsidRPr="00F40856" w:rsidRDefault="008444C9" w:rsidP="00E40C70">
            <w:pPr>
              <w:spacing w:after="0" w:line="240" w:lineRule="auto"/>
              <w:rPr>
                <w:ins w:id="10" w:author="Alhabibi, Haider@Energy" w:date="2022-01-25T16:24:00Z"/>
                <w:rFonts w:cstheme="minorHAnsi"/>
                <w:sz w:val="20"/>
                <w:szCs w:val="20"/>
              </w:rPr>
            </w:pPr>
            <w:ins w:id="11" w:author="Alhabibi, Haider@Energy" w:date="2022-01-25T16:24:00Z">
              <w:r w:rsidRPr="00F40856">
                <w:rPr>
                  <w:rFonts w:cstheme="minorHAnsi"/>
                  <w:sz w:val="18"/>
                  <w:szCs w:val="20"/>
                </w:rPr>
                <w:t xml:space="preserve">This table reports the water heating system(s) that were specified on the registered </w:t>
              </w:r>
              <w:del w:id="12" w:author="Tam, Danny@Energy" w:date="2022-02-28T15:09:00Z">
                <w:r w:rsidRPr="00F40856" w:rsidDel="00FF4E23">
                  <w:rPr>
                    <w:rFonts w:cstheme="minorHAnsi"/>
                    <w:sz w:val="18"/>
                    <w:szCs w:val="20"/>
                  </w:rPr>
                  <w:delText>CF1R</w:delText>
                </w:r>
              </w:del>
            </w:ins>
            <w:ins w:id="13" w:author="Tam, Danny@Energy" w:date="2022-02-28T15:09:00Z">
              <w:r w:rsidR="00FF4E23">
                <w:rPr>
                  <w:rFonts w:cstheme="minorHAnsi"/>
                  <w:sz w:val="18"/>
                  <w:szCs w:val="20"/>
                </w:rPr>
                <w:t>NRCC</w:t>
              </w:r>
            </w:ins>
            <w:ins w:id="14" w:author="Alhabibi, Haider@Energy" w:date="2022-01-25T16:24:00Z">
              <w:r w:rsidRPr="00F40856">
                <w:rPr>
                  <w:rFonts w:cstheme="minorHAnsi"/>
                  <w:sz w:val="18"/>
                  <w:szCs w:val="20"/>
                </w:rPr>
                <w:t xml:space="preserve"> compliance document for this project.</w:t>
              </w:r>
            </w:ins>
          </w:p>
        </w:tc>
      </w:tr>
      <w:tr w:rsidR="008444C9" w:rsidRPr="00F40856" w14:paraId="0FACB7CA" w14:textId="77777777" w:rsidTr="00E02C5F">
        <w:trPr>
          <w:ins w:id="15" w:author="Alhabibi, Haider@Energy" w:date="2022-01-25T16:24:00Z"/>
        </w:trPr>
        <w:tc>
          <w:tcPr>
            <w:tcW w:w="1102" w:type="dxa"/>
            <w:tcBorders>
              <w:top w:val="single" w:sz="4" w:space="0" w:color="auto"/>
              <w:left w:val="single" w:sz="4" w:space="0" w:color="auto"/>
              <w:bottom w:val="single" w:sz="4" w:space="0" w:color="auto"/>
              <w:right w:val="single" w:sz="4" w:space="0" w:color="auto"/>
            </w:tcBorders>
          </w:tcPr>
          <w:p w14:paraId="07835959" w14:textId="77777777" w:rsidR="008444C9" w:rsidRPr="00F40856" w:rsidRDefault="008444C9" w:rsidP="00E40C70">
            <w:pPr>
              <w:spacing w:after="0" w:line="240" w:lineRule="auto"/>
              <w:jc w:val="center"/>
              <w:rPr>
                <w:ins w:id="16" w:author="Alhabibi, Haider@Energy" w:date="2022-01-25T16:24:00Z"/>
                <w:rFonts w:cstheme="minorHAnsi"/>
                <w:sz w:val="18"/>
                <w:szCs w:val="20"/>
              </w:rPr>
            </w:pPr>
            <w:ins w:id="17" w:author="Alhabibi, Haider@Energy" w:date="2022-01-25T16:24:00Z">
              <w:r w:rsidRPr="00F40856">
                <w:rPr>
                  <w:rFonts w:cstheme="minorHAnsi"/>
                  <w:sz w:val="18"/>
                  <w:szCs w:val="18"/>
                </w:rPr>
                <w:t>01</w:t>
              </w:r>
            </w:ins>
          </w:p>
        </w:tc>
        <w:tc>
          <w:tcPr>
            <w:tcW w:w="1063" w:type="dxa"/>
            <w:vAlign w:val="bottom"/>
          </w:tcPr>
          <w:p w14:paraId="55076699" w14:textId="77777777" w:rsidR="008444C9" w:rsidRPr="00F40856" w:rsidRDefault="008444C9" w:rsidP="00E40C70">
            <w:pPr>
              <w:spacing w:after="0" w:line="240" w:lineRule="auto"/>
              <w:jc w:val="center"/>
              <w:rPr>
                <w:ins w:id="18" w:author="Alhabibi, Haider@Energy" w:date="2022-01-25T16:24:00Z"/>
                <w:rFonts w:cstheme="minorHAnsi"/>
                <w:sz w:val="18"/>
                <w:szCs w:val="20"/>
              </w:rPr>
            </w:pPr>
            <w:ins w:id="19" w:author="Alhabibi, Haider@Energy" w:date="2022-01-25T16:24:00Z">
              <w:r w:rsidRPr="00F40856">
                <w:rPr>
                  <w:rFonts w:cstheme="minorHAnsi"/>
                  <w:sz w:val="18"/>
                  <w:szCs w:val="20"/>
                </w:rPr>
                <w:t>02</w:t>
              </w:r>
            </w:ins>
          </w:p>
        </w:tc>
        <w:tc>
          <w:tcPr>
            <w:tcW w:w="1235" w:type="dxa"/>
            <w:vAlign w:val="bottom"/>
          </w:tcPr>
          <w:p w14:paraId="17F7EF6D" w14:textId="77777777" w:rsidR="008444C9" w:rsidRPr="00F40856" w:rsidRDefault="008444C9" w:rsidP="00E40C70">
            <w:pPr>
              <w:spacing w:after="0" w:line="240" w:lineRule="auto"/>
              <w:jc w:val="center"/>
              <w:rPr>
                <w:ins w:id="20" w:author="Alhabibi, Haider@Energy" w:date="2022-01-25T16:24:00Z"/>
                <w:rFonts w:cstheme="minorHAnsi"/>
                <w:sz w:val="18"/>
                <w:szCs w:val="20"/>
              </w:rPr>
            </w:pPr>
            <w:ins w:id="21" w:author="Alhabibi, Haider@Energy" w:date="2022-01-25T16:24:00Z">
              <w:r w:rsidRPr="00F40856">
                <w:rPr>
                  <w:rFonts w:cstheme="minorHAnsi"/>
                  <w:sz w:val="18"/>
                  <w:szCs w:val="20"/>
                </w:rPr>
                <w:t>03</w:t>
              </w:r>
            </w:ins>
          </w:p>
        </w:tc>
        <w:tc>
          <w:tcPr>
            <w:tcW w:w="1131" w:type="dxa"/>
          </w:tcPr>
          <w:p w14:paraId="1DA8D508" w14:textId="77777777" w:rsidR="008444C9" w:rsidRPr="00F40856" w:rsidRDefault="008444C9" w:rsidP="00E40C70">
            <w:pPr>
              <w:spacing w:after="0" w:line="240" w:lineRule="auto"/>
              <w:jc w:val="center"/>
              <w:rPr>
                <w:ins w:id="22" w:author="Alhabibi, Haider@Energy" w:date="2022-01-25T16:24:00Z"/>
                <w:rFonts w:cstheme="minorHAnsi"/>
                <w:sz w:val="18"/>
                <w:szCs w:val="20"/>
              </w:rPr>
            </w:pPr>
            <w:ins w:id="23" w:author="Alhabibi, Haider@Energy" w:date="2022-01-25T16:24:00Z">
              <w:r w:rsidRPr="00F40856">
                <w:rPr>
                  <w:rFonts w:cstheme="minorHAnsi"/>
                  <w:sz w:val="18"/>
                  <w:szCs w:val="20"/>
                </w:rPr>
                <w:t>04</w:t>
              </w:r>
            </w:ins>
          </w:p>
        </w:tc>
        <w:tc>
          <w:tcPr>
            <w:tcW w:w="1498" w:type="dxa"/>
          </w:tcPr>
          <w:p w14:paraId="710162BA" w14:textId="77777777" w:rsidR="008444C9" w:rsidRPr="00F40856" w:rsidRDefault="008444C9" w:rsidP="00E40C70">
            <w:pPr>
              <w:spacing w:after="0" w:line="240" w:lineRule="auto"/>
              <w:jc w:val="center"/>
              <w:rPr>
                <w:ins w:id="24" w:author="Alhabibi, Haider@Energy" w:date="2022-01-25T16:24:00Z"/>
                <w:rFonts w:cstheme="minorHAnsi"/>
                <w:sz w:val="18"/>
                <w:szCs w:val="20"/>
              </w:rPr>
            </w:pPr>
            <w:ins w:id="25" w:author="Alhabibi, Haider@Energy" w:date="2022-01-25T16:24:00Z">
              <w:r w:rsidRPr="00F40856">
                <w:rPr>
                  <w:rFonts w:cstheme="minorHAnsi"/>
                  <w:sz w:val="18"/>
                  <w:szCs w:val="20"/>
                </w:rPr>
                <w:t>05</w:t>
              </w:r>
            </w:ins>
          </w:p>
        </w:tc>
        <w:tc>
          <w:tcPr>
            <w:tcW w:w="1064" w:type="dxa"/>
          </w:tcPr>
          <w:p w14:paraId="5D357D11" w14:textId="77777777" w:rsidR="008444C9" w:rsidRPr="00F40856" w:rsidRDefault="008444C9" w:rsidP="00E40C70">
            <w:pPr>
              <w:spacing w:after="0" w:line="240" w:lineRule="auto"/>
              <w:jc w:val="center"/>
              <w:rPr>
                <w:ins w:id="26" w:author="Alhabibi, Haider@Energy" w:date="2022-01-25T16:24:00Z"/>
                <w:rFonts w:cstheme="minorHAnsi"/>
                <w:sz w:val="18"/>
                <w:szCs w:val="20"/>
              </w:rPr>
            </w:pPr>
            <w:ins w:id="27" w:author="Alhabibi, Haider@Energy" w:date="2022-01-25T16:24:00Z">
              <w:r w:rsidRPr="00F40856">
                <w:rPr>
                  <w:rFonts w:cstheme="minorHAnsi"/>
                  <w:sz w:val="18"/>
                  <w:szCs w:val="20"/>
                </w:rPr>
                <w:t>06</w:t>
              </w:r>
            </w:ins>
          </w:p>
        </w:tc>
        <w:tc>
          <w:tcPr>
            <w:tcW w:w="1266" w:type="dxa"/>
          </w:tcPr>
          <w:p w14:paraId="680BECFC" w14:textId="77777777" w:rsidR="008444C9" w:rsidRPr="00F40856" w:rsidRDefault="008444C9" w:rsidP="00E40C70">
            <w:pPr>
              <w:spacing w:after="0" w:line="240" w:lineRule="auto"/>
              <w:jc w:val="center"/>
              <w:rPr>
                <w:ins w:id="28" w:author="Alhabibi, Haider@Energy" w:date="2022-01-25T16:24:00Z"/>
                <w:rFonts w:cstheme="minorHAnsi"/>
                <w:sz w:val="18"/>
                <w:szCs w:val="20"/>
              </w:rPr>
            </w:pPr>
            <w:ins w:id="29" w:author="Alhabibi, Haider@Energy" w:date="2022-01-25T16:24:00Z">
              <w:r w:rsidRPr="00F40856">
                <w:rPr>
                  <w:rFonts w:cstheme="minorHAnsi"/>
                  <w:sz w:val="18"/>
                  <w:szCs w:val="20"/>
                </w:rPr>
                <w:t>07</w:t>
              </w:r>
            </w:ins>
          </w:p>
        </w:tc>
        <w:tc>
          <w:tcPr>
            <w:tcW w:w="1084" w:type="dxa"/>
          </w:tcPr>
          <w:p w14:paraId="2C8F6A65" w14:textId="77777777" w:rsidR="008444C9" w:rsidRPr="00F40856" w:rsidRDefault="008444C9" w:rsidP="00E40C70">
            <w:pPr>
              <w:spacing w:after="0" w:line="240" w:lineRule="auto"/>
              <w:jc w:val="center"/>
              <w:rPr>
                <w:ins w:id="30" w:author="Alhabibi, Haider@Energy" w:date="2022-01-25T16:24:00Z"/>
                <w:rFonts w:cstheme="minorHAnsi"/>
                <w:sz w:val="18"/>
                <w:szCs w:val="20"/>
              </w:rPr>
            </w:pPr>
            <w:ins w:id="31" w:author="Alhabibi, Haider@Energy" w:date="2022-01-25T16:24:00Z">
              <w:r w:rsidRPr="00F40856">
                <w:rPr>
                  <w:rFonts w:cstheme="minorHAnsi"/>
                  <w:sz w:val="18"/>
                  <w:szCs w:val="20"/>
                </w:rPr>
                <w:t>08</w:t>
              </w:r>
            </w:ins>
          </w:p>
        </w:tc>
        <w:tc>
          <w:tcPr>
            <w:tcW w:w="1537" w:type="dxa"/>
          </w:tcPr>
          <w:p w14:paraId="14F17F48" w14:textId="77777777" w:rsidR="008444C9" w:rsidRPr="00F40856" w:rsidRDefault="008444C9" w:rsidP="00E40C70">
            <w:pPr>
              <w:spacing w:after="0" w:line="240" w:lineRule="auto"/>
              <w:jc w:val="center"/>
              <w:rPr>
                <w:ins w:id="32" w:author="Alhabibi, Haider@Energy" w:date="2022-01-25T16:24:00Z"/>
                <w:rFonts w:cstheme="minorHAnsi"/>
                <w:sz w:val="18"/>
                <w:szCs w:val="20"/>
              </w:rPr>
            </w:pPr>
            <w:ins w:id="33" w:author="Alhabibi, Haider@Energy" w:date="2022-01-25T16:24:00Z">
              <w:r w:rsidRPr="00F40856">
                <w:rPr>
                  <w:rFonts w:cstheme="minorHAnsi"/>
                  <w:sz w:val="18"/>
                  <w:szCs w:val="20"/>
                </w:rPr>
                <w:t>09</w:t>
              </w:r>
            </w:ins>
          </w:p>
        </w:tc>
      </w:tr>
      <w:tr w:rsidR="008444C9" w:rsidRPr="00F40856" w14:paraId="0674DF25" w14:textId="77777777" w:rsidTr="00E02C5F">
        <w:trPr>
          <w:ins w:id="34" w:author="Alhabibi, Haider@Energy" w:date="2022-01-25T16:24:00Z"/>
        </w:trPr>
        <w:tc>
          <w:tcPr>
            <w:tcW w:w="1102" w:type="dxa"/>
            <w:tcBorders>
              <w:top w:val="single" w:sz="4" w:space="0" w:color="auto"/>
              <w:left w:val="single" w:sz="4" w:space="0" w:color="auto"/>
              <w:bottom w:val="single" w:sz="4" w:space="0" w:color="auto"/>
              <w:right w:val="single" w:sz="4" w:space="0" w:color="auto"/>
            </w:tcBorders>
            <w:vAlign w:val="bottom"/>
          </w:tcPr>
          <w:p w14:paraId="7013708F" w14:textId="77777777" w:rsidR="008444C9" w:rsidRPr="00F40856" w:rsidRDefault="008444C9" w:rsidP="00E40C70">
            <w:pPr>
              <w:tabs>
                <w:tab w:val="left" w:pos="2160"/>
                <w:tab w:val="left" w:pos="2700"/>
                <w:tab w:val="left" w:pos="3420"/>
                <w:tab w:val="left" w:pos="3780"/>
                <w:tab w:val="left" w:pos="5760"/>
                <w:tab w:val="left" w:pos="7212"/>
              </w:tabs>
              <w:spacing w:after="0" w:line="240" w:lineRule="auto"/>
              <w:jc w:val="center"/>
              <w:rPr>
                <w:ins w:id="35" w:author="Alhabibi, Haider@Energy" w:date="2022-01-25T16:24:00Z"/>
                <w:rFonts w:cstheme="minorHAnsi"/>
                <w:sz w:val="18"/>
                <w:szCs w:val="20"/>
              </w:rPr>
            </w:pPr>
            <w:ins w:id="36" w:author="Alhabibi, Haider@Energy" w:date="2022-01-25T16:24:00Z">
              <w:r w:rsidRPr="00F40856">
                <w:rPr>
                  <w:rFonts w:cstheme="minorHAnsi"/>
                  <w:sz w:val="18"/>
                  <w:szCs w:val="18"/>
                </w:rPr>
                <w:t>Dwelling Unit Name</w:t>
              </w:r>
            </w:ins>
          </w:p>
        </w:tc>
        <w:tc>
          <w:tcPr>
            <w:tcW w:w="1063" w:type="dxa"/>
            <w:vAlign w:val="bottom"/>
          </w:tcPr>
          <w:p w14:paraId="34D21649" w14:textId="77777777" w:rsidR="008444C9" w:rsidRPr="00F40856" w:rsidRDefault="008444C9" w:rsidP="00E40C70">
            <w:pPr>
              <w:tabs>
                <w:tab w:val="left" w:pos="2160"/>
                <w:tab w:val="left" w:pos="2700"/>
                <w:tab w:val="left" w:pos="3420"/>
                <w:tab w:val="left" w:pos="3780"/>
                <w:tab w:val="left" w:pos="5760"/>
                <w:tab w:val="left" w:pos="7212"/>
              </w:tabs>
              <w:spacing w:after="0" w:line="240" w:lineRule="auto"/>
              <w:jc w:val="center"/>
              <w:rPr>
                <w:ins w:id="37" w:author="Alhabibi, Haider@Energy" w:date="2022-01-25T16:24:00Z"/>
                <w:rFonts w:cstheme="minorHAnsi"/>
                <w:sz w:val="18"/>
                <w:szCs w:val="20"/>
              </w:rPr>
            </w:pPr>
            <w:ins w:id="38" w:author="Alhabibi, Haider@Energy" w:date="2022-01-25T16:24:00Z">
              <w:r w:rsidRPr="00F40856">
                <w:rPr>
                  <w:rFonts w:cstheme="minorHAnsi"/>
                  <w:sz w:val="18"/>
                  <w:szCs w:val="20"/>
                </w:rPr>
                <w:t>Water Heating System ID</w:t>
              </w:r>
            </w:ins>
          </w:p>
          <w:p w14:paraId="7AADBD91" w14:textId="77777777" w:rsidR="008444C9" w:rsidRPr="00F40856" w:rsidRDefault="008444C9" w:rsidP="00E40C70">
            <w:pPr>
              <w:spacing w:after="0" w:line="240" w:lineRule="auto"/>
              <w:jc w:val="center"/>
              <w:rPr>
                <w:ins w:id="39" w:author="Alhabibi, Haider@Energy" w:date="2022-01-25T16:24:00Z"/>
                <w:rFonts w:cstheme="minorHAnsi"/>
                <w:sz w:val="18"/>
                <w:szCs w:val="20"/>
              </w:rPr>
            </w:pPr>
            <w:ins w:id="40" w:author="Alhabibi, Haider@Energy" w:date="2022-01-25T16:24:00Z">
              <w:r w:rsidRPr="00F40856">
                <w:rPr>
                  <w:rFonts w:cstheme="minorHAnsi"/>
                  <w:sz w:val="18"/>
                  <w:szCs w:val="20"/>
                </w:rPr>
                <w:t>or Name</w:t>
              </w:r>
            </w:ins>
          </w:p>
        </w:tc>
        <w:tc>
          <w:tcPr>
            <w:tcW w:w="1235" w:type="dxa"/>
            <w:vAlign w:val="bottom"/>
          </w:tcPr>
          <w:p w14:paraId="764E55B7" w14:textId="77777777" w:rsidR="008444C9" w:rsidRPr="00F40856" w:rsidRDefault="008444C9" w:rsidP="00E40C70">
            <w:pPr>
              <w:tabs>
                <w:tab w:val="left" w:pos="2160"/>
                <w:tab w:val="left" w:pos="2700"/>
                <w:tab w:val="left" w:pos="3420"/>
                <w:tab w:val="left" w:pos="3780"/>
                <w:tab w:val="left" w:pos="5760"/>
                <w:tab w:val="left" w:pos="7212"/>
              </w:tabs>
              <w:spacing w:after="0" w:line="240" w:lineRule="auto"/>
              <w:jc w:val="center"/>
              <w:rPr>
                <w:ins w:id="41" w:author="Alhabibi, Haider@Energy" w:date="2022-01-25T16:24:00Z"/>
                <w:rFonts w:cstheme="minorHAnsi"/>
                <w:sz w:val="18"/>
                <w:szCs w:val="20"/>
              </w:rPr>
            </w:pPr>
            <w:ins w:id="42" w:author="Alhabibi, Haider@Energy" w:date="2022-01-25T16:24:00Z">
              <w:r w:rsidRPr="00F40856">
                <w:rPr>
                  <w:rFonts w:cstheme="minorHAnsi"/>
                  <w:sz w:val="18"/>
                  <w:szCs w:val="20"/>
                </w:rPr>
                <w:t>Modeled Equipment</w:t>
              </w:r>
            </w:ins>
          </w:p>
          <w:p w14:paraId="363B3901" w14:textId="77777777" w:rsidR="008444C9" w:rsidRPr="00F40856" w:rsidRDefault="008444C9" w:rsidP="00E40C70">
            <w:pPr>
              <w:spacing w:after="0" w:line="240" w:lineRule="auto"/>
              <w:jc w:val="center"/>
              <w:rPr>
                <w:ins w:id="43" w:author="Alhabibi, Haider@Energy" w:date="2022-01-25T16:24:00Z"/>
                <w:rFonts w:cstheme="minorHAnsi"/>
                <w:sz w:val="18"/>
                <w:szCs w:val="20"/>
              </w:rPr>
            </w:pPr>
            <w:ins w:id="44" w:author="Alhabibi, Haider@Energy" w:date="2022-01-25T16:24:00Z">
              <w:r w:rsidRPr="00F40856">
                <w:rPr>
                  <w:rFonts w:cstheme="minorHAnsi"/>
                  <w:sz w:val="18"/>
                  <w:szCs w:val="20"/>
                </w:rPr>
                <w:t>Make and Model</w:t>
              </w:r>
            </w:ins>
          </w:p>
        </w:tc>
        <w:tc>
          <w:tcPr>
            <w:tcW w:w="1131" w:type="dxa"/>
            <w:vAlign w:val="bottom"/>
          </w:tcPr>
          <w:p w14:paraId="1906A805" w14:textId="77777777" w:rsidR="008444C9" w:rsidRPr="00F40856" w:rsidRDefault="008444C9" w:rsidP="00E40C70">
            <w:pPr>
              <w:tabs>
                <w:tab w:val="left" w:pos="2160"/>
                <w:tab w:val="left" w:pos="2700"/>
                <w:tab w:val="left" w:pos="3420"/>
                <w:tab w:val="left" w:pos="3780"/>
                <w:tab w:val="left" w:pos="5760"/>
                <w:tab w:val="left" w:pos="7212"/>
              </w:tabs>
              <w:spacing w:after="0" w:line="240" w:lineRule="auto"/>
              <w:jc w:val="center"/>
              <w:rPr>
                <w:ins w:id="45" w:author="Alhabibi, Haider@Energy" w:date="2022-01-25T16:24:00Z"/>
                <w:rFonts w:cstheme="minorHAnsi"/>
                <w:sz w:val="18"/>
                <w:szCs w:val="20"/>
              </w:rPr>
            </w:pPr>
            <w:ins w:id="46" w:author="Alhabibi, Haider@Energy" w:date="2022-01-25T16:24:00Z">
              <w:r w:rsidRPr="00F40856">
                <w:rPr>
                  <w:rFonts w:cstheme="minorHAnsi"/>
                  <w:sz w:val="18"/>
                  <w:szCs w:val="20"/>
                </w:rPr>
                <w:t># of Like (or Identical) Water Heaters in System</w:t>
              </w:r>
            </w:ins>
          </w:p>
        </w:tc>
        <w:tc>
          <w:tcPr>
            <w:tcW w:w="1498" w:type="dxa"/>
            <w:vAlign w:val="bottom"/>
          </w:tcPr>
          <w:p w14:paraId="2F687453" w14:textId="77777777" w:rsidR="008444C9" w:rsidRPr="00F40856" w:rsidRDefault="008444C9" w:rsidP="00E40C70">
            <w:pPr>
              <w:tabs>
                <w:tab w:val="left" w:pos="2160"/>
                <w:tab w:val="left" w:pos="2700"/>
                <w:tab w:val="left" w:pos="3420"/>
                <w:tab w:val="left" w:pos="3780"/>
                <w:tab w:val="left" w:pos="5760"/>
                <w:tab w:val="left" w:pos="7212"/>
              </w:tabs>
              <w:spacing w:after="0" w:line="240" w:lineRule="auto"/>
              <w:jc w:val="center"/>
              <w:rPr>
                <w:ins w:id="47" w:author="Alhabibi, Haider@Energy" w:date="2022-01-25T16:24:00Z"/>
                <w:rFonts w:cstheme="minorHAnsi"/>
                <w:sz w:val="18"/>
                <w:szCs w:val="20"/>
              </w:rPr>
            </w:pPr>
            <w:ins w:id="48" w:author="Alhabibi, Haider@Energy" w:date="2022-01-25T16:24:00Z">
              <w:r w:rsidRPr="00F40856">
                <w:rPr>
                  <w:rFonts w:cstheme="minorHAnsi"/>
                  <w:sz w:val="18"/>
                  <w:szCs w:val="20"/>
                </w:rPr>
                <w:t>Tank Location</w:t>
              </w:r>
            </w:ins>
          </w:p>
        </w:tc>
        <w:tc>
          <w:tcPr>
            <w:tcW w:w="1064" w:type="dxa"/>
            <w:vAlign w:val="bottom"/>
          </w:tcPr>
          <w:p w14:paraId="554369F2" w14:textId="77777777" w:rsidR="008444C9" w:rsidRPr="00F40856" w:rsidRDefault="008444C9" w:rsidP="00E40C70">
            <w:pPr>
              <w:tabs>
                <w:tab w:val="left" w:pos="2160"/>
                <w:tab w:val="left" w:pos="2700"/>
                <w:tab w:val="left" w:pos="3420"/>
                <w:tab w:val="left" w:pos="3780"/>
                <w:tab w:val="left" w:pos="5760"/>
                <w:tab w:val="left" w:pos="7212"/>
              </w:tabs>
              <w:spacing w:after="0" w:line="240" w:lineRule="auto"/>
              <w:jc w:val="center"/>
              <w:rPr>
                <w:ins w:id="49" w:author="Alhabibi, Haider@Energy" w:date="2022-01-25T16:24:00Z"/>
                <w:rFonts w:cstheme="minorHAnsi"/>
                <w:sz w:val="18"/>
                <w:szCs w:val="20"/>
              </w:rPr>
            </w:pPr>
            <w:ins w:id="50" w:author="Alhabibi, Haider@Energy" w:date="2022-01-25T16:24:00Z">
              <w:r w:rsidRPr="00F40856">
                <w:rPr>
                  <w:rFonts w:cstheme="minorHAnsi"/>
                  <w:sz w:val="18"/>
                  <w:szCs w:val="20"/>
                </w:rPr>
                <w:t>Exterior Tank Insulation R-value</w:t>
              </w:r>
            </w:ins>
          </w:p>
        </w:tc>
        <w:tc>
          <w:tcPr>
            <w:tcW w:w="1266" w:type="dxa"/>
            <w:vAlign w:val="bottom"/>
          </w:tcPr>
          <w:p w14:paraId="164441EF" w14:textId="77777777" w:rsidR="008444C9" w:rsidRPr="00F40856" w:rsidRDefault="008444C9" w:rsidP="00E40C70">
            <w:pPr>
              <w:tabs>
                <w:tab w:val="left" w:pos="2160"/>
                <w:tab w:val="left" w:pos="2700"/>
                <w:tab w:val="left" w:pos="3420"/>
                <w:tab w:val="left" w:pos="3780"/>
                <w:tab w:val="left" w:pos="5760"/>
                <w:tab w:val="left" w:pos="7212"/>
              </w:tabs>
              <w:spacing w:after="0" w:line="240" w:lineRule="auto"/>
              <w:jc w:val="center"/>
              <w:rPr>
                <w:ins w:id="51" w:author="Alhabibi, Haider@Energy" w:date="2022-01-25T16:24:00Z"/>
                <w:rFonts w:cstheme="minorHAnsi"/>
                <w:sz w:val="18"/>
                <w:szCs w:val="20"/>
              </w:rPr>
            </w:pPr>
            <w:ins w:id="52" w:author="Alhabibi, Haider@Energy" w:date="2022-01-25T16:24:00Z">
              <w:r w:rsidRPr="00F40856">
                <w:rPr>
                  <w:rFonts w:cstheme="minorHAnsi"/>
                  <w:sz w:val="18"/>
                  <w:szCs w:val="20"/>
                </w:rPr>
                <w:t>Dwelling Unit DHW System Distribution Type</w:t>
              </w:r>
            </w:ins>
          </w:p>
        </w:tc>
        <w:tc>
          <w:tcPr>
            <w:tcW w:w="1084" w:type="dxa"/>
            <w:vAlign w:val="bottom"/>
          </w:tcPr>
          <w:p w14:paraId="53A21935" w14:textId="77777777" w:rsidR="008444C9" w:rsidRPr="00F40856" w:rsidRDefault="008444C9" w:rsidP="00E40C70">
            <w:pPr>
              <w:tabs>
                <w:tab w:val="left" w:pos="2160"/>
                <w:tab w:val="left" w:pos="2700"/>
                <w:tab w:val="left" w:pos="3420"/>
                <w:tab w:val="left" w:pos="3780"/>
                <w:tab w:val="left" w:pos="5760"/>
                <w:tab w:val="left" w:pos="7212"/>
              </w:tabs>
              <w:spacing w:after="0" w:line="240" w:lineRule="auto"/>
              <w:jc w:val="center"/>
              <w:rPr>
                <w:ins w:id="53" w:author="Alhabibi, Haider@Energy" w:date="2022-01-25T16:24:00Z"/>
                <w:rFonts w:cstheme="minorHAnsi"/>
                <w:sz w:val="18"/>
                <w:szCs w:val="20"/>
              </w:rPr>
            </w:pPr>
            <w:ins w:id="54" w:author="Alhabibi, Haider@Energy" w:date="2022-01-25T16:24:00Z">
              <w:r w:rsidRPr="00F40856">
                <w:rPr>
                  <w:rFonts w:cstheme="minorHAnsi"/>
                  <w:sz w:val="18"/>
                  <w:szCs w:val="20"/>
                </w:rPr>
                <w:t>Compact Distribution</w:t>
              </w:r>
            </w:ins>
          </w:p>
        </w:tc>
        <w:tc>
          <w:tcPr>
            <w:tcW w:w="1537" w:type="dxa"/>
            <w:vAlign w:val="bottom"/>
          </w:tcPr>
          <w:p w14:paraId="0CADE69D" w14:textId="77777777" w:rsidR="008444C9" w:rsidRPr="00F40856" w:rsidRDefault="008444C9" w:rsidP="00E40C70">
            <w:pPr>
              <w:tabs>
                <w:tab w:val="left" w:pos="2160"/>
                <w:tab w:val="left" w:pos="2700"/>
                <w:tab w:val="left" w:pos="3420"/>
                <w:tab w:val="left" w:pos="3780"/>
                <w:tab w:val="left" w:pos="5760"/>
                <w:tab w:val="left" w:pos="7212"/>
              </w:tabs>
              <w:spacing w:after="0" w:line="240" w:lineRule="auto"/>
              <w:jc w:val="center"/>
              <w:rPr>
                <w:ins w:id="55" w:author="Alhabibi, Haider@Energy" w:date="2022-01-25T16:24:00Z"/>
                <w:rFonts w:cstheme="minorHAnsi"/>
                <w:sz w:val="18"/>
                <w:szCs w:val="20"/>
              </w:rPr>
            </w:pPr>
            <w:ins w:id="56" w:author="Alhabibi, Haider@Energy" w:date="2022-01-25T16:24:00Z">
              <w:r w:rsidRPr="00F40856">
                <w:rPr>
                  <w:rFonts w:cstheme="minorHAnsi"/>
                  <w:sz w:val="18"/>
                  <w:szCs w:val="20"/>
                </w:rPr>
                <w:t>Simulated Equipment Make and Model</w:t>
              </w:r>
            </w:ins>
          </w:p>
        </w:tc>
      </w:tr>
      <w:tr w:rsidR="008444C9" w:rsidRPr="00F40856" w14:paraId="04E58E39" w14:textId="77777777" w:rsidTr="00E02C5F">
        <w:trPr>
          <w:ins w:id="57" w:author="Alhabibi, Haider@Energy" w:date="2022-01-25T16:24:00Z"/>
        </w:trPr>
        <w:tc>
          <w:tcPr>
            <w:tcW w:w="1102" w:type="dxa"/>
          </w:tcPr>
          <w:p w14:paraId="4CA13434" w14:textId="77777777" w:rsidR="008444C9" w:rsidRPr="00F40856" w:rsidRDefault="008444C9" w:rsidP="00E40C70">
            <w:pPr>
              <w:spacing w:after="0" w:line="240" w:lineRule="auto"/>
              <w:rPr>
                <w:ins w:id="58" w:author="Alhabibi, Haider@Energy" w:date="2022-01-25T16:24:00Z"/>
                <w:rFonts w:cstheme="minorHAnsi"/>
                <w:sz w:val="20"/>
                <w:szCs w:val="20"/>
              </w:rPr>
            </w:pPr>
          </w:p>
        </w:tc>
        <w:tc>
          <w:tcPr>
            <w:tcW w:w="1063" w:type="dxa"/>
          </w:tcPr>
          <w:p w14:paraId="5F5C9DB5" w14:textId="77777777" w:rsidR="008444C9" w:rsidRPr="00F40856" w:rsidRDefault="008444C9" w:rsidP="00E40C70">
            <w:pPr>
              <w:spacing w:after="0" w:line="240" w:lineRule="auto"/>
              <w:rPr>
                <w:ins w:id="59" w:author="Alhabibi, Haider@Energy" w:date="2022-01-25T16:24:00Z"/>
                <w:rFonts w:cstheme="minorHAnsi"/>
                <w:sz w:val="20"/>
                <w:szCs w:val="20"/>
              </w:rPr>
            </w:pPr>
          </w:p>
        </w:tc>
        <w:tc>
          <w:tcPr>
            <w:tcW w:w="1235" w:type="dxa"/>
          </w:tcPr>
          <w:p w14:paraId="7F1B1B64" w14:textId="77777777" w:rsidR="008444C9" w:rsidRPr="00F40856" w:rsidRDefault="008444C9" w:rsidP="00E40C70">
            <w:pPr>
              <w:spacing w:after="0" w:line="240" w:lineRule="auto"/>
              <w:rPr>
                <w:ins w:id="60" w:author="Alhabibi, Haider@Energy" w:date="2022-01-25T16:24:00Z"/>
                <w:rFonts w:cstheme="minorHAnsi"/>
                <w:sz w:val="20"/>
                <w:szCs w:val="20"/>
              </w:rPr>
            </w:pPr>
          </w:p>
        </w:tc>
        <w:tc>
          <w:tcPr>
            <w:tcW w:w="1131" w:type="dxa"/>
          </w:tcPr>
          <w:p w14:paraId="4DF6C815" w14:textId="77777777" w:rsidR="008444C9" w:rsidRPr="00F40856" w:rsidRDefault="008444C9" w:rsidP="00E40C70">
            <w:pPr>
              <w:spacing w:after="0" w:line="240" w:lineRule="auto"/>
              <w:rPr>
                <w:ins w:id="61" w:author="Alhabibi, Haider@Energy" w:date="2022-01-25T16:24:00Z"/>
                <w:rFonts w:cstheme="minorHAnsi"/>
                <w:sz w:val="20"/>
                <w:szCs w:val="20"/>
              </w:rPr>
            </w:pPr>
          </w:p>
        </w:tc>
        <w:tc>
          <w:tcPr>
            <w:tcW w:w="1498" w:type="dxa"/>
          </w:tcPr>
          <w:p w14:paraId="0F66B81B" w14:textId="77777777" w:rsidR="008444C9" w:rsidRPr="00F40856" w:rsidRDefault="008444C9" w:rsidP="00E40C70">
            <w:pPr>
              <w:spacing w:after="0" w:line="240" w:lineRule="auto"/>
              <w:rPr>
                <w:ins w:id="62" w:author="Alhabibi, Haider@Energy" w:date="2022-01-25T16:24:00Z"/>
                <w:rFonts w:cstheme="minorHAnsi"/>
                <w:sz w:val="20"/>
                <w:szCs w:val="20"/>
              </w:rPr>
            </w:pPr>
          </w:p>
        </w:tc>
        <w:tc>
          <w:tcPr>
            <w:tcW w:w="1064" w:type="dxa"/>
          </w:tcPr>
          <w:p w14:paraId="72B19B8D" w14:textId="77777777" w:rsidR="008444C9" w:rsidRPr="00F40856" w:rsidRDefault="008444C9" w:rsidP="00E40C70">
            <w:pPr>
              <w:spacing w:after="0" w:line="240" w:lineRule="auto"/>
              <w:rPr>
                <w:ins w:id="63" w:author="Alhabibi, Haider@Energy" w:date="2022-01-25T16:24:00Z"/>
                <w:rFonts w:cstheme="minorHAnsi"/>
                <w:sz w:val="20"/>
                <w:szCs w:val="20"/>
              </w:rPr>
            </w:pPr>
          </w:p>
        </w:tc>
        <w:tc>
          <w:tcPr>
            <w:tcW w:w="1266" w:type="dxa"/>
          </w:tcPr>
          <w:p w14:paraId="22A975D2" w14:textId="77777777" w:rsidR="008444C9" w:rsidRPr="00F40856" w:rsidRDefault="008444C9" w:rsidP="00E40C70">
            <w:pPr>
              <w:spacing w:after="0" w:line="240" w:lineRule="auto"/>
              <w:rPr>
                <w:ins w:id="64" w:author="Alhabibi, Haider@Energy" w:date="2022-01-25T16:24:00Z"/>
                <w:rFonts w:cstheme="minorHAnsi"/>
                <w:sz w:val="20"/>
                <w:szCs w:val="20"/>
              </w:rPr>
            </w:pPr>
          </w:p>
        </w:tc>
        <w:tc>
          <w:tcPr>
            <w:tcW w:w="1084" w:type="dxa"/>
          </w:tcPr>
          <w:p w14:paraId="5A19CE08" w14:textId="77777777" w:rsidR="008444C9" w:rsidRPr="00F40856" w:rsidRDefault="008444C9" w:rsidP="00E40C70">
            <w:pPr>
              <w:spacing w:after="0" w:line="240" w:lineRule="auto"/>
              <w:rPr>
                <w:ins w:id="65" w:author="Alhabibi, Haider@Energy" w:date="2022-01-25T16:24:00Z"/>
                <w:rFonts w:cstheme="minorHAnsi"/>
                <w:sz w:val="20"/>
                <w:szCs w:val="20"/>
              </w:rPr>
            </w:pPr>
          </w:p>
        </w:tc>
        <w:tc>
          <w:tcPr>
            <w:tcW w:w="1537" w:type="dxa"/>
          </w:tcPr>
          <w:p w14:paraId="2B01F375" w14:textId="77777777" w:rsidR="008444C9" w:rsidRPr="00F40856" w:rsidRDefault="008444C9" w:rsidP="00E40C70">
            <w:pPr>
              <w:spacing w:after="0" w:line="240" w:lineRule="auto"/>
              <w:rPr>
                <w:ins w:id="66" w:author="Alhabibi, Haider@Energy" w:date="2022-01-25T16:24:00Z"/>
                <w:rFonts w:cstheme="minorHAnsi"/>
                <w:sz w:val="20"/>
                <w:szCs w:val="20"/>
              </w:rPr>
            </w:pPr>
          </w:p>
        </w:tc>
      </w:tr>
      <w:tr w:rsidR="008444C9" w:rsidRPr="00F40856" w14:paraId="2F4818A2" w14:textId="77777777" w:rsidTr="00E02C5F">
        <w:trPr>
          <w:ins w:id="67" w:author="Alhabibi, Haider@Energy" w:date="2022-01-25T16:24:00Z"/>
        </w:trPr>
        <w:tc>
          <w:tcPr>
            <w:tcW w:w="1102" w:type="dxa"/>
          </w:tcPr>
          <w:p w14:paraId="758DD574" w14:textId="77777777" w:rsidR="008444C9" w:rsidRPr="00F40856" w:rsidRDefault="008444C9" w:rsidP="00E40C70">
            <w:pPr>
              <w:spacing w:after="0" w:line="240" w:lineRule="auto"/>
              <w:rPr>
                <w:ins w:id="68" w:author="Alhabibi, Haider@Energy" w:date="2022-01-25T16:24:00Z"/>
                <w:rFonts w:cstheme="minorHAnsi"/>
                <w:sz w:val="20"/>
                <w:szCs w:val="20"/>
              </w:rPr>
            </w:pPr>
          </w:p>
        </w:tc>
        <w:tc>
          <w:tcPr>
            <w:tcW w:w="1063" w:type="dxa"/>
          </w:tcPr>
          <w:p w14:paraId="5D42BE8C" w14:textId="77777777" w:rsidR="008444C9" w:rsidRPr="00F40856" w:rsidRDefault="008444C9" w:rsidP="00E40C70">
            <w:pPr>
              <w:spacing w:after="0" w:line="240" w:lineRule="auto"/>
              <w:rPr>
                <w:ins w:id="69" w:author="Alhabibi, Haider@Energy" w:date="2022-01-25T16:24:00Z"/>
                <w:rFonts w:cstheme="minorHAnsi"/>
                <w:sz w:val="20"/>
                <w:szCs w:val="20"/>
              </w:rPr>
            </w:pPr>
          </w:p>
        </w:tc>
        <w:tc>
          <w:tcPr>
            <w:tcW w:w="1235" w:type="dxa"/>
          </w:tcPr>
          <w:p w14:paraId="6494E0FE" w14:textId="77777777" w:rsidR="008444C9" w:rsidRPr="00F40856" w:rsidRDefault="008444C9" w:rsidP="00E40C70">
            <w:pPr>
              <w:spacing w:after="0" w:line="240" w:lineRule="auto"/>
              <w:rPr>
                <w:ins w:id="70" w:author="Alhabibi, Haider@Energy" w:date="2022-01-25T16:24:00Z"/>
                <w:rFonts w:cstheme="minorHAnsi"/>
                <w:sz w:val="20"/>
                <w:szCs w:val="20"/>
              </w:rPr>
            </w:pPr>
          </w:p>
        </w:tc>
        <w:tc>
          <w:tcPr>
            <w:tcW w:w="1131" w:type="dxa"/>
          </w:tcPr>
          <w:p w14:paraId="3E884BD6" w14:textId="77777777" w:rsidR="008444C9" w:rsidRPr="00F40856" w:rsidRDefault="008444C9" w:rsidP="00E40C70">
            <w:pPr>
              <w:spacing w:after="0" w:line="240" w:lineRule="auto"/>
              <w:rPr>
                <w:ins w:id="71" w:author="Alhabibi, Haider@Energy" w:date="2022-01-25T16:24:00Z"/>
                <w:rFonts w:cstheme="minorHAnsi"/>
                <w:sz w:val="20"/>
                <w:szCs w:val="20"/>
              </w:rPr>
            </w:pPr>
          </w:p>
        </w:tc>
        <w:tc>
          <w:tcPr>
            <w:tcW w:w="1498" w:type="dxa"/>
          </w:tcPr>
          <w:p w14:paraId="0DD2293C" w14:textId="77777777" w:rsidR="008444C9" w:rsidRPr="00F40856" w:rsidRDefault="008444C9" w:rsidP="00E40C70">
            <w:pPr>
              <w:spacing w:after="0" w:line="240" w:lineRule="auto"/>
              <w:rPr>
                <w:ins w:id="72" w:author="Alhabibi, Haider@Energy" w:date="2022-01-25T16:24:00Z"/>
                <w:rFonts w:cstheme="minorHAnsi"/>
                <w:sz w:val="20"/>
                <w:szCs w:val="20"/>
              </w:rPr>
            </w:pPr>
          </w:p>
        </w:tc>
        <w:tc>
          <w:tcPr>
            <w:tcW w:w="1064" w:type="dxa"/>
          </w:tcPr>
          <w:p w14:paraId="5284AA21" w14:textId="77777777" w:rsidR="008444C9" w:rsidRPr="00F40856" w:rsidRDefault="008444C9" w:rsidP="00E40C70">
            <w:pPr>
              <w:spacing w:after="0" w:line="240" w:lineRule="auto"/>
              <w:rPr>
                <w:ins w:id="73" w:author="Alhabibi, Haider@Energy" w:date="2022-01-25T16:24:00Z"/>
                <w:rFonts w:cstheme="minorHAnsi"/>
                <w:sz w:val="20"/>
                <w:szCs w:val="20"/>
              </w:rPr>
            </w:pPr>
          </w:p>
        </w:tc>
        <w:tc>
          <w:tcPr>
            <w:tcW w:w="1266" w:type="dxa"/>
          </w:tcPr>
          <w:p w14:paraId="467F8AD5" w14:textId="77777777" w:rsidR="008444C9" w:rsidRPr="00F40856" w:rsidRDefault="008444C9" w:rsidP="00E40C70">
            <w:pPr>
              <w:spacing w:after="0" w:line="240" w:lineRule="auto"/>
              <w:rPr>
                <w:ins w:id="74" w:author="Alhabibi, Haider@Energy" w:date="2022-01-25T16:24:00Z"/>
                <w:rFonts w:cstheme="minorHAnsi"/>
                <w:sz w:val="20"/>
                <w:szCs w:val="20"/>
              </w:rPr>
            </w:pPr>
          </w:p>
        </w:tc>
        <w:tc>
          <w:tcPr>
            <w:tcW w:w="1084" w:type="dxa"/>
          </w:tcPr>
          <w:p w14:paraId="25FDD4DD" w14:textId="77777777" w:rsidR="008444C9" w:rsidRPr="00F40856" w:rsidRDefault="008444C9" w:rsidP="00E40C70">
            <w:pPr>
              <w:spacing w:after="0" w:line="240" w:lineRule="auto"/>
              <w:rPr>
                <w:ins w:id="75" w:author="Alhabibi, Haider@Energy" w:date="2022-01-25T16:24:00Z"/>
                <w:rFonts w:cstheme="minorHAnsi"/>
                <w:sz w:val="20"/>
                <w:szCs w:val="20"/>
              </w:rPr>
            </w:pPr>
          </w:p>
        </w:tc>
        <w:tc>
          <w:tcPr>
            <w:tcW w:w="1537" w:type="dxa"/>
          </w:tcPr>
          <w:p w14:paraId="15DBE0B4" w14:textId="77777777" w:rsidR="008444C9" w:rsidRPr="00F40856" w:rsidRDefault="008444C9" w:rsidP="00E40C70">
            <w:pPr>
              <w:spacing w:after="0" w:line="240" w:lineRule="auto"/>
              <w:rPr>
                <w:ins w:id="76" w:author="Alhabibi, Haider@Energy" w:date="2022-01-25T16:24:00Z"/>
                <w:rFonts w:cstheme="minorHAnsi"/>
                <w:sz w:val="20"/>
                <w:szCs w:val="20"/>
              </w:rPr>
            </w:pPr>
          </w:p>
        </w:tc>
      </w:tr>
    </w:tbl>
    <w:p w14:paraId="267B7FDC" w14:textId="423E8D51" w:rsidR="008555DE" w:rsidDel="008444C9" w:rsidRDefault="008555DE" w:rsidP="00D879CA">
      <w:pPr>
        <w:spacing w:after="0" w:line="240" w:lineRule="auto"/>
        <w:rPr>
          <w:del w:id="77" w:author="Alhabibi, Haider@Energy" w:date="2022-01-25T13:08:00Z"/>
          <w:rFonts w:asciiTheme="minorHAnsi" w:hAnsiTheme="minorHAnsi" w:cstheme="minorHAnsi"/>
          <w:sz w:val="18"/>
          <w:szCs w:val="18"/>
        </w:rPr>
      </w:pPr>
    </w:p>
    <w:tbl>
      <w:tblPr>
        <w:tblW w:w="5086" w:type="pct"/>
        <w:jc w:val="center"/>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900"/>
        <w:gridCol w:w="907"/>
        <w:gridCol w:w="979"/>
        <w:gridCol w:w="810"/>
        <w:gridCol w:w="1080"/>
        <w:gridCol w:w="764"/>
        <w:gridCol w:w="678"/>
        <w:gridCol w:w="720"/>
        <w:gridCol w:w="1188"/>
        <w:gridCol w:w="1148"/>
        <w:gridCol w:w="900"/>
        <w:gridCol w:w="902"/>
      </w:tblGrid>
      <w:tr w:rsidR="00F349F6" w:rsidRPr="009E01FE" w14:paraId="47428C92" w14:textId="13539CC9" w:rsidTr="002E1D83">
        <w:trPr>
          <w:cantSplit/>
          <w:trHeight w:val="402"/>
          <w:jc w:val="center"/>
        </w:trPr>
        <w:tc>
          <w:tcPr>
            <w:tcW w:w="5000" w:type="pct"/>
            <w:gridSpan w:val="12"/>
            <w:tcBorders>
              <w:top w:val="single" w:sz="4" w:space="0" w:color="auto"/>
              <w:left w:val="single" w:sz="4" w:space="0" w:color="auto"/>
              <w:bottom w:val="single" w:sz="4" w:space="0" w:color="auto"/>
              <w:right w:val="single" w:sz="4" w:space="0" w:color="auto"/>
            </w:tcBorders>
          </w:tcPr>
          <w:p w14:paraId="7C3CB381" w14:textId="03FAD439" w:rsidR="00F349F6" w:rsidRPr="00B33DFF" w:rsidRDefault="00F349F6"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t>B</w:t>
            </w:r>
            <w:r w:rsidRPr="008733ED">
              <w:rPr>
                <w:rFonts w:asciiTheme="minorHAnsi" w:hAnsiTheme="minorHAnsi" w:cstheme="minorHAnsi"/>
                <w:b/>
                <w:sz w:val="20"/>
                <w:szCs w:val="20"/>
              </w:rPr>
              <w:t xml:space="preserve">. Installed </w:t>
            </w:r>
            <w:r>
              <w:rPr>
                <w:rFonts w:asciiTheme="minorHAnsi" w:hAnsiTheme="minorHAnsi" w:cstheme="minorHAnsi"/>
                <w:b/>
                <w:sz w:val="20"/>
                <w:szCs w:val="20"/>
              </w:rPr>
              <w:t xml:space="preserve">HERS Verified </w:t>
            </w:r>
            <w:r w:rsidRPr="008733ED">
              <w:rPr>
                <w:rFonts w:asciiTheme="minorHAnsi" w:hAnsiTheme="minorHAnsi" w:cstheme="minorHAnsi"/>
                <w:b/>
                <w:sz w:val="20"/>
                <w:szCs w:val="20"/>
              </w:rPr>
              <w:t xml:space="preserve">Dwelling Unit Water Heating Systems Information </w:t>
            </w:r>
          </w:p>
          <w:p w14:paraId="09B27B34" w14:textId="21976220" w:rsidR="00F349F6" w:rsidRDefault="00F349F6"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236F4B">
              <w:rPr>
                <w:rFonts w:asciiTheme="minorHAnsi" w:eastAsia="Times New Roman" w:hAnsiTheme="minorHAnsi" w:cstheme="minorHAnsi"/>
                <w:sz w:val="18"/>
                <w:szCs w:val="20"/>
              </w:rPr>
              <w:t xml:space="preserve">This table reports </w:t>
            </w:r>
            <w:ins w:id="78" w:author="Alhabibi, Haider@Energy" w:date="2022-01-25T13:27:00Z">
              <w:r w:rsidR="00B70C68">
                <w:rPr>
                  <w:rFonts w:asciiTheme="minorHAnsi" w:eastAsia="Times New Roman" w:hAnsiTheme="minorHAnsi" w:cstheme="minorHAnsi"/>
                  <w:sz w:val="20"/>
                  <w:szCs w:val="20"/>
                </w:rPr>
                <w:t>features</w:t>
              </w:r>
              <w:r w:rsidR="00B70C68" w:rsidRPr="00236F4B">
                <w:rPr>
                  <w:rFonts w:asciiTheme="minorHAnsi" w:eastAsia="Times New Roman" w:hAnsiTheme="minorHAnsi" w:cstheme="minorHAnsi"/>
                  <w:sz w:val="18"/>
                  <w:szCs w:val="20"/>
                </w:rPr>
                <w:t xml:space="preserve"> </w:t>
              </w:r>
            </w:ins>
            <w:r w:rsidRPr="00236F4B">
              <w:rPr>
                <w:rFonts w:asciiTheme="minorHAnsi" w:eastAsia="Times New Roman" w:hAnsiTheme="minorHAnsi" w:cstheme="minorHAnsi"/>
                <w:sz w:val="18"/>
                <w:szCs w:val="20"/>
              </w:rPr>
              <w:t xml:space="preserve">the water heating system </w:t>
            </w:r>
            <w:del w:id="79" w:author="Alhabibi, Haider@Energy" w:date="2022-01-25T13:27:00Z">
              <w:r w:rsidRPr="00236F4B" w:rsidDel="009B229B">
                <w:rPr>
                  <w:rFonts w:asciiTheme="minorHAnsi" w:eastAsia="Times New Roman" w:hAnsiTheme="minorHAnsi" w:cstheme="minorHAnsi"/>
                  <w:sz w:val="18"/>
                  <w:szCs w:val="20"/>
                </w:rPr>
                <w:delText xml:space="preserve">features </w:delText>
              </w:r>
            </w:del>
            <w:ins w:id="80" w:author="Alhabibi, Haider@Energy" w:date="2022-01-25T13:27:00Z">
              <w:r w:rsidR="009B229B">
                <w:rPr>
                  <w:rFonts w:asciiTheme="minorHAnsi" w:eastAsia="Times New Roman" w:hAnsiTheme="minorHAnsi" w:cstheme="minorHAnsi"/>
                  <w:sz w:val="20"/>
                  <w:szCs w:val="20"/>
                </w:rPr>
                <w:t xml:space="preserve">other than </w:t>
              </w:r>
              <w:r w:rsidR="009B229B">
                <w:rPr>
                  <w:rFonts w:cstheme="minorHAnsi"/>
                  <w:b/>
                  <w:bCs/>
                  <w:sz w:val="20"/>
                  <w:szCs w:val="20"/>
                </w:rPr>
                <w:t>HPWH</w:t>
              </w:r>
              <w:r w:rsidR="009B229B" w:rsidRPr="005828AE">
                <w:rPr>
                  <w:rFonts w:asciiTheme="minorHAnsi" w:eastAsia="Times New Roman" w:hAnsiTheme="minorHAnsi" w:cstheme="minorHAnsi"/>
                  <w:sz w:val="20"/>
                  <w:szCs w:val="20"/>
                </w:rPr>
                <w:t xml:space="preserve"> </w:t>
              </w:r>
              <w:r w:rsidR="009B229B">
                <w:rPr>
                  <w:rFonts w:asciiTheme="minorHAnsi" w:eastAsia="Times New Roman" w:hAnsiTheme="minorHAnsi" w:cstheme="minorHAnsi"/>
                  <w:sz w:val="20"/>
                  <w:szCs w:val="20"/>
                </w:rPr>
                <w:t>systems</w:t>
              </w:r>
              <w:r w:rsidR="009B229B" w:rsidRPr="00236F4B">
                <w:rPr>
                  <w:rFonts w:asciiTheme="minorHAnsi" w:eastAsia="Times New Roman" w:hAnsiTheme="minorHAnsi" w:cstheme="minorHAnsi"/>
                  <w:sz w:val="18"/>
                  <w:szCs w:val="20"/>
                </w:rPr>
                <w:t xml:space="preserve"> </w:t>
              </w:r>
            </w:ins>
            <w:r w:rsidRPr="00236F4B">
              <w:rPr>
                <w:rFonts w:asciiTheme="minorHAnsi" w:eastAsia="Times New Roman" w:hAnsiTheme="minorHAnsi" w:cstheme="minorHAnsi"/>
                <w:sz w:val="18"/>
                <w:szCs w:val="20"/>
              </w:rPr>
              <w:t>installed in this project.</w:t>
            </w:r>
          </w:p>
        </w:tc>
      </w:tr>
      <w:tr w:rsidR="002E1D83" w:rsidRPr="009E01FE" w14:paraId="5E10FB82" w14:textId="1F2D2580" w:rsidTr="009B229B">
        <w:trPr>
          <w:cantSplit/>
          <w:trHeight w:val="277"/>
          <w:jc w:val="center"/>
        </w:trPr>
        <w:tc>
          <w:tcPr>
            <w:tcW w:w="410" w:type="pct"/>
            <w:tcBorders>
              <w:top w:val="single" w:sz="4" w:space="0" w:color="auto"/>
              <w:left w:val="single" w:sz="4" w:space="0" w:color="auto"/>
              <w:bottom w:val="single" w:sz="4" w:space="0" w:color="auto"/>
              <w:right w:val="single" w:sz="4" w:space="0" w:color="auto"/>
            </w:tcBorders>
          </w:tcPr>
          <w:p w14:paraId="75323EDC" w14:textId="19DFB56D"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18"/>
                <w:szCs w:val="20"/>
              </w:rPr>
              <w:t>01</w:t>
            </w:r>
          </w:p>
        </w:tc>
        <w:tc>
          <w:tcPr>
            <w:tcW w:w="413" w:type="pct"/>
            <w:tcBorders>
              <w:top w:val="single" w:sz="4" w:space="0" w:color="auto"/>
              <w:left w:val="single" w:sz="4" w:space="0" w:color="auto"/>
              <w:bottom w:val="single" w:sz="4" w:space="0" w:color="auto"/>
              <w:right w:val="single" w:sz="4" w:space="0" w:color="auto"/>
            </w:tcBorders>
            <w:vAlign w:val="center"/>
          </w:tcPr>
          <w:p w14:paraId="5F178F62" w14:textId="7C133009"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2</w:t>
            </w:r>
          </w:p>
        </w:tc>
        <w:tc>
          <w:tcPr>
            <w:tcW w:w="446" w:type="pct"/>
            <w:tcBorders>
              <w:top w:val="single" w:sz="4" w:space="0" w:color="auto"/>
              <w:left w:val="single" w:sz="4" w:space="0" w:color="auto"/>
              <w:bottom w:val="single" w:sz="4" w:space="0" w:color="auto"/>
              <w:right w:val="single" w:sz="4" w:space="0" w:color="auto"/>
            </w:tcBorders>
            <w:vAlign w:val="center"/>
          </w:tcPr>
          <w:p w14:paraId="25E49458" w14:textId="0726B8D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3</w:t>
            </w:r>
          </w:p>
        </w:tc>
        <w:tc>
          <w:tcPr>
            <w:tcW w:w="369" w:type="pct"/>
            <w:tcBorders>
              <w:top w:val="single" w:sz="4" w:space="0" w:color="auto"/>
              <w:left w:val="single" w:sz="4" w:space="0" w:color="auto"/>
              <w:bottom w:val="single" w:sz="4" w:space="0" w:color="auto"/>
              <w:right w:val="single" w:sz="4" w:space="0" w:color="auto"/>
            </w:tcBorders>
            <w:vAlign w:val="center"/>
          </w:tcPr>
          <w:p w14:paraId="4D1BC378" w14:textId="738DD569"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4</w:t>
            </w:r>
          </w:p>
        </w:tc>
        <w:tc>
          <w:tcPr>
            <w:tcW w:w="492" w:type="pct"/>
            <w:tcBorders>
              <w:top w:val="single" w:sz="4" w:space="0" w:color="auto"/>
              <w:left w:val="single" w:sz="4" w:space="0" w:color="auto"/>
              <w:bottom w:val="single" w:sz="4" w:space="0" w:color="auto"/>
              <w:right w:val="single" w:sz="4" w:space="0" w:color="auto"/>
            </w:tcBorders>
            <w:vAlign w:val="center"/>
          </w:tcPr>
          <w:p w14:paraId="3D26A1B8" w14:textId="23411E06"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5</w:t>
            </w:r>
          </w:p>
        </w:tc>
        <w:tc>
          <w:tcPr>
            <w:tcW w:w="348" w:type="pct"/>
            <w:tcBorders>
              <w:top w:val="single" w:sz="4" w:space="0" w:color="auto"/>
              <w:left w:val="single" w:sz="4" w:space="0" w:color="auto"/>
              <w:bottom w:val="single" w:sz="4" w:space="0" w:color="auto"/>
              <w:right w:val="single" w:sz="4" w:space="0" w:color="auto"/>
            </w:tcBorders>
            <w:vAlign w:val="center"/>
          </w:tcPr>
          <w:p w14:paraId="0E16E27E" w14:textId="14298FD8"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6</w:t>
            </w:r>
          </w:p>
        </w:tc>
        <w:tc>
          <w:tcPr>
            <w:tcW w:w="309" w:type="pct"/>
            <w:tcBorders>
              <w:top w:val="single" w:sz="4" w:space="0" w:color="auto"/>
              <w:left w:val="single" w:sz="4" w:space="0" w:color="auto"/>
              <w:bottom w:val="single" w:sz="4" w:space="0" w:color="auto"/>
              <w:right w:val="single" w:sz="4" w:space="0" w:color="auto"/>
            </w:tcBorders>
            <w:vAlign w:val="center"/>
          </w:tcPr>
          <w:p w14:paraId="1EFBBCAA" w14:textId="198005C5"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7</w:t>
            </w:r>
          </w:p>
        </w:tc>
        <w:tc>
          <w:tcPr>
            <w:tcW w:w="328" w:type="pct"/>
            <w:tcBorders>
              <w:top w:val="single" w:sz="4" w:space="0" w:color="auto"/>
              <w:left w:val="single" w:sz="4" w:space="0" w:color="auto"/>
              <w:bottom w:val="single" w:sz="4" w:space="0" w:color="auto"/>
              <w:right w:val="single" w:sz="4" w:space="0" w:color="auto"/>
            </w:tcBorders>
            <w:vAlign w:val="center"/>
          </w:tcPr>
          <w:p w14:paraId="3A8184C6" w14:textId="5F6A2829"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8</w:t>
            </w:r>
          </w:p>
        </w:tc>
        <w:tc>
          <w:tcPr>
            <w:tcW w:w="541" w:type="pct"/>
            <w:tcBorders>
              <w:top w:val="single" w:sz="4" w:space="0" w:color="auto"/>
              <w:left w:val="single" w:sz="4" w:space="0" w:color="auto"/>
              <w:bottom w:val="single" w:sz="4" w:space="0" w:color="auto"/>
              <w:right w:val="single" w:sz="4" w:space="0" w:color="auto"/>
            </w:tcBorders>
          </w:tcPr>
          <w:p w14:paraId="15CF708E" w14:textId="0693A5AF" w:rsidR="00F349F6" w:rsidRPr="008C7B33"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09</w:t>
            </w:r>
          </w:p>
        </w:tc>
        <w:tc>
          <w:tcPr>
            <w:tcW w:w="523" w:type="pct"/>
            <w:tcBorders>
              <w:top w:val="single" w:sz="4" w:space="0" w:color="auto"/>
              <w:left w:val="single" w:sz="4" w:space="0" w:color="auto"/>
              <w:bottom w:val="single" w:sz="4" w:space="0" w:color="auto"/>
              <w:right w:val="single" w:sz="4" w:space="0" w:color="auto"/>
            </w:tcBorders>
          </w:tcPr>
          <w:p w14:paraId="521DBC25" w14:textId="6947D68E"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10</w:t>
            </w:r>
          </w:p>
        </w:tc>
        <w:tc>
          <w:tcPr>
            <w:tcW w:w="410" w:type="pct"/>
            <w:tcBorders>
              <w:top w:val="single" w:sz="4" w:space="0" w:color="auto"/>
              <w:left w:val="single" w:sz="4" w:space="0" w:color="auto"/>
              <w:bottom w:val="single" w:sz="4" w:space="0" w:color="auto"/>
              <w:right w:val="single" w:sz="4" w:space="0" w:color="auto"/>
            </w:tcBorders>
          </w:tcPr>
          <w:p w14:paraId="59C7B8FF" w14:textId="03FEF755"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11</w:t>
            </w:r>
          </w:p>
        </w:tc>
        <w:tc>
          <w:tcPr>
            <w:tcW w:w="411" w:type="pct"/>
            <w:tcBorders>
              <w:top w:val="single" w:sz="4" w:space="0" w:color="auto"/>
              <w:left w:val="single" w:sz="4" w:space="0" w:color="auto"/>
              <w:bottom w:val="single" w:sz="4" w:space="0" w:color="auto"/>
              <w:right w:val="single" w:sz="4" w:space="0" w:color="auto"/>
            </w:tcBorders>
          </w:tcPr>
          <w:p w14:paraId="22046E67" w14:textId="67632103" w:rsidR="00F349F6"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12</w:t>
            </w:r>
          </w:p>
        </w:tc>
      </w:tr>
      <w:tr w:rsidR="002E1D83" w:rsidRPr="009E01FE" w14:paraId="285571F4" w14:textId="1F0C2329" w:rsidTr="009B229B">
        <w:trPr>
          <w:cantSplit/>
          <w:trHeight w:val="288"/>
          <w:jc w:val="center"/>
        </w:trPr>
        <w:tc>
          <w:tcPr>
            <w:tcW w:w="410" w:type="pct"/>
            <w:tcBorders>
              <w:top w:val="single" w:sz="4" w:space="0" w:color="auto"/>
              <w:left w:val="single" w:sz="4" w:space="0" w:color="auto"/>
              <w:bottom w:val="single" w:sz="4" w:space="0" w:color="auto"/>
              <w:right w:val="single" w:sz="4" w:space="0" w:color="auto"/>
            </w:tcBorders>
            <w:vAlign w:val="bottom"/>
          </w:tcPr>
          <w:p w14:paraId="2BDEA299" w14:textId="363FE50C"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Dwelling Unit Name</w:t>
            </w:r>
          </w:p>
        </w:tc>
        <w:tc>
          <w:tcPr>
            <w:tcW w:w="413" w:type="pct"/>
            <w:tcBorders>
              <w:top w:val="single" w:sz="4" w:space="0" w:color="auto"/>
              <w:left w:val="single" w:sz="4" w:space="0" w:color="auto"/>
              <w:bottom w:val="single" w:sz="4" w:space="0" w:color="auto"/>
              <w:right w:val="single" w:sz="4" w:space="0" w:color="auto"/>
            </w:tcBorders>
            <w:vAlign w:val="bottom"/>
          </w:tcPr>
          <w:p w14:paraId="4C8D8125" w14:textId="23A27E93"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Heating System ID or Name</w:t>
            </w:r>
          </w:p>
        </w:tc>
        <w:tc>
          <w:tcPr>
            <w:tcW w:w="446" w:type="pct"/>
            <w:tcBorders>
              <w:top w:val="single" w:sz="4" w:space="0" w:color="auto"/>
              <w:left w:val="single" w:sz="4" w:space="0" w:color="auto"/>
              <w:bottom w:val="single" w:sz="4" w:space="0" w:color="auto"/>
              <w:right w:val="single" w:sz="4" w:space="0" w:color="auto"/>
            </w:tcBorders>
            <w:vAlign w:val="bottom"/>
          </w:tcPr>
          <w:p w14:paraId="6BA036E4"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Heating System Type</w:t>
            </w:r>
          </w:p>
        </w:tc>
        <w:tc>
          <w:tcPr>
            <w:tcW w:w="369" w:type="pct"/>
            <w:tcBorders>
              <w:top w:val="single" w:sz="4" w:space="0" w:color="auto"/>
              <w:left w:val="single" w:sz="4" w:space="0" w:color="auto"/>
              <w:bottom w:val="single" w:sz="4" w:space="0" w:color="auto"/>
              <w:right w:val="single" w:sz="4" w:space="0" w:color="auto"/>
            </w:tcBorders>
            <w:vAlign w:val="bottom"/>
          </w:tcPr>
          <w:p w14:paraId="7C66A97B"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Heater Type</w:t>
            </w:r>
          </w:p>
        </w:tc>
        <w:tc>
          <w:tcPr>
            <w:tcW w:w="492" w:type="pct"/>
            <w:tcBorders>
              <w:top w:val="single" w:sz="4" w:space="0" w:color="auto"/>
              <w:left w:val="single" w:sz="4" w:space="0" w:color="auto"/>
              <w:bottom w:val="single" w:sz="4" w:space="0" w:color="auto"/>
              <w:right w:val="single" w:sz="4" w:space="0" w:color="auto"/>
            </w:tcBorders>
            <w:vAlign w:val="bottom"/>
          </w:tcPr>
          <w:p w14:paraId="0980E02E" w14:textId="6C09F1F5"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 of </w:t>
            </w:r>
            <w:r w:rsidR="002E1D83">
              <w:rPr>
                <w:rFonts w:asciiTheme="minorHAnsi" w:eastAsia="Times New Roman" w:hAnsiTheme="minorHAnsi" w:cstheme="minorHAnsi"/>
                <w:sz w:val="18"/>
                <w:szCs w:val="20"/>
              </w:rPr>
              <w:t xml:space="preserve">Like (or Identical) </w:t>
            </w:r>
            <w:r w:rsidRPr="00236F4B">
              <w:rPr>
                <w:rFonts w:asciiTheme="minorHAnsi" w:eastAsia="Times New Roman" w:hAnsiTheme="minorHAnsi" w:cstheme="minorHAnsi"/>
                <w:sz w:val="18"/>
                <w:szCs w:val="20"/>
              </w:rPr>
              <w:t>Water Heaters in System</w:t>
            </w:r>
          </w:p>
        </w:tc>
        <w:tc>
          <w:tcPr>
            <w:tcW w:w="348" w:type="pct"/>
            <w:tcBorders>
              <w:top w:val="single" w:sz="4" w:space="0" w:color="auto"/>
              <w:left w:val="single" w:sz="4" w:space="0" w:color="auto"/>
              <w:bottom w:val="single" w:sz="4" w:space="0" w:color="auto"/>
              <w:right w:val="single" w:sz="4" w:space="0" w:color="auto"/>
            </w:tcBorders>
            <w:vAlign w:val="bottom"/>
          </w:tcPr>
          <w:p w14:paraId="3024E801"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Fuel Type</w:t>
            </w:r>
          </w:p>
        </w:tc>
        <w:tc>
          <w:tcPr>
            <w:tcW w:w="309" w:type="pct"/>
            <w:tcBorders>
              <w:top w:val="single" w:sz="4" w:space="0" w:color="auto"/>
              <w:left w:val="single" w:sz="4" w:space="0" w:color="auto"/>
              <w:bottom w:val="single" w:sz="4" w:space="0" w:color="auto"/>
              <w:right w:val="single" w:sz="4" w:space="0" w:color="auto"/>
            </w:tcBorders>
            <w:vAlign w:val="bottom"/>
          </w:tcPr>
          <w:p w14:paraId="12E5370C"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Rated Input Type</w:t>
            </w:r>
          </w:p>
        </w:tc>
        <w:tc>
          <w:tcPr>
            <w:tcW w:w="328" w:type="pct"/>
            <w:tcBorders>
              <w:top w:val="single" w:sz="4" w:space="0" w:color="auto"/>
              <w:left w:val="single" w:sz="4" w:space="0" w:color="auto"/>
              <w:bottom w:val="single" w:sz="4" w:space="0" w:color="auto"/>
              <w:right w:val="single" w:sz="4" w:space="0" w:color="auto"/>
            </w:tcBorders>
            <w:vAlign w:val="bottom"/>
          </w:tcPr>
          <w:p w14:paraId="7E7D822D"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Rated Input Value</w:t>
            </w:r>
          </w:p>
        </w:tc>
        <w:tc>
          <w:tcPr>
            <w:tcW w:w="541" w:type="pct"/>
            <w:tcBorders>
              <w:top w:val="single" w:sz="4" w:space="0" w:color="auto"/>
              <w:left w:val="single" w:sz="4" w:space="0" w:color="auto"/>
              <w:bottom w:val="single" w:sz="4" w:space="0" w:color="auto"/>
              <w:right w:val="single" w:sz="4" w:space="0" w:color="auto"/>
            </w:tcBorders>
            <w:vAlign w:val="bottom"/>
          </w:tcPr>
          <w:p w14:paraId="2FF7E8BE"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Central DHW System Distribution</w:t>
            </w:r>
          </w:p>
        </w:tc>
        <w:tc>
          <w:tcPr>
            <w:tcW w:w="523" w:type="pct"/>
            <w:tcBorders>
              <w:top w:val="single" w:sz="4" w:space="0" w:color="auto"/>
              <w:left w:val="single" w:sz="4" w:space="0" w:color="auto"/>
              <w:bottom w:val="single" w:sz="4" w:space="0" w:color="auto"/>
              <w:right w:val="single" w:sz="4" w:space="0" w:color="auto"/>
            </w:tcBorders>
            <w:vAlign w:val="bottom"/>
          </w:tcPr>
          <w:p w14:paraId="54A8862E"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Dwelling Unit DHW System</w:t>
            </w:r>
          </w:p>
          <w:p w14:paraId="603085A6"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Distribution Type</w:t>
            </w:r>
          </w:p>
        </w:tc>
        <w:tc>
          <w:tcPr>
            <w:tcW w:w="410" w:type="pct"/>
            <w:tcBorders>
              <w:top w:val="single" w:sz="4" w:space="0" w:color="auto"/>
              <w:left w:val="single" w:sz="4" w:space="0" w:color="auto"/>
              <w:bottom w:val="single" w:sz="4" w:space="0" w:color="auto"/>
              <w:right w:val="single" w:sz="4" w:space="0" w:color="auto"/>
            </w:tcBorders>
            <w:vAlign w:val="bottom"/>
          </w:tcPr>
          <w:p w14:paraId="40842392" w14:textId="143E47FD"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Compact Dist</w:t>
            </w:r>
            <w:r>
              <w:rPr>
                <w:rFonts w:asciiTheme="minorHAnsi" w:eastAsia="Times New Roman" w:hAnsiTheme="minorHAnsi" w:cstheme="minorHAnsi"/>
                <w:sz w:val="18"/>
                <w:szCs w:val="20"/>
              </w:rPr>
              <w:t>rib.</w:t>
            </w:r>
          </w:p>
        </w:tc>
        <w:tc>
          <w:tcPr>
            <w:tcW w:w="411" w:type="pct"/>
            <w:tcBorders>
              <w:top w:val="single" w:sz="4" w:space="0" w:color="auto"/>
              <w:left w:val="single" w:sz="4" w:space="0" w:color="auto"/>
              <w:bottom w:val="single" w:sz="4" w:space="0" w:color="auto"/>
              <w:right w:val="single" w:sz="4" w:space="0" w:color="auto"/>
            </w:tcBorders>
            <w:vAlign w:val="bottom"/>
          </w:tcPr>
          <w:p w14:paraId="2FADA926" w14:textId="05845C62"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Drain Water Heat Recovery</w:t>
            </w:r>
          </w:p>
        </w:tc>
      </w:tr>
      <w:tr w:rsidR="002E1D83" w:rsidRPr="009E01FE" w14:paraId="6B02B3CA" w14:textId="343ED4B2" w:rsidTr="009B229B">
        <w:trPr>
          <w:cantSplit/>
          <w:trHeight w:val="246"/>
          <w:jc w:val="center"/>
        </w:trPr>
        <w:tc>
          <w:tcPr>
            <w:tcW w:w="410" w:type="pct"/>
            <w:tcBorders>
              <w:top w:val="single" w:sz="4" w:space="0" w:color="auto"/>
              <w:left w:val="single" w:sz="4" w:space="0" w:color="auto"/>
              <w:bottom w:val="single" w:sz="4" w:space="0" w:color="auto"/>
              <w:right w:val="single" w:sz="4" w:space="0" w:color="auto"/>
            </w:tcBorders>
          </w:tcPr>
          <w:p w14:paraId="7152FD54"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3" w:type="pct"/>
            <w:tcBorders>
              <w:top w:val="single" w:sz="4" w:space="0" w:color="auto"/>
              <w:left w:val="single" w:sz="4" w:space="0" w:color="auto"/>
              <w:bottom w:val="single" w:sz="4" w:space="0" w:color="auto"/>
              <w:right w:val="single" w:sz="4" w:space="0" w:color="auto"/>
            </w:tcBorders>
            <w:vAlign w:val="center"/>
          </w:tcPr>
          <w:p w14:paraId="71017647" w14:textId="17108F3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46" w:type="pct"/>
            <w:tcBorders>
              <w:top w:val="single" w:sz="4" w:space="0" w:color="auto"/>
              <w:left w:val="single" w:sz="4" w:space="0" w:color="auto"/>
              <w:bottom w:val="single" w:sz="4" w:space="0" w:color="auto"/>
              <w:right w:val="single" w:sz="4" w:space="0" w:color="auto"/>
            </w:tcBorders>
            <w:vAlign w:val="center"/>
          </w:tcPr>
          <w:p w14:paraId="60237D6C"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69" w:type="pct"/>
            <w:tcBorders>
              <w:top w:val="single" w:sz="4" w:space="0" w:color="auto"/>
              <w:left w:val="single" w:sz="4" w:space="0" w:color="auto"/>
              <w:bottom w:val="single" w:sz="4" w:space="0" w:color="auto"/>
              <w:right w:val="single" w:sz="4" w:space="0" w:color="auto"/>
            </w:tcBorders>
            <w:vAlign w:val="center"/>
          </w:tcPr>
          <w:p w14:paraId="4C8F8D59"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92" w:type="pct"/>
            <w:tcBorders>
              <w:top w:val="single" w:sz="4" w:space="0" w:color="auto"/>
              <w:left w:val="single" w:sz="4" w:space="0" w:color="auto"/>
              <w:bottom w:val="single" w:sz="4" w:space="0" w:color="auto"/>
              <w:right w:val="single" w:sz="4" w:space="0" w:color="auto"/>
            </w:tcBorders>
            <w:vAlign w:val="center"/>
          </w:tcPr>
          <w:p w14:paraId="3A2E6580"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48" w:type="pct"/>
            <w:tcBorders>
              <w:top w:val="single" w:sz="4" w:space="0" w:color="auto"/>
              <w:left w:val="single" w:sz="4" w:space="0" w:color="auto"/>
              <w:bottom w:val="single" w:sz="4" w:space="0" w:color="auto"/>
              <w:right w:val="single" w:sz="4" w:space="0" w:color="auto"/>
            </w:tcBorders>
            <w:vAlign w:val="center"/>
          </w:tcPr>
          <w:p w14:paraId="20F8B4FF"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09" w:type="pct"/>
            <w:tcBorders>
              <w:top w:val="single" w:sz="4" w:space="0" w:color="auto"/>
              <w:left w:val="single" w:sz="4" w:space="0" w:color="auto"/>
              <w:bottom w:val="single" w:sz="4" w:space="0" w:color="auto"/>
              <w:right w:val="single" w:sz="4" w:space="0" w:color="auto"/>
            </w:tcBorders>
            <w:vAlign w:val="center"/>
          </w:tcPr>
          <w:p w14:paraId="004457C8"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28" w:type="pct"/>
            <w:tcBorders>
              <w:top w:val="single" w:sz="4" w:space="0" w:color="auto"/>
              <w:left w:val="single" w:sz="4" w:space="0" w:color="auto"/>
              <w:bottom w:val="single" w:sz="4" w:space="0" w:color="auto"/>
              <w:right w:val="single" w:sz="4" w:space="0" w:color="auto"/>
            </w:tcBorders>
            <w:vAlign w:val="center"/>
          </w:tcPr>
          <w:p w14:paraId="58E84F86"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1" w:type="pct"/>
            <w:tcBorders>
              <w:top w:val="single" w:sz="4" w:space="0" w:color="auto"/>
              <w:left w:val="single" w:sz="4" w:space="0" w:color="auto"/>
              <w:bottom w:val="single" w:sz="4" w:space="0" w:color="auto"/>
              <w:right w:val="single" w:sz="4" w:space="0" w:color="auto"/>
            </w:tcBorders>
          </w:tcPr>
          <w:p w14:paraId="633FA68A" w14:textId="77777777" w:rsidR="00F349F6" w:rsidRPr="008C7B33"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23" w:type="pct"/>
            <w:tcBorders>
              <w:top w:val="single" w:sz="4" w:space="0" w:color="auto"/>
              <w:left w:val="single" w:sz="4" w:space="0" w:color="auto"/>
              <w:bottom w:val="single" w:sz="4" w:space="0" w:color="auto"/>
              <w:right w:val="single" w:sz="4" w:space="0" w:color="auto"/>
            </w:tcBorders>
          </w:tcPr>
          <w:p w14:paraId="1BE4E2B6"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0" w:type="pct"/>
            <w:tcBorders>
              <w:top w:val="single" w:sz="4" w:space="0" w:color="auto"/>
              <w:left w:val="single" w:sz="4" w:space="0" w:color="auto"/>
              <w:bottom w:val="single" w:sz="4" w:space="0" w:color="auto"/>
              <w:right w:val="single" w:sz="4" w:space="0" w:color="auto"/>
            </w:tcBorders>
          </w:tcPr>
          <w:p w14:paraId="36DA2D25" w14:textId="77777777"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1" w:type="pct"/>
            <w:tcBorders>
              <w:top w:val="single" w:sz="4" w:space="0" w:color="auto"/>
              <w:left w:val="single" w:sz="4" w:space="0" w:color="auto"/>
              <w:bottom w:val="single" w:sz="4" w:space="0" w:color="auto"/>
              <w:right w:val="single" w:sz="4" w:space="0" w:color="auto"/>
            </w:tcBorders>
          </w:tcPr>
          <w:p w14:paraId="69728BD9" w14:textId="77777777"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2E1D83" w:rsidRPr="009E01FE" w14:paraId="066E83F2" w14:textId="6A6C0634" w:rsidTr="009B229B">
        <w:trPr>
          <w:cantSplit/>
          <w:trHeight w:val="255"/>
          <w:jc w:val="center"/>
        </w:trPr>
        <w:tc>
          <w:tcPr>
            <w:tcW w:w="410" w:type="pct"/>
            <w:tcBorders>
              <w:top w:val="single" w:sz="4" w:space="0" w:color="auto"/>
              <w:left w:val="single" w:sz="4" w:space="0" w:color="auto"/>
              <w:bottom w:val="single" w:sz="4" w:space="0" w:color="auto"/>
              <w:right w:val="single" w:sz="4" w:space="0" w:color="auto"/>
            </w:tcBorders>
          </w:tcPr>
          <w:p w14:paraId="4230A196"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3" w:type="pct"/>
            <w:tcBorders>
              <w:top w:val="single" w:sz="4" w:space="0" w:color="auto"/>
              <w:left w:val="single" w:sz="4" w:space="0" w:color="auto"/>
              <w:bottom w:val="single" w:sz="4" w:space="0" w:color="auto"/>
              <w:right w:val="single" w:sz="4" w:space="0" w:color="auto"/>
            </w:tcBorders>
            <w:vAlign w:val="center"/>
          </w:tcPr>
          <w:p w14:paraId="61B833EF" w14:textId="17CD833E"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46" w:type="pct"/>
            <w:tcBorders>
              <w:top w:val="single" w:sz="4" w:space="0" w:color="auto"/>
              <w:left w:val="single" w:sz="4" w:space="0" w:color="auto"/>
              <w:bottom w:val="single" w:sz="4" w:space="0" w:color="auto"/>
              <w:right w:val="single" w:sz="4" w:space="0" w:color="auto"/>
            </w:tcBorders>
            <w:vAlign w:val="center"/>
          </w:tcPr>
          <w:p w14:paraId="72AD32DC"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69" w:type="pct"/>
            <w:tcBorders>
              <w:top w:val="single" w:sz="4" w:space="0" w:color="auto"/>
              <w:left w:val="single" w:sz="4" w:space="0" w:color="auto"/>
              <w:bottom w:val="single" w:sz="4" w:space="0" w:color="auto"/>
              <w:right w:val="single" w:sz="4" w:space="0" w:color="auto"/>
            </w:tcBorders>
            <w:vAlign w:val="center"/>
          </w:tcPr>
          <w:p w14:paraId="7985165B"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92" w:type="pct"/>
            <w:tcBorders>
              <w:top w:val="single" w:sz="4" w:space="0" w:color="auto"/>
              <w:left w:val="single" w:sz="4" w:space="0" w:color="auto"/>
              <w:bottom w:val="single" w:sz="4" w:space="0" w:color="auto"/>
              <w:right w:val="single" w:sz="4" w:space="0" w:color="auto"/>
            </w:tcBorders>
            <w:vAlign w:val="center"/>
          </w:tcPr>
          <w:p w14:paraId="01B7ABC1"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48" w:type="pct"/>
            <w:tcBorders>
              <w:top w:val="single" w:sz="4" w:space="0" w:color="auto"/>
              <w:left w:val="single" w:sz="4" w:space="0" w:color="auto"/>
              <w:bottom w:val="single" w:sz="4" w:space="0" w:color="auto"/>
              <w:right w:val="single" w:sz="4" w:space="0" w:color="auto"/>
            </w:tcBorders>
            <w:vAlign w:val="center"/>
          </w:tcPr>
          <w:p w14:paraId="7E44C6FA"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09" w:type="pct"/>
            <w:tcBorders>
              <w:top w:val="single" w:sz="4" w:space="0" w:color="auto"/>
              <w:left w:val="single" w:sz="4" w:space="0" w:color="auto"/>
              <w:bottom w:val="single" w:sz="4" w:space="0" w:color="auto"/>
              <w:right w:val="single" w:sz="4" w:space="0" w:color="auto"/>
            </w:tcBorders>
            <w:vAlign w:val="center"/>
          </w:tcPr>
          <w:p w14:paraId="2F926A0C"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28" w:type="pct"/>
            <w:tcBorders>
              <w:top w:val="single" w:sz="4" w:space="0" w:color="auto"/>
              <w:left w:val="single" w:sz="4" w:space="0" w:color="auto"/>
              <w:bottom w:val="single" w:sz="4" w:space="0" w:color="auto"/>
              <w:right w:val="single" w:sz="4" w:space="0" w:color="auto"/>
            </w:tcBorders>
            <w:vAlign w:val="center"/>
          </w:tcPr>
          <w:p w14:paraId="1EFB1744"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1" w:type="pct"/>
            <w:tcBorders>
              <w:top w:val="single" w:sz="4" w:space="0" w:color="auto"/>
              <w:left w:val="single" w:sz="4" w:space="0" w:color="auto"/>
              <w:bottom w:val="single" w:sz="4" w:space="0" w:color="auto"/>
              <w:right w:val="single" w:sz="4" w:space="0" w:color="auto"/>
            </w:tcBorders>
          </w:tcPr>
          <w:p w14:paraId="21B85B6E" w14:textId="77777777" w:rsidR="00F349F6" w:rsidRPr="008C7B33"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23" w:type="pct"/>
            <w:tcBorders>
              <w:top w:val="single" w:sz="4" w:space="0" w:color="auto"/>
              <w:left w:val="single" w:sz="4" w:space="0" w:color="auto"/>
              <w:bottom w:val="single" w:sz="4" w:space="0" w:color="auto"/>
              <w:right w:val="single" w:sz="4" w:space="0" w:color="auto"/>
            </w:tcBorders>
          </w:tcPr>
          <w:p w14:paraId="389848A1"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0" w:type="pct"/>
            <w:tcBorders>
              <w:top w:val="single" w:sz="4" w:space="0" w:color="auto"/>
              <w:left w:val="single" w:sz="4" w:space="0" w:color="auto"/>
              <w:bottom w:val="single" w:sz="4" w:space="0" w:color="auto"/>
              <w:right w:val="single" w:sz="4" w:space="0" w:color="auto"/>
            </w:tcBorders>
          </w:tcPr>
          <w:p w14:paraId="45270EC5" w14:textId="77777777"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1" w:type="pct"/>
            <w:tcBorders>
              <w:top w:val="single" w:sz="4" w:space="0" w:color="auto"/>
              <w:left w:val="single" w:sz="4" w:space="0" w:color="auto"/>
              <w:bottom w:val="single" w:sz="4" w:space="0" w:color="auto"/>
              <w:right w:val="single" w:sz="4" w:space="0" w:color="auto"/>
            </w:tcBorders>
          </w:tcPr>
          <w:p w14:paraId="4D36FB31" w14:textId="77777777"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05FC35F8" w14:textId="478B9CA9" w:rsidR="007A73AF" w:rsidRDefault="007A73AF" w:rsidP="00D879CA">
      <w:pPr>
        <w:spacing w:after="0" w:line="240" w:lineRule="auto"/>
        <w:rPr>
          <w:ins w:id="81" w:author="Alhabibi, Haider@Energy" w:date="2022-01-25T13:28:00Z"/>
          <w:rFonts w:asciiTheme="minorHAnsi" w:hAnsiTheme="minorHAnsi" w:cstheme="minorHAnsi"/>
          <w:sz w:val="18"/>
          <w:szCs w:val="18"/>
        </w:rPr>
      </w:pPr>
    </w:p>
    <w:p w14:paraId="7BEB79F5" w14:textId="77777777" w:rsidR="009070C1" w:rsidRDefault="007C69DF" w:rsidP="007C69DF">
      <w:pPr>
        <w:spacing w:after="0" w:line="240" w:lineRule="auto"/>
        <w:ind w:left="-180"/>
        <w:rPr>
          <w:ins w:id="82" w:author="Alhabibi, Haider@Energy" w:date="2022-01-25T13:28:00Z"/>
          <w:rFonts w:asciiTheme="minorHAnsi" w:hAnsiTheme="minorHAnsi" w:cstheme="minorHAnsi"/>
          <w:sz w:val="18"/>
          <w:szCs w:val="18"/>
        </w:rPr>
      </w:pPr>
      <w:ins w:id="83" w:author="Alhabibi, Haider@Energy" w:date="2022-01-25T13:28:00Z">
        <w:r>
          <w:rPr>
            <w:rFonts w:asciiTheme="minorHAnsi" w:hAnsiTheme="minorHAnsi" w:cstheme="minorHAnsi"/>
            <w:sz w:val="18"/>
            <w:szCs w:val="18"/>
          </w:rPr>
          <w:t xml:space="preserve"> </w:t>
        </w:r>
      </w:ins>
    </w:p>
    <w:tbl>
      <w:tblPr>
        <w:tblStyle w:val="TableGrid5"/>
        <w:tblW w:w="10980" w:type="dxa"/>
        <w:tblInd w:w="-95" w:type="dxa"/>
        <w:tblLayout w:type="fixed"/>
        <w:tblLook w:val="04A0" w:firstRow="1" w:lastRow="0" w:firstColumn="1" w:lastColumn="0" w:noHBand="0" w:noVBand="1"/>
      </w:tblPr>
      <w:tblGrid>
        <w:gridCol w:w="1260"/>
        <w:gridCol w:w="990"/>
        <w:gridCol w:w="1380"/>
        <w:gridCol w:w="1230"/>
        <w:gridCol w:w="1260"/>
        <w:gridCol w:w="1350"/>
        <w:gridCol w:w="1584"/>
        <w:gridCol w:w="1926"/>
      </w:tblGrid>
      <w:tr w:rsidR="00614D5B" w:rsidRPr="007B2CC9" w14:paraId="386BC9AE" w14:textId="77777777" w:rsidTr="00E02C5F">
        <w:trPr>
          <w:trHeight w:val="467"/>
          <w:ins w:id="84" w:author="Alhabibi, Haider@Energy" w:date="2022-01-25T16:25:00Z"/>
        </w:trPr>
        <w:tc>
          <w:tcPr>
            <w:tcW w:w="10980" w:type="dxa"/>
            <w:gridSpan w:val="8"/>
          </w:tcPr>
          <w:p w14:paraId="2ABC6754" w14:textId="3828897D" w:rsidR="00614D5B" w:rsidRPr="00EB4154" w:rsidRDefault="00614D5B" w:rsidP="00E40C70">
            <w:pPr>
              <w:spacing w:after="0" w:line="240" w:lineRule="auto"/>
              <w:rPr>
                <w:ins w:id="85" w:author="Alhabibi, Haider@Energy" w:date="2022-01-25T16:25:00Z"/>
                <w:rFonts w:cstheme="minorHAnsi"/>
                <w:b/>
                <w:bCs/>
                <w:sz w:val="20"/>
                <w:szCs w:val="20"/>
              </w:rPr>
            </w:pPr>
            <w:ins w:id="86" w:author="Alhabibi, Haider@Energy" w:date="2022-01-25T16:25:00Z">
              <w:r>
                <w:rPr>
                  <w:rFonts w:cstheme="minorHAnsi"/>
                  <w:b/>
                  <w:bCs/>
                  <w:sz w:val="20"/>
                  <w:szCs w:val="20"/>
                </w:rPr>
                <w:t>B2</w:t>
              </w:r>
              <w:r w:rsidRPr="00EB4154">
                <w:rPr>
                  <w:rFonts w:cstheme="minorHAnsi"/>
                  <w:b/>
                  <w:bCs/>
                  <w:sz w:val="20"/>
                  <w:szCs w:val="20"/>
                </w:rPr>
                <w:t xml:space="preserve">. Installed </w:t>
              </w:r>
              <w:r w:rsidRPr="00C1150F">
                <w:rPr>
                  <w:rFonts w:cstheme="minorHAnsi"/>
                  <w:b/>
                  <w:sz w:val="20"/>
                  <w:szCs w:val="20"/>
                </w:rPr>
                <w:t xml:space="preserve">HERS Verified </w:t>
              </w:r>
              <w:r w:rsidRPr="00EB4154">
                <w:rPr>
                  <w:rFonts w:cstheme="minorHAnsi"/>
                  <w:b/>
                  <w:bCs/>
                  <w:sz w:val="20"/>
                  <w:szCs w:val="20"/>
                </w:rPr>
                <w:t xml:space="preserve">Dwelling Unit </w:t>
              </w:r>
              <w:r>
                <w:rPr>
                  <w:rFonts w:cstheme="minorHAnsi"/>
                  <w:b/>
                  <w:bCs/>
                  <w:sz w:val="20"/>
                  <w:szCs w:val="20"/>
                </w:rPr>
                <w:t xml:space="preserve">HPWH </w:t>
              </w:r>
              <w:r w:rsidRPr="00EB4154">
                <w:rPr>
                  <w:rFonts w:cstheme="minorHAnsi"/>
                  <w:b/>
                  <w:bCs/>
                  <w:sz w:val="20"/>
                  <w:szCs w:val="20"/>
                </w:rPr>
                <w:t>System Information</w:t>
              </w:r>
            </w:ins>
          </w:p>
          <w:p w14:paraId="18D4D7E9" w14:textId="77777777" w:rsidR="00614D5B" w:rsidRPr="007B2CC9" w:rsidDel="00D74A66" w:rsidRDefault="00614D5B" w:rsidP="00E40C70">
            <w:pPr>
              <w:spacing w:after="0" w:line="240" w:lineRule="auto"/>
              <w:rPr>
                <w:ins w:id="87" w:author="Alhabibi, Haider@Energy" w:date="2022-01-25T16:25:00Z"/>
                <w:rFonts w:cstheme="minorHAnsi"/>
                <w:sz w:val="20"/>
                <w:szCs w:val="20"/>
              </w:rPr>
            </w:pPr>
            <w:ins w:id="88" w:author="Alhabibi, Haider@Energy" w:date="2022-01-25T16:25:00Z">
              <w:r w:rsidRPr="007B2CC9">
                <w:rPr>
                  <w:rFonts w:cstheme="minorHAnsi"/>
                  <w:sz w:val="18"/>
                  <w:szCs w:val="20"/>
                </w:rPr>
                <w:t>This table reports the water heating system(s) installed in this project.</w:t>
              </w:r>
            </w:ins>
          </w:p>
        </w:tc>
      </w:tr>
      <w:tr w:rsidR="00614D5B" w:rsidRPr="007B2CC9" w14:paraId="57F6A5E1" w14:textId="77777777" w:rsidTr="00E02C5F">
        <w:trPr>
          <w:trHeight w:val="211"/>
          <w:ins w:id="89" w:author="Alhabibi, Haider@Energy" w:date="2022-01-25T16:25:00Z"/>
        </w:trPr>
        <w:tc>
          <w:tcPr>
            <w:tcW w:w="1260" w:type="dxa"/>
            <w:tcBorders>
              <w:top w:val="single" w:sz="4" w:space="0" w:color="auto"/>
              <w:left w:val="single" w:sz="4" w:space="0" w:color="auto"/>
              <w:bottom w:val="single" w:sz="4" w:space="0" w:color="auto"/>
              <w:right w:val="single" w:sz="4" w:space="0" w:color="auto"/>
            </w:tcBorders>
          </w:tcPr>
          <w:p w14:paraId="1A24EF5B" w14:textId="77777777" w:rsidR="00614D5B" w:rsidRPr="007B2CC9" w:rsidRDefault="00614D5B" w:rsidP="00E40C70">
            <w:pPr>
              <w:spacing w:after="0" w:line="240" w:lineRule="auto"/>
              <w:jc w:val="center"/>
              <w:rPr>
                <w:ins w:id="90" w:author="Alhabibi, Haider@Energy" w:date="2022-01-25T16:25:00Z"/>
                <w:rFonts w:cstheme="minorHAnsi"/>
                <w:sz w:val="18"/>
                <w:szCs w:val="20"/>
              </w:rPr>
            </w:pPr>
            <w:ins w:id="91" w:author="Alhabibi, Haider@Energy" w:date="2022-01-25T16:25:00Z">
              <w:r w:rsidRPr="007B2CC9">
                <w:rPr>
                  <w:rFonts w:cstheme="minorHAnsi"/>
                  <w:sz w:val="18"/>
                  <w:szCs w:val="20"/>
                </w:rPr>
                <w:t>01</w:t>
              </w:r>
            </w:ins>
          </w:p>
        </w:tc>
        <w:tc>
          <w:tcPr>
            <w:tcW w:w="990" w:type="dxa"/>
            <w:vAlign w:val="bottom"/>
          </w:tcPr>
          <w:p w14:paraId="15FF330E" w14:textId="77777777" w:rsidR="00614D5B" w:rsidRPr="007B2CC9" w:rsidRDefault="00614D5B" w:rsidP="00E40C70">
            <w:pPr>
              <w:spacing w:after="0" w:line="240" w:lineRule="auto"/>
              <w:jc w:val="center"/>
              <w:rPr>
                <w:ins w:id="92" w:author="Alhabibi, Haider@Energy" w:date="2022-01-25T16:25:00Z"/>
                <w:rFonts w:cstheme="minorHAnsi"/>
                <w:sz w:val="18"/>
                <w:szCs w:val="20"/>
              </w:rPr>
            </w:pPr>
            <w:ins w:id="93" w:author="Alhabibi, Haider@Energy" w:date="2022-01-25T16:25:00Z">
              <w:r w:rsidRPr="007B2CC9">
                <w:rPr>
                  <w:rFonts w:cstheme="minorHAnsi"/>
                  <w:sz w:val="18"/>
                  <w:szCs w:val="20"/>
                </w:rPr>
                <w:t>02</w:t>
              </w:r>
            </w:ins>
          </w:p>
        </w:tc>
        <w:tc>
          <w:tcPr>
            <w:tcW w:w="1380" w:type="dxa"/>
            <w:vAlign w:val="bottom"/>
          </w:tcPr>
          <w:p w14:paraId="7A564E04" w14:textId="77777777" w:rsidR="00614D5B" w:rsidRPr="007B2CC9" w:rsidRDefault="00614D5B" w:rsidP="00E40C70">
            <w:pPr>
              <w:spacing w:after="0" w:line="240" w:lineRule="auto"/>
              <w:jc w:val="center"/>
              <w:rPr>
                <w:ins w:id="94" w:author="Alhabibi, Haider@Energy" w:date="2022-01-25T16:25:00Z"/>
                <w:rFonts w:cstheme="minorHAnsi"/>
                <w:sz w:val="18"/>
                <w:szCs w:val="20"/>
              </w:rPr>
            </w:pPr>
            <w:ins w:id="95" w:author="Alhabibi, Haider@Energy" w:date="2022-01-25T16:25:00Z">
              <w:r w:rsidRPr="007B2CC9">
                <w:rPr>
                  <w:rFonts w:cstheme="minorHAnsi"/>
                  <w:sz w:val="18"/>
                  <w:szCs w:val="20"/>
                </w:rPr>
                <w:t>03</w:t>
              </w:r>
            </w:ins>
          </w:p>
        </w:tc>
        <w:tc>
          <w:tcPr>
            <w:tcW w:w="1230" w:type="dxa"/>
          </w:tcPr>
          <w:p w14:paraId="5BFBD68E" w14:textId="77777777" w:rsidR="00614D5B" w:rsidRPr="007B2CC9" w:rsidRDefault="00614D5B" w:rsidP="00E40C70">
            <w:pPr>
              <w:spacing w:after="0" w:line="240" w:lineRule="auto"/>
              <w:jc w:val="center"/>
              <w:rPr>
                <w:ins w:id="96" w:author="Alhabibi, Haider@Energy" w:date="2022-01-25T16:25:00Z"/>
                <w:rFonts w:cstheme="minorHAnsi"/>
                <w:sz w:val="18"/>
                <w:szCs w:val="20"/>
              </w:rPr>
            </w:pPr>
            <w:ins w:id="97" w:author="Alhabibi, Haider@Energy" w:date="2022-01-25T16:25:00Z">
              <w:r w:rsidRPr="007B2CC9">
                <w:rPr>
                  <w:rFonts w:cstheme="minorHAnsi"/>
                  <w:sz w:val="18"/>
                  <w:szCs w:val="20"/>
                </w:rPr>
                <w:t>04</w:t>
              </w:r>
            </w:ins>
          </w:p>
        </w:tc>
        <w:tc>
          <w:tcPr>
            <w:tcW w:w="1260" w:type="dxa"/>
          </w:tcPr>
          <w:p w14:paraId="6762DD06" w14:textId="77777777" w:rsidR="00614D5B" w:rsidRPr="007B2CC9" w:rsidRDefault="00614D5B" w:rsidP="00E40C70">
            <w:pPr>
              <w:spacing w:after="0" w:line="240" w:lineRule="auto"/>
              <w:jc w:val="center"/>
              <w:rPr>
                <w:ins w:id="98" w:author="Alhabibi, Haider@Energy" w:date="2022-01-25T16:25:00Z"/>
                <w:rFonts w:cstheme="minorHAnsi"/>
                <w:sz w:val="18"/>
                <w:szCs w:val="20"/>
              </w:rPr>
            </w:pPr>
            <w:ins w:id="99" w:author="Alhabibi, Haider@Energy" w:date="2022-01-25T16:25:00Z">
              <w:r w:rsidRPr="007B2CC9">
                <w:rPr>
                  <w:rFonts w:cstheme="minorHAnsi"/>
                  <w:sz w:val="18"/>
                  <w:szCs w:val="20"/>
                </w:rPr>
                <w:t>05</w:t>
              </w:r>
            </w:ins>
          </w:p>
        </w:tc>
        <w:tc>
          <w:tcPr>
            <w:tcW w:w="1350" w:type="dxa"/>
          </w:tcPr>
          <w:p w14:paraId="56C62E68" w14:textId="77777777" w:rsidR="00614D5B" w:rsidRPr="007B2CC9" w:rsidRDefault="00614D5B" w:rsidP="00E40C70">
            <w:pPr>
              <w:spacing w:after="0" w:line="240" w:lineRule="auto"/>
              <w:jc w:val="center"/>
              <w:rPr>
                <w:ins w:id="100" w:author="Alhabibi, Haider@Energy" w:date="2022-01-25T16:25:00Z"/>
                <w:rFonts w:cstheme="minorHAnsi"/>
                <w:sz w:val="18"/>
                <w:szCs w:val="20"/>
              </w:rPr>
            </w:pPr>
            <w:ins w:id="101" w:author="Alhabibi, Haider@Energy" w:date="2022-01-25T16:25:00Z">
              <w:r w:rsidRPr="007B2CC9">
                <w:rPr>
                  <w:rFonts w:cstheme="minorHAnsi"/>
                  <w:sz w:val="18"/>
                  <w:szCs w:val="20"/>
                </w:rPr>
                <w:t>06</w:t>
              </w:r>
            </w:ins>
          </w:p>
        </w:tc>
        <w:tc>
          <w:tcPr>
            <w:tcW w:w="1584" w:type="dxa"/>
          </w:tcPr>
          <w:p w14:paraId="0BEF35F5" w14:textId="77777777" w:rsidR="00614D5B" w:rsidRPr="007B2CC9" w:rsidRDefault="00614D5B" w:rsidP="00E40C70">
            <w:pPr>
              <w:spacing w:after="0" w:line="240" w:lineRule="auto"/>
              <w:jc w:val="center"/>
              <w:rPr>
                <w:ins w:id="102" w:author="Alhabibi, Haider@Energy" w:date="2022-01-25T16:25:00Z"/>
                <w:rFonts w:cstheme="minorHAnsi"/>
                <w:sz w:val="18"/>
                <w:szCs w:val="20"/>
              </w:rPr>
            </w:pPr>
            <w:ins w:id="103" w:author="Alhabibi, Haider@Energy" w:date="2022-01-25T16:25:00Z">
              <w:r w:rsidRPr="007B2CC9">
                <w:rPr>
                  <w:rFonts w:cstheme="minorHAnsi"/>
                  <w:sz w:val="18"/>
                  <w:szCs w:val="20"/>
                </w:rPr>
                <w:t>07</w:t>
              </w:r>
            </w:ins>
          </w:p>
        </w:tc>
        <w:tc>
          <w:tcPr>
            <w:tcW w:w="1926" w:type="dxa"/>
          </w:tcPr>
          <w:p w14:paraId="72F5BA3D" w14:textId="77777777" w:rsidR="00614D5B" w:rsidRPr="007B2CC9" w:rsidRDefault="00614D5B" w:rsidP="00E40C70">
            <w:pPr>
              <w:spacing w:after="0" w:line="240" w:lineRule="auto"/>
              <w:jc w:val="center"/>
              <w:rPr>
                <w:ins w:id="104" w:author="Alhabibi, Haider@Energy" w:date="2022-01-25T16:25:00Z"/>
                <w:rFonts w:cstheme="minorHAnsi"/>
                <w:sz w:val="18"/>
                <w:szCs w:val="20"/>
              </w:rPr>
            </w:pPr>
            <w:ins w:id="105" w:author="Alhabibi, Haider@Energy" w:date="2022-01-25T16:25:00Z">
              <w:r w:rsidRPr="007B2CC9">
                <w:rPr>
                  <w:rFonts w:cstheme="minorHAnsi"/>
                  <w:sz w:val="18"/>
                  <w:szCs w:val="20"/>
                </w:rPr>
                <w:t>08</w:t>
              </w:r>
            </w:ins>
          </w:p>
        </w:tc>
      </w:tr>
      <w:tr w:rsidR="00614D5B" w:rsidRPr="007B2CC9" w14:paraId="4DBD9CDF" w14:textId="77777777" w:rsidTr="00E02C5F">
        <w:trPr>
          <w:trHeight w:val="1538"/>
          <w:ins w:id="106" w:author="Alhabibi, Haider@Energy" w:date="2022-01-25T16:25:00Z"/>
        </w:trPr>
        <w:tc>
          <w:tcPr>
            <w:tcW w:w="1260" w:type="dxa"/>
            <w:tcBorders>
              <w:top w:val="single" w:sz="4" w:space="0" w:color="auto"/>
              <w:left w:val="single" w:sz="4" w:space="0" w:color="auto"/>
              <w:bottom w:val="single" w:sz="4" w:space="0" w:color="auto"/>
              <w:right w:val="single" w:sz="4" w:space="0" w:color="auto"/>
            </w:tcBorders>
            <w:vAlign w:val="bottom"/>
          </w:tcPr>
          <w:p w14:paraId="2C467BFC" w14:textId="77777777" w:rsidR="00614D5B" w:rsidRPr="007B2CC9" w:rsidRDefault="00614D5B" w:rsidP="00E40C70">
            <w:pPr>
              <w:tabs>
                <w:tab w:val="left" w:pos="2160"/>
                <w:tab w:val="left" w:pos="2700"/>
                <w:tab w:val="left" w:pos="3420"/>
                <w:tab w:val="left" w:pos="3780"/>
                <w:tab w:val="left" w:pos="5760"/>
                <w:tab w:val="left" w:pos="7212"/>
              </w:tabs>
              <w:spacing w:after="0" w:line="240" w:lineRule="auto"/>
              <w:jc w:val="center"/>
              <w:rPr>
                <w:ins w:id="107" w:author="Alhabibi, Haider@Energy" w:date="2022-01-25T16:25:00Z"/>
                <w:rFonts w:cstheme="minorHAnsi"/>
                <w:sz w:val="18"/>
                <w:szCs w:val="20"/>
              </w:rPr>
            </w:pPr>
            <w:ins w:id="108" w:author="Alhabibi, Haider@Energy" w:date="2022-01-25T16:25:00Z">
              <w:r w:rsidRPr="007B2CC9">
                <w:rPr>
                  <w:rFonts w:cstheme="minorHAnsi"/>
                  <w:sz w:val="18"/>
                  <w:szCs w:val="20"/>
                </w:rPr>
                <w:t>Dwelling Unit Name</w:t>
              </w:r>
            </w:ins>
          </w:p>
        </w:tc>
        <w:tc>
          <w:tcPr>
            <w:tcW w:w="990" w:type="dxa"/>
            <w:vAlign w:val="bottom"/>
          </w:tcPr>
          <w:p w14:paraId="270F44D2" w14:textId="77777777" w:rsidR="00614D5B" w:rsidRPr="007B2CC9" w:rsidRDefault="00614D5B" w:rsidP="00E40C70">
            <w:pPr>
              <w:tabs>
                <w:tab w:val="left" w:pos="2160"/>
                <w:tab w:val="left" w:pos="2700"/>
                <w:tab w:val="left" w:pos="3420"/>
                <w:tab w:val="left" w:pos="3780"/>
                <w:tab w:val="left" w:pos="5760"/>
                <w:tab w:val="left" w:pos="7212"/>
              </w:tabs>
              <w:spacing w:after="0" w:line="240" w:lineRule="auto"/>
              <w:jc w:val="center"/>
              <w:rPr>
                <w:ins w:id="109" w:author="Alhabibi, Haider@Energy" w:date="2022-01-25T16:25:00Z"/>
                <w:rFonts w:cstheme="minorHAnsi"/>
                <w:sz w:val="18"/>
                <w:szCs w:val="20"/>
              </w:rPr>
            </w:pPr>
            <w:ins w:id="110" w:author="Alhabibi, Haider@Energy" w:date="2022-01-25T16:25:00Z">
              <w:r w:rsidRPr="007B2CC9">
                <w:rPr>
                  <w:rFonts w:cstheme="minorHAnsi"/>
                  <w:sz w:val="18"/>
                  <w:szCs w:val="20"/>
                </w:rPr>
                <w:t>Water Heating System ID</w:t>
              </w:r>
            </w:ins>
          </w:p>
          <w:p w14:paraId="0FCFF0B4" w14:textId="77777777" w:rsidR="00614D5B" w:rsidRPr="007B2CC9" w:rsidRDefault="00614D5B" w:rsidP="00E40C70">
            <w:pPr>
              <w:spacing w:after="0" w:line="240" w:lineRule="auto"/>
              <w:jc w:val="center"/>
              <w:rPr>
                <w:ins w:id="111" w:author="Alhabibi, Haider@Energy" w:date="2022-01-25T16:25:00Z"/>
                <w:rFonts w:cstheme="minorHAnsi"/>
                <w:sz w:val="18"/>
                <w:szCs w:val="20"/>
              </w:rPr>
            </w:pPr>
            <w:ins w:id="112" w:author="Alhabibi, Haider@Energy" w:date="2022-01-25T16:25:00Z">
              <w:r w:rsidRPr="007B2CC9">
                <w:rPr>
                  <w:rFonts w:cstheme="minorHAnsi"/>
                  <w:sz w:val="18"/>
                  <w:szCs w:val="20"/>
                </w:rPr>
                <w:t>or Name</w:t>
              </w:r>
            </w:ins>
          </w:p>
        </w:tc>
        <w:tc>
          <w:tcPr>
            <w:tcW w:w="1380" w:type="dxa"/>
            <w:vAlign w:val="bottom"/>
          </w:tcPr>
          <w:p w14:paraId="3751D6A6" w14:textId="77777777" w:rsidR="00614D5B" w:rsidRPr="007B2CC9" w:rsidRDefault="00614D5B" w:rsidP="00E40C70">
            <w:pPr>
              <w:tabs>
                <w:tab w:val="left" w:pos="2160"/>
                <w:tab w:val="left" w:pos="2700"/>
                <w:tab w:val="left" w:pos="3420"/>
                <w:tab w:val="left" w:pos="3780"/>
                <w:tab w:val="left" w:pos="5760"/>
                <w:tab w:val="left" w:pos="7212"/>
              </w:tabs>
              <w:spacing w:after="0" w:line="240" w:lineRule="auto"/>
              <w:jc w:val="center"/>
              <w:rPr>
                <w:ins w:id="113" w:author="Alhabibi, Haider@Energy" w:date="2022-01-25T16:25:00Z"/>
                <w:rFonts w:cstheme="minorHAnsi"/>
                <w:sz w:val="18"/>
                <w:szCs w:val="20"/>
              </w:rPr>
            </w:pPr>
            <w:ins w:id="114" w:author="Alhabibi, Haider@Energy" w:date="2022-01-25T16:25:00Z">
              <w:r w:rsidRPr="007B2CC9">
                <w:rPr>
                  <w:rFonts w:cstheme="minorHAnsi"/>
                  <w:sz w:val="18"/>
                  <w:szCs w:val="20"/>
                </w:rPr>
                <w:t>Modeled Equipment</w:t>
              </w:r>
            </w:ins>
          </w:p>
          <w:p w14:paraId="59A46D0E" w14:textId="77777777" w:rsidR="00614D5B" w:rsidRPr="007B2CC9" w:rsidRDefault="00614D5B" w:rsidP="00E40C70">
            <w:pPr>
              <w:spacing w:after="0" w:line="240" w:lineRule="auto"/>
              <w:jc w:val="center"/>
              <w:rPr>
                <w:ins w:id="115" w:author="Alhabibi, Haider@Energy" w:date="2022-01-25T16:25:00Z"/>
                <w:rFonts w:cstheme="minorHAnsi"/>
                <w:sz w:val="18"/>
                <w:szCs w:val="20"/>
              </w:rPr>
            </w:pPr>
            <w:ins w:id="116" w:author="Alhabibi, Haider@Energy" w:date="2022-01-25T16:25:00Z">
              <w:r w:rsidRPr="007B2CC9">
                <w:rPr>
                  <w:rFonts w:cstheme="minorHAnsi"/>
                  <w:sz w:val="18"/>
                  <w:szCs w:val="20"/>
                </w:rPr>
                <w:t>Make and Model</w:t>
              </w:r>
            </w:ins>
          </w:p>
        </w:tc>
        <w:tc>
          <w:tcPr>
            <w:tcW w:w="1230" w:type="dxa"/>
            <w:vAlign w:val="bottom"/>
          </w:tcPr>
          <w:p w14:paraId="13F88842" w14:textId="77777777" w:rsidR="00614D5B" w:rsidRPr="007B2CC9" w:rsidRDefault="00614D5B" w:rsidP="00E40C70">
            <w:pPr>
              <w:tabs>
                <w:tab w:val="left" w:pos="2160"/>
                <w:tab w:val="left" w:pos="2700"/>
                <w:tab w:val="left" w:pos="3420"/>
                <w:tab w:val="left" w:pos="3780"/>
                <w:tab w:val="left" w:pos="5760"/>
                <w:tab w:val="left" w:pos="7212"/>
              </w:tabs>
              <w:spacing w:after="0" w:line="240" w:lineRule="auto"/>
              <w:jc w:val="center"/>
              <w:rPr>
                <w:ins w:id="117" w:author="Alhabibi, Haider@Energy" w:date="2022-01-25T16:25:00Z"/>
                <w:rFonts w:cstheme="minorHAnsi"/>
                <w:sz w:val="18"/>
                <w:szCs w:val="20"/>
              </w:rPr>
            </w:pPr>
            <w:ins w:id="118" w:author="Alhabibi, Haider@Energy" w:date="2022-01-25T16:25:00Z">
              <w:r w:rsidRPr="007B2CC9">
                <w:rPr>
                  <w:rFonts w:cstheme="minorHAnsi"/>
                  <w:sz w:val="18"/>
                  <w:szCs w:val="20"/>
                </w:rPr>
                <w:t># of Like (or Identical) Water Heaters in System</w:t>
              </w:r>
            </w:ins>
          </w:p>
        </w:tc>
        <w:tc>
          <w:tcPr>
            <w:tcW w:w="1260" w:type="dxa"/>
            <w:vAlign w:val="bottom"/>
          </w:tcPr>
          <w:p w14:paraId="408FFB1B" w14:textId="77777777" w:rsidR="00614D5B" w:rsidRPr="007B2CC9" w:rsidRDefault="00614D5B" w:rsidP="00E40C70">
            <w:pPr>
              <w:tabs>
                <w:tab w:val="left" w:pos="2160"/>
                <w:tab w:val="left" w:pos="2700"/>
                <w:tab w:val="left" w:pos="3420"/>
                <w:tab w:val="left" w:pos="3780"/>
                <w:tab w:val="left" w:pos="5760"/>
                <w:tab w:val="left" w:pos="7212"/>
              </w:tabs>
              <w:spacing w:after="0" w:line="240" w:lineRule="auto"/>
              <w:jc w:val="center"/>
              <w:rPr>
                <w:ins w:id="119" w:author="Alhabibi, Haider@Energy" w:date="2022-01-25T16:25:00Z"/>
                <w:rFonts w:cstheme="minorHAnsi"/>
                <w:sz w:val="18"/>
                <w:szCs w:val="20"/>
              </w:rPr>
            </w:pPr>
            <w:ins w:id="120" w:author="Alhabibi, Haider@Energy" w:date="2022-01-25T16:25:00Z">
              <w:r w:rsidRPr="007B2CC9">
                <w:rPr>
                  <w:rFonts w:cstheme="minorHAnsi"/>
                  <w:sz w:val="18"/>
                  <w:szCs w:val="20"/>
                </w:rPr>
                <w:t>Tank Location</w:t>
              </w:r>
            </w:ins>
          </w:p>
        </w:tc>
        <w:tc>
          <w:tcPr>
            <w:tcW w:w="1350" w:type="dxa"/>
            <w:vAlign w:val="bottom"/>
          </w:tcPr>
          <w:p w14:paraId="6EA11E50" w14:textId="77777777" w:rsidR="00614D5B" w:rsidRPr="007B2CC9" w:rsidRDefault="00614D5B" w:rsidP="00E40C70">
            <w:pPr>
              <w:tabs>
                <w:tab w:val="left" w:pos="2160"/>
                <w:tab w:val="left" w:pos="2700"/>
                <w:tab w:val="left" w:pos="3420"/>
                <w:tab w:val="left" w:pos="3780"/>
                <w:tab w:val="left" w:pos="5760"/>
                <w:tab w:val="left" w:pos="7212"/>
              </w:tabs>
              <w:spacing w:after="0" w:line="240" w:lineRule="auto"/>
              <w:jc w:val="center"/>
              <w:rPr>
                <w:ins w:id="121" w:author="Alhabibi, Haider@Energy" w:date="2022-01-25T16:25:00Z"/>
                <w:rFonts w:cstheme="minorHAnsi"/>
                <w:sz w:val="18"/>
                <w:szCs w:val="20"/>
              </w:rPr>
            </w:pPr>
            <w:ins w:id="122" w:author="Alhabibi, Haider@Energy" w:date="2022-01-25T16:25:00Z">
              <w:r w:rsidRPr="007B2CC9">
                <w:rPr>
                  <w:rFonts w:cstheme="minorHAnsi"/>
                  <w:sz w:val="18"/>
                  <w:szCs w:val="20"/>
                </w:rPr>
                <w:t>Exterior Tank Insulation R-value</w:t>
              </w:r>
            </w:ins>
          </w:p>
        </w:tc>
        <w:tc>
          <w:tcPr>
            <w:tcW w:w="1584" w:type="dxa"/>
            <w:vAlign w:val="bottom"/>
          </w:tcPr>
          <w:p w14:paraId="3614C54B" w14:textId="77777777" w:rsidR="00614D5B" w:rsidRPr="007B2CC9" w:rsidRDefault="00614D5B" w:rsidP="00E40C70">
            <w:pPr>
              <w:tabs>
                <w:tab w:val="left" w:pos="2160"/>
                <w:tab w:val="left" w:pos="2700"/>
                <w:tab w:val="left" w:pos="3420"/>
                <w:tab w:val="left" w:pos="3780"/>
                <w:tab w:val="left" w:pos="5760"/>
                <w:tab w:val="left" w:pos="7212"/>
              </w:tabs>
              <w:spacing w:after="0" w:line="240" w:lineRule="auto"/>
              <w:jc w:val="center"/>
              <w:rPr>
                <w:ins w:id="123" w:author="Alhabibi, Haider@Energy" w:date="2022-01-25T16:25:00Z"/>
                <w:rFonts w:cstheme="minorHAnsi"/>
                <w:sz w:val="18"/>
                <w:szCs w:val="20"/>
              </w:rPr>
            </w:pPr>
            <w:ins w:id="124" w:author="Alhabibi, Haider@Energy" w:date="2022-01-25T16:25:00Z">
              <w:r w:rsidRPr="007B2CC9">
                <w:rPr>
                  <w:rFonts w:cstheme="minorHAnsi"/>
                  <w:sz w:val="18"/>
                  <w:szCs w:val="20"/>
                </w:rPr>
                <w:t>Dwelling Unit DHW System Distribution Type</w:t>
              </w:r>
            </w:ins>
          </w:p>
        </w:tc>
        <w:tc>
          <w:tcPr>
            <w:tcW w:w="1926" w:type="dxa"/>
            <w:vAlign w:val="bottom"/>
          </w:tcPr>
          <w:p w14:paraId="55E1AD2E" w14:textId="77777777" w:rsidR="00614D5B" w:rsidRPr="007B2CC9" w:rsidRDefault="00614D5B" w:rsidP="00E40C70">
            <w:pPr>
              <w:tabs>
                <w:tab w:val="left" w:pos="2160"/>
                <w:tab w:val="left" w:pos="2700"/>
                <w:tab w:val="left" w:pos="3420"/>
                <w:tab w:val="left" w:pos="3780"/>
                <w:tab w:val="left" w:pos="5760"/>
                <w:tab w:val="left" w:pos="7212"/>
              </w:tabs>
              <w:spacing w:after="0" w:line="240" w:lineRule="auto"/>
              <w:jc w:val="center"/>
              <w:rPr>
                <w:ins w:id="125" w:author="Alhabibi, Haider@Energy" w:date="2022-01-25T16:25:00Z"/>
                <w:rFonts w:cstheme="minorHAnsi"/>
                <w:sz w:val="18"/>
                <w:szCs w:val="20"/>
              </w:rPr>
            </w:pPr>
            <w:ins w:id="126" w:author="Alhabibi, Haider@Energy" w:date="2022-01-25T16:25:00Z">
              <w:r w:rsidRPr="007B2CC9">
                <w:rPr>
                  <w:rFonts w:cstheme="minorHAnsi"/>
                  <w:sz w:val="18"/>
                  <w:szCs w:val="20"/>
                </w:rPr>
                <w:t>Compact Distribution</w:t>
              </w:r>
            </w:ins>
          </w:p>
        </w:tc>
      </w:tr>
      <w:tr w:rsidR="00614D5B" w:rsidRPr="007B2CC9" w14:paraId="3971C247" w14:textId="77777777" w:rsidTr="00E02C5F">
        <w:trPr>
          <w:trHeight w:val="226"/>
          <w:ins w:id="127" w:author="Alhabibi, Haider@Energy" w:date="2022-01-25T16:25:00Z"/>
        </w:trPr>
        <w:tc>
          <w:tcPr>
            <w:tcW w:w="1260" w:type="dxa"/>
          </w:tcPr>
          <w:p w14:paraId="7E37E4B5" w14:textId="77777777" w:rsidR="00614D5B" w:rsidRPr="007B2CC9" w:rsidRDefault="00614D5B" w:rsidP="00E40C70">
            <w:pPr>
              <w:spacing w:after="0" w:line="240" w:lineRule="auto"/>
              <w:rPr>
                <w:ins w:id="128" w:author="Alhabibi, Haider@Energy" w:date="2022-01-25T16:25:00Z"/>
                <w:rFonts w:cstheme="minorHAnsi"/>
                <w:sz w:val="20"/>
                <w:szCs w:val="20"/>
              </w:rPr>
            </w:pPr>
          </w:p>
        </w:tc>
        <w:tc>
          <w:tcPr>
            <w:tcW w:w="990" w:type="dxa"/>
          </w:tcPr>
          <w:p w14:paraId="414E01D1" w14:textId="77777777" w:rsidR="00614D5B" w:rsidRPr="007B2CC9" w:rsidRDefault="00614D5B" w:rsidP="00E40C70">
            <w:pPr>
              <w:spacing w:after="0" w:line="240" w:lineRule="auto"/>
              <w:rPr>
                <w:ins w:id="129" w:author="Alhabibi, Haider@Energy" w:date="2022-01-25T16:25:00Z"/>
                <w:rFonts w:cstheme="minorHAnsi"/>
                <w:sz w:val="20"/>
                <w:szCs w:val="20"/>
              </w:rPr>
            </w:pPr>
          </w:p>
        </w:tc>
        <w:tc>
          <w:tcPr>
            <w:tcW w:w="1380" w:type="dxa"/>
          </w:tcPr>
          <w:p w14:paraId="68A897C0" w14:textId="77777777" w:rsidR="00614D5B" w:rsidRPr="007B2CC9" w:rsidRDefault="00614D5B" w:rsidP="00E40C70">
            <w:pPr>
              <w:spacing w:after="0" w:line="240" w:lineRule="auto"/>
              <w:rPr>
                <w:ins w:id="130" w:author="Alhabibi, Haider@Energy" w:date="2022-01-25T16:25:00Z"/>
                <w:rFonts w:cstheme="minorHAnsi"/>
                <w:sz w:val="20"/>
                <w:szCs w:val="20"/>
              </w:rPr>
            </w:pPr>
          </w:p>
        </w:tc>
        <w:tc>
          <w:tcPr>
            <w:tcW w:w="1230" w:type="dxa"/>
          </w:tcPr>
          <w:p w14:paraId="26D27F03" w14:textId="77777777" w:rsidR="00614D5B" w:rsidRPr="007B2CC9" w:rsidRDefault="00614D5B" w:rsidP="00E40C70">
            <w:pPr>
              <w:spacing w:after="0" w:line="240" w:lineRule="auto"/>
              <w:rPr>
                <w:ins w:id="131" w:author="Alhabibi, Haider@Energy" w:date="2022-01-25T16:25:00Z"/>
                <w:rFonts w:cstheme="minorHAnsi"/>
                <w:sz w:val="20"/>
                <w:szCs w:val="20"/>
              </w:rPr>
            </w:pPr>
          </w:p>
        </w:tc>
        <w:tc>
          <w:tcPr>
            <w:tcW w:w="1260" w:type="dxa"/>
          </w:tcPr>
          <w:p w14:paraId="745F5CE5" w14:textId="77777777" w:rsidR="00614D5B" w:rsidRPr="007B2CC9" w:rsidRDefault="00614D5B" w:rsidP="00E40C70">
            <w:pPr>
              <w:spacing w:after="0" w:line="240" w:lineRule="auto"/>
              <w:rPr>
                <w:ins w:id="132" w:author="Alhabibi, Haider@Energy" w:date="2022-01-25T16:25:00Z"/>
                <w:rFonts w:cstheme="minorHAnsi"/>
                <w:sz w:val="20"/>
                <w:szCs w:val="20"/>
              </w:rPr>
            </w:pPr>
          </w:p>
        </w:tc>
        <w:tc>
          <w:tcPr>
            <w:tcW w:w="1350" w:type="dxa"/>
          </w:tcPr>
          <w:p w14:paraId="097BAFFC" w14:textId="77777777" w:rsidR="00614D5B" w:rsidRPr="007B2CC9" w:rsidRDefault="00614D5B" w:rsidP="00E40C70">
            <w:pPr>
              <w:spacing w:after="0" w:line="240" w:lineRule="auto"/>
              <w:rPr>
                <w:ins w:id="133" w:author="Alhabibi, Haider@Energy" w:date="2022-01-25T16:25:00Z"/>
                <w:rFonts w:cstheme="minorHAnsi"/>
                <w:sz w:val="20"/>
                <w:szCs w:val="20"/>
              </w:rPr>
            </w:pPr>
          </w:p>
        </w:tc>
        <w:tc>
          <w:tcPr>
            <w:tcW w:w="1584" w:type="dxa"/>
          </w:tcPr>
          <w:p w14:paraId="691B1483" w14:textId="77777777" w:rsidR="00614D5B" w:rsidRPr="007B2CC9" w:rsidRDefault="00614D5B" w:rsidP="00E40C70">
            <w:pPr>
              <w:spacing w:after="0" w:line="240" w:lineRule="auto"/>
              <w:rPr>
                <w:ins w:id="134" w:author="Alhabibi, Haider@Energy" w:date="2022-01-25T16:25:00Z"/>
                <w:rFonts w:cstheme="minorHAnsi"/>
                <w:sz w:val="20"/>
                <w:szCs w:val="20"/>
              </w:rPr>
            </w:pPr>
          </w:p>
        </w:tc>
        <w:tc>
          <w:tcPr>
            <w:tcW w:w="1926" w:type="dxa"/>
          </w:tcPr>
          <w:p w14:paraId="4EEEC7BF" w14:textId="77777777" w:rsidR="00614D5B" w:rsidRPr="007B2CC9" w:rsidRDefault="00614D5B" w:rsidP="00E40C70">
            <w:pPr>
              <w:spacing w:after="0" w:line="240" w:lineRule="auto"/>
              <w:rPr>
                <w:ins w:id="135" w:author="Alhabibi, Haider@Energy" w:date="2022-01-25T16:25:00Z"/>
                <w:rFonts w:cstheme="minorHAnsi"/>
                <w:sz w:val="20"/>
                <w:szCs w:val="20"/>
              </w:rPr>
            </w:pPr>
          </w:p>
        </w:tc>
      </w:tr>
      <w:tr w:rsidR="00614D5B" w:rsidRPr="007B2CC9" w14:paraId="2D79A802" w14:textId="77777777" w:rsidTr="00E02C5F">
        <w:trPr>
          <w:trHeight w:val="226"/>
          <w:ins w:id="136" w:author="Alhabibi, Haider@Energy" w:date="2022-01-25T16:25:00Z"/>
        </w:trPr>
        <w:tc>
          <w:tcPr>
            <w:tcW w:w="1260" w:type="dxa"/>
          </w:tcPr>
          <w:p w14:paraId="5C36FA1A" w14:textId="77777777" w:rsidR="00614D5B" w:rsidRPr="007B2CC9" w:rsidRDefault="00614D5B" w:rsidP="00E40C70">
            <w:pPr>
              <w:spacing w:after="0" w:line="240" w:lineRule="auto"/>
              <w:rPr>
                <w:ins w:id="137" w:author="Alhabibi, Haider@Energy" w:date="2022-01-25T16:25:00Z"/>
                <w:rFonts w:cstheme="minorHAnsi"/>
                <w:sz w:val="20"/>
                <w:szCs w:val="20"/>
              </w:rPr>
            </w:pPr>
          </w:p>
        </w:tc>
        <w:tc>
          <w:tcPr>
            <w:tcW w:w="990" w:type="dxa"/>
          </w:tcPr>
          <w:p w14:paraId="4425AF41" w14:textId="77777777" w:rsidR="00614D5B" w:rsidRPr="007B2CC9" w:rsidRDefault="00614D5B" w:rsidP="00E40C70">
            <w:pPr>
              <w:spacing w:after="0" w:line="240" w:lineRule="auto"/>
              <w:rPr>
                <w:ins w:id="138" w:author="Alhabibi, Haider@Energy" w:date="2022-01-25T16:25:00Z"/>
                <w:rFonts w:cstheme="minorHAnsi"/>
                <w:sz w:val="20"/>
                <w:szCs w:val="20"/>
              </w:rPr>
            </w:pPr>
          </w:p>
        </w:tc>
        <w:tc>
          <w:tcPr>
            <w:tcW w:w="1380" w:type="dxa"/>
          </w:tcPr>
          <w:p w14:paraId="74C13B75" w14:textId="77777777" w:rsidR="00614D5B" w:rsidRPr="007B2CC9" w:rsidRDefault="00614D5B" w:rsidP="00E40C70">
            <w:pPr>
              <w:spacing w:after="0" w:line="240" w:lineRule="auto"/>
              <w:rPr>
                <w:ins w:id="139" w:author="Alhabibi, Haider@Energy" w:date="2022-01-25T16:25:00Z"/>
                <w:rFonts w:cstheme="minorHAnsi"/>
                <w:sz w:val="20"/>
                <w:szCs w:val="20"/>
              </w:rPr>
            </w:pPr>
          </w:p>
        </w:tc>
        <w:tc>
          <w:tcPr>
            <w:tcW w:w="1230" w:type="dxa"/>
          </w:tcPr>
          <w:p w14:paraId="3412F875" w14:textId="77777777" w:rsidR="00614D5B" w:rsidRPr="007B2CC9" w:rsidRDefault="00614D5B" w:rsidP="00E40C70">
            <w:pPr>
              <w:spacing w:after="0" w:line="240" w:lineRule="auto"/>
              <w:rPr>
                <w:ins w:id="140" w:author="Alhabibi, Haider@Energy" w:date="2022-01-25T16:25:00Z"/>
                <w:rFonts w:cstheme="minorHAnsi"/>
                <w:sz w:val="20"/>
                <w:szCs w:val="20"/>
              </w:rPr>
            </w:pPr>
          </w:p>
        </w:tc>
        <w:tc>
          <w:tcPr>
            <w:tcW w:w="1260" w:type="dxa"/>
          </w:tcPr>
          <w:p w14:paraId="56D26B35" w14:textId="77777777" w:rsidR="00614D5B" w:rsidRPr="007B2CC9" w:rsidRDefault="00614D5B" w:rsidP="00E40C70">
            <w:pPr>
              <w:spacing w:after="0" w:line="240" w:lineRule="auto"/>
              <w:rPr>
                <w:ins w:id="141" w:author="Alhabibi, Haider@Energy" w:date="2022-01-25T16:25:00Z"/>
                <w:rFonts w:cstheme="minorHAnsi"/>
                <w:sz w:val="20"/>
                <w:szCs w:val="20"/>
              </w:rPr>
            </w:pPr>
          </w:p>
        </w:tc>
        <w:tc>
          <w:tcPr>
            <w:tcW w:w="1350" w:type="dxa"/>
          </w:tcPr>
          <w:p w14:paraId="6167ADC3" w14:textId="77777777" w:rsidR="00614D5B" w:rsidRPr="007B2CC9" w:rsidRDefault="00614D5B" w:rsidP="00E40C70">
            <w:pPr>
              <w:spacing w:after="0" w:line="240" w:lineRule="auto"/>
              <w:rPr>
                <w:ins w:id="142" w:author="Alhabibi, Haider@Energy" w:date="2022-01-25T16:25:00Z"/>
                <w:rFonts w:cstheme="minorHAnsi"/>
                <w:sz w:val="20"/>
                <w:szCs w:val="20"/>
              </w:rPr>
            </w:pPr>
          </w:p>
        </w:tc>
        <w:tc>
          <w:tcPr>
            <w:tcW w:w="1584" w:type="dxa"/>
          </w:tcPr>
          <w:p w14:paraId="6182060D" w14:textId="77777777" w:rsidR="00614D5B" w:rsidRPr="007B2CC9" w:rsidRDefault="00614D5B" w:rsidP="00E40C70">
            <w:pPr>
              <w:spacing w:after="0" w:line="240" w:lineRule="auto"/>
              <w:rPr>
                <w:ins w:id="143" w:author="Alhabibi, Haider@Energy" w:date="2022-01-25T16:25:00Z"/>
                <w:rFonts w:cstheme="minorHAnsi"/>
                <w:sz w:val="20"/>
                <w:szCs w:val="20"/>
              </w:rPr>
            </w:pPr>
          </w:p>
        </w:tc>
        <w:tc>
          <w:tcPr>
            <w:tcW w:w="1926" w:type="dxa"/>
          </w:tcPr>
          <w:p w14:paraId="542F165C" w14:textId="77777777" w:rsidR="00614D5B" w:rsidRPr="007B2CC9" w:rsidRDefault="00614D5B" w:rsidP="00E40C70">
            <w:pPr>
              <w:spacing w:after="0" w:line="240" w:lineRule="auto"/>
              <w:rPr>
                <w:ins w:id="144" w:author="Alhabibi, Haider@Energy" w:date="2022-01-25T16:25:00Z"/>
                <w:rFonts w:cstheme="minorHAnsi"/>
                <w:sz w:val="20"/>
                <w:szCs w:val="20"/>
              </w:rPr>
            </w:pPr>
          </w:p>
        </w:tc>
      </w:tr>
    </w:tbl>
    <w:p w14:paraId="5205E72B" w14:textId="2D5A4A91" w:rsidR="007C69DF" w:rsidRDefault="007C69DF" w:rsidP="007C69DF">
      <w:pPr>
        <w:spacing w:after="0" w:line="240" w:lineRule="auto"/>
        <w:ind w:left="-180"/>
        <w:rPr>
          <w:ins w:id="145" w:author="Alhabibi, Haider@Energy" w:date="2022-01-25T13:28:00Z"/>
          <w:rFonts w:asciiTheme="minorHAnsi" w:hAnsiTheme="minorHAnsi" w:cstheme="minorHAnsi"/>
          <w:sz w:val="18"/>
          <w:szCs w:val="18"/>
        </w:rPr>
      </w:pPr>
    </w:p>
    <w:p w14:paraId="0B83EB8C" w14:textId="77777777" w:rsidR="009070C1" w:rsidRDefault="009070C1" w:rsidP="007C69DF">
      <w:pPr>
        <w:spacing w:after="0" w:line="240" w:lineRule="auto"/>
        <w:ind w:left="-180"/>
        <w:rPr>
          <w:ins w:id="146" w:author="Alhabibi, Haider@Energy" w:date="2021-12-12T22:08:00Z"/>
          <w:rFonts w:asciiTheme="minorHAnsi" w:hAnsiTheme="minorHAnsi" w:cstheme="minorHAnsi"/>
          <w:sz w:val="18"/>
          <w:szCs w:val="18"/>
        </w:rPr>
      </w:pPr>
    </w:p>
    <w:p w14:paraId="07DC19FB" w14:textId="755B9264" w:rsidR="001C4BC8" w:rsidRDefault="001C4BC8" w:rsidP="00D879CA">
      <w:pPr>
        <w:spacing w:after="0" w:line="240" w:lineRule="auto"/>
        <w:rPr>
          <w:ins w:id="147" w:author="Alhabibi, Haider@Energy" w:date="2021-12-12T22:08:00Z"/>
          <w:rFonts w:asciiTheme="minorHAnsi" w:hAnsiTheme="minorHAnsi" w:cstheme="minorHAnsi"/>
          <w:sz w:val="18"/>
          <w:szCs w:val="18"/>
        </w:rPr>
      </w:pPr>
    </w:p>
    <w:p w14:paraId="550BF73E" w14:textId="0C4CCBD8" w:rsidR="001C4BC8" w:rsidRDefault="001C4BC8" w:rsidP="00D879CA">
      <w:pPr>
        <w:spacing w:after="0" w:line="240" w:lineRule="auto"/>
        <w:rPr>
          <w:ins w:id="148" w:author="Alhabibi, Haider@Energy" w:date="2021-12-12T22:08:00Z"/>
          <w:rFonts w:asciiTheme="minorHAnsi" w:hAnsiTheme="minorHAnsi" w:cstheme="minorHAnsi"/>
          <w:sz w:val="18"/>
          <w:szCs w:val="18"/>
        </w:rPr>
      </w:pPr>
    </w:p>
    <w:p w14:paraId="7934E552" w14:textId="77777777" w:rsidR="007867D1" w:rsidRDefault="007867D1" w:rsidP="00D879CA">
      <w:pPr>
        <w:spacing w:after="0" w:line="240" w:lineRule="auto"/>
        <w:rPr>
          <w:rFonts w:asciiTheme="minorHAnsi" w:hAnsiTheme="minorHAnsi" w:cstheme="minorHAnsi"/>
          <w:sz w:val="18"/>
          <w:szCs w:val="18"/>
        </w:rPr>
      </w:pPr>
    </w:p>
    <w:tbl>
      <w:tblPr>
        <w:tblW w:w="4984" w:type="pct"/>
        <w:tblInd w:w="18" w:type="dxa"/>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529"/>
        <w:gridCol w:w="1181"/>
        <w:gridCol w:w="1181"/>
        <w:gridCol w:w="1181"/>
        <w:gridCol w:w="1181"/>
        <w:gridCol w:w="1383"/>
        <w:gridCol w:w="3119"/>
      </w:tblGrid>
      <w:tr w:rsidR="007A73AF" w:rsidRPr="009E01FE" w14:paraId="40BDA61B" w14:textId="40EEB287" w:rsidTr="00236F4B">
        <w:trPr>
          <w:cantSplit/>
          <w:trHeight w:val="144"/>
        </w:trPr>
        <w:tc>
          <w:tcPr>
            <w:tcW w:w="5000" w:type="pct"/>
            <w:gridSpan w:val="7"/>
            <w:tcBorders>
              <w:top w:val="single" w:sz="4" w:space="0" w:color="auto"/>
              <w:left w:val="single" w:sz="4" w:space="0" w:color="auto"/>
              <w:bottom w:val="single" w:sz="4" w:space="0" w:color="auto"/>
              <w:right w:val="single" w:sz="4" w:space="0" w:color="auto"/>
            </w:tcBorders>
          </w:tcPr>
          <w:p w14:paraId="16FAF02F" w14:textId="1312CA83" w:rsidR="007A73AF" w:rsidRPr="00B33DFF" w:rsidRDefault="007A73AF"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bookmarkStart w:id="149" w:name="_Hlk94016759"/>
            <w:r>
              <w:rPr>
                <w:rFonts w:asciiTheme="minorHAnsi" w:hAnsiTheme="minorHAnsi" w:cstheme="minorHAnsi"/>
                <w:b/>
                <w:sz w:val="20"/>
                <w:szCs w:val="20"/>
              </w:rPr>
              <w:t>C</w:t>
            </w:r>
            <w:r w:rsidRPr="008733ED">
              <w:rPr>
                <w:rFonts w:asciiTheme="minorHAnsi" w:hAnsiTheme="minorHAnsi" w:cstheme="minorHAnsi"/>
                <w:b/>
                <w:sz w:val="20"/>
                <w:szCs w:val="20"/>
              </w:rPr>
              <w:t xml:space="preserve">. Design </w:t>
            </w:r>
            <w:r w:rsidR="00C549BD">
              <w:rPr>
                <w:rFonts w:asciiTheme="minorHAnsi" w:hAnsiTheme="minorHAnsi" w:cstheme="minorHAnsi"/>
                <w:b/>
                <w:sz w:val="20"/>
                <w:szCs w:val="20"/>
              </w:rPr>
              <w:t xml:space="preserve">HERS Verified </w:t>
            </w:r>
            <w:r w:rsidRPr="008733ED">
              <w:rPr>
                <w:rFonts w:asciiTheme="minorHAnsi" w:hAnsiTheme="minorHAnsi" w:cstheme="minorHAnsi"/>
                <w:b/>
                <w:sz w:val="20"/>
                <w:szCs w:val="20"/>
              </w:rPr>
              <w:t xml:space="preserve">Dwelling Unit Water Heating Efficiency Information </w:t>
            </w:r>
          </w:p>
          <w:p w14:paraId="33DD02B5" w14:textId="7D9E18A4" w:rsidR="007A73AF" w:rsidRPr="008733ED" w:rsidRDefault="007A73AF"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236F4B">
              <w:rPr>
                <w:rFonts w:asciiTheme="minorHAnsi" w:eastAsia="Times New Roman" w:hAnsiTheme="minorHAnsi" w:cstheme="minorHAnsi"/>
                <w:sz w:val="18"/>
                <w:szCs w:val="20"/>
              </w:rPr>
              <w:t xml:space="preserve">This table reports the water heater(s) efficiency features specified on the registered </w:t>
            </w:r>
            <w:del w:id="150" w:author="Tam, Danny@Energy" w:date="2022-02-28T15:09:00Z">
              <w:r w:rsidRPr="00236F4B" w:rsidDel="00FF4E23">
                <w:rPr>
                  <w:rFonts w:asciiTheme="minorHAnsi" w:eastAsia="Times New Roman" w:hAnsiTheme="minorHAnsi" w:cstheme="minorHAnsi"/>
                  <w:sz w:val="18"/>
                  <w:szCs w:val="20"/>
                </w:rPr>
                <w:delText>CF1R</w:delText>
              </w:r>
            </w:del>
            <w:ins w:id="151" w:author="Tam, Danny@Energy" w:date="2022-02-28T15:09:00Z">
              <w:r w:rsidR="00FF4E23">
                <w:rPr>
                  <w:rFonts w:asciiTheme="minorHAnsi" w:eastAsia="Times New Roman" w:hAnsiTheme="minorHAnsi" w:cstheme="minorHAnsi"/>
                  <w:sz w:val="18"/>
                  <w:szCs w:val="20"/>
                </w:rPr>
                <w:t>NRCC</w:t>
              </w:r>
            </w:ins>
            <w:r w:rsidRPr="00236F4B">
              <w:rPr>
                <w:rFonts w:asciiTheme="minorHAnsi" w:eastAsia="Times New Roman" w:hAnsiTheme="minorHAnsi" w:cstheme="minorHAnsi"/>
                <w:sz w:val="18"/>
                <w:szCs w:val="20"/>
              </w:rPr>
              <w:t xml:space="preserve"> compliance document for this project. (Not needed for central systems)</w:t>
            </w:r>
          </w:p>
        </w:tc>
      </w:tr>
      <w:tr w:rsidR="007A73AF" w:rsidRPr="009E01FE" w14:paraId="6B676368" w14:textId="7066483F" w:rsidTr="007A73AF">
        <w:trPr>
          <w:cantSplit/>
          <w:trHeight w:val="144"/>
        </w:trPr>
        <w:tc>
          <w:tcPr>
            <w:tcW w:w="711" w:type="pct"/>
            <w:tcBorders>
              <w:top w:val="single" w:sz="4" w:space="0" w:color="auto"/>
              <w:left w:val="single" w:sz="4" w:space="0" w:color="auto"/>
              <w:bottom w:val="single" w:sz="4" w:space="0" w:color="auto"/>
              <w:right w:val="single" w:sz="4" w:space="0" w:color="auto"/>
            </w:tcBorders>
            <w:vAlign w:val="center"/>
          </w:tcPr>
          <w:p w14:paraId="469A372B" w14:textId="2043B3DF"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01</w:t>
            </w:r>
          </w:p>
        </w:tc>
        <w:tc>
          <w:tcPr>
            <w:tcW w:w="549" w:type="pct"/>
            <w:tcBorders>
              <w:top w:val="single" w:sz="4" w:space="0" w:color="auto"/>
              <w:left w:val="single" w:sz="4" w:space="0" w:color="auto"/>
              <w:bottom w:val="single" w:sz="4" w:space="0" w:color="auto"/>
              <w:right w:val="single" w:sz="4" w:space="0" w:color="auto"/>
            </w:tcBorders>
            <w:vAlign w:val="center"/>
          </w:tcPr>
          <w:p w14:paraId="254352E6" w14:textId="605828C8"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02</w:t>
            </w:r>
          </w:p>
        </w:tc>
        <w:tc>
          <w:tcPr>
            <w:tcW w:w="549" w:type="pct"/>
            <w:tcBorders>
              <w:top w:val="single" w:sz="4" w:space="0" w:color="auto"/>
              <w:left w:val="single" w:sz="4" w:space="0" w:color="auto"/>
              <w:bottom w:val="single" w:sz="4" w:space="0" w:color="auto"/>
              <w:right w:val="single" w:sz="4" w:space="0" w:color="auto"/>
            </w:tcBorders>
            <w:vAlign w:val="center"/>
          </w:tcPr>
          <w:p w14:paraId="22D01913" w14:textId="31217865"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03</w:t>
            </w:r>
          </w:p>
        </w:tc>
        <w:tc>
          <w:tcPr>
            <w:tcW w:w="549" w:type="pct"/>
            <w:tcBorders>
              <w:top w:val="single" w:sz="4" w:space="0" w:color="auto"/>
              <w:left w:val="single" w:sz="4" w:space="0" w:color="auto"/>
              <w:bottom w:val="single" w:sz="4" w:space="0" w:color="auto"/>
              <w:right w:val="single" w:sz="4" w:space="0" w:color="auto"/>
            </w:tcBorders>
            <w:vAlign w:val="center"/>
          </w:tcPr>
          <w:p w14:paraId="245EA760" w14:textId="6C147835"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236F4B">
              <w:rPr>
                <w:rFonts w:asciiTheme="minorHAnsi" w:eastAsia="Times New Roman" w:hAnsiTheme="minorHAnsi" w:cstheme="minorHAnsi"/>
                <w:sz w:val="18"/>
                <w:szCs w:val="20"/>
              </w:rPr>
              <w:t>04</w:t>
            </w:r>
          </w:p>
        </w:tc>
        <w:tc>
          <w:tcPr>
            <w:tcW w:w="549" w:type="pct"/>
            <w:tcBorders>
              <w:top w:val="single" w:sz="4" w:space="0" w:color="auto"/>
              <w:left w:val="single" w:sz="4" w:space="0" w:color="auto"/>
              <w:bottom w:val="single" w:sz="4" w:space="0" w:color="auto"/>
              <w:right w:val="single" w:sz="4" w:space="0" w:color="auto"/>
            </w:tcBorders>
            <w:vAlign w:val="center"/>
          </w:tcPr>
          <w:p w14:paraId="5E47CD90" w14:textId="685467F6"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236F4B">
              <w:rPr>
                <w:rFonts w:asciiTheme="minorHAnsi" w:eastAsia="Times New Roman" w:hAnsiTheme="minorHAnsi" w:cstheme="minorHAnsi"/>
                <w:sz w:val="18"/>
                <w:szCs w:val="20"/>
              </w:rPr>
              <w:t>05</w:t>
            </w:r>
          </w:p>
        </w:tc>
        <w:tc>
          <w:tcPr>
            <w:tcW w:w="643" w:type="pct"/>
            <w:tcBorders>
              <w:top w:val="single" w:sz="4" w:space="0" w:color="auto"/>
              <w:left w:val="single" w:sz="4" w:space="0" w:color="auto"/>
              <w:bottom w:val="single" w:sz="4" w:space="0" w:color="auto"/>
              <w:right w:val="single" w:sz="4" w:space="0" w:color="auto"/>
            </w:tcBorders>
          </w:tcPr>
          <w:p w14:paraId="03A5F64B" w14:textId="092538FD"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06</w:t>
            </w:r>
          </w:p>
        </w:tc>
        <w:tc>
          <w:tcPr>
            <w:tcW w:w="1450" w:type="pct"/>
            <w:tcBorders>
              <w:top w:val="single" w:sz="4" w:space="0" w:color="auto"/>
              <w:left w:val="single" w:sz="4" w:space="0" w:color="auto"/>
              <w:bottom w:val="single" w:sz="4" w:space="0" w:color="auto"/>
              <w:right w:val="single" w:sz="4" w:space="0" w:color="auto"/>
            </w:tcBorders>
            <w:vAlign w:val="center"/>
          </w:tcPr>
          <w:p w14:paraId="10E63AB8" w14:textId="7407F59C"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236F4B">
              <w:rPr>
                <w:rFonts w:asciiTheme="minorHAnsi" w:eastAsia="Times New Roman" w:hAnsiTheme="minorHAnsi" w:cstheme="minorHAnsi"/>
                <w:sz w:val="18"/>
                <w:szCs w:val="20"/>
              </w:rPr>
              <w:t>07</w:t>
            </w:r>
          </w:p>
        </w:tc>
      </w:tr>
      <w:tr w:rsidR="007A73AF" w:rsidRPr="009E01FE" w14:paraId="290A51D1" w14:textId="61ECC085" w:rsidTr="007A73AF">
        <w:trPr>
          <w:cantSplit/>
          <w:trHeight w:val="144"/>
        </w:trPr>
        <w:tc>
          <w:tcPr>
            <w:tcW w:w="711" w:type="pct"/>
            <w:tcBorders>
              <w:top w:val="single" w:sz="4" w:space="0" w:color="auto"/>
              <w:left w:val="single" w:sz="4" w:space="0" w:color="auto"/>
              <w:bottom w:val="single" w:sz="4" w:space="0" w:color="auto"/>
              <w:right w:val="single" w:sz="4" w:space="0" w:color="auto"/>
            </w:tcBorders>
            <w:vAlign w:val="bottom"/>
          </w:tcPr>
          <w:p w14:paraId="785D8051" w14:textId="1EEE8C5B"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Heating System ID or Name</w:t>
            </w:r>
          </w:p>
        </w:tc>
        <w:tc>
          <w:tcPr>
            <w:tcW w:w="549" w:type="pct"/>
            <w:tcBorders>
              <w:top w:val="single" w:sz="4" w:space="0" w:color="auto"/>
              <w:left w:val="single" w:sz="4" w:space="0" w:color="auto"/>
              <w:bottom w:val="single" w:sz="4" w:space="0" w:color="auto"/>
              <w:right w:val="single" w:sz="4" w:space="0" w:color="auto"/>
            </w:tcBorders>
            <w:vAlign w:val="bottom"/>
          </w:tcPr>
          <w:p w14:paraId="3610A73A" w14:textId="408B2F17"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Heating Efficiency Type</w:t>
            </w:r>
          </w:p>
        </w:tc>
        <w:tc>
          <w:tcPr>
            <w:tcW w:w="549" w:type="pct"/>
            <w:tcBorders>
              <w:top w:val="single" w:sz="4" w:space="0" w:color="auto"/>
              <w:left w:val="single" w:sz="4" w:space="0" w:color="auto"/>
              <w:bottom w:val="single" w:sz="4" w:space="0" w:color="auto"/>
              <w:right w:val="single" w:sz="4" w:space="0" w:color="auto"/>
            </w:tcBorders>
            <w:vAlign w:val="bottom"/>
          </w:tcPr>
          <w:p w14:paraId="37EC2307" w14:textId="369A4964"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Heating Efficiency Value</w:t>
            </w:r>
          </w:p>
        </w:tc>
        <w:tc>
          <w:tcPr>
            <w:tcW w:w="549" w:type="pct"/>
            <w:tcBorders>
              <w:top w:val="single" w:sz="4" w:space="0" w:color="auto"/>
              <w:left w:val="single" w:sz="4" w:space="0" w:color="auto"/>
              <w:bottom w:val="single" w:sz="4" w:space="0" w:color="auto"/>
              <w:right w:val="single" w:sz="4" w:space="0" w:color="auto"/>
            </w:tcBorders>
            <w:vAlign w:val="bottom"/>
          </w:tcPr>
          <w:p w14:paraId="79089DE7" w14:textId="32EC24D6"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Standby Loss </w:t>
            </w:r>
          </w:p>
          <w:p w14:paraId="5A9EA95E" w14:textId="57FE5878"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t>
            </w:r>
          </w:p>
        </w:tc>
        <w:tc>
          <w:tcPr>
            <w:tcW w:w="549" w:type="pct"/>
            <w:tcBorders>
              <w:top w:val="single" w:sz="4" w:space="0" w:color="auto"/>
              <w:left w:val="single" w:sz="4" w:space="0" w:color="auto"/>
              <w:bottom w:val="single" w:sz="4" w:space="0" w:color="auto"/>
              <w:right w:val="single" w:sz="4" w:space="0" w:color="auto"/>
            </w:tcBorders>
            <w:vAlign w:val="bottom"/>
          </w:tcPr>
          <w:p w14:paraId="13D45E22" w14:textId="794E4678"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Exterior Insulation </w:t>
            </w:r>
          </w:p>
          <w:p w14:paraId="552BEFCE" w14:textId="5394D6F3"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R-Value</w:t>
            </w:r>
          </w:p>
        </w:tc>
        <w:tc>
          <w:tcPr>
            <w:tcW w:w="643" w:type="pct"/>
            <w:tcBorders>
              <w:top w:val="single" w:sz="4" w:space="0" w:color="auto"/>
              <w:left w:val="single" w:sz="4" w:space="0" w:color="auto"/>
              <w:bottom w:val="single" w:sz="4" w:space="0" w:color="auto"/>
              <w:right w:val="single" w:sz="4" w:space="0" w:color="auto"/>
            </w:tcBorders>
            <w:vAlign w:val="bottom"/>
          </w:tcPr>
          <w:p w14:paraId="119B872F" w14:textId="7F018140"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Heater Storage</w:t>
            </w:r>
          </w:p>
          <w:p w14:paraId="169DC548" w14:textId="1006FC93"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Volume (gal)</w:t>
            </w:r>
          </w:p>
        </w:tc>
        <w:tc>
          <w:tcPr>
            <w:tcW w:w="1450" w:type="pct"/>
            <w:tcBorders>
              <w:top w:val="single" w:sz="4" w:space="0" w:color="auto"/>
              <w:left w:val="single" w:sz="4" w:space="0" w:color="auto"/>
              <w:bottom w:val="single" w:sz="4" w:space="0" w:color="auto"/>
              <w:right w:val="single" w:sz="4" w:space="0" w:color="auto"/>
            </w:tcBorders>
            <w:vAlign w:val="bottom"/>
          </w:tcPr>
          <w:p w14:paraId="3DA61F44" w14:textId="77145423" w:rsidR="007A73AF" w:rsidRPr="00236F4B" w:rsidRDefault="007A73AF" w:rsidP="00293E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Tank </w:t>
            </w:r>
            <w:r w:rsidR="00293EE6">
              <w:rPr>
                <w:rFonts w:asciiTheme="minorHAnsi" w:eastAsia="Times New Roman" w:hAnsiTheme="minorHAnsi" w:cstheme="minorHAnsi"/>
                <w:sz w:val="18"/>
                <w:szCs w:val="20"/>
              </w:rPr>
              <w:t>L</w:t>
            </w:r>
            <w:r w:rsidRPr="00236F4B">
              <w:rPr>
                <w:rFonts w:asciiTheme="minorHAnsi" w:eastAsia="Times New Roman" w:hAnsiTheme="minorHAnsi" w:cstheme="minorHAnsi"/>
                <w:sz w:val="18"/>
                <w:szCs w:val="20"/>
              </w:rPr>
              <w:t>ocation</w:t>
            </w:r>
          </w:p>
        </w:tc>
      </w:tr>
      <w:tr w:rsidR="007A73AF" w:rsidRPr="009E01FE" w14:paraId="25F4FB53" w14:textId="408D959C" w:rsidTr="007A73AF">
        <w:trPr>
          <w:cantSplit/>
          <w:trHeight w:val="144"/>
        </w:trPr>
        <w:tc>
          <w:tcPr>
            <w:tcW w:w="711" w:type="pct"/>
            <w:tcBorders>
              <w:top w:val="single" w:sz="4" w:space="0" w:color="auto"/>
              <w:left w:val="single" w:sz="4" w:space="0" w:color="auto"/>
              <w:bottom w:val="single" w:sz="4" w:space="0" w:color="auto"/>
              <w:right w:val="single" w:sz="4" w:space="0" w:color="auto"/>
            </w:tcBorders>
            <w:vAlign w:val="center"/>
          </w:tcPr>
          <w:p w14:paraId="0BF177CD" w14:textId="52A28741"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498DA1C7" w14:textId="402BB9C1"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598432DF" w14:textId="6882059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3FA07E36" w14:textId="5F1D61F2"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0B16B85C" w14:textId="054376EE"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43" w:type="pct"/>
            <w:tcBorders>
              <w:top w:val="single" w:sz="4" w:space="0" w:color="auto"/>
              <w:left w:val="single" w:sz="4" w:space="0" w:color="auto"/>
              <w:bottom w:val="single" w:sz="4" w:space="0" w:color="auto"/>
              <w:right w:val="single" w:sz="4" w:space="0" w:color="auto"/>
            </w:tcBorders>
          </w:tcPr>
          <w:p w14:paraId="01AB53A1" w14:textId="08363F2A" w:rsidR="007A73AF" w:rsidRPr="008C7B3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450" w:type="pct"/>
            <w:tcBorders>
              <w:top w:val="single" w:sz="4" w:space="0" w:color="auto"/>
              <w:left w:val="single" w:sz="4" w:space="0" w:color="auto"/>
              <w:bottom w:val="single" w:sz="4" w:space="0" w:color="auto"/>
              <w:right w:val="single" w:sz="4" w:space="0" w:color="auto"/>
            </w:tcBorders>
            <w:vAlign w:val="center"/>
          </w:tcPr>
          <w:p w14:paraId="24B3EF6D" w14:textId="2421D24D"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7A73AF" w:rsidRPr="009E01FE" w14:paraId="6972E575" w14:textId="71E6A389" w:rsidTr="007A73AF">
        <w:trPr>
          <w:cantSplit/>
          <w:trHeight w:val="144"/>
        </w:trPr>
        <w:tc>
          <w:tcPr>
            <w:tcW w:w="711" w:type="pct"/>
            <w:tcBorders>
              <w:top w:val="single" w:sz="4" w:space="0" w:color="auto"/>
              <w:left w:val="single" w:sz="4" w:space="0" w:color="auto"/>
              <w:bottom w:val="single" w:sz="4" w:space="0" w:color="auto"/>
              <w:right w:val="single" w:sz="4" w:space="0" w:color="auto"/>
            </w:tcBorders>
            <w:vAlign w:val="center"/>
          </w:tcPr>
          <w:p w14:paraId="425A57A6" w14:textId="12B16002"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1EE1537F" w14:textId="39BCFA81"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454D00F5" w14:textId="21E2EF2C"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362A9E55" w14:textId="19FE2954"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1C08E8DD" w14:textId="468433C9"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43" w:type="pct"/>
            <w:tcBorders>
              <w:top w:val="single" w:sz="4" w:space="0" w:color="auto"/>
              <w:left w:val="single" w:sz="4" w:space="0" w:color="auto"/>
              <w:bottom w:val="single" w:sz="4" w:space="0" w:color="auto"/>
              <w:right w:val="single" w:sz="4" w:space="0" w:color="auto"/>
            </w:tcBorders>
          </w:tcPr>
          <w:p w14:paraId="1CDA32CA" w14:textId="58C38FAB" w:rsidR="007A73AF" w:rsidRPr="008C7B3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450" w:type="pct"/>
            <w:tcBorders>
              <w:top w:val="single" w:sz="4" w:space="0" w:color="auto"/>
              <w:left w:val="single" w:sz="4" w:space="0" w:color="auto"/>
              <w:bottom w:val="single" w:sz="4" w:space="0" w:color="auto"/>
              <w:right w:val="single" w:sz="4" w:space="0" w:color="auto"/>
            </w:tcBorders>
            <w:vAlign w:val="center"/>
          </w:tcPr>
          <w:p w14:paraId="79DB3450" w14:textId="616B714E"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bookmarkEnd w:id="149"/>
    </w:tbl>
    <w:p w14:paraId="796C95BE" w14:textId="17699395" w:rsidR="00D7513B" w:rsidRPr="00236F4B" w:rsidRDefault="00D7513B" w:rsidP="0023694B">
      <w:pPr>
        <w:spacing w:after="0" w:line="240" w:lineRule="auto"/>
        <w:rPr>
          <w:rFonts w:asciiTheme="minorHAnsi" w:hAnsiTheme="minorHAnsi" w:cstheme="minorHAnsi"/>
          <w:sz w:val="18"/>
          <w:szCs w:val="18"/>
        </w:r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518"/>
        <w:gridCol w:w="1234"/>
        <w:gridCol w:w="1146"/>
        <w:gridCol w:w="1146"/>
        <w:gridCol w:w="1232"/>
        <w:gridCol w:w="1411"/>
        <w:gridCol w:w="3103"/>
      </w:tblGrid>
      <w:tr w:rsidR="007A73AF" w:rsidRPr="008733ED" w14:paraId="7B74D56E" w14:textId="3D1D907A" w:rsidTr="007A73AF">
        <w:trPr>
          <w:cantSplit/>
          <w:trHeight w:val="144"/>
        </w:trPr>
        <w:tc>
          <w:tcPr>
            <w:tcW w:w="5000" w:type="pct"/>
            <w:gridSpan w:val="7"/>
            <w:tcBorders>
              <w:top w:val="single" w:sz="4" w:space="0" w:color="auto"/>
              <w:left w:val="single" w:sz="4" w:space="0" w:color="auto"/>
              <w:bottom w:val="single" w:sz="4" w:space="0" w:color="auto"/>
              <w:right w:val="single" w:sz="4" w:space="0" w:color="auto"/>
            </w:tcBorders>
          </w:tcPr>
          <w:p w14:paraId="5DAB9D91" w14:textId="3BF12E34" w:rsidR="007A73AF" w:rsidRPr="00B33DFF" w:rsidRDefault="007A73AF"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t>D</w:t>
            </w:r>
            <w:r w:rsidRPr="008733ED">
              <w:rPr>
                <w:rFonts w:asciiTheme="minorHAnsi" w:hAnsiTheme="minorHAnsi" w:cstheme="minorHAnsi"/>
                <w:b/>
                <w:sz w:val="20"/>
                <w:szCs w:val="20"/>
              </w:rPr>
              <w:t xml:space="preserve">. </w:t>
            </w:r>
            <w:r>
              <w:rPr>
                <w:rFonts w:asciiTheme="minorHAnsi" w:hAnsiTheme="minorHAnsi" w:cstheme="minorHAnsi"/>
                <w:b/>
                <w:sz w:val="20"/>
                <w:szCs w:val="20"/>
              </w:rPr>
              <w:t>Installed</w:t>
            </w:r>
            <w:r w:rsidRPr="008733ED">
              <w:rPr>
                <w:rFonts w:asciiTheme="minorHAnsi" w:hAnsiTheme="minorHAnsi" w:cstheme="minorHAnsi"/>
                <w:b/>
                <w:sz w:val="20"/>
                <w:szCs w:val="20"/>
              </w:rPr>
              <w:t xml:space="preserve"> </w:t>
            </w:r>
            <w:r w:rsidR="00C549BD">
              <w:rPr>
                <w:rFonts w:asciiTheme="minorHAnsi" w:hAnsiTheme="minorHAnsi" w:cstheme="minorHAnsi"/>
                <w:b/>
                <w:sz w:val="20"/>
                <w:szCs w:val="20"/>
              </w:rPr>
              <w:t xml:space="preserve">HERS Verified </w:t>
            </w:r>
            <w:r w:rsidRPr="008733ED">
              <w:rPr>
                <w:rFonts w:asciiTheme="minorHAnsi" w:hAnsiTheme="minorHAnsi" w:cstheme="minorHAnsi"/>
                <w:b/>
                <w:sz w:val="20"/>
                <w:szCs w:val="20"/>
              </w:rPr>
              <w:t xml:space="preserve">Dwelling Unit Water Heating Efficiency Information </w:t>
            </w:r>
          </w:p>
          <w:p w14:paraId="1BC8A529" w14:textId="08D060C8" w:rsidR="007A73AF" w:rsidRPr="008733ED" w:rsidRDefault="007A73AF" w:rsidP="00CC1AFA">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236F4B">
              <w:rPr>
                <w:rFonts w:asciiTheme="minorHAnsi" w:eastAsia="Times New Roman" w:hAnsiTheme="minorHAnsi" w:cstheme="minorHAnsi"/>
                <w:sz w:val="18"/>
                <w:szCs w:val="20"/>
              </w:rPr>
              <w:t xml:space="preserve">This table reports the water heater(s) efficiency features </w:t>
            </w:r>
            <w:r w:rsidR="00CC1AFA">
              <w:rPr>
                <w:rFonts w:asciiTheme="minorHAnsi" w:eastAsia="Times New Roman" w:hAnsiTheme="minorHAnsi" w:cstheme="minorHAnsi"/>
                <w:sz w:val="18"/>
                <w:szCs w:val="20"/>
              </w:rPr>
              <w:t>installed in</w:t>
            </w:r>
            <w:r w:rsidRPr="00236F4B">
              <w:rPr>
                <w:rFonts w:asciiTheme="minorHAnsi" w:eastAsia="Times New Roman" w:hAnsiTheme="minorHAnsi" w:cstheme="minorHAnsi"/>
                <w:sz w:val="18"/>
                <w:szCs w:val="20"/>
              </w:rPr>
              <w:t xml:space="preserve"> this project.</w:t>
            </w:r>
            <w:r w:rsidRPr="00236F4B">
              <w:rPr>
                <w:sz w:val="20"/>
              </w:rPr>
              <w:t xml:space="preserve"> </w:t>
            </w:r>
            <w:r w:rsidRPr="00236F4B">
              <w:rPr>
                <w:rFonts w:asciiTheme="minorHAnsi" w:eastAsia="Times New Roman" w:hAnsiTheme="minorHAnsi" w:cstheme="minorHAnsi"/>
                <w:sz w:val="18"/>
                <w:szCs w:val="20"/>
              </w:rPr>
              <w:t>(Not needed for central systems)</w:t>
            </w:r>
          </w:p>
        </w:tc>
      </w:tr>
      <w:tr w:rsidR="007A73AF" w:rsidRPr="00095904" w14:paraId="7D819574" w14:textId="12DB8D4A" w:rsidTr="00236F4B">
        <w:trPr>
          <w:cantSplit/>
          <w:trHeight w:val="144"/>
        </w:trPr>
        <w:tc>
          <w:tcPr>
            <w:tcW w:w="703" w:type="pct"/>
            <w:tcBorders>
              <w:top w:val="single" w:sz="4" w:space="0" w:color="auto"/>
              <w:left w:val="single" w:sz="4" w:space="0" w:color="auto"/>
              <w:bottom w:val="single" w:sz="4" w:space="0" w:color="auto"/>
              <w:right w:val="single" w:sz="4" w:space="0" w:color="auto"/>
            </w:tcBorders>
            <w:vAlign w:val="center"/>
          </w:tcPr>
          <w:p w14:paraId="4C2CDE5D" w14:textId="55CEAB3A"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01</w:t>
            </w:r>
          </w:p>
        </w:tc>
        <w:tc>
          <w:tcPr>
            <w:tcW w:w="572" w:type="pct"/>
            <w:tcBorders>
              <w:top w:val="single" w:sz="4" w:space="0" w:color="auto"/>
              <w:left w:val="single" w:sz="4" w:space="0" w:color="auto"/>
              <w:bottom w:val="single" w:sz="4" w:space="0" w:color="auto"/>
              <w:right w:val="single" w:sz="4" w:space="0" w:color="auto"/>
            </w:tcBorders>
            <w:vAlign w:val="center"/>
          </w:tcPr>
          <w:p w14:paraId="705B63EF" w14:textId="2E862FDC"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02</w:t>
            </w:r>
          </w:p>
        </w:tc>
        <w:tc>
          <w:tcPr>
            <w:tcW w:w="531" w:type="pct"/>
            <w:tcBorders>
              <w:top w:val="single" w:sz="4" w:space="0" w:color="auto"/>
              <w:left w:val="single" w:sz="4" w:space="0" w:color="auto"/>
              <w:bottom w:val="single" w:sz="4" w:space="0" w:color="auto"/>
              <w:right w:val="single" w:sz="4" w:space="0" w:color="auto"/>
            </w:tcBorders>
            <w:vAlign w:val="center"/>
          </w:tcPr>
          <w:p w14:paraId="7D15B2F8" w14:textId="6DF1C065"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03</w:t>
            </w:r>
          </w:p>
        </w:tc>
        <w:tc>
          <w:tcPr>
            <w:tcW w:w="531" w:type="pct"/>
            <w:tcBorders>
              <w:top w:val="single" w:sz="4" w:space="0" w:color="auto"/>
              <w:left w:val="single" w:sz="4" w:space="0" w:color="auto"/>
              <w:bottom w:val="single" w:sz="4" w:space="0" w:color="auto"/>
              <w:right w:val="single" w:sz="4" w:space="0" w:color="auto"/>
            </w:tcBorders>
            <w:vAlign w:val="center"/>
          </w:tcPr>
          <w:p w14:paraId="447FCAB5" w14:textId="2A06F65C"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236F4B">
              <w:rPr>
                <w:rFonts w:asciiTheme="minorHAnsi" w:eastAsia="Times New Roman" w:hAnsiTheme="minorHAnsi" w:cstheme="minorHAnsi"/>
                <w:sz w:val="18"/>
                <w:szCs w:val="20"/>
              </w:rPr>
              <w:t>04</w:t>
            </w:r>
          </w:p>
        </w:tc>
        <w:tc>
          <w:tcPr>
            <w:tcW w:w="571" w:type="pct"/>
            <w:tcBorders>
              <w:top w:val="single" w:sz="4" w:space="0" w:color="auto"/>
              <w:left w:val="single" w:sz="4" w:space="0" w:color="auto"/>
              <w:bottom w:val="single" w:sz="4" w:space="0" w:color="auto"/>
              <w:right w:val="single" w:sz="4" w:space="0" w:color="auto"/>
            </w:tcBorders>
            <w:vAlign w:val="center"/>
          </w:tcPr>
          <w:p w14:paraId="759049E8" w14:textId="1447C1CF"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236F4B">
              <w:rPr>
                <w:rFonts w:asciiTheme="minorHAnsi" w:eastAsia="Times New Roman" w:hAnsiTheme="minorHAnsi" w:cstheme="minorHAnsi"/>
                <w:sz w:val="18"/>
                <w:szCs w:val="20"/>
              </w:rPr>
              <w:t>05</w:t>
            </w:r>
          </w:p>
        </w:tc>
        <w:tc>
          <w:tcPr>
            <w:tcW w:w="654" w:type="pct"/>
            <w:tcBorders>
              <w:top w:val="single" w:sz="4" w:space="0" w:color="auto"/>
              <w:left w:val="single" w:sz="4" w:space="0" w:color="auto"/>
              <w:bottom w:val="single" w:sz="4" w:space="0" w:color="auto"/>
              <w:right w:val="single" w:sz="4" w:space="0" w:color="auto"/>
            </w:tcBorders>
          </w:tcPr>
          <w:p w14:paraId="3B70466A" w14:textId="5DDB4C1E"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06</w:t>
            </w:r>
          </w:p>
        </w:tc>
        <w:tc>
          <w:tcPr>
            <w:tcW w:w="1438" w:type="pct"/>
            <w:tcBorders>
              <w:top w:val="single" w:sz="4" w:space="0" w:color="auto"/>
              <w:left w:val="single" w:sz="4" w:space="0" w:color="auto"/>
              <w:bottom w:val="single" w:sz="4" w:space="0" w:color="auto"/>
              <w:right w:val="single" w:sz="4" w:space="0" w:color="auto"/>
            </w:tcBorders>
            <w:vAlign w:val="center"/>
          </w:tcPr>
          <w:p w14:paraId="5D4A112B" w14:textId="54D88E65"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236F4B">
              <w:rPr>
                <w:rFonts w:asciiTheme="minorHAnsi" w:eastAsia="Times New Roman" w:hAnsiTheme="minorHAnsi" w:cstheme="minorHAnsi"/>
                <w:sz w:val="18"/>
                <w:szCs w:val="20"/>
              </w:rPr>
              <w:t>07</w:t>
            </w:r>
          </w:p>
        </w:tc>
      </w:tr>
      <w:tr w:rsidR="007A73AF" w:rsidRPr="00095904" w14:paraId="58AAB9AA" w14:textId="20B7B8AE" w:rsidTr="00236F4B">
        <w:trPr>
          <w:cantSplit/>
          <w:trHeight w:val="144"/>
        </w:trPr>
        <w:tc>
          <w:tcPr>
            <w:tcW w:w="703" w:type="pct"/>
            <w:tcBorders>
              <w:top w:val="single" w:sz="4" w:space="0" w:color="auto"/>
              <w:left w:val="single" w:sz="4" w:space="0" w:color="auto"/>
              <w:bottom w:val="single" w:sz="4" w:space="0" w:color="auto"/>
              <w:right w:val="single" w:sz="4" w:space="0" w:color="auto"/>
            </w:tcBorders>
            <w:vAlign w:val="bottom"/>
          </w:tcPr>
          <w:p w14:paraId="6F4F867D" w14:textId="13A00D50"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Heating System ID or Name</w:t>
            </w:r>
          </w:p>
        </w:tc>
        <w:tc>
          <w:tcPr>
            <w:tcW w:w="572" w:type="pct"/>
            <w:tcBorders>
              <w:top w:val="single" w:sz="4" w:space="0" w:color="auto"/>
              <w:left w:val="single" w:sz="4" w:space="0" w:color="auto"/>
              <w:bottom w:val="single" w:sz="4" w:space="0" w:color="auto"/>
              <w:right w:val="single" w:sz="4" w:space="0" w:color="auto"/>
            </w:tcBorders>
            <w:vAlign w:val="bottom"/>
          </w:tcPr>
          <w:p w14:paraId="58E75348" w14:textId="6290C3E6"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Heating Efficiency Type</w:t>
            </w:r>
          </w:p>
        </w:tc>
        <w:tc>
          <w:tcPr>
            <w:tcW w:w="531" w:type="pct"/>
            <w:tcBorders>
              <w:top w:val="single" w:sz="4" w:space="0" w:color="auto"/>
              <w:left w:val="single" w:sz="4" w:space="0" w:color="auto"/>
              <w:bottom w:val="single" w:sz="4" w:space="0" w:color="auto"/>
              <w:right w:val="single" w:sz="4" w:space="0" w:color="auto"/>
            </w:tcBorders>
            <w:vAlign w:val="bottom"/>
          </w:tcPr>
          <w:p w14:paraId="3D72E452" w14:textId="43512C96"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Heating Efficiency Value</w:t>
            </w:r>
          </w:p>
        </w:tc>
        <w:tc>
          <w:tcPr>
            <w:tcW w:w="531" w:type="pct"/>
            <w:tcBorders>
              <w:top w:val="single" w:sz="4" w:space="0" w:color="auto"/>
              <w:left w:val="single" w:sz="4" w:space="0" w:color="auto"/>
              <w:bottom w:val="single" w:sz="4" w:space="0" w:color="auto"/>
              <w:right w:val="single" w:sz="4" w:space="0" w:color="auto"/>
            </w:tcBorders>
            <w:vAlign w:val="bottom"/>
          </w:tcPr>
          <w:p w14:paraId="7BADFE98" w14:textId="50F2264F"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Standby Loss </w:t>
            </w:r>
          </w:p>
          <w:p w14:paraId="5D0D0122" w14:textId="4DE56918"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t>
            </w:r>
          </w:p>
        </w:tc>
        <w:tc>
          <w:tcPr>
            <w:tcW w:w="571" w:type="pct"/>
            <w:tcBorders>
              <w:top w:val="single" w:sz="4" w:space="0" w:color="auto"/>
              <w:left w:val="single" w:sz="4" w:space="0" w:color="auto"/>
              <w:bottom w:val="single" w:sz="4" w:space="0" w:color="auto"/>
              <w:right w:val="single" w:sz="4" w:space="0" w:color="auto"/>
            </w:tcBorders>
            <w:vAlign w:val="bottom"/>
          </w:tcPr>
          <w:p w14:paraId="56F14F31" w14:textId="407B114F"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Exterior Insulation </w:t>
            </w:r>
          </w:p>
          <w:p w14:paraId="0277DC7A" w14:textId="49E237BC"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R-Value</w:t>
            </w:r>
          </w:p>
        </w:tc>
        <w:tc>
          <w:tcPr>
            <w:tcW w:w="654" w:type="pct"/>
            <w:tcBorders>
              <w:top w:val="single" w:sz="4" w:space="0" w:color="auto"/>
              <w:left w:val="single" w:sz="4" w:space="0" w:color="auto"/>
              <w:bottom w:val="single" w:sz="4" w:space="0" w:color="auto"/>
              <w:right w:val="single" w:sz="4" w:space="0" w:color="auto"/>
            </w:tcBorders>
            <w:vAlign w:val="bottom"/>
          </w:tcPr>
          <w:p w14:paraId="4B51E759" w14:textId="1CFBBA10"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Heater Storage</w:t>
            </w:r>
          </w:p>
          <w:p w14:paraId="20250F90" w14:textId="1037E56A"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Volume (gal)</w:t>
            </w:r>
          </w:p>
        </w:tc>
        <w:tc>
          <w:tcPr>
            <w:tcW w:w="1438" w:type="pct"/>
            <w:tcBorders>
              <w:top w:val="single" w:sz="4" w:space="0" w:color="auto"/>
              <w:left w:val="single" w:sz="4" w:space="0" w:color="auto"/>
              <w:bottom w:val="single" w:sz="4" w:space="0" w:color="auto"/>
              <w:right w:val="single" w:sz="4" w:space="0" w:color="auto"/>
            </w:tcBorders>
            <w:vAlign w:val="bottom"/>
          </w:tcPr>
          <w:p w14:paraId="48D2C3B4" w14:textId="3B9D6851"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Tank </w:t>
            </w:r>
            <w:r w:rsidR="00293EE6">
              <w:rPr>
                <w:rFonts w:asciiTheme="minorHAnsi" w:eastAsia="Times New Roman" w:hAnsiTheme="minorHAnsi" w:cstheme="minorHAnsi"/>
                <w:sz w:val="18"/>
                <w:szCs w:val="20"/>
              </w:rPr>
              <w:t>L</w:t>
            </w:r>
            <w:r w:rsidRPr="00236F4B">
              <w:rPr>
                <w:rFonts w:asciiTheme="minorHAnsi" w:eastAsia="Times New Roman" w:hAnsiTheme="minorHAnsi" w:cstheme="minorHAnsi"/>
                <w:sz w:val="18"/>
                <w:szCs w:val="20"/>
              </w:rPr>
              <w:t>ocation</w:t>
            </w:r>
          </w:p>
        </w:tc>
      </w:tr>
      <w:tr w:rsidR="007A73AF" w:rsidRPr="00095904" w14:paraId="1F458609" w14:textId="63BF4606" w:rsidTr="00236F4B">
        <w:trPr>
          <w:cantSplit/>
          <w:trHeight w:val="144"/>
        </w:trPr>
        <w:tc>
          <w:tcPr>
            <w:tcW w:w="703" w:type="pct"/>
            <w:tcBorders>
              <w:top w:val="single" w:sz="4" w:space="0" w:color="auto"/>
              <w:left w:val="single" w:sz="4" w:space="0" w:color="auto"/>
              <w:bottom w:val="single" w:sz="4" w:space="0" w:color="auto"/>
              <w:right w:val="single" w:sz="4" w:space="0" w:color="auto"/>
            </w:tcBorders>
            <w:vAlign w:val="center"/>
          </w:tcPr>
          <w:p w14:paraId="28A19077" w14:textId="4334A91A"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72" w:type="pct"/>
            <w:tcBorders>
              <w:top w:val="single" w:sz="4" w:space="0" w:color="auto"/>
              <w:left w:val="single" w:sz="4" w:space="0" w:color="auto"/>
              <w:bottom w:val="single" w:sz="4" w:space="0" w:color="auto"/>
              <w:right w:val="single" w:sz="4" w:space="0" w:color="auto"/>
            </w:tcBorders>
            <w:vAlign w:val="center"/>
          </w:tcPr>
          <w:p w14:paraId="592FF9AC" w14:textId="564825A2"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1" w:type="pct"/>
            <w:tcBorders>
              <w:top w:val="single" w:sz="4" w:space="0" w:color="auto"/>
              <w:left w:val="single" w:sz="4" w:space="0" w:color="auto"/>
              <w:bottom w:val="single" w:sz="4" w:space="0" w:color="auto"/>
              <w:right w:val="single" w:sz="4" w:space="0" w:color="auto"/>
            </w:tcBorders>
            <w:vAlign w:val="center"/>
          </w:tcPr>
          <w:p w14:paraId="208A3086" w14:textId="28D893DE"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1" w:type="pct"/>
            <w:tcBorders>
              <w:top w:val="single" w:sz="4" w:space="0" w:color="auto"/>
              <w:left w:val="single" w:sz="4" w:space="0" w:color="auto"/>
              <w:bottom w:val="single" w:sz="4" w:space="0" w:color="auto"/>
              <w:right w:val="single" w:sz="4" w:space="0" w:color="auto"/>
            </w:tcBorders>
            <w:vAlign w:val="center"/>
          </w:tcPr>
          <w:p w14:paraId="707453E0" w14:textId="17AD613A"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71" w:type="pct"/>
            <w:tcBorders>
              <w:top w:val="single" w:sz="4" w:space="0" w:color="auto"/>
              <w:left w:val="single" w:sz="4" w:space="0" w:color="auto"/>
              <w:bottom w:val="single" w:sz="4" w:space="0" w:color="auto"/>
              <w:right w:val="single" w:sz="4" w:space="0" w:color="auto"/>
            </w:tcBorders>
            <w:vAlign w:val="center"/>
          </w:tcPr>
          <w:p w14:paraId="39C2B85A" w14:textId="71779CAC"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4" w:type="pct"/>
            <w:tcBorders>
              <w:top w:val="single" w:sz="4" w:space="0" w:color="auto"/>
              <w:left w:val="single" w:sz="4" w:space="0" w:color="auto"/>
              <w:bottom w:val="single" w:sz="4" w:space="0" w:color="auto"/>
              <w:right w:val="single" w:sz="4" w:space="0" w:color="auto"/>
            </w:tcBorders>
          </w:tcPr>
          <w:p w14:paraId="7E2737D2" w14:textId="14C271F1"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438" w:type="pct"/>
            <w:tcBorders>
              <w:top w:val="single" w:sz="4" w:space="0" w:color="auto"/>
              <w:left w:val="single" w:sz="4" w:space="0" w:color="auto"/>
              <w:bottom w:val="single" w:sz="4" w:space="0" w:color="auto"/>
              <w:right w:val="single" w:sz="4" w:space="0" w:color="auto"/>
            </w:tcBorders>
            <w:vAlign w:val="center"/>
          </w:tcPr>
          <w:p w14:paraId="41957F68" w14:textId="0299DCFB"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7A73AF" w:rsidRPr="00095904" w14:paraId="0D246455" w14:textId="117E26DC" w:rsidTr="00236F4B">
        <w:trPr>
          <w:cantSplit/>
          <w:trHeight w:val="144"/>
        </w:trPr>
        <w:tc>
          <w:tcPr>
            <w:tcW w:w="703" w:type="pct"/>
            <w:tcBorders>
              <w:top w:val="single" w:sz="4" w:space="0" w:color="auto"/>
              <w:left w:val="single" w:sz="4" w:space="0" w:color="auto"/>
              <w:bottom w:val="single" w:sz="4" w:space="0" w:color="auto"/>
              <w:right w:val="single" w:sz="4" w:space="0" w:color="auto"/>
            </w:tcBorders>
            <w:vAlign w:val="center"/>
          </w:tcPr>
          <w:p w14:paraId="4933C529" w14:textId="3BEE40E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72" w:type="pct"/>
            <w:tcBorders>
              <w:top w:val="single" w:sz="4" w:space="0" w:color="auto"/>
              <w:left w:val="single" w:sz="4" w:space="0" w:color="auto"/>
              <w:bottom w:val="single" w:sz="4" w:space="0" w:color="auto"/>
              <w:right w:val="single" w:sz="4" w:space="0" w:color="auto"/>
            </w:tcBorders>
            <w:vAlign w:val="center"/>
          </w:tcPr>
          <w:p w14:paraId="621F9115" w14:textId="3E3CBDE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1" w:type="pct"/>
            <w:tcBorders>
              <w:top w:val="single" w:sz="4" w:space="0" w:color="auto"/>
              <w:left w:val="single" w:sz="4" w:space="0" w:color="auto"/>
              <w:bottom w:val="single" w:sz="4" w:space="0" w:color="auto"/>
              <w:right w:val="single" w:sz="4" w:space="0" w:color="auto"/>
            </w:tcBorders>
            <w:vAlign w:val="center"/>
          </w:tcPr>
          <w:p w14:paraId="700DAEA3" w14:textId="3B4E148B"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1" w:type="pct"/>
            <w:tcBorders>
              <w:top w:val="single" w:sz="4" w:space="0" w:color="auto"/>
              <w:left w:val="single" w:sz="4" w:space="0" w:color="auto"/>
              <w:bottom w:val="single" w:sz="4" w:space="0" w:color="auto"/>
              <w:right w:val="single" w:sz="4" w:space="0" w:color="auto"/>
            </w:tcBorders>
            <w:vAlign w:val="center"/>
          </w:tcPr>
          <w:p w14:paraId="57F1A584" w14:textId="3D76F93B"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71" w:type="pct"/>
            <w:tcBorders>
              <w:top w:val="single" w:sz="4" w:space="0" w:color="auto"/>
              <w:left w:val="single" w:sz="4" w:space="0" w:color="auto"/>
              <w:bottom w:val="single" w:sz="4" w:space="0" w:color="auto"/>
              <w:right w:val="single" w:sz="4" w:space="0" w:color="auto"/>
            </w:tcBorders>
            <w:vAlign w:val="center"/>
          </w:tcPr>
          <w:p w14:paraId="6C678DFF" w14:textId="18441305"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4" w:type="pct"/>
            <w:tcBorders>
              <w:top w:val="single" w:sz="4" w:space="0" w:color="auto"/>
              <w:left w:val="single" w:sz="4" w:space="0" w:color="auto"/>
              <w:bottom w:val="single" w:sz="4" w:space="0" w:color="auto"/>
              <w:right w:val="single" w:sz="4" w:space="0" w:color="auto"/>
            </w:tcBorders>
          </w:tcPr>
          <w:p w14:paraId="5BBF4FB2" w14:textId="069A5E58"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438" w:type="pct"/>
            <w:tcBorders>
              <w:top w:val="single" w:sz="4" w:space="0" w:color="auto"/>
              <w:left w:val="single" w:sz="4" w:space="0" w:color="auto"/>
              <w:bottom w:val="single" w:sz="4" w:space="0" w:color="auto"/>
              <w:right w:val="single" w:sz="4" w:space="0" w:color="auto"/>
            </w:tcBorders>
            <w:vAlign w:val="center"/>
          </w:tcPr>
          <w:p w14:paraId="55613468" w14:textId="6B21F9EF"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73233340" w14:textId="77777777" w:rsidR="00D7513B" w:rsidRPr="00236F4B" w:rsidRDefault="00D7513B" w:rsidP="0023694B">
      <w:pPr>
        <w:spacing w:after="0" w:line="240" w:lineRule="auto"/>
        <w:rPr>
          <w:rFonts w:asciiTheme="minorHAnsi" w:hAnsiTheme="minorHAnsi" w:cstheme="minorHAnsi"/>
          <w:sz w:val="18"/>
          <w:szCs w:val="18"/>
        </w:rPr>
      </w:pPr>
    </w:p>
    <w:tbl>
      <w:tblPr>
        <w:tblW w:w="4992"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780"/>
        <w:gridCol w:w="3697"/>
        <w:gridCol w:w="5296"/>
      </w:tblGrid>
      <w:tr w:rsidR="0094138E" w:rsidRPr="002F18C2" w14:paraId="0F7F442B" w14:textId="77777777" w:rsidTr="00236F4B">
        <w:trPr>
          <w:trHeight w:val="144"/>
        </w:trPr>
        <w:tc>
          <w:tcPr>
            <w:tcW w:w="10998" w:type="dxa"/>
            <w:gridSpan w:val="3"/>
            <w:tcBorders>
              <w:top w:val="single" w:sz="4" w:space="0" w:color="auto"/>
              <w:bottom w:val="single" w:sz="4" w:space="0" w:color="auto"/>
            </w:tcBorders>
            <w:vAlign w:val="center"/>
          </w:tcPr>
          <w:p w14:paraId="0F7F442A" w14:textId="457870B7" w:rsidR="0094138E" w:rsidRPr="00236F4B" w:rsidRDefault="006E1E9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18"/>
              </w:rPr>
            </w:pPr>
            <w:r>
              <w:rPr>
                <w:rFonts w:asciiTheme="minorHAnsi" w:hAnsiTheme="minorHAnsi" w:cstheme="minorHAnsi"/>
                <w:b/>
                <w:sz w:val="20"/>
                <w:szCs w:val="18"/>
              </w:rPr>
              <w:t>E</w:t>
            </w:r>
            <w:r w:rsidR="0094138E" w:rsidRPr="005C69A2">
              <w:rPr>
                <w:rFonts w:asciiTheme="minorHAnsi" w:hAnsiTheme="minorHAnsi" w:cstheme="minorHAnsi"/>
                <w:b/>
                <w:sz w:val="20"/>
                <w:szCs w:val="18"/>
              </w:rPr>
              <w:t>. Installed Water Heater Manufacturer Information</w:t>
            </w:r>
          </w:p>
        </w:tc>
      </w:tr>
      <w:tr w:rsidR="0094138E" w:rsidRPr="002F18C2" w14:paraId="0F7F442F" w14:textId="77777777" w:rsidTr="00236F4B">
        <w:trPr>
          <w:trHeight w:val="144"/>
        </w:trPr>
        <w:tc>
          <w:tcPr>
            <w:tcW w:w="1815" w:type="dxa"/>
            <w:tcBorders>
              <w:top w:val="single" w:sz="4" w:space="0" w:color="auto"/>
              <w:bottom w:val="single" w:sz="4" w:space="0" w:color="auto"/>
              <w:right w:val="single" w:sz="4" w:space="0" w:color="auto"/>
            </w:tcBorders>
            <w:vAlign w:val="center"/>
          </w:tcPr>
          <w:p w14:paraId="0F7F442C"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236F4B">
              <w:rPr>
                <w:rFonts w:asciiTheme="minorHAnsi" w:eastAsia="Times New Roman" w:hAnsiTheme="minorHAnsi" w:cstheme="minorHAnsi"/>
                <w:sz w:val="20"/>
                <w:szCs w:val="18"/>
              </w:rPr>
              <w:t>01</w:t>
            </w:r>
          </w:p>
        </w:tc>
        <w:tc>
          <w:tcPr>
            <w:tcW w:w="3774" w:type="dxa"/>
            <w:tcBorders>
              <w:top w:val="single" w:sz="4" w:space="0" w:color="auto"/>
              <w:left w:val="single" w:sz="4" w:space="0" w:color="auto"/>
              <w:bottom w:val="single" w:sz="4" w:space="0" w:color="auto"/>
              <w:right w:val="single" w:sz="4" w:space="0" w:color="auto"/>
            </w:tcBorders>
            <w:vAlign w:val="center"/>
          </w:tcPr>
          <w:p w14:paraId="0F7F442D"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236F4B">
              <w:rPr>
                <w:rFonts w:asciiTheme="minorHAnsi" w:eastAsia="Times New Roman" w:hAnsiTheme="minorHAnsi" w:cstheme="minorHAnsi"/>
                <w:sz w:val="20"/>
                <w:szCs w:val="18"/>
              </w:rPr>
              <w:t>02</w:t>
            </w:r>
          </w:p>
        </w:tc>
        <w:tc>
          <w:tcPr>
            <w:tcW w:w="5409" w:type="dxa"/>
            <w:tcBorders>
              <w:top w:val="single" w:sz="4" w:space="0" w:color="auto"/>
              <w:left w:val="single" w:sz="4" w:space="0" w:color="auto"/>
              <w:bottom w:val="single" w:sz="4" w:space="0" w:color="auto"/>
            </w:tcBorders>
            <w:vAlign w:val="center"/>
          </w:tcPr>
          <w:p w14:paraId="0F7F442E"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236F4B">
              <w:rPr>
                <w:rFonts w:asciiTheme="minorHAnsi" w:eastAsia="Times New Roman" w:hAnsiTheme="minorHAnsi" w:cstheme="minorHAnsi"/>
                <w:sz w:val="20"/>
                <w:szCs w:val="18"/>
              </w:rPr>
              <w:t>03</w:t>
            </w:r>
          </w:p>
        </w:tc>
      </w:tr>
      <w:tr w:rsidR="0094138E" w:rsidRPr="002F18C2" w14:paraId="0F7F4433" w14:textId="77777777" w:rsidTr="00236F4B">
        <w:trPr>
          <w:trHeight w:val="144"/>
        </w:trPr>
        <w:tc>
          <w:tcPr>
            <w:tcW w:w="1815" w:type="dxa"/>
            <w:tcBorders>
              <w:top w:val="single" w:sz="4" w:space="0" w:color="auto"/>
              <w:bottom w:val="single" w:sz="4" w:space="0" w:color="auto"/>
              <w:right w:val="single" w:sz="4" w:space="0" w:color="auto"/>
            </w:tcBorders>
            <w:vAlign w:val="bottom"/>
          </w:tcPr>
          <w:p w14:paraId="0F7F4430"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236F4B">
              <w:rPr>
                <w:rFonts w:asciiTheme="minorHAnsi" w:eastAsia="Times New Roman" w:hAnsiTheme="minorHAnsi" w:cstheme="minorHAnsi"/>
                <w:sz w:val="20"/>
                <w:szCs w:val="18"/>
              </w:rPr>
              <w:t>Water Heating System ID or Name</w:t>
            </w:r>
          </w:p>
        </w:tc>
        <w:tc>
          <w:tcPr>
            <w:tcW w:w="3774" w:type="dxa"/>
            <w:tcBorders>
              <w:top w:val="single" w:sz="4" w:space="0" w:color="auto"/>
              <w:left w:val="single" w:sz="4" w:space="0" w:color="auto"/>
              <w:bottom w:val="single" w:sz="4" w:space="0" w:color="auto"/>
              <w:right w:val="single" w:sz="4" w:space="0" w:color="auto"/>
            </w:tcBorders>
            <w:vAlign w:val="bottom"/>
          </w:tcPr>
          <w:p w14:paraId="0F7F4431"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236F4B">
              <w:rPr>
                <w:rFonts w:asciiTheme="minorHAnsi" w:eastAsia="Times New Roman" w:hAnsiTheme="minorHAnsi" w:cstheme="minorHAnsi"/>
                <w:sz w:val="20"/>
                <w:szCs w:val="18"/>
              </w:rPr>
              <w:t>Manufacturer</w:t>
            </w:r>
          </w:p>
        </w:tc>
        <w:tc>
          <w:tcPr>
            <w:tcW w:w="5409" w:type="dxa"/>
            <w:tcBorders>
              <w:top w:val="single" w:sz="4" w:space="0" w:color="auto"/>
              <w:left w:val="single" w:sz="4" w:space="0" w:color="auto"/>
              <w:bottom w:val="single" w:sz="4" w:space="0" w:color="auto"/>
            </w:tcBorders>
            <w:vAlign w:val="bottom"/>
          </w:tcPr>
          <w:p w14:paraId="0F7F4432"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236F4B">
              <w:rPr>
                <w:rFonts w:asciiTheme="minorHAnsi" w:eastAsia="Times New Roman" w:hAnsiTheme="minorHAnsi" w:cstheme="minorHAnsi"/>
                <w:sz w:val="20"/>
                <w:szCs w:val="18"/>
              </w:rPr>
              <w:t>Model Number</w:t>
            </w:r>
          </w:p>
        </w:tc>
      </w:tr>
      <w:tr w:rsidR="0094138E" w:rsidRPr="002F18C2" w14:paraId="0F7F4437" w14:textId="77777777" w:rsidTr="00236F4B">
        <w:trPr>
          <w:trHeight w:val="144"/>
        </w:trPr>
        <w:tc>
          <w:tcPr>
            <w:tcW w:w="1815" w:type="dxa"/>
            <w:tcBorders>
              <w:top w:val="single" w:sz="4" w:space="0" w:color="auto"/>
              <w:bottom w:val="single" w:sz="4" w:space="0" w:color="auto"/>
              <w:right w:val="single" w:sz="4" w:space="0" w:color="auto"/>
            </w:tcBorders>
            <w:vAlign w:val="bottom"/>
          </w:tcPr>
          <w:p w14:paraId="0F7F4434"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c>
          <w:tcPr>
            <w:tcW w:w="3774" w:type="dxa"/>
            <w:tcBorders>
              <w:top w:val="single" w:sz="4" w:space="0" w:color="auto"/>
              <w:left w:val="single" w:sz="4" w:space="0" w:color="auto"/>
              <w:bottom w:val="single" w:sz="4" w:space="0" w:color="auto"/>
              <w:right w:val="single" w:sz="4" w:space="0" w:color="auto"/>
            </w:tcBorders>
            <w:vAlign w:val="bottom"/>
          </w:tcPr>
          <w:p w14:paraId="0F7F4435"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c>
          <w:tcPr>
            <w:tcW w:w="5409" w:type="dxa"/>
            <w:tcBorders>
              <w:top w:val="single" w:sz="4" w:space="0" w:color="auto"/>
              <w:left w:val="single" w:sz="4" w:space="0" w:color="auto"/>
              <w:bottom w:val="single" w:sz="4" w:space="0" w:color="auto"/>
            </w:tcBorders>
            <w:shd w:val="clear" w:color="auto" w:fill="FFFFFF" w:themeFill="background1"/>
          </w:tcPr>
          <w:p w14:paraId="0F7F4436"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r>
      <w:tr w:rsidR="0094138E" w:rsidRPr="002F18C2" w14:paraId="0F7F443B" w14:textId="77777777" w:rsidTr="00236F4B">
        <w:trPr>
          <w:trHeight w:val="144"/>
        </w:trPr>
        <w:tc>
          <w:tcPr>
            <w:tcW w:w="1815" w:type="dxa"/>
            <w:tcBorders>
              <w:top w:val="single" w:sz="4" w:space="0" w:color="auto"/>
              <w:bottom w:val="single" w:sz="4" w:space="0" w:color="auto"/>
              <w:right w:val="single" w:sz="4" w:space="0" w:color="auto"/>
            </w:tcBorders>
            <w:vAlign w:val="bottom"/>
          </w:tcPr>
          <w:p w14:paraId="0F7F4438"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c>
          <w:tcPr>
            <w:tcW w:w="3774" w:type="dxa"/>
            <w:tcBorders>
              <w:top w:val="single" w:sz="4" w:space="0" w:color="auto"/>
              <w:left w:val="single" w:sz="4" w:space="0" w:color="auto"/>
              <w:bottom w:val="single" w:sz="4" w:space="0" w:color="auto"/>
              <w:right w:val="single" w:sz="4" w:space="0" w:color="auto"/>
            </w:tcBorders>
            <w:vAlign w:val="bottom"/>
          </w:tcPr>
          <w:p w14:paraId="0F7F4439"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c>
          <w:tcPr>
            <w:tcW w:w="5409" w:type="dxa"/>
            <w:tcBorders>
              <w:top w:val="single" w:sz="4" w:space="0" w:color="auto"/>
              <w:left w:val="single" w:sz="4" w:space="0" w:color="auto"/>
              <w:bottom w:val="single" w:sz="4" w:space="0" w:color="auto"/>
            </w:tcBorders>
          </w:tcPr>
          <w:p w14:paraId="0F7F443A"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r>
    </w:tbl>
    <w:p w14:paraId="0F7F4464" w14:textId="0CE70B47" w:rsidR="00DE7A20" w:rsidRDefault="00DE7A20" w:rsidP="00DC522B">
      <w:pPr>
        <w:spacing w:after="0" w:line="240" w:lineRule="auto"/>
        <w:rPr>
          <w:rFonts w:asciiTheme="minorHAnsi" w:hAnsiTheme="minorHAnsi" w:cstheme="minorHAnsi"/>
          <w:sz w:val="18"/>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09"/>
        <w:gridCol w:w="10181"/>
      </w:tblGrid>
      <w:tr w:rsidR="006C36EE" w:rsidRPr="002F18C2" w14:paraId="06394A1D" w14:textId="77777777" w:rsidTr="00E879AA">
        <w:trPr>
          <w:trHeight w:val="144"/>
        </w:trPr>
        <w:tc>
          <w:tcPr>
            <w:tcW w:w="11016" w:type="dxa"/>
            <w:gridSpan w:val="2"/>
            <w:tcBorders>
              <w:top w:val="single" w:sz="4" w:space="0" w:color="auto"/>
              <w:left w:val="single" w:sz="4" w:space="0" w:color="auto"/>
              <w:bottom w:val="single" w:sz="4" w:space="0" w:color="auto"/>
              <w:right w:val="single" w:sz="4" w:space="0" w:color="auto"/>
            </w:tcBorders>
          </w:tcPr>
          <w:p w14:paraId="6EF9F502" w14:textId="3134EABA" w:rsidR="006C36EE" w:rsidRPr="00935470" w:rsidRDefault="006C36EE" w:rsidP="00E879AA">
            <w:pPr>
              <w:keepNext/>
              <w:spacing w:after="0" w:line="240" w:lineRule="auto"/>
              <w:rPr>
                <w:rFonts w:asciiTheme="minorHAnsi" w:eastAsiaTheme="minorEastAsia" w:hAnsiTheme="minorHAnsi" w:cstheme="minorHAnsi"/>
                <w:sz w:val="20"/>
                <w:szCs w:val="18"/>
              </w:rPr>
            </w:pPr>
            <w:r>
              <w:rPr>
                <w:rFonts w:asciiTheme="minorHAnsi" w:eastAsiaTheme="minorEastAsia" w:hAnsiTheme="minorHAnsi" w:cstheme="minorHAnsi"/>
                <w:b/>
                <w:sz w:val="20"/>
                <w:szCs w:val="18"/>
              </w:rPr>
              <w:lastRenderedPageBreak/>
              <w:t>F</w:t>
            </w:r>
            <w:r w:rsidRPr="00583B52">
              <w:rPr>
                <w:rFonts w:asciiTheme="minorHAnsi" w:eastAsiaTheme="minorEastAsia" w:hAnsiTheme="minorHAnsi" w:cstheme="minorHAnsi"/>
                <w:b/>
                <w:sz w:val="20"/>
                <w:szCs w:val="18"/>
              </w:rPr>
              <w:t xml:space="preserve">. </w:t>
            </w:r>
            <w:r w:rsidRPr="00935470">
              <w:rPr>
                <w:rFonts w:asciiTheme="minorHAnsi" w:eastAsiaTheme="minorEastAsia" w:hAnsiTheme="minorHAnsi" w:cstheme="minorHAnsi"/>
                <w:b/>
                <w:sz w:val="20"/>
                <w:szCs w:val="18"/>
              </w:rPr>
              <w:t xml:space="preserve">Mandatory Measures for </w:t>
            </w:r>
            <w:r>
              <w:rPr>
                <w:rFonts w:asciiTheme="minorHAnsi" w:eastAsiaTheme="minorEastAsia" w:hAnsiTheme="minorHAnsi" w:cstheme="minorHAnsi"/>
                <w:b/>
                <w:sz w:val="20"/>
                <w:szCs w:val="18"/>
              </w:rPr>
              <w:t>all</w:t>
            </w:r>
            <w:r w:rsidRPr="00935470">
              <w:rPr>
                <w:rFonts w:asciiTheme="minorHAnsi" w:eastAsiaTheme="minorEastAsia" w:hAnsiTheme="minorHAnsi" w:cstheme="minorHAnsi"/>
                <w:b/>
                <w:sz w:val="20"/>
                <w:szCs w:val="18"/>
              </w:rPr>
              <w:t xml:space="preserve"> </w:t>
            </w:r>
            <w:r>
              <w:rPr>
                <w:rFonts w:asciiTheme="minorHAnsi" w:eastAsiaTheme="minorEastAsia" w:hAnsiTheme="minorHAnsi" w:cstheme="minorHAnsi"/>
                <w:b/>
                <w:sz w:val="20"/>
                <w:szCs w:val="18"/>
              </w:rPr>
              <w:t>Domestic H</w:t>
            </w:r>
            <w:r w:rsidR="005D11BC">
              <w:rPr>
                <w:rFonts w:asciiTheme="minorHAnsi" w:eastAsiaTheme="minorEastAsia" w:hAnsiTheme="minorHAnsi" w:cstheme="minorHAnsi"/>
                <w:b/>
                <w:sz w:val="20"/>
                <w:szCs w:val="18"/>
              </w:rPr>
              <w:t>ot Water Distribution Systems</w:t>
            </w:r>
          </w:p>
        </w:tc>
      </w:tr>
      <w:tr w:rsidR="006C36EE" w:rsidRPr="002F18C2" w14:paraId="7523B6E8" w14:textId="77777777" w:rsidTr="00E879AA">
        <w:trPr>
          <w:trHeight w:val="144"/>
          <w:tblHeader/>
        </w:trPr>
        <w:tc>
          <w:tcPr>
            <w:tcW w:w="615" w:type="dxa"/>
            <w:vAlign w:val="center"/>
          </w:tcPr>
          <w:p w14:paraId="5EDCDBBA" w14:textId="77777777" w:rsidR="006C36EE" w:rsidRPr="00583B52"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sidRPr="00583B52">
              <w:rPr>
                <w:rFonts w:asciiTheme="minorHAnsi" w:eastAsiaTheme="minorEastAsia" w:hAnsiTheme="minorHAnsi" w:cstheme="minorHAnsi"/>
                <w:sz w:val="20"/>
                <w:szCs w:val="18"/>
              </w:rPr>
              <w:t>01</w:t>
            </w:r>
          </w:p>
        </w:tc>
        <w:tc>
          <w:tcPr>
            <w:tcW w:w="10401" w:type="dxa"/>
            <w:vAlign w:val="center"/>
          </w:tcPr>
          <w:p w14:paraId="59E65A51" w14:textId="77777777" w:rsidR="006C36EE" w:rsidRPr="00542719"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18"/>
              </w:rPr>
            </w:pPr>
            <w:r w:rsidRPr="00542719">
              <w:rPr>
                <w:rFonts w:asciiTheme="minorHAnsi" w:eastAsiaTheme="minorEastAsia" w:hAnsiTheme="minorHAnsi" w:cstheme="minorHAnsi"/>
                <w:sz w:val="18"/>
                <w:szCs w:val="18"/>
              </w:rPr>
              <w:t>Equipment shall meet the applicable requirements of the Appliance Efficiency Regulations (Section 110.3(b)1).</w:t>
            </w:r>
          </w:p>
        </w:tc>
      </w:tr>
      <w:tr w:rsidR="006C36EE" w:rsidRPr="002F18C2" w14:paraId="7640BCAF" w14:textId="77777777" w:rsidTr="00E879AA">
        <w:trPr>
          <w:trHeight w:val="144"/>
          <w:tblHeader/>
        </w:trPr>
        <w:tc>
          <w:tcPr>
            <w:tcW w:w="615" w:type="dxa"/>
            <w:vAlign w:val="center"/>
          </w:tcPr>
          <w:p w14:paraId="762CC82E" w14:textId="77777777" w:rsidR="006C36EE" w:rsidRPr="00583B52"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sidRPr="00583B52">
              <w:rPr>
                <w:rFonts w:asciiTheme="minorHAnsi" w:eastAsiaTheme="minorEastAsia" w:hAnsiTheme="minorHAnsi" w:cstheme="minorHAnsi"/>
                <w:sz w:val="20"/>
                <w:szCs w:val="18"/>
              </w:rPr>
              <w:t>02</w:t>
            </w:r>
          </w:p>
        </w:tc>
        <w:tc>
          <w:tcPr>
            <w:tcW w:w="10401" w:type="dxa"/>
            <w:vAlign w:val="center"/>
          </w:tcPr>
          <w:p w14:paraId="2F088E1D" w14:textId="52FC6B71" w:rsidR="006C36EE" w:rsidRPr="00542719"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18"/>
              </w:rPr>
            </w:pPr>
            <w:r w:rsidRPr="00542719">
              <w:rPr>
                <w:rFonts w:asciiTheme="minorHAnsi" w:eastAsiaTheme="minorEastAsia" w:hAnsiTheme="minorHAnsi" w:cstheme="minorHAnsi"/>
                <w:sz w:val="18"/>
                <w:szCs w:val="18"/>
              </w:rPr>
              <w:t xml:space="preserve">Unfired </w:t>
            </w:r>
            <w:r w:rsidR="00293EE6">
              <w:rPr>
                <w:rFonts w:asciiTheme="minorHAnsi" w:eastAsiaTheme="minorEastAsia" w:hAnsiTheme="minorHAnsi" w:cstheme="minorHAnsi"/>
                <w:sz w:val="18"/>
                <w:szCs w:val="18"/>
              </w:rPr>
              <w:t>s</w:t>
            </w:r>
            <w:r w:rsidRPr="00542719">
              <w:rPr>
                <w:rFonts w:asciiTheme="minorHAnsi" w:eastAsiaTheme="minorEastAsia" w:hAnsiTheme="minorHAnsi" w:cstheme="minorHAnsi"/>
                <w:sz w:val="18"/>
                <w:szCs w:val="18"/>
              </w:rPr>
              <w:t xml:space="preserve">torage </w:t>
            </w:r>
            <w:r w:rsidR="00293EE6">
              <w:rPr>
                <w:rFonts w:asciiTheme="minorHAnsi" w:eastAsiaTheme="minorEastAsia" w:hAnsiTheme="minorHAnsi" w:cstheme="minorHAnsi"/>
                <w:sz w:val="18"/>
                <w:szCs w:val="18"/>
              </w:rPr>
              <w:t>t</w:t>
            </w:r>
            <w:r w:rsidRPr="00542719">
              <w:rPr>
                <w:rFonts w:asciiTheme="minorHAnsi" w:eastAsiaTheme="minorEastAsia" w:hAnsiTheme="minorHAnsi" w:cstheme="minorHAnsi"/>
                <w:sz w:val="18"/>
                <w:szCs w:val="18"/>
              </w:rPr>
              <w:t>anks are insulated with an external R-</w:t>
            </w:r>
            <w:del w:id="152" w:author="Tam, Danny@Energy" w:date="2021-11-05T15:20:00Z">
              <w:r w:rsidRPr="00542719" w:rsidDel="00676572">
                <w:rPr>
                  <w:rFonts w:asciiTheme="minorHAnsi" w:eastAsiaTheme="minorEastAsia" w:hAnsiTheme="minorHAnsi" w:cstheme="minorHAnsi"/>
                  <w:sz w:val="18"/>
                  <w:szCs w:val="18"/>
                </w:rPr>
                <w:delText xml:space="preserve">12 </w:delText>
              </w:r>
            </w:del>
            <w:ins w:id="153" w:author="Tam, Danny@Energy" w:date="2021-11-05T15:20:00Z">
              <w:r w:rsidR="00676572">
                <w:rPr>
                  <w:rFonts w:asciiTheme="minorHAnsi" w:eastAsiaTheme="minorEastAsia" w:hAnsiTheme="minorHAnsi" w:cstheme="minorHAnsi"/>
                  <w:sz w:val="18"/>
                  <w:szCs w:val="18"/>
                </w:rPr>
                <w:t>3.5</w:t>
              </w:r>
              <w:r w:rsidR="00676572" w:rsidRPr="00542719">
                <w:rPr>
                  <w:rFonts w:asciiTheme="minorHAnsi" w:eastAsiaTheme="minorEastAsia" w:hAnsiTheme="minorHAnsi" w:cstheme="minorHAnsi"/>
                  <w:sz w:val="18"/>
                  <w:szCs w:val="18"/>
                </w:rPr>
                <w:t xml:space="preserve"> </w:t>
              </w:r>
            </w:ins>
            <w:r w:rsidRPr="00542719">
              <w:rPr>
                <w:rFonts w:asciiTheme="minorHAnsi" w:eastAsiaTheme="minorEastAsia" w:hAnsiTheme="minorHAnsi" w:cstheme="minorHAnsi"/>
                <w:sz w:val="18"/>
                <w:szCs w:val="18"/>
              </w:rPr>
              <w:t>or combination of R-16 internal and external Insulation. (Section 110.3(c)4).</w:t>
            </w:r>
          </w:p>
        </w:tc>
      </w:tr>
      <w:tr w:rsidR="006C36EE" w:rsidRPr="002F18C2" w14:paraId="60043560" w14:textId="77777777" w:rsidTr="00E879AA">
        <w:trPr>
          <w:trHeight w:val="144"/>
        </w:trPr>
        <w:tc>
          <w:tcPr>
            <w:tcW w:w="615" w:type="dxa"/>
            <w:vAlign w:val="center"/>
          </w:tcPr>
          <w:p w14:paraId="2C9370B9" w14:textId="77777777" w:rsidR="006C36EE" w:rsidRPr="00583B52" w:rsidRDefault="006C36EE" w:rsidP="00E879AA">
            <w:pPr>
              <w:keepNext/>
              <w:spacing w:after="0" w:line="240" w:lineRule="auto"/>
              <w:jc w:val="center"/>
              <w:rPr>
                <w:rFonts w:asciiTheme="minorHAnsi" w:eastAsiaTheme="minorEastAsia" w:hAnsiTheme="minorHAnsi" w:cstheme="minorHAnsi"/>
                <w:sz w:val="20"/>
                <w:szCs w:val="18"/>
              </w:rPr>
            </w:pPr>
            <w:r w:rsidRPr="00583B52">
              <w:rPr>
                <w:rFonts w:asciiTheme="minorHAnsi" w:eastAsiaTheme="minorEastAsia" w:hAnsiTheme="minorHAnsi" w:cstheme="minorHAnsi"/>
                <w:sz w:val="20"/>
                <w:szCs w:val="18"/>
              </w:rPr>
              <w:t>03</w:t>
            </w:r>
          </w:p>
        </w:tc>
        <w:tc>
          <w:tcPr>
            <w:tcW w:w="10401" w:type="dxa"/>
            <w:vAlign w:val="center"/>
          </w:tcPr>
          <w:p w14:paraId="2F583975" w14:textId="047183E9" w:rsidR="006C36EE" w:rsidRPr="00542719" w:rsidDel="00676572" w:rsidRDefault="006C36EE" w:rsidP="00E879AA">
            <w:pPr>
              <w:keepNext/>
              <w:autoSpaceDE w:val="0"/>
              <w:autoSpaceDN w:val="0"/>
              <w:adjustRightInd w:val="0"/>
              <w:spacing w:after="0" w:line="240" w:lineRule="auto"/>
              <w:rPr>
                <w:del w:id="154" w:author="Tam, Danny@Energy" w:date="2021-11-05T15:20:00Z"/>
                <w:rFonts w:asciiTheme="minorHAnsi" w:eastAsiaTheme="minorEastAsia" w:hAnsiTheme="minorHAnsi" w:cstheme="minorHAnsi"/>
                <w:b/>
                <w:bCs/>
                <w:sz w:val="18"/>
                <w:szCs w:val="18"/>
              </w:rPr>
            </w:pPr>
            <w:r w:rsidRPr="00542719">
              <w:rPr>
                <w:rFonts w:asciiTheme="minorHAnsi" w:eastAsiaTheme="minorEastAsia" w:hAnsiTheme="minorHAnsi" w:cstheme="minorHAnsi"/>
                <w:bCs/>
                <w:sz w:val="18"/>
                <w:szCs w:val="18"/>
              </w:rPr>
              <w:t xml:space="preserve">All domestic hot water piping shall be insulated as specified in Section 609.11 of the California Plumbing Code. </w:t>
            </w:r>
            <w:del w:id="155" w:author="Tam, Danny@Energy" w:date="2021-11-05T15:20:00Z">
              <w:r w:rsidRPr="00542719" w:rsidDel="00676572">
                <w:rPr>
                  <w:rFonts w:asciiTheme="minorHAnsi" w:eastAsiaTheme="minorEastAsia" w:hAnsiTheme="minorHAnsi" w:cstheme="minorHAnsi"/>
                  <w:bCs/>
                  <w:sz w:val="18"/>
                  <w:szCs w:val="18"/>
                </w:rPr>
                <w:delText>In addition, the following piping conditions shall have a minimum insulation wall thickness of 1 inch or a min</w:delText>
              </w:r>
              <w:r w:rsidR="00A956FB" w:rsidDel="00676572">
                <w:rPr>
                  <w:rFonts w:asciiTheme="minorHAnsi" w:eastAsiaTheme="minorEastAsia" w:hAnsiTheme="minorHAnsi" w:cstheme="minorHAnsi"/>
                  <w:bCs/>
                  <w:sz w:val="18"/>
                  <w:szCs w:val="18"/>
                </w:rPr>
                <w:delText xml:space="preserve">imum insulation R-value of 7.7 </w:delText>
              </w:r>
              <w:r w:rsidRPr="00542719" w:rsidDel="00676572">
                <w:rPr>
                  <w:rFonts w:asciiTheme="minorHAnsi" w:eastAsiaTheme="minorEastAsia" w:hAnsiTheme="minorHAnsi" w:cstheme="minorHAnsi"/>
                  <w:bCs/>
                  <w:sz w:val="18"/>
                  <w:szCs w:val="18"/>
                </w:rPr>
                <w:delText>(RA4.4.1)</w:delText>
              </w:r>
            </w:del>
          </w:p>
          <w:p w14:paraId="66A10595" w14:textId="0DFEE57D" w:rsidR="006C36EE" w:rsidRPr="00542719" w:rsidDel="00676572" w:rsidRDefault="006C36EE">
            <w:pPr>
              <w:keepNext/>
              <w:autoSpaceDE w:val="0"/>
              <w:autoSpaceDN w:val="0"/>
              <w:adjustRightInd w:val="0"/>
              <w:spacing w:after="0" w:line="240" w:lineRule="auto"/>
              <w:rPr>
                <w:del w:id="156" w:author="Tam, Danny@Energy" w:date="2021-11-05T15:20:00Z"/>
                <w:rFonts w:asciiTheme="minorHAnsi" w:eastAsia="Times New Roman" w:hAnsiTheme="minorHAnsi" w:cstheme="minorHAnsi"/>
                <w:b/>
                <w:bCs/>
                <w:sz w:val="18"/>
                <w:szCs w:val="18"/>
              </w:rPr>
              <w:pPrChange w:id="157" w:author="Tam, Danny@Energy" w:date="2021-11-05T15:20:00Z">
                <w:pPr>
                  <w:keepNext/>
                  <w:numPr>
                    <w:ilvl w:val="1"/>
                    <w:numId w:val="12"/>
                  </w:numPr>
                  <w:autoSpaceDE w:val="0"/>
                  <w:autoSpaceDN w:val="0"/>
                  <w:adjustRightInd w:val="0"/>
                  <w:spacing w:after="0" w:line="240" w:lineRule="auto"/>
                  <w:ind w:left="1440" w:hanging="360"/>
                  <w:contextualSpacing/>
                </w:pPr>
              </w:pPrChange>
            </w:pPr>
            <w:del w:id="158" w:author="Tam, Danny@Energy" w:date="2021-11-05T15:20:00Z">
              <w:r w:rsidRPr="00542719" w:rsidDel="00676572">
                <w:rPr>
                  <w:rFonts w:asciiTheme="minorHAnsi" w:eastAsia="Times New Roman" w:hAnsiTheme="minorHAnsi" w:cstheme="minorHAnsi"/>
                  <w:bCs/>
                  <w:sz w:val="18"/>
                  <w:szCs w:val="18"/>
                </w:rPr>
                <w:delText>The first 5 feet (1.5 meters) of cold water pipes from the storage tank.</w:delText>
              </w:r>
            </w:del>
          </w:p>
          <w:p w14:paraId="4A601B4A" w14:textId="281AADE3" w:rsidR="006C36EE" w:rsidRPr="00542719" w:rsidDel="00676572" w:rsidRDefault="006C36EE" w:rsidP="00E26207">
            <w:pPr>
              <w:keepNext/>
              <w:numPr>
                <w:ilvl w:val="1"/>
                <w:numId w:val="12"/>
              </w:numPr>
              <w:autoSpaceDE w:val="0"/>
              <w:autoSpaceDN w:val="0"/>
              <w:adjustRightInd w:val="0"/>
              <w:spacing w:after="0" w:line="240" w:lineRule="auto"/>
              <w:contextualSpacing/>
              <w:rPr>
                <w:del w:id="159" w:author="Tam, Danny@Energy" w:date="2021-11-05T15:20:00Z"/>
                <w:rFonts w:asciiTheme="minorHAnsi" w:eastAsia="Times New Roman" w:hAnsiTheme="minorHAnsi" w:cstheme="minorHAnsi"/>
                <w:b/>
                <w:bCs/>
                <w:sz w:val="18"/>
                <w:szCs w:val="18"/>
              </w:rPr>
            </w:pPr>
            <w:del w:id="160" w:author="Tam, Danny@Energy" w:date="2021-11-05T15:20:00Z">
              <w:r w:rsidRPr="00542719" w:rsidDel="00676572">
                <w:rPr>
                  <w:rFonts w:asciiTheme="minorHAnsi" w:eastAsia="Times New Roman" w:hAnsiTheme="minorHAnsi" w:cstheme="minorHAnsi"/>
                  <w:bCs/>
                  <w:sz w:val="18"/>
                  <w:szCs w:val="18"/>
                </w:rPr>
                <w:delText>All piping with a nominal diameter of 3/4 inch (19 millimeter) and less than 1 inch.</w:delText>
              </w:r>
            </w:del>
          </w:p>
          <w:p w14:paraId="6403D0E1" w14:textId="2FAFF4AD" w:rsidR="006C36EE" w:rsidRPr="003F5E03" w:rsidDel="00676572" w:rsidRDefault="006C36EE" w:rsidP="00E26207">
            <w:pPr>
              <w:keepNext/>
              <w:numPr>
                <w:ilvl w:val="1"/>
                <w:numId w:val="12"/>
              </w:numPr>
              <w:autoSpaceDE w:val="0"/>
              <w:autoSpaceDN w:val="0"/>
              <w:adjustRightInd w:val="0"/>
              <w:spacing w:after="0" w:line="240" w:lineRule="auto"/>
              <w:contextualSpacing/>
              <w:rPr>
                <w:del w:id="161" w:author="Tam, Danny@Energy" w:date="2021-11-05T15:20:00Z"/>
                <w:rFonts w:asciiTheme="minorHAnsi" w:eastAsia="Times New Roman" w:hAnsiTheme="minorHAnsi" w:cstheme="minorHAnsi"/>
                <w:b/>
                <w:bCs/>
                <w:sz w:val="18"/>
                <w:szCs w:val="18"/>
              </w:rPr>
            </w:pPr>
            <w:del w:id="162" w:author="Tam, Danny@Energy" w:date="2021-11-05T15:20:00Z">
              <w:r w:rsidRPr="00542719" w:rsidDel="00676572">
                <w:rPr>
                  <w:rFonts w:asciiTheme="minorHAnsi" w:eastAsia="Times New Roman" w:hAnsiTheme="minorHAnsi" w:cstheme="minorHAnsi"/>
                  <w:bCs/>
                  <w:sz w:val="18"/>
                  <w:szCs w:val="18"/>
                </w:rPr>
                <w:delText>All hot water piping from the heating source to the kitchen fixtures.</w:delText>
              </w:r>
            </w:del>
          </w:p>
          <w:p w14:paraId="7C393648" w14:textId="7E8D62D9" w:rsidR="003F5E03" w:rsidRPr="003F5E03" w:rsidDel="00676572" w:rsidRDefault="003F5E03" w:rsidP="00E26207">
            <w:pPr>
              <w:keepNext/>
              <w:numPr>
                <w:ilvl w:val="1"/>
                <w:numId w:val="12"/>
              </w:numPr>
              <w:autoSpaceDE w:val="0"/>
              <w:autoSpaceDN w:val="0"/>
              <w:adjustRightInd w:val="0"/>
              <w:spacing w:after="0" w:line="240" w:lineRule="auto"/>
              <w:contextualSpacing/>
              <w:rPr>
                <w:del w:id="163" w:author="Tam, Danny@Energy" w:date="2021-11-05T15:20:00Z"/>
                <w:rFonts w:asciiTheme="minorHAnsi" w:eastAsia="Times New Roman" w:hAnsiTheme="minorHAnsi" w:cstheme="minorHAnsi"/>
                <w:b/>
                <w:bCs/>
                <w:sz w:val="18"/>
                <w:szCs w:val="18"/>
              </w:rPr>
            </w:pPr>
            <w:del w:id="164" w:author="Tam, Danny@Energy" w:date="2021-11-05T15:20:00Z">
              <w:r w:rsidRPr="00542719" w:rsidDel="00676572">
                <w:rPr>
                  <w:rFonts w:asciiTheme="minorHAnsi" w:eastAsia="Times New Roman" w:hAnsiTheme="minorHAnsi" w:cstheme="minorHAnsi"/>
                  <w:bCs/>
                  <w:sz w:val="18"/>
                  <w:szCs w:val="18"/>
                </w:rPr>
                <w:delText>Piping from the heating source to storage tank or between tanks</w:delText>
              </w:r>
              <w:r w:rsidDel="00676572">
                <w:rPr>
                  <w:rFonts w:asciiTheme="minorHAnsi" w:eastAsia="Times New Roman" w:hAnsiTheme="minorHAnsi" w:cstheme="minorHAnsi"/>
                  <w:bCs/>
                  <w:sz w:val="18"/>
                  <w:szCs w:val="18"/>
                </w:rPr>
                <w:delText>.</w:delText>
              </w:r>
            </w:del>
          </w:p>
          <w:p w14:paraId="3A5F8BB0" w14:textId="1849F2AD" w:rsidR="003F5E03" w:rsidRPr="00542719" w:rsidDel="00676572" w:rsidRDefault="003F5E03" w:rsidP="00E26207">
            <w:pPr>
              <w:keepNext/>
              <w:numPr>
                <w:ilvl w:val="1"/>
                <w:numId w:val="12"/>
              </w:numPr>
              <w:autoSpaceDE w:val="0"/>
              <w:autoSpaceDN w:val="0"/>
              <w:adjustRightInd w:val="0"/>
              <w:spacing w:after="0" w:line="240" w:lineRule="auto"/>
              <w:contextualSpacing/>
              <w:rPr>
                <w:del w:id="165" w:author="Tam, Danny@Energy" w:date="2021-11-05T15:20:00Z"/>
                <w:rFonts w:asciiTheme="minorHAnsi" w:eastAsia="Times New Roman" w:hAnsiTheme="minorHAnsi" w:cstheme="minorHAnsi"/>
                <w:b/>
                <w:bCs/>
                <w:sz w:val="18"/>
                <w:szCs w:val="18"/>
              </w:rPr>
            </w:pPr>
            <w:del w:id="166" w:author="Tam, Danny@Energy" w:date="2021-11-05T15:20:00Z">
              <w:r w:rsidDel="00676572">
                <w:rPr>
                  <w:rFonts w:asciiTheme="minorHAnsi" w:eastAsia="Times New Roman" w:hAnsiTheme="minorHAnsi" w:cstheme="minorHAnsi"/>
                  <w:bCs/>
                  <w:sz w:val="18"/>
                  <w:szCs w:val="18"/>
                </w:rPr>
                <w:delText>All piping associated with a recirculation system.</w:delText>
              </w:r>
            </w:del>
          </w:p>
          <w:p w14:paraId="01713044" w14:textId="6BD1015D" w:rsidR="006C36EE" w:rsidRPr="00542719" w:rsidRDefault="006C36EE">
            <w:pPr>
              <w:keepNext/>
              <w:autoSpaceDE w:val="0"/>
              <w:autoSpaceDN w:val="0"/>
              <w:adjustRightInd w:val="0"/>
              <w:spacing w:after="0" w:line="240" w:lineRule="auto"/>
              <w:ind w:left="1080"/>
              <w:contextualSpacing/>
              <w:rPr>
                <w:rFonts w:asciiTheme="minorHAnsi" w:eastAsia="Times New Roman" w:hAnsiTheme="minorHAnsi" w:cstheme="minorHAnsi"/>
                <w:b/>
                <w:bCs/>
                <w:sz w:val="18"/>
                <w:szCs w:val="18"/>
              </w:rPr>
              <w:pPrChange w:id="167" w:author="Alhabibi, Haider@Energy" w:date="2021-12-31T13:20:00Z">
                <w:pPr>
                  <w:keepNext/>
                  <w:numPr>
                    <w:ilvl w:val="1"/>
                    <w:numId w:val="12"/>
                  </w:numPr>
                  <w:autoSpaceDE w:val="0"/>
                  <w:autoSpaceDN w:val="0"/>
                  <w:adjustRightInd w:val="0"/>
                  <w:spacing w:after="0" w:line="240" w:lineRule="auto"/>
                  <w:ind w:left="1440" w:hanging="360"/>
                  <w:contextualSpacing/>
                </w:pPr>
              </w:pPrChange>
            </w:pPr>
            <w:del w:id="168" w:author="Tam, Danny@Energy" w:date="2021-11-05T15:20:00Z">
              <w:r w:rsidRPr="00542719" w:rsidDel="00676572">
                <w:rPr>
                  <w:rFonts w:asciiTheme="minorHAnsi" w:eastAsia="Times New Roman" w:hAnsiTheme="minorHAnsi" w:cstheme="minorHAnsi"/>
                  <w:bCs/>
                  <w:sz w:val="18"/>
                  <w:szCs w:val="18"/>
                </w:rPr>
                <w:delText>All underground piping</w:delText>
              </w:r>
              <w:r w:rsidRPr="004B5988" w:rsidDel="00676572">
                <w:rPr>
                  <w:rFonts w:asciiTheme="minorHAnsi" w:eastAsia="Times New Roman" w:hAnsiTheme="minorHAnsi" w:cstheme="minorHAnsi"/>
                  <w:bCs/>
                  <w:sz w:val="18"/>
                  <w:szCs w:val="18"/>
                </w:rPr>
                <w:delText>.</w:delText>
              </w:r>
            </w:del>
          </w:p>
          <w:p w14:paraId="6E556316" w14:textId="1FA08AFC" w:rsidR="006C36EE" w:rsidRPr="00542719" w:rsidRDefault="006C36EE" w:rsidP="00E26207">
            <w:pPr>
              <w:keepNext/>
              <w:numPr>
                <w:ilvl w:val="1"/>
                <w:numId w:val="10"/>
              </w:numPr>
              <w:autoSpaceDE w:val="0"/>
              <w:autoSpaceDN w:val="0"/>
              <w:adjustRightInd w:val="0"/>
              <w:spacing w:after="0" w:line="240" w:lineRule="auto"/>
              <w:ind w:left="286" w:hanging="268"/>
              <w:contextualSpacing/>
              <w:rPr>
                <w:rFonts w:asciiTheme="minorHAnsi" w:eastAsia="Times New Roman" w:hAnsiTheme="minorHAnsi" w:cstheme="minorHAnsi"/>
                <w:bCs/>
                <w:sz w:val="18"/>
                <w:szCs w:val="18"/>
              </w:rPr>
            </w:pPr>
            <w:r w:rsidRPr="004B5988">
              <w:rPr>
                <w:rFonts w:asciiTheme="minorHAnsi" w:eastAsia="Times New Roman" w:hAnsiTheme="minorHAnsi" w:cstheme="minorHAnsi"/>
                <w:bCs/>
                <w:sz w:val="18"/>
                <w:szCs w:val="18"/>
              </w:rPr>
              <w:t>Insulation buried below grade must be installed in a waterproof and non-crushable casing or sleeve.</w:t>
            </w:r>
          </w:p>
          <w:p w14:paraId="6307F6D8" w14:textId="7340952F" w:rsidR="006C36EE" w:rsidRPr="00542719" w:rsidRDefault="006C36EE" w:rsidP="00E26207">
            <w:pPr>
              <w:keepNext/>
              <w:numPr>
                <w:ilvl w:val="1"/>
                <w:numId w:val="5"/>
              </w:numPr>
              <w:autoSpaceDE w:val="0"/>
              <w:autoSpaceDN w:val="0"/>
              <w:adjustRightInd w:val="0"/>
              <w:spacing w:after="0" w:line="240" w:lineRule="auto"/>
              <w:ind w:left="286" w:hanging="268"/>
              <w:contextualSpacing/>
              <w:rPr>
                <w:rFonts w:asciiTheme="minorHAnsi" w:eastAsia="Times New Roman" w:hAnsiTheme="minorHAnsi" w:cstheme="minorHAnsi"/>
                <w:b/>
                <w:bCs/>
                <w:sz w:val="18"/>
                <w:szCs w:val="18"/>
              </w:rPr>
            </w:pPr>
            <w:r w:rsidRPr="00542719">
              <w:rPr>
                <w:rFonts w:asciiTheme="minorHAnsi" w:eastAsia="Times New Roman" w:hAnsiTheme="minorHAnsi" w:cstheme="minorHAnsi"/>
                <w:bCs/>
                <w:sz w:val="18"/>
                <w:szCs w:val="18"/>
              </w:rPr>
              <w:t>Piping that penetrates framing members shall not be required to have pipe insulation for the dista</w:t>
            </w:r>
            <w:r w:rsidR="003F5E03">
              <w:rPr>
                <w:rFonts w:asciiTheme="minorHAnsi" w:eastAsia="Times New Roman" w:hAnsiTheme="minorHAnsi" w:cstheme="minorHAnsi"/>
                <w:bCs/>
                <w:sz w:val="18"/>
                <w:szCs w:val="18"/>
              </w:rPr>
              <w:t>nce of the framing penetration.</w:t>
            </w:r>
            <w:r w:rsidRPr="00542719">
              <w:rPr>
                <w:rFonts w:asciiTheme="minorHAnsi" w:eastAsia="Times New Roman" w:hAnsiTheme="minorHAnsi" w:cstheme="minorHAnsi"/>
                <w:bCs/>
                <w:sz w:val="18"/>
                <w:szCs w:val="18"/>
              </w:rPr>
              <w:t xml:space="preserve">Piping that penetrates metal framing shall use grommets, plugs, wrapping or other insulating material to assure that no contact is made with the metal framing. Insulation shall butt securely against all framing members. </w:t>
            </w:r>
          </w:p>
          <w:p w14:paraId="4395B4CE" w14:textId="7E849E0F" w:rsidR="006C36EE" w:rsidRPr="00542719" w:rsidRDefault="006C36EE" w:rsidP="00E26207">
            <w:pPr>
              <w:keepNext/>
              <w:numPr>
                <w:ilvl w:val="1"/>
                <w:numId w:val="5"/>
              </w:numPr>
              <w:autoSpaceDE w:val="0"/>
              <w:autoSpaceDN w:val="0"/>
              <w:adjustRightInd w:val="0"/>
              <w:spacing w:after="0" w:line="240" w:lineRule="auto"/>
              <w:ind w:left="286" w:hanging="268"/>
              <w:contextualSpacing/>
              <w:rPr>
                <w:rFonts w:asciiTheme="minorHAnsi" w:eastAsia="Times New Roman" w:hAnsiTheme="minorHAnsi" w:cstheme="minorHAnsi"/>
                <w:b/>
                <w:bCs/>
                <w:sz w:val="18"/>
                <w:szCs w:val="18"/>
              </w:rPr>
            </w:pPr>
            <w:r w:rsidRPr="00542719">
              <w:rPr>
                <w:rFonts w:asciiTheme="minorHAnsi" w:eastAsia="Times New Roman" w:hAnsiTheme="minorHAnsi" w:cstheme="minorHAnsi"/>
                <w:bCs/>
                <w:sz w:val="18"/>
                <w:szCs w:val="18"/>
              </w:rPr>
              <w:t>Piping installed in interior or exterior walls that is surrounded on all sides by at least 1 inch (</w:t>
            </w:r>
            <w:r w:rsidR="00684EC5">
              <w:rPr>
                <w:rFonts w:asciiTheme="minorHAnsi" w:eastAsia="Times New Roman" w:hAnsiTheme="minorHAnsi" w:cstheme="minorHAnsi"/>
                <w:bCs/>
                <w:sz w:val="18"/>
                <w:szCs w:val="18"/>
              </w:rPr>
              <w:t>2.</w:t>
            </w:r>
            <w:r w:rsidRPr="00542719">
              <w:rPr>
                <w:rFonts w:asciiTheme="minorHAnsi" w:eastAsia="Times New Roman" w:hAnsiTheme="minorHAnsi" w:cstheme="minorHAnsi"/>
                <w:bCs/>
                <w:sz w:val="18"/>
                <w:szCs w:val="18"/>
              </w:rPr>
              <w:t>5 cm) of insulation.</w:t>
            </w:r>
          </w:p>
          <w:p w14:paraId="614611BC" w14:textId="6D1E2B0F" w:rsidR="006C36EE" w:rsidRPr="00542719" w:rsidRDefault="006C36EE" w:rsidP="00E26207">
            <w:pPr>
              <w:keepNext/>
              <w:numPr>
                <w:ilvl w:val="1"/>
                <w:numId w:val="5"/>
              </w:numPr>
              <w:autoSpaceDE w:val="0"/>
              <w:autoSpaceDN w:val="0"/>
              <w:adjustRightInd w:val="0"/>
              <w:spacing w:after="0" w:line="240" w:lineRule="auto"/>
              <w:ind w:left="286" w:hanging="268"/>
              <w:contextualSpacing/>
              <w:rPr>
                <w:rFonts w:asciiTheme="minorHAnsi" w:eastAsia="Times New Roman" w:hAnsiTheme="minorHAnsi" w:cstheme="minorHAnsi"/>
                <w:b/>
                <w:bCs/>
                <w:sz w:val="18"/>
                <w:szCs w:val="18"/>
              </w:rPr>
            </w:pPr>
            <w:r w:rsidRPr="00542719">
              <w:rPr>
                <w:rFonts w:asciiTheme="minorHAnsi" w:eastAsia="Times New Roman" w:hAnsiTheme="minorHAnsi" w:cstheme="minorHAnsi"/>
                <w:bCs/>
                <w:sz w:val="18"/>
                <w:szCs w:val="18"/>
              </w:rPr>
              <w:t>Piping installed in crawlspace with a minimum of 1 inches (</w:t>
            </w:r>
            <w:r w:rsidR="00684EC5">
              <w:rPr>
                <w:rFonts w:asciiTheme="minorHAnsi" w:eastAsia="Times New Roman" w:hAnsiTheme="minorHAnsi" w:cstheme="minorHAnsi"/>
                <w:bCs/>
                <w:sz w:val="18"/>
                <w:szCs w:val="18"/>
              </w:rPr>
              <w:t>2.</w:t>
            </w:r>
            <w:r w:rsidRPr="00542719">
              <w:rPr>
                <w:rFonts w:asciiTheme="minorHAnsi" w:eastAsia="Times New Roman" w:hAnsiTheme="minorHAnsi" w:cstheme="minorHAnsi"/>
                <w:bCs/>
                <w:sz w:val="18"/>
                <w:szCs w:val="18"/>
              </w:rPr>
              <w:t>5 cm) of crawlspace insulation above and below.</w:t>
            </w:r>
          </w:p>
          <w:p w14:paraId="58233D66" w14:textId="58DEF539" w:rsidR="006C36EE" w:rsidRPr="00542719" w:rsidRDefault="006C36EE" w:rsidP="00E26207">
            <w:pPr>
              <w:keepNext/>
              <w:numPr>
                <w:ilvl w:val="1"/>
                <w:numId w:val="5"/>
              </w:numPr>
              <w:autoSpaceDE w:val="0"/>
              <w:autoSpaceDN w:val="0"/>
              <w:adjustRightInd w:val="0"/>
              <w:spacing w:after="0" w:line="240" w:lineRule="auto"/>
              <w:ind w:left="286" w:hanging="268"/>
              <w:contextualSpacing/>
              <w:rPr>
                <w:rFonts w:asciiTheme="minorHAnsi" w:eastAsia="Times New Roman" w:hAnsiTheme="minorHAnsi" w:cstheme="minorHAnsi"/>
                <w:b/>
                <w:bCs/>
                <w:sz w:val="18"/>
                <w:szCs w:val="18"/>
              </w:rPr>
            </w:pPr>
            <w:r w:rsidRPr="00542719">
              <w:rPr>
                <w:rFonts w:asciiTheme="minorHAnsi" w:eastAsia="Times New Roman" w:hAnsiTheme="minorHAnsi" w:cstheme="minorHAnsi"/>
                <w:bCs/>
                <w:sz w:val="18"/>
                <w:szCs w:val="18"/>
              </w:rPr>
              <w:t>Piping installed in attics with a minimum of 4 inches (10 cm) of attic insulation on top</w:t>
            </w:r>
            <w:r w:rsidR="00293EE6">
              <w:rPr>
                <w:rFonts w:asciiTheme="minorHAnsi" w:eastAsia="Times New Roman" w:hAnsiTheme="minorHAnsi" w:cstheme="minorHAnsi"/>
                <w:bCs/>
                <w:sz w:val="18"/>
                <w:szCs w:val="18"/>
              </w:rPr>
              <w:t>.</w:t>
            </w:r>
          </w:p>
          <w:p w14:paraId="5AF765AB" w14:textId="77777777" w:rsidR="006C36EE" w:rsidRPr="00542719" w:rsidRDefault="006C36EE" w:rsidP="00E26207">
            <w:pPr>
              <w:keepNext/>
              <w:numPr>
                <w:ilvl w:val="1"/>
                <w:numId w:val="5"/>
              </w:numPr>
              <w:autoSpaceDE w:val="0"/>
              <w:autoSpaceDN w:val="0"/>
              <w:adjustRightInd w:val="0"/>
              <w:spacing w:after="0" w:line="240" w:lineRule="auto"/>
              <w:ind w:left="286" w:hanging="268"/>
              <w:contextualSpacing/>
              <w:rPr>
                <w:rFonts w:asciiTheme="minorHAnsi" w:eastAsia="Times New Roman" w:hAnsiTheme="minorHAnsi" w:cstheme="minorHAnsi"/>
                <w:b/>
                <w:bCs/>
                <w:sz w:val="18"/>
                <w:szCs w:val="18"/>
              </w:rPr>
            </w:pPr>
            <w:r w:rsidRPr="00542719">
              <w:rPr>
                <w:rFonts w:asciiTheme="minorHAnsi" w:eastAsia="Times New Roman" w:hAnsiTheme="minorHAnsi" w:cstheme="minorHAnsi"/>
                <w:bCs/>
                <w:sz w:val="18"/>
                <w:szCs w:val="18"/>
              </w:rPr>
              <w:t>Pipe insulation shall fit tightly and all elbows and tees shall be fully insulated.</w:t>
            </w:r>
          </w:p>
        </w:tc>
      </w:tr>
      <w:tr w:rsidR="006C36EE" w:rsidRPr="002F18C2" w14:paraId="591364E0" w14:textId="77777777" w:rsidTr="00E879AA">
        <w:trPr>
          <w:trHeight w:val="144"/>
          <w:tblHeader/>
        </w:trPr>
        <w:tc>
          <w:tcPr>
            <w:tcW w:w="615" w:type="dxa"/>
            <w:vAlign w:val="center"/>
          </w:tcPr>
          <w:p w14:paraId="1C807F11" w14:textId="77777777" w:rsidR="006C36EE" w:rsidRPr="00935470"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imes New Roman" w:hAnsiTheme="minorHAnsi" w:cstheme="minorHAnsi"/>
                <w:b/>
                <w:sz w:val="20"/>
                <w:szCs w:val="18"/>
              </w:rPr>
            </w:pPr>
            <w:r w:rsidRPr="00583B52">
              <w:rPr>
                <w:rFonts w:asciiTheme="minorHAnsi" w:eastAsiaTheme="minorEastAsia" w:hAnsiTheme="minorHAnsi" w:cstheme="minorHAnsi"/>
                <w:sz w:val="20"/>
                <w:szCs w:val="18"/>
              </w:rPr>
              <w:t>04</w:t>
            </w:r>
          </w:p>
        </w:tc>
        <w:tc>
          <w:tcPr>
            <w:tcW w:w="10401" w:type="dxa"/>
            <w:vAlign w:val="center"/>
          </w:tcPr>
          <w:p w14:paraId="089764D4" w14:textId="72986411" w:rsidR="006C36EE"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ins w:id="169" w:author="Tam, Danny@Energy" w:date="2021-11-08T09:22:00Z"/>
                <w:rFonts w:asciiTheme="minorHAnsi" w:eastAsia="Times New Roman" w:hAnsiTheme="minorHAnsi" w:cstheme="minorHAnsi"/>
                <w:sz w:val="18"/>
                <w:szCs w:val="18"/>
              </w:rPr>
            </w:pPr>
            <w:r w:rsidRPr="00542719">
              <w:rPr>
                <w:rFonts w:asciiTheme="minorHAnsi" w:eastAsia="Times New Roman" w:hAnsiTheme="minorHAnsi" w:cstheme="minorHAnsi"/>
                <w:sz w:val="18"/>
                <w:szCs w:val="18"/>
              </w:rPr>
              <w:t xml:space="preserve">For Gas or Propane Water Heaters:  Ensure </w:t>
            </w:r>
            <w:ins w:id="170" w:author="Tam, Danny@Energy" w:date="2021-11-08T09:23:00Z">
              <w:r w:rsidR="00BF603C" w:rsidRPr="00BF603C">
                <w:rPr>
                  <w:rFonts w:asciiTheme="minorHAnsi" w:eastAsia="Times New Roman" w:hAnsiTheme="minorHAnsi" w:cstheme="minorHAnsi"/>
                  <w:sz w:val="18"/>
                  <w:szCs w:val="18"/>
                </w:rPr>
                <w:t xml:space="preserve">either a </w:t>
              </w:r>
              <w:r w:rsidR="00BF603C" w:rsidRPr="00BF603C">
                <w:rPr>
                  <w:rFonts w:asciiTheme="minorHAnsi" w:eastAsia="Times New Roman" w:hAnsiTheme="minorHAnsi" w:cstheme="minorHAnsi"/>
                  <w:b/>
                  <w:bCs/>
                  <w:sz w:val="18"/>
                  <w:szCs w:val="18"/>
                </w:rPr>
                <w:t>or</w:t>
              </w:r>
              <w:r w:rsidR="00BF603C" w:rsidRPr="00BF603C">
                <w:rPr>
                  <w:rFonts w:asciiTheme="minorHAnsi" w:eastAsia="Times New Roman" w:hAnsiTheme="minorHAnsi" w:cstheme="minorHAnsi"/>
                  <w:sz w:val="18"/>
                  <w:szCs w:val="18"/>
                </w:rPr>
                <w:t xml:space="preserve"> b</w:t>
              </w:r>
            </w:ins>
            <w:del w:id="171" w:author="Tam, Danny@Energy" w:date="2021-11-08T09:23:00Z">
              <w:r w:rsidRPr="00542719" w:rsidDel="00BF603C">
                <w:rPr>
                  <w:rFonts w:asciiTheme="minorHAnsi" w:eastAsia="Times New Roman" w:hAnsiTheme="minorHAnsi" w:cstheme="minorHAnsi"/>
                  <w:sz w:val="18"/>
                  <w:szCs w:val="18"/>
                </w:rPr>
                <w:delText>the following</w:delText>
              </w:r>
            </w:del>
            <w:r w:rsidRPr="00542719">
              <w:rPr>
                <w:rFonts w:asciiTheme="minorHAnsi" w:eastAsia="Times New Roman" w:hAnsiTheme="minorHAnsi" w:cstheme="minorHAnsi"/>
                <w:sz w:val="18"/>
                <w:szCs w:val="18"/>
              </w:rPr>
              <w:t xml:space="preserve"> are installed (Section 150.0(n))</w:t>
            </w:r>
          </w:p>
          <w:p w14:paraId="2CF6D7DC" w14:textId="77777777" w:rsidR="00BF603C" w:rsidRPr="00E96E3C" w:rsidRDefault="00BF603C" w:rsidP="00BF603C">
            <w:pPr>
              <w:pStyle w:val="ListParagraph"/>
              <w:keepNext/>
              <w:numPr>
                <w:ilvl w:val="0"/>
                <w:numId w:val="16"/>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ins w:id="172" w:author="Tam, Danny@Energy" w:date="2021-11-08T09:22:00Z"/>
                <w:rFonts w:asciiTheme="minorHAnsi" w:eastAsia="Times New Roman" w:hAnsiTheme="minorHAnsi" w:cstheme="minorHAnsi"/>
                <w:sz w:val="18"/>
                <w:szCs w:val="18"/>
              </w:rPr>
            </w:pPr>
            <w:ins w:id="173" w:author="Tam, Danny@Energy" w:date="2021-11-08T09:22:00Z">
              <w:r w:rsidRPr="00E96E3C">
                <w:rPr>
                  <w:rFonts w:asciiTheme="minorHAnsi" w:eastAsia="Times New Roman" w:hAnsiTheme="minorHAnsi" w:cstheme="minorHAnsi"/>
                  <w:sz w:val="18"/>
                  <w:szCs w:val="18"/>
                </w:rPr>
                <w:t>designated space at least 2.5 feet by 2.5 feet and 7 feet tall within 3 feet from the water heater</w:t>
              </w:r>
            </w:ins>
          </w:p>
          <w:p w14:paraId="2DFB9203" w14:textId="77777777" w:rsidR="00BF603C" w:rsidRPr="00542719" w:rsidRDefault="00BF603C"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p>
          <w:p w14:paraId="3303CE97" w14:textId="2B02943F" w:rsidR="006C36EE" w:rsidRPr="00542719" w:rsidRDefault="006C36EE" w:rsidP="00524349">
            <w:pPr>
              <w:keepNext/>
              <w:numPr>
                <w:ilvl w:val="0"/>
                <w:numId w:val="10"/>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884" w:hanging="632"/>
              <w:contextualSpacing/>
              <w:rPr>
                <w:rFonts w:asciiTheme="minorHAnsi" w:eastAsia="Times New Roman" w:hAnsiTheme="minorHAnsi" w:cstheme="minorHAnsi"/>
                <w:sz w:val="18"/>
                <w:szCs w:val="18"/>
              </w:rPr>
            </w:pPr>
            <w:r w:rsidRPr="00542719">
              <w:rPr>
                <w:rFonts w:asciiTheme="minorHAnsi" w:eastAsia="Times New Roman" w:hAnsiTheme="minorHAnsi" w:cstheme="minorHAnsi"/>
                <w:sz w:val="18"/>
                <w:szCs w:val="18"/>
              </w:rPr>
              <w:t>A dedicated 125V, 20A electrical receptacle connected to the electric panel with a 120/240V 3 conductor, 10 AWG copper branch circuit, within 3 feet from the water heater and</w:t>
            </w:r>
            <w:r w:rsidR="00293EE6">
              <w:rPr>
                <w:rFonts w:asciiTheme="minorHAnsi" w:eastAsia="Times New Roman" w:hAnsiTheme="minorHAnsi" w:cstheme="minorHAnsi"/>
                <w:sz w:val="18"/>
                <w:szCs w:val="18"/>
              </w:rPr>
              <w:t xml:space="preserve"> is</w:t>
            </w:r>
            <w:r w:rsidRPr="00542719">
              <w:rPr>
                <w:rFonts w:asciiTheme="minorHAnsi" w:eastAsia="Times New Roman" w:hAnsiTheme="minorHAnsi" w:cstheme="minorHAnsi"/>
                <w:sz w:val="18"/>
                <w:szCs w:val="18"/>
              </w:rPr>
              <w:t xml:space="preserve"> accessible with no obstructions;</w:t>
            </w:r>
          </w:p>
          <w:p w14:paraId="34194BD3" w14:textId="6D009B91" w:rsidR="006C36EE" w:rsidRPr="00542719" w:rsidRDefault="006C36EE" w:rsidP="00524349">
            <w:pPr>
              <w:keepNext/>
              <w:numPr>
                <w:ilvl w:val="1"/>
                <w:numId w:val="13"/>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1586"/>
              <w:contextualSpacing/>
              <w:rPr>
                <w:rFonts w:asciiTheme="minorHAnsi" w:eastAsia="Times New Roman" w:hAnsiTheme="minorHAnsi" w:cstheme="minorHAnsi"/>
                <w:sz w:val="18"/>
                <w:szCs w:val="18"/>
              </w:rPr>
            </w:pPr>
            <w:r w:rsidRPr="00542719">
              <w:rPr>
                <w:rFonts w:asciiTheme="minorHAnsi" w:eastAsia="Times New Roman" w:hAnsiTheme="minorHAnsi" w:cstheme="minorHAnsi"/>
                <w:sz w:val="18"/>
                <w:szCs w:val="18"/>
              </w:rPr>
              <w:t xml:space="preserve">The conductor shall be labeled with the </w:t>
            </w:r>
            <w:r w:rsidR="00293EE6">
              <w:rPr>
                <w:rFonts w:asciiTheme="minorHAnsi" w:eastAsia="Times New Roman" w:hAnsiTheme="minorHAnsi" w:cstheme="minorHAnsi"/>
                <w:sz w:val="18"/>
                <w:szCs w:val="18"/>
              </w:rPr>
              <w:t>word</w:t>
            </w:r>
            <w:r w:rsidR="00293EE6" w:rsidRPr="00542719">
              <w:rPr>
                <w:rFonts w:asciiTheme="minorHAnsi" w:eastAsia="Times New Roman" w:hAnsiTheme="minorHAnsi" w:cstheme="minorHAnsi"/>
                <w:sz w:val="18"/>
                <w:szCs w:val="18"/>
              </w:rPr>
              <w:t xml:space="preserve"> </w:t>
            </w:r>
            <w:r w:rsidRPr="00542719">
              <w:rPr>
                <w:rFonts w:asciiTheme="minorHAnsi" w:eastAsia="Times New Roman" w:hAnsiTheme="minorHAnsi" w:cstheme="minorHAnsi"/>
                <w:sz w:val="18"/>
                <w:szCs w:val="18"/>
              </w:rPr>
              <w:t>“Spare” on both ends; and</w:t>
            </w:r>
          </w:p>
          <w:p w14:paraId="497EB6BE" w14:textId="4B5D0874" w:rsidR="006C36EE" w:rsidRPr="00542719" w:rsidRDefault="006C36EE" w:rsidP="00524349">
            <w:pPr>
              <w:keepNext/>
              <w:numPr>
                <w:ilvl w:val="1"/>
                <w:numId w:val="13"/>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1586"/>
              <w:contextualSpacing/>
              <w:rPr>
                <w:rFonts w:asciiTheme="minorHAnsi" w:eastAsia="Times New Roman" w:hAnsiTheme="minorHAnsi" w:cstheme="minorHAnsi"/>
                <w:sz w:val="18"/>
                <w:szCs w:val="18"/>
              </w:rPr>
            </w:pPr>
            <w:r w:rsidRPr="00542719">
              <w:rPr>
                <w:rFonts w:asciiTheme="minorHAnsi" w:eastAsia="Times New Roman" w:hAnsiTheme="minorHAnsi" w:cstheme="minorHAnsi"/>
                <w:sz w:val="18"/>
                <w:szCs w:val="18"/>
              </w:rPr>
              <w:t>A reserved single pole circuit breaker space next to the circuit breaker next to the branch circuit labeled “Future” 240V shall be provided.</w:t>
            </w:r>
          </w:p>
          <w:p w14:paraId="1D356FBE" w14:textId="7E6D98B0" w:rsidR="006C36EE" w:rsidRPr="00542719" w:rsidDel="00BF603C" w:rsidRDefault="006C36EE" w:rsidP="00524349">
            <w:pPr>
              <w:keepNext/>
              <w:numPr>
                <w:ilvl w:val="0"/>
                <w:numId w:val="10"/>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884" w:hanging="632"/>
              <w:contextualSpacing/>
              <w:rPr>
                <w:del w:id="174" w:author="Tam, Danny@Energy" w:date="2021-11-08T09:24:00Z"/>
                <w:rFonts w:asciiTheme="minorHAnsi" w:eastAsia="Times New Roman" w:hAnsiTheme="minorHAnsi" w:cstheme="minorHAnsi"/>
                <w:sz w:val="18"/>
                <w:szCs w:val="18"/>
              </w:rPr>
            </w:pPr>
            <w:del w:id="175" w:author="Tam, Danny@Energy" w:date="2021-11-08T09:24:00Z">
              <w:r w:rsidRPr="00542719" w:rsidDel="00BF603C">
                <w:rPr>
                  <w:rFonts w:asciiTheme="minorHAnsi" w:eastAsia="Times New Roman" w:hAnsiTheme="minorHAnsi" w:cstheme="minorHAnsi"/>
                  <w:sz w:val="18"/>
                  <w:szCs w:val="18"/>
                </w:rPr>
                <w:delText>A Category III or IV vent, or a Type B vent with straight pipe between outside and water heater</w:delText>
              </w:r>
              <w:r w:rsidR="00293EE6" w:rsidDel="00BF603C">
                <w:rPr>
                  <w:rFonts w:asciiTheme="minorHAnsi" w:eastAsia="Times New Roman" w:hAnsiTheme="minorHAnsi" w:cstheme="minorHAnsi"/>
                  <w:sz w:val="18"/>
                  <w:szCs w:val="18"/>
                </w:rPr>
                <w:delText>.</w:delText>
              </w:r>
            </w:del>
          </w:p>
          <w:p w14:paraId="260C81E6" w14:textId="6A7E1068" w:rsidR="006C36EE" w:rsidRPr="00542719" w:rsidRDefault="006C36EE" w:rsidP="00524349">
            <w:pPr>
              <w:keepNext/>
              <w:numPr>
                <w:ilvl w:val="0"/>
                <w:numId w:val="10"/>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884" w:hanging="632"/>
              <w:contextualSpacing/>
              <w:rPr>
                <w:rFonts w:asciiTheme="minorHAnsi" w:eastAsia="Times New Roman" w:hAnsiTheme="minorHAnsi" w:cstheme="minorHAnsi"/>
                <w:sz w:val="18"/>
                <w:szCs w:val="18"/>
              </w:rPr>
            </w:pPr>
            <w:r w:rsidRPr="00542719">
              <w:rPr>
                <w:rFonts w:asciiTheme="minorHAnsi" w:eastAsia="Times New Roman" w:hAnsiTheme="minorHAnsi" w:cstheme="minorHAnsi"/>
                <w:sz w:val="18"/>
                <w:szCs w:val="18"/>
              </w:rPr>
              <w:t>A condensate drain no more than 2 inches higher than the base on water heater for natural draining</w:t>
            </w:r>
            <w:r w:rsidR="00293EE6">
              <w:rPr>
                <w:rFonts w:asciiTheme="minorHAnsi" w:eastAsia="Times New Roman" w:hAnsiTheme="minorHAnsi" w:cstheme="minorHAnsi"/>
                <w:sz w:val="18"/>
                <w:szCs w:val="18"/>
              </w:rPr>
              <w:t>.</w:t>
            </w:r>
          </w:p>
          <w:p w14:paraId="24CD7C15" w14:textId="77777777" w:rsidR="006C36EE" w:rsidRDefault="006C36EE" w:rsidP="00BF603C">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48"/>
              <w:contextualSpacing/>
              <w:rPr>
                <w:ins w:id="176" w:author="Tam, Danny@Energy" w:date="2021-11-08T09:24:00Z"/>
                <w:rFonts w:asciiTheme="minorHAnsi" w:eastAsia="Times New Roman" w:hAnsiTheme="minorHAnsi" w:cstheme="minorHAnsi"/>
                <w:sz w:val="18"/>
                <w:szCs w:val="18"/>
              </w:rPr>
            </w:pPr>
            <w:del w:id="177" w:author="Tam, Danny@Energy" w:date="2021-11-08T09:24:00Z">
              <w:r w:rsidRPr="00542719" w:rsidDel="00BF603C">
                <w:rPr>
                  <w:rFonts w:asciiTheme="minorHAnsi" w:eastAsia="Times New Roman" w:hAnsiTheme="minorHAnsi" w:cstheme="minorHAnsi"/>
                  <w:sz w:val="18"/>
                  <w:szCs w:val="18"/>
                </w:rPr>
                <w:delText>A gas supply line with capacity of at least 200,000 Btu/hr</w:delText>
              </w:r>
              <w:r w:rsidR="00293EE6" w:rsidDel="00BF603C">
                <w:rPr>
                  <w:rFonts w:asciiTheme="minorHAnsi" w:eastAsia="Times New Roman" w:hAnsiTheme="minorHAnsi" w:cstheme="minorHAnsi"/>
                  <w:sz w:val="18"/>
                  <w:szCs w:val="18"/>
                </w:rPr>
                <w:delText>.</w:delText>
              </w:r>
            </w:del>
          </w:p>
          <w:p w14:paraId="35ACEA6A" w14:textId="0A8CA372" w:rsidR="00524349" w:rsidRPr="004736BD" w:rsidRDefault="00524349" w:rsidP="00524349">
            <w:pPr>
              <w:pStyle w:val="ListParagraph"/>
              <w:keepNext/>
              <w:numPr>
                <w:ilvl w:val="0"/>
                <w:numId w:val="16"/>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ins w:id="178" w:author="Tam, Danny@Energy" w:date="2021-11-08T09:24:00Z"/>
                <w:rFonts w:asciiTheme="minorHAnsi" w:eastAsia="Times New Roman" w:hAnsiTheme="minorHAnsi" w:cstheme="minorHAnsi"/>
                <w:sz w:val="18"/>
                <w:szCs w:val="18"/>
              </w:rPr>
            </w:pPr>
            <w:ins w:id="179" w:author="Tam, Danny@Energy" w:date="2021-11-08T09:24:00Z">
              <w:r w:rsidRPr="00E96E3C">
                <w:rPr>
                  <w:rFonts w:asciiTheme="minorHAnsi" w:eastAsia="Times New Roman" w:hAnsiTheme="minorHAnsi" w:cstheme="minorHAnsi"/>
                  <w:sz w:val="18"/>
                  <w:szCs w:val="18"/>
                </w:rPr>
                <w:t xml:space="preserve">A designated space at least 2.5 feet by 2.5 feet and 7 feet tall </w:t>
              </w:r>
              <w:r>
                <w:rPr>
                  <w:rFonts w:asciiTheme="minorHAnsi" w:eastAsia="Times New Roman" w:hAnsiTheme="minorHAnsi" w:cstheme="minorHAnsi"/>
                  <w:sz w:val="18"/>
                  <w:szCs w:val="18"/>
                </w:rPr>
                <w:t xml:space="preserve">more than 3 feet </w:t>
              </w:r>
            </w:ins>
            <w:ins w:id="180" w:author="Tam, Danny@Energy" w:date="2021-11-08T09:32:00Z">
              <w:r w:rsidR="00E7429A">
                <w:rPr>
                  <w:rFonts w:asciiTheme="minorHAnsi" w:eastAsia="Times New Roman" w:hAnsiTheme="minorHAnsi" w:cstheme="minorHAnsi"/>
                  <w:sz w:val="18"/>
                  <w:szCs w:val="18"/>
                </w:rPr>
                <w:t>from the water heater</w:t>
              </w:r>
            </w:ins>
          </w:p>
          <w:p w14:paraId="45A9C4B7" w14:textId="77777777" w:rsidR="00524349" w:rsidRPr="004B6B6C" w:rsidRDefault="00524349" w:rsidP="00524349">
            <w:pPr>
              <w:numPr>
                <w:ilvl w:val="0"/>
                <w:numId w:val="19"/>
              </w:numPr>
              <w:tabs>
                <w:tab w:val="left" w:pos="916"/>
              </w:tabs>
              <w:kinsoku w:val="0"/>
              <w:overflowPunct w:val="0"/>
              <w:autoSpaceDE w:val="0"/>
              <w:autoSpaceDN w:val="0"/>
              <w:adjustRightInd w:val="0"/>
              <w:spacing w:after="0" w:line="203" w:lineRule="exact"/>
              <w:ind w:left="1231" w:hanging="270"/>
              <w:rPr>
                <w:ins w:id="181" w:author="Tam, Danny@Energy" w:date="2021-11-08T09:24:00Z"/>
                <w:rFonts w:cs="Calibri"/>
                <w:sz w:val="20"/>
                <w:szCs w:val="20"/>
              </w:rPr>
            </w:pPr>
            <w:ins w:id="182" w:author="Tam, Danny@Energy" w:date="2021-11-08T09:24:00Z">
              <w:r w:rsidRPr="004B6B6C">
                <w:rPr>
                  <w:rFonts w:cs="Calibri"/>
                  <w:sz w:val="20"/>
                  <w:szCs w:val="20"/>
                  <w:u w:val="single"/>
                </w:rPr>
                <w:t>A dedicated</w:t>
              </w:r>
              <w:r w:rsidRPr="004B6B6C">
                <w:rPr>
                  <w:rFonts w:cs="Calibri"/>
                  <w:spacing w:val="1"/>
                  <w:sz w:val="20"/>
                  <w:szCs w:val="20"/>
                  <w:u w:val="single"/>
                </w:rPr>
                <w:t xml:space="preserve"> </w:t>
              </w:r>
              <w:r w:rsidRPr="004B6B6C">
                <w:rPr>
                  <w:rFonts w:cs="Calibri"/>
                  <w:sz w:val="20"/>
                  <w:szCs w:val="20"/>
                  <w:u w:val="single"/>
                </w:rPr>
                <w:t>240 volt branch</w:t>
              </w:r>
              <w:r w:rsidRPr="004B6B6C">
                <w:rPr>
                  <w:rFonts w:cs="Calibri"/>
                  <w:spacing w:val="1"/>
                  <w:sz w:val="20"/>
                  <w:szCs w:val="20"/>
                  <w:u w:val="single"/>
                </w:rPr>
                <w:t xml:space="preserve"> </w:t>
              </w:r>
              <w:r w:rsidRPr="004B6B6C">
                <w:rPr>
                  <w:rFonts w:cs="Calibri"/>
                  <w:sz w:val="20"/>
                  <w:szCs w:val="20"/>
                  <w:u w:val="single"/>
                </w:rPr>
                <w:t>circuit</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pacing w:val="-1"/>
                  <w:sz w:val="20"/>
                  <w:szCs w:val="20"/>
                  <w:u w:val="single"/>
                </w:rPr>
                <w:t xml:space="preserve"> </w:t>
              </w:r>
              <w:r w:rsidRPr="004B6B6C">
                <w:rPr>
                  <w:rFonts w:cs="Calibri"/>
                  <w:sz w:val="20"/>
                  <w:szCs w:val="20"/>
                  <w:u w:val="single"/>
                </w:rPr>
                <w:t>installed</w:t>
              </w:r>
              <w:r w:rsidRPr="004B6B6C">
                <w:rPr>
                  <w:rFonts w:cs="Calibri"/>
                  <w:spacing w:val="1"/>
                  <w:sz w:val="20"/>
                  <w:szCs w:val="20"/>
                  <w:u w:val="single"/>
                </w:rPr>
                <w:t xml:space="preserve"> </w:t>
              </w:r>
              <w:r w:rsidRPr="004B6B6C">
                <w:rPr>
                  <w:rFonts w:cs="Calibri"/>
                  <w:sz w:val="20"/>
                  <w:szCs w:val="20"/>
                  <w:u w:val="single"/>
                </w:rPr>
                <w:t>within</w:t>
              </w:r>
              <w:r w:rsidRPr="004B6B6C">
                <w:rPr>
                  <w:rFonts w:cs="Calibri"/>
                  <w:spacing w:val="-2"/>
                  <w:sz w:val="20"/>
                  <w:szCs w:val="20"/>
                  <w:u w:val="single"/>
                </w:rPr>
                <w:t xml:space="preserve"> </w:t>
              </w:r>
              <w:r w:rsidRPr="004B6B6C">
                <w:rPr>
                  <w:rFonts w:cs="Calibri"/>
                  <w:sz w:val="20"/>
                  <w:szCs w:val="20"/>
                  <w:u w:val="single"/>
                </w:rPr>
                <w:t>3 feet</w:t>
              </w:r>
              <w:r w:rsidRPr="004B6B6C">
                <w:rPr>
                  <w:rFonts w:cs="Calibri"/>
                  <w:spacing w:val="3"/>
                  <w:sz w:val="20"/>
                  <w:szCs w:val="20"/>
                  <w:u w:val="single"/>
                </w:rPr>
                <w:t xml:space="preserve"> </w:t>
              </w:r>
              <w:r w:rsidRPr="004B6B6C">
                <w:rPr>
                  <w:rFonts w:cs="Calibri"/>
                  <w:sz w:val="20"/>
                  <w:szCs w:val="20"/>
                  <w:u w:val="single"/>
                </w:rPr>
                <w:t>from</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space. The</w:t>
              </w:r>
            </w:ins>
          </w:p>
          <w:p w14:paraId="1CEC8303" w14:textId="77777777" w:rsidR="00524349" w:rsidRPr="004736BD" w:rsidRDefault="00524349" w:rsidP="00524349">
            <w:pPr>
              <w:pStyle w:val="ListParagraph"/>
              <w:numPr>
                <w:ilvl w:val="0"/>
                <w:numId w:val="19"/>
              </w:numPr>
              <w:kinsoku w:val="0"/>
              <w:overflowPunct w:val="0"/>
              <w:autoSpaceDE w:val="0"/>
              <w:autoSpaceDN w:val="0"/>
              <w:adjustRightInd w:val="0"/>
              <w:spacing w:after="0" w:line="240" w:lineRule="auto"/>
              <w:ind w:left="1231" w:right="293" w:hanging="270"/>
              <w:rPr>
                <w:ins w:id="183" w:author="Tam, Danny@Energy" w:date="2021-11-08T09:24:00Z"/>
                <w:rFonts w:cs="Calibri"/>
                <w:sz w:val="20"/>
                <w:szCs w:val="20"/>
              </w:rPr>
            </w:pPr>
            <w:ins w:id="184" w:author="Tam, Danny@Energy" w:date="2021-11-08T09:24:00Z">
              <w:r w:rsidRPr="004736BD">
                <w:rPr>
                  <w:rFonts w:cs="Calibri"/>
                  <w:sz w:val="20"/>
                  <w:szCs w:val="20"/>
                  <w:u w:val="single"/>
                </w:rPr>
                <w:t>branch</w:t>
              </w:r>
              <w:r w:rsidRPr="004736BD">
                <w:rPr>
                  <w:rFonts w:cs="Calibri"/>
                  <w:spacing w:val="1"/>
                  <w:sz w:val="20"/>
                  <w:szCs w:val="20"/>
                  <w:u w:val="single"/>
                </w:rPr>
                <w:t xml:space="preserve"> </w:t>
              </w:r>
              <w:r w:rsidRPr="004736BD">
                <w:rPr>
                  <w:rFonts w:cs="Calibri"/>
                  <w:sz w:val="20"/>
                  <w:szCs w:val="20"/>
                  <w:u w:val="single"/>
                </w:rPr>
                <w:t>circuit shall be</w:t>
              </w:r>
              <w:r w:rsidRPr="004736BD">
                <w:rPr>
                  <w:rFonts w:cs="Calibri"/>
                  <w:spacing w:val="-1"/>
                  <w:sz w:val="20"/>
                  <w:szCs w:val="20"/>
                  <w:u w:val="single"/>
                </w:rPr>
                <w:t xml:space="preserve"> </w:t>
              </w:r>
              <w:r w:rsidRPr="004736BD">
                <w:rPr>
                  <w:rFonts w:cs="Calibri"/>
                  <w:sz w:val="20"/>
                  <w:szCs w:val="20"/>
                  <w:u w:val="single"/>
                </w:rPr>
                <w:t>rated at 30 amps</w:t>
              </w:r>
              <w:r w:rsidRPr="004736BD">
                <w:rPr>
                  <w:rFonts w:cs="Calibri"/>
                  <w:spacing w:val="1"/>
                  <w:sz w:val="20"/>
                  <w:szCs w:val="20"/>
                  <w:u w:val="single"/>
                </w:rPr>
                <w:t xml:space="preserve"> </w:t>
              </w:r>
              <w:r w:rsidRPr="004736BD">
                <w:rPr>
                  <w:rFonts w:cs="Calibri"/>
                  <w:sz w:val="20"/>
                  <w:szCs w:val="20"/>
                  <w:u w:val="single"/>
                </w:rPr>
                <w:t>minimum.</w:t>
              </w:r>
              <w:r w:rsidRPr="004736BD">
                <w:rPr>
                  <w:rFonts w:cs="Calibri"/>
                  <w:spacing w:val="2"/>
                  <w:sz w:val="20"/>
                  <w:szCs w:val="20"/>
                  <w:u w:val="single"/>
                </w:rPr>
                <w:t xml:space="preserve"> </w:t>
              </w:r>
              <w:r w:rsidRPr="004736BD">
                <w:rPr>
                  <w:rFonts w:cs="Calibri"/>
                  <w:sz w:val="20"/>
                  <w:szCs w:val="20"/>
                  <w:u w:val="single"/>
                </w:rPr>
                <w:t>The</w:t>
              </w:r>
              <w:r w:rsidRPr="004736BD">
                <w:rPr>
                  <w:rFonts w:cs="Calibri"/>
                  <w:spacing w:val="-1"/>
                  <w:sz w:val="20"/>
                  <w:szCs w:val="20"/>
                  <w:u w:val="single"/>
                </w:rPr>
                <w:t xml:space="preserve"> </w:t>
              </w:r>
              <w:r w:rsidRPr="004736BD">
                <w:rPr>
                  <w:rFonts w:cs="Calibri"/>
                  <w:sz w:val="20"/>
                  <w:szCs w:val="20"/>
                  <w:u w:val="single"/>
                </w:rPr>
                <w:t>blank</w:t>
              </w:r>
              <w:r w:rsidRPr="004736BD">
                <w:rPr>
                  <w:rFonts w:cs="Calibri"/>
                  <w:spacing w:val="1"/>
                  <w:sz w:val="20"/>
                  <w:szCs w:val="20"/>
                  <w:u w:val="single"/>
                </w:rPr>
                <w:t xml:space="preserve"> </w:t>
              </w:r>
              <w:r w:rsidRPr="004736BD">
                <w:rPr>
                  <w:rFonts w:cs="Calibri"/>
                  <w:sz w:val="20"/>
                  <w:szCs w:val="20"/>
                  <w:u w:val="single"/>
                </w:rPr>
                <w:t>cover shall be</w:t>
              </w:r>
              <w:r w:rsidRPr="004736BD">
                <w:rPr>
                  <w:rFonts w:cs="Calibri"/>
                  <w:spacing w:val="-1"/>
                  <w:sz w:val="20"/>
                  <w:szCs w:val="20"/>
                  <w:u w:val="single"/>
                </w:rPr>
                <w:t xml:space="preserve"> </w:t>
              </w:r>
              <w:r w:rsidRPr="004736BD">
                <w:rPr>
                  <w:rFonts w:cs="Calibri"/>
                  <w:sz w:val="20"/>
                  <w:szCs w:val="20"/>
                  <w:u w:val="single"/>
                </w:rPr>
                <w:t>identified</w:t>
              </w:r>
              <w:r w:rsidRPr="004736BD">
                <w:rPr>
                  <w:rFonts w:cs="Calibri"/>
                  <w:spacing w:val="1"/>
                  <w:sz w:val="20"/>
                  <w:szCs w:val="20"/>
                  <w:u w:val="single"/>
                </w:rPr>
                <w:t xml:space="preserve"> </w:t>
              </w:r>
              <w:r w:rsidRPr="004736BD">
                <w:rPr>
                  <w:rFonts w:cs="Calibri"/>
                  <w:sz w:val="20"/>
                  <w:szCs w:val="20"/>
                  <w:u w:val="single"/>
                </w:rPr>
                <w:t>as</w:t>
              </w:r>
              <w:r w:rsidRPr="004736BD">
                <w:rPr>
                  <w:rFonts w:cs="Calibri"/>
                  <w:spacing w:val="1"/>
                  <w:sz w:val="20"/>
                  <w:szCs w:val="20"/>
                  <w:u w:val="single"/>
                </w:rPr>
                <w:t xml:space="preserve"> </w:t>
              </w:r>
              <w:r w:rsidRPr="004736BD">
                <w:rPr>
                  <w:rFonts w:cs="Calibri"/>
                  <w:sz w:val="20"/>
                  <w:szCs w:val="20"/>
                  <w:u w:val="single"/>
                </w:rPr>
                <w:t>“240V</w:t>
              </w:r>
              <w:r w:rsidRPr="004736BD">
                <w:rPr>
                  <w:rFonts w:cs="Calibri"/>
                  <w:spacing w:val="-1"/>
                  <w:sz w:val="20"/>
                  <w:szCs w:val="20"/>
                </w:rPr>
                <w:t xml:space="preserve"> </w:t>
              </w:r>
              <w:r w:rsidRPr="004736BD">
                <w:rPr>
                  <w:rFonts w:cs="Calibri"/>
                  <w:sz w:val="20"/>
                  <w:szCs w:val="20"/>
                  <w:u w:val="single"/>
                </w:rPr>
                <w:t>ready”;</w:t>
              </w:r>
              <w:r w:rsidRPr="004736BD">
                <w:rPr>
                  <w:rFonts w:cs="Calibri"/>
                  <w:spacing w:val="-1"/>
                  <w:sz w:val="20"/>
                  <w:szCs w:val="20"/>
                  <w:u w:val="single"/>
                </w:rPr>
                <w:t xml:space="preserve"> </w:t>
              </w:r>
              <w:r w:rsidRPr="004736BD">
                <w:rPr>
                  <w:rFonts w:cs="Calibri"/>
                  <w:sz w:val="20"/>
                  <w:szCs w:val="20"/>
                  <w:u w:val="single"/>
                </w:rPr>
                <w:t>and</w:t>
              </w:r>
            </w:ins>
          </w:p>
          <w:p w14:paraId="386ADE76" w14:textId="77777777" w:rsidR="00524349" w:rsidRPr="004B6B6C" w:rsidRDefault="00524349" w:rsidP="00524349">
            <w:pPr>
              <w:numPr>
                <w:ilvl w:val="0"/>
                <w:numId w:val="19"/>
              </w:numPr>
              <w:tabs>
                <w:tab w:val="left" w:pos="827"/>
              </w:tabs>
              <w:kinsoku w:val="0"/>
              <w:overflowPunct w:val="0"/>
              <w:autoSpaceDE w:val="0"/>
              <w:autoSpaceDN w:val="0"/>
              <w:adjustRightInd w:val="0"/>
              <w:spacing w:before="119" w:after="0" w:line="240" w:lineRule="auto"/>
              <w:ind w:left="1231" w:right="606" w:hanging="270"/>
              <w:rPr>
                <w:ins w:id="185" w:author="Tam, Danny@Energy" w:date="2021-11-08T09:24:00Z"/>
                <w:rFonts w:cs="Calibri"/>
                <w:sz w:val="20"/>
                <w:szCs w:val="20"/>
              </w:rPr>
            </w:pPr>
            <w:ins w:id="186" w:author="Tam, Danny@Energy" w:date="2021-11-08T09:24:00Z">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main</w:t>
              </w:r>
              <w:r w:rsidRPr="004B6B6C">
                <w:rPr>
                  <w:rFonts w:cs="Calibri"/>
                  <w:spacing w:val="1"/>
                  <w:sz w:val="20"/>
                  <w:szCs w:val="20"/>
                  <w:u w:val="single"/>
                </w:rPr>
                <w:t xml:space="preserve"> </w:t>
              </w:r>
              <w:r w:rsidRPr="004B6B6C">
                <w:rPr>
                  <w:rFonts w:cs="Calibri"/>
                  <w:sz w:val="20"/>
                  <w:szCs w:val="20"/>
                  <w:u w:val="single"/>
                </w:rPr>
                <w:t>electrical</w:t>
              </w:r>
              <w:r w:rsidRPr="004B6B6C">
                <w:rPr>
                  <w:rFonts w:cs="Calibri"/>
                  <w:spacing w:val="-1"/>
                  <w:sz w:val="20"/>
                  <w:szCs w:val="20"/>
                  <w:u w:val="single"/>
                </w:rPr>
                <w:t xml:space="preserve"> </w:t>
              </w:r>
              <w:r w:rsidRPr="004B6B6C">
                <w:rPr>
                  <w:rFonts w:cs="Calibri"/>
                  <w:sz w:val="20"/>
                  <w:szCs w:val="20"/>
                  <w:u w:val="single"/>
                </w:rPr>
                <w:t>service</w:t>
              </w:r>
              <w:r w:rsidRPr="004B6B6C">
                <w:rPr>
                  <w:rFonts w:cs="Calibri"/>
                  <w:spacing w:val="-1"/>
                  <w:sz w:val="20"/>
                  <w:szCs w:val="20"/>
                  <w:u w:val="single"/>
                </w:rPr>
                <w:t xml:space="preserve"> </w:t>
              </w:r>
              <w:r w:rsidRPr="004B6B6C">
                <w:rPr>
                  <w:rFonts w:cs="Calibri"/>
                  <w:sz w:val="20"/>
                  <w:szCs w:val="20"/>
                  <w:u w:val="single"/>
                </w:rPr>
                <w:t>panel shall have</w:t>
              </w:r>
              <w:r w:rsidRPr="004B6B6C">
                <w:rPr>
                  <w:rFonts w:cs="Calibri"/>
                  <w:spacing w:val="-1"/>
                  <w:sz w:val="20"/>
                  <w:szCs w:val="20"/>
                  <w:u w:val="single"/>
                </w:rPr>
                <w:t xml:space="preserve"> </w:t>
              </w:r>
              <w:r w:rsidRPr="004B6B6C">
                <w:rPr>
                  <w:rFonts w:cs="Calibri"/>
                  <w:sz w:val="20"/>
                  <w:szCs w:val="20"/>
                  <w:u w:val="single"/>
                </w:rPr>
                <w:t>a reserved</w:t>
              </w:r>
              <w:r w:rsidRPr="004B6B6C">
                <w:rPr>
                  <w:rFonts w:cs="Calibri"/>
                  <w:spacing w:val="1"/>
                  <w:sz w:val="20"/>
                  <w:szCs w:val="20"/>
                  <w:u w:val="single"/>
                </w:rPr>
                <w:t xml:space="preserve"> </w:t>
              </w:r>
              <w:r w:rsidRPr="004B6B6C">
                <w:rPr>
                  <w:rFonts w:cs="Calibri"/>
                  <w:sz w:val="20"/>
                  <w:szCs w:val="20"/>
                  <w:u w:val="single"/>
                </w:rPr>
                <w:t>space</w:t>
              </w:r>
              <w:r w:rsidRPr="004B6B6C">
                <w:rPr>
                  <w:rFonts w:cs="Calibri"/>
                  <w:spacing w:val="-1"/>
                  <w:sz w:val="20"/>
                  <w:szCs w:val="20"/>
                  <w:u w:val="single"/>
                </w:rPr>
                <w:t xml:space="preserve"> </w:t>
              </w:r>
              <w:r w:rsidRPr="004B6B6C">
                <w:rPr>
                  <w:rFonts w:cs="Calibri"/>
                  <w:sz w:val="20"/>
                  <w:szCs w:val="20"/>
                  <w:u w:val="single"/>
                </w:rPr>
                <w:t>to allow</w:t>
              </w:r>
              <w:r w:rsidRPr="004B6B6C">
                <w:rPr>
                  <w:rFonts w:cs="Calibri"/>
                  <w:spacing w:val="-1"/>
                  <w:sz w:val="20"/>
                  <w:szCs w:val="20"/>
                  <w:u w:val="single"/>
                </w:rPr>
                <w:t xml:space="preserve"> </w:t>
              </w:r>
              <w:r w:rsidRPr="004B6B6C">
                <w:rPr>
                  <w:rFonts w:cs="Calibri"/>
                  <w:sz w:val="20"/>
                  <w:szCs w:val="20"/>
                  <w:u w:val="single"/>
                </w:rPr>
                <w:t>for the</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1"/>
                  <w:sz w:val="20"/>
                  <w:szCs w:val="20"/>
                  <w:u w:val="single"/>
                </w:rPr>
                <w:t xml:space="preserve"> </w:t>
              </w:r>
              <w:r w:rsidRPr="004B6B6C">
                <w:rPr>
                  <w:rFonts w:cs="Calibri"/>
                  <w:sz w:val="20"/>
                  <w:szCs w:val="20"/>
                  <w:u w:val="single"/>
                </w:rPr>
                <w:t>of</w:t>
              </w:r>
              <w:r w:rsidRPr="004B6B6C">
                <w:rPr>
                  <w:rFonts w:cs="Calibri"/>
                  <w:spacing w:val="-1"/>
                  <w:sz w:val="20"/>
                  <w:szCs w:val="20"/>
                  <w:u w:val="single"/>
                </w:rPr>
                <w:t xml:space="preserve"> </w:t>
              </w:r>
              <w:r w:rsidRPr="004B6B6C">
                <w:rPr>
                  <w:rFonts w:cs="Calibri"/>
                  <w:sz w:val="20"/>
                  <w:szCs w:val="20"/>
                  <w:u w:val="single"/>
                </w:rPr>
                <w:t>a</w:t>
              </w:r>
              <w:r w:rsidRPr="004B6B6C">
                <w:rPr>
                  <w:rFonts w:cs="Calibri"/>
                  <w:sz w:val="20"/>
                  <w:szCs w:val="20"/>
                </w:rPr>
                <w:t xml:space="preserve"> </w:t>
              </w:r>
              <w:r w:rsidRPr="004B6B6C">
                <w:rPr>
                  <w:rFonts w:cs="Calibri"/>
                  <w:sz w:val="20"/>
                  <w:szCs w:val="20"/>
                  <w:u w:val="single"/>
                </w:rPr>
                <w:t>double</w:t>
              </w:r>
              <w:r w:rsidRPr="004B6B6C">
                <w:rPr>
                  <w:rFonts w:cs="Calibri"/>
                  <w:spacing w:val="-1"/>
                  <w:sz w:val="20"/>
                  <w:szCs w:val="20"/>
                  <w:u w:val="single"/>
                </w:rPr>
                <w:t xml:space="preserve"> </w:t>
              </w:r>
              <w:r w:rsidRPr="004B6B6C">
                <w:rPr>
                  <w:rFonts w:cs="Calibri"/>
                  <w:sz w:val="20"/>
                  <w:szCs w:val="20"/>
                  <w:u w:val="single"/>
                </w:rPr>
                <w:t>pole</w:t>
              </w:r>
              <w:r w:rsidRPr="004B6B6C">
                <w:rPr>
                  <w:rFonts w:cs="Calibri"/>
                  <w:spacing w:val="-1"/>
                  <w:sz w:val="20"/>
                  <w:szCs w:val="20"/>
                  <w:u w:val="single"/>
                </w:rPr>
                <w:t xml:space="preserve"> </w:t>
              </w:r>
              <w:r w:rsidRPr="004B6B6C">
                <w:rPr>
                  <w:rFonts w:cs="Calibri"/>
                  <w:sz w:val="20"/>
                  <w:szCs w:val="20"/>
                  <w:u w:val="single"/>
                </w:rPr>
                <w:t>circuit breaker for a future</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2"/>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reserved</w:t>
              </w:r>
              <w:r w:rsidRPr="004B6B6C">
                <w:rPr>
                  <w:rFonts w:cs="Calibri"/>
                  <w:spacing w:val="1"/>
                  <w:sz w:val="20"/>
                  <w:szCs w:val="20"/>
                  <w:u w:val="single"/>
                </w:rPr>
                <w:t xml:space="preserve"> </w:t>
              </w:r>
              <w:r w:rsidRPr="004B6B6C">
                <w:rPr>
                  <w:rFonts w:cs="Calibri"/>
                  <w:sz w:val="20"/>
                  <w:szCs w:val="20"/>
                  <w:u w:val="single"/>
                </w:rPr>
                <w:t>space</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z w:val="20"/>
                  <w:szCs w:val="20"/>
                </w:rPr>
                <w:t xml:space="preserve"> </w:t>
              </w:r>
              <w:r w:rsidRPr="004B6B6C">
                <w:rPr>
                  <w:rFonts w:cs="Calibri"/>
                  <w:sz w:val="20"/>
                  <w:szCs w:val="20"/>
                  <w:u w:val="single"/>
                </w:rPr>
                <w:t>permanently</w:t>
              </w:r>
              <w:r w:rsidRPr="004B6B6C">
                <w:rPr>
                  <w:rFonts w:cs="Calibri"/>
                  <w:spacing w:val="1"/>
                  <w:sz w:val="20"/>
                  <w:szCs w:val="20"/>
                  <w:u w:val="single"/>
                </w:rPr>
                <w:t xml:space="preserve"> </w:t>
              </w:r>
              <w:r w:rsidRPr="004B6B6C">
                <w:rPr>
                  <w:rFonts w:cs="Calibri"/>
                  <w:sz w:val="20"/>
                  <w:szCs w:val="20"/>
                  <w:u w:val="single"/>
                </w:rPr>
                <w:t>marked</w:t>
              </w:r>
              <w:r w:rsidRPr="004B6B6C">
                <w:rPr>
                  <w:rFonts w:cs="Calibri"/>
                  <w:spacing w:val="1"/>
                  <w:sz w:val="20"/>
                  <w:szCs w:val="20"/>
                  <w:u w:val="single"/>
                </w:rPr>
                <w:t xml:space="preserve"> </w:t>
              </w:r>
              <w:r w:rsidRPr="004B6B6C">
                <w:rPr>
                  <w:rFonts w:cs="Calibri"/>
                  <w:sz w:val="20"/>
                  <w:szCs w:val="20"/>
                  <w:u w:val="single"/>
                </w:rPr>
                <w:t>as</w:t>
              </w:r>
              <w:r w:rsidRPr="004B6B6C">
                <w:rPr>
                  <w:rFonts w:cs="Calibri"/>
                  <w:spacing w:val="1"/>
                  <w:sz w:val="20"/>
                  <w:szCs w:val="20"/>
                  <w:u w:val="single"/>
                </w:rPr>
                <w:t xml:space="preserve"> </w:t>
              </w:r>
              <w:r w:rsidRPr="004B6B6C">
                <w:rPr>
                  <w:rFonts w:cs="Calibri"/>
                  <w:sz w:val="20"/>
                  <w:szCs w:val="20"/>
                  <w:u w:val="single"/>
                </w:rPr>
                <w:t>“For Future</w:t>
              </w:r>
              <w:r w:rsidRPr="004B6B6C">
                <w:rPr>
                  <w:rFonts w:cs="Calibri"/>
                  <w:spacing w:val="-1"/>
                  <w:sz w:val="20"/>
                  <w:szCs w:val="20"/>
                  <w:u w:val="single"/>
                </w:rPr>
                <w:t xml:space="preserve"> </w:t>
              </w:r>
              <w:r w:rsidRPr="004B6B6C">
                <w:rPr>
                  <w:rFonts w:cs="Calibri"/>
                  <w:sz w:val="20"/>
                  <w:szCs w:val="20"/>
                  <w:u w:val="single"/>
                </w:rPr>
                <w:t>240V use”;</w:t>
              </w:r>
              <w:r w:rsidRPr="004B6B6C">
                <w:rPr>
                  <w:rFonts w:cs="Calibri"/>
                  <w:spacing w:val="-1"/>
                  <w:sz w:val="20"/>
                  <w:szCs w:val="20"/>
                  <w:u w:val="single"/>
                </w:rPr>
                <w:t xml:space="preserve"> </w:t>
              </w:r>
              <w:r w:rsidRPr="004B6B6C">
                <w:rPr>
                  <w:rFonts w:cs="Calibri"/>
                  <w:sz w:val="20"/>
                  <w:szCs w:val="20"/>
                  <w:u w:val="single"/>
                </w:rPr>
                <w:t>and</w:t>
              </w:r>
            </w:ins>
          </w:p>
          <w:p w14:paraId="76E51C92" w14:textId="77777777" w:rsidR="00524349" w:rsidRPr="004B6B6C" w:rsidRDefault="00524349" w:rsidP="00524349">
            <w:pPr>
              <w:numPr>
                <w:ilvl w:val="0"/>
                <w:numId w:val="19"/>
              </w:numPr>
              <w:tabs>
                <w:tab w:val="left" w:pos="827"/>
              </w:tabs>
              <w:kinsoku w:val="0"/>
              <w:overflowPunct w:val="0"/>
              <w:autoSpaceDE w:val="0"/>
              <w:autoSpaceDN w:val="0"/>
              <w:adjustRightInd w:val="0"/>
              <w:spacing w:before="120" w:after="0" w:line="240" w:lineRule="auto"/>
              <w:ind w:left="1231" w:right="311" w:hanging="270"/>
              <w:rPr>
                <w:ins w:id="187" w:author="Tam, Danny@Energy" w:date="2021-11-08T09:24:00Z"/>
                <w:rFonts w:cs="Calibri"/>
                <w:sz w:val="20"/>
                <w:szCs w:val="20"/>
              </w:rPr>
            </w:pPr>
            <w:ins w:id="188" w:author="Tam, Danny@Energy" w:date="2021-11-08T09:24:00Z">
              <w:r w:rsidRPr="004B6B6C">
                <w:rPr>
                  <w:rFonts w:cs="Calibri"/>
                  <w:sz w:val="20"/>
                  <w:szCs w:val="20"/>
                  <w:u w:val="single"/>
                </w:rPr>
                <w:t>Either a dedicated</w:t>
              </w:r>
              <w:r w:rsidRPr="004B6B6C">
                <w:rPr>
                  <w:rFonts w:cs="Calibri"/>
                  <w:spacing w:val="1"/>
                  <w:sz w:val="20"/>
                  <w:szCs w:val="20"/>
                  <w:u w:val="single"/>
                </w:rPr>
                <w:t xml:space="preserve"> </w:t>
              </w:r>
              <w:r w:rsidRPr="004B6B6C">
                <w:rPr>
                  <w:rFonts w:cs="Calibri"/>
                  <w:sz w:val="20"/>
                  <w:szCs w:val="20"/>
                  <w:u w:val="single"/>
                </w:rPr>
                <w:t>cold water</w:t>
              </w:r>
              <w:r w:rsidRPr="004B6B6C">
                <w:rPr>
                  <w:rFonts w:cs="Calibri"/>
                  <w:spacing w:val="2"/>
                  <w:sz w:val="20"/>
                  <w:szCs w:val="20"/>
                  <w:u w:val="single"/>
                </w:rPr>
                <w:t xml:space="preserve"> </w:t>
              </w:r>
              <w:r w:rsidRPr="004B6B6C">
                <w:rPr>
                  <w:rFonts w:cs="Calibri"/>
                  <w:sz w:val="20"/>
                  <w:szCs w:val="20"/>
                  <w:u w:val="single"/>
                </w:rPr>
                <w:t>supply,</w:t>
              </w:r>
              <w:r w:rsidRPr="004B6B6C">
                <w:rPr>
                  <w:rFonts w:cs="Calibri"/>
                  <w:spacing w:val="-2"/>
                  <w:sz w:val="20"/>
                  <w:szCs w:val="20"/>
                  <w:u w:val="single"/>
                </w:rPr>
                <w:t xml:space="preserve"> </w:t>
              </w:r>
              <w:r w:rsidRPr="004B6B6C">
                <w:rPr>
                  <w:rFonts w:cs="Calibri"/>
                  <w:sz w:val="20"/>
                  <w:szCs w:val="20"/>
                  <w:u w:val="single"/>
                </w:rPr>
                <w:t>or the</w:t>
              </w:r>
              <w:r w:rsidRPr="004B6B6C">
                <w:rPr>
                  <w:rFonts w:cs="Calibri"/>
                  <w:spacing w:val="-1"/>
                  <w:sz w:val="20"/>
                  <w:szCs w:val="20"/>
                  <w:u w:val="single"/>
                </w:rPr>
                <w:t xml:space="preserve"> </w:t>
              </w:r>
              <w:r w:rsidRPr="004B6B6C">
                <w:rPr>
                  <w:rFonts w:cs="Calibri"/>
                  <w:sz w:val="20"/>
                  <w:szCs w:val="20"/>
                  <w:u w:val="single"/>
                </w:rPr>
                <w:t>cold</w:t>
              </w:r>
              <w:r w:rsidRPr="004B6B6C">
                <w:rPr>
                  <w:rFonts w:cs="Calibri"/>
                  <w:spacing w:val="1"/>
                  <w:sz w:val="20"/>
                  <w:szCs w:val="20"/>
                  <w:u w:val="single"/>
                </w:rPr>
                <w:t xml:space="preserve"> </w:t>
              </w:r>
              <w:r w:rsidRPr="004B6B6C">
                <w:rPr>
                  <w:rFonts w:cs="Calibri"/>
                  <w:sz w:val="20"/>
                  <w:szCs w:val="20"/>
                  <w:u w:val="single"/>
                </w:rPr>
                <w:t>water supply</w:t>
              </w:r>
              <w:r w:rsidRPr="004B6B6C">
                <w:rPr>
                  <w:rFonts w:cs="Calibri"/>
                  <w:spacing w:val="1"/>
                  <w:sz w:val="20"/>
                  <w:szCs w:val="20"/>
                  <w:u w:val="single"/>
                </w:rPr>
                <w:t xml:space="preserve"> </w:t>
              </w:r>
              <w:r w:rsidRPr="004B6B6C">
                <w:rPr>
                  <w:rFonts w:cs="Calibri"/>
                  <w:sz w:val="20"/>
                  <w:szCs w:val="20"/>
                  <w:u w:val="single"/>
                </w:rPr>
                <w:t>shall pass</w:t>
              </w:r>
              <w:r w:rsidRPr="004B6B6C">
                <w:rPr>
                  <w:rFonts w:cs="Calibri"/>
                  <w:spacing w:val="1"/>
                  <w:sz w:val="20"/>
                  <w:szCs w:val="20"/>
                  <w:u w:val="single"/>
                </w:rPr>
                <w:t xml:space="preserve"> </w:t>
              </w:r>
              <w:r w:rsidRPr="004B6B6C">
                <w:rPr>
                  <w:rFonts w:cs="Calibri"/>
                  <w:sz w:val="20"/>
                  <w:szCs w:val="20"/>
                  <w:u w:val="single"/>
                </w:rPr>
                <w:t>through</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z w:val="20"/>
                  <w:szCs w:val="20"/>
                </w:rPr>
                <w:t xml:space="preserve"> </w:t>
              </w:r>
              <w:r w:rsidRPr="004B6B6C">
                <w:rPr>
                  <w:rFonts w:cs="Calibri"/>
                  <w:sz w:val="20"/>
                  <w:szCs w:val="20"/>
                  <w:u w:val="single"/>
                </w:rPr>
                <w:t>HPWH location</w:t>
              </w:r>
              <w:r w:rsidRPr="004B6B6C">
                <w:rPr>
                  <w:rFonts w:cs="Calibri"/>
                  <w:spacing w:val="1"/>
                  <w:sz w:val="20"/>
                  <w:szCs w:val="20"/>
                  <w:u w:val="single"/>
                </w:rPr>
                <w:t xml:space="preserve"> </w:t>
              </w:r>
              <w:r w:rsidRPr="004B6B6C">
                <w:rPr>
                  <w:rFonts w:cs="Calibri"/>
                  <w:sz w:val="20"/>
                  <w:szCs w:val="20"/>
                  <w:u w:val="single"/>
                </w:rPr>
                <w:t>just before</w:t>
              </w:r>
              <w:r w:rsidRPr="004B6B6C">
                <w:rPr>
                  <w:rFonts w:cs="Calibri"/>
                  <w:spacing w:val="-1"/>
                  <w:sz w:val="20"/>
                  <w:szCs w:val="20"/>
                  <w:u w:val="single"/>
                </w:rPr>
                <w:t xml:space="preserve"> </w:t>
              </w:r>
              <w:r w:rsidRPr="004B6B6C">
                <w:rPr>
                  <w:rFonts w:cs="Calibri"/>
                  <w:sz w:val="20"/>
                  <w:szCs w:val="20"/>
                  <w:u w:val="single"/>
                </w:rPr>
                <w:t>reaching the</w:t>
              </w:r>
              <w:r w:rsidRPr="004B6B6C">
                <w:rPr>
                  <w:rFonts w:cs="Calibri"/>
                  <w:spacing w:val="-1"/>
                  <w:sz w:val="20"/>
                  <w:szCs w:val="20"/>
                  <w:u w:val="single"/>
                </w:rPr>
                <w:t xml:space="preserve"> </w:t>
              </w:r>
              <w:r w:rsidRPr="004B6B6C">
                <w:rPr>
                  <w:rFonts w:cs="Calibri"/>
                  <w:sz w:val="20"/>
                  <w:szCs w:val="20"/>
                  <w:u w:val="single"/>
                </w:rPr>
                <w:t>gas</w:t>
              </w:r>
              <w:r w:rsidRPr="004B6B6C">
                <w:rPr>
                  <w:rFonts w:cs="Calibri"/>
                  <w:spacing w:val="1"/>
                  <w:sz w:val="20"/>
                  <w:szCs w:val="20"/>
                  <w:u w:val="single"/>
                </w:rPr>
                <w:t xml:space="preserve"> </w:t>
              </w:r>
              <w:r w:rsidRPr="004B6B6C">
                <w:rPr>
                  <w:rFonts w:cs="Calibri"/>
                  <w:sz w:val="20"/>
                  <w:szCs w:val="20"/>
                  <w:u w:val="single"/>
                </w:rPr>
                <w:t>or propane</w:t>
              </w:r>
              <w:r w:rsidRPr="004B6B6C">
                <w:rPr>
                  <w:rFonts w:cs="Calibri"/>
                  <w:spacing w:val="-1"/>
                  <w:sz w:val="20"/>
                  <w:szCs w:val="20"/>
                  <w:u w:val="single"/>
                </w:rPr>
                <w:t xml:space="preserve"> </w:t>
              </w:r>
              <w:r w:rsidRPr="004B6B6C">
                <w:rPr>
                  <w:rFonts w:cs="Calibri"/>
                  <w:sz w:val="20"/>
                  <w:szCs w:val="20"/>
                  <w:u w:val="single"/>
                </w:rPr>
                <w:t>water heater;</w:t>
              </w:r>
              <w:r w:rsidRPr="004B6B6C">
                <w:rPr>
                  <w:rFonts w:cs="Calibri"/>
                  <w:spacing w:val="-1"/>
                  <w:sz w:val="20"/>
                  <w:szCs w:val="20"/>
                  <w:u w:val="single"/>
                </w:rPr>
                <w:t xml:space="preserve"> </w:t>
              </w:r>
              <w:r w:rsidRPr="004B6B6C">
                <w:rPr>
                  <w:rFonts w:cs="Calibri"/>
                  <w:sz w:val="20"/>
                  <w:szCs w:val="20"/>
                  <w:u w:val="single"/>
                </w:rPr>
                <w:t>and</w:t>
              </w:r>
            </w:ins>
          </w:p>
          <w:p w14:paraId="4E8606B9" w14:textId="77777777" w:rsidR="00524349" w:rsidRPr="004B6B6C" w:rsidRDefault="00524349" w:rsidP="00524349">
            <w:pPr>
              <w:numPr>
                <w:ilvl w:val="0"/>
                <w:numId w:val="19"/>
              </w:numPr>
              <w:tabs>
                <w:tab w:val="left" w:pos="827"/>
              </w:tabs>
              <w:kinsoku w:val="0"/>
              <w:overflowPunct w:val="0"/>
              <w:autoSpaceDE w:val="0"/>
              <w:autoSpaceDN w:val="0"/>
              <w:adjustRightInd w:val="0"/>
              <w:spacing w:before="121" w:after="0" w:line="240" w:lineRule="auto"/>
              <w:ind w:left="1231" w:right="503" w:hanging="270"/>
              <w:rPr>
                <w:ins w:id="189" w:author="Tam, Danny@Energy" w:date="2021-11-08T09:24:00Z"/>
                <w:rFonts w:cs="Calibri"/>
                <w:sz w:val="20"/>
                <w:szCs w:val="20"/>
              </w:rPr>
            </w:pPr>
            <w:ins w:id="190" w:author="Tam, Danny@Energy" w:date="2021-11-08T09:24:00Z">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hot water supply pipe</w:t>
              </w:r>
              <w:r w:rsidRPr="004B6B6C">
                <w:rPr>
                  <w:rFonts w:cs="Calibri"/>
                  <w:spacing w:val="-1"/>
                  <w:sz w:val="20"/>
                  <w:szCs w:val="20"/>
                  <w:u w:val="single"/>
                </w:rPr>
                <w:t xml:space="preserve"> </w:t>
              </w:r>
              <w:r w:rsidRPr="004B6B6C">
                <w:rPr>
                  <w:rFonts w:cs="Calibri"/>
                  <w:sz w:val="20"/>
                  <w:szCs w:val="20"/>
                  <w:u w:val="single"/>
                </w:rPr>
                <w:t>coming out of</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gas</w:t>
              </w:r>
              <w:r w:rsidRPr="004B6B6C">
                <w:rPr>
                  <w:rFonts w:cs="Calibri"/>
                  <w:spacing w:val="1"/>
                  <w:sz w:val="20"/>
                  <w:szCs w:val="20"/>
                  <w:u w:val="single"/>
                </w:rPr>
                <w:t xml:space="preserve"> </w:t>
              </w:r>
              <w:r w:rsidRPr="004B6B6C">
                <w:rPr>
                  <w:rFonts w:cs="Calibri"/>
                  <w:sz w:val="20"/>
                  <w:szCs w:val="20"/>
                  <w:u w:val="single"/>
                </w:rPr>
                <w:t>or propane</w:t>
              </w:r>
              <w:r w:rsidRPr="004B6B6C">
                <w:rPr>
                  <w:rFonts w:cs="Calibri"/>
                  <w:spacing w:val="-1"/>
                  <w:sz w:val="20"/>
                  <w:szCs w:val="20"/>
                  <w:u w:val="single"/>
                </w:rPr>
                <w:t xml:space="preserve"> </w:t>
              </w:r>
              <w:r w:rsidRPr="004B6B6C">
                <w:rPr>
                  <w:rFonts w:cs="Calibri"/>
                  <w:sz w:val="20"/>
                  <w:szCs w:val="20"/>
                  <w:u w:val="single"/>
                </w:rPr>
                <w:t>water heater shall be</w:t>
              </w:r>
              <w:r w:rsidRPr="004B6B6C">
                <w:rPr>
                  <w:rFonts w:cs="Calibri"/>
                  <w:spacing w:val="-1"/>
                  <w:sz w:val="20"/>
                  <w:szCs w:val="20"/>
                  <w:u w:val="single"/>
                </w:rPr>
                <w:t xml:space="preserve"> </w:t>
              </w:r>
              <w:r w:rsidRPr="004B6B6C">
                <w:rPr>
                  <w:rFonts w:cs="Calibri"/>
                  <w:sz w:val="20"/>
                  <w:szCs w:val="20"/>
                  <w:u w:val="single"/>
                </w:rPr>
                <w:t>routed</w:t>
              </w:r>
              <w:r w:rsidRPr="004B6B6C">
                <w:rPr>
                  <w:rFonts w:cs="Calibri"/>
                  <w:spacing w:val="1"/>
                  <w:sz w:val="20"/>
                  <w:szCs w:val="20"/>
                  <w:u w:val="single"/>
                </w:rPr>
                <w:t xml:space="preserve"> </w:t>
              </w:r>
              <w:r w:rsidRPr="004B6B6C">
                <w:rPr>
                  <w:rFonts w:cs="Calibri"/>
                  <w:sz w:val="20"/>
                  <w:szCs w:val="20"/>
                  <w:u w:val="single"/>
                </w:rPr>
                <w:t>first</w:t>
              </w:r>
              <w:r w:rsidRPr="004B6B6C">
                <w:rPr>
                  <w:rFonts w:cs="Calibri"/>
                  <w:sz w:val="20"/>
                  <w:szCs w:val="20"/>
                </w:rPr>
                <w:t xml:space="preserve"> </w:t>
              </w:r>
              <w:r w:rsidRPr="004B6B6C">
                <w:rPr>
                  <w:rFonts w:cs="Calibri"/>
                  <w:sz w:val="20"/>
                  <w:szCs w:val="20"/>
                  <w:u w:val="single"/>
                </w:rPr>
                <w:t>through</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location</w:t>
              </w:r>
              <w:r w:rsidRPr="004B6B6C">
                <w:rPr>
                  <w:rFonts w:cs="Calibri"/>
                  <w:spacing w:val="1"/>
                  <w:sz w:val="20"/>
                  <w:szCs w:val="20"/>
                  <w:u w:val="single"/>
                </w:rPr>
                <w:t xml:space="preserve"> </w:t>
              </w:r>
              <w:r w:rsidRPr="004B6B6C">
                <w:rPr>
                  <w:rFonts w:cs="Calibri"/>
                  <w:sz w:val="20"/>
                  <w:szCs w:val="20"/>
                  <w:u w:val="single"/>
                </w:rPr>
                <w:t>before</w:t>
              </w:r>
              <w:r w:rsidRPr="004B6B6C">
                <w:rPr>
                  <w:rFonts w:cs="Calibri"/>
                  <w:spacing w:val="-1"/>
                  <w:sz w:val="20"/>
                  <w:szCs w:val="20"/>
                  <w:u w:val="single"/>
                </w:rPr>
                <w:t xml:space="preserve"> </w:t>
              </w:r>
              <w:r w:rsidRPr="004B6B6C">
                <w:rPr>
                  <w:rFonts w:cs="Calibri"/>
                  <w:sz w:val="20"/>
                  <w:szCs w:val="20"/>
                  <w:u w:val="single"/>
                </w:rPr>
                <w:t>serving any</w:t>
              </w:r>
              <w:r w:rsidRPr="004B6B6C">
                <w:rPr>
                  <w:rFonts w:cs="Calibri"/>
                  <w:spacing w:val="1"/>
                  <w:sz w:val="20"/>
                  <w:szCs w:val="20"/>
                  <w:u w:val="single"/>
                </w:rPr>
                <w:t xml:space="preserve"> </w:t>
              </w:r>
              <w:r w:rsidRPr="004B6B6C">
                <w:rPr>
                  <w:rFonts w:cs="Calibri"/>
                  <w:sz w:val="20"/>
                  <w:szCs w:val="20"/>
                  <w:u w:val="single"/>
                </w:rPr>
                <w:t>fixtures;</w:t>
              </w:r>
              <w:r w:rsidRPr="004B6B6C">
                <w:rPr>
                  <w:rFonts w:cs="Calibri"/>
                  <w:spacing w:val="-1"/>
                  <w:sz w:val="20"/>
                  <w:szCs w:val="20"/>
                  <w:u w:val="single"/>
                </w:rPr>
                <w:t xml:space="preserve"> </w:t>
              </w:r>
              <w:r w:rsidRPr="004B6B6C">
                <w:rPr>
                  <w:rFonts w:cs="Calibri"/>
                  <w:sz w:val="20"/>
                  <w:szCs w:val="20"/>
                  <w:u w:val="single"/>
                </w:rPr>
                <w:t>and</w:t>
              </w:r>
            </w:ins>
          </w:p>
          <w:p w14:paraId="06BCC073" w14:textId="77777777" w:rsidR="00524349" w:rsidRPr="004B6B6C" w:rsidRDefault="00524349" w:rsidP="00524349">
            <w:pPr>
              <w:numPr>
                <w:ilvl w:val="0"/>
                <w:numId w:val="19"/>
              </w:numPr>
              <w:tabs>
                <w:tab w:val="left" w:pos="827"/>
              </w:tabs>
              <w:kinsoku w:val="0"/>
              <w:overflowPunct w:val="0"/>
              <w:autoSpaceDE w:val="0"/>
              <w:autoSpaceDN w:val="0"/>
              <w:adjustRightInd w:val="0"/>
              <w:spacing w:before="119" w:after="0" w:line="240" w:lineRule="auto"/>
              <w:ind w:left="1231" w:right="602" w:hanging="270"/>
              <w:rPr>
                <w:ins w:id="191" w:author="Tam, Danny@Energy" w:date="2021-11-08T09:24:00Z"/>
                <w:rFonts w:cs="Calibri"/>
                <w:sz w:val="20"/>
                <w:szCs w:val="20"/>
              </w:rPr>
            </w:pPr>
            <w:ins w:id="192" w:author="Tam, Danny@Energy" w:date="2021-11-08T09:24:00Z">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hot and</w:t>
              </w:r>
              <w:r w:rsidRPr="004B6B6C">
                <w:rPr>
                  <w:rFonts w:cs="Calibri"/>
                  <w:spacing w:val="1"/>
                  <w:sz w:val="20"/>
                  <w:szCs w:val="20"/>
                  <w:u w:val="single"/>
                </w:rPr>
                <w:t xml:space="preserve"> </w:t>
              </w:r>
              <w:r w:rsidRPr="004B6B6C">
                <w:rPr>
                  <w:rFonts w:cs="Calibri"/>
                  <w:sz w:val="20"/>
                  <w:szCs w:val="20"/>
                  <w:u w:val="single"/>
                </w:rPr>
                <w:t>cold</w:t>
              </w:r>
              <w:r w:rsidRPr="004B6B6C">
                <w:rPr>
                  <w:rFonts w:cs="Calibri"/>
                  <w:spacing w:val="1"/>
                  <w:sz w:val="20"/>
                  <w:szCs w:val="20"/>
                  <w:u w:val="single"/>
                </w:rPr>
                <w:t xml:space="preserve"> </w:t>
              </w:r>
              <w:r w:rsidRPr="004B6B6C">
                <w:rPr>
                  <w:rFonts w:cs="Calibri"/>
                  <w:sz w:val="20"/>
                  <w:szCs w:val="20"/>
                  <w:u w:val="single"/>
                </w:rPr>
                <w:t>water</w:t>
              </w:r>
              <w:r w:rsidRPr="004B6B6C">
                <w:rPr>
                  <w:rFonts w:cs="Calibri"/>
                  <w:spacing w:val="-1"/>
                  <w:sz w:val="20"/>
                  <w:szCs w:val="20"/>
                  <w:u w:val="single"/>
                </w:rPr>
                <w:t xml:space="preserve"> </w:t>
              </w:r>
              <w:r w:rsidRPr="004B6B6C">
                <w:rPr>
                  <w:rFonts w:cs="Calibri"/>
                  <w:sz w:val="20"/>
                  <w:szCs w:val="20"/>
                  <w:u w:val="single"/>
                </w:rPr>
                <w:t>piping at 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location</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pacing w:val="-1"/>
                  <w:sz w:val="20"/>
                  <w:szCs w:val="20"/>
                  <w:u w:val="single"/>
                </w:rPr>
                <w:t xml:space="preserve"> </w:t>
              </w:r>
              <w:r w:rsidRPr="004B6B6C">
                <w:rPr>
                  <w:rFonts w:cs="Calibri"/>
                  <w:sz w:val="20"/>
                  <w:szCs w:val="20"/>
                  <w:u w:val="single"/>
                </w:rPr>
                <w:t>exposed</w:t>
              </w:r>
              <w:r w:rsidRPr="004B6B6C">
                <w:rPr>
                  <w:rFonts w:cs="Calibri"/>
                  <w:spacing w:val="1"/>
                  <w:sz w:val="20"/>
                  <w:szCs w:val="20"/>
                  <w:u w:val="single"/>
                </w:rPr>
                <w:t xml:space="preserve"> </w:t>
              </w:r>
              <w:r w:rsidRPr="004B6B6C">
                <w:rPr>
                  <w:rFonts w:cs="Calibri"/>
                  <w:sz w:val="20"/>
                  <w:szCs w:val="20"/>
                  <w:u w:val="single"/>
                </w:rPr>
                <w:t>and</w:t>
              </w:r>
              <w:r w:rsidRPr="004B6B6C">
                <w:rPr>
                  <w:rFonts w:cs="Calibri"/>
                  <w:spacing w:val="-2"/>
                  <w:sz w:val="20"/>
                  <w:szCs w:val="20"/>
                  <w:u w:val="single"/>
                </w:rPr>
                <w:t xml:space="preserve"> </w:t>
              </w:r>
              <w:r w:rsidRPr="004B6B6C">
                <w:rPr>
                  <w:rFonts w:cs="Calibri"/>
                  <w:sz w:val="20"/>
                  <w:szCs w:val="20"/>
                  <w:u w:val="single"/>
                </w:rPr>
                <w:t>readily</w:t>
              </w:r>
              <w:r w:rsidRPr="004B6B6C">
                <w:rPr>
                  <w:rFonts w:cs="Calibri"/>
                  <w:sz w:val="20"/>
                  <w:szCs w:val="20"/>
                </w:rPr>
                <w:t xml:space="preserve"> </w:t>
              </w:r>
              <w:r w:rsidRPr="004B6B6C">
                <w:rPr>
                  <w:rFonts w:cs="Calibri"/>
                  <w:sz w:val="20"/>
                  <w:szCs w:val="20"/>
                  <w:u w:val="single"/>
                </w:rPr>
                <w:t>accessible</w:t>
              </w:r>
              <w:r w:rsidRPr="004B6B6C">
                <w:rPr>
                  <w:rFonts w:cs="Calibri"/>
                  <w:spacing w:val="-1"/>
                  <w:sz w:val="20"/>
                  <w:szCs w:val="20"/>
                  <w:u w:val="single"/>
                </w:rPr>
                <w:t xml:space="preserve"> </w:t>
              </w:r>
              <w:r w:rsidRPr="004B6B6C">
                <w:rPr>
                  <w:rFonts w:cs="Calibri"/>
                  <w:sz w:val="20"/>
                  <w:szCs w:val="20"/>
                  <w:u w:val="single"/>
                </w:rPr>
                <w:t>for future</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1"/>
                  <w:sz w:val="20"/>
                  <w:szCs w:val="20"/>
                  <w:u w:val="single"/>
                </w:rPr>
                <w:t xml:space="preserve"> </w:t>
              </w:r>
              <w:r w:rsidRPr="004B6B6C">
                <w:rPr>
                  <w:rFonts w:cs="Calibri"/>
                  <w:sz w:val="20"/>
                  <w:szCs w:val="20"/>
                  <w:u w:val="single"/>
                </w:rPr>
                <w:t>of</w:t>
              </w:r>
              <w:r w:rsidRPr="004B6B6C">
                <w:rPr>
                  <w:rFonts w:cs="Calibri"/>
                  <w:spacing w:val="-1"/>
                  <w:sz w:val="20"/>
                  <w:szCs w:val="20"/>
                  <w:u w:val="single"/>
                </w:rPr>
                <w:t xml:space="preserve"> </w:t>
              </w:r>
              <w:r w:rsidRPr="004B6B6C">
                <w:rPr>
                  <w:rFonts w:cs="Calibri"/>
                  <w:sz w:val="20"/>
                  <w:szCs w:val="20"/>
                  <w:u w:val="single"/>
                </w:rPr>
                <w:t>a</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and</w:t>
              </w:r>
            </w:ins>
          </w:p>
          <w:p w14:paraId="48E01F08" w14:textId="122FBC12" w:rsidR="00524349" w:rsidRPr="000477C3" w:rsidRDefault="00524349" w:rsidP="00205CF5">
            <w:pPr>
              <w:pStyle w:val="ListParagraph"/>
              <w:keepNext/>
              <w:numPr>
                <w:ilvl w:val="0"/>
                <w:numId w:val="19"/>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1254" w:hanging="270"/>
              <w:rPr>
                <w:rFonts w:asciiTheme="minorHAnsi" w:eastAsia="Times New Roman" w:hAnsiTheme="minorHAnsi" w:cstheme="minorHAnsi"/>
                <w:sz w:val="18"/>
                <w:szCs w:val="18"/>
              </w:rPr>
            </w:pPr>
            <w:ins w:id="193" w:author="Tam, Danny@Energy" w:date="2021-11-08T09:24:00Z">
              <w:r w:rsidRPr="00205CF5">
                <w:rPr>
                  <w:rFonts w:cs="Calibri"/>
                  <w:w w:val="99"/>
                  <w:sz w:val="20"/>
                  <w:szCs w:val="20"/>
                  <w:u w:val="single"/>
                </w:rPr>
                <w:t>A condensate drain no mo</w:t>
              </w:r>
              <w:r w:rsidRPr="00205CF5">
                <w:rPr>
                  <w:rFonts w:cs="Calibri"/>
                  <w:sz w:val="20"/>
                  <w:szCs w:val="20"/>
                  <w:u w:val="single"/>
                </w:rPr>
                <w:t>re</w:t>
              </w:r>
              <w:r w:rsidRPr="00205CF5">
                <w:rPr>
                  <w:rFonts w:cs="Calibri"/>
                  <w:spacing w:val="-1"/>
                  <w:sz w:val="20"/>
                  <w:szCs w:val="20"/>
                  <w:u w:val="single"/>
                </w:rPr>
                <w:t xml:space="preserve"> </w:t>
              </w:r>
              <w:r w:rsidRPr="00205CF5">
                <w:rPr>
                  <w:rFonts w:cs="Calibri"/>
                  <w:sz w:val="20"/>
                  <w:szCs w:val="20"/>
                  <w:u w:val="single"/>
                </w:rPr>
                <w:t>than</w:t>
              </w:r>
              <w:r w:rsidRPr="00205CF5">
                <w:rPr>
                  <w:rFonts w:cs="Calibri"/>
                  <w:spacing w:val="1"/>
                  <w:sz w:val="20"/>
                  <w:szCs w:val="20"/>
                  <w:u w:val="single"/>
                </w:rPr>
                <w:t xml:space="preserve"> </w:t>
              </w:r>
              <w:r w:rsidRPr="00205CF5">
                <w:rPr>
                  <w:rFonts w:cs="Calibri"/>
                  <w:sz w:val="20"/>
                  <w:szCs w:val="20"/>
                  <w:u w:val="single"/>
                </w:rPr>
                <w:t>2 inches</w:t>
              </w:r>
              <w:r w:rsidRPr="00205CF5">
                <w:rPr>
                  <w:rFonts w:cs="Calibri"/>
                  <w:spacing w:val="1"/>
                  <w:sz w:val="20"/>
                  <w:szCs w:val="20"/>
                  <w:u w:val="single"/>
                </w:rPr>
                <w:t xml:space="preserve"> </w:t>
              </w:r>
              <w:r w:rsidRPr="00205CF5">
                <w:rPr>
                  <w:rFonts w:cs="Calibri"/>
                  <w:sz w:val="20"/>
                  <w:szCs w:val="20"/>
                  <w:u w:val="single"/>
                </w:rPr>
                <w:t>higher than</w:t>
              </w:r>
              <w:r w:rsidRPr="00205CF5">
                <w:rPr>
                  <w:rFonts w:cs="Calibri"/>
                  <w:spacing w:val="1"/>
                  <w:sz w:val="20"/>
                  <w:szCs w:val="20"/>
                  <w:u w:val="single"/>
                </w:rPr>
                <w:t xml:space="preserve"> </w:t>
              </w:r>
              <w:r w:rsidRPr="00205CF5">
                <w:rPr>
                  <w:rFonts w:cs="Calibri"/>
                  <w:sz w:val="20"/>
                  <w:szCs w:val="20"/>
                  <w:u w:val="single"/>
                </w:rPr>
                <w:t>the</w:t>
              </w:r>
              <w:r w:rsidRPr="00205CF5">
                <w:rPr>
                  <w:rFonts w:cs="Calibri"/>
                  <w:spacing w:val="-1"/>
                  <w:sz w:val="20"/>
                  <w:szCs w:val="20"/>
                  <w:u w:val="single"/>
                </w:rPr>
                <w:t xml:space="preserve"> </w:t>
              </w:r>
              <w:r w:rsidRPr="00205CF5">
                <w:rPr>
                  <w:rFonts w:cs="Calibri"/>
                  <w:sz w:val="20"/>
                  <w:szCs w:val="20"/>
                  <w:u w:val="single"/>
                </w:rPr>
                <w:t>base</w:t>
              </w:r>
              <w:r w:rsidRPr="00205CF5">
                <w:rPr>
                  <w:rFonts w:cs="Calibri"/>
                  <w:spacing w:val="-1"/>
                  <w:sz w:val="20"/>
                  <w:szCs w:val="20"/>
                  <w:u w:val="single"/>
                </w:rPr>
                <w:t xml:space="preserve"> </w:t>
              </w:r>
              <w:r w:rsidRPr="00205CF5">
                <w:rPr>
                  <w:rFonts w:cs="Calibri"/>
                  <w:sz w:val="20"/>
                  <w:szCs w:val="20"/>
                  <w:u w:val="single"/>
                </w:rPr>
                <w:t>of</w:t>
              </w:r>
              <w:r w:rsidRPr="00205CF5">
                <w:rPr>
                  <w:rFonts w:cs="Calibri"/>
                  <w:spacing w:val="-1"/>
                  <w:sz w:val="20"/>
                  <w:szCs w:val="20"/>
                  <w:u w:val="single"/>
                </w:rPr>
                <w:t xml:space="preserve"> </w:t>
              </w:r>
              <w:r w:rsidRPr="00205CF5">
                <w:rPr>
                  <w:rFonts w:cs="Calibri"/>
                  <w:sz w:val="20"/>
                  <w:szCs w:val="20"/>
                  <w:u w:val="single"/>
                </w:rPr>
                <w:t>the</w:t>
              </w:r>
              <w:r w:rsidRPr="00205CF5">
                <w:rPr>
                  <w:rFonts w:cs="Calibri"/>
                  <w:spacing w:val="-2"/>
                  <w:sz w:val="20"/>
                  <w:szCs w:val="20"/>
                  <w:u w:val="single"/>
                </w:rPr>
                <w:t xml:space="preserve"> </w:t>
              </w:r>
              <w:r w:rsidRPr="00205CF5">
                <w:rPr>
                  <w:rFonts w:cs="Calibri"/>
                  <w:sz w:val="20"/>
                  <w:szCs w:val="20"/>
                  <w:u w:val="single"/>
                </w:rPr>
                <w:t>installed</w:t>
              </w:r>
              <w:r w:rsidRPr="00205CF5">
                <w:rPr>
                  <w:rFonts w:cs="Calibri"/>
                  <w:spacing w:val="1"/>
                  <w:sz w:val="20"/>
                  <w:szCs w:val="20"/>
                  <w:u w:val="single"/>
                </w:rPr>
                <w:t xml:space="preserve"> </w:t>
              </w:r>
              <w:r w:rsidRPr="00205CF5">
                <w:rPr>
                  <w:rFonts w:cs="Calibri"/>
                  <w:sz w:val="20"/>
                  <w:szCs w:val="20"/>
                  <w:u w:val="single"/>
                </w:rPr>
                <w:t>water heater,</w:t>
              </w:r>
              <w:r w:rsidRPr="00205CF5">
                <w:rPr>
                  <w:rFonts w:cs="Calibri"/>
                  <w:spacing w:val="1"/>
                  <w:sz w:val="20"/>
                  <w:szCs w:val="20"/>
                  <w:u w:val="single"/>
                </w:rPr>
                <w:t xml:space="preserve"> </w:t>
              </w:r>
              <w:r w:rsidRPr="00205CF5">
                <w:rPr>
                  <w:rFonts w:cs="Calibri"/>
                  <w:sz w:val="20"/>
                  <w:szCs w:val="20"/>
                  <w:u w:val="single"/>
                </w:rPr>
                <w:t>and</w:t>
              </w:r>
              <w:r w:rsidRPr="00205CF5">
                <w:rPr>
                  <w:rFonts w:cs="Calibri"/>
                  <w:spacing w:val="1"/>
                  <w:sz w:val="20"/>
                  <w:szCs w:val="20"/>
                  <w:u w:val="single"/>
                </w:rPr>
                <w:t xml:space="preserve"> </w:t>
              </w:r>
              <w:r w:rsidRPr="00205CF5">
                <w:rPr>
                  <w:rFonts w:cs="Calibri"/>
                  <w:sz w:val="20"/>
                  <w:szCs w:val="20"/>
                  <w:u w:val="single"/>
                </w:rPr>
                <w:t>allows</w:t>
              </w:r>
              <w:r w:rsidRPr="00205CF5">
                <w:rPr>
                  <w:rFonts w:cs="Calibri"/>
                  <w:spacing w:val="1"/>
                  <w:sz w:val="20"/>
                  <w:szCs w:val="20"/>
                  <w:u w:val="single"/>
                </w:rPr>
                <w:t xml:space="preserve"> </w:t>
              </w:r>
              <w:r w:rsidRPr="00205CF5">
                <w:rPr>
                  <w:rFonts w:cs="Calibri"/>
                  <w:sz w:val="20"/>
                  <w:szCs w:val="20"/>
                  <w:u w:val="single"/>
                </w:rPr>
                <w:t>natural draining without pump</w:t>
              </w:r>
              <w:r w:rsidRPr="00205CF5">
                <w:rPr>
                  <w:rFonts w:cs="Calibri"/>
                  <w:spacing w:val="1"/>
                  <w:sz w:val="20"/>
                  <w:szCs w:val="20"/>
                  <w:u w:val="single"/>
                </w:rPr>
                <w:t xml:space="preserve"> </w:t>
              </w:r>
              <w:r w:rsidRPr="00205CF5">
                <w:rPr>
                  <w:rFonts w:cs="Calibri"/>
                  <w:sz w:val="20"/>
                  <w:szCs w:val="20"/>
                  <w:u w:val="single"/>
                </w:rPr>
                <w:t>assistance.</w:t>
              </w:r>
            </w:ins>
          </w:p>
        </w:tc>
      </w:tr>
      <w:tr w:rsidR="006C36EE" w:rsidRPr="002F18C2" w14:paraId="3BEFD202" w14:textId="77777777" w:rsidTr="00E879AA">
        <w:trPr>
          <w:trHeight w:val="144"/>
          <w:tblHeader/>
        </w:trPr>
        <w:tc>
          <w:tcPr>
            <w:tcW w:w="11016" w:type="dxa"/>
            <w:gridSpan w:val="2"/>
            <w:vAlign w:val="center"/>
          </w:tcPr>
          <w:p w14:paraId="5811BF96" w14:textId="77777777" w:rsidR="006C36EE" w:rsidRPr="00935470"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b/>
                <w:sz w:val="20"/>
                <w:szCs w:val="18"/>
              </w:rPr>
            </w:pPr>
            <w:r w:rsidRPr="00236F4B">
              <w:rPr>
                <w:rFonts w:asciiTheme="minorHAnsi" w:eastAsiaTheme="minorEastAsia" w:hAnsiTheme="minorHAnsi" w:cstheme="minorHAnsi"/>
                <w:b/>
                <w:sz w:val="18"/>
                <w:szCs w:val="18"/>
              </w:rPr>
              <w:t>The responsible person’s signature on this compliance document affirms that all applicable requirements in this table have been met.</w:t>
            </w:r>
          </w:p>
        </w:tc>
      </w:tr>
    </w:tbl>
    <w:p w14:paraId="1C1E4D6C" w14:textId="65966AA4" w:rsidR="005D11BC" w:rsidRDefault="005D11BC" w:rsidP="00236F4B">
      <w:pPr>
        <w:spacing w:after="0" w:line="240" w:lineRule="auto"/>
      </w:pPr>
    </w:p>
    <w:tbl>
      <w:tblPr>
        <w:tblStyle w:val="TableGrid"/>
        <w:tblW w:w="10800" w:type="dxa"/>
        <w:tblInd w:w="-5" w:type="dxa"/>
        <w:tblLayout w:type="fixed"/>
        <w:tblLook w:val="04A0" w:firstRow="1" w:lastRow="0" w:firstColumn="1" w:lastColumn="0" w:noHBand="0" w:noVBand="1"/>
      </w:tblPr>
      <w:tblGrid>
        <w:gridCol w:w="563"/>
        <w:gridCol w:w="337"/>
        <w:gridCol w:w="1080"/>
        <w:gridCol w:w="1260"/>
        <w:gridCol w:w="1350"/>
        <w:gridCol w:w="1260"/>
        <w:gridCol w:w="1170"/>
        <w:gridCol w:w="1260"/>
        <w:gridCol w:w="1260"/>
        <w:gridCol w:w="1260"/>
      </w:tblGrid>
      <w:tr w:rsidR="00EA0932" w:rsidRPr="008D6F63" w14:paraId="76C90DE7" w14:textId="24BE7EA0" w:rsidTr="004B6B6C">
        <w:tc>
          <w:tcPr>
            <w:tcW w:w="10800" w:type="dxa"/>
            <w:gridSpan w:val="10"/>
          </w:tcPr>
          <w:p w14:paraId="681EF971" w14:textId="10D296BE" w:rsidR="00EA0932" w:rsidRPr="008D6F63" w:rsidRDefault="00EA0932" w:rsidP="006E239E">
            <w:pPr>
              <w:spacing w:after="0" w:line="240" w:lineRule="auto"/>
              <w:rPr>
                <w:rFonts w:cstheme="minorHAnsi"/>
                <w:b/>
                <w:sz w:val="18"/>
                <w:szCs w:val="18"/>
              </w:rPr>
            </w:pPr>
            <w:r w:rsidRPr="008D6F63">
              <w:rPr>
                <w:rFonts w:cstheme="minorHAnsi"/>
                <w:b/>
                <w:sz w:val="18"/>
                <w:szCs w:val="18"/>
              </w:rPr>
              <w:lastRenderedPageBreak/>
              <w:t>G. HERS-Verified Compact Hot Water Distribution Expanded Credit (CHWDS-H-EX) (RA3.6.5)</w:t>
            </w:r>
            <w:ins w:id="194" w:author="Markstrum, Alexis@Energy" w:date="2021-10-18T14:29:00Z">
              <w:r w:rsidR="002C0390">
                <w:rPr>
                  <w:rFonts w:cstheme="minorHAnsi"/>
                  <w:b/>
                  <w:sz w:val="18"/>
                  <w:szCs w:val="18"/>
                </w:rPr>
                <w:t xml:space="preserve"> </w:t>
              </w:r>
            </w:ins>
          </w:p>
          <w:p w14:paraId="3B0C892E" w14:textId="21E73799" w:rsidR="00EA0932" w:rsidRPr="008D6F63" w:rsidRDefault="00EA0932" w:rsidP="006E239E">
            <w:pPr>
              <w:spacing w:after="0" w:line="240" w:lineRule="auto"/>
              <w:rPr>
                <w:rFonts w:cstheme="minorHAnsi"/>
                <w:b/>
                <w:sz w:val="18"/>
                <w:szCs w:val="18"/>
              </w:rPr>
            </w:pPr>
            <w:r>
              <w:rPr>
                <w:rFonts w:cstheme="minorHAnsi"/>
                <w:sz w:val="20"/>
                <w:szCs w:val="20"/>
              </w:rPr>
              <w:t>For dwelling units with multiple systems, enter the master bath distance and kitchen distance to the closest water heater, and enter the average of the furthest fixture to each water heater.</w:t>
            </w:r>
            <w:r w:rsidRPr="008D6F63">
              <w:rPr>
                <w:rFonts w:cstheme="minorHAnsi"/>
                <w:sz w:val="18"/>
                <w:szCs w:val="18"/>
              </w:rPr>
              <w:t xml:space="preserve"> </w:t>
            </w:r>
          </w:p>
        </w:tc>
      </w:tr>
      <w:tr w:rsidR="00EA0932" w:rsidRPr="00AC2387" w14:paraId="199C4069" w14:textId="6D840814" w:rsidTr="003D081B">
        <w:tc>
          <w:tcPr>
            <w:tcW w:w="900" w:type="dxa"/>
            <w:gridSpan w:val="2"/>
          </w:tcPr>
          <w:p w14:paraId="1A2750FB" w14:textId="77777777" w:rsidR="00EA0932" w:rsidRDefault="00EA0932" w:rsidP="006E239E">
            <w:pPr>
              <w:spacing w:after="0"/>
              <w:jc w:val="center"/>
              <w:rPr>
                <w:rFonts w:cstheme="minorHAnsi"/>
                <w:sz w:val="20"/>
                <w:szCs w:val="20"/>
              </w:rPr>
            </w:pPr>
            <w:r>
              <w:rPr>
                <w:rFonts w:cstheme="minorHAnsi"/>
                <w:sz w:val="20"/>
                <w:szCs w:val="20"/>
              </w:rPr>
              <w:t>01</w:t>
            </w:r>
          </w:p>
        </w:tc>
        <w:tc>
          <w:tcPr>
            <w:tcW w:w="1080" w:type="dxa"/>
          </w:tcPr>
          <w:p w14:paraId="715A5C9C" w14:textId="77777777" w:rsidR="00EA0932" w:rsidRDefault="00EA0932" w:rsidP="006E239E">
            <w:pPr>
              <w:spacing w:after="0"/>
              <w:jc w:val="center"/>
              <w:rPr>
                <w:rFonts w:cstheme="minorHAnsi"/>
                <w:sz w:val="20"/>
                <w:szCs w:val="20"/>
              </w:rPr>
            </w:pPr>
            <w:r>
              <w:rPr>
                <w:rFonts w:cstheme="minorHAnsi"/>
                <w:sz w:val="20"/>
                <w:szCs w:val="20"/>
              </w:rPr>
              <w:t>02</w:t>
            </w:r>
          </w:p>
        </w:tc>
        <w:tc>
          <w:tcPr>
            <w:tcW w:w="1260" w:type="dxa"/>
            <w:vAlign w:val="bottom"/>
          </w:tcPr>
          <w:p w14:paraId="329FCC0D" w14:textId="77777777" w:rsidR="00EA0932" w:rsidRDefault="00EA0932" w:rsidP="006E239E">
            <w:pPr>
              <w:spacing w:after="0"/>
              <w:jc w:val="center"/>
              <w:rPr>
                <w:rFonts w:cstheme="minorHAnsi"/>
                <w:sz w:val="20"/>
                <w:szCs w:val="20"/>
              </w:rPr>
            </w:pPr>
            <w:r>
              <w:rPr>
                <w:rFonts w:cstheme="minorHAnsi"/>
                <w:sz w:val="20"/>
                <w:szCs w:val="20"/>
              </w:rPr>
              <w:t>03</w:t>
            </w:r>
          </w:p>
        </w:tc>
        <w:tc>
          <w:tcPr>
            <w:tcW w:w="1350" w:type="dxa"/>
          </w:tcPr>
          <w:p w14:paraId="3763E078" w14:textId="77777777" w:rsidR="00EA0932" w:rsidRDefault="00EA0932" w:rsidP="006E239E">
            <w:pPr>
              <w:spacing w:after="0"/>
              <w:jc w:val="center"/>
              <w:rPr>
                <w:rFonts w:cstheme="minorHAnsi"/>
                <w:sz w:val="20"/>
                <w:szCs w:val="20"/>
              </w:rPr>
            </w:pPr>
            <w:r>
              <w:rPr>
                <w:rFonts w:cstheme="minorHAnsi"/>
                <w:sz w:val="20"/>
                <w:szCs w:val="20"/>
              </w:rPr>
              <w:t>04</w:t>
            </w:r>
          </w:p>
        </w:tc>
        <w:tc>
          <w:tcPr>
            <w:tcW w:w="1260" w:type="dxa"/>
          </w:tcPr>
          <w:p w14:paraId="0DA73BF4" w14:textId="77777777" w:rsidR="00EA0932" w:rsidRDefault="00EA0932" w:rsidP="006E239E">
            <w:pPr>
              <w:spacing w:after="0"/>
              <w:jc w:val="center"/>
              <w:rPr>
                <w:rFonts w:cstheme="minorHAnsi"/>
                <w:sz w:val="20"/>
                <w:szCs w:val="20"/>
              </w:rPr>
            </w:pPr>
            <w:r>
              <w:rPr>
                <w:rFonts w:cstheme="minorHAnsi"/>
                <w:sz w:val="20"/>
                <w:szCs w:val="20"/>
              </w:rPr>
              <w:t>05</w:t>
            </w:r>
          </w:p>
        </w:tc>
        <w:tc>
          <w:tcPr>
            <w:tcW w:w="1170" w:type="dxa"/>
          </w:tcPr>
          <w:p w14:paraId="63B3C9BE" w14:textId="77777777" w:rsidR="00EA0932" w:rsidRDefault="00EA0932" w:rsidP="006E239E">
            <w:pPr>
              <w:spacing w:after="0"/>
              <w:jc w:val="center"/>
              <w:rPr>
                <w:rFonts w:cstheme="minorHAnsi"/>
                <w:sz w:val="20"/>
                <w:szCs w:val="20"/>
              </w:rPr>
            </w:pPr>
            <w:r>
              <w:rPr>
                <w:rFonts w:cstheme="minorHAnsi"/>
                <w:sz w:val="20"/>
                <w:szCs w:val="20"/>
              </w:rPr>
              <w:t>06</w:t>
            </w:r>
          </w:p>
        </w:tc>
        <w:tc>
          <w:tcPr>
            <w:tcW w:w="1260" w:type="dxa"/>
          </w:tcPr>
          <w:p w14:paraId="034F7085" w14:textId="77777777" w:rsidR="00EA0932" w:rsidRDefault="00EA0932" w:rsidP="006E239E">
            <w:pPr>
              <w:spacing w:after="0"/>
              <w:jc w:val="center"/>
              <w:rPr>
                <w:rFonts w:cstheme="minorHAnsi"/>
                <w:sz w:val="20"/>
                <w:szCs w:val="20"/>
              </w:rPr>
            </w:pPr>
            <w:r>
              <w:rPr>
                <w:rFonts w:cstheme="minorHAnsi"/>
                <w:sz w:val="20"/>
                <w:szCs w:val="20"/>
              </w:rPr>
              <w:t>07</w:t>
            </w:r>
          </w:p>
        </w:tc>
        <w:tc>
          <w:tcPr>
            <w:tcW w:w="1260" w:type="dxa"/>
          </w:tcPr>
          <w:p w14:paraId="3F68505A" w14:textId="1A699EDC" w:rsidR="00EA0932" w:rsidRDefault="00EA0932" w:rsidP="006E239E">
            <w:pPr>
              <w:spacing w:after="0"/>
              <w:jc w:val="center"/>
              <w:rPr>
                <w:rFonts w:cstheme="minorHAnsi"/>
                <w:sz w:val="20"/>
                <w:szCs w:val="20"/>
              </w:rPr>
            </w:pPr>
            <w:r>
              <w:rPr>
                <w:rFonts w:cstheme="minorHAnsi"/>
                <w:sz w:val="20"/>
                <w:szCs w:val="20"/>
              </w:rPr>
              <w:t>08</w:t>
            </w:r>
          </w:p>
        </w:tc>
        <w:tc>
          <w:tcPr>
            <w:tcW w:w="1260" w:type="dxa"/>
          </w:tcPr>
          <w:p w14:paraId="7D36CF90" w14:textId="6945C259" w:rsidR="00EA0932" w:rsidRDefault="00EA0932" w:rsidP="006E239E">
            <w:pPr>
              <w:spacing w:after="0"/>
              <w:jc w:val="center"/>
              <w:rPr>
                <w:rFonts w:cstheme="minorHAnsi"/>
                <w:sz w:val="20"/>
                <w:szCs w:val="20"/>
              </w:rPr>
            </w:pPr>
            <w:r>
              <w:rPr>
                <w:rFonts w:cstheme="minorHAnsi"/>
                <w:sz w:val="20"/>
                <w:szCs w:val="20"/>
              </w:rPr>
              <w:t>09</w:t>
            </w:r>
          </w:p>
        </w:tc>
      </w:tr>
      <w:tr w:rsidR="00EA0932" w:rsidRPr="00AB4500" w14:paraId="78A2AB69" w14:textId="78E87021" w:rsidTr="003D081B">
        <w:tc>
          <w:tcPr>
            <w:tcW w:w="900" w:type="dxa"/>
            <w:gridSpan w:val="2"/>
            <w:vAlign w:val="bottom"/>
          </w:tcPr>
          <w:p w14:paraId="1A5FC86D" w14:textId="0DD9F066" w:rsidR="00EA0932" w:rsidRPr="00AB4500" w:rsidRDefault="00EA0932" w:rsidP="00EA0932">
            <w:pPr>
              <w:spacing w:after="0" w:line="240" w:lineRule="auto"/>
              <w:jc w:val="center"/>
              <w:rPr>
                <w:rFonts w:cstheme="minorHAnsi"/>
                <w:sz w:val="18"/>
                <w:szCs w:val="20"/>
              </w:rPr>
            </w:pPr>
            <w:r>
              <w:rPr>
                <w:rFonts w:cstheme="minorHAnsi"/>
                <w:sz w:val="18"/>
                <w:szCs w:val="20"/>
              </w:rPr>
              <w:t>Dwelling</w:t>
            </w:r>
            <w:r w:rsidRPr="00AB4500">
              <w:rPr>
                <w:rFonts w:cstheme="minorHAnsi"/>
                <w:sz w:val="18"/>
                <w:szCs w:val="20"/>
              </w:rPr>
              <w:t xml:space="preserve"> Name</w:t>
            </w:r>
          </w:p>
        </w:tc>
        <w:tc>
          <w:tcPr>
            <w:tcW w:w="1080" w:type="dxa"/>
            <w:vAlign w:val="bottom"/>
          </w:tcPr>
          <w:p w14:paraId="6798C4A1" w14:textId="77777777" w:rsidR="00EA0932" w:rsidRPr="00AB4500" w:rsidRDefault="00EA0932" w:rsidP="00EA0932">
            <w:pPr>
              <w:spacing w:after="0" w:line="240" w:lineRule="auto"/>
              <w:jc w:val="center"/>
              <w:rPr>
                <w:rFonts w:cstheme="minorHAnsi"/>
                <w:sz w:val="18"/>
                <w:szCs w:val="20"/>
              </w:rPr>
            </w:pPr>
            <w:r w:rsidRPr="00AB4500">
              <w:rPr>
                <w:rFonts w:cstheme="minorHAnsi"/>
                <w:sz w:val="18"/>
                <w:szCs w:val="20"/>
              </w:rPr>
              <w:t>Number of Stories</w:t>
            </w:r>
          </w:p>
        </w:tc>
        <w:tc>
          <w:tcPr>
            <w:tcW w:w="1260" w:type="dxa"/>
            <w:vAlign w:val="bottom"/>
          </w:tcPr>
          <w:p w14:paraId="6ABC35D1" w14:textId="77777777" w:rsidR="00EA0932" w:rsidRPr="00AB4500" w:rsidRDefault="00EA0932" w:rsidP="00EA0932">
            <w:pPr>
              <w:spacing w:after="0" w:line="240" w:lineRule="auto"/>
              <w:jc w:val="center"/>
              <w:rPr>
                <w:sz w:val="18"/>
              </w:rPr>
            </w:pPr>
            <w:r w:rsidRPr="00AB4500">
              <w:rPr>
                <w:rFonts w:cstheme="minorHAnsi"/>
                <w:sz w:val="18"/>
                <w:szCs w:val="20"/>
              </w:rPr>
              <w:t>Master Bath distance of furthest fixture to Water Heater in feet</w:t>
            </w:r>
          </w:p>
        </w:tc>
        <w:tc>
          <w:tcPr>
            <w:tcW w:w="1350" w:type="dxa"/>
            <w:vAlign w:val="bottom"/>
          </w:tcPr>
          <w:p w14:paraId="51699141" w14:textId="77777777" w:rsidR="00EA0932" w:rsidRPr="00AB4500" w:rsidRDefault="00EA0932" w:rsidP="00EA0932">
            <w:pPr>
              <w:spacing w:after="0" w:line="240" w:lineRule="auto"/>
              <w:jc w:val="center"/>
              <w:rPr>
                <w:rFonts w:cstheme="minorHAnsi"/>
                <w:sz w:val="18"/>
                <w:szCs w:val="20"/>
              </w:rPr>
            </w:pPr>
            <w:r w:rsidRPr="00AB4500">
              <w:rPr>
                <w:rFonts w:cstheme="minorHAnsi"/>
                <w:sz w:val="18"/>
                <w:szCs w:val="20"/>
              </w:rPr>
              <w:t>Kitchen distance from furthest fixture to Water Heater in feet</w:t>
            </w:r>
          </w:p>
        </w:tc>
        <w:tc>
          <w:tcPr>
            <w:tcW w:w="1260" w:type="dxa"/>
            <w:vAlign w:val="bottom"/>
          </w:tcPr>
          <w:p w14:paraId="59F64DE4" w14:textId="6372ED7E" w:rsidR="00EA0932" w:rsidRPr="00AB4500" w:rsidRDefault="00EA0932" w:rsidP="00EA0932">
            <w:pPr>
              <w:spacing w:after="0" w:line="240" w:lineRule="auto"/>
              <w:jc w:val="center"/>
              <w:rPr>
                <w:sz w:val="18"/>
              </w:rPr>
            </w:pPr>
            <w:r w:rsidRPr="00AB4500">
              <w:rPr>
                <w:rFonts w:cstheme="minorHAnsi"/>
                <w:sz w:val="18"/>
                <w:szCs w:val="20"/>
              </w:rPr>
              <w:t>Furthest Third furthest fixture to Water Heater in feet</w:t>
            </w:r>
            <w:r>
              <w:rPr>
                <w:rFonts w:cstheme="minorHAnsi"/>
                <w:sz w:val="18"/>
                <w:szCs w:val="20"/>
              </w:rPr>
              <w:t xml:space="preserve"> (Avg for multiple water heaters)</w:t>
            </w:r>
          </w:p>
        </w:tc>
        <w:tc>
          <w:tcPr>
            <w:tcW w:w="1170" w:type="dxa"/>
            <w:vAlign w:val="bottom"/>
          </w:tcPr>
          <w:p w14:paraId="59171784" w14:textId="77777777" w:rsidR="00EA0932" w:rsidRPr="00AB4500" w:rsidRDefault="00EA0932" w:rsidP="00EA0932">
            <w:pPr>
              <w:spacing w:after="0" w:line="240" w:lineRule="auto"/>
              <w:jc w:val="center"/>
              <w:rPr>
                <w:sz w:val="18"/>
              </w:rPr>
            </w:pPr>
            <w:r w:rsidRPr="00AB4500">
              <w:rPr>
                <w:rFonts w:cstheme="minorHAnsi"/>
                <w:sz w:val="18"/>
                <w:szCs w:val="20"/>
              </w:rPr>
              <w:t>Weighted Distance</w:t>
            </w:r>
          </w:p>
        </w:tc>
        <w:tc>
          <w:tcPr>
            <w:tcW w:w="1260" w:type="dxa"/>
            <w:vAlign w:val="bottom"/>
          </w:tcPr>
          <w:p w14:paraId="65EE0E2C" w14:textId="77777777" w:rsidR="00EA0932" w:rsidRPr="00AB4500" w:rsidRDefault="00EA0932" w:rsidP="00EA0932">
            <w:pPr>
              <w:spacing w:after="0" w:line="240" w:lineRule="auto"/>
              <w:jc w:val="center"/>
              <w:rPr>
                <w:sz w:val="18"/>
              </w:rPr>
            </w:pPr>
            <w:r w:rsidRPr="00AB4500">
              <w:rPr>
                <w:rFonts w:cstheme="minorHAnsi"/>
                <w:sz w:val="18"/>
                <w:szCs w:val="20"/>
              </w:rPr>
              <w:t>Qualification Distance</w:t>
            </w:r>
          </w:p>
        </w:tc>
        <w:tc>
          <w:tcPr>
            <w:tcW w:w="1260" w:type="dxa"/>
            <w:vAlign w:val="bottom"/>
          </w:tcPr>
          <w:p w14:paraId="263878DE" w14:textId="0A34C1CA" w:rsidR="00EA0932" w:rsidRPr="00AB4500" w:rsidRDefault="00EA0932" w:rsidP="00EA0932">
            <w:pPr>
              <w:spacing w:after="0" w:line="240" w:lineRule="auto"/>
              <w:jc w:val="center"/>
              <w:rPr>
                <w:rFonts w:cstheme="minorHAnsi"/>
                <w:sz w:val="18"/>
                <w:szCs w:val="20"/>
              </w:rPr>
            </w:pPr>
            <w:r>
              <w:rPr>
                <w:rFonts w:cstheme="minorHAnsi"/>
                <w:sz w:val="18"/>
              </w:rPr>
              <w:t>Design Compactness Factor</w:t>
            </w:r>
          </w:p>
        </w:tc>
        <w:tc>
          <w:tcPr>
            <w:tcW w:w="1260" w:type="dxa"/>
            <w:vAlign w:val="bottom"/>
          </w:tcPr>
          <w:p w14:paraId="08229ADA" w14:textId="24FB2539" w:rsidR="00EA0932" w:rsidRPr="00AB4500" w:rsidRDefault="00EA0932" w:rsidP="00EA0932">
            <w:pPr>
              <w:spacing w:after="0" w:line="240" w:lineRule="auto"/>
              <w:jc w:val="center"/>
              <w:rPr>
                <w:rFonts w:cstheme="minorHAnsi"/>
                <w:sz w:val="18"/>
                <w:szCs w:val="20"/>
              </w:rPr>
            </w:pPr>
            <w:r>
              <w:rPr>
                <w:rFonts w:cstheme="minorHAnsi"/>
                <w:sz w:val="18"/>
              </w:rPr>
              <w:t>Calculated Compactness Factor</w:t>
            </w:r>
          </w:p>
        </w:tc>
      </w:tr>
      <w:tr w:rsidR="00EA0932" w:rsidRPr="00AB4500" w14:paraId="443F59FD" w14:textId="33036494" w:rsidTr="003D081B">
        <w:trPr>
          <w:trHeight w:val="305"/>
        </w:trPr>
        <w:tc>
          <w:tcPr>
            <w:tcW w:w="900" w:type="dxa"/>
            <w:gridSpan w:val="2"/>
          </w:tcPr>
          <w:p w14:paraId="1396DDE6" w14:textId="0AD83FA7" w:rsidR="00EA0932" w:rsidRPr="00AB4500" w:rsidRDefault="00EA0932" w:rsidP="00EA0932">
            <w:pPr>
              <w:spacing w:after="0" w:line="240" w:lineRule="auto"/>
              <w:rPr>
                <w:sz w:val="18"/>
                <w:szCs w:val="18"/>
              </w:rPr>
            </w:pPr>
          </w:p>
        </w:tc>
        <w:tc>
          <w:tcPr>
            <w:tcW w:w="1080" w:type="dxa"/>
          </w:tcPr>
          <w:p w14:paraId="20FB6AE8" w14:textId="4EC3F009" w:rsidR="00EA0932" w:rsidRPr="00AB4500" w:rsidRDefault="00EA0932" w:rsidP="00EA0932">
            <w:pPr>
              <w:spacing w:after="0" w:line="240" w:lineRule="auto"/>
              <w:rPr>
                <w:sz w:val="18"/>
                <w:szCs w:val="18"/>
              </w:rPr>
            </w:pPr>
          </w:p>
        </w:tc>
        <w:tc>
          <w:tcPr>
            <w:tcW w:w="1260" w:type="dxa"/>
          </w:tcPr>
          <w:p w14:paraId="25071C1C" w14:textId="2FE1A9AA" w:rsidR="00EA0932" w:rsidRPr="00AB4500" w:rsidRDefault="00EA0932" w:rsidP="00EA0932">
            <w:pPr>
              <w:spacing w:after="0" w:line="240" w:lineRule="auto"/>
              <w:rPr>
                <w:sz w:val="18"/>
                <w:szCs w:val="18"/>
              </w:rPr>
            </w:pPr>
          </w:p>
        </w:tc>
        <w:tc>
          <w:tcPr>
            <w:tcW w:w="1350" w:type="dxa"/>
          </w:tcPr>
          <w:p w14:paraId="2A2B8C19" w14:textId="37207C2C" w:rsidR="00EA0932" w:rsidRPr="00AB4500" w:rsidRDefault="00EA0932" w:rsidP="00EA0932">
            <w:pPr>
              <w:spacing w:after="0" w:line="240" w:lineRule="auto"/>
              <w:rPr>
                <w:sz w:val="18"/>
                <w:szCs w:val="18"/>
              </w:rPr>
            </w:pPr>
          </w:p>
        </w:tc>
        <w:tc>
          <w:tcPr>
            <w:tcW w:w="1260" w:type="dxa"/>
          </w:tcPr>
          <w:p w14:paraId="19550173" w14:textId="03E4B3F1" w:rsidR="00EA0932" w:rsidRPr="00AB4500" w:rsidRDefault="00EA0932" w:rsidP="00EA0932">
            <w:pPr>
              <w:spacing w:after="0" w:line="240" w:lineRule="auto"/>
              <w:rPr>
                <w:sz w:val="18"/>
                <w:szCs w:val="18"/>
              </w:rPr>
            </w:pPr>
          </w:p>
        </w:tc>
        <w:tc>
          <w:tcPr>
            <w:tcW w:w="1170" w:type="dxa"/>
          </w:tcPr>
          <w:p w14:paraId="0F5D3803" w14:textId="7C6699B0" w:rsidR="00EA0932" w:rsidRPr="00AB4500" w:rsidRDefault="00EA0932" w:rsidP="00EA0932">
            <w:pPr>
              <w:spacing w:after="0" w:line="240" w:lineRule="auto"/>
              <w:rPr>
                <w:sz w:val="18"/>
                <w:szCs w:val="18"/>
              </w:rPr>
            </w:pPr>
          </w:p>
        </w:tc>
        <w:tc>
          <w:tcPr>
            <w:tcW w:w="1260" w:type="dxa"/>
          </w:tcPr>
          <w:p w14:paraId="3FAF543C" w14:textId="3391FAE4" w:rsidR="00EA0932" w:rsidRPr="00AB4500" w:rsidRDefault="00EA0932" w:rsidP="00EA0932">
            <w:pPr>
              <w:spacing w:after="0" w:line="240" w:lineRule="auto"/>
              <w:rPr>
                <w:sz w:val="18"/>
                <w:szCs w:val="18"/>
              </w:rPr>
            </w:pPr>
          </w:p>
        </w:tc>
        <w:tc>
          <w:tcPr>
            <w:tcW w:w="1260" w:type="dxa"/>
          </w:tcPr>
          <w:p w14:paraId="3476F32D" w14:textId="77777777" w:rsidR="00EA0932" w:rsidRPr="00AB4500" w:rsidRDefault="00EA0932" w:rsidP="00EA0932">
            <w:pPr>
              <w:spacing w:after="0" w:line="240" w:lineRule="auto"/>
              <w:rPr>
                <w:sz w:val="18"/>
                <w:szCs w:val="18"/>
              </w:rPr>
            </w:pPr>
          </w:p>
        </w:tc>
        <w:tc>
          <w:tcPr>
            <w:tcW w:w="1260" w:type="dxa"/>
          </w:tcPr>
          <w:p w14:paraId="24364DBF" w14:textId="77777777" w:rsidR="00EA0932" w:rsidRPr="00AB4500" w:rsidRDefault="00EA0932" w:rsidP="00EA0932">
            <w:pPr>
              <w:spacing w:after="0" w:line="240" w:lineRule="auto"/>
              <w:rPr>
                <w:sz w:val="18"/>
                <w:szCs w:val="18"/>
              </w:rPr>
            </w:pPr>
          </w:p>
        </w:tc>
      </w:tr>
      <w:tr w:rsidR="00EA0932" w:rsidRPr="00D37C06" w14:paraId="4FE42E62" w14:textId="6569281D" w:rsidTr="003D081B">
        <w:tc>
          <w:tcPr>
            <w:tcW w:w="900" w:type="dxa"/>
            <w:gridSpan w:val="2"/>
            <w:tcBorders>
              <w:bottom w:val="single" w:sz="4" w:space="0" w:color="000000"/>
            </w:tcBorders>
          </w:tcPr>
          <w:p w14:paraId="4D6C10BB" w14:textId="77777777" w:rsidR="00EA0932" w:rsidRPr="00D37C06" w:rsidRDefault="00EA0932" w:rsidP="00EA0932">
            <w:pPr>
              <w:spacing w:after="0"/>
              <w:rPr>
                <w:sz w:val="20"/>
                <w:szCs w:val="20"/>
              </w:rPr>
            </w:pPr>
          </w:p>
        </w:tc>
        <w:tc>
          <w:tcPr>
            <w:tcW w:w="1080" w:type="dxa"/>
            <w:tcBorders>
              <w:bottom w:val="single" w:sz="4" w:space="0" w:color="000000"/>
            </w:tcBorders>
          </w:tcPr>
          <w:p w14:paraId="45CABD42" w14:textId="77777777" w:rsidR="00EA0932" w:rsidRPr="00D37C06" w:rsidRDefault="00EA0932" w:rsidP="00EA0932">
            <w:pPr>
              <w:spacing w:after="0"/>
              <w:rPr>
                <w:sz w:val="20"/>
                <w:szCs w:val="20"/>
              </w:rPr>
            </w:pPr>
          </w:p>
        </w:tc>
        <w:tc>
          <w:tcPr>
            <w:tcW w:w="1260" w:type="dxa"/>
            <w:tcBorders>
              <w:bottom w:val="single" w:sz="4" w:space="0" w:color="000000"/>
            </w:tcBorders>
          </w:tcPr>
          <w:p w14:paraId="0DCB7954" w14:textId="77777777" w:rsidR="00EA0932" w:rsidRPr="00D37C06" w:rsidRDefault="00EA0932" w:rsidP="00EA0932">
            <w:pPr>
              <w:spacing w:after="0"/>
              <w:rPr>
                <w:sz w:val="20"/>
                <w:szCs w:val="20"/>
              </w:rPr>
            </w:pPr>
          </w:p>
        </w:tc>
        <w:tc>
          <w:tcPr>
            <w:tcW w:w="1350" w:type="dxa"/>
            <w:tcBorders>
              <w:bottom w:val="single" w:sz="4" w:space="0" w:color="000000"/>
            </w:tcBorders>
          </w:tcPr>
          <w:p w14:paraId="51FA31A7" w14:textId="77777777" w:rsidR="00EA0932" w:rsidRPr="00D37C06" w:rsidRDefault="00EA0932" w:rsidP="00EA0932">
            <w:pPr>
              <w:spacing w:after="0"/>
              <w:rPr>
                <w:sz w:val="20"/>
                <w:szCs w:val="20"/>
              </w:rPr>
            </w:pPr>
          </w:p>
        </w:tc>
        <w:tc>
          <w:tcPr>
            <w:tcW w:w="1260" w:type="dxa"/>
            <w:tcBorders>
              <w:bottom w:val="single" w:sz="4" w:space="0" w:color="000000"/>
            </w:tcBorders>
          </w:tcPr>
          <w:p w14:paraId="064FBEF8" w14:textId="77777777" w:rsidR="00EA0932" w:rsidRPr="00D37C06" w:rsidRDefault="00EA0932" w:rsidP="00EA0932">
            <w:pPr>
              <w:spacing w:after="0"/>
              <w:rPr>
                <w:sz w:val="20"/>
                <w:szCs w:val="20"/>
              </w:rPr>
            </w:pPr>
          </w:p>
        </w:tc>
        <w:tc>
          <w:tcPr>
            <w:tcW w:w="1170" w:type="dxa"/>
            <w:tcBorders>
              <w:bottom w:val="single" w:sz="4" w:space="0" w:color="000000"/>
            </w:tcBorders>
          </w:tcPr>
          <w:p w14:paraId="3C5DE7C4" w14:textId="77777777" w:rsidR="00EA0932" w:rsidRPr="00D37C06" w:rsidRDefault="00EA0932" w:rsidP="00EA0932">
            <w:pPr>
              <w:spacing w:after="0"/>
              <w:rPr>
                <w:sz w:val="20"/>
                <w:szCs w:val="20"/>
              </w:rPr>
            </w:pPr>
          </w:p>
        </w:tc>
        <w:tc>
          <w:tcPr>
            <w:tcW w:w="1260" w:type="dxa"/>
            <w:tcBorders>
              <w:bottom w:val="single" w:sz="4" w:space="0" w:color="000000"/>
            </w:tcBorders>
          </w:tcPr>
          <w:p w14:paraId="79912277" w14:textId="77777777" w:rsidR="00EA0932" w:rsidRPr="00D37C06" w:rsidRDefault="00EA0932" w:rsidP="00EA0932">
            <w:pPr>
              <w:spacing w:after="0"/>
              <w:rPr>
                <w:sz w:val="20"/>
                <w:szCs w:val="20"/>
              </w:rPr>
            </w:pPr>
          </w:p>
        </w:tc>
        <w:tc>
          <w:tcPr>
            <w:tcW w:w="1260" w:type="dxa"/>
            <w:tcBorders>
              <w:bottom w:val="single" w:sz="4" w:space="0" w:color="000000"/>
            </w:tcBorders>
          </w:tcPr>
          <w:p w14:paraId="50A2EE31" w14:textId="77777777" w:rsidR="00EA0932" w:rsidRPr="00D37C06" w:rsidRDefault="00EA0932" w:rsidP="00EA0932">
            <w:pPr>
              <w:spacing w:after="0"/>
              <w:rPr>
                <w:sz w:val="20"/>
                <w:szCs w:val="20"/>
              </w:rPr>
            </w:pPr>
          </w:p>
        </w:tc>
        <w:tc>
          <w:tcPr>
            <w:tcW w:w="1260" w:type="dxa"/>
            <w:tcBorders>
              <w:bottom w:val="single" w:sz="4" w:space="0" w:color="000000"/>
            </w:tcBorders>
          </w:tcPr>
          <w:p w14:paraId="0E34D1FB" w14:textId="77777777" w:rsidR="00EA0932" w:rsidRPr="00D37C06" w:rsidRDefault="00EA0932" w:rsidP="00EA0932">
            <w:pPr>
              <w:spacing w:after="0"/>
              <w:rPr>
                <w:sz w:val="20"/>
                <w:szCs w:val="20"/>
              </w:rPr>
            </w:pPr>
          </w:p>
        </w:tc>
      </w:tr>
      <w:tr w:rsidR="00EA0932" w14:paraId="3747E7D2" w14:textId="7AD68F58" w:rsidTr="004B6B6C">
        <w:trPr>
          <w:trHeight w:val="291"/>
        </w:trPr>
        <w:tc>
          <w:tcPr>
            <w:tcW w:w="563" w:type="dxa"/>
            <w:tcBorders>
              <w:top w:val="single" w:sz="4" w:space="0" w:color="auto"/>
            </w:tcBorders>
          </w:tcPr>
          <w:p w14:paraId="7FD448E1" w14:textId="77777777" w:rsidR="00EA0932" w:rsidRPr="00AC2387" w:rsidRDefault="00EA0932" w:rsidP="00EA0932">
            <w:pPr>
              <w:spacing w:after="0"/>
              <w:rPr>
                <w:rFonts w:cstheme="minorHAnsi"/>
                <w:b/>
                <w:sz w:val="20"/>
                <w:szCs w:val="20"/>
              </w:rPr>
            </w:pPr>
            <w:r>
              <w:rPr>
                <w:rFonts w:cstheme="minorHAnsi"/>
                <w:sz w:val="20"/>
                <w:szCs w:val="18"/>
              </w:rPr>
              <w:t>08</w:t>
            </w:r>
          </w:p>
        </w:tc>
        <w:tc>
          <w:tcPr>
            <w:tcW w:w="10237" w:type="dxa"/>
            <w:gridSpan w:val="9"/>
            <w:tcBorders>
              <w:top w:val="single" w:sz="4" w:space="0" w:color="auto"/>
            </w:tcBorders>
          </w:tcPr>
          <w:p w14:paraId="1446184F" w14:textId="09592741" w:rsidR="00EA0932" w:rsidRPr="004B5988" w:rsidRDefault="00EA0932" w:rsidP="00EA0932">
            <w:pPr>
              <w:spacing w:after="0"/>
              <w:rPr>
                <w:rFonts w:cstheme="minorHAnsi"/>
                <w:sz w:val="18"/>
                <w:szCs w:val="18"/>
              </w:rPr>
            </w:pPr>
            <w:r w:rsidRPr="004B5988">
              <w:rPr>
                <w:rFonts w:cstheme="minorHAnsi"/>
                <w:sz w:val="18"/>
                <w:szCs w:val="18"/>
              </w:rPr>
              <w:t>No hot water piping &gt;1</w:t>
            </w:r>
            <w:r w:rsidRPr="001602AA">
              <w:rPr>
                <w:rFonts w:cstheme="minorHAnsi"/>
                <w:sz w:val="18"/>
                <w:szCs w:val="18"/>
              </w:rPr>
              <w:t xml:space="preserve"> inch</w:t>
            </w:r>
            <w:r w:rsidRPr="004B5988">
              <w:rPr>
                <w:rFonts w:cstheme="minorHAnsi"/>
                <w:sz w:val="18"/>
                <w:szCs w:val="18"/>
              </w:rPr>
              <w:t xml:space="preserve"> diameter is allowed</w:t>
            </w:r>
            <w:r w:rsidRPr="001602AA">
              <w:rPr>
                <w:rFonts w:cstheme="minorHAnsi"/>
                <w:sz w:val="18"/>
                <w:szCs w:val="18"/>
              </w:rPr>
              <w:t>.</w:t>
            </w:r>
          </w:p>
        </w:tc>
      </w:tr>
      <w:tr w:rsidR="00EA0932" w14:paraId="05949AD5" w14:textId="129DB1D8" w:rsidTr="004B6B6C">
        <w:trPr>
          <w:trHeight w:val="288"/>
        </w:trPr>
        <w:tc>
          <w:tcPr>
            <w:tcW w:w="563" w:type="dxa"/>
          </w:tcPr>
          <w:p w14:paraId="5C953A5B" w14:textId="77777777" w:rsidR="00EA0932" w:rsidRPr="00AC2387" w:rsidRDefault="00EA0932" w:rsidP="00EA0932">
            <w:pPr>
              <w:spacing w:after="0"/>
              <w:rPr>
                <w:rFonts w:cstheme="minorHAnsi"/>
                <w:b/>
                <w:sz w:val="20"/>
                <w:szCs w:val="20"/>
              </w:rPr>
            </w:pPr>
            <w:r>
              <w:rPr>
                <w:rFonts w:cstheme="minorHAnsi"/>
                <w:sz w:val="20"/>
                <w:szCs w:val="18"/>
              </w:rPr>
              <w:t>09</w:t>
            </w:r>
          </w:p>
        </w:tc>
        <w:tc>
          <w:tcPr>
            <w:tcW w:w="10237" w:type="dxa"/>
            <w:gridSpan w:val="9"/>
          </w:tcPr>
          <w:p w14:paraId="46BC5D85" w14:textId="6A4A0ED7" w:rsidR="00EA0932" w:rsidRPr="004B5988" w:rsidRDefault="00EA0932" w:rsidP="00EA0932">
            <w:pPr>
              <w:spacing w:after="0"/>
              <w:rPr>
                <w:rFonts w:cstheme="minorHAnsi"/>
                <w:sz w:val="18"/>
                <w:szCs w:val="18"/>
              </w:rPr>
            </w:pPr>
            <w:r w:rsidRPr="004B5988">
              <w:rPr>
                <w:rFonts w:cstheme="minorHAnsi"/>
                <w:sz w:val="18"/>
                <w:szCs w:val="18"/>
              </w:rPr>
              <w:t>Length of 1 inch diameter piping is limited to 8 f</w:t>
            </w:r>
            <w:r w:rsidRPr="002456C7">
              <w:rPr>
                <w:rFonts w:cstheme="minorHAnsi"/>
                <w:sz w:val="18"/>
                <w:szCs w:val="18"/>
              </w:rPr>
              <w:t>eet or less</w:t>
            </w:r>
            <w:r w:rsidRPr="001602AA">
              <w:rPr>
                <w:rFonts w:cstheme="minorHAnsi"/>
                <w:sz w:val="18"/>
                <w:szCs w:val="18"/>
              </w:rPr>
              <w:t>.</w:t>
            </w:r>
          </w:p>
        </w:tc>
      </w:tr>
      <w:tr w:rsidR="00EA0932" w14:paraId="23101D05" w14:textId="3CD4327A" w:rsidTr="004B6B6C">
        <w:trPr>
          <w:trHeight w:val="288"/>
        </w:trPr>
        <w:tc>
          <w:tcPr>
            <w:tcW w:w="563" w:type="dxa"/>
          </w:tcPr>
          <w:p w14:paraId="31049DBE" w14:textId="77777777" w:rsidR="00EA0932" w:rsidRPr="00AC2387" w:rsidRDefault="00EA0932" w:rsidP="00EA0932">
            <w:pPr>
              <w:spacing w:after="0"/>
              <w:rPr>
                <w:rFonts w:cstheme="minorHAnsi"/>
                <w:b/>
                <w:sz w:val="20"/>
                <w:szCs w:val="20"/>
              </w:rPr>
            </w:pPr>
            <w:r>
              <w:rPr>
                <w:rFonts w:cstheme="minorHAnsi"/>
                <w:sz w:val="20"/>
                <w:szCs w:val="18"/>
              </w:rPr>
              <w:t>10</w:t>
            </w:r>
          </w:p>
        </w:tc>
        <w:tc>
          <w:tcPr>
            <w:tcW w:w="10237" w:type="dxa"/>
            <w:gridSpan w:val="9"/>
          </w:tcPr>
          <w:p w14:paraId="33A13442" w14:textId="6EAA13ED" w:rsidR="00EA0932" w:rsidRPr="004B5988" w:rsidRDefault="00EA0932" w:rsidP="00EA0932">
            <w:pPr>
              <w:spacing w:after="0"/>
              <w:rPr>
                <w:rFonts w:cstheme="minorHAnsi"/>
                <w:sz w:val="18"/>
                <w:szCs w:val="18"/>
              </w:rPr>
            </w:pPr>
            <w:r w:rsidRPr="004B5988">
              <w:rPr>
                <w:rFonts w:cstheme="minorHAnsi"/>
                <w:sz w:val="18"/>
                <w:szCs w:val="18"/>
              </w:rPr>
              <w:t>Two and three story buildings cannot have hot water distribution piping in the attic, unless the water heater is also located in the attic.</w:t>
            </w:r>
          </w:p>
        </w:tc>
      </w:tr>
      <w:tr w:rsidR="00EA0932" w14:paraId="4D85D7A8" w14:textId="7186CFB7" w:rsidTr="004B6B6C">
        <w:trPr>
          <w:trHeight w:val="288"/>
        </w:trPr>
        <w:tc>
          <w:tcPr>
            <w:tcW w:w="563" w:type="dxa"/>
          </w:tcPr>
          <w:p w14:paraId="3C360AC1" w14:textId="77777777" w:rsidR="00EA0932" w:rsidRPr="00AC2387" w:rsidRDefault="00EA0932" w:rsidP="00EA0932">
            <w:pPr>
              <w:spacing w:after="0"/>
              <w:rPr>
                <w:rFonts w:cstheme="minorHAnsi"/>
                <w:b/>
                <w:sz w:val="20"/>
                <w:szCs w:val="20"/>
              </w:rPr>
            </w:pPr>
            <w:r>
              <w:rPr>
                <w:rFonts w:cstheme="minorHAnsi"/>
                <w:sz w:val="20"/>
                <w:szCs w:val="18"/>
              </w:rPr>
              <w:t>11</w:t>
            </w:r>
          </w:p>
        </w:tc>
        <w:tc>
          <w:tcPr>
            <w:tcW w:w="10237" w:type="dxa"/>
            <w:gridSpan w:val="9"/>
          </w:tcPr>
          <w:p w14:paraId="5BDB9C76" w14:textId="7E69AFD9" w:rsidR="00EA0932" w:rsidRPr="004B5988" w:rsidRDefault="00EA0932" w:rsidP="00EA0932">
            <w:pPr>
              <w:spacing w:after="0"/>
              <w:rPr>
                <w:rFonts w:cstheme="minorHAnsi"/>
                <w:sz w:val="18"/>
                <w:szCs w:val="18"/>
              </w:rPr>
            </w:pPr>
            <w:r w:rsidRPr="004B5988">
              <w:rPr>
                <w:rFonts w:cstheme="minorHAnsi"/>
                <w:sz w:val="18"/>
                <w:szCs w:val="18"/>
              </w:rPr>
              <w:t>Eligible recirculating systems must be HERS-Verified Demand Recirculation: Manual Control conforming to RA4.4.17.</w:t>
            </w:r>
          </w:p>
        </w:tc>
      </w:tr>
      <w:tr w:rsidR="00EA0932" w14:paraId="370BE188" w14:textId="79A3994C" w:rsidTr="003D081B">
        <w:trPr>
          <w:trHeight w:val="287"/>
        </w:trPr>
        <w:tc>
          <w:tcPr>
            <w:tcW w:w="10800" w:type="dxa"/>
            <w:gridSpan w:val="10"/>
          </w:tcPr>
          <w:p w14:paraId="143CE8B5" w14:textId="5B4B0B4F" w:rsidR="00EA0932" w:rsidRPr="00236F4B" w:rsidRDefault="00EA0932" w:rsidP="00EA0932">
            <w:pPr>
              <w:spacing w:after="0"/>
              <w:rPr>
                <w:rFonts w:cstheme="minorHAnsi"/>
                <w:b/>
                <w:sz w:val="18"/>
                <w:szCs w:val="20"/>
              </w:rPr>
            </w:pPr>
            <w:r w:rsidRPr="00236F4B">
              <w:rPr>
                <w:rFonts w:cstheme="minorHAnsi"/>
                <w:b/>
                <w:sz w:val="18"/>
                <w:szCs w:val="20"/>
              </w:rPr>
              <w:t>The responsible person’s signature on this compliance document affirms that all applicable requirements in this table have been met.</w:t>
            </w:r>
          </w:p>
        </w:tc>
      </w:tr>
    </w:tbl>
    <w:p w14:paraId="5746EEAD" w14:textId="61EF71E0" w:rsidR="00D7513B" w:rsidRDefault="00D7513B" w:rsidP="00DC522B">
      <w:pPr>
        <w:spacing w:after="0" w:line="240" w:lineRule="auto"/>
        <w:rPr>
          <w:rFonts w:asciiTheme="minorHAnsi" w:hAnsiTheme="minorHAnsi" w:cstheme="minorHAnsi"/>
          <w:sz w:val="18"/>
          <w:szCs w:val="18"/>
        </w:rPr>
      </w:pPr>
    </w:p>
    <w:p w14:paraId="39F09463" w14:textId="547814E7" w:rsidR="009E613E" w:rsidRDefault="009E613E" w:rsidP="00DC522B">
      <w:pPr>
        <w:spacing w:after="0" w:line="240" w:lineRule="auto"/>
        <w:rPr>
          <w:rFonts w:asciiTheme="minorHAnsi" w:hAnsiTheme="minorHAnsi" w:cstheme="minorHAnsi"/>
          <w:sz w:val="18"/>
          <w:szCs w:val="18"/>
        </w:rPr>
      </w:pPr>
    </w:p>
    <w:tbl>
      <w:tblPr>
        <w:tblStyle w:val="TableGrid"/>
        <w:tblW w:w="10795" w:type="dxa"/>
        <w:tblLayout w:type="fixed"/>
        <w:tblLook w:val="04A0" w:firstRow="1" w:lastRow="0" w:firstColumn="1" w:lastColumn="0" w:noHBand="0" w:noVBand="1"/>
      </w:tblPr>
      <w:tblGrid>
        <w:gridCol w:w="980"/>
        <w:gridCol w:w="1085"/>
        <w:gridCol w:w="1170"/>
        <w:gridCol w:w="1350"/>
        <w:gridCol w:w="1440"/>
        <w:gridCol w:w="1080"/>
        <w:gridCol w:w="1170"/>
        <w:gridCol w:w="1260"/>
        <w:gridCol w:w="1260"/>
      </w:tblGrid>
      <w:tr w:rsidR="003D081B" w:rsidRPr="00352318" w14:paraId="1D8D19EF" w14:textId="61296744" w:rsidTr="00F056D7">
        <w:trPr>
          <w:trHeight w:val="530"/>
        </w:trPr>
        <w:tc>
          <w:tcPr>
            <w:tcW w:w="10795" w:type="dxa"/>
            <w:gridSpan w:val="9"/>
          </w:tcPr>
          <w:p w14:paraId="58AA0FDC" w14:textId="415419D5" w:rsidR="003D081B" w:rsidRPr="00352318" w:rsidRDefault="003D081B" w:rsidP="006E239E">
            <w:pPr>
              <w:spacing w:after="0" w:line="240" w:lineRule="auto"/>
              <w:rPr>
                <w:rFonts w:asciiTheme="minorHAnsi" w:hAnsiTheme="minorHAnsi" w:cstheme="minorHAnsi"/>
                <w:b/>
                <w:sz w:val="18"/>
                <w:szCs w:val="18"/>
              </w:rPr>
            </w:pPr>
            <w:r>
              <w:rPr>
                <w:rFonts w:asciiTheme="minorHAnsi" w:hAnsiTheme="minorHAnsi" w:cstheme="minorHAnsi"/>
                <w:b/>
                <w:sz w:val="18"/>
                <w:szCs w:val="18"/>
              </w:rPr>
              <w:t>H</w:t>
            </w:r>
            <w:r w:rsidRPr="00352318">
              <w:rPr>
                <w:rFonts w:asciiTheme="minorHAnsi" w:hAnsiTheme="minorHAnsi" w:cstheme="minorHAnsi"/>
                <w:b/>
                <w:sz w:val="18"/>
                <w:szCs w:val="18"/>
              </w:rPr>
              <w:t>. Compact Hot Water Distribution (CHWDS) (RA4.4.6)</w:t>
            </w:r>
          </w:p>
          <w:p w14:paraId="0C6B93F7" w14:textId="5F113416" w:rsidR="003D081B" w:rsidRDefault="003D081B" w:rsidP="006E239E">
            <w:pPr>
              <w:spacing w:after="0" w:line="240" w:lineRule="auto"/>
              <w:rPr>
                <w:rFonts w:asciiTheme="minorHAnsi" w:hAnsiTheme="minorHAnsi" w:cstheme="minorHAnsi"/>
                <w:b/>
                <w:sz w:val="18"/>
                <w:szCs w:val="18"/>
              </w:rPr>
            </w:pPr>
            <w:r>
              <w:rPr>
                <w:rFonts w:cstheme="minorHAnsi"/>
                <w:sz w:val="20"/>
                <w:szCs w:val="20"/>
              </w:rPr>
              <w:t>For dwelling units with multiple systems, enter the master bath distance and kitchen distance to the closest water heater, and enter the average of the furthest fixture to each water heater</w:t>
            </w:r>
          </w:p>
        </w:tc>
      </w:tr>
      <w:tr w:rsidR="003D081B" w:rsidRPr="00352318" w14:paraId="3BCB6102" w14:textId="28B351A4" w:rsidTr="00F056D7">
        <w:tc>
          <w:tcPr>
            <w:tcW w:w="980" w:type="dxa"/>
            <w:vAlign w:val="center"/>
          </w:tcPr>
          <w:p w14:paraId="4928AB48" w14:textId="77777777" w:rsidR="003D081B" w:rsidRPr="00352318" w:rsidRDefault="003D081B" w:rsidP="006E239E">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01</w:t>
            </w:r>
          </w:p>
        </w:tc>
        <w:tc>
          <w:tcPr>
            <w:tcW w:w="1085" w:type="dxa"/>
            <w:vAlign w:val="center"/>
          </w:tcPr>
          <w:p w14:paraId="383FD19B" w14:textId="77777777" w:rsidR="003D081B" w:rsidRPr="00352318" w:rsidRDefault="003D081B" w:rsidP="006E239E">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02</w:t>
            </w:r>
          </w:p>
        </w:tc>
        <w:tc>
          <w:tcPr>
            <w:tcW w:w="1170" w:type="dxa"/>
            <w:vAlign w:val="center"/>
          </w:tcPr>
          <w:p w14:paraId="03590918" w14:textId="77777777" w:rsidR="003D081B" w:rsidRPr="00352318" w:rsidRDefault="003D081B" w:rsidP="006E239E">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03</w:t>
            </w:r>
          </w:p>
        </w:tc>
        <w:tc>
          <w:tcPr>
            <w:tcW w:w="1350" w:type="dxa"/>
            <w:vAlign w:val="center"/>
          </w:tcPr>
          <w:p w14:paraId="09BE92C6" w14:textId="77777777" w:rsidR="003D081B" w:rsidRPr="00352318" w:rsidRDefault="003D081B" w:rsidP="006E239E">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04</w:t>
            </w:r>
          </w:p>
        </w:tc>
        <w:tc>
          <w:tcPr>
            <w:tcW w:w="1440" w:type="dxa"/>
            <w:vAlign w:val="center"/>
          </w:tcPr>
          <w:p w14:paraId="6F115A1E" w14:textId="77777777" w:rsidR="003D081B" w:rsidRPr="00352318" w:rsidRDefault="003D081B" w:rsidP="006E239E">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05</w:t>
            </w:r>
          </w:p>
        </w:tc>
        <w:tc>
          <w:tcPr>
            <w:tcW w:w="1080" w:type="dxa"/>
            <w:vAlign w:val="center"/>
          </w:tcPr>
          <w:p w14:paraId="07BB26D7" w14:textId="77777777" w:rsidR="003D081B" w:rsidRPr="00352318" w:rsidRDefault="003D081B" w:rsidP="006E239E">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06</w:t>
            </w:r>
          </w:p>
        </w:tc>
        <w:tc>
          <w:tcPr>
            <w:tcW w:w="1170" w:type="dxa"/>
            <w:vAlign w:val="center"/>
          </w:tcPr>
          <w:p w14:paraId="31CDB5FC" w14:textId="77777777" w:rsidR="003D081B" w:rsidRPr="00352318" w:rsidRDefault="003D081B" w:rsidP="006E239E">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07</w:t>
            </w:r>
          </w:p>
        </w:tc>
        <w:tc>
          <w:tcPr>
            <w:tcW w:w="1260" w:type="dxa"/>
          </w:tcPr>
          <w:p w14:paraId="6CD83355" w14:textId="77259A0D" w:rsidR="003D081B" w:rsidRPr="00352318" w:rsidRDefault="00564E29" w:rsidP="006E239E">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08</w:t>
            </w:r>
          </w:p>
        </w:tc>
        <w:tc>
          <w:tcPr>
            <w:tcW w:w="1260" w:type="dxa"/>
          </w:tcPr>
          <w:p w14:paraId="024FC1FF" w14:textId="1BC7CE58" w:rsidR="003D081B" w:rsidRPr="00352318" w:rsidRDefault="00564E29" w:rsidP="006E239E">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09</w:t>
            </w:r>
          </w:p>
        </w:tc>
      </w:tr>
      <w:tr w:rsidR="00564E29" w:rsidRPr="00352318" w14:paraId="30F97D81" w14:textId="1B630C98" w:rsidTr="00F056D7">
        <w:tc>
          <w:tcPr>
            <w:tcW w:w="980" w:type="dxa"/>
            <w:vAlign w:val="bottom"/>
          </w:tcPr>
          <w:p w14:paraId="0455691D" w14:textId="1AAC6999" w:rsidR="00564E29" w:rsidRPr="00352318" w:rsidRDefault="00564E29" w:rsidP="00564E29">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 xml:space="preserve">Dwelling </w:t>
            </w:r>
            <w:r w:rsidRPr="00352318">
              <w:rPr>
                <w:rFonts w:asciiTheme="minorHAnsi" w:hAnsiTheme="minorHAnsi" w:cstheme="minorHAnsi"/>
                <w:sz w:val="18"/>
                <w:szCs w:val="18"/>
              </w:rPr>
              <w:t>Name</w:t>
            </w:r>
          </w:p>
        </w:tc>
        <w:tc>
          <w:tcPr>
            <w:tcW w:w="1085" w:type="dxa"/>
            <w:vAlign w:val="bottom"/>
          </w:tcPr>
          <w:p w14:paraId="5BAE39C7" w14:textId="77777777" w:rsidR="00564E29" w:rsidRPr="00352318" w:rsidRDefault="00564E29" w:rsidP="00564E29">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Number of Stories</w:t>
            </w:r>
          </w:p>
        </w:tc>
        <w:tc>
          <w:tcPr>
            <w:tcW w:w="1170" w:type="dxa"/>
            <w:vAlign w:val="bottom"/>
          </w:tcPr>
          <w:p w14:paraId="45EB62A1" w14:textId="77777777" w:rsidR="00564E29" w:rsidRPr="00352318" w:rsidRDefault="00564E29" w:rsidP="00564E29">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Master Bath distance of furthest fixture to Water Heater in feet</w:t>
            </w:r>
          </w:p>
        </w:tc>
        <w:tc>
          <w:tcPr>
            <w:tcW w:w="1350" w:type="dxa"/>
            <w:vAlign w:val="bottom"/>
          </w:tcPr>
          <w:p w14:paraId="7233A46F" w14:textId="77777777" w:rsidR="00564E29" w:rsidRPr="00352318" w:rsidRDefault="00564E29" w:rsidP="00564E29">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Kitchen distance from furthest fixture to Water Heater in feet</w:t>
            </w:r>
          </w:p>
        </w:tc>
        <w:tc>
          <w:tcPr>
            <w:tcW w:w="1440" w:type="dxa"/>
            <w:vAlign w:val="bottom"/>
          </w:tcPr>
          <w:p w14:paraId="42383062" w14:textId="4AB7A4EE" w:rsidR="00564E29" w:rsidRPr="00352318" w:rsidRDefault="00564E29" w:rsidP="00564E29">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Furthest Third furthest fixture to Water Heater in feet</w:t>
            </w:r>
            <w:r>
              <w:rPr>
                <w:rFonts w:asciiTheme="minorHAnsi" w:hAnsiTheme="minorHAnsi" w:cstheme="minorHAnsi"/>
                <w:sz w:val="18"/>
                <w:szCs w:val="18"/>
              </w:rPr>
              <w:t xml:space="preserve"> </w:t>
            </w:r>
            <w:r>
              <w:rPr>
                <w:rFonts w:cstheme="minorHAnsi"/>
                <w:sz w:val="18"/>
                <w:szCs w:val="20"/>
              </w:rPr>
              <w:t>(Avg for multiple water heaters)</w:t>
            </w:r>
          </w:p>
        </w:tc>
        <w:tc>
          <w:tcPr>
            <w:tcW w:w="1080" w:type="dxa"/>
            <w:vAlign w:val="bottom"/>
          </w:tcPr>
          <w:p w14:paraId="00A4F566" w14:textId="77777777" w:rsidR="00564E29" w:rsidRPr="00352318" w:rsidRDefault="00564E29" w:rsidP="00564E29">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Weighted Distance</w:t>
            </w:r>
          </w:p>
        </w:tc>
        <w:tc>
          <w:tcPr>
            <w:tcW w:w="1170" w:type="dxa"/>
            <w:vAlign w:val="bottom"/>
          </w:tcPr>
          <w:p w14:paraId="5366FCB5" w14:textId="77777777" w:rsidR="00564E29" w:rsidRPr="00352318" w:rsidRDefault="00564E29" w:rsidP="00564E29">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Qualification Distance</w:t>
            </w:r>
          </w:p>
        </w:tc>
        <w:tc>
          <w:tcPr>
            <w:tcW w:w="1260" w:type="dxa"/>
            <w:vAlign w:val="bottom"/>
          </w:tcPr>
          <w:p w14:paraId="03A3B5EA" w14:textId="53BBA311" w:rsidR="00564E29" w:rsidRPr="00352318" w:rsidRDefault="00564E29" w:rsidP="00564E29">
            <w:pPr>
              <w:spacing w:after="0" w:line="240" w:lineRule="auto"/>
              <w:jc w:val="center"/>
              <w:rPr>
                <w:rFonts w:asciiTheme="minorHAnsi" w:hAnsiTheme="minorHAnsi" w:cstheme="minorHAnsi"/>
                <w:sz w:val="18"/>
                <w:szCs w:val="18"/>
              </w:rPr>
            </w:pPr>
            <w:r>
              <w:rPr>
                <w:rFonts w:cstheme="minorHAnsi"/>
                <w:sz w:val="18"/>
              </w:rPr>
              <w:t>Design Compactness Factor</w:t>
            </w:r>
          </w:p>
        </w:tc>
        <w:tc>
          <w:tcPr>
            <w:tcW w:w="1260" w:type="dxa"/>
            <w:vAlign w:val="bottom"/>
          </w:tcPr>
          <w:p w14:paraId="41E6E30F" w14:textId="606BAACD" w:rsidR="00564E29" w:rsidRPr="00352318" w:rsidRDefault="00564E29" w:rsidP="00564E29">
            <w:pPr>
              <w:spacing w:after="0" w:line="240" w:lineRule="auto"/>
              <w:jc w:val="center"/>
              <w:rPr>
                <w:rFonts w:asciiTheme="minorHAnsi" w:hAnsiTheme="minorHAnsi" w:cstheme="minorHAnsi"/>
                <w:sz w:val="18"/>
                <w:szCs w:val="18"/>
              </w:rPr>
            </w:pPr>
            <w:r>
              <w:rPr>
                <w:rFonts w:cstheme="minorHAnsi"/>
                <w:sz w:val="18"/>
              </w:rPr>
              <w:t>Calculated Compactness Factor</w:t>
            </w:r>
          </w:p>
        </w:tc>
      </w:tr>
      <w:tr w:rsidR="00564E29" w:rsidRPr="00352318" w14:paraId="3F51A9FA" w14:textId="64502E88" w:rsidTr="00F056D7">
        <w:trPr>
          <w:trHeight w:val="305"/>
        </w:trPr>
        <w:tc>
          <w:tcPr>
            <w:tcW w:w="980" w:type="dxa"/>
          </w:tcPr>
          <w:p w14:paraId="6E508352" w14:textId="1E2390C8" w:rsidR="00564E29" w:rsidRPr="00352318" w:rsidRDefault="00564E29" w:rsidP="00564E29">
            <w:pPr>
              <w:spacing w:after="0" w:line="240" w:lineRule="auto"/>
              <w:rPr>
                <w:rFonts w:asciiTheme="minorHAnsi" w:hAnsiTheme="minorHAnsi" w:cstheme="minorHAnsi"/>
                <w:sz w:val="18"/>
                <w:szCs w:val="18"/>
              </w:rPr>
            </w:pPr>
          </w:p>
        </w:tc>
        <w:tc>
          <w:tcPr>
            <w:tcW w:w="1085" w:type="dxa"/>
          </w:tcPr>
          <w:p w14:paraId="7B970B17" w14:textId="0B6D9895" w:rsidR="00564E29" w:rsidRPr="00352318" w:rsidRDefault="00564E29" w:rsidP="00564E29">
            <w:pPr>
              <w:spacing w:after="0" w:line="240" w:lineRule="auto"/>
              <w:rPr>
                <w:rFonts w:asciiTheme="minorHAnsi" w:hAnsiTheme="minorHAnsi" w:cstheme="minorHAnsi"/>
                <w:sz w:val="18"/>
                <w:szCs w:val="18"/>
              </w:rPr>
            </w:pPr>
          </w:p>
        </w:tc>
        <w:tc>
          <w:tcPr>
            <w:tcW w:w="1170" w:type="dxa"/>
          </w:tcPr>
          <w:p w14:paraId="1F519438" w14:textId="2FAE5D6D" w:rsidR="00564E29" w:rsidRPr="00352318" w:rsidRDefault="00564E29" w:rsidP="00564E29">
            <w:pPr>
              <w:spacing w:after="0" w:line="240" w:lineRule="auto"/>
              <w:rPr>
                <w:rFonts w:asciiTheme="minorHAnsi" w:hAnsiTheme="minorHAnsi" w:cstheme="minorHAnsi"/>
                <w:sz w:val="18"/>
                <w:szCs w:val="18"/>
              </w:rPr>
            </w:pPr>
          </w:p>
        </w:tc>
        <w:tc>
          <w:tcPr>
            <w:tcW w:w="1350" w:type="dxa"/>
          </w:tcPr>
          <w:p w14:paraId="513D5133" w14:textId="48E1E0ED" w:rsidR="00564E29" w:rsidRPr="00352318" w:rsidRDefault="00564E29" w:rsidP="00564E29">
            <w:pPr>
              <w:spacing w:after="0" w:line="240" w:lineRule="auto"/>
              <w:rPr>
                <w:rFonts w:asciiTheme="minorHAnsi" w:hAnsiTheme="minorHAnsi" w:cstheme="minorHAnsi"/>
                <w:sz w:val="18"/>
                <w:szCs w:val="18"/>
              </w:rPr>
            </w:pPr>
          </w:p>
        </w:tc>
        <w:tc>
          <w:tcPr>
            <w:tcW w:w="1440" w:type="dxa"/>
          </w:tcPr>
          <w:p w14:paraId="7C5162DD" w14:textId="60A08735" w:rsidR="00564E29" w:rsidRPr="00352318" w:rsidRDefault="00564E29" w:rsidP="00564E29">
            <w:pPr>
              <w:spacing w:after="0" w:line="240" w:lineRule="auto"/>
              <w:rPr>
                <w:rFonts w:asciiTheme="minorHAnsi" w:hAnsiTheme="minorHAnsi" w:cstheme="minorHAnsi"/>
                <w:sz w:val="18"/>
                <w:szCs w:val="18"/>
              </w:rPr>
            </w:pPr>
          </w:p>
        </w:tc>
        <w:tc>
          <w:tcPr>
            <w:tcW w:w="1080" w:type="dxa"/>
          </w:tcPr>
          <w:p w14:paraId="439408E4" w14:textId="14D59859" w:rsidR="00564E29" w:rsidRPr="00352318" w:rsidRDefault="00564E29" w:rsidP="00564E29">
            <w:pPr>
              <w:spacing w:after="0" w:line="240" w:lineRule="auto"/>
              <w:rPr>
                <w:rFonts w:asciiTheme="minorHAnsi" w:hAnsiTheme="minorHAnsi" w:cstheme="minorHAnsi"/>
                <w:sz w:val="18"/>
                <w:szCs w:val="18"/>
              </w:rPr>
            </w:pPr>
          </w:p>
        </w:tc>
        <w:tc>
          <w:tcPr>
            <w:tcW w:w="1170" w:type="dxa"/>
          </w:tcPr>
          <w:p w14:paraId="5493A5EF" w14:textId="3099479F" w:rsidR="00564E29" w:rsidRPr="00352318" w:rsidRDefault="00564E29" w:rsidP="00564E29">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 xml:space="preserve"> </w:t>
            </w:r>
          </w:p>
        </w:tc>
        <w:tc>
          <w:tcPr>
            <w:tcW w:w="1260" w:type="dxa"/>
          </w:tcPr>
          <w:p w14:paraId="7B4927AA" w14:textId="77777777" w:rsidR="00564E29" w:rsidRPr="00352318" w:rsidRDefault="00564E29" w:rsidP="00564E29">
            <w:pPr>
              <w:spacing w:after="0" w:line="240" w:lineRule="auto"/>
              <w:rPr>
                <w:rFonts w:asciiTheme="minorHAnsi" w:hAnsiTheme="minorHAnsi" w:cstheme="minorHAnsi"/>
                <w:sz w:val="18"/>
                <w:szCs w:val="18"/>
              </w:rPr>
            </w:pPr>
          </w:p>
        </w:tc>
        <w:tc>
          <w:tcPr>
            <w:tcW w:w="1260" w:type="dxa"/>
          </w:tcPr>
          <w:p w14:paraId="731603E6" w14:textId="77777777" w:rsidR="00564E29" w:rsidRPr="00352318" w:rsidRDefault="00564E29" w:rsidP="00564E29">
            <w:pPr>
              <w:spacing w:after="0" w:line="240" w:lineRule="auto"/>
              <w:rPr>
                <w:rFonts w:asciiTheme="minorHAnsi" w:hAnsiTheme="minorHAnsi" w:cstheme="minorHAnsi"/>
                <w:sz w:val="18"/>
                <w:szCs w:val="18"/>
              </w:rPr>
            </w:pPr>
          </w:p>
        </w:tc>
      </w:tr>
      <w:tr w:rsidR="00564E29" w:rsidRPr="00352318" w14:paraId="7D1E8DB8" w14:textId="3A3E0C31" w:rsidTr="00F056D7">
        <w:tc>
          <w:tcPr>
            <w:tcW w:w="980" w:type="dxa"/>
          </w:tcPr>
          <w:p w14:paraId="3AF2A1BB" w14:textId="77777777" w:rsidR="00564E29" w:rsidRPr="00352318" w:rsidRDefault="00564E29" w:rsidP="00564E29">
            <w:pPr>
              <w:spacing w:after="0" w:line="240" w:lineRule="auto"/>
              <w:rPr>
                <w:rFonts w:asciiTheme="minorHAnsi" w:hAnsiTheme="minorHAnsi" w:cstheme="minorHAnsi"/>
                <w:sz w:val="18"/>
                <w:szCs w:val="18"/>
              </w:rPr>
            </w:pPr>
          </w:p>
        </w:tc>
        <w:tc>
          <w:tcPr>
            <w:tcW w:w="1085" w:type="dxa"/>
          </w:tcPr>
          <w:p w14:paraId="09334879" w14:textId="77777777" w:rsidR="00564E29" w:rsidRPr="00352318" w:rsidRDefault="00564E29" w:rsidP="00564E29">
            <w:pPr>
              <w:spacing w:after="0" w:line="240" w:lineRule="auto"/>
              <w:rPr>
                <w:rFonts w:asciiTheme="minorHAnsi" w:hAnsiTheme="minorHAnsi" w:cstheme="minorHAnsi"/>
                <w:sz w:val="18"/>
                <w:szCs w:val="18"/>
              </w:rPr>
            </w:pPr>
          </w:p>
        </w:tc>
        <w:tc>
          <w:tcPr>
            <w:tcW w:w="1170" w:type="dxa"/>
          </w:tcPr>
          <w:p w14:paraId="0F6FECA7" w14:textId="77777777" w:rsidR="00564E29" w:rsidRPr="00352318" w:rsidRDefault="00564E29" w:rsidP="00564E29">
            <w:pPr>
              <w:spacing w:after="0" w:line="240" w:lineRule="auto"/>
              <w:rPr>
                <w:rFonts w:asciiTheme="minorHAnsi" w:hAnsiTheme="minorHAnsi" w:cstheme="minorHAnsi"/>
                <w:sz w:val="18"/>
                <w:szCs w:val="18"/>
              </w:rPr>
            </w:pPr>
          </w:p>
        </w:tc>
        <w:tc>
          <w:tcPr>
            <w:tcW w:w="1350" w:type="dxa"/>
          </w:tcPr>
          <w:p w14:paraId="53D679F7" w14:textId="77777777" w:rsidR="00564E29" w:rsidRPr="00352318" w:rsidRDefault="00564E29" w:rsidP="00564E29">
            <w:pPr>
              <w:spacing w:after="0" w:line="240" w:lineRule="auto"/>
              <w:rPr>
                <w:rFonts w:asciiTheme="minorHAnsi" w:hAnsiTheme="minorHAnsi" w:cstheme="minorHAnsi"/>
                <w:sz w:val="18"/>
                <w:szCs w:val="18"/>
              </w:rPr>
            </w:pPr>
          </w:p>
        </w:tc>
        <w:tc>
          <w:tcPr>
            <w:tcW w:w="1440" w:type="dxa"/>
          </w:tcPr>
          <w:p w14:paraId="6611D484" w14:textId="77777777" w:rsidR="00564E29" w:rsidRPr="00352318" w:rsidRDefault="00564E29" w:rsidP="00564E29">
            <w:pPr>
              <w:spacing w:after="0" w:line="240" w:lineRule="auto"/>
              <w:rPr>
                <w:rFonts w:asciiTheme="minorHAnsi" w:hAnsiTheme="minorHAnsi" w:cstheme="minorHAnsi"/>
                <w:sz w:val="18"/>
                <w:szCs w:val="18"/>
              </w:rPr>
            </w:pPr>
          </w:p>
        </w:tc>
        <w:tc>
          <w:tcPr>
            <w:tcW w:w="1080" w:type="dxa"/>
          </w:tcPr>
          <w:p w14:paraId="5512B959" w14:textId="77777777" w:rsidR="00564E29" w:rsidRPr="00352318" w:rsidRDefault="00564E29" w:rsidP="00564E29">
            <w:pPr>
              <w:spacing w:after="0" w:line="240" w:lineRule="auto"/>
              <w:rPr>
                <w:rFonts w:asciiTheme="minorHAnsi" w:hAnsiTheme="minorHAnsi" w:cstheme="minorHAnsi"/>
                <w:sz w:val="18"/>
                <w:szCs w:val="18"/>
              </w:rPr>
            </w:pPr>
          </w:p>
        </w:tc>
        <w:tc>
          <w:tcPr>
            <w:tcW w:w="1170" w:type="dxa"/>
          </w:tcPr>
          <w:p w14:paraId="4A5D6CAA" w14:textId="77777777" w:rsidR="00564E29" w:rsidRPr="00352318" w:rsidRDefault="00564E29" w:rsidP="00564E29">
            <w:pPr>
              <w:spacing w:after="0" w:line="240" w:lineRule="auto"/>
              <w:rPr>
                <w:rFonts w:asciiTheme="minorHAnsi" w:hAnsiTheme="minorHAnsi" w:cstheme="minorHAnsi"/>
                <w:sz w:val="18"/>
                <w:szCs w:val="18"/>
              </w:rPr>
            </w:pPr>
          </w:p>
        </w:tc>
        <w:tc>
          <w:tcPr>
            <w:tcW w:w="1260" w:type="dxa"/>
          </w:tcPr>
          <w:p w14:paraId="6A98DF4A" w14:textId="77777777" w:rsidR="00564E29" w:rsidRPr="00352318" w:rsidRDefault="00564E29" w:rsidP="00564E29">
            <w:pPr>
              <w:spacing w:after="0" w:line="240" w:lineRule="auto"/>
              <w:rPr>
                <w:rFonts w:asciiTheme="minorHAnsi" w:hAnsiTheme="minorHAnsi" w:cstheme="minorHAnsi"/>
                <w:sz w:val="18"/>
                <w:szCs w:val="18"/>
              </w:rPr>
            </w:pPr>
          </w:p>
        </w:tc>
        <w:tc>
          <w:tcPr>
            <w:tcW w:w="1260" w:type="dxa"/>
          </w:tcPr>
          <w:p w14:paraId="796680E6" w14:textId="77777777" w:rsidR="00564E29" w:rsidRPr="00352318" w:rsidRDefault="00564E29" w:rsidP="00564E29">
            <w:pPr>
              <w:spacing w:after="0" w:line="240" w:lineRule="auto"/>
              <w:rPr>
                <w:rFonts w:asciiTheme="minorHAnsi" w:hAnsiTheme="minorHAnsi" w:cstheme="minorHAnsi"/>
                <w:sz w:val="18"/>
                <w:szCs w:val="18"/>
              </w:rPr>
            </w:pPr>
          </w:p>
        </w:tc>
      </w:tr>
      <w:tr w:rsidR="00564E29" w:rsidRPr="00352318" w14:paraId="7E1DE9CF" w14:textId="1154DD69" w:rsidTr="00F056D7">
        <w:trPr>
          <w:trHeight w:val="323"/>
        </w:trPr>
        <w:tc>
          <w:tcPr>
            <w:tcW w:w="10795" w:type="dxa"/>
            <w:gridSpan w:val="9"/>
          </w:tcPr>
          <w:p w14:paraId="7FBEC8BA" w14:textId="3CFBD693" w:rsidR="00564E29" w:rsidRPr="00352318" w:rsidRDefault="00564E29" w:rsidP="00564E29">
            <w:pPr>
              <w:spacing w:after="0" w:line="240" w:lineRule="auto"/>
              <w:rPr>
                <w:rFonts w:asciiTheme="minorHAnsi" w:hAnsiTheme="minorHAnsi" w:cstheme="minorHAnsi"/>
                <w:b/>
                <w:sz w:val="18"/>
                <w:szCs w:val="18"/>
              </w:rPr>
            </w:pPr>
            <w:r w:rsidRPr="00352318">
              <w:rPr>
                <w:rFonts w:asciiTheme="minorHAnsi" w:hAnsiTheme="minorHAnsi" w:cstheme="minorHAnsi"/>
                <w:b/>
                <w:sz w:val="18"/>
                <w:szCs w:val="18"/>
              </w:rPr>
              <w:t>The responsible person’s signature on this compliance document affirms that all applicable requirements in this table have been met</w:t>
            </w:r>
          </w:p>
        </w:tc>
      </w:tr>
    </w:tbl>
    <w:p w14:paraId="16B56E2A" w14:textId="1891CC57" w:rsidR="002456C7" w:rsidRDefault="002456C7" w:rsidP="00DC522B">
      <w:pPr>
        <w:spacing w:after="0" w:line="240" w:lineRule="auto"/>
        <w:rPr>
          <w:rFonts w:asciiTheme="minorHAnsi" w:hAnsiTheme="minorHAnsi" w:cstheme="minorHAnsi"/>
          <w:sz w:val="18"/>
          <w:szCs w:val="18"/>
        </w:rPr>
      </w:pPr>
    </w:p>
    <w:tbl>
      <w:tblPr>
        <w:tblStyle w:val="TableGrid3"/>
        <w:tblW w:w="0" w:type="auto"/>
        <w:tblInd w:w="18" w:type="dxa"/>
        <w:tblLook w:val="04A0" w:firstRow="1" w:lastRow="0" w:firstColumn="1" w:lastColumn="0" w:noHBand="0" w:noVBand="1"/>
      </w:tblPr>
      <w:tblGrid>
        <w:gridCol w:w="1493"/>
        <w:gridCol w:w="179"/>
        <w:gridCol w:w="1481"/>
        <w:gridCol w:w="1478"/>
        <w:gridCol w:w="1412"/>
        <w:gridCol w:w="1129"/>
        <w:gridCol w:w="534"/>
        <w:gridCol w:w="1336"/>
        <w:gridCol w:w="1730"/>
      </w:tblGrid>
      <w:tr w:rsidR="0053634D" w:rsidRPr="002F18C2" w14:paraId="28C933DD" w14:textId="77777777" w:rsidTr="00975E71">
        <w:trPr>
          <w:trHeight w:val="242"/>
        </w:trPr>
        <w:tc>
          <w:tcPr>
            <w:tcW w:w="10998" w:type="dxa"/>
            <w:gridSpan w:val="9"/>
          </w:tcPr>
          <w:p w14:paraId="3B718E9B" w14:textId="00A3BC02" w:rsidR="0053634D" w:rsidRPr="00236F4B" w:rsidRDefault="0053634D">
            <w:pPr>
              <w:spacing w:after="0" w:line="240" w:lineRule="auto"/>
              <w:rPr>
                <w:rFonts w:asciiTheme="minorHAnsi" w:hAnsiTheme="minorHAnsi" w:cstheme="minorHAnsi"/>
                <w:b/>
                <w:sz w:val="20"/>
                <w:szCs w:val="18"/>
              </w:rPr>
            </w:pPr>
            <w:r>
              <w:rPr>
                <w:rFonts w:asciiTheme="minorHAnsi" w:hAnsiTheme="minorHAnsi" w:cstheme="minorHAnsi"/>
                <w:b/>
                <w:sz w:val="20"/>
                <w:szCs w:val="18"/>
              </w:rPr>
              <w:t>I</w:t>
            </w:r>
            <w:r w:rsidRPr="00236F4B">
              <w:rPr>
                <w:rFonts w:asciiTheme="minorHAnsi" w:hAnsiTheme="minorHAnsi" w:cstheme="minorHAnsi"/>
                <w:b/>
                <w:sz w:val="20"/>
                <w:szCs w:val="18"/>
              </w:rPr>
              <w:t>. HERS-Verified Drain Water Heat Recovery System (DWHR-H)</w:t>
            </w:r>
            <w:r w:rsidRPr="00570C0E">
              <w:rPr>
                <w:rFonts w:asciiTheme="minorHAnsi" w:hAnsiTheme="minorHAnsi" w:cstheme="minorHAnsi"/>
                <w:b/>
                <w:sz w:val="20"/>
                <w:szCs w:val="20"/>
              </w:rPr>
              <w:t xml:space="preserve"> </w:t>
            </w:r>
            <w:r w:rsidRPr="00570C0E">
              <w:rPr>
                <w:rFonts w:asciiTheme="minorHAnsi" w:hAnsiTheme="minorHAnsi" w:cstheme="minorHAnsi"/>
                <w:sz w:val="20"/>
                <w:szCs w:val="20"/>
              </w:rPr>
              <w:t>(RA3.6.9)</w:t>
            </w:r>
            <w:ins w:id="195" w:author="Markstrum, Alexis@Energy" w:date="2021-10-18T14:29:00Z">
              <w:r w:rsidR="002C0390">
                <w:rPr>
                  <w:rFonts w:asciiTheme="minorHAnsi" w:hAnsiTheme="minorHAnsi" w:cstheme="minorHAnsi"/>
                  <w:sz w:val="20"/>
                  <w:szCs w:val="20"/>
                </w:rPr>
                <w:t xml:space="preserve"> </w:t>
              </w:r>
            </w:ins>
          </w:p>
          <w:p w14:paraId="1ABB917D" w14:textId="3C9DF80B" w:rsidR="0053634D" w:rsidRPr="00236F4B" w:rsidRDefault="0053634D">
            <w:pPr>
              <w:spacing w:after="0" w:line="240" w:lineRule="auto"/>
              <w:rPr>
                <w:rFonts w:asciiTheme="minorHAnsi" w:hAnsiTheme="minorHAnsi" w:cstheme="minorHAnsi"/>
                <w:sz w:val="20"/>
                <w:szCs w:val="18"/>
              </w:rPr>
            </w:pPr>
            <w:r w:rsidRPr="00E879AA">
              <w:rPr>
                <w:rFonts w:asciiTheme="minorHAnsi" w:hAnsiTheme="minorHAnsi" w:cstheme="minorHAnsi"/>
                <w:sz w:val="18"/>
                <w:szCs w:val="18"/>
              </w:rPr>
              <w:t>DWHR devices shall comply with these requirements.</w:t>
            </w:r>
          </w:p>
        </w:tc>
      </w:tr>
      <w:tr w:rsidR="005157FC" w:rsidRPr="002F18C2" w14:paraId="2D67E9B1" w14:textId="77777777" w:rsidTr="005157FC">
        <w:trPr>
          <w:trHeight w:val="144"/>
        </w:trPr>
        <w:tc>
          <w:tcPr>
            <w:tcW w:w="10998" w:type="dxa"/>
            <w:gridSpan w:val="9"/>
          </w:tcPr>
          <w:p w14:paraId="14EB9961" w14:textId="0EF5AA8C" w:rsidR="005157FC" w:rsidRPr="005157FC" w:rsidRDefault="005157FC" w:rsidP="005157F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5157FC">
              <w:rPr>
                <w:rFonts w:asciiTheme="minorHAnsi" w:hAnsiTheme="minorHAnsi" w:cstheme="minorHAnsi"/>
                <w:b/>
                <w:sz w:val="18"/>
                <w:szCs w:val="18"/>
              </w:rPr>
              <w:lastRenderedPageBreak/>
              <w:t>Design DWHR System Information</w:t>
            </w:r>
          </w:p>
        </w:tc>
      </w:tr>
      <w:tr w:rsidR="00980DEE" w:rsidRPr="002F18C2" w14:paraId="29B704B5" w14:textId="77777777" w:rsidTr="00073FBD">
        <w:trPr>
          <w:trHeight w:val="144"/>
        </w:trPr>
        <w:tc>
          <w:tcPr>
            <w:tcW w:w="1710" w:type="dxa"/>
            <w:gridSpan w:val="2"/>
          </w:tcPr>
          <w:p w14:paraId="0B70E237" w14:textId="52E9B29D"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01</w:t>
            </w:r>
          </w:p>
        </w:tc>
        <w:tc>
          <w:tcPr>
            <w:tcW w:w="3016" w:type="dxa"/>
            <w:gridSpan w:val="2"/>
          </w:tcPr>
          <w:p w14:paraId="5069154F" w14:textId="08D39ED2"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0</w:t>
            </w:r>
            <w:r>
              <w:rPr>
                <w:rFonts w:asciiTheme="minorHAnsi" w:hAnsiTheme="minorHAnsi" w:cstheme="minorHAnsi"/>
                <w:sz w:val="18"/>
                <w:szCs w:val="18"/>
              </w:rPr>
              <w:t>2</w:t>
            </w:r>
          </w:p>
        </w:tc>
        <w:tc>
          <w:tcPr>
            <w:tcW w:w="2564" w:type="dxa"/>
            <w:gridSpan w:val="2"/>
          </w:tcPr>
          <w:p w14:paraId="6A6365B1" w14:textId="3980998F"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0</w:t>
            </w:r>
            <w:r>
              <w:rPr>
                <w:rFonts w:asciiTheme="minorHAnsi" w:hAnsiTheme="minorHAnsi" w:cstheme="minorHAnsi"/>
                <w:sz w:val="18"/>
                <w:szCs w:val="18"/>
              </w:rPr>
              <w:t>3</w:t>
            </w:r>
          </w:p>
        </w:tc>
        <w:tc>
          <w:tcPr>
            <w:tcW w:w="3708" w:type="dxa"/>
            <w:gridSpan w:val="3"/>
          </w:tcPr>
          <w:p w14:paraId="57E28FE4" w14:textId="158FD06E"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0</w:t>
            </w:r>
            <w:r>
              <w:rPr>
                <w:rFonts w:asciiTheme="minorHAnsi" w:hAnsiTheme="minorHAnsi" w:cstheme="minorHAnsi"/>
                <w:sz w:val="18"/>
                <w:szCs w:val="18"/>
              </w:rPr>
              <w:t>4</w:t>
            </w:r>
          </w:p>
        </w:tc>
      </w:tr>
      <w:tr w:rsidR="00980DEE" w:rsidRPr="002F18C2" w14:paraId="0F566FE9" w14:textId="77777777" w:rsidTr="00073FBD">
        <w:trPr>
          <w:trHeight w:val="144"/>
        </w:trPr>
        <w:tc>
          <w:tcPr>
            <w:tcW w:w="1710" w:type="dxa"/>
            <w:gridSpan w:val="2"/>
          </w:tcPr>
          <w:p w14:paraId="6EC8B9C2" w14:textId="71EF41E6" w:rsidR="00980DEE"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System ID/Name</w:t>
            </w:r>
          </w:p>
        </w:tc>
        <w:tc>
          <w:tcPr>
            <w:tcW w:w="3016" w:type="dxa"/>
            <w:gridSpan w:val="2"/>
          </w:tcPr>
          <w:p w14:paraId="258B2AE9" w14:textId="0EB45350"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 xml:space="preserve">Rated </w:t>
            </w:r>
            <w:r>
              <w:rPr>
                <w:rFonts w:asciiTheme="minorHAnsi" w:hAnsiTheme="minorHAnsi" w:cstheme="minorHAnsi"/>
                <w:sz w:val="18"/>
                <w:szCs w:val="18"/>
              </w:rPr>
              <w:t>E</w:t>
            </w:r>
            <w:r w:rsidRPr="00095F6F">
              <w:rPr>
                <w:rFonts w:asciiTheme="minorHAnsi" w:hAnsiTheme="minorHAnsi" w:cstheme="minorHAnsi"/>
                <w:sz w:val="18"/>
                <w:szCs w:val="18"/>
              </w:rPr>
              <w:t>ffectiveness</w:t>
            </w:r>
          </w:p>
        </w:tc>
        <w:tc>
          <w:tcPr>
            <w:tcW w:w="2564" w:type="dxa"/>
            <w:gridSpan w:val="2"/>
          </w:tcPr>
          <w:p w14:paraId="66F9E19E" w14:textId="568D0CDD"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Installation Configuration</w:t>
            </w:r>
          </w:p>
        </w:tc>
        <w:tc>
          <w:tcPr>
            <w:tcW w:w="3708" w:type="dxa"/>
            <w:gridSpan w:val="3"/>
          </w:tcPr>
          <w:p w14:paraId="3B719463" w14:textId="0B28E5F1"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Percent of shower served by the DWHR device</w:t>
            </w:r>
          </w:p>
        </w:tc>
      </w:tr>
      <w:tr w:rsidR="00980DEE" w:rsidRPr="002F18C2" w14:paraId="7C9910C6" w14:textId="77777777" w:rsidTr="00073FBD">
        <w:trPr>
          <w:trHeight w:val="144"/>
        </w:trPr>
        <w:tc>
          <w:tcPr>
            <w:tcW w:w="1710" w:type="dxa"/>
            <w:gridSpan w:val="2"/>
          </w:tcPr>
          <w:p w14:paraId="7A27B7AD" w14:textId="77777777" w:rsidR="00980DEE"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3016" w:type="dxa"/>
            <w:gridSpan w:val="2"/>
          </w:tcPr>
          <w:p w14:paraId="60BE6E0B" w14:textId="77777777"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564" w:type="dxa"/>
            <w:gridSpan w:val="2"/>
          </w:tcPr>
          <w:p w14:paraId="04908221" w14:textId="77777777"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3708" w:type="dxa"/>
            <w:gridSpan w:val="3"/>
          </w:tcPr>
          <w:p w14:paraId="6E7794EC" w14:textId="77777777"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980DEE" w:rsidRPr="002F18C2" w14:paraId="453C28F8" w14:textId="77777777" w:rsidTr="00073FBD">
        <w:trPr>
          <w:trHeight w:val="144"/>
        </w:trPr>
        <w:tc>
          <w:tcPr>
            <w:tcW w:w="1710" w:type="dxa"/>
            <w:gridSpan w:val="2"/>
          </w:tcPr>
          <w:p w14:paraId="3D51FB89" w14:textId="77777777" w:rsidR="00980DEE"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3016" w:type="dxa"/>
            <w:gridSpan w:val="2"/>
          </w:tcPr>
          <w:p w14:paraId="0D2B8E84" w14:textId="77777777"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564" w:type="dxa"/>
            <w:gridSpan w:val="2"/>
          </w:tcPr>
          <w:p w14:paraId="5B0705F7" w14:textId="77777777"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3708" w:type="dxa"/>
            <w:gridSpan w:val="3"/>
          </w:tcPr>
          <w:p w14:paraId="377CAE6C" w14:textId="77777777"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5157FC" w:rsidRPr="002F18C2" w14:paraId="22F57189" w14:textId="77777777" w:rsidTr="005157FC">
        <w:trPr>
          <w:trHeight w:val="144"/>
        </w:trPr>
        <w:tc>
          <w:tcPr>
            <w:tcW w:w="10998" w:type="dxa"/>
            <w:gridSpan w:val="9"/>
            <w:vAlign w:val="bottom"/>
          </w:tcPr>
          <w:p w14:paraId="3BC8D739" w14:textId="23ADFE86" w:rsidR="005157FC" w:rsidRPr="005157FC" w:rsidRDefault="005157FC" w:rsidP="005157F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5157FC">
              <w:rPr>
                <w:rFonts w:asciiTheme="minorHAnsi" w:hAnsiTheme="minorHAnsi" w:cstheme="minorHAnsi"/>
                <w:b/>
                <w:sz w:val="18"/>
                <w:szCs w:val="18"/>
              </w:rPr>
              <w:t>Installed DWHR System Information</w:t>
            </w:r>
          </w:p>
        </w:tc>
      </w:tr>
      <w:tr w:rsidR="00980DEE" w:rsidRPr="002F18C2" w14:paraId="08E60A61" w14:textId="77777777" w:rsidTr="00073FBD">
        <w:trPr>
          <w:trHeight w:val="144"/>
        </w:trPr>
        <w:tc>
          <w:tcPr>
            <w:tcW w:w="1530" w:type="dxa"/>
            <w:vAlign w:val="bottom"/>
          </w:tcPr>
          <w:p w14:paraId="21BBB9A8" w14:textId="25DFEE4E" w:rsidR="00980DEE" w:rsidRDefault="00173A82" w:rsidP="0053634D">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05</w:t>
            </w:r>
          </w:p>
        </w:tc>
        <w:tc>
          <w:tcPr>
            <w:tcW w:w="1687" w:type="dxa"/>
            <w:gridSpan w:val="2"/>
            <w:vAlign w:val="bottom"/>
          </w:tcPr>
          <w:p w14:paraId="39CE3893" w14:textId="3C3DEFF9" w:rsidR="00980DEE" w:rsidRPr="00095F6F" w:rsidRDefault="00173A82"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06</w:t>
            </w:r>
          </w:p>
        </w:tc>
        <w:tc>
          <w:tcPr>
            <w:tcW w:w="1509" w:type="dxa"/>
            <w:vAlign w:val="bottom"/>
          </w:tcPr>
          <w:p w14:paraId="375D3160" w14:textId="1710050C" w:rsidR="00980DEE" w:rsidRPr="00095F6F" w:rsidRDefault="00173A82"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07</w:t>
            </w:r>
          </w:p>
        </w:tc>
        <w:tc>
          <w:tcPr>
            <w:tcW w:w="1425" w:type="dxa"/>
            <w:vAlign w:val="bottom"/>
          </w:tcPr>
          <w:p w14:paraId="0D3BFEC7" w14:textId="6DA1D905" w:rsidR="00980DEE" w:rsidRPr="00095F6F" w:rsidRDefault="00173A82"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08</w:t>
            </w:r>
          </w:p>
        </w:tc>
        <w:tc>
          <w:tcPr>
            <w:tcW w:w="1691" w:type="dxa"/>
            <w:gridSpan w:val="2"/>
            <w:vAlign w:val="bottom"/>
          </w:tcPr>
          <w:p w14:paraId="51A9D608" w14:textId="5FF2DF90" w:rsidR="00980DEE" w:rsidRPr="00095F6F" w:rsidRDefault="00173A82" w:rsidP="0082708E">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09</w:t>
            </w:r>
          </w:p>
        </w:tc>
        <w:tc>
          <w:tcPr>
            <w:tcW w:w="1371" w:type="dxa"/>
            <w:vAlign w:val="bottom"/>
          </w:tcPr>
          <w:p w14:paraId="7B84E484" w14:textId="47ED23EC" w:rsidR="00980DEE" w:rsidRPr="00095F6F" w:rsidRDefault="00173A82"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10</w:t>
            </w:r>
          </w:p>
        </w:tc>
        <w:tc>
          <w:tcPr>
            <w:tcW w:w="1785" w:type="dxa"/>
            <w:vAlign w:val="bottom"/>
          </w:tcPr>
          <w:p w14:paraId="343FA692" w14:textId="3B457DAC" w:rsidR="00980DEE" w:rsidRPr="00095F6F" w:rsidRDefault="00173A82">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11</w:t>
            </w:r>
          </w:p>
        </w:tc>
      </w:tr>
      <w:tr w:rsidR="0053634D" w:rsidRPr="002F18C2" w14:paraId="38AAE31B" w14:textId="77777777" w:rsidTr="00073FBD">
        <w:trPr>
          <w:trHeight w:val="144"/>
        </w:trPr>
        <w:tc>
          <w:tcPr>
            <w:tcW w:w="1530" w:type="dxa"/>
            <w:vAlign w:val="bottom"/>
          </w:tcPr>
          <w:p w14:paraId="0059DDE4" w14:textId="067FC11B" w:rsidR="0053634D" w:rsidRPr="00095F6F" w:rsidRDefault="0053634D" w:rsidP="0053634D">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System ID/Name</w:t>
            </w:r>
          </w:p>
        </w:tc>
        <w:tc>
          <w:tcPr>
            <w:tcW w:w="1687" w:type="dxa"/>
            <w:gridSpan w:val="2"/>
            <w:vAlign w:val="bottom"/>
          </w:tcPr>
          <w:p w14:paraId="6D3C564A" w14:textId="04A31B45"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Manufacturer</w:t>
            </w:r>
          </w:p>
        </w:tc>
        <w:tc>
          <w:tcPr>
            <w:tcW w:w="1509" w:type="dxa"/>
            <w:vAlign w:val="bottom"/>
          </w:tcPr>
          <w:p w14:paraId="3EC73A1D" w14:textId="5CF2EA60"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 xml:space="preserve">Model </w:t>
            </w:r>
            <w:r>
              <w:rPr>
                <w:rFonts w:asciiTheme="minorHAnsi" w:hAnsiTheme="minorHAnsi" w:cstheme="minorHAnsi"/>
                <w:sz w:val="18"/>
                <w:szCs w:val="18"/>
              </w:rPr>
              <w:t>Number</w:t>
            </w:r>
          </w:p>
        </w:tc>
        <w:tc>
          <w:tcPr>
            <w:tcW w:w="1425" w:type="dxa"/>
            <w:vAlign w:val="bottom"/>
          </w:tcPr>
          <w:p w14:paraId="7C0D2D4B" w14:textId="6E165F15"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 xml:space="preserve">Rated </w:t>
            </w:r>
            <w:r>
              <w:rPr>
                <w:rFonts w:asciiTheme="minorHAnsi" w:hAnsiTheme="minorHAnsi" w:cstheme="minorHAnsi"/>
                <w:sz w:val="18"/>
                <w:szCs w:val="18"/>
              </w:rPr>
              <w:t>E</w:t>
            </w:r>
            <w:r w:rsidRPr="00095F6F">
              <w:rPr>
                <w:rFonts w:asciiTheme="minorHAnsi" w:hAnsiTheme="minorHAnsi" w:cstheme="minorHAnsi"/>
                <w:sz w:val="18"/>
                <w:szCs w:val="18"/>
              </w:rPr>
              <w:t>ffectiveness</w:t>
            </w:r>
          </w:p>
        </w:tc>
        <w:tc>
          <w:tcPr>
            <w:tcW w:w="1691" w:type="dxa"/>
            <w:gridSpan w:val="2"/>
            <w:vAlign w:val="bottom"/>
          </w:tcPr>
          <w:p w14:paraId="3EA2B613" w14:textId="339120FB" w:rsidR="0053634D" w:rsidRPr="00095F6F" w:rsidRDefault="0053634D" w:rsidP="0082708E">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Installation Configuration</w:t>
            </w:r>
          </w:p>
        </w:tc>
        <w:tc>
          <w:tcPr>
            <w:tcW w:w="1371" w:type="dxa"/>
            <w:vAlign w:val="bottom"/>
          </w:tcPr>
          <w:p w14:paraId="032FD2C5" w14:textId="77777777"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Percent of shower served by the DWHR device</w:t>
            </w:r>
          </w:p>
        </w:tc>
        <w:tc>
          <w:tcPr>
            <w:tcW w:w="1785" w:type="dxa"/>
            <w:vAlign w:val="bottom"/>
          </w:tcPr>
          <w:p w14:paraId="32AE6794" w14:textId="77777777" w:rsidR="0053634D" w:rsidRDefault="0053634D">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DWHR System Certified by CEC</w:t>
            </w:r>
          </w:p>
          <w:p w14:paraId="5CB57734" w14:textId="78D5F4AE"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(Yes/No)</w:t>
            </w:r>
          </w:p>
        </w:tc>
      </w:tr>
      <w:tr w:rsidR="0053634D" w:rsidRPr="002F18C2" w14:paraId="7AB75586" w14:textId="77777777" w:rsidTr="00073FBD">
        <w:trPr>
          <w:trHeight w:val="188"/>
        </w:trPr>
        <w:tc>
          <w:tcPr>
            <w:tcW w:w="1530" w:type="dxa"/>
          </w:tcPr>
          <w:p w14:paraId="73A4F7AB" w14:textId="77777777"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687" w:type="dxa"/>
            <w:gridSpan w:val="2"/>
          </w:tcPr>
          <w:p w14:paraId="0ED74BCB" w14:textId="12A233AC"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509" w:type="dxa"/>
          </w:tcPr>
          <w:p w14:paraId="74835B12" w14:textId="77777777"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425" w:type="dxa"/>
          </w:tcPr>
          <w:p w14:paraId="6E49C7CF" w14:textId="77777777"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691" w:type="dxa"/>
            <w:gridSpan w:val="2"/>
          </w:tcPr>
          <w:p w14:paraId="08D07247" w14:textId="77777777"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371" w:type="dxa"/>
          </w:tcPr>
          <w:p w14:paraId="3FBCB49B" w14:textId="77777777"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785" w:type="dxa"/>
          </w:tcPr>
          <w:p w14:paraId="45697B98" w14:textId="6B4A8C48"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53634D" w:rsidRPr="002F18C2" w14:paraId="66C992EA" w14:textId="77777777" w:rsidTr="00073FBD">
        <w:trPr>
          <w:trHeight w:val="188"/>
        </w:trPr>
        <w:tc>
          <w:tcPr>
            <w:tcW w:w="1530" w:type="dxa"/>
          </w:tcPr>
          <w:p w14:paraId="11ADD0E1" w14:textId="77777777" w:rsidR="0053634D" w:rsidRPr="00236F4B"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687" w:type="dxa"/>
            <w:gridSpan w:val="2"/>
          </w:tcPr>
          <w:p w14:paraId="76100B0B" w14:textId="1ABE4D72" w:rsidR="0053634D" w:rsidRPr="00236F4B"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509" w:type="dxa"/>
          </w:tcPr>
          <w:p w14:paraId="60849CE1" w14:textId="77777777" w:rsidR="0053634D" w:rsidRPr="00236F4B"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425" w:type="dxa"/>
          </w:tcPr>
          <w:p w14:paraId="5A83558E" w14:textId="77777777" w:rsidR="0053634D" w:rsidRPr="00236F4B"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691" w:type="dxa"/>
            <w:gridSpan w:val="2"/>
          </w:tcPr>
          <w:p w14:paraId="78C68716" w14:textId="77777777" w:rsidR="0053634D" w:rsidRPr="00236F4B"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371" w:type="dxa"/>
          </w:tcPr>
          <w:p w14:paraId="73395073" w14:textId="77777777" w:rsidR="0053634D" w:rsidRPr="00236F4B"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785" w:type="dxa"/>
          </w:tcPr>
          <w:p w14:paraId="78D0368C" w14:textId="77777777" w:rsidR="0053634D" w:rsidRPr="00236F4B"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r>
      <w:tr w:rsidR="0053634D" w:rsidRPr="002F18C2" w14:paraId="71BF0842" w14:textId="77777777" w:rsidTr="00073FBD">
        <w:trPr>
          <w:trHeight w:val="188"/>
        </w:trPr>
        <w:tc>
          <w:tcPr>
            <w:tcW w:w="1530" w:type="dxa"/>
          </w:tcPr>
          <w:p w14:paraId="4385D706" w14:textId="131DC985" w:rsidR="0053634D" w:rsidRPr="00095F6F" w:rsidRDefault="00173A82" w:rsidP="0053634D">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12</w:t>
            </w:r>
          </w:p>
        </w:tc>
        <w:tc>
          <w:tcPr>
            <w:tcW w:w="9468" w:type="dxa"/>
            <w:gridSpan w:val="8"/>
          </w:tcPr>
          <w:p w14:paraId="0AE441DA" w14:textId="333D8496" w:rsidR="0053634D" w:rsidRPr="004B5988" w:rsidRDefault="0053634D" w:rsidP="0053634D">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4B5988">
              <w:rPr>
                <w:rFonts w:asciiTheme="minorHAnsi" w:hAnsiTheme="minorHAnsi" w:cstheme="minorHAnsi"/>
                <w:sz w:val="18"/>
                <w:szCs w:val="18"/>
              </w:rPr>
              <w:t>For water heating system serving a single dwelling, the DWHR system shall, at the minimum, recover heat from the master bathroom shower and must transfer that heat either back to the respective shower</w:t>
            </w:r>
            <w:r>
              <w:rPr>
                <w:rFonts w:asciiTheme="minorHAnsi" w:hAnsiTheme="minorHAnsi" w:cstheme="minorHAnsi"/>
                <w:sz w:val="18"/>
                <w:szCs w:val="18"/>
              </w:rPr>
              <w:t>(</w:t>
            </w:r>
            <w:r w:rsidRPr="004B5988">
              <w:rPr>
                <w:rFonts w:asciiTheme="minorHAnsi" w:hAnsiTheme="minorHAnsi" w:cstheme="minorHAnsi"/>
                <w:sz w:val="18"/>
                <w:szCs w:val="18"/>
              </w:rPr>
              <w:t>s</w:t>
            </w:r>
            <w:r>
              <w:rPr>
                <w:rFonts w:asciiTheme="minorHAnsi" w:hAnsiTheme="minorHAnsi" w:cstheme="minorHAnsi"/>
                <w:sz w:val="18"/>
                <w:szCs w:val="18"/>
              </w:rPr>
              <w:t>)</w:t>
            </w:r>
            <w:r w:rsidRPr="004B5988">
              <w:rPr>
                <w:rFonts w:asciiTheme="minorHAnsi" w:hAnsiTheme="minorHAnsi" w:cstheme="minorHAnsi"/>
                <w:sz w:val="18"/>
                <w:szCs w:val="18"/>
              </w:rPr>
              <w:t xml:space="preserve"> or the water heater.</w:t>
            </w:r>
          </w:p>
        </w:tc>
      </w:tr>
      <w:tr w:rsidR="0053634D" w:rsidRPr="002F18C2" w14:paraId="72702A3F" w14:textId="77777777" w:rsidTr="00073FBD">
        <w:trPr>
          <w:trHeight w:val="188"/>
        </w:trPr>
        <w:tc>
          <w:tcPr>
            <w:tcW w:w="1530" w:type="dxa"/>
          </w:tcPr>
          <w:p w14:paraId="345A97A3" w14:textId="453205BA" w:rsidR="0053634D" w:rsidRPr="00095F6F" w:rsidRDefault="00173A82" w:rsidP="0053634D">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13</w:t>
            </w:r>
          </w:p>
        </w:tc>
        <w:tc>
          <w:tcPr>
            <w:tcW w:w="9468" w:type="dxa"/>
            <w:gridSpan w:val="8"/>
          </w:tcPr>
          <w:p w14:paraId="713AA8F1" w14:textId="56D45A4D" w:rsidR="0053634D" w:rsidRPr="004B5988" w:rsidRDefault="0053634D" w:rsidP="0053634D">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4B5988">
              <w:rPr>
                <w:rFonts w:asciiTheme="minorHAnsi" w:hAnsiTheme="minorHAnsi" w:cstheme="minorHAnsi"/>
                <w:sz w:val="18"/>
                <w:szCs w:val="18"/>
              </w:rPr>
              <w:t>For central water heating system serving multiple dwellings, the DWHR system shall, at the minimum, recover heat from half the showers located above the first floor and must transfer that heat either back to all the respective showers or the water heater.</w:t>
            </w:r>
          </w:p>
        </w:tc>
      </w:tr>
      <w:tr w:rsidR="0053634D" w:rsidRPr="002F18C2" w14:paraId="06284682" w14:textId="77777777" w:rsidTr="00073FBD">
        <w:trPr>
          <w:trHeight w:val="188"/>
        </w:trPr>
        <w:tc>
          <w:tcPr>
            <w:tcW w:w="1530" w:type="dxa"/>
          </w:tcPr>
          <w:p w14:paraId="26FE61E8" w14:textId="2B12949A" w:rsidR="0053634D" w:rsidRDefault="00173A82" w:rsidP="0053634D">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14</w:t>
            </w:r>
          </w:p>
        </w:tc>
        <w:tc>
          <w:tcPr>
            <w:tcW w:w="9468" w:type="dxa"/>
            <w:gridSpan w:val="8"/>
          </w:tcPr>
          <w:p w14:paraId="705BA079" w14:textId="2B7EF762" w:rsidR="0053634D" w:rsidRPr="004B5988" w:rsidRDefault="0053634D" w:rsidP="0053634D">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4B5988">
              <w:rPr>
                <w:rFonts w:asciiTheme="minorHAnsi" w:hAnsiTheme="minorHAnsi" w:cstheme="minorHAnsi"/>
                <w:sz w:val="18"/>
                <w:szCs w:val="18"/>
              </w:rPr>
              <w:t>The DWHR unit(s) shall be installed within 1 degree of the rated slope.  Sloped DWHR shall have a minimum lengthwise slope of 1 degree.  The lateral level tolerance shall be within plus or minus 1 degree.</w:t>
            </w:r>
          </w:p>
        </w:tc>
      </w:tr>
      <w:tr w:rsidR="0053634D" w:rsidRPr="002F18C2" w14:paraId="7E22ADBE" w14:textId="77777777" w:rsidTr="00975E71">
        <w:trPr>
          <w:trHeight w:val="260"/>
        </w:trPr>
        <w:tc>
          <w:tcPr>
            <w:tcW w:w="10998" w:type="dxa"/>
            <w:gridSpan w:val="9"/>
          </w:tcPr>
          <w:p w14:paraId="6658F7AE" w14:textId="07FEC5E2" w:rsidR="0053634D" w:rsidRPr="00236F4B" w:rsidRDefault="0053634D" w:rsidP="0053634D">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20"/>
                <w:szCs w:val="18"/>
              </w:rPr>
            </w:pPr>
            <w:r w:rsidRPr="00E879AA">
              <w:rPr>
                <w:rFonts w:asciiTheme="minorHAnsi" w:eastAsiaTheme="minorEastAsia" w:hAnsiTheme="minorHAnsi" w:cstheme="minorHAnsi"/>
                <w:b/>
                <w:sz w:val="18"/>
                <w:szCs w:val="18"/>
              </w:rPr>
              <w:t>The responsible person’s signature on this compliance document affirms that all applicable requirements in this table have been met.</w:t>
            </w:r>
            <w:r w:rsidRPr="00E879AA">
              <w:rPr>
                <w:rFonts w:asciiTheme="minorHAnsi" w:hAnsiTheme="minorHAnsi" w:cstheme="minorHAnsi"/>
                <w:b/>
                <w:sz w:val="18"/>
                <w:szCs w:val="18"/>
              </w:rPr>
              <w:t xml:space="preserve">  </w:t>
            </w:r>
          </w:p>
        </w:tc>
      </w:tr>
    </w:tbl>
    <w:p w14:paraId="32A2500B" w14:textId="6E169F4E" w:rsidR="00D7513B" w:rsidRPr="00236F4B" w:rsidRDefault="00D7513B" w:rsidP="00DC522B">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3"/>
        <w:gridCol w:w="10327"/>
      </w:tblGrid>
      <w:tr w:rsidR="002600BD" w:rsidRPr="002F18C2" w14:paraId="0F7F4467" w14:textId="77777777" w:rsidTr="00A259EF">
        <w:trPr>
          <w:trHeight w:val="144"/>
          <w:tblHeader/>
        </w:trPr>
        <w:tc>
          <w:tcPr>
            <w:tcW w:w="11016" w:type="dxa"/>
            <w:gridSpan w:val="2"/>
            <w:tcBorders>
              <w:bottom w:val="single" w:sz="4" w:space="0" w:color="000000"/>
            </w:tcBorders>
            <w:vAlign w:val="center"/>
          </w:tcPr>
          <w:p w14:paraId="0F7F4465" w14:textId="7B28BC8A" w:rsidR="00A82A43" w:rsidRPr="00583B52" w:rsidRDefault="006C36EE" w:rsidP="0023694B">
            <w:pPr>
              <w:keepNext/>
              <w:spacing w:after="0" w:line="240" w:lineRule="auto"/>
              <w:rPr>
                <w:rFonts w:asciiTheme="minorHAnsi" w:hAnsiTheme="minorHAnsi" w:cstheme="minorHAnsi"/>
                <w:b/>
                <w:sz w:val="20"/>
                <w:szCs w:val="18"/>
              </w:rPr>
            </w:pPr>
            <w:bookmarkStart w:id="196" w:name="_Toc323755513"/>
            <w:r>
              <w:rPr>
                <w:rFonts w:asciiTheme="minorHAnsi" w:hAnsiTheme="minorHAnsi" w:cstheme="minorHAnsi"/>
                <w:b/>
                <w:sz w:val="20"/>
                <w:szCs w:val="18"/>
              </w:rPr>
              <w:t>J</w:t>
            </w:r>
            <w:r w:rsidR="002600BD" w:rsidRPr="00935470">
              <w:rPr>
                <w:rFonts w:asciiTheme="minorHAnsi" w:hAnsiTheme="minorHAnsi" w:cstheme="minorHAnsi"/>
                <w:b/>
                <w:sz w:val="20"/>
                <w:szCs w:val="18"/>
              </w:rPr>
              <w:t xml:space="preserve">. HERS-Verified Pipe Insulation </w:t>
            </w:r>
            <w:r w:rsidR="0065796D" w:rsidRPr="00935470">
              <w:rPr>
                <w:rFonts w:asciiTheme="minorHAnsi" w:hAnsiTheme="minorHAnsi" w:cstheme="minorHAnsi"/>
                <w:b/>
                <w:sz w:val="20"/>
                <w:szCs w:val="18"/>
              </w:rPr>
              <w:t>Credit</w:t>
            </w:r>
            <w:r w:rsidR="001938BC" w:rsidRPr="005C69A2">
              <w:rPr>
                <w:rFonts w:asciiTheme="minorHAnsi" w:hAnsiTheme="minorHAnsi" w:cstheme="minorHAnsi"/>
                <w:b/>
                <w:sz w:val="20"/>
                <w:szCs w:val="18"/>
              </w:rPr>
              <w:t xml:space="preserve"> Requirements</w:t>
            </w:r>
            <w:r w:rsidR="00C309E7" w:rsidRPr="005C69A2">
              <w:rPr>
                <w:rFonts w:asciiTheme="minorHAnsi" w:hAnsiTheme="minorHAnsi" w:cstheme="minorHAnsi"/>
                <w:b/>
                <w:sz w:val="20"/>
                <w:szCs w:val="18"/>
              </w:rPr>
              <w:t xml:space="preserve"> </w:t>
            </w:r>
            <w:r w:rsidR="00DF32C1">
              <w:rPr>
                <w:rFonts w:asciiTheme="minorHAnsi" w:hAnsiTheme="minorHAnsi" w:cstheme="minorHAnsi"/>
                <w:b/>
                <w:sz w:val="20"/>
                <w:szCs w:val="18"/>
              </w:rPr>
              <w:t xml:space="preserve">(PIC-H) </w:t>
            </w:r>
            <w:r w:rsidR="00304DD4" w:rsidRPr="00A259EF">
              <w:rPr>
                <w:rFonts w:asciiTheme="minorHAnsi" w:hAnsiTheme="minorHAnsi" w:cstheme="minorHAnsi"/>
                <w:sz w:val="20"/>
                <w:szCs w:val="18"/>
              </w:rPr>
              <w:t>(</w:t>
            </w:r>
            <w:r w:rsidR="00C309E7" w:rsidRPr="00A259EF">
              <w:rPr>
                <w:rFonts w:asciiTheme="minorHAnsi" w:hAnsiTheme="minorHAnsi" w:cstheme="minorHAnsi"/>
                <w:sz w:val="20"/>
                <w:szCs w:val="18"/>
              </w:rPr>
              <w:t>RA</w:t>
            </w:r>
            <w:r w:rsidR="00DF4BB0" w:rsidRPr="00A259EF">
              <w:rPr>
                <w:rFonts w:asciiTheme="minorHAnsi" w:hAnsiTheme="minorHAnsi" w:cstheme="minorHAnsi"/>
                <w:sz w:val="20"/>
                <w:szCs w:val="18"/>
              </w:rPr>
              <w:t>3</w:t>
            </w:r>
            <w:r w:rsidR="00C309E7" w:rsidRPr="00A259EF">
              <w:rPr>
                <w:rFonts w:asciiTheme="minorHAnsi" w:hAnsiTheme="minorHAnsi" w:cstheme="minorHAnsi"/>
                <w:sz w:val="20"/>
                <w:szCs w:val="18"/>
              </w:rPr>
              <w:t>.</w:t>
            </w:r>
            <w:r w:rsidR="00DF4BB0" w:rsidRPr="00A259EF">
              <w:rPr>
                <w:rFonts w:asciiTheme="minorHAnsi" w:hAnsiTheme="minorHAnsi" w:cstheme="minorHAnsi"/>
                <w:sz w:val="20"/>
                <w:szCs w:val="18"/>
              </w:rPr>
              <w:t>6.3</w:t>
            </w:r>
            <w:r w:rsidR="00304DD4" w:rsidRPr="00A259EF">
              <w:rPr>
                <w:rFonts w:asciiTheme="minorHAnsi" w:hAnsiTheme="minorHAnsi" w:cstheme="minorHAnsi"/>
                <w:sz w:val="20"/>
                <w:szCs w:val="18"/>
              </w:rPr>
              <w:t>)</w:t>
            </w:r>
          </w:p>
          <w:p w14:paraId="0F7F4466" w14:textId="0D8C0E34" w:rsidR="009269B2" w:rsidRPr="005C69A2" w:rsidRDefault="001938BC"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236F4B">
              <w:rPr>
                <w:rFonts w:asciiTheme="minorHAnsi" w:hAnsiTheme="minorHAnsi" w:cstheme="minorHAnsi"/>
                <w:sz w:val="18"/>
                <w:szCs w:val="18"/>
              </w:rPr>
              <w:t>Systems that utilize this distribution type shall comply with these requirements</w:t>
            </w:r>
            <w:r w:rsidR="00410ECB" w:rsidRPr="00236F4B">
              <w:rPr>
                <w:rFonts w:asciiTheme="minorHAnsi" w:hAnsiTheme="minorHAnsi" w:cstheme="minorHAnsi"/>
                <w:sz w:val="18"/>
                <w:szCs w:val="18"/>
              </w:rPr>
              <w:t>.</w:t>
            </w:r>
          </w:p>
        </w:tc>
      </w:tr>
      <w:tr w:rsidR="007E190B" w:rsidRPr="002F18C2" w14:paraId="0F7F446A" w14:textId="77777777" w:rsidTr="00A259EF">
        <w:trPr>
          <w:trHeight w:val="144"/>
          <w:tblHeader/>
        </w:trPr>
        <w:tc>
          <w:tcPr>
            <w:tcW w:w="468" w:type="dxa"/>
            <w:vAlign w:val="center"/>
          </w:tcPr>
          <w:p w14:paraId="0F7F4468" w14:textId="77777777" w:rsidR="009269B2" w:rsidRPr="00935470" w:rsidRDefault="00D27702"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18"/>
              </w:rPr>
            </w:pPr>
            <w:r w:rsidRPr="00583B52">
              <w:rPr>
                <w:rFonts w:asciiTheme="minorHAnsi" w:hAnsiTheme="minorHAnsi" w:cstheme="minorHAnsi"/>
                <w:sz w:val="20"/>
                <w:szCs w:val="18"/>
              </w:rPr>
              <w:t>0</w:t>
            </w:r>
            <w:r w:rsidR="005D2389" w:rsidRPr="00935470">
              <w:rPr>
                <w:rFonts w:asciiTheme="minorHAnsi" w:hAnsiTheme="minorHAnsi" w:cstheme="minorHAnsi"/>
                <w:sz w:val="20"/>
                <w:szCs w:val="18"/>
              </w:rPr>
              <w:t>1</w:t>
            </w:r>
          </w:p>
        </w:tc>
        <w:tc>
          <w:tcPr>
            <w:tcW w:w="10548" w:type="dxa"/>
            <w:vAlign w:val="center"/>
          </w:tcPr>
          <w:p w14:paraId="0F7F4469" w14:textId="3271C369" w:rsidR="00B614D3" w:rsidRPr="005C69A2" w:rsidRDefault="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18"/>
              </w:rPr>
            </w:pPr>
            <w:r>
              <w:rPr>
                <w:rFonts w:asciiTheme="minorHAnsi" w:hAnsiTheme="minorHAnsi" w:cstheme="minorHAnsi"/>
                <w:sz w:val="18"/>
                <w:szCs w:val="18"/>
              </w:rPr>
              <w:t>HERS rater shall perform a</w:t>
            </w:r>
            <w:r w:rsidR="005D11BC">
              <w:rPr>
                <w:rFonts w:asciiTheme="minorHAnsi" w:hAnsiTheme="minorHAnsi" w:cstheme="minorHAnsi"/>
                <w:sz w:val="18"/>
                <w:szCs w:val="18"/>
              </w:rPr>
              <w:t xml:space="preserve"> visual inspection that a</w:t>
            </w:r>
            <w:r w:rsidR="00383435" w:rsidRPr="00236F4B">
              <w:rPr>
                <w:rFonts w:asciiTheme="minorHAnsi" w:hAnsiTheme="minorHAnsi" w:cstheme="minorHAnsi"/>
                <w:sz w:val="18"/>
                <w:szCs w:val="18"/>
              </w:rPr>
              <w:t xml:space="preserve">ll hot water piping </w:t>
            </w:r>
            <w:r w:rsidR="00293EE6">
              <w:rPr>
                <w:rFonts w:asciiTheme="minorHAnsi" w:hAnsiTheme="minorHAnsi" w:cstheme="minorHAnsi"/>
                <w:sz w:val="18"/>
                <w:szCs w:val="18"/>
              </w:rPr>
              <w:t>complies</w:t>
            </w:r>
            <w:r w:rsidR="00293EE6" w:rsidRPr="00236F4B">
              <w:rPr>
                <w:rFonts w:asciiTheme="minorHAnsi" w:hAnsiTheme="minorHAnsi" w:cstheme="minorHAnsi"/>
                <w:sz w:val="18"/>
                <w:szCs w:val="18"/>
              </w:rPr>
              <w:t xml:space="preserve"> </w:t>
            </w:r>
            <w:r w:rsidR="00383435" w:rsidRPr="00236F4B">
              <w:rPr>
                <w:rFonts w:asciiTheme="minorHAnsi" w:hAnsiTheme="minorHAnsi" w:cstheme="minorHAnsi"/>
                <w:sz w:val="18"/>
                <w:szCs w:val="18"/>
              </w:rPr>
              <w:t xml:space="preserve">with the insulation requirements in </w:t>
            </w:r>
            <w:r w:rsidR="005D11BC">
              <w:rPr>
                <w:rFonts w:asciiTheme="minorHAnsi" w:hAnsiTheme="minorHAnsi" w:cstheme="minorHAnsi"/>
                <w:sz w:val="18"/>
                <w:szCs w:val="18"/>
              </w:rPr>
              <w:t>150.0(J)</w:t>
            </w:r>
            <w:r w:rsidR="00A956FB">
              <w:rPr>
                <w:rFonts w:asciiTheme="minorHAnsi" w:hAnsiTheme="minorHAnsi" w:cstheme="minorHAnsi"/>
                <w:sz w:val="18"/>
                <w:szCs w:val="18"/>
              </w:rPr>
              <w:t>.</w:t>
            </w:r>
          </w:p>
        </w:tc>
      </w:tr>
      <w:tr w:rsidR="000E1685" w:rsidRPr="002F18C2" w14:paraId="0F7F446C" w14:textId="77777777" w:rsidTr="00A259EF">
        <w:trPr>
          <w:trHeight w:val="144"/>
          <w:tblHeader/>
        </w:trPr>
        <w:tc>
          <w:tcPr>
            <w:tcW w:w="11016" w:type="dxa"/>
            <w:gridSpan w:val="2"/>
            <w:vAlign w:val="center"/>
          </w:tcPr>
          <w:p w14:paraId="0F7F446B" w14:textId="77777777" w:rsidR="00A82A43" w:rsidRPr="00236F4B" w:rsidRDefault="000E1685"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18"/>
              </w:rPr>
            </w:pPr>
            <w:r w:rsidRPr="00236F4B">
              <w:rPr>
                <w:rFonts w:asciiTheme="minorHAnsi" w:eastAsiaTheme="minorEastAsia" w:hAnsiTheme="minorHAnsi" w:cstheme="minorHAnsi"/>
                <w:b/>
                <w:sz w:val="18"/>
                <w:szCs w:val="18"/>
              </w:rPr>
              <w:t xml:space="preserve">The responsible person’s signature on this compliance document affirms that all applicable requirements in this table have been met.  </w:t>
            </w:r>
          </w:p>
        </w:tc>
      </w:tr>
    </w:tbl>
    <w:p w14:paraId="1CB1EC14" w14:textId="0DDACB24" w:rsidR="00D879CA" w:rsidRDefault="00D879CA" w:rsidP="00DC522B">
      <w:pPr>
        <w:spacing w:after="0" w:line="240" w:lineRule="auto"/>
        <w:rPr>
          <w:rFonts w:asciiTheme="minorHAnsi" w:hAnsiTheme="minorHAnsi" w:cstheme="minorHAnsi"/>
          <w:b/>
          <w:sz w:val="18"/>
          <w:szCs w:val="18"/>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6"/>
        <w:gridCol w:w="10324"/>
      </w:tblGrid>
      <w:tr w:rsidR="00D56448" w:rsidRPr="002F18C2" w14:paraId="0F7F4470" w14:textId="77777777" w:rsidTr="00236F4B">
        <w:trPr>
          <w:trHeight w:val="144"/>
          <w:tblHeader/>
        </w:trPr>
        <w:tc>
          <w:tcPr>
            <w:tcW w:w="11016" w:type="dxa"/>
            <w:gridSpan w:val="2"/>
            <w:tcBorders>
              <w:bottom w:val="single" w:sz="4" w:space="0" w:color="auto"/>
            </w:tcBorders>
          </w:tcPr>
          <w:p w14:paraId="0F7F446E" w14:textId="1036AEC9" w:rsidR="00D56448" w:rsidRPr="00D75806"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Pr>
                <w:rFonts w:asciiTheme="minorHAnsi" w:hAnsiTheme="minorHAnsi" w:cstheme="minorHAnsi"/>
                <w:b/>
                <w:sz w:val="20"/>
                <w:szCs w:val="18"/>
              </w:rPr>
              <w:t>K</w:t>
            </w:r>
            <w:r w:rsidR="00D56448" w:rsidRPr="005C69A2">
              <w:rPr>
                <w:rFonts w:asciiTheme="minorHAnsi" w:hAnsiTheme="minorHAnsi" w:cstheme="minorHAnsi"/>
                <w:b/>
                <w:sz w:val="20"/>
                <w:szCs w:val="18"/>
              </w:rPr>
              <w:t xml:space="preserve">. HERS-Verified Parallel Piping </w:t>
            </w:r>
            <w:r w:rsidR="001938BC" w:rsidRPr="00C80016">
              <w:rPr>
                <w:rFonts w:asciiTheme="minorHAnsi" w:hAnsiTheme="minorHAnsi" w:cstheme="minorHAnsi"/>
                <w:b/>
                <w:sz w:val="20"/>
                <w:szCs w:val="18"/>
              </w:rPr>
              <w:t>Requirements</w:t>
            </w:r>
            <w:r w:rsidR="00DF4BB0" w:rsidRPr="0053169A">
              <w:rPr>
                <w:rFonts w:asciiTheme="minorHAnsi" w:hAnsiTheme="minorHAnsi" w:cstheme="minorHAnsi"/>
                <w:b/>
                <w:sz w:val="20"/>
                <w:szCs w:val="18"/>
              </w:rPr>
              <w:t xml:space="preserve"> </w:t>
            </w:r>
            <w:r w:rsidR="00DF32C1">
              <w:rPr>
                <w:rFonts w:asciiTheme="minorHAnsi" w:hAnsiTheme="minorHAnsi" w:cstheme="minorHAnsi"/>
                <w:b/>
                <w:sz w:val="20"/>
                <w:szCs w:val="18"/>
              </w:rPr>
              <w:t>(PP-H)</w:t>
            </w:r>
            <w:r w:rsidR="00DF32C1" w:rsidRPr="00A259EF">
              <w:rPr>
                <w:rFonts w:asciiTheme="minorHAnsi" w:hAnsiTheme="minorHAnsi" w:cstheme="minorHAnsi"/>
                <w:sz w:val="20"/>
                <w:szCs w:val="18"/>
              </w:rPr>
              <w:t xml:space="preserve"> </w:t>
            </w:r>
            <w:r w:rsidR="00DF4BB0" w:rsidRPr="00A259EF">
              <w:rPr>
                <w:rFonts w:asciiTheme="minorHAnsi" w:hAnsiTheme="minorHAnsi" w:cstheme="minorHAnsi"/>
                <w:sz w:val="20"/>
                <w:szCs w:val="18"/>
              </w:rPr>
              <w:t>(RA3.6.4)</w:t>
            </w:r>
            <w:ins w:id="197" w:author="Markstrum, Alexis@Energy" w:date="2021-10-18T14:30:00Z">
              <w:r w:rsidR="00EC473C">
                <w:rPr>
                  <w:rFonts w:asciiTheme="minorHAnsi" w:hAnsiTheme="minorHAnsi" w:cstheme="minorHAnsi"/>
                  <w:sz w:val="20"/>
                  <w:szCs w:val="18"/>
                </w:rPr>
                <w:t xml:space="preserve"> </w:t>
              </w:r>
            </w:ins>
          </w:p>
          <w:p w14:paraId="0F7F446F" w14:textId="510993FE" w:rsidR="001938BC" w:rsidRPr="00D75806" w:rsidRDefault="001938BC"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236F4B">
              <w:rPr>
                <w:rFonts w:asciiTheme="minorHAnsi" w:hAnsiTheme="minorHAnsi" w:cstheme="minorHAnsi"/>
                <w:sz w:val="18"/>
                <w:szCs w:val="18"/>
              </w:rPr>
              <w:t>Systems that utilize this distribution type shall comply with these requirements</w:t>
            </w:r>
            <w:r w:rsidR="00410ECB" w:rsidRPr="00236F4B">
              <w:rPr>
                <w:rFonts w:asciiTheme="minorHAnsi" w:hAnsiTheme="minorHAnsi" w:cstheme="minorHAnsi"/>
                <w:sz w:val="18"/>
                <w:szCs w:val="18"/>
              </w:rPr>
              <w:t>.</w:t>
            </w:r>
          </w:p>
        </w:tc>
      </w:tr>
      <w:tr w:rsidR="00383435" w:rsidRPr="002F18C2" w14:paraId="0F7F4473" w14:textId="77777777" w:rsidTr="00A259EF">
        <w:trPr>
          <w:trHeight w:val="144"/>
          <w:tblHeader/>
        </w:trPr>
        <w:tc>
          <w:tcPr>
            <w:tcW w:w="468" w:type="dxa"/>
            <w:vAlign w:val="center"/>
          </w:tcPr>
          <w:p w14:paraId="0F7F4471" w14:textId="77777777" w:rsidR="009269B2" w:rsidRPr="00236F4B" w:rsidRDefault="00D27702"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236F4B">
              <w:rPr>
                <w:rFonts w:asciiTheme="minorHAnsi" w:hAnsiTheme="minorHAnsi" w:cstheme="minorHAnsi"/>
                <w:sz w:val="18"/>
                <w:szCs w:val="18"/>
              </w:rPr>
              <w:t>0</w:t>
            </w:r>
            <w:r w:rsidR="005D2389" w:rsidRPr="00236F4B">
              <w:rPr>
                <w:rFonts w:asciiTheme="minorHAnsi" w:hAnsiTheme="minorHAnsi" w:cstheme="minorHAnsi"/>
                <w:sz w:val="18"/>
                <w:szCs w:val="18"/>
              </w:rPr>
              <w:t>1</w:t>
            </w:r>
          </w:p>
        </w:tc>
        <w:tc>
          <w:tcPr>
            <w:tcW w:w="10548" w:type="dxa"/>
            <w:vAlign w:val="center"/>
          </w:tcPr>
          <w:p w14:paraId="0F7F4472" w14:textId="554A3C24" w:rsidR="009269B2" w:rsidRPr="00236F4B" w:rsidRDefault="00CC374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Each c</w:t>
            </w:r>
            <w:r w:rsidR="00383435" w:rsidRPr="00236F4B">
              <w:rPr>
                <w:rFonts w:asciiTheme="minorHAnsi" w:hAnsiTheme="minorHAnsi" w:cstheme="minorHAnsi"/>
                <w:sz w:val="18"/>
                <w:szCs w:val="18"/>
              </w:rPr>
              <w:t xml:space="preserve">entral manifold </w:t>
            </w:r>
            <w:r w:rsidRPr="00236F4B">
              <w:rPr>
                <w:rFonts w:asciiTheme="minorHAnsi" w:hAnsiTheme="minorHAnsi" w:cstheme="minorHAnsi"/>
                <w:sz w:val="18"/>
                <w:szCs w:val="18"/>
              </w:rPr>
              <w:t xml:space="preserve">has 5 </w:t>
            </w:r>
            <w:r w:rsidR="00383435" w:rsidRPr="00236F4B">
              <w:rPr>
                <w:rFonts w:asciiTheme="minorHAnsi" w:hAnsiTheme="minorHAnsi" w:cstheme="minorHAnsi"/>
                <w:sz w:val="18"/>
                <w:szCs w:val="18"/>
              </w:rPr>
              <w:t>feet or less of pipe between manifold and water heater</w:t>
            </w:r>
            <w:r w:rsidRPr="00236F4B">
              <w:rPr>
                <w:rFonts w:asciiTheme="minorHAnsi" w:hAnsiTheme="minorHAnsi" w:cstheme="minorHAnsi"/>
                <w:sz w:val="18"/>
                <w:szCs w:val="18"/>
              </w:rPr>
              <w:t>.</w:t>
            </w:r>
          </w:p>
        </w:tc>
      </w:tr>
      <w:tr w:rsidR="00383435" w:rsidRPr="002F18C2" w14:paraId="0F7F4476" w14:textId="77777777" w:rsidTr="00A259EF">
        <w:trPr>
          <w:trHeight w:val="144"/>
          <w:tblHeader/>
        </w:trPr>
        <w:tc>
          <w:tcPr>
            <w:tcW w:w="468" w:type="dxa"/>
            <w:vAlign w:val="center"/>
          </w:tcPr>
          <w:p w14:paraId="0F7F4474" w14:textId="77777777" w:rsidR="009269B2" w:rsidRPr="00236F4B" w:rsidRDefault="00D27702"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236F4B">
              <w:rPr>
                <w:rFonts w:asciiTheme="minorHAnsi" w:hAnsiTheme="minorHAnsi" w:cstheme="minorHAnsi"/>
                <w:sz w:val="18"/>
                <w:szCs w:val="18"/>
              </w:rPr>
              <w:t>0</w:t>
            </w:r>
            <w:r w:rsidR="005D2389" w:rsidRPr="00236F4B">
              <w:rPr>
                <w:rFonts w:asciiTheme="minorHAnsi" w:hAnsiTheme="minorHAnsi" w:cstheme="minorHAnsi"/>
                <w:sz w:val="18"/>
                <w:szCs w:val="18"/>
              </w:rPr>
              <w:t>2</w:t>
            </w:r>
          </w:p>
        </w:tc>
        <w:tc>
          <w:tcPr>
            <w:tcW w:w="10548" w:type="dxa"/>
            <w:vAlign w:val="center"/>
          </w:tcPr>
          <w:p w14:paraId="0F7F4475" w14:textId="1BF2170F" w:rsidR="009269B2" w:rsidRPr="00236F4B" w:rsidRDefault="00CC374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For m</w:t>
            </w:r>
            <w:r w:rsidR="00383435" w:rsidRPr="00236F4B">
              <w:rPr>
                <w:rFonts w:asciiTheme="minorHAnsi" w:hAnsiTheme="minorHAnsi" w:cstheme="minorHAnsi"/>
                <w:sz w:val="18"/>
                <w:szCs w:val="18"/>
              </w:rPr>
              <w:t>anifolds that include valves</w:t>
            </w:r>
            <w:r w:rsidRPr="00236F4B">
              <w:rPr>
                <w:rFonts w:asciiTheme="minorHAnsi" w:hAnsiTheme="minorHAnsi" w:cstheme="minorHAnsi"/>
                <w:sz w:val="18"/>
                <w:szCs w:val="18"/>
              </w:rPr>
              <w:t>,</w:t>
            </w:r>
            <w:r w:rsidR="00383435" w:rsidRPr="00236F4B">
              <w:rPr>
                <w:rFonts w:asciiTheme="minorHAnsi" w:hAnsiTheme="minorHAnsi" w:cstheme="minorHAnsi"/>
                <w:sz w:val="18"/>
                <w:szCs w:val="18"/>
              </w:rPr>
              <w:t xml:space="preserve"> the manifold must be readily accessible in accordance with the plumbing code.</w:t>
            </w:r>
          </w:p>
        </w:tc>
      </w:tr>
      <w:tr w:rsidR="00383435" w:rsidRPr="002F18C2" w14:paraId="0F7F4479" w14:textId="77777777" w:rsidTr="00A259EF">
        <w:trPr>
          <w:trHeight w:val="144"/>
          <w:tblHeader/>
        </w:trPr>
        <w:tc>
          <w:tcPr>
            <w:tcW w:w="468" w:type="dxa"/>
            <w:vAlign w:val="center"/>
          </w:tcPr>
          <w:p w14:paraId="0F7F4477" w14:textId="77777777" w:rsidR="009269B2" w:rsidRPr="00236F4B" w:rsidRDefault="00D27702"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236F4B">
              <w:rPr>
                <w:rFonts w:asciiTheme="minorHAnsi" w:hAnsiTheme="minorHAnsi" w:cstheme="minorHAnsi"/>
                <w:sz w:val="18"/>
                <w:szCs w:val="18"/>
              </w:rPr>
              <w:t>0</w:t>
            </w:r>
            <w:r w:rsidR="005D2389" w:rsidRPr="00236F4B">
              <w:rPr>
                <w:rFonts w:asciiTheme="minorHAnsi" w:hAnsiTheme="minorHAnsi" w:cstheme="minorHAnsi"/>
                <w:sz w:val="18"/>
                <w:szCs w:val="18"/>
              </w:rPr>
              <w:t>3</w:t>
            </w:r>
          </w:p>
        </w:tc>
        <w:tc>
          <w:tcPr>
            <w:tcW w:w="10548" w:type="dxa"/>
            <w:vAlign w:val="center"/>
          </w:tcPr>
          <w:p w14:paraId="0F7F4478" w14:textId="316B5618" w:rsidR="009269B2" w:rsidRPr="00236F4B" w:rsidRDefault="00383435"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 xml:space="preserve">Hot water distribution system piping from the manifold to the fixtures and appliances must take the most direct path.  </w:t>
            </w:r>
            <w:r w:rsidR="00CC3747" w:rsidRPr="00236F4B">
              <w:rPr>
                <w:rFonts w:asciiTheme="minorHAnsi" w:hAnsiTheme="minorHAnsi" w:cstheme="minorHAnsi"/>
                <w:sz w:val="18"/>
                <w:szCs w:val="18"/>
              </w:rPr>
              <w:t>For example, p</w:t>
            </w:r>
            <w:r w:rsidRPr="00236F4B">
              <w:rPr>
                <w:rFonts w:asciiTheme="minorHAnsi" w:hAnsiTheme="minorHAnsi" w:cstheme="minorHAnsi"/>
                <w:sz w:val="18"/>
                <w:szCs w:val="18"/>
              </w:rPr>
              <w:t>iping from a second story manifold cannot supply the first floor</w:t>
            </w:r>
            <w:r w:rsidR="00DF4BB0" w:rsidRPr="00236F4B">
              <w:rPr>
                <w:rFonts w:asciiTheme="minorHAnsi" w:hAnsiTheme="minorHAnsi" w:cstheme="minorHAnsi"/>
                <w:sz w:val="18"/>
                <w:szCs w:val="18"/>
              </w:rPr>
              <w:t>.</w:t>
            </w:r>
          </w:p>
        </w:tc>
      </w:tr>
      <w:tr w:rsidR="00383435" w:rsidRPr="002F18C2" w14:paraId="0F7F447C" w14:textId="77777777" w:rsidTr="00A259EF">
        <w:trPr>
          <w:trHeight w:val="144"/>
          <w:tblHeader/>
        </w:trPr>
        <w:tc>
          <w:tcPr>
            <w:tcW w:w="468" w:type="dxa"/>
            <w:vAlign w:val="center"/>
          </w:tcPr>
          <w:p w14:paraId="0F7F447A" w14:textId="77777777" w:rsidR="009269B2" w:rsidRPr="00236F4B" w:rsidRDefault="00D27702"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236F4B">
              <w:rPr>
                <w:rFonts w:asciiTheme="minorHAnsi" w:hAnsiTheme="minorHAnsi" w:cstheme="minorHAnsi"/>
                <w:sz w:val="18"/>
                <w:szCs w:val="18"/>
              </w:rPr>
              <w:t>0</w:t>
            </w:r>
            <w:r w:rsidR="005D2389" w:rsidRPr="00236F4B">
              <w:rPr>
                <w:rFonts w:asciiTheme="minorHAnsi" w:hAnsiTheme="minorHAnsi" w:cstheme="minorHAnsi"/>
                <w:sz w:val="18"/>
                <w:szCs w:val="18"/>
              </w:rPr>
              <w:t>4</w:t>
            </w:r>
          </w:p>
        </w:tc>
        <w:tc>
          <w:tcPr>
            <w:tcW w:w="10548" w:type="dxa"/>
            <w:vAlign w:val="center"/>
          </w:tcPr>
          <w:p w14:paraId="0F7F447B" w14:textId="51626411" w:rsidR="00A82A43" w:rsidRPr="00236F4B" w:rsidRDefault="00383435" w:rsidP="00E879AA">
            <w:pPr>
              <w:keepNext/>
              <w:autoSpaceDE w:val="0"/>
              <w:autoSpaceDN w:val="0"/>
              <w:adjustRightInd w:val="0"/>
              <w:spacing w:after="0" w:line="240" w:lineRule="auto"/>
              <w:rPr>
                <w:rFonts w:asciiTheme="minorHAnsi" w:hAnsiTheme="minorHAnsi" w:cstheme="minorHAnsi"/>
                <w:sz w:val="18"/>
                <w:szCs w:val="18"/>
              </w:rPr>
            </w:pPr>
            <w:r w:rsidRPr="00236F4B">
              <w:rPr>
                <w:rFonts w:asciiTheme="minorHAnsi" w:hAnsiTheme="minorHAnsi" w:cstheme="minorHAnsi"/>
                <w:sz w:val="18"/>
                <w:szCs w:val="18"/>
              </w:rPr>
              <w:t xml:space="preserve">The hot water distribution piping must be separated by at least </w:t>
            </w:r>
            <w:r w:rsidR="00410ECB" w:rsidRPr="00236F4B">
              <w:rPr>
                <w:rFonts w:asciiTheme="minorHAnsi" w:hAnsiTheme="minorHAnsi" w:cstheme="minorHAnsi"/>
                <w:sz w:val="18"/>
                <w:szCs w:val="18"/>
              </w:rPr>
              <w:t>2</w:t>
            </w:r>
            <w:r w:rsidRPr="00236F4B">
              <w:rPr>
                <w:rFonts w:asciiTheme="minorHAnsi" w:hAnsiTheme="minorHAnsi" w:cstheme="minorHAnsi"/>
                <w:sz w:val="18"/>
                <w:szCs w:val="18"/>
              </w:rPr>
              <w:t xml:space="preserve"> inches from any other hot water supply piping</w:t>
            </w:r>
            <w:r w:rsidR="00CC3747" w:rsidRPr="00236F4B">
              <w:rPr>
                <w:rFonts w:asciiTheme="minorHAnsi" w:hAnsiTheme="minorHAnsi" w:cstheme="minorHAnsi"/>
                <w:sz w:val="18"/>
                <w:szCs w:val="18"/>
              </w:rPr>
              <w:t xml:space="preserve">, and at least </w:t>
            </w:r>
            <w:r w:rsidR="00410ECB" w:rsidRPr="00236F4B">
              <w:rPr>
                <w:rFonts w:asciiTheme="minorHAnsi" w:hAnsiTheme="minorHAnsi" w:cstheme="minorHAnsi"/>
                <w:sz w:val="18"/>
                <w:szCs w:val="18"/>
              </w:rPr>
              <w:t>6</w:t>
            </w:r>
            <w:r w:rsidR="00CC3747" w:rsidRPr="00236F4B">
              <w:rPr>
                <w:rFonts w:asciiTheme="minorHAnsi" w:hAnsiTheme="minorHAnsi" w:cstheme="minorHAnsi"/>
                <w:sz w:val="18"/>
                <w:szCs w:val="18"/>
              </w:rPr>
              <w:t xml:space="preserve"> inches from any cold water supply piping.  Alternatively, the hot water supply piping must be insulated to the thicknesses shown in </w:t>
            </w:r>
            <w:r w:rsidR="00293EE6">
              <w:rPr>
                <w:rFonts w:asciiTheme="minorHAnsi" w:hAnsiTheme="minorHAnsi" w:cstheme="minorHAnsi"/>
                <w:sz w:val="18"/>
                <w:szCs w:val="18"/>
              </w:rPr>
              <w:t>Table</w:t>
            </w:r>
            <w:r w:rsidR="00293EE6" w:rsidRPr="00236F4B">
              <w:rPr>
                <w:rFonts w:asciiTheme="minorHAnsi" w:hAnsiTheme="minorHAnsi" w:cstheme="minorHAnsi"/>
                <w:sz w:val="18"/>
                <w:szCs w:val="18"/>
              </w:rPr>
              <w:t xml:space="preserve"> </w:t>
            </w:r>
            <w:r w:rsidR="00CC3747" w:rsidRPr="00236F4B">
              <w:rPr>
                <w:rFonts w:asciiTheme="minorHAnsi" w:hAnsiTheme="minorHAnsi" w:cstheme="minorHAnsi"/>
                <w:sz w:val="18"/>
                <w:szCs w:val="18"/>
              </w:rPr>
              <w:t>120.3-A.</w:t>
            </w:r>
          </w:p>
        </w:tc>
      </w:tr>
      <w:tr w:rsidR="00707B29" w:rsidRPr="002F18C2" w14:paraId="212A67C0" w14:textId="77777777" w:rsidTr="00236F4B">
        <w:trPr>
          <w:trHeight w:val="144"/>
          <w:tblHeader/>
        </w:trPr>
        <w:tc>
          <w:tcPr>
            <w:tcW w:w="11016" w:type="dxa"/>
            <w:gridSpan w:val="2"/>
            <w:vAlign w:val="center"/>
          </w:tcPr>
          <w:p w14:paraId="25BEBB76" w14:textId="04C4ED29" w:rsidR="00707B29" w:rsidRPr="00D75806" w:rsidRDefault="00707B29"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18"/>
              </w:rPr>
            </w:pPr>
            <w:r w:rsidRPr="00236F4B">
              <w:rPr>
                <w:rFonts w:asciiTheme="minorHAnsi" w:eastAsiaTheme="minorEastAsia" w:hAnsiTheme="minorHAnsi" w:cstheme="minorHAnsi"/>
                <w:b/>
                <w:sz w:val="18"/>
                <w:szCs w:val="18"/>
              </w:rPr>
              <w:t>The responsible person’s signature on this compliance document affirms that all applicable requirements in this table have been met.</w:t>
            </w:r>
            <w:r w:rsidRPr="00236F4B">
              <w:rPr>
                <w:rFonts w:asciiTheme="minorHAnsi" w:hAnsiTheme="minorHAnsi" w:cstheme="minorHAnsi"/>
                <w:b/>
                <w:sz w:val="18"/>
                <w:szCs w:val="18"/>
              </w:rPr>
              <w:t xml:space="preserve">  </w:t>
            </w:r>
          </w:p>
        </w:tc>
      </w:tr>
    </w:tbl>
    <w:p w14:paraId="0F7F447F" w14:textId="67B82892" w:rsidR="00467528" w:rsidRDefault="00467528"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6"/>
        <w:gridCol w:w="10324"/>
      </w:tblGrid>
      <w:tr w:rsidR="002456C7" w:rsidRPr="009E01FE" w14:paraId="7D4A8B33" w14:textId="77777777" w:rsidTr="00236F4B">
        <w:trPr>
          <w:trHeight w:val="288"/>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5C7BBAAE" w14:textId="311F443D" w:rsidR="002456C7" w:rsidRPr="00396DD3" w:rsidRDefault="006C36EE" w:rsidP="00236F4B">
            <w:pPr>
              <w:keepNext/>
              <w:spacing w:after="0" w:line="240" w:lineRule="auto"/>
              <w:rPr>
                <w:rFonts w:asciiTheme="minorHAnsi" w:hAnsiTheme="minorHAnsi" w:cstheme="minorHAnsi"/>
                <w:sz w:val="20"/>
                <w:szCs w:val="20"/>
              </w:rPr>
            </w:pPr>
            <w:r>
              <w:rPr>
                <w:rFonts w:asciiTheme="minorHAnsi" w:hAnsiTheme="minorHAnsi" w:cstheme="minorHAnsi"/>
                <w:b/>
                <w:sz w:val="20"/>
                <w:szCs w:val="20"/>
              </w:rPr>
              <w:t>L</w:t>
            </w:r>
            <w:r w:rsidR="002456C7" w:rsidRPr="00B33DFF">
              <w:rPr>
                <w:rFonts w:asciiTheme="minorHAnsi" w:hAnsiTheme="minorHAnsi" w:cstheme="minorHAnsi"/>
                <w:b/>
                <w:sz w:val="20"/>
                <w:szCs w:val="20"/>
              </w:rPr>
              <w:t xml:space="preserve">. Parallel Piping </w:t>
            </w:r>
            <w:r w:rsidR="002456C7" w:rsidRPr="00136321">
              <w:rPr>
                <w:rFonts w:asciiTheme="minorHAnsi" w:hAnsiTheme="minorHAnsi" w:cstheme="minorHAnsi"/>
                <w:b/>
                <w:sz w:val="20"/>
                <w:szCs w:val="20"/>
              </w:rPr>
              <w:t xml:space="preserve">Requirements </w:t>
            </w:r>
            <w:r w:rsidR="002456C7" w:rsidRPr="00F43FA8">
              <w:rPr>
                <w:rFonts w:asciiTheme="minorHAnsi" w:hAnsiTheme="minorHAnsi" w:cstheme="minorHAnsi"/>
                <w:b/>
                <w:sz w:val="20"/>
                <w:szCs w:val="20"/>
              </w:rPr>
              <w:t xml:space="preserve">(PP) </w:t>
            </w:r>
            <w:r w:rsidR="002456C7" w:rsidRPr="00A259EF">
              <w:rPr>
                <w:rFonts w:asciiTheme="minorHAnsi" w:hAnsiTheme="minorHAnsi" w:cstheme="minorHAnsi"/>
                <w:sz w:val="20"/>
                <w:szCs w:val="20"/>
              </w:rPr>
              <w:t>(RA4.4.4)</w:t>
            </w:r>
          </w:p>
          <w:p w14:paraId="11B58F63" w14:textId="77777777" w:rsidR="002456C7" w:rsidRPr="00484154" w:rsidRDefault="002456C7" w:rsidP="004B598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236F4B">
              <w:rPr>
                <w:rFonts w:asciiTheme="minorHAnsi" w:hAnsiTheme="minorHAnsi" w:cstheme="minorHAnsi"/>
                <w:sz w:val="18"/>
                <w:szCs w:val="20"/>
              </w:rPr>
              <w:t>Systems that utilize this distribution type shall comply with these requirements.</w:t>
            </w:r>
          </w:p>
        </w:tc>
      </w:tr>
      <w:tr w:rsidR="002456C7" w:rsidRPr="009E01FE" w14:paraId="60B9899F" w14:textId="77777777" w:rsidTr="00A259EF">
        <w:trPr>
          <w:cantSplit/>
          <w:trHeight w:val="288"/>
          <w:tblHeader/>
        </w:trPr>
        <w:tc>
          <w:tcPr>
            <w:tcW w:w="468" w:type="dxa"/>
            <w:vAlign w:val="center"/>
          </w:tcPr>
          <w:p w14:paraId="2FCB133F" w14:textId="77777777"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01</w:t>
            </w:r>
          </w:p>
        </w:tc>
        <w:tc>
          <w:tcPr>
            <w:tcW w:w="10548" w:type="dxa"/>
            <w:vAlign w:val="center"/>
          </w:tcPr>
          <w:p w14:paraId="1CAE2B22" w14:textId="46A5C09C"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236F4B">
              <w:rPr>
                <w:rFonts w:asciiTheme="minorHAnsi" w:hAnsiTheme="minorHAnsi" w:cstheme="minorHAnsi"/>
                <w:sz w:val="18"/>
                <w:szCs w:val="20"/>
              </w:rPr>
              <w:t>Each central manifold has 15 feet or less of pipe between manifold and water heater</w:t>
            </w:r>
            <w:r w:rsidR="00293EE6">
              <w:rPr>
                <w:rFonts w:asciiTheme="minorHAnsi" w:hAnsiTheme="minorHAnsi" w:cstheme="minorHAnsi"/>
                <w:sz w:val="18"/>
                <w:szCs w:val="20"/>
              </w:rPr>
              <w:t>.</w:t>
            </w:r>
          </w:p>
        </w:tc>
      </w:tr>
      <w:tr w:rsidR="002456C7" w:rsidRPr="009E01FE" w14:paraId="5D82B514" w14:textId="77777777" w:rsidTr="00A259EF">
        <w:trPr>
          <w:cantSplit/>
          <w:trHeight w:val="288"/>
          <w:tblHeader/>
        </w:trPr>
        <w:tc>
          <w:tcPr>
            <w:tcW w:w="468" w:type="dxa"/>
            <w:vAlign w:val="center"/>
          </w:tcPr>
          <w:p w14:paraId="48E18389" w14:textId="77777777"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02</w:t>
            </w:r>
          </w:p>
        </w:tc>
        <w:tc>
          <w:tcPr>
            <w:tcW w:w="10548" w:type="dxa"/>
            <w:vAlign w:val="center"/>
          </w:tcPr>
          <w:p w14:paraId="0E7FF265" w14:textId="77777777"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236F4B">
              <w:rPr>
                <w:rFonts w:asciiTheme="minorHAnsi" w:hAnsiTheme="minorHAnsi" w:cstheme="minorHAnsi"/>
                <w:sz w:val="18"/>
                <w:szCs w:val="20"/>
              </w:rPr>
              <w:t xml:space="preserve">For manifolds that include valves, the manifold must be readily accessible in accordance with the plumbing code. </w:t>
            </w:r>
          </w:p>
        </w:tc>
      </w:tr>
      <w:tr w:rsidR="002456C7" w:rsidRPr="009E01FE" w14:paraId="4F2F3681" w14:textId="77777777" w:rsidTr="00A259EF">
        <w:trPr>
          <w:cantSplit/>
          <w:trHeight w:val="288"/>
          <w:tblHeader/>
        </w:trPr>
        <w:tc>
          <w:tcPr>
            <w:tcW w:w="468" w:type="dxa"/>
            <w:vAlign w:val="center"/>
          </w:tcPr>
          <w:p w14:paraId="7A69966E" w14:textId="77777777"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03</w:t>
            </w:r>
          </w:p>
        </w:tc>
        <w:tc>
          <w:tcPr>
            <w:tcW w:w="10548" w:type="dxa"/>
            <w:vAlign w:val="center"/>
          </w:tcPr>
          <w:p w14:paraId="3FBCF5D1" w14:textId="21675FD5"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236F4B">
              <w:rPr>
                <w:rFonts w:asciiTheme="minorHAnsi" w:hAnsiTheme="minorHAnsi" w:cstheme="minorHAnsi"/>
                <w:sz w:val="18"/>
                <w:szCs w:val="20"/>
              </w:rPr>
              <w:t>Hot water distribution system piping from the manifold to the fixtures and appliances must take the most direct path. For instance, piping from a second story manifold cannot supply the first floor</w:t>
            </w:r>
            <w:r w:rsidR="00293EE6">
              <w:rPr>
                <w:rFonts w:asciiTheme="minorHAnsi" w:hAnsiTheme="minorHAnsi" w:cstheme="minorHAnsi"/>
                <w:sz w:val="18"/>
                <w:szCs w:val="20"/>
              </w:rPr>
              <w:t>.</w:t>
            </w:r>
          </w:p>
        </w:tc>
      </w:tr>
      <w:tr w:rsidR="002456C7" w:rsidRPr="009E01FE" w14:paraId="7F5EF5C9" w14:textId="77777777" w:rsidTr="00A259EF">
        <w:trPr>
          <w:cantSplit/>
          <w:trHeight w:val="288"/>
          <w:tblHeader/>
        </w:trPr>
        <w:tc>
          <w:tcPr>
            <w:tcW w:w="468" w:type="dxa"/>
            <w:vAlign w:val="center"/>
          </w:tcPr>
          <w:p w14:paraId="614ADC10" w14:textId="77777777"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04</w:t>
            </w:r>
          </w:p>
        </w:tc>
        <w:tc>
          <w:tcPr>
            <w:tcW w:w="10548" w:type="dxa"/>
            <w:vAlign w:val="center"/>
          </w:tcPr>
          <w:p w14:paraId="0FE92C8E" w14:textId="5FDAF1BE"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236F4B">
              <w:rPr>
                <w:rFonts w:asciiTheme="minorHAnsi" w:hAnsiTheme="minorHAnsi" w:cstheme="minorHAnsi"/>
                <w:sz w:val="18"/>
                <w:szCs w:val="20"/>
              </w:rPr>
              <w:t xml:space="preserve">The hot water distribution piping must be separated by at least 2 inches from any other hot water supply piping, and at least 6 inches from any cold water supply piping. Alternatively, the hot water supply piping must be insulated to the thicknesses shown in </w:t>
            </w:r>
            <w:r w:rsidR="00293EE6">
              <w:rPr>
                <w:rFonts w:asciiTheme="minorHAnsi" w:hAnsiTheme="minorHAnsi" w:cstheme="minorHAnsi"/>
                <w:sz w:val="18"/>
                <w:szCs w:val="20"/>
              </w:rPr>
              <w:t>Table</w:t>
            </w:r>
            <w:r w:rsidR="00293EE6" w:rsidRPr="00236F4B">
              <w:rPr>
                <w:rFonts w:asciiTheme="minorHAnsi" w:hAnsiTheme="minorHAnsi" w:cstheme="minorHAnsi"/>
                <w:sz w:val="18"/>
                <w:szCs w:val="20"/>
              </w:rPr>
              <w:t xml:space="preserve"> </w:t>
            </w:r>
            <w:r w:rsidRPr="00236F4B">
              <w:rPr>
                <w:rFonts w:asciiTheme="minorHAnsi" w:hAnsiTheme="minorHAnsi" w:cstheme="minorHAnsi"/>
                <w:sz w:val="18"/>
                <w:szCs w:val="20"/>
              </w:rPr>
              <w:t xml:space="preserve">120.3-A. </w:t>
            </w:r>
          </w:p>
        </w:tc>
      </w:tr>
      <w:tr w:rsidR="002456C7" w:rsidRPr="00E20AD9" w14:paraId="460E505F" w14:textId="77777777" w:rsidTr="00236F4B">
        <w:trPr>
          <w:trHeight w:hRule="exact" w:val="286"/>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6F250DD7" w14:textId="34C1090F" w:rsidR="002456C7" w:rsidRPr="00236F4B" w:rsidRDefault="002456C7" w:rsidP="00236F4B">
            <w:pPr>
              <w:keepNext/>
              <w:spacing w:after="0" w:line="240" w:lineRule="auto"/>
              <w:rPr>
                <w:rFonts w:asciiTheme="minorHAnsi" w:hAnsiTheme="minorHAnsi" w:cstheme="minorHAnsi"/>
                <w:b/>
                <w:sz w:val="18"/>
                <w:szCs w:val="20"/>
              </w:rPr>
            </w:pPr>
            <w:r w:rsidRPr="00236F4B">
              <w:rPr>
                <w:rFonts w:asciiTheme="minorHAnsi" w:eastAsiaTheme="minorEastAsia" w:hAnsiTheme="minorHAnsi" w:cstheme="minorHAnsi"/>
                <w:b/>
                <w:sz w:val="18"/>
                <w:szCs w:val="20"/>
              </w:rPr>
              <w:t>The responsible person’s signature on this compliance document affirms that all applicable requirements in this table have</w:t>
            </w:r>
            <w:r w:rsidRPr="00236F4B">
              <w:rPr>
                <w:rFonts w:asciiTheme="minorHAnsi" w:hAnsiTheme="minorHAnsi" w:cstheme="minorHAnsi"/>
                <w:b/>
                <w:sz w:val="18"/>
                <w:szCs w:val="20"/>
              </w:rPr>
              <w:t xml:space="preserve"> been m</w:t>
            </w:r>
            <w:r w:rsidR="00E20AD9">
              <w:rPr>
                <w:rFonts w:asciiTheme="minorHAnsi" w:hAnsiTheme="minorHAnsi" w:cstheme="minorHAnsi"/>
                <w:b/>
                <w:sz w:val="18"/>
                <w:szCs w:val="20"/>
              </w:rPr>
              <w:t>et.</w:t>
            </w:r>
          </w:p>
          <w:p w14:paraId="790814AE" w14:textId="626C4878" w:rsidR="002456C7" w:rsidRPr="00236F4B" w:rsidRDefault="002456C7" w:rsidP="00236F4B">
            <w:pPr>
              <w:keepNext/>
              <w:spacing w:after="0" w:line="240" w:lineRule="auto"/>
              <w:rPr>
                <w:rFonts w:asciiTheme="minorHAnsi" w:hAnsiTheme="minorHAnsi" w:cstheme="minorHAnsi"/>
                <w:b/>
                <w:sz w:val="18"/>
                <w:szCs w:val="20"/>
              </w:rPr>
            </w:pPr>
            <w:r w:rsidRPr="00236F4B">
              <w:rPr>
                <w:rFonts w:asciiTheme="minorHAnsi" w:hAnsiTheme="minorHAnsi" w:cstheme="minorHAnsi"/>
                <w:b/>
                <w:sz w:val="18"/>
                <w:szCs w:val="20"/>
              </w:rPr>
              <w:t xml:space="preserve">et.  </w:t>
            </w:r>
          </w:p>
        </w:tc>
      </w:tr>
    </w:tbl>
    <w:p w14:paraId="5FC36772" w14:textId="77777777" w:rsidR="002456C7" w:rsidRDefault="002456C7" w:rsidP="00236F4B">
      <w:pPr>
        <w:spacing w:after="0" w:line="240" w:lineRule="auto"/>
      </w:pPr>
    </w:p>
    <w:tbl>
      <w:tblPr>
        <w:tblpPr w:leftFromText="180" w:rightFromText="180" w:vertAnchor="text" w:tblpX="18" w:tblpY="1"/>
        <w:tblOverlap w:val="never"/>
        <w:tblW w:w="498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6"/>
        <w:gridCol w:w="10285"/>
      </w:tblGrid>
      <w:tr w:rsidR="002456C7" w:rsidRPr="009E01FE" w14:paraId="3196FB2A" w14:textId="77777777" w:rsidTr="00236F4B">
        <w:trPr>
          <w:trHeight w:val="144"/>
          <w:tblHeader/>
        </w:trPr>
        <w:tc>
          <w:tcPr>
            <w:tcW w:w="10976" w:type="dxa"/>
            <w:gridSpan w:val="2"/>
            <w:tcBorders>
              <w:bottom w:val="single" w:sz="4" w:space="0" w:color="auto"/>
            </w:tcBorders>
          </w:tcPr>
          <w:p w14:paraId="6697040E" w14:textId="716D4A54" w:rsidR="002456C7" w:rsidRPr="00396DD3" w:rsidRDefault="005D11BC"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cstheme="minorHAnsi"/>
                <w:b/>
                <w:sz w:val="20"/>
                <w:szCs w:val="20"/>
              </w:rPr>
            </w:pPr>
            <w:r>
              <w:rPr>
                <w:rFonts w:asciiTheme="minorHAnsi" w:hAnsiTheme="minorHAnsi" w:cstheme="minorHAnsi"/>
                <w:b/>
                <w:sz w:val="20"/>
                <w:szCs w:val="20"/>
              </w:rPr>
              <w:lastRenderedPageBreak/>
              <w:t>M</w:t>
            </w:r>
            <w:r w:rsidR="002456C7" w:rsidRPr="00136321">
              <w:rPr>
                <w:rFonts w:asciiTheme="minorHAnsi" w:hAnsiTheme="minorHAnsi" w:cstheme="minorHAnsi"/>
                <w:b/>
                <w:sz w:val="20"/>
                <w:szCs w:val="20"/>
              </w:rPr>
              <w:t xml:space="preserve">. Point of Use </w:t>
            </w:r>
            <w:r w:rsidR="002456C7" w:rsidRPr="00F43FA8">
              <w:rPr>
                <w:rFonts w:asciiTheme="minorHAnsi" w:hAnsiTheme="minorHAnsi" w:cstheme="minorHAnsi"/>
                <w:b/>
                <w:sz w:val="20"/>
                <w:szCs w:val="20"/>
              </w:rPr>
              <w:t>Requirements</w:t>
            </w:r>
            <w:r w:rsidR="002456C7">
              <w:rPr>
                <w:rFonts w:asciiTheme="minorHAnsi" w:hAnsiTheme="minorHAnsi" w:cstheme="minorHAnsi"/>
                <w:b/>
                <w:sz w:val="20"/>
                <w:szCs w:val="20"/>
              </w:rPr>
              <w:t xml:space="preserve"> </w:t>
            </w:r>
            <w:r w:rsidR="002456C7" w:rsidRPr="00F43FA8">
              <w:rPr>
                <w:rFonts w:asciiTheme="minorHAnsi" w:hAnsiTheme="minorHAnsi" w:cstheme="minorHAnsi"/>
                <w:b/>
                <w:sz w:val="20"/>
                <w:szCs w:val="20"/>
              </w:rPr>
              <w:t xml:space="preserve">(POU) </w:t>
            </w:r>
            <w:r w:rsidR="002456C7" w:rsidRPr="00A259EF">
              <w:rPr>
                <w:rFonts w:asciiTheme="minorHAnsi" w:hAnsiTheme="minorHAnsi" w:cstheme="minorHAnsi"/>
                <w:sz w:val="20"/>
                <w:szCs w:val="20"/>
              </w:rPr>
              <w:t>(RA4.4.5)</w:t>
            </w:r>
          </w:p>
          <w:p w14:paraId="4A837E74" w14:textId="2C8F1109" w:rsidR="002456C7" w:rsidRPr="00484154"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cstheme="minorHAnsi"/>
                <w:b/>
                <w:sz w:val="20"/>
                <w:szCs w:val="20"/>
              </w:rPr>
            </w:pPr>
            <w:r w:rsidRPr="00236F4B">
              <w:rPr>
                <w:rFonts w:asciiTheme="minorHAnsi" w:hAnsiTheme="minorHAnsi" w:cstheme="minorHAnsi"/>
                <w:sz w:val="18"/>
                <w:szCs w:val="20"/>
              </w:rPr>
              <w:t>Systems that utilize this distribution type shall comply with these requirements</w:t>
            </w:r>
            <w:r w:rsidR="009C10FB">
              <w:rPr>
                <w:rFonts w:asciiTheme="minorHAnsi" w:hAnsiTheme="minorHAnsi" w:cstheme="minorHAnsi"/>
                <w:sz w:val="18"/>
                <w:szCs w:val="20"/>
              </w:rPr>
              <w:t>.</w:t>
            </w:r>
          </w:p>
        </w:tc>
      </w:tr>
      <w:tr w:rsidR="002456C7" w:rsidRPr="009E01FE" w14:paraId="6A4D951C" w14:textId="77777777" w:rsidTr="00A259EF">
        <w:trPr>
          <w:trHeight w:val="1808"/>
          <w:tblHeader/>
        </w:trPr>
        <w:tc>
          <w:tcPr>
            <w:tcW w:w="468" w:type="dxa"/>
            <w:vAlign w:val="center"/>
          </w:tcPr>
          <w:p w14:paraId="082E37A1" w14:textId="77777777" w:rsidR="002456C7" w:rsidRPr="008733ED"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jc w:val="center"/>
              <w:rPr>
                <w:rFonts w:asciiTheme="minorHAnsi" w:hAnsiTheme="minorHAnsi" w:cstheme="minorHAnsi"/>
                <w:sz w:val="20"/>
                <w:szCs w:val="20"/>
              </w:rPr>
            </w:pPr>
            <w:r w:rsidRPr="00236F4B">
              <w:rPr>
                <w:rFonts w:asciiTheme="minorHAnsi" w:hAnsiTheme="minorHAnsi" w:cstheme="minorHAnsi"/>
                <w:sz w:val="18"/>
                <w:szCs w:val="20"/>
              </w:rPr>
              <w:t>01</w:t>
            </w:r>
          </w:p>
        </w:tc>
        <w:tc>
          <w:tcPr>
            <w:tcW w:w="10508" w:type="dxa"/>
          </w:tcPr>
          <w:p w14:paraId="7018C5E5" w14:textId="77777777"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cstheme="minorHAnsi"/>
                <w:sz w:val="18"/>
                <w:szCs w:val="20"/>
              </w:rPr>
            </w:pPr>
            <w:r w:rsidRPr="00236F4B">
              <w:rPr>
                <w:rFonts w:asciiTheme="minorHAnsi" w:hAnsiTheme="minorHAnsi" w:cstheme="minorHAnsi"/>
                <w:sz w:val="18"/>
                <w:szCs w:val="20"/>
              </w:rPr>
              <w:t>All hot water supply pipe run lengths are equal to or less than the maximum values shown below, based on the pipe diameter.   If a combination of piping is used in a single run, then one half the allowed length of each size is the maximum installed length.</w:t>
            </w:r>
          </w:p>
          <w:p w14:paraId="016CDB0E" w14:textId="77777777" w:rsidR="002456C7" w:rsidRPr="00236F4B" w:rsidRDefault="002456C7" w:rsidP="00236F4B">
            <w:pPr>
              <w:pStyle w:val="TableTitle"/>
              <w:keepLines w:val="0"/>
              <w:suppressAutoHyphens w:val="0"/>
              <w:spacing w:before="0"/>
              <w:rPr>
                <w:rFonts w:asciiTheme="minorHAnsi" w:eastAsia="Calibri" w:hAnsiTheme="minorHAnsi" w:cstheme="minorHAnsi"/>
                <w:i w:val="0"/>
                <w:sz w:val="18"/>
              </w:rPr>
            </w:pPr>
            <w:r w:rsidRPr="00236F4B">
              <w:rPr>
                <w:rFonts w:asciiTheme="minorHAnsi" w:eastAsia="Calibri" w:hAnsiTheme="minorHAnsi" w:cstheme="minorHAnsi"/>
                <w:i w:val="0"/>
                <w:sz w:val="18"/>
              </w:rPr>
              <w:t>The maximum allowed length of piping for the longest run terminating in:</w:t>
            </w:r>
          </w:p>
          <w:p w14:paraId="481C5B1D" w14:textId="77777777" w:rsidR="002456C7" w:rsidRPr="00236F4B" w:rsidRDefault="002456C7" w:rsidP="00236F4B">
            <w:pPr>
              <w:pStyle w:val="TableTitle"/>
              <w:keepLines w:val="0"/>
              <w:suppressAutoHyphens w:val="0"/>
              <w:spacing w:before="0"/>
              <w:rPr>
                <w:rFonts w:asciiTheme="minorHAnsi" w:eastAsia="Calibri" w:hAnsiTheme="minorHAnsi" w:cstheme="minorHAnsi"/>
                <w:i w:val="0"/>
                <w:sz w:val="12"/>
              </w:rPr>
            </w:pPr>
          </w:p>
          <w:p w14:paraId="02E035C4" w14:textId="77777777" w:rsidR="002456C7" w:rsidRPr="00236F4B" w:rsidRDefault="002456C7" w:rsidP="00236F4B">
            <w:pPr>
              <w:pStyle w:val="TableTitle"/>
              <w:keepLines w:val="0"/>
              <w:suppressAutoHyphens w:val="0"/>
              <w:spacing w:before="0"/>
              <w:ind w:firstLine="432"/>
              <w:rPr>
                <w:rFonts w:asciiTheme="minorHAnsi" w:eastAsia="Calibri" w:hAnsiTheme="minorHAnsi" w:cstheme="minorHAnsi"/>
                <w:i w:val="0"/>
                <w:sz w:val="18"/>
              </w:rPr>
            </w:pPr>
            <w:r w:rsidRPr="00236F4B">
              <w:rPr>
                <w:rFonts w:asciiTheme="minorHAnsi" w:eastAsia="Calibri" w:hAnsiTheme="minorHAnsi" w:cstheme="minorHAnsi"/>
                <w:i w:val="0"/>
                <w:sz w:val="18"/>
              </w:rPr>
              <w:t>3/8 inch - For only one pipe size - max length allowed is 15 feet</w:t>
            </w:r>
          </w:p>
          <w:p w14:paraId="6E7B510E" w14:textId="6542D06F" w:rsidR="002456C7" w:rsidRPr="00236F4B" w:rsidRDefault="002456C7" w:rsidP="00293EE6">
            <w:pPr>
              <w:pStyle w:val="TableTitle"/>
              <w:keepLines w:val="0"/>
              <w:suppressAutoHyphens w:val="0"/>
              <w:spacing w:before="0"/>
              <w:ind w:left="1157" w:hanging="185"/>
              <w:rPr>
                <w:rFonts w:asciiTheme="minorHAnsi" w:eastAsia="Calibri" w:hAnsiTheme="minorHAnsi" w:cstheme="minorHAnsi"/>
                <w:i w:val="0"/>
                <w:sz w:val="18"/>
              </w:rPr>
            </w:pPr>
            <w:r w:rsidRPr="00236F4B">
              <w:rPr>
                <w:rFonts w:asciiTheme="minorHAnsi" w:eastAsia="Calibri" w:hAnsiTheme="minorHAnsi" w:cstheme="minorHAnsi"/>
                <w:i w:val="0"/>
                <w:sz w:val="18"/>
              </w:rPr>
              <w:t xml:space="preserve">     For combination pipe sizes the max allowed length of 3/8-inch piping is 7.5 feet, of </w:t>
            </w:r>
            <w:r w:rsidR="00293EE6">
              <w:rPr>
                <w:rFonts w:asciiTheme="minorHAnsi" w:eastAsia="Calibri" w:hAnsiTheme="minorHAnsi" w:cstheme="minorHAnsi"/>
                <w:i w:val="0"/>
                <w:sz w:val="18"/>
              </w:rPr>
              <w:t>1/2</w:t>
            </w:r>
            <w:r w:rsidR="00293EE6" w:rsidRPr="00236F4B">
              <w:rPr>
                <w:rFonts w:asciiTheme="minorHAnsi" w:eastAsia="Calibri" w:hAnsiTheme="minorHAnsi" w:cstheme="minorHAnsi"/>
                <w:i w:val="0"/>
                <w:sz w:val="18"/>
              </w:rPr>
              <w:t xml:space="preserve"> </w:t>
            </w:r>
            <w:r w:rsidRPr="00236F4B">
              <w:rPr>
                <w:rFonts w:asciiTheme="minorHAnsi" w:eastAsia="Calibri" w:hAnsiTheme="minorHAnsi" w:cstheme="minorHAnsi"/>
                <w:i w:val="0"/>
                <w:sz w:val="18"/>
              </w:rPr>
              <w:t xml:space="preserve">inch piping is 5 feet, and </w:t>
            </w:r>
            <w:r w:rsidR="00293EE6">
              <w:rPr>
                <w:rFonts w:asciiTheme="minorHAnsi" w:eastAsia="Calibri" w:hAnsiTheme="minorHAnsi" w:cstheme="minorHAnsi"/>
                <w:i w:val="0"/>
                <w:sz w:val="18"/>
              </w:rPr>
              <w:t>3/4</w:t>
            </w:r>
            <w:r w:rsidR="00293EE6" w:rsidRPr="00236F4B">
              <w:rPr>
                <w:rFonts w:asciiTheme="minorHAnsi" w:eastAsia="Calibri" w:hAnsiTheme="minorHAnsi" w:cstheme="minorHAnsi"/>
                <w:i w:val="0"/>
                <w:sz w:val="18"/>
              </w:rPr>
              <w:t xml:space="preserve"> </w:t>
            </w:r>
            <w:r w:rsidRPr="00236F4B">
              <w:rPr>
                <w:rFonts w:asciiTheme="minorHAnsi" w:eastAsia="Calibri" w:hAnsiTheme="minorHAnsi" w:cstheme="minorHAnsi"/>
                <w:i w:val="0"/>
                <w:sz w:val="18"/>
              </w:rPr>
              <w:t>inch piping is 2.5 feet.</w:t>
            </w:r>
          </w:p>
          <w:p w14:paraId="0BE1706A" w14:textId="77777777" w:rsidR="002456C7" w:rsidRPr="00236F4B" w:rsidRDefault="002456C7" w:rsidP="00236F4B">
            <w:pPr>
              <w:pStyle w:val="TableTitle"/>
              <w:keepLines w:val="0"/>
              <w:suppressAutoHyphens w:val="0"/>
              <w:spacing w:before="0"/>
              <w:ind w:left="972"/>
              <w:rPr>
                <w:rFonts w:asciiTheme="minorHAnsi" w:eastAsia="Calibri" w:hAnsiTheme="minorHAnsi" w:cstheme="minorHAnsi"/>
                <w:i w:val="0"/>
                <w:sz w:val="12"/>
              </w:rPr>
            </w:pPr>
          </w:p>
          <w:p w14:paraId="62A25352" w14:textId="4F431A79" w:rsidR="002456C7" w:rsidRPr="00236F4B" w:rsidRDefault="00293EE6" w:rsidP="00236F4B">
            <w:pPr>
              <w:pStyle w:val="TableTitle"/>
              <w:keepLines w:val="0"/>
              <w:suppressAutoHyphens w:val="0"/>
              <w:spacing w:before="0"/>
              <w:ind w:firstLine="432"/>
              <w:rPr>
                <w:rFonts w:asciiTheme="minorHAnsi" w:eastAsia="Calibri" w:hAnsiTheme="minorHAnsi" w:cstheme="minorHAnsi"/>
                <w:i w:val="0"/>
                <w:sz w:val="18"/>
              </w:rPr>
            </w:pPr>
            <w:r>
              <w:rPr>
                <w:rFonts w:asciiTheme="minorHAnsi" w:eastAsia="Calibri" w:hAnsiTheme="minorHAnsi" w:cstheme="minorHAnsi"/>
                <w:i w:val="0"/>
                <w:sz w:val="18"/>
              </w:rPr>
              <w:t>1/2</w:t>
            </w:r>
            <w:r w:rsidRPr="00236F4B">
              <w:rPr>
                <w:rFonts w:asciiTheme="minorHAnsi" w:eastAsia="Calibri" w:hAnsiTheme="minorHAnsi" w:cstheme="minorHAnsi"/>
                <w:i w:val="0"/>
                <w:sz w:val="18"/>
              </w:rPr>
              <w:t xml:space="preserve"> </w:t>
            </w:r>
            <w:r w:rsidR="002456C7" w:rsidRPr="00236F4B">
              <w:rPr>
                <w:rFonts w:asciiTheme="minorHAnsi" w:eastAsia="Calibri" w:hAnsiTheme="minorHAnsi" w:cstheme="minorHAnsi"/>
                <w:i w:val="0"/>
                <w:sz w:val="18"/>
              </w:rPr>
              <w:t>inch - For only one pipe size – max length allowed is 10 feet</w:t>
            </w:r>
          </w:p>
          <w:p w14:paraId="08634F34" w14:textId="3D531CF8" w:rsidR="002456C7" w:rsidRPr="00236F4B" w:rsidRDefault="002456C7" w:rsidP="00236F4B">
            <w:pPr>
              <w:pStyle w:val="TableTitle"/>
              <w:keepLines w:val="0"/>
              <w:tabs>
                <w:tab w:val="left" w:pos="1260"/>
              </w:tabs>
              <w:suppressAutoHyphens w:val="0"/>
              <w:spacing w:before="0"/>
              <w:ind w:left="1260" w:hanging="288"/>
              <w:rPr>
                <w:rFonts w:asciiTheme="minorHAnsi" w:eastAsia="Calibri" w:hAnsiTheme="minorHAnsi" w:cstheme="minorHAnsi"/>
                <w:i w:val="0"/>
                <w:sz w:val="18"/>
              </w:rPr>
            </w:pPr>
            <w:r w:rsidRPr="00236F4B">
              <w:rPr>
                <w:rFonts w:asciiTheme="minorHAnsi" w:eastAsia="Calibri" w:hAnsiTheme="minorHAnsi" w:cstheme="minorHAnsi"/>
                <w:i w:val="0"/>
                <w:sz w:val="18"/>
              </w:rPr>
              <w:t xml:space="preserve">   </w:t>
            </w:r>
            <w:r w:rsidR="00293EE6">
              <w:rPr>
                <w:rFonts w:asciiTheme="minorHAnsi" w:eastAsia="Calibri" w:hAnsiTheme="minorHAnsi" w:cstheme="minorHAnsi"/>
                <w:i w:val="0"/>
                <w:sz w:val="18"/>
              </w:rPr>
              <w:t xml:space="preserve">  </w:t>
            </w:r>
            <w:r w:rsidRPr="00236F4B">
              <w:rPr>
                <w:rFonts w:asciiTheme="minorHAnsi" w:eastAsia="Calibri" w:hAnsiTheme="minorHAnsi" w:cstheme="minorHAnsi"/>
                <w:i w:val="0"/>
                <w:sz w:val="18"/>
              </w:rPr>
              <w:t xml:space="preserve">For combination pipe sizes the allowed length of </w:t>
            </w:r>
            <w:r w:rsidR="00293EE6">
              <w:rPr>
                <w:rFonts w:asciiTheme="minorHAnsi" w:eastAsia="Calibri" w:hAnsiTheme="minorHAnsi" w:cstheme="minorHAnsi"/>
                <w:i w:val="0"/>
                <w:sz w:val="18"/>
              </w:rPr>
              <w:t>1/2</w:t>
            </w:r>
            <w:r w:rsidRPr="00236F4B">
              <w:rPr>
                <w:rFonts w:asciiTheme="minorHAnsi" w:eastAsia="Calibri" w:hAnsiTheme="minorHAnsi" w:cstheme="minorHAnsi"/>
                <w:i w:val="0"/>
                <w:sz w:val="18"/>
              </w:rPr>
              <w:t xml:space="preserve">inch piping is 5 feet, and </w:t>
            </w:r>
            <w:r w:rsidR="00293EE6">
              <w:rPr>
                <w:rFonts w:asciiTheme="minorHAnsi" w:eastAsia="Calibri" w:hAnsiTheme="minorHAnsi" w:cstheme="minorHAnsi"/>
                <w:i w:val="0"/>
                <w:sz w:val="18"/>
              </w:rPr>
              <w:t>3/4</w:t>
            </w:r>
            <w:r w:rsidR="00293EE6" w:rsidRPr="00236F4B">
              <w:rPr>
                <w:rFonts w:asciiTheme="minorHAnsi" w:eastAsia="Calibri" w:hAnsiTheme="minorHAnsi" w:cstheme="minorHAnsi"/>
                <w:i w:val="0"/>
                <w:sz w:val="18"/>
              </w:rPr>
              <w:t xml:space="preserve"> </w:t>
            </w:r>
            <w:r w:rsidRPr="00236F4B">
              <w:rPr>
                <w:rFonts w:asciiTheme="minorHAnsi" w:eastAsia="Calibri" w:hAnsiTheme="minorHAnsi" w:cstheme="minorHAnsi"/>
                <w:i w:val="0"/>
                <w:sz w:val="18"/>
              </w:rPr>
              <w:t>inch piping is 2.5 feet.</w:t>
            </w:r>
          </w:p>
          <w:p w14:paraId="64E22C45" w14:textId="77777777" w:rsidR="002456C7" w:rsidRPr="00236F4B" w:rsidRDefault="002456C7" w:rsidP="00236F4B">
            <w:pPr>
              <w:pStyle w:val="TableTitle"/>
              <w:keepLines w:val="0"/>
              <w:tabs>
                <w:tab w:val="left" w:pos="1260"/>
              </w:tabs>
              <w:suppressAutoHyphens w:val="0"/>
              <w:spacing w:before="0"/>
              <w:ind w:left="1260" w:hanging="288"/>
              <w:rPr>
                <w:rFonts w:asciiTheme="minorHAnsi" w:eastAsia="Calibri" w:hAnsiTheme="minorHAnsi" w:cstheme="minorHAnsi"/>
                <w:i w:val="0"/>
                <w:sz w:val="12"/>
              </w:rPr>
            </w:pPr>
          </w:p>
          <w:p w14:paraId="53C93D9D" w14:textId="388B1F26" w:rsidR="002456C7" w:rsidRPr="00F50C2D" w:rsidRDefault="00293EE6" w:rsidP="00236F4B">
            <w:pPr>
              <w:pStyle w:val="TableTitle"/>
              <w:keepLines w:val="0"/>
              <w:suppressAutoHyphens w:val="0"/>
              <w:spacing w:before="0"/>
              <w:ind w:firstLine="432"/>
              <w:rPr>
                <w:rFonts w:asciiTheme="minorHAnsi" w:hAnsiTheme="minorHAnsi" w:cstheme="minorHAnsi"/>
              </w:rPr>
            </w:pPr>
            <w:r>
              <w:rPr>
                <w:rFonts w:asciiTheme="minorHAnsi" w:hAnsiTheme="minorHAnsi" w:cstheme="minorHAnsi"/>
                <w:i w:val="0"/>
                <w:sz w:val="18"/>
              </w:rPr>
              <w:t>3/4</w:t>
            </w:r>
            <w:r w:rsidRPr="00236F4B">
              <w:rPr>
                <w:rFonts w:asciiTheme="minorHAnsi" w:hAnsiTheme="minorHAnsi" w:cstheme="minorHAnsi"/>
                <w:i w:val="0"/>
                <w:sz w:val="18"/>
              </w:rPr>
              <w:t xml:space="preserve"> </w:t>
            </w:r>
            <w:r w:rsidR="002456C7" w:rsidRPr="00236F4B">
              <w:rPr>
                <w:rFonts w:asciiTheme="minorHAnsi" w:hAnsiTheme="minorHAnsi" w:cstheme="minorHAnsi"/>
                <w:i w:val="0"/>
                <w:sz w:val="18"/>
              </w:rPr>
              <w:t>inch - For only one pipe size = 5 feet</w:t>
            </w:r>
          </w:p>
        </w:tc>
      </w:tr>
      <w:tr w:rsidR="002456C7" w:rsidRPr="009E01FE" w14:paraId="66E23959" w14:textId="77777777" w:rsidTr="00236F4B">
        <w:trPr>
          <w:trHeight w:val="144"/>
          <w:tblHeader/>
        </w:trPr>
        <w:tc>
          <w:tcPr>
            <w:tcW w:w="10976" w:type="dxa"/>
            <w:gridSpan w:val="2"/>
            <w:tcBorders>
              <w:top w:val="single" w:sz="4" w:space="0" w:color="000000"/>
              <w:left w:val="single" w:sz="4" w:space="0" w:color="000000"/>
              <w:bottom w:val="single" w:sz="4" w:space="0" w:color="auto"/>
              <w:right w:val="single" w:sz="4" w:space="0" w:color="000000"/>
            </w:tcBorders>
            <w:vAlign w:val="center"/>
          </w:tcPr>
          <w:p w14:paraId="3D5E54A6" w14:textId="77777777" w:rsidR="002456C7" w:rsidRPr="00542719"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cstheme="minorHAnsi"/>
                <w:b/>
                <w:sz w:val="20"/>
                <w:szCs w:val="20"/>
              </w:rPr>
            </w:pPr>
            <w:r w:rsidRPr="00236F4B">
              <w:rPr>
                <w:rFonts w:asciiTheme="minorHAnsi" w:eastAsiaTheme="minorEastAsia" w:hAnsiTheme="minorHAnsi" w:cstheme="minorHAnsi"/>
                <w:b/>
                <w:sz w:val="18"/>
                <w:szCs w:val="20"/>
              </w:rPr>
              <w:t>The responsible person’s signature on this compliance document affirms that all applicable requirements in this table have been met</w:t>
            </w:r>
            <w:r w:rsidRPr="00236F4B">
              <w:rPr>
                <w:rFonts w:asciiTheme="minorHAnsi" w:hAnsiTheme="minorHAnsi" w:cstheme="minorHAnsi"/>
                <w:b/>
                <w:sz w:val="18"/>
                <w:szCs w:val="20"/>
              </w:rPr>
              <w:t xml:space="preserve">. </w:t>
            </w:r>
          </w:p>
        </w:tc>
      </w:tr>
    </w:tbl>
    <w:p w14:paraId="1EF948BA" w14:textId="136BA04F" w:rsidR="002456C7"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6"/>
        <w:gridCol w:w="10324"/>
      </w:tblGrid>
      <w:tr w:rsidR="002456C7" w:rsidRPr="009E01FE" w14:paraId="196E8F5B" w14:textId="77777777" w:rsidTr="00A259EF">
        <w:trPr>
          <w:trHeight w:val="144"/>
          <w:tblHeader/>
        </w:trPr>
        <w:tc>
          <w:tcPr>
            <w:tcW w:w="11016" w:type="dxa"/>
            <w:gridSpan w:val="2"/>
            <w:tcBorders>
              <w:bottom w:val="single" w:sz="4" w:space="0" w:color="auto"/>
            </w:tcBorders>
          </w:tcPr>
          <w:p w14:paraId="0621AEA8" w14:textId="796CF7E1" w:rsidR="002456C7" w:rsidRPr="00542719" w:rsidRDefault="005D11BC"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rFonts w:asciiTheme="minorHAnsi" w:hAnsiTheme="minorHAnsi" w:cstheme="minorHAnsi"/>
                <w:b/>
                <w:sz w:val="20"/>
                <w:szCs w:val="20"/>
              </w:rPr>
              <w:t>N</w:t>
            </w:r>
            <w:r w:rsidR="002456C7" w:rsidRPr="00542719">
              <w:rPr>
                <w:rFonts w:asciiTheme="minorHAnsi" w:hAnsiTheme="minorHAnsi" w:cstheme="minorHAnsi"/>
                <w:b/>
                <w:sz w:val="20"/>
                <w:szCs w:val="20"/>
              </w:rPr>
              <w:t xml:space="preserve">. </w:t>
            </w:r>
            <w:r w:rsidR="002456C7" w:rsidRPr="00AD0319">
              <w:rPr>
                <w:rFonts w:asciiTheme="minorHAnsi" w:hAnsiTheme="minorHAnsi" w:cstheme="minorHAnsi"/>
                <w:b/>
                <w:sz w:val="20"/>
                <w:szCs w:val="20"/>
              </w:rPr>
              <w:t>Mandatory Requirements</w:t>
            </w:r>
            <w:r w:rsidR="002456C7">
              <w:rPr>
                <w:rFonts w:asciiTheme="minorHAnsi" w:hAnsiTheme="minorHAnsi" w:cstheme="minorHAnsi"/>
                <w:b/>
                <w:sz w:val="20"/>
                <w:szCs w:val="20"/>
              </w:rPr>
              <w:t xml:space="preserve"> for a</w:t>
            </w:r>
            <w:r w:rsidR="002456C7" w:rsidRPr="0088204F">
              <w:rPr>
                <w:rFonts w:asciiTheme="minorHAnsi" w:hAnsiTheme="minorHAnsi" w:cstheme="minorHAnsi"/>
                <w:b/>
                <w:sz w:val="20"/>
                <w:szCs w:val="20"/>
              </w:rPr>
              <w:t>ll Recirculation System</w:t>
            </w:r>
            <w:r w:rsidR="002456C7">
              <w:rPr>
                <w:rFonts w:asciiTheme="minorHAnsi" w:hAnsiTheme="minorHAnsi" w:cstheme="minorHAnsi"/>
                <w:b/>
                <w:sz w:val="20"/>
                <w:szCs w:val="20"/>
              </w:rPr>
              <w:t>s</w:t>
            </w:r>
            <w:r w:rsidR="002456C7" w:rsidRPr="00542719">
              <w:rPr>
                <w:rFonts w:asciiTheme="minorHAnsi" w:hAnsiTheme="minorHAnsi" w:cstheme="minorHAnsi"/>
                <w:b/>
                <w:sz w:val="20"/>
                <w:szCs w:val="20"/>
              </w:rPr>
              <w:t xml:space="preserve"> </w:t>
            </w:r>
            <w:r w:rsidR="002456C7" w:rsidRPr="00A259EF">
              <w:rPr>
                <w:rFonts w:asciiTheme="minorHAnsi" w:hAnsiTheme="minorHAnsi" w:cstheme="minorHAnsi"/>
                <w:sz w:val="20"/>
                <w:szCs w:val="20"/>
              </w:rPr>
              <w:t>(RA4.4.7)</w:t>
            </w:r>
          </w:p>
          <w:p w14:paraId="55362677" w14:textId="4C36D277" w:rsidR="002456C7" w:rsidRPr="00542719"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542719">
              <w:rPr>
                <w:rFonts w:asciiTheme="minorHAnsi" w:hAnsiTheme="minorHAnsi" w:cstheme="minorHAnsi"/>
                <w:sz w:val="20"/>
                <w:szCs w:val="20"/>
              </w:rPr>
              <w:t xml:space="preserve">Systems that utilize </w:t>
            </w:r>
            <w:r w:rsidR="00293EE6">
              <w:rPr>
                <w:rFonts w:asciiTheme="minorHAnsi" w:hAnsiTheme="minorHAnsi" w:cstheme="minorHAnsi"/>
                <w:sz w:val="20"/>
                <w:szCs w:val="20"/>
              </w:rPr>
              <w:t>a recirculation system</w:t>
            </w:r>
            <w:r w:rsidRPr="00542719">
              <w:rPr>
                <w:rFonts w:asciiTheme="minorHAnsi" w:hAnsiTheme="minorHAnsi" w:cstheme="minorHAnsi"/>
                <w:sz w:val="20"/>
                <w:szCs w:val="20"/>
              </w:rPr>
              <w:t xml:space="preserve"> shall comply with these requirements.</w:t>
            </w:r>
          </w:p>
        </w:tc>
      </w:tr>
      <w:tr w:rsidR="002456C7" w:rsidRPr="009E01FE" w14:paraId="399E2E6D" w14:textId="77777777" w:rsidTr="00A259EF">
        <w:trPr>
          <w:trHeight w:val="144"/>
          <w:tblHeader/>
        </w:trPr>
        <w:tc>
          <w:tcPr>
            <w:tcW w:w="468" w:type="dxa"/>
            <w:vAlign w:val="center"/>
          </w:tcPr>
          <w:p w14:paraId="417E4DA8" w14:textId="77777777" w:rsidR="002456C7" w:rsidRPr="00236F4B"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01</w:t>
            </w:r>
          </w:p>
        </w:tc>
        <w:tc>
          <w:tcPr>
            <w:tcW w:w="10548" w:type="dxa"/>
            <w:vAlign w:val="center"/>
          </w:tcPr>
          <w:p w14:paraId="2575F755" w14:textId="77777777" w:rsidR="002456C7" w:rsidRPr="00236F4B"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236F4B">
              <w:rPr>
                <w:rFonts w:asciiTheme="minorHAnsi" w:hAnsiTheme="minorHAnsi" w:cstheme="minorHAnsi"/>
                <w:sz w:val="18"/>
                <w:szCs w:val="20"/>
              </w:rPr>
              <w:t>A check valve located between the recirculation pump and the water heater to prevent unintentional recirculation.</w:t>
            </w:r>
          </w:p>
        </w:tc>
      </w:tr>
      <w:tr w:rsidR="002456C7" w:rsidRPr="009E01FE" w14:paraId="0F5D04B2" w14:textId="77777777" w:rsidTr="00A259EF">
        <w:trPr>
          <w:trHeight w:val="144"/>
          <w:tblHeader/>
        </w:trPr>
        <w:tc>
          <w:tcPr>
            <w:tcW w:w="468" w:type="dxa"/>
            <w:vAlign w:val="center"/>
          </w:tcPr>
          <w:p w14:paraId="0467EE6F" w14:textId="77777777" w:rsidR="002456C7" w:rsidRPr="00236F4B"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02</w:t>
            </w:r>
          </w:p>
        </w:tc>
        <w:tc>
          <w:tcPr>
            <w:tcW w:w="10548" w:type="dxa"/>
            <w:vAlign w:val="center"/>
          </w:tcPr>
          <w:p w14:paraId="2232BBD8" w14:textId="3A6AA8F0" w:rsidR="002456C7" w:rsidRPr="00236F4B" w:rsidRDefault="002456C7" w:rsidP="00E879AA">
            <w:pPr>
              <w:keepNext/>
              <w:spacing w:after="0" w:line="240" w:lineRule="auto"/>
              <w:jc w:val="both"/>
              <w:rPr>
                <w:rFonts w:asciiTheme="minorHAnsi" w:hAnsiTheme="minorHAnsi" w:cstheme="minorHAnsi"/>
                <w:sz w:val="18"/>
                <w:szCs w:val="20"/>
              </w:rPr>
            </w:pPr>
            <w:r w:rsidRPr="00236F4B">
              <w:rPr>
                <w:rFonts w:asciiTheme="minorHAnsi" w:hAnsiTheme="minorHAnsi" w:cstheme="minorHAnsi"/>
                <w:sz w:val="18"/>
                <w:szCs w:val="20"/>
              </w:rPr>
              <w:t xml:space="preserve">Piping must take </w:t>
            </w:r>
            <w:r w:rsidR="00293EE6">
              <w:rPr>
                <w:rFonts w:asciiTheme="minorHAnsi" w:hAnsiTheme="minorHAnsi" w:cstheme="minorHAnsi"/>
                <w:sz w:val="18"/>
                <w:szCs w:val="20"/>
              </w:rPr>
              <w:t xml:space="preserve">the </w:t>
            </w:r>
            <w:r w:rsidRPr="00236F4B">
              <w:rPr>
                <w:rFonts w:asciiTheme="minorHAnsi" w:hAnsiTheme="minorHAnsi" w:cstheme="minorHAnsi"/>
                <w:sz w:val="18"/>
                <w:szCs w:val="20"/>
              </w:rPr>
              <w:t>most direct path between water heater and fixtures.</w:t>
            </w:r>
          </w:p>
        </w:tc>
      </w:tr>
      <w:tr w:rsidR="002456C7" w:rsidRPr="009E01FE" w14:paraId="1018FA8B" w14:textId="77777777" w:rsidTr="00A259EF">
        <w:trPr>
          <w:trHeight w:val="144"/>
          <w:tblHeader/>
        </w:trPr>
        <w:tc>
          <w:tcPr>
            <w:tcW w:w="468" w:type="dxa"/>
            <w:vAlign w:val="center"/>
          </w:tcPr>
          <w:p w14:paraId="7E89CF1E" w14:textId="77777777" w:rsidR="002456C7" w:rsidRPr="00236F4B"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03</w:t>
            </w:r>
          </w:p>
        </w:tc>
        <w:tc>
          <w:tcPr>
            <w:tcW w:w="10548" w:type="dxa"/>
            <w:vAlign w:val="center"/>
          </w:tcPr>
          <w:p w14:paraId="07DBA36B" w14:textId="77777777" w:rsidR="002456C7" w:rsidRPr="00236F4B" w:rsidRDefault="002456C7" w:rsidP="00E879AA">
            <w:pPr>
              <w:keepNext/>
              <w:spacing w:after="0" w:line="240" w:lineRule="auto"/>
              <w:jc w:val="both"/>
              <w:rPr>
                <w:rFonts w:asciiTheme="minorHAnsi" w:hAnsiTheme="minorHAnsi" w:cstheme="minorHAnsi"/>
                <w:sz w:val="18"/>
                <w:szCs w:val="20"/>
              </w:rPr>
            </w:pPr>
            <w:r w:rsidRPr="00236F4B">
              <w:rPr>
                <w:rFonts w:cstheme="minorHAnsi"/>
                <w:sz w:val="18"/>
                <w:szCs w:val="20"/>
              </w:rPr>
              <w:t>Insulation is not required on the cold water line when it is used as the return.</w:t>
            </w:r>
          </w:p>
        </w:tc>
      </w:tr>
      <w:tr w:rsidR="002456C7" w:rsidRPr="009E01FE" w14:paraId="1FC097CE" w14:textId="77777777" w:rsidTr="00A259EF">
        <w:trPr>
          <w:trHeight w:val="144"/>
          <w:tblHeader/>
        </w:trPr>
        <w:tc>
          <w:tcPr>
            <w:tcW w:w="468" w:type="dxa"/>
            <w:vAlign w:val="center"/>
          </w:tcPr>
          <w:p w14:paraId="29506297" w14:textId="77777777" w:rsidR="002456C7" w:rsidRPr="00236F4B"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04</w:t>
            </w:r>
          </w:p>
        </w:tc>
        <w:tc>
          <w:tcPr>
            <w:tcW w:w="10548" w:type="dxa"/>
            <w:vAlign w:val="center"/>
          </w:tcPr>
          <w:p w14:paraId="0BE30843" w14:textId="0B822CAE" w:rsidR="002456C7" w:rsidRPr="00236F4B" w:rsidRDefault="002456C7" w:rsidP="00E879AA">
            <w:pPr>
              <w:keepNext/>
              <w:spacing w:after="0" w:line="240" w:lineRule="auto"/>
              <w:jc w:val="both"/>
              <w:rPr>
                <w:rFonts w:asciiTheme="minorHAnsi" w:hAnsiTheme="minorHAnsi" w:cstheme="minorHAnsi"/>
                <w:sz w:val="18"/>
                <w:szCs w:val="20"/>
              </w:rPr>
            </w:pPr>
            <w:r w:rsidRPr="00236F4B">
              <w:rPr>
                <w:rFonts w:asciiTheme="minorHAnsi" w:hAnsiTheme="minorHAnsi" w:cstheme="minorHAnsi"/>
                <w:sz w:val="18"/>
                <w:szCs w:val="20"/>
              </w:rPr>
              <w:t>If more than one loop</w:t>
            </w:r>
            <w:r w:rsidR="00293EE6">
              <w:rPr>
                <w:rFonts w:asciiTheme="minorHAnsi" w:hAnsiTheme="minorHAnsi" w:cstheme="minorHAnsi"/>
                <w:sz w:val="18"/>
                <w:szCs w:val="20"/>
              </w:rPr>
              <w:t xml:space="preserve"> is</w:t>
            </w:r>
            <w:r w:rsidRPr="00236F4B">
              <w:rPr>
                <w:rFonts w:asciiTheme="minorHAnsi" w:hAnsiTheme="minorHAnsi" w:cstheme="minorHAnsi"/>
                <w:sz w:val="18"/>
                <w:szCs w:val="20"/>
              </w:rPr>
              <w:t xml:space="preserve"> installed each loop shall have its own pump and controls.</w:t>
            </w:r>
          </w:p>
        </w:tc>
      </w:tr>
      <w:tr w:rsidR="002456C7" w:rsidRPr="009E01FE" w14:paraId="3D01B16B" w14:textId="77777777" w:rsidTr="00A259EF">
        <w:trPr>
          <w:trHeight w:val="144"/>
          <w:tblHeader/>
        </w:trPr>
        <w:tc>
          <w:tcPr>
            <w:tcW w:w="11016" w:type="dxa"/>
            <w:gridSpan w:val="2"/>
            <w:vAlign w:val="center"/>
          </w:tcPr>
          <w:p w14:paraId="3A8C8CC8" w14:textId="77777777" w:rsidR="002456C7" w:rsidRPr="00542719"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236F4B">
              <w:rPr>
                <w:rFonts w:asciiTheme="minorHAnsi" w:eastAsiaTheme="minorEastAsia" w:hAnsiTheme="minorHAnsi" w:cstheme="minorHAnsi"/>
                <w:b/>
                <w:sz w:val="18"/>
                <w:szCs w:val="20"/>
              </w:rPr>
              <w:t>The responsible person’s signature on this compliance document affirms that all applicable requirements in this table have been met</w:t>
            </w:r>
          </w:p>
        </w:tc>
      </w:tr>
    </w:tbl>
    <w:p w14:paraId="22F1B6C4" w14:textId="11A5FC60" w:rsidR="002456C7"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6"/>
        <w:gridCol w:w="10324"/>
      </w:tblGrid>
      <w:tr w:rsidR="002456C7" w:rsidRPr="009E01FE" w14:paraId="36C38DC0" w14:textId="77777777" w:rsidTr="00A259EF">
        <w:trPr>
          <w:trHeight w:val="288"/>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78940308" w14:textId="646E7749" w:rsidR="002456C7" w:rsidRPr="000E1923" w:rsidRDefault="005D11BC"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Pr>
                <w:rFonts w:asciiTheme="minorHAnsi" w:hAnsiTheme="minorHAnsi" w:cstheme="minorHAnsi"/>
                <w:b/>
                <w:sz w:val="20"/>
                <w:szCs w:val="20"/>
              </w:rPr>
              <w:t>O</w:t>
            </w:r>
            <w:r w:rsidR="002456C7" w:rsidRPr="00F43FA8">
              <w:rPr>
                <w:rFonts w:asciiTheme="minorHAnsi" w:hAnsiTheme="minorHAnsi" w:cstheme="minorHAnsi"/>
                <w:b/>
                <w:sz w:val="20"/>
                <w:szCs w:val="20"/>
              </w:rPr>
              <w:t>. Recirculation Non</w:t>
            </w:r>
            <w:r w:rsidR="002456C7" w:rsidRPr="00396DD3">
              <w:rPr>
                <w:rFonts w:asciiTheme="minorHAnsi" w:hAnsiTheme="minorHAnsi" w:cstheme="minorHAnsi"/>
                <w:b/>
                <w:sz w:val="20"/>
                <w:szCs w:val="20"/>
              </w:rPr>
              <w:t>-D</w:t>
            </w:r>
            <w:r w:rsidR="002456C7" w:rsidRPr="009E01FE">
              <w:rPr>
                <w:rFonts w:asciiTheme="minorHAnsi" w:hAnsiTheme="minorHAnsi" w:cstheme="minorHAnsi"/>
                <w:b/>
                <w:sz w:val="20"/>
                <w:szCs w:val="20"/>
              </w:rPr>
              <w:t xml:space="preserve">emand </w:t>
            </w:r>
            <w:r w:rsidR="002456C7" w:rsidRPr="00484154">
              <w:rPr>
                <w:rFonts w:asciiTheme="minorHAnsi" w:hAnsiTheme="minorHAnsi" w:cstheme="minorHAnsi"/>
                <w:b/>
                <w:sz w:val="20"/>
                <w:szCs w:val="20"/>
              </w:rPr>
              <w:t xml:space="preserve">Controls </w:t>
            </w:r>
            <w:r w:rsidR="002456C7" w:rsidRPr="00155D52">
              <w:rPr>
                <w:rFonts w:asciiTheme="minorHAnsi" w:hAnsiTheme="minorHAnsi" w:cstheme="minorHAnsi"/>
                <w:b/>
                <w:sz w:val="20"/>
                <w:szCs w:val="20"/>
              </w:rPr>
              <w:t xml:space="preserve">Requirements (R-ND) </w:t>
            </w:r>
            <w:r w:rsidR="002456C7" w:rsidRPr="00A259EF">
              <w:rPr>
                <w:rFonts w:asciiTheme="minorHAnsi" w:hAnsiTheme="minorHAnsi" w:cstheme="minorHAnsi"/>
                <w:sz w:val="20"/>
                <w:szCs w:val="20"/>
              </w:rPr>
              <w:t>(RA4.4.8)</w:t>
            </w:r>
          </w:p>
          <w:p w14:paraId="61453307" w14:textId="77777777" w:rsidR="002456C7" w:rsidRPr="00C672E8"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F50C2D">
              <w:rPr>
                <w:rFonts w:asciiTheme="minorHAnsi" w:hAnsiTheme="minorHAnsi" w:cstheme="minorHAnsi"/>
                <w:sz w:val="20"/>
                <w:szCs w:val="20"/>
              </w:rPr>
              <w:t>Systems that utilize this distribution type shall comply with these requirements</w:t>
            </w:r>
            <w:r w:rsidRPr="006A4AED">
              <w:rPr>
                <w:rFonts w:asciiTheme="minorHAnsi" w:hAnsiTheme="minorHAnsi" w:cstheme="minorHAnsi"/>
                <w:sz w:val="20"/>
                <w:szCs w:val="20"/>
              </w:rPr>
              <w:t>.</w:t>
            </w:r>
          </w:p>
        </w:tc>
      </w:tr>
      <w:tr w:rsidR="002456C7" w:rsidRPr="009E01FE" w14:paraId="6600461B" w14:textId="77777777" w:rsidTr="00A259EF">
        <w:trPr>
          <w:trHeight w:val="288"/>
          <w:tblHeader/>
        </w:trPr>
        <w:tc>
          <w:tcPr>
            <w:tcW w:w="468" w:type="dxa"/>
            <w:vAlign w:val="center"/>
          </w:tcPr>
          <w:p w14:paraId="0721E269" w14:textId="77777777"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01</w:t>
            </w:r>
          </w:p>
        </w:tc>
        <w:tc>
          <w:tcPr>
            <w:tcW w:w="10548" w:type="dxa"/>
            <w:vAlign w:val="center"/>
          </w:tcPr>
          <w:p w14:paraId="39F77996" w14:textId="77777777"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236F4B">
              <w:rPr>
                <w:rFonts w:asciiTheme="minorHAnsi" w:hAnsiTheme="minorHAnsi" w:cstheme="minorHAnsi"/>
                <w:sz w:val="18"/>
                <w:szCs w:val="20"/>
              </w:rPr>
              <w:t>The active control shall be either: timer, temperature, or time and temperature. Timers shall be set to less than 24 hours. The temperature sensor shall be connected to the piping and to the controls for the pump.</w:t>
            </w:r>
          </w:p>
        </w:tc>
      </w:tr>
      <w:tr w:rsidR="002456C7" w:rsidRPr="009E01FE" w14:paraId="7BC9184F" w14:textId="77777777" w:rsidTr="00A259EF">
        <w:trPr>
          <w:trHeight w:val="288"/>
          <w:tblHeader/>
        </w:trPr>
        <w:tc>
          <w:tcPr>
            <w:tcW w:w="11016" w:type="dxa"/>
            <w:gridSpan w:val="2"/>
            <w:tcBorders>
              <w:top w:val="single" w:sz="4" w:space="0" w:color="auto"/>
              <w:left w:val="single" w:sz="4" w:space="0" w:color="auto"/>
              <w:bottom w:val="single" w:sz="4" w:space="0" w:color="auto"/>
            </w:tcBorders>
            <w:vAlign w:val="center"/>
          </w:tcPr>
          <w:p w14:paraId="338E791D" w14:textId="77777777" w:rsidR="002456C7" w:rsidRPr="00542719"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sidRPr="00236F4B">
              <w:rPr>
                <w:rFonts w:asciiTheme="minorHAnsi" w:eastAsiaTheme="minorEastAsia" w:hAnsiTheme="minorHAnsi" w:cstheme="minorHAnsi"/>
                <w:b/>
                <w:sz w:val="18"/>
                <w:szCs w:val="20"/>
              </w:rPr>
              <w:t xml:space="preserve">The responsible person’s signature on this compliance document affirms that all applicable requirements in this table have been met.  </w:t>
            </w:r>
          </w:p>
        </w:tc>
      </w:tr>
    </w:tbl>
    <w:p w14:paraId="27CFB5FC" w14:textId="12146BAB" w:rsidR="002456C7"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6"/>
        <w:gridCol w:w="10324"/>
      </w:tblGrid>
      <w:tr w:rsidR="00876910" w:rsidRPr="006A4AED" w14:paraId="1A929385" w14:textId="77777777" w:rsidTr="00A259EF">
        <w:trPr>
          <w:trHeight w:val="144"/>
          <w:tblHeader/>
        </w:trPr>
        <w:tc>
          <w:tcPr>
            <w:tcW w:w="11016" w:type="dxa"/>
            <w:gridSpan w:val="2"/>
            <w:tcBorders>
              <w:bottom w:val="single" w:sz="4" w:space="0" w:color="auto"/>
            </w:tcBorders>
          </w:tcPr>
          <w:p w14:paraId="69C1EA2B" w14:textId="6D91EB80" w:rsidR="00876910" w:rsidRPr="006A4AED" w:rsidRDefault="005D11BC"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Pr>
                <w:rFonts w:asciiTheme="minorHAnsi" w:eastAsiaTheme="minorEastAsia" w:hAnsiTheme="minorHAnsi" w:cstheme="minorHAnsi"/>
                <w:b/>
                <w:sz w:val="20"/>
                <w:szCs w:val="20"/>
              </w:rPr>
              <w:t>P</w:t>
            </w:r>
            <w:r w:rsidR="00876910" w:rsidRPr="006A4AED">
              <w:rPr>
                <w:rFonts w:asciiTheme="minorHAnsi" w:eastAsiaTheme="minorEastAsia" w:hAnsiTheme="minorHAnsi" w:cstheme="minorHAnsi"/>
                <w:b/>
                <w:sz w:val="20"/>
                <w:szCs w:val="20"/>
              </w:rPr>
              <w:t>. Dema</w:t>
            </w:r>
            <w:r w:rsidR="00876910">
              <w:rPr>
                <w:rFonts w:asciiTheme="minorHAnsi" w:eastAsiaTheme="minorEastAsia" w:hAnsiTheme="minorHAnsi" w:cstheme="minorHAnsi"/>
                <w:b/>
                <w:sz w:val="20"/>
                <w:szCs w:val="20"/>
              </w:rPr>
              <w:t xml:space="preserve">nd Recirculation Manual Control </w:t>
            </w:r>
            <w:r w:rsidR="00876910" w:rsidRPr="006A4AED">
              <w:rPr>
                <w:rFonts w:asciiTheme="minorHAnsi" w:eastAsiaTheme="minorEastAsia" w:hAnsiTheme="minorHAnsi" w:cstheme="minorHAnsi"/>
                <w:b/>
                <w:sz w:val="20"/>
                <w:szCs w:val="20"/>
              </w:rPr>
              <w:t>(R-DRmc)</w:t>
            </w:r>
            <w:r w:rsidR="00876910" w:rsidRPr="00A259EF">
              <w:rPr>
                <w:rFonts w:asciiTheme="minorHAnsi" w:eastAsiaTheme="minorEastAsia" w:hAnsiTheme="minorHAnsi" w:cstheme="minorHAnsi"/>
                <w:sz w:val="20"/>
                <w:szCs w:val="20"/>
              </w:rPr>
              <w:t xml:space="preserve"> (RA4.4.9)</w:t>
            </w:r>
            <w:r w:rsidR="00876910">
              <w:rPr>
                <w:rFonts w:asciiTheme="minorHAnsi" w:eastAsiaTheme="minorEastAsia" w:hAnsiTheme="minorHAnsi" w:cstheme="minorHAnsi"/>
                <w:b/>
                <w:sz w:val="20"/>
                <w:szCs w:val="20"/>
              </w:rPr>
              <w:t xml:space="preserve">/Sensor Control </w:t>
            </w:r>
            <w:r w:rsidR="00876910" w:rsidRPr="00484154">
              <w:rPr>
                <w:rFonts w:asciiTheme="minorHAnsi" w:hAnsiTheme="minorHAnsi" w:cstheme="minorHAnsi"/>
                <w:b/>
                <w:sz w:val="20"/>
                <w:szCs w:val="20"/>
              </w:rPr>
              <w:t xml:space="preserve">(RDRsc) </w:t>
            </w:r>
            <w:r w:rsidR="00876910" w:rsidRPr="00A259EF">
              <w:rPr>
                <w:rFonts w:asciiTheme="minorHAnsi" w:hAnsiTheme="minorHAnsi" w:cstheme="minorHAnsi"/>
                <w:sz w:val="20"/>
                <w:szCs w:val="20"/>
              </w:rPr>
              <w:t>(RA4.4.10)</w:t>
            </w:r>
            <w:r w:rsidR="00E879AA">
              <w:rPr>
                <w:rFonts w:asciiTheme="minorHAnsi" w:hAnsiTheme="minorHAnsi" w:cstheme="minorHAnsi"/>
                <w:b/>
                <w:sz w:val="20"/>
                <w:szCs w:val="20"/>
              </w:rPr>
              <w:t xml:space="preserve"> </w:t>
            </w:r>
            <w:r w:rsidR="00E879AA" w:rsidRPr="006A4AED">
              <w:rPr>
                <w:rFonts w:asciiTheme="minorHAnsi" w:eastAsiaTheme="minorEastAsia" w:hAnsiTheme="minorHAnsi" w:cstheme="minorHAnsi"/>
                <w:b/>
                <w:sz w:val="20"/>
                <w:szCs w:val="20"/>
              </w:rPr>
              <w:t>Requirements</w:t>
            </w:r>
          </w:p>
          <w:p w14:paraId="4F41637D" w14:textId="6E34FB04" w:rsidR="00876910" w:rsidRPr="006A4AED"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sidRPr="00542719">
              <w:rPr>
                <w:rFonts w:asciiTheme="minorHAnsi" w:eastAsiaTheme="minorEastAsia" w:hAnsiTheme="minorHAnsi" w:cstheme="minorHAnsi"/>
                <w:sz w:val="18"/>
                <w:szCs w:val="20"/>
              </w:rPr>
              <w:t xml:space="preserve">Systems that utilize </w:t>
            </w:r>
            <w:r w:rsidR="00E04539">
              <w:rPr>
                <w:rFonts w:asciiTheme="minorHAnsi" w:eastAsiaTheme="minorEastAsia" w:hAnsiTheme="minorHAnsi" w:cstheme="minorHAnsi"/>
                <w:sz w:val="18"/>
                <w:szCs w:val="20"/>
              </w:rPr>
              <w:t>either of these</w:t>
            </w:r>
            <w:r w:rsidR="00E04539" w:rsidRPr="00542719">
              <w:rPr>
                <w:rFonts w:asciiTheme="minorHAnsi" w:eastAsiaTheme="minorEastAsia" w:hAnsiTheme="minorHAnsi" w:cstheme="minorHAnsi"/>
                <w:sz w:val="18"/>
                <w:szCs w:val="20"/>
              </w:rPr>
              <w:t xml:space="preserve"> </w:t>
            </w:r>
            <w:r w:rsidRPr="00542719">
              <w:rPr>
                <w:rFonts w:asciiTheme="minorHAnsi" w:eastAsiaTheme="minorEastAsia" w:hAnsiTheme="minorHAnsi" w:cstheme="minorHAnsi"/>
                <w:sz w:val="18"/>
                <w:szCs w:val="20"/>
              </w:rPr>
              <w:t>distribution type</w:t>
            </w:r>
            <w:r w:rsidR="00E04539">
              <w:rPr>
                <w:rFonts w:asciiTheme="minorHAnsi" w:eastAsiaTheme="minorEastAsia" w:hAnsiTheme="minorHAnsi" w:cstheme="minorHAnsi"/>
                <w:sz w:val="18"/>
                <w:szCs w:val="20"/>
              </w:rPr>
              <w:t>s</w:t>
            </w:r>
            <w:r w:rsidRPr="00542719">
              <w:rPr>
                <w:rFonts w:asciiTheme="minorHAnsi" w:eastAsiaTheme="minorEastAsia" w:hAnsiTheme="minorHAnsi" w:cstheme="minorHAnsi"/>
                <w:sz w:val="18"/>
                <w:szCs w:val="20"/>
              </w:rPr>
              <w:t xml:space="preserve"> shall comply with these requirements.</w:t>
            </w:r>
          </w:p>
        </w:tc>
      </w:tr>
      <w:tr w:rsidR="00876910" w:rsidRPr="006A4AED" w14:paraId="31465C85" w14:textId="77777777" w:rsidTr="00A259EF">
        <w:trPr>
          <w:trHeight w:val="144"/>
          <w:tblHeader/>
        </w:trPr>
        <w:tc>
          <w:tcPr>
            <w:tcW w:w="468" w:type="dxa"/>
            <w:tcBorders>
              <w:top w:val="single" w:sz="4" w:space="0" w:color="auto"/>
            </w:tcBorders>
            <w:vAlign w:val="center"/>
          </w:tcPr>
          <w:p w14:paraId="04321862"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01</w:t>
            </w:r>
          </w:p>
        </w:tc>
        <w:tc>
          <w:tcPr>
            <w:tcW w:w="10548" w:type="dxa"/>
            <w:tcBorders>
              <w:top w:val="single" w:sz="4" w:space="0" w:color="auto"/>
            </w:tcBorders>
            <w:vAlign w:val="center"/>
          </w:tcPr>
          <w:p w14:paraId="10DE0A85" w14:textId="5AE3272A"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The system operates “on-demand”, meaning that the pump begins to operate shortly before or immediately after hot water draw begins, and stops when the return water temperature reaches a certain threshold value. For Demand Recirculation Manual Control, the pump shall be turned on using a manual switch system. For Demand Recirculation Sensor Control, the pump shall be turned on using a sensor system.   </w:t>
            </w:r>
          </w:p>
        </w:tc>
      </w:tr>
      <w:tr w:rsidR="00876910" w:rsidRPr="006A4AED" w14:paraId="5633898D" w14:textId="77777777" w:rsidTr="00A259EF">
        <w:trPr>
          <w:trHeight w:val="144"/>
          <w:tblHeader/>
        </w:trPr>
        <w:tc>
          <w:tcPr>
            <w:tcW w:w="468" w:type="dxa"/>
            <w:vAlign w:val="center"/>
          </w:tcPr>
          <w:p w14:paraId="735829BD"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02</w:t>
            </w:r>
          </w:p>
        </w:tc>
        <w:tc>
          <w:tcPr>
            <w:tcW w:w="10548" w:type="dxa"/>
            <w:vAlign w:val="center"/>
          </w:tcPr>
          <w:p w14:paraId="1846262F" w14:textId="77777777" w:rsidR="00876910" w:rsidRPr="00542719" w:rsidRDefault="00876910" w:rsidP="00E879AA">
            <w:pPr>
              <w:keepNext/>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The controls shall be located in the kitchen, bathroom, and any hot water fixture location that is at least 20 feet from the water heater. </w:t>
            </w:r>
          </w:p>
        </w:tc>
      </w:tr>
      <w:tr w:rsidR="00876910" w:rsidRPr="006A4AED" w14:paraId="3B479A3E" w14:textId="77777777" w:rsidTr="00A259EF">
        <w:trPr>
          <w:trHeight w:val="144"/>
          <w:tblHeader/>
        </w:trPr>
        <w:tc>
          <w:tcPr>
            <w:tcW w:w="468" w:type="dxa"/>
            <w:vAlign w:val="center"/>
          </w:tcPr>
          <w:p w14:paraId="1230D412"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03</w:t>
            </w:r>
          </w:p>
        </w:tc>
        <w:tc>
          <w:tcPr>
            <w:tcW w:w="10548" w:type="dxa"/>
            <w:vAlign w:val="center"/>
          </w:tcPr>
          <w:p w14:paraId="764474F4"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Manual controls may be active by wired or wireless mechanisms. </w:t>
            </w:r>
          </w:p>
        </w:tc>
      </w:tr>
      <w:tr w:rsidR="00876910" w:rsidRPr="006A4AED" w14:paraId="1F114BD7" w14:textId="77777777" w:rsidTr="00A259EF">
        <w:trPr>
          <w:trHeight w:val="144"/>
          <w:tblHeader/>
        </w:trPr>
        <w:tc>
          <w:tcPr>
            <w:tcW w:w="468" w:type="dxa"/>
            <w:vAlign w:val="center"/>
          </w:tcPr>
          <w:p w14:paraId="44F5220D"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04</w:t>
            </w:r>
          </w:p>
        </w:tc>
        <w:tc>
          <w:tcPr>
            <w:tcW w:w="10548" w:type="dxa"/>
            <w:vAlign w:val="center"/>
          </w:tcPr>
          <w:p w14:paraId="0B282B49" w14:textId="57624E39"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Sensor </w:t>
            </w:r>
            <w:r w:rsidR="00E04539">
              <w:rPr>
                <w:rFonts w:asciiTheme="minorHAnsi" w:eastAsiaTheme="minorEastAsia" w:hAnsiTheme="minorHAnsi" w:cstheme="minorHAnsi"/>
                <w:sz w:val="18"/>
                <w:szCs w:val="20"/>
              </w:rPr>
              <w:t>c</w:t>
            </w:r>
            <w:r w:rsidRPr="00542719">
              <w:rPr>
                <w:rFonts w:asciiTheme="minorHAnsi" w:eastAsiaTheme="minorEastAsia" w:hAnsiTheme="minorHAnsi" w:cstheme="minorHAnsi"/>
                <w:sz w:val="18"/>
                <w:szCs w:val="20"/>
              </w:rPr>
              <w:t>ontrols may be activated by wired or wireless mechanisms, including buttons, motion sensors, door switches and flow switches. Each control shall have standby power of 1 Watt or less.</w:t>
            </w:r>
          </w:p>
        </w:tc>
      </w:tr>
      <w:tr w:rsidR="00876910" w:rsidRPr="006A4AED" w14:paraId="7C49A593" w14:textId="77777777" w:rsidTr="00A259EF">
        <w:trPr>
          <w:trHeight w:val="144"/>
          <w:tblHeader/>
        </w:trPr>
        <w:tc>
          <w:tcPr>
            <w:tcW w:w="468" w:type="dxa"/>
            <w:vAlign w:val="center"/>
          </w:tcPr>
          <w:p w14:paraId="7597330C"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05</w:t>
            </w:r>
          </w:p>
        </w:tc>
        <w:tc>
          <w:tcPr>
            <w:tcW w:w="10548" w:type="dxa"/>
            <w:vAlign w:val="center"/>
          </w:tcPr>
          <w:p w14:paraId="448E3930"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Pump and control placement shall meet one of the following criteria: </w:t>
            </w:r>
          </w:p>
          <w:p w14:paraId="1F34BA96" w14:textId="77777777" w:rsidR="00876910" w:rsidRPr="00542719" w:rsidRDefault="00876910" w:rsidP="00E26207">
            <w:pPr>
              <w:keepNext/>
              <w:numPr>
                <w:ilvl w:val="0"/>
                <w:numId w:val="7"/>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542719">
              <w:rPr>
                <w:rFonts w:asciiTheme="minorHAnsi" w:eastAsia="Times New Roman" w:hAnsiTheme="minorHAnsi" w:cstheme="minorHAnsi"/>
                <w:sz w:val="18"/>
                <w:szCs w:val="20"/>
              </w:rPr>
              <w:t>When a dedicated return line has been installed the pump, controls and thermo-sensor are installed at the end of the supply portion of the recirculation loop; or</w:t>
            </w:r>
          </w:p>
          <w:p w14:paraId="44E6BF4B" w14:textId="77777777" w:rsidR="00876910" w:rsidRPr="00542719" w:rsidRDefault="00876910" w:rsidP="00E26207">
            <w:pPr>
              <w:keepNext/>
              <w:numPr>
                <w:ilvl w:val="0"/>
                <w:numId w:val="7"/>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542719">
              <w:rPr>
                <w:rFonts w:asciiTheme="minorHAnsi" w:eastAsia="Times New Roman" w:hAnsiTheme="minorHAnsi" w:cstheme="minorHAnsi"/>
                <w:sz w:val="18"/>
                <w:szCs w:val="20"/>
              </w:rPr>
              <w:t>The pump and controls are installed on the dedicated return line near the water heater and the thermo-sensor is installed in an accessible location as close to the end of the supply portion of the recirculation loop as possible; or</w:t>
            </w:r>
          </w:p>
          <w:p w14:paraId="63457FED" w14:textId="77777777" w:rsidR="00876910" w:rsidRPr="00542719" w:rsidRDefault="00876910" w:rsidP="00E26207">
            <w:pPr>
              <w:keepNext/>
              <w:numPr>
                <w:ilvl w:val="0"/>
                <w:numId w:val="7"/>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542719">
              <w:rPr>
                <w:rFonts w:asciiTheme="minorHAnsi" w:eastAsia="Times New Roman" w:hAnsiTheme="minorHAnsi" w:cstheme="minorHAnsi"/>
                <w:sz w:val="18"/>
                <w:szCs w:val="20"/>
              </w:rPr>
              <w:t>When the cold water line is used as the return, the pump, demand controls and thermo-sensor shall be installed in an accessible location at the end of supply portion of the hot water distribution line (typically under a sink).</w:t>
            </w:r>
          </w:p>
        </w:tc>
      </w:tr>
      <w:tr w:rsidR="00876910" w:rsidRPr="006A4AED" w14:paraId="49DAB0A6" w14:textId="77777777" w:rsidTr="00A259EF">
        <w:trPr>
          <w:trHeight w:val="144"/>
          <w:tblHeader/>
        </w:trPr>
        <w:tc>
          <w:tcPr>
            <w:tcW w:w="468" w:type="dxa"/>
            <w:vAlign w:val="center"/>
          </w:tcPr>
          <w:p w14:paraId="3061E99F"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06</w:t>
            </w:r>
          </w:p>
        </w:tc>
        <w:tc>
          <w:tcPr>
            <w:tcW w:w="10548" w:type="dxa"/>
            <w:vAlign w:val="center"/>
          </w:tcPr>
          <w:p w14:paraId="374C3DEC"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After the pump has been activated, the controls shall allow the pump to operate until the water temperature at the thermo-sensor rises to one of the following values:</w:t>
            </w:r>
          </w:p>
          <w:p w14:paraId="02F05351" w14:textId="35353520" w:rsidR="00876910" w:rsidRPr="00542719" w:rsidRDefault="00876910" w:rsidP="00E26207">
            <w:pPr>
              <w:keepNext/>
              <w:numPr>
                <w:ilvl w:val="0"/>
                <w:numId w:val="6"/>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542719">
              <w:rPr>
                <w:rFonts w:asciiTheme="minorHAnsi" w:eastAsia="Times New Roman" w:hAnsiTheme="minorHAnsi" w:cstheme="minorHAnsi"/>
                <w:sz w:val="18"/>
                <w:szCs w:val="20"/>
              </w:rPr>
              <w:t>Not more than 10°F (5.6°C) above the initial temperature of the water in the pipe</w:t>
            </w:r>
            <w:r w:rsidR="00E04539">
              <w:rPr>
                <w:rFonts w:asciiTheme="minorHAnsi" w:eastAsia="Times New Roman" w:hAnsiTheme="minorHAnsi" w:cstheme="minorHAnsi"/>
                <w:sz w:val="18"/>
                <w:szCs w:val="20"/>
              </w:rPr>
              <w:t>; or</w:t>
            </w:r>
          </w:p>
          <w:p w14:paraId="58B8EFF7" w14:textId="77777777" w:rsidR="00876910" w:rsidRPr="00542719" w:rsidRDefault="00876910" w:rsidP="00E26207">
            <w:pPr>
              <w:keepNext/>
              <w:numPr>
                <w:ilvl w:val="0"/>
                <w:numId w:val="6"/>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542719">
              <w:rPr>
                <w:rFonts w:asciiTheme="minorHAnsi" w:eastAsia="Times New Roman" w:hAnsiTheme="minorHAnsi" w:cstheme="minorHAnsi"/>
                <w:sz w:val="18"/>
                <w:szCs w:val="20"/>
              </w:rPr>
              <w:t>Not more than 102°F (38.9°C).</w:t>
            </w:r>
          </w:p>
        </w:tc>
      </w:tr>
      <w:tr w:rsidR="00876910" w:rsidRPr="006A4AED" w14:paraId="43780B17" w14:textId="77777777" w:rsidTr="00A259EF">
        <w:trPr>
          <w:trHeight w:val="144"/>
          <w:tblHeader/>
        </w:trPr>
        <w:tc>
          <w:tcPr>
            <w:tcW w:w="468" w:type="dxa"/>
            <w:vAlign w:val="center"/>
          </w:tcPr>
          <w:p w14:paraId="65B79995"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07</w:t>
            </w:r>
          </w:p>
        </w:tc>
        <w:tc>
          <w:tcPr>
            <w:tcW w:w="10548" w:type="dxa"/>
            <w:vAlign w:val="center"/>
          </w:tcPr>
          <w:p w14:paraId="4F8BDBB2"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rPr>
            </w:pPr>
            <w:r w:rsidRPr="00542719">
              <w:rPr>
                <w:rFonts w:asciiTheme="minorHAnsi" w:eastAsiaTheme="minorEastAsia" w:hAnsiTheme="minorHAnsi" w:cstheme="minorHAnsi"/>
                <w:sz w:val="18"/>
                <w:szCs w:val="20"/>
              </w:rPr>
              <w:t xml:space="preserve">Controls shall limit operation to no more than 5 minutes following activation.  </w:t>
            </w:r>
          </w:p>
        </w:tc>
      </w:tr>
      <w:tr w:rsidR="00876910" w:rsidRPr="006A4AED" w14:paraId="27012D5C" w14:textId="77777777" w:rsidTr="00A259EF">
        <w:trPr>
          <w:trHeight w:val="144"/>
          <w:tblHeader/>
        </w:trPr>
        <w:tc>
          <w:tcPr>
            <w:tcW w:w="11016" w:type="dxa"/>
            <w:gridSpan w:val="2"/>
            <w:vAlign w:val="center"/>
          </w:tcPr>
          <w:p w14:paraId="6F4E3982" w14:textId="77777777" w:rsidR="00876910" w:rsidRPr="006A4AED" w:rsidRDefault="00876910"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20"/>
                <w:szCs w:val="20"/>
              </w:rPr>
            </w:pPr>
            <w:r w:rsidRPr="00236F4B">
              <w:rPr>
                <w:rFonts w:asciiTheme="minorHAnsi" w:eastAsiaTheme="minorEastAsia" w:hAnsiTheme="minorHAnsi" w:cstheme="minorHAnsi"/>
                <w:b/>
                <w:sz w:val="18"/>
                <w:szCs w:val="20"/>
              </w:rPr>
              <w:t xml:space="preserve">The responsible person’s signature on this compliance document affirms that all applicable requirements in this table have been met.  </w:t>
            </w:r>
          </w:p>
        </w:tc>
      </w:tr>
    </w:tbl>
    <w:p w14:paraId="19D36D68" w14:textId="77777777" w:rsidR="002456C7"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
        <w:gridCol w:w="10323"/>
      </w:tblGrid>
      <w:tr w:rsidR="00AC4B2D" w:rsidRPr="00323F2C" w14:paraId="0F7F44A5" w14:textId="77777777" w:rsidTr="00236F4B">
        <w:trPr>
          <w:trHeight w:val="144"/>
          <w:tblHeader/>
        </w:trPr>
        <w:tc>
          <w:tcPr>
            <w:tcW w:w="11016" w:type="dxa"/>
            <w:gridSpan w:val="2"/>
            <w:tcBorders>
              <w:bottom w:val="single" w:sz="4" w:space="0" w:color="auto"/>
            </w:tcBorders>
          </w:tcPr>
          <w:p w14:paraId="0F7F44A3" w14:textId="659234F8" w:rsidR="00AC4B2D" w:rsidRPr="00D75806" w:rsidRDefault="005D11BC"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Pr>
                <w:rFonts w:asciiTheme="minorHAnsi" w:hAnsiTheme="minorHAnsi" w:cstheme="minorHAnsi"/>
                <w:b/>
                <w:sz w:val="20"/>
                <w:szCs w:val="18"/>
              </w:rPr>
              <w:t>Q</w:t>
            </w:r>
            <w:r w:rsidR="00AC4B2D" w:rsidRPr="00C80016">
              <w:rPr>
                <w:rFonts w:asciiTheme="minorHAnsi" w:hAnsiTheme="minorHAnsi" w:cstheme="minorHAnsi"/>
                <w:b/>
                <w:sz w:val="20"/>
                <w:szCs w:val="18"/>
              </w:rPr>
              <w:t xml:space="preserve">. HERS-Verified </w:t>
            </w:r>
            <w:r w:rsidR="00AC4B2D" w:rsidRPr="0053169A">
              <w:rPr>
                <w:rFonts w:asciiTheme="minorHAnsi" w:hAnsiTheme="minorHAnsi" w:cstheme="minorHAnsi"/>
                <w:b/>
                <w:sz w:val="20"/>
                <w:szCs w:val="18"/>
              </w:rPr>
              <w:t>Demand Recirculation Manual Control</w:t>
            </w:r>
            <w:r w:rsidR="00E879AA">
              <w:rPr>
                <w:rFonts w:asciiTheme="minorHAnsi" w:hAnsiTheme="minorHAnsi" w:cstheme="minorHAnsi"/>
                <w:b/>
                <w:sz w:val="20"/>
                <w:szCs w:val="18"/>
              </w:rPr>
              <w:t xml:space="preserve"> </w:t>
            </w:r>
            <w:r w:rsidR="00E879AA" w:rsidRPr="00C80016">
              <w:rPr>
                <w:rFonts w:asciiTheme="minorHAnsi" w:hAnsiTheme="minorHAnsi" w:cstheme="minorHAnsi"/>
                <w:b/>
                <w:sz w:val="20"/>
                <w:szCs w:val="18"/>
              </w:rPr>
              <w:t>(RDRmc-H)</w:t>
            </w:r>
            <w:r w:rsidR="00E879AA" w:rsidRPr="0053169A">
              <w:rPr>
                <w:rFonts w:asciiTheme="minorHAnsi" w:hAnsiTheme="minorHAnsi" w:cstheme="minorHAnsi"/>
                <w:b/>
                <w:sz w:val="20"/>
                <w:szCs w:val="18"/>
              </w:rPr>
              <w:t xml:space="preserve"> </w:t>
            </w:r>
            <w:r w:rsidR="00E879AA" w:rsidRPr="00A259EF">
              <w:rPr>
                <w:rFonts w:asciiTheme="minorHAnsi" w:hAnsiTheme="minorHAnsi" w:cstheme="minorHAnsi"/>
                <w:sz w:val="20"/>
                <w:szCs w:val="18"/>
              </w:rPr>
              <w:t>(RA3.6.6)</w:t>
            </w:r>
            <w:r w:rsidR="00E879AA">
              <w:rPr>
                <w:rFonts w:asciiTheme="minorHAnsi" w:hAnsiTheme="minorHAnsi" w:cstheme="minorHAnsi"/>
                <w:b/>
                <w:sz w:val="20"/>
                <w:szCs w:val="18"/>
              </w:rPr>
              <w:t xml:space="preserve">/Sensor Control </w:t>
            </w:r>
            <w:r w:rsidR="00E879AA" w:rsidRPr="00A259EF">
              <w:rPr>
                <w:rFonts w:asciiTheme="minorHAnsi" w:hAnsiTheme="minorHAnsi" w:cstheme="minorHAnsi"/>
                <w:b/>
                <w:sz w:val="20"/>
                <w:szCs w:val="18"/>
              </w:rPr>
              <w:t xml:space="preserve">(RDRsc-H) </w:t>
            </w:r>
            <w:r w:rsidR="00E879AA" w:rsidRPr="00A259EF">
              <w:rPr>
                <w:rFonts w:asciiTheme="minorHAnsi" w:hAnsiTheme="minorHAnsi" w:cstheme="minorHAnsi"/>
                <w:sz w:val="20"/>
                <w:szCs w:val="18"/>
              </w:rPr>
              <w:t>(RA3.6.7)</w:t>
            </w:r>
            <w:r w:rsidR="001938BC" w:rsidRPr="00A259EF">
              <w:rPr>
                <w:rFonts w:asciiTheme="minorHAnsi" w:hAnsiTheme="minorHAnsi" w:cstheme="minorHAnsi"/>
                <w:sz w:val="20"/>
                <w:szCs w:val="18"/>
              </w:rPr>
              <w:t xml:space="preserve"> </w:t>
            </w:r>
            <w:r w:rsidR="001938BC" w:rsidRPr="00D75806">
              <w:rPr>
                <w:rFonts w:asciiTheme="minorHAnsi" w:hAnsiTheme="minorHAnsi" w:cstheme="minorHAnsi"/>
                <w:b/>
                <w:sz w:val="20"/>
                <w:szCs w:val="18"/>
              </w:rPr>
              <w:t>Requirements</w:t>
            </w:r>
            <w:r w:rsidR="005C69A2">
              <w:rPr>
                <w:rFonts w:asciiTheme="minorHAnsi" w:hAnsiTheme="minorHAnsi" w:cstheme="minorHAnsi"/>
                <w:b/>
                <w:sz w:val="20"/>
                <w:szCs w:val="18"/>
              </w:rPr>
              <w:t xml:space="preserve"> </w:t>
            </w:r>
          </w:p>
          <w:p w14:paraId="0F7F44A4" w14:textId="77777777" w:rsidR="001938BC" w:rsidRPr="00D75806" w:rsidRDefault="001938BC"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D75806">
              <w:rPr>
                <w:rFonts w:asciiTheme="minorHAnsi" w:hAnsiTheme="minorHAnsi" w:cstheme="minorHAnsi"/>
                <w:sz w:val="20"/>
                <w:szCs w:val="18"/>
              </w:rPr>
              <w:t>Systems that utilize this distribution type shall comply with these requirements</w:t>
            </w:r>
          </w:p>
        </w:tc>
      </w:tr>
      <w:tr w:rsidR="00E879AA" w:rsidRPr="00323F2C" w14:paraId="714E95E7" w14:textId="77777777" w:rsidTr="00A259EF">
        <w:trPr>
          <w:trHeight w:val="144"/>
          <w:tblHeader/>
        </w:trPr>
        <w:tc>
          <w:tcPr>
            <w:tcW w:w="468" w:type="dxa"/>
            <w:tcBorders>
              <w:bottom w:val="single" w:sz="4" w:space="0" w:color="auto"/>
            </w:tcBorders>
          </w:tcPr>
          <w:p w14:paraId="0D06823D" w14:textId="3AAD1F9E" w:rsidR="00E879AA" w:rsidRPr="00236F4B" w:rsidDel="006E1E98" w:rsidRDefault="00E879AA"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18"/>
              </w:rPr>
            </w:pPr>
            <w:r w:rsidRPr="00236F4B">
              <w:rPr>
                <w:rFonts w:asciiTheme="minorHAnsi" w:hAnsiTheme="minorHAnsi" w:cstheme="minorHAnsi"/>
                <w:sz w:val="20"/>
                <w:szCs w:val="18"/>
              </w:rPr>
              <w:t>01</w:t>
            </w:r>
          </w:p>
        </w:tc>
        <w:tc>
          <w:tcPr>
            <w:tcW w:w="10548" w:type="dxa"/>
            <w:tcBorders>
              <w:bottom w:val="single" w:sz="4" w:space="0" w:color="auto"/>
            </w:tcBorders>
          </w:tcPr>
          <w:p w14:paraId="50E4B708" w14:textId="03A65A74" w:rsidR="00E879AA" w:rsidRPr="00583B52" w:rsidDel="006E1E98" w:rsidRDefault="00E879AA" w:rsidP="009D172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Pr>
                <w:rFonts w:asciiTheme="minorHAnsi" w:hAnsiTheme="minorHAnsi" w:cstheme="minorHAnsi"/>
                <w:sz w:val="18"/>
                <w:szCs w:val="18"/>
              </w:rPr>
              <w:t xml:space="preserve">HERS rater shall perform a visual inspection </w:t>
            </w:r>
            <w:r w:rsidR="004C395F" w:rsidRPr="004C395F">
              <w:rPr>
                <w:rFonts w:asciiTheme="minorHAnsi" w:hAnsiTheme="minorHAnsi" w:cstheme="minorHAnsi"/>
                <w:sz w:val="18"/>
                <w:szCs w:val="18"/>
              </w:rPr>
              <w:t>to veri</w:t>
            </w:r>
            <w:r w:rsidR="004C395F">
              <w:rPr>
                <w:rFonts w:asciiTheme="minorHAnsi" w:hAnsiTheme="minorHAnsi" w:cstheme="minorHAnsi"/>
                <w:sz w:val="18"/>
                <w:szCs w:val="18"/>
              </w:rPr>
              <w:t xml:space="preserve">fy that the demand pump, manual/sensor </w:t>
            </w:r>
            <w:r w:rsidR="004C395F" w:rsidRPr="004C395F">
              <w:rPr>
                <w:rFonts w:asciiTheme="minorHAnsi" w:hAnsiTheme="minorHAnsi" w:cstheme="minorHAnsi"/>
                <w:sz w:val="18"/>
                <w:szCs w:val="18"/>
              </w:rPr>
              <w:t>controls and thermo-sensor are</w:t>
            </w:r>
            <w:r w:rsidR="004C395F">
              <w:rPr>
                <w:rFonts w:asciiTheme="minorHAnsi" w:hAnsiTheme="minorHAnsi" w:cstheme="minorHAnsi"/>
                <w:sz w:val="18"/>
                <w:szCs w:val="18"/>
              </w:rPr>
              <w:t xml:space="preserve"> present and operating properly consisten</w:t>
            </w:r>
            <w:r w:rsidR="009D1721">
              <w:rPr>
                <w:rFonts w:asciiTheme="minorHAnsi" w:hAnsiTheme="minorHAnsi" w:cstheme="minorHAnsi"/>
                <w:sz w:val="18"/>
                <w:szCs w:val="18"/>
              </w:rPr>
              <w:t>t</w:t>
            </w:r>
            <w:r w:rsidR="004C395F">
              <w:rPr>
                <w:rFonts w:asciiTheme="minorHAnsi" w:hAnsiTheme="minorHAnsi" w:cstheme="minorHAnsi"/>
                <w:sz w:val="18"/>
                <w:szCs w:val="18"/>
              </w:rPr>
              <w:t xml:space="preserve"> with the applicable requirements of RA4.4.9 and RA4.4.10</w:t>
            </w:r>
          </w:p>
        </w:tc>
      </w:tr>
      <w:tr w:rsidR="00AC4B2D" w:rsidRPr="00323F2C" w14:paraId="0F7F44D3" w14:textId="77777777" w:rsidTr="00236F4B">
        <w:trPr>
          <w:trHeight w:val="144"/>
          <w:tblHeader/>
        </w:trPr>
        <w:tc>
          <w:tcPr>
            <w:tcW w:w="11016" w:type="dxa"/>
            <w:gridSpan w:val="2"/>
            <w:vAlign w:val="center"/>
          </w:tcPr>
          <w:p w14:paraId="0F7F44D2" w14:textId="77777777" w:rsidR="009269B2" w:rsidRPr="00D75806" w:rsidRDefault="00BD5A3B"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18"/>
              </w:rPr>
            </w:pPr>
            <w:r w:rsidRPr="00236F4B">
              <w:rPr>
                <w:rFonts w:asciiTheme="minorHAnsi" w:eastAsiaTheme="minorEastAsia" w:hAnsiTheme="minorHAnsi" w:cstheme="minorHAnsi"/>
                <w:b/>
                <w:sz w:val="18"/>
                <w:szCs w:val="18"/>
              </w:rPr>
              <w:t>The responsible person’s signature on this compliance document affirms that all applicable requirements in this table have been met.</w:t>
            </w:r>
            <w:r w:rsidRPr="00236F4B">
              <w:rPr>
                <w:rFonts w:asciiTheme="minorHAnsi" w:hAnsiTheme="minorHAnsi" w:cstheme="minorHAnsi"/>
                <w:b/>
                <w:sz w:val="18"/>
                <w:szCs w:val="18"/>
              </w:rPr>
              <w:t xml:space="preserve">  </w:t>
            </w:r>
          </w:p>
        </w:tc>
      </w:tr>
    </w:tbl>
    <w:p w14:paraId="0F7F4506" w14:textId="77777777" w:rsidR="00AC4B2D" w:rsidRPr="00236F4B" w:rsidRDefault="00AC4B2D" w:rsidP="00DC522B">
      <w:pPr>
        <w:spacing w:after="0" w:line="240" w:lineRule="auto"/>
        <w:rPr>
          <w:rFonts w:asciiTheme="minorHAnsi" w:hAnsiTheme="minorHAnsi" w:cstheme="minorHAnsi"/>
          <w:b/>
          <w:sz w:val="18"/>
          <w:szCs w:val="18"/>
        </w:rPr>
      </w:pPr>
    </w:p>
    <w:p w14:paraId="0F7F4507" w14:textId="77777777" w:rsidR="00AC4B2D" w:rsidRPr="00236F4B" w:rsidRDefault="00AC4B2D" w:rsidP="00DC522B">
      <w:pPr>
        <w:spacing w:after="0" w:line="240" w:lineRule="auto"/>
        <w:rPr>
          <w:rFonts w:asciiTheme="minorHAnsi" w:hAnsiTheme="minorHAnsi" w:cstheme="minorHAnsi"/>
          <w:b/>
          <w:sz w:val="18"/>
          <w:szCs w:val="18"/>
        </w:rPr>
      </w:pPr>
    </w:p>
    <w:p w14:paraId="3BBB4A2A" w14:textId="77777777" w:rsidR="00707B29" w:rsidRPr="00236F4B" w:rsidRDefault="00707B29" w:rsidP="00DC522B">
      <w:pPr>
        <w:spacing w:after="0" w:line="240" w:lineRule="auto"/>
        <w:rPr>
          <w:rFonts w:asciiTheme="minorHAnsi" w:hAnsiTheme="minorHAnsi" w:cstheme="minorHAnsi"/>
          <w:sz w:val="18"/>
          <w:szCs w:val="18"/>
        </w:rPr>
      </w:pPr>
    </w:p>
    <w:tbl>
      <w:tblPr>
        <w:tblW w:w="10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31"/>
        <w:gridCol w:w="271"/>
        <w:gridCol w:w="2562"/>
        <w:gridCol w:w="2834"/>
      </w:tblGrid>
      <w:tr w:rsidR="00913A72" w:rsidRPr="00323F2C" w14:paraId="0F7F450B" w14:textId="77777777" w:rsidTr="00AE6068">
        <w:trPr>
          <w:trHeight w:val="206"/>
        </w:trPr>
        <w:tc>
          <w:tcPr>
            <w:tcW w:w="10950" w:type="dxa"/>
            <w:gridSpan w:val="4"/>
            <w:vAlign w:val="center"/>
          </w:tcPr>
          <w:p w14:paraId="0F7F450A" w14:textId="77777777" w:rsidR="00913A72" w:rsidRPr="00236F4B" w:rsidRDefault="00913A72" w:rsidP="00913A7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b/>
                <w:sz w:val="18"/>
                <w:szCs w:val="18"/>
              </w:rPr>
            </w:pPr>
            <w:r w:rsidRPr="00DF3388">
              <w:rPr>
                <w:rFonts w:asciiTheme="minorHAnsi" w:eastAsia="Times New Roman" w:hAnsiTheme="minorHAnsi" w:cstheme="minorHAnsi"/>
                <w:b/>
                <w:caps/>
                <w:sz w:val="18"/>
                <w:szCs w:val="18"/>
              </w:rPr>
              <w:lastRenderedPageBreak/>
              <w:t>Documentation Author's Declaration Statement</w:t>
            </w:r>
          </w:p>
        </w:tc>
      </w:tr>
      <w:tr w:rsidR="00913A72" w:rsidRPr="00323F2C" w14:paraId="0F7F450D" w14:textId="77777777" w:rsidTr="00AE6068">
        <w:trPr>
          <w:trHeight w:val="206"/>
        </w:trPr>
        <w:tc>
          <w:tcPr>
            <w:tcW w:w="10950" w:type="dxa"/>
            <w:gridSpan w:val="4"/>
            <w:vAlign w:val="center"/>
          </w:tcPr>
          <w:p w14:paraId="0F7F450C" w14:textId="77777777" w:rsidR="00913A72" w:rsidRPr="003027B1" w:rsidRDefault="00913A72" w:rsidP="00E26207">
            <w:pPr>
              <w:keepNext/>
              <w:numPr>
                <w:ilvl w:val="0"/>
                <w:numId w:val="3"/>
              </w:numPr>
              <w:spacing w:after="0" w:line="240" w:lineRule="auto"/>
              <w:ind w:left="271" w:hanging="270"/>
              <w:rPr>
                <w:rFonts w:asciiTheme="minorHAnsi" w:eastAsia="Times New Roman" w:hAnsiTheme="minorHAnsi" w:cstheme="minorHAnsi"/>
                <w:sz w:val="18"/>
                <w:szCs w:val="18"/>
              </w:rPr>
            </w:pPr>
            <w:r w:rsidRPr="00DF3388">
              <w:rPr>
                <w:rFonts w:asciiTheme="minorHAnsi" w:eastAsia="Times New Roman" w:hAnsiTheme="minorHAnsi" w:cstheme="minorHAnsi"/>
                <w:sz w:val="18"/>
                <w:szCs w:val="18"/>
              </w:rPr>
              <w:t>I certify that this Certificate of Installation documentation is accurate and complete.</w:t>
            </w:r>
          </w:p>
        </w:tc>
      </w:tr>
      <w:tr w:rsidR="00913A72" w:rsidRPr="00323F2C" w14:paraId="0F7F4510" w14:textId="77777777" w:rsidTr="00AE6068">
        <w:trPr>
          <w:trHeight w:val="360"/>
        </w:trPr>
        <w:tc>
          <w:tcPr>
            <w:tcW w:w="5577" w:type="dxa"/>
            <w:gridSpan w:val="2"/>
          </w:tcPr>
          <w:p w14:paraId="0F7F450E" w14:textId="77777777" w:rsidR="00913A72" w:rsidRPr="00E87371" w:rsidRDefault="00913A72" w:rsidP="00913A72">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Documentation Author Name:</w:t>
            </w:r>
          </w:p>
        </w:tc>
        <w:tc>
          <w:tcPr>
            <w:tcW w:w="5373" w:type="dxa"/>
            <w:gridSpan w:val="2"/>
          </w:tcPr>
          <w:p w14:paraId="0F7F450F" w14:textId="77777777" w:rsidR="00913A72" w:rsidRPr="00E87371" w:rsidRDefault="00913A72" w:rsidP="00913A72">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Documentation Author Signature:</w:t>
            </w:r>
          </w:p>
        </w:tc>
      </w:tr>
      <w:tr w:rsidR="00913A72" w:rsidRPr="00323F2C" w14:paraId="0F7F4513" w14:textId="77777777" w:rsidTr="00AE6068">
        <w:trPr>
          <w:trHeight w:val="360"/>
        </w:trPr>
        <w:tc>
          <w:tcPr>
            <w:tcW w:w="5577" w:type="dxa"/>
            <w:gridSpan w:val="2"/>
          </w:tcPr>
          <w:p w14:paraId="0F7F4511" w14:textId="77777777" w:rsidR="00913A72" w:rsidRPr="00E87371" w:rsidRDefault="00913A72" w:rsidP="00913A72">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Documentation Author Company Name:</w:t>
            </w:r>
          </w:p>
        </w:tc>
        <w:tc>
          <w:tcPr>
            <w:tcW w:w="5373" w:type="dxa"/>
            <w:gridSpan w:val="2"/>
          </w:tcPr>
          <w:p w14:paraId="0F7F4512" w14:textId="77777777" w:rsidR="00913A72" w:rsidRPr="00E87371" w:rsidRDefault="00913A72" w:rsidP="00913A72">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Date Signed:</w:t>
            </w:r>
          </w:p>
        </w:tc>
      </w:tr>
      <w:tr w:rsidR="00913A72" w:rsidRPr="00323F2C" w14:paraId="0F7F4516" w14:textId="77777777" w:rsidTr="00AE6068">
        <w:trPr>
          <w:trHeight w:val="360"/>
        </w:trPr>
        <w:tc>
          <w:tcPr>
            <w:tcW w:w="5577" w:type="dxa"/>
            <w:gridSpan w:val="2"/>
          </w:tcPr>
          <w:p w14:paraId="0F7F4514" w14:textId="77777777" w:rsidR="00913A72" w:rsidRPr="00E87371" w:rsidRDefault="00913A72" w:rsidP="00913A72">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Address:</w:t>
            </w:r>
          </w:p>
        </w:tc>
        <w:tc>
          <w:tcPr>
            <w:tcW w:w="5373" w:type="dxa"/>
            <w:gridSpan w:val="2"/>
          </w:tcPr>
          <w:p w14:paraId="0F7F4515" w14:textId="61ECAC71" w:rsidR="00913A72" w:rsidRPr="00E87371" w:rsidRDefault="00913A72" w:rsidP="003E5D1D">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CEA/HERS Certification Identification (</w:t>
            </w:r>
            <w:r w:rsidR="003E5D1D" w:rsidRPr="00E87371">
              <w:rPr>
                <w:rFonts w:asciiTheme="minorHAnsi" w:eastAsia="Times New Roman" w:hAnsiTheme="minorHAnsi" w:cstheme="minorHAnsi"/>
                <w:sz w:val="14"/>
                <w:szCs w:val="14"/>
              </w:rPr>
              <w:t>i</w:t>
            </w:r>
            <w:r w:rsidRPr="00E87371">
              <w:rPr>
                <w:rFonts w:asciiTheme="minorHAnsi" w:eastAsia="Times New Roman" w:hAnsiTheme="minorHAnsi" w:cstheme="minorHAnsi"/>
                <w:sz w:val="14"/>
                <w:szCs w:val="14"/>
              </w:rPr>
              <w:t>f applicable):</w:t>
            </w:r>
          </w:p>
        </w:tc>
      </w:tr>
      <w:tr w:rsidR="00913A72" w:rsidRPr="00323F2C" w14:paraId="0F7F4519" w14:textId="77777777" w:rsidTr="00AE6068">
        <w:trPr>
          <w:trHeight w:val="360"/>
        </w:trPr>
        <w:tc>
          <w:tcPr>
            <w:tcW w:w="5577" w:type="dxa"/>
            <w:gridSpan w:val="2"/>
          </w:tcPr>
          <w:p w14:paraId="0F7F4517" w14:textId="77777777" w:rsidR="00913A72" w:rsidRPr="00E87371" w:rsidRDefault="00913A72" w:rsidP="00913A72">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City/State/Zip:</w:t>
            </w:r>
          </w:p>
        </w:tc>
        <w:tc>
          <w:tcPr>
            <w:tcW w:w="5373" w:type="dxa"/>
            <w:gridSpan w:val="2"/>
          </w:tcPr>
          <w:p w14:paraId="0F7F4518" w14:textId="77777777" w:rsidR="00913A72" w:rsidRPr="00E87371" w:rsidRDefault="00913A72" w:rsidP="00913A72">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Phone:</w:t>
            </w:r>
          </w:p>
        </w:tc>
      </w:tr>
      <w:tr w:rsidR="00913A72" w:rsidRPr="00323F2C" w14:paraId="0F7F451B" w14:textId="77777777" w:rsidTr="00AE6068">
        <w:tblPrEx>
          <w:tblCellMar>
            <w:left w:w="115" w:type="dxa"/>
            <w:right w:w="115" w:type="dxa"/>
          </w:tblCellMar>
        </w:tblPrEx>
        <w:trPr>
          <w:trHeight w:val="296"/>
        </w:trPr>
        <w:tc>
          <w:tcPr>
            <w:tcW w:w="10950" w:type="dxa"/>
            <w:gridSpan w:val="4"/>
            <w:vAlign w:val="center"/>
          </w:tcPr>
          <w:p w14:paraId="0F7F451A" w14:textId="77777777" w:rsidR="00913A72" w:rsidRPr="00DF3388" w:rsidRDefault="00913A72" w:rsidP="00913A7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DF3388">
              <w:rPr>
                <w:rFonts w:asciiTheme="minorHAnsi" w:eastAsia="Times New Roman" w:hAnsiTheme="minorHAnsi" w:cstheme="minorHAnsi"/>
                <w:b/>
                <w:caps/>
                <w:sz w:val="18"/>
                <w:szCs w:val="18"/>
              </w:rPr>
              <w:t xml:space="preserve">Responsible Person's Declaration statement  </w:t>
            </w:r>
          </w:p>
        </w:tc>
      </w:tr>
      <w:tr w:rsidR="00913A72" w:rsidRPr="00323F2C" w14:paraId="0F7F4523" w14:textId="77777777" w:rsidTr="00AE6068">
        <w:tblPrEx>
          <w:tblCellMar>
            <w:left w:w="115" w:type="dxa"/>
            <w:right w:w="115" w:type="dxa"/>
          </w:tblCellMar>
        </w:tblPrEx>
        <w:trPr>
          <w:trHeight w:val="504"/>
        </w:trPr>
        <w:tc>
          <w:tcPr>
            <w:tcW w:w="10950" w:type="dxa"/>
            <w:gridSpan w:val="4"/>
          </w:tcPr>
          <w:p w14:paraId="4185D56A" w14:textId="77777777" w:rsidR="000D610A" w:rsidRPr="00DF3388" w:rsidRDefault="000D610A" w:rsidP="000D610A">
            <w:pPr>
              <w:pStyle w:val="Heading3"/>
              <w:numPr>
                <w:ilvl w:val="0"/>
                <w:numId w:val="0"/>
              </w:numPr>
              <w:spacing w:before="60"/>
              <w:ind w:right="86"/>
              <w:rPr>
                <w:rFonts w:asciiTheme="minorHAnsi" w:hAnsiTheme="minorHAnsi" w:cstheme="minorHAnsi"/>
                <w:b/>
                <w:caps/>
                <w:sz w:val="18"/>
                <w:szCs w:val="18"/>
              </w:rPr>
            </w:pPr>
            <w:r w:rsidRPr="00DF3388">
              <w:rPr>
                <w:rFonts w:asciiTheme="minorHAnsi" w:hAnsiTheme="minorHAnsi" w:cstheme="minorHAnsi"/>
                <w:sz w:val="18"/>
                <w:szCs w:val="18"/>
              </w:rPr>
              <w:t xml:space="preserve">I certify the following under penalty of perjury, under the laws of the State of California: </w:t>
            </w:r>
          </w:p>
          <w:p w14:paraId="465926A3" w14:textId="77777777" w:rsidR="000D610A" w:rsidRPr="003027B1" w:rsidRDefault="000D610A" w:rsidP="00E26207">
            <w:pPr>
              <w:pStyle w:val="Heading3"/>
              <w:numPr>
                <w:ilvl w:val="0"/>
                <w:numId w:val="8"/>
              </w:numPr>
              <w:tabs>
                <w:tab w:val="left" w:pos="-2600"/>
              </w:tabs>
              <w:spacing w:before="0"/>
              <w:ind w:right="90"/>
              <w:rPr>
                <w:rFonts w:asciiTheme="minorHAnsi" w:hAnsiTheme="minorHAnsi" w:cstheme="minorHAnsi"/>
                <w:b/>
                <w:caps/>
                <w:sz w:val="18"/>
                <w:szCs w:val="18"/>
              </w:rPr>
            </w:pPr>
            <w:r w:rsidRPr="003027B1">
              <w:rPr>
                <w:rFonts w:asciiTheme="minorHAnsi" w:hAnsiTheme="minorHAnsi" w:cstheme="minorHAnsi"/>
                <w:sz w:val="18"/>
                <w:szCs w:val="18"/>
              </w:rPr>
              <w:t xml:space="preserve">The information provided on this Certificate of Installation is true and correct. </w:t>
            </w:r>
          </w:p>
          <w:p w14:paraId="652C20F7" w14:textId="77777777" w:rsidR="000D610A" w:rsidRPr="00D879CA" w:rsidRDefault="000D610A" w:rsidP="00E26207">
            <w:pPr>
              <w:pStyle w:val="Heading3"/>
              <w:numPr>
                <w:ilvl w:val="0"/>
                <w:numId w:val="8"/>
              </w:numPr>
              <w:tabs>
                <w:tab w:val="left" w:pos="-2600"/>
              </w:tabs>
              <w:spacing w:before="0"/>
              <w:ind w:right="90"/>
              <w:rPr>
                <w:rFonts w:asciiTheme="minorHAnsi" w:hAnsiTheme="minorHAnsi" w:cstheme="minorHAnsi"/>
                <w:b/>
                <w:caps/>
                <w:sz w:val="18"/>
                <w:szCs w:val="18"/>
              </w:rPr>
            </w:pPr>
            <w:r w:rsidRPr="000849F0">
              <w:rPr>
                <w:rFonts w:asciiTheme="minorHAnsi" w:hAnsiTheme="minorHAnsi" w:cstheme="minorHAnsi"/>
                <w:snapToGrid w:val="0"/>
                <w:sz w:val="18"/>
                <w:szCs w:val="18"/>
              </w:rPr>
              <w:t xml:space="preserve">I am either: a) a responsible person eligible under Division 3 of the Business and Professions Code </w:t>
            </w:r>
            <w:r w:rsidRPr="004B7988">
              <w:rPr>
                <w:rFonts w:asciiTheme="minorHAnsi" w:hAnsiTheme="minorHAnsi" w:cstheme="minorHAnsi"/>
                <w:sz w:val="18"/>
                <w:szCs w:val="18"/>
              </w:rPr>
              <w:t xml:space="preserve">in the applicable classification to accept responsibility for the system design, construction, or installation </w:t>
            </w:r>
            <w:r w:rsidRPr="00720D79">
              <w:rPr>
                <w:rFonts w:asciiTheme="minorHAnsi" w:hAnsiTheme="minorHAnsi" w:cstheme="minorHAnsi"/>
                <w:snapToGrid w:val="0"/>
                <w:sz w:val="18"/>
                <w:szCs w:val="18"/>
              </w:rPr>
              <w:t>of features, materials, components, or manufa</w:t>
            </w:r>
            <w:r w:rsidRPr="00C258EC">
              <w:rPr>
                <w:rFonts w:asciiTheme="minorHAnsi" w:hAnsiTheme="minorHAnsi" w:cstheme="minorHAnsi"/>
                <w:snapToGrid w:val="0"/>
                <w:sz w:val="18"/>
                <w:szCs w:val="18"/>
              </w:rPr>
              <w:t xml:space="preserve">ctured devices </w:t>
            </w:r>
            <w:r w:rsidRPr="00FC1BBC">
              <w:rPr>
                <w:rFonts w:asciiTheme="minorHAnsi" w:hAnsiTheme="minorHAnsi" w:cstheme="minorHAnsi"/>
                <w:sz w:val="18"/>
                <w:szCs w:val="18"/>
              </w:rPr>
              <w:t xml:space="preserve">for the scope of work identified on this Certificate of Installation </w:t>
            </w:r>
            <w:r w:rsidRPr="00323F2C">
              <w:rPr>
                <w:rFonts w:asciiTheme="minorHAnsi" w:hAnsiTheme="minorHAnsi" w:cstheme="minorHAnsi"/>
                <w:snapToGrid w:val="0"/>
                <w:sz w:val="18"/>
                <w:szCs w:val="18"/>
              </w:rPr>
              <w:t>and attest to the declarations in this statement</w:t>
            </w:r>
            <w:r w:rsidRPr="00323F2C">
              <w:rPr>
                <w:rFonts w:asciiTheme="minorHAnsi" w:hAnsiTheme="minorHAnsi" w:cstheme="minorHAnsi"/>
                <w:sz w:val="18"/>
                <w:szCs w:val="18"/>
              </w:rPr>
              <w:t>, or b) I am an authorized representative of the responsible person and attest to the declarations in this statement on the responsible person’s behalf</w:t>
            </w:r>
            <w:r w:rsidRPr="00D879CA">
              <w:rPr>
                <w:rFonts w:asciiTheme="minorHAnsi" w:eastAsia="Calibri" w:hAnsiTheme="minorHAnsi" w:cstheme="minorHAnsi"/>
                <w:sz w:val="18"/>
                <w:szCs w:val="18"/>
              </w:rPr>
              <w:t>.</w:t>
            </w:r>
          </w:p>
          <w:p w14:paraId="68F99731" w14:textId="77777777" w:rsidR="000D610A" w:rsidRPr="00236F4B" w:rsidRDefault="000D610A" w:rsidP="00E26207">
            <w:pPr>
              <w:keepNext/>
              <w:numPr>
                <w:ilvl w:val="0"/>
                <w:numId w:val="8"/>
              </w:numPr>
              <w:autoSpaceDE w:val="0"/>
              <w:autoSpaceDN w:val="0"/>
              <w:adjustRightInd w:val="0"/>
              <w:spacing w:after="0" w:line="240" w:lineRule="auto"/>
              <w:ind w:right="90"/>
              <w:rPr>
                <w:rFonts w:asciiTheme="minorHAnsi" w:hAnsiTheme="minorHAnsi" w:cstheme="minorHAnsi"/>
                <w:sz w:val="18"/>
                <w:szCs w:val="18"/>
              </w:rPr>
            </w:pPr>
            <w:r w:rsidRPr="00236F4B">
              <w:rPr>
                <w:rFonts w:asciiTheme="minorHAnsi" w:hAnsiTheme="minorHAnsi" w:cs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4A2A2F7B" w14:textId="77777777" w:rsidR="000D610A" w:rsidRPr="003027B1" w:rsidRDefault="000D610A" w:rsidP="00E26207">
            <w:pPr>
              <w:pStyle w:val="ListParagraph"/>
              <w:keepNext/>
              <w:numPr>
                <w:ilvl w:val="0"/>
                <w:numId w:val="8"/>
              </w:numPr>
              <w:autoSpaceDE w:val="0"/>
              <w:autoSpaceDN w:val="0"/>
              <w:adjustRightInd w:val="0"/>
              <w:spacing w:after="0" w:line="240" w:lineRule="auto"/>
              <w:rPr>
                <w:rFonts w:asciiTheme="minorHAnsi" w:hAnsiTheme="minorHAnsi" w:cstheme="minorHAnsi"/>
                <w:sz w:val="18"/>
                <w:szCs w:val="18"/>
              </w:rPr>
            </w:pPr>
            <w:r w:rsidRPr="00DF3388">
              <w:rPr>
                <w:rFonts w:asciiTheme="minorHAnsi" w:hAnsiTheme="minorHAnsi" w:cs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r w:rsidRPr="00DF3388" w:rsidDel="001D633D">
              <w:rPr>
                <w:rFonts w:asciiTheme="minorHAnsi" w:hAnsiTheme="minorHAnsi" w:cstheme="minorHAnsi"/>
                <w:sz w:val="18"/>
                <w:szCs w:val="18"/>
              </w:rPr>
              <w:t xml:space="preserve"> </w:t>
            </w:r>
          </w:p>
          <w:p w14:paraId="0F7F4522" w14:textId="78DFD1EF" w:rsidR="00913A72" w:rsidRPr="00236F4B" w:rsidRDefault="000D610A" w:rsidP="00E26207">
            <w:pPr>
              <w:keepNext/>
              <w:numPr>
                <w:ilvl w:val="0"/>
                <w:numId w:val="2"/>
              </w:numPr>
              <w:autoSpaceDE w:val="0"/>
              <w:autoSpaceDN w:val="0"/>
              <w:adjustRightInd w:val="0"/>
              <w:spacing w:after="0" w:line="240" w:lineRule="auto"/>
              <w:contextualSpacing/>
              <w:rPr>
                <w:rFonts w:asciiTheme="minorHAnsi" w:eastAsia="Times New Roman" w:hAnsiTheme="minorHAnsi" w:cstheme="minorHAnsi"/>
                <w:b/>
                <w:sz w:val="18"/>
                <w:szCs w:val="18"/>
              </w:rPr>
            </w:pPr>
            <w:r w:rsidRPr="000849F0">
              <w:rPr>
                <w:rFonts w:asciiTheme="minorHAnsi" w:hAnsiTheme="minorHAnsi" w:cstheme="minorHAnsi"/>
                <w:sz w:val="18"/>
                <w:szCs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w:t>
            </w:r>
            <w:r w:rsidRPr="004B7988">
              <w:rPr>
                <w:rFonts w:asciiTheme="minorHAnsi" w:hAnsiTheme="minorHAnsi" w:cstheme="minorHAnsi"/>
                <w:sz w:val="18"/>
                <w:szCs w:val="18"/>
              </w:rPr>
              <w:t xml:space="preserve">y.  </w:t>
            </w:r>
          </w:p>
        </w:tc>
      </w:tr>
      <w:tr w:rsidR="00913A72" w:rsidRPr="00323F2C" w14:paraId="0F7F4526" w14:textId="77777777" w:rsidTr="00AE6068">
        <w:tblPrEx>
          <w:tblCellMar>
            <w:left w:w="108" w:type="dxa"/>
            <w:right w:w="108" w:type="dxa"/>
          </w:tblCellMar>
        </w:tblPrEx>
        <w:trPr>
          <w:trHeight w:val="360"/>
        </w:trPr>
        <w:tc>
          <w:tcPr>
            <w:tcW w:w="5307" w:type="dxa"/>
          </w:tcPr>
          <w:p w14:paraId="0F7F4524" w14:textId="77777777" w:rsidR="00913A72" w:rsidRPr="00E87371" w:rsidRDefault="00913A72" w:rsidP="00913A7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Responsible Builder/Installer Name:</w:t>
            </w:r>
          </w:p>
        </w:tc>
        <w:tc>
          <w:tcPr>
            <w:tcW w:w="5643" w:type="dxa"/>
            <w:gridSpan w:val="3"/>
          </w:tcPr>
          <w:p w14:paraId="0F7F4525" w14:textId="77777777" w:rsidR="00913A72" w:rsidRPr="00E87371" w:rsidRDefault="00913A72" w:rsidP="00913A7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Responsible Builder/Installer Signature:</w:t>
            </w:r>
          </w:p>
        </w:tc>
      </w:tr>
      <w:tr w:rsidR="00913A72" w:rsidRPr="00323F2C" w14:paraId="0F7F4529" w14:textId="77777777" w:rsidTr="00AE6068">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F7F4527" w14:textId="4FA04F4E" w:rsidR="00913A72" w:rsidRPr="00E87371" w:rsidRDefault="00913A72" w:rsidP="00913A7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0F7F4528" w14:textId="77777777" w:rsidR="00913A72" w:rsidRPr="00E87371" w:rsidRDefault="00913A72" w:rsidP="00913A7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Position With Company (Title):</w:t>
            </w:r>
          </w:p>
        </w:tc>
      </w:tr>
      <w:tr w:rsidR="00913A72" w:rsidRPr="00323F2C" w14:paraId="0F7F452C" w14:textId="77777777" w:rsidTr="00AE6068">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F7F452A" w14:textId="77777777" w:rsidR="00913A72" w:rsidRPr="00E87371" w:rsidRDefault="00913A72" w:rsidP="00913A7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0F7F452B" w14:textId="77777777" w:rsidR="00913A72" w:rsidRPr="00E87371" w:rsidRDefault="00913A72" w:rsidP="00913A7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CSLB License:</w:t>
            </w:r>
          </w:p>
        </w:tc>
      </w:tr>
      <w:tr w:rsidR="00913A72" w:rsidRPr="00323F2C" w14:paraId="0F7F4530" w14:textId="77777777" w:rsidTr="00AE6068">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F7F452D" w14:textId="77777777" w:rsidR="00913A72" w:rsidRPr="00E87371" w:rsidRDefault="00913A72" w:rsidP="00913A7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0F7F452E" w14:textId="0F9A4BF4" w:rsidR="00913A72" w:rsidRPr="00E87371" w:rsidRDefault="00913A72" w:rsidP="00913A7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Phone</w:t>
            </w:r>
            <w:r w:rsidR="003E5D1D" w:rsidRPr="00E87371">
              <w:rPr>
                <w:rFonts w:asciiTheme="minorHAnsi" w:eastAsia="Times New Roman" w:hAnsiTheme="minorHAnsi" w:cs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0F7F452F" w14:textId="77777777" w:rsidR="00913A72" w:rsidRPr="00E87371" w:rsidRDefault="00913A72" w:rsidP="00913A7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Date Signed:</w:t>
            </w:r>
          </w:p>
        </w:tc>
      </w:tr>
      <w:tr w:rsidR="00913A72" w:rsidRPr="00323F2C" w14:paraId="0F7F4533" w14:textId="77777777" w:rsidTr="00AE6068">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F7F4531" w14:textId="77777777" w:rsidR="00913A72" w:rsidRPr="00E87371" w:rsidRDefault="00913A72" w:rsidP="00913A7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0F7F4532" w14:textId="77777777" w:rsidR="00913A72" w:rsidRPr="00E87371" w:rsidRDefault="00913A72" w:rsidP="00913A7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 xml:space="preserve">Name of TPQCP (if applicable): </w:t>
            </w:r>
          </w:p>
        </w:tc>
      </w:tr>
    </w:tbl>
    <w:p w14:paraId="0F7F4534" w14:textId="77777777" w:rsidR="006D2E42" w:rsidRPr="00236F4B" w:rsidRDefault="006D2E42" w:rsidP="00DC522B">
      <w:pPr>
        <w:spacing w:after="0" w:line="240" w:lineRule="auto"/>
        <w:rPr>
          <w:rFonts w:asciiTheme="minorHAnsi" w:hAnsiTheme="minorHAnsi" w:cstheme="minorHAnsi"/>
          <w:b/>
          <w:sz w:val="18"/>
          <w:szCs w:val="18"/>
        </w:rPr>
      </w:pPr>
    </w:p>
    <w:p w14:paraId="0F7F4535" w14:textId="77777777" w:rsidR="006D2E42" w:rsidRPr="00236F4B" w:rsidRDefault="006D2E42" w:rsidP="00DC522B">
      <w:pPr>
        <w:spacing w:after="0" w:line="240" w:lineRule="auto"/>
        <w:rPr>
          <w:rFonts w:asciiTheme="minorHAnsi" w:hAnsiTheme="minorHAnsi" w:cstheme="minorHAnsi"/>
          <w:b/>
          <w:sz w:val="18"/>
          <w:szCs w:val="18"/>
        </w:rPr>
      </w:pPr>
    </w:p>
    <w:p w14:paraId="5C983BD0" w14:textId="1FE8C85E" w:rsidR="00E04539" w:rsidRDefault="00E04539" w:rsidP="00585D1F">
      <w:pPr>
        <w:spacing w:after="0" w:line="240" w:lineRule="auto"/>
        <w:jc w:val="center"/>
        <w:rPr>
          <w:rFonts w:asciiTheme="minorHAnsi" w:hAnsiTheme="minorHAnsi" w:cstheme="minorHAnsi"/>
          <w:b/>
          <w:sz w:val="18"/>
          <w:szCs w:val="18"/>
        </w:rPr>
        <w:sectPr w:rsidR="00E04539" w:rsidSect="00236F4B">
          <w:headerReference w:type="even" r:id="rId12"/>
          <w:headerReference w:type="default" r:id="rId13"/>
          <w:footerReference w:type="even" r:id="rId14"/>
          <w:footerReference w:type="default" r:id="rId15"/>
          <w:headerReference w:type="first" r:id="rId16"/>
          <w:footerReference w:type="first" r:id="rId17"/>
          <w:pgSz w:w="12240" w:h="15840" w:code="1"/>
          <w:pgMar w:top="720" w:right="720" w:bottom="720" w:left="720" w:header="432" w:footer="432" w:gutter="0"/>
          <w:cols w:space="720"/>
          <w:docGrid w:linePitch="360"/>
        </w:sectPr>
      </w:pPr>
    </w:p>
    <w:p w14:paraId="45213D9A" w14:textId="6F518248" w:rsidR="00585D1F" w:rsidRPr="00236F4B" w:rsidRDefault="00585D1F" w:rsidP="00585D1F">
      <w:pPr>
        <w:spacing w:after="0" w:line="240" w:lineRule="auto"/>
        <w:jc w:val="center"/>
        <w:rPr>
          <w:b/>
          <w:sz w:val="18"/>
          <w:szCs w:val="18"/>
        </w:rPr>
      </w:pPr>
      <w:del w:id="219" w:author="Tam, Danny@Energy" w:date="2022-02-28T15:09:00Z">
        <w:r w:rsidRPr="00236F4B" w:rsidDel="00FF4E23">
          <w:rPr>
            <w:b/>
            <w:sz w:val="18"/>
            <w:szCs w:val="18"/>
          </w:rPr>
          <w:lastRenderedPageBreak/>
          <w:delText>CF2R</w:delText>
        </w:r>
      </w:del>
      <w:ins w:id="220" w:author="Tam, Danny@Energy" w:date="2022-02-28T15:09:00Z">
        <w:r w:rsidR="00FF4E23">
          <w:rPr>
            <w:b/>
            <w:sz w:val="18"/>
            <w:szCs w:val="18"/>
          </w:rPr>
          <w:t>NRCV</w:t>
        </w:r>
      </w:ins>
      <w:r w:rsidRPr="00236F4B">
        <w:rPr>
          <w:b/>
          <w:sz w:val="18"/>
          <w:szCs w:val="18"/>
        </w:rPr>
        <w:t>-PLB-22-H User Instructions</w:t>
      </w:r>
    </w:p>
    <w:p w14:paraId="147A221A" w14:textId="77777777" w:rsidR="00585D1F" w:rsidRPr="00236F4B"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p>
    <w:p w14:paraId="2C7AF0AD" w14:textId="1498D549" w:rsidR="00585D1F" w:rsidRPr="00236F4B" w:rsidRDefault="006E1E98" w:rsidP="00585D1F">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rFonts w:asciiTheme="minorHAnsi" w:hAnsiTheme="minorHAnsi" w:cs="Arial"/>
          <w:b/>
          <w:sz w:val="18"/>
          <w:szCs w:val="18"/>
        </w:rPr>
      </w:pPr>
      <w:r w:rsidRPr="00236F4B">
        <w:rPr>
          <w:rFonts w:asciiTheme="minorHAnsi" w:hAnsiTheme="minorHAnsi" w:cs="Arial"/>
          <w:b/>
          <w:sz w:val="18"/>
          <w:szCs w:val="18"/>
        </w:rPr>
        <w:t>A</w:t>
      </w:r>
      <w:r w:rsidR="00585D1F" w:rsidRPr="00236F4B">
        <w:rPr>
          <w:rFonts w:asciiTheme="minorHAnsi" w:hAnsiTheme="minorHAnsi" w:cs="Arial"/>
          <w:b/>
          <w:sz w:val="18"/>
          <w:szCs w:val="18"/>
        </w:rPr>
        <w:t xml:space="preserve">. Design </w:t>
      </w:r>
      <w:ins w:id="221" w:author="Alhabibi, Haider@Energy" w:date="2021-12-12T22:12:00Z">
        <w:r w:rsidR="003A7C55">
          <w:rPr>
            <w:rFonts w:asciiTheme="minorHAnsi" w:hAnsiTheme="minorHAnsi" w:cstheme="minorHAnsi"/>
            <w:b/>
            <w:sz w:val="20"/>
            <w:szCs w:val="20"/>
          </w:rPr>
          <w:t xml:space="preserve">HERS Verified </w:t>
        </w:r>
      </w:ins>
      <w:r w:rsidR="0025496C">
        <w:rPr>
          <w:rFonts w:asciiTheme="minorHAnsi" w:hAnsiTheme="minorHAnsi" w:cs="Arial"/>
          <w:b/>
          <w:sz w:val="18"/>
          <w:szCs w:val="18"/>
        </w:rPr>
        <w:t>Dwelling Unit</w:t>
      </w:r>
      <w:r w:rsidR="0025496C" w:rsidRPr="00236F4B">
        <w:rPr>
          <w:rFonts w:asciiTheme="minorHAnsi" w:hAnsiTheme="minorHAnsi" w:cs="Arial"/>
          <w:b/>
          <w:sz w:val="18"/>
          <w:szCs w:val="18"/>
        </w:rPr>
        <w:t xml:space="preserve"> </w:t>
      </w:r>
      <w:r w:rsidR="00585D1F" w:rsidRPr="00236F4B">
        <w:rPr>
          <w:rFonts w:asciiTheme="minorHAnsi" w:hAnsiTheme="minorHAnsi" w:cs="Arial"/>
          <w:b/>
          <w:sz w:val="18"/>
          <w:szCs w:val="18"/>
        </w:rPr>
        <w:t>Water Heating Systems Information</w:t>
      </w:r>
    </w:p>
    <w:p w14:paraId="036FDD4A" w14:textId="35245898" w:rsidR="00585D1F" w:rsidRPr="00236F4B"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sz w:val="18"/>
          <w:szCs w:val="18"/>
        </w:rPr>
      </w:pPr>
      <w:r w:rsidRPr="00236F4B">
        <w:rPr>
          <w:rFonts w:asciiTheme="minorHAnsi" w:hAnsiTheme="minorHAnsi"/>
          <w:sz w:val="18"/>
          <w:szCs w:val="18"/>
        </w:rPr>
        <w:t xml:space="preserve">This table reports the water heating system features that were specified on the registered </w:t>
      </w:r>
      <w:del w:id="222" w:author="Tam, Danny@Energy" w:date="2022-02-28T15:09:00Z">
        <w:r w:rsidRPr="00236F4B" w:rsidDel="00FF4E23">
          <w:rPr>
            <w:rFonts w:asciiTheme="minorHAnsi" w:hAnsiTheme="minorHAnsi"/>
            <w:sz w:val="18"/>
            <w:szCs w:val="18"/>
          </w:rPr>
          <w:delText>CF1R</w:delText>
        </w:r>
      </w:del>
      <w:ins w:id="223" w:author="Tam, Danny@Energy" w:date="2022-02-28T15:09:00Z">
        <w:r w:rsidR="00FF4E23">
          <w:rPr>
            <w:rFonts w:asciiTheme="minorHAnsi" w:hAnsiTheme="minorHAnsi"/>
            <w:sz w:val="18"/>
            <w:szCs w:val="18"/>
          </w:rPr>
          <w:t>NRCC</w:t>
        </w:r>
      </w:ins>
      <w:r w:rsidRPr="00236F4B">
        <w:rPr>
          <w:rFonts w:asciiTheme="minorHAnsi" w:hAnsiTheme="minorHAnsi"/>
          <w:sz w:val="18"/>
          <w:szCs w:val="18"/>
        </w:rPr>
        <w:t xml:space="preserve"> compliance document for this project. </w:t>
      </w:r>
      <w:r w:rsidR="00E04539">
        <w:rPr>
          <w:rFonts w:asciiTheme="minorHAnsi" w:hAnsiTheme="minorHAnsi"/>
          <w:sz w:val="18"/>
          <w:szCs w:val="18"/>
        </w:rPr>
        <w:t>His section is f</w:t>
      </w:r>
      <w:r w:rsidRPr="00236F4B">
        <w:rPr>
          <w:rFonts w:asciiTheme="minorHAnsi" w:hAnsiTheme="minorHAnsi"/>
          <w:sz w:val="18"/>
          <w:szCs w:val="18"/>
        </w:rPr>
        <w:t>or information</w:t>
      </w:r>
      <w:r w:rsidR="00E04539">
        <w:rPr>
          <w:rFonts w:asciiTheme="minorHAnsi" w:hAnsiTheme="minorHAnsi"/>
          <w:sz w:val="18"/>
          <w:szCs w:val="18"/>
        </w:rPr>
        <w:t>/verification purposes</w:t>
      </w:r>
      <w:r w:rsidRPr="00236F4B">
        <w:rPr>
          <w:rFonts w:asciiTheme="minorHAnsi" w:hAnsiTheme="minorHAnsi"/>
          <w:sz w:val="18"/>
          <w:szCs w:val="18"/>
        </w:rPr>
        <w:t xml:space="preserve"> only and requires no user input.</w:t>
      </w:r>
    </w:p>
    <w:p w14:paraId="75891B73" w14:textId="77777777" w:rsidR="00585D1F" w:rsidRPr="00236F4B"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Arial"/>
          <w:sz w:val="18"/>
          <w:szCs w:val="18"/>
        </w:rPr>
      </w:pPr>
    </w:p>
    <w:p w14:paraId="612DE64B" w14:textId="7B34CF13" w:rsidR="00A2703C" w:rsidRPr="005828AE" w:rsidRDefault="00A2703C" w:rsidP="00A2703C">
      <w:pPr>
        <w:keepNext/>
        <w:spacing w:after="0" w:line="240" w:lineRule="auto"/>
        <w:rPr>
          <w:ins w:id="224" w:author="Alhabibi, Haider@Energy" w:date="2022-01-25T13:55:00Z"/>
          <w:rFonts w:asciiTheme="minorHAnsi" w:hAnsiTheme="minorHAnsi" w:cstheme="minorHAnsi"/>
          <w:b/>
          <w:sz w:val="18"/>
          <w:szCs w:val="18"/>
        </w:rPr>
      </w:pPr>
      <w:ins w:id="225" w:author="Alhabibi, Haider@Energy" w:date="2022-01-25T13:55:00Z">
        <w:r>
          <w:rPr>
            <w:rFonts w:asciiTheme="minorHAnsi" w:hAnsiTheme="minorHAnsi" w:cstheme="minorHAnsi"/>
            <w:b/>
            <w:sz w:val="18"/>
            <w:szCs w:val="18"/>
          </w:rPr>
          <w:t>A1</w:t>
        </w:r>
        <w:r w:rsidRPr="005828AE">
          <w:rPr>
            <w:rFonts w:asciiTheme="minorHAnsi" w:hAnsiTheme="minorHAnsi" w:cstheme="minorHAnsi"/>
            <w:b/>
            <w:sz w:val="18"/>
            <w:szCs w:val="18"/>
          </w:rPr>
          <w:t xml:space="preserve">. Design </w:t>
        </w:r>
        <w:r w:rsidRPr="00C1150F">
          <w:rPr>
            <w:rFonts w:cstheme="minorHAnsi"/>
            <w:b/>
            <w:sz w:val="20"/>
            <w:szCs w:val="20"/>
          </w:rPr>
          <w:t xml:space="preserve">HERS Verified </w:t>
        </w:r>
        <w:r w:rsidRPr="005828AE">
          <w:rPr>
            <w:rFonts w:asciiTheme="minorHAnsi" w:hAnsiTheme="minorHAnsi" w:cstheme="minorHAnsi"/>
            <w:b/>
            <w:sz w:val="18"/>
            <w:szCs w:val="18"/>
          </w:rPr>
          <w:t xml:space="preserve">Dwelling Unit </w:t>
        </w:r>
        <w:r>
          <w:rPr>
            <w:rFonts w:asciiTheme="minorHAnsi" w:hAnsiTheme="minorHAnsi" w:cstheme="minorHAnsi"/>
            <w:b/>
            <w:sz w:val="18"/>
            <w:szCs w:val="18"/>
          </w:rPr>
          <w:t xml:space="preserve">HPWH System </w:t>
        </w:r>
        <w:r w:rsidRPr="005828AE">
          <w:rPr>
            <w:rFonts w:asciiTheme="minorHAnsi" w:hAnsiTheme="minorHAnsi" w:cstheme="minorHAnsi"/>
            <w:b/>
            <w:sz w:val="18"/>
            <w:szCs w:val="18"/>
          </w:rPr>
          <w:t>Information</w:t>
        </w:r>
      </w:ins>
    </w:p>
    <w:p w14:paraId="6A893849" w14:textId="4E67935D" w:rsidR="00A2703C" w:rsidRDefault="00A2703C" w:rsidP="00A2703C">
      <w:pPr>
        <w:keepNext/>
        <w:spacing w:after="0" w:line="240" w:lineRule="auto"/>
        <w:rPr>
          <w:ins w:id="226" w:author="Alhabibi, Haider@Energy" w:date="2022-01-25T13:55:00Z"/>
          <w:rFonts w:asciiTheme="minorHAnsi" w:hAnsiTheme="minorHAnsi" w:cstheme="minorHAnsi"/>
          <w:sz w:val="18"/>
          <w:szCs w:val="18"/>
        </w:rPr>
      </w:pPr>
      <w:ins w:id="227" w:author="Alhabibi, Haider@Energy" w:date="2022-01-25T13:55:00Z">
        <w:r w:rsidRPr="005828AE">
          <w:rPr>
            <w:rFonts w:asciiTheme="minorHAnsi" w:hAnsiTheme="minorHAnsi" w:cstheme="minorHAnsi"/>
            <w:sz w:val="18"/>
            <w:szCs w:val="18"/>
          </w:rPr>
          <w:t xml:space="preserve">This table reports the water heating system features that were specified on the registered </w:t>
        </w:r>
        <w:del w:id="228" w:author="Tam, Danny@Energy" w:date="2022-02-28T15:09:00Z">
          <w:r w:rsidRPr="005828AE" w:rsidDel="00FF4E23">
            <w:rPr>
              <w:rFonts w:asciiTheme="minorHAnsi" w:hAnsiTheme="minorHAnsi" w:cstheme="minorHAnsi"/>
              <w:sz w:val="18"/>
              <w:szCs w:val="18"/>
            </w:rPr>
            <w:delText>CF1R</w:delText>
          </w:r>
        </w:del>
      </w:ins>
      <w:ins w:id="229" w:author="Tam, Danny@Energy" w:date="2022-02-28T15:09:00Z">
        <w:r w:rsidR="00FF4E23">
          <w:rPr>
            <w:rFonts w:asciiTheme="minorHAnsi" w:hAnsiTheme="minorHAnsi" w:cstheme="minorHAnsi"/>
            <w:sz w:val="18"/>
            <w:szCs w:val="18"/>
          </w:rPr>
          <w:t>NRCC</w:t>
        </w:r>
      </w:ins>
      <w:ins w:id="230" w:author="Alhabibi, Haider@Energy" w:date="2022-01-25T13:55:00Z">
        <w:r w:rsidRPr="005828AE">
          <w:rPr>
            <w:rFonts w:asciiTheme="minorHAnsi" w:hAnsiTheme="minorHAnsi" w:cstheme="minorHAnsi"/>
            <w:sz w:val="18"/>
            <w:szCs w:val="18"/>
          </w:rPr>
          <w:t xml:space="preserve"> compliance document for this project. </w:t>
        </w:r>
        <w:r>
          <w:rPr>
            <w:rFonts w:asciiTheme="minorHAnsi" w:hAnsiTheme="minorHAnsi" w:cstheme="minorHAnsi"/>
            <w:sz w:val="18"/>
            <w:szCs w:val="18"/>
          </w:rPr>
          <w:t>This section is f</w:t>
        </w:r>
        <w:r w:rsidRPr="005828AE">
          <w:rPr>
            <w:rFonts w:asciiTheme="minorHAnsi" w:hAnsiTheme="minorHAnsi" w:cstheme="minorHAnsi"/>
            <w:sz w:val="18"/>
            <w:szCs w:val="18"/>
          </w:rPr>
          <w:t>or information</w:t>
        </w:r>
        <w:r>
          <w:rPr>
            <w:rFonts w:asciiTheme="minorHAnsi" w:hAnsiTheme="minorHAnsi" w:cstheme="minorHAnsi"/>
            <w:sz w:val="18"/>
            <w:szCs w:val="18"/>
          </w:rPr>
          <w:t>/verification purposes</w:t>
        </w:r>
        <w:r w:rsidRPr="005828AE">
          <w:rPr>
            <w:rFonts w:asciiTheme="minorHAnsi" w:hAnsiTheme="minorHAnsi" w:cstheme="minorHAnsi"/>
            <w:sz w:val="18"/>
            <w:szCs w:val="18"/>
          </w:rPr>
          <w:t xml:space="preserve"> only and requires no user input.</w:t>
        </w:r>
      </w:ins>
    </w:p>
    <w:p w14:paraId="35444689" w14:textId="77777777" w:rsidR="00A2703C" w:rsidRDefault="00A2703C" w:rsidP="00A2703C">
      <w:pPr>
        <w:keepNext/>
        <w:spacing w:after="0" w:line="240" w:lineRule="auto"/>
        <w:rPr>
          <w:ins w:id="231" w:author="Alhabibi, Haider@Energy" w:date="2022-01-25T13:55:00Z"/>
          <w:rFonts w:asciiTheme="minorHAnsi" w:hAnsiTheme="minorHAnsi" w:cstheme="minorHAnsi"/>
          <w:sz w:val="18"/>
          <w:szCs w:val="18"/>
        </w:rPr>
      </w:pPr>
    </w:p>
    <w:p w14:paraId="7C2891E7" w14:textId="261957A6" w:rsidR="00720D79" w:rsidRPr="00236F4B" w:rsidRDefault="006E1E98" w:rsidP="00A2703C">
      <w:pPr>
        <w:keepNext/>
        <w:spacing w:after="0" w:line="240" w:lineRule="auto"/>
        <w:rPr>
          <w:rFonts w:asciiTheme="minorHAnsi" w:hAnsiTheme="minorHAnsi" w:cstheme="minorHAnsi"/>
          <w:sz w:val="18"/>
          <w:szCs w:val="18"/>
        </w:rPr>
      </w:pPr>
      <w:r w:rsidRPr="00236F4B">
        <w:rPr>
          <w:rFonts w:asciiTheme="minorHAnsi" w:hAnsiTheme="minorHAnsi" w:cstheme="minorHAnsi"/>
          <w:b/>
          <w:sz w:val="18"/>
          <w:szCs w:val="18"/>
        </w:rPr>
        <w:t>B</w:t>
      </w:r>
      <w:r w:rsidR="00720D79" w:rsidRPr="00236F4B">
        <w:rPr>
          <w:rFonts w:asciiTheme="minorHAnsi" w:hAnsiTheme="minorHAnsi" w:cstheme="minorHAnsi"/>
          <w:b/>
          <w:sz w:val="18"/>
          <w:szCs w:val="18"/>
        </w:rPr>
        <w:t xml:space="preserve">. Installed </w:t>
      </w:r>
      <w:ins w:id="232" w:author="Alhabibi, Haider@Energy" w:date="2021-12-12T22:12:00Z">
        <w:r w:rsidR="00B47F33">
          <w:rPr>
            <w:rFonts w:asciiTheme="minorHAnsi" w:hAnsiTheme="minorHAnsi" w:cstheme="minorHAnsi"/>
            <w:b/>
            <w:sz w:val="20"/>
            <w:szCs w:val="20"/>
          </w:rPr>
          <w:t xml:space="preserve">HERS Verified </w:t>
        </w:r>
      </w:ins>
      <w:r w:rsidR="00720D79" w:rsidRPr="00236F4B">
        <w:rPr>
          <w:rFonts w:asciiTheme="minorHAnsi" w:hAnsiTheme="minorHAnsi" w:cstheme="minorHAnsi"/>
          <w:b/>
          <w:sz w:val="18"/>
          <w:szCs w:val="18"/>
        </w:rPr>
        <w:t>Dwelling Unit Water Heating Systems Information</w:t>
      </w:r>
    </w:p>
    <w:p w14:paraId="3B724820" w14:textId="1DD2E288" w:rsidR="00720D79" w:rsidRPr="00236F4B" w:rsidRDefault="00720D79" w:rsidP="00720D79">
      <w:pPr>
        <w:keepNext/>
        <w:spacing w:after="0" w:line="240" w:lineRule="auto"/>
        <w:rPr>
          <w:rFonts w:asciiTheme="minorHAnsi" w:hAnsiTheme="minorHAnsi" w:cstheme="minorHAnsi"/>
          <w:sz w:val="18"/>
          <w:szCs w:val="18"/>
        </w:rPr>
      </w:pPr>
      <w:r w:rsidRPr="00236F4B">
        <w:rPr>
          <w:rFonts w:asciiTheme="minorHAnsi" w:hAnsiTheme="minorHAnsi" w:cstheme="minorHAnsi"/>
          <w:sz w:val="18"/>
          <w:szCs w:val="18"/>
        </w:rPr>
        <w:t xml:space="preserve">This table reports the water heating system information that is being installed. Require one line for each </w:t>
      </w:r>
      <w:r w:rsidR="00EC0CA0">
        <w:rPr>
          <w:rFonts w:asciiTheme="minorHAnsi" w:hAnsiTheme="minorHAnsi" w:cstheme="minorHAnsi"/>
          <w:sz w:val="18"/>
          <w:szCs w:val="18"/>
        </w:rPr>
        <w:t>installed water heater</w:t>
      </w:r>
      <w:r w:rsidRPr="00236F4B">
        <w:rPr>
          <w:rFonts w:asciiTheme="minorHAnsi" w:hAnsiTheme="minorHAnsi" w:cstheme="minorHAnsi"/>
          <w:sz w:val="18"/>
          <w:szCs w:val="18"/>
        </w:rPr>
        <w:t>.</w:t>
      </w:r>
    </w:p>
    <w:p w14:paraId="54588895" w14:textId="797E5593" w:rsidR="00FB4EA5" w:rsidRDefault="00720D79" w:rsidP="00720D79">
      <w:pPr>
        <w:keepNext/>
        <w:spacing w:after="0" w:line="240" w:lineRule="auto"/>
        <w:ind w:left="720" w:hanging="450"/>
        <w:rPr>
          <w:rFonts w:asciiTheme="minorHAnsi" w:hAnsiTheme="minorHAnsi" w:cstheme="minorHAnsi"/>
          <w:sz w:val="18"/>
          <w:szCs w:val="18"/>
        </w:rPr>
      </w:pPr>
      <w:r w:rsidRPr="00236F4B">
        <w:rPr>
          <w:rFonts w:asciiTheme="minorHAnsi" w:hAnsiTheme="minorHAnsi" w:cstheme="minorHAnsi"/>
          <w:sz w:val="18"/>
          <w:szCs w:val="18"/>
        </w:rPr>
        <w:t xml:space="preserve">01 </w:t>
      </w:r>
      <w:r w:rsidR="00FB4EA5">
        <w:rPr>
          <w:rFonts w:asciiTheme="minorHAnsi" w:hAnsiTheme="minorHAnsi" w:cstheme="minorHAnsi"/>
          <w:sz w:val="18"/>
          <w:szCs w:val="18"/>
        </w:rPr>
        <w:t xml:space="preserve">Dwelling Unit Name - </w:t>
      </w:r>
      <w:r w:rsidR="00FB4EA5" w:rsidRPr="0087483C">
        <w:rPr>
          <w:rFonts w:asciiTheme="minorHAnsi" w:hAnsiTheme="minorHAnsi" w:cstheme="minorHAnsi"/>
          <w:sz w:val="18"/>
          <w:szCs w:val="18"/>
        </w:rPr>
        <w:t xml:space="preserve">Reference information from </w:t>
      </w:r>
      <w:r w:rsidR="00FB4EA5">
        <w:rPr>
          <w:rFonts w:asciiTheme="minorHAnsi" w:hAnsiTheme="minorHAnsi" w:cstheme="minorHAnsi"/>
          <w:sz w:val="18"/>
          <w:szCs w:val="18"/>
        </w:rPr>
        <w:t>Table A</w:t>
      </w:r>
      <w:r w:rsidR="00FB4EA5" w:rsidRPr="0087483C">
        <w:rPr>
          <w:rFonts w:asciiTheme="minorHAnsi" w:hAnsiTheme="minorHAnsi" w:cstheme="minorHAnsi"/>
          <w:sz w:val="18"/>
          <w:szCs w:val="18"/>
        </w:rPr>
        <w:t>.</w:t>
      </w:r>
      <w:r w:rsidR="00FB4EA5">
        <w:rPr>
          <w:rFonts w:asciiTheme="minorHAnsi" w:hAnsiTheme="minorHAnsi" w:cstheme="minorHAnsi"/>
          <w:sz w:val="18"/>
          <w:szCs w:val="18"/>
        </w:rPr>
        <w:t xml:space="preserve"> </w:t>
      </w:r>
    </w:p>
    <w:p w14:paraId="2A45BB2F" w14:textId="03172B00" w:rsidR="00720D79" w:rsidRPr="0087483C" w:rsidRDefault="00FB4EA5" w:rsidP="00720D79">
      <w:pPr>
        <w:keepNext/>
        <w:spacing w:after="0" w:line="240" w:lineRule="auto"/>
        <w:ind w:left="720" w:hanging="450"/>
        <w:rPr>
          <w:rFonts w:asciiTheme="minorHAnsi" w:hAnsiTheme="minorHAnsi" w:cstheme="minorHAnsi"/>
          <w:sz w:val="18"/>
          <w:szCs w:val="18"/>
        </w:rPr>
      </w:pPr>
      <w:r>
        <w:rPr>
          <w:rFonts w:asciiTheme="minorHAnsi" w:hAnsiTheme="minorHAnsi" w:cstheme="minorHAnsi"/>
          <w:sz w:val="18"/>
          <w:szCs w:val="18"/>
        </w:rPr>
        <w:t xml:space="preserve">02 </w:t>
      </w:r>
      <w:r w:rsidR="00720D79" w:rsidRPr="00236F4B">
        <w:rPr>
          <w:rFonts w:asciiTheme="minorHAnsi" w:hAnsiTheme="minorHAnsi" w:cstheme="minorHAnsi"/>
          <w:sz w:val="18"/>
          <w:szCs w:val="18"/>
        </w:rPr>
        <w:t xml:space="preserve">Water Heating System ID or Name – </w:t>
      </w:r>
      <w:r w:rsidR="00720D79" w:rsidRPr="0087483C">
        <w:rPr>
          <w:rFonts w:asciiTheme="minorHAnsi" w:hAnsiTheme="minorHAnsi" w:cstheme="minorHAnsi"/>
          <w:sz w:val="18"/>
          <w:szCs w:val="18"/>
        </w:rPr>
        <w:t xml:space="preserve">Reference information from </w:t>
      </w:r>
      <w:r w:rsidR="0087483C">
        <w:rPr>
          <w:rFonts w:asciiTheme="minorHAnsi" w:hAnsiTheme="minorHAnsi" w:cstheme="minorHAnsi"/>
          <w:sz w:val="18"/>
          <w:szCs w:val="18"/>
        </w:rPr>
        <w:t>Table A</w:t>
      </w:r>
      <w:r w:rsidR="00720D79" w:rsidRPr="0087483C">
        <w:rPr>
          <w:rFonts w:asciiTheme="minorHAnsi" w:hAnsiTheme="minorHAnsi" w:cstheme="minorHAnsi"/>
          <w:sz w:val="18"/>
          <w:szCs w:val="18"/>
        </w:rPr>
        <w:t>.</w:t>
      </w:r>
    </w:p>
    <w:p w14:paraId="502ABF75" w14:textId="4B68F976" w:rsidR="00720D79" w:rsidRPr="0087483C" w:rsidRDefault="00720D79" w:rsidP="00720D79">
      <w:pPr>
        <w:keepNext/>
        <w:spacing w:after="0" w:line="240" w:lineRule="auto"/>
        <w:ind w:left="720" w:hanging="450"/>
        <w:rPr>
          <w:rFonts w:asciiTheme="minorHAnsi" w:hAnsiTheme="minorHAnsi" w:cstheme="minorHAnsi"/>
          <w:sz w:val="18"/>
          <w:szCs w:val="18"/>
        </w:rPr>
      </w:pPr>
      <w:r w:rsidRPr="0087483C">
        <w:rPr>
          <w:rFonts w:asciiTheme="minorHAnsi" w:hAnsiTheme="minorHAnsi" w:cstheme="minorHAnsi"/>
          <w:sz w:val="18"/>
          <w:szCs w:val="18"/>
        </w:rPr>
        <w:t>0</w:t>
      </w:r>
      <w:r w:rsidR="00FB4EA5">
        <w:rPr>
          <w:rFonts w:asciiTheme="minorHAnsi" w:hAnsiTheme="minorHAnsi" w:cstheme="minorHAnsi"/>
          <w:sz w:val="18"/>
          <w:szCs w:val="18"/>
        </w:rPr>
        <w:t>3</w:t>
      </w:r>
      <w:r w:rsidRPr="0087483C">
        <w:rPr>
          <w:rFonts w:asciiTheme="minorHAnsi" w:hAnsiTheme="minorHAnsi" w:cstheme="minorHAnsi"/>
          <w:sz w:val="18"/>
          <w:szCs w:val="18"/>
        </w:rPr>
        <w:t xml:space="preserve"> Water Heating System Type – Reference information from </w:t>
      </w:r>
      <w:r w:rsidR="0087483C">
        <w:rPr>
          <w:rFonts w:asciiTheme="minorHAnsi" w:hAnsiTheme="minorHAnsi" w:cstheme="minorHAnsi"/>
          <w:sz w:val="18"/>
          <w:szCs w:val="18"/>
        </w:rPr>
        <w:t>Table A</w:t>
      </w:r>
      <w:r w:rsidRPr="0087483C">
        <w:rPr>
          <w:rFonts w:asciiTheme="minorHAnsi" w:hAnsiTheme="minorHAnsi" w:cstheme="minorHAnsi"/>
          <w:sz w:val="18"/>
          <w:szCs w:val="18"/>
        </w:rPr>
        <w:t>. The different kinds of water heating system type are DHW, or Combined Hydronic.</w:t>
      </w:r>
    </w:p>
    <w:p w14:paraId="12FFCCFD" w14:textId="1536F77D" w:rsidR="00720D79" w:rsidRPr="0087483C" w:rsidRDefault="00720D79" w:rsidP="00720D79">
      <w:pPr>
        <w:keepNext/>
        <w:spacing w:after="0" w:line="240" w:lineRule="auto"/>
        <w:ind w:left="540" w:hanging="270"/>
        <w:rPr>
          <w:rFonts w:asciiTheme="minorHAnsi" w:hAnsiTheme="minorHAnsi" w:cstheme="minorHAnsi"/>
          <w:sz w:val="18"/>
          <w:szCs w:val="18"/>
        </w:rPr>
      </w:pPr>
      <w:r w:rsidRPr="0087483C">
        <w:rPr>
          <w:rFonts w:asciiTheme="minorHAnsi" w:hAnsiTheme="minorHAnsi" w:cstheme="minorHAnsi"/>
          <w:sz w:val="18"/>
          <w:szCs w:val="18"/>
        </w:rPr>
        <w:t>0</w:t>
      </w:r>
      <w:r w:rsidR="00FB4EA5">
        <w:rPr>
          <w:rFonts w:asciiTheme="minorHAnsi" w:hAnsiTheme="minorHAnsi" w:cstheme="minorHAnsi"/>
          <w:sz w:val="18"/>
          <w:szCs w:val="18"/>
        </w:rPr>
        <w:t>4</w:t>
      </w:r>
      <w:r w:rsidRPr="0087483C">
        <w:rPr>
          <w:rFonts w:asciiTheme="minorHAnsi" w:hAnsiTheme="minorHAnsi" w:cstheme="minorHAnsi"/>
          <w:sz w:val="18"/>
          <w:szCs w:val="18"/>
        </w:rPr>
        <w:t xml:space="preserve"> Water Heater Type – </w:t>
      </w:r>
      <w:r w:rsidR="0087483C">
        <w:rPr>
          <w:rFonts w:asciiTheme="minorHAnsi" w:hAnsiTheme="minorHAnsi" w:cstheme="minorHAnsi"/>
          <w:sz w:val="18"/>
          <w:szCs w:val="18"/>
        </w:rPr>
        <w:t>Reference i</w:t>
      </w:r>
      <w:r w:rsidRPr="0087483C">
        <w:rPr>
          <w:rFonts w:asciiTheme="minorHAnsi" w:hAnsiTheme="minorHAnsi" w:cstheme="minorHAnsi"/>
          <w:sz w:val="18"/>
          <w:szCs w:val="18"/>
        </w:rPr>
        <w:t xml:space="preserve">nformation from </w:t>
      </w:r>
      <w:r w:rsidR="0087483C">
        <w:rPr>
          <w:rFonts w:asciiTheme="minorHAnsi" w:hAnsiTheme="minorHAnsi" w:cstheme="minorHAnsi"/>
          <w:sz w:val="18"/>
          <w:szCs w:val="18"/>
        </w:rPr>
        <w:t>Table A</w:t>
      </w:r>
      <w:r w:rsidRPr="0087483C">
        <w:rPr>
          <w:rFonts w:asciiTheme="minorHAnsi" w:hAnsiTheme="minorHAnsi" w:cstheme="minorHAnsi"/>
          <w:sz w:val="18"/>
          <w:szCs w:val="18"/>
        </w:rPr>
        <w:t>. The different kinds of water heaters are Large/Commercial Storage, Small/Consumer Storage, Residential-Duty Commercial Storage, Heat Pump, Boiler, Large/Commercial Instantaneous, Small/Consumer Instantaneous, Residential-Duty Commercial Instantaneous or Indirect.</w:t>
      </w:r>
    </w:p>
    <w:p w14:paraId="7A67C572" w14:textId="78C14528" w:rsidR="00720D79" w:rsidRPr="0087483C" w:rsidRDefault="00720D79" w:rsidP="00720D79">
      <w:pPr>
        <w:keepNext/>
        <w:spacing w:after="0" w:line="240" w:lineRule="auto"/>
        <w:ind w:left="720" w:hanging="450"/>
        <w:rPr>
          <w:rFonts w:asciiTheme="minorHAnsi" w:hAnsiTheme="minorHAnsi" w:cstheme="minorHAnsi"/>
          <w:sz w:val="18"/>
          <w:szCs w:val="18"/>
        </w:rPr>
      </w:pPr>
      <w:r w:rsidRPr="0087483C">
        <w:rPr>
          <w:rFonts w:asciiTheme="minorHAnsi" w:hAnsiTheme="minorHAnsi" w:cstheme="minorHAnsi"/>
          <w:sz w:val="18"/>
          <w:szCs w:val="18"/>
        </w:rPr>
        <w:t>0</w:t>
      </w:r>
      <w:r w:rsidR="00FB4EA5">
        <w:rPr>
          <w:rFonts w:asciiTheme="minorHAnsi" w:hAnsiTheme="minorHAnsi" w:cstheme="minorHAnsi"/>
          <w:sz w:val="18"/>
          <w:szCs w:val="18"/>
        </w:rPr>
        <w:t>5</w:t>
      </w:r>
      <w:r w:rsidRPr="0087483C">
        <w:rPr>
          <w:rFonts w:asciiTheme="minorHAnsi" w:hAnsiTheme="minorHAnsi" w:cstheme="minorHAnsi"/>
          <w:sz w:val="18"/>
          <w:szCs w:val="18"/>
        </w:rPr>
        <w:t xml:space="preserve"> # of </w:t>
      </w:r>
      <w:r w:rsidR="001822B4">
        <w:rPr>
          <w:rFonts w:asciiTheme="minorHAnsi" w:eastAsia="Times New Roman" w:hAnsiTheme="minorHAnsi" w:cstheme="minorHAnsi"/>
          <w:sz w:val="18"/>
          <w:szCs w:val="20"/>
        </w:rPr>
        <w:t xml:space="preserve">Like (or Identical) </w:t>
      </w:r>
      <w:r w:rsidRPr="0087483C">
        <w:rPr>
          <w:rFonts w:asciiTheme="minorHAnsi" w:hAnsiTheme="minorHAnsi" w:cstheme="minorHAnsi"/>
          <w:sz w:val="18"/>
          <w:szCs w:val="18"/>
        </w:rPr>
        <w:t xml:space="preserve">Water Heaters in system – Reference information from </w:t>
      </w:r>
      <w:r w:rsidR="0087483C">
        <w:rPr>
          <w:rFonts w:asciiTheme="minorHAnsi" w:hAnsiTheme="minorHAnsi" w:cstheme="minorHAnsi"/>
          <w:sz w:val="18"/>
          <w:szCs w:val="18"/>
        </w:rPr>
        <w:t>Table A</w:t>
      </w:r>
      <w:r w:rsidRPr="0087483C">
        <w:rPr>
          <w:rFonts w:asciiTheme="minorHAnsi" w:hAnsiTheme="minorHAnsi" w:cstheme="minorHAnsi"/>
          <w:sz w:val="18"/>
          <w:szCs w:val="18"/>
        </w:rPr>
        <w:t>.</w:t>
      </w:r>
    </w:p>
    <w:p w14:paraId="1F48CB14" w14:textId="29870C10" w:rsidR="00720D79" w:rsidRPr="0087483C" w:rsidRDefault="00720D79" w:rsidP="00720D79">
      <w:pPr>
        <w:keepNext/>
        <w:spacing w:after="0" w:line="240" w:lineRule="auto"/>
        <w:ind w:left="720" w:hanging="450"/>
        <w:rPr>
          <w:rFonts w:asciiTheme="minorHAnsi" w:hAnsiTheme="minorHAnsi" w:cstheme="minorHAnsi"/>
          <w:sz w:val="18"/>
          <w:szCs w:val="18"/>
        </w:rPr>
      </w:pPr>
      <w:r w:rsidRPr="0087483C">
        <w:rPr>
          <w:rFonts w:asciiTheme="minorHAnsi" w:hAnsiTheme="minorHAnsi" w:cstheme="minorHAnsi"/>
          <w:sz w:val="18"/>
          <w:szCs w:val="18"/>
        </w:rPr>
        <w:t>0</w:t>
      </w:r>
      <w:r w:rsidR="00FB4EA5">
        <w:rPr>
          <w:rFonts w:asciiTheme="minorHAnsi" w:hAnsiTheme="minorHAnsi" w:cstheme="minorHAnsi"/>
          <w:sz w:val="18"/>
          <w:szCs w:val="18"/>
        </w:rPr>
        <w:t>6</w:t>
      </w:r>
      <w:r w:rsidRPr="0087483C">
        <w:rPr>
          <w:rFonts w:asciiTheme="minorHAnsi" w:hAnsiTheme="minorHAnsi" w:cstheme="minorHAnsi"/>
          <w:sz w:val="18"/>
          <w:szCs w:val="18"/>
        </w:rPr>
        <w:t xml:space="preserve"> Fuel Type – Reference information from </w:t>
      </w:r>
      <w:r w:rsidR="0087483C">
        <w:rPr>
          <w:rFonts w:asciiTheme="minorHAnsi" w:hAnsiTheme="minorHAnsi" w:cstheme="minorHAnsi"/>
          <w:sz w:val="18"/>
          <w:szCs w:val="18"/>
        </w:rPr>
        <w:t>Table A</w:t>
      </w:r>
      <w:r w:rsidRPr="0087483C">
        <w:rPr>
          <w:rFonts w:asciiTheme="minorHAnsi" w:hAnsiTheme="minorHAnsi" w:cstheme="minorHAnsi"/>
          <w:sz w:val="18"/>
          <w:szCs w:val="18"/>
        </w:rPr>
        <w:t xml:space="preserve">. The different kinds of fuel types are </w:t>
      </w:r>
      <w:r w:rsidR="0087483C">
        <w:rPr>
          <w:rFonts w:asciiTheme="minorHAnsi" w:hAnsiTheme="minorHAnsi" w:cstheme="minorHAnsi"/>
          <w:sz w:val="18"/>
          <w:szCs w:val="18"/>
        </w:rPr>
        <w:t xml:space="preserve">heat pump, electric resistance, </w:t>
      </w:r>
      <w:r w:rsidRPr="0087483C">
        <w:rPr>
          <w:rFonts w:asciiTheme="minorHAnsi" w:hAnsiTheme="minorHAnsi" w:cstheme="minorHAnsi"/>
          <w:sz w:val="18"/>
          <w:szCs w:val="18"/>
        </w:rPr>
        <w:t xml:space="preserve">natural gas, </w:t>
      </w:r>
      <w:r w:rsidR="0087483C">
        <w:rPr>
          <w:rFonts w:asciiTheme="minorHAnsi" w:hAnsiTheme="minorHAnsi" w:cstheme="minorHAnsi"/>
          <w:sz w:val="18"/>
          <w:szCs w:val="18"/>
        </w:rPr>
        <w:t xml:space="preserve">and </w:t>
      </w:r>
      <w:r w:rsidRPr="0087483C">
        <w:rPr>
          <w:rFonts w:asciiTheme="minorHAnsi" w:hAnsiTheme="minorHAnsi" w:cstheme="minorHAnsi"/>
          <w:sz w:val="18"/>
          <w:szCs w:val="18"/>
        </w:rPr>
        <w:t>propane.</w:t>
      </w:r>
    </w:p>
    <w:p w14:paraId="46A38320" w14:textId="3CE69775" w:rsidR="00720D79" w:rsidRPr="0087483C" w:rsidRDefault="00720D79" w:rsidP="00720D79">
      <w:pPr>
        <w:keepNext/>
        <w:spacing w:after="0" w:line="240" w:lineRule="auto"/>
        <w:ind w:left="720" w:hanging="450"/>
        <w:rPr>
          <w:rFonts w:asciiTheme="minorHAnsi" w:hAnsiTheme="minorHAnsi" w:cstheme="minorHAnsi"/>
          <w:sz w:val="18"/>
          <w:szCs w:val="18"/>
        </w:rPr>
      </w:pPr>
      <w:r w:rsidRPr="0087483C">
        <w:rPr>
          <w:rFonts w:asciiTheme="minorHAnsi" w:hAnsiTheme="minorHAnsi" w:cstheme="minorHAnsi"/>
          <w:sz w:val="18"/>
          <w:szCs w:val="18"/>
        </w:rPr>
        <w:t>0</w:t>
      </w:r>
      <w:r w:rsidR="00FB4EA5">
        <w:rPr>
          <w:rFonts w:asciiTheme="minorHAnsi" w:hAnsiTheme="minorHAnsi" w:cstheme="minorHAnsi"/>
          <w:sz w:val="18"/>
          <w:szCs w:val="18"/>
        </w:rPr>
        <w:t>7</w:t>
      </w:r>
      <w:r w:rsidRPr="0087483C">
        <w:rPr>
          <w:rFonts w:asciiTheme="minorHAnsi" w:hAnsiTheme="minorHAnsi" w:cstheme="minorHAnsi"/>
          <w:sz w:val="18"/>
          <w:szCs w:val="18"/>
        </w:rPr>
        <w:t xml:space="preserve"> Rated Input Type – Reference information from </w:t>
      </w:r>
      <w:r w:rsidR="0087483C">
        <w:rPr>
          <w:rFonts w:asciiTheme="minorHAnsi" w:hAnsiTheme="minorHAnsi" w:cstheme="minorHAnsi"/>
          <w:sz w:val="18"/>
          <w:szCs w:val="18"/>
        </w:rPr>
        <w:t>Table A</w:t>
      </w:r>
      <w:r w:rsidRPr="0087483C">
        <w:rPr>
          <w:rFonts w:asciiTheme="minorHAnsi" w:hAnsiTheme="minorHAnsi" w:cstheme="minorHAnsi"/>
          <w:sz w:val="18"/>
          <w:szCs w:val="18"/>
        </w:rPr>
        <w:t>. For natural gas</w:t>
      </w:r>
      <w:r w:rsidR="0087483C">
        <w:rPr>
          <w:rFonts w:asciiTheme="minorHAnsi" w:hAnsiTheme="minorHAnsi" w:cstheme="minorHAnsi"/>
          <w:sz w:val="18"/>
          <w:szCs w:val="18"/>
        </w:rPr>
        <w:t xml:space="preserve"> and</w:t>
      </w:r>
      <w:r w:rsidRPr="0087483C">
        <w:rPr>
          <w:rFonts w:asciiTheme="minorHAnsi" w:hAnsiTheme="minorHAnsi" w:cstheme="minorHAnsi"/>
          <w:sz w:val="18"/>
          <w:szCs w:val="18"/>
        </w:rPr>
        <w:t xml:space="preserve"> propane</w:t>
      </w:r>
      <w:r w:rsidR="0087483C">
        <w:rPr>
          <w:rFonts w:asciiTheme="minorHAnsi" w:hAnsiTheme="minorHAnsi" w:cstheme="minorHAnsi"/>
          <w:sz w:val="18"/>
          <w:szCs w:val="18"/>
        </w:rPr>
        <w:t>,</w:t>
      </w:r>
      <w:r w:rsidRPr="0087483C">
        <w:rPr>
          <w:rFonts w:asciiTheme="minorHAnsi" w:hAnsiTheme="minorHAnsi" w:cstheme="minorHAnsi"/>
          <w:sz w:val="18"/>
          <w:szCs w:val="18"/>
        </w:rPr>
        <w:t xml:space="preserve"> the input type is Btu/hr. For </w:t>
      </w:r>
      <w:r w:rsidR="0087483C">
        <w:rPr>
          <w:rFonts w:asciiTheme="minorHAnsi" w:hAnsiTheme="minorHAnsi" w:cstheme="minorHAnsi"/>
          <w:sz w:val="18"/>
          <w:szCs w:val="18"/>
        </w:rPr>
        <w:t xml:space="preserve">heat pump and </w:t>
      </w:r>
      <w:r w:rsidRPr="0087483C">
        <w:rPr>
          <w:rFonts w:asciiTheme="minorHAnsi" w:hAnsiTheme="minorHAnsi" w:cstheme="minorHAnsi"/>
          <w:sz w:val="18"/>
          <w:szCs w:val="18"/>
        </w:rPr>
        <w:t>electric</w:t>
      </w:r>
      <w:r w:rsidR="0087483C">
        <w:rPr>
          <w:rFonts w:asciiTheme="minorHAnsi" w:hAnsiTheme="minorHAnsi" w:cstheme="minorHAnsi"/>
          <w:sz w:val="18"/>
          <w:szCs w:val="18"/>
        </w:rPr>
        <w:t xml:space="preserve"> resistance,</w:t>
      </w:r>
      <w:r w:rsidRPr="0087483C">
        <w:rPr>
          <w:rFonts w:asciiTheme="minorHAnsi" w:hAnsiTheme="minorHAnsi" w:cstheme="minorHAnsi"/>
          <w:sz w:val="18"/>
          <w:szCs w:val="18"/>
        </w:rPr>
        <w:t xml:space="preserve"> the input type is kW.</w:t>
      </w:r>
    </w:p>
    <w:p w14:paraId="09EA39B2" w14:textId="768D2FF2" w:rsidR="00720D79" w:rsidRPr="0087483C" w:rsidRDefault="00720D79" w:rsidP="00720D79">
      <w:pPr>
        <w:keepNext/>
        <w:spacing w:after="0" w:line="240" w:lineRule="auto"/>
        <w:ind w:left="720" w:hanging="450"/>
        <w:rPr>
          <w:rFonts w:asciiTheme="minorHAnsi" w:hAnsiTheme="minorHAnsi" w:cstheme="minorHAnsi"/>
          <w:sz w:val="18"/>
          <w:szCs w:val="18"/>
        </w:rPr>
      </w:pPr>
      <w:r w:rsidRPr="0087483C">
        <w:rPr>
          <w:rFonts w:asciiTheme="minorHAnsi" w:hAnsiTheme="minorHAnsi" w:cstheme="minorHAnsi"/>
          <w:sz w:val="18"/>
          <w:szCs w:val="18"/>
        </w:rPr>
        <w:t>0</w:t>
      </w:r>
      <w:r w:rsidR="00FB4EA5">
        <w:rPr>
          <w:rFonts w:asciiTheme="minorHAnsi" w:hAnsiTheme="minorHAnsi" w:cstheme="minorHAnsi"/>
          <w:sz w:val="18"/>
          <w:szCs w:val="18"/>
        </w:rPr>
        <w:t>8</w:t>
      </w:r>
      <w:r w:rsidRPr="0087483C">
        <w:rPr>
          <w:rFonts w:asciiTheme="minorHAnsi" w:hAnsiTheme="minorHAnsi" w:cstheme="minorHAnsi"/>
          <w:sz w:val="18"/>
          <w:szCs w:val="18"/>
        </w:rPr>
        <w:t xml:space="preserve"> Rated Input Value – User input. Numerical value of the rated input. Must be equal to or less than value indicated on the </w:t>
      </w:r>
      <w:del w:id="233" w:author="Tam, Danny@Energy" w:date="2022-02-28T15:09:00Z">
        <w:r w:rsidRPr="0087483C" w:rsidDel="00FF4E23">
          <w:rPr>
            <w:rFonts w:asciiTheme="minorHAnsi" w:hAnsiTheme="minorHAnsi" w:cstheme="minorHAnsi"/>
            <w:sz w:val="18"/>
            <w:szCs w:val="18"/>
          </w:rPr>
          <w:delText>CF1R</w:delText>
        </w:r>
      </w:del>
      <w:ins w:id="234" w:author="Tam, Danny@Energy" w:date="2022-02-28T15:09:00Z">
        <w:r w:rsidR="00FF4E23">
          <w:rPr>
            <w:rFonts w:asciiTheme="minorHAnsi" w:hAnsiTheme="minorHAnsi" w:cstheme="minorHAnsi"/>
            <w:sz w:val="18"/>
            <w:szCs w:val="18"/>
          </w:rPr>
          <w:t>NRCC</w:t>
        </w:r>
      </w:ins>
      <w:r w:rsidRPr="0087483C">
        <w:rPr>
          <w:rFonts w:asciiTheme="minorHAnsi" w:hAnsiTheme="minorHAnsi" w:cstheme="minorHAnsi"/>
          <w:sz w:val="18"/>
          <w:szCs w:val="18"/>
        </w:rPr>
        <w:t>.</w:t>
      </w:r>
    </w:p>
    <w:p w14:paraId="27595D51" w14:textId="2D00E41F" w:rsidR="006E1E98" w:rsidRPr="0087483C" w:rsidRDefault="006E1E98" w:rsidP="00720D79">
      <w:pPr>
        <w:keepNext/>
        <w:spacing w:after="0" w:line="240" w:lineRule="auto"/>
        <w:ind w:left="720" w:hanging="450"/>
        <w:rPr>
          <w:rFonts w:asciiTheme="minorHAnsi" w:hAnsiTheme="minorHAnsi" w:cstheme="minorHAnsi"/>
          <w:sz w:val="18"/>
          <w:szCs w:val="18"/>
        </w:rPr>
      </w:pPr>
      <w:r w:rsidRPr="0036442C">
        <w:rPr>
          <w:rFonts w:asciiTheme="minorHAnsi" w:hAnsiTheme="minorHAnsi" w:cstheme="minorHAnsi"/>
          <w:sz w:val="18"/>
          <w:szCs w:val="18"/>
        </w:rPr>
        <w:t>0</w:t>
      </w:r>
      <w:r w:rsidR="00FB4EA5">
        <w:rPr>
          <w:rFonts w:asciiTheme="minorHAnsi" w:hAnsiTheme="minorHAnsi" w:cstheme="minorHAnsi"/>
          <w:sz w:val="18"/>
          <w:szCs w:val="18"/>
        </w:rPr>
        <w:t>9</w:t>
      </w:r>
      <w:r w:rsidRPr="0036442C">
        <w:rPr>
          <w:rFonts w:asciiTheme="minorHAnsi" w:hAnsiTheme="minorHAnsi" w:cstheme="minorHAnsi"/>
          <w:sz w:val="18"/>
          <w:szCs w:val="18"/>
        </w:rPr>
        <w:t xml:space="preserve"> Central DHW System Distribution - Reference information from </w:t>
      </w:r>
      <w:r w:rsidR="0087483C">
        <w:rPr>
          <w:rFonts w:asciiTheme="minorHAnsi" w:hAnsiTheme="minorHAnsi" w:cstheme="minorHAnsi"/>
          <w:sz w:val="18"/>
          <w:szCs w:val="18"/>
        </w:rPr>
        <w:t>Table A</w:t>
      </w:r>
      <w:r w:rsidRPr="0087483C">
        <w:rPr>
          <w:rFonts w:asciiTheme="minorHAnsi" w:hAnsiTheme="minorHAnsi" w:cstheme="minorHAnsi"/>
          <w:sz w:val="18"/>
          <w:szCs w:val="18"/>
        </w:rPr>
        <w:t>.</w:t>
      </w:r>
    </w:p>
    <w:p w14:paraId="79B417AF" w14:textId="163C3296" w:rsidR="00720D79" w:rsidRPr="0087483C" w:rsidRDefault="00FB4EA5" w:rsidP="00720D79">
      <w:pPr>
        <w:keepNext/>
        <w:spacing w:after="0" w:line="240" w:lineRule="auto"/>
        <w:ind w:left="720" w:hanging="450"/>
        <w:rPr>
          <w:rFonts w:asciiTheme="minorHAnsi" w:hAnsiTheme="minorHAnsi" w:cstheme="minorHAnsi"/>
          <w:sz w:val="18"/>
          <w:szCs w:val="18"/>
        </w:rPr>
      </w:pPr>
      <w:r>
        <w:rPr>
          <w:rFonts w:asciiTheme="minorHAnsi" w:hAnsiTheme="minorHAnsi" w:cstheme="minorHAnsi"/>
          <w:sz w:val="18"/>
          <w:szCs w:val="18"/>
        </w:rPr>
        <w:t>10</w:t>
      </w:r>
      <w:r w:rsidR="00720D79" w:rsidRPr="0087483C">
        <w:rPr>
          <w:rFonts w:asciiTheme="minorHAnsi" w:hAnsiTheme="minorHAnsi" w:cstheme="minorHAnsi"/>
          <w:sz w:val="18"/>
          <w:szCs w:val="18"/>
        </w:rPr>
        <w:t xml:space="preserve"> Dwelling Unit DHW System Distribution Type - Reference information from </w:t>
      </w:r>
      <w:r w:rsidR="0087483C">
        <w:rPr>
          <w:rFonts w:asciiTheme="minorHAnsi" w:hAnsiTheme="minorHAnsi" w:cstheme="minorHAnsi"/>
          <w:sz w:val="18"/>
          <w:szCs w:val="18"/>
        </w:rPr>
        <w:t>Table A</w:t>
      </w:r>
      <w:r w:rsidR="00720D79" w:rsidRPr="0087483C">
        <w:rPr>
          <w:rFonts w:asciiTheme="minorHAnsi" w:hAnsiTheme="minorHAnsi" w:cstheme="minorHAnsi"/>
          <w:sz w:val="18"/>
          <w:szCs w:val="18"/>
        </w:rPr>
        <w:t>.</w:t>
      </w:r>
    </w:p>
    <w:p w14:paraId="38E7CB77" w14:textId="1E6D563F" w:rsidR="00770BE1" w:rsidRPr="0087483C" w:rsidRDefault="00770BE1" w:rsidP="00720D79">
      <w:pPr>
        <w:keepNext/>
        <w:spacing w:after="0" w:line="240" w:lineRule="auto"/>
        <w:ind w:left="720" w:hanging="450"/>
        <w:rPr>
          <w:rFonts w:asciiTheme="minorHAnsi" w:hAnsiTheme="minorHAnsi" w:cstheme="minorHAnsi"/>
          <w:sz w:val="18"/>
          <w:szCs w:val="18"/>
        </w:rPr>
      </w:pPr>
      <w:r w:rsidRPr="0087483C">
        <w:rPr>
          <w:rFonts w:asciiTheme="minorHAnsi" w:hAnsiTheme="minorHAnsi" w:cstheme="minorHAnsi"/>
          <w:sz w:val="18"/>
          <w:szCs w:val="18"/>
        </w:rPr>
        <w:t>1</w:t>
      </w:r>
      <w:r w:rsidR="00FB4EA5">
        <w:rPr>
          <w:rFonts w:asciiTheme="minorHAnsi" w:hAnsiTheme="minorHAnsi" w:cstheme="minorHAnsi"/>
          <w:sz w:val="18"/>
          <w:szCs w:val="18"/>
        </w:rPr>
        <w:t>1</w:t>
      </w:r>
      <w:r w:rsidRPr="0087483C">
        <w:rPr>
          <w:rFonts w:asciiTheme="minorHAnsi" w:hAnsiTheme="minorHAnsi" w:cstheme="minorHAnsi"/>
          <w:sz w:val="18"/>
          <w:szCs w:val="18"/>
        </w:rPr>
        <w:t xml:space="preserve"> Compact Distribution - Reference information from </w:t>
      </w:r>
      <w:r w:rsidR="0036442C">
        <w:rPr>
          <w:rFonts w:asciiTheme="minorHAnsi" w:hAnsiTheme="minorHAnsi" w:cstheme="minorHAnsi"/>
          <w:sz w:val="18"/>
          <w:szCs w:val="18"/>
        </w:rPr>
        <w:t>Table A</w:t>
      </w:r>
      <w:r w:rsidRPr="0087483C">
        <w:rPr>
          <w:rFonts w:asciiTheme="minorHAnsi" w:hAnsiTheme="minorHAnsi" w:cstheme="minorHAnsi"/>
          <w:sz w:val="18"/>
          <w:szCs w:val="18"/>
        </w:rPr>
        <w:t>.</w:t>
      </w:r>
    </w:p>
    <w:p w14:paraId="0CFD935B" w14:textId="69DA5695" w:rsidR="00720D79" w:rsidRDefault="007B0D5E" w:rsidP="007B0D5E">
      <w:pPr>
        <w:keepNext/>
        <w:spacing w:after="0" w:line="240" w:lineRule="auto"/>
        <w:ind w:firstLine="270"/>
        <w:rPr>
          <w:ins w:id="235" w:author="Alhabibi, Haider@Energy" w:date="2021-12-12T22:20:00Z"/>
          <w:rFonts w:asciiTheme="minorHAnsi" w:hAnsiTheme="minorHAnsi" w:cstheme="minorHAnsi"/>
          <w:sz w:val="18"/>
          <w:szCs w:val="18"/>
        </w:rPr>
      </w:pPr>
      <w:r w:rsidRPr="0036442C">
        <w:rPr>
          <w:rFonts w:asciiTheme="minorHAnsi" w:hAnsiTheme="minorHAnsi" w:cstheme="minorHAnsi"/>
          <w:sz w:val="18"/>
          <w:szCs w:val="18"/>
        </w:rPr>
        <w:t>1</w:t>
      </w:r>
      <w:r w:rsidR="00FB4EA5">
        <w:rPr>
          <w:rFonts w:asciiTheme="minorHAnsi" w:hAnsiTheme="minorHAnsi" w:cstheme="minorHAnsi"/>
          <w:sz w:val="18"/>
          <w:szCs w:val="18"/>
        </w:rPr>
        <w:t>2</w:t>
      </w:r>
      <w:r w:rsidRPr="0036442C">
        <w:rPr>
          <w:rFonts w:asciiTheme="minorHAnsi" w:hAnsiTheme="minorHAnsi" w:cstheme="minorHAnsi"/>
          <w:sz w:val="18"/>
          <w:szCs w:val="18"/>
        </w:rPr>
        <w:t xml:space="preserve"> Drain Water Heat Recovery - Reference information from </w:t>
      </w:r>
      <w:r w:rsidR="0036442C">
        <w:rPr>
          <w:rFonts w:asciiTheme="minorHAnsi" w:hAnsiTheme="minorHAnsi" w:cstheme="minorHAnsi"/>
          <w:sz w:val="18"/>
          <w:szCs w:val="18"/>
        </w:rPr>
        <w:t>Table A</w:t>
      </w:r>
      <w:r w:rsidRPr="0036442C">
        <w:rPr>
          <w:rFonts w:asciiTheme="minorHAnsi" w:hAnsiTheme="minorHAnsi" w:cstheme="minorHAnsi"/>
          <w:sz w:val="18"/>
          <w:szCs w:val="18"/>
        </w:rPr>
        <w:t>.</w:t>
      </w:r>
    </w:p>
    <w:p w14:paraId="783871E2" w14:textId="6649C32D" w:rsidR="00B416AE" w:rsidRDefault="00B416AE" w:rsidP="007B0D5E">
      <w:pPr>
        <w:keepNext/>
        <w:spacing w:after="0" w:line="240" w:lineRule="auto"/>
        <w:ind w:firstLine="270"/>
        <w:rPr>
          <w:ins w:id="236" w:author="Alhabibi, Haider@Energy" w:date="2021-12-12T22:20:00Z"/>
          <w:rFonts w:asciiTheme="minorHAnsi" w:hAnsiTheme="minorHAnsi" w:cstheme="minorHAnsi"/>
          <w:sz w:val="18"/>
          <w:szCs w:val="18"/>
        </w:rPr>
      </w:pPr>
    </w:p>
    <w:p w14:paraId="67E94137" w14:textId="07777E2E" w:rsidR="00B416AE" w:rsidRPr="005828AE" w:rsidRDefault="00A2703C" w:rsidP="00B416AE">
      <w:pPr>
        <w:keepNext/>
        <w:spacing w:after="0" w:line="240" w:lineRule="auto"/>
        <w:rPr>
          <w:ins w:id="237" w:author="Alhabibi, Haider@Energy" w:date="2021-12-12T22:20:00Z"/>
          <w:rFonts w:asciiTheme="minorHAnsi" w:hAnsiTheme="minorHAnsi" w:cstheme="minorHAnsi"/>
          <w:sz w:val="18"/>
          <w:szCs w:val="18"/>
        </w:rPr>
      </w:pPr>
      <w:ins w:id="238" w:author="Alhabibi, Haider@Energy" w:date="2022-01-25T13:55:00Z">
        <w:r>
          <w:rPr>
            <w:rFonts w:asciiTheme="minorHAnsi" w:hAnsiTheme="minorHAnsi" w:cstheme="minorHAnsi"/>
            <w:b/>
            <w:sz w:val="18"/>
            <w:szCs w:val="18"/>
          </w:rPr>
          <w:t>B2</w:t>
        </w:r>
      </w:ins>
      <w:ins w:id="239" w:author="Alhabibi, Haider@Energy" w:date="2021-12-12T22:20:00Z">
        <w:r w:rsidR="00B416AE" w:rsidRPr="005828AE">
          <w:rPr>
            <w:rFonts w:asciiTheme="minorHAnsi" w:hAnsiTheme="minorHAnsi" w:cstheme="minorHAnsi"/>
            <w:b/>
            <w:sz w:val="18"/>
            <w:szCs w:val="18"/>
          </w:rPr>
          <w:t xml:space="preserve">. Installed </w:t>
        </w:r>
      </w:ins>
      <w:ins w:id="240" w:author="Alhabibi, Haider@Energy" w:date="2021-12-12T22:21:00Z">
        <w:r w:rsidR="004C5832" w:rsidRPr="00C1150F">
          <w:rPr>
            <w:rFonts w:cstheme="minorHAnsi"/>
            <w:b/>
            <w:sz w:val="20"/>
            <w:szCs w:val="20"/>
          </w:rPr>
          <w:t xml:space="preserve">HERS Verified </w:t>
        </w:r>
      </w:ins>
      <w:ins w:id="241" w:author="Alhabibi, Haider@Energy" w:date="2021-12-12T22:20:00Z">
        <w:r w:rsidR="00B416AE" w:rsidRPr="005828AE">
          <w:rPr>
            <w:rFonts w:asciiTheme="minorHAnsi" w:hAnsiTheme="minorHAnsi" w:cstheme="minorHAnsi"/>
            <w:b/>
            <w:sz w:val="18"/>
            <w:szCs w:val="18"/>
          </w:rPr>
          <w:t xml:space="preserve">Dwelling Unit </w:t>
        </w:r>
        <w:r w:rsidR="00B416AE" w:rsidRPr="006B6989">
          <w:rPr>
            <w:rFonts w:asciiTheme="minorHAnsi" w:hAnsiTheme="minorHAnsi" w:cstheme="minorHAnsi"/>
            <w:b/>
            <w:sz w:val="18"/>
            <w:szCs w:val="18"/>
          </w:rPr>
          <w:t xml:space="preserve">HPWH System </w:t>
        </w:r>
        <w:r w:rsidR="00B416AE" w:rsidRPr="005828AE">
          <w:rPr>
            <w:rFonts w:asciiTheme="minorHAnsi" w:hAnsiTheme="minorHAnsi" w:cstheme="minorHAnsi"/>
            <w:b/>
            <w:sz w:val="18"/>
            <w:szCs w:val="18"/>
          </w:rPr>
          <w:t>Information</w:t>
        </w:r>
      </w:ins>
    </w:p>
    <w:p w14:paraId="7A77C680" w14:textId="77777777" w:rsidR="00B416AE" w:rsidRPr="005828AE" w:rsidRDefault="00B416AE" w:rsidP="00B416AE">
      <w:pPr>
        <w:keepNext/>
        <w:spacing w:after="0" w:line="240" w:lineRule="auto"/>
        <w:rPr>
          <w:ins w:id="242" w:author="Alhabibi, Haider@Energy" w:date="2021-12-12T22:20:00Z"/>
          <w:rFonts w:asciiTheme="minorHAnsi" w:hAnsiTheme="minorHAnsi" w:cstheme="minorHAnsi"/>
          <w:sz w:val="18"/>
          <w:szCs w:val="18"/>
        </w:rPr>
      </w:pPr>
      <w:ins w:id="243" w:author="Alhabibi, Haider@Energy" w:date="2021-12-12T22:20:00Z">
        <w:r w:rsidRPr="005828AE">
          <w:rPr>
            <w:rFonts w:asciiTheme="minorHAnsi" w:hAnsiTheme="minorHAnsi" w:cstheme="minorHAnsi"/>
            <w:sz w:val="18"/>
            <w:szCs w:val="18"/>
          </w:rPr>
          <w:t xml:space="preserve">This table reports the water heating system information that is being installed. Require one line for each </w:t>
        </w:r>
        <w:r>
          <w:rPr>
            <w:rFonts w:asciiTheme="minorHAnsi" w:hAnsiTheme="minorHAnsi" w:cstheme="minorHAnsi"/>
            <w:sz w:val="18"/>
            <w:szCs w:val="18"/>
          </w:rPr>
          <w:t>installed water heater</w:t>
        </w:r>
        <w:r w:rsidRPr="005828AE">
          <w:rPr>
            <w:rFonts w:asciiTheme="minorHAnsi" w:hAnsiTheme="minorHAnsi" w:cstheme="minorHAnsi"/>
            <w:sz w:val="18"/>
            <w:szCs w:val="18"/>
          </w:rPr>
          <w:t>.  Not applicable for central systems.</w:t>
        </w:r>
      </w:ins>
    </w:p>
    <w:p w14:paraId="60070F70" w14:textId="77777777" w:rsidR="00B416AE" w:rsidRPr="005828AE" w:rsidRDefault="00B416AE" w:rsidP="00B416AE">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ins w:id="244" w:author="Alhabibi, Haider@Energy" w:date="2021-12-12T22:20:00Z"/>
          <w:rFonts w:asciiTheme="minorHAnsi" w:hAnsiTheme="minorHAnsi" w:cstheme="minorHAnsi"/>
          <w:b/>
          <w:sz w:val="18"/>
          <w:szCs w:val="18"/>
        </w:rPr>
      </w:pPr>
      <w:ins w:id="245" w:author="Alhabibi, Haider@Energy" w:date="2021-12-12T22:20:00Z">
        <w:r w:rsidRPr="005828AE">
          <w:rPr>
            <w:rFonts w:asciiTheme="minorHAnsi" w:hAnsiTheme="minorHAnsi" w:cstheme="minorHAnsi"/>
            <w:sz w:val="18"/>
            <w:szCs w:val="18"/>
          </w:rPr>
          <w:tab/>
          <w:t xml:space="preserve">01 </w:t>
        </w:r>
        <w:r w:rsidRPr="00D501FF">
          <w:rPr>
            <w:rFonts w:asciiTheme="minorHAnsi" w:hAnsiTheme="minorHAnsi" w:cstheme="minorHAnsi"/>
            <w:sz w:val="18"/>
            <w:szCs w:val="18"/>
          </w:rPr>
          <w:t>Dwelling Unit Name</w:t>
        </w:r>
        <w:r w:rsidRPr="00D501FF" w:rsidDel="00D501FF">
          <w:rPr>
            <w:rFonts w:asciiTheme="minorHAnsi" w:hAnsiTheme="minorHAnsi" w:cstheme="minorHAnsi"/>
            <w:sz w:val="18"/>
            <w:szCs w:val="18"/>
          </w:rPr>
          <w:t xml:space="preserve"> </w:t>
        </w:r>
        <w:r w:rsidRPr="005828AE">
          <w:rPr>
            <w:rFonts w:asciiTheme="minorHAnsi" w:hAnsiTheme="minorHAnsi" w:cstheme="minorHAnsi"/>
            <w:sz w:val="18"/>
            <w:szCs w:val="18"/>
          </w:rPr>
          <w:t xml:space="preserve">– Reference information from </w:t>
        </w:r>
        <w:r>
          <w:rPr>
            <w:rFonts w:asciiTheme="minorHAnsi" w:hAnsiTheme="minorHAnsi" w:cstheme="minorHAnsi"/>
            <w:sz w:val="18"/>
            <w:szCs w:val="18"/>
          </w:rPr>
          <w:t>Table C.</w:t>
        </w:r>
      </w:ins>
    </w:p>
    <w:p w14:paraId="09E82E1B" w14:textId="77777777" w:rsidR="00B416AE" w:rsidRPr="005828AE" w:rsidRDefault="00B416AE" w:rsidP="00B416AE">
      <w:pPr>
        <w:keepNext/>
        <w:spacing w:after="0" w:line="240" w:lineRule="auto"/>
        <w:ind w:left="720" w:hanging="450"/>
        <w:rPr>
          <w:ins w:id="246" w:author="Alhabibi, Haider@Energy" w:date="2021-12-12T22:20:00Z"/>
          <w:rFonts w:asciiTheme="minorHAnsi" w:hAnsiTheme="minorHAnsi" w:cstheme="minorHAnsi"/>
          <w:sz w:val="18"/>
          <w:szCs w:val="18"/>
        </w:rPr>
      </w:pPr>
      <w:ins w:id="247" w:author="Alhabibi, Haider@Energy" w:date="2021-12-12T22:20:00Z">
        <w:r w:rsidRPr="005828AE">
          <w:rPr>
            <w:rFonts w:asciiTheme="minorHAnsi" w:hAnsiTheme="minorHAnsi" w:cstheme="minorHAnsi"/>
            <w:sz w:val="18"/>
            <w:szCs w:val="18"/>
          </w:rPr>
          <w:t xml:space="preserve">02 </w:t>
        </w:r>
        <w:r w:rsidRPr="0098510F">
          <w:rPr>
            <w:rFonts w:asciiTheme="minorHAnsi" w:hAnsiTheme="minorHAnsi" w:cstheme="minorHAnsi"/>
            <w:sz w:val="18"/>
            <w:szCs w:val="18"/>
          </w:rPr>
          <w:t>Water Heating System ID</w:t>
        </w:r>
        <w:r>
          <w:rPr>
            <w:rFonts w:asciiTheme="minorHAnsi" w:hAnsiTheme="minorHAnsi" w:cstheme="minorHAnsi"/>
            <w:sz w:val="18"/>
            <w:szCs w:val="18"/>
          </w:rPr>
          <w:t xml:space="preserve"> </w:t>
        </w:r>
        <w:r w:rsidRPr="0098510F">
          <w:rPr>
            <w:rFonts w:asciiTheme="minorHAnsi" w:hAnsiTheme="minorHAnsi" w:cstheme="minorHAnsi"/>
            <w:sz w:val="18"/>
            <w:szCs w:val="18"/>
          </w:rPr>
          <w:t>or Name</w:t>
        </w:r>
        <w:r w:rsidRPr="005828AE">
          <w:rPr>
            <w:rFonts w:asciiTheme="minorHAnsi" w:hAnsiTheme="minorHAnsi" w:cstheme="minorHAnsi"/>
            <w:sz w:val="18"/>
            <w:szCs w:val="18"/>
          </w:rPr>
          <w:t xml:space="preserve"> – Reference information from </w:t>
        </w:r>
        <w:r>
          <w:rPr>
            <w:rFonts w:asciiTheme="minorHAnsi" w:hAnsiTheme="minorHAnsi" w:cstheme="minorHAnsi"/>
            <w:sz w:val="18"/>
            <w:szCs w:val="18"/>
          </w:rPr>
          <w:t>Table C</w:t>
        </w:r>
        <w:r w:rsidRPr="005828AE">
          <w:rPr>
            <w:rFonts w:asciiTheme="minorHAnsi" w:hAnsiTheme="minorHAnsi" w:cstheme="minorHAnsi"/>
            <w:sz w:val="18"/>
            <w:szCs w:val="18"/>
          </w:rPr>
          <w:t>.</w:t>
        </w:r>
        <w:r>
          <w:rPr>
            <w:rFonts w:asciiTheme="minorHAnsi" w:hAnsiTheme="minorHAnsi" w:cstheme="minorHAnsi"/>
            <w:sz w:val="18"/>
            <w:szCs w:val="18"/>
          </w:rPr>
          <w:t xml:space="preserve"> </w:t>
        </w:r>
        <w:r w:rsidRPr="005828AE">
          <w:rPr>
            <w:rFonts w:asciiTheme="minorHAnsi" w:hAnsiTheme="minorHAnsi" w:cstheme="minorHAnsi"/>
            <w:sz w:val="18"/>
            <w:szCs w:val="18"/>
          </w:rPr>
          <w:t>AFUE, UEF and Thermal Efficiency.</w:t>
        </w:r>
      </w:ins>
    </w:p>
    <w:p w14:paraId="2B3D834C" w14:textId="77777777" w:rsidR="00B416AE" w:rsidRDefault="00B416AE" w:rsidP="00B416AE">
      <w:pPr>
        <w:keepNext/>
        <w:spacing w:after="0" w:line="240" w:lineRule="auto"/>
        <w:ind w:left="720" w:hanging="450"/>
        <w:rPr>
          <w:ins w:id="248" w:author="Alhabibi, Haider@Energy" w:date="2021-12-12T22:20:00Z"/>
          <w:rFonts w:asciiTheme="minorHAnsi" w:hAnsiTheme="minorHAnsi" w:cstheme="minorHAnsi"/>
          <w:sz w:val="18"/>
          <w:szCs w:val="18"/>
        </w:rPr>
      </w:pPr>
      <w:ins w:id="249" w:author="Alhabibi, Haider@Energy" w:date="2021-12-12T22:20:00Z">
        <w:r w:rsidRPr="005828AE">
          <w:rPr>
            <w:rFonts w:asciiTheme="minorHAnsi" w:hAnsiTheme="minorHAnsi" w:cstheme="minorHAnsi"/>
            <w:sz w:val="18"/>
            <w:szCs w:val="18"/>
          </w:rPr>
          <w:t>03</w:t>
        </w:r>
        <w:r w:rsidRPr="00C13027">
          <w:rPr>
            <w:rFonts w:asciiTheme="minorHAnsi" w:hAnsiTheme="minorHAnsi" w:cstheme="minorHAnsi"/>
            <w:sz w:val="18"/>
            <w:szCs w:val="18"/>
          </w:rPr>
          <w:t>Modeled Equipment</w:t>
        </w:r>
        <w:r>
          <w:rPr>
            <w:rFonts w:asciiTheme="minorHAnsi" w:hAnsiTheme="minorHAnsi" w:cstheme="minorHAnsi"/>
            <w:sz w:val="18"/>
            <w:szCs w:val="18"/>
          </w:rPr>
          <w:t xml:space="preserve"> </w:t>
        </w:r>
        <w:r w:rsidRPr="00C13027">
          <w:rPr>
            <w:rFonts w:asciiTheme="minorHAnsi" w:hAnsiTheme="minorHAnsi" w:cstheme="minorHAnsi"/>
            <w:sz w:val="18"/>
            <w:szCs w:val="18"/>
          </w:rPr>
          <w:t>Make and Model</w:t>
        </w:r>
        <w:r w:rsidRPr="00C13027" w:rsidDel="00C13027">
          <w:rPr>
            <w:rFonts w:asciiTheme="minorHAnsi" w:hAnsiTheme="minorHAnsi" w:cstheme="minorHAnsi"/>
            <w:sz w:val="18"/>
            <w:szCs w:val="18"/>
          </w:rPr>
          <w:t xml:space="preserve"> </w:t>
        </w:r>
        <w:r w:rsidRPr="005828AE">
          <w:rPr>
            <w:rFonts w:asciiTheme="minorHAnsi" w:hAnsiTheme="minorHAnsi" w:cstheme="minorHAnsi"/>
            <w:sz w:val="18"/>
            <w:szCs w:val="18"/>
          </w:rPr>
          <w:t xml:space="preserve">– User input </w:t>
        </w:r>
        <w:r>
          <w:rPr>
            <w:rFonts w:asciiTheme="minorHAnsi" w:hAnsiTheme="minorHAnsi" w:cstheme="minorHAnsi"/>
            <w:sz w:val="18"/>
            <w:szCs w:val="18"/>
          </w:rPr>
          <w:t>m</w:t>
        </w:r>
        <w:r w:rsidRPr="005828AE">
          <w:rPr>
            <w:rFonts w:asciiTheme="minorHAnsi" w:hAnsiTheme="minorHAnsi" w:cstheme="minorHAnsi"/>
            <w:sz w:val="18"/>
            <w:szCs w:val="18"/>
          </w:rPr>
          <w:t xml:space="preserve">ust be equal to </w:t>
        </w:r>
        <w:r>
          <w:rPr>
            <w:rFonts w:asciiTheme="minorHAnsi" w:hAnsiTheme="minorHAnsi" w:cstheme="minorHAnsi"/>
            <w:sz w:val="18"/>
            <w:szCs w:val="18"/>
          </w:rPr>
          <w:t>the</w:t>
        </w:r>
        <w:r w:rsidRPr="005828AE">
          <w:rPr>
            <w:rFonts w:asciiTheme="minorHAnsi" w:hAnsiTheme="minorHAnsi" w:cstheme="minorHAnsi"/>
            <w:sz w:val="18"/>
            <w:szCs w:val="18"/>
          </w:rPr>
          <w:t xml:space="preserve"> value indicated on </w:t>
        </w:r>
        <w:r>
          <w:rPr>
            <w:rFonts w:asciiTheme="minorHAnsi" w:hAnsiTheme="minorHAnsi" w:cstheme="minorHAnsi"/>
            <w:sz w:val="18"/>
            <w:szCs w:val="18"/>
          </w:rPr>
          <w:t xml:space="preserve">Table C as default </w:t>
        </w:r>
        <w:r w:rsidRPr="00C75F6D">
          <w:rPr>
            <w:rFonts w:asciiTheme="minorHAnsi" w:hAnsiTheme="minorHAnsi" w:cstheme="minorHAnsi"/>
            <w:sz w:val="18"/>
            <w:szCs w:val="18"/>
          </w:rPr>
          <w:t xml:space="preserve">and allow user to override with an equivalent system based on the simulated equipment in </w:t>
        </w:r>
        <w:r>
          <w:rPr>
            <w:rFonts w:asciiTheme="minorHAnsi" w:hAnsiTheme="minorHAnsi" w:cstheme="minorHAnsi"/>
            <w:sz w:val="18"/>
            <w:szCs w:val="18"/>
          </w:rPr>
          <w:t>Table C.</w:t>
        </w:r>
      </w:ins>
    </w:p>
    <w:p w14:paraId="71E2CB01" w14:textId="77777777" w:rsidR="00B416AE" w:rsidRPr="005828AE" w:rsidRDefault="00B416AE" w:rsidP="00B416AE">
      <w:pPr>
        <w:keepNext/>
        <w:spacing w:after="0" w:line="240" w:lineRule="auto"/>
        <w:ind w:left="720" w:hanging="450"/>
        <w:rPr>
          <w:ins w:id="250" w:author="Alhabibi, Haider@Energy" w:date="2021-12-12T22:20:00Z"/>
          <w:rFonts w:asciiTheme="minorHAnsi" w:hAnsiTheme="minorHAnsi" w:cstheme="minorHAnsi"/>
          <w:sz w:val="18"/>
          <w:szCs w:val="18"/>
        </w:rPr>
      </w:pPr>
      <w:ins w:id="251" w:author="Alhabibi, Haider@Energy" w:date="2021-12-12T22:20:00Z">
        <w:r w:rsidRPr="005828AE">
          <w:rPr>
            <w:rFonts w:asciiTheme="minorHAnsi" w:hAnsiTheme="minorHAnsi" w:cstheme="minorHAnsi"/>
            <w:sz w:val="18"/>
            <w:szCs w:val="18"/>
          </w:rPr>
          <w:t xml:space="preserve">04 </w:t>
        </w:r>
        <w:r w:rsidRPr="00A60072">
          <w:rPr>
            <w:rFonts w:asciiTheme="minorHAnsi" w:hAnsiTheme="minorHAnsi" w:cstheme="minorHAnsi"/>
            <w:sz w:val="18"/>
            <w:szCs w:val="18"/>
          </w:rPr>
          <w:t># of Like (or Identical) Water Heaters in System</w:t>
        </w:r>
        <w:r w:rsidRPr="00A60072" w:rsidDel="00A60072">
          <w:rPr>
            <w:rFonts w:asciiTheme="minorHAnsi" w:hAnsiTheme="minorHAnsi" w:cstheme="minorHAnsi"/>
            <w:sz w:val="18"/>
            <w:szCs w:val="18"/>
          </w:rPr>
          <w:t xml:space="preserve"> </w:t>
        </w:r>
        <w:r w:rsidRPr="005828AE">
          <w:rPr>
            <w:rFonts w:asciiTheme="minorHAnsi" w:hAnsiTheme="minorHAnsi" w:cstheme="minorHAnsi"/>
            <w:sz w:val="18"/>
            <w:szCs w:val="18"/>
          </w:rPr>
          <w:t xml:space="preserve">– </w:t>
        </w:r>
        <w:bookmarkStart w:id="252" w:name="_Hlk89011300"/>
        <w:r w:rsidRPr="00986453">
          <w:rPr>
            <w:rFonts w:asciiTheme="minorHAnsi" w:hAnsiTheme="minorHAnsi" w:cstheme="minorHAnsi"/>
            <w:sz w:val="18"/>
            <w:szCs w:val="18"/>
          </w:rPr>
          <w:t>Reference information from Table C</w:t>
        </w:r>
        <w:bookmarkEnd w:id="252"/>
        <w:r w:rsidRPr="005828AE">
          <w:rPr>
            <w:rFonts w:asciiTheme="minorHAnsi" w:hAnsiTheme="minorHAnsi" w:cstheme="minorHAnsi"/>
            <w:sz w:val="18"/>
            <w:szCs w:val="18"/>
          </w:rPr>
          <w:t xml:space="preserve">.  </w:t>
        </w:r>
      </w:ins>
    </w:p>
    <w:p w14:paraId="2492E1BF" w14:textId="77777777" w:rsidR="00B416AE" w:rsidRPr="005828AE" w:rsidRDefault="00B416AE" w:rsidP="00B416AE">
      <w:pPr>
        <w:keepNext/>
        <w:spacing w:after="0" w:line="240" w:lineRule="auto"/>
        <w:ind w:left="720" w:hanging="450"/>
        <w:rPr>
          <w:ins w:id="253" w:author="Alhabibi, Haider@Energy" w:date="2021-12-12T22:20:00Z"/>
          <w:rFonts w:asciiTheme="minorHAnsi" w:hAnsiTheme="minorHAnsi" w:cstheme="minorHAnsi"/>
          <w:sz w:val="18"/>
          <w:szCs w:val="18"/>
        </w:rPr>
      </w:pPr>
      <w:ins w:id="254" w:author="Alhabibi, Haider@Energy" w:date="2021-12-12T22:20:00Z">
        <w:r w:rsidRPr="005828AE">
          <w:rPr>
            <w:rFonts w:asciiTheme="minorHAnsi" w:hAnsiTheme="minorHAnsi" w:cstheme="minorHAnsi"/>
            <w:sz w:val="18"/>
            <w:szCs w:val="18"/>
          </w:rPr>
          <w:t xml:space="preserve">05 </w:t>
        </w:r>
        <w:r w:rsidRPr="00A60072">
          <w:rPr>
            <w:rFonts w:asciiTheme="minorHAnsi" w:hAnsiTheme="minorHAnsi" w:cstheme="minorHAnsi"/>
            <w:sz w:val="18"/>
            <w:szCs w:val="18"/>
          </w:rPr>
          <w:t xml:space="preserve">Tank Location </w:t>
        </w:r>
        <w:r w:rsidRPr="005828AE">
          <w:rPr>
            <w:rFonts w:asciiTheme="minorHAnsi" w:hAnsiTheme="minorHAnsi" w:cstheme="minorHAnsi"/>
            <w:sz w:val="18"/>
            <w:szCs w:val="18"/>
          </w:rPr>
          <w:t xml:space="preserve">– </w:t>
        </w:r>
        <w:r w:rsidRPr="005C0374">
          <w:rPr>
            <w:rFonts w:asciiTheme="minorHAnsi" w:hAnsiTheme="minorHAnsi" w:cstheme="minorHAnsi"/>
            <w:sz w:val="18"/>
            <w:szCs w:val="18"/>
          </w:rPr>
          <w:t>User input. Must be equal to value indicated in Table C.</w:t>
        </w:r>
        <w:r w:rsidRPr="005828AE">
          <w:rPr>
            <w:rFonts w:asciiTheme="minorHAnsi" w:hAnsiTheme="minorHAnsi" w:cstheme="minorHAnsi"/>
            <w:sz w:val="18"/>
            <w:szCs w:val="18"/>
          </w:rPr>
          <w:t xml:space="preserve"> </w:t>
        </w:r>
      </w:ins>
    </w:p>
    <w:p w14:paraId="31EB23F2" w14:textId="77777777" w:rsidR="00B416AE" w:rsidRPr="005828AE" w:rsidRDefault="00B416AE" w:rsidP="00B416AE">
      <w:pPr>
        <w:keepNext/>
        <w:spacing w:after="0" w:line="240" w:lineRule="auto"/>
        <w:ind w:left="720" w:hanging="450"/>
        <w:rPr>
          <w:ins w:id="255" w:author="Alhabibi, Haider@Energy" w:date="2021-12-12T22:20:00Z"/>
          <w:rFonts w:asciiTheme="minorHAnsi" w:hAnsiTheme="minorHAnsi" w:cstheme="minorHAnsi"/>
          <w:sz w:val="18"/>
          <w:szCs w:val="18"/>
        </w:rPr>
      </w:pPr>
      <w:ins w:id="256" w:author="Alhabibi, Haider@Energy" w:date="2021-12-12T22:20:00Z">
        <w:r w:rsidRPr="005828AE">
          <w:rPr>
            <w:rFonts w:asciiTheme="minorHAnsi" w:hAnsiTheme="minorHAnsi" w:cstheme="minorHAnsi"/>
            <w:sz w:val="18"/>
            <w:szCs w:val="18"/>
          </w:rPr>
          <w:t>0</w:t>
        </w:r>
        <w:r>
          <w:rPr>
            <w:rFonts w:asciiTheme="minorHAnsi" w:hAnsiTheme="minorHAnsi" w:cstheme="minorHAnsi"/>
            <w:sz w:val="18"/>
            <w:szCs w:val="18"/>
          </w:rPr>
          <w:t>6</w:t>
        </w:r>
        <w:r w:rsidRPr="005828AE">
          <w:rPr>
            <w:rFonts w:asciiTheme="minorHAnsi" w:hAnsiTheme="minorHAnsi" w:cstheme="minorHAnsi"/>
            <w:sz w:val="18"/>
            <w:szCs w:val="18"/>
          </w:rPr>
          <w:t xml:space="preserve"> </w:t>
        </w:r>
        <w:r w:rsidRPr="00165E97">
          <w:rPr>
            <w:rFonts w:asciiTheme="minorHAnsi" w:hAnsiTheme="minorHAnsi" w:cstheme="minorHAnsi"/>
            <w:sz w:val="18"/>
            <w:szCs w:val="18"/>
          </w:rPr>
          <w:t>Exterior Tank Insulation R-value</w:t>
        </w:r>
        <w:r w:rsidRPr="005828AE">
          <w:rPr>
            <w:rFonts w:asciiTheme="minorHAnsi" w:hAnsiTheme="minorHAnsi" w:cstheme="minorHAnsi"/>
            <w:sz w:val="18"/>
            <w:szCs w:val="18"/>
          </w:rPr>
          <w:t xml:space="preserve"> – User input. Must be equal </w:t>
        </w:r>
        <w:r>
          <w:rPr>
            <w:rFonts w:asciiTheme="minorHAnsi" w:hAnsiTheme="minorHAnsi" w:cstheme="minorHAnsi"/>
            <w:sz w:val="18"/>
            <w:szCs w:val="18"/>
          </w:rPr>
          <w:t xml:space="preserve">to or higher than </w:t>
        </w:r>
        <w:r w:rsidRPr="005828AE">
          <w:rPr>
            <w:rFonts w:asciiTheme="minorHAnsi" w:hAnsiTheme="minorHAnsi" w:cstheme="minorHAnsi"/>
            <w:sz w:val="18"/>
            <w:szCs w:val="18"/>
          </w:rPr>
          <w:t>value indicated</w:t>
        </w:r>
        <w:r>
          <w:rPr>
            <w:rFonts w:asciiTheme="minorHAnsi" w:hAnsiTheme="minorHAnsi" w:cstheme="minorHAnsi"/>
            <w:sz w:val="18"/>
            <w:szCs w:val="18"/>
          </w:rPr>
          <w:t xml:space="preserve"> in Table C</w:t>
        </w:r>
        <w:r w:rsidRPr="005828AE">
          <w:rPr>
            <w:rFonts w:asciiTheme="minorHAnsi" w:hAnsiTheme="minorHAnsi" w:cstheme="minorHAnsi"/>
            <w:sz w:val="18"/>
            <w:szCs w:val="18"/>
          </w:rPr>
          <w:t>.</w:t>
        </w:r>
        <w:r>
          <w:rPr>
            <w:rFonts w:asciiTheme="minorHAnsi" w:hAnsiTheme="minorHAnsi" w:cstheme="minorHAnsi"/>
            <w:sz w:val="18"/>
            <w:szCs w:val="18"/>
          </w:rPr>
          <w:t xml:space="preserve"> </w:t>
        </w:r>
      </w:ins>
    </w:p>
    <w:p w14:paraId="24CEC04D" w14:textId="77777777" w:rsidR="00B416AE" w:rsidRDefault="00B416AE" w:rsidP="00B416AE">
      <w:pPr>
        <w:keepNext/>
        <w:spacing w:after="0" w:line="240" w:lineRule="auto"/>
        <w:ind w:left="720" w:hanging="450"/>
        <w:rPr>
          <w:ins w:id="257" w:author="Alhabibi, Haider@Energy" w:date="2021-12-12T22:20:00Z"/>
          <w:rFonts w:asciiTheme="minorHAnsi" w:hAnsiTheme="minorHAnsi" w:cstheme="minorHAnsi"/>
          <w:sz w:val="18"/>
          <w:szCs w:val="18"/>
        </w:rPr>
      </w:pPr>
      <w:ins w:id="258" w:author="Alhabibi, Haider@Energy" w:date="2021-12-12T22:20:00Z">
        <w:r>
          <w:rPr>
            <w:rFonts w:asciiTheme="minorHAnsi" w:hAnsiTheme="minorHAnsi" w:cstheme="minorHAnsi"/>
            <w:sz w:val="18"/>
            <w:szCs w:val="18"/>
          </w:rPr>
          <w:t>07</w:t>
        </w:r>
        <w:r w:rsidRPr="005828AE">
          <w:rPr>
            <w:rFonts w:asciiTheme="minorHAnsi" w:hAnsiTheme="minorHAnsi" w:cstheme="minorHAnsi"/>
            <w:sz w:val="18"/>
            <w:szCs w:val="18"/>
          </w:rPr>
          <w:t xml:space="preserve"> </w:t>
        </w:r>
        <w:r w:rsidRPr="00C71BA9">
          <w:rPr>
            <w:rFonts w:asciiTheme="minorHAnsi" w:hAnsiTheme="minorHAnsi" w:cstheme="minorHAnsi"/>
            <w:sz w:val="18"/>
            <w:szCs w:val="18"/>
          </w:rPr>
          <w:t>Dwelling Unit DHW System Distribution Type</w:t>
        </w:r>
        <w:r w:rsidRPr="00C71BA9" w:rsidDel="00C71BA9">
          <w:rPr>
            <w:rFonts w:asciiTheme="minorHAnsi" w:hAnsiTheme="minorHAnsi" w:cstheme="minorHAnsi"/>
            <w:sz w:val="18"/>
            <w:szCs w:val="18"/>
          </w:rPr>
          <w:t xml:space="preserve"> </w:t>
        </w:r>
        <w:r w:rsidRPr="005828AE">
          <w:rPr>
            <w:rFonts w:asciiTheme="minorHAnsi" w:hAnsiTheme="minorHAnsi" w:cstheme="minorHAnsi"/>
            <w:sz w:val="18"/>
            <w:szCs w:val="18"/>
          </w:rPr>
          <w:t xml:space="preserve">– </w:t>
        </w:r>
        <w:r w:rsidRPr="004C27DF">
          <w:rPr>
            <w:rFonts w:asciiTheme="minorHAnsi" w:hAnsiTheme="minorHAnsi" w:cstheme="minorHAnsi"/>
            <w:sz w:val="18"/>
            <w:szCs w:val="18"/>
          </w:rPr>
          <w:t>Reference information from Table C</w:t>
        </w:r>
        <w:r w:rsidRPr="005828AE">
          <w:rPr>
            <w:rFonts w:asciiTheme="minorHAnsi" w:hAnsiTheme="minorHAnsi" w:cstheme="minorHAnsi"/>
            <w:sz w:val="18"/>
            <w:szCs w:val="18"/>
          </w:rPr>
          <w:t>.</w:t>
        </w:r>
      </w:ins>
    </w:p>
    <w:p w14:paraId="2AB40518" w14:textId="77777777" w:rsidR="00B416AE" w:rsidRDefault="00B416AE" w:rsidP="00B416AE">
      <w:pPr>
        <w:keepNext/>
        <w:spacing w:after="0" w:line="240" w:lineRule="auto"/>
        <w:ind w:left="720" w:hanging="450"/>
        <w:rPr>
          <w:ins w:id="259" w:author="Alhabibi, Haider@Energy" w:date="2021-12-12T22:20:00Z"/>
          <w:rFonts w:asciiTheme="minorHAnsi" w:hAnsiTheme="minorHAnsi" w:cstheme="minorHAnsi"/>
          <w:sz w:val="18"/>
          <w:szCs w:val="18"/>
        </w:rPr>
      </w:pPr>
      <w:ins w:id="260" w:author="Alhabibi, Haider@Energy" w:date="2021-12-12T22:20:00Z">
        <w:r>
          <w:rPr>
            <w:rFonts w:asciiTheme="minorHAnsi" w:hAnsiTheme="minorHAnsi" w:cstheme="minorHAnsi"/>
            <w:sz w:val="18"/>
            <w:szCs w:val="18"/>
          </w:rPr>
          <w:t xml:space="preserve">08 </w:t>
        </w:r>
        <w:r w:rsidRPr="00F40856">
          <w:rPr>
            <w:rFonts w:cstheme="minorHAnsi"/>
            <w:sz w:val="18"/>
            <w:szCs w:val="20"/>
          </w:rPr>
          <w:t>Compact Distribution</w:t>
        </w:r>
        <w:r>
          <w:rPr>
            <w:rFonts w:cstheme="minorHAnsi"/>
            <w:sz w:val="18"/>
            <w:szCs w:val="20"/>
          </w:rPr>
          <w:t xml:space="preserve"> — </w:t>
        </w:r>
        <w:r w:rsidRPr="00C70BE1">
          <w:rPr>
            <w:rFonts w:cstheme="minorHAnsi"/>
            <w:sz w:val="18"/>
            <w:szCs w:val="20"/>
          </w:rPr>
          <w:t>Reference information from Table C</w:t>
        </w:r>
        <w:r>
          <w:rPr>
            <w:rFonts w:cstheme="minorHAnsi"/>
            <w:sz w:val="18"/>
            <w:szCs w:val="20"/>
          </w:rPr>
          <w:t>.</w:t>
        </w:r>
      </w:ins>
    </w:p>
    <w:p w14:paraId="36D187C4" w14:textId="77777777" w:rsidR="00B416AE" w:rsidRPr="00236F4B" w:rsidRDefault="00B416AE" w:rsidP="007B0D5E">
      <w:pPr>
        <w:keepNext/>
        <w:spacing w:after="0" w:line="240" w:lineRule="auto"/>
        <w:ind w:firstLine="270"/>
        <w:rPr>
          <w:rFonts w:asciiTheme="minorHAnsi" w:hAnsiTheme="minorHAnsi" w:cstheme="minorHAnsi"/>
          <w:sz w:val="18"/>
          <w:szCs w:val="18"/>
        </w:rPr>
      </w:pPr>
    </w:p>
    <w:p w14:paraId="735B7CAB" w14:textId="77777777" w:rsidR="007B0D5E" w:rsidRPr="00236F4B" w:rsidRDefault="007B0D5E" w:rsidP="00720D79">
      <w:pPr>
        <w:keepNext/>
        <w:spacing w:after="0" w:line="240" w:lineRule="auto"/>
        <w:rPr>
          <w:rFonts w:asciiTheme="minorHAnsi" w:hAnsiTheme="minorHAnsi" w:cstheme="minorHAnsi"/>
          <w:sz w:val="18"/>
          <w:szCs w:val="18"/>
        </w:rPr>
      </w:pPr>
    </w:p>
    <w:p w14:paraId="770ACA6B" w14:textId="5F821965" w:rsidR="00720D79" w:rsidRPr="00236F4B" w:rsidRDefault="006E1E98" w:rsidP="00720D79">
      <w:pPr>
        <w:keepNext/>
        <w:spacing w:after="0" w:line="240" w:lineRule="auto"/>
        <w:rPr>
          <w:rFonts w:asciiTheme="minorHAnsi" w:hAnsiTheme="minorHAnsi" w:cstheme="minorHAnsi"/>
          <w:b/>
          <w:sz w:val="18"/>
          <w:szCs w:val="18"/>
        </w:rPr>
      </w:pPr>
      <w:r w:rsidRPr="00236F4B">
        <w:rPr>
          <w:rFonts w:asciiTheme="minorHAnsi" w:hAnsiTheme="minorHAnsi" w:cstheme="minorHAnsi"/>
          <w:b/>
          <w:sz w:val="18"/>
          <w:szCs w:val="18"/>
        </w:rPr>
        <w:t>C</w:t>
      </w:r>
      <w:r w:rsidR="00720D79" w:rsidRPr="00236F4B">
        <w:rPr>
          <w:rFonts w:asciiTheme="minorHAnsi" w:hAnsiTheme="minorHAnsi" w:cstheme="minorHAnsi"/>
          <w:b/>
          <w:sz w:val="18"/>
          <w:szCs w:val="18"/>
        </w:rPr>
        <w:t xml:space="preserve">. Design </w:t>
      </w:r>
      <w:ins w:id="261" w:author="Alhabibi, Haider@Energy" w:date="2021-12-12T22:13:00Z">
        <w:r w:rsidR="00B47F33">
          <w:rPr>
            <w:rFonts w:asciiTheme="minorHAnsi" w:hAnsiTheme="minorHAnsi" w:cstheme="minorHAnsi"/>
            <w:b/>
            <w:sz w:val="20"/>
            <w:szCs w:val="20"/>
          </w:rPr>
          <w:t xml:space="preserve">HERS Verified </w:t>
        </w:r>
      </w:ins>
      <w:r w:rsidR="00720D79" w:rsidRPr="00236F4B">
        <w:rPr>
          <w:rFonts w:asciiTheme="minorHAnsi" w:hAnsiTheme="minorHAnsi" w:cstheme="minorHAnsi"/>
          <w:b/>
          <w:sz w:val="18"/>
          <w:szCs w:val="18"/>
        </w:rPr>
        <w:t>Dwelling Unit Water Heating Efficiency Information</w:t>
      </w:r>
    </w:p>
    <w:p w14:paraId="74046C32" w14:textId="21755CF7" w:rsidR="00720D79" w:rsidRPr="00236F4B" w:rsidRDefault="00720D79" w:rsidP="00720D79">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theme="minorHAnsi"/>
          <w:sz w:val="18"/>
          <w:szCs w:val="18"/>
        </w:rPr>
      </w:pPr>
      <w:r w:rsidRPr="00236F4B">
        <w:rPr>
          <w:rFonts w:asciiTheme="minorHAnsi" w:hAnsiTheme="minorHAnsi" w:cstheme="minorHAnsi"/>
          <w:sz w:val="18"/>
          <w:szCs w:val="18"/>
        </w:rPr>
        <w:t xml:space="preserve">This table reports the water heating system features that were specified on the registered </w:t>
      </w:r>
      <w:del w:id="262" w:author="Tam, Danny@Energy" w:date="2022-02-28T15:09:00Z">
        <w:r w:rsidRPr="00236F4B" w:rsidDel="00FF4E23">
          <w:rPr>
            <w:rFonts w:asciiTheme="minorHAnsi" w:hAnsiTheme="minorHAnsi" w:cstheme="minorHAnsi"/>
            <w:sz w:val="18"/>
            <w:szCs w:val="18"/>
          </w:rPr>
          <w:delText>CF1R</w:delText>
        </w:r>
      </w:del>
      <w:ins w:id="263" w:author="Tam, Danny@Energy" w:date="2022-02-28T15:09:00Z">
        <w:r w:rsidR="00FF4E23">
          <w:rPr>
            <w:rFonts w:asciiTheme="minorHAnsi" w:hAnsiTheme="minorHAnsi" w:cstheme="minorHAnsi"/>
            <w:sz w:val="18"/>
            <w:szCs w:val="18"/>
          </w:rPr>
          <w:t>NRCC</w:t>
        </w:r>
      </w:ins>
      <w:r w:rsidRPr="00236F4B">
        <w:rPr>
          <w:rFonts w:asciiTheme="minorHAnsi" w:hAnsiTheme="minorHAnsi" w:cstheme="minorHAnsi"/>
          <w:sz w:val="18"/>
          <w:szCs w:val="18"/>
        </w:rPr>
        <w:t xml:space="preserve"> compliance document for this project. </w:t>
      </w:r>
      <w:r w:rsidR="00E04539">
        <w:rPr>
          <w:rFonts w:asciiTheme="minorHAnsi" w:hAnsiTheme="minorHAnsi" w:cstheme="minorHAnsi"/>
          <w:sz w:val="18"/>
          <w:szCs w:val="18"/>
        </w:rPr>
        <w:t>This section is f</w:t>
      </w:r>
      <w:r w:rsidRPr="00236F4B">
        <w:rPr>
          <w:rFonts w:asciiTheme="minorHAnsi" w:hAnsiTheme="minorHAnsi" w:cstheme="minorHAnsi"/>
          <w:sz w:val="18"/>
          <w:szCs w:val="18"/>
        </w:rPr>
        <w:t>or information</w:t>
      </w:r>
      <w:r w:rsidR="00E04539">
        <w:rPr>
          <w:rFonts w:asciiTheme="minorHAnsi" w:hAnsiTheme="minorHAnsi" w:cstheme="minorHAnsi"/>
          <w:sz w:val="18"/>
          <w:szCs w:val="18"/>
        </w:rPr>
        <w:t>/verification purposes</w:t>
      </w:r>
      <w:r w:rsidRPr="00236F4B">
        <w:rPr>
          <w:rFonts w:asciiTheme="minorHAnsi" w:hAnsiTheme="minorHAnsi" w:cstheme="minorHAnsi"/>
          <w:sz w:val="18"/>
          <w:szCs w:val="18"/>
        </w:rPr>
        <w:t xml:space="preserve"> only and requires no user input.</w:t>
      </w:r>
    </w:p>
    <w:p w14:paraId="68B7A7C8" w14:textId="77777777" w:rsidR="00720D79" w:rsidRPr="00236F4B" w:rsidRDefault="00720D79" w:rsidP="00720D79">
      <w:pPr>
        <w:keepNext/>
        <w:spacing w:after="0" w:line="240" w:lineRule="auto"/>
        <w:rPr>
          <w:rFonts w:asciiTheme="minorHAnsi" w:hAnsiTheme="minorHAnsi" w:cstheme="minorHAnsi"/>
          <w:b/>
          <w:sz w:val="18"/>
          <w:szCs w:val="18"/>
        </w:rPr>
      </w:pPr>
    </w:p>
    <w:p w14:paraId="68AC99F7" w14:textId="54DCF1DC" w:rsidR="00720D79" w:rsidRPr="00236F4B" w:rsidRDefault="006E1E98" w:rsidP="00720D79">
      <w:pPr>
        <w:keepNext/>
        <w:spacing w:after="0" w:line="240" w:lineRule="auto"/>
        <w:rPr>
          <w:rFonts w:asciiTheme="minorHAnsi" w:hAnsiTheme="minorHAnsi" w:cstheme="minorHAnsi"/>
          <w:sz w:val="18"/>
          <w:szCs w:val="18"/>
        </w:rPr>
      </w:pPr>
      <w:r w:rsidRPr="00236F4B">
        <w:rPr>
          <w:rFonts w:asciiTheme="minorHAnsi" w:hAnsiTheme="minorHAnsi" w:cstheme="minorHAnsi"/>
          <w:b/>
          <w:sz w:val="18"/>
          <w:szCs w:val="18"/>
        </w:rPr>
        <w:t>D</w:t>
      </w:r>
      <w:r w:rsidR="00720D79" w:rsidRPr="00236F4B">
        <w:rPr>
          <w:rFonts w:asciiTheme="minorHAnsi" w:hAnsiTheme="minorHAnsi" w:cstheme="minorHAnsi"/>
          <w:b/>
          <w:sz w:val="18"/>
          <w:szCs w:val="18"/>
        </w:rPr>
        <w:t xml:space="preserve">. Installed </w:t>
      </w:r>
      <w:ins w:id="264" w:author="Alhabibi, Haider@Energy" w:date="2021-12-12T22:13:00Z">
        <w:r w:rsidR="00B47F33">
          <w:rPr>
            <w:rFonts w:asciiTheme="minorHAnsi" w:hAnsiTheme="minorHAnsi" w:cstheme="minorHAnsi"/>
            <w:b/>
            <w:sz w:val="20"/>
            <w:szCs w:val="20"/>
          </w:rPr>
          <w:t xml:space="preserve">HERS Verified </w:t>
        </w:r>
      </w:ins>
      <w:r w:rsidR="00720D79" w:rsidRPr="00236F4B">
        <w:rPr>
          <w:rFonts w:asciiTheme="minorHAnsi" w:hAnsiTheme="minorHAnsi" w:cstheme="minorHAnsi"/>
          <w:b/>
          <w:sz w:val="18"/>
          <w:szCs w:val="18"/>
        </w:rPr>
        <w:t>Dwelling Unit Water Heating Efficiency Information</w:t>
      </w:r>
    </w:p>
    <w:p w14:paraId="409B91AA" w14:textId="3E493CAB" w:rsidR="00720D79" w:rsidRPr="00236F4B" w:rsidRDefault="00720D79" w:rsidP="00720D79">
      <w:pPr>
        <w:keepNext/>
        <w:spacing w:after="0" w:line="240" w:lineRule="auto"/>
        <w:rPr>
          <w:rFonts w:asciiTheme="minorHAnsi" w:hAnsiTheme="minorHAnsi" w:cstheme="minorHAnsi"/>
          <w:sz w:val="18"/>
          <w:szCs w:val="18"/>
        </w:rPr>
      </w:pPr>
      <w:r w:rsidRPr="00236F4B">
        <w:rPr>
          <w:rFonts w:asciiTheme="minorHAnsi" w:hAnsiTheme="minorHAnsi" w:cstheme="minorHAnsi"/>
          <w:sz w:val="18"/>
          <w:szCs w:val="18"/>
        </w:rPr>
        <w:t xml:space="preserve">This table reports the water heating system information that is being installed. Require one line for each </w:t>
      </w:r>
      <w:r w:rsidR="00EC0CA0">
        <w:rPr>
          <w:rFonts w:asciiTheme="minorHAnsi" w:hAnsiTheme="minorHAnsi" w:cstheme="minorHAnsi"/>
          <w:sz w:val="18"/>
          <w:szCs w:val="18"/>
        </w:rPr>
        <w:t>installed water heater</w:t>
      </w:r>
      <w:r w:rsidRPr="00236F4B">
        <w:rPr>
          <w:rFonts w:asciiTheme="minorHAnsi" w:hAnsiTheme="minorHAnsi" w:cstheme="minorHAnsi"/>
          <w:sz w:val="18"/>
          <w:szCs w:val="18"/>
        </w:rPr>
        <w:t>.</w:t>
      </w:r>
    </w:p>
    <w:p w14:paraId="2B30070B" w14:textId="61922B11" w:rsidR="00720D79" w:rsidRPr="00236F4B" w:rsidRDefault="00720D79" w:rsidP="00720D7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236F4B">
        <w:rPr>
          <w:rFonts w:asciiTheme="minorHAnsi" w:hAnsiTheme="minorHAnsi" w:cstheme="minorHAnsi"/>
          <w:sz w:val="18"/>
          <w:szCs w:val="18"/>
        </w:rPr>
        <w:tab/>
        <w:t xml:space="preserve">01 Water Heating System ID or Name – Reference information from </w:t>
      </w:r>
      <w:r w:rsidR="0036442C">
        <w:rPr>
          <w:rFonts w:asciiTheme="minorHAnsi" w:hAnsiTheme="minorHAnsi" w:cstheme="minorHAnsi"/>
          <w:sz w:val="18"/>
          <w:szCs w:val="18"/>
        </w:rPr>
        <w:t>Table A.</w:t>
      </w:r>
    </w:p>
    <w:p w14:paraId="6C8AF421" w14:textId="3F8B1C8B" w:rsidR="00720D79" w:rsidRPr="00236F4B" w:rsidRDefault="00720D79" w:rsidP="00720D79">
      <w:pPr>
        <w:keepNext/>
        <w:spacing w:after="0" w:line="240" w:lineRule="auto"/>
        <w:ind w:left="720" w:hanging="450"/>
        <w:rPr>
          <w:rFonts w:asciiTheme="minorHAnsi" w:hAnsiTheme="minorHAnsi" w:cstheme="minorHAnsi"/>
          <w:sz w:val="18"/>
          <w:szCs w:val="18"/>
        </w:rPr>
      </w:pPr>
      <w:r w:rsidRPr="00236F4B">
        <w:rPr>
          <w:rFonts w:asciiTheme="minorHAnsi" w:hAnsiTheme="minorHAnsi" w:cstheme="minorHAnsi"/>
          <w:sz w:val="18"/>
          <w:szCs w:val="18"/>
        </w:rPr>
        <w:lastRenderedPageBreak/>
        <w:t xml:space="preserve">02 Heating Efficiency Type – Reference information from </w:t>
      </w:r>
      <w:r w:rsidR="0036442C">
        <w:rPr>
          <w:rFonts w:asciiTheme="minorHAnsi" w:hAnsiTheme="minorHAnsi" w:cstheme="minorHAnsi"/>
          <w:sz w:val="18"/>
          <w:szCs w:val="18"/>
        </w:rPr>
        <w:t>Table C</w:t>
      </w:r>
      <w:r w:rsidRPr="00236F4B">
        <w:rPr>
          <w:rFonts w:asciiTheme="minorHAnsi" w:hAnsiTheme="minorHAnsi" w:cstheme="minorHAnsi"/>
          <w:sz w:val="18"/>
          <w:szCs w:val="18"/>
        </w:rPr>
        <w:t>. Different efficiency types are Energy Factor, AFUE, UEF and Thermal Efficiency.</w:t>
      </w:r>
    </w:p>
    <w:p w14:paraId="29C48C9A" w14:textId="2E7C218F" w:rsidR="00720D79" w:rsidRPr="00236F4B" w:rsidRDefault="00720D79" w:rsidP="00720D79">
      <w:pPr>
        <w:keepNext/>
        <w:spacing w:after="0" w:line="240" w:lineRule="auto"/>
        <w:ind w:left="720" w:hanging="450"/>
        <w:rPr>
          <w:rFonts w:asciiTheme="minorHAnsi" w:hAnsiTheme="minorHAnsi" w:cstheme="minorHAnsi"/>
          <w:b/>
          <w:sz w:val="18"/>
          <w:szCs w:val="18"/>
        </w:rPr>
      </w:pPr>
      <w:r w:rsidRPr="00236F4B">
        <w:rPr>
          <w:rFonts w:asciiTheme="minorHAnsi" w:hAnsiTheme="minorHAnsi" w:cstheme="minorHAnsi"/>
          <w:sz w:val="18"/>
          <w:szCs w:val="18"/>
        </w:rPr>
        <w:t xml:space="preserve">03 Heating Efficiency Value – User input </w:t>
      </w:r>
      <w:r w:rsidR="0036442C">
        <w:rPr>
          <w:rFonts w:asciiTheme="minorHAnsi" w:hAnsiTheme="minorHAnsi" w:cstheme="minorHAnsi"/>
          <w:sz w:val="18"/>
          <w:szCs w:val="18"/>
        </w:rPr>
        <w:t>m</w:t>
      </w:r>
      <w:r w:rsidRPr="00236F4B">
        <w:rPr>
          <w:rFonts w:asciiTheme="minorHAnsi" w:hAnsiTheme="minorHAnsi" w:cstheme="minorHAnsi"/>
          <w:sz w:val="18"/>
          <w:szCs w:val="18"/>
        </w:rPr>
        <w:t xml:space="preserve">ust be equal to or higher efficiency than value indicated on the </w:t>
      </w:r>
      <w:del w:id="265" w:author="Tam, Danny@Energy" w:date="2022-02-28T15:09:00Z">
        <w:r w:rsidRPr="00236F4B" w:rsidDel="00FF4E23">
          <w:rPr>
            <w:rFonts w:asciiTheme="minorHAnsi" w:hAnsiTheme="minorHAnsi" w:cstheme="minorHAnsi"/>
            <w:sz w:val="18"/>
            <w:szCs w:val="18"/>
          </w:rPr>
          <w:delText>CF1R</w:delText>
        </w:r>
      </w:del>
      <w:ins w:id="266" w:author="Tam, Danny@Energy" w:date="2022-02-28T15:09:00Z">
        <w:r w:rsidR="00FF4E23">
          <w:rPr>
            <w:rFonts w:asciiTheme="minorHAnsi" w:hAnsiTheme="minorHAnsi" w:cstheme="minorHAnsi"/>
            <w:sz w:val="18"/>
            <w:szCs w:val="18"/>
          </w:rPr>
          <w:t>NRCC</w:t>
        </w:r>
      </w:ins>
      <w:r w:rsidRPr="00236F4B">
        <w:rPr>
          <w:rFonts w:asciiTheme="minorHAnsi" w:hAnsiTheme="minorHAnsi" w:cstheme="minorHAnsi"/>
          <w:sz w:val="18"/>
          <w:szCs w:val="18"/>
        </w:rPr>
        <w:t>.</w:t>
      </w:r>
    </w:p>
    <w:p w14:paraId="7452B819" w14:textId="6B203CC5" w:rsidR="00720D79" w:rsidRPr="00236F4B" w:rsidRDefault="00720D79" w:rsidP="00720D79">
      <w:pPr>
        <w:keepNext/>
        <w:spacing w:after="0" w:line="240" w:lineRule="auto"/>
        <w:ind w:left="720" w:hanging="450"/>
        <w:rPr>
          <w:rFonts w:asciiTheme="minorHAnsi" w:hAnsiTheme="minorHAnsi" w:cstheme="minorHAnsi"/>
          <w:sz w:val="18"/>
          <w:szCs w:val="18"/>
        </w:rPr>
      </w:pPr>
      <w:r w:rsidRPr="00236F4B">
        <w:rPr>
          <w:rFonts w:asciiTheme="minorHAnsi" w:hAnsiTheme="minorHAnsi" w:cstheme="minorHAnsi"/>
          <w:sz w:val="18"/>
          <w:szCs w:val="18"/>
        </w:rPr>
        <w:t>04 Standby Loss – User input. Must be equal to or less than value indicated</w:t>
      </w:r>
      <w:r w:rsidR="00E04539">
        <w:rPr>
          <w:rFonts w:asciiTheme="minorHAnsi" w:hAnsiTheme="minorHAnsi" w:cstheme="minorHAnsi"/>
          <w:sz w:val="18"/>
          <w:szCs w:val="18"/>
        </w:rPr>
        <w:t xml:space="preserve"> in </w:t>
      </w:r>
      <w:r w:rsidR="0036442C">
        <w:rPr>
          <w:rFonts w:asciiTheme="minorHAnsi" w:hAnsiTheme="minorHAnsi" w:cstheme="minorHAnsi"/>
          <w:sz w:val="18"/>
          <w:szCs w:val="18"/>
        </w:rPr>
        <w:t>Table</w:t>
      </w:r>
      <w:r w:rsidR="00E04539">
        <w:rPr>
          <w:rFonts w:asciiTheme="minorHAnsi" w:hAnsiTheme="minorHAnsi" w:cstheme="minorHAnsi"/>
          <w:sz w:val="18"/>
          <w:szCs w:val="18"/>
        </w:rPr>
        <w:t xml:space="preserve"> C</w:t>
      </w:r>
      <w:r w:rsidRPr="00236F4B">
        <w:rPr>
          <w:rFonts w:asciiTheme="minorHAnsi" w:hAnsiTheme="minorHAnsi" w:cstheme="minorHAnsi"/>
          <w:sz w:val="18"/>
          <w:szCs w:val="18"/>
        </w:rPr>
        <w:t xml:space="preserve">. Value may be N/A if </w:t>
      </w:r>
      <w:del w:id="267" w:author="Tam, Danny@Energy" w:date="2022-02-28T15:09:00Z">
        <w:r w:rsidRPr="00236F4B" w:rsidDel="00FF4E23">
          <w:rPr>
            <w:rFonts w:asciiTheme="minorHAnsi" w:hAnsiTheme="minorHAnsi" w:cstheme="minorHAnsi"/>
            <w:sz w:val="18"/>
            <w:szCs w:val="18"/>
          </w:rPr>
          <w:delText>CF1R</w:delText>
        </w:r>
      </w:del>
      <w:ins w:id="268" w:author="Tam, Danny@Energy" w:date="2022-02-28T15:09:00Z">
        <w:r w:rsidR="00FF4E23">
          <w:rPr>
            <w:rFonts w:asciiTheme="minorHAnsi" w:hAnsiTheme="minorHAnsi" w:cstheme="minorHAnsi"/>
            <w:sz w:val="18"/>
            <w:szCs w:val="18"/>
          </w:rPr>
          <w:t>NRCC</w:t>
        </w:r>
      </w:ins>
      <w:r w:rsidRPr="00236F4B">
        <w:rPr>
          <w:rFonts w:asciiTheme="minorHAnsi" w:hAnsiTheme="minorHAnsi" w:cstheme="minorHAnsi"/>
          <w:sz w:val="18"/>
          <w:szCs w:val="18"/>
        </w:rPr>
        <w:t xml:space="preserve"> value is N/A.  </w:t>
      </w:r>
    </w:p>
    <w:p w14:paraId="246D9437" w14:textId="4EC838E4" w:rsidR="00720D79" w:rsidRPr="00236F4B" w:rsidRDefault="00720D79" w:rsidP="00720D79">
      <w:pPr>
        <w:keepNext/>
        <w:spacing w:after="0" w:line="240" w:lineRule="auto"/>
        <w:ind w:left="720" w:hanging="450"/>
        <w:rPr>
          <w:rFonts w:asciiTheme="minorHAnsi" w:hAnsiTheme="minorHAnsi" w:cstheme="minorHAnsi"/>
          <w:sz w:val="18"/>
          <w:szCs w:val="18"/>
        </w:rPr>
      </w:pPr>
      <w:r w:rsidRPr="00236F4B">
        <w:rPr>
          <w:rFonts w:asciiTheme="minorHAnsi" w:hAnsiTheme="minorHAnsi" w:cstheme="minorHAnsi"/>
          <w:sz w:val="18"/>
          <w:szCs w:val="18"/>
        </w:rPr>
        <w:t xml:space="preserve">05 Exterior Insulation R-Value – User input. Must be equal to or higher than value indicated </w:t>
      </w:r>
      <w:r w:rsidR="00E04539">
        <w:rPr>
          <w:rFonts w:asciiTheme="minorHAnsi" w:hAnsiTheme="minorHAnsi" w:cstheme="minorHAnsi"/>
          <w:sz w:val="18"/>
          <w:szCs w:val="18"/>
        </w:rPr>
        <w:t xml:space="preserve">in </w:t>
      </w:r>
      <w:r w:rsidR="0036442C">
        <w:rPr>
          <w:rFonts w:asciiTheme="minorHAnsi" w:hAnsiTheme="minorHAnsi" w:cstheme="minorHAnsi"/>
          <w:sz w:val="18"/>
          <w:szCs w:val="18"/>
        </w:rPr>
        <w:t>Table</w:t>
      </w:r>
      <w:r w:rsidR="00E04539">
        <w:rPr>
          <w:rFonts w:asciiTheme="minorHAnsi" w:hAnsiTheme="minorHAnsi" w:cstheme="minorHAnsi"/>
          <w:sz w:val="18"/>
          <w:szCs w:val="18"/>
        </w:rPr>
        <w:t xml:space="preserve"> C</w:t>
      </w:r>
      <w:r w:rsidRPr="00236F4B">
        <w:rPr>
          <w:rFonts w:asciiTheme="minorHAnsi" w:hAnsiTheme="minorHAnsi" w:cstheme="minorHAnsi"/>
          <w:sz w:val="18"/>
          <w:szCs w:val="18"/>
        </w:rPr>
        <w:t xml:space="preserve">. Value may be N/A if </w:t>
      </w:r>
      <w:del w:id="269" w:author="Tam, Danny@Energy" w:date="2022-02-28T15:09:00Z">
        <w:r w:rsidRPr="00236F4B" w:rsidDel="00FF4E23">
          <w:rPr>
            <w:rFonts w:asciiTheme="minorHAnsi" w:hAnsiTheme="minorHAnsi" w:cstheme="minorHAnsi"/>
            <w:sz w:val="18"/>
            <w:szCs w:val="18"/>
          </w:rPr>
          <w:delText>CF1R</w:delText>
        </w:r>
      </w:del>
      <w:ins w:id="270" w:author="Tam, Danny@Energy" w:date="2022-02-28T15:09:00Z">
        <w:r w:rsidR="00FF4E23">
          <w:rPr>
            <w:rFonts w:asciiTheme="minorHAnsi" w:hAnsiTheme="minorHAnsi" w:cstheme="minorHAnsi"/>
            <w:sz w:val="18"/>
            <w:szCs w:val="18"/>
          </w:rPr>
          <w:t>NRCC</w:t>
        </w:r>
      </w:ins>
      <w:r w:rsidRPr="00236F4B">
        <w:rPr>
          <w:rFonts w:asciiTheme="minorHAnsi" w:hAnsiTheme="minorHAnsi" w:cstheme="minorHAnsi"/>
          <w:sz w:val="18"/>
          <w:szCs w:val="18"/>
        </w:rPr>
        <w:t xml:space="preserve"> value is N/A.  </w:t>
      </w:r>
    </w:p>
    <w:p w14:paraId="0DC54883" w14:textId="68308088" w:rsidR="006E1E98" w:rsidRPr="00236F4B" w:rsidRDefault="006E1E98" w:rsidP="006E1E98">
      <w:pPr>
        <w:keepNext/>
        <w:spacing w:after="0" w:line="240" w:lineRule="auto"/>
        <w:ind w:left="720" w:hanging="450"/>
        <w:rPr>
          <w:rFonts w:asciiTheme="minorHAnsi" w:hAnsiTheme="minorHAnsi" w:cstheme="minorHAnsi"/>
          <w:sz w:val="18"/>
          <w:szCs w:val="18"/>
        </w:rPr>
      </w:pPr>
      <w:r w:rsidRPr="00236F4B">
        <w:rPr>
          <w:rFonts w:asciiTheme="minorHAnsi" w:hAnsiTheme="minorHAnsi" w:cstheme="minorHAnsi"/>
          <w:sz w:val="18"/>
          <w:szCs w:val="18"/>
        </w:rPr>
        <w:t>06 Water Heater Storage Volume (gal) – User input. Value may be N/A if water heater type is instantaneous with zero storage.</w:t>
      </w:r>
    </w:p>
    <w:p w14:paraId="1ADBC2A5" w14:textId="5A4BEE46" w:rsidR="00720D79" w:rsidRPr="00236F4B" w:rsidRDefault="00720D79" w:rsidP="00720D79">
      <w:pPr>
        <w:keepNext/>
        <w:spacing w:after="0" w:line="240" w:lineRule="auto"/>
        <w:ind w:left="720" w:hanging="450"/>
        <w:rPr>
          <w:rFonts w:asciiTheme="minorHAnsi" w:hAnsiTheme="minorHAnsi" w:cstheme="minorHAnsi"/>
          <w:sz w:val="18"/>
          <w:szCs w:val="18"/>
        </w:rPr>
      </w:pPr>
      <w:r w:rsidRPr="00236F4B">
        <w:rPr>
          <w:rFonts w:asciiTheme="minorHAnsi" w:hAnsiTheme="minorHAnsi" w:cstheme="minorHAnsi"/>
          <w:sz w:val="18"/>
          <w:szCs w:val="18"/>
        </w:rPr>
        <w:t>0</w:t>
      </w:r>
      <w:r w:rsidR="006E1E98" w:rsidRPr="00236F4B">
        <w:rPr>
          <w:rFonts w:asciiTheme="minorHAnsi" w:hAnsiTheme="minorHAnsi" w:cstheme="minorHAnsi"/>
          <w:sz w:val="18"/>
          <w:szCs w:val="18"/>
        </w:rPr>
        <w:t>7</w:t>
      </w:r>
      <w:r w:rsidRPr="00236F4B">
        <w:rPr>
          <w:rFonts w:asciiTheme="minorHAnsi" w:hAnsiTheme="minorHAnsi" w:cstheme="minorHAnsi"/>
          <w:sz w:val="18"/>
          <w:szCs w:val="18"/>
        </w:rPr>
        <w:t xml:space="preserve"> Tank location – User input. Must be equal to system type indicated </w:t>
      </w:r>
      <w:r w:rsidR="00E04539">
        <w:rPr>
          <w:rFonts w:asciiTheme="minorHAnsi" w:hAnsiTheme="minorHAnsi" w:cstheme="minorHAnsi"/>
          <w:sz w:val="18"/>
          <w:szCs w:val="18"/>
        </w:rPr>
        <w:t xml:space="preserve">in </w:t>
      </w:r>
      <w:r w:rsidR="0036442C">
        <w:rPr>
          <w:rFonts w:asciiTheme="minorHAnsi" w:hAnsiTheme="minorHAnsi" w:cstheme="minorHAnsi"/>
          <w:sz w:val="18"/>
          <w:szCs w:val="18"/>
        </w:rPr>
        <w:t>Table</w:t>
      </w:r>
      <w:r w:rsidR="00E04539">
        <w:rPr>
          <w:rFonts w:asciiTheme="minorHAnsi" w:hAnsiTheme="minorHAnsi" w:cstheme="minorHAnsi"/>
          <w:sz w:val="18"/>
          <w:szCs w:val="18"/>
        </w:rPr>
        <w:t xml:space="preserve"> C</w:t>
      </w:r>
      <w:r w:rsidRPr="00236F4B">
        <w:rPr>
          <w:rFonts w:asciiTheme="minorHAnsi" w:hAnsiTheme="minorHAnsi" w:cstheme="minorHAnsi"/>
          <w:sz w:val="18"/>
          <w:szCs w:val="18"/>
        </w:rPr>
        <w:t>.</w:t>
      </w:r>
    </w:p>
    <w:p w14:paraId="7DD59A20" w14:textId="77777777" w:rsidR="00720D79" w:rsidRPr="00236F4B" w:rsidRDefault="00720D79" w:rsidP="00720D7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p w14:paraId="1D01337F" w14:textId="7D16107E" w:rsidR="00720D79" w:rsidRPr="00236F4B" w:rsidRDefault="006E1E98" w:rsidP="00720D7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236F4B">
        <w:rPr>
          <w:rFonts w:asciiTheme="minorHAnsi" w:hAnsiTheme="minorHAnsi" w:cstheme="minorHAnsi"/>
          <w:b/>
          <w:sz w:val="18"/>
          <w:szCs w:val="18"/>
        </w:rPr>
        <w:t>E</w:t>
      </w:r>
      <w:r w:rsidR="00720D79" w:rsidRPr="00236F4B">
        <w:rPr>
          <w:rFonts w:asciiTheme="minorHAnsi" w:hAnsiTheme="minorHAnsi" w:cstheme="minorHAnsi"/>
          <w:b/>
          <w:sz w:val="18"/>
          <w:szCs w:val="18"/>
        </w:rPr>
        <w:t>. Installed Water Heater Manufacturer Information</w:t>
      </w:r>
    </w:p>
    <w:p w14:paraId="522152A5" w14:textId="77777777" w:rsidR="00720D79" w:rsidRPr="00236F4B" w:rsidRDefault="00720D79" w:rsidP="00720D7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This table reports the manufacturer information of the installed water heater(s). Require one line for each installed water heater</w:t>
      </w:r>
    </w:p>
    <w:p w14:paraId="636C7708" w14:textId="723B6F3F" w:rsidR="00720D79" w:rsidRPr="00236F4B" w:rsidRDefault="00720D79" w:rsidP="00720D7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cstheme="minorHAnsi"/>
          <w:sz w:val="18"/>
          <w:szCs w:val="18"/>
        </w:rPr>
      </w:pPr>
      <w:r w:rsidRPr="00236F4B">
        <w:rPr>
          <w:rFonts w:asciiTheme="minorHAnsi" w:hAnsiTheme="minorHAnsi" w:cstheme="minorHAnsi"/>
          <w:sz w:val="18"/>
          <w:szCs w:val="18"/>
        </w:rPr>
        <w:t xml:space="preserve">01 Water Heating System ID or Name – Reference information from </w:t>
      </w:r>
      <w:del w:id="271" w:author="Tam, Danny@Energy" w:date="2022-02-28T15:09:00Z">
        <w:r w:rsidRPr="00236F4B" w:rsidDel="00FF4E23">
          <w:rPr>
            <w:rFonts w:asciiTheme="minorHAnsi" w:hAnsiTheme="minorHAnsi" w:cstheme="minorHAnsi"/>
            <w:sz w:val="18"/>
            <w:szCs w:val="18"/>
          </w:rPr>
          <w:delText>CF1R</w:delText>
        </w:r>
      </w:del>
      <w:ins w:id="272" w:author="Tam, Danny@Energy" w:date="2022-02-28T15:09:00Z">
        <w:r w:rsidR="00FF4E23">
          <w:rPr>
            <w:rFonts w:asciiTheme="minorHAnsi" w:hAnsiTheme="minorHAnsi" w:cstheme="minorHAnsi"/>
            <w:sz w:val="18"/>
            <w:szCs w:val="18"/>
          </w:rPr>
          <w:t>NRCC</w:t>
        </w:r>
      </w:ins>
      <w:r w:rsidRPr="00236F4B">
        <w:rPr>
          <w:rFonts w:asciiTheme="minorHAnsi" w:hAnsiTheme="minorHAnsi" w:cstheme="minorHAnsi"/>
          <w:sz w:val="18"/>
          <w:szCs w:val="18"/>
        </w:rPr>
        <w:t>.</w:t>
      </w:r>
    </w:p>
    <w:p w14:paraId="531F47BF" w14:textId="77777777" w:rsidR="00720D79" w:rsidRPr="00236F4B" w:rsidRDefault="00720D79" w:rsidP="00720D7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cstheme="minorHAnsi"/>
          <w:sz w:val="18"/>
          <w:szCs w:val="18"/>
        </w:rPr>
      </w:pPr>
      <w:r w:rsidRPr="00236F4B">
        <w:rPr>
          <w:rFonts w:asciiTheme="minorHAnsi" w:hAnsiTheme="minorHAnsi" w:cstheme="minorHAnsi"/>
          <w:sz w:val="18"/>
          <w:szCs w:val="18"/>
        </w:rPr>
        <w:t>02 Manufacturer – User input. Enter the name of the water heater manufacturer.</w:t>
      </w:r>
    </w:p>
    <w:p w14:paraId="72103C0E" w14:textId="77777777" w:rsidR="00720D79" w:rsidRPr="00236F4B" w:rsidRDefault="00720D79" w:rsidP="00720D7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cstheme="minorHAnsi"/>
          <w:sz w:val="18"/>
          <w:szCs w:val="18"/>
        </w:rPr>
      </w:pPr>
      <w:r w:rsidRPr="00236F4B">
        <w:rPr>
          <w:rFonts w:asciiTheme="minorHAnsi" w:hAnsiTheme="minorHAnsi" w:cstheme="minorHAnsi"/>
          <w:sz w:val="18"/>
          <w:szCs w:val="18"/>
        </w:rPr>
        <w:t>03 Model Number – User input. Enter the model number of the water heater.</w:t>
      </w:r>
    </w:p>
    <w:p w14:paraId="16AA7EF8" w14:textId="77777777" w:rsidR="006E4B25" w:rsidRPr="00236F4B"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p>
    <w:p w14:paraId="2BB6B5E1" w14:textId="4C3BF84D" w:rsidR="006E4B25" w:rsidRPr="00236F4B" w:rsidRDefault="006E4B25" w:rsidP="006E4B25">
      <w:pPr>
        <w:spacing w:after="0" w:line="240" w:lineRule="auto"/>
        <w:rPr>
          <w:rFonts w:asciiTheme="minorHAnsi" w:hAnsiTheme="minorHAnsi" w:cs="Arial"/>
          <w:b/>
          <w:sz w:val="18"/>
          <w:szCs w:val="18"/>
        </w:rPr>
      </w:pPr>
      <w:r w:rsidRPr="00236F4B">
        <w:rPr>
          <w:rFonts w:asciiTheme="minorHAnsi" w:hAnsiTheme="minorHAnsi" w:cs="Arial"/>
          <w:b/>
          <w:sz w:val="18"/>
          <w:szCs w:val="18"/>
        </w:rPr>
        <w:t>F. Mandatory Measures for all Domestic Hot Water Distribution Systems</w:t>
      </w:r>
    </w:p>
    <w:p w14:paraId="1B6C4505" w14:textId="77777777" w:rsidR="006E4B25" w:rsidRPr="00236F4B" w:rsidRDefault="006E4B25" w:rsidP="006E4B2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236F4B">
        <w:rPr>
          <w:rFonts w:asciiTheme="minorHAnsi" w:hAnsiTheme="minorHAnsi" w:cs="Arial"/>
          <w:sz w:val="18"/>
          <w:szCs w:val="18"/>
        </w:rPr>
        <w:t xml:space="preserve">This table lists the requirements for all DHW systems. HERS rater must ensure all the requirements in this table are met. </w:t>
      </w:r>
    </w:p>
    <w:p w14:paraId="130AD610" w14:textId="77777777" w:rsidR="006E4B25" w:rsidRPr="00236F4B"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p>
    <w:p w14:paraId="3CB7BE7A" w14:textId="5D27A28D" w:rsidR="006E4B25" w:rsidRPr="00236F4B" w:rsidRDefault="006E4B25" w:rsidP="00A259EF">
      <w:pPr>
        <w:spacing w:after="0" w:line="240" w:lineRule="auto"/>
        <w:rPr>
          <w:rFonts w:asciiTheme="minorHAnsi" w:hAnsiTheme="minorHAnsi" w:cstheme="minorHAnsi"/>
          <w:b/>
          <w:sz w:val="18"/>
          <w:szCs w:val="18"/>
        </w:rPr>
      </w:pPr>
      <w:r w:rsidRPr="00236F4B">
        <w:rPr>
          <w:rFonts w:asciiTheme="minorHAnsi" w:hAnsiTheme="minorHAnsi" w:cstheme="minorHAnsi"/>
          <w:b/>
          <w:sz w:val="18"/>
          <w:szCs w:val="18"/>
        </w:rPr>
        <w:t>G</w:t>
      </w:r>
      <w:r w:rsidR="00720D79" w:rsidRPr="00236F4B">
        <w:rPr>
          <w:rFonts w:asciiTheme="minorHAnsi" w:hAnsiTheme="minorHAnsi" w:cstheme="minorHAnsi"/>
          <w:b/>
          <w:sz w:val="18"/>
          <w:szCs w:val="18"/>
        </w:rPr>
        <w:t xml:space="preserve">. </w:t>
      </w:r>
      <w:r w:rsidR="00935470" w:rsidRPr="00095F6F">
        <w:rPr>
          <w:rFonts w:asciiTheme="minorHAnsi" w:hAnsiTheme="minorHAnsi" w:cstheme="minorHAnsi"/>
          <w:b/>
          <w:sz w:val="18"/>
          <w:szCs w:val="18"/>
        </w:rPr>
        <w:t xml:space="preserve">HERS-Verified Compact Hot Water Distribution </w:t>
      </w:r>
      <w:r w:rsidR="00935470" w:rsidRPr="00236F4B">
        <w:rPr>
          <w:rFonts w:asciiTheme="minorHAnsi" w:hAnsiTheme="minorHAnsi" w:cstheme="minorHAnsi"/>
          <w:b/>
          <w:sz w:val="18"/>
          <w:szCs w:val="18"/>
        </w:rPr>
        <w:t>Expanded Credit</w:t>
      </w:r>
      <w:r w:rsidRPr="00236F4B">
        <w:rPr>
          <w:rFonts w:asciiTheme="minorHAnsi" w:hAnsiTheme="minorHAnsi" w:cstheme="minorHAnsi"/>
          <w:b/>
          <w:sz w:val="18"/>
          <w:szCs w:val="18"/>
        </w:rPr>
        <w:t xml:space="preserve"> and</w:t>
      </w:r>
      <w:r w:rsidR="00C17ADA">
        <w:rPr>
          <w:rFonts w:asciiTheme="minorHAnsi" w:hAnsiTheme="minorHAnsi" w:cstheme="minorHAnsi"/>
          <w:b/>
          <w:sz w:val="18"/>
          <w:szCs w:val="18"/>
        </w:rPr>
        <w:t xml:space="preserve"> </w:t>
      </w:r>
      <w:r w:rsidRPr="00236F4B">
        <w:rPr>
          <w:rFonts w:asciiTheme="minorHAnsi" w:hAnsiTheme="minorHAnsi" w:cstheme="minorHAnsi"/>
          <w:b/>
          <w:sz w:val="18"/>
          <w:szCs w:val="18"/>
        </w:rPr>
        <w:t xml:space="preserve">H. </w:t>
      </w:r>
      <w:r w:rsidRPr="00236F4B">
        <w:rPr>
          <w:rFonts w:cstheme="minorHAnsi"/>
          <w:b/>
          <w:sz w:val="18"/>
          <w:szCs w:val="18"/>
        </w:rPr>
        <w:t>Compact Hot Water Distribution Basic</w:t>
      </w:r>
    </w:p>
    <w:p w14:paraId="1EFA6C4E" w14:textId="77777777" w:rsidR="00F41465" w:rsidRPr="00236F4B" w:rsidRDefault="00F41465" w:rsidP="00F4146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If performance compliance is used, this table lists the values used in the performance calculation and require no user input.</w:t>
      </w:r>
    </w:p>
    <w:p w14:paraId="0819B492" w14:textId="08C70208" w:rsidR="00F41465" w:rsidRDefault="00F41465" w:rsidP="00F4146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If prescriptive compliance is used, fill out this table</w:t>
      </w:r>
      <w:r w:rsidR="00E04539">
        <w:rPr>
          <w:rFonts w:asciiTheme="minorHAnsi" w:hAnsiTheme="minorHAnsi" w:cstheme="minorHAnsi"/>
          <w:sz w:val="18"/>
          <w:szCs w:val="18"/>
        </w:rPr>
        <w:t>.</w:t>
      </w:r>
    </w:p>
    <w:p w14:paraId="55A5A1BB" w14:textId="6D27BDB8" w:rsidR="00BF3581" w:rsidRPr="00236F4B" w:rsidRDefault="00BF3581" w:rsidP="00F4146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Pr>
          <w:rFonts w:asciiTheme="minorHAnsi" w:hAnsiTheme="minorHAnsi" w:cstheme="minorHAnsi"/>
          <w:sz w:val="18"/>
          <w:szCs w:val="18"/>
        </w:rPr>
        <w:tab/>
        <w:t xml:space="preserve">01 </w:t>
      </w:r>
      <w:r w:rsidRPr="00236F4B">
        <w:rPr>
          <w:rFonts w:asciiTheme="minorHAnsi" w:hAnsiTheme="minorHAnsi" w:cstheme="minorHAnsi"/>
          <w:sz w:val="18"/>
          <w:szCs w:val="18"/>
        </w:rPr>
        <w:t xml:space="preserve">Reference information from </w:t>
      </w:r>
      <w:del w:id="273" w:author="Tam, Danny@Energy" w:date="2022-02-28T15:09:00Z">
        <w:r w:rsidRPr="00236F4B" w:rsidDel="00FF4E23">
          <w:rPr>
            <w:rFonts w:asciiTheme="minorHAnsi" w:hAnsiTheme="minorHAnsi" w:cstheme="minorHAnsi"/>
            <w:sz w:val="18"/>
            <w:szCs w:val="18"/>
          </w:rPr>
          <w:delText>CF1R</w:delText>
        </w:r>
      </w:del>
      <w:ins w:id="274" w:author="Tam, Danny@Energy" w:date="2022-02-28T15:09:00Z">
        <w:r w:rsidR="00FF4E23">
          <w:rPr>
            <w:rFonts w:asciiTheme="minorHAnsi" w:hAnsiTheme="minorHAnsi" w:cstheme="minorHAnsi"/>
            <w:sz w:val="18"/>
            <w:szCs w:val="18"/>
          </w:rPr>
          <w:t>NRCC</w:t>
        </w:r>
      </w:ins>
    </w:p>
    <w:p w14:paraId="5D30FC69" w14:textId="3E51FF72" w:rsidR="00F41465" w:rsidRPr="00236F4B" w:rsidRDefault="00F41465" w:rsidP="002A1FF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hanging="360"/>
        <w:rPr>
          <w:rFonts w:asciiTheme="minorHAnsi" w:hAnsiTheme="minorHAnsi" w:cstheme="minorHAnsi"/>
          <w:sz w:val="18"/>
          <w:szCs w:val="18"/>
        </w:rPr>
      </w:pPr>
      <w:r w:rsidRPr="00236F4B">
        <w:rPr>
          <w:rFonts w:asciiTheme="minorHAnsi" w:hAnsiTheme="minorHAnsi" w:cstheme="minorHAnsi"/>
          <w:b/>
          <w:sz w:val="18"/>
          <w:szCs w:val="18"/>
        </w:rPr>
        <w:tab/>
      </w:r>
      <w:r w:rsidRPr="00236F4B">
        <w:rPr>
          <w:rFonts w:asciiTheme="minorHAnsi" w:hAnsiTheme="minorHAnsi" w:cstheme="minorHAnsi"/>
          <w:sz w:val="18"/>
          <w:szCs w:val="18"/>
        </w:rPr>
        <w:t>0</w:t>
      </w:r>
      <w:r w:rsidR="00BF3581">
        <w:rPr>
          <w:rFonts w:asciiTheme="minorHAnsi" w:hAnsiTheme="minorHAnsi" w:cstheme="minorHAnsi"/>
          <w:sz w:val="18"/>
          <w:szCs w:val="18"/>
        </w:rPr>
        <w:t>2</w:t>
      </w:r>
      <w:r w:rsidRPr="00236F4B">
        <w:rPr>
          <w:rFonts w:asciiTheme="minorHAnsi" w:hAnsiTheme="minorHAnsi" w:cstheme="minorHAnsi"/>
          <w:sz w:val="18"/>
          <w:szCs w:val="18"/>
        </w:rPr>
        <w:t xml:space="preserve"> Enter the </w:t>
      </w:r>
      <w:r w:rsidR="00E04539">
        <w:rPr>
          <w:rFonts w:asciiTheme="minorHAnsi" w:hAnsiTheme="minorHAnsi" w:cstheme="minorHAnsi"/>
          <w:sz w:val="18"/>
          <w:szCs w:val="18"/>
        </w:rPr>
        <w:t>m</w:t>
      </w:r>
      <w:r w:rsidRPr="00236F4B">
        <w:rPr>
          <w:rFonts w:asciiTheme="minorHAnsi" w:hAnsiTheme="minorHAnsi" w:cstheme="minorHAnsi"/>
          <w:sz w:val="18"/>
          <w:szCs w:val="18"/>
        </w:rPr>
        <w:t xml:space="preserve">aster </w:t>
      </w:r>
      <w:r w:rsidR="00E04539">
        <w:rPr>
          <w:rFonts w:asciiTheme="minorHAnsi" w:hAnsiTheme="minorHAnsi" w:cstheme="minorHAnsi"/>
          <w:sz w:val="18"/>
          <w:szCs w:val="18"/>
        </w:rPr>
        <w:t>b</w:t>
      </w:r>
      <w:r w:rsidRPr="00236F4B">
        <w:rPr>
          <w:rFonts w:asciiTheme="minorHAnsi" w:hAnsiTheme="minorHAnsi" w:cstheme="minorHAnsi"/>
          <w:sz w:val="18"/>
          <w:szCs w:val="18"/>
        </w:rPr>
        <w:t xml:space="preserve">ath distance of furthest fixture to </w:t>
      </w:r>
      <w:r w:rsidR="00E04539">
        <w:rPr>
          <w:rFonts w:asciiTheme="minorHAnsi" w:hAnsiTheme="minorHAnsi" w:cstheme="minorHAnsi"/>
          <w:sz w:val="18"/>
          <w:szCs w:val="18"/>
        </w:rPr>
        <w:t>w</w:t>
      </w:r>
      <w:r w:rsidRPr="00236F4B">
        <w:rPr>
          <w:rFonts w:asciiTheme="minorHAnsi" w:hAnsiTheme="minorHAnsi" w:cstheme="minorHAnsi"/>
          <w:sz w:val="18"/>
          <w:szCs w:val="18"/>
        </w:rPr>
        <w:t xml:space="preserve">ater </w:t>
      </w:r>
      <w:r w:rsidR="00E04539">
        <w:rPr>
          <w:rFonts w:asciiTheme="minorHAnsi" w:hAnsiTheme="minorHAnsi" w:cstheme="minorHAnsi"/>
          <w:sz w:val="18"/>
          <w:szCs w:val="18"/>
        </w:rPr>
        <w:t>h</w:t>
      </w:r>
      <w:r w:rsidRPr="00236F4B">
        <w:rPr>
          <w:rFonts w:asciiTheme="minorHAnsi" w:hAnsiTheme="minorHAnsi" w:cstheme="minorHAnsi"/>
          <w:sz w:val="18"/>
          <w:szCs w:val="18"/>
        </w:rPr>
        <w:t>eater in feet.</w:t>
      </w:r>
      <w:r w:rsidR="00975E71">
        <w:rPr>
          <w:rFonts w:asciiTheme="minorHAnsi" w:hAnsiTheme="minorHAnsi" w:cstheme="minorHAnsi"/>
          <w:sz w:val="18"/>
          <w:szCs w:val="18"/>
        </w:rPr>
        <w:t xml:space="preserve">  For multiple water heaters, enter the distance to the closest water heater.</w:t>
      </w:r>
    </w:p>
    <w:p w14:paraId="3B502AE7" w14:textId="6AC1933A" w:rsidR="00F41465" w:rsidRPr="00236F4B" w:rsidRDefault="00F41465" w:rsidP="002A1FF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hanging="360"/>
        <w:rPr>
          <w:rFonts w:asciiTheme="minorHAnsi" w:hAnsiTheme="minorHAnsi" w:cstheme="minorHAnsi"/>
          <w:sz w:val="18"/>
          <w:szCs w:val="18"/>
        </w:rPr>
      </w:pPr>
      <w:r w:rsidRPr="00236F4B">
        <w:rPr>
          <w:rFonts w:asciiTheme="minorHAnsi" w:hAnsiTheme="minorHAnsi" w:cstheme="minorHAnsi"/>
          <w:sz w:val="18"/>
          <w:szCs w:val="18"/>
        </w:rPr>
        <w:t>0</w:t>
      </w:r>
      <w:r w:rsidR="00BF3581">
        <w:rPr>
          <w:rFonts w:asciiTheme="minorHAnsi" w:hAnsiTheme="minorHAnsi" w:cstheme="minorHAnsi"/>
          <w:sz w:val="18"/>
          <w:szCs w:val="18"/>
        </w:rPr>
        <w:t>3</w:t>
      </w:r>
      <w:r w:rsidRPr="00236F4B">
        <w:rPr>
          <w:rFonts w:asciiTheme="minorHAnsi" w:hAnsiTheme="minorHAnsi" w:cstheme="minorHAnsi"/>
          <w:sz w:val="18"/>
          <w:szCs w:val="18"/>
        </w:rPr>
        <w:t xml:space="preserve"> Enter the </w:t>
      </w:r>
      <w:r w:rsidR="00E04539">
        <w:rPr>
          <w:rFonts w:asciiTheme="minorHAnsi" w:hAnsiTheme="minorHAnsi" w:cstheme="minorHAnsi"/>
          <w:sz w:val="18"/>
          <w:szCs w:val="18"/>
        </w:rPr>
        <w:t>k</w:t>
      </w:r>
      <w:r w:rsidRPr="00236F4B">
        <w:rPr>
          <w:rFonts w:asciiTheme="minorHAnsi" w:hAnsiTheme="minorHAnsi" w:cstheme="minorHAnsi"/>
          <w:sz w:val="18"/>
          <w:szCs w:val="18"/>
        </w:rPr>
        <w:t xml:space="preserve">itchen distance from furthest fixture to </w:t>
      </w:r>
      <w:r w:rsidR="00E04539">
        <w:rPr>
          <w:rFonts w:asciiTheme="minorHAnsi" w:hAnsiTheme="minorHAnsi" w:cstheme="minorHAnsi"/>
          <w:sz w:val="18"/>
          <w:szCs w:val="18"/>
        </w:rPr>
        <w:t>w</w:t>
      </w:r>
      <w:r w:rsidRPr="00236F4B">
        <w:rPr>
          <w:rFonts w:asciiTheme="minorHAnsi" w:hAnsiTheme="minorHAnsi" w:cstheme="minorHAnsi"/>
          <w:sz w:val="18"/>
          <w:szCs w:val="18"/>
        </w:rPr>
        <w:t xml:space="preserve">ater </w:t>
      </w:r>
      <w:r w:rsidR="00E04539">
        <w:rPr>
          <w:rFonts w:asciiTheme="minorHAnsi" w:hAnsiTheme="minorHAnsi" w:cstheme="minorHAnsi"/>
          <w:sz w:val="18"/>
          <w:szCs w:val="18"/>
        </w:rPr>
        <w:t>h</w:t>
      </w:r>
      <w:r w:rsidRPr="00236F4B">
        <w:rPr>
          <w:rFonts w:asciiTheme="minorHAnsi" w:hAnsiTheme="minorHAnsi" w:cstheme="minorHAnsi"/>
          <w:sz w:val="18"/>
          <w:szCs w:val="18"/>
        </w:rPr>
        <w:t>eater in feet</w:t>
      </w:r>
      <w:r w:rsidR="00E04539">
        <w:rPr>
          <w:rFonts w:asciiTheme="minorHAnsi" w:hAnsiTheme="minorHAnsi" w:cstheme="minorHAnsi"/>
          <w:sz w:val="18"/>
          <w:szCs w:val="18"/>
        </w:rPr>
        <w:t>.</w:t>
      </w:r>
      <w:r w:rsidR="00975E71">
        <w:rPr>
          <w:rFonts w:asciiTheme="minorHAnsi" w:hAnsiTheme="minorHAnsi" w:cstheme="minorHAnsi"/>
          <w:sz w:val="18"/>
          <w:szCs w:val="18"/>
        </w:rPr>
        <w:t xml:space="preserve"> For multiple water heaters, enter the distance to the closest water heater.</w:t>
      </w:r>
    </w:p>
    <w:p w14:paraId="0D8AA2D5" w14:textId="1F3A0E9C" w:rsidR="00F41465" w:rsidRPr="00236F4B" w:rsidRDefault="00F41465" w:rsidP="002A1FF1">
      <w:pPr>
        <w:tabs>
          <w:tab w:val="left" w:pos="-720"/>
          <w:tab w:val="left" w:pos="360"/>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hanging="198"/>
        <w:rPr>
          <w:rFonts w:asciiTheme="minorHAnsi" w:hAnsiTheme="minorHAnsi" w:cstheme="minorHAnsi"/>
          <w:sz w:val="18"/>
          <w:szCs w:val="18"/>
        </w:rPr>
      </w:pPr>
      <w:r w:rsidRPr="00236F4B">
        <w:rPr>
          <w:rFonts w:asciiTheme="minorHAnsi" w:hAnsiTheme="minorHAnsi" w:cstheme="minorHAnsi"/>
          <w:sz w:val="18"/>
          <w:szCs w:val="18"/>
        </w:rPr>
        <w:t>0</w:t>
      </w:r>
      <w:r w:rsidR="00BF3581">
        <w:rPr>
          <w:rFonts w:asciiTheme="minorHAnsi" w:hAnsiTheme="minorHAnsi" w:cstheme="minorHAnsi"/>
          <w:sz w:val="18"/>
          <w:szCs w:val="18"/>
        </w:rPr>
        <w:t>4</w:t>
      </w:r>
      <w:r w:rsidRPr="00236F4B">
        <w:rPr>
          <w:rFonts w:asciiTheme="minorHAnsi" w:hAnsiTheme="minorHAnsi" w:cstheme="minorHAnsi"/>
          <w:sz w:val="18"/>
          <w:szCs w:val="18"/>
        </w:rPr>
        <w:t xml:space="preserve"> Enter </w:t>
      </w:r>
      <w:r w:rsidR="00E04539">
        <w:rPr>
          <w:rFonts w:asciiTheme="minorHAnsi" w:hAnsiTheme="minorHAnsi" w:cstheme="minorHAnsi"/>
          <w:sz w:val="18"/>
          <w:szCs w:val="18"/>
        </w:rPr>
        <w:t>f</w:t>
      </w:r>
      <w:r w:rsidRPr="00236F4B">
        <w:rPr>
          <w:rFonts w:asciiTheme="minorHAnsi" w:hAnsiTheme="minorHAnsi" w:cstheme="minorHAnsi"/>
          <w:sz w:val="18"/>
          <w:szCs w:val="18"/>
        </w:rPr>
        <w:t xml:space="preserve">urthest </w:t>
      </w:r>
      <w:r w:rsidR="00E04539">
        <w:rPr>
          <w:rFonts w:asciiTheme="minorHAnsi" w:hAnsiTheme="minorHAnsi" w:cstheme="minorHAnsi"/>
          <w:sz w:val="18"/>
          <w:szCs w:val="18"/>
        </w:rPr>
        <w:t>t</w:t>
      </w:r>
      <w:r w:rsidRPr="00236F4B">
        <w:rPr>
          <w:rFonts w:asciiTheme="minorHAnsi" w:hAnsiTheme="minorHAnsi" w:cstheme="minorHAnsi"/>
          <w:sz w:val="18"/>
          <w:szCs w:val="18"/>
        </w:rPr>
        <w:t>hird fixtures from fixture to Water Heater in feet</w:t>
      </w:r>
      <w:r w:rsidR="00E04539">
        <w:rPr>
          <w:rFonts w:asciiTheme="minorHAnsi" w:hAnsiTheme="minorHAnsi" w:cstheme="minorHAnsi"/>
          <w:sz w:val="18"/>
          <w:szCs w:val="18"/>
        </w:rPr>
        <w:t>.</w:t>
      </w:r>
      <w:r w:rsidR="00975E71">
        <w:rPr>
          <w:rFonts w:asciiTheme="minorHAnsi" w:hAnsiTheme="minorHAnsi" w:cstheme="minorHAnsi"/>
          <w:sz w:val="18"/>
          <w:szCs w:val="18"/>
        </w:rPr>
        <w:t xml:space="preserve"> For multiple water heaters, enter the average of the furthest distance of each water heater.</w:t>
      </w:r>
    </w:p>
    <w:p w14:paraId="1A9580BA" w14:textId="114F37CA" w:rsidR="00F41465" w:rsidRPr="00236F4B" w:rsidRDefault="00F41465" w:rsidP="00F4146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cstheme="minorHAnsi"/>
          <w:sz w:val="18"/>
          <w:szCs w:val="18"/>
        </w:rPr>
      </w:pPr>
      <w:r w:rsidRPr="00236F4B">
        <w:rPr>
          <w:rFonts w:asciiTheme="minorHAnsi" w:hAnsiTheme="minorHAnsi" w:cstheme="minorHAnsi"/>
          <w:sz w:val="18"/>
          <w:szCs w:val="18"/>
        </w:rPr>
        <w:t>0</w:t>
      </w:r>
      <w:r w:rsidR="00BF3581">
        <w:rPr>
          <w:rFonts w:asciiTheme="minorHAnsi" w:hAnsiTheme="minorHAnsi" w:cstheme="minorHAnsi"/>
          <w:sz w:val="18"/>
          <w:szCs w:val="18"/>
        </w:rPr>
        <w:t>5</w:t>
      </w:r>
      <w:r w:rsidRPr="00236F4B">
        <w:rPr>
          <w:rFonts w:asciiTheme="minorHAnsi" w:hAnsiTheme="minorHAnsi" w:cstheme="minorHAnsi"/>
          <w:sz w:val="18"/>
          <w:szCs w:val="18"/>
        </w:rPr>
        <w:t xml:space="preserve"> </w:t>
      </w:r>
      <w:r w:rsidR="00E04539">
        <w:rPr>
          <w:rFonts w:asciiTheme="minorHAnsi" w:hAnsiTheme="minorHAnsi" w:cstheme="minorHAnsi"/>
          <w:sz w:val="18"/>
          <w:szCs w:val="18"/>
        </w:rPr>
        <w:t xml:space="preserve">Weighted Distance - </w:t>
      </w:r>
      <w:r w:rsidRPr="00236F4B">
        <w:rPr>
          <w:rFonts w:asciiTheme="minorHAnsi" w:hAnsiTheme="minorHAnsi" w:cstheme="minorHAnsi"/>
          <w:sz w:val="18"/>
          <w:szCs w:val="18"/>
        </w:rPr>
        <w:t>Calculated value – no user input required</w:t>
      </w:r>
      <w:r w:rsidR="00E04539">
        <w:rPr>
          <w:rFonts w:asciiTheme="minorHAnsi" w:hAnsiTheme="minorHAnsi" w:cstheme="minorHAnsi"/>
          <w:sz w:val="18"/>
          <w:szCs w:val="18"/>
        </w:rPr>
        <w:t>.</w:t>
      </w:r>
    </w:p>
    <w:p w14:paraId="74780DA6" w14:textId="271BEDF1" w:rsidR="00F41465" w:rsidRPr="00236F4B" w:rsidRDefault="00F41465" w:rsidP="00F4146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cstheme="minorHAnsi"/>
          <w:sz w:val="18"/>
          <w:szCs w:val="18"/>
        </w:rPr>
      </w:pPr>
      <w:r w:rsidRPr="00236F4B">
        <w:rPr>
          <w:rFonts w:asciiTheme="minorHAnsi" w:hAnsiTheme="minorHAnsi" w:cstheme="minorHAnsi"/>
          <w:sz w:val="18"/>
          <w:szCs w:val="18"/>
        </w:rPr>
        <w:t>0</w:t>
      </w:r>
      <w:r w:rsidR="00BF3581">
        <w:rPr>
          <w:rFonts w:asciiTheme="minorHAnsi" w:hAnsiTheme="minorHAnsi" w:cstheme="minorHAnsi"/>
          <w:sz w:val="18"/>
          <w:szCs w:val="18"/>
        </w:rPr>
        <w:t>6</w:t>
      </w:r>
      <w:r w:rsidRPr="00236F4B">
        <w:rPr>
          <w:rFonts w:asciiTheme="minorHAnsi" w:hAnsiTheme="minorHAnsi" w:cstheme="minorHAnsi"/>
          <w:sz w:val="18"/>
          <w:szCs w:val="18"/>
        </w:rPr>
        <w:t xml:space="preserve"> </w:t>
      </w:r>
      <w:r w:rsidR="00E04539">
        <w:rPr>
          <w:rFonts w:asciiTheme="minorHAnsi" w:hAnsiTheme="minorHAnsi" w:cstheme="minorHAnsi"/>
          <w:sz w:val="18"/>
          <w:szCs w:val="18"/>
        </w:rPr>
        <w:t xml:space="preserve">Qualification Distance - </w:t>
      </w:r>
      <w:r w:rsidRPr="00236F4B">
        <w:rPr>
          <w:rFonts w:asciiTheme="minorHAnsi" w:hAnsiTheme="minorHAnsi" w:cstheme="minorHAnsi"/>
          <w:sz w:val="18"/>
          <w:szCs w:val="18"/>
        </w:rPr>
        <w:t>Calculated value – no user input required</w:t>
      </w:r>
      <w:r w:rsidR="00E04539">
        <w:rPr>
          <w:rFonts w:asciiTheme="minorHAnsi" w:hAnsiTheme="minorHAnsi" w:cstheme="minorHAnsi"/>
          <w:sz w:val="18"/>
          <w:szCs w:val="18"/>
        </w:rPr>
        <w:t>.</w:t>
      </w:r>
    </w:p>
    <w:p w14:paraId="2EBBC362" w14:textId="77777777" w:rsidR="00BF3581" w:rsidRPr="00236F4B" w:rsidRDefault="00BF3581" w:rsidP="00720D79">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theme="minorHAnsi"/>
          <w:sz w:val="18"/>
          <w:szCs w:val="18"/>
        </w:rPr>
      </w:pPr>
    </w:p>
    <w:p w14:paraId="3F094477" w14:textId="534B2199" w:rsidR="001B692C" w:rsidRPr="00095F6F" w:rsidRDefault="006E4B25" w:rsidP="001B692C">
      <w:pPr>
        <w:spacing w:after="0" w:line="240" w:lineRule="auto"/>
        <w:rPr>
          <w:rFonts w:asciiTheme="minorHAnsi" w:eastAsiaTheme="minorEastAsia" w:hAnsiTheme="minorHAnsi" w:cstheme="minorHAnsi"/>
          <w:b/>
          <w:sz w:val="18"/>
          <w:szCs w:val="18"/>
        </w:rPr>
      </w:pPr>
      <w:r w:rsidRPr="00236F4B">
        <w:rPr>
          <w:rFonts w:asciiTheme="minorHAnsi" w:hAnsiTheme="minorHAnsi" w:cs="Arial"/>
          <w:b/>
          <w:sz w:val="18"/>
          <w:szCs w:val="18"/>
        </w:rPr>
        <w:t>I</w:t>
      </w:r>
      <w:r w:rsidR="001B692C" w:rsidRPr="00236F4B">
        <w:rPr>
          <w:rFonts w:asciiTheme="minorHAnsi" w:hAnsiTheme="minorHAnsi" w:cs="Arial"/>
          <w:b/>
          <w:sz w:val="18"/>
          <w:szCs w:val="18"/>
        </w:rPr>
        <w:t xml:space="preserve">.  </w:t>
      </w:r>
      <w:r w:rsidR="001B692C" w:rsidRPr="00095F6F">
        <w:rPr>
          <w:rFonts w:asciiTheme="minorHAnsi" w:eastAsiaTheme="minorEastAsia" w:hAnsiTheme="minorHAnsi" w:cstheme="minorHAnsi"/>
          <w:b/>
          <w:sz w:val="18"/>
          <w:szCs w:val="18"/>
        </w:rPr>
        <w:t xml:space="preserve">HERS-Verified Drain Water Heat Recovery System  </w:t>
      </w:r>
    </w:p>
    <w:p w14:paraId="6ECC25FD" w14:textId="4AFC6AB5" w:rsidR="00B16B2C" w:rsidRDefault="00B16B2C" w:rsidP="00B16B2C">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236F4B">
        <w:rPr>
          <w:rFonts w:asciiTheme="minorHAnsi" w:hAnsiTheme="minorHAnsi" w:cs="Arial"/>
          <w:sz w:val="18"/>
          <w:szCs w:val="18"/>
        </w:rPr>
        <w:t xml:space="preserve">This table lists the requirements for all </w:t>
      </w:r>
      <w:r w:rsidR="00E04539">
        <w:rPr>
          <w:rFonts w:asciiTheme="minorHAnsi" w:hAnsiTheme="minorHAnsi" w:cs="Arial"/>
          <w:sz w:val="18"/>
          <w:szCs w:val="18"/>
        </w:rPr>
        <w:t>drain water heat recovery</w:t>
      </w:r>
      <w:r w:rsidRPr="00236F4B">
        <w:rPr>
          <w:rFonts w:asciiTheme="minorHAnsi" w:hAnsiTheme="minorHAnsi" w:cs="Arial"/>
          <w:sz w:val="18"/>
          <w:szCs w:val="18"/>
        </w:rPr>
        <w:t xml:space="preserve"> systems. HERS rater must ensure all the requirements in this table are met. </w:t>
      </w:r>
    </w:p>
    <w:p w14:paraId="50968DF3" w14:textId="28A6232C" w:rsidR="00BF3581" w:rsidRPr="00236F4B" w:rsidRDefault="00BF3581" w:rsidP="00BF3581">
      <w:pPr>
        <w:tabs>
          <w:tab w:val="left" w:pos="-720"/>
          <w:tab w:val="left" w:pos="180"/>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Pr>
          <w:rFonts w:asciiTheme="minorHAnsi" w:hAnsiTheme="minorHAnsi" w:cs="Arial"/>
          <w:sz w:val="18"/>
          <w:szCs w:val="18"/>
        </w:rPr>
        <w:tab/>
        <w:t xml:space="preserve">01 </w:t>
      </w:r>
      <w:r w:rsidRPr="00236F4B">
        <w:rPr>
          <w:rFonts w:asciiTheme="minorHAnsi" w:hAnsiTheme="minorHAnsi" w:cstheme="minorHAnsi"/>
          <w:sz w:val="18"/>
          <w:szCs w:val="18"/>
        </w:rPr>
        <w:t xml:space="preserve">Reference information from </w:t>
      </w:r>
      <w:del w:id="275" w:author="Tam, Danny@Energy" w:date="2022-02-28T15:09:00Z">
        <w:r w:rsidRPr="00236F4B" w:rsidDel="00FF4E23">
          <w:rPr>
            <w:rFonts w:asciiTheme="minorHAnsi" w:hAnsiTheme="minorHAnsi" w:cstheme="minorHAnsi"/>
            <w:sz w:val="18"/>
            <w:szCs w:val="18"/>
          </w:rPr>
          <w:delText>CF1R</w:delText>
        </w:r>
      </w:del>
      <w:ins w:id="276" w:author="Tam, Danny@Energy" w:date="2022-02-28T15:09:00Z">
        <w:r w:rsidR="00FF4E23">
          <w:rPr>
            <w:rFonts w:asciiTheme="minorHAnsi" w:hAnsiTheme="minorHAnsi" w:cstheme="minorHAnsi"/>
            <w:sz w:val="18"/>
            <w:szCs w:val="18"/>
          </w:rPr>
          <w:t>NRCC</w:t>
        </w:r>
      </w:ins>
      <w:r w:rsidRPr="00236F4B">
        <w:rPr>
          <w:rFonts w:asciiTheme="minorHAnsi" w:hAnsiTheme="minorHAnsi" w:cstheme="minorHAnsi"/>
          <w:sz w:val="18"/>
          <w:szCs w:val="18"/>
        </w:rPr>
        <w:t>.</w:t>
      </w:r>
    </w:p>
    <w:p w14:paraId="4F784743" w14:textId="00541A78" w:rsidR="00832716" w:rsidRDefault="00832716" w:rsidP="00BF3581">
      <w:pPr>
        <w:spacing w:after="0" w:line="240" w:lineRule="auto"/>
        <w:ind w:left="180"/>
        <w:rPr>
          <w:rFonts w:asciiTheme="minorHAnsi" w:eastAsiaTheme="minorEastAsia" w:hAnsiTheme="minorHAnsi" w:cstheme="minorHAnsi"/>
          <w:sz w:val="18"/>
          <w:szCs w:val="18"/>
        </w:rPr>
      </w:pPr>
      <w:r w:rsidRPr="00832716">
        <w:rPr>
          <w:rFonts w:asciiTheme="minorHAnsi" w:eastAsiaTheme="minorEastAsia" w:hAnsiTheme="minorHAnsi" w:cstheme="minorHAnsi"/>
          <w:sz w:val="18"/>
          <w:szCs w:val="18"/>
        </w:rPr>
        <w:t>02</w:t>
      </w:r>
      <w:r w:rsidRPr="00832716">
        <w:rPr>
          <w:rFonts w:asciiTheme="minorHAnsi" w:hAnsiTheme="minorHAnsi" w:cstheme="minorHAnsi"/>
          <w:sz w:val="18"/>
          <w:szCs w:val="18"/>
        </w:rPr>
        <w:t xml:space="preserve"> </w:t>
      </w:r>
      <w:r w:rsidRPr="00236F4B">
        <w:rPr>
          <w:rFonts w:asciiTheme="minorHAnsi" w:hAnsiTheme="minorHAnsi" w:cstheme="minorHAnsi"/>
          <w:sz w:val="18"/>
          <w:szCs w:val="18"/>
        </w:rPr>
        <w:t xml:space="preserve">Reference information from </w:t>
      </w:r>
      <w:del w:id="277" w:author="Tam, Danny@Energy" w:date="2022-02-28T15:09:00Z">
        <w:r w:rsidRPr="00236F4B" w:rsidDel="00FF4E23">
          <w:rPr>
            <w:rFonts w:asciiTheme="minorHAnsi" w:hAnsiTheme="minorHAnsi" w:cstheme="minorHAnsi"/>
            <w:sz w:val="18"/>
            <w:szCs w:val="18"/>
          </w:rPr>
          <w:delText>CF1R</w:delText>
        </w:r>
      </w:del>
      <w:ins w:id="278" w:author="Tam, Danny@Energy" w:date="2022-02-28T15:09:00Z">
        <w:r w:rsidR="00FF4E23">
          <w:rPr>
            <w:rFonts w:asciiTheme="minorHAnsi" w:hAnsiTheme="minorHAnsi" w:cstheme="minorHAnsi"/>
            <w:sz w:val="18"/>
            <w:szCs w:val="18"/>
          </w:rPr>
          <w:t>NRCC</w:t>
        </w:r>
      </w:ins>
      <w:r w:rsidRPr="00236F4B">
        <w:rPr>
          <w:rFonts w:asciiTheme="minorHAnsi" w:hAnsiTheme="minorHAnsi" w:cstheme="minorHAnsi"/>
          <w:sz w:val="18"/>
          <w:szCs w:val="18"/>
        </w:rPr>
        <w:t>.</w:t>
      </w:r>
      <w:r>
        <w:rPr>
          <w:rFonts w:asciiTheme="minorHAnsi" w:eastAsiaTheme="minorEastAsia" w:hAnsiTheme="minorHAnsi" w:cstheme="minorHAnsi"/>
          <w:sz w:val="18"/>
          <w:szCs w:val="18"/>
        </w:rPr>
        <w:t>03</w:t>
      </w:r>
      <w:r w:rsidRPr="00832716">
        <w:rPr>
          <w:rFonts w:asciiTheme="minorHAnsi" w:hAnsiTheme="minorHAnsi" w:cstheme="minorHAnsi"/>
          <w:sz w:val="18"/>
          <w:szCs w:val="18"/>
        </w:rPr>
        <w:t xml:space="preserve"> </w:t>
      </w:r>
      <w:r w:rsidRPr="00236F4B">
        <w:rPr>
          <w:rFonts w:asciiTheme="minorHAnsi" w:hAnsiTheme="minorHAnsi" w:cstheme="minorHAnsi"/>
          <w:sz w:val="18"/>
          <w:szCs w:val="18"/>
        </w:rPr>
        <w:t xml:space="preserve">Reference information from </w:t>
      </w:r>
      <w:del w:id="279" w:author="Tam, Danny@Energy" w:date="2022-02-28T15:09:00Z">
        <w:r w:rsidRPr="00236F4B" w:rsidDel="00FF4E23">
          <w:rPr>
            <w:rFonts w:asciiTheme="minorHAnsi" w:hAnsiTheme="minorHAnsi" w:cstheme="minorHAnsi"/>
            <w:sz w:val="18"/>
            <w:szCs w:val="18"/>
          </w:rPr>
          <w:delText>CF1R</w:delText>
        </w:r>
      </w:del>
      <w:ins w:id="280" w:author="Tam, Danny@Energy" w:date="2022-02-28T15:09:00Z">
        <w:r w:rsidR="00FF4E23">
          <w:rPr>
            <w:rFonts w:asciiTheme="minorHAnsi" w:hAnsiTheme="minorHAnsi" w:cstheme="minorHAnsi"/>
            <w:sz w:val="18"/>
            <w:szCs w:val="18"/>
          </w:rPr>
          <w:t>NRCC</w:t>
        </w:r>
      </w:ins>
      <w:r w:rsidRPr="00236F4B">
        <w:rPr>
          <w:rFonts w:asciiTheme="minorHAnsi" w:hAnsiTheme="minorHAnsi" w:cstheme="minorHAnsi"/>
          <w:sz w:val="18"/>
          <w:szCs w:val="18"/>
        </w:rPr>
        <w:t>.</w:t>
      </w:r>
    </w:p>
    <w:p w14:paraId="02E3DCBD" w14:textId="35882E68" w:rsidR="00832716" w:rsidRDefault="00832716" w:rsidP="00BF3581">
      <w:pPr>
        <w:spacing w:after="0" w:line="240" w:lineRule="auto"/>
        <w:ind w:left="180"/>
        <w:rPr>
          <w:rFonts w:asciiTheme="minorHAnsi" w:hAnsiTheme="minorHAnsi" w:cstheme="minorHAnsi"/>
          <w:sz w:val="18"/>
          <w:szCs w:val="18"/>
        </w:rPr>
      </w:pPr>
      <w:r>
        <w:rPr>
          <w:rFonts w:asciiTheme="minorHAnsi" w:eastAsiaTheme="minorEastAsia" w:hAnsiTheme="minorHAnsi" w:cstheme="minorHAnsi"/>
          <w:sz w:val="18"/>
          <w:szCs w:val="18"/>
        </w:rPr>
        <w:t>04</w:t>
      </w:r>
      <w:r w:rsidRPr="00832716">
        <w:rPr>
          <w:rFonts w:asciiTheme="minorHAnsi" w:hAnsiTheme="minorHAnsi" w:cstheme="minorHAnsi"/>
          <w:sz w:val="18"/>
          <w:szCs w:val="18"/>
        </w:rPr>
        <w:t xml:space="preserve"> </w:t>
      </w:r>
      <w:r w:rsidRPr="00236F4B">
        <w:rPr>
          <w:rFonts w:asciiTheme="minorHAnsi" w:hAnsiTheme="minorHAnsi" w:cstheme="minorHAnsi"/>
          <w:sz w:val="18"/>
          <w:szCs w:val="18"/>
        </w:rPr>
        <w:t xml:space="preserve">Reference information from </w:t>
      </w:r>
      <w:del w:id="281" w:author="Tam, Danny@Energy" w:date="2022-02-28T15:09:00Z">
        <w:r w:rsidRPr="00236F4B" w:rsidDel="00FF4E23">
          <w:rPr>
            <w:rFonts w:asciiTheme="minorHAnsi" w:hAnsiTheme="minorHAnsi" w:cstheme="minorHAnsi"/>
            <w:sz w:val="18"/>
            <w:szCs w:val="18"/>
          </w:rPr>
          <w:delText>CF1R</w:delText>
        </w:r>
      </w:del>
      <w:ins w:id="282" w:author="Tam, Danny@Energy" w:date="2022-02-28T15:09:00Z">
        <w:r w:rsidR="00FF4E23">
          <w:rPr>
            <w:rFonts w:asciiTheme="minorHAnsi" w:hAnsiTheme="minorHAnsi" w:cstheme="minorHAnsi"/>
            <w:sz w:val="18"/>
            <w:szCs w:val="18"/>
          </w:rPr>
          <w:t>NRCC</w:t>
        </w:r>
      </w:ins>
      <w:r w:rsidRPr="00236F4B">
        <w:rPr>
          <w:rFonts w:asciiTheme="minorHAnsi" w:hAnsiTheme="minorHAnsi" w:cstheme="minorHAnsi"/>
          <w:sz w:val="18"/>
          <w:szCs w:val="18"/>
        </w:rPr>
        <w:t>.</w:t>
      </w:r>
    </w:p>
    <w:p w14:paraId="52B8DEFD" w14:textId="44692A31" w:rsidR="00832716" w:rsidRPr="00832716" w:rsidRDefault="00832716" w:rsidP="00BF3581">
      <w:pPr>
        <w:spacing w:after="0" w:line="240" w:lineRule="auto"/>
        <w:ind w:left="180"/>
        <w:rPr>
          <w:rFonts w:asciiTheme="minorHAnsi" w:eastAsiaTheme="minorEastAsia" w:hAnsiTheme="minorHAnsi" w:cstheme="minorHAnsi"/>
          <w:sz w:val="18"/>
          <w:szCs w:val="18"/>
        </w:rPr>
      </w:pPr>
      <w:r>
        <w:rPr>
          <w:rFonts w:asciiTheme="minorHAnsi" w:eastAsiaTheme="minorEastAsia" w:hAnsiTheme="minorHAnsi" w:cstheme="minorHAnsi"/>
          <w:sz w:val="18"/>
          <w:szCs w:val="18"/>
        </w:rPr>
        <w:t>05</w:t>
      </w:r>
      <w:r w:rsidRPr="00832716">
        <w:rPr>
          <w:rFonts w:asciiTheme="minorHAnsi" w:hAnsiTheme="minorHAnsi" w:cstheme="minorHAnsi"/>
          <w:sz w:val="18"/>
          <w:szCs w:val="18"/>
        </w:rPr>
        <w:t xml:space="preserve"> </w:t>
      </w:r>
      <w:r w:rsidRPr="00236F4B">
        <w:rPr>
          <w:rFonts w:asciiTheme="minorHAnsi" w:hAnsiTheme="minorHAnsi" w:cstheme="minorHAnsi"/>
          <w:sz w:val="18"/>
          <w:szCs w:val="18"/>
        </w:rPr>
        <w:t xml:space="preserve">Reference information from </w:t>
      </w:r>
      <w:del w:id="283" w:author="Tam, Danny@Energy" w:date="2022-02-28T15:09:00Z">
        <w:r w:rsidRPr="00236F4B" w:rsidDel="00FF4E23">
          <w:rPr>
            <w:rFonts w:asciiTheme="minorHAnsi" w:hAnsiTheme="minorHAnsi" w:cstheme="minorHAnsi"/>
            <w:sz w:val="18"/>
            <w:szCs w:val="18"/>
          </w:rPr>
          <w:delText>CF1R</w:delText>
        </w:r>
      </w:del>
      <w:ins w:id="284" w:author="Tam, Danny@Energy" w:date="2022-02-28T15:09:00Z">
        <w:r w:rsidR="00FF4E23">
          <w:rPr>
            <w:rFonts w:asciiTheme="minorHAnsi" w:hAnsiTheme="minorHAnsi" w:cstheme="minorHAnsi"/>
            <w:sz w:val="18"/>
            <w:szCs w:val="18"/>
          </w:rPr>
          <w:t>NRCC</w:t>
        </w:r>
      </w:ins>
      <w:r w:rsidRPr="00236F4B">
        <w:rPr>
          <w:rFonts w:asciiTheme="minorHAnsi" w:hAnsiTheme="minorHAnsi" w:cstheme="minorHAnsi"/>
          <w:sz w:val="18"/>
          <w:szCs w:val="18"/>
        </w:rPr>
        <w:t>.</w:t>
      </w:r>
    </w:p>
    <w:p w14:paraId="0AB5ECD4" w14:textId="4B2732E6" w:rsidR="00B16B2C" w:rsidRPr="00236F4B" w:rsidRDefault="00832716" w:rsidP="00AD73BB">
      <w:pPr>
        <w:spacing w:after="0" w:line="240" w:lineRule="auto"/>
        <w:ind w:left="180"/>
        <w:rPr>
          <w:rFonts w:asciiTheme="minorHAnsi" w:eastAsiaTheme="minorEastAsia" w:hAnsiTheme="minorHAnsi" w:cstheme="minorHAnsi"/>
          <w:sz w:val="18"/>
          <w:szCs w:val="18"/>
        </w:rPr>
      </w:pPr>
      <w:r>
        <w:rPr>
          <w:rFonts w:asciiTheme="minorHAnsi" w:eastAsiaTheme="minorEastAsia" w:hAnsiTheme="minorHAnsi" w:cstheme="minorHAnsi"/>
          <w:sz w:val="18"/>
          <w:szCs w:val="18"/>
        </w:rPr>
        <w:t>06</w:t>
      </w:r>
      <w:r w:rsidR="00B16B2C" w:rsidRPr="00236F4B">
        <w:rPr>
          <w:rFonts w:asciiTheme="minorHAnsi" w:eastAsiaTheme="minorEastAsia" w:hAnsiTheme="minorHAnsi" w:cstheme="minorHAnsi"/>
          <w:sz w:val="18"/>
          <w:szCs w:val="18"/>
        </w:rPr>
        <w:t xml:space="preserve"> Drain Water Heat Recovery Manufacturer’s </w:t>
      </w:r>
      <w:r w:rsidR="00E04539">
        <w:rPr>
          <w:rFonts w:asciiTheme="minorHAnsi" w:eastAsiaTheme="minorEastAsia" w:hAnsiTheme="minorHAnsi" w:cstheme="minorHAnsi"/>
          <w:sz w:val="18"/>
          <w:szCs w:val="18"/>
        </w:rPr>
        <w:t>N</w:t>
      </w:r>
      <w:r w:rsidR="00B16B2C" w:rsidRPr="00236F4B">
        <w:rPr>
          <w:rFonts w:asciiTheme="minorHAnsi" w:eastAsiaTheme="minorEastAsia" w:hAnsiTheme="minorHAnsi" w:cstheme="minorHAnsi"/>
          <w:sz w:val="18"/>
          <w:szCs w:val="18"/>
        </w:rPr>
        <w:t>ame</w:t>
      </w:r>
      <w:r w:rsidR="00B16B2C" w:rsidRPr="00095F6F">
        <w:rPr>
          <w:rFonts w:asciiTheme="minorHAnsi" w:eastAsiaTheme="minorEastAsia" w:hAnsiTheme="minorHAnsi" w:cstheme="minorHAnsi"/>
          <w:sz w:val="18"/>
          <w:szCs w:val="18"/>
        </w:rPr>
        <w:t xml:space="preserve">- Enter the name of the </w:t>
      </w:r>
      <w:r w:rsidR="00E04539">
        <w:rPr>
          <w:rFonts w:asciiTheme="minorHAnsi" w:eastAsiaTheme="minorEastAsia" w:hAnsiTheme="minorHAnsi" w:cstheme="minorHAnsi"/>
          <w:sz w:val="18"/>
          <w:szCs w:val="18"/>
        </w:rPr>
        <w:t>m</w:t>
      </w:r>
      <w:r w:rsidR="00B16B2C" w:rsidRPr="00095F6F">
        <w:rPr>
          <w:rFonts w:asciiTheme="minorHAnsi" w:eastAsiaTheme="minorEastAsia" w:hAnsiTheme="minorHAnsi" w:cstheme="minorHAnsi"/>
          <w:sz w:val="18"/>
          <w:szCs w:val="18"/>
        </w:rPr>
        <w:t>anufacturer</w:t>
      </w:r>
      <w:r w:rsidR="00E04921" w:rsidRPr="00236F4B">
        <w:rPr>
          <w:rFonts w:asciiTheme="minorHAnsi" w:eastAsiaTheme="minorEastAsia" w:hAnsiTheme="minorHAnsi" w:cstheme="minorHAnsi"/>
          <w:sz w:val="18"/>
          <w:szCs w:val="18"/>
        </w:rPr>
        <w:t>.</w:t>
      </w:r>
    </w:p>
    <w:p w14:paraId="69C420E7" w14:textId="402DECEF" w:rsidR="00B16B2C" w:rsidRPr="00236F4B" w:rsidRDefault="00832716" w:rsidP="00F41465">
      <w:pPr>
        <w:spacing w:after="0" w:line="240" w:lineRule="auto"/>
        <w:ind w:firstLine="180"/>
        <w:rPr>
          <w:rFonts w:asciiTheme="minorHAnsi" w:eastAsiaTheme="minorEastAsia" w:hAnsiTheme="minorHAnsi" w:cstheme="minorHAnsi"/>
          <w:sz w:val="18"/>
          <w:szCs w:val="18"/>
        </w:rPr>
      </w:pPr>
      <w:r>
        <w:rPr>
          <w:rFonts w:asciiTheme="minorHAnsi" w:eastAsiaTheme="minorEastAsia" w:hAnsiTheme="minorHAnsi" w:cstheme="minorHAnsi"/>
          <w:sz w:val="18"/>
          <w:szCs w:val="18"/>
        </w:rPr>
        <w:t>07</w:t>
      </w:r>
      <w:r w:rsidR="00B16B2C" w:rsidRPr="00236F4B">
        <w:rPr>
          <w:rFonts w:asciiTheme="minorHAnsi" w:eastAsiaTheme="minorEastAsia" w:hAnsiTheme="minorHAnsi" w:cstheme="minorHAnsi"/>
          <w:sz w:val="18"/>
          <w:szCs w:val="18"/>
        </w:rPr>
        <w:t xml:space="preserve"> Drain Water Heat Recovery Manufacturer’s </w:t>
      </w:r>
      <w:r w:rsidR="00E04539">
        <w:rPr>
          <w:rFonts w:asciiTheme="minorHAnsi" w:eastAsiaTheme="minorEastAsia" w:hAnsiTheme="minorHAnsi" w:cstheme="minorHAnsi"/>
          <w:sz w:val="18"/>
          <w:szCs w:val="18"/>
        </w:rPr>
        <w:t>M</w:t>
      </w:r>
      <w:r w:rsidR="00B16B2C" w:rsidRPr="00236F4B">
        <w:rPr>
          <w:rFonts w:asciiTheme="minorHAnsi" w:eastAsiaTheme="minorEastAsia" w:hAnsiTheme="minorHAnsi" w:cstheme="minorHAnsi"/>
          <w:sz w:val="18"/>
          <w:szCs w:val="18"/>
        </w:rPr>
        <w:t xml:space="preserve">odel </w:t>
      </w:r>
      <w:r w:rsidR="00E04539">
        <w:rPr>
          <w:rFonts w:asciiTheme="minorHAnsi" w:eastAsiaTheme="minorEastAsia" w:hAnsiTheme="minorHAnsi" w:cstheme="minorHAnsi"/>
          <w:sz w:val="18"/>
          <w:szCs w:val="18"/>
        </w:rPr>
        <w:t>N</w:t>
      </w:r>
      <w:r w:rsidR="00B16B2C" w:rsidRPr="00236F4B">
        <w:rPr>
          <w:rFonts w:asciiTheme="minorHAnsi" w:eastAsiaTheme="minorEastAsia" w:hAnsiTheme="minorHAnsi" w:cstheme="minorHAnsi"/>
          <w:sz w:val="18"/>
          <w:szCs w:val="18"/>
        </w:rPr>
        <w:t>umber</w:t>
      </w:r>
      <w:r w:rsidR="00B16B2C" w:rsidRPr="00095F6F">
        <w:rPr>
          <w:rFonts w:asciiTheme="minorHAnsi" w:eastAsiaTheme="minorEastAsia" w:hAnsiTheme="minorHAnsi" w:cstheme="minorHAnsi"/>
          <w:sz w:val="18"/>
          <w:szCs w:val="18"/>
        </w:rPr>
        <w:t xml:space="preserve"> – Enter the </w:t>
      </w:r>
      <w:r w:rsidR="00E04539">
        <w:rPr>
          <w:rFonts w:asciiTheme="minorHAnsi" w:eastAsiaTheme="minorEastAsia" w:hAnsiTheme="minorHAnsi" w:cstheme="minorHAnsi"/>
          <w:sz w:val="18"/>
          <w:szCs w:val="18"/>
        </w:rPr>
        <w:t>m</w:t>
      </w:r>
      <w:r w:rsidR="00B16B2C" w:rsidRPr="00095F6F">
        <w:rPr>
          <w:rFonts w:asciiTheme="minorHAnsi" w:eastAsiaTheme="minorEastAsia" w:hAnsiTheme="minorHAnsi" w:cstheme="minorHAnsi"/>
          <w:sz w:val="18"/>
          <w:szCs w:val="18"/>
        </w:rPr>
        <w:t>odel number</w:t>
      </w:r>
      <w:r w:rsidR="00E04921" w:rsidRPr="00236F4B">
        <w:rPr>
          <w:rFonts w:asciiTheme="minorHAnsi" w:eastAsiaTheme="minorEastAsia" w:hAnsiTheme="minorHAnsi" w:cstheme="minorHAnsi"/>
          <w:sz w:val="18"/>
          <w:szCs w:val="18"/>
        </w:rPr>
        <w:t>.</w:t>
      </w:r>
    </w:p>
    <w:p w14:paraId="54A596F5" w14:textId="7B7B066E" w:rsidR="00B16B2C" w:rsidRPr="00236F4B" w:rsidRDefault="00832716" w:rsidP="00F41465">
      <w:pPr>
        <w:spacing w:after="0" w:line="240" w:lineRule="auto"/>
        <w:ind w:firstLine="180"/>
        <w:rPr>
          <w:rFonts w:asciiTheme="minorHAnsi" w:eastAsiaTheme="minorEastAsia" w:hAnsiTheme="minorHAnsi" w:cstheme="minorHAnsi"/>
          <w:sz w:val="18"/>
          <w:szCs w:val="18"/>
        </w:rPr>
      </w:pPr>
      <w:r>
        <w:rPr>
          <w:rFonts w:asciiTheme="minorHAnsi" w:eastAsiaTheme="minorEastAsia" w:hAnsiTheme="minorHAnsi" w:cstheme="minorHAnsi"/>
          <w:sz w:val="18"/>
          <w:szCs w:val="18"/>
        </w:rPr>
        <w:t>08</w:t>
      </w:r>
      <w:r w:rsidR="00B16B2C" w:rsidRPr="00236F4B">
        <w:rPr>
          <w:rFonts w:asciiTheme="minorHAnsi" w:eastAsiaTheme="minorEastAsia" w:hAnsiTheme="minorHAnsi" w:cstheme="minorHAnsi"/>
          <w:sz w:val="18"/>
          <w:szCs w:val="18"/>
        </w:rPr>
        <w:t xml:space="preserve">Rated </w:t>
      </w:r>
      <w:r w:rsidR="00B16B2C" w:rsidRPr="00095F6F">
        <w:rPr>
          <w:rFonts w:asciiTheme="minorHAnsi" w:eastAsiaTheme="minorEastAsia" w:hAnsiTheme="minorHAnsi" w:cstheme="minorHAnsi"/>
          <w:sz w:val="18"/>
          <w:szCs w:val="18"/>
        </w:rPr>
        <w:t xml:space="preserve">Effectiveness – Enter the rated effectiveness of the </w:t>
      </w:r>
      <w:r w:rsidR="00E04921" w:rsidRPr="00236F4B">
        <w:rPr>
          <w:rFonts w:asciiTheme="minorHAnsi" w:eastAsiaTheme="minorEastAsia" w:hAnsiTheme="minorHAnsi" w:cstheme="minorHAnsi"/>
          <w:sz w:val="18"/>
          <w:szCs w:val="18"/>
        </w:rPr>
        <w:t>DWHR device</w:t>
      </w:r>
      <w:r w:rsidR="00B16B2C" w:rsidRPr="00095F6F">
        <w:rPr>
          <w:rFonts w:asciiTheme="minorHAnsi" w:eastAsiaTheme="minorEastAsia" w:hAnsiTheme="minorHAnsi" w:cstheme="minorHAnsi"/>
          <w:sz w:val="18"/>
          <w:szCs w:val="18"/>
        </w:rPr>
        <w:t>.</w:t>
      </w:r>
    </w:p>
    <w:p w14:paraId="19DD8B37" w14:textId="5AEAE746" w:rsidR="00B16B2C" w:rsidRPr="00095F6F" w:rsidRDefault="00832716" w:rsidP="00E04921">
      <w:pPr>
        <w:spacing w:after="0" w:line="240" w:lineRule="auto"/>
        <w:ind w:left="450" w:hanging="270"/>
        <w:rPr>
          <w:rFonts w:asciiTheme="minorHAnsi" w:hAnsiTheme="minorHAnsi" w:cstheme="minorHAnsi"/>
          <w:sz w:val="18"/>
          <w:szCs w:val="18"/>
        </w:rPr>
      </w:pPr>
      <w:r>
        <w:rPr>
          <w:rFonts w:asciiTheme="minorHAnsi" w:eastAsiaTheme="minorEastAsia" w:hAnsiTheme="minorHAnsi" w:cstheme="minorHAnsi"/>
          <w:sz w:val="18"/>
          <w:szCs w:val="18"/>
        </w:rPr>
        <w:t>09</w:t>
      </w:r>
      <w:r w:rsidR="00B16B2C" w:rsidRPr="00095F6F">
        <w:rPr>
          <w:rFonts w:asciiTheme="minorHAnsi" w:eastAsiaTheme="minorEastAsia" w:hAnsiTheme="minorHAnsi" w:cstheme="minorHAnsi"/>
          <w:b/>
          <w:sz w:val="18"/>
          <w:szCs w:val="18"/>
        </w:rPr>
        <w:t xml:space="preserve"> </w:t>
      </w:r>
      <w:r w:rsidR="00B16B2C" w:rsidRPr="00095F6F">
        <w:rPr>
          <w:rFonts w:asciiTheme="minorHAnsi" w:hAnsiTheme="minorHAnsi" w:cstheme="minorHAnsi"/>
          <w:sz w:val="18"/>
          <w:szCs w:val="18"/>
        </w:rPr>
        <w:t>Installation Configuration</w:t>
      </w:r>
      <w:r w:rsidR="00E04921" w:rsidRPr="00236F4B">
        <w:rPr>
          <w:rFonts w:asciiTheme="minorHAnsi" w:hAnsiTheme="minorHAnsi" w:cstheme="minorHAnsi"/>
          <w:sz w:val="18"/>
          <w:szCs w:val="18"/>
        </w:rPr>
        <w:t xml:space="preserve"> </w:t>
      </w:r>
      <w:r w:rsidR="00B16B2C" w:rsidRPr="00095F6F">
        <w:rPr>
          <w:rFonts w:asciiTheme="minorHAnsi" w:hAnsiTheme="minorHAnsi" w:cstheme="minorHAnsi"/>
          <w:sz w:val="18"/>
          <w:szCs w:val="18"/>
        </w:rPr>
        <w:t>– Enter type of configuration.</w:t>
      </w:r>
      <w:r w:rsidR="00E04921" w:rsidRPr="00236F4B">
        <w:rPr>
          <w:rFonts w:asciiTheme="minorHAnsi" w:hAnsiTheme="minorHAnsi" w:cstheme="minorHAnsi"/>
          <w:sz w:val="18"/>
          <w:szCs w:val="18"/>
        </w:rPr>
        <w:t xml:space="preserve">  Available options are</w:t>
      </w:r>
      <w:r w:rsidR="00E04539">
        <w:rPr>
          <w:rFonts w:asciiTheme="minorHAnsi" w:hAnsiTheme="minorHAnsi" w:cstheme="minorHAnsi"/>
          <w:sz w:val="18"/>
          <w:szCs w:val="18"/>
        </w:rPr>
        <w:t>:</w:t>
      </w:r>
      <w:r w:rsidR="00E04921" w:rsidRPr="00236F4B">
        <w:rPr>
          <w:rFonts w:asciiTheme="minorHAnsi" w:hAnsiTheme="minorHAnsi" w:cstheme="minorHAnsi"/>
          <w:sz w:val="18"/>
          <w:szCs w:val="18"/>
        </w:rPr>
        <w:t xml:space="preserve"> Equal flow, unequal to shower, and unequal to water heater</w:t>
      </w:r>
    </w:p>
    <w:p w14:paraId="22A2E610" w14:textId="10CF6A3E" w:rsidR="00B16B2C" w:rsidRPr="00095F6F" w:rsidRDefault="00832716" w:rsidP="00F41465">
      <w:pPr>
        <w:spacing w:after="0" w:line="240" w:lineRule="auto"/>
        <w:ind w:firstLine="180"/>
        <w:rPr>
          <w:rFonts w:asciiTheme="minorHAnsi" w:hAnsiTheme="minorHAnsi" w:cstheme="minorHAnsi"/>
          <w:sz w:val="18"/>
          <w:szCs w:val="18"/>
        </w:rPr>
      </w:pPr>
      <w:r>
        <w:rPr>
          <w:rFonts w:asciiTheme="minorHAnsi" w:hAnsiTheme="minorHAnsi" w:cstheme="minorHAnsi"/>
          <w:sz w:val="18"/>
          <w:szCs w:val="18"/>
        </w:rPr>
        <w:t>10</w:t>
      </w:r>
      <w:r w:rsidR="00B16B2C" w:rsidRPr="00095F6F">
        <w:rPr>
          <w:rFonts w:asciiTheme="minorHAnsi" w:hAnsiTheme="minorHAnsi" w:cstheme="minorHAnsi"/>
          <w:sz w:val="18"/>
          <w:szCs w:val="18"/>
        </w:rPr>
        <w:t xml:space="preserve"> Percent of shower</w:t>
      </w:r>
      <w:r w:rsidR="00E04539">
        <w:rPr>
          <w:rFonts w:asciiTheme="minorHAnsi" w:hAnsiTheme="minorHAnsi" w:cstheme="minorHAnsi"/>
          <w:sz w:val="18"/>
          <w:szCs w:val="18"/>
        </w:rPr>
        <w:t>s</w:t>
      </w:r>
      <w:r w:rsidR="00B16B2C" w:rsidRPr="00095F6F">
        <w:rPr>
          <w:rFonts w:asciiTheme="minorHAnsi" w:hAnsiTheme="minorHAnsi" w:cstheme="minorHAnsi"/>
          <w:sz w:val="18"/>
          <w:szCs w:val="18"/>
        </w:rPr>
        <w:t xml:space="preserve"> served by the DWHR device –</w:t>
      </w:r>
      <w:r w:rsidR="00E04921" w:rsidRPr="00236F4B">
        <w:rPr>
          <w:rFonts w:asciiTheme="minorHAnsi" w:hAnsiTheme="minorHAnsi" w:cstheme="minorHAnsi"/>
          <w:sz w:val="18"/>
          <w:szCs w:val="18"/>
        </w:rPr>
        <w:t xml:space="preserve"> E</w:t>
      </w:r>
      <w:r w:rsidR="00B16B2C" w:rsidRPr="00095F6F">
        <w:rPr>
          <w:rFonts w:asciiTheme="minorHAnsi" w:hAnsiTheme="minorHAnsi" w:cstheme="minorHAnsi"/>
          <w:sz w:val="18"/>
          <w:szCs w:val="18"/>
        </w:rPr>
        <w:t xml:space="preserve">nter the </w:t>
      </w:r>
      <w:r w:rsidR="00E04921" w:rsidRPr="00236F4B">
        <w:rPr>
          <w:rFonts w:asciiTheme="minorHAnsi" w:hAnsiTheme="minorHAnsi" w:cstheme="minorHAnsi"/>
          <w:sz w:val="18"/>
          <w:szCs w:val="18"/>
        </w:rPr>
        <w:t>percent</w:t>
      </w:r>
      <w:r w:rsidR="00B16B2C" w:rsidRPr="00095F6F">
        <w:rPr>
          <w:rFonts w:asciiTheme="minorHAnsi" w:hAnsiTheme="minorHAnsi" w:cstheme="minorHAnsi"/>
          <w:sz w:val="18"/>
          <w:szCs w:val="18"/>
        </w:rPr>
        <w:t xml:space="preserve"> of showers </w:t>
      </w:r>
      <w:r w:rsidR="00E04921" w:rsidRPr="00236F4B">
        <w:rPr>
          <w:rFonts w:asciiTheme="minorHAnsi" w:hAnsiTheme="minorHAnsi" w:cstheme="minorHAnsi"/>
          <w:sz w:val="18"/>
          <w:szCs w:val="18"/>
        </w:rPr>
        <w:t>served by this</w:t>
      </w:r>
      <w:r w:rsidR="00B16B2C" w:rsidRPr="00095F6F">
        <w:rPr>
          <w:rFonts w:asciiTheme="minorHAnsi" w:hAnsiTheme="minorHAnsi" w:cstheme="minorHAnsi"/>
          <w:sz w:val="18"/>
          <w:szCs w:val="18"/>
        </w:rPr>
        <w:t xml:space="preserve"> </w:t>
      </w:r>
      <w:r w:rsidR="00E04921" w:rsidRPr="00236F4B">
        <w:rPr>
          <w:rFonts w:asciiTheme="minorHAnsi" w:hAnsiTheme="minorHAnsi" w:cstheme="minorHAnsi"/>
          <w:sz w:val="18"/>
          <w:szCs w:val="18"/>
        </w:rPr>
        <w:t>DWHR device.</w:t>
      </w:r>
    </w:p>
    <w:p w14:paraId="022A5B1D" w14:textId="56039CC7" w:rsidR="00B16B2C" w:rsidRPr="00095F6F" w:rsidRDefault="00832716" w:rsidP="00F41465">
      <w:pPr>
        <w:spacing w:after="0" w:line="240" w:lineRule="auto"/>
        <w:ind w:firstLine="180"/>
        <w:rPr>
          <w:rFonts w:asciiTheme="minorHAnsi" w:eastAsiaTheme="minorEastAsia" w:hAnsiTheme="minorHAnsi" w:cstheme="minorHAnsi"/>
          <w:b/>
          <w:sz w:val="18"/>
          <w:szCs w:val="18"/>
        </w:rPr>
      </w:pPr>
      <w:r>
        <w:rPr>
          <w:rFonts w:asciiTheme="minorHAnsi" w:hAnsiTheme="minorHAnsi" w:cstheme="minorHAnsi"/>
          <w:sz w:val="18"/>
          <w:szCs w:val="18"/>
        </w:rPr>
        <w:t>11</w:t>
      </w:r>
      <w:r w:rsidR="00B16B2C" w:rsidRPr="00095F6F">
        <w:rPr>
          <w:rFonts w:asciiTheme="minorHAnsi" w:hAnsiTheme="minorHAnsi" w:cstheme="minorHAnsi"/>
          <w:sz w:val="18"/>
          <w:szCs w:val="18"/>
        </w:rPr>
        <w:t>DWHR System Certified by CEC – Enter “Yes” if certified or else enter “No”.</w:t>
      </w:r>
    </w:p>
    <w:p w14:paraId="0FA7FA71" w14:textId="77777777" w:rsidR="00585D1F" w:rsidRPr="00236F4B"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p>
    <w:p w14:paraId="3171592E" w14:textId="2E79AF29" w:rsidR="00585D1F" w:rsidRPr="00236F4B"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b/>
          <w:sz w:val="18"/>
          <w:szCs w:val="18"/>
        </w:rPr>
      </w:pPr>
      <w:r w:rsidRPr="00236F4B">
        <w:rPr>
          <w:rFonts w:asciiTheme="minorHAnsi" w:hAnsiTheme="minorHAnsi" w:cs="Arial"/>
          <w:b/>
          <w:sz w:val="18"/>
          <w:szCs w:val="18"/>
        </w:rPr>
        <w:t>J</w:t>
      </w:r>
      <w:r w:rsidR="00585D1F" w:rsidRPr="00236F4B">
        <w:rPr>
          <w:rFonts w:asciiTheme="minorHAnsi" w:hAnsiTheme="minorHAnsi" w:cs="Arial"/>
          <w:b/>
          <w:sz w:val="18"/>
          <w:szCs w:val="18"/>
        </w:rPr>
        <w:t xml:space="preserve">. </w:t>
      </w:r>
      <w:r w:rsidR="00585D1F" w:rsidRPr="00236F4B">
        <w:rPr>
          <w:rFonts w:asciiTheme="minorHAnsi" w:hAnsiTheme="minorHAnsi"/>
          <w:b/>
          <w:sz w:val="18"/>
          <w:szCs w:val="18"/>
        </w:rPr>
        <w:t xml:space="preserve">HERS-Verified Pipe Insulation Credit </w:t>
      </w:r>
      <w:r w:rsidR="00585D1F" w:rsidRPr="00236F4B">
        <w:rPr>
          <w:rFonts w:asciiTheme="minorHAnsi" w:hAnsiTheme="minorHAnsi" w:cs="Arial"/>
          <w:b/>
          <w:sz w:val="18"/>
          <w:szCs w:val="18"/>
        </w:rPr>
        <w:t>Requirements</w:t>
      </w:r>
    </w:p>
    <w:p w14:paraId="6476FDF8" w14:textId="6342BC02" w:rsidR="00585D1F" w:rsidRPr="00236F4B" w:rsidRDefault="00585D1F" w:rsidP="00585D1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236F4B">
        <w:rPr>
          <w:rFonts w:asciiTheme="minorHAnsi" w:hAnsiTheme="minorHAnsi" w:cs="Arial"/>
          <w:sz w:val="18"/>
          <w:szCs w:val="18"/>
        </w:rPr>
        <w:t xml:space="preserve">This table only applies to systems indicated as </w:t>
      </w:r>
      <w:r w:rsidRPr="00C17ADA">
        <w:rPr>
          <w:rFonts w:asciiTheme="minorHAnsi" w:hAnsiTheme="minorHAnsi"/>
          <w:sz w:val="18"/>
          <w:szCs w:val="18"/>
        </w:rPr>
        <w:t>HERS-Verified Pipe Insulation Credit</w:t>
      </w:r>
      <w:r w:rsidRPr="00C17ADA">
        <w:rPr>
          <w:rFonts w:asciiTheme="minorHAnsi" w:hAnsiTheme="minorHAnsi" w:cs="Arial"/>
          <w:sz w:val="18"/>
          <w:szCs w:val="18"/>
        </w:rPr>
        <w:t>.</w:t>
      </w:r>
      <w:r w:rsidRPr="00236F4B">
        <w:rPr>
          <w:rFonts w:asciiTheme="minorHAnsi" w:hAnsiTheme="minorHAnsi" w:cs="Arial"/>
          <w:b/>
          <w:sz w:val="18"/>
          <w:szCs w:val="18"/>
        </w:rPr>
        <w:t xml:space="preserve"> </w:t>
      </w:r>
      <w:r w:rsidRPr="00236F4B">
        <w:rPr>
          <w:rFonts w:asciiTheme="minorHAnsi" w:hAnsiTheme="minorHAnsi" w:cs="Arial"/>
          <w:sz w:val="18"/>
          <w:szCs w:val="18"/>
        </w:rPr>
        <w:t xml:space="preserve">In addition to the mandatory requirements in Table </w:t>
      </w:r>
      <w:r w:rsidR="006E4B25" w:rsidRPr="00236F4B">
        <w:rPr>
          <w:rFonts w:asciiTheme="minorHAnsi" w:hAnsiTheme="minorHAnsi" w:cs="Arial"/>
          <w:sz w:val="18"/>
          <w:szCs w:val="18"/>
        </w:rPr>
        <w:t>F</w:t>
      </w:r>
      <w:r w:rsidRPr="00236F4B">
        <w:rPr>
          <w:rFonts w:asciiTheme="minorHAnsi" w:hAnsiTheme="minorHAnsi" w:cs="Arial"/>
          <w:sz w:val="18"/>
          <w:szCs w:val="18"/>
        </w:rPr>
        <w:t xml:space="preserve">, the </w:t>
      </w:r>
      <w:r w:rsidR="006E4B25" w:rsidRPr="00095F6F">
        <w:rPr>
          <w:rFonts w:asciiTheme="minorHAnsi" w:hAnsiTheme="minorHAnsi" w:cstheme="minorHAnsi"/>
          <w:sz w:val="18"/>
          <w:szCs w:val="18"/>
        </w:rPr>
        <w:t>installer</w:t>
      </w:r>
      <w:r w:rsidR="006E4B25" w:rsidRPr="00236F4B" w:rsidDel="006E4B25">
        <w:rPr>
          <w:rFonts w:asciiTheme="minorHAnsi" w:hAnsiTheme="minorHAnsi" w:cs="Arial"/>
          <w:sz w:val="18"/>
          <w:szCs w:val="18"/>
        </w:rPr>
        <w:t xml:space="preserve"> </w:t>
      </w:r>
      <w:r w:rsidRPr="00236F4B">
        <w:rPr>
          <w:rFonts w:asciiTheme="minorHAnsi" w:hAnsiTheme="minorHAnsi" w:cs="Arial"/>
          <w:sz w:val="18"/>
          <w:szCs w:val="18"/>
        </w:rPr>
        <w:t xml:space="preserve">must ensure the requirements in this table are met.  </w:t>
      </w:r>
    </w:p>
    <w:p w14:paraId="43F9FF24" w14:textId="77777777" w:rsidR="00585D1F" w:rsidRPr="00236F4B"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b/>
          <w:sz w:val="18"/>
          <w:szCs w:val="18"/>
        </w:rPr>
      </w:pPr>
    </w:p>
    <w:p w14:paraId="68BDDF11" w14:textId="0D418B25" w:rsidR="00585D1F" w:rsidRPr="00236F4B"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r w:rsidRPr="00236F4B">
        <w:rPr>
          <w:rFonts w:asciiTheme="minorHAnsi" w:hAnsiTheme="minorHAnsi" w:cs="Arial"/>
          <w:b/>
          <w:sz w:val="18"/>
          <w:szCs w:val="18"/>
        </w:rPr>
        <w:t>K</w:t>
      </w:r>
      <w:r w:rsidR="00585D1F" w:rsidRPr="00236F4B">
        <w:rPr>
          <w:rFonts w:asciiTheme="minorHAnsi" w:hAnsiTheme="minorHAnsi" w:cs="Arial"/>
          <w:b/>
          <w:sz w:val="18"/>
          <w:szCs w:val="18"/>
        </w:rPr>
        <w:t xml:space="preserve">. </w:t>
      </w:r>
      <w:r w:rsidR="00585D1F" w:rsidRPr="00236F4B">
        <w:rPr>
          <w:rFonts w:asciiTheme="minorHAnsi" w:hAnsiTheme="minorHAnsi"/>
          <w:b/>
          <w:sz w:val="18"/>
          <w:szCs w:val="18"/>
        </w:rPr>
        <w:t xml:space="preserve">HERS-Verified Parallel Piping </w:t>
      </w:r>
      <w:r w:rsidR="00585D1F" w:rsidRPr="00236F4B">
        <w:rPr>
          <w:rFonts w:asciiTheme="minorHAnsi" w:hAnsiTheme="minorHAnsi" w:cs="Arial"/>
          <w:b/>
          <w:sz w:val="18"/>
          <w:szCs w:val="18"/>
        </w:rPr>
        <w:t>Requirements</w:t>
      </w:r>
    </w:p>
    <w:p w14:paraId="57238AF5" w14:textId="64AD4FFE" w:rsidR="00585D1F" w:rsidRPr="00236F4B" w:rsidRDefault="00585D1F" w:rsidP="00585D1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236F4B">
        <w:rPr>
          <w:rFonts w:asciiTheme="minorHAnsi" w:hAnsiTheme="minorHAnsi" w:cs="Arial"/>
          <w:sz w:val="18"/>
          <w:szCs w:val="18"/>
        </w:rPr>
        <w:t xml:space="preserve">This table only applies to systems indicated as </w:t>
      </w:r>
      <w:r w:rsidRPr="00C17ADA">
        <w:rPr>
          <w:rFonts w:asciiTheme="minorHAnsi" w:hAnsiTheme="minorHAnsi"/>
          <w:sz w:val="18"/>
          <w:szCs w:val="18"/>
        </w:rPr>
        <w:t>HERS-Verified Parallel Piping</w:t>
      </w:r>
      <w:r w:rsidRPr="00C17ADA">
        <w:rPr>
          <w:rFonts w:asciiTheme="minorHAnsi" w:hAnsiTheme="minorHAnsi" w:cs="Arial"/>
          <w:sz w:val="18"/>
          <w:szCs w:val="18"/>
        </w:rPr>
        <w:t>.</w:t>
      </w:r>
      <w:r w:rsidRPr="00236F4B">
        <w:rPr>
          <w:rFonts w:asciiTheme="minorHAnsi" w:hAnsiTheme="minorHAnsi" w:cs="Arial"/>
          <w:sz w:val="18"/>
          <w:szCs w:val="18"/>
        </w:rPr>
        <w:t xml:space="preserve"> In addition to the mandatory requirements in Table</w:t>
      </w:r>
      <w:r w:rsidR="00F41465" w:rsidRPr="00236F4B">
        <w:rPr>
          <w:rFonts w:asciiTheme="minorHAnsi" w:hAnsiTheme="minorHAnsi" w:cs="Arial"/>
          <w:sz w:val="18"/>
          <w:szCs w:val="18"/>
        </w:rPr>
        <w:t xml:space="preserve"> </w:t>
      </w:r>
      <w:r w:rsidR="006E4B25" w:rsidRPr="00236F4B">
        <w:rPr>
          <w:rFonts w:asciiTheme="minorHAnsi" w:hAnsiTheme="minorHAnsi" w:cs="Arial"/>
          <w:sz w:val="18"/>
          <w:szCs w:val="18"/>
        </w:rPr>
        <w:t>F</w:t>
      </w:r>
      <w:r w:rsidRPr="00236F4B">
        <w:rPr>
          <w:rFonts w:asciiTheme="minorHAnsi" w:hAnsiTheme="minorHAnsi" w:cs="Arial"/>
          <w:sz w:val="18"/>
          <w:szCs w:val="18"/>
        </w:rPr>
        <w:t xml:space="preserve">, the </w:t>
      </w:r>
      <w:r w:rsidR="006E4B25" w:rsidRPr="00095F6F">
        <w:rPr>
          <w:rFonts w:asciiTheme="minorHAnsi" w:hAnsiTheme="minorHAnsi" w:cstheme="minorHAnsi"/>
          <w:sz w:val="18"/>
          <w:szCs w:val="18"/>
        </w:rPr>
        <w:t>installer</w:t>
      </w:r>
      <w:r w:rsidR="006E4B25" w:rsidRPr="00236F4B" w:rsidDel="006E4B25">
        <w:rPr>
          <w:rFonts w:asciiTheme="minorHAnsi" w:hAnsiTheme="minorHAnsi" w:cs="Arial"/>
          <w:sz w:val="18"/>
          <w:szCs w:val="18"/>
        </w:rPr>
        <w:t xml:space="preserve"> </w:t>
      </w:r>
      <w:r w:rsidRPr="00236F4B">
        <w:rPr>
          <w:rFonts w:asciiTheme="minorHAnsi" w:hAnsiTheme="minorHAnsi" w:cs="Arial"/>
          <w:sz w:val="18"/>
          <w:szCs w:val="18"/>
        </w:rPr>
        <w:t xml:space="preserve">must ensure the requirements in this table are met.  </w:t>
      </w:r>
    </w:p>
    <w:p w14:paraId="0996B58B" w14:textId="572E204A" w:rsidR="00585D1F" w:rsidRPr="00236F4B"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autoSpaceDE w:val="0"/>
        <w:autoSpaceDN w:val="0"/>
        <w:adjustRightInd w:val="0"/>
        <w:spacing w:after="0" w:line="240" w:lineRule="auto"/>
        <w:rPr>
          <w:rFonts w:asciiTheme="minorHAnsi" w:hAnsiTheme="minorHAnsi" w:cs="Arial"/>
          <w:sz w:val="18"/>
          <w:szCs w:val="18"/>
        </w:rPr>
      </w:pPr>
    </w:p>
    <w:p w14:paraId="0505CD90" w14:textId="2683C1DA" w:rsidR="006E4B25" w:rsidRPr="00236F4B" w:rsidRDefault="006E4B25" w:rsidP="006E4B25">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r w:rsidRPr="00236F4B">
        <w:rPr>
          <w:rFonts w:asciiTheme="minorHAnsi" w:hAnsiTheme="minorHAnsi" w:cs="Arial"/>
          <w:b/>
          <w:sz w:val="18"/>
          <w:szCs w:val="18"/>
        </w:rPr>
        <w:t xml:space="preserve">L. </w:t>
      </w:r>
      <w:r w:rsidRPr="00236F4B">
        <w:rPr>
          <w:rFonts w:asciiTheme="minorHAnsi" w:hAnsiTheme="minorHAnsi"/>
          <w:b/>
          <w:sz w:val="18"/>
          <w:szCs w:val="18"/>
        </w:rPr>
        <w:t xml:space="preserve">Parallel Piping </w:t>
      </w:r>
      <w:r w:rsidRPr="00236F4B">
        <w:rPr>
          <w:rFonts w:asciiTheme="minorHAnsi" w:hAnsiTheme="minorHAnsi" w:cs="Arial"/>
          <w:b/>
          <w:sz w:val="18"/>
          <w:szCs w:val="18"/>
        </w:rPr>
        <w:t>Requirements</w:t>
      </w:r>
    </w:p>
    <w:p w14:paraId="4AABC19D" w14:textId="38752E10" w:rsidR="006E4B25" w:rsidRPr="00236F4B" w:rsidRDefault="006E4B25" w:rsidP="006E4B2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236F4B">
        <w:rPr>
          <w:rFonts w:asciiTheme="minorHAnsi" w:hAnsiTheme="minorHAnsi" w:cs="Arial"/>
          <w:sz w:val="18"/>
          <w:szCs w:val="18"/>
        </w:rPr>
        <w:t xml:space="preserve">This table only applies to systems indicated as </w:t>
      </w:r>
      <w:r w:rsidRPr="00C17ADA">
        <w:rPr>
          <w:rFonts w:asciiTheme="minorHAnsi" w:hAnsiTheme="minorHAnsi"/>
          <w:sz w:val="18"/>
          <w:szCs w:val="18"/>
        </w:rPr>
        <w:t>Parallel Piping</w:t>
      </w:r>
      <w:r w:rsidRPr="00C17ADA">
        <w:rPr>
          <w:rFonts w:asciiTheme="minorHAnsi" w:hAnsiTheme="minorHAnsi" w:cs="Arial"/>
          <w:sz w:val="18"/>
          <w:szCs w:val="18"/>
        </w:rPr>
        <w:t xml:space="preserve">. In </w:t>
      </w:r>
      <w:r w:rsidRPr="00236F4B">
        <w:rPr>
          <w:rFonts w:asciiTheme="minorHAnsi" w:hAnsiTheme="minorHAnsi" w:cs="Arial"/>
          <w:sz w:val="18"/>
          <w:szCs w:val="18"/>
        </w:rPr>
        <w:t xml:space="preserve">addition to the mandatory requirements in Table F, the </w:t>
      </w:r>
      <w:r w:rsidRPr="00095F6F">
        <w:rPr>
          <w:rFonts w:asciiTheme="minorHAnsi" w:hAnsiTheme="minorHAnsi" w:cstheme="minorHAnsi"/>
          <w:sz w:val="18"/>
          <w:szCs w:val="18"/>
        </w:rPr>
        <w:t>installer</w:t>
      </w:r>
      <w:r w:rsidRPr="00236F4B">
        <w:rPr>
          <w:rFonts w:asciiTheme="minorHAnsi" w:hAnsiTheme="minorHAnsi" w:cs="Arial"/>
          <w:sz w:val="18"/>
          <w:szCs w:val="18"/>
        </w:rPr>
        <w:t xml:space="preserve"> must ensure the requirements in this table are met.  </w:t>
      </w:r>
    </w:p>
    <w:p w14:paraId="1F998D6D" w14:textId="77777777" w:rsidR="006E4B25" w:rsidRPr="00236F4B"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autoSpaceDE w:val="0"/>
        <w:autoSpaceDN w:val="0"/>
        <w:adjustRightInd w:val="0"/>
        <w:spacing w:after="0" w:line="240" w:lineRule="auto"/>
        <w:rPr>
          <w:rFonts w:asciiTheme="minorHAnsi" w:hAnsiTheme="minorHAnsi" w:cs="Arial"/>
          <w:sz w:val="18"/>
          <w:szCs w:val="18"/>
        </w:rPr>
      </w:pPr>
    </w:p>
    <w:p w14:paraId="79234620" w14:textId="27B09B41" w:rsidR="00585D1F" w:rsidRPr="00236F4B" w:rsidRDefault="006E4B25" w:rsidP="00585D1F">
      <w:pPr>
        <w:tabs>
          <w:tab w:val="left" w:pos="0"/>
        </w:tabs>
        <w:autoSpaceDE w:val="0"/>
        <w:autoSpaceDN w:val="0"/>
        <w:adjustRightInd w:val="0"/>
        <w:spacing w:after="0" w:line="240" w:lineRule="auto"/>
        <w:ind w:left="180" w:hanging="180"/>
        <w:rPr>
          <w:rFonts w:asciiTheme="minorHAnsi" w:hAnsiTheme="minorHAnsi" w:cs="Arial"/>
          <w:b/>
          <w:sz w:val="18"/>
          <w:szCs w:val="18"/>
        </w:rPr>
      </w:pPr>
      <w:r w:rsidRPr="00236F4B">
        <w:rPr>
          <w:rFonts w:asciiTheme="minorHAnsi" w:hAnsiTheme="minorHAnsi" w:cs="Arial"/>
          <w:b/>
          <w:sz w:val="18"/>
          <w:szCs w:val="18"/>
        </w:rPr>
        <w:t>M</w:t>
      </w:r>
      <w:r w:rsidR="00585D1F" w:rsidRPr="00236F4B">
        <w:rPr>
          <w:rFonts w:asciiTheme="minorHAnsi" w:hAnsiTheme="minorHAnsi" w:cs="Arial"/>
          <w:b/>
          <w:sz w:val="18"/>
          <w:szCs w:val="18"/>
        </w:rPr>
        <w:t xml:space="preserve">. </w:t>
      </w:r>
      <w:r w:rsidRPr="00236F4B">
        <w:rPr>
          <w:rFonts w:asciiTheme="minorHAnsi" w:hAnsiTheme="minorHAnsi"/>
          <w:b/>
          <w:sz w:val="18"/>
          <w:szCs w:val="18"/>
        </w:rPr>
        <w:t>Point of Use Requirements</w:t>
      </w:r>
    </w:p>
    <w:p w14:paraId="5946406B" w14:textId="05160B00" w:rsidR="00585D1F" w:rsidRPr="00C17ADA" w:rsidRDefault="00585D1F" w:rsidP="00585D1F">
      <w:pPr>
        <w:tabs>
          <w:tab w:val="left" w:pos="0"/>
        </w:tabs>
        <w:autoSpaceDE w:val="0"/>
        <w:autoSpaceDN w:val="0"/>
        <w:adjustRightInd w:val="0"/>
        <w:spacing w:after="0" w:line="240" w:lineRule="auto"/>
        <w:rPr>
          <w:rFonts w:asciiTheme="minorHAnsi" w:hAnsiTheme="minorHAnsi" w:cs="Arial"/>
          <w:sz w:val="18"/>
          <w:szCs w:val="18"/>
        </w:rPr>
      </w:pPr>
      <w:r w:rsidRPr="00236F4B">
        <w:rPr>
          <w:rFonts w:asciiTheme="minorHAnsi" w:hAnsiTheme="minorHAnsi" w:cs="Arial"/>
          <w:sz w:val="18"/>
          <w:szCs w:val="18"/>
        </w:rPr>
        <w:t>This table only applies to systems indicate</w:t>
      </w:r>
      <w:r w:rsidRPr="00C17ADA">
        <w:rPr>
          <w:rFonts w:asciiTheme="minorHAnsi" w:hAnsiTheme="minorHAnsi" w:cs="Arial"/>
          <w:sz w:val="18"/>
          <w:szCs w:val="18"/>
        </w:rPr>
        <w:t xml:space="preserve">d as </w:t>
      </w:r>
      <w:r w:rsidR="006E4B25" w:rsidRPr="00C17ADA">
        <w:rPr>
          <w:rFonts w:asciiTheme="minorHAnsi" w:hAnsiTheme="minorHAnsi"/>
          <w:sz w:val="18"/>
          <w:szCs w:val="18"/>
        </w:rPr>
        <w:t>Point of Use</w:t>
      </w:r>
      <w:r w:rsidRPr="00C17ADA">
        <w:rPr>
          <w:rFonts w:asciiTheme="minorHAnsi" w:hAnsiTheme="minorHAnsi" w:cs="Arial"/>
          <w:sz w:val="18"/>
          <w:szCs w:val="18"/>
        </w:rPr>
        <w:t xml:space="preserve"> In addition to the mandatory requirements in Table</w:t>
      </w:r>
      <w:r w:rsidR="006E4B25" w:rsidRPr="00C17ADA">
        <w:rPr>
          <w:rFonts w:asciiTheme="minorHAnsi" w:hAnsiTheme="minorHAnsi" w:cs="Arial"/>
          <w:sz w:val="18"/>
          <w:szCs w:val="18"/>
        </w:rPr>
        <w:t xml:space="preserve"> F</w:t>
      </w:r>
      <w:r w:rsidRPr="00C17ADA">
        <w:rPr>
          <w:rFonts w:asciiTheme="minorHAnsi" w:hAnsiTheme="minorHAnsi" w:cs="Arial"/>
          <w:sz w:val="18"/>
          <w:szCs w:val="18"/>
        </w:rPr>
        <w:t xml:space="preserve">, the </w:t>
      </w:r>
      <w:r w:rsidR="006E4B25" w:rsidRPr="00C17ADA">
        <w:rPr>
          <w:rFonts w:asciiTheme="minorHAnsi" w:hAnsiTheme="minorHAnsi" w:cstheme="minorHAnsi"/>
          <w:sz w:val="18"/>
          <w:szCs w:val="18"/>
        </w:rPr>
        <w:t>installer</w:t>
      </w:r>
      <w:r w:rsidR="006E4B25" w:rsidRPr="00C17ADA" w:rsidDel="006E4B25">
        <w:rPr>
          <w:rFonts w:asciiTheme="minorHAnsi" w:hAnsiTheme="minorHAnsi" w:cs="Arial"/>
          <w:sz w:val="18"/>
          <w:szCs w:val="18"/>
        </w:rPr>
        <w:t xml:space="preserve"> </w:t>
      </w:r>
      <w:r w:rsidRPr="00C17ADA">
        <w:rPr>
          <w:rFonts w:asciiTheme="minorHAnsi" w:hAnsiTheme="minorHAnsi" w:cs="Arial"/>
          <w:sz w:val="18"/>
          <w:szCs w:val="18"/>
        </w:rPr>
        <w:t>must ensure the requirements in this table are met.</w:t>
      </w:r>
    </w:p>
    <w:p w14:paraId="77224061" w14:textId="77777777" w:rsidR="00585D1F" w:rsidRPr="00236F4B" w:rsidRDefault="00585D1F" w:rsidP="00585D1F">
      <w:pPr>
        <w:tabs>
          <w:tab w:val="left" w:pos="0"/>
        </w:tabs>
        <w:autoSpaceDE w:val="0"/>
        <w:autoSpaceDN w:val="0"/>
        <w:adjustRightInd w:val="0"/>
        <w:spacing w:after="0" w:line="240" w:lineRule="auto"/>
        <w:rPr>
          <w:rFonts w:ascii="ArialMT" w:hAnsi="ArialMT" w:cs="ArialMT"/>
          <w:sz w:val="18"/>
          <w:szCs w:val="18"/>
        </w:rPr>
      </w:pPr>
    </w:p>
    <w:p w14:paraId="780CBE93" w14:textId="3D40E0A5" w:rsidR="00585D1F" w:rsidRPr="00236F4B" w:rsidRDefault="006E4B25" w:rsidP="00585D1F">
      <w:pPr>
        <w:tabs>
          <w:tab w:val="left" w:pos="0"/>
        </w:tabs>
        <w:autoSpaceDE w:val="0"/>
        <w:autoSpaceDN w:val="0"/>
        <w:adjustRightInd w:val="0"/>
        <w:spacing w:after="0" w:line="240" w:lineRule="auto"/>
        <w:rPr>
          <w:rFonts w:asciiTheme="minorHAnsi" w:hAnsiTheme="minorHAnsi" w:cs="Arial"/>
          <w:b/>
          <w:sz w:val="18"/>
          <w:szCs w:val="18"/>
        </w:rPr>
      </w:pPr>
      <w:r w:rsidRPr="00236F4B">
        <w:rPr>
          <w:rFonts w:asciiTheme="minorHAnsi" w:hAnsiTheme="minorHAnsi" w:cs="Arial"/>
          <w:b/>
          <w:sz w:val="18"/>
          <w:szCs w:val="18"/>
        </w:rPr>
        <w:t>N</w:t>
      </w:r>
      <w:r w:rsidR="00585D1F" w:rsidRPr="00236F4B">
        <w:rPr>
          <w:rFonts w:asciiTheme="minorHAnsi" w:hAnsiTheme="minorHAnsi" w:cs="Arial"/>
          <w:b/>
          <w:sz w:val="18"/>
          <w:szCs w:val="18"/>
        </w:rPr>
        <w:t xml:space="preserve">. </w:t>
      </w:r>
      <w:r w:rsidRPr="00236F4B">
        <w:rPr>
          <w:rFonts w:asciiTheme="minorHAnsi" w:hAnsiTheme="minorHAnsi" w:cs="Arial"/>
          <w:b/>
          <w:sz w:val="18"/>
          <w:szCs w:val="18"/>
        </w:rPr>
        <w:t xml:space="preserve">Mandatory Requirements for all Recirculation Systems </w:t>
      </w:r>
    </w:p>
    <w:p w14:paraId="75AD5AD8" w14:textId="77777777" w:rsidR="006E4B25" w:rsidRPr="00095F6F" w:rsidRDefault="006E4B25" w:rsidP="006E4B25">
      <w:pPr>
        <w:autoSpaceDE w:val="0"/>
        <w:autoSpaceDN w:val="0"/>
        <w:adjustRightInd w:val="0"/>
        <w:spacing w:after="0" w:line="240" w:lineRule="auto"/>
        <w:rPr>
          <w:rFonts w:asciiTheme="minorHAnsi" w:hAnsiTheme="minorHAnsi" w:cstheme="minorHAnsi"/>
          <w:sz w:val="18"/>
          <w:szCs w:val="18"/>
        </w:rPr>
      </w:pPr>
      <w:r w:rsidRPr="00095F6F">
        <w:rPr>
          <w:rFonts w:asciiTheme="minorHAnsi" w:hAnsiTheme="minorHAnsi" w:cstheme="minorHAnsi"/>
          <w:sz w:val="18"/>
          <w:szCs w:val="18"/>
        </w:rPr>
        <w:t>The requirements of this table apply to all recirculation systems listed below.</w:t>
      </w:r>
    </w:p>
    <w:p w14:paraId="01E17839" w14:textId="77777777" w:rsidR="006E4B25" w:rsidRPr="00236F4B" w:rsidRDefault="006E4B25" w:rsidP="00585D1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hanging="450"/>
        <w:jc w:val="center"/>
        <w:rPr>
          <w:rFonts w:asciiTheme="minorHAnsi" w:hAnsiTheme="minorHAnsi" w:cs="Arial"/>
          <w:sz w:val="18"/>
          <w:szCs w:val="18"/>
        </w:rPr>
      </w:pPr>
    </w:p>
    <w:p w14:paraId="3737BBC4" w14:textId="7CF6FBD5" w:rsidR="006E4B25" w:rsidRPr="00095F6F" w:rsidRDefault="006E4B25" w:rsidP="006E4B25">
      <w:pPr>
        <w:autoSpaceDE w:val="0"/>
        <w:autoSpaceDN w:val="0"/>
        <w:adjustRightInd w:val="0"/>
        <w:spacing w:after="0" w:line="240" w:lineRule="auto"/>
        <w:rPr>
          <w:rFonts w:asciiTheme="minorHAnsi" w:hAnsiTheme="minorHAnsi" w:cstheme="minorHAnsi"/>
          <w:b/>
          <w:sz w:val="18"/>
          <w:szCs w:val="18"/>
        </w:rPr>
      </w:pPr>
      <w:r w:rsidRPr="00095F6F">
        <w:rPr>
          <w:rFonts w:asciiTheme="minorHAnsi" w:hAnsiTheme="minorHAnsi" w:cstheme="minorHAnsi"/>
          <w:b/>
          <w:sz w:val="18"/>
          <w:szCs w:val="18"/>
        </w:rPr>
        <w:t>O. Recirculation Non-Demand Controls Requirements</w:t>
      </w:r>
    </w:p>
    <w:p w14:paraId="702B0E44" w14:textId="468A5DFC" w:rsidR="006E4B25" w:rsidRPr="00095F6F" w:rsidRDefault="006E4B25" w:rsidP="006E4B25">
      <w:pPr>
        <w:tabs>
          <w:tab w:val="left" w:pos="0"/>
        </w:tabs>
        <w:autoSpaceDE w:val="0"/>
        <w:autoSpaceDN w:val="0"/>
        <w:adjustRightInd w:val="0"/>
        <w:spacing w:after="0" w:line="240" w:lineRule="auto"/>
        <w:rPr>
          <w:rFonts w:asciiTheme="minorHAnsi" w:hAnsiTheme="minorHAnsi" w:cstheme="minorHAnsi"/>
          <w:sz w:val="18"/>
          <w:szCs w:val="18"/>
        </w:rPr>
      </w:pPr>
      <w:r w:rsidRPr="00095F6F">
        <w:rPr>
          <w:rFonts w:asciiTheme="minorHAnsi" w:hAnsiTheme="minorHAnsi" w:cstheme="minorHAnsi"/>
          <w:sz w:val="18"/>
          <w:szCs w:val="18"/>
        </w:rPr>
        <w:t xml:space="preserve">This table only applies to systems indicated as </w:t>
      </w:r>
      <w:r w:rsidRPr="00C17ADA">
        <w:rPr>
          <w:rFonts w:asciiTheme="minorHAnsi" w:hAnsiTheme="minorHAnsi" w:cstheme="minorHAnsi"/>
          <w:sz w:val="18"/>
          <w:szCs w:val="18"/>
        </w:rPr>
        <w:t xml:space="preserve">Recirculation Non-demand </w:t>
      </w:r>
      <w:r w:rsidR="00E04539" w:rsidRPr="00C17ADA">
        <w:rPr>
          <w:rFonts w:asciiTheme="minorHAnsi" w:hAnsiTheme="minorHAnsi" w:cstheme="minorHAnsi"/>
          <w:sz w:val="18"/>
          <w:szCs w:val="18"/>
        </w:rPr>
        <w:t>C</w:t>
      </w:r>
      <w:r w:rsidRPr="00C17ADA">
        <w:rPr>
          <w:rFonts w:asciiTheme="minorHAnsi" w:hAnsiTheme="minorHAnsi" w:cstheme="minorHAnsi"/>
          <w:sz w:val="18"/>
          <w:szCs w:val="18"/>
        </w:rPr>
        <w:t>ontrols.</w:t>
      </w:r>
      <w:r w:rsidRPr="00095F6F">
        <w:rPr>
          <w:rFonts w:asciiTheme="minorHAnsi" w:hAnsiTheme="minorHAnsi" w:cstheme="minorHAnsi"/>
          <w:sz w:val="18"/>
          <w:szCs w:val="18"/>
        </w:rPr>
        <w:t xml:space="preserve"> In addition to the mandatory requirements in Table F and N, the installer must ensure the requirements in this table are met.</w:t>
      </w:r>
    </w:p>
    <w:p w14:paraId="3ECF2C28" w14:textId="77777777" w:rsidR="006E4B25" w:rsidRPr="00095F6F" w:rsidRDefault="006E4B25" w:rsidP="006E4B25">
      <w:pPr>
        <w:tabs>
          <w:tab w:val="left" w:pos="0"/>
        </w:tabs>
        <w:autoSpaceDE w:val="0"/>
        <w:autoSpaceDN w:val="0"/>
        <w:adjustRightInd w:val="0"/>
        <w:spacing w:after="0" w:line="240" w:lineRule="auto"/>
        <w:ind w:left="180" w:hanging="180"/>
        <w:rPr>
          <w:rFonts w:asciiTheme="minorHAnsi" w:hAnsiTheme="minorHAnsi" w:cstheme="minorHAnsi"/>
          <w:sz w:val="18"/>
          <w:szCs w:val="18"/>
        </w:rPr>
      </w:pPr>
    </w:p>
    <w:p w14:paraId="2CDDD246" w14:textId="2A281377" w:rsidR="006E4B25" w:rsidRPr="00095F6F" w:rsidRDefault="006E4B25" w:rsidP="006E4B25">
      <w:pPr>
        <w:tabs>
          <w:tab w:val="left" w:pos="0"/>
        </w:tabs>
        <w:autoSpaceDE w:val="0"/>
        <w:autoSpaceDN w:val="0"/>
        <w:adjustRightInd w:val="0"/>
        <w:spacing w:after="0" w:line="240" w:lineRule="auto"/>
        <w:ind w:left="180" w:hanging="180"/>
        <w:rPr>
          <w:rFonts w:asciiTheme="minorHAnsi" w:hAnsiTheme="minorHAnsi" w:cstheme="minorHAnsi"/>
          <w:b/>
          <w:sz w:val="18"/>
          <w:szCs w:val="18"/>
        </w:rPr>
      </w:pPr>
      <w:r w:rsidRPr="00095F6F">
        <w:rPr>
          <w:rFonts w:asciiTheme="minorHAnsi" w:hAnsiTheme="minorHAnsi" w:cstheme="minorHAnsi"/>
          <w:b/>
          <w:sz w:val="18"/>
          <w:szCs w:val="18"/>
        </w:rPr>
        <w:t>P. Demand Recirculation Manual Control/Sensor Control Requirements</w:t>
      </w:r>
    </w:p>
    <w:p w14:paraId="54D895CE" w14:textId="63365482" w:rsidR="006E4B25" w:rsidRPr="00C17ADA" w:rsidRDefault="006E4B25" w:rsidP="006E4B25">
      <w:pPr>
        <w:tabs>
          <w:tab w:val="left" w:pos="0"/>
        </w:tabs>
        <w:autoSpaceDE w:val="0"/>
        <w:autoSpaceDN w:val="0"/>
        <w:adjustRightInd w:val="0"/>
        <w:spacing w:after="0" w:line="240" w:lineRule="auto"/>
        <w:rPr>
          <w:rFonts w:asciiTheme="minorHAnsi" w:hAnsiTheme="minorHAnsi" w:cstheme="minorHAnsi"/>
          <w:sz w:val="18"/>
          <w:szCs w:val="18"/>
        </w:rPr>
      </w:pPr>
      <w:r w:rsidRPr="00095F6F">
        <w:rPr>
          <w:rFonts w:asciiTheme="minorHAnsi" w:hAnsiTheme="minorHAnsi" w:cstheme="minorHAnsi"/>
          <w:sz w:val="18"/>
          <w:szCs w:val="18"/>
        </w:rPr>
        <w:t xml:space="preserve">This table only applies to systems </w:t>
      </w:r>
      <w:r w:rsidRPr="00C17ADA">
        <w:rPr>
          <w:rFonts w:asciiTheme="minorHAnsi" w:hAnsiTheme="minorHAnsi" w:cstheme="minorHAnsi"/>
          <w:sz w:val="18"/>
          <w:szCs w:val="18"/>
        </w:rPr>
        <w:t>indicated as Demand Recirculation Manual Control</w:t>
      </w:r>
      <w:r w:rsidR="00B843FA" w:rsidRPr="00C17ADA">
        <w:rPr>
          <w:rFonts w:asciiTheme="minorHAnsi" w:hAnsiTheme="minorHAnsi" w:cstheme="minorHAnsi"/>
          <w:sz w:val="18"/>
          <w:szCs w:val="18"/>
        </w:rPr>
        <w:t>,</w:t>
      </w:r>
      <w:r w:rsidRPr="00C17ADA">
        <w:rPr>
          <w:rFonts w:asciiTheme="minorHAnsi" w:hAnsiTheme="minorHAnsi" w:cstheme="minorHAnsi"/>
          <w:sz w:val="18"/>
          <w:szCs w:val="18"/>
        </w:rPr>
        <w:t xml:space="preserve"> Demand Recirculation Senor Control</w:t>
      </w:r>
      <w:r w:rsidR="00B843FA" w:rsidRPr="00C17ADA">
        <w:rPr>
          <w:rFonts w:asciiTheme="minorHAnsi" w:hAnsiTheme="minorHAnsi" w:cstheme="minorHAnsi"/>
          <w:sz w:val="18"/>
          <w:szCs w:val="18"/>
        </w:rPr>
        <w:t>, HERS-Verified Demand Recirculation Manual Control or HERS-Verified Demand Recirculation Senor Control</w:t>
      </w:r>
      <w:r w:rsidRPr="00C17ADA">
        <w:rPr>
          <w:rFonts w:asciiTheme="minorHAnsi" w:hAnsiTheme="minorHAnsi" w:cstheme="minorHAnsi"/>
          <w:sz w:val="18"/>
          <w:szCs w:val="18"/>
        </w:rPr>
        <w:t>. In addition to the mandatory requirements in Table F and N, the installer must ensure the requirements in this table are met.</w:t>
      </w:r>
    </w:p>
    <w:p w14:paraId="08C34F10" w14:textId="77777777" w:rsidR="006E4B25" w:rsidRPr="00236F4B" w:rsidRDefault="006E4B25" w:rsidP="00585D1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hanging="450"/>
        <w:jc w:val="center"/>
        <w:rPr>
          <w:rFonts w:asciiTheme="minorHAnsi" w:hAnsiTheme="minorHAnsi" w:cs="Arial"/>
          <w:sz w:val="18"/>
          <w:szCs w:val="18"/>
        </w:rPr>
      </w:pPr>
    </w:p>
    <w:p w14:paraId="6E378515" w14:textId="313EC8B4" w:rsidR="000849F0" w:rsidRPr="00095F6F" w:rsidRDefault="006E4B25" w:rsidP="00236F4B">
      <w:pPr>
        <w:tabs>
          <w:tab w:val="left" w:pos="0"/>
        </w:tabs>
        <w:autoSpaceDE w:val="0"/>
        <w:autoSpaceDN w:val="0"/>
        <w:adjustRightInd w:val="0"/>
        <w:spacing w:after="0" w:line="240" w:lineRule="auto"/>
        <w:ind w:left="180" w:hanging="180"/>
        <w:rPr>
          <w:rFonts w:asciiTheme="minorHAnsi" w:hAnsiTheme="minorHAnsi" w:cstheme="minorHAnsi"/>
          <w:b/>
          <w:sz w:val="18"/>
          <w:szCs w:val="18"/>
        </w:rPr>
      </w:pPr>
      <w:r w:rsidRPr="00236F4B">
        <w:rPr>
          <w:rFonts w:asciiTheme="minorHAnsi" w:hAnsiTheme="minorHAnsi" w:cstheme="minorHAnsi"/>
          <w:b/>
          <w:sz w:val="18"/>
          <w:szCs w:val="18"/>
        </w:rPr>
        <w:t>Q. HERS-Verified Demand Recirculation Manual Control/Sensor Control</w:t>
      </w:r>
      <w:r w:rsidR="002E14A5">
        <w:rPr>
          <w:rFonts w:asciiTheme="minorHAnsi" w:hAnsiTheme="minorHAnsi" w:cstheme="minorHAnsi"/>
          <w:b/>
          <w:sz w:val="18"/>
          <w:szCs w:val="18"/>
        </w:rPr>
        <w:t xml:space="preserve"> Requirements</w:t>
      </w:r>
    </w:p>
    <w:p w14:paraId="0A8AEDE8" w14:textId="2D04BFF0" w:rsidR="006E4B25" w:rsidRPr="00C17ADA" w:rsidRDefault="006E4B25" w:rsidP="006E4B25">
      <w:pPr>
        <w:tabs>
          <w:tab w:val="left" w:pos="0"/>
        </w:tabs>
        <w:autoSpaceDE w:val="0"/>
        <w:autoSpaceDN w:val="0"/>
        <w:adjustRightInd w:val="0"/>
        <w:spacing w:after="0" w:line="240" w:lineRule="auto"/>
        <w:rPr>
          <w:rFonts w:asciiTheme="minorHAnsi" w:hAnsiTheme="minorHAnsi" w:cstheme="minorHAnsi"/>
          <w:sz w:val="18"/>
          <w:szCs w:val="18"/>
        </w:rPr>
      </w:pPr>
      <w:r w:rsidRPr="00C17ADA">
        <w:rPr>
          <w:rFonts w:asciiTheme="minorHAnsi" w:hAnsiTheme="minorHAnsi" w:cstheme="minorHAnsi"/>
          <w:sz w:val="18"/>
          <w:szCs w:val="18"/>
        </w:rPr>
        <w:t xml:space="preserve">This table only applies to systems indicated as </w:t>
      </w:r>
      <w:r w:rsidR="00850E4B" w:rsidRPr="00C17ADA">
        <w:rPr>
          <w:rFonts w:asciiTheme="minorHAnsi" w:hAnsiTheme="minorHAnsi" w:cstheme="minorHAnsi"/>
          <w:sz w:val="18"/>
          <w:szCs w:val="18"/>
        </w:rPr>
        <w:t xml:space="preserve">HERS-Verified </w:t>
      </w:r>
      <w:r w:rsidRPr="00C17ADA">
        <w:rPr>
          <w:rFonts w:asciiTheme="minorHAnsi" w:hAnsiTheme="minorHAnsi" w:cstheme="minorHAnsi"/>
          <w:sz w:val="18"/>
          <w:szCs w:val="18"/>
        </w:rPr>
        <w:t xml:space="preserve">Demand Recirculation Manual Control or </w:t>
      </w:r>
      <w:r w:rsidR="00850E4B" w:rsidRPr="00C17ADA">
        <w:rPr>
          <w:rFonts w:asciiTheme="minorHAnsi" w:hAnsiTheme="minorHAnsi" w:cstheme="minorHAnsi"/>
          <w:sz w:val="18"/>
          <w:szCs w:val="18"/>
        </w:rPr>
        <w:t xml:space="preserve">HERS-Verified </w:t>
      </w:r>
      <w:r w:rsidRPr="00C17ADA">
        <w:rPr>
          <w:rFonts w:asciiTheme="minorHAnsi" w:hAnsiTheme="minorHAnsi" w:cstheme="minorHAnsi"/>
          <w:sz w:val="18"/>
          <w:szCs w:val="18"/>
        </w:rPr>
        <w:t xml:space="preserve">Demand Recirculation Senor Control. </w:t>
      </w:r>
      <w:r w:rsidR="00850E4B" w:rsidRPr="00C17ADA">
        <w:rPr>
          <w:rFonts w:asciiTheme="minorHAnsi" w:hAnsiTheme="minorHAnsi" w:cstheme="minorHAnsi"/>
          <w:sz w:val="18"/>
          <w:szCs w:val="18"/>
        </w:rPr>
        <w:t xml:space="preserve"> </w:t>
      </w:r>
      <w:r w:rsidRPr="00C17ADA">
        <w:rPr>
          <w:rFonts w:asciiTheme="minorHAnsi" w:hAnsiTheme="minorHAnsi" w:cstheme="minorHAnsi"/>
          <w:sz w:val="18"/>
          <w:szCs w:val="18"/>
        </w:rPr>
        <w:t>In addition to the mandatory requirements in Table F and N, the installer must ensure the requirements in this table are met.</w:t>
      </w:r>
    </w:p>
    <w:p w14:paraId="67911F5A" w14:textId="77777777" w:rsidR="006E4B25" w:rsidRPr="00236F4B" w:rsidRDefault="006E4B25" w:rsidP="00DC522B">
      <w:pPr>
        <w:spacing w:after="0" w:line="240" w:lineRule="auto"/>
        <w:rPr>
          <w:rFonts w:asciiTheme="minorHAnsi" w:hAnsiTheme="minorHAnsi" w:cstheme="minorHAnsi"/>
          <w:b/>
          <w:sz w:val="18"/>
          <w:szCs w:val="18"/>
        </w:rPr>
        <w:sectPr w:rsidR="006E4B25" w:rsidRPr="00236F4B" w:rsidSect="00E04539">
          <w:headerReference w:type="default" r:id="rId18"/>
          <w:footerReference w:type="default" r:id="rId19"/>
          <w:pgSz w:w="12240" w:h="15840" w:code="1"/>
          <w:pgMar w:top="720" w:right="720" w:bottom="720" w:left="720" w:header="432" w:footer="432" w:gutter="0"/>
          <w:pgNumType w:start="1"/>
          <w:cols w:space="720"/>
          <w:docGrid w:linePitch="360"/>
        </w:sectPr>
      </w:pPr>
    </w:p>
    <w:tbl>
      <w:tblPr>
        <w:tblpPr w:leftFromText="180" w:rightFromText="180" w:vertAnchor="text" w:tblpY="1"/>
        <w:tblOverlap w:val="never"/>
        <w:tblW w:w="5003"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899"/>
        <w:gridCol w:w="793"/>
        <w:gridCol w:w="883"/>
        <w:gridCol w:w="749"/>
        <w:gridCol w:w="922"/>
        <w:gridCol w:w="751"/>
        <w:gridCol w:w="874"/>
        <w:gridCol w:w="771"/>
        <w:gridCol w:w="950"/>
        <w:gridCol w:w="1127"/>
        <w:gridCol w:w="1047"/>
        <w:gridCol w:w="1030"/>
      </w:tblGrid>
      <w:tr w:rsidR="00F349F6" w:rsidRPr="00327949" w14:paraId="1C7982C8" w14:textId="0D8E46F4" w:rsidTr="00F349F6">
        <w:trPr>
          <w:trHeight w:val="402"/>
        </w:trPr>
        <w:tc>
          <w:tcPr>
            <w:tcW w:w="5000" w:type="pct"/>
            <w:gridSpan w:val="12"/>
            <w:tcBorders>
              <w:top w:val="single" w:sz="4" w:space="0" w:color="auto"/>
              <w:left w:val="single" w:sz="4" w:space="0" w:color="auto"/>
              <w:bottom w:val="single" w:sz="4" w:space="0" w:color="auto"/>
              <w:right w:val="single" w:sz="4" w:space="0" w:color="auto"/>
            </w:tcBorders>
          </w:tcPr>
          <w:bookmarkEnd w:id="196"/>
          <w:p w14:paraId="5FBAE417" w14:textId="40D87D2C" w:rsidR="00F349F6" w:rsidRPr="00327949" w:rsidRDefault="00F349F6" w:rsidP="002B092D">
            <w:pPr>
              <w:spacing w:after="0" w:line="240" w:lineRule="auto"/>
              <w:rPr>
                <w:rFonts w:asciiTheme="minorHAnsi" w:hAnsiTheme="minorHAnsi" w:cstheme="minorHAnsi"/>
                <w:b/>
                <w:sz w:val="18"/>
                <w:szCs w:val="18"/>
              </w:rPr>
            </w:pPr>
            <w:r>
              <w:rPr>
                <w:rFonts w:asciiTheme="minorHAnsi" w:hAnsiTheme="minorHAnsi" w:cstheme="minorHAnsi"/>
                <w:b/>
                <w:sz w:val="18"/>
                <w:szCs w:val="18"/>
              </w:rPr>
              <w:lastRenderedPageBreak/>
              <w:t>A</w:t>
            </w:r>
            <w:r w:rsidRPr="00327949">
              <w:rPr>
                <w:rFonts w:asciiTheme="minorHAnsi" w:hAnsiTheme="minorHAnsi" w:cstheme="minorHAnsi"/>
                <w:b/>
                <w:sz w:val="18"/>
                <w:szCs w:val="18"/>
              </w:rPr>
              <w:t xml:space="preserve">. Design </w:t>
            </w:r>
            <w:r w:rsidRPr="00236F4B">
              <w:rPr>
                <w:rFonts w:asciiTheme="minorHAnsi" w:hAnsiTheme="minorHAnsi" w:cstheme="minorHAnsi"/>
                <w:b/>
                <w:sz w:val="18"/>
                <w:szCs w:val="18"/>
              </w:rPr>
              <w:t>HERS Verified</w:t>
            </w:r>
            <w:r>
              <w:rPr>
                <w:rFonts w:asciiTheme="minorHAnsi" w:hAnsiTheme="minorHAnsi" w:cstheme="minorHAnsi"/>
                <w:b/>
                <w:sz w:val="20"/>
                <w:szCs w:val="20"/>
              </w:rPr>
              <w:t xml:space="preserve"> </w:t>
            </w:r>
            <w:r w:rsidRPr="00327949">
              <w:rPr>
                <w:rFonts w:asciiTheme="minorHAnsi" w:hAnsiTheme="minorHAnsi" w:cstheme="minorHAnsi"/>
                <w:b/>
                <w:sz w:val="18"/>
                <w:szCs w:val="18"/>
              </w:rPr>
              <w:t xml:space="preserve">Dwelling Unit Water Heating Systems Information </w:t>
            </w:r>
            <w:ins w:id="293" w:author="Alhabibi, Haider@Energy" w:date="2022-01-25T14:23:00Z">
              <w:r w:rsidR="006A3904">
                <w:rPr>
                  <w:rFonts w:asciiTheme="minorHAnsi" w:hAnsiTheme="minorHAnsi" w:cstheme="minorHAnsi"/>
                  <w:b/>
                  <w:sz w:val="20"/>
                  <w:szCs w:val="20"/>
                </w:rPr>
                <w:t>(other than HPWH)</w:t>
              </w:r>
            </w:ins>
          </w:p>
          <w:p w14:paraId="1FCD1FD2" w14:textId="4A2C879D" w:rsidR="00F349F6" w:rsidRPr="00327949" w:rsidRDefault="00F349F6" w:rsidP="002B092D">
            <w:pPr>
              <w:spacing w:after="0" w:line="240" w:lineRule="auto"/>
              <w:rPr>
                <w:rFonts w:asciiTheme="minorHAnsi" w:hAnsiTheme="minorHAnsi" w:cstheme="minorHAnsi"/>
                <w:sz w:val="18"/>
                <w:szCs w:val="18"/>
              </w:rPr>
            </w:pPr>
            <w:r w:rsidRPr="00327949">
              <w:rPr>
                <w:rFonts w:asciiTheme="minorHAnsi" w:hAnsiTheme="minorHAnsi" w:cstheme="minorHAnsi"/>
                <w:sz w:val="18"/>
                <w:szCs w:val="18"/>
              </w:rPr>
              <w:t>This table reports</w:t>
            </w:r>
            <w:del w:id="294" w:author="Alhabibi, Haider@Energy" w:date="2022-01-25T19:55:00Z">
              <w:r w:rsidRPr="00327949" w:rsidDel="001409A6">
                <w:rPr>
                  <w:rFonts w:asciiTheme="minorHAnsi" w:hAnsiTheme="minorHAnsi" w:cstheme="minorHAnsi"/>
                  <w:sz w:val="18"/>
                  <w:szCs w:val="18"/>
                </w:rPr>
                <w:delText xml:space="preserve"> </w:delText>
              </w:r>
            </w:del>
            <w:ins w:id="295" w:author="Alhabibi, Haider@Energy" w:date="2022-01-25T14:24:00Z">
              <w:r w:rsidR="0070204F" w:rsidRPr="005828AE">
                <w:rPr>
                  <w:rFonts w:asciiTheme="minorHAnsi" w:eastAsia="Times New Roman" w:hAnsiTheme="minorHAnsi" w:cstheme="minorHAnsi"/>
                  <w:sz w:val="20"/>
                  <w:szCs w:val="20"/>
                </w:rPr>
                <w:t xml:space="preserve"> features</w:t>
              </w:r>
              <w:r w:rsidR="0070204F">
                <w:rPr>
                  <w:rFonts w:asciiTheme="minorHAnsi" w:eastAsia="Times New Roman" w:hAnsiTheme="minorHAnsi" w:cstheme="minorHAnsi"/>
                  <w:sz w:val="20"/>
                  <w:szCs w:val="20"/>
                </w:rPr>
                <w:t xml:space="preserve"> of</w:t>
              </w:r>
              <w:r w:rsidR="0070204F" w:rsidRPr="00327949">
                <w:rPr>
                  <w:rFonts w:asciiTheme="minorHAnsi" w:hAnsiTheme="minorHAnsi" w:cstheme="minorHAnsi"/>
                  <w:sz w:val="18"/>
                  <w:szCs w:val="18"/>
                </w:rPr>
                <w:t xml:space="preserve"> </w:t>
              </w:r>
            </w:ins>
            <w:r w:rsidRPr="00327949">
              <w:rPr>
                <w:rFonts w:asciiTheme="minorHAnsi" w:hAnsiTheme="minorHAnsi" w:cstheme="minorHAnsi"/>
                <w:sz w:val="18"/>
                <w:szCs w:val="18"/>
              </w:rPr>
              <w:t xml:space="preserve">the water heating system </w:t>
            </w:r>
            <w:ins w:id="296" w:author="Alhabibi, Haider@Energy" w:date="2022-01-25T14:24:00Z">
              <w:r w:rsidR="001022AB">
                <w:rPr>
                  <w:rFonts w:asciiTheme="minorHAnsi" w:eastAsia="Times New Roman" w:hAnsiTheme="minorHAnsi" w:cstheme="minorHAnsi"/>
                  <w:sz w:val="20"/>
                  <w:szCs w:val="20"/>
                </w:rPr>
                <w:t xml:space="preserve">other than </w:t>
              </w:r>
              <w:r w:rsidR="001022AB">
                <w:rPr>
                  <w:rFonts w:cstheme="minorHAnsi"/>
                  <w:b/>
                  <w:bCs/>
                  <w:sz w:val="20"/>
                  <w:szCs w:val="20"/>
                </w:rPr>
                <w:t>HPWH</w:t>
              </w:r>
              <w:r w:rsidR="001022AB" w:rsidRPr="005828AE">
                <w:rPr>
                  <w:rFonts w:asciiTheme="minorHAnsi" w:eastAsia="Times New Roman" w:hAnsiTheme="minorHAnsi" w:cstheme="minorHAnsi"/>
                  <w:sz w:val="20"/>
                  <w:szCs w:val="20"/>
                </w:rPr>
                <w:t xml:space="preserve"> </w:t>
              </w:r>
              <w:r w:rsidR="001022AB">
                <w:rPr>
                  <w:rFonts w:asciiTheme="minorHAnsi" w:eastAsia="Times New Roman" w:hAnsiTheme="minorHAnsi" w:cstheme="minorHAnsi"/>
                  <w:sz w:val="20"/>
                  <w:szCs w:val="20"/>
                </w:rPr>
                <w:t>systems</w:t>
              </w:r>
            </w:ins>
            <w:del w:id="297" w:author="Alhabibi, Haider@Energy" w:date="2022-01-25T14:24:00Z">
              <w:r w:rsidRPr="00327949" w:rsidDel="001022AB">
                <w:rPr>
                  <w:rFonts w:asciiTheme="minorHAnsi" w:hAnsiTheme="minorHAnsi" w:cstheme="minorHAnsi"/>
                  <w:sz w:val="18"/>
                  <w:szCs w:val="18"/>
                </w:rPr>
                <w:delText>features</w:delText>
              </w:r>
            </w:del>
            <w:r w:rsidRPr="00327949">
              <w:rPr>
                <w:rFonts w:asciiTheme="minorHAnsi" w:hAnsiTheme="minorHAnsi" w:cstheme="minorHAnsi"/>
                <w:sz w:val="18"/>
                <w:szCs w:val="18"/>
              </w:rPr>
              <w:t xml:space="preserve"> that were specified on the registered </w:t>
            </w:r>
            <w:del w:id="298" w:author="Tam, Danny@Energy" w:date="2022-02-28T15:09:00Z">
              <w:r w:rsidRPr="00327949" w:rsidDel="00FF4E23">
                <w:rPr>
                  <w:rFonts w:asciiTheme="minorHAnsi" w:hAnsiTheme="minorHAnsi" w:cstheme="minorHAnsi"/>
                  <w:sz w:val="18"/>
                  <w:szCs w:val="18"/>
                </w:rPr>
                <w:delText>CF1R</w:delText>
              </w:r>
            </w:del>
            <w:ins w:id="299" w:author="Tam, Danny@Energy" w:date="2022-02-28T15:09:00Z">
              <w:r w:rsidR="00FF4E23">
                <w:rPr>
                  <w:rFonts w:asciiTheme="minorHAnsi" w:hAnsiTheme="minorHAnsi" w:cstheme="minorHAnsi"/>
                  <w:sz w:val="18"/>
                  <w:szCs w:val="18"/>
                </w:rPr>
                <w:t>NRCCNRCC</w:t>
              </w:r>
            </w:ins>
            <w:r w:rsidRPr="00327949">
              <w:rPr>
                <w:rFonts w:asciiTheme="minorHAnsi" w:hAnsiTheme="minorHAnsi" w:cstheme="minorHAnsi"/>
                <w:sz w:val="18"/>
                <w:szCs w:val="18"/>
              </w:rPr>
              <w:t xml:space="preserve"> compliance document for this project.</w:t>
            </w:r>
          </w:p>
          <w:p w14:paraId="2644B5A4" w14:textId="33FE39C5" w:rsidR="00F349F6" w:rsidRPr="00327949" w:rsidRDefault="00F349F6" w:rsidP="00EC0CA0">
            <w:pPr>
              <w:spacing w:after="0" w:line="240" w:lineRule="auto"/>
              <w:rPr>
                <w:rFonts w:asciiTheme="minorHAnsi" w:hAnsiTheme="minorHAnsi" w:cstheme="minorHAnsi"/>
                <w:b/>
                <w:sz w:val="18"/>
                <w:szCs w:val="18"/>
              </w:rPr>
            </w:pPr>
            <w:r w:rsidRPr="00327949">
              <w:rPr>
                <w:rFonts w:asciiTheme="minorHAnsi" w:hAnsiTheme="minorHAnsi" w:cstheme="minorHAnsi"/>
                <w:sz w:val="18"/>
                <w:szCs w:val="18"/>
              </w:rPr>
              <w:t>&lt;&lt;</w:t>
            </w:r>
            <w:ins w:id="300" w:author="Alhabibi, Haider@Energy" w:date="2021-12-17T18:15:00Z">
              <w:r w:rsidR="00B73409">
                <w:t xml:space="preserve"> </w:t>
              </w:r>
              <w:r w:rsidR="00B73409" w:rsidRPr="00B73409">
                <w:rPr>
                  <w:rFonts w:asciiTheme="minorHAnsi" w:hAnsiTheme="minorHAnsi" w:cstheme="minorHAnsi"/>
                  <w:sz w:val="18"/>
                  <w:szCs w:val="18"/>
                </w:rPr>
                <w:t xml:space="preserve">if </w:t>
              </w:r>
              <w:del w:id="301" w:author="Tam, Danny@Energy" w:date="2022-02-28T15:09:00Z">
                <w:r w:rsidR="00B73409" w:rsidRPr="00B73409" w:rsidDel="00FF4E23">
                  <w:rPr>
                    <w:rFonts w:asciiTheme="minorHAnsi" w:hAnsiTheme="minorHAnsi" w:cstheme="minorHAnsi"/>
                    <w:sz w:val="18"/>
                    <w:szCs w:val="18"/>
                  </w:rPr>
                  <w:delText>CF1R</w:delText>
                </w:r>
              </w:del>
            </w:ins>
            <w:ins w:id="302" w:author="Tam, Danny@Energy" w:date="2022-02-28T15:09:00Z">
              <w:r w:rsidR="00FF4E23">
                <w:rPr>
                  <w:rFonts w:asciiTheme="minorHAnsi" w:hAnsiTheme="minorHAnsi" w:cstheme="minorHAnsi"/>
                  <w:sz w:val="18"/>
                  <w:szCs w:val="18"/>
                </w:rPr>
                <w:t>NRCCNRCC</w:t>
              </w:r>
            </w:ins>
            <w:ins w:id="303" w:author="Alhabibi, Haider@Energy" w:date="2021-12-17T18:15:00Z">
              <w:r w:rsidR="00B73409" w:rsidRPr="00B73409">
                <w:rPr>
                  <w:rFonts w:asciiTheme="minorHAnsi" w:hAnsiTheme="minorHAnsi" w:cstheme="minorHAnsi"/>
                  <w:sz w:val="18"/>
                  <w:szCs w:val="18"/>
                </w:rPr>
                <w:t xml:space="preserve"> </w:t>
              </w:r>
            </w:ins>
            <w:ins w:id="304" w:author="Tam, Danny@Energy" w:date="2021-12-23T09:52:00Z">
              <w:r w:rsidR="009024F2">
                <w:rPr>
                  <w:rFonts w:asciiTheme="minorHAnsi" w:hAnsiTheme="minorHAnsi" w:cstheme="minorHAnsi"/>
                  <w:sz w:val="18"/>
                  <w:szCs w:val="18"/>
                </w:rPr>
                <w:t xml:space="preserve">do not have any </w:t>
              </w:r>
            </w:ins>
            <w:ins w:id="305" w:author="Alhabibi, Haider@Energy" w:date="2021-12-17T18:15:00Z">
              <w:del w:id="306" w:author="Tam, Danny@Energy" w:date="2021-12-23T09:52:00Z">
                <w:r w:rsidR="00B73409" w:rsidRPr="00B73409" w:rsidDel="009024F2">
                  <w:rPr>
                    <w:rFonts w:asciiTheme="minorHAnsi" w:hAnsiTheme="minorHAnsi" w:cstheme="minorHAnsi"/>
                    <w:sz w:val="18"/>
                    <w:szCs w:val="18"/>
                  </w:rPr>
                  <w:delText>has</w:delText>
                </w:r>
              </w:del>
              <w:r w:rsidR="00B73409" w:rsidRPr="00B73409">
                <w:rPr>
                  <w:rFonts w:asciiTheme="minorHAnsi" w:hAnsiTheme="minorHAnsi" w:cstheme="minorHAnsi"/>
                  <w:sz w:val="18"/>
                  <w:szCs w:val="18"/>
                </w:rPr>
                <w:t xml:space="preserve"> </w:t>
              </w:r>
            </w:ins>
            <w:ins w:id="307" w:author="Tam, Danny@Energy" w:date="2021-12-23T09:52:00Z">
              <w:r w:rsidR="009024F2">
                <w:rPr>
                  <w:rFonts w:asciiTheme="minorHAnsi" w:hAnsiTheme="minorHAnsi" w:cstheme="minorHAnsi"/>
                  <w:sz w:val="18"/>
                  <w:szCs w:val="18"/>
                </w:rPr>
                <w:t>non-</w:t>
              </w:r>
            </w:ins>
            <w:ins w:id="308" w:author="Alhabibi, Haider@Energy" w:date="2021-12-17T18:15:00Z">
              <w:r w:rsidR="00B73409" w:rsidRPr="00B73409">
                <w:rPr>
                  <w:rFonts w:asciiTheme="minorHAnsi" w:hAnsiTheme="minorHAnsi" w:cstheme="minorHAnsi"/>
                  <w:sz w:val="18"/>
                  <w:szCs w:val="18"/>
                </w:rPr>
                <w:t>HPWH</w:t>
              </w:r>
            </w:ins>
            <w:ins w:id="309" w:author="Tam, Danny@Energy" w:date="2021-12-23T09:52:00Z">
              <w:r w:rsidR="009024F2">
                <w:rPr>
                  <w:rFonts w:asciiTheme="minorHAnsi" w:hAnsiTheme="minorHAnsi" w:cstheme="minorHAnsi"/>
                  <w:sz w:val="18"/>
                  <w:szCs w:val="18"/>
                </w:rPr>
                <w:t xml:space="preserve"> systems</w:t>
              </w:r>
            </w:ins>
            <w:ins w:id="310" w:author="Alhabibi, Haider@Energy" w:date="2021-12-17T18:15:00Z">
              <w:r w:rsidR="00B73409" w:rsidRPr="00B73409">
                <w:rPr>
                  <w:rFonts w:asciiTheme="minorHAnsi" w:hAnsiTheme="minorHAnsi" w:cstheme="minorHAnsi"/>
                  <w:sz w:val="18"/>
                  <w:szCs w:val="18"/>
                </w:rPr>
                <w:t xml:space="preserve">, then display the "section does not apply" message; else </w:t>
              </w:r>
            </w:ins>
            <w:r w:rsidRPr="00327949">
              <w:rPr>
                <w:rFonts w:asciiTheme="minorHAnsi" w:hAnsiTheme="minorHAnsi" w:cstheme="minorHAnsi"/>
                <w:sz w:val="18"/>
                <w:szCs w:val="18"/>
              </w:rPr>
              <w:t xml:space="preserve">require one row of data for each </w:t>
            </w:r>
            <w:ins w:id="311" w:author="Tam, Danny@Energy" w:date="2021-12-23T09:53:00Z">
              <w:r w:rsidR="009024F2">
                <w:rPr>
                  <w:rFonts w:asciiTheme="minorHAnsi" w:hAnsiTheme="minorHAnsi" w:cstheme="minorHAnsi"/>
                  <w:sz w:val="18"/>
                  <w:szCs w:val="18"/>
                </w:rPr>
                <w:t xml:space="preserve">non-HPWH </w:t>
              </w:r>
            </w:ins>
            <w:r w:rsidR="00EC0CA0">
              <w:rPr>
                <w:rFonts w:asciiTheme="minorHAnsi" w:hAnsiTheme="minorHAnsi" w:cstheme="minorHAnsi"/>
                <w:sz w:val="18"/>
                <w:szCs w:val="18"/>
              </w:rPr>
              <w:t xml:space="preserve">water heater identified on the </w:t>
            </w:r>
            <w:del w:id="312" w:author="Tam, Danny@Energy" w:date="2022-02-28T15:09:00Z">
              <w:r w:rsidR="00EC0CA0" w:rsidDel="00FF4E23">
                <w:rPr>
                  <w:rFonts w:asciiTheme="minorHAnsi" w:hAnsiTheme="minorHAnsi" w:cstheme="minorHAnsi"/>
                  <w:sz w:val="18"/>
                  <w:szCs w:val="18"/>
                </w:rPr>
                <w:delText>CF1R</w:delText>
              </w:r>
            </w:del>
            <w:ins w:id="313" w:author="Tam, Danny@Energy" w:date="2022-02-28T15:09:00Z">
              <w:r w:rsidR="00FF4E23">
                <w:rPr>
                  <w:rFonts w:asciiTheme="minorHAnsi" w:hAnsiTheme="minorHAnsi" w:cstheme="minorHAnsi"/>
                  <w:sz w:val="18"/>
                  <w:szCs w:val="18"/>
                </w:rPr>
                <w:t>NRCCNRCC</w:t>
              </w:r>
            </w:ins>
            <w:r w:rsidR="00EC0CA0">
              <w:rPr>
                <w:rFonts w:asciiTheme="minorHAnsi" w:hAnsiTheme="minorHAnsi" w:cstheme="minorHAnsi"/>
                <w:sz w:val="18"/>
                <w:szCs w:val="18"/>
              </w:rPr>
              <w:t>-</w:t>
            </w:r>
            <w:r w:rsidR="00EC0CA0" w:rsidRPr="00DC34CF">
              <w:rPr>
                <w:rFonts w:asciiTheme="minorHAnsi" w:hAnsiTheme="minorHAnsi" w:cstheme="minorHAnsi"/>
                <w:sz w:val="18"/>
                <w:szCs w:val="18"/>
              </w:rPr>
              <w:t>PRF</w:t>
            </w:r>
            <w:r w:rsidRPr="00327949">
              <w:rPr>
                <w:rFonts w:asciiTheme="minorHAnsi" w:hAnsiTheme="minorHAnsi" w:cstheme="minorHAnsi"/>
                <w:sz w:val="18"/>
                <w:szCs w:val="18"/>
              </w:rPr>
              <w:t>&gt;&gt;</w:t>
            </w:r>
          </w:p>
        </w:tc>
      </w:tr>
      <w:tr w:rsidR="00F349F6" w:rsidRPr="00327949" w14:paraId="6AAB97F6" w14:textId="34F9147E" w:rsidTr="009A07EC">
        <w:trPr>
          <w:trHeight w:val="277"/>
        </w:trPr>
        <w:tc>
          <w:tcPr>
            <w:tcW w:w="416" w:type="pct"/>
            <w:tcBorders>
              <w:top w:val="single" w:sz="4" w:space="0" w:color="auto"/>
              <w:left w:val="single" w:sz="4" w:space="0" w:color="auto"/>
              <w:bottom w:val="single" w:sz="4" w:space="0" w:color="auto"/>
              <w:right w:val="single" w:sz="4" w:space="0" w:color="auto"/>
            </w:tcBorders>
          </w:tcPr>
          <w:p w14:paraId="4B43E16D" w14:textId="3C91FDF4" w:rsidR="00F349F6" w:rsidRPr="00327949" w:rsidRDefault="00F349F6" w:rsidP="00F349F6">
            <w:pPr>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01</w:t>
            </w:r>
          </w:p>
        </w:tc>
        <w:tc>
          <w:tcPr>
            <w:tcW w:w="367" w:type="pct"/>
            <w:tcBorders>
              <w:top w:val="single" w:sz="4" w:space="0" w:color="auto"/>
              <w:left w:val="single" w:sz="4" w:space="0" w:color="auto"/>
              <w:bottom w:val="single" w:sz="4" w:space="0" w:color="auto"/>
              <w:right w:val="single" w:sz="4" w:space="0" w:color="auto"/>
            </w:tcBorders>
            <w:vAlign w:val="bottom"/>
          </w:tcPr>
          <w:p w14:paraId="7C9B00BA" w14:textId="0C90A9AC"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2</w:t>
            </w:r>
          </w:p>
        </w:tc>
        <w:tc>
          <w:tcPr>
            <w:tcW w:w="409" w:type="pct"/>
            <w:tcBorders>
              <w:top w:val="single" w:sz="4" w:space="0" w:color="auto"/>
              <w:left w:val="single" w:sz="4" w:space="0" w:color="auto"/>
              <w:bottom w:val="single" w:sz="4" w:space="0" w:color="auto"/>
              <w:right w:val="single" w:sz="4" w:space="0" w:color="auto"/>
            </w:tcBorders>
            <w:vAlign w:val="bottom"/>
          </w:tcPr>
          <w:p w14:paraId="6177EA1C" w14:textId="24C9EB40"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3</w:t>
            </w:r>
          </w:p>
        </w:tc>
        <w:tc>
          <w:tcPr>
            <w:tcW w:w="347" w:type="pct"/>
            <w:tcBorders>
              <w:top w:val="single" w:sz="4" w:space="0" w:color="auto"/>
              <w:left w:val="single" w:sz="4" w:space="0" w:color="auto"/>
              <w:bottom w:val="single" w:sz="4" w:space="0" w:color="auto"/>
              <w:right w:val="single" w:sz="4" w:space="0" w:color="auto"/>
            </w:tcBorders>
            <w:vAlign w:val="bottom"/>
          </w:tcPr>
          <w:p w14:paraId="505D2ED4" w14:textId="7152BFD4"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4</w:t>
            </w:r>
          </w:p>
        </w:tc>
        <w:tc>
          <w:tcPr>
            <w:tcW w:w="427" w:type="pct"/>
            <w:tcBorders>
              <w:top w:val="single" w:sz="4" w:space="0" w:color="auto"/>
              <w:left w:val="single" w:sz="4" w:space="0" w:color="auto"/>
              <w:bottom w:val="single" w:sz="4" w:space="0" w:color="auto"/>
              <w:right w:val="single" w:sz="4" w:space="0" w:color="auto"/>
            </w:tcBorders>
            <w:vAlign w:val="bottom"/>
          </w:tcPr>
          <w:p w14:paraId="21DA621E" w14:textId="0E961018" w:rsidR="00F349F6" w:rsidRPr="00327949" w:rsidRDefault="00F349F6" w:rsidP="00F349F6">
            <w:pPr>
              <w:spacing w:after="0" w:line="240" w:lineRule="auto"/>
              <w:jc w:val="center"/>
              <w:rPr>
                <w:rFonts w:asciiTheme="minorHAnsi" w:hAnsiTheme="minorHAnsi" w:cstheme="minorHAnsi"/>
                <w:b/>
                <w:bCs/>
                <w:sz w:val="18"/>
                <w:szCs w:val="18"/>
              </w:rPr>
            </w:pPr>
            <w:r w:rsidRPr="00327949">
              <w:rPr>
                <w:rFonts w:asciiTheme="minorHAnsi" w:hAnsiTheme="minorHAnsi" w:cstheme="minorHAnsi"/>
                <w:sz w:val="18"/>
                <w:szCs w:val="18"/>
              </w:rPr>
              <w:t>0</w:t>
            </w:r>
            <w:r>
              <w:rPr>
                <w:rFonts w:asciiTheme="minorHAnsi" w:hAnsiTheme="minorHAnsi" w:cstheme="minorHAnsi"/>
                <w:sz w:val="18"/>
                <w:szCs w:val="18"/>
              </w:rPr>
              <w:t>5</w:t>
            </w:r>
          </w:p>
        </w:tc>
        <w:tc>
          <w:tcPr>
            <w:tcW w:w="348" w:type="pct"/>
            <w:tcBorders>
              <w:top w:val="single" w:sz="4" w:space="0" w:color="auto"/>
              <w:left w:val="single" w:sz="4" w:space="0" w:color="auto"/>
              <w:bottom w:val="single" w:sz="4" w:space="0" w:color="auto"/>
              <w:right w:val="single" w:sz="4" w:space="0" w:color="auto"/>
            </w:tcBorders>
            <w:vAlign w:val="bottom"/>
          </w:tcPr>
          <w:p w14:paraId="6FFB1278" w14:textId="2DF427BC" w:rsidR="00F349F6" w:rsidRPr="00327949" w:rsidRDefault="00F349F6" w:rsidP="00F349F6">
            <w:pPr>
              <w:spacing w:after="0" w:line="240" w:lineRule="auto"/>
              <w:jc w:val="center"/>
              <w:rPr>
                <w:rFonts w:asciiTheme="minorHAnsi" w:hAnsiTheme="minorHAnsi" w:cstheme="minorHAnsi"/>
                <w:b/>
                <w:bCs/>
                <w:sz w:val="18"/>
                <w:szCs w:val="18"/>
              </w:rPr>
            </w:pPr>
            <w:r w:rsidRPr="00327949">
              <w:rPr>
                <w:rFonts w:asciiTheme="minorHAnsi" w:hAnsiTheme="minorHAnsi" w:cstheme="minorHAnsi"/>
                <w:sz w:val="18"/>
                <w:szCs w:val="18"/>
              </w:rPr>
              <w:t>0</w:t>
            </w:r>
            <w:r>
              <w:rPr>
                <w:rFonts w:asciiTheme="minorHAnsi" w:hAnsiTheme="minorHAnsi" w:cstheme="minorHAnsi"/>
                <w:sz w:val="18"/>
                <w:szCs w:val="18"/>
              </w:rPr>
              <w:t>6</w:t>
            </w:r>
          </w:p>
        </w:tc>
        <w:tc>
          <w:tcPr>
            <w:tcW w:w="405" w:type="pct"/>
            <w:tcBorders>
              <w:top w:val="single" w:sz="4" w:space="0" w:color="auto"/>
              <w:left w:val="single" w:sz="4" w:space="0" w:color="auto"/>
              <w:bottom w:val="single" w:sz="4" w:space="0" w:color="auto"/>
              <w:right w:val="single" w:sz="4" w:space="0" w:color="auto"/>
            </w:tcBorders>
            <w:vAlign w:val="bottom"/>
          </w:tcPr>
          <w:p w14:paraId="0E006FC5" w14:textId="0AA527EC" w:rsidR="00F349F6" w:rsidRPr="00327949" w:rsidRDefault="00F349F6" w:rsidP="00F349F6">
            <w:pPr>
              <w:spacing w:after="0" w:line="240" w:lineRule="auto"/>
              <w:jc w:val="center"/>
              <w:rPr>
                <w:rFonts w:asciiTheme="minorHAnsi" w:hAnsiTheme="minorHAnsi" w:cstheme="minorHAnsi"/>
                <w:b/>
                <w:bCs/>
                <w:sz w:val="18"/>
                <w:szCs w:val="18"/>
              </w:rPr>
            </w:pPr>
            <w:r>
              <w:rPr>
                <w:rFonts w:asciiTheme="minorHAnsi" w:hAnsiTheme="minorHAnsi" w:cstheme="minorHAnsi"/>
                <w:sz w:val="18"/>
                <w:szCs w:val="18"/>
              </w:rPr>
              <w:t>07</w:t>
            </w:r>
          </w:p>
        </w:tc>
        <w:tc>
          <w:tcPr>
            <w:tcW w:w="357" w:type="pct"/>
            <w:tcBorders>
              <w:top w:val="single" w:sz="4" w:space="0" w:color="auto"/>
              <w:left w:val="single" w:sz="4" w:space="0" w:color="auto"/>
              <w:bottom w:val="single" w:sz="4" w:space="0" w:color="auto"/>
              <w:right w:val="single" w:sz="4" w:space="0" w:color="auto"/>
            </w:tcBorders>
            <w:vAlign w:val="bottom"/>
          </w:tcPr>
          <w:p w14:paraId="41CC9AE1" w14:textId="7CF94D4A" w:rsidR="00F349F6" w:rsidRPr="00327949" w:rsidRDefault="00F349F6" w:rsidP="00F349F6">
            <w:pPr>
              <w:spacing w:after="0" w:line="240" w:lineRule="auto"/>
              <w:jc w:val="center"/>
              <w:rPr>
                <w:rFonts w:asciiTheme="minorHAnsi" w:hAnsiTheme="minorHAnsi" w:cstheme="minorHAnsi"/>
                <w:b/>
                <w:bCs/>
                <w:sz w:val="18"/>
                <w:szCs w:val="18"/>
              </w:rPr>
            </w:pPr>
            <w:r>
              <w:rPr>
                <w:rFonts w:asciiTheme="minorHAnsi" w:hAnsiTheme="minorHAnsi" w:cstheme="minorHAnsi"/>
                <w:sz w:val="18"/>
                <w:szCs w:val="18"/>
              </w:rPr>
              <w:t>08</w:t>
            </w:r>
          </w:p>
        </w:tc>
        <w:tc>
          <w:tcPr>
            <w:tcW w:w="440" w:type="pct"/>
            <w:tcBorders>
              <w:top w:val="single" w:sz="4" w:space="0" w:color="auto"/>
              <w:left w:val="single" w:sz="4" w:space="0" w:color="auto"/>
              <w:bottom w:val="single" w:sz="4" w:space="0" w:color="auto"/>
              <w:right w:val="single" w:sz="4" w:space="0" w:color="auto"/>
            </w:tcBorders>
            <w:vAlign w:val="bottom"/>
          </w:tcPr>
          <w:p w14:paraId="49799FAA" w14:textId="031717CF" w:rsidR="00F349F6" w:rsidRPr="00327949" w:rsidRDefault="00F349F6" w:rsidP="00F349F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09</w:t>
            </w:r>
          </w:p>
        </w:tc>
        <w:tc>
          <w:tcPr>
            <w:tcW w:w="522" w:type="pct"/>
            <w:tcBorders>
              <w:top w:val="single" w:sz="4" w:space="0" w:color="auto"/>
              <w:left w:val="single" w:sz="4" w:space="0" w:color="auto"/>
              <w:bottom w:val="single" w:sz="4" w:space="0" w:color="auto"/>
              <w:right w:val="single" w:sz="4" w:space="0" w:color="auto"/>
            </w:tcBorders>
            <w:vAlign w:val="bottom"/>
          </w:tcPr>
          <w:p w14:paraId="615E7A0F" w14:textId="27F9007F" w:rsidR="00F349F6" w:rsidRPr="00327949" w:rsidRDefault="00F349F6" w:rsidP="00F349F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10</w:t>
            </w:r>
          </w:p>
        </w:tc>
        <w:tc>
          <w:tcPr>
            <w:tcW w:w="485" w:type="pct"/>
            <w:tcBorders>
              <w:top w:val="single" w:sz="4" w:space="0" w:color="auto"/>
              <w:left w:val="single" w:sz="4" w:space="0" w:color="auto"/>
              <w:bottom w:val="single" w:sz="4" w:space="0" w:color="auto"/>
              <w:right w:val="single" w:sz="4" w:space="0" w:color="auto"/>
            </w:tcBorders>
            <w:vAlign w:val="bottom"/>
          </w:tcPr>
          <w:p w14:paraId="007D86DE" w14:textId="1694C6A2"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1</w:t>
            </w:r>
            <w:r>
              <w:rPr>
                <w:rFonts w:asciiTheme="minorHAnsi" w:hAnsiTheme="minorHAnsi" w:cstheme="minorHAnsi"/>
                <w:sz w:val="18"/>
                <w:szCs w:val="18"/>
              </w:rPr>
              <w:t>1</w:t>
            </w:r>
          </w:p>
        </w:tc>
        <w:tc>
          <w:tcPr>
            <w:tcW w:w="477" w:type="pct"/>
            <w:tcBorders>
              <w:top w:val="single" w:sz="4" w:space="0" w:color="auto"/>
              <w:left w:val="single" w:sz="4" w:space="0" w:color="auto"/>
              <w:bottom w:val="single" w:sz="4" w:space="0" w:color="auto"/>
              <w:right w:val="single" w:sz="4" w:space="0" w:color="auto"/>
            </w:tcBorders>
            <w:vAlign w:val="bottom"/>
          </w:tcPr>
          <w:p w14:paraId="5293FD4A" w14:textId="6494EBB2" w:rsidR="00F349F6" w:rsidRPr="00327949" w:rsidRDefault="00F349F6" w:rsidP="00F349F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12</w:t>
            </w:r>
          </w:p>
        </w:tc>
      </w:tr>
      <w:tr w:rsidR="00F349F6" w:rsidRPr="00327949" w14:paraId="716A8C8E" w14:textId="1268DFB8" w:rsidTr="009A07EC">
        <w:trPr>
          <w:trHeight w:val="288"/>
        </w:trPr>
        <w:tc>
          <w:tcPr>
            <w:tcW w:w="416" w:type="pct"/>
            <w:tcBorders>
              <w:top w:val="single" w:sz="4" w:space="0" w:color="auto"/>
              <w:left w:val="single" w:sz="4" w:space="0" w:color="auto"/>
              <w:bottom w:val="single" w:sz="4" w:space="0" w:color="auto"/>
              <w:right w:val="single" w:sz="4" w:space="0" w:color="auto"/>
            </w:tcBorders>
            <w:vAlign w:val="bottom"/>
          </w:tcPr>
          <w:p w14:paraId="615910FC" w14:textId="47C8592D" w:rsidR="00F349F6" w:rsidRPr="00327949" w:rsidRDefault="00F349F6" w:rsidP="00F349F6">
            <w:pPr>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Dwelling Unit Name</w:t>
            </w:r>
          </w:p>
        </w:tc>
        <w:tc>
          <w:tcPr>
            <w:tcW w:w="367" w:type="pct"/>
            <w:tcBorders>
              <w:top w:val="single" w:sz="4" w:space="0" w:color="auto"/>
              <w:left w:val="single" w:sz="4" w:space="0" w:color="auto"/>
              <w:bottom w:val="single" w:sz="4" w:space="0" w:color="auto"/>
              <w:right w:val="single" w:sz="4" w:space="0" w:color="auto"/>
            </w:tcBorders>
            <w:vAlign w:val="bottom"/>
          </w:tcPr>
          <w:p w14:paraId="53F1A3BD" w14:textId="062C0218"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Heating System ID or Name</w:t>
            </w:r>
          </w:p>
        </w:tc>
        <w:tc>
          <w:tcPr>
            <w:tcW w:w="409" w:type="pct"/>
            <w:tcBorders>
              <w:top w:val="single" w:sz="4" w:space="0" w:color="auto"/>
              <w:left w:val="single" w:sz="4" w:space="0" w:color="auto"/>
              <w:bottom w:val="single" w:sz="4" w:space="0" w:color="auto"/>
              <w:right w:val="single" w:sz="4" w:space="0" w:color="auto"/>
            </w:tcBorders>
            <w:vAlign w:val="bottom"/>
          </w:tcPr>
          <w:p w14:paraId="78237A20"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Heating System Type</w:t>
            </w:r>
          </w:p>
        </w:tc>
        <w:tc>
          <w:tcPr>
            <w:tcW w:w="347" w:type="pct"/>
            <w:tcBorders>
              <w:top w:val="single" w:sz="4" w:space="0" w:color="auto"/>
              <w:left w:val="single" w:sz="4" w:space="0" w:color="auto"/>
              <w:bottom w:val="single" w:sz="4" w:space="0" w:color="auto"/>
              <w:right w:val="single" w:sz="4" w:space="0" w:color="auto"/>
            </w:tcBorders>
            <w:vAlign w:val="bottom"/>
          </w:tcPr>
          <w:p w14:paraId="0411101F"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Heater Type</w:t>
            </w:r>
          </w:p>
        </w:tc>
        <w:tc>
          <w:tcPr>
            <w:tcW w:w="427" w:type="pct"/>
            <w:tcBorders>
              <w:top w:val="single" w:sz="4" w:space="0" w:color="auto"/>
              <w:left w:val="single" w:sz="4" w:space="0" w:color="auto"/>
              <w:bottom w:val="single" w:sz="4" w:space="0" w:color="auto"/>
              <w:right w:val="single" w:sz="4" w:space="0" w:color="auto"/>
            </w:tcBorders>
            <w:vAlign w:val="bottom"/>
          </w:tcPr>
          <w:p w14:paraId="1DA4175B" w14:textId="7418C65F"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 of</w:t>
            </w:r>
            <w:r w:rsidR="002E1D83">
              <w:rPr>
                <w:rFonts w:asciiTheme="minorHAnsi" w:eastAsia="Times New Roman" w:hAnsiTheme="minorHAnsi" w:cstheme="minorHAnsi"/>
                <w:sz w:val="18"/>
                <w:szCs w:val="20"/>
              </w:rPr>
              <w:t xml:space="preserve"> Like (or Identical) </w:t>
            </w:r>
            <w:r w:rsidRPr="00327949">
              <w:rPr>
                <w:rFonts w:asciiTheme="minorHAnsi" w:hAnsiTheme="minorHAnsi" w:cstheme="minorHAnsi"/>
                <w:sz w:val="18"/>
                <w:szCs w:val="18"/>
              </w:rPr>
              <w:t>Water Heaters in System</w:t>
            </w:r>
          </w:p>
        </w:tc>
        <w:tc>
          <w:tcPr>
            <w:tcW w:w="348" w:type="pct"/>
            <w:tcBorders>
              <w:top w:val="single" w:sz="4" w:space="0" w:color="auto"/>
              <w:left w:val="single" w:sz="4" w:space="0" w:color="auto"/>
              <w:bottom w:val="single" w:sz="4" w:space="0" w:color="auto"/>
              <w:right w:val="single" w:sz="4" w:space="0" w:color="auto"/>
            </w:tcBorders>
            <w:vAlign w:val="bottom"/>
          </w:tcPr>
          <w:p w14:paraId="1CD40041"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Fuel Type</w:t>
            </w:r>
          </w:p>
        </w:tc>
        <w:tc>
          <w:tcPr>
            <w:tcW w:w="405" w:type="pct"/>
            <w:tcBorders>
              <w:top w:val="single" w:sz="4" w:space="0" w:color="auto"/>
              <w:left w:val="single" w:sz="4" w:space="0" w:color="auto"/>
              <w:bottom w:val="single" w:sz="4" w:space="0" w:color="auto"/>
              <w:right w:val="single" w:sz="4" w:space="0" w:color="auto"/>
            </w:tcBorders>
            <w:vAlign w:val="bottom"/>
          </w:tcPr>
          <w:p w14:paraId="0C1A6E65"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Rated Input Type</w:t>
            </w:r>
          </w:p>
        </w:tc>
        <w:tc>
          <w:tcPr>
            <w:tcW w:w="357" w:type="pct"/>
            <w:tcBorders>
              <w:top w:val="single" w:sz="4" w:space="0" w:color="auto"/>
              <w:left w:val="single" w:sz="4" w:space="0" w:color="auto"/>
              <w:bottom w:val="single" w:sz="4" w:space="0" w:color="auto"/>
              <w:right w:val="single" w:sz="4" w:space="0" w:color="auto"/>
            </w:tcBorders>
            <w:vAlign w:val="bottom"/>
          </w:tcPr>
          <w:p w14:paraId="6D09D5AE"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Rated Input Value</w:t>
            </w:r>
          </w:p>
        </w:tc>
        <w:tc>
          <w:tcPr>
            <w:tcW w:w="440" w:type="pct"/>
            <w:tcBorders>
              <w:top w:val="single" w:sz="4" w:space="0" w:color="auto"/>
              <w:left w:val="single" w:sz="4" w:space="0" w:color="auto"/>
              <w:bottom w:val="single" w:sz="4" w:space="0" w:color="auto"/>
              <w:right w:val="single" w:sz="4" w:space="0" w:color="auto"/>
            </w:tcBorders>
            <w:vAlign w:val="bottom"/>
          </w:tcPr>
          <w:p w14:paraId="461A280B" w14:textId="20338FF8" w:rsidR="00F349F6" w:rsidRPr="00327949" w:rsidRDefault="00F349F6" w:rsidP="009A07EC">
            <w:pPr>
              <w:spacing w:after="0" w:line="240" w:lineRule="auto"/>
              <w:jc w:val="center"/>
              <w:rPr>
                <w:rFonts w:asciiTheme="minorHAnsi" w:hAnsiTheme="minorHAnsi" w:cstheme="minorHAnsi"/>
                <w:sz w:val="18"/>
                <w:szCs w:val="18"/>
              </w:rPr>
            </w:pPr>
            <w:r w:rsidRPr="00095904">
              <w:rPr>
                <w:rFonts w:asciiTheme="minorHAnsi" w:eastAsia="Times New Roman" w:hAnsiTheme="minorHAnsi" w:cstheme="minorHAnsi"/>
                <w:sz w:val="18"/>
                <w:szCs w:val="20"/>
              </w:rPr>
              <w:t>Central DHW System Distribution</w:t>
            </w:r>
          </w:p>
        </w:tc>
        <w:tc>
          <w:tcPr>
            <w:tcW w:w="522" w:type="pct"/>
            <w:tcBorders>
              <w:top w:val="single" w:sz="4" w:space="0" w:color="auto"/>
              <w:left w:val="single" w:sz="4" w:space="0" w:color="auto"/>
              <w:bottom w:val="single" w:sz="4" w:space="0" w:color="auto"/>
              <w:right w:val="single" w:sz="4" w:space="0" w:color="auto"/>
            </w:tcBorders>
            <w:vAlign w:val="bottom"/>
          </w:tcPr>
          <w:p w14:paraId="2D576EDF" w14:textId="59EF22E2"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Dwelling Unit DHW System</w:t>
            </w:r>
          </w:p>
          <w:p w14:paraId="0E4521D4"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Distribution Type</w:t>
            </w:r>
          </w:p>
        </w:tc>
        <w:tc>
          <w:tcPr>
            <w:tcW w:w="485" w:type="pct"/>
            <w:tcBorders>
              <w:top w:val="single" w:sz="4" w:space="0" w:color="auto"/>
              <w:left w:val="single" w:sz="4" w:space="0" w:color="auto"/>
              <w:bottom w:val="single" w:sz="4" w:space="0" w:color="auto"/>
              <w:right w:val="single" w:sz="4" w:space="0" w:color="auto"/>
            </w:tcBorders>
            <w:vAlign w:val="bottom"/>
          </w:tcPr>
          <w:p w14:paraId="0D2F7A11" w14:textId="6764288B"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Compact Dist</w:t>
            </w:r>
            <w:r>
              <w:rPr>
                <w:rFonts w:asciiTheme="minorHAnsi" w:hAnsiTheme="minorHAnsi" w:cstheme="minorHAnsi"/>
                <w:sz w:val="18"/>
                <w:szCs w:val="18"/>
              </w:rPr>
              <w:t>rib.</w:t>
            </w:r>
          </w:p>
        </w:tc>
        <w:tc>
          <w:tcPr>
            <w:tcW w:w="477" w:type="pct"/>
            <w:tcBorders>
              <w:top w:val="single" w:sz="4" w:space="0" w:color="auto"/>
              <w:left w:val="single" w:sz="4" w:space="0" w:color="auto"/>
              <w:bottom w:val="single" w:sz="4" w:space="0" w:color="auto"/>
              <w:right w:val="single" w:sz="4" w:space="0" w:color="auto"/>
            </w:tcBorders>
            <w:vAlign w:val="bottom"/>
          </w:tcPr>
          <w:p w14:paraId="5C5B5588" w14:textId="4D6E3402" w:rsidR="00F349F6" w:rsidRPr="00327949" w:rsidRDefault="00F349F6" w:rsidP="00F349F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Drain Water Heat Recovery</w:t>
            </w:r>
          </w:p>
        </w:tc>
      </w:tr>
      <w:tr w:rsidR="00F349F6" w:rsidRPr="00327949" w14:paraId="401E94FA" w14:textId="36ED2B62" w:rsidTr="009A07EC">
        <w:trPr>
          <w:trHeight w:val="246"/>
        </w:trPr>
        <w:tc>
          <w:tcPr>
            <w:tcW w:w="416" w:type="pct"/>
            <w:tcBorders>
              <w:top w:val="single" w:sz="4" w:space="0" w:color="auto"/>
              <w:left w:val="single" w:sz="4" w:space="0" w:color="auto"/>
              <w:bottom w:val="single" w:sz="4" w:space="0" w:color="auto"/>
              <w:right w:val="single" w:sz="4" w:space="0" w:color="auto"/>
            </w:tcBorders>
          </w:tcPr>
          <w:p w14:paraId="1F36E464" w14:textId="51D4ECB2" w:rsidR="00F349F6" w:rsidRPr="002B092D" w:rsidRDefault="00D1391E" w:rsidP="00F349F6">
            <w:pPr>
              <w:spacing w:after="0" w:line="240" w:lineRule="auto"/>
              <w:rPr>
                <w:rFonts w:asciiTheme="minorHAnsi" w:eastAsia="Times New Roman" w:hAnsiTheme="minorHAnsi" w:cstheme="minorHAnsi"/>
                <w:sz w:val="16"/>
                <w:szCs w:val="16"/>
              </w:rPr>
            </w:pPr>
            <w:r>
              <w:rPr>
                <w:rFonts w:asciiTheme="minorHAnsi" w:eastAsia="Times New Roman" w:hAnsiTheme="minorHAnsi" w:cstheme="minorHAnsi"/>
                <w:sz w:val="16"/>
                <w:szCs w:val="20"/>
              </w:rPr>
              <w:t xml:space="preserve">&lt;&lt;reference value from </w:t>
            </w:r>
            <w:del w:id="314" w:author="Tam, Danny@Energy" w:date="2022-02-28T15:09:00Z">
              <w:r w:rsidDel="00FF4E23">
                <w:rPr>
                  <w:rFonts w:asciiTheme="minorHAnsi" w:eastAsia="Times New Roman" w:hAnsiTheme="minorHAnsi" w:cstheme="minorHAnsi"/>
                  <w:sz w:val="16"/>
                  <w:szCs w:val="20"/>
                </w:rPr>
                <w:delText>CF1R</w:delText>
              </w:r>
            </w:del>
            <w:ins w:id="315" w:author="Tam, Danny@Energy" w:date="2022-02-28T15:09:00Z">
              <w:r w:rsidR="00FF4E23">
                <w:rPr>
                  <w:rFonts w:asciiTheme="minorHAnsi" w:eastAsia="Times New Roman" w:hAnsiTheme="minorHAnsi" w:cstheme="minorHAnsi"/>
                  <w:sz w:val="16"/>
                  <w:szCs w:val="20"/>
                </w:rPr>
                <w:t>NRCC</w:t>
              </w:r>
              <w:del w:id="316" w:author="Alhabibi, Haider@Energy" w:date="2022-03-08T07:08:00Z">
                <w:r w:rsidR="00FF4E23" w:rsidDel="00CB20AB">
                  <w:rPr>
                    <w:rFonts w:asciiTheme="minorHAnsi" w:eastAsia="Times New Roman" w:hAnsiTheme="minorHAnsi" w:cstheme="minorHAnsi"/>
                    <w:sz w:val="16"/>
                    <w:szCs w:val="20"/>
                  </w:rPr>
                  <w:delText>NRCC</w:delText>
                </w:r>
              </w:del>
            </w:ins>
            <w:del w:id="317" w:author="Alhabibi, Haider@Energy" w:date="2022-03-08T07:09:00Z">
              <w:r w:rsidDel="0063756E">
                <w:rPr>
                  <w:rFonts w:asciiTheme="minorHAnsi" w:eastAsia="Times New Roman" w:hAnsiTheme="minorHAnsi" w:cstheme="minorHAnsi"/>
                  <w:sz w:val="16"/>
                  <w:szCs w:val="20"/>
                </w:rPr>
                <w:delText>;</w:delText>
              </w:r>
            </w:del>
            <w:r w:rsidR="00F349F6">
              <w:rPr>
                <w:rFonts w:asciiTheme="minorHAnsi" w:eastAsia="Times New Roman" w:hAnsiTheme="minorHAnsi" w:cstheme="minorHAnsi"/>
                <w:sz w:val="16"/>
                <w:szCs w:val="20"/>
              </w:rPr>
              <w:t xml:space="preserve"> </w:t>
            </w:r>
            <w:del w:id="318" w:author="Tam, Danny@Energy" w:date="2022-03-07T15:08:00Z">
              <w:r w:rsidR="00F349F6" w:rsidDel="00633D25">
                <w:rPr>
                  <w:rFonts w:asciiTheme="minorHAnsi" w:eastAsia="Times New Roman" w:hAnsiTheme="minorHAnsi" w:cstheme="minorHAnsi"/>
                  <w:sz w:val="16"/>
                  <w:szCs w:val="20"/>
                </w:rPr>
                <w:delText>if Single Family, then value = Single Family</w:delText>
              </w:r>
            </w:del>
            <w:r w:rsidR="00F349F6">
              <w:rPr>
                <w:rFonts w:asciiTheme="minorHAnsi" w:eastAsia="Times New Roman" w:hAnsiTheme="minorHAnsi" w:cstheme="minorHAnsi"/>
                <w:sz w:val="16"/>
                <w:szCs w:val="20"/>
              </w:rPr>
              <w:t xml:space="preserve">&gt;&gt; </w:t>
            </w:r>
          </w:p>
        </w:tc>
        <w:tc>
          <w:tcPr>
            <w:tcW w:w="367" w:type="pct"/>
            <w:tcBorders>
              <w:top w:val="single" w:sz="4" w:space="0" w:color="auto"/>
              <w:left w:val="single" w:sz="4" w:space="0" w:color="auto"/>
              <w:bottom w:val="single" w:sz="4" w:space="0" w:color="auto"/>
              <w:right w:val="single" w:sz="4" w:space="0" w:color="auto"/>
            </w:tcBorders>
          </w:tcPr>
          <w:p w14:paraId="1F9F0E23" w14:textId="4DF163F4"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eastAsia="Times New Roman" w:hAnsiTheme="minorHAnsi" w:cstheme="minorHAnsi"/>
                <w:sz w:val="16"/>
                <w:szCs w:val="16"/>
              </w:rPr>
              <w:t xml:space="preserve">&lt;&lt;reference values from </w:t>
            </w:r>
            <w:del w:id="319" w:author="Tam, Danny@Energy" w:date="2022-02-28T15:09:00Z">
              <w:r w:rsidRPr="002B092D" w:rsidDel="00FF4E23">
                <w:rPr>
                  <w:rFonts w:asciiTheme="minorHAnsi" w:eastAsia="Times New Roman" w:hAnsiTheme="minorHAnsi" w:cstheme="minorHAnsi"/>
                  <w:sz w:val="16"/>
                  <w:szCs w:val="16"/>
                </w:rPr>
                <w:delText>CF1R</w:delText>
              </w:r>
            </w:del>
            <w:ins w:id="320" w:author="Tam, Danny@Energy" w:date="2022-02-28T15:09:00Z">
              <w:r w:rsidR="00FF4E23">
                <w:rPr>
                  <w:rFonts w:asciiTheme="minorHAnsi" w:eastAsia="Times New Roman" w:hAnsiTheme="minorHAnsi" w:cstheme="minorHAnsi"/>
                  <w:sz w:val="16"/>
                  <w:szCs w:val="16"/>
                </w:rPr>
                <w:t>NRCC</w:t>
              </w:r>
            </w:ins>
            <w:r w:rsidRPr="002B092D">
              <w:rPr>
                <w:rFonts w:asciiTheme="minorHAnsi" w:eastAsia="Times New Roman" w:hAnsiTheme="minorHAnsi" w:cstheme="minorHAnsi"/>
                <w:sz w:val="16"/>
                <w:szCs w:val="16"/>
              </w:rPr>
              <w:t xml:space="preserve"> (see rule in header)&gt;&gt;</w:t>
            </w:r>
          </w:p>
        </w:tc>
        <w:tc>
          <w:tcPr>
            <w:tcW w:w="409" w:type="pct"/>
            <w:tcBorders>
              <w:top w:val="single" w:sz="4" w:space="0" w:color="auto"/>
              <w:left w:val="single" w:sz="4" w:space="0" w:color="auto"/>
              <w:bottom w:val="single" w:sz="4" w:space="0" w:color="auto"/>
              <w:right w:val="single" w:sz="4" w:space="0" w:color="auto"/>
            </w:tcBorders>
          </w:tcPr>
          <w:p w14:paraId="5406B233" w14:textId="40945830" w:rsidR="00F349F6" w:rsidRPr="002B092D" w:rsidRDefault="00F349F6"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xml:space="preserve">&lt;&lt;reference values from </w:t>
            </w:r>
            <w:del w:id="321" w:author="Tam, Danny@Energy" w:date="2022-02-28T15:09:00Z">
              <w:r w:rsidRPr="002B092D" w:rsidDel="00FF4E23">
                <w:rPr>
                  <w:rFonts w:asciiTheme="minorHAnsi" w:eastAsia="Times New Roman" w:hAnsiTheme="minorHAnsi" w:cstheme="minorHAnsi"/>
                  <w:sz w:val="16"/>
                  <w:szCs w:val="16"/>
                </w:rPr>
                <w:delText>CF1R</w:delText>
              </w:r>
            </w:del>
            <w:ins w:id="322" w:author="Tam, Danny@Energy" w:date="2022-02-28T15:09:00Z">
              <w:r w:rsidR="00FF4E23">
                <w:rPr>
                  <w:rFonts w:asciiTheme="minorHAnsi" w:eastAsia="Times New Roman" w:hAnsiTheme="minorHAnsi" w:cstheme="minorHAnsi"/>
                  <w:sz w:val="16"/>
                  <w:szCs w:val="16"/>
                </w:rPr>
                <w:t>NRCC</w:t>
              </w:r>
            </w:ins>
            <w:r w:rsidRPr="002B092D">
              <w:rPr>
                <w:rFonts w:asciiTheme="minorHAnsi" w:eastAsia="Times New Roman" w:hAnsiTheme="minorHAnsi" w:cstheme="minorHAnsi"/>
                <w:sz w:val="16"/>
                <w:szCs w:val="16"/>
              </w:rPr>
              <w:t xml:space="preserve"> </w:t>
            </w:r>
          </w:p>
          <w:p w14:paraId="1FEF36D4"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allowed values=</w:t>
            </w:r>
          </w:p>
          <w:p w14:paraId="371736DC" w14:textId="77777777" w:rsidR="00F349F6" w:rsidRPr="002B092D" w:rsidRDefault="00F349F6" w:rsidP="00F349F6">
            <w:pPr>
              <w:keepNext/>
              <w:tabs>
                <w:tab w:val="left" w:pos="2160"/>
                <w:tab w:val="left" w:pos="2700"/>
                <w:tab w:val="left" w:pos="3420"/>
                <w:tab w:val="left" w:pos="3780"/>
                <w:tab w:val="left" w:pos="5760"/>
                <w:tab w:val="left" w:pos="7212"/>
              </w:tabs>
              <w:spacing w:after="0"/>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xml:space="preserve">DHW, </w:t>
            </w:r>
          </w:p>
          <w:p w14:paraId="711495C9" w14:textId="10A07994"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eastAsia="Times New Roman" w:hAnsiTheme="minorHAnsi" w:cstheme="minorHAnsi"/>
                <w:sz w:val="16"/>
                <w:szCs w:val="16"/>
              </w:rPr>
              <w:t>Combined Hydronic, Hydronic&gt;&gt;</w:t>
            </w:r>
          </w:p>
        </w:tc>
        <w:tc>
          <w:tcPr>
            <w:tcW w:w="347" w:type="pct"/>
            <w:tcBorders>
              <w:top w:val="single" w:sz="4" w:space="0" w:color="auto"/>
              <w:left w:val="single" w:sz="4" w:space="0" w:color="auto"/>
              <w:bottom w:val="single" w:sz="4" w:space="0" w:color="auto"/>
              <w:right w:val="single" w:sz="4" w:space="0" w:color="auto"/>
            </w:tcBorders>
          </w:tcPr>
          <w:p w14:paraId="515B2A78" w14:textId="16080D65" w:rsidR="00F349F6" w:rsidRPr="002B092D" w:rsidRDefault="00F349F6"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xml:space="preserve">&lt;&lt;reference values from </w:t>
            </w:r>
            <w:del w:id="323" w:author="Tam, Danny@Energy" w:date="2022-02-28T15:09:00Z">
              <w:r w:rsidRPr="002B092D" w:rsidDel="00FF4E23">
                <w:rPr>
                  <w:rFonts w:asciiTheme="minorHAnsi" w:eastAsia="Times New Roman" w:hAnsiTheme="minorHAnsi" w:cstheme="minorHAnsi"/>
                  <w:sz w:val="16"/>
                  <w:szCs w:val="16"/>
                </w:rPr>
                <w:delText>CF1R</w:delText>
              </w:r>
            </w:del>
            <w:ins w:id="324" w:author="Tam, Danny@Energy" w:date="2022-02-28T15:09:00Z">
              <w:r w:rsidR="00FF4E23">
                <w:rPr>
                  <w:rFonts w:asciiTheme="minorHAnsi" w:eastAsia="Times New Roman" w:hAnsiTheme="minorHAnsi" w:cstheme="minorHAnsi"/>
                  <w:sz w:val="16"/>
                  <w:szCs w:val="16"/>
                </w:rPr>
                <w:t>NRCC</w:t>
              </w:r>
            </w:ins>
            <w:r w:rsidRPr="002B092D">
              <w:rPr>
                <w:rFonts w:asciiTheme="minorHAnsi" w:eastAsia="Times New Roman" w:hAnsiTheme="minorHAnsi" w:cstheme="minorHAnsi"/>
                <w:sz w:val="16"/>
                <w:szCs w:val="16"/>
              </w:rPr>
              <w:t xml:space="preserve"> </w:t>
            </w:r>
          </w:p>
          <w:p w14:paraId="4887B952" w14:textId="3482AC02" w:rsidR="00F349F6" w:rsidRPr="002B092D" w:rsidRDefault="00F349F6"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Allowed values =</w:t>
            </w:r>
            <w:r>
              <w:rPr>
                <w:rFonts w:asciiTheme="minorHAnsi" w:eastAsia="Times New Roman" w:hAnsiTheme="minorHAnsi" w:cstheme="minorHAnsi"/>
                <w:sz w:val="16"/>
                <w:szCs w:val="16"/>
              </w:rPr>
              <w:t xml:space="preserve"> </w:t>
            </w:r>
          </w:p>
          <w:p w14:paraId="13D2647B" w14:textId="0E5F452C"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eastAsia="Times New Roman" w:hAnsiTheme="minorHAnsi" w:cstheme="minorHAnsi"/>
                <w:sz w:val="16"/>
                <w:szCs w:val="16"/>
              </w:rPr>
              <w:t>Boiler, Indirect, Consumer Instantaneous, Commercial Instantaneous, Consumer Storage, Commercial Storage, Residential-Duty Commercial Storage, or Residential-Duty Commercial Instantaneous &gt;&gt;</w:t>
            </w:r>
          </w:p>
        </w:tc>
        <w:tc>
          <w:tcPr>
            <w:tcW w:w="427" w:type="pct"/>
            <w:tcBorders>
              <w:top w:val="single" w:sz="4" w:space="0" w:color="auto"/>
              <w:left w:val="single" w:sz="4" w:space="0" w:color="auto"/>
              <w:bottom w:val="single" w:sz="4" w:space="0" w:color="auto"/>
              <w:right w:val="single" w:sz="4" w:space="0" w:color="auto"/>
            </w:tcBorders>
          </w:tcPr>
          <w:p w14:paraId="0965884C" w14:textId="4DF69B01"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eastAsia="Times New Roman" w:hAnsiTheme="minorHAnsi" w:cstheme="minorHAnsi"/>
                <w:sz w:val="16"/>
                <w:szCs w:val="16"/>
              </w:rPr>
              <w:t xml:space="preserve">&lt;&lt;reference values from </w:t>
            </w:r>
            <w:del w:id="325" w:author="Tam, Danny@Energy" w:date="2022-02-28T15:09:00Z">
              <w:r w:rsidRPr="002B092D" w:rsidDel="00FF4E23">
                <w:rPr>
                  <w:rFonts w:asciiTheme="minorHAnsi" w:eastAsia="Times New Roman" w:hAnsiTheme="minorHAnsi" w:cstheme="minorHAnsi"/>
                  <w:sz w:val="16"/>
                  <w:szCs w:val="16"/>
                </w:rPr>
                <w:delText>CF1R</w:delText>
              </w:r>
            </w:del>
            <w:ins w:id="326" w:author="Tam, Danny@Energy" w:date="2022-02-28T15:09:00Z">
              <w:r w:rsidR="00FF4E23">
                <w:rPr>
                  <w:rFonts w:asciiTheme="minorHAnsi" w:eastAsia="Times New Roman" w:hAnsiTheme="minorHAnsi" w:cstheme="minorHAnsi"/>
                  <w:sz w:val="16"/>
                  <w:szCs w:val="16"/>
                </w:rPr>
                <w:t>NRCC</w:t>
              </w:r>
            </w:ins>
            <w:r w:rsidRPr="002B092D">
              <w:rPr>
                <w:rFonts w:asciiTheme="minorHAnsi" w:eastAsia="Times New Roman" w:hAnsiTheme="minorHAnsi" w:cstheme="minorHAnsi"/>
                <w:sz w:val="16"/>
                <w:szCs w:val="16"/>
              </w:rPr>
              <w:t>&gt;&gt;</w:t>
            </w:r>
          </w:p>
        </w:tc>
        <w:tc>
          <w:tcPr>
            <w:tcW w:w="348" w:type="pct"/>
            <w:tcBorders>
              <w:top w:val="single" w:sz="4" w:space="0" w:color="auto"/>
              <w:left w:val="single" w:sz="4" w:space="0" w:color="auto"/>
              <w:bottom w:val="single" w:sz="4" w:space="0" w:color="auto"/>
              <w:right w:val="single" w:sz="4" w:space="0" w:color="auto"/>
            </w:tcBorders>
          </w:tcPr>
          <w:p w14:paraId="52E1B19B" w14:textId="08A561DD"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eastAsia="Times New Roman" w:hAnsiTheme="minorHAnsi" w:cstheme="minorHAnsi"/>
                <w:sz w:val="16"/>
                <w:szCs w:val="16"/>
              </w:rPr>
              <w:t xml:space="preserve">&lt;&lt;reference values from </w:t>
            </w:r>
            <w:del w:id="327" w:author="Tam, Danny@Energy" w:date="2022-02-28T15:09:00Z">
              <w:r w:rsidRPr="002B092D" w:rsidDel="00FF4E23">
                <w:rPr>
                  <w:rFonts w:asciiTheme="minorHAnsi" w:eastAsia="Times New Roman" w:hAnsiTheme="minorHAnsi" w:cstheme="minorHAnsi"/>
                  <w:sz w:val="16"/>
                  <w:szCs w:val="16"/>
                </w:rPr>
                <w:delText>CF1R</w:delText>
              </w:r>
            </w:del>
            <w:ins w:id="328" w:author="Tam, Danny@Energy" w:date="2022-02-28T15:09:00Z">
              <w:r w:rsidR="00FF4E23">
                <w:rPr>
                  <w:rFonts w:asciiTheme="minorHAnsi" w:eastAsia="Times New Roman" w:hAnsiTheme="minorHAnsi" w:cstheme="minorHAnsi"/>
                  <w:sz w:val="16"/>
                  <w:szCs w:val="16"/>
                </w:rPr>
                <w:t>NRCC</w:t>
              </w:r>
            </w:ins>
            <w:r w:rsidRPr="002B092D">
              <w:rPr>
                <w:rFonts w:asciiTheme="minorHAnsi" w:eastAsia="Times New Roman" w:hAnsiTheme="minorHAnsi" w:cstheme="minorHAnsi"/>
                <w:sz w:val="16"/>
                <w:szCs w:val="16"/>
              </w:rPr>
              <w:t>.  Allowed values are Heat Pump, Electric Resistance, Natural Gas, or Propane</w:t>
            </w:r>
            <w:r w:rsidRPr="002B092D" w:rsidDel="00366412">
              <w:rPr>
                <w:rFonts w:asciiTheme="minorHAnsi" w:eastAsia="Times New Roman" w:hAnsiTheme="minorHAnsi" w:cstheme="minorHAnsi"/>
                <w:sz w:val="16"/>
                <w:szCs w:val="16"/>
              </w:rPr>
              <w:t xml:space="preserve"> </w:t>
            </w:r>
            <w:r w:rsidRPr="002B092D">
              <w:rPr>
                <w:rFonts w:asciiTheme="minorHAnsi" w:eastAsia="Times New Roman" w:hAnsiTheme="minorHAnsi" w:cstheme="minorHAnsi"/>
                <w:sz w:val="16"/>
                <w:szCs w:val="16"/>
              </w:rPr>
              <w:t>&gt;&gt;</w:t>
            </w:r>
          </w:p>
        </w:tc>
        <w:tc>
          <w:tcPr>
            <w:tcW w:w="405" w:type="pct"/>
            <w:tcBorders>
              <w:top w:val="single" w:sz="4" w:space="0" w:color="auto"/>
              <w:left w:val="single" w:sz="4" w:space="0" w:color="auto"/>
              <w:bottom w:val="single" w:sz="4" w:space="0" w:color="auto"/>
              <w:right w:val="single" w:sz="4" w:space="0" w:color="auto"/>
            </w:tcBorders>
          </w:tcPr>
          <w:p w14:paraId="67AA3E9C" w14:textId="4BA80F5C" w:rsidR="00F349F6" w:rsidRPr="00D65B83" w:rsidRDefault="00F349F6"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D65B83">
              <w:rPr>
                <w:rFonts w:asciiTheme="minorHAnsi" w:eastAsia="Times New Roman" w:hAnsiTheme="minorHAnsi" w:cstheme="minorHAnsi"/>
                <w:sz w:val="16"/>
                <w:szCs w:val="16"/>
              </w:rPr>
              <w:t xml:space="preserve">&lt;&lt;reference value from </w:t>
            </w:r>
            <w:del w:id="329" w:author="Tam, Danny@Energy" w:date="2022-02-28T15:09:00Z">
              <w:r w:rsidRPr="00D65B83" w:rsidDel="00FF4E23">
                <w:rPr>
                  <w:rFonts w:asciiTheme="minorHAnsi" w:eastAsia="Times New Roman" w:hAnsiTheme="minorHAnsi" w:cstheme="minorHAnsi"/>
                  <w:sz w:val="16"/>
                  <w:szCs w:val="16"/>
                </w:rPr>
                <w:delText>CF1R</w:delText>
              </w:r>
            </w:del>
            <w:ins w:id="330" w:author="Tam, Danny@Energy" w:date="2022-02-28T15:09:00Z">
              <w:r w:rsidR="00FF4E23">
                <w:rPr>
                  <w:rFonts w:asciiTheme="minorHAnsi" w:eastAsia="Times New Roman" w:hAnsiTheme="minorHAnsi" w:cstheme="minorHAnsi"/>
                  <w:sz w:val="16"/>
                  <w:szCs w:val="16"/>
                </w:rPr>
                <w:t>NRCC</w:t>
              </w:r>
            </w:ins>
            <w:r w:rsidRPr="00D65B83">
              <w:rPr>
                <w:rFonts w:asciiTheme="minorHAnsi" w:eastAsia="Times New Roman" w:hAnsiTheme="minorHAnsi" w:cstheme="minorHAnsi"/>
                <w:sz w:val="16"/>
                <w:szCs w:val="16"/>
              </w:rPr>
              <w:t>;</w:t>
            </w:r>
          </w:p>
          <w:p w14:paraId="0930D259" w14:textId="145E6A1C" w:rsidR="00F349F6" w:rsidRPr="00D65B83" w:rsidRDefault="00F349F6"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D65B83">
              <w:rPr>
                <w:rFonts w:asciiTheme="minorHAnsi" w:eastAsia="Times New Roman" w:hAnsiTheme="minorHAnsi" w:cstheme="minorHAnsi"/>
                <w:sz w:val="16"/>
                <w:szCs w:val="16"/>
              </w:rPr>
              <w:t xml:space="preserve">If parent </w:t>
            </w:r>
            <w:del w:id="331" w:author="Tam, Danny@Energy" w:date="2022-02-28T15:09:00Z">
              <w:r w:rsidRPr="00D65B83" w:rsidDel="00FF4E23">
                <w:rPr>
                  <w:rFonts w:asciiTheme="minorHAnsi" w:eastAsia="Times New Roman" w:hAnsiTheme="minorHAnsi" w:cstheme="minorHAnsi"/>
                  <w:sz w:val="16"/>
                  <w:szCs w:val="16"/>
                </w:rPr>
                <w:delText>CF1R</w:delText>
              </w:r>
            </w:del>
            <w:ins w:id="332" w:author="Tam, Danny@Energy" w:date="2022-02-28T15:09:00Z">
              <w:r w:rsidR="00FF4E23">
                <w:rPr>
                  <w:rFonts w:asciiTheme="minorHAnsi" w:eastAsia="Times New Roman" w:hAnsiTheme="minorHAnsi" w:cstheme="minorHAnsi"/>
                  <w:sz w:val="16"/>
                  <w:szCs w:val="16"/>
                </w:rPr>
                <w:t>NRCC</w:t>
              </w:r>
            </w:ins>
            <w:r w:rsidRPr="00D65B83">
              <w:rPr>
                <w:rFonts w:asciiTheme="minorHAnsi" w:eastAsia="Times New Roman" w:hAnsiTheme="minorHAnsi" w:cstheme="minorHAnsi"/>
                <w:sz w:val="16"/>
                <w:szCs w:val="16"/>
              </w:rPr>
              <w:t xml:space="preserve"> = </w:t>
            </w:r>
            <w:del w:id="333" w:author="Tam, Danny@Energy" w:date="2022-02-28T15:09:00Z">
              <w:r w:rsidRPr="00D65B83" w:rsidDel="00FF4E23">
                <w:rPr>
                  <w:rFonts w:asciiTheme="minorHAnsi" w:eastAsia="Times New Roman" w:hAnsiTheme="minorHAnsi" w:cstheme="minorHAnsi"/>
                  <w:sz w:val="16"/>
                  <w:szCs w:val="16"/>
                </w:rPr>
                <w:delText>CF1R</w:delText>
              </w:r>
            </w:del>
            <w:ins w:id="334" w:author="Tam, Danny@Energy" w:date="2022-02-28T15:09:00Z">
              <w:r w:rsidR="00FF4E23">
                <w:rPr>
                  <w:rFonts w:asciiTheme="minorHAnsi" w:eastAsia="Times New Roman" w:hAnsiTheme="minorHAnsi" w:cstheme="minorHAnsi"/>
                  <w:sz w:val="16"/>
                  <w:szCs w:val="16"/>
                </w:rPr>
                <w:t>NRCC</w:t>
              </w:r>
            </w:ins>
            <w:r w:rsidRPr="00D65B83">
              <w:rPr>
                <w:rFonts w:asciiTheme="minorHAnsi" w:eastAsia="Times New Roman" w:hAnsiTheme="minorHAnsi" w:cstheme="minorHAnsi"/>
                <w:sz w:val="16"/>
                <w:szCs w:val="16"/>
              </w:rPr>
              <w:t>-ADD, ALT or NCB, then value = NA;</w:t>
            </w:r>
          </w:p>
          <w:p w14:paraId="3102547C" w14:textId="395F8BDA" w:rsidR="00F349F6" w:rsidRPr="00D65B83" w:rsidRDefault="00F349F6"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D65B83">
              <w:rPr>
                <w:rFonts w:asciiTheme="minorHAnsi" w:eastAsia="Times New Roman" w:hAnsiTheme="minorHAnsi" w:cstheme="minorHAnsi"/>
                <w:sz w:val="16"/>
                <w:szCs w:val="16"/>
              </w:rPr>
              <w:t xml:space="preserve">Elseif parent </w:t>
            </w:r>
            <w:del w:id="335" w:author="Tam, Danny@Energy" w:date="2022-02-28T15:09:00Z">
              <w:r w:rsidRPr="00D65B83" w:rsidDel="00FF4E23">
                <w:rPr>
                  <w:rFonts w:asciiTheme="minorHAnsi" w:eastAsia="Times New Roman" w:hAnsiTheme="minorHAnsi" w:cstheme="minorHAnsi"/>
                  <w:sz w:val="16"/>
                  <w:szCs w:val="16"/>
                </w:rPr>
                <w:delText>CF1R</w:delText>
              </w:r>
            </w:del>
            <w:ins w:id="336" w:author="Tam, Danny@Energy" w:date="2022-02-28T15:09:00Z">
              <w:r w:rsidR="00FF4E23">
                <w:rPr>
                  <w:rFonts w:asciiTheme="minorHAnsi" w:eastAsia="Times New Roman" w:hAnsiTheme="minorHAnsi" w:cstheme="minorHAnsi"/>
                  <w:sz w:val="16"/>
                  <w:szCs w:val="16"/>
                </w:rPr>
                <w:t>NRCC</w:t>
              </w:r>
            </w:ins>
            <w:r w:rsidRPr="00D65B83">
              <w:rPr>
                <w:rFonts w:asciiTheme="minorHAnsi" w:eastAsia="Times New Roman" w:hAnsiTheme="minorHAnsi" w:cstheme="minorHAnsi"/>
                <w:sz w:val="16"/>
                <w:szCs w:val="16"/>
              </w:rPr>
              <w:t xml:space="preserve"> = </w:t>
            </w:r>
            <w:del w:id="337" w:author="Tam, Danny@Energy" w:date="2022-02-28T15:09:00Z">
              <w:r w:rsidRPr="00D65B83" w:rsidDel="00FF4E23">
                <w:rPr>
                  <w:rFonts w:asciiTheme="minorHAnsi" w:eastAsia="Times New Roman" w:hAnsiTheme="minorHAnsi" w:cstheme="minorHAnsi"/>
                  <w:sz w:val="16"/>
                  <w:szCs w:val="16"/>
                </w:rPr>
                <w:delText>CF1R</w:delText>
              </w:r>
            </w:del>
            <w:ins w:id="338" w:author="Tam, Danny@Energy" w:date="2022-02-28T15:09:00Z">
              <w:r w:rsidR="00FF4E23">
                <w:rPr>
                  <w:rFonts w:asciiTheme="minorHAnsi" w:eastAsia="Times New Roman" w:hAnsiTheme="minorHAnsi" w:cstheme="minorHAnsi"/>
                  <w:sz w:val="16"/>
                  <w:szCs w:val="16"/>
                </w:rPr>
                <w:t>NRCC</w:t>
              </w:r>
            </w:ins>
            <w:r w:rsidRPr="00D65B83">
              <w:rPr>
                <w:rFonts w:asciiTheme="minorHAnsi" w:eastAsia="Times New Roman" w:hAnsiTheme="minorHAnsi" w:cstheme="minorHAnsi"/>
                <w:sz w:val="16"/>
                <w:szCs w:val="16"/>
              </w:rPr>
              <w:t>-</w:t>
            </w:r>
            <w:r w:rsidRPr="00DC34CF">
              <w:rPr>
                <w:rFonts w:asciiTheme="minorHAnsi" w:eastAsia="Times New Roman" w:hAnsiTheme="minorHAnsi" w:cstheme="minorHAnsi"/>
                <w:sz w:val="16"/>
                <w:szCs w:val="16"/>
              </w:rPr>
              <w:t>PRF</w:t>
            </w:r>
            <w:r w:rsidRPr="00D65B83">
              <w:rPr>
                <w:rFonts w:asciiTheme="minorHAnsi" w:eastAsia="Times New Roman" w:hAnsiTheme="minorHAnsi" w:cstheme="minorHAnsi"/>
                <w:sz w:val="16"/>
                <w:szCs w:val="16"/>
              </w:rPr>
              <w:t>; then allowed values: if Fuel Type (A0</w:t>
            </w:r>
            <w:r w:rsidR="00E11E2A">
              <w:rPr>
                <w:rFonts w:asciiTheme="minorHAnsi" w:eastAsia="Times New Roman" w:hAnsiTheme="minorHAnsi" w:cstheme="minorHAnsi"/>
                <w:sz w:val="16"/>
                <w:szCs w:val="16"/>
              </w:rPr>
              <w:t>6</w:t>
            </w:r>
            <w:r w:rsidRPr="00D65B83">
              <w:rPr>
                <w:rFonts w:asciiTheme="minorHAnsi" w:eastAsia="Times New Roman" w:hAnsiTheme="minorHAnsi" w:cstheme="minorHAnsi"/>
                <w:sz w:val="16"/>
                <w:szCs w:val="16"/>
              </w:rPr>
              <w:t xml:space="preserve">) = Natural Gas, Propane then </w:t>
            </w:r>
            <w:r>
              <w:rPr>
                <w:rFonts w:asciiTheme="minorHAnsi" w:eastAsia="Times New Roman" w:hAnsiTheme="minorHAnsi" w:cstheme="minorHAnsi"/>
                <w:sz w:val="16"/>
                <w:szCs w:val="16"/>
              </w:rPr>
              <w:t>value</w:t>
            </w:r>
            <w:r w:rsidRPr="00D65B83">
              <w:rPr>
                <w:rFonts w:asciiTheme="minorHAnsi" w:eastAsia="Times New Roman" w:hAnsiTheme="minorHAnsi" w:cstheme="minorHAnsi"/>
                <w:sz w:val="16"/>
                <w:szCs w:val="16"/>
              </w:rPr>
              <w:t xml:space="preserve"> = Btu/Hr;</w:t>
            </w:r>
          </w:p>
          <w:p w14:paraId="416FDCB5" w14:textId="6B13B4CB" w:rsidR="00F349F6" w:rsidRPr="00D65B83" w:rsidRDefault="00F349F6"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D65B83">
              <w:rPr>
                <w:rFonts w:asciiTheme="minorHAnsi" w:eastAsia="Times New Roman" w:hAnsiTheme="minorHAnsi" w:cstheme="minorHAnsi"/>
                <w:sz w:val="16"/>
                <w:szCs w:val="16"/>
              </w:rPr>
              <w:t xml:space="preserve">If Fuel Type = Electric Resistance, then </w:t>
            </w:r>
            <w:r>
              <w:rPr>
                <w:rFonts w:asciiTheme="minorHAnsi" w:eastAsia="Times New Roman" w:hAnsiTheme="minorHAnsi" w:cstheme="minorHAnsi"/>
                <w:sz w:val="16"/>
                <w:szCs w:val="16"/>
              </w:rPr>
              <w:t>value</w:t>
            </w:r>
            <w:r w:rsidRPr="00D65B83">
              <w:rPr>
                <w:rFonts w:asciiTheme="minorHAnsi" w:eastAsia="Times New Roman" w:hAnsiTheme="minorHAnsi" w:cstheme="minorHAnsi"/>
                <w:sz w:val="16"/>
                <w:szCs w:val="16"/>
              </w:rPr>
              <w:t>= kW;</w:t>
            </w:r>
          </w:p>
          <w:p w14:paraId="3C99B452" w14:textId="6C40C691" w:rsidR="00F349F6" w:rsidRPr="002B092D" w:rsidRDefault="00F349F6" w:rsidP="00F349F6">
            <w:pPr>
              <w:spacing w:after="0" w:line="240" w:lineRule="auto"/>
              <w:rPr>
                <w:rFonts w:asciiTheme="minorHAnsi" w:hAnsiTheme="minorHAnsi" w:cstheme="minorHAnsi"/>
                <w:sz w:val="16"/>
                <w:szCs w:val="16"/>
              </w:rPr>
            </w:pPr>
            <w:r w:rsidRPr="00D65B83">
              <w:rPr>
                <w:rFonts w:asciiTheme="minorHAnsi" w:eastAsia="Times New Roman" w:hAnsiTheme="minorHAnsi" w:cstheme="minorHAnsi"/>
                <w:sz w:val="16"/>
                <w:szCs w:val="16"/>
              </w:rPr>
              <w:t xml:space="preserve">If Fuel Type = Heat Pump, then </w:t>
            </w:r>
            <w:r>
              <w:rPr>
                <w:rFonts w:asciiTheme="minorHAnsi" w:eastAsia="Times New Roman" w:hAnsiTheme="minorHAnsi" w:cstheme="minorHAnsi"/>
                <w:sz w:val="16"/>
                <w:szCs w:val="16"/>
              </w:rPr>
              <w:t>value</w:t>
            </w:r>
            <w:r w:rsidRPr="00D65B83">
              <w:rPr>
                <w:rFonts w:asciiTheme="minorHAnsi" w:eastAsia="Times New Roman" w:hAnsiTheme="minorHAnsi" w:cstheme="minorHAnsi"/>
                <w:sz w:val="16"/>
                <w:szCs w:val="16"/>
              </w:rPr>
              <w:t xml:space="preserve"> = NA&gt;&gt;</w:t>
            </w:r>
          </w:p>
        </w:tc>
        <w:tc>
          <w:tcPr>
            <w:tcW w:w="357" w:type="pct"/>
            <w:tcBorders>
              <w:top w:val="single" w:sz="4" w:space="0" w:color="auto"/>
              <w:left w:val="single" w:sz="4" w:space="0" w:color="auto"/>
              <w:bottom w:val="single" w:sz="4" w:space="0" w:color="auto"/>
              <w:right w:val="single" w:sz="4" w:space="0" w:color="auto"/>
            </w:tcBorders>
          </w:tcPr>
          <w:p w14:paraId="43D1C0C9" w14:textId="1B5197E9" w:rsidR="00F349F6" w:rsidRPr="002B092D" w:rsidRDefault="00F349F6"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&lt;&lt;if A0</w:t>
            </w:r>
            <w:r w:rsidR="00E11E2A">
              <w:rPr>
                <w:rFonts w:asciiTheme="minorHAnsi" w:eastAsia="Times New Roman" w:hAnsiTheme="minorHAnsi" w:cstheme="minorHAnsi"/>
                <w:sz w:val="16"/>
                <w:szCs w:val="16"/>
              </w:rPr>
              <w:t>6</w:t>
            </w:r>
            <w:r w:rsidRPr="002B092D">
              <w:rPr>
                <w:rFonts w:asciiTheme="minorHAnsi" w:eastAsia="Times New Roman" w:hAnsiTheme="minorHAnsi" w:cstheme="minorHAnsi"/>
                <w:sz w:val="16"/>
                <w:szCs w:val="16"/>
              </w:rPr>
              <w:t xml:space="preserve"> = Heat Pump, then result = NA; </w:t>
            </w:r>
          </w:p>
          <w:p w14:paraId="090AFD2A" w14:textId="2184EAC9" w:rsidR="00F349F6" w:rsidRPr="002B092D" w:rsidRDefault="00F349F6" w:rsidP="00F349F6">
            <w:pPr>
              <w:spacing w:after="0" w:line="240" w:lineRule="auto"/>
              <w:rPr>
                <w:rFonts w:asciiTheme="minorHAnsi" w:hAnsiTheme="minorHAnsi" w:cstheme="minorHAnsi"/>
                <w:sz w:val="16"/>
                <w:szCs w:val="16"/>
              </w:rPr>
            </w:pPr>
            <w:r>
              <w:rPr>
                <w:rFonts w:asciiTheme="minorHAnsi" w:eastAsia="Times New Roman" w:hAnsiTheme="minorHAnsi" w:cstheme="minorHAnsi"/>
                <w:sz w:val="16"/>
                <w:szCs w:val="16"/>
              </w:rPr>
              <w:t xml:space="preserve">If performance, </w:t>
            </w:r>
            <w:r w:rsidRPr="002B092D">
              <w:rPr>
                <w:rFonts w:asciiTheme="minorHAnsi" w:eastAsia="Times New Roman" w:hAnsiTheme="minorHAnsi" w:cstheme="minorHAnsi"/>
                <w:sz w:val="16"/>
                <w:szCs w:val="16"/>
              </w:rPr>
              <w:t xml:space="preserve">reference value from </w:t>
            </w:r>
            <w:del w:id="339" w:author="Tam, Danny@Energy" w:date="2022-02-28T15:09:00Z">
              <w:r w:rsidRPr="002B092D" w:rsidDel="00FF4E23">
                <w:rPr>
                  <w:rFonts w:asciiTheme="minorHAnsi" w:eastAsia="Times New Roman" w:hAnsiTheme="minorHAnsi" w:cstheme="minorHAnsi"/>
                  <w:sz w:val="16"/>
                  <w:szCs w:val="16"/>
                </w:rPr>
                <w:delText>CF1R</w:delText>
              </w:r>
            </w:del>
            <w:ins w:id="340" w:author="Tam, Danny@Energy" w:date="2022-02-28T15:09:00Z">
              <w:r w:rsidR="00FF4E23">
                <w:rPr>
                  <w:rFonts w:asciiTheme="minorHAnsi" w:eastAsia="Times New Roman" w:hAnsiTheme="minorHAnsi" w:cstheme="minorHAnsi"/>
                  <w:sz w:val="16"/>
                  <w:szCs w:val="16"/>
                </w:rPr>
                <w:t>NRCC</w:t>
              </w:r>
            </w:ins>
            <w:r>
              <w:rPr>
                <w:rFonts w:asciiTheme="minorHAnsi" w:eastAsia="Times New Roman" w:hAnsiTheme="minorHAnsi" w:cstheme="minorHAnsi"/>
                <w:sz w:val="16"/>
                <w:szCs w:val="16"/>
              </w:rPr>
              <w:t>-</w:t>
            </w:r>
            <w:r w:rsidRPr="00DC34CF">
              <w:rPr>
                <w:rFonts w:asciiTheme="minorHAnsi" w:eastAsia="Times New Roman" w:hAnsiTheme="minorHAnsi" w:cstheme="minorHAnsi"/>
                <w:sz w:val="16"/>
                <w:szCs w:val="16"/>
              </w:rPr>
              <w:t>PRF</w:t>
            </w:r>
            <w:r w:rsidRPr="002B092D">
              <w:rPr>
                <w:rFonts w:asciiTheme="minorHAnsi" w:eastAsia="Times New Roman" w:hAnsiTheme="minorHAnsi" w:cstheme="minorHAnsi"/>
                <w:sz w:val="16"/>
                <w:szCs w:val="16"/>
              </w:rPr>
              <w:t xml:space="preserve">; Elseif Prescriptive, then </w:t>
            </w:r>
            <w:r>
              <w:rPr>
                <w:rFonts w:asciiTheme="minorHAnsi" w:eastAsia="Times New Roman" w:hAnsiTheme="minorHAnsi" w:cstheme="minorHAnsi"/>
                <w:sz w:val="16"/>
                <w:szCs w:val="16"/>
              </w:rPr>
              <w:t>value</w:t>
            </w:r>
            <w:r w:rsidRPr="002B092D">
              <w:rPr>
                <w:rFonts w:asciiTheme="minorHAnsi" w:eastAsia="Times New Roman" w:hAnsiTheme="minorHAnsi" w:cstheme="minorHAnsi"/>
                <w:sz w:val="16"/>
                <w:szCs w:val="16"/>
              </w:rPr>
              <w:t xml:space="preserve"> = NA &gt;</w:t>
            </w:r>
            <w:r>
              <w:rPr>
                <w:rFonts w:asciiTheme="minorHAnsi" w:eastAsia="Times New Roman" w:hAnsiTheme="minorHAnsi" w:cstheme="minorHAnsi"/>
                <w:sz w:val="16"/>
                <w:szCs w:val="16"/>
              </w:rPr>
              <w:t>&gt;</w:t>
            </w:r>
          </w:p>
        </w:tc>
        <w:tc>
          <w:tcPr>
            <w:tcW w:w="440" w:type="pct"/>
            <w:tcBorders>
              <w:top w:val="single" w:sz="4" w:space="0" w:color="auto"/>
              <w:left w:val="single" w:sz="4" w:space="0" w:color="auto"/>
              <w:bottom w:val="single" w:sz="4" w:space="0" w:color="auto"/>
              <w:right w:val="single" w:sz="4" w:space="0" w:color="auto"/>
            </w:tcBorders>
          </w:tcPr>
          <w:p w14:paraId="576F78B1" w14:textId="032FEA87" w:rsidR="00F349F6" w:rsidRDefault="00F349F6" w:rsidP="00F349F6">
            <w:pPr>
              <w:spacing w:after="0" w:line="240" w:lineRule="auto"/>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xml:space="preserve">&lt;&lt;reference values from </w:t>
            </w:r>
            <w:del w:id="341" w:author="Tam, Danny@Energy" w:date="2022-02-28T15:09:00Z">
              <w:r w:rsidRPr="002B092D" w:rsidDel="00FF4E23">
                <w:rPr>
                  <w:rFonts w:asciiTheme="minorHAnsi" w:eastAsia="Times New Roman" w:hAnsiTheme="minorHAnsi" w:cstheme="minorHAnsi"/>
                  <w:sz w:val="16"/>
                  <w:szCs w:val="16"/>
                </w:rPr>
                <w:delText>CF1R</w:delText>
              </w:r>
            </w:del>
            <w:ins w:id="342" w:author="Tam, Danny@Energy" w:date="2022-02-28T15:09:00Z">
              <w:r w:rsidR="00FF4E23">
                <w:rPr>
                  <w:rFonts w:asciiTheme="minorHAnsi" w:eastAsia="Times New Roman" w:hAnsiTheme="minorHAnsi" w:cstheme="minorHAnsi"/>
                  <w:sz w:val="16"/>
                  <w:szCs w:val="16"/>
                </w:rPr>
                <w:t>NRCC</w:t>
              </w:r>
            </w:ins>
            <w:r w:rsidRPr="002B092D">
              <w:rPr>
                <w:rFonts w:asciiTheme="minorHAnsi" w:eastAsia="Times New Roman" w:hAnsiTheme="minorHAnsi" w:cstheme="minorHAnsi"/>
                <w:sz w:val="16"/>
                <w:szCs w:val="16"/>
              </w:rPr>
              <w:t xml:space="preserve">.  If Central DHW System then </w:t>
            </w:r>
            <w:r>
              <w:rPr>
                <w:rFonts w:asciiTheme="minorHAnsi" w:eastAsia="Times New Roman" w:hAnsiTheme="minorHAnsi" w:cstheme="minorHAnsi"/>
                <w:sz w:val="16"/>
                <w:szCs w:val="16"/>
              </w:rPr>
              <w:t>value</w:t>
            </w:r>
            <w:r w:rsidRPr="002B092D">
              <w:rPr>
                <w:rFonts w:asciiTheme="minorHAnsi" w:eastAsia="Times New Roman" w:hAnsiTheme="minorHAnsi" w:cstheme="minorHAnsi"/>
                <w:sz w:val="16"/>
                <w:szCs w:val="16"/>
              </w:rPr>
              <w:t>= Yes</w:t>
            </w:r>
            <w:r>
              <w:rPr>
                <w:rFonts w:asciiTheme="minorHAnsi" w:eastAsia="Times New Roman" w:hAnsiTheme="minorHAnsi" w:cstheme="minorHAnsi"/>
                <w:sz w:val="16"/>
                <w:szCs w:val="16"/>
              </w:rPr>
              <w:t>;</w:t>
            </w:r>
            <w:r w:rsidRPr="002B092D">
              <w:rPr>
                <w:rFonts w:asciiTheme="minorHAnsi" w:eastAsia="Times New Roman" w:hAnsiTheme="minorHAnsi" w:cstheme="minorHAnsi"/>
                <w:sz w:val="16"/>
                <w:szCs w:val="16"/>
              </w:rPr>
              <w:t xml:space="preserve"> </w:t>
            </w:r>
          </w:p>
          <w:p w14:paraId="4A7E95D8" w14:textId="6CF49821"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eastAsia="Times New Roman" w:hAnsiTheme="minorHAnsi" w:cstheme="minorHAnsi"/>
                <w:sz w:val="16"/>
                <w:szCs w:val="16"/>
              </w:rPr>
              <w:t xml:space="preserve">else </w:t>
            </w:r>
            <w:r>
              <w:rPr>
                <w:rFonts w:asciiTheme="minorHAnsi" w:eastAsia="Times New Roman" w:hAnsiTheme="minorHAnsi" w:cstheme="minorHAnsi"/>
                <w:sz w:val="16"/>
                <w:szCs w:val="16"/>
              </w:rPr>
              <w:t>value</w:t>
            </w:r>
            <w:r w:rsidRPr="002B092D">
              <w:rPr>
                <w:rFonts w:asciiTheme="minorHAnsi" w:eastAsia="Times New Roman" w:hAnsiTheme="minorHAnsi" w:cstheme="minorHAnsi"/>
                <w:sz w:val="16"/>
                <w:szCs w:val="16"/>
              </w:rPr>
              <w:t xml:space="preserve"> = NA</w:t>
            </w:r>
          </w:p>
        </w:tc>
        <w:tc>
          <w:tcPr>
            <w:tcW w:w="522" w:type="pct"/>
            <w:tcBorders>
              <w:top w:val="single" w:sz="4" w:space="0" w:color="auto"/>
              <w:left w:val="single" w:sz="4" w:space="0" w:color="auto"/>
              <w:bottom w:val="single" w:sz="4" w:space="0" w:color="auto"/>
              <w:right w:val="single" w:sz="4" w:space="0" w:color="auto"/>
            </w:tcBorders>
          </w:tcPr>
          <w:p w14:paraId="4B1E8DA8" w14:textId="6044F7C9"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xml:space="preserve">&lt;&lt;reference values from </w:t>
            </w:r>
            <w:del w:id="343" w:author="Tam, Danny@Energy" w:date="2022-02-28T15:09:00Z">
              <w:r w:rsidRPr="002B092D" w:rsidDel="00FF4E23">
                <w:rPr>
                  <w:rFonts w:asciiTheme="minorHAnsi" w:eastAsia="Times New Roman" w:hAnsiTheme="minorHAnsi" w:cstheme="minorHAnsi"/>
                  <w:sz w:val="16"/>
                  <w:szCs w:val="16"/>
                </w:rPr>
                <w:delText>CF1R</w:delText>
              </w:r>
            </w:del>
            <w:ins w:id="344" w:author="Tam, Danny@Energy" w:date="2022-02-28T15:09:00Z">
              <w:r w:rsidR="00FF4E23">
                <w:rPr>
                  <w:rFonts w:asciiTheme="minorHAnsi" w:eastAsia="Times New Roman" w:hAnsiTheme="minorHAnsi" w:cstheme="minorHAnsi"/>
                  <w:sz w:val="16"/>
                  <w:szCs w:val="16"/>
                </w:rPr>
                <w:t>NRCC</w:t>
              </w:r>
            </w:ins>
            <w:r w:rsidRPr="002B092D">
              <w:rPr>
                <w:rFonts w:asciiTheme="minorHAnsi" w:eastAsia="Times New Roman" w:hAnsiTheme="minorHAnsi" w:cstheme="minorHAnsi"/>
                <w:sz w:val="16"/>
                <w:szCs w:val="16"/>
              </w:rPr>
              <w:t xml:space="preserve"> </w:t>
            </w:r>
          </w:p>
          <w:p w14:paraId="6E2D48C9"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If performance and</w:t>
            </w:r>
          </w:p>
          <w:p w14:paraId="5A4E304B" w14:textId="243D7E5E"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A0</w:t>
            </w:r>
            <w:r w:rsidR="00E11E2A">
              <w:rPr>
                <w:rFonts w:asciiTheme="minorHAnsi" w:eastAsia="Times New Roman" w:hAnsiTheme="minorHAnsi" w:cstheme="minorHAnsi"/>
                <w:sz w:val="16"/>
                <w:szCs w:val="16"/>
              </w:rPr>
              <w:t>9</w:t>
            </w:r>
            <w:r w:rsidRPr="002B092D">
              <w:rPr>
                <w:rFonts w:asciiTheme="minorHAnsi" w:eastAsia="Times New Roman" w:hAnsiTheme="minorHAnsi" w:cstheme="minorHAnsi"/>
                <w:sz w:val="16"/>
                <w:szCs w:val="16"/>
              </w:rPr>
              <w:t xml:space="preserve"> = NA then allowed values are</w:t>
            </w:r>
          </w:p>
          <w:p w14:paraId="783EDAF4"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*Standard Distribution System</w:t>
            </w:r>
          </w:p>
          <w:p w14:paraId="4B8F4499"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Point of Use</w:t>
            </w:r>
          </w:p>
          <w:p w14:paraId="1BD24A59"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xml:space="preserve">* Parallel Piping </w:t>
            </w:r>
          </w:p>
          <w:p w14:paraId="21D47D6E"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*Recirculation System Non-Demand Control</w:t>
            </w:r>
          </w:p>
          <w:p w14:paraId="00C4A4D7"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xml:space="preserve">* Demand Recirculation Manual Control </w:t>
            </w:r>
          </w:p>
          <w:p w14:paraId="49D7BCE7"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xml:space="preserve">* Demand Recirculation Sensor Control </w:t>
            </w:r>
          </w:p>
          <w:p w14:paraId="73FF48D5" w14:textId="2A1FF11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sidRPr="002B092D">
              <w:rPr>
                <w:rFonts w:eastAsia="Times New Roman"/>
                <w:sz w:val="16"/>
                <w:szCs w:val="16"/>
              </w:rPr>
              <w:t>*HERS-Verified Pipe Insulation Credit</w:t>
            </w:r>
          </w:p>
          <w:p w14:paraId="65FCEEC2"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sidRPr="002B092D">
              <w:rPr>
                <w:rFonts w:eastAsia="Times New Roman"/>
                <w:sz w:val="16"/>
                <w:szCs w:val="16"/>
              </w:rPr>
              <w:t xml:space="preserve">* HERS-Verified Parallel Piping </w:t>
            </w:r>
          </w:p>
          <w:p w14:paraId="0B9FDFD5"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sidRPr="002B092D">
              <w:rPr>
                <w:rFonts w:eastAsia="Times New Roman"/>
                <w:sz w:val="16"/>
                <w:szCs w:val="16"/>
              </w:rPr>
              <w:t xml:space="preserve">* HERS-Verified Demand Recirculation Manual Control </w:t>
            </w:r>
          </w:p>
          <w:p w14:paraId="222889EF" w14:textId="53F8C61A"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sidRPr="002B092D">
              <w:rPr>
                <w:rFonts w:eastAsia="Times New Roman"/>
                <w:sz w:val="16"/>
                <w:szCs w:val="16"/>
              </w:rPr>
              <w:t>* HERS-Verified Demand Recirculation Sensor Control</w:t>
            </w:r>
            <w:r>
              <w:rPr>
                <w:rFonts w:eastAsia="Times New Roman"/>
                <w:sz w:val="16"/>
                <w:szCs w:val="16"/>
              </w:rPr>
              <w:t>;</w:t>
            </w:r>
            <w:r w:rsidRPr="002B092D">
              <w:rPr>
                <w:rFonts w:eastAsia="Times New Roman"/>
                <w:sz w:val="16"/>
                <w:szCs w:val="16"/>
              </w:rPr>
              <w:t xml:space="preserve"> </w:t>
            </w:r>
          </w:p>
          <w:p w14:paraId="0D95305B" w14:textId="6625A2E1"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xml:space="preserve">Else if </w:t>
            </w:r>
            <w:r>
              <w:rPr>
                <w:rFonts w:asciiTheme="minorHAnsi" w:eastAsia="Times New Roman" w:hAnsiTheme="minorHAnsi" w:cstheme="minorHAnsi"/>
                <w:sz w:val="16"/>
                <w:szCs w:val="16"/>
              </w:rPr>
              <w:t>performance and A0</w:t>
            </w:r>
            <w:r w:rsidR="00E11E2A">
              <w:rPr>
                <w:rFonts w:asciiTheme="minorHAnsi" w:eastAsia="Times New Roman" w:hAnsiTheme="minorHAnsi" w:cstheme="minorHAnsi"/>
                <w:sz w:val="16"/>
                <w:szCs w:val="16"/>
              </w:rPr>
              <w:t>9</w:t>
            </w:r>
            <w:r w:rsidRPr="002B092D">
              <w:rPr>
                <w:rFonts w:asciiTheme="minorHAnsi" w:eastAsia="Times New Roman" w:hAnsiTheme="minorHAnsi" w:cstheme="minorHAnsi"/>
                <w:sz w:val="16"/>
                <w:szCs w:val="16"/>
              </w:rPr>
              <w:t xml:space="preserve"> ≠ NA </w:t>
            </w:r>
            <w:r w:rsidRPr="002B092D">
              <w:rPr>
                <w:rFonts w:asciiTheme="minorHAnsi" w:eastAsia="Times New Roman" w:hAnsiTheme="minorHAnsi" w:cstheme="minorHAnsi"/>
                <w:sz w:val="16"/>
                <w:szCs w:val="16"/>
              </w:rPr>
              <w:lastRenderedPageBreak/>
              <w:t>then allowed values are</w:t>
            </w:r>
          </w:p>
          <w:p w14:paraId="1BA849C0" w14:textId="180AB456"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sidRPr="002B092D">
              <w:rPr>
                <w:rFonts w:eastAsia="Times New Roman"/>
                <w:sz w:val="16"/>
                <w:szCs w:val="16"/>
              </w:rPr>
              <w:t>*HERS-Verified Pipe Insulation Credit</w:t>
            </w:r>
            <w:r>
              <w:rPr>
                <w:rFonts w:eastAsia="Times New Roman"/>
                <w:sz w:val="16"/>
                <w:szCs w:val="16"/>
              </w:rPr>
              <w:t>;</w:t>
            </w:r>
          </w:p>
          <w:p w14:paraId="79D2D568" w14:textId="1FE5ACDD"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p>
          <w:p w14:paraId="69214E73" w14:textId="416BBF66" w:rsidR="00F349F6" w:rsidRPr="002B092D" w:rsidRDefault="00F349F6" w:rsidP="00F349F6">
            <w:pPr>
              <w:spacing w:after="0" w:line="240" w:lineRule="auto"/>
              <w:rPr>
                <w:rFonts w:cstheme="minorHAnsi"/>
                <w:sz w:val="16"/>
                <w:szCs w:val="16"/>
              </w:rPr>
            </w:pPr>
            <w:r w:rsidRPr="002B092D">
              <w:rPr>
                <w:rFonts w:cstheme="minorHAnsi"/>
                <w:sz w:val="16"/>
                <w:szCs w:val="16"/>
              </w:rPr>
              <w:t>Else if prescriptive</w:t>
            </w:r>
            <w:r>
              <w:rPr>
                <w:rFonts w:cstheme="minorHAnsi"/>
                <w:sz w:val="16"/>
                <w:szCs w:val="16"/>
              </w:rPr>
              <w:t xml:space="preserve"> and A0</w:t>
            </w:r>
            <w:r w:rsidR="00E11E2A">
              <w:rPr>
                <w:rFonts w:cstheme="minorHAnsi"/>
                <w:sz w:val="16"/>
                <w:szCs w:val="16"/>
              </w:rPr>
              <w:t>9</w:t>
            </w:r>
            <w:r>
              <w:rPr>
                <w:rFonts w:cstheme="minorHAnsi"/>
                <w:sz w:val="16"/>
                <w:szCs w:val="16"/>
              </w:rPr>
              <w:t xml:space="preserve"> = NA</w:t>
            </w:r>
            <w:r w:rsidRPr="002B092D">
              <w:rPr>
                <w:rFonts w:cstheme="minorHAnsi"/>
                <w:sz w:val="16"/>
                <w:szCs w:val="16"/>
              </w:rPr>
              <w:t xml:space="preserve">,  </w:t>
            </w:r>
          </w:p>
          <w:p w14:paraId="3DCB8791" w14:textId="77777777" w:rsidR="00F349F6" w:rsidRPr="002B092D" w:rsidRDefault="00F349F6" w:rsidP="00F349F6">
            <w:pPr>
              <w:spacing w:after="0" w:line="240" w:lineRule="auto"/>
              <w:rPr>
                <w:rFonts w:cstheme="minorHAnsi"/>
                <w:sz w:val="16"/>
                <w:szCs w:val="16"/>
              </w:rPr>
            </w:pPr>
            <w:r w:rsidRPr="002B092D">
              <w:rPr>
                <w:rFonts w:cstheme="minorHAnsi"/>
                <w:sz w:val="16"/>
                <w:szCs w:val="16"/>
              </w:rPr>
              <w:t xml:space="preserve">Allowed values are </w:t>
            </w:r>
          </w:p>
          <w:p w14:paraId="1679FB26" w14:textId="27DA7048" w:rsidR="00F349F6" w:rsidRDefault="00F349F6" w:rsidP="00F349F6">
            <w:pPr>
              <w:spacing w:after="0" w:line="240" w:lineRule="auto"/>
              <w:rPr>
                <w:rFonts w:cstheme="minorHAnsi"/>
                <w:sz w:val="16"/>
                <w:szCs w:val="16"/>
              </w:rPr>
            </w:pPr>
            <w:r w:rsidRPr="002B092D">
              <w:rPr>
                <w:rFonts w:cstheme="minorHAnsi"/>
                <w:sz w:val="16"/>
                <w:szCs w:val="16"/>
              </w:rPr>
              <w:t>*Standard Distribution System</w:t>
            </w:r>
          </w:p>
          <w:p w14:paraId="02123607" w14:textId="5F63C1C7" w:rsidR="00DE47AD" w:rsidRPr="002B092D" w:rsidRDefault="00DE47AD" w:rsidP="00F349F6">
            <w:pPr>
              <w:spacing w:after="0" w:line="240" w:lineRule="auto"/>
              <w:rPr>
                <w:rFonts w:cstheme="minorHAnsi"/>
                <w:sz w:val="16"/>
                <w:szCs w:val="16"/>
              </w:rPr>
            </w:pPr>
            <w:r>
              <w:rPr>
                <w:rFonts w:cstheme="minorHAnsi"/>
                <w:sz w:val="16"/>
                <w:szCs w:val="16"/>
              </w:rPr>
              <w:t>*Demand Recirculation</w:t>
            </w:r>
          </w:p>
          <w:p w14:paraId="6E27E922" w14:textId="317D41E5" w:rsidR="00F349F6" w:rsidRPr="002B092D" w:rsidRDefault="00F349F6" w:rsidP="00F349F6">
            <w:pPr>
              <w:spacing w:after="0" w:line="240" w:lineRule="auto"/>
              <w:rPr>
                <w:rFonts w:asciiTheme="minorHAnsi" w:hAnsiTheme="minorHAnsi" w:cstheme="minorHAnsi"/>
                <w:sz w:val="16"/>
                <w:szCs w:val="16"/>
              </w:rPr>
            </w:pPr>
            <w:r w:rsidRPr="002B092D">
              <w:rPr>
                <w:rFonts w:cstheme="minorHAnsi"/>
                <w:sz w:val="16"/>
                <w:szCs w:val="16"/>
              </w:rPr>
              <w:t>* Demand Recirculation Manual Control</w:t>
            </w:r>
            <w:r>
              <w:rPr>
                <w:rFonts w:cstheme="minorHAnsi"/>
                <w:sz w:val="16"/>
                <w:szCs w:val="16"/>
              </w:rPr>
              <w:t>&gt;&gt;</w:t>
            </w:r>
          </w:p>
        </w:tc>
        <w:tc>
          <w:tcPr>
            <w:tcW w:w="485" w:type="pct"/>
            <w:tcBorders>
              <w:top w:val="single" w:sz="4" w:space="0" w:color="auto"/>
              <w:left w:val="single" w:sz="4" w:space="0" w:color="auto"/>
              <w:bottom w:val="single" w:sz="4" w:space="0" w:color="auto"/>
              <w:right w:val="single" w:sz="4" w:space="0" w:color="auto"/>
            </w:tcBorders>
          </w:tcPr>
          <w:p w14:paraId="6BE1C265" w14:textId="50E2C372"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hAnsiTheme="minorHAnsi" w:cstheme="minorHAnsi"/>
                <w:sz w:val="16"/>
                <w:szCs w:val="16"/>
              </w:rPr>
              <w:lastRenderedPageBreak/>
              <w:t xml:space="preserve">&lt;&lt;reference values from </w:t>
            </w:r>
            <w:del w:id="345" w:author="Tam, Danny@Energy" w:date="2022-02-28T15:09:00Z">
              <w:r w:rsidRPr="002B092D" w:rsidDel="00FF4E23">
                <w:rPr>
                  <w:rFonts w:asciiTheme="minorHAnsi" w:hAnsiTheme="minorHAnsi" w:cstheme="minorHAnsi"/>
                  <w:sz w:val="16"/>
                  <w:szCs w:val="16"/>
                </w:rPr>
                <w:delText>CF1R</w:delText>
              </w:r>
            </w:del>
            <w:ins w:id="346" w:author="Tam, Danny@Energy" w:date="2022-02-28T15:09:00Z">
              <w:r w:rsidR="00FF4E23">
                <w:rPr>
                  <w:rFonts w:asciiTheme="minorHAnsi" w:hAnsiTheme="minorHAnsi" w:cstheme="minorHAnsi"/>
                  <w:sz w:val="16"/>
                  <w:szCs w:val="16"/>
                </w:rPr>
                <w:t>NRCC</w:t>
              </w:r>
            </w:ins>
            <w:r w:rsidRPr="002B092D">
              <w:rPr>
                <w:rFonts w:asciiTheme="minorHAnsi" w:hAnsiTheme="minorHAnsi" w:cstheme="minorHAnsi"/>
                <w:sz w:val="16"/>
                <w:szCs w:val="16"/>
              </w:rPr>
              <w:t xml:space="preserve">.  Allowed values are </w:t>
            </w:r>
          </w:p>
          <w:p w14:paraId="54835274" w14:textId="1D01E116"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hAnsiTheme="minorHAnsi" w:cstheme="minorHAnsi"/>
                <w:sz w:val="16"/>
                <w:szCs w:val="16"/>
              </w:rPr>
              <w:t>*Basic</w:t>
            </w:r>
          </w:p>
          <w:p w14:paraId="0C27A92D" w14:textId="77B27CBC"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hAnsiTheme="minorHAnsi" w:cstheme="minorHAnsi"/>
                <w:sz w:val="16"/>
                <w:szCs w:val="16"/>
              </w:rPr>
              <w:t>*Expanded</w:t>
            </w:r>
          </w:p>
          <w:p w14:paraId="6891E582" w14:textId="77777777"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hAnsiTheme="minorHAnsi" w:cstheme="minorHAnsi"/>
                <w:sz w:val="16"/>
                <w:szCs w:val="16"/>
              </w:rPr>
              <w:t>*None&gt;&gt;</w:t>
            </w:r>
          </w:p>
        </w:tc>
        <w:tc>
          <w:tcPr>
            <w:tcW w:w="477" w:type="pct"/>
            <w:tcBorders>
              <w:top w:val="single" w:sz="4" w:space="0" w:color="auto"/>
              <w:left w:val="single" w:sz="4" w:space="0" w:color="auto"/>
              <w:bottom w:val="single" w:sz="4" w:space="0" w:color="auto"/>
              <w:right w:val="single" w:sz="4" w:space="0" w:color="auto"/>
            </w:tcBorders>
          </w:tcPr>
          <w:p w14:paraId="5DCD367A" w14:textId="2670CCB3"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hAnsiTheme="minorHAnsi" w:cstheme="minorHAnsi"/>
                <w:sz w:val="16"/>
                <w:szCs w:val="16"/>
              </w:rPr>
              <w:t xml:space="preserve">&lt;&lt;reference values from </w:t>
            </w:r>
            <w:del w:id="347" w:author="Tam, Danny@Energy" w:date="2022-02-28T15:09:00Z">
              <w:r w:rsidRPr="002B092D" w:rsidDel="00FF4E23">
                <w:rPr>
                  <w:rFonts w:asciiTheme="minorHAnsi" w:hAnsiTheme="minorHAnsi" w:cstheme="minorHAnsi"/>
                  <w:sz w:val="16"/>
                  <w:szCs w:val="16"/>
                </w:rPr>
                <w:delText>CF1R</w:delText>
              </w:r>
            </w:del>
            <w:ins w:id="348" w:author="Tam, Danny@Energy" w:date="2022-02-28T15:09:00Z">
              <w:r w:rsidR="00FF4E23">
                <w:rPr>
                  <w:rFonts w:asciiTheme="minorHAnsi" w:hAnsiTheme="minorHAnsi" w:cstheme="minorHAnsi"/>
                  <w:sz w:val="16"/>
                  <w:szCs w:val="16"/>
                </w:rPr>
                <w:t>NRCC</w:t>
              </w:r>
            </w:ins>
            <w:r w:rsidRPr="002B092D">
              <w:rPr>
                <w:rFonts w:asciiTheme="minorHAnsi" w:hAnsiTheme="minorHAnsi" w:cstheme="minorHAnsi"/>
                <w:sz w:val="16"/>
                <w:szCs w:val="16"/>
              </w:rPr>
              <w:t xml:space="preserve">.  Allowed values are </w:t>
            </w:r>
          </w:p>
          <w:p w14:paraId="0EEABA42" w14:textId="6A37127D"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hAnsiTheme="minorHAnsi" w:cstheme="minorHAnsi"/>
                <w:sz w:val="16"/>
                <w:szCs w:val="16"/>
              </w:rPr>
              <w:t>*Yes</w:t>
            </w:r>
          </w:p>
          <w:p w14:paraId="43A6146F" w14:textId="5DF8342A"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hAnsiTheme="minorHAnsi" w:cstheme="minorHAnsi"/>
                <w:sz w:val="16"/>
                <w:szCs w:val="16"/>
              </w:rPr>
              <w:t>*None&gt;&gt;</w:t>
            </w:r>
          </w:p>
        </w:tc>
      </w:tr>
      <w:tr w:rsidR="00F349F6" w:rsidRPr="00327949" w14:paraId="4D845CF2" w14:textId="556ACB40" w:rsidTr="009A07EC">
        <w:trPr>
          <w:gridAfter w:val="1"/>
          <w:wAfter w:w="477" w:type="pct"/>
          <w:trHeight w:val="278"/>
        </w:trPr>
        <w:tc>
          <w:tcPr>
            <w:tcW w:w="416" w:type="pct"/>
            <w:tcBorders>
              <w:top w:val="single" w:sz="4" w:space="0" w:color="auto"/>
              <w:left w:val="single" w:sz="4" w:space="0" w:color="auto"/>
              <w:bottom w:val="single" w:sz="4" w:space="0" w:color="auto"/>
              <w:right w:val="single" w:sz="4" w:space="0" w:color="auto"/>
            </w:tcBorders>
          </w:tcPr>
          <w:p w14:paraId="3539A0A8"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367" w:type="pct"/>
            <w:tcBorders>
              <w:top w:val="single" w:sz="4" w:space="0" w:color="auto"/>
              <w:left w:val="single" w:sz="4" w:space="0" w:color="auto"/>
              <w:bottom w:val="single" w:sz="4" w:space="0" w:color="auto"/>
              <w:right w:val="single" w:sz="4" w:space="0" w:color="auto"/>
            </w:tcBorders>
          </w:tcPr>
          <w:p w14:paraId="3E0486B9" w14:textId="17E487C7" w:rsidR="00F349F6" w:rsidRPr="00327949" w:rsidDel="0053169A" w:rsidRDefault="00F349F6" w:rsidP="00F349F6">
            <w:pPr>
              <w:spacing w:after="0" w:line="240" w:lineRule="auto"/>
              <w:rPr>
                <w:rFonts w:asciiTheme="minorHAnsi" w:hAnsiTheme="minorHAnsi" w:cstheme="minorHAnsi"/>
                <w:sz w:val="18"/>
                <w:szCs w:val="18"/>
              </w:rPr>
            </w:pPr>
          </w:p>
        </w:tc>
        <w:tc>
          <w:tcPr>
            <w:tcW w:w="409" w:type="pct"/>
            <w:tcBorders>
              <w:top w:val="single" w:sz="4" w:space="0" w:color="auto"/>
              <w:left w:val="single" w:sz="4" w:space="0" w:color="auto"/>
              <w:bottom w:val="single" w:sz="4" w:space="0" w:color="auto"/>
              <w:right w:val="single" w:sz="4" w:space="0" w:color="auto"/>
            </w:tcBorders>
          </w:tcPr>
          <w:p w14:paraId="4EB12985"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347" w:type="pct"/>
            <w:tcBorders>
              <w:top w:val="single" w:sz="4" w:space="0" w:color="auto"/>
              <w:left w:val="single" w:sz="4" w:space="0" w:color="auto"/>
              <w:bottom w:val="single" w:sz="4" w:space="0" w:color="auto"/>
              <w:right w:val="single" w:sz="4" w:space="0" w:color="auto"/>
            </w:tcBorders>
          </w:tcPr>
          <w:p w14:paraId="7D92A3A3"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27" w:type="pct"/>
            <w:tcBorders>
              <w:top w:val="single" w:sz="4" w:space="0" w:color="auto"/>
              <w:left w:val="single" w:sz="4" w:space="0" w:color="auto"/>
              <w:bottom w:val="single" w:sz="4" w:space="0" w:color="auto"/>
              <w:right w:val="single" w:sz="4" w:space="0" w:color="auto"/>
            </w:tcBorders>
          </w:tcPr>
          <w:p w14:paraId="7D9C99A0"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348" w:type="pct"/>
            <w:tcBorders>
              <w:top w:val="single" w:sz="4" w:space="0" w:color="auto"/>
              <w:left w:val="single" w:sz="4" w:space="0" w:color="auto"/>
              <w:bottom w:val="single" w:sz="4" w:space="0" w:color="auto"/>
              <w:right w:val="single" w:sz="4" w:space="0" w:color="auto"/>
            </w:tcBorders>
          </w:tcPr>
          <w:p w14:paraId="7BBE813D"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05" w:type="pct"/>
            <w:tcBorders>
              <w:top w:val="single" w:sz="4" w:space="0" w:color="auto"/>
              <w:left w:val="single" w:sz="4" w:space="0" w:color="auto"/>
              <w:bottom w:val="single" w:sz="4" w:space="0" w:color="auto"/>
              <w:right w:val="single" w:sz="4" w:space="0" w:color="auto"/>
            </w:tcBorders>
          </w:tcPr>
          <w:p w14:paraId="7BFD7106"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357" w:type="pct"/>
            <w:tcBorders>
              <w:top w:val="single" w:sz="4" w:space="0" w:color="auto"/>
              <w:left w:val="single" w:sz="4" w:space="0" w:color="auto"/>
              <w:bottom w:val="single" w:sz="4" w:space="0" w:color="auto"/>
              <w:right w:val="single" w:sz="4" w:space="0" w:color="auto"/>
            </w:tcBorders>
          </w:tcPr>
          <w:p w14:paraId="44E5EF1C"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40" w:type="pct"/>
            <w:tcBorders>
              <w:top w:val="single" w:sz="4" w:space="0" w:color="auto"/>
              <w:left w:val="single" w:sz="4" w:space="0" w:color="auto"/>
              <w:bottom w:val="single" w:sz="4" w:space="0" w:color="auto"/>
              <w:right w:val="single" w:sz="4" w:space="0" w:color="auto"/>
            </w:tcBorders>
          </w:tcPr>
          <w:p w14:paraId="5670F393" w14:textId="0E7A117C" w:rsidR="00F349F6" w:rsidRPr="00327949" w:rsidDel="0053169A" w:rsidRDefault="00F349F6" w:rsidP="00F349F6">
            <w:pPr>
              <w:spacing w:after="0" w:line="240" w:lineRule="auto"/>
              <w:rPr>
                <w:rFonts w:asciiTheme="minorHAnsi" w:hAnsiTheme="minorHAnsi" w:cstheme="minorHAnsi"/>
                <w:sz w:val="18"/>
                <w:szCs w:val="18"/>
              </w:rPr>
            </w:pPr>
          </w:p>
        </w:tc>
        <w:tc>
          <w:tcPr>
            <w:tcW w:w="522" w:type="pct"/>
            <w:tcBorders>
              <w:top w:val="single" w:sz="4" w:space="0" w:color="auto"/>
              <w:left w:val="single" w:sz="4" w:space="0" w:color="auto"/>
              <w:bottom w:val="single" w:sz="4" w:space="0" w:color="auto"/>
              <w:right w:val="single" w:sz="4" w:space="0" w:color="auto"/>
            </w:tcBorders>
          </w:tcPr>
          <w:p w14:paraId="463D3654"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85" w:type="pct"/>
            <w:tcBorders>
              <w:top w:val="single" w:sz="4" w:space="0" w:color="auto"/>
              <w:left w:val="single" w:sz="4" w:space="0" w:color="auto"/>
              <w:bottom w:val="single" w:sz="4" w:space="0" w:color="auto"/>
              <w:right w:val="single" w:sz="4" w:space="0" w:color="auto"/>
            </w:tcBorders>
          </w:tcPr>
          <w:p w14:paraId="355A0BE2" w14:textId="77777777" w:rsidR="00F349F6" w:rsidRPr="00327949" w:rsidDel="0053169A" w:rsidRDefault="00F349F6" w:rsidP="00F349F6">
            <w:pPr>
              <w:spacing w:after="0" w:line="240" w:lineRule="auto"/>
              <w:rPr>
                <w:rFonts w:asciiTheme="minorHAnsi" w:hAnsiTheme="minorHAnsi" w:cstheme="minorHAnsi"/>
                <w:sz w:val="18"/>
                <w:szCs w:val="18"/>
              </w:rPr>
            </w:pPr>
          </w:p>
        </w:tc>
      </w:tr>
    </w:tbl>
    <w:p w14:paraId="1C1A1A95" w14:textId="54389613" w:rsidR="00F1004F" w:rsidRDefault="00F1004F" w:rsidP="00236F4B">
      <w:pPr>
        <w:spacing w:after="0" w:line="240" w:lineRule="auto"/>
        <w:rPr>
          <w:ins w:id="349" w:author="Alhabibi, Haider@Energy" w:date="2022-01-25T14:25:00Z"/>
          <w:rFonts w:asciiTheme="minorHAnsi" w:hAnsiTheme="minorHAnsi" w:cstheme="minorHAnsi"/>
          <w:sz w:val="18"/>
          <w:szCs w:val="18"/>
        </w:rPr>
      </w:pPr>
    </w:p>
    <w:tbl>
      <w:tblPr>
        <w:tblStyle w:val="TableGrid5"/>
        <w:tblW w:w="10885" w:type="dxa"/>
        <w:tblLayout w:type="fixed"/>
        <w:tblLook w:val="04A0" w:firstRow="1" w:lastRow="0" w:firstColumn="1" w:lastColumn="0" w:noHBand="0" w:noVBand="1"/>
      </w:tblPr>
      <w:tblGrid>
        <w:gridCol w:w="895"/>
        <w:gridCol w:w="990"/>
        <w:gridCol w:w="1080"/>
        <w:gridCol w:w="990"/>
        <w:gridCol w:w="1080"/>
        <w:gridCol w:w="1170"/>
        <w:gridCol w:w="1530"/>
        <w:gridCol w:w="1170"/>
        <w:gridCol w:w="900"/>
        <w:gridCol w:w="1080"/>
      </w:tblGrid>
      <w:tr w:rsidR="00157186" w:rsidRPr="00C1150F" w14:paraId="0340D424" w14:textId="77777777" w:rsidTr="00E40C70">
        <w:trPr>
          <w:ins w:id="350" w:author="Alhabibi, Haider@Energy" w:date="2022-01-25T14:25:00Z"/>
        </w:trPr>
        <w:tc>
          <w:tcPr>
            <w:tcW w:w="10885" w:type="dxa"/>
            <w:gridSpan w:val="10"/>
          </w:tcPr>
          <w:p w14:paraId="6367CF06" w14:textId="0AA4653D" w:rsidR="00157186" w:rsidRPr="00C1150F" w:rsidRDefault="00157186" w:rsidP="00E40C70">
            <w:pPr>
              <w:spacing w:after="0" w:line="240" w:lineRule="auto"/>
              <w:ind w:right="876"/>
              <w:rPr>
                <w:ins w:id="351" w:author="Alhabibi, Haider@Energy" w:date="2022-01-25T14:25:00Z"/>
                <w:rFonts w:cstheme="minorHAnsi"/>
                <w:b/>
                <w:sz w:val="20"/>
                <w:szCs w:val="20"/>
              </w:rPr>
            </w:pPr>
            <w:ins w:id="352" w:author="Alhabibi, Haider@Energy" w:date="2022-01-25T14:25:00Z">
              <w:r>
                <w:rPr>
                  <w:rFonts w:cstheme="minorHAnsi"/>
                  <w:b/>
                  <w:sz w:val="20"/>
                  <w:szCs w:val="20"/>
                </w:rPr>
                <w:t>A2</w:t>
              </w:r>
              <w:r w:rsidRPr="00C1150F">
                <w:rPr>
                  <w:rFonts w:cstheme="minorHAnsi"/>
                  <w:b/>
                  <w:sz w:val="20"/>
                  <w:szCs w:val="20"/>
                </w:rPr>
                <w:t>.</w:t>
              </w:r>
              <w:r>
                <w:rPr>
                  <w:rFonts w:cstheme="minorHAnsi"/>
                  <w:b/>
                  <w:sz w:val="20"/>
                  <w:szCs w:val="20"/>
                </w:rPr>
                <w:t xml:space="preserve"> D</w:t>
              </w:r>
              <w:r w:rsidRPr="00C1150F">
                <w:rPr>
                  <w:rFonts w:cstheme="minorHAnsi"/>
                  <w:b/>
                  <w:sz w:val="20"/>
                  <w:szCs w:val="20"/>
                </w:rPr>
                <w:t xml:space="preserve">esign HERS Verified </w:t>
              </w:r>
              <w:r>
                <w:rPr>
                  <w:rFonts w:cstheme="minorHAnsi"/>
                  <w:b/>
                  <w:sz w:val="20"/>
                  <w:szCs w:val="20"/>
                </w:rPr>
                <w:t>Dwelling Unit HPWH</w:t>
              </w:r>
              <w:r w:rsidRPr="00C1150F">
                <w:rPr>
                  <w:rFonts w:cstheme="minorHAnsi"/>
                  <w:b/>
                  <w:sz w:val="20"/>
                  <w:szCs w:val="20"/>
                </w:rPr>
                <w:t xml:space="preserve"> System Information</w:t>
              </w:r>
            </w:ins>
          </w:p>
          <w:p w14:paraId="207DF977" w14:textId="5069B22A" w:rsidR="00157186" w:rsidRPr="00C1150F" w:rsidRDefault="00157186" w:rsidP="00E40C70">
            <w:pPr>
              <w:spacing w:after="0" w:line="240" w:lineRule="auto"/>
              <w:ind w:right="876"/>
              <w:rPr>
                <w:ins w:id="353" w:author="Alhabibi, Haider@Energy" w:date="2022-01-25T14:25:00Z"/>
                <w:rFonts w:cstheme="minorHAnsi"/>
                <w:sz w:val="18"/>
                <w:szCs w:val="20"/>
              </w:rPr>
            </w:pPr>
            <w:ins w:id="354" w:author="Alhabibi, Haider@Energy" w:date="2022-01-25T14:25:00Z">
              <w:r w:rsidRPr="00C1150F">
                <w:rPr>
                  <w:rFonts w:cstheme="minorHAnsi"/>
                  <w:sz w:val="18"/>
                  <w:szCs w:val="20"/>
                </w:rPr>
                <w:t xml:space="preserve">This table reports the water heating system(s) that were specified on the registered </w:t>
              </w:r>
              <w:del w:id="355" w:author="Tam, Danny@Energy" w:date="2022-02-28T15:09:00Z">
                <w:r w:rsidRPr="00C1150F" w:rsidDel="00FF4E23">
                  <w:rPr>
                    <w:rFonts w:cstheme="minorHAnsi"/>
                    <w:sz w:val="18"/>
                    <w:szCs w:val="20"/>
                  </w:rPr>
                  <w:delText>CF1R</w:delText>
                </w:r>
              </w:del>
            </w:ins>
            <w:ins w:id="356" w:author="Tam, Danny@Energy" w:date="2022-02-28T15:09:00Z">
              <w:r w:rsidR="00FF4E23">
                <w:rPr>
                  <w:rFonts w:cstheme="minorHAnsi"/>
                  <w:sz w:val="18"/>
                  <w:szCs w:val="20"/>
                </w:rPr>
                <w:t>NRCC</w:t>
              </w:r>
            </w:ins>
            <w:ins w:id="357" w:author="Alhabibi, Haider@Energy" w:date="2022-01-25T14:25:00Z">
              <w:r w:rsidRPr="00C1150F">
                <w:rPr>
                  <w:rFonts w:cstheme="minorHAnsi"/>
                  <w:sz w:val="18"/>
                  <w:szCs w:val="20"/>
                </w:rPr>
                <w:t xml:space="preserve"> compliance document for this project.</w:t>
              </w:r>
            </w:ins>
          </w:p>
          <w:p w14:paraId="1BD80D5E" w14:textId="01E4C583" w:rsidR="00157186" w:rsidRDefault="00157186" w:rsidP="00E40C70">
            <w:pPr>
              <w:spacing w:after="0"/>
              <w:rPr>
                <w:ins w:id="358" w:author="Alhabibi, Haider@Energy" w:date="2022-01-25T14:25:00Z"/>
                <w:rFonts w:cstheme="minorHAnsi"/>
                <w:sz w:val="20"/>
                <w:szCs w:val="20"/>
              </w:rPr>
            </w:pPr>
            <w:ins w:id="359" w:author="Alhabibi, Haider@Energy" w:date="2022-01-25T14:25:00Z">
              <w:r>
                <w:rPr>
                  <w:rFonts w:cstheme="minorHAnsi"/>
                  <w:sz w:val="20"/>
                  <w:szCs w:val="20"/>
                </w:rPr>
                <w:t xml:space="preserve">&lt;&lt;If </w:t>
              </w:r>
              <w:del w:id="360" w:author="Tam, Danny@Energy" w:date="2022-02-28T15:09:00Z">
                <w:r w:rsidDel="00FF4E23">
                  <w:rPr>
                    <w:rFonts w:cstheme="minorHAnsi"/>
                    <w:sz w:val="20"/>
                    <w:szCs w:val="20"/>
                  </w:rPr>
                  <w:delText>CF1R</w:delText>
                </w:r>
              </w:del>
            </w:ins>
            <w:ins w:id="361" w:author="Tam, Danny@Energy" w:date="2022-02-28T15:09:00Z">
              <w:r w:rsidR="00FF4E23">
                <w:rPr>
                  <w:rFonts w:cstheme="minorHAnsi"/>
                  <w:sz w:val="20"/>
                  <w:szCs w:val="20"/>
                </w:rPr>
                <w:t>NRCC</w:t>
              </w:r>
            </w:ins>
            <w:ins w:id="362" w:author="Alhabibi, Haider@Energy" w:date="2022-01-25T14:25:00Z">
              <w:r>
                <w:rPr>
                  <w:rFonts w:cstheme="minorHAnsi"/>
                  <w:sz w:val="20"/>
                  <w:szCs w:val="20"/>
                </w:rPr>
                <w:t xml:space="preserve"> has HPWH, then require table, else </w:t>
              </w:r>
              <w:r w:rsidRPr="00E12A63">
                <w:rPr>
                  <w:rFonts w:cstheme="minorHAnsi"/>
                  <w:sz w:val="20"/>
                  <w:szCs w:val="20"/>
                </w:rPr>
                <w:t>display the "section does not apply" message</w:t>
              </w:r>
              <w:r>
                <w:rPr>
                  <w:rFonts w:cstheme="minorHAnsi"/>
                  <w:sz w:val="20"/>
                  <w:szCs w:val="20"/>
                </w:rPr>
                <w:t>&gt;&gt;</w:t>
              </w:r>
            </w:ins>
          </w:p>
          <w:p w14:paraId="4A859F65" w14:textId="4079D44F" w:rsidR="00157186" w:rsidRPr="00C1150F" w:rsidRDefault="00157186" w:rsidP="00E40C70">
            <w:pPr>
              <w:spacing w:after="0" w:line="240" w:lineRule="auto"/>
              <w:ind w:right="876"/>
              <w:rPr>
                <w:ins w:id="363" w:author="Alhabibi, Haider@Energy" w:date="2022-01-25T14:25:00Z"/>
                <w:rFonts w:cstheme="minorHAnsi"/>
                <w:b/>
                <w:sz w:val="20"/>
                <w:szCs w:val="20"/>
              </w:rPr>
            </w:pPr>
            <w:ins w:id="364" w:author="Alhabibi, Haider@Energy" w:date="2022-01-25T14:25:00Z">
              <w:r w:rsidRPr="00C1150F">
                <w:rPr>
                  <w:rFonts w:cstheme="minorHAnsi"/>
                  <w:sz w:val="18"/>
                  <w:szCs w:val="20"/>
                </w:rPr>
                <w:t xml:space="preserve">&lt;&lt;require one row of data for each </w:t>
              </w:r>
              <w:r>
                <w:rPr>
                  <w:rFonts w:cstheme="minorHAnsi"/>
                  <w:sz w:val="18"/>
                  <w:szCs w:val="20"/>
                </w:rPr>
                <w:t xml:space="preserve">HPWH </w:t>
              </w:r>
              <w:r w:rsidRPr="00C1150F">
                <w:rPr>
                  <w:rFonts w:cstheme="minorHAnsi"/>
                  <w:sz w:val="18"/>
                  <w:szCs w:val="20"/>
                </w:rPr>
                <w:t xml:space="preserve">water heater identified on the </w:t>
              </w:r>
              <w:del w:id="365" w:author="Tam, Danny@Energy" w:date="2022-02-28T15:09:00Z">
                <w:r w:rsidRPr="00C1150F" w:rsidDel="00FF4E23">
                  <w:rPr>
                    <w:rFonts w:cstheme="minorHAnsi"/>
                    <w:sz w:val="18"/>
                    <w:szCs w:val="20"/>
                  </w:rPr>
                  <w:delText>CF1R</w:delText>
                </w:r>
              </w:del>
            </w:ins>
            <w:ins w:id="366" w:author="Tam, Danny@Energy" w:date="2022-02-28T15:09:00Z">
              <w:r w:rsidR="00FF4E23">
                <w:rPr>
                  <w:rFonts w:cstheme="minorHAnsi"/>
                  <w:sz w:val="18"/>
                  <w:szCs w:val="20"/>
                </w:rPr>
                <w:t>NRCC</w:t>
              </w:r>
            </w:ins>
            <w:ins w:id="367" w:author="Alhabibi, Haider@Energy" w:date="2022-01-25T14:25:00Z">
              <w:r w:rsidRPr="00C1150F">
                <w:rPr>
                  <w:rFonts w:cstheme="minorHAnsi"/>
                  <w:sz w:val="18"/>
                  <w:szCs w:val="20"/>
                </w:rPr>
                <w:t>-</w:t>
              </w:r>
              <w:r w:rsidRPr="00DC34CF">
                <w:rPr>
                  <w:rFonts w:cstheme="minorHAnsi"/>
                  <w:sz w:val="18"/>
                  <w:szCs w:val="20"/>
                </w:rPr>
                <w:t>PRF</w:t>
              </w:r>
              <w:r w:rsidRPr="00C1150F">
                <w:rPr>
                  <w:rFonts w:cstheme="minorHAnsi"/>
                  <w:sz w:val="18"/>
                  <w:szCs w:val="20"/>
                </w:rPr>
                <w:t>&gt;&gt;</w:t>
              </w:r>
            </w:ins>
          </w:p>
        </w:tc>
      </w:tr>
      <w:tr w:rsidR="00157186" w:rsidRPr="00C1150F" w14:paraId="100FC844" w14:textId="77777777" w:rsidTr="00E40C70">
        <w:trPr>
          <w:ins w:id="368" w:author="Alhabibi, Haider@Energy" w:date="2022-01-25T14:25:00Z"/>
        </w:trPr>
        <w:tc>
          <w:tcPr>
            <w:tcW w:w="895" w:type="dxa"/>
            <w:tcBorders>
              <w:top w:val="single" w:sz="4" w:space="0" w:color="auto"/>
              <w:left w:val="single" w:sz="4" w:space="0" w:color="auto"/>
              <w:bottom w:val="single" w:sz="4" w:space="0" w:color="auto"/>
              <w:right w:val="single" w:sz="4" w:space="0" w:color="auto"/>
            </w:tcBorders>
          </w:tcPr>
          <w:p w14:paraId="69171283" w14:textId="77777777" w:rsidR="00157186" w:rsidRPr="00C1150F" w:rsidRDefault="00157186" w:rsidP="00E40C70">
            <w:pPr>
              <w:spacing w:after="0" w:line="240" w:lineRule="auto"/>
              <w:jc w:val="center"/>
              <w:rPr>
                <w:ins w:id="369" w:author="Alhabibi, Haider@Energy" w:date="2022-01-25T14:25:00Z"/>
                <w:rFonts w:eastAsia="Times New Roman" w:cstheme="minorHAnsi"/>
                <w:sz w:val="18"/>
                <w:szCs w:val="18"/>
              </w:rPr>
            </w:pPr>
            <w:ins w:id="370" w:author="Alhabibi, Haider@Energy" w:date="2022-01-25T14:25:00Z">
              <w:r w:rsidRPr="00C1150F">
                <w:rPr>
                  <w:rFonts w:eastAsia="Times New Roman" w:cstheme="minorHAnsi"/>
                  <w:sz w:val="18"/>
                  <w:szCs w:val="18"/>
                </w:rPr>
                <w:t>01</w:t>
              </w:r>
            </w:ins>
          </w:p>
        </w:tc>
        <w:tc>
          <w:tcPr>
            <w:tcW w:w="990" w:type="dxa"/>
            <w:vAlign w:val="bottom"/>
          </w:tcPr>
          <w:p w14:paraId="352E1697" w14:textId="77777777" w:rsidR="00157186" w:rsidRPr="00C1150F" w:rsidRDefault="00157186" w:rsidP="00E40C70">
            <w:pPr>
              <w:spacing w:after="0" w:line="240" w:lineRule="auto"/>
              <w:jc w:val="center"/>
              <w:rPr>
                <w:ins w:id="371" w:author="Alhabibi, Haider@Energy" w:date="2022-01-25T14:25:00Z"/>
                <w:rFonts w:cstheme="minorHAnsi"/>
                <w:sz w:val="18"/>
                <w:szCs w:val="18"/>
              </w:rPr>
            </w:pPr>
            <w:ins w:id="372" w:author="Alhabibi, Haider@Energy" w:date="2022-01-25T14:25:00Z">
              <w:r w:rsidRPr="00C1150F">
                <w:rPr>
                  <w:rFonts w:eastAsia="Times New Roman" w:cstheme="minorHAnsi"/>
                  <w:sz w:val="18"/>
                  <w:szCs w:val="18"/>
                </w:rPr>
                <w:t>02</w:t>
              </w:r>
            </w:ins>
          </w:p>
        </w:tc>
        <w:tc>
          <w:tcPr>
            <w:tcW w:w="1080" w:type="dxa"/>
            <w:vAlign w:val="bottom"/>
          </w:tcPr>
          <w:p w14:paraId="44257805" w14:textId="77777777" w:rsidR="00157186" w:rsidRPr="00C1150F" w:rsidRDefault="00157186" w:rsidP="00E40C70">
            <w:pPr>
              <w:spacing w:after="0" w:line="240" w:lineRule="auto"/>
              <w:jc w:val="center"/>
              <w:rPr>
                <w:ins w:id="373" w:author="Alhabibi, Haider@Energy" w:date="2022-01-25T14:25:00Z"/>
                <w:rFonts w:cstheme="minorHAnsi"/>
                <w:sz w:val="18"/>
                <w:szCs w:val="18"/>
              </w:rPr>
            </w:pPr>
            <w:ins w:id="374" w:author="Alhabibi, Haider@Energy" w:date="2022-01-25T14:25:00Z">
              <w:r w:rsidRPr="00C1150F">
                <w:rPr>
                  <w:rFonts w:eastAsia="Times New Roman" w:cstheme="minorHAnsi"/>
                  <w:sz w:val="18"/>
                  <w:szCs w:val="18"/>
                </w:rPr>
                <w:t>03</w:t>
              </w:r>
            </w:ins>
          </w:p>
        </w:tc>
        <w:tc>
          <w:tcPr>
            <w:tcW w:w="990" w:type="dxa"/>
          </w:tcPr>
          <w:p w14:paraId="6C7A377F" w14:textId="77777777" w:rsidR="00157186" w:rsidRPr="00C1150F" w:rsidRDefault="00157186" w:rsidP="00E40C70">
            <w:pPr>
              <w:spacing w:after="0" w:line="240" w:lineRule="auto"/>
              <w:jc w:val="center"/>
              <w:rPr>
                <w:ins w:id="375" w:author="Alhabibi, Haider@Energy" w:date="2022-01-25T14:25:00Z"/>
                <w:rFonts w:eastAsia="Times New Roman" w:cstheme="minorHAnsi"/>
                <w:sz w:val="18"/>
                <w:szCs w:val="18"/>
              </w:rPr>
            </w:pPr>
            <w:ins w:id="376" w:author="Alhabibi, Haider@Energy" w:date="2022-01-25T14:25:00Z">
              <w:r w:rsidRPr="00C1150F">
                <w:rPr>
                  <w:rFonts w:eastAsia="Times New Roman" w:cstheme="minorHAnsi"/>
                  <w:sz w:val="18"/>
                  <w:szCs w:val="18"/>
                </w:rPr>
                <w:t>04</w:t>
              </w:r>
            </w:ins>
          </w:p>
        </w:tc>
        <w:tc>
          <w:tcPr>
            <w:tcW w:w="1080" w:type="dxa"/>
          </w:tcPr>
          <w:p w14:paraId="27B0019E" w14:textId="77777777" w:rsidR="00157186" w:rsidRPr="00C1150F" w:rsidRDefault="00157186" w:rsidP="00E40C70">
            <w:pPr>
              <w:spacing w:after="0" w:line="240" w:lineRule="auto"/>
              <w:jc w:val="center"/>
              <w:rPr>
                <w:ins w:id="377" w:author="Alhabibi, Haider@Energy" w:date="2022-01-25T14:25:00Z"/>
                <w:rFonts w:eastAsia="Times New Roman" w:cstheme="minorHAnsi"/>
                <w:sz w:val="18"/>
                <w:szCs w:val="18"/>
              </w:rPr>
            </w:pPr>
            <w:ins w:id="378" w:author="Alhabibi, Haider@Energy" w:date="2022-01-25T14:25:00Z">
              <w:r w:rsidRPr="00C1150F">
                <w:rPr>
                  <w:rFonts w:eastAsia="Times New Roman" w:cstheme="minorHAnsi"/>
                  <w:sz w:val="18"/>
                  <w:szCs w:val="18"/>
                </w:rPr>
                <w:t>05</w:t>
              </w:r>
            </w:ins>
          </w:p>
        </w:tc>
        <w:tc>
          <w:tcPr>
            <w:tcW w:w="1170" w:type="dxa"/>
          </w:tcPr>
          <w:p w14:paraId="263AD541" w14:textId="77777777" w:rsidR="00157186" w:rsidRPr="00C1150F" w:rsidRDefault="00157186" w:rsidP="00E40C70">
            <w:pPr>
              <w:spacing w:after="0" w:line="240" w:lineRule="auto"/>
              <w:jc w:val="center"/>
              <w:rPr>
                <w:ins w:id="379" w:author="Alhabibi, Haider@Energy" w:date="2022-01-25T14:25:00Z"/>
                <w:rFonts w:eastAsia="Times New Roman" w:cstheme="minorHAnsi"/>
                <w:sz w:val="18"/>
                <w:szCs w:val="18"/>
              </w:rPr>
            </w:pPr>
            <w:ins w:id="380" w:author="Alhabibi, Haider@Energy" w:date="2022-01-25T14:25:00Z">
              <w:r w:rsidRPr="00C1150F">
                <w:rPr>
                  <w:rFonts w:eastAsia="Times New Roman" w:cstheme="minorHAnsi"/>
                  <w:sz w:val="18"/>
                  <w:szCs w:val="18"/>
                </w:rPr>
                <w:t>06</w:t>
              </w:r>
            </w:ins>
          </w:p>
        </w:tc>
        <w:tc>
          <w:tcPr>
            <w:tcW w:w="1530" w:type="dxa"/>
          </w:tcPr>
          <w:p w14:paraId="3A13E3B3" w14:textId="77777777" w:rsidR="00157186" w:rsidRPr="00C1150F" w:rsidRDefault="00157186" w:rsidP="00E40C70">
            <w:pPr>
              <w:spacing w:after="0" w:line="240" w:lineRule="auto"/>
              <w:jc w:val="center"/>
              <w:rPr>
                <w:ins w:id="381" w:author="Alhabibi, Haider@Energy" w:date="2022-01-25T14:25:00Z"/>
                <w:rFonts w:eastAsia="Times New Roman" w:cstheme="minorHAnsi"/>
                <w:sz w:val="18"/>
                <w:szCs w:val="18"/>
              </w:rPr>
            </w:pPr>
            <w:ins w:id="382" w:author="Alhabibi, Haider@Energy" w:date="2022-01-25T14:25:00Z">
              <w:r w:rsidRPr="00C1150F">
                <w:rPr>
                  <w:rFonts w:eastAsia="Times New Roman" w:cstheme="minorHAnsi"/>
                  <w:sz w:val="18"/>
                  <w:szCs w:val="18"/>
                </w:rPr>
                <w:t>07</w:t>
              </w:r>
            </w:ins>
          </w:p>
        </w:tc>
        <w:tc>
          <w:tcPr>
            <w:tcW w:w="1170" w:type="dxa"/>
          </w:tcPr>
          <w:p w14:paraId="28130FA3" w14:textId="77777777" w:rsidR="00157186" w:rsidRPr="00C1150F" w:rsidRDefault="00157186" w:rsidP="00E40C70">
            <w:pPr>
              <w:spacing w:after="0" w:line="240" w:lineRule="auto"/>
              <w:jc w:val="center"/>
              <w:rPr>
                <w:ins w:id="383" w:author="Alhabibi, Haider@Energy" w:date="2022-01-25T14:25:00Z"/>
                <w:rFonts w:eastAsia="Times New Roman" w:cstheme="minorHAnsi"/>
                <w:sz w:val="18"/>
                <w:szCs w:val="18"/>
              </w:rPr>
            </w:pPr>
            <w:ins w:id="384" w:author="Alhabibi, Haider@Energy" w:date="2022-01-25T14:25:00Z">
              <w:r w:rsidRPr="00C1150F">
                <w:rPr>
                  <w:rFonts w:eastAsia="Times New Roman" w:cstheme="minorHAnsi"/>
                  <w:sz w:val="18"/>
                  <w:szCs w:val="18"/>
                </w:rPr>
                <w:t>08</w:t>
              </w:r>
            </w:ins>
          </w:p>
        </w:tc>
        <w:tc>
          <w:tcPr>
            <w:tcW w:w="900" w:type="dxa"/>
          </w:tcPr>
          <w:p w14:paraId="7E4BB03C" w14:textId="77777777" w:rsidR="00157186" w:rsidRPr="00C1150F" w:rsidRDefault="00157186" w:rsidP="00E40C70">
            <w:pPr>
              <w:spacing w:after="0" w:line="240" w:lineRule="auto"/>
              <w:jc w:val="center"/>
              <w:rPr>
                <w:ins w:id="385" w:author="Alhabibi, Haider@Energy" w:date="2022-01-25T14:25:00Z"/>
                <w:rFonts w:eastAsia="Times New Roman" w:cstheme="minorHAnsi"/>
                <w:sz w:val="18"/>
                <w:szCs w:val="18"/>
              </w:rPr>
            </w:pPr>
            <w:ins w:id="386" w:author="Alhabibi, Haider@Energy" w:date="2022-01-25T14:25:00Z">
              <w:r w:rsidRPr="00C1150F">
                <w:rPr>
                  <w:rFonts w:eastAsia="Times New Roman" w:cstheme="minorHAnsi"/>
                  <w:sz w:val="18"/>
                  <w:szCs w:val="18"/>
                </w:rPr>
                <w:t>09</w:t>
              </w:r>
            </w:ins>
          </w:p>
        </w:tc>
        <w:tc>
          <w:tcPr>
            <w:tcW w:w="1080" w:type="dxa"/>
          </w:tcPr>
          <w:p w14:paraId="38B4EDB3" w14:textId="77777777" w:rsidR="00157186" w:rsidRPr="00C1150F" w:rsidDel="00873A7F" w:rsidRDefault="00157186" w:rsidP="00E40C70">
            <w:pPr>
              <w:spacing w:after="0" w:line="240" w:lineRule="auto"/>
              <w:jc w:val="center"/>
              <w:rPr>
                <w:ins w:id="387" w:author="Alhabibi, Haider@Energy" w:date="2022-01-25T14:25:00Z"/>
                <w:rFonts w:eastAsia="Times New Roman" w:cstheme="minorHAnsi"/>
                <w:sz w:val="18"/>
                <w:szCs w:val="18"/>
              </w:rPr>
            </w:pPr>
            <w:ins w:id="388" w:author="Alhabibi, Haider@Energy" w:date="2022-01-25T14:25:00Z">
              <w:r w:rsidRPr="00C1150F">
                <w:rPr>
                  <w:rFonts w:eastAsia="Times New Roman" w:cstheme="minorHAnsi"/>
                  <w:sz w:val="18"/>
                  <w:szCs w:val="18"/>
                </w:rPr>
                <w:t>10</w:t>
              </w:r>
            </w:ins>
          </w:p>
        </w:tc>
      </w:tr>
      <w:tr w:rsidR="00157186" w:rsidRPr="00C1150F" w14:paraId="6F7D1995" w14:textId="77777777" w:rsidTr="00E40C70">
        <w:trPr>
          <w:ins w:id="389" w:author="Alhabibi, Haider@Energy" w:date="2022-01-25T14:25:00Z"/>
        </w:trPr>
        <w:tc>
          <w:tcPr>
            <w:tcW w:w="895" w:type="dxa"/>
            <w:tcBorders>
              <w:top w:val="single" w:sz="4" w:space="0" w:color="auto"/>
              <w:left w:val="single" w:sz="4" w:space="0" w:color="auto"/>
              <w:bottom w:val="single" w:sz="4" w:space="0" w:color="auto"/>
              <w:right w:val="single" w:sz="4" w:space="0" w:color="auto"/>
            </w:tcBorders>
            <w:vAlign w:val="bottom"/>
          </w:tcPr>
          <w:p w14:paraId="4882A32F"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jc w:val="center"/>
              <w:rPr>
                <w:ins w:id="390" w:author="Alhabibi, Haider@Energy" w:date="2022-01-25T14:25:00Z"/>
                <w:rFonts w:eastAsia="Times New Roman" w:cstheme="minorHAnsi"/>
                <w:sz w:val="18"/>
                <w:szCs w:val="18"/>
              </w:rPr>
            </w:pPr>
            <w:ins w:id="391" w:author="Alhabibi, Haider@Energy" w:date="2022-01-25T14:25:00Z">
              <w:r w:rsidRPr="00C1150F">
                <w:rPr>
                  <w:rFonts w:eastAsia="Times New Roman" w:cstheme="minorHAnsi"/>
                  <w:sz w:val="18"/>
                  <w:szCs w:val="18"/>
                </w:rPr>
                <w:t>Dwelling Unit Name</w:t>
              </w:r>
            </w:ins>
          </w:p>
        </w:tc>
        <w:tc>
          <w:tcPr>
            <w:tcW w:w="990" w:type="dxa"/>
            <w:vAlign w:val="bottom"/>
          </w:tcPr>
          <w:p w14:paraId="56BB0AAE"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jc w:val="center"/>
              <w:rPr>
                <w:ins w:id="392" w:author="Alhabibi, Haider@Energy" w:date="2022-01-25T14:25:00Z"/>
                <w:rFonts w:eastAsia="Times New Roman" w:cstheme="minorHAnsi"/>
                <w:sz w:val="18"/>
                <w:szCs w:val="18"/>
              </w:rPr>
            </w:pPr>
            <w:ins w:id="393" w:author="Alhabibi, Haider@Energy" w:date="2022-01-25T14:25:00Z">
              <w:r w:rsidRPr="00C1150F">
                <w:rPr>
                  <w:rFonts w:eastAsia="Times New Roman" w:cstheme="minorHAnsi"/>
                  <w:sz w:val="18"/>
                  <w:szCs w:val="18"/>
                </w:rPr>
                <w:t>Water Heating System ID</w:t>
              </w:r>
            </w:ins>
          </w:p>
          <w:p w14:paraId="60958F6C" w14:textId="77777777" w:rsidR="00157186" w:rsidRPr="00C1150F" w:rsidRDefault="00157186" w:rsidP="00E40C70">
            <w:pPr>
              <w:spacing w:after="0" w:line="240" w:lineRule="auto"/>
              <w:jc w:val="center"/>
              <w:rPr>
                <w:ins w:id="394" w:author="Alhabibi, Haider@Energy" w:date="2022-01-25T14:25:00Z"/>
                <w:rFonts w:cstheme="minorHAnsi"/>
                <w:sz w:val="18"/>
                <w:szCs w:val="18"/>
              </w:rPr>
            </w:pPr>
            <w:ins w:id="395" w:author="Alhabibi, Haider@Energy" w:date="2022-01-25T14:25:00Z">
              <w:r w:rsidRPr="00C1150F">
                <w:rPr>
                  <w:rFonts w:eastAsia="Times New Roman" w:cstheme="minorHAnsi"/>
                  <w:sz w:val="18"/>
                  <w:szCs w:val="18"/>
                </w:rPr>
                <w:t>or Name</w:t>
              </w:r>
            </w:ins>
          </w:p>
        </w:tc>
        <w:tc>
          <w:tcPr>
            <w:tcW w:w="1080" w:type="dxa"/>
            <w:vAlign w:val="bottom"/>
          </w:tcPr>
          <w:p w14:paraId="64AC16BF"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jc w:val="center"/>
              <w:rPr>
                <w:ins w:id="396" w:author="Alhabibi, Haider@Energy" w:date="2022-01-25T14:25:00Z"/>
                <w:rFonts w:eastAsia="Times New Roman" w:cstheme="minorHAnsi"/>
                <w:sz w:val="18"/>
                <w:szCs w:val="18"/>
              </w:rPr>
            </w:pPr>
            <w:ins w:id="397" w:author="Alhabibi, Haider@Energy" w:date="2022-01-25T14:25:00Z">
              <w:r w:rsidRPr="00C1150F">
                <w:rPr>
                  <w:rFonts w:eastAsia="Times New Roman" w:cstheme="minorHAnsi"/>
                  <w:sz w:val="18"/>
                  <w:szCs w:val="18"/>
                </w:rPr>
                <w:t>Modeled Equipment</w:t>
              </w:r>
            </w:ins>
          </w:p>
          <w:p w14:paraId="38F18889" w14:textId="77777777" w:rsidR="00157186" w:rsidRPr="00C1150F" w:rsidRDefault="00157186" w:rsidP="00E40C70">
            <w:pPr>
              <w:spacing w:after="0" w:line="240" w:lineRule="auto"/>
              <w:jc w:val="center"/>
              <w:rPr>
                <w:ins w:id="398" w:author="Alhabibi, Haider@Energy" w:date="2022-01-25T14:25:00Z"/>
                <w:rFonts w:cstheme="minorHAnsi"/>
                <w:sz w:val="18"/>
                <w:szCs w:val="18"/>
              </w:rPr>
            </w:pPr>
            <w:ins w:id="399" w:author="Alhabibi, Haider@Energy" w:date="2022-01-25T14:25:00Z">
              <w:r w:rsidRPr="00C1150F">
                <w:rPr>
                  <w:rFonts w:eastAsia="Times New Roman" w:cstheme="minorHAnsi"/>
                  <w:sz w:val="18"/>
                  <w:szCs w:val="18"/>
                </w:rPr>
                <w:t>Make and Model</w:t>
              </w:r>
            </w:ins>
          </w:p>
        </w:tc>
        <w:tc>
          <w:tcPr>
            <w:tcW w:w="990" w:type="dxa"/>
            <w:vAlign w:val="bottom"/>
          </w:tcPr>
          <w:p w14:paraId="250FBFDF"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jc w:val="center"/>
              <w:rPr>
                <w:ins w:id="400" w:author="Alhabibi, Haider@Energy" w:date="2022-01-25T14:25:00Z"/>
                <w:rFonts w:eastAsia="Times New Roman" w:cstheme="minorHAnsi"/>
                <w:sz w:val="18"/>
                <w:szCs w:val="18"/>
              </w:rPr>
            </w:pPr>
            <w:ins w:id="401" w:author="Alhabibi, Haider@Energy" w:date="2022-01-25T14:25:00Z">
              <w:r w:rsidRPr="00C1150F">
                <w:rPr>
                  <w:rFonts w:eastAsia="Times New Roman" w:cstheme="minorHAnsi"/>
                  <w:sz w:val="18"/>
                  <w:szCs w:val="18"/>
                </w:rPr>
                <w:t xml:space="preserve"># of </w:t>
              </w:r>
              <w:r w:rsidRPr="00C1150F">
                <w:rPr>
                  <w:rFonts w:eastAsia="Times New Roman" w:cstheme="minorHAnsi"/>
                  <w:sz w:val="18"/>
                  <w:szCs w:val="20"/>
                </w:rPr>
                <w:t xml:space="preserve">Like (or Identical) </w:t>
              </w:r>
              <w:r w:rsidRPr="00C1150F">
                <w:rPr>
                  <w:rFonts w:eastAsia="Times New Roman" w:cstheme="minorHAnsi"/>
                  <w:sz w:val="18"/>
                  <w:szCs w:val="18"/>
                </w:rPr>
                <w:t>Water Heaters in System</w:t>
              </w:r>
            </w:ins>
          </w:p>
        </w:tc>
        <w:tc>
          <w:tcPr>
            <w:tcW w:w="1080" w:type="dxa"/>
            <w:vAlign w:val="bottom"/>
          </w:tcPr>
          <w:p w14:paraId="68408827"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jc w:val="center"/>
              <w:rPr>
                <w:ins w:id="402" w:author="Alhabibi, Haider@Energy" w:date="2022-01-25T14:25:00Z"/>
                <w:rFonts w:eastAsia="Times New Roman" w:cstheme="minorHAnsi"/>
                <w:sz w:val="18"/>
                <w:szCs w:val="18"/>
              </w:rPr>
            </w:pPr>
            <w:ins w:id="403" w:author="Alhabibi, Haider@Energy" w:date="2022-01-25T14:25:00Z">
              <w:r w:rsidRPr="00C1150F">
                <w:rPr>
                  <w:rFonts w:eastAsia="Times New Roman" w:cstheme="minorHAnsi"/>
                  <w:sz w:val="18"/>
                  <w:szCs w:val="18"/>
                </w:rPr>
                <w:t>Tank Location</w:t>
              </w:r>
            </w:ins>
          </w:p>
        </w:tc>
        <w:tc>
          <w:tcPr>
            <w:tcW w:w="1170" w:type="dxa"/>
            <w:vAlign w:val="bottom"/>
          </w:tcPr>
          <w:p w14:paraId="0EB43E93"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jc w:val="center"/>
              <w:rPr>
                <w:ins w:id="404" w:author="Alhabibi, Haider@Energy" w:date="2022-01-25T14:25:00Z"/>
                <w:rFonts w:eastAsia="Times New Roman" w:cstheme="minorHAnsi"/>
                <w:sz w:val="18"/>
                <w:szCs w:val="18"/>
              </w:rPr>
            </w:pPr>
            <w:ins w:id="405" w:author="Alhabibi, Haider@Energy" w:date="2022-01-25T14:25:00Z">
              <w:r w:rsidRPr="00C1150F">
                <w:rPr>
                  <w:rFonts w:eastAsia="Times New Roman" w:cstheme="minorHAnsi"/>
                  <w:sz w:val="18"/>
                  <w:szCs w:val="18"/>
                </w:rPr>
                <w:t>Exterior Tank Insulation R-value</w:t>
              </w:r>
            </w:ins>
          </w:p>
        </w:tc>
        <w:tc>
          <w:tcPr>
            <w:tcW w:w="1530" w:type="dxa"/>
            <w:vAlign w:val="bottom"/>
          </w:tcPr>
          <w:p w14:paraId="33D1514A"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jc w:val="center"/>
              <w:rPr>
                <w:ins w:id="406" w:author="Alhabibi, Haider@Energy" w:date="2022-01-25T14:25:00Z"/>
                <w:rFonts w:eastAsia="Times New Roman" w:cstheme="minorHAnsi"/>
                <w:sz w:val="18"/>
                <w:szCs w:val="18"/>
              </w:rPr>
            </w:pPr>
            <w:ins w:id="407" w:author="Alhabibi, Haider@Energy" w:date="2022-01-25T14:25:00Z">
              <w:r w:rsidRPr="00C1150F">
                <w:rPr>
                  <w:rFonts w:eastAsia="Times New Roman" w:cstheme="minorHAnsi"/>
                  <w:sz w:val="18"/>
                  <w:szCs w:val="18"/>
                </w:rPr>
                <w:t>Dwelling Unit DHW System Distribution Type</w:t>
              </w:r>
            </w:ins>
          </w:p>
        </w:tc>
        <w:tc>
          <w:tcPr>
            <w:tcW w:w="1170" w:type="dxa"/>
            <w:vAlign w:val="bottom"/>
          </w:tcPr>
          <w:p w14:paraId="00284D18"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jc w:val="center"/>
              <w:rPr>
                <w:ins w:id="408" w:author="Alhabibi, Haider@Energy" w:date="2022-01-25T14:25:00Z"/>
                <w:rFonts w:eastAsia="Times New Roman" w:cstheme="minorHAnsi"/>
                <w:sz w:val="18"/>
                <w:szCs w:val="18"/>
              </w:rPr>
            </w:pPr>
            <w:ins w:id="409" w:author="Alhabibi, Haider@Energy" w:date="2022-01-25T14:25:00Z">
              <w:r w:rsidRPr="00C1150F">
                <w:rPr>
                  <w:rFonts w:eastAsia="Times New Roman" w:cstheme="minorHAnsi"/>
                  <w:sz w:val="18"/>
                  <w:szCs w:val="18"/>
                </w:rPr>
                <w:t>Compact Distrib</w:t>
              </w:r>
              <w:r>
                <w:rPr>
                  <w:rFonts w:eastAsia="Times New Roman" w:cstheme="minorHAnsi"/>
                  <w:sz w:val="18"/>
                  <w:szCs w:val="18"/>
                </w:rPr>
                <w:t>ution</w:t>
              </w:r>
              <w:r w:rsidRPr="00C1150F">
                <w:rPr>
                  <w:rFonts w:eastAsia="Times New Roman" w:cstheme="minorHAnsi"/>
                  <w:sz w:val="18"/>
                  <w:szCs w:val="18"/>
                </w:rPr>
                <w:t>.</w:t>
              </w:r>
            </w:ins>
          </w:p>
        </w:tc>
        <w:tc>
          <w:tcPr>
            <w:tcW w:w="900" w:type="dxa"/>
            <w:vAlign w:val="bottom"/>
          </w:tcPr>
          <w:p w14:paraId="25223097"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jc w:val="center"/>
              <w:rPr>
                <w:ins w:id="410" w:author="Alhabibi, Haider@Energy" w:date="2022-01-25T14:25:00Z"/>
                <w:rFonts w:eastAsia="Times New Roman" w:cstheme="minorHAnsi"/>
                <w:sz w:val="18"/>
                <w:szCs w:val="18"/>
              </w:rPr>
            </w:pPr>
            <w:ins w:id="411" w:author="Alhabibi, Haider@Energy" w:date="2022-01-25T14:25:00Z">
              <w:r w:rsidRPr="00C1150F">
                <w:rPr>
                  <w:rFonts w:eastAsia="Times New Roman" w:cstheme="minorHAnsi"/>
                  <w:sz w:val="18"/>
                  <w:szCs w:val="18"/>
                </w:rPr>
                <w:t>Drain Water Heat Recovery</w:t>
              </w:r>
            </w:ins>
          </w:p>
        </w:tc>
        <w:tc>
          <w:tcPr>
            <w:tcW w:w="1080" w:type="dxa"/>
            <w:vAlign w:val="bottom"/>
          </w:tcPr>
          <w:p w14:paraId="2BAEE467"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jc w:val="center"/>
              <w:rPr>
                <w:ins w:id="412" w:author="Alhabibi, Haider@Energy" w:date="2022-01-25T14:25:00Z"/>
                <w:rFonts w:eastAsia="Times New Roman" w:cstheme="minorHAnsi"/>
                <w:sz w:val="18"/>
                <w:szCs w:val="18"/>
              </w:rPr>
            </w:pPr>
            <w:ins w:id="413" w:author="Alhabibi, Haider@Energy" w:date="2022-01-25T14:25:00Z">
              <w:r w:rsidRPr="00C1150F">
                <w:rPr>
                  <w:rFonts w:eastAsia="Times New Roman" w:cstheme="minorHAnsi"/>
                  <w:sz w:val="18"/>
                  <w:szCs w:val="18"/>
                </w:rPr>
                <w:t>Simulated Equipment Make and Model</w:t>
              </w:r>
            </w:ins>
          </w:p>
        </w:tc>
      </w:tr>
      <w:tr w:rsidR="00157186" w:rsidRPr="00C1150F" w14:paraId="0D0DE88D" w14:textId="77777777" w:rsidTr="00E40C70">
        <w:trPr>
          <w:ins w:id="414" w:author="Alhabibi, Haider@Energy" w:date="2022-01-25T14:25:00Z"/>
        </w:trPr>
        <w:tc>
          <w:tcPr>
            <w:tcW w:w="895" w:type="dxa"/>
            <w:tcBorders>
              <w:top w:val="single" w:sz="4" w:space="0" w:color="auto"/>
              <w:left w:val="single" w:sz="4" w:space="0" w:color="auto"/>
              <w:bottom w:val="single" w:sz="4" w:space="0" w:color="auto"/>
              <w:right w:val="single" w:sz="4" w:space="0" w:color="auto"/>
            </w:tcBorders>
          </w:tcPr>
          <w:p w14:paraId="2D4B64FD" w14:textId="770B2C4B" w:rsidR="00157186" w:rsidRPr="00C1150F" w:rsidRDefault="00157186" w:rsidP="00E40C70">
            <w:pPr>
              <w:spacing w:after="0" w:line="240" w:lineRule="auto"/>
              <w:jc w:val="center"/>
              <w:rPr>
                <w:ins w:id="415" w:author="Alhabibi, Haider@Energy" w:date="2022-01-25T14:25:00Z"/>
                <w:rFonts w:cstheme="minorHAnsi"/>
                <w:sz w:val="16"/>
                <w:szCs w:val="18"/>
              </w:rPr>
            </w:pPr>
            <w:ins w:id="416" w:author="Alhabibi, Haider@Energy" w:date="2022-01-25T14:25:00Z">
              <w:r w:rsidRPr="00C1150F">
                <w:rPr>
                  <w:rFonts w:eastAsia="Times New Roman" w:cstheme="minorHAnsi"/>
                  <w:sz w:val="16"/>
                  <w:szCs w:val="20"/>
                </w:rPr>
                <w:t xml:space="preserve">&lt;&lt;reference value from </w:t>
              </w:r>
              <w:del w:id="417" w:author="Tam, Danny@Energy" w:date="2022-02-28T15:09:00Z">
                <w:r w:rsidRPr="00C1150F" w:rsidDel="00FF4E23">
                  <w:rPr>
                    <w:rFonts w:eastAsia="Times New Roman" w:cstheme="minorHAnsi"/>
                    <w:sz w:val="16"/>
                    <w:szCs w:val="20"/>
                  </w:rPr>
                  <w:delText>CF1R</w:delText>
                </w:r>
              </w:del>
            </w:ins>
            <w:ins w:id="418" w:author="Tam, Danny@Energy" w:date="2022-02-28T15:09:00Z">
              <w:r w:rsidR="00FF4E23">
                <w:rPr>
                  <w:rFonts w:eastAsia="Times New Roman" w:cstheme="minorHAnsi"/>
                  <w:sz w:val="16"/>
                  <w:szCs w:val="20"/>
                </w:rPr>
                <w:t>NRCC</w:t>
              </w:r>
            </w:ins>
            <w:ins w:id="419" w:author="Alhabibi, Haider@Energy" w:date="2022-01-25T14:25:00Z">
              <w:r w:rsidRPr="00C1150F">
                <w:rPr>
                  <w:rFonts w:eastAsia="Times New Roman" w:cstheme="minorHAnsi"/>
                  <w:sz w:val="16"/>
                  <w:szCs w:val="20"/>
                </w:rPr>
                <w:t xml:space="preserve"> </w:t>
              </w:r>
              <w:del w:id="420" w:author="Tam, Danny@Energy" w:date="2022-03-07T15:09:00Z">
                <w:r w:rsidRPr="00C1150F" w:rsidDel="00633D25">
                  <w:rPr>
                    <w:rFonts w:eastAsia="Times New Roman" w:cstheme="minorHAnsi"/>
                    <w:sz w:val="16"/>
                    <w:szCs w:val="20"/>
                  </w:rPr>
                  <w:delText>if Single Family, then value = Single Family</w:delText>
                </w:r>
              </w:del>
              <w:r w:rsidRPr="00C1150F">
                <w:rPr>
                  <w:rFonts w:eastAsia="Times New Roman" w:cstheme="minorHAnsi"/>
                  <w:sz w:val="16"/>
                  <w:szCs w:val="20"/>
                </w:rPr>
                <w:t xml:space="preserve">&gt;&gt; </w:t>
              </w:r>
            </w:ins>
          </w:p>
        </w:tc>
        <w:tc>
          <w:tcPr>
            <w:tcW w:w="990" w:type="dxa"/>
          </w:tcPr>
          <w:p w14:paraId="406DFB20" w14:textId="58E3CC23" w:rsidR="00157186" w:rsidRPr="00C1150F" w:rsidRDefault="00157186" w:rsidP="00E40C70">
            <w:pPr>
              <w:spacing w:after="0" w:line="240" w:lineRule="auto"/>
              <w:jc w:val="center"/>
              <w:rPr>
                <w:ins w:id="421" w:author="Alhabibi, Haider@Energy" w:date="2022-01-25T14:25:00Z"/>
                <w:rFonts w:cstheme="minorHAnsi"/>
                <w:sz w:val="16"/>
                <w:szCs w:val="18"/>
              </w:rPr>
            </w:pPr>
            <w:ins w:id="422" w:author="Alhabibi, Haider@Energy" w:date="2022-01-25T14:25:00Z">
              <w:r w:rsidRPr="00C1150F">
                <w:rPr>
                  <w:rFonts w:cstheme="minorHAnsi"/>
                  <w:sz w:val="16"/>
                  <w:szCs w:val="18"/>
                </w:rPr>
                <w:t xml:space="preserve">&lt;&lt;reference value from </w:t>
              </w:r>
              <w:del w:id="423" w:author="Tam, Danny@Energy" w:date="2022-02-28T15:09:00Z">
                <w:r w:rsidRPr="00C1150F" w:rsidDel="00FF4E23">
                  <w:rPr>
                    <w:rFonts w:cstheme="minorHAnsi"/>
                    <w:sz w:val="16"/>
                    <w:szCs w:val="18"/>
                  </w:rPr>
                  <w:delText>CF1R</w:delText>
                </w:r>
              </w:del>
            </w:ins>
            <w:ins w:id="424" w:author="Tam, Danny@Energy" w:date="2022-02-28T15:09:00Z">
              <w:r w:rsidR="00FF4E23">
                <w:rPr>
                  <w:rFonts w:cstheme="minorHAnsi"/>
                  <w:sz w:val="16"/>
                  <w:szCs w:val="18"/>
                </w:rPr>
                <w:t>NRCC</w:t>
              </w:r>
            </w:ins>
            <w:ins w:id="425" w:author="Alhabibi, Haider@Energy" w:date="2022-01-25T14:25:00Z">
              <w:r w:rsidRPr="00C1150F">
                <w:rPr>
                  <w:rFonts w:cstheme="minorHAnsi"/>
                  <w:sz w:val="16"/>
                  <w:szCs w:val="18"/>
                </w:rPr>
                <w:t>&gt;&gt;</w:t>
              </w:r>
            </w:ins>
          </w:p>
        </w:tc>
        <w:tc>
          <w:tcPr>
            <w:tcW w:w="1080" w:type="dxa"/>
          </w:tcPr>
          <w:p w14:paraId="5647E3D3" w14:textId="361B3A2D" w:rsidR="00157186" w:rsidRPr="00C1150F" w:rsidRDefault="00157186" w:rsidP="00E40C70">
            <w:pPr>
              <w:spacing w:after="0" w:line="240" w:lineRule="auto"/>
              <w:jc w:val="center"/>
              <w:rPr>
                <w:ins w:id="426" w:author="Alhabibi, Haider@Energy" w:date="2022-01-25T14:25:00Z"/>
                <w:rFonts w:cstheme="minorHAnsi"/>
                <w:sz w:val="16"/>
                <w:szCs w:val="18"/>
              </w:rPr>
            </w:pPr>
            <w:ins w:id="427" w:author="Alhabibi, Haider@Energy" w:date="2022-01-25T14:25:00Z">
              <w:r w:rsidRPr="00C1150F">
                <w:rPr>
                  <w:rFonts w:cstheme="minorHAnsi"/>
                  <w:sz w:val="16"/>
                  <w:szCs w:val="20"/>
                </w:rPr>
                <w:t xml:space="preserve">&lt;&lt;references value from </w:t>
              </w:r>
              <w:del w:id="428" w:author="Tam, Danny@Energy" w:date="2022-02-28T15:09:00Z">
                <w:r w:rsidRPr="00C1150F" w:rsidDel="00FF4E23">
                  <w:rPr>
                    <w:rFonts w:cstheme="minorHAnsi"/>
                    <w:sz w:val="16"/>
                    <w:szCs w:val="20"/>
                  </w:rPr>
                  <w:delText>CF1R</w:delText>
                </w:r>
              </w:del>
            </w:ins>
            <w:ins w:id="429" w:author="Tam, Danny@Energy" w:date="2022-02-28T15:09:00Z">
              <w:r w:rsidR="00FF4E23">
                <w:rPr>
                  <w:rFonts w:cstheme="minorHAnsi"/>
                  <w:sz w:val="16"/>
                  <w:szCs w:val="20"/>
                </w:rPr>
                <w:t>NRCC</w:t>
              </w:r>
            </w:ins>
            <w:ins w:id="430" w:author="Alhabibi, Haider@Energy" w:date="2022-01-25T14:25:00Z">
              <w:r w:rsidRPr="00C1150F">
                <w:rPr>
                  <w:rFonts w:cstheme="minorHAnsi"/>
                  <w:sz w:val="16"/>
                  <w:szCs w:val="20"/>
                </w:rPr>
                <w:t>-</w:t>
              </w:r>
              <w:r w:rsidRPr="00DC34CF">
                <w:rPr>
                  <w:rFonts w:cstheme="minorHAnsi"/>
                  <w:sz w:val="16"/>
                  <w:szCs w:val="20"/>
                </w:rPr>
                <w:t>PRF</w:t>
              </w:r>
              <w:r w:rsidRPr="00C1150F">
                <w:rPr>
                  <w:rFonts w:cstheme="minorHAnsi"/>
                  <w:sz w:val="16"/>
                  <w:szCs w:val="20"/>
                </w:rPr>
                <w:t xml:space="preserve">.  Else if prescriptive, display “NEEA Tier 3” </w:t>
              </w:r>
              <w:r w:rsidRPr="00C1150F">
                <w:rPr>
                  <w:rFonts w:cstheme="minorHAnsi"/>
                  <w:sz w:val="16"/>
                  <w:szCs w:val="18"/>
                </w:rPr>
                <w:t>&gt;&gt;</w:t>
              </w:r>
            </w:ins>
          </w:p>
        </w:tc>
        <w:tc>
          <w:tcPr>
            <w:tcW w:w="990" w:type="dxa"/>
          </w:tcPr>
          <w:p w14:paraId="1EFBF065" w14:textId="4D93938F" w:rsidR="00157186" w:rsidRPr="00C1150F" w:rsidRDefault="00157186" w:rsidP="00E40C70">
            <w:pPr>
              <w:spacing w:after="0" w:line="240" w:lineRule="auto"/>
              <w:jc w:val="center"/>
              <w:rPr>
                <w:ins w:id="431" w:author="Alhabibi, Haider@Energy" w:date="2022-01-25T14:25:00Z"/>
                <w:rFonts w:eastAsia="Times New Roman" w:cstheme="minorHAnsi"/>
                <w:b/>
                <w:i/>
                <w:color w:val="FF0000"/>
                <w:sz w:val="16"/>
                <w:szCs w:val="18"/>
              </w:rPr>
            </w:pPr>
            <w:ins w:id="432" w:author="Alhabibi, Haider@Energy" w:date="2022-01-25T14:25:00Z">
              <w:r w:rsidRPr="00C1150F">
                <w:rPr>
                  <w:rFonts w:cstheme="minorHAnsi"/>
                  <w:sz w:val="16"/>
                  <w:szCs w:val="18"/>
                </w:rPr>
                <w:t xml:space="preserve">&lt;&lt;references values from </w:t>
              </w:r>
              <w:del w:id="433" w:author="Tam, Danny@Energy" w:date="2022-02-28T15:09:00Z">
                <w:r w:rsidRPr="00C1150F" w:rsidDel="00FF4E23">
                  <w:rPr>
                    <w:rFonts w:cstheme="minorHAnsi"/>
                    <w:sz w:val="16"/>
                    <w:szCs w:val="18"/>
                  </w:rPr>
                  <w:delText>CF1R</w:delText>
                </w:r>
              </w:del>
            </w:ins>
            <w:ins w:id="434" w:author="Tam, Danny@Energy" w:date="2022-02-28T15:09:00Z">
              <w:r w:rsidR="00FF4E23">
                <w:rPr>
                  <w:rFonts w:cstheme="minorHAnsi"/>
                  <w:sz w:val="16"/>
                  <w:szCs w:val="18"/>
                </w:rPr>
                <w:t>NRCC</w:t>
              </w:r>
            </w:ins>
            <w:ins w:id="435" w:author="Alhabibi, Haider@Energy" w:date="2022-01-25T14:25:00Z">
              <w:r w:rsidRPr="00C1150F">
                <w:rPr>
                  <w:rFonts w:cstheme="minorHAnsi"/>
                  <w:sz w:val="16"/>
                  <w:szCs w:val="18"/>
                </w:rPr>
                <w:t>&gt;&gt;</w:t>
              </w:r>
            </w:ins>
          </w:p>
        </w:tc>
        <w:tc>
          <w:tcPr>
            <w:tcW w:w="1080" w:type="dxa"/>
          </w:tcPr>
          <w:p w14:paraId="424204E5" w14:textId="3190AC2B" w:rsidR="00157186" w:rsidRPr="00C1150F" w:rsidRDefault="00157186" w:rsidP="00E40C70">
            <w:pPr>
              <w:keepNext/>
              <w:tabs>
                <w:tab w:val="left" w:pos="2160"/>
                <w:tab w:val="left" w:pos="2700"/>
                <w:tab w:val="left" w:pos="3420"/>
                <w:tab w:val="left" w:pos="3780"/>
                <w:tab w:val="left" w:pos="5760"/>
                <w:tab w:val="left" w:pos="7212"/>
              </w:tabs>
              <w:spacing w:after="0" w:line="240" w:lineRule="auto"/>
              <w:jc w:val="center"/>
              <w:rPr>
                <w:ins w:id="436" w:author="Alhabibi, Haider@Energy" w:date="2022-01-25T14:25:00Z"/>
                <w:rFonts w:eastAsia="Times New Roman" w:cstheme="minorHAnsi"/>
                <w:b/>
                <w:i/>
                <w:color w:val="FF0000"/>
                <w:sz w:val="16"/>
                <w:szCs w:val="18"/>
              </w:rPr>
            </w:pPr>
            <w:ins w:id="437" w:author="Alhabibi, Haider@Energy" w:date="2022-01-25T14:25:00Z">
              <w:r w:rsidRPr="00C1150F">
                <w:rPr>
                  <w:rFonts w:eastAsia="Times New Roman" w:cstheme="minorHAnsi"/>
                  <w:sz w:val="16"/>
                  <w:szCs w:val="20"/>
                </w:rPr>
                <w:t xml:space="preserve">&lt;&lt; Reference value from </w:t>
              </w:r>
              <w:del w:id="438" w:author="Tam, Danny@Energy" w:date="2022-02-28T15:09:00Z">
                <w:r w:rsidRPr="00C1150F" w:rsidDel="00FF4E23">
                  <w:rPr>
                    <w:rFonts w:eastAsia="Times New Roman" w:cstheme="minorHAnsi"/>
                    <w:sz w:val="16"/>
                    <w:szCs w:val="20"/>
                  </w:rPr>
                  <w:delText>CF1R</w:delText>
                </w:r>
              </w:del>
            </w:ins>
            <w:ins w:id="439" w:author="Tam, Danny@Energy" w:date="2022-02-28T15:09:00Z">
              <w:r w:rsidR="00FF4E23">
                <w:rPr>
                  <w:rFonts w:eastAsia="Times New Roman" w:cstheme="minorHAnsi"/>
                  <w:sz w:val="16"/>
                  <w:szCs w:val="20"/>
                </w:rPr>
                <w:t>NRCC</w:t>
              </w:r>
            </w:ins>
            <w:ins w:id="440" w:author="Alhabibi, Haider@Energy" w:date="2022-01-25T14:25:00Z">
              <w:r w:rsidRPr="00C1150F">
                <w:rPr>
                  <w:rFonts w:eastAsia="Times New Roman" w:cstheme="minorHAnsi"/>
                  <w:sz w:val="16"/>
                  <w:szCs w:val="20"/>
                </w:rPr>
                <w:t>&gt;&gt;</w:t>
              </w:r>
            </w:ins>
          </w:p>
        </w:tc>
        <w:tc>
          <w:tcPr>
            <w:tcW w:w="1170" w:type="dxa"/>
          </w:tcPr>
          <w:p w14:paraId="79C2937D" w14:textId="1629B195" w:rsidR="00157186" w:rsidRPr="00C1150F" w:rsidRDefault="00157186" w:rsidP="00E40C70">
            <w:pPr>
              <w:spacing w:after="0" w:line="240" w:lineRule="auto"/>
              <w:jc w:val="center"/>
              <w:rPr>
                <w:ins w:id="441" w:author="Alhabibi, Haider@Energy" w:date="2022-01-25T14:25:00Z"/>
                <w:rFonts w:cstheme="minorHAnsi"/>
                <w:sz w:val="16"/>
                <w:szCs w:val="18"/>
              </w:rPr>
            </w:pPr>
            <w:ins w:id="442" w:author="Alhabibi, Haider@Energy" w:date="2022-01-25T14:25:00Z">
              <w:r w:rsidRPr="00C1150F">
                <w:rPr>
                  <w:rFonts w:cstheme="minorHAnsi"/>
                  <w:sz w:val="16"/>
                  <w:szCs w:val="18"/>
                </w:rPr>
                <w:t xml:space="preserve">&lt;&lt;reference values from </w:t>
              </w:r>
              <w:del w:id="443" w:author="Tam, Danny@Energy" w:date="2022-02-28T15:09:00Z">
                <w:r w:rsidRPr="00C1150F" w:rsidDel="00FF4E23">
                  <w:rPr>
                    <w:rFonts w:cstheme="minorHAnsi"/>
                    <w:sz w:val="16"/>
                    <w:szCs w:val="18"/>
                  </w:rPr>
                  <w:delText>CF1R</w:delText>
                </w:r>
              </w:del>
            </w:ins>
            <w:ins w:id="444" w:author="Tam, Danny@Energy" w:date="2022-02-28T15:09:00Z">
              <w:r w:rsidR="00FF4E23">
                <w:rPr>
                  <w:rFonts w:cstheme="minorHAnsi"/>
                  <w:sz w:val="16"/>
                  <w:szCs w:val="18"/>
                </w:rPr>
                <w:t>NRCC</w:t>
              </w:r>
            </w:ins>
            <w:ins w:id="445" w:author="Alhabibi, Haider@Energy" w:date="2022-01-25T14:25:00Z">
              <w:r w:rsidRPr="00C1150F">
                <w:rPr>
                  <w:rFonts w:cstheme="minorHAnsi"/>
                  <w:sz w:val="16"/>
                  <w:szCs w:val="18"/>
                </w:rPr>
                <w:t>-</w:t>
              </w:r>
              <w:r w:rsidRPr="00DC34CF">
                <w:rPr>
                  <w:rFonts w:cstheme="minorHAnsi"/>
                  <w:sz w:val="16"/>
                  <w:szCs w:val="18"/>
                </w:rPr>
                <w:t>PRF</w:t>
              </w:r>
              <w:r w:rsidRPr="00C1150F">
                <w:rPr>
                  <w:rFonts w:cstheme="minorHAnsi"/>
                  <w:sz w:val="16"/>
                  <w:szCs w:val="18"/>
                </w:rPr>
                <w:t>; else NA&gt;&gt;</w:t>
              </w:r>
            </w:ins>
          </w:p>
        </w:tc>
        <w:tc>
          <w:tcPr>
            <w:tcW w:w="1530" w:type="dxa"/>
          </w:tcPr>
          <w:p w14:paraId="38A11B7F" w14:textId="588E714D" w:rsidR="00157186" w:rsidRPr="00C1150F" w:rsidRDefault="00157186" w:rsidP="00E40C70">
            <w:pPr>
              <w:keepNext/>
              <w:tabs>
                <w:tab w:val="left" w:pos="2160"/>
                <w:tab w:val="left" w:pos="2700"/>
                <w:tab w:val="left" w:pos="3420"/>
                <w:tab w:val="left" w:pos="3780"/>
                <w:tab w:val="left" w:pos="5760"/>
                <w:tab w:val="left" w:pos="7212"/>
              </w:tabs>
              <w:spacing w:after="0" w:line="240" w:lineRule="auto"/>
              <w:contextualSpacing/>
              <w:rPr>
                <w:ins w:id="446" w:author="Alhabibi, Haider@Energy" w:date="2022-01-25T14:25:00Z"/>
                <w:rFonts w:eastAsia="Times New Roman" w:cstheme="minorHAnsi"/>
                <w:sz w:val="14"/>
                <w:szCs w:val="16"/>
              </w:rPr>
            </w:pPr>
            <w:ins w:id="447" w:author="Alhabibi, Haider@Energy" w:date="2022-01-25T14:25:00Z">
              <w:r w:rsidRPr="00C1150F">
                <w:rPr>
                  <w:rFonts w:eastAsia="Times New Roman" w:cstheme="minorHAnsi"/>
                  <w:sz w:val="14"/>
                  <w:szCs w:val="16"/>
                </w:rPr>
                <w:t xml:space="preserve">&lt;&lt;reference values from </w:t>
              </w:r>
              <w:del w:id="448" w:author="Tam, Danny@Energy" w:date="2022-02-28T15:09:00Z">
                <w:r w:rsidRPr="00C1150F" w:rsidDel="00FF4E23">
                  <w:rPr>
                    <w:rFonts w:eastAsia="Times New Roman" w:cstheme="minorHAnsi"/>
                    <w:sz w:val="14"/>
                    <w:szCs w:val="16"/>
                  </w:rPr>
                  <w:delText>CF1R</w:delText>
                </w:r>
              </w:del>
            </w:ins>
            <w:ins w:id="449" w:author="Tam, Danny@Energy" w:date="2022-02-28T15:09:00Z">
              <w:r w:rsidR="00FF4E23">
                <w:rPr>
                  <w:rFonts w:eastAsia="Times New Roman" w:cstheme="minorHAnsi"/>
                  <w:sz w:val="14"/>
                  <w:szCs w:val="16"/>
                </w:rPr>
                <w:t>NRCC</w:t>
              </w:r>
            </w:ins>
            <w:ins w:id="450" w:author="Alhabibi, Haider@Energy" w:date="2022-01-25T14:25:00Z">
              <w:r w:rsidRPr="00C1150F">
                <w:rPr>
                  <w:rFonts w:eastAsia="Times New Roman" w:cstheme="minorHAnsi"/>
                  <w:sz w:val="14"/>
                  <w:szCs w:val="16"/>
                </w:rPr>
                <w:t xml:space="preserve"> </w:t>
              </w:r>
            </w:ins>
          </w:p>
          <w:p w14:paraId="17A89EFF"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contextualSpacing/>
              <w:rPr>
                <w:ins w:id="451" w:author="Alhabibi, Haider@Energy" w:date="2022-01-25T14:25:00Z"/>
                <w:rFonts w:eastAsia="Times New Roman" w:cstheme="minorHAnsi"/>
                <w:sz w:val="14"/>
                <w:szCs w:val="16"/>
              </w:rPr>
            </w:pPr>
            <w:ins w:id="452" w:author="Alhabibi, Haider@Energy" w:date="2022-01-25T14:25:00Z">
              <w:r w:rsidRPr="00C1150F">
                <w:rPr>
                  <w:rFonts w:eastAsia="Times New Roman" w:cstheme="minorHAnsi"/>
                  <w:sz w:val="14"/>
                  <w:szCs w:val="16"/>
                </w:rPr>
                <w:t>If performance, then allowed values are</w:t>
              </w:r>
            </w:ins>
          </w:p>
          <w:p w14:paraId="3AE85788"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contextualSpacing/>
              <w:rPr>
                <w:ins w:id="453" w:author="Alhabibi, Haider@Energy" w:date="2022-01-25T14:25:00Z"/>
                <w:rFonts w:eastAsia="Times New Roman" w:cstheme="minorHAnsi"/>
                <w:sz w:val="14"/>
                <w:szCs w:val="16"/>
              </w:rPr>
            </w:pPr>
            <w:ins w:id="454" w:author="Alhabibi, Haider@Energy" w:date="2022-01-25T14:25:00Z">
              <w:r w:rsidRPr="00C1150F">
                <w:rPr>
                  <w:rFonts w:eastAsia="Times New Roman" w:cstheme="minorHAnsi"/>
                  <w:sz w:val="14"/>
                  <w:szCs w:val="16"/>
                </w:rPr>
                <w:t>*Standard Distribution System</w:t>
              </w:r>
            </w:ins>
          </w:p>
          <w:p w14:paraId="7E72CD66"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contextualSpacing/>
              <w:rPr>
                <w:ins w:id="455" w:author="Alhabibi, Haider@Energy" w:date="2022-01-25T14:25:00Z"/>
                <w:rFonts w:eastAsia="Times New Roman" w:cstheme="minorHAnsi"/>
                <w:sz w:val="14"/>
                <w:szCs w:val="16"/>
              </w:rPr>
            </w:pPr>
            <w:ins w:id="456" w:author="Alhabibi, Haider@Energy" w:date="2022-01-25T14:25:00Z">
              <w:r w:rsidRPr="00C1150F">
                <w:rPr>
                  <w:rFonts w:eastAsia="Times New Roman" w:cstheme="minorHAnsi"/>
                  <w:sz w:val="14"/>
                  <w:szCs w:val="16"/>
                </w:rPr>
                <w:t>* Point of Use</w:t>
              </w:r>
            </w:ins>
          </w:p>
          <w:p w14:paraId="153ECFD2"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contextualSpacing/>
              <w:rPr>
                <w:ins w:id="457" w:author="Alhabibi, Haider@Energy" w:date="2022-01-25T14:25:00Z"/>
                <w:rFonts w:eastAsia="Times New Roman" w:cstheme="minorHAnsi"/>
                <w:sz w:val="14"/>
                <w:szCs w:val="16"/>
              </w:rPr>
            </w:pPr>
            <w:ins w:id="458" w:author="Alhabibi, Haider@Energy" w:date="2022-01-25T14:25:00Z">
              <w:r w:rsidRPr="00C1150F">
                <w:rPr>
                  <w:rFonts w:eastAsia="Times New Roman" w:cstheme="minorHAnsi"/>
                  <w:sz w:val="14"/>
                  <w:szCs w:val="16"/>
                </w:rPr>
                <w:t xml:space="preserve">* Parallel Piping </w:t>
              </w:r>
            </w:ins>
          </w:p>
          <w:p w14:paraId="25B7783E"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contextualSpacing/>
              <w:rPr>
                <w:ins w:id="459" w:author="Alhabibi, Haider@Energy" w:date="2022-01-25T14:25:00Z"/>
                <w:rFonts w:eastAsia="Times New Roman" w:cstheme="minorHAnsi"/>
                <w:sz w:val="14"/>
                <w:szCs w:val="16"/>
              </w:rPr>
            </w:pPr>
            <w:ins w:id="460" w:author="Alhabibi, Haider@Energy" w:date="2022-01-25T14:25:00Z">
              <w:r w:rsidRPr="00C1150F">
                <w:rPr>
                  <w:rFonts w:eastAsia="Times New Roman" w:cstheme="minorHAnsi"/>
                  <w:sz w:val="14"/>
                  <w:szCs w:val="16"/>
                </w:rPr>
                <w:t>*Recirculation System Non-Demand Control</w:t>
              </w:r>
            </w:ins>
          </w:p>
          <w:p w14:paraId="0A8CAAE8"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contextualSpacing/>
              <w:rPr>
                <w:ins w:id="461" w:author="Alhabibi, Haider@Energy" w:date="2022-01-25T14:25:00Z"/>
                <w:rFonts w:eastAsia="Times New Roman" w:cstheme="minorHAnsi"/>
                <w:sz w:val="14"/>
                <w:szCs w:val="16"/>
              </w:rPr>
            </w:pPr>
            <w:ins w:id="462" w:author="Alhabibi, Haider@Energy" w:date="2022-01-25T14:25:00Z">
              <w:r w:rsidRPr="00C1150F">
                <w:rPr>
                  <w:rFonts w:eastAsia="Times New Roman" w:cstheme="minorHAnsi"/>
                  <w:sz w:val="14"/>
                  <w:szCs w:val="16"/>
                </w:rPr>
                <w:t xml:space="preserve">* Demand Recirculation Manual Control </w:t>
              </w:r>
            </w:ins>
          </w:p>
          <w:p w14:paraId="51854B97"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contextualSpacing/>
              <w:rPr>
                <w:ins w:id="463" w:author="Alhabibi, Haider@Energy" w:date="2022-01-25T14:25:00Z"/>
                <w:rFonts w:eastAsia="Times New Roman" w:cstheme="minorHAnsi"/>
                <w:sz w:val="14"/>
                <w:szCs w:val="16"/>
              </w:rPr>
            </w:pPr>
            <w:ins w:id="464" w:author="Alhabibi, Haider@Energy" w:date="2022-01-25T14:25:00Z">
              <w:r w:rsidRPr="00C1150F">
                <w:rPr>
                  <w:rFonts w:eastAsia="Times New Roman" w:cstheme="minorHAnsi"/>
                  <w:sz w:val="14"/>
                  <w:szCs w:val="16"/>
                </w:rPr>
                <w:t xml:space="preserve">* Demand Recirculation Sensor Control </w:t>
              </w:r>
            </w:ins>
          </w:p>
          <w:p w14:paraId="01B1BA5F"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contextualSpacing/>
              <w:rPr>
                <w:ins w:id="465" w:author="Alhabibi, Haider@Energy" w:date="2022-01-25T14:25:00Z"/>
                <w:rFonts w:ascii="Calibri" w:eastAsia="Times New Roman" w:hAnsi="Calibri" w:cs="Times New Roman"/>
                <w:sz w:val="14"/>
                <w:szCs w:val="14"/>
              </w:rPr>
            </w:pPr>
            <w:ins w:id="466" w:author="Alhabibi, Haider@Energy" w:date="2022-01-25T14:25:00Z">
              <w:r w:rsidRPr="00C1150F">
                <w:rPr>
                  <w:rFonts w:ascii="Calibri" w:eastAsia="Times New Roman" w:hAnsi="Calibri" w:cs="Times New Roman"/>
                  <w:sz w:val="14"/>
                  <w:szCs w:val="14"/>
                </w:rPr>
                <w:t>*HERS-Verified Pipe Insulation Credit</w:t>
              </w:r>
            </w:ins>
          </w:p>
          <w:p w14:paraId="1A47922D"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contextualSpacing/>
              <w:rPr>
                <w:ins w:id="467" w:author="Alhabibi, Haider@Energy" w:date="2022-01-25T14:25:00Z"/>
                <w:rFonts w:ascii="Calibri" w:eastAsia="Times New Roman" w:hAnsi="Calibri" w:cs="Times New Roman"/>
                <w:sz w:val="14"/>
                <w:szCs w:val="14"/>
              </w:rPr>
            </w:pPr>
            <w:ins w:id="468" w:author="Alhabibi, Haider@Energy" w:date="2022-01-25T14:25:00Z">
              <w:r w:rsidRPr="00C1150F">
                <w:rPr>
                  <w:rFonts w:ascii="Calibri" w:eastAsia="Times New Roman" w:hAnsi="Calibri" w:cs="Times New Roman"/>
                  <w:sz w:val="14"/>
                  <w:szCs w:val="14"/>
                </w:rPr>
                <w:t xml:space="preserve">* HERS-Verified Parallel Piping </w:t>
              </w:r>
            </w:ins>
          </w:p>
          <w:p w14:paraId="46BF7CA6"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contextualSpacing/>
              <w:rPr>
                <w:ins w:id="469" w:author="Alhabibi, Haider@Energy" w:date="2022-01-25T14:25:00Z"/>
                <w:rFonts w:ascii="Calibri" w:eastAsia="Times New Roman" w:hAnsi="Calibri" w:cs="Times New Roman"/>
                <w:sz w:val="14"/>
                <w:szCs w:val="14"/>
              </w:rPr>
            </w:pPr>
            <w:ins w:id="470" w:author="Alhabibi, Haider@Energy" w:date="2022-01-25T14:25:00Z">
              <w:r w:rsidRPr="00C1150F">
                <w:rPr>
                  <w:rFonts w:ascii="Calibri" w:eastAsia="Times New Roman" w:hAnsi="Calibri" w:cs="Times New Roman"/>
                  <w:sz w:val="14"/>
                  <w:szCs w:val="14"/>
                </w:rPr>
                <w:t xml:space="preserve">* HERS-Verified Demand Recirculation Manual Control </w:t>
              </w:r>
            </w:ins>
          </w:p>
          <w:p w14:paraId="3B1DD4E8"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contextualSpacing/>
              <w:rPr>
                <w:ins w:id="471" w:author="Alhabibi, Haider@Energy" w:date="2022-01-25T14:25:00Z"/>
                <w:rFonts w:ascii="Calibri" w:eastAsia="Times New Roman" w:hAnsi="Calibri" w:cs="Times New Roman"/>
                <w:sz w:val="14"/>
                <w:szCs w:val="14"/>
              </w:rPr>
            </w:pPr>
            <w:ins w:id="472" w:author="Alhabibi, Haider@Energy" w:date="2022-01-25T14:25:00Z">
              <w:r w:rsidRPr="00C1150F">
                <w:rPr>
                  <w:rFonts w:ascii="Calibri" w:eastAsia="Times New Roman" w:hAnsi="Calibri" w:cs="Times New Roman"/>
                  <w:sz w:val="14"/>
                  <w:szCs w:val="14"/>
                </w:rPr>
                <w:t xml:space="preserve">* HERS-Verified Demand Recirculation Sensor Control; </w:t>
              </w:r>
            </w:ins>
          </w:p>
          <w:p w14:paraId="027D91A4" w14:textId="77777777" w:rsidR="00157186" w:rsidRPr="00C1150F" w:rsidRDefault="00157186" w:rsidP="00E40C70">
            <w:pPr>
              <w:spacing w:after="0" w:line="240" w:lineRule="auto"/>
              <w:rPr>
                <w:ins w:id="473" w:author="Alhabibi, Haider@Energy" w:date="2022-01-25T14:25:00Z"/>
                <w:rFonts w:ascii="Calibri" w:hAnsi="Calibri" w:cstheme="minorHAnsi"/>
                <w:sz w:val="14"/>
                <w:szCs w:val="16"/>
              </w:rPr>
            </w:pPr>
            <w:ins w:id="474" w:author="Alhabibi, Haider@Energy" w:date="2022-01-25T14:25:00Z">
              <w:r w:rsidRPr="00C1150F">
                <w:rPr>
                  <w:rFonts w:ascii="Calibri" w:hAnsi="Calibri" w:cstheme="minorHAnsi"/>
                  <w:sz w:val="14"/>
                  <w:szCs w:val="16"/>
                </w:rPr>
                <w:t xml:space="preserve">Else if prescriptive,  </w:t>
              </w:r>
            </w:ins>
          </w:p>
          <w:p w14:paraId="2648ED63" w14:textId="77777777" w:rsidR="00157186" w:rsidRPr="00C1150F" w:rsidRDefault="00157186" w:rsidP="00E40C70">
            <w:pPr>
              <w:spacing w:after="0" w:line="240" w:lineRule="auto"/>
              <w:rPr>
                <w:ins w:id="475" w:author="Alhabibi, Haider@Energy" w:date="2022-01-25T14:25:00Z"/>
                <w:rFonts w:ascii="Calibri" w:hAnsi="Calibri" w:cstheme="minorHAnsi"/>
                <w:sz w:val="14"/>
                <w:szCs w:val="16"/>
              </w:rPr>
            </w:pPr>
            <w:ins w:id="476" w:author="Alhabibi, Haider@Energy" w:date="2022-01-25T14:25:00Z">
              <w:r w:rsidRPr="00C1150F">
                <w:rPr>
                  <w:rFonts w:ascii="Calibri" w:hAnsi="Calibri" w:cstheme="minorHAnsi"/>
                  <w:sz w:val="14"/>
                  <w:szCs w:val="16"/>
                </w:rPr>
                <w:t xml:space="preserve">Allowed values are </w:t>
              </w:r>
            </w:ins>
          </w:p>
          <w:p w14:paraId="56C7BA45" w14:textId="77777777" w:rsidR="00157186" w:rsidRPr="00C1150F" w:rsidRDefault="00157186" w:rsidP="00E40C70">
            <w:pPr>
              <w:spacing w:after="0" w:line="240" w:lineRule="auto"/>
              <w:rPr>
                <w:ins w:id="477" w:author="Alhabibi, Haider@Energy" w:date="2022-01-25T14:25:00Z"/>
                <w:rFonts w:ascii="Calibri" w:hAnsi="Calibri" w:cstheme="minorHAnsi"/>
                <w:sz w:val="14"/>
                <w:szCs w:val="16"/>
              </w:rPr>
            </w:pPr>
            <w:ins w:id="478" w:author="Alhabibi, Haider@Energy" w:date="2022-01-25T14:25:00Z">
              <w:r w:rsidRPr="00C1150F">
                <w:rPr>
                  <w:rFonts w:ascii="Calibri" w:hAnsi="Calibri" w:cstheme="minorHAnsi"/>
                  <w:sz w:val="14"/>
                  <w:szCs w:val="16"/>
                </w:rPr>
                <w:t>*Standard Distribution System</w:t>
              </w:r>
            </w:ins>
          </w:p>
          <w:p w14:paraId="4741C89A" w14:textId="77777777" w:rsidR="00157186" w:rsidRPr="00C1150F" w:rsidRDefault="00157186" w:rsidP="00E40C70">
            <w:pPr>
              <w:spacing w:after="0" w:line="240" w:lineRule="auto"/>
              <w:rPr>
                <w:ins w:id="479" w:author="Alhabibi, Haider@Energy" w:date="2022-01-25T14:25:00Z"/>
                <w:rFonts w:ascii="Calibri" w:hAnsi="Calibri" w:cstheme="minorHAnsi"/>
                <w:sz w:val="14"/>
                <w:szCs w:val="16"/>
              </w:rPr>
            </w:pPr>
            <w:ins w:id="480" w:author="Alhabibi, Haider@Energy" w:date="2022-01-25T14:25:00Z">
              <w:r w:rsidRPr="00C1150F">
                <w:rPr>
                  <w:rFonts w:ascii="Calibri" w:hAnsi="Calibri" w:cstheme="minorHAnsi"/>
                  <w:sz w:val="14"/>
                  <w:szCs w:val="16"/>
                </w:rPr>
                <w:lastRenderedPageBreak/>
                <w:t>*Demand Recirculation</w:t>
              </w:r>
            </w:ins>
          </w:p>
          <w:p w14:paraId="41B98620" w14:textId="77777777" w:rsidR="00157186" w:rsidRPr="00C1150F" w:rsidRDefault="00157186" w:rsidP="00E40C70">
            <w:pPr>
              <w:spacing w:after="0" w:line="240" w:lineRule="auto"/>
              <w:rPr>
                <w:ins w:id="481" w:author="Alhabibi, Haider@Energy" w:date="2022-01-25T14:25:00Z"/>
                <w:rFonts w:cstheme="minorHAnsi"/>
                <w:sz w:val="16"/>
                <w:szCs w:val="18"/>
              </w:rPr>
            </w:pPr>
            <w:ins w:id="482" w:author="Alhabibi, Haider@Energy" w:date="2022-01-25T14:25:00Z">
              <w:r w:rsidRPr="00C1150F">
                <w:rPr>
                  <w:rFonts w:ascii="Calibri" w:hAnsi="Calibri" w:cstheme="minorHAnsi"/>
                  <w:sz w:val="14"/>
                  <w:szCs w:val="16"/>
                </w:rPr>
                <w:t>* Demand Recirculation Manual Control&gt;&gt;</w:t>
              </w:r>
              <w:r w:rsidRPr="00C1150F" w:rsidDel="00CE1273">
                <w:rPr>
                  <w:rFonts w:cstheme="minorHAnsi"/>
                  <w:sz w:val="16"/>
                  <w:szCs w:val="18"/>
                </w:rPr>
                <w:t xml:space="preserve"> </w:t>
              </w:r>
            </w:ins>
          </w:p>
        </w:tc>
        <w:tc>
          <w:tcPr>
            <w:tcW w:w="1170" w:type="dxa"/>
          </w:tcPr>
          <w:p w14:paraId="055B4CB9" w14:textId="6B9D7E72" w:rsidR="00157186" w:rsidRPr="00C1150F" w:rsidRDefault="00157186" w:rsidP="00E40C70">
            <w:pPr>
              <w:spacing w:after="0" w:line="240" w:lineRule="auto"/>
              <w:rPr>
                <w:ins w:id="483" w:author="Alhabibi, Haider@Energy" w:date="2022-01-25T14:25:00Z"/>
                <w:rFonts w:cstheme="minorHAnsi"/>
                <w:sz w:val="16"/>
                <w:szCs w:val="18"/>
              </w:rPr>
            </w:pPr>
            <w:ins w:id="484" w:author="Alhabibi, Haider@Energy" w:date="2022-01-25T14:25:00Z">
              <w:r w:rsidRPr="00C1150F">
                <w:rPr>
                  <w:rFonts w:cstheme="minorHAnsi"/>
                  <w:sz w:val="16"/>
                  <w:szCs w:val="18"/>
                </w:rPr>
                <w:lastRenderedPageBreak/>
                <w:t xml:space="preserve">&lt;&lt;reference values from </w:t>
              </w:r>
              <w:del w:id="485" w:author="Tam, Danny@Energy" w:date="2022-02-28T15:09:00Z">
                <w:r w:rsidRPr="00C1150F" w:rsidDel="00FF4E23">
                  <w:rPr>
                    <w:rFonts w:cstheme="minorHAnsi"/>
                    <w:sz w:val="16"/>
                    <w:szCs w:val="18"/>
                  </w:rPr>
                  <w:delText>CF1R</w:delText>
                </w:r>
              </w:del>
            </w:ins>
            <w:ins w:id="486" w:author="Tam, Danny@Energy" w:date="2022-02-28T15:09:00Z">
              <w:r w:rsidR="00FF4E23">
                <w:rPr>
                  <w:rFonts w:cstheme="minorHAnsi"/>
                  <w:sz w:val="16"/>
                  <w:szCs w:val="18"/>
                </w:rPr>
                <w:t>NRCC</w:t>
              </w:r>
            </w:ins>
            <w:ins w:id="487" w:author="Alhabibi, Haider@Energy" w:date="2022-01-25T14:25:00Z">
              <w:r w:rsidRPr="00C1150F">
                <w:rPr>
                  <w:rFonts w:cstheme="minorHAnsi"/>
                  <w:sz w:val="16"/>
                  <w:szCs w:val="18"/>
                </w:rPr>
                <w:t xml:space="preserve">.  Allowed values are </w:t>
              </w:r>
            </w:ins>
          </w:p>
          <w:p w14:paraId="1A9B198B" w14:textId="77777777" w:rsidR="00157186" w:rsidRPr="00C1150F" w:rsidRDefault="00157186" w:rsidP="00E40C70">
            <w:pPr>
              <w:spacing w:after="0" w:line="240" w:lineRule="auto"/>
              <w:rPr>
                <w:ins w:id="488" w:author="Alhabibi, Haider@Energy" w:date="2022-01-25T14:25:00Z"/>
                <w:rFonts w:cstheme="minorHAnsi"/>
                <w:sz w:val="16"/>
                <w:szCs w:val="18"/>
              </w:rPr>
            </w:pPr>
            <w:ins w:id="489" w:author="Alhabibi, Haider@Energy" w:date="2022-01-25T14:25:00Z">
              <w:r w:rsidRPr="00C1150F">
                <w:rPr>
                  <w:rFonts w:cstheme="minorHAnsi"/>
                  <w:sz w:val="16"/>
                  <w:szCs w:val="18"/>
                </w:rPr>
                <w:t>*Basic</w:t>
              </w:r>
            </w:ins>
          </w:p>
          <w:p w14:paraId="4B2FB626" w14:textId="77777777" w:rsidR="00157186" w:rsidRPr="00C1150F" w:rsidRDefault="00157186" w:rsidP="00E40C70">
            <w:pPr>
              <w:spacing w:after="0" w:line="240" w:lineRule="auto"/>
              <w:rPr>
                <w:ins w:id="490" w:author="Alhabibi, Haider@Energy" w:date="2022-01-25T14:25:00Z"/>
                <w:rFonts w:cstheme="minorHAnsi"/>
                <w:sz w:val="16"/>
                <w:szCs w:val="18"/>
              </w:rPr>
            </w:pPr>
            <w:ins w:id="491" w:author="Alhabibi, Haider@Energy" w:date="2022-01-25T14:25:00Z">
              <w:r w:rsidRPr="00C1150F">
                <w:rPr>
                  <w:rFonts w:cstheme="minorHAnsi"/>
                  <w:sz w:val="16"/>
                  <w:szCs w:val="18"/>
                </w:rPr>
                <w:t>*Expanded</w:t>
              </w:r>
            </w:ins>
          </w:p>
          <w:p w14:paraId="006BA2AE" w14:textId="77777777" w:rsidR="00157186" w:rsidRPr="00C1150F" w:rsidRDefault="00157186" w:rsidP="00E40C70">
            <w:pPr>
              <w:spacing w:after="0" w:line="240" w:lineRule="auto"/>
              <w:rPr>
                <w:ins w:id="492" w:author="Alhabibi, Haider@Energy" w:date="2022-01-25T14:25:00Z"/>
                <w:rFonts w:cstheme="minorHAnsi"/>
                <w:sz w:val="16"/>
                <w:szCs w:val="18"/>
              </w:rPr>
            </w:pPr>
            <w:ins w:id="493" w:author="Alhabibi, Haider@Energy" w:date="2022-01-25T14:25:00Z">
              <w:r w:rsidRPr="00C1150F">
                <w:rPr>
                  <w:rFonts w:cstheme="minorHAnsi"/>
                  <w:sz w:val="16"/>
                  <w:szCs w:val="18"/>
                </w:rPr>
                <w:t>*None&gt;&gt;</w:t>
              </w:r>
            </w:ins>
          </w:p>
        </w:tc>
        <w:tc>
          <w:tcPr>
            <w:tcW w:w="900" w:type="dxa"/>
          </w:tcPr>
          <w:p w14:paraId="3C4C9CA4" w14:textId="1408D5B3" w:rsidR="00157186" w:rsidRPr="00C1150F" w:rsidRDefault="00157186" w:rsidP="00E40C70">
            <w:pPr>
              <w:spacing w:after="0" w:line="240" w:lineRule="auto"/>
              <w:rPr>
                <w:ins w:id="494" w:author="Alhabibi, Haider@Energy" w:date="2022-01-25T14:25:00Z"/>
                <w:rFonts w:cstheme="minorHAnsi"/>
                <w:sz w:val="16"/>
                <w:szCs w:val="18"/>
              </w:rPr>
            </w:pPr>
            <w:ins w:id="495" w:author="Alhabibi, Haider@Energy" w:date="2022-01-25T14:25:00Z">
              <w:r w:rsidRPr="00C1150F">
                <w:rPr>
                  <w:rFonts w:cstheme="minorHAnsi"/>
                  <w:sz w:val="16"/>
                  <w:szCs w:val="18"/>
                </w:rPr>
                <w:t xml:space="preserve">&lt;&lt;reference values from </w:t>
              </w:r>
              <w:del w:id="496" w:author="Tam, Danny@Energy" w:date="2022-02-28T15:09:00Z">
                <w:r w:rsidRPr="00C1150F" w:rsidDel="00FF4E23">
                  <w:rPr>
                    <w:rFonts w:cstheme="minorHAnsi"/>
                    <w:sz w:val="16"/>
                    <w:szCs w:val="18"/>
                  </w:rPr>
                  <w:delText>CF1R</w:delText>
                </w:r>
              </w:del>
            </w:ins>
            <w:ins w:id="497" w:author="Tam, Danny@Energy" w:date="2022-02-28T15:09:00Z">
              <w:r w:rsidR="00FF4E23">
                <w:rPr>
                  <w:rFonts w:cstheme="minorHAnsi"/>
                  <w:sz w:val="16"/>
                  <w:szCs w:val="18"/>
                </w:rPr>
                <w:t>NRCC</w:t>
              </w:r>
            </w:ins>
            <w:ins w:id="498" w:author="Alhabibi, Haider@Energy" w:date="2022-01-25T14:25:00Z">
              <w:r w:rsidRPr="00C1150F">
                <w:rPr>
                  <w:rFonts w:cstheme="minorHAnsi"/>
                  <w:sz w:val="16"/>
                  <w:szCs w:val="18"/>
                </w:rPr>
                <w:t xml:space="preserve">.  Allowed values are </w:t>
              </w:r>
            </w:ins>
          </w:p>
          <w:p w14:paraId="62221898" w14:textId="77777777" w:rsidR="00157186" w:rsidRPr="00C1150F" w:rsidRDefault="00157186" w:rsidP="00E40C70">
            <w:pPr>
              <w:spacing w:after="0" w:line="240" w:lineRule="auto"/>
              <w:rPr>
                <w:ins w:id="499" w:author="Alhabibi, Haider@Energy" w:date="2022-01-25T14:25:00Z"/>
                <w:rFonts w:cstheme="minorHAnsi"/>
                <w:sz w:val="16"/>
                <w:szCs w:val="18"/>
              </w:rPr>
            </w:pPr>
            <w:ins w:id="500" w:author="Alhabibi, Haider@Energy" w:date="2022-01-25T14:25:00Z">
              <w:r w:rsidRPr="00C1150F">
                <w:rPr>
                  <w:rFonts w:cstheme="minorHAnsi"/>
                  <w:sz w:val="16"/>
                  <w:szCs w:val="18"/>
                </w:rPr>
                <w:t>*Yes</w:t>
              </w:r>
            </w:ins>
          </w:p>
          <w:p w14:paraId="51165C6E" w14:textId="77777777" w:rsidR="00157186" w:rsidRPr="00C1150F" w:rsidRDefault="00157186" w:rsidP="00E40C70">
            <w:pPr>
              <w:spacing w:after="0" w:line="240" w:lineRule="auto"/>
              <w:rPr>
                <w:ins w:id="501" w:author="Alhabibi, Haider@Energy" w:date="2022-01-25T14:25:00Z"/>
                <w:rFonts w:cstheme="minorHAnsi"/>
                <w:sz w:val="16"/>
                <w:szCs w:val="18"/>
              </w:rPr>
            </w:pPr>
            <w:ins w:id="502" w:author="Alhabibi, Haider@Energy" w:date="2022-01-25T14:25:00Z">
              <w:r w:rsidRPr="00C1150F">
                <w:rPr>
                  <w:rFonts w:cstheme="minorHAnsi"/>
                  <w:sz w:val="16"/>
                  <w:szCs w:val="18"/>
                </w:rPr>
                <w:t>*None&gt;&gt;</w:t>
              </w:r>
            </w:ins>
          </w:p>
        </w:tc>
        <w:tc>
          <w:tcPr>
            <w:tcW w:w="1080" w:type="dxa"/>
          </w:tcPr>
          <w:p w14:paraId="61E4C04D"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contextualSpacing/>
              <w:rPr>
                <w:ins w:id="503" w:author="Alhabibi, Haider@Energy" w:date="2022-01-25T14:25:00Z"/>
                <w:rFonts w:eastAsia="Times New Roman" w:cstheme="minorHAnsi"/>
                <w:sz w:val="16"/>
                <w:szCs w:val="20"/>
              </w:rPr>
            </w:pPr>
            <w:ins w:id="504" w:author="Alhabibi, Haider@Energy" w:date="2022-01-25T14:25:00Z">
              <w:r w:rsidRPr="00C1150F">
                <w:rPr>
                  <w:rFonts w:eastAsia="Times New Roman" w:cstheme="minorHAnsi"/>
                  <w:sz w:val="16"/>
                  <w:szCs w:val="20"/>
                </w:rPr>
                <w:t>&lt;&lt;if performance, hide column from user, needed for equivalency lookup;</w:t>
              </w:r>
            </w:ins>
          </w:p>
          <w:p w14:paraId="1FB229BC" w14:textId="77777777" w:rsidR="00157186" w:rsidRPr="00C1150F" w:rsidRDefault="00157186" w:rsidP="00E40C70">
            <w:pPr>
              <w:spacing w:after="0" w:line="240" w:lineRule="auto"/>
              <w:rPr>
                <w:ins w:id="505" w:author="Alhabibi, Haider@Energy" w:date="2022-01-25T14:25:00Z"/>
                <w:rFonts w:eastAsia="Times New Roman" w:cstheme="minorHAnsi"/>
                <w:sz w:val="16"/>
                <w:szCs w:val="20"/>
              </w:rPr>
            </w:pPr>
            <w:ins w:id="506" w:author="Alhabibi, Haider@Energy" w:date="2022-01-25T14:25:00Z">
              <w:r w:rsidRPr="00C1150F">
                <w:rPr>
                  <w:rFonts w:eastAsia="Times New Roman" w:cstheme="minorHAnsi"/>
                  <w:sz w:val="16"/>
                  <w:szCs w:val="20"/>
                </w:rPr>
                <w:t>Reference value from XML;</w:t>
              </w:r>
            </w:ins>
          </w:p>
          <w:p w14:paraId="10F7CA05" w14:textId="77777777" w:rsidR="00157186" w:rsidRPr="00C1150F" w:rsidRDefault="00157186" w:rsidP="00E40C70">
            <w:pPr>
              <w:spacing w:after="0" w:line="240" w:lineRule="auto"/>
              <w:rPr>
                <w:ins w:id="507" w:author="Alhabibi, Haider@Energy" w:date="2022-01-25T14:25:00Z"/>
                <w:rFonts w:cstheme="minorHAnsi"/>
                <w:sz w:val="16"/>
                <w:szCs w:val="18"/>
              </w:rPr>
            </w:pPr>
            <w:ins w:id="508" w:author="Alhabibi, Haider@Energy" w:date="2022-01-25T14:25:00Z">
              <w:r w:rsidRPr="00C1150F">
                <w:rPr>
                  <w:rFonts w:eastAsia="Times New Roman" w:cstheme="minorHAnsi"/>
                  <w:sz w:val="16"/>
                  <w:szCs w:val="20"/>
                </w:rPr>
                <w:t>Elseif prescriptive, do not require field&gt;&gt;</w:t>
              </w:r>
            </w:ins>
          </w:p>
        </w:tc>
      </w:tr>
    </w:tbl>
    <w:p w14:paraId="54E532F1" w14:textId="77777777" w:rsidR="00157186" w:rsidRDefault="00157186" w:rsidP="00236F4B">
      <w:pPr>
        <w:spacing w:after="0" w:line="240" w:lineRule="auto"/>
        <w:rPr>
          <w:rFonts w:asciiTheme="minorHAnsi" w:hAnsiTheme="minorHAnsi" w:cstheme="minorHAnsi"/>
          <w:sz w:val="18"/>
          <w:szCs w:val="18"/>
        </w:rPr>
      </w:pPr>
    </w:p>
    <w:tbl>
      <w:tblPr>
        <w:tblW w:w="4992"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899"/>
        <w:gridCol w:w="795"/>
        <w:gridCol w:w="881"/>
        <w:gridCol w:w="879"/>
        <w:gridCol w:w="950"/>
        <w:gridCol w:w="636"/>
        <w:gridCol w:w="970"/>
        <w:gridCol w:w="1144"/>
        <w:gridCol w:w="1144"/>
        <w:gridCol w:w="881"/>
        <w:gridCol w:w="881"/>
        <w:gridCol w:w="713"/>
      </w:tblGrid>
      <w:tr w:rsidR="00F349F6" w:rsidRPr="00327949" w14:paraId="3BD7F69F" w14:textId="77777777" w:rsidTr="00F349F6">
        <w:trPr>
          <w:trHeight w:val="402"/>
        </w:trPr>
        <w:tc>
          <w:tcPr>
            <w:tcW w:w="5000" w:type="pct"/>
            <w:gridSpan w:val="12"/>
            <w:tcBorders>
              <w:top w:val="single" w:sz="4" w:space="0" w:color="auto"/>
              <w:left w:val="single" w:sz="4" w:space="0" w:color="auto"/>
              <w:bottom w:val="single" w:sz="4" w:space="0" w:color="auto"/>
              <w:right w:val="single" w:sz="4" w:space="0" w:color="auto"/>
            </w:tcBorders>
          </w:tcPr>
          <w:p w14:paraId="25709ADF" w14:textId="0DE6B437" w:rsidR="00F349F6" w:rsidRPr="00327949" w:rsidRDefault="00F349F6">
            <w:pPr>
              <w:spacing w:after="0" w:line="240" w:lineRule="auto"/>
              <w:rPr>
                <w:rFonts w:asciiTheme="minorHAnsi" w:hAnsiTheme="minorHAnsi" w:cstheme="minorHAnsi"/>
                <w:b/>
                <w:sz w:val="18"/>
                <w:szCs w:val="18"/>
              </w:rPr>
            </w:pPr>
            <w:r>
              <w:rPr>
                <w:rFonts w:asciiTheme="minorHAnsi" w:hAnsiTheme="minorHAnsi" w:cstheme="minorHAnsi"/>
                <w:b/>
                <w:sz w:val="18"/>
                <w:szCs w:val="18"/>
              </w:rPr>
              <w:t xml:space="preserve">B. Installed HERS Verified </w:t>
            </w:r>
            <w:r w:rsidRPr="00327949">
              <w:rPr>
                <w:rFonts w:asciiTheme="minorHAnsi" w:hAnsiTheme="minorHAnsi" w:cstheme="minorHAnsi"/>
                <w:b/>
                <w:sz w:val="18"/>
                <w:szCs w:val="18"/>
              </w:rPr>
              <w:t xml:space="preserve">Dwelling Unit Water Heating Systems Information </w:t>
            </w:r>
          </w:p>
          <w:p w14:paraId="6BF22CF5" w14:textId="396D9E50" w:rsidR="00F349F6" w:rsidRPr="00327949" w:rsidRDefault="00F349F6">
            <w:pPr>
              <w:spacing w:after="0" w:line="240" w:lineRule="auto"/>
              <w:rPr>
                <w:rFonts w:asciiTheme="minorHAnsi" w:hAnsiTheme="minorHAnsi" w:cstheme="minorHAnsi"/>
                <w:sz w:val="18"/>
                <w:szCs w:val="18"/>
              </w:rPr>
            </w:pPr>
            <w:r w:rsidRPr="00327949">
              <w:rPr>
                <w:rFonts w:asciiTheme="minorHAnsi" w:hAnsiTheme="minorHAnsi" w:cstheme="minorHAnsi"/>
                <w:sz w:val="18"/>
                <w:szCs w:val="18"/>
              </w:rPr>
              <w:t>This table reports</w:t>
            </w:r>
            <w:ins w:id="509" w:author="Alhabibi, Haider@Energy" w:date="2022-01-25T14:26:00Z">
              <w:r w:rsidR="00E64274">
                <w:rPr>
                  <w:rFonts w:asciiTheme="minorHAnsi" w:hAnsiTheme="minorHAnsi" w:cstheme="minorHAnsi"/>
                  <w:sz w:val="18"/>
                  <w:szCs w:val="18"/>
                </w:rPr>
                <w:t xml:space="preserve"> </w:t>
              </w:r>
              <w:r w:rsidR="00E64274" w:rsidRPr="005828AE">
                <w:rPr>
                  <w:rFonts w:asciiTheme="minorHAnsi" w:eastAsia="Times New Roman" w:hAnsiTheme="minorHAnsi" w:cstheme="minorHAnsi"/>
                  <w:sz w:val="20"/>
                  <w:szCs w:val="20"/>
                </w:rPr>
                <w:t>features</w:t>
              </w:r>
              <w:r w:rsidR="00E64274">
                <w:rPr>
                  <w:rFonts w:asciiTheme="minorHAnsi" w:eastAsia="Times New Roman" w:hAnsiTheme="minorHAnsi" w:cstheme="minorHAnsi"/>
                  <w:sz w:val="20"/>
                  <w:szCs w:val="20"/>
                </w:rPr>
                <w:t xml:space="preserve"> of</w:t>
              </w:r>
            </w:ins>
            <w:r w:rsidRPr="00327949">
              <w:rPr>
                <w:rFonts w:asciiTheme="minorHAnsi" w:hAnsiTheme="minorHAnsi" w:cstheme="minorHAnsi"/>
                <w:sz w:val="18"/>
                <w:szCs w:val="18"/>
              </w:rPr>
              <w:t xml:space="preserve"> the water heating system </w:t>
            </w:r>
            <w:ins w:id="510" w:author="Alhabibi, Haider@Energy" w:date="2022-01-25T14:27:00Z">
              <w:r w:rsidR="00BE794D">
                <w:rPr>
                  <w:rFonts w:asciiTheme="minorHAnsi" w:eastAsia="Times New Roman" w:hAnsiTheme="minorHAnsi" w:cstheme="minorHAnsi"/>
                  <w:sz w:val="20"/>
                  <w:szCs w:val="20"/>
                </w:rPr>
                <w:t xml:space="preserve">other than </w:t>
              </w:r>
              <w:r w:rsidR="00BE794D">
                <w:rPr>
                  <w:rFonts w:cstheme="minorHAnsi"/>
                  <w:b/>
                  <w:bCs/>
                  <w:sz w:val="20"/>
                  <w:szCs w:val="20"/>
                </w:rPr>
                <w:t>HPWH</w:t>
              </w:r>
              <w:r w:rsidR="00BE794D" w:rsidRPr="005828AE">
                <w:rPr>
                  <w:rFonts w:asciiTheme="minorHAnsi" w:eastAsia="Times New Roman" w:hAnsiTheme="minorHAnsi" w:cstheme="minorHAnsi"/>
                  <w:sz w:val="20"/>
                  <w:szCs w:val="20"/>
                </w:rPr>
                <w:t xml:space="preserve"> </w:t>
              </w:r>
              <w:r w:rsidR="00BE794D">
                <w:rPr>
                  <w:rFonts w:asciiTheme="minorHAnsi" w:eastAsia="Times New Roman" w:hAnsiTheme="minorHAnsi" w:cstheme="minorHAnsi"/>
                  <w:sz w:val="20"/>
                  <w:szCs w:val="20"/>
                </w:rPr>
                <w:t>systems</w:t>
              </w:r>
              <w:r w:rsidR="00BE794D" w:rsidRPr="00327949" w:rsidDel="00BE794D">
                <w:rPr>
                  <w:rFonts w:asciiTheme="minorHAnsi" w:hAnsiTheme="minorHAnsi" w:cstheme="minorHAnsi"/>
                  <w:sz w:val="18"/>
                  <w:szCs w:val="18"/>
                </w:rPr>
                <w:t xml:space="preserve"> </w:t>
              </w:r>
            </w:ins>
            <w:del w:id="511" w:author="Alhabibi, Haider@Energy" w:date="2022-01-25T14:27:00Z">
              <w:r w:rsidRPr="00327949" w:rsidDel="00BE794D">
                <w:rPr>
                  <w:rFonts w:asciiTheme="minorHAnsi" w:hAnsiTheme="minorHAnsi" w:cstheme="minorHAnsi"/>
                  <w:sz w:val="18"/>
                  <w:szCs w:val="18"/>
                </w:rPr>
                <w:delText xml:space="preserve">features </w:delText>
              </w:r>
            </w:del>
            <w:r w:rsidRPr="00327949">
              <w:rPr>
                <w:rFonts w:asciiTheme="minorHAnsi" w:hAnsiTheme="minorHAnsi" w:cstheme="minorHAnsi"/>
                <w:sz w:val="18"/>
                <w:szCs w:val="18"/>
              </w:rPr>
              <w:t xml:space="preserve">that were </w:t>
            </w:r>
            <w:r>
              <w:rPr>
                <w:rFonts w:asciiTheme="minorHAnsi" w:hAnsiTheme="minorHAnsi" w:cstheme="minorHAnsi"/>
                <w:sz w:val="18"/>
                <w:szCs w:val="18"/>
              </w:rPr>
              <w:t>installed in</w:t>
            </w:r>
            <w:r w:rsidRPr="00327949">
              <w:rPr>
                <w:rFonts w:asciiTheme="minorHAnsi" w:hAnsiTheme="minorHAnsi" w:cstheme="minorHAnsi"/>
                <w:sz w:val="18"/>
                <w:szCs w:val="18"/>
              </w:rPr>
              <w:t xml:space="preserve"> this project.</w:t>
            </w:r>
          </w:p>
          <w:p w14:paraId="44B3ABF0" w14:textId="0413F492" w:rsidR="00F349F6" w:rsidRPr="00327949" w:rsidRDefault="00F349F6" w:rsidP="00EC0CA0">
            <w:pPr>
              <w:spacing w:after="0" w:line="240" w:lineRule="auto"/>
              <w:rPr>
                <w:rFonts w:asciiTheme="minorHAnsi" w:hAnsiTheme="minorHAnsi" w:cstheme="minorHAnsi"/>
                <w:b/>
                <w:sz w:val="18"/>
                <w:szCs w:val="18"/>
              </w:rPr>
            </w:pPr>
            <w:r w:rsidRPr="00327949">
              <w:rPr>
                <w:rFonts w:asciiTheme="minorHAnsi" w:hAnsiTheme="minorHAnsi" w:cstheme="minorHAnsi"/>
                <w:sz w:val="18"/>
                <w:szCs w:val="18"/>
              </w:rPr>
              <w:t>&lt;&lt;</w:t>
            </w:r>
            <w:ins w:id="512" w:author="Alhabibi, Haider@Energy" w:date="2021-12-17T18:16:00Z">
              <w:r w:rsidR="00163566">
                <w:t xml:space="preserve"> </w:t>
              </w:r>
              <w:r w:rsidR="00163566" w:rsidRPr="00163566">
                <w:rPr>
                  <w:rFonts w:asciiTheme="minorHAnsi" w:hAnsiTheme="minorHAnsi" w:cstheme="minorHAnsi"/>
                  <w:sz w:val="18"/>
                  <w:szCs w:val="18"/>
                </w:rPr>
                <w:t xml:space="preserve">if </w:t>
              </w:r>
              <w:del w:id="513" w:author="Tam, Danny@Energy" w:date="2021-12-23T09:53:00Z">
                <w:r w:rsidR="00163566" w:rsidRPr="00163566" w:rsidDel="009024F2">
                  <w:rPr>
                    <w:rFonts w:asciiTheme="minorHAnsi" w:hAnsiTheme="minorHAnsi" w:cstheme="minorHAnsi"/>
                    <w:sz w:val="18"/>
                    <w:szCs w:val="18"/>
                  </w:rPr>
                  <w:delText>CF1R</w:delText>
                </w:r>
              </w:del>
            </w:ins>
            <w:ins w:id="514" w:author="Tam, Danny@Energy" w:date="2022-02-28T15:09:00Z">
              <w:r w:rsidR="00FF4E23">
                <w:rPr>
                  <w:rFonts w:asciiTheme="minorHAnsi" w:hAnsiTheme="minorHAnsi" w:cstheme="minorHAnsi"/>
                  <w:sz w:val="18"/>
                  <w:szCs w:val="18"/>
                </w:rPr>
                <w:t>NRCC</w:t>
              </w:r>
            </w:ins>
            <w:ins w:id="515" w:author="Alhabibi, Haider@Energy" w:date="2021-12-17T18:16:00Z">
              <w:del w:id="516" w:author="Tam, Danny@Energy" w:date="2021-12-23T09:53:00Z">
                <w:r w:rsidR="00163566" w:rsidRPr="00163566" w:rsidDel="009024F2">
                  <w:rPr>
                    <w:rFonts w:asciiTheme="minorHAnsi" w:hAnsiTheme="minorHAnsi" w:cstheme="minorHAnsi"/>
                    <w:sz w:val="18"/>
                    <w:szCs w:val="18"/>
                  </w:rPr>
                  <w:delText xml:space="preserve"> has HPWH, </w:delText>
                </w:r>
              </w:del>
            </w:ins>
            <w:ins w:id="517" w:author="Tam, Danny@Energy" w:date="2021-12-23T09:53:00Z">
              <w:r w:rsidR="009024F2">
                <w:rPr>
                  <w:rFonts w:asciiTheme="minorHAnsi" w:hAnsiTheme="minorHAnsi" w:cstheme="minorHAnsi"/>
                  <w:sz w:val="18"/>
                  <w:szCs w:val="18"/>
                </w:rPr>
                <w:t xml:space="preserve">Table A </w:t>
              </w:r>
            </w:ins>
            <w:ins w:id="518" w:author="Tam, Danny@Energy" w:date="2021-12-23T09:54:00Z">
              <w:r w:rsidR="009024F2">
                <w:rPr>
                  <w:rFonts w:asciiTheme="minorHAnsi" w:hAnsiTheme="minorHAnsi" w:cstheme="minorHAnsi"/>
                  <w:sz w:val="18"/>
                  <w:szCs w:val="18"/>
                </w:rPr>
                <w:t xml:space="preserve">does not apply, </w:t>
              </w:r>
            </w:ins>
            <w:ins w:id="519" w:author="Alhabibi, Haider@Energy" w:date="2021-12-17T18:16:00Z">
              <w:r w:rsidR="00163566" w:rsidRPr="00163566">
                <w:rPr>
                  <w:rFonts w:asciiTheme="minorHAnsi" w:hAnsiTheme="minorHAnsi" w:cstheme="minorHAnsi"/>
                  <w:sz w:val="18"/>
                  <w:szCs w:val="18"/>
                </w:rPr>
                <w:t xml:space="preserve">then display the "section does not apply" message; else </w:t>
              </w:r>
            </w:ins>
            <w:r w:rsidRPr="00327949">
              <w:rPr>
                <w:rFonts w:asciiTheme="minorHAnsi" w:hAnsiTheme="minorHAnsi" w:cstheme="minorHAnsi"/>
                <w:sz w:val="18"/>
                <w:szCs w:val="18"/>
              </w:rPr>
              <w:t xml:space="preserve">require one row of data for each </w:t>
            </w:r>
            <w:r w:rsidR="00EC0CA0">
              <w:rPr>
                <w:rFonts w:asciiTheme="minorHAnsi" w:hAnsiTheme="minorHAnsi" w:cstheme="minorHAnsi"/>
                <w:sz w:val="18"/>
                <w:szCs w:val="18"/>
              </w:rPr>
              <w:t xml:space="preserve">water heater identified </w:t>
            </w:r>
            <w:ins w:id="520" w:author="Tam, Danny@Energy" w:date="2021-12-23T09:53:00Z">
              <w:r w:rsidR="009024F2">
                <w:rPr>
                  <w:rFonts w:asciiTheme="minorHAnsi" w:hAnsiTheme="minorHAnsi" w:cstheme="minorHAnsi"/>
                  <w:sz w:val="18"/>
                  <w:szCs w:val="18"/>
                </w:rPr>
                <w:t>in table A</w:t>
              </w:r>
            </w:ins>
            <w:del w:id="521" w:author="Tam, Danny@Energy" w:date="2021-12-23T09:53:00Z">
              <w:r w:rsidR="00EC0CA0" w:rsidDel="009024F2">
                <w:rPr>
                  <w:rFonts w:asciiTheme="minorHAnsi" w:hAnsiTheme="minorHAnsi" w:cstheme="minorHAnsi"/>
                  <w:sz w:val="18"/>
                  <w:szCs w:val="18"/>
                </w:rPr>
                <w:delText>o</w:delText>
              </w:r>
            </w:del>
            <w:ins w:id="522" w:author="Tam, Danny@Energy" w:date="2021-12-23T09:53:00Z">
              <w:r w:rsidR="009024F2" w:rsidDel="009024F2">
                <w:rPr>
                  <w:rFonts w:asciiTheme="minorHAnsi" w:hAnsiTheme="minorHAnsi" w:cstheme="minorHAnsi"/>
                  <w:sz w:val="18"/>
                  <w:szCs w:val="18"/>
                </w:rPr>
                <w:t xml:space="preserve"> </w:t>
              </w:r>
            </w:ins>
            <w:del w:id="523" w:author="Tam, Danny@Energy" w:date="2021-12-23T09:53:00Z">
              <w:r w:rsidR="00EC0CA0" w:rsidDel="009024F2">
                <w:rPr>
                  <w:rFonts w:asciiTheme="minorHAnsi" w:hAnsiTheme="minorHAnsi" w:cstheme="minorHAnsi"/>
                  <w:sz w:val="18"/>
                  <w:szCs w:val="18"/>
                </w:rPr>
                <w:delText>n the CF1R</w:delText>
              </w:r>
            </w:del>
            <w:ins w:id="524" w:author="Tam, Danny@Energy" w:date="2022-02-28T15:09:00Z">
              <w:r w:rsidR="00FF4E23">
                <w:rPr>
                  <w:rFonts w:asciiTheme="minorHAnsi" w:hAnsiTheme="minorHAnsi" w:cstheme="minorHAnsi"/>
                  <w:sz w:val="18"/>
                  <w:szCs w:val="18"/>
                </w:rPr>
                <w:t>NRCC</w:t>
              </w:r>
            </w:ins>
            <w:del w:id="525" w:author="Tam, Danny@Energy" w:date="2021-12-23T09:53:00Z">
              <w:r w:rsidR="00EC0CA0" w:rsidDel="009024F2">
                <w:rPr>
                  <w:rFonts w:asciiTheme="minorHAnsi" w:hAnsiTheme="minorHAnsi" w:cstheme="minorHAnsi"/>
                  <w:sz w:val="18"/>
                  <w:szCs w:val="18"/>
                </w:rPr>
                <w:delText>-</w:delText>
              </w:r>
              <w:r w:rsidR="00EC0CA0" w:rsidRPr="00DC34CF" w:rsidDel="009024F2">
                <w:rPr>
                  <w:rFonts w:asciiTheme="minorHAnsi" w:hAnsiTheme="minorHAnsi" w:cstheme="minorHAnsi"/>
                  <w:sz w:val="18"/>
                  <w:szCs w:val="18"/>
                </w:rPr>
                <w:delText>PRF</w:delText>
              </w:r>
            </w:del>
            <w:r w:rsidRPr="00327949">
              <w:rPr>
                <w:rFonts w:asciiTheme="minorHAnsi" w:hAnsiTheme="minorHAnsi" w:cstheme="minorHAnsi"/>
                <w:sz w:val="18"/>
                <w:szCs w:val="18"/>
              </w:rPr>
              <w:t>&gt;&gt;</w:t>
            </w:r>
          </w:p>
        </w:tc>
      </w:tr>
      <w:tr w:rsidR="00F349F6" w:rsidRPr="00327949" w14:paraId="4907BC1F" w14:textId="77777777" w:rsidTr="009A07EC">
        <w:trPr>
          <w:trHeight w:val="277"/>
        </w:trPr>
        <w:tc>
          <w:tcPr>
            <w:tcW w:w="417" w:type="pct"/>
            <w:tcBorders>
              <w:top w:val="single" w:sz="4" w:space="0" w:color="auto"/>
              <w:left w:val="single" w:sz="4" w:space="0" w:color="auto"/>
              <w:bottom w:val="single" w:sz="4" w:space="0" w:color="auto"/>
              <w:right w:val="single" w:sz="4" w:space="0" w:color="auto"/>
            </w:tcBorders>
          </w:tcPr>
          <w:p w14:paraId="2933B40C" w14:textId="475FA7BD" w:rsidR="00F349F6" w:rsidRPr="00327949" w:rsidRDefault="00F349F6" w:rsidP="00F349F6">
            <w:pPr>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20"/>
              </w:rPr>
              <w:t>01</w:t>
            </w:r>
          </w:p>
        </w:tc>
        <w:tc>
          <w:tcPr>
            <w:tcW w:w="369" w:type="pct"/>
            <w:tcBorders>
              <w:top w:val="single" w:sz="4" w:space="0" w:color="auto"/>
              <w:left w:val="single" w:sz="4" w:space="0" w:color="auto"/>
              <w:bottom w:val="single" w:sz="4" w:space="0" w:color="auto"/>
              <w:right w:val="single" w:sz="4" w:space="0" w:color="auto"/>
            </w:tcBorders>
            <w:vAlign w:val="bottom"/>
          </w:tcPr>
          <w:p w14:paraId="671D02D5" w14:textId="5D9A8DD6"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2</w:t>
            </w:r>
          </w:p>
        </w:tc>
        <w:tc>
          <w:tcPr>
            <w:tcW w:w="409" w:type="pct"/>
            <w:tcBorders>
              <w:top w:val="single" w:sz="4" w:space="0" w:color="auto"/>
              <w:left w:val="single" w:sz="4" w:space="0" w:color="auto"/>
              <w:bottom w:val="single" w:sz="4" w:space="0" w:color="auto"/>
              <w:right w:val="single" w:sz="4" w:space="0" w:color="auto"/>
            </w:tcBorders>
            <w:vAlign w:val="bottom"/>
          </w:tcPr>
          <w:p w14:paraId="5F0293BF" w14:textId="0D402628"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3</w:t>
            </w:r>
          </w:p>
        </w:tc>
        <w:tc>
          <w:tcPr>
            <w:tcW w:w="408" w:type="pct"/>
            <w:tcBorders>
              <w:top w:val="single" w:sz="4" w:space="0" w:color="auto"/>
              <w:left w:val="single" w:sz="4" w:space="0" w:color="auto"/>
              <w:bottom w:val="single" w:sz="4" w:space="0" w:color="auto"/>
              <w:right w:val="single" w:sz="4" w:space="0" w:color="auto"/>
            </w:tcBorders>
            <w:vAlign w:val="bottom"/>
          </w:tcPr>
          <w:p w14:paraId="00EAF596" w14:textId="71049715"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4</w:t>
            </w:r>
          </w:p>
        </w:tc>
        <w:tc>
          <w:tcPr>
            <w:tcW w:w="441" w:type="pct"/>
            <w:tcBorders>
              <w:top w:val="single" w:sz="4" w:space="0" w:color="auto"/>
              <w:left w:val="single" w:sz="4" w:space="0" w:color="auto"/>
              <w:bottom w:val="single" w:sz="4" w:space="0" w:color="auto"/>
              <w:right w:val="single" w:sz="4" w:space="0" w:color="auto"/>
            </w:tcBorders>
            <w:vAlign w:val="bottom"/>
          </w:tcPr>
          <w:p w14:paraId="50DC1DE2" w14:textId="5824F691" w:rsidR="00F349F6" w:rsidRPr="00327949" w:rsidRDefault="00F349F6" w:rsidP="00F349F6">
            <w:pPr>
              <w:spacing w:after="0" w:line="240" w:lineRule="auto"/>
              <w:jc w:val="center"/>
              <w:rPr>
                <w:rFonts w:asciiTheme="minorHAnsi" w:hAnsiTheme="minorHAnsi" w:cstheme="minorHAnsi"/>
                <w:b/>
                <w:bCs/>
                <w:sz w:val="18"/>
                <w:szCs w:val="18"/>
              </w:rPr>
            </w:pPr>
            <w:r w:rsidRPr="00327949">
              <w:rPr>
                <w:rFonts w:asciiTheme="minorHAnsi" w:hAnsiTheme="minorHAnsi" w:cstheme="minorHAnsi"/>
                <w:sz w:val="18"/>
                <w:szCs w:val="18"/>
              </w:rPr>
              <w:t>0</w:t>
            </w:r>
            <w:r>
              <w:rPr>
                <w:rFonts w:asciiTheme="minorHAnsi" w:hAnsiTheme="minorHAnsi" w:cstheme="minorHAnsi"/>
                <w:sz w:val="18"/>
                <w:szCs w:val="18"/>
              </w:rPr>
              <w:t>5</w:t>
            </w:r>
          </w:p>
        </w:tc>
        <w:tc>
          <w:tcPr>
            <w:tcW w:w="295" w:type="pct"/>
            <w:tcBorders>
              <w:top w:val="single" w:sz="4" w:space="0" w:color="auto"/>
              <w:left w:val="single" w:sz="4" w:space="0" w:color="auto"/>
              <w:bottom w:val="single" w:sz="4" w:space="0" w:color="auto"/>
              <w:right w:val="single" w:sz="4" w:space="0" w:color="auto"/>
            </w:tcBorders>
            <w:vAlign w:val="bottom"/>
          </w:tcPr>
          <w:p w14:paraId="27734F41" w14:textId="1D13EEEC" w:rsidR="00F349F6" w:rsidRPr="00327949" w:rsidRDefault="00F349F6" w:rsidP="00F349F6">
            <w:pPr>
              <w:spacing w:after="0" w:line="240" w:lineRule="auto"/>
              <w:jc w:val="center"/>
              <w:rPr>
                <w:rFonts w:asciiTheme="minorHAnsi" w:hAnsiTheme="minorHAnsi" w:cstheme="minorHAnsi"/>
                <w:b/>
                <w:bCs/>
                <w:sz w:val="18"/>
                <w:szCs w:val="18"/>
              </w:rPr>
            </w:pPr>
            <w:r w:rsidRPr="00327949">
              <w:rPr>
                <w:rFonts w:asciiTheme="minorHAnsi" w:hAnsiTheme="minorHAnsi" w:cstheme="minorHAnsi"/>
                <w:sz w:val="18"/>
                <w:szCs w:val="18"/>
              </w:rPr>
              <w:t>0</w:t>
            </w:r>
            <w:r>
              <w:rPr>
                <w:rFonts w:asciiTheme="minorHAnsi" w:hAnsiTheme="minorHAnsi" w:cstheme="minorHAnsi"/>
                <w:sz w:val="18"/>
                <w:szCs w:val="18"/>
              </w:rPr>
              <w:t>6</w:t>
            </w:r>
          </w:p>
        </w:tc>
        <w:tc>
          <w:tcPr>
            <w:tcW w:w="450" w:type="pct"/>
            <w:tcBorders>
              <w:top w:val="single" w:sz="4" w:space="0" w:color="auto"/>
              <w:left w:val="single" w:sz="4" w:space="0" w:color="auto"/>
              <w:bottom w:val="single" w:sz="4" w:space="0" w:color="auto"/>
              <w:right w:val="single" w:sz="4" w:space="0" w:color="auto"/>
            </w:tcBorders>
            <w:vAlign w:val="bottom"/>
          </w:tcPr>
          <w:p w14:paraId="0DB441FD" w14:textId="20C189D6" w:rsidR="00F349F6" w:rsidRPr="00327949" w:rsidRDefault="00F349F6" w:rsidP="00F349F6">
            <w:pPr>
              <w:spacing w:after="0" w:line="240" w:lineRule="auto"/>
              <w:jc w:val="center"/>
              <w:rPr>
                <w:rFonts w:asciiTheme="minorHAnsi" w:hAnsiTheme="minorHAnsi" w:cstheme="minorHAnsi"/>
                <w:b/>
                <w:bCs/>
                <w:sz w:val="18"/>
                <w:szCs w:val="18"/>
              </w:rPr>
            </w:pPr>
            <w:r>
              <w:rPr>
                <w:rFonts w:asciiTheme="minorHAnsi" w:hAnsiTheme="minorHAnsi" w:cstheme="minorHAnsi"/>
                <w:sz w:val="18"/>
                <w:szCs w:val="18"/>
              </w:rPr>
              <w:t>07</w:t>
            </w:r>
          </w:p>
        </w:tc>
        <w:tc>
          <w:tcPr>
            <w:tcW w:w="531" w:type="pct"/>
            <w:tcBorders>
              <w:top w:val="single" w:sz="4" w:space="0" w:color="auto"/>
              <w:left w:val="single" w:sz="4" w:space="0" w:color="auto"/>
              <w:bottom w:val="single" w:sz="4" w:space="0" w:color="auto"/>
              <w:right w:val="single" w:sz="4" w:space="0" w:color="auto"/>
            </w:tcBorders>
            <w:vAlign w:val="bottom"/>
          </w:tcPr>
          <w:p w14:paraId="5754446D" w14:textId="3BD18FC3" w:rsidR="00F349F6" w:rsidRPr="00327949" w:rsidRDefault="00F349F6" w:rsidP="00F349F6">
            <w:pPr>
              <w:spacing w:after="0" w:line="240" w:lineRule="auto"/>
              <w:jc w:val="center"/>
              <w:rPr>
                <w:rFonts w:asciiTheme="minorHAnsi" w:hAnsiTheme="minorHAnsi" w:cstheme="minorHAnsi"/>
                <w:b/>
                <w:bCs/>
                <w:sz w:val="18"/>
                <w:szCs w:val="18"/>
              </w:rPr>
            </w:pPr>
            <w:r>
              <w:rPr>
                <w:rFonts w:asciiTheme="minorHAnsi" w:hAnsiTheme="minorHAnsi" w:cstheme="minorHAnsi"/>
                <w:sz w:val="18"/>
                <w:szCs w:val="18"/>
              </w:rPr>
              <w:t>08</w:t>
            </w:r>
          </w:p>
        </w:tc>
        <w:tc>
          <w:tcPr>
            <w:tcW w:w="531" w:type="pct"/>
            <w:tcBorders>
              <w:top w:val="single" w:sz="4" w:space="0" w:color="auto"/>
              <w:left w:val="single" w:sz="4" w:space="0" w:color="auto"/>
              <w:bottom w:val="single" w:sz="4" w:space="0" w:color="auto"/>
              <w:right w:val="single" w:sz="4" w:space="0" w:color="auto"/>
            </w:tcBorders>
            <w:vAlign w:val="bottom"/>
          </w:tcPr>
          <w:p w14:paraId="56D1E84E" w14:textId="71850E71" w:rsidR="00F349F6" w:rsidRPr="00327949" w:rsidRDefault="00F349F6" w:rsidP="00F349F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09</w:t>
            </w:r>
          </w:p>
        </w:tc>
        <w:tc>
          <w:tcPr>
            <w:tcW w:w="409" w:type="pct"/>
            <w:tcBorders>
              <w:top w:val="single" w:sz="4" w:space="0" w:color="auto"/>
              <w:left w:val="single" w:sz="4" w:space="0" w:color="auto"/>
              <w:bottom w:val="single" w:sz="4" w:space="0" w:color="auto"/>
              <w:right w:val="single" w:sz="4" w:space="0" w:color="auto"/>
            </w:tcBorders>
            <w:vAlign w:val="bottom"/>
          </w:tcPr>
          <w:p w14:paraId="4DC9E8F4" w14:textId="188806C1" w:rsidR="00F349F6" w:rsidRPr="00327949" w:rsidRDefault="00F349F6" w:rsidP="00F349F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10</w:t>
            </w:r>
          </w:p>
        </w:tc>
        <w:tc>
          <w:tcPr>
            <w:tcW w:w="409" w:type="pct"/>
            <w:tcBorders>
              <w:top w:val="single" w:sz="4" w:space="0" w:color="auto"/>
              <w:left w:val="single" w:sz="4" w:space="0" w:color="auto"/>
              <w:bottom w:val="single" w:sz="4" w:space="0" w:color="auto"/>
              <w:right w:val="single" w:sz="4" w:space="0" w:color="auto"/>
            </w:tcBorders>
            <w:vAlign w:val="bottom"/>
          </w:tcPr>
          <w:p w14:paraId="55FAB2B4" w14:textId="3577DDC6"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1</w:t>
            </w:r>
            <w:r w:rsidR="003C1D51">
              <w:rPr>
                <w:rFonts w:asciiTheme="minorHAnsi" w:hAnsiTheme="minorHAnsi" w:cstheme="minorHAnsi"/>
                <w:sz w:val="18"/>
                <w:szCs w:val="18"/>
              </w:rPr>
              <w:t>1</w:t>
            </w:r>
          </w:p>
        </w:tc>
        <w:tc>
          <w:tcPr>
            <w:tcW w:w="331" w:type="pct"/>
            <w:tcBorders>
              <w:top w:val="single" w:sz="4" w:space="0" w:color="auto"/>
              <w:left w:val="single" w:sz="4" w:space="0" w:color="auto"/>
              <w:bottom w:val="single" w:sz="4" w:space="0" w:color="auto"/>
              <w:right w:val="single" w:sz="4" w:space="0" w:color="auto"/>
            </w:tcBorders>
            <w:vAlign w:val="bottom"/>
          </w:tcPr>
          <w:p w14:paraId="0DA689F9" w14:textId="5283CF98" w:rsidR="00F349F6" w:rsidRPr="00327949" w:rsidRDefault="00F349F6" w:rsidP="00F349F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12</w:t>
            </w:r>
          </w:p>
        </w:tc>
      </w:tr>
      <w:tr w:rsidR="00F349F6" w:rsidRPr="00327949" w14:paraId="110C1F45" w14:textId="77777777" w:rsidTr="009A07EC">
        <w:trPr>
          <w:trHeight w:val="288"/>
        </w:trPr>
        <w:tc>
          <w:tcPr>
            <w:tcW w:w="417" w:type="pct"/>
            <w:tcBorders>
              <w:top w:val="single" w:sz="4" w:space="0" w:color="auto"/>
              <w:left w:val="single" w:sz="4" w:space="0" w:color="auto"/>
              <w:bottom w:val="single" w:sz="4" w:space="0" w:color="auto"/>
              <w:right w:val="single" w:sz="4" w:space="0" w:color="auto"/>
            </w:tcBorders>
            <w:vAlign w:val="bottom"/>
          </w:tcPr>
          <w:p w14:paraId="6B53B18B" w14:textId="3BB2C897" w:rsidR="00F349F6" w:rsidRPr="00327949" w:rsidRDefault="00F349F6" w:rsidP="00F349F6">
            <w:pPr>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20"/>
              </w:rPr>
              <w:t>Dwelling Unit Name</w:t>
            </w:r>
          </w:p>
        </w:tc>
        <w:tc>
          <w:tcPr>
            <w:tcW w:w="369" w:type="pct"/>
            <w:tcBorders>
              <w:top w:val="single" w:sz="4" w:space="0" w:color="auto"/>
              <w:left w:val="single" w:sz="4" w:space="0" w:color="auto"/>
              <w:bottom w:val="single" w:sz="4" w:space="0" w:color="auto"/>
              <w:right w:val="single" w:sz="4" w:space="0" w:color="auto"/>
            </w:tcBorders>
            <w:vAlign w:val="bottom"/>
          </w:tcPr>
          <w:p w14:paraId="48C8C09C" w14:textId="3F8EFB83"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Heating System ID or Name</w:t>
            </w:r>
          </w:p>
        </w:tc>
        <w:tc>
          <w:tcPr>
            <w:tcW w:w="409" w:type="pct"/>
            <w:tcBorders>
              <w:top w:val="single" w:sz="4" w:space="0" w:color="auto"/>
              <w:left w:val="single" w:sz="4" w:space="0" w:color="auto"/>
              <w:bottom w:val="single" w:sz="4" w:space="0" w:color="auto"/>
              <w:right w:val="single" w:sz="4" w:space="0" w:color="auto"/>
            </w:tcBorders>
            <w:vAlign w:val="bottom"/>
          </w:tcPr>
          <w:p w14:paraId="58920839"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Heating System Type</w:t>
            </w:r>
          </w:p>
        </w:tc>
        <w:tc>
          <w:tcPr>
            <w:tcW w:w="408" w:type="pct"/>
            <w:tcBorders>
              <w:top w:val="single" w:sz="4" w:space="0" w:color="auto"/>
              <w:left w:val="single" w:sz="4" w:space="0" w:color="auto"/>
              <w:bottom w:val="single" w:sz="4" w:space="0" w:color="auto"/>
              <w:right w:val="single" w:sz="4" w:space="0" w:color="auto"/>
            </w:tcBorders>
            <w:vAlign w:val="bottom"/>
          </w:tcPr>
          <w:p w14:paraId="75524D98"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Heater Type</w:t>
            </w:r>
          </w:p>
        </w:tc>
        <w:tc>
          <w:tcPr>
            <w:tcW w:w="441" w:type="pct"/>
            <w:tcBorders>
              <w:top w:val="single" w:sz="4" w:space="0" w:color="auto"/>
              <w:left w:val="single" w:sz="4" w:space="0" w:color="auto"/>
              <w:bottom w:val="single" w:sz="4" w:space="0" w:color="auto"/>
              <w:right w:val="single" w:sz="4" w:space="0" w:color="auto"/>
            </w:tcBorders>
            <w:vAlign w:val="bottom"/>
          </w:tcPr>
          <w:p w14:paraId="7177A6B8" w14:textId="78041685"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 xml:space="preserve"># of </w:t>
            </w:r>
            <w:r w:rsidR="009A07EC">
              <w:rPr>
                <w:rFonts w:asciiTheme="minorHAnsi" w:eastAsia="Times New Roman" w:hAnsiTheme="minorHAnsi" w:cstheme="minorHAnsi"/>
                <w:sz w:val="18"/>
                <w:szCs w:val="20"/>
              </w:rPr>
              <w:t xml:space="preserve">Like (or Identical) </w:t>
            </w:r>
            <w:r w:rsidRPr="00327949">
              <w:rPr>
                <w:rFonts w:asciiTheme="minorHAnsi" w:hAnsiTheme="minorHAnsi" w:cstheme="minorHAnsi"/>
                <w:sz w:val="18"/>
                <w:szCs w:val="18"/>
              </w:rPr>
              <w:t>Water Heaters in System</w:t>
            </w:r>
          </w:p>
        </w:tc>
        <w:tc>
          <w:tcPr>
            <w:tcW w:w="295" w:type="pct"/>
            <w:tcBorders>
              <w:top w:val="single" w:sz="4" w:space="0" w:color="auto"/>
              <w:left w:val="single" w:sz="4" w:space="0" w:color="auto"/>
              <w:bottom w:val="single" w:sz="4" w:space="0" w:color="auto"/>
              <w:right w:val="single" w:sz="4" w:space="0" w:color="auto"/>
            </w:tcBorders>
            <w:vAlign w:val="bottom"/>
          </w:tcPr>
          <w:p w14:paraId="1643CD45"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Fuel Type</w:t>
            </w:r>
          </w:p>
        </w:tc>
        <w:tc>
          <w:tcPr>
            <w:tcW w:w="450" w:type="pct"/>
            <w:tcBorders>
              <w:top w:val="single" w:sz="4" w:space="0" w:color="auto"/>
              <w:left w:val="single" w:sz="4" w:space="0" w:color="auto"/>
              <w:bottom w:val="single" w:sz="4" w:space="0" w:color="auto"/>
              <w:right w:val="single" w:sz="4" w:space="0" w:color="auto"/>
            </w:tcBorders>
            <w:vAlign w:val="bottom"/>
          </w:tcPr>
          <w:p w14:paraId="42267D40"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Rated Input Type</w:t>
            </w:r>
          </w:p>
        </w:tc>
        <w:tc>
          <w:tcPr>
            <w:tcW w:w="531" w:type="pct"/>
            <w:tcBorders>
              <w:top w:val="single" w:sz="4" w:space="0" w:color="auto"/>
              <w:left w:val="single" w:sz="4" w:space="0" w:color="auto"/>
              <w:bottom w:val="single" w:sz="4" w:space="0" w:color="auto"/>
              <w:right w:val="single" w:sz="4" w:space="0" w:color="auto"/>
            </w:tcBorders>
            <w:vAlign w:val="bottom"/>
          </w:tcPr>
          <w:p w14:paraId="599FC808"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Rated Input Value</w:t>
            </w:r>
          </w:p>
        </w:tc>
        <w:tc>
          <w:tcPr>
            <w:tcW w:w="531" w:type="pct"/>
            <w:tcBorders>
              <w:top w:val="single" w:sz="4" w:space="0" w:color="auto"/>
              <w:left w:val="single" w:sz="4" w:space="0" w:color="auto"/>
              <w:bottom w:val="single" w:sz="4" w:space="0" w:color="auto"/>
              <w:right w:val="single" w:sz="4" w:space="0" w:color="auto"/>
            </w:tcBorders>
            <w:vAlign w:val="bottom"/>
          </w:tcPr>
          <w:p w14:paraId="61C9B531" w14:textId="77777777" w:rsidR="00F349F6" w:rsidRPr="00327949" w:rsidRDefault="00F349F6" w:rsidP="00F349F6">
            <w:pPr>
              <w:spacing w:after="0" w:line="240" w:lineRule="auto"/>
              <w:jc w:val="center"/>
              <w:rPr>
                <w:rFonts w:asciiTheme="minorHAnsi" w:hAnsiTheme="minorHAnsi" w:cstheme="minorHAnsi"/>
                <w:sz w:val="18"/>
                <w:szCs w:val="18"/>
              </w:rPr>
            </w:pPr>
            <w:r w:rsidRPr="00095904">
              <w:rPr>
                <w:rFonts w:asciiTheme="minorHAnsi" w:eastAsia="Times New Roman" w:hAnsiTheme="minorHAnsi" w:cstheme="minorHAnsi"/>
                <w:sz w:val="18"/>
                <w:szCs w:val="20"/>
              </w:rPr>
              <w:t>Central DHW System Distribution</w:t>
            </w:r>
          </w:p>
        </w:tc>
        <w:tc>
          <w:tcPr>
            <w:tcW w:w="409" w:type="pct"/>
            <w:tcBorders>
              <w:top w:val="single" w:sz="4" w:space="0" w:color="auto"/>
              <w:left w:val="single" w:sz="4" w:space="0" w:color="auto"/>
              <w:bottom w:val="single" w:sz="4" w:space="0" w:color="auto"/>
              <w:right w:val="single" w:sz="4" w:space="0" w:color="auto"/>
            </w:tcBorders>
            <w:vAlign w:val="bottom"/>
          </w:tcPr>
          <w:p w14:paraId="12391449"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Dwelling Unit DHW System</w:t>
            </w:r>
          </w:p>
          <w:p w14:paraId="32CBF52F"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Distribution Type</w:t>
            </w:r>
          </w:p>
        </w:tc>
        <w:tc>
          <w:tcPr>
            <w:tcW w:w="409" w:type="pct"/>
            <w:tcBorders>
              <w:top w:val="single" w:sz="4" w:space="0" w:color="auto"/>
              <w:left w:val="single" w:sz="4" w:space="0" w:color="auto"/>
              <w:bottom w:val="single" w:sz="4" w:space="0" w:color="auto"/>
              <w:right w:val="single" w:sz="4" w:space="0" w:color="auto"/>
            </w:tcBorders>
            <w:vAlign w:val="bottom"/>
          </w:tcPr>
          <w:p w14:paraId="5589DC8C" w14:textId="322BE969"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Compact Dist</w:t>
            </w:r>
            <w:r>
              <w:rPr>
                <w:rFonts w:asciiTheme="minorHAnsi" w:hAnsiTheme="minorHAnsi" w:cstheme="minorHAnsi"/>
                <w:sz w:val="18"/>
                <w:szCs w:val="18"/>
              </w:rPr>
              <w:t>rib.</w:t>
            </w:r>
          </w:p>
        </w:tc>
        <w:tc>
          <w:tcPr>
            <w:tcW w:w="331" w:type="pct"/>
            <w:tcBorders>
              <w:top w:val="single" w:sz="4" w:space="0" w:color="auto"/>
              <w:left w:val="single" w:sz="4" w:space="0" w:color="auto"/>
              <w:bottom w:val="single" w:sz="4" w:space="0" w:color="auto"/>
              <w:right w:val="single" w:sz="4" w:space="0" w:color="auto"/>
            </w:tcBorders>
            <w:vAlign w:val="bottom"/>
          </w:tcPr>
          <w:p w14:paraId="24DEC3D9" w14:textId="77777777" w:rsidR="00F349F6" w:rsidRPr="00327949" w:rsidRDefault="00F349F6" w:rsidP="00F349F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Drain Water Heat Recovery</w:t>
            </w:r>
          </w:p>
        </w:tc>
      </w:tr>
      <w:tr w:rsidR="00F349F6" w:rsidRPr="00327949" w14:paraId="5BEEEFCC" w14:textId="77777777" w:rsidTr="009A07EC">
        <w:trPr>
          <w:trHeight w:val="246"/>
        </w:trPr>
        <w:tc>
          <w:tcPr>
            <w:tcW w:w="417" w:type="pct"/>
            <w:tcBorders>
              <w:top w:val="single" w:sz="4" w:space="0" w:color="auto"/>
              <w:left w:val="single" w:sz="4" w:space="0" w:color="auto"/>
              <w:bottom w:val="single" w:sz="4" w:space="0" w:color="auto"/>
              <w:right w:val="single" w:sz="4" w:space="0" w:color="auto"/>
            </w:tcBorders>
          </w:tcPr>
          <w:p w14:paraId="198BDEEE" w14:textId="54C614E8" w:rsidR="00F349F6" w:rsidRPr="00E177D7" w:rsidRDefault="00F349F6" w:rsidP="00F349F6">
            <w:pPr>
              <w:spacing w:after="0" w:line="240" w:lineRule="auto"/>
              <w:rPr>
                <w:rFonts w:asciiTheme="minorHAnsi" w:eastAsia="Times New Roman" w:hAnsiTheme="minorHAnsi" w:cstheme="minorHAnsi"/>
                <w:sz w:val="16"/>
                <w:szCs w:val="20"/>
              </w:rPr>
            </w:pPr>
            <w:r w:rsidRPr="004F1F5C">
              <w:rPr>
                <w:rFonts w:asciiTheme="minorHAnsi" w:eastAsia="Times New Roman" w:hAnsiTheme="minorHAnsi" w:cstheme="minorHAnsi"/>
                <w:sz w:val="16"/>
                <w:szCs w:val="16"/>
              </w:rPr>
              <w:t>&lt;&lt;Reference value from A01 &gt;&gt;</w:t>
            </w:r>
          </w:p>
        </w:tc>
        <w:tc>
          <w:tcPr>
            <w:tcW w:w="369" w:type="pct"/>
            <w:tcBorders>
              <w:top w:val="single" w:sz="4" w:space="0" w:color="auto"/>
              <w:left w:val="single" w:sz="4" w:space="0" w:color="auto"/>
              <w:bottom w:val="single" w:sz="4" w:space="0" w:color="auto"/>
              <w:right w:val="single" w:sz="4" w:space="0" w:color="auto"/>
            </w:tcBorders>
          </w:tcPr>
          <w:p w14:paraId="19185FD4" w14:textId="25BFCBD1" w:rsidR="00F349F6" w:rsidRPr="00095904" w:rsidRDefault="00F349F6" w:rsidP="00F349F6">
            <w:pPr>
              <w:spacing w:after="0" w:line="240" w:lineRule="auto"/>
              <w:rPr>
                <w:rFonts w:asciiTheme="minorHAnsi" w:hAnsiTheme="minorHAnsi" w:cstheme="minorHAnsi"/>
                <w:sz w:val="14"/>
                <w:szCs w:val="16"/>
              </w:rPr>
            </w:pPr>
            <w:r w:rsidRPr="00E177D7">
              <w:rPr>
                <w:rFonts w:asciiTheme="minorHAnsi" w:eastAsia="Times New Roman" w:hAnsiTheme="minorHAnsi" w:cstheme="minorHAnsi"/>
                <w:sz w:val="16"/>
                <w:szCs w:val="20"/>
              </w:rPr>
              <w:t>&lt;&lt;Reference value from A0</w:t>
            </w:r>
            <w:r>
              <w:rPr>
                <w:rFonts w:asciiTheme="minorHAnsi" w:eastAsia="Times New Roman" w:hAnsiTheme="minorHAnsi" w:cstheme="minorHAnsi"/>
                <w:sz w:val="16"/>
                <w:szCs w:val="20"/>
              </w:rPr>
              <w:t>2</w:t>
            </w:r>
            <w:r w:rsidRPr="00E177D7">
              <w:rPr>
                <w:rFonts w:asciiTheme="minorHAnsi" w:eastAsia="Times New Roman" w:hAnsiTheme="minorHAnsi" w:cstheme="minorHAnsi"/>
                <w:sz w:val="16"/>
                <w:szCs w:val="20"/>
              </w:rPr>
              <w:t>&gt;&gt;</w:t>
            </w:r>
          </w:p>
        </w:tc>
        <w:tc>
          <w:tcPr>
            <w:tcW w:w="409" w:type="pct"/>
            <w:tcBorders>
              <w:top w:val="single" w:sz="4" w:space="0" w:color="auto"/>
              <w:left w:val="single" w:sz="4" w:space="0" w:color="auto"/>
              <w:bottom w:val="single" w:sz="4" w:space="0" w:color="auto"/>
              <w:right w:val="single" w:sz="4" w:space="0" w:color="auto"/>
            </w:tcBorders>
          </w:tcPr>
          <w:p w14:paraId="77E4DFEE" w14:textId="49FAE359" w:rsidR="00F349F6" w:rsidRPr="00095904" w:rsidRDefault="00F349F6" w:rsidP="00F349F6">
            <w:pPr>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&lt;&lt; </w:t>
            </w:r>
            <w:r>
              <w:rPr>
                <w:rFonts w:asciiTheme="minorHAnsi" w:eastAsia="Times New Roman" w:hAnsiTheme="minorHAnsi" w:cstheme="minorHAnsi"/>
                <w:sz w:val="16"/>
                <w:szCs w:val="20"/>
              </w:rPr>
              <w:t>Reference value</w:t>
            </w:r>
            <w:r w:rsidRPr="00095904">
              <w:rPr>
                <w:rFonts w:asciiTheme="minorHAnsi" w:eastAsia="Times New Roman" w:hAnsiTheme="minorHAnsi" w:cstheme="minorHAnsi"/>
                <w:sz w:val="16"/>
                <w:szCs w:val="20"/>
              </w:rPr>
              <w:t xml:space="preserve"> from </w:t>
            </w:r>
            <w:r>
              <w:rPr>
                <w:rFonts w:asciiTheme="minorHAnsi" w:eastAsia="Times New Roman" w:hAnsiTheme="minorHAnsi" w:cstheme="minorHAnsi"/>
                <w:sz w:val="16"/>
                <w:szCs w:val="20"/>
              </w:rPr>
              <w:t>A</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3</w:t>
            </w:r>
          </w:p>
          <w:p w14:paraId="348BD037" w14:textId="03957BD9" w:rsidR="00F349F6" w:rsidRPr="00095904" w:rsidRDefault="00F349F6" w:rsidP="00F349F6">
            <w:pPr>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t>&gt;&gt;</w:t>
            </w:r>
          </w:p>
        </w:tc>
        <w:tc>
          <w:tcPr>
            <w:tcW w:w="408" w:type="pct"/>
            <w:tcBorders>
              <w:top w:val="single" w:sz="4" w:space="0" w:color="auto"/>
              <w:left w:val="single" w:sz="4" w:space="0" w:color="auto"/>
              <w:bottom w:val="single" w:sz="4" w:space="0" w:color="auto"/>
              <w:right w:val="single" w:sz="4" w:space="0" w:color="auto"/>
            </w:tcBorders>
          </w:tcPr>
          <w:p w14:paraId="7C4D401E" w14:textId="38F09FAE" w:rsidR="00F349F6" w:rsidRPr="00095904" w:rsidRDefault="00F349F6" w:rsidP="00F349F6">
            <w:pPr>
              <w:tabs>
                <w:tab w:val="left" w:pos="2160"/>
                <w:tab w:val="left" w:pos="2700"/>
                <w:tab w:val="left" w:pos="3420"/>
                <w:tab w:val="left" w:pos="3780"/>
                <w:tab w:val="left" w:pos="5760"/>
                <w:tab w:val="left" w:pos="7212"/>
              </w:tabs>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t xml:space="preserve">&lt;&lt; </w:t>
            </w:r>
            <w:r>
              <w:rPr>
                <w:rFonts w:asciiTheme="minorHAnsi" w:eastAsia="Times New Roman" w:hAnsiTheme="minorHAnsi" w:cstheme="minorHAnsi"/>
                <w:sz w:val="16"/>
                <w:szCs w:val="20"/>
              </w:rPr>
              <w:t>R</w:t>
            </w:r>
            <w:r w:rsidRPr="00095904">
              <w:rPr>
                <w:rFonts w:asciiTheme="minorHAnsi" w:eastAsia="Times New Roman" w:hAnsiTheme="minorHAnsi" w:cstheme="minorHAnsi"/>
                <w:sz w:val="16"/>
                <w:szCs w:val="20"/>
              </w:rPr>
              <w:t>eference value from A0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&gt;&gt;</w:t>
            </w:r>
          </w:p>
        </w:tc>
        <w:tc>
          <w:tcPr>
            <w:tcW w:w="441" w:type="pct"/>
            <w:tcBorders>
              <w:top w:val="single" w:sz="4" w:space="0" w:color="auto"/>
              <w:left w:val="single" w:sz="4" w:space="0" w:color="auto"/>
              <w:bottom w:val="single" w:sz="4" w:space="0" w:color="auto"/>
              <w:right w:val="single" w:sz="4" w:space="0" w:color="auto"/>
            </w:tcBorders>
          </w:tcPr>
          <w:p w14:paraId="3AA1B762" w14:textId="022AA198" w:rsidR="00F349F6" w:rsidRPr="00095904" w:rsidRDefault="00F349F6" w:rsidP="00F349F6">
            <w:pPr>
              <w:tabs>
                <w:tab w:val="left" w:pos="2160"/>
                <w:tab w:val="left" w:pos="2700"/>
                <w:tab w:val="left" w:pos="3420"/>
                <w:tab w:val="left" w:pos="3780"/>
                <w:tab w:val="left" w:pos="5760"/>
                <w:tab w:val="left" w:pos="7212"/>
              </w:tabs>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t xml:space="preserve">&lt;&lt; </w:t>
            </w:r>
            <w:r>
              <w:rPr>
                <w:rFonts w:asciiTheme="minorHAnsi" w:eastAsia="Times New Roman" w:hAnsiTheme="minorHAnsi" w:cstheme="minorHAnsi"/>
                <w:sz w:val="16"/>
                <w:szCs w:val="20"/>
              </w:rPr>
              <w:t>R</w:t>
            </w:r>
            <w:r w:rsidRPr="00095904">
              <w:rPr>
                <w:rFonts w:asciiTheme="minorHAnsi" w:eastAsia="Times New Roman" w:hAnsiTheme="minorHAnsi" w:cstheme="minorHAnsi"/>
                <w:sz w:val="16"/>
                <w:szCs w:val="20"/>
              </w:rPr>
              <w:t>eference value A0</w:t>
            </w:r>
            <w:r>
              <w:rPr>
                <w:rFonts w:asciiTheme="minorHAnsi" w:eastAsia="Times New Roman" w:hAnsiTheme="minorHAnsi" w:cstheme="minorHAnsi"/>
                <w:sz w:val="16"/>
                <w:szCs w:val="20"/>
              </w:rPr>
              <w:t>5</w:t>
            </w:r>
            <w:r w:rsidRPr="00095904" w:rsidDel="00CD718F">
              <w:rPr>
                <w:rFonts w:asciiTheme="minorHAnsi" w:eastAsia="Times New Roman" w:hAnsiTheme="minorHAnsi" w:cstheme="minorHAnsi"/>
                <w:sz w:val="16"/>
                <w:szCs w:val="20"/>
              </w:rPr>
              <w:t xml:space="preserve"> </w:t>
            </w:r>
            <w:r w:rsidRPr="00095904">
              <w:rPr>
                <w:rFonts w:asciiTheme="minorHAnsi" w:eastAsia="Times New Roman" w:hAnsiTheme="minorHAnsi" w:cstheme="minorHAnsi"/>
                <w:sz w:val="16"/>
                <w:szCs w:val="20"/>
              </w:rPr>
              <w:t>&gt;&gt;</w:t>
            </w:r>
          </w:p>
        </w:tc>
        <w:tc>
          <w:tcPr>
            <w:tcW w:w="295" w:type="pct"/>
            <w:tcBorders>
              <w:top w:val="single" w:sz="4" w:space="0" w:color="auto"/>
              <w:left w:val="single" w:sz="4" w:space="0" w:color="auto"/>
              <w:bottom w:val="single" w:sz="4" w:space="0" w:color="auto"/>
              <w:right w:val="single" w:sz="4" w:space="0" w:color="auto"/>
            </w:tcBorders>
          </w:tcPr>
          <w:p w14:paraId="39BF727C" w14:textId="3885ED5B" w:rsidR="00F349F6" w:rsidRPr="00095904" w:rsidRDefault="00F349F6" w:rsidP="00F349F6">
            <w:pPr>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&lt;&lt; Reference value from A0</w:t>
            </w:r>
            <w:r>
              <w:rPr>
                <w:rFonts w:asciiTheme="minorHAnsi" w:eastAsia="Times New Roman" w:hAnsiTheme="minorHAnsi" w:cstheme="minorHAnsi"/>
                <w:sz w:val="16"/>
                <w:szCs w:val="20"/>
              </w:rPr>
              <w:t>6&gt;&gt;</w:t>
            </w:r>
          </w:p>
          <w:p w14:paraId="6905076F" w14:textId="2A84251B" w:rsidR="00F349F6" w:rsidRPr="00095904" w:rsidRDefault="00F349F6" w:rsidP="00F349F6">
            <w:pPr>
              <w:spacing w:after="0" w:line="240" w:lineRule="auto"/>
              <w:rPr>
                <w:rFonts w:asciiTheme="minorHAnsi" w:hAnsiTheme="minorHAnsi" w:cstheme="minorHAnsi"/>
                <w:sz w:val="14"/>
                <w:szCs w:val="16"/>
              </w:rPr>
            </w:pPr>
          </w:p>
        </w:tc>
        <w:tc>
          <w:tcPr>
            <w:tcW w:w="450" w:type="pct"/>
            <w:tcBorders>
              <w:top w:val="single" w:sz="4" w:space="0" w:color="auto"/>
              <w:left w:val="single" w:sz="4" w:space="0" w:color="auto"/>
              <w:bottom w:val="single" w:sz="4" w:space="0" w:color="auto"/>
              <w:right w:val="single" w:sz="4" w:space="0" w:color="auto"/>
            </w:tcBorders>
          </w:tcPr>
          <w:p w14:paraId="0097C1D0" w14:textId="04EF8B30" w:rsidR="00F349F6" w:rsidRPr="00095904" w:rsidRDefault="00F349F6" w:rsidP="00F349F6">
            <w:pPr>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&lt;&lt;Reference value from A0</w:t>
            </w:r>
            <w:r>
              <w:rPr>
                <w:rFonts w:asciiTheme="minorHAnsi" w:eastAsia="Times New Roman" w:hAnsiTheme="minorHAnsi" w:cstheme="minorHAnsi"/>
                <w:sz w:val="16"/>
                <w:szCs w:val="20"/>
              </w:rPr>
              <w:t>7</w:t>
            </w:r>
            <w:r w:rsidRPr="00095904">
              <w:rPr>
                <w:rFonts w:asciiTheme="minorHAnsi" w:eastAsia="Times New Roman" w:hAnsiTheme="minorHAnsi" w:cstheme="minorHAnsi"/>
                <w:sz w:val="16"/>
                <w:szCs w:val="20"/>
              </w:rPr>
              <w:t xml:space="preserve"> </w:t>
            </w:r>
            <w:r>
              <w:rPr>
                <w:rFonts w:asciiTheme="minorHAnsi" w:eastAsia="Times New Roman" w:hAnsiTheme="minorHAnsi" w:cstheme="minorHAnsi"/>
                <w:sz w:val="16"/>
                <w:szCs w:val="20"/>
              </w:rPr>
              <w:t>&gt;&gt;</w:t>
            </w:r>
          </w:p>
          <w:p w14:paraId="47CE21EB" w14:textId="328A3E8F" w:rsidR="00F349F6" w:rsidRPr="00095904" w:rsidRDefault="00F349F6" w:rsidP="00F349F6">
            <w:pPr>
              <w:spacing w:after="0" w:line="240" w:lineRule="auto"/>
              <w:rPr>
                <w:rFonts w:asciiTheme="minorHAnsi" w:hAnsiTheme="minorHAnsi" w:cstheme="minorHAnsi"/>
                <w:sz w:val="14"/>
                <w:szCs w:val="16"/>
              </w:rPr>
            </w:pPr>
          </w:p>
        </w:tc>
        <w:tc>
          <w:tcPr>
            <w:tcW w:w="531" w:type="pct"/>
            <w:tcBorders>
              <w:top w:val="single" w:sz="4" w:space="0" w:color="auto"/>
              <w:left w:val="single" w:sz="4" w:space="0" w:color="auto"/>
              <w:bottom w:val="single" w:sz="4" w:space="0" w:color="auto"/>
              <w:right w:val="single" w:sz="4" w:space="0" w:color="auto"/>
            </w:tcBorders>
          </w:tcPr>
          <w:p w14:paraId="3236F259" w14:textId="74BB73B8"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&lt;&lt;User input value which must pass the following range tests:</w:t>
            </w:r>
            <w:r>
              <w:t xml:space="preserve"> </w:t>
            </w:r>
            <w:r w:rsidRPr="003E729A">
              <w:rPr>
                <w:rFonts w:asciiTheme="minorHAnsi" w:eastAsia="Times New Roman" w:hAnsiTheme="minorHAnsi" w:cstheme="minorHAnsi"/>
                <w:sz w:val="16"/>
                <w:szCs w:val="20"/>
              </w:rPr>
              <w:t xml:space="preserve">Value may be NA if </w:t>
            </w:r>
            <w:r>
              <w:rPr>
                <w:rFonts w:asciiTheme="minorHAnsi" w:eastAsia="Times New Roman" w:hAnsiTheme="minorHAnsi" w:cstheme="minorHAnsi"/>
                <w:sz w:val="16"/>
                <w:szCs w:val="20"/>
              </w:rPr>
              <w:t>A</w:t>
            </w:r>
            <w:r w:rsidRPr="003E729A">
              <w:rPr>
                <w:rFonts w:asciiTheme="minorHAnsi" w:eastAsia="Times New Roman" w:hAnsiTheme="minorHAnsi" w:cstheme="minorHAnsi"/>
                <w:sz w:val="16"/>
                <w:szCs w:val="20"/>
              </w:rPr>
              <w:t>0</w:t>
            </w:r>
            <w:r>
              <w:rPr>
                <w:rFonts w:asciiTheme="minorHAnsi" w:eastAsia="Times New Roman" w:hAnsiTheme="minorHAnsi" w:cstheme="minorHAnsi"/>
                <w:sz w:val="16"/>
                <w:szCs w:val="20"/>
              </w:rPr>
              <w:t>8</w:t>
            </w:r>
            <w:r w:rsidRPr="003E729A">
              <w:rPr>
                <w:rFonts w:asciiTheme="minorHAnsi" w:eastAsia="Times New Roman" w:hAnsiTheme="minorHAnsi" w:cstheme="minorHAnsi"/>
                <w:sz w:val="16"/>
                <w:szCs w:val="20"/>
              </w:rPr>
              <w:t xml:space="preserve"> is NA</w:t>
            </w:r>
            <w:r>
              <w:rPr>
                <w:rFonts w:asciiTheme="minorHAnsi" w:eastAsia="Times New Roman" w:hAnsiTheme="minorHAnsi" w:cstheme="minorHAnsi"/>
                <w:sz w:val="16"/>
                <w:szCs w:val="20"/>
              </w:rPr>
              <w:t>.</w:t>
            </w:r>
          </w:p>
          <w:p w14:paraId="00FC1634" w14:textId="56535E64"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6</w:t>
            </w:r>
            <w:r w:rsidRPr="00095904">
              <w:rPr>
                <w:rFonts w:asciiTheme="minorHAnsi" w:eastAsia="Times New Roman" w:hAnsiTheme="minorHAnsi" w:cstheme="minorHAnsi"/>
                <w:sz w:val="16"/>
                <w:szCs w:val="20"/>
              </w:rPr>
              <w:t xml:space="preserve"> = Natural Gas or Propane, then</w:t>
            </w:r>
          </w:p>
          <w:p w14:paraId="61EC8282" w14:textId="5759089B"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Commercial Storage, then value must be &gt; 75,000 Btu/hr;</w:t>
            </w:r>
          </w:p>
          <w:p w14:paraId="4957A937" w14:textId="0DABF9D4"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If</w:t>
            </w:r>
            <w:r>
              <w:rPr>
                <w:rFonts w:asciiTheme="minorHAnsi" w:eastAsia="Times New Roman" w:hAnsiTheme="minorHAnsi" w:cstheme="minorHAnsi"/>
                <w:sz w:val="16"/>
                <w:szCs w:val="20"/>
              </w:rPr>
              <w:t xml:space="preserve"> 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Consumer Storage, then value must be ≤ 75,000 Btu/hr;</w:t>
            </w:r>
          </w:p>
          <w:p w14:paraId="43038F2D" w14:textId="199BF37D"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Commercial Instant, then value must be &gt; 200,000 Btu/hr;</w:t>
            </w:r>
          </w:p>
          <w:p w14:paraId="7A989646" w14:textId="0ED8C21A"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Consumer Instant, then value must be ≤ 200,000 Btu/hr;</w:t>
            </w:r>
          </w:p>
          <w:p w14:paraId="4AC9EEF8" w14:textId="2C9B220F"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Else 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Residential-Duty Commercial </w:t>
            </w:r>
            <w:r w:rsidRPr="00095904">
              <w:rPr>
                <w:rFonts w:asciiTheme="minorHAnsi" w:eastAsia="Times New Roman" w:hAnsiTheme="minorHAnsi" w:cstheme="minorHAnsi"/>
                <w:sz w:val="16"/>
                <w:szCs w:val="20"/>
              </w:rPr>
              <w:lastRenderedPageBreak/>
              <w:t>Storage, then value must be ≤ 105,000 Btu/hr;</w:t>
            </w:r>
          </w:p>
          <w:p w14:paraId="3FE17D88" w14:textId="146EF216"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Else 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06 = Electricity, then</w:t>
            </w:r>
          </w:p>
          <w:p w14:paraId="4899914A" w14:textId="56765F48"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If B0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Commercial Storage or Commercial Instant, then value must be &gt; 12 kW;</w:t>
            </w:r>
          </w:p>
          <w:p w14:paraId="46679747" w14:textId="16323216"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If B0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Consumer Storage or Consumer Instant, then value must be ≤ 12 kW;</w:t>
            </w:r>
          </w:p>
          <w:p w14:paraId="0F235F01" w14:textId="1EB8432C"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Else if B0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Residential-Duty Commercial Instantaneous, then value must be ≤ 58.6 kW;</w:t>
            </w:r>
          </w:p>
          <w:p w14:paraId="403C3207" w14:textId="1DF5A5E9"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If the value passes range test</w:t>
            </w:r>
            <w:r>
              <w:rPr>
                <w:rFonts w:asciiTheme="minorHAnsi" w:eastAsia="Times New Roman" w:hAnsiTheme="minorHAnsi" w:cstheme="minorHAnsi"/>
                <w:sz w:val="16"/>
                <w:szCs w:val="20"/>
              </w:rPr>
              <w:t xml:space="preserve"> and</w:t>
            </w:r>
            <w:r w:rsidRPr="00095904">
              <w:rPr>
                <w:rFonts w:asciiTheme="minorHAnsi" w:eastAsia="Times New Roman" w:hAnsiTheme="minorHAnsi" w:cstheme="minorHAnsi"/>
                <w:sz w:val="16"/>
                <w:szCs w:val="20"/>
              </w:rPr>
              <w:t xml:space="preserve"> if </w:t>
            </w:r>
            <w:r>
              <w:rPr>
                <w:rFonts w:asciiTheme="minorHAnsi" w:eastAsia="Times New Roman" w:hAnsiTheme="minorHAnsi" w:cstheme="minorHAnsi"/>
                <w:sz w:val="16"/>
                <w:szCs w:val="20"/>
              </w:rPr>
              <w:t>A</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6</w:t>
            </w:r>
            <w:r w:rsidRPr="00095904">
              <w:rPr>
                <w:rFonts w:asciiTheme="minorHAnsi" w:eastAsia="Times New Roman" w:hAnsiTheme="minorHAnsi" w:cstheme="minorHAnsi"/>
                <w:sz w:val="16"/>
                <w:szCs w:val="20"/>
              </w:rPr>
              <w:t xml:space="preserve"> = Electric Resistance, it is stored in WaterHeaterElectricFiredRatedInput, Otherwise the value is stored in WaterHeaterGasFiredRatedInput&gt;&gt;</w:t>
            </w:r>
          </w:p>
          <w:p w14:paraId="4DC44E17" w14:textId="5FC46A55" w:rsidR="00F349F6" w:rsidRPr="00095904" w:rsidRDefault="00F349F6" w:rsidP="00F349F6">
            <w:pPr>
              <w:spacing w:after="0" w:line="240" w:lineRule="auto"/>
              <w:rPr>
                <w:rFonts w:asciiTheme="minorHAnsi" w:hAnsiTheme="minorHAnsi" w:cstheme="minorHAnsi"/>
                <w:sz w:val="14"/>
                <w:szCs w:val="16"/>
              </w:rPr>
            </w:pPr>
          </w:p>
        </w:tc>
        <w:tc>
          <w:tcPr>
            <w:tcW w:w="531" w:type="pct"/>
            <w:tcBorders>
              <w:top w:val="single" w:sz="4" w:space="0" w:color="auto"/>
              <w:left w:val="single" w:sz="4" w:space="0" w:color="auto"/>
              <w:bottom w:val="single" w:sz="4" w:space="0" w:color="auto"/>
              <w:right w:val="single" w:sz="4" w:space="0" w:color="auto"/>
            </w:tcBorders>
          </w:tcPr>
          <w:p w14:paraId="7EF496BA" w14:textId="73EA9496" w:rsidR="00F349F6" w:rsidRPr="00095904" w:rsidRDefault="00F349F6" w:rsidP="00F349F6">
            <w:pPr>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lastRenderedPageBreak/>
              <w:t xml:space="preserve">&lt;&lt; </w:t>
            </w:r>
            <w:r>
              <w:rPr>
                <w:rFonts w:asciiTheme="minorHAnsi" w:eastAsia="Times New Roman" w:hAnsiTheme="minorHAnsi" w:cstheme="minorHAnsi"/>
                <w:sz w:val="16"/>
                <w:szCs w:val="20"/>
              </w:rPr>
              <w:t>Reference</w:t>
            </w:r>
            <w:r w:rsidRPr="00095904">
              <w:rPr>
                <w:rFonts w:asciiTheme="minorHAnsi" w:eastAsia="Times New Roman" w:hAnsiTheme="minorHAnsi" w:cstheme="minorHAnsi"/>
                <w:sz w:val="16"/>
                <w:szCs w:val="20"/>
              </w:rPr>
              <w:t xml:space="preserve"> value from A</w:t>
            </w:r>
            <w:r>
              <w:rPr>
                <w:rFonts w:asciiTheme="minorHAnsi" w:eastAsia="Times New Roman" w:hAnsiTheme="minorHAnsi" w:cstheme="minorHAnsi"/>
                <w:sz w:val="16"/>
                <w:szCs w:val="20"/>
              </w:rPr>
              <w:t>09&gt;&gt;</w:t>
            </w:r>
          </w:p>
        </w:tc>
        <w:tc>
          <w:tcPr>
            <w:tcW w:w="409" w:type="pct"/>
            <w:tcBorders>
              <w:top w:val="single" w:sz="4" w:space="0" w:color="auto"/>
              <w:left w:val="single" w:sz="4" w:space="0" w:color="auto"/>
              <w:bottom w:val="single" w:sz="4" w:space="0" w:color="auto"/>
              <w:right w:val="single" w:sz="4" w:space="0" w:color="auto"/>
            </w:tcBorders>
          </w:tcPr>
          <w:p w14:paraId="6C87B38C" w14:textId="0953407F" w:rsidR="00F349F6" w:rsidRPr="00095904" w:rsidRDefault="00F349F6" w:rsidP="00F349F6">
            <w:pPr>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t xml:space="preserve">&lt;&lt; </w:t>
            </w:r>
            <w:r>
              <w:rPr>
                <w:rFonts w:asciiTheme="minorHAnsi" w:eastAsia="Times New Roman" w:hAnsiTheme="minorHAnsi" w:cstheme="minorHAnsi"/>
                <w:sz w:val="16"/>
                <w:szCs w:val="20"/>
              </w:rPr>
              <w:t>Reference</w:t>
            </w:r>
            <w:r w:rsidRPr="00095904">
              <w:rPr>
                <w:rFonts w:asciiTheme="minorHAnsi" w:eastAsia="Times New Roman" w:hAnsiTheme="minorHAnsi" w:cstheme="minorHAnsi"/>
                <w:sz w:val="16"/>
                <w:szCs w:val="20"/>
              </w:rPr>
              <w:t xml:space="preserve"> value from A</w:t>
            </w:r>
            <w:r>
              <w:rPr>
                <w:rFonts w:asciiTheme="minorHAnsi" w:eastAsia="Times New Roman" w:hAnsiTheme="minorHAnsi" w:cstheme="minorHAnsi"/>
                <w:sz w:val="16"/>
                <w:szCs w:val="20"/>
              </w:rPr>
              <w:t>10&gt;&gt;</w:t>
            </w:r>
          </w:p>
        </w:tc>
        <w:tc>
          <w:tcPr>
            <w:tcW w:w="409" w:type="pct"/>
            <w:tcBorders>
              <w:top w:val="single" w:sz="4" w:space="0" w:color="auto"/>
              <w:left w:val="single" w:sz="4" w:space="0" w:color="auto"/>
              <w:bottom w:val="single" w:sz="4" w:space="0" w:color="auto"/>
              <w:right w:val="single" w:sz="4" w:space="0" w:color="auto"/>
            </w:tcBorders>
          </w:tcPr>
          <w:p w14:paraId="6FA787AB" w14:textId="59DE014E" w:rsidR="00F349F6" w:rsidRPr="00095904" w:rsidRDefault="00F349F6" w:rsidP="00F349F6">
            <w:pPr>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t xml:space="preserve">&lt;&lt; </w:t>
            </w:r>
            <w:r>
              <w:rPr>
                <w:rFonts w:asciiTheme="minorHAnsi" w:eastAsia="Times New Roman" w:hAnsiTheme="minorHAnsi" w:cstheme="minorHAnsi"/>
                <w:sz w:val="16"/>
                <w:szCs w:val="20"/>
              </w:rPr>
              <w:t>Reference</w:t>
            </w:r>
            <w:r w:rsidRPr="00095904">
              <w:rPr>
                <w:rFonts w:asciiTheme="minorHAnsi" w:eastAsia="Times New Roman" w:hAnsiTheme="minorHAnsi" w:cstheme="minorHAnsi"/>
                <w:sz w:val="16"/>
                <w:szCs w:val="20"/>
              </w:rPr>
              <w:t xml:space="preserve"> value from A1</w:t>
            </w:r>
            <w:r>
              <w:rPr>
                <w:rFonts w:asciiTheme="minorHAnsi" w:eastAsia="Times New Roman" w:hAnsiTheme="minorHAnsi" w:cstheme="minorHAnsi"/>
                <w:sz w:val="16"/>
                <w:szCs w:val="20"/>
              </w:rPr>
              <w:t>1&gt;&gt;</w:t>
            </w:r>
          </w:p>
        </w:tc>
        <w:tc>
          <w:tcPr>
            <w:tcW w:w="331" w:type="pct"/>
            <w:tcBorders>
              <w:top w:val="single" w:sz="4" w:space="0" w:color="auto"/>
              <w:left w:val="single" w:sz="4" w:space="0" w:color="auto"/>
              <w:bottom w:val="single" w:sz="4" w:space="0" w:color="auto"/>
              <w:right w:val="single" w:sz="4" w:space="0" w:color="auto"/>
            </w:tcBorders>
          </w:tcPr>
          <w:p w14:paraId="4EEFADE4" w14:textId="34E4FDE1" w:rsidR="00F349F6" w:rsidRPr="00095904" w:rsidRDefault="00F349F6" w:rsidP="00F349F6">
            <w:pPr>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t xml:space="preserve">&lt;&lt; </w:t>
            </w:r>
            <w:r>
              <w:rPr>
                <w:rFonts w:asciiTheme="minorHAnsi" w:eastAsia="Times New Roman" w:hAnsiTheme="minorHAnsi" w:cstheme="minorHAnsi"/>
                <w:sz w:val="16"/>
                <w:szCs w:val="20"/>
              </w:rPr>
              <w:t>Reference</w:t>
            </w:r>
            <w:r w:rsidRPr="00095904">
              <w:rPr>
                <w:rFonts w:asciiTheme="minorHAnsi" w:eastAsia="Times New Roman" w:hAnsiTheme="minorHAnsi" w:cstheme="minorHAnsi"/>
                <w:sz w:val="16"/>
                <w:szCs w:val="20"/>
              </w:rPr>
              <w:t xml:space="preserve"> value from A</w:t>
            </w:r>
            <w:r>
              <w:rPr>
                <w:rFonts w:asciiTheme="minorHAnsi" w:eastAsia="Times New Roman" w:hAnsiTheme="minorHAnsi" w:cstheme="minorHAnsi"/>
                <w:sz w:val="16"/>
                <w:szCs w:val="20"/>
              </w:rPr>
              <w:t>12&gt;&gt;</w:t>
            </w:r>
          </w:p>
        </w:tc>
      </w:tr>
      <w:tr w:rsidR="00F349F6" w:rsidRPr="00327949" w14:paraId="3A5022A5" w14:textId="77777777" w:rsidTr="009A07EC">
        <w:trPr>
          <w:trHeight w:val="278"/>
        </w:trPr>
        <w:tc>
          <w:tcPr>
            <w:tcW w:w="417" w:type="pct"/>
            <w:tcBorders>
              <w:top w:val="single" w:sz="4" w:space="0" w:color="auto"/>
              <w:left w:val="single" w:sz="4" w:space="0" w:color="auto"/>
              <w:bottom w:val="single" w:sz="4" w:space="0" w:color="auto"/>
              <w:right w:val="single" w:sz="4" w:space="0" w:color="auto"/>
            </w:tcBorders>
          </w:tcPr>
          <w:p w14:paraId="21EB0A73"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369" w:type="pct"/>
            <w:tcBorders>
              <w:top w:val="single" w:sz="4" w:space="0" w:color="auto"/>
              <w:left w:val="single" w:sz="4" w:space="0" w:color="auto"/>
              <w:bottom w:val="single" w:sz="4" w:space="0" w:color="auto"/>
              <w:right w:val="single" w:sz="4" w:space="0" w:color="auto"/>
            </w:tcBorders>
          </w:tcPr>
          <w:p w14:paraId="78725B7E" w14:textId="25F422E2" w:rsidR="00F349F6" w:rsidRPr="00327949" w:rsidDel="0053169A" w:rsidRDefault="00F349F6" w:rsidP="00F349F6">
            <w:pPr>
              <w:spacing w:after="0" w:line="240" w:lineRule="auto"/>
              <w:rPr>
                <w:rFonts w:asciiTheme="minorHAnsi" w:hAnsiTheme="minorHAnsi" w:cstheme="minorHAnsi"/>
                <w:sz w:val="18"/>
                <w:szCs w:val="18"/>
              </w:rPr>
            </w:pPr>
          </w:p>
        </w:tc>
        <w:tc>
          <w:tcPr>
            <w:tcW w:w="409" w:type="pct"/>
            <w:tcBorders>
              <w:top w:val="single" w:sz="4" w:space="0" w:color="auto"/>
              <w:left w:val="single" w:sz="4" w:space="0" w:color="auto"/>
              <w:bottom w:val="single" w:sz="4" w:space="0" w:color="auto"/>
              <w:right w:val="single" w:sz="4" w:space="0" w:color="auto"/>
            </w:tcBorders>
          </w:tcPr>
          <w:p w14:paraId="562CF0AD"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08" w:type="pct"/>
            <w:tcBorders>
              <w:top w:val="single" w:sz="4" w:space="0" w:color="auto"/>
              <w:left w:val="single" w:sz="4" w:space="0" w:color="auto"/>
              <w:bottom w:val="single" w:sz="4" w:space="0" w:color="auto"/>
              <w:right w:val="single" w:sz="4" w:space="0" w:color="auto"/>
            </w:tcBorders>
          </w:tcPr>
          <w:p w14:paraId="1519F916"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41" w:type="pct"/>
            <w:tcBorders>
              <w:top w:val="single" w:sz="4" w:space="0" w:color="auto"/>
              <w:left w:val="single" w:sz="4" w:space="0" w:color="auto"/>
              <w:bottom w:val="single" w:sz="4" w:space="0" w:color="auto"/>
              <w:right w:val="single" w:sz="4" w:space="0" w:color="auto"/>
            </w:tcBorders>
          </w:tcPr>
          <w:p w14:paraId="20758B79"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295" w:type="pct"/>
            <w:tcBorders>
              <w:top w:val="single" w:sz="4" w:space="0" w:color="auto"/>
              <w:left w:val="single" w:sz="4" w:space="0" w:color="auto"/>
              <w:bottom w:val="single" w:sz="4" w:space="0" w:color="auto"/>
              <w:right w:val="single" w:sz="4" w:space="0" w:color="auto"/>
            </w:tcBorders>
          </w:tcPr>
          <w:p w14:paraId="58746990"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50" w:type="pct"/>
            <w:tcBorders>
              <w:top w:val="single" w:sz="4" w:space="0" w:color="auto"/>
              <w:left w:val="single" w:sz="4" w:space="0" w:color="auto"/>
              <w:bottom w:val="single" w:sz="4" w:space="0" w:color="auto"/>
              <w:right w:val="single" w:sz="4" w:space="0" w:color="auto"/>
            </w:tcBorders>
          </w:tcPr>
          <w:p w14:paraId="05029388"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531" w:type="pct"/>
            <w:tcBorders>
              <w:top w:val="single" w:sz="4" w:space="0" w:color="auto"/>
              <w:left w:val="single" w:sz="4" w:space="0" w:color="auto"/>
              <w:bottom w:val="single" w:sz="4" w:space="0" w:color="auto"/>
              <w:right w:val="single" w:sz="4" w:space="0" w:color="auto"/>
            </w:tcBorders>
          </w:tcPr>
          <w:p w14:paraId="4EE27031"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531" w:type="pct"/>
            <w:tcBorders>
              <w:top w:val="single" w:sz="4" w:space="0" w:color="auto"/>
              <w:left w:val="single" w:sz="4" w:space="0" w:color="auto"/>
              <w:bottom w:val="single" w:sz="4" w:space="0" w:color="auto"/>
              <w:right w:val="single" w:sz="4" w:space="0" w:color="auto"/>
            </w:tcBorders>
          </w:tcPr>
          <w:p w14:paraId="5FF6F2F2"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09" w:type="pct"/>
            <w:tcBorders>
              <w:top w:val="single" w:sz="4" w:space="0" w:color="auto"/>
              <w:left w:val="single" w:sz="4" w:space="0" w:color="auto"/>
              <w:bottom w:val="single" w:sz="4" w:space="0" w:color="auto"/>
              <w:right w:val="single" w:sz="4" w:space="0" w:color="auto"/>
            </w:tcBorders>
          </w:tcPr>
          <w:p w14:paraId="1FD32461"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09" w:type="pct"/>
            <w:tcBorders>
              <w:top w:val="single" w:sz="4" w:space="0" w:color="auto"/>
              <w:left w:val="single" w:sz="4" w:space="0" w:color="auto"/>
              <w:bottom w:val="single" w:sz="4" w:space="0" w:color="auto"/>
              <w:right w:val="single" w:sz="4" w:space="0" w:color="auto"/>
            </w:tcBorders>
          </w:tcPr>
          <w:p w14:paraId="6DBABD03"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331" w:type="pct"/>
            <w:tcBorders>
              <w:top w:val="single" w:sz="4" w:space="0" w:color="auto"/>
              <w:left w:val="single" w:sz="4" w:space="0" w:color="auto"/>
              <w:bottom w:val="single" w:sz="4" w:space="0" w:color="auto"/>
              <w:right w:val="single" w:sz="4" w:space="0" w:color="auto"/>
            </w:tcBorders>
          </w:tcPr>
          <w:p w14:paraId="02275763" w14:textId="08D8517C" w:rsidR="00F349F6" w:rsidRPr="00327949" w:rsidDel="0053169A" w:rsidRDefault="00F349F6" w:rsidP="00F349F6">
            <w:pPr>
              <w:spacing w:after="0" w:line="240" w:lineRule="auto"/>
              <w:rPr>
                <w:rFonts w:asciiTheme="minorHAnsi" w:hAnsiTheme="minorHAnsi" w:cstheme="minorHAnsi"/>
                <w:sz w:val="18"/>
                <w:szCs w:val="18"/>
              </w:rPr>
            </w:pPr>
          </w:p>
        </w:tc>
      </w:tr>
    </w:tbl>
    <w:p w14:paraId="1264387D" w14:textId="00DEC933" w:rsidR="00F1004F" w:rsidRDefault="00F1004F" w:rsidP="00236F4B">
      <w:pPr>
        <w:spacing w:after="0" w:line="240" w:lineRule="auto"/>
        <w:rPr>
          <w:ins w:id="526" w:author="Markstrum, Alexis@Energy" w:date="2021-10-21T10:24:00Z"/>
          <w:rFonts w:asciiTheme="minorHAnsi" w:hAnsiTheme="minorHAnsi" w:cstheme="minorHAnsi"/>
          <w:sz w:val="18"/>
          <w:szCs w:val="18"/>
        </w:rPr>
      </w:pPr>
    </w:p>
    <w:p w14:paraId="7DD958F4" w14:textId="2DC98D38" w:rsidR="00ED40A1" w:rsidRDefault="00ED40A1" w:rsidP="00236F4B">
      <w:pPr>
        <w:spacing w:after="0" w:line="240" w:lineRule="auto"/>
        <w:rPr>
          <w:ins w:id="527" w:author="Markstrum, Alexis@Energy" w:date="2021-10-21T10:24:00Z"/>
          <w:rFonts w:asciiTheme="minorHAnsi" w:hAnsiTheme="minorHAnsi" w:cstheme="minorHAnsi"/>
          <w:sz w:val="18"/>
          <w:szCs w:val="18"/>
        </w:rPr>
      </w:pPr>
    </w:p>
    <w:tbl>
      <w:tblPr>
        <w:tblStyle w:val="TableGrid5"/>
        <w:tblW w:w="10885" w:type="dxa"/>
        <w:tblLayout w:type="fixed"/>
        <w:tblLook w:val="04A0" w:firstRow="1" w:lastRow="0" w:firstColumn="1" w:lastColumn="0" w:noHBand="0" w:noVBand="1"/>
      </w:tblPr>
      <w:tblGrid>
        <w:gridCol w:w="895"/>
        <w:gridCol w:w="990"/>
        <w:gridCol w:w="1080"/>
        <w:gridCol w:w="990"/>
        <w:gridCol w:w="1080"/>
        <w:gridCol w:w="1170"/>
        <w:gridCol w:w="1530"/>
        <w:gridCol w:w="1170"/>
        <w:gridCol w:w="900"/>
        <w:gridCol w:w="1080"/>
      </w:tblGrid>
      <w:tr w:rsidR="00C1150F" w:rsidRPr="00C1150F" w:rsidDel="00581D77" w14:paraId="2CC640B3" w14:textId="443AAA9D" w:rsidTr="004B6B6C">
        <w:trPr>
          <w:ins w:id="528" w:author="Markstrum, Alexis@Energy" w:date="2021-10-21T10:24:00Z"/>
          <w:del w:id="529" w:author="Alhabibi, Haider@Energy" w:date="2022-01-25T14:28:00Z"/>
        </w:trPr>
        <w:tc>
          <w:tcPr>
            <w:tcW w:w="10885" w:type="dxa"/>
            <w:gridSpan w:val="10"/>
          </w:tcPr>
          <w:p w14:paraId="22038C03" w14:textId="4C3F79BE" w:rsidR="00C1150F" w:rsidRPr="00C1150F" w:rsidDel="00581D77" w:rsidRDefault="00BC4104" w:rsidP="00C1150F">
            <w:pPr>
              <w:spacing w:after="0" w:line="240" w:lineRule="auto"/>
              <w:ind w:right="876"/>
              <w:rPr>
                <w:ins w:id="530" w:author="Markstrum, Alexis@Energy" w:date="2021-10-21T10:24:00Z"/>
                <w:del w:id="531" w:author="Alhabibi, Haider@Energy" w:date="2022-01-25T14:28:00Z"/>
                <w:rFonts w:cstheme="minorHAnsi"/>
                <w:b/>
                <w:sz w:val="20"/>
                <w:szCs w:val="20"/>
              </w:rPr>
            </w:pPr>
            <w:ins w:id="532" w:author="Markstrum, Alexis@Energy" w:date="2021-10-21T10:25:00Z">
              <w:del w:id="533" w:author="Alhabibi, Haider@Energy" w:date="2022-01-25T14:28:00Z">
                <w:r w:rsidDel="00581D77">
                  <w:rPr>
                    <w:rFonts w:cstheme="minorHAnsi"/>
                    <w:b/>
                    <w:sz w:val="20"/>
                    <w:szCs w:val="20"/>
                  </w:rPr>
                  <w:delText>C</w:delText>
                </w:r>
              </w:del>
            </w:ins>
            <w:ins w:id="534" w:author="Markstrum, Alexis@Energy" w:date="2021-10-21T10:24:00Z">
              <w:del w:id="535" w:author="Alhabibi, Haider@Energy" w:date="2022-01-25T14:28:00Z">
                <w:r w:rsidR="00C1150F" w:rsidRPr="00C1150F" w:rsidDel="00581D77">
                  <w:rPr>
                    <w:rFonts w:cstheme="minorHAnsi"/>
                    <w:b/>
                    <w:sz w:val="20"/>
                    <w:szCs w:val="20"/>
                  </w:rPr>
                  <w:delText>.</w:delText>
                </w:r>
              </w:del>
            </w:ins>
            <w:ins w:id="536" w:author="Markstrum, Alexis@Energy" w:date="2021-10-21T10:28:00Z">
              <w:del w:id="537" w:author="Alhabibi, Haider@Energy" w:date="2022-01-25T14:28:00Z">
                <w:r w:rsidR="00EB5D69" w:rsidDel="00581D77">
                  <w:rPr>
                    <w:rFonts w:cstheme="minorHAnsi"/>
                    <w:b/>
                    <w:sz w:val="20"/>
                    <w:szCs w:val="20"/>
                  </w:rPr>
                  <w:delText xml:space="preserve"> </w:delText>
                </w:r>
              </w:del>
            </w:ins>
            <w:ins w:id="538" w:author="Markstrum, Alexis@Energy" w:date="2021-10-21T10:38:00Z">
              <w:del w:id="539" w:author="Alhabibi, Haider@Energy" w:date="2022-01-25T14:28:00Z">
                <w:r w:rsidR="004D729F" w:rsidDel="00581D77">
                  <w:rPr>
                    <w:rFonts w:cstheme="minorHAnsi"/>
                    <w:b/>
                    <w:sz w:val="20"/>
                    <w:szCs w:val="20"/>
                  </w:rPr>
                  <w:delText>D</w:delText>
                </w:r>
              </w:del>
            </w:ins>
            <w:ins w:id="540" w:author="Markstrum, Alexis@Energy" w:date="2021-10-21T10:24:00Z">
              <w:del w:id="541" w:author="Alhabibi, Haider@Energy" w:date="2022-01-25T14:28:00Z">
                <w:r w:rsidR="00C1150F" w:rsidRPr="00C1150F" w:rsidDel="00581D77">
                  <w:rPr>
                    <w:rFonts w:cstheme="minorHAnsi"/>
                    <w:b/>
                    <w:sz w:val="20"/>
                    <w:szCs w:val="20"/>
                  </w:rPr>
                  <w:delText xml:space="preserve">esign HERS Verified </w:delText>
                </w:r>
              </w:del>
            </w:ins>
            <w:ins w:id="542" w:author="Markstrum, Alexis@Energy" w:date="2021-10-21T10:39:00Z">
              <w:del w:id="543" w:author="Alhabibi, Haider@Energy" w:date="2022-01-25T14:28:00Z">
                <w:r w:rsidR="0041382D" w:rsidDel="00581D77">
                  <w:rPr>
                    <w:rFonts w:cstheme="minorHAnsi"/>
                    <w:b/>
                    <w:sz w:val="20"/>
                    <w:szCs w:val="20"/>
                  </w:rPr>
                  <w:delText xml:space="preserve">Dwelling Unit </w:delText>
                </w:r>
              </w:del>
            </w:ins>
            <w:ins w:id="544" w:author="Markstrum, Alexis@Energy" w:date="2021-10-21T10:38:00Z">
              <w:del w:id="545" w:author="Alhabibi, Haider@Energy" w:date="2022-01-25T14:28:00Z">
                <w:r w:rsidR="004D729F" w:rsidDel="00581D77">
                  <w:rPr>
                    <w:rFonts w:cstheme="minorHAnsi"/>
                    <w:b/>
                    <w:sz w:val="20"/>
                    <w:szCs w:val="20"/>
                  </w:rPr>
                  <w:delText>HPWH</w:delText>
                </w:r>
              </w:del>
            </w:ins>
            <w:ins w:id="546" w:author="Markstrum, Alexis@Energy" w:date="2021-10-21T10:24:00Z">
              <w:del w:id="547" w:author="Alhabibi, Haider@Energy" w:date="2022-01-25T14:28:00Z">
                <w:r w:rsidR="00C1150F" w:rsidRPr="00C1150F" w:rsidDel="00581D77">
                  <w:rPr>
                    <w:rFonts w:cstheme="minorHAnsi"/>
                    <w:b/>
                    <w:sz w:val="20"/>
                    <w:szCs w:val="20"/>
                  </w:rPr>
                  <w:delText xml:space="preserve"> System Information</w:delText>
                </w:r>
              </w:del>
            </w:ins>
          </w:p>
          <w:p w14:paraId="7D1F1C0A" w14:textId="0C9A35AC" w:rsidR="00C1150F" w:rsidRPr="00C1150F" w:rsidDel="00581D77" w:rsidRDefault="00C1150F" w:rsidP="00C1150F">
            <w:pPr>
              <w:spacing w:after="0" w:line="240" w:lineRule="auto"/>
              <w:ind w:right="876"/>
              <w:rPr>
                <w:ins w:id="548" w:author="Markstrum, Alexis@Energy" w:date="2021-10-21T10:24:00Z"/>
                <w:del w:id="549" w:author="Alhabibi, Haider@Energy" w:date="2022-01-25T14:28:00Z"/>
                <w:rFonts w:cstheme="minorHAnsi"/>
                <w:sz w:val="18"/>
                <w:szCs w:val="20"/>
              </w:rPr>
            </w:pPr>
            <w:ins w:id="550" w:author="Markstrum, Alexis@Energy" w:date="2021-10-21T10:24:00Z">
              <w:del w:id="551" w:author="Alhabibi, Haider@Energy" w:date="2022-01-25T14:28:00Z">
                <w:r w:rsidRPr="00C1150F" w:rsidDel="00581D77">
                  <w:rPr>
                    <w:rFonts w:cstheme="minorHAnsi"/>
                    <w:sz w:val="18"/>
                    <w:szCs w:val="20"/>
                  </w:rPr>
                  <w:delText xml:space="preserve">This table reports the water heating system(s) that were specified on the registered </w:delText>
                </w:r>
              </w:del>
              <w:del w:id="552" w:author="Tam, Danny@Energy" w:date="2022-02-28T15:09:00Z">
                <w:r w:rsidRPr="00C1150F" w:rsidDel="00FF4E23">
                  <w:rPr>
                    <w:rFonts w:cstheme="minorHAnsi"/>
                    <w:sz w:val="18"/>
                    <w:szCs w:val="20"/>
                  </w:rPr>
                  <w:delText>CF1R</w:delText>
                </w:r>
              </w:del>
            </w:ins>
            <w:ins w:id="553" w:author="Tam, Danny@Energy" w:date="2022-02-28T15:09:00Z">
              <w:r w:rsidR="00FF4E23">
                <w:rPr>
                  <w:rFonts w:cstheme="minorHAnsi"/>
                  <w:sz w:val="18"/>
                  <w:szCs w:val="20"/>
                </w:rPr>
                <w:t>NRCC</w:t>
              </w:r>
            </w:ins>
            <w:ins w:id="554" w:author="Markstrum, Alexis@Energy" w:date="2021-10-21T10:24:00Z">
              <w:del w:id="555" w:author="Alhabibi, Haider@Energy" w:date="2022-01-25T14:28:00Z">
                <w:r w:rsidRPr="00C1150F" w:rsidDel="00581D77">
                  <w:rPr>
                    <w:rFonts w:cstheme="minorHAnsi"/>
                    <w:sz w:val="18"/>
                    <w:szCs w:val="20"/>
                  </w:rPr>
                  <w:delText xml:space="preserve"> compliance document for this project.</w:delText>
                </w:r>
              </w:del>
            </w:ins>
          </w:p>
          <w:p w14:paraId="48E5E667" w14:textId="1309B68B" w:rsidR="0044510E" w:rsidDel="00581D77" w:rsidRDefault="0044510E" w:rsidP="0044510E">
            <w:pPr>
              <w:spacing w:after="0"/>
              <w:rPr>
                <w:ins w:id="556" w:author="Markstrum, Alexis@Energy" w:date="2021-10-21T11:10:00Z"/>
                <w:del w:id="557" w:author="Alhabibi, Haider@Energy" w:date="2022-01-25T14:28:00Z"/>
                <w:rFonts w:cstheme="minorHAnsi"/>
                <w:sz w:val="20"/>
                <w:szCs w:val="20"/>
              </w:rPr>
            </w:pPr>
            <w:ins w:id="558" w:author="Markstrum, Alexis@Energy" w:date="2021-10-21T11:10:00Z">
              <w:del w:id="559" w:author="Alhabibi, Haider@Energy" w:date="2022-01-25T14:28:00Z">
                <w:r w:rsidDel="00581D77">
                  <w:rPr>
                    <w:rFonts w:cstheme="minorHAnsi"/>
                    <w:sz w:val="20"/>
                    <w:szCs w:val="20"/>
                  </w:rPr>
                  <w:delText xml:space="preserve">&lt;&lt;If </w:delText>
                </w:r>
              </w:del>
              <w:del w:id="560" w:author="Tam, Danny@Energy" w:date="2022-02-28T15:09:00Z">
                <w:r w:rsidDel="00FF4E23">
                  <w:rPr>
                    <w:rFonts w:cstheme="minorHAnsi"/>
                    <w:sz w:val="20"/>
                    <w:szCs w:val="20"/>
                  </w:rPr>
                  <w:delText>CF1R</w:delText>
                </w:r>
              </w:del>
            </w:ins>
            <w:ins w:id="561" w:author="Tam, Danny@Energy" w:date="2022-02-28T15:09:00Z">
              <w:r w:rsidR="00FF4E23">
                <w:rPr>
                  <w:rFonts w:cstheme="minorHAnsi"/>
                  <w:sz w:val="20"/>
                  <w:szCs w:val="20"/>
                </w:rPr>
                <w:t>NRCC</w:t>
              </w:r>
            </w:ins>
            <w:ins w:id="562" w:author="Markstrum, Alexis@Energy" w:date="2021-10-21T11:10:00Z">
              <w:del w:id="563" w:author="Alhabibi, Haider@Energy" w:date="2022-01-25T14:28:00Z">
                <w:r w:rsidDel="00581D77">
                  <w:rPr>
                    <w:rFonts w:cstheme="minorHAnsi"/>
                    <w:sz w:val="20"/>
                    <w:szCs w:val="20"/>
                  </w:rPr>
                  <w:delText xml:space="preserve"> has HPWH, then require table, else </w:delText>
                </w:r>
                <w:r w:rsidRPr="00E12A63" w:rsidDel="00581D77">
                  <w:rPr>
                    <w:rFonts w:cstheme="minorHAnsi"/>
                    <w:sz w:val="20"/>
                    <w:szCs w:val="20"/>
                  </w:rPr>
                  <w:delText>display the "section does not apply" message</w:delText>
                </w:r>
                <w:r w:rsidDel="00581D77">
                  <w:rPr>
                    <w:rFonts w:cstheme="minorHAnsi"/>
                    <w:sz w:val="20"/>
                    <w:szCs w:val="20"/>
                  </w:rPr>
                  <w:delText>&gt;&gt;</w:delText>
                </w:r>
              </w:del>
            </w:ins>
          </w:p>
          <w:p w14:paraId="2D839A61" w14:textId="76ACA8AB" w:rsidR="00C1150F" w:rsidRPr="00C1150F" w:rsidDel="00581D77" w:rsidRDefault="00C1150F" w:rsidP="00C1150F">
            <w:pPr>
              <w:spacing w:after="0" w:line="240" w:lineRule="auto"/>
              <w:ind w:right="876"/>
              <w:rPr>
                <w:ins w:id="564" w:author="Markstrum, Alexis@Energy" w:date="2021-10-21T10:24:00Z"/>
                <w:del w:id="565" w:author="Alhabibi, Haider@Energy" w:date="2022-01-25T14:28:00Z"/>
                <w:rFonts w:cstheme="minorHAnsi"/>
                <w:b/>
                <w:sz w:val="20"/>
                <w:szCs w:val="20"/>
              </w:rPr>
            </w:pPr>
            <w:ins w:id="566" w:author="Markstrum, Alexis@Energy" w:date="2021-10-21T10:24:00Z">
              <w:del w:id="567" w:author="Alhabibi, Haider@Energy" w:date="2022-01-25T14:28:00Z">
                <w:r w:rsidRPr="00C1150F" w:rsidDel="00581D77">
                  <w:rPr>
                    <w:rFonts w:cstheme="minorHAnsi"/>
                    <w:sz w:val="18"/>
                    <w:szCs w:val="20"/>
                  </w:rPr>
                  <w:delText xml:space="preserve">&lt;&lt;require one row of data for each </w:delText>
                </w:r>
              </w:del>
            </w:ins>
            <w:ins w:id="568" w:author="Tam, Danny@Energy" w:date="2021-12-23T09:54:00Z">
              <w:del w:id="569" w:author="Alhabibi, Haider@Energy" w:date="2022-01-25T14:28:00Z">
                <w:r w:rsidR="009024F2" w:rsidDel="00581D77">
                  <w:rPr>
                    <w:rFonts w:cstheme="minorHAnsi"/>
                    <w:sz w:val="18"/>
                    <w:szCs w:val="20"/>
                  </w:rPr>
                  <w:delText xml:space="preserve">HPWH </w:delText>
                </w:r>
              </w:del>
            </w:ins>
            <w:ins w:id="570" w:author="Markstrum, Alexis@Energy" w:date="2021-10-21T10:24:00Z">
              <w:del w:id="571" w:author="Alhabibi, Haider@Energy" w:date="2022-01-25T14:28:00Z">
                <w:r w:rsidRPr="00C1150F" w:rsidDel="00581D77">
                  <w:rPr>
                    <w:rFonts w:cstheme="minorHAnsi"/>
                    <w:sz w:val="18"/>
                    <w:szCs w:val="20"/>
                  </w:rPr>
                  <w:delText xml:space="preserve">water heater identified on the </w:delText>
                </w:r>
              </w:del>
              <w:del w:id="572" w:author="Tam, Danny@Energy" w:date="2022-02-28T15:09:00Z">
                <w:r w:rsidRPr="00C1150F" w:rsidDel="00FF4E23">
                  <w:rPr>
                    <w:rFonts w:cstheme="minorHAnsi"/>
                    <w:sz w:val="18"/>
                    <w:szCs w:val="20"/>
                  </w:rPr>
                  <w:delText>CF1R</w:delText>
                </w:r>
              </w:del>
            </w:ins>
            <w:ins w:id="573" w:author="Tam, Danny@Energy" w:date="2022-02-28T15:09:00Z">
              <w:r w:rsidR="00FF4E23">
                <w:rPr>
                  <w:rFonts w:cstheme="minorHAnsi"/>
                  <w:sz w:val="18"/>
                  <w:szCs w:val="20"/>
                </w:rPr>
                <w:t>NRCC</w:t>
              </w:r>
            </w:ins>
            <w:ins w:id="574" w:author="Markstrum, Alexis@Energy" w:date="2021-10-21T10:24:00Z">
              <w:del w:id="575" w:author="Alhabibi, Haider@Energy" w:date="2022-01-25T14:28:00Z">
                <w:r w:rsidRPr="00C1150F" w:rsidDel="00581D77">
                  <w:rPr>
                    <w:rFonts w:cstheme="minorHAnsi"/>
                    <w:sz w:val="18"/>
                    <w:szCs w:val="20"/>
                  </w:rPr>
                  <w:delText>-</w:delText>
                </w:r>
                <w:r w:rsidRPr="00DC34CF" w:rsidDel="00581D77">
                  <w:rPr>
                    <w:rFonts w:cstheme="minorHAnsi"/>
                    <w:sz w:val="18"/>
                    <w:szCs w:val="20"/>
                  </w:rPr>
                  <w:delText>PRF</w:delText>
                </w:r>
                <w:r w:rsidRPr="00C1150F" w:rsidDel="00581D77">
                  <w:rPr>
                    <w:rFonts w:cstheme="minorHAnsi"/>
                    <w:sz w:val="18"/>
                    <w:szCs w:val="20"/>
                  </w:rPr>
                  <w:delText>&gt;&gt;</w:delText>
                </w:r>
              </w:del>
            </w:ins>
          </w:p>
        </w:tc>
      </w:tr>
      <w:tr w:rsidR="00C1150F" w:rsidRPr="00C1150F" w:rsidDel="00581D77" w14:paraId="570F5220" w14:textId="277FBD3A" w:rsidTr="00DC34CF">
        <w:trPr>
          <w:ins w:id="576" w:author="Markstrum, Alexis@Energy" w:date="2021-10-21T10:24:00Z"/>
          <w:del w:id="577" w:author="Alhabibi, Haider@Energy" w:date="2022-01-25T14:28:00Z"/>
        </w:trPr>
        <w:tc>
          <w:tcPr>
            <w:tcW w:w="895" w:type="dxa"/>
            <w:tcBorders>
              <w:top w:val="single" w:sz="4" w:space="0" w:color="auto"/>
              <w:left w:val="single" w:sz="4" w:space="0" w:color="auto"/>
              <w:bottom w:val="single" w:sz="4" w:space="0" w:color="auto"/>
              <w:right w:val="single" w:sz="4" w:space="0" w:color="auto"/>
            </w:tcBorders>
          </w:tcPr>
          <w:p w14:paraId="4CACD51D" w14:textId="19B01803" w:rsidR="00C1150F" w:rsidRPr="00C1150F" w:rsidDel="00581D77" w:rsidRDefault="00C1150F" w:rsidP="00C1150F">
            <w:pPr>
              <w:spacing w:after="0" w:line="240" w:lineRule="auto"/>
              <w:jc w:val="center"/>
              <w:rPr>
                <w:ins w:id="578" w:author="Markstrum, Alexis@Energy" w:date="2021-10-21T10:24:00Z"/>
                <w:del w:id="579" w:author="Alhabibi, Haider@Energy" w:date="2022-01-25T14:28:00Z"/>
                <w:rFonts w:eastAsia="Times New Roman" w:cstheme="minorHAnsi"/>
                <w:sz w:val="18"/>
                <w:szCs w:val="18"/>
              </w:rPr>
            </w:pPr>
            <w:ins w:id="580" w:author="Markstrum, Alexis@Energy" w:date="2021-10-21T10:24:00Z">
              <w:del w:id="581" w:author="Alhabibi, Haider@Energy" w:date="2022-01-25T14:28:00Z">
                <w:r w:rsidRPr="00C1150F" w:rsidDel="00581D77">
                  <w:rPr>
                    <w:rFonts w:eastAsia="Times New Roman" w:cstheme="minorHAnsi"/>
                    <w:sz w:val="18"/>
                    <w:szCs w:val="18"/>
                  </w:rPr>
                  <w:delText>01</w:delText>
                </w:r>
              </w:del>
            </w:ins>
          </w:p>
        </w:tc>
        <w:tc>
          <w:tcPr>
            <w:tcW w:w="990" w:type="dxa"/>
            <w:vAlign w:val="bottom"/>
          </w:tcPr>
          <w:p w14:paraId="1D789B52" w14:textId="1395EFCD" w:rsidR="00C1150F" w:rsidRPr="00C1150F" w:rsidDel="00581D77" w:rsidRDefault="00C1150F" w:rsidP="00C1150F">
            <w:pPr>
              <w:spacing w:after="0" w:line="240" w:lineRule="auto"/>
              <w:jc w:val="center"/>
              <w:rPr>
                <w:ins w:id="582" w:author="Markstrum, Alexis@Energy" w:date="2021-10-21T10:24:00Z"/>
                <w:del w:id="583" w:author="Alhabibi, Haider@Energy" w:date="2022-01-25T14:28:00Z"/>
                <w:rFonts w:cstheme="minorHAnsi"/>
                <w:sz w:val="18"/>
                <w:szCs w:val="18"/>
              </w:rPr>
            </w:pPr>
            <w:ins w:id="584" w:author="Markstrum, Alexis@Energy" w:date="2021-10-21T10:24:00Z">
              <w:del w:id="585" w:author="Alhabibi, Haider@Energy" w:date="2022-01-25T14:28:00Z">
                <w:r w:rsidRPr="00C1150F" w:rsidDel="00581D77">
                  <w:rPr>
                    <w:rFonts w:eastAsia="Times New Roman" w:cstheme="minorHAnsi"/>
                    <w:sz w:val="18"/>
                    <w:szCs w:val="18"/>
                  </w:rPr>
                  <w:delText>02</w:delText>
                </w:r>
              </w:del>
            </w:ins>
          </w:p>
        </w:tc>
        <w:tc>
          <w:tcPr>
            <w:tcW w:w="1080" w:type="dxa"/>
            <w:vAlign w:val="bottom"/>
          </w:tcPr>
          <w:p w14:paraId="36EB4DD7" w14:textId="7A1D5499" w:rsidR="00C1150F" w:rsidRPr="00C1150F" w:rsidDel="00581D77" w:rsidRDefault="00C1150F" w:rsidP="00C1150F">
            <w:pPr>
              <w:spacing w:after="0" w:line="240" w:lineRule="auto"/>
              <w:jc w:val="center"/>
              <w:rPr>
                <w:ins w:id="586" w:author="Markstrum, Alexis@Energy" w:date="2021-10-21T10:24:00Z"/>
                <w:del w:id="587" w:author="Alhabibi, Haider@Energy" w:date="2022-01-25T14:28:00Z"/>
                <w:rFonts w:cstheme="minorHAnsi"/>
                <w:sz w:val="18"/>
                <w:szCs w:val="18"/>
              </w:rPr>
            </w:pPr>
            <w:ins w:id="588" w:author="Markstrum, Alexis@Energy" w:date="2021-10-21T10:24:00Z">
              <w:del w:id="589" w:author="Alhabibi, Haider@Energy" w:date="2022-01-25T14:28:00Z">
                <w:r w:rsidRPr="00C1150F" w:rsidDel="00581D77">
                  <w:rPr>
                    <w:rFonts w:eastAsia="Times New Roman" w:cstheme="minorHAnsi"/>
                    <w:sz w:val="18"/>
                    <w:szCs w:val="18"/>
                  </w:rPr>
                  <w:delText>03</w:delText>
                </w:r>
              </w:del>
            </w:ins>
          </w:p>
        </w:tc>
        <w:tc>
          <w:tcPr>
            <w:tcW w:w="990" w:type="dxa"/>
          </w:tcPr>
          <w:p w14:paraId="7C15FBA8" w14:textId="52437C93" w:rsidR="00C1150F" w:rsidRPr="00C1150F" w:rsidDel="00581D77" w:rsidRDefault="00C1150F" w:rsidP="00C1150F">
            <w:pPr>
              <w:spacing w:after="0" w:line="240" w:lineRule="auto"/>
              <w:jc w:val="center"/>
              <w:rPr>
                <w:ins w:id="590" w:author="Markstrum, Alexis@Energy" w:date="2021-10-21T10:24:00Z"/>
                <w:del w:id="591" w:author="Alhabibi, Haider@Energy" w:date="2022-01-25T14:28:00Z"/>
                <w:rFonts w:eastAsia="Times New Roman" w:cstheme="minorHAnsi"/>
                <w:sz w:val="18"/>
                <w:szCs w:val="18"/>
              </w:rPr>
            </w:pPr>
            <w:ins w:id="592" w:author="Markstrum, Alexis@Energy" w:date="2021-10-21T10:24:00Z">
              <w:del w:id="593" w:author="Alhabibi, Haider@Energy" w:date="2022-01-25T14:28:00Z">
                <w:r w:rsidRPr="00C1150F" w:rsidDel="00581D77">
                  <w:rPr>
                    <w:rFonts w:eastAsia="Times New Roman" w:cstheme="minorHAnsi"/>
                    <w:sz w:val="18"/>
                    <w:szCs w:val="18"/>
                  </w:rPr>
                  <w:delText>04</w:delText>
                </w:r>
              </w:del>
            </w:ins>
          </w:p>
        </w:tc>
        <w:tc>
          <w:tcPr>
            <w:tcW w:w="1080" w:type="dxa"/>
          </w:tcPr>
          <w:p w14:paraId="726451F7" w14:textId="020EEB26" w:rsidR="00C1150F" w:rsidRPr="00C1150F" w:rsidDel="00581D77" w:rsidRDefault="00C1150F" w:rsidP="00C1150F">
            <w:pPr>
              <w:spacing w:after="0" w:line="240" w:lineRule="auto"/>
              <w:jc w:val="center"/>
              <w:rPr>
                <w:ins w:id="594" w:author="Markstrum, Alexis@Energy" w:date="2021-10-21T10:24:00Z"/>
                <w:del w:id="595" w:author="Alhabibi, Haider@Energy" w:date="2022-01-25T14:28:00Z"/>
                <w:rFonts w:eastAsia="Times New Roman" w:cstheme="minorHAnsi"/>
                <w:sz w:val="18"/>
                <w:szCs w:val="18"/>
              </w:rPr>
            </w:pPr>
            <w:ins w:id="596" w:author="Markstrum, Alexis@Energy" w:date="2021-10-21T10:24:00Z">
              <w:del w:id="597" w:author="Alhabibi, Haider@Energy" w:date="2022-01-25T14:28:00Z">
                <w:r w:rsidRPr="00C1150F" w:rsidDel="00581D77">
                  <w:rPr>
                    <w:rFonts w:eastAsia="Times New Roman" w:cstheme="minorHAnsi"/>
                    <w:sz w:val="18"/>
                    <w:szCs w:val="18"/>
                  </w:rPr>
                  <w:delText>05</w:delText>
                </w:r>
              </w:del>
            </w:ins>
          </w:p>
        </w:tc>
        <w:tc>
          <w:tcPr>
            <w:tcW w:w="1170" w:type="dxa"/>
          </w:tcPr>
          <w:p w14:paraId="0DA96D57" w14:textId="115FB8D2" w:rsidR="00C1150F" w:rsidRPr="00C1150F" w:rsidDel="00581D77" w:rsidRDefault="00C1150F" w:rsidP="00C1150F">
            <w:pPr>
              <w:spacing w:after="0" w:line="240" w:lineRule="auto"/>
              <w:jc w:val="center"/>
              <w:rPr>
                <w:ins w:id="598" w:author="Markstrum, Alexis@Energy" w:date="2021-10-21T10:24:00Z"/>
                <w:del w:id="599" w:author="Alhabibi, Haider@Energy" w:date="2022-01-25T14:28:00Z"/>
                <w:rFonts w:eastAsia="Times New Roman" w:cstheme="minorHAnsi"/>
                <w:sz w:val="18"/>
                <w:szCs w:val="18"/>
              </w:rPr>
            </w:pPr>
            <w:ins w:id="600" w:author="Markstrum, Alexis@Energy" w:date="2021-10-21T10:24:00Z">
              <w:del w:id="601" w:author="Alhabibi, Haider@Energy" w:date="2022-01-25T14:28:00Z">
                <w:r w:rsidRPr="00C1150F" w:rsidDel="00581D77">
                  <w:rPr>
                    <w:rFonts w:eastAsia="Times New Roman" w:cstheme="minorHAnsi"/>
                    <w:sz w:val="18"/>
                    <w:szCs w:val="18"/>
                  </w:rPr>
                  <w:delText>06</w:delText>
                </w:r>
              </w:del>
            </w:ins>
          </w:p>
        </w:tc>
        <w:tc>
          <w:tcPr>
            <w:tcW w:w="1530" w:type="dxa"/>
          </w:tcPr>
          <w:p w14:paraId="37D458C8" w14:textId="2042039F" w:rsidR="00C1150F" w:rsidRPr="00C1150F" w:rsidDel="00581D77" w:rsidRDefault="00C1150F" w:rsidP="00C1150F">
            <w:pPr>
              <w:spacing w:after="0" w:line="240" w:lineRule="auto"/>
              <w:jc w:val="center"/>
              <w:rPr>
                <w:ins w:id="602" w:author="Markstrum, Alexis@Energy" w:date="2021-10-21T10:24:00Z"/>
                <w:del w:id="603" w:author="Alhabibi, Haider@Energy" w:date="2022-01-25T14:28:00Z"/>
                <w:rFonts w:eastAsia="Times New Roman" w:cstheme="minorHAnsi"/>
                <w:sz w:val="18"/>
                <w:szCs w:val="18"/>
              </w:rPr>
            </w:pPr>
            <w:ins w:id="604" w:author="Markstrum, Alexis@Energy" w:date="2021-10-21T10:24:00Z">
              <w:del w:id="605" w:author="Alhabibi, Haider@Energy" w:date="2022-01-25T14:28:00Z">
                <w:r w:rsidRPr="00C1150F" w:rsidDel="00581D77">
                  <w:rPr>
                    <w:rFonts w:eastAsia="Times New Roman" w:cstheme="minorHAnsi"/>
                    <w:sz w:val="18"/>
                    <w:szCs w:val="18"/>
                  </w:rPr>
                  <w:delText>07</w:delText>
                </w:r>
              </w:del>
            </w:ins>
          </w:p>
        </w:tc>
        <w:tc>
          <w:tcPr>
            <w:tcW w:w="1170" w:type="dxa"/>
          </w:tcPr>
          <w:p w14:paraId="685EB0A5" w14:textId="1F919F24" w:rsidR="00C1150F" w:rsidRPr="00C1150F" w:rsidDel="00581D77" w:rsidRDefault="00C1150F" w:rsidP="00C1150F">
            <w:pPr>
              <w:spacing w:after="0" w:line="240" w:lineRule="auto"/>
              <w:jc w:val="center"/>
              <w:rPr>
                <w:ins w:id="606" w:author="Markstrum, Alexis@Energy" w:date="2021-10-21T10:24:00Z"/>
                <w:del w:id="607" w:author="Alhabibi, Haider@Energy" w:date="2022-01-25T14:28:00Z"/>
                <w:rFonts w:eastAsia="Times New Roman" w:cstheme="minorHAnsi"/>
                <w:sz w:val="18"/>
                <w:szCs w:val="18"/>
              </w:rPr>
            </w:pPr>
            <w:ins w:id="608" w:author="Markstrum, Alexis@Energy" w:date="2021-10-21T10:24:00Z">
              <w:del w:id="609" w:author="Alhabibi, Haider@Energy" w:date="2022-01-25T14:28:00Z">
                <w:r w:rsidRPr="00C1150F" w:rsidDel="00581D77">
                  <w:rPr>
                    <w:rFonts w:eastAsia="Times New Roman" w:cstheme="minorHAnsi"/>
                    <w:sz w:val="18"/>
                    <w:szCs w:val="18"/>
                  </w:rPr>
                  <w:delText>08</w:delText>
                </w:r>
              </w:del>
            </w:ins>
          </w:p>
        </w:tc>
        <w:tc>
          <w:tcPr>
            <w:tcW w:w="900" w:type="dxa"/>
          </w:tcPr>
          <w:p w14:paraId="13AB886E" w14:textId="3092DA48" w:rsidR="00C1150F" w:rsidRPr="00C1150F" w:rsidDel="00581D77" w:rsidRDefault="00C1150F" w:rsidP="00C1150F">
            <w:pPr>
              <w:spacing w:after="0" w:line="240" w:lineRule="auto"/>
              <w:jc w:val="center"/>
              <w:rPr>
                <w:ins w:id="610" w:author="Markstrum, Alexis@Energy" w:date="2021-10-21T10:24:00Z"/>
                <w:del w:id="611" w:author="Alhabibi, Haider@Energy" w:date="2022-01-25T14:28:00Z"/>
                <w:rFonts w:eastAsia="Times New Roman" w:cstheme="minorHAnsi"/>
                <w:sz w:val="18"/>
                <w:szCs w:val="18"/>
              </w:rPr>
            </w:pPr>
            <w:ins w:id="612" w:author="Markstrum, Alexis@Energy" w:date="2021-10-21T10:24:00Z">
              <w:del w:id="613" w:author="Alhabibi, Haider@Energy" w:date="2022-01-25T14:28:00Z">
                <w:r w:rsidRPr="00C1150F" w:rsidDel="00581D77">
                  <w:rPr>
                    <w:rFonts w:eastAsia="Times New Roman" w:cstheme="minorHAnsi"/>
                    <w:sz w:val="18"/>
                    <w:szCs w:val="18"/>
                  </w:rPr>
                  <w:delText>09</w:delText>
                </w:r>
              </w:del>
            </w:ins>
          </w:p>
        </w:tc>
        <w:tc>
          <w:tcPr>
            <w:tcW w:w="1080" w:type="dxa"/>
          </w:tcPr>
          <w:p w14:paraId="369D9950" w14:textId="0CCCCA76" w:rsidR="00C1150F" w:rsidRPr="00C1150F" w:rsidDel="00581D77" w:rsidRDefault="00C1150F" w:rsidP="00C1150F">
            <w:pPr>
              <w:spacing w:after="0" w:line="240" w:lineRule="auto"/>
              <w:jc w:val="center"/>
              <w:rPr>
                <w:ins w:id="614" w:author="Markstrum, Alexis@Energy" w:date="2021-10-21T10:24:00Z"/>
                <w:del w:id="615" w:author="Alhabibi, Haider@Energy" w:date="2022-01-25T14:28:00Z"/>
                <w:rFonts w:eastAsia="Times New Roman" w:cstheme="minorHAnsi"/>
                <w:sz w:val="18"/>
                <w:szCs w:val="18"/>
              </w:rPr>
            </w:pPr>
            <w:ins w:id="616" w:author="Markstrum, Alexis@Energy" w:date="2021-10-21T10:24:00Z">
              <w:del w:id="617" w:author="Alhabibi, Haider@Energy" w:date="2022-01-25T14:28:00Z">
                <w:r w:rsidRPr="00C1150F" w:rsidDel="00581D77">
                  <w:rPr>
                    <w:rFonts w:eastAsia="Times New Roman" w:cstheme="minorHAnsi"/>
                    <w:sz w:val="18"/>
                    <w:szCs w:val="18"/>
                  </w:rPr>
                  <w:delText>10</w:delText>
                </w:r>
              </w:del>
            </w:ins>
          </w:p>
        </w:tc>
      </w:tr>
      <w:tr w:rsidR="00C1150F" w:rsidRPr="00C1150F" w:rsidDel="00581D77" w14:paraId="7A98A4DA" w14:textId="0C8F459E" w:rsidTr="00DC34CF">
        <w:trPr>
          <w:ins w:id="618" w:author="Markstrum, Alexis@Energy" w:date="2021-10-21T10:24:00Z"/>
          <w:del w:id="619" w:author="Alhabibi, Haider@Energy" w:date="2022-01-25T14:28:00Z"/>
        </w:trPr>
        <w:tc>
          <w:tcPr>
            <w:tcW w:w="895" w:type="dxa"/>
            <w:tcBorders>
              <w:top w:val="single" w:sz="4" w:space="0" w:color="auto"/>
              <w:left w:val="single" w:sz="4" w:space="0" w:color="auto"/>
              <w:bottom w:val="single" w:sz="4" w:space="0" w:color="auto"/>
              <w:right w:val="single" w:sz="4" w:space="0" w:color="auto"/>
            </w:tcBorders>
            <w:vAlign w:val="bottom"/>
          </w:tcPr>
          <w:p w14:paraId="01CE7B15" w14:textId="6A8B21ED" w:rsidR="00C1150F" w:rsidRPr="00C1150F" w:rsidDel="00581D77" w:rsidRDefault="00C1150F" w:rsidP="00C1150F">
            <w:pPr>
              <w:keepNext/>
              <w:tabs>
                <w:tab w:val="left" w:pos="2160"/>
                <w:tab w:val="left" w:pos="2700"/>
                <w:tab w:val="left" w:pos="3420"/>
                <w:tab w:val="left" w:pos="3780"/>
                <w:tab w:val="left" w:pos="5760"/>
                <w:tab w:val="left" w:pos="7212"/>
              </w:tabs>
              <w:spacing w:after="0" w:line="240" w:lineRule="auto"/>
              <w:jc w:val="center"/>
              <w:rPr>
                <w:ins w:id="620" w:author="Markstrum, Alexis@Energy" w:date="2021-10-21T10:24:00Z"/>
                <w:del w:id="621" w:author="Alhabibi, Haider@Energy" w:date="2022-01-25T14:28:00Z"/>
                <w:rFonts w:eastAsia="Times New Roman" w:cstheme="minorHAnsi"/>
                <w:sz w:val="18"/>
                <w:szCs w:val="18"/>
              </w:rPr>
            </w:pPr>
            <w:ins w:id="622" w:author="Markstrum, Alexis@Energy" w:date="2021-10-21T10:24:00Z">
              <w:del w:id="623" w:author="Alhabibi, Haider@Energy" w:date="2022-01-25T14:28:00Z">
                <w:r w:rsidRPr="00C1150F" w:rsidDel="00581D77">
                  <w:rPr>
                    <w:rFonts w:eastAsia="Times New Roman" w:cstheme="minorHAnsi"/>
                    <w:sz w:val="18"/>
                    <w:szCs w:val="18"/>
                  </w:rPr>
                  <w:lastRenderedPageBreak/>
                  <w:delText>Dwelling Unit Name</w:delText>
                </w:r>
              </w:del>
            </w:ins>
          </w:p>
        </w:tc>
        <w:tc>
          <w:tcPr>
            <w:tcW w:w="990" w:type="dxa"/>
            <w:vAlign w:val="bottom"/>
          </w:tcPr>
          <w:p w14:paraId="695485DB" w14:textId="3ECF844B" w:rsidR="00C1150F" w:rsidRPr="00C1150F" w:rsidDel="00581D77" w:rsidRDefault="00C1150F" w:rsidP="00C1150F">
            <w:pPr>
              <w:keepNext/>
              <w:tabs>
                <w:tab w:val="left" w:pos="2160"/>
                <w:tab w:val="left" w:pos="2700"/>
                <w:tab w:val="left" w:pos="3420"/>
                <w:tab w:val="left" w:pos="3780"/>
                <w:tab w:val="left" w:pos="5760"/>
                <w:tab w:val="left" w:pos="7212"/>
              </w:tabs>
              <w:spacing w:after="0" w:line="240" w:lineRule="auto"/>
              <w:jc w:val="center"/>
              <w:rPr>
                <w:ins w:id="624" w:author="Markstrum, Alexis@Energy" w:date="2021-10-21T10:24:00Z"/>
                <w:del w:id="625" w:author="Alhabibi, Haider@Energy" w:date="2022-01-25T14:28:00Z"/>
                <w:rFonts w:eastAsia="Times New Roman" w:cstheme="minorHAnsi"/>
                <w:sz w:val="18"/>
                <w:szCs w:val="18"/>
              </w:rPr>
            </w:pPr>
            <w:ins w:id="626" w:author="Markstrum, Alexis@Energy" w:date="2021-10-21T10:24:00Z">
              <w:del w:id="627" w:author="Alhabibi, Haider@Energy" w:date="2022-01-25T14:28:00Z">
                <w:r w:rsidRPr="00C1150F" w:rsidDel="00581D77">
                  <w:rPr>
                    <w:rFonts w:eastAsia="Times New Roman" w:cstheme="minorHAnsi"/>
                    <w:sz w:val="18"/>
                    <w:szCs w:val="18"/>
                  </w:rPr>
                  <w:delText>Water Heating System ID</w:delText>
                </w:r>
              </w:del>
            </w:ins>
          </w:p>
          <w:p w14:paraId="6AA0095C" w14:textId="76A1625A" w:rsidR="00C1150F" w:rsidRPr="00C1150F" w:rsidDel="00581D77" w:rsidRDefault="00C1150F" w:rsidP="00C1150F">
            <w:pPr>
              <w:spacing w:after="0" w:line="240" w:lineRule="auto"/>
              <w:jc w:val="center"/>
              <w:rPr>
                <w:ins w:id="628" w:author="Markstrum, Alexis@Energy" w:date="2021-10-21T10:24:00Z"/>
                <w:del w:id="629" w:author="Alhabibi, Haider@Energy" w:date="2022-01-25T14:28:00Z"/>
                <w:rFonts w:cstheme="minorHAnsi"/>
                <w:sz w:val="18"/>
                <w:szCs w:val="18"/>
              </w:rPr>
            </w:pPr>
            <w:ins w:id="630" w:author="Markstrum, Alexis@Energy" w:date="2021-10-21T10:24:00Z">
              <w:del w:id="631" w:author="Alhabibi, Haider@Energy" w:date="2022-01-25T14:28:00Z">
                <w:r w:rsidRPr="00C1150F" w:rsidDel="00581D77">
                  <w:rPr>
                    <w:rFonts w:eastAsia="Times New Roman" w:cstheme="minorHAnsi"/>
                    <w:sz w:val="18"/>
                    <w:szCs w:val="18"/>
                  </w:rPr>
                  <w:delText>or Name</w:delText>
                </w:r>
              </w:del>
            </w:ins>
          </w:p>
        </w:tc>
        <w:tc>
          <w:tcPr>
            <w:tcW w:w="1080" w:type="dxa"/>
            <w:vAlign w:val="bottom"/>
          </w:tcPr>
          <w:p w14:paraId="1894075C" w14:textId="1AE437C4" w:rsidR="00C1150F" w:rsidRPr="00C1150F" w:rsidDel="00581D77" w:rsidRDefault="00C1150F" w:rsidP="00C1150F">
            <w:pPr>
              <w:keepNext/>
              <w:tabs>
                <w:tab w:val="left" w:pos="2160"/>
                <w:tab w:val="left" w:pos="2700"/>
                <w:tab w:val="left" w:pos="3420"/>
                <w:tab w:val="left" w:pos="3780"/>
                <w:tab w:val="left" w:pos="5760"/>
                <w:tab w:val="left" w:pos="7212"/>
              </w:tabs>
              <w:spacing w:after="0" w:line="240" w:lineRule="auto"/>
              <w:jc w:val="center"/>
              <w:rPr>
                <w:ins w:id="632" w:author="Markstrum, Alexis@Energy" w:date="2021-10-21T10:24:00Z"/>
                <w:del w:id="633" w:author="Alhabibi, Haider@Energy" w:date="2022-01-25T14:28:00Z"/>
                <w:rFonts w:eastAsia="Times New Roman" w:cstheme="minorHAnsi"/>
                <w:sz w:val="18"/>
                <w:szCs w:val="18"/>
              </w:rPr>
            </w:pPr>
            <w:ins w:id="634" w:author="Markstrum, Alexis@Energy" w:date="2021-10-21T10:24:00Z">
              <w:del w:id="635" w:author="Alhabibi, Haider@Energy" w:date="2022-01-25T14:28:00Z">
                <w:r w:rsidRPr="00C1150F" w:rsidDel="00581D77">
                  <w:rPr>
                    <w:rFonts w:eastAsia="Times New Roman" w:cstheme="minorHAnsi"/>
                    <w:sz w:val="18"/>
                    <w:szCs w:val="18"/>
                  </w:rPr>
                  <w:delText>Modeled Equipment</w:delText>
                </w:r>
              </w:del>
            </w:ins>
          </w:p>
          <w:p w14:paraId="01EB0E58" w14:textId="28470E0F" w:rsidR="00C1150F" w:rsidRPr="00C1150F" w:rsidDel="00581D77" w:rsidRDefault="00C1150F" w:rsidP="00C1150F">
            <w:pPr>
              <w:spacing w:after="0" w:line="240" w:lineRule="auto"/>
              <w:jc w:val="center"/>
              <w:rPr>
                <w:ins w:id="636" w:author="Markstrum, Alexis@Energy" w:date="2021-10-21T10:24:00Z"/>
                <w:del w:id="637" w:author="Alhabibi, Haider@Energy" w:date="2022-01-25T14:28:00Z"/>
                <w:rFonts w:cstheme="minorHAnsi"/>
                <w:sz w:val="18"/>
                <w:szCs w:val="18"/>
              </w:rPr>
            </w:pPr>
            <w:ins w:id="638" w:author="Markstrum, Alexis@Energy" w:date="2021-10-21T10:24:00Z">
              <w:del w:id="639" w:author="Alhabibi, Haider@Energy" w:date="2022-01-25T14:28:00Z">
                <w:r w:rsidRPr="00C1150F" w:rsidDel="00581D77">
                  <w:rPr>
                    <w:rFonts w:eastAsia="Times New Roman" w:cstheme="minorHAnsi"/>
                    <w:sz w:val="18"/>
                    <w:szCs w:val="18"/>
                  </w:rPr>
                  <w:delText>Make and Model</w:delText>
                </w:r>
              </w:del>
            </w:ins>
          </w:p>
        </w:tc>
        <w:tc>
          <w:tcPr>
            <w:tcW w:w="990" w:type="dxa"/>
            <w:vAlign w:val="bottom"/>
          </w:tcPr>
          <w:p w14:paraId="3192091B" w14:textId="48F31690" w:rsidR="00C1150F" w:rsidRPr="00C1150F" w:rsidDel="00581D77" w:rsidRDefault="00C1150F" w:rsidP="00C1150F">
            <w:pPr>
              <w:keepNext/>
              <w:tabs>
                <w:tab w:val="left" w:pos="2160"/>
                <w:tab w:val="left" w:pos="2700"/>
                <w:tab w:val="left" w:pos="3420"/>
                <w:tab w:val="left" w:pos="3780"/>
                <w:tab w:val="left" w:pos="5760"/>
                <w:tab w:val="left" w:pos="7212"/>
              </w:tabs>
              <w:spacing w:after="0" w:line="240" w:lineRule="auto"/>
              <w:jc w:val="center"/>
              <w:rPr>
                <w:ins w:id="640" w:author="Markstrum, Alexis@Energy" w:date="2021-10-21T10:24:00Z"/>
                <w:del w:id="641" w:author="Alhabibi, Haider@Energy" w:date="2022-01-25T14:28:00Z"/>
                <w:rFonts w:eastAsia="Times New Roman" w:cstheme="minorHAnsi"/>
                <w:sz w:val="18"/>
                <w:szCs w:val="18"/>
              </w:rPr>
            </w:pPr>
            <w:ins w:id="642" w:author="Markstrum, Alexis@Energy" w:date="2021-10-21T10:24:00Z">
              <w:del w:id="643" w:author="Alhabibi, Haider@Energy" w:date="2022-01-25T14:28:00Z">
                <w:r w:rsidRPr="00C1150F" w:rsidDel="00581D77">
                  <w:rPr>
                    <w:rFonts w:eastAsia="Times New Roman" w:cstheme="minorHAnsi"/>
                    <w:sz w:val="18"/>
                    <w:szCs w:val="18"/>
                  </w:rPr>
                  <w:delText xml:space="preserve"># of </w:delText>
                </w:r>
                <w:r w:rsidRPr="00C1150F" w:rsidDel="00581D77">
                  <w:rPr>
                    <w:rFonts w:eastAsia="Times New Roman" w:cstheme="minorHAnsi"/>
                    <w:sz w:val="18"/>
                    <w:szCs w:val="20"/>
                  </w:rPr>
                  <w:delText xml:space="preserve">Like (or Identical) </w:delText>
                </w:r>
                <w:r w:rsidRPr="00C1150F" w:rsidDel="00581D77">
                  <w:rPr>
                    <w:rFonts w:eastAsia="Times New Roman" w:cstheme="minorHAnsi"/>
                    <w:sz w:val="18"/>
                    <w:szCs w:val="18"/>
                  </w:rPr>
                  <w:delText>Water Heaters in System</w:delText>
                </w:r>
              </w:del>
            </w:ins>
          </w:p>
        </w:tc>
        <w:tc>
          <w:tcPr>
            <w:tcW w:w="1080" w:type="dxa"/>
            <w:vAlign w:val="bottom"/>
          </w:tcPr>
          <w:p w14:paraId="4A74210F" w14:textId="30B5663C" w:rsidR="00C1150F" w:rsidRPr="00C1150F" w:rsidDel="00581D77" w:rsidRDefault="00C1150F" w:rsidP="00C1150F">
            <w:pPr>
              <w:keepNext/>
              <w:tabs>
                <w:tab w:val="left" w:pos="2160"/>
                <w:tab w:val="left" w:pos="2700"/>
                <w:tab w:val="left" w:pos="3420"/>
                <w:tab w:val="left" w:pos="3780"/>
                <w:tab w:val="left" w:pos="5760"/>
                <w:tab w:val="left" w:pos="7212"/>
              </w:tabs>
              <w:spacing w:after="0" w:line="240" w:lineRule="auto"/>
              <w:jc w:val="center"/>
              <w:rPr>
                <w:ins w:id="644" w:author="Markstrum, Alexis@Energy" w:date="2021-10-21T10:24:00Z"/>
                <w:del w:id="645" w:author="Alhabibi, Haider@Energy" w:date="2022-01-25T14:28:00Z"/>
                <w:rFonts w:eastAsia="Times New Roman" w:cstheme="minorHAnsi"/>
                <w:sz w:val="18"/>
                <w:szCs w:val="18"/>
              </w:rPr>
            </w:pPr>
            <w:ins w:id="646" w:author="Markstrum, Alexis@Energy" w:date="2021-10-21T10:24:00Z">
              <w:del w:id="647" w:author="Alhabibi, Haider@Energy" w:date="2022-01-25T14:28:00Z">
                <w:r w:rsidRPr="00C1150F" w:rsidDel="00581D77">
                  <w:rPr>
                    <w:rFonts w:eastAsia="Times New Roman" w:cstheme="minorHAnsi"/>
                    <w:sz w:val="18"/>
                    <w:szCs w:val="18"/>
                  </w:rPr>
                  <w:delText>Tank Location</w:delText>
                </w:r>
              </w:del>
            </w:ins>
          </w:p>
        </w:tc>
        <w:tc>
          <w:tcPr>
            <w:tcW w:w="1170" w:type="dxa"/>
            <w:vAlign w:val="bottom"/>
          </w:tcPr>
          <w:p w14:paraId="64251B88" w14:textId="3A1FD00F" w:rsidR="00C1150F" w:rsidRPr="00C1150F" w:rsidDel="00581D77" w:rsidRDefault="00C1150F" w:rsidP="005D39A0">
            <w:pPr>
              <w:keepNext/>
              <w:tabs>
                <w:tab w:val="left" w:pos="2160"/>
                <w:tab w:val="left" w:pos="2700"/>
                <w:tab w:val="left" w:pos="3420"/>
                <w:tab w:val="left" w:pos="3780"/>
                <w:tab w:val="left" w:pos="5760"/>
                <w:tab w:val="left" w:pos="7212"/>
              </w:tabs>
              <w:spacing w:after="0" w:line="240" w:lineRule="auto"/>
              <w:jc w:val="center"/>
              <w:rPr>
                <w:ins w:id="648" w:author="Markstrum, Alexis@Energy" w:date="2021-10-21T10:24:00Z"/>
                <w:del w:id="649" w:author="Alhabibi, Haider@Energy" w:date="2022-01-25T14:28:00Z"/>
                <w:rFonts w:eastAsia="Times New Roman" w:cstheme="minorHAnsi"/>
                <w:sz w:val="18"/>
                <w:szCs w:val="18"/>
              </w:rPr>
            </w:pPr>
            <w:ins w:id="650" w:author="Markstrum, Alexis@Energy" w:date="2021-10-21T10:24:00Z">
              <w:del w:id="651" w:author="Alhabibi, Haider@Energy" w:date="2022-01-25T14:28:00Z">
                <w:r w:rsidRPr="00C1150F" w:rsidDel="00581D77">
                  <w:rPr>
                    <w:rFonts w:eastAsia="Times New Roman" w:cstheme="minorHAnsi"/>
                    <w:sz w:val="18"/>
                    <w:szCs w:val="18"/>
                  </w:rPr>
                  <w:delText>Exterior Tank Insulation R-value</w:delText>
                </w:r>
              </w:del>
            </w:ins>
          </w:p>
        </w:tc>
        <w:tc>
          <w:tcPr>
            <w:tcW w:w="1530" w:type="dxa"/>
            <w:vAlign w:val="bottom"/>
          </w:tcPr>
          <w:p w14:paraId="7E9E1D80" w14:textId="717D9521" w:rsidR="00C1150F" w:rsidRPr="00C1150F" w:rsidDel="00581D77" w:rsidRDefault="00C1150F" w:rsidP="005D39A0">
            <w:pPr>
              <w:keepNext/>
              <w:tabs>
                <w:tab w:val="left" w:pos="2160"/>
                <w:tab w:val="left" w:pos="2700"/>
                <w:tab w:val="left" w:pos="3420"/>
                <w:tab w:val="left" w:pos="3780"/>
                <w:tab w:val="left" w:pos="5760"/>
                <w:tab w:val="left" w:pos="7212"/>
              </w:tabs>
              <w:spacing w:after="0" w:line="240" w:lineRule="auto"/>
              <w:jc w:val="center"/>
              <w:rPr>
                <w:ins w:id="652" w:author="Markstrum, Alexis@Energy" w:date="2021-10-21T10:24:00Z"/>
                <w:del w:id="653" w:author="Alhabibi, Haider@Energy" w:date="2022-01-25T14:28:00Z"/>
                <w:rFonts w:eastAsia="Times New Roman" w:cstheme="minorHAnsi"/>
                <w:sz w:val="18"/>
                <w:szCs w:val="18"/>
              </w:rPr>
            </w:pPr>
            <w:ins w:id="654" w:author="Markstrum, Alexis@Energy" w:date="2021-10-21T10:24:00Z">
              <w:del w:id="655" w:author="Alhabibi, Haider@Energy" w:date="2022-01-25T14:28:00Z">
                <w:r w:rsidRPr="00C1150F" w:rsidDel="00581D77">
                  <w:rPr>
                    <w:rFonts w:eastAsia="Times New Roman" w:cstheme="minorHAnsi"/>
                    <w:sz w:val="18"/>
                    <w:szCs w:val="18"/>
                  </w:rPr>
                  <w:delText>Dwelling Unit DHW System Distribution Type</w:delText>
                </w:r>
              </w:del>
            </w:ins>
          </w:p>
        </w:tc>
        <w:tc>
          <w:tcPr>
            <w:tcW w:w="1170" w:type="dxa"/>
            <w:vAlign w:val="bottom"/>
          </w:tcPr>
          <w:p w14:paraId="12DEA353" w14:textId="79CF1057" w:rsidR="00C1150F" w:rsidRPr="00C1150F" w:rsidDel="00581D77" w:rsidRDefault="00C1150F" w:rsidP="005D39A0">
            <w:pPr>
              <w:keepNext/>
              <w:tabs>
                <w:tab w:val="left" w:pos="2160"/>
                <w:tab w:val="left" w:pos="2700"/>
                <w:tab w:val="left" w:pos="3420"/>
                <w:tab w:val="left" w:pos="3780"/>
                <w:tab w:val="left" w:pos="5760"/>
                <w:tab w:val="left" w:pos="7212"/>
              </w:tabs>
              <w:spacing w:after="0" w:line="240" w:lineRule="auto"/>
              <w:jc w:val="center"/>
              <w:rPr>
                <w:ins w:id="656" w:author="Markstrum, Alexis@Energy" w:date="2021-10-21T10:24:00Z"/>
                <w:del w:id="657" w:author="Alhabibi, Haider@Energy" w:date="2022-01-25T14:28:00Z"/>
                <w:rFonts w:eastAsia="Times New Roman" w:cstheme="minorHAnsi"/>
                <w:sz w:val="18"/>
                <w:szCs w:val="18"/>
              </w:rPr>
            </w:pPr>
            <w:ins w:id="658" w:author="Markstrum, Alexis@Energy" w:date="2021-10-21T10:24:00Z">
              <w:del w:id="659" w:author="Alhabibi, Haider@Energy" w:date="2022-01-25T14:28:00Z">
                <w:r w:rsidRPr="00C1150F" w:rsidDel="00581D77">
                  <w:rPr>
                    <w:rFonts w:eastAsia="Times New Roman" w:cstheme="minorHAnsi"/>
                    <w:sz w:val="18"/>
                    <w:szCs w:val="18"/>
                  </w:rPr>
                  <w:delText>Compact Distrib.</w:delText>
                </w:r>
              </w:del>
            </w:ins>
          </w:p>
        </w:tc>
        <w:tc>
          <w:tcPr>
            <w:tcW w:w="900" w:type="dxa"/>
            <w:vAlign w:val="bottom"/>
          </w:tcPr>
          <w:p w14:paraId="022C6951" w14:textId="17B2D577" w:rsidR="00C1150F" w:rsidRPr="00C1150F" w:rsidDel="00581D77" w:rsidRDefault="00C1150F">
            <w:pPr>
              <w:keepNext/>
              <w:tabs>
                <w:tab w:val="left" w:pos="2160"/>
                <w:tab w:val="left" w:pos="2700"/>
                <w:tab w:val="left" w:pos="3420"/>
                <w:tab w:val="left" w:pos="3780"/>
                <w:tab w:val="left" w:pos="5760"/>
                <w:tab w:val="left" w:pos="7212"/>
              </w:tabs>
              <w:spacing w:after="0" w:line="240" w:lineRule="auto"/>
              <w:jc w:val="center"/>
              <w:rPr>
                <w:ins w:id="660" w:author="Markstrum, Alexis@Energy" w:date="2021-10-21T10:24:00Z"/>
                <w:del w:id="661" w:author="Alhabibi, Haider@Energy" w:date="2022-01-25T14:28:00Z"/>
                <w:rFonts w:eastAsia="Times New Roman" w:cstheme="minorHAnsi"/>
                <w:sz w:val="18"/>
                <w:szCs w:val="18"/>
              </w:rPr>
            </w:pPr>
            <w:ins w:id="662" w:author="Markstrum, Alexis@Energy" w:date="2021-10-21T10:24:00Z">
              <w:del w:id="663" w:author="Alhabibi, Haider@Energy" w:date="2022-01-25T14:28:00Z">
                <w:r w:rsidRPr="00C1150F" w:rsidDel="00581D77">
                  <w:rPr>
                    <w:rFonts w:eastAsia="Times New Roman" w:cstheme="minorHAnsi"/>
                    <w:sz w:val="18"/>
                    <w:szCs w:val="18"/>
                  </w:rPr>
                  <w:delText>Drain Water Heat Recovery</w:delText>
                </w:r>
              </w:del>
            </w:ins>
          </w:p>
        </w:tc>
        <w:tc>
          <w:tcPr>
            <w:tcW w:w="1080" w:type="dxa"/>
            <w:vAlign w:val="bottom"/>
          </w:tcPr>
          <w:p w14:paraId="7CD10ACF" w14:textId="42B3F372" w:rsidR="00C1150F" w:rsidRPr="00C1150F" w:rsidDel="00581D77" w:rsidRDefault="00C1150F">
            <w:pPr>
              <w:keepNext/>
              <w:tabs>
                <w:tab w:val="left" w:pos="2160"/>
                <w:tab w:val="left" w:pos="2700"/>
                <w:tab w:val="left" w:pos="3420"/>
                <w:tab w:val="left" w:pos="3780"/>
                <w:tab w:val="left" w:pos="5760"/>
                <w:tab w:val="left" w:pos="7212"/>
              </w:tabs>
              <w:spacing w:after="0" w:line="240" w:lineRule="auto"/>
              <w:jc w:val="center"/>
              <w:rPr>
                <w:ins w:id="664" w:author="Markstrum, Alexis@Energy" w:date="2021-10-21T10:24:00Z"/>
                <w:del w:id="665" w:author="Alhabibi, Haider@Energy" w:date="2022-01-25T14:28:00Z"/>
                <w:rFonts w:eastAsia="Times New Roman" w:cstheme="minorHAnsi"/>
                <w:sz w:val="18"/>
                <w:szCs w:val="18"/>
              </w:rPr>
            </w:pPr>
            <w:ins w:id="666" w:author="Markstrum, Alexis@Energy" w:date="2021-10-21T10:24:00Z">
              <w:del w:id="667" w:author="Alhabibi, Haider@Energy" w:date="2022-01-25T14:28:00Z">
                <w:r w:rsidRPr="00C1150F" w:rsidDel="00581D77">
                  <w:rPr>
                    <w:rFonts w:eastAsia="Times New Roman" w:cstheme="minorHAnsi"/>
                    <w:sz w:val="18"/>
                    <w:szCs w:val="18"/>
                  </w:rPr>
                  <w:delText>Simulated Equipment Make and Model</w:delText>
                </w:r>
              </w:del>
            </w:ins>
          </w:p>
        </w:tc>
      </w:tr>
      <w:tr w:rsidR="00C1150F" w:rsidRPr="00C1150F" w:rsidDel="00581D77" w14:paraId="4AFAAC5A" w14:textId="763F040B" w:rsidTr="00DC34CF">
        <w:trPr>
          <w:ins w:id="668" w:author="Markstrum, Alexis@Energy" w:date="2021-10-21T10:24:00Z"/>
          <w:del w:id="669" w:author="Alhabibi, Haider@Energy" w:date="2022-01-25T14:28:00Z"/>
        </w:trPr>
        <w:tc>
          <w:tcPr>
            <w:tcW w:w="895" w:type="dxa"/>
            <w:tcBorders>
              <w:top w:val="single" w:sz="4" w:space="0" w:color="auto"/>
              <w:left w:val="single" w:sz="4" w:space="0" w:color="auto"/>
              <w:bottom w:val="single" w:sz="4" w:space="0" w:color="auto"/>
              <w:right w:val="single" w:sz="4" w:space="0" w:color="auto"/>
            </w:tcBorders>
          </w:tcPr>
          <w:p w14:paraId="4CF9477D" w14:textId="58CF8E79" w:rsidR="00C1150F" w:rsidRPr="00C1150F" w:rsidDel="00581D77" w:rsidRDefault="00C1150F" w:rsidP="00C1150F">
            <w:pPr>
              <w:spacing w:after="0" w:line="240" w:lineRule="auto"/>
              <w:jc w:val="center"/>
              <w:rPr>
                <w:ins w:id="670" w:author="Markstrum, Alexis@Energy" w:date="2021-10-21T10:24:00Z"/>
                <w:del w:id="671" w:author="Alhabibi, Haider@Energy" w:date="2022-01-25T14:28:00Z"/>
                <w:rFonts w:cstheme="minorHAnsi"/>
                <w:sz w:val="16"/>
                <w:szCs w:val="18"/>
              </w:rPr>
            </w:pPr>
            <w:ins w:id="672" w:author="Markstrum, Alexis@Energy" w:date="2021-10-21T10:24:00Z">
              <w:del w:id="673" w:author="Alhabibi, Haider@Energy" w:date="2022-01-25T14:28:00Z">
                <w:r w:rsidRPr="00C1150F" w:rsidDel="00581D77">
                  <w:rPr>
                    <w:rFonts w:eastAsia="Times New Roman" w:cstheme="minorHAnsi"/>
                    <w:sz w:val="16"/>
                    <w:szCs w:val="20"/>
                  </w:rPr>
                  <w:delText xml:space="preserve">&lt;&lt;reference value from </w:delText>
                </w:r>
              </w:del>
              <w:del w:id="674" w:author="Tam, Danny@Energy" w:date="2022-02-28T15:09:00Z">
                <w:r w:rsidRPr="00C1150F" w:rsidDel="00FF4E23">
                  <w:rPr>
                    <w:rFonts w:eastAsia="Times New Roman" w:cstheme="minorHAnsi"/>
                    <w:sz w:val="16"/>
                    <w:szCs w:val="20"/>
                  </w:rPr>
                  <w:delText>CF1R</w:delText>
                </w:r>
              </w:del>
            </w:ins>
            <w:ins w:id="675" w:author="Tam, Danny@Energy" w:date="2022-02-28T15:09:00Z">
              <w:r w:rsidR="00FF4E23">
                <w:rPr>
                  <w:rFonts w:eastAsia="Times New Roman" w:cstheme="minorHAnsi"/>
                  <w:sz w:val="16"/>
                  <w:szCs w:val="20"/>
                </w:rPr>
                <w:t>NRCC</w:t>
              </w:r>
            </w:ins>
            <w:ins w:id="676" w:author="Markstrum, Alexis@Energy" w:date="2021-10-21T10:24:00Z">
              <w:del w:id="677" w:author="Alhabibi, Haider@Energy" w:date="2022-01-25T14:28:00Z">
                <w:r w:rsidRPr="00C1150F" w:rsidDel="00581D77">
                  <w:rPr>
                    <w:rFonts w:eastAsia="Times New Roman" w:cstheme="minorHAnsi"/>
                    <w:sz w:val="16"/>
                    <w:szCs w:val="20"/>
                  </w:rPr>
                  <w:delText xml:space="preserve">; if Single Family, then value = Single Family&gt;&gt; </w:delText>
                </w:r>
              </w:del>
            </w:ins>
          </w:p>
        </w:tc>
        <w:tc>
          <w:tcPr>
            <w:tcW w:w="990" w:type="dxa"/>
          </w:tcPr>
          <w:p w14:paraId="12386FD6" w14:textId="2D999698" w:rsidR="00C1150F" w:rsidRPr="00C1150F" w:rsidDel="00581D77" w:rsidRDefault="00C1150F" w:rsidP="00C1150F">
            <w:pPr>
              <w:spacing w:after="0" w:line="240" w:lineRule="auto"/>
              <w:jc w:val="center"/>
              <w:rPr>
                <w:ins w:id="678" w:author="Markstrum, Alexis@Energy" w:date="2021-10-21T10:24:00Z"/>
                <w:del w:id="679" w:author="Alhabibi, Haider@Energy" w:date="2022-01-25T14:28:00Z"/>
                <w:rFonts w:cstheme="minorHAnsi"/>
                <w:sz w:val="16"/>
                <w:szCs w:val="18"/>
              </w:rPr>
            </w:pPr>
            <w:ins w:id="680" w:author="Markstrum, Alexis@Energy" w:date="2021-10-21T10:24:00Z">
              <w:del w:id="681" w:author="Alhabibi, Haider@Energy" w:date="2022-01-25T14:28:00Z">
                <w:r w:rsidRPr="00C1150F" w:rsidDel="00581D77">
                  <w:rPr>
                    <w:rFonts w:cstheme="minorHAnsi"/>
                    <w:sz w:val="16"/>
                    <w:szCs w:val="18"/>
                  </w:rPr>
                  <w:delText xml:space="preserve">&lt;&lt;reference value from </w:delText>
                </w:r>
              </w:del>
              <w:del w:id="682" w:author="Tam, Danny@Energy" w:date="2022-02-28T15:09:00Z">
                <w:r w:rsidRPr="00C1150F" w:rsidDel="00FF4E23">
                  <w:rPr>
                    <w:rFonts w:cstheme="minorHAnsi"/>
                    <w:sz w:val="16"/>
                    <w:szCs w:val="18"/>
                  </w:rPr>
                  <w:delText>CF1R</w:delText>
                </w:r>
              </w:del>
            </w:ins>
            <w:ins w:id="683" w:author="Tam, Danny@Energy" w:date="2022-02-28T15:09:00Z">
              <w:r w:rsidR="00FF4E23">
                <w:rPr>
                  <w:rFonts w:cstheme="minorHAnsi"/>
                  <w:sz w:val="16"/>
                  <w:szCs w:val="18"/>
                </w:rPr>
                <w:t>NRCC</w:t>
              </w:r>
            </w:ins>
            <w:ins w:id="684" w:author="Markstrum, Alexis@Energy" w:date="2021-10-21T10:24:00Z">
              <w:del w:id="685" w:author="Alhabibi, Haider@Energy" w:date="2022-01-25T14:28:00Z">
                <w:r w:rsidRPr="00C1150F" w:rsidDel="00581D77">
                  <w:rPr>
                    <w:rFonts w:cstheme="minorHAnsi"/>
                    <w:sz w:val="16"/>
                    <w:szCs w:val="18"/>
                  </w:rPr>
                  <w:delText>&gt;&gt;</w:delText>
                </w:r>
              </w:del>
            </w:ins>
          </w:p>
        </w:tc>
        <w:tc>
          <w:tcPr>
            <w:tcW w:w="1080" w:type="dxa"/>
          </w:tcPr>
          <w:p w14:paraId="1A272E06" w14:textId="78330880" w:rsidR="00C1150F" w:rsidRPr="00C1150F" w:rsidDel="00581D77" w:rsidRDefault="00C1150F" w:rsidP="00C1150F">
            <w:pPr>
              <w:spacing w:after="0" w:line="240" w:lineRule="auto"/>
              <w:jc w:val="center"/>
              <w:rPr>
                <w:ins w:id="686" w:author="Markstrum, Alexis@Energy" w:date="2021-10-21T10:24:00Z"/>
                <w:del w:id="687" w:author="Alhabibi, Haider@Energy" w:date="2022-01-25T14:28:00Z"/>
                <w:rFonts w:cstheme="minorHAnsi"/>
                <w:sz w:val="16"/>
                <w:szCs w:val="18"/>
              </w:rPr>
            </w:pPr>
            <w:ins w:id="688" w:author="Markstrum, Alexis@Energy" w:date="2021-10-21T10:24:00Z">
              <w:del w:id="689" w:author="Alhabibi, Haider@Energy" w:date="2022-01-25T14:28:00Z">
                <w:r w:rsidRPr="00C1150F" w:rsidDel="00581D77">
                  <w:rPr>
                    <w:rFonts w:cstheme="minorHAnsi"/>
                    <w:sz w:val="16"/>
                    <w:szCs w:val="20"/>
                  </w:rPr>
                  <w:delText xml:space="preserve">&lt;&lt;references value from </w:delText>
                </w:r>
              </w:del>
              <w:del w:id="690" w:author="Tam, Danny@Energy" w:date="2022-02-28T15:09:00Z">
                <w:r w:rsidRPr="00C1150F" w:rsidDel="00FF4E23">
                  <w:rPr>
                    <w:rFonts w:cstheme="minorHAnsi"/>
                    <w:sz w:val="16"/>
                    <w:szCs w:val="20"/>
                  </w:rPr>
                  <w:delText>CF1R</w:delText>
                </w:r>
              </w:del>
            </w:ins>
            <w:ins w:id="691" w:author="Tam, Danny@Energy" w:date="2022-02-28T15:09:00Z">
              <w:r w:rsidR="00FF4E23">
                <w:rPr>
                  <w:rFonts w:cstheme="minorHAnsi"/>
                  <w:sz w:val="16"/>
                  <w:szCs w:val="20"/>
                </w:rPr>
                <w:t>NRCC</w:t>
              </w:r>
            </w:ins>
            <w:ins w:id="692" w:author="Markstrum, Alexis@Energy" w:date="2021-10-21T10:24:00Z">
              <w:del w:id="693" w:author="Alhabibi, Haider@Energy" w:date="2022-01-25T14:28:00Z">
                <w:r w:rsidRPr="00C1150F" w:rsidDel="00581D77">
                  <w:rPr>
                    <w:rFonts w:cstheme="minorHAnsi"/>
                    <w:sz w:val="16"/>
                    <w:szCs w:val="20"/>
                  </w:rPr>
                  <w:delText>-</w:delText>
                </w:r>
                <w:r w:rsidRPr="00DC34CF" w:rsidDel="00581D77">
                  <w:rPr>
                    <w:rFonts w:cstheme="minorHAnsi"/>
                    <w:sz w:val="16"/>
                    <w:szCs w:val="20"/>
                  </w:rPr>
                  <w:delText>PRF</w:delText>
                </w:r>
                <w:r w:rsidRPr="00C1150F" w:rsidDel="00581D77">
                  <w:rPr>
                    <w:rFonts w:cstheme="minorHAnsi"/>
                    <w:sz w:val="16"/>
                    <w:szCs w:val="20"/>
                  </w:rPr>
                  <w:delText xml:space="preserve">.  Else if prescriptive, display “NEEA Tier 3” </w:delText>
                </w:r>
                <w:r w:rsidRPr="00C1150F" w:rsidDel="00581D77">
                  <w:rPr>
                    <w:rFonts w:cstheme="minorHAnsi"/>
                    <w:sz w:val="16"/>
                    <w:szCs w:val="18"/>
                  </w:rPr>
                  <w:delText>&gt;&gt;</w:delText>
                </w:r>
              </w:del>
            </w:ins>
          </w:p>
        </w:tc>
        <w:tc>
          <w:tcPr>
            <w:tcW w:w="990" w:type="dxa"/>
          </w:tcPr>
          <w:p w14:paraId="6C1D6861" w14:textId="58DA1B0C" w:rsidR="00C1150F" w:rsidRPr="00C1150F" w:rsidDel="00581D77" w:rsidRDefault="00C1150F" w:rsidP="00C1150F">
            <w:pPr>
              <w:spacing w:after="0" w:line="240" w:lineRule="auto"/>
              <w:jc w:val="center"/>
              <w:rPr>
                <w:ins w:id="694" w:author="Markstrum, Alexis@Energy" w:date="2021-10-21T10:24:00Z"/>
                <w:del w:id="695" w:author="Alhabibi, Haider@Energy" w:date="2022-01-25T14:28:00Z"/>
                <w:rFonts w:eastAsia="Times New Roman" w:cstheme="minorHAnsi"/>
                <w:b/>
                <w:i/>
                <w:color w:val="FF0000"/>
                <w:sz w:val="16"/>
                <w:szCs w:val="18"/>
              </w:rPr>
            </w:pPr>
            <w:ins w:id="696" w:author="Markstrum, Alexis@Energy" w:date="2021-10-21T10:24:00Z">
              <w:del w:id="697" w:author="Alhabibi, Haider@Energy" w:date="2022-01-25T14:28:00Z">
                <w:r w:rsidRPr="00C1150F" w:rsidDel="00581D77">
                  <w:rPr>
                    <w:rFonts w:cstheme="minorHAnsi"/>
                    <w:sz w:val="16"/>
                    <w:szCs w:val="18"/>
                  </w:rPr>
                  <w:delText xml:space="preserve">&lt;&lt;references values from </w:delText>
                </w:r>
              </w:del>
              <w:del w:id="698" w:author="Tam, Danny@Energy" w:date="2022-02-28T15:09:00Z">
                <w:r w:rsidRPr="00C1150F" w:rsidDel="00FF4E23">
                  <w:rPr>
                    <w:rFonts w:cstheme="minorHAnsi"/>
                    <w:sz w:val="16"/>
                    <w:szCs w:val="18"/>
                  </w:rPr>
                  <w:delText>CF1R</w:delText>
                </w:r>
              </w:del>
            </w:ins>
            <w:ins w:id="699" w:author="Tam, Danny@Energy" w:date="2022-02-28T15:09:00Z">
              <w:r w:rsidR="00FF4E23">
                <w:rPr>
                  <w:rFonts w:cstheme="minorHAnsi"/>
                  <w:sz w:val="16"/>
                  <w:szCs w:val="18"/>
                </w:rPr>
                <w:t>NRCC</w:t>
              </w:r>
            </w:ins>
            <w:ins w:id="700" w:author="Markstrum, Alexis@Energy" w:date="2021-10-21T10:24:00Z">
              <w:del w:id="701" w:author="Alhabibi, Haider@Energy" w:date="2022-01-25T14:28:00Z">
                <w:r w:rsidRPr="00C1150F" w:rsidDel="00581D77">
                  <w:rPr>
                    <w:rFonts w:cstheme="minorHAnsi"/>
                    <w:sz w:val="16"/>
                    <w:szCs w:val="18"/>
                  </w:rPr>
                  <w:delText>&gt;&gt;</w:delText>
                </w:r>
              </w:del>
            </w:ins>
          </w:p>
        </w:tc>
        <w:tc>
          <w:tcPr>
            <w:tcW w:w="1080" w:type="dxa"/>
          </w:tcPr>
          <w:p w14:paraId="3F3A4707" w14:textId="424C81A3" w:rsidR="00C1150F" w:rsidRPr="00C1150F" w:rsidDel="00581D77" w:rsidRDefault="00C1150F" w:rsidP="00C1150F">
            <w:pPr>
              <w:keepNext/>
              <w:tabs>
                <w:tab w:val="left" w:pos="2160"/>
                <w:tab w:val="left" w:pos="2700"/>
                <w:tab w:val="left" w:pos="3420"/>
                <w:tab w:val="left" w:pos="3780"/>
                <w:tab w:val="left" w:pos="5760"/>
                <w:tab w:val="left" w:pos="7212"/>
              </w:tabs>
              <w:spacing w:after="0" w:line="240" w:lineRule="auto"/>
              <w:jc w:val="center"/>
              <w:rPr>
                <w:ins w:id="702" w:author="Markstrum, Alexis@Energy" w:date="2021-10-21T10:24:00Z"/>
                <w:del w:id="703" w:author="Alhabibi, Haider@Energy" w:date="2022-01-25T14:28:00Z"/>
                <w:rFonts w:eastAsia="Times New Roman" w:cstheme="minorHAnsi"/>
                <w:b/>
                <w:i/>
                <w:color w:val="FF0000"/>
                <w:sz w:val="16"/>
                <w:szCs w:val="18"/>
              </w:rPr>
            </w:pPr>
            <w:ins w:id="704" w:author="Markstrum, Alexis@Energy" w:date="2021-10-21T10:24:00Z">
              <w:del w:id="705" w:author="Alhabibi, Haider@Energy" w:date="2022-01-25T14:28:00Z">
                <w:r w:rsidRPr="00C1150F" w:rsidDel="00581D77">
                  <w:rPr>
                    <w:rFonts w:eastAsia="Times New Roman" w:cstheme="minorHAnsi"/>
                    <w:sz w:val="16"/>
                    <w:szCs w:val="20"/>
                  </w:rPr>
                  <w:delText xml:space="preserve">&lt;&lt; Reference value from </w:delText>
                </w:r>
              </w:del>
              <w:del w:id="706" w:author="Tam, Danny@Energy" w:date="2022-02-28T15:09:00Z">
                <w:r w:rsidRPr="00C1150F" w:rsidDel="00FF4E23">
                  <w:rPr>
                    <w:rFonts w:eastAsia="Times New Roman" w:cstheme="minorHAnsi"/>
                    <w:sz w:val="16"/>
                    <w:szCs w:val="20"/>
                  </w:rPr>
                  <w:delText>CF1R</w:delText>
                </w:r>
              </w:del>
            </w:ins>
            <w:ins w:id="707" w:author="Tam, Danny@Energy" w:date="2022-02-28T15:09:00Z">
              <w:r w:rsidR="00FF4E23">
                <w:rPr>
                  <w:rFonts w:eastAsia="Times New Roman" w:cstheme="minorHAnsi"/>
                  <w:sz w:val="16"/>
                  <w:szCs w:val="20"/>
                </w:rPr>
                <w:t>NRCC</w:t>
              </w:r>
            </w:ins>
            <w:ins w:id="708" w:author="Markstrum, Alexis@Energy" w:date="2021-10-21T10:24:00Z">
              <w:del w:id="709" w:author="Alhabibi, Haider@Energy" w:date="2022-01-25T14:28:00Z">
                <w:r w:rsidRPr="00C1150F" w:rsidDel="00581D77">
                  <w:rPr>
                    <w:rFonts w:eastAsia="Times New Roman" w:cstheme="minorHAnsi"/>
                    <w:sz w:val="16"/>
                    <w:szCs w:val="20"/>
                  </w:rPr>
                  <w:delText>&gt;&gt;</w:delText>
                </w:r>
              </w:del>
            </w:ins>
          </w:p>
        </w:tc>
        <w:tc>
          <w:tcPr>
            <w:tcW w:w="1170" w:type="dxa"/>
          </w:tcPr>
          <w:p w14:paraId="39C39FB3" w14:textId="0C1621BC" w:rsidR="00C1150F" w:rsidRPr="00C1150F" w:rsidDel="00581D77" w:rsidRDefault="00C1150F" w:rsidP="00C1150F">
            <w:pPr>
              <w:spacing w:after="0" w:line="240" w:lineRule="auto"/>
              <w:jc w:val="center"/>
              <w:rPr>
                <w:ins w:id="710" w:author="Markstrum, Alexis@Energy" w:date="2021-10-21T10:24:00Z"/>
                <w:del w:id="711" w:author="Alhabibi, Haider@Energy" w:date="2022-01-25T14:28:00Z"/>
                <w:rFonts w:cstheme="minorHAnsi"/>
                <w:sz w:val="16"/>
                <w:szCs w:val="18"/>
              </w:rPr>
            </w:pPr>
            <w:ins w:id="712" w:author="Markstrum, Alexis@Energy" w:date="2021-10-21T10:24:00Z">
              <w:del w:id="713" w:author="Alhabibi, Haider@Energy" w:date="2022-01-25T14:28:00Z">
                <w:r w:rsidRPr="00C1150F" w:rsidDel="00581D77">
                  <w:rPr>
                    <w:rFonts w:cstheme="minorHAnsi"/>
                    <w:sz w:val="16"/>
                    <w:szCs w:val="18"/>
                  </w:rPr>
                  <w:delText xml:space="preserve">&lt;&lt;reference values from </w:delText>
                </w:r>
              </w:del>
              <w:del w:id="714" w:author="Tam, Danny@Energy" w:date="2022-02-28T15:09:00Z">
                <w:r w:rsidRPr="00C1150F" w:rsidDel="00FF4E23">
                  <w:rPr>
                    <w:rFonts w:cstheme="minorHAnsi"/>
                    <w:sz w:val="16"/>
                    <w:szCs w:val="18"/>
                  </w:rPr>
                  <w:delText>CF1R</w:delText>
                </w:r>
              </w:del>
            </w:ins>
            <w:ins w:id="715" w:author="Tam, Danny@Energy" w:date="2022-02-28T15:09:00Z">
              <w:r w:rsidR="00FF4E23">
                <w:rPr>
                  <w:rFonts w:cstheme="minorHAnsi"/>
                  <w:sz w:val="16"/>
                  <w:szCs w:val="18"/>
                </w:rPr>
                <w:t>NRCC</w:t>
              </w:r>
            </w:ins>
            <w:ins w:id="716" w:author="Markstrum, Alexis@Energy" w:date="2021-10-21T10:24:00Z">
              <w:del w:id="717" w:author="Alhabibi, Haider@Energy" w:date="2022-01-25T14:28:00Z">
                <w:r w:rsidRPr="00C1150F" w:rsidDel="00581D77">
                  <w:rPr>
                    <w:rFonts w:cstheme="minorHAnsi"/>
                    <w:sz w:val="16"/>
                    <w:szCs w:val="18"/>
                  </w:rPr>
                  <w:delText>-</w:delText>
                </w:r>
                <w:r w:rsidRPr="00DC34CF" w:rsidDel="00581D77">
                  <w:rPr>
                    <w:rFonts w:cstheme="minorHAnsi"/>
                    <w:sz w:val="16"/>
                    <w:szCs w:val="18"/>
                  </w:rPr>
                  <w:delText>PRF</w:delText>
                </w:r>
                <w:r w:rsidRPr="00C1150F" w:rsidDel="00581D77">
                  <w:rPr>
                    <w:rFonts w:cstheme="minorHAnsi"/>
                    <w:sz w:val="16"/>
                    <w:szCs w:val="18"/>
                  </w:rPr>
                  <w:delText>; else NA&gt;&gt;</w:delText>
                </w:r>
              </w:del>
            </w:ins>
          </w:p>
        </w:tc>
        <w:tc>
          <w:tcPr>
            <w:tcW w:w="1530" w:type="dxa"/>
          </w:tcPr>
          <w:p w14:paraId="20D26CCC" w14:textId="4818E2C4" w:rsidR="00C1150F" w:rsidRPr="00C1150F" w:rsidDel="00581D77" w:rsidRDefault="00C1150F" w:rsidP="00C1150F">
            <w:pPr>
              <w:keepNext/>
              <w:tabs>
                <w:tab w:val="left" w:pos="2160"/>
                <w:tab w:val="left" w:pos="2700"/>
                <w:tab w:val="left" w:pos="3420"/>
                <w:tab w:val="left" w:pos="3780"/>
                <w:tab w:val="left" w:pos="5760"/>
                <w:tab w:val="left" w:pos="7212"/>
              </w:tabs>
              <w:spacing w:after="0" w:line="240" w:lineRule="auto"/>
              <w:contextualSpacing/>
              <w:rPr>
                <w:ins w:id="718" w:author="Markstrum, Alexis@Energy" w:date="2021-10-21T10:24:00Z"/>
                <w:del w:id="719" w:author="Alhabibi, Haider@Energy" w:date="2022-01-25T14:28:00Z"/>
                <w:rFonts w:eastAsia="Times New Roman" w:cstheme="minorHAnsi"/>
                <w:sz w:val="14"/>
                <w:szCs w:val="16"/>
              </w:rPr>
            </w:pPr>
            <w:ins w:id="720" w:author="Markstrum, Alexis@Energy" w:date="2021-10-21T10:24:00Z">
              <w:del w:id="721" w:author="Alhabibi, Haider@Energy" w:date="2022-01-25T14:28:00Z">
                <w:r w:rsidRPr="00C1150F" w:rsidDel="00581D77">
                  <w:rPr>
                    <w:rFonts w:eastAsia="Times New Roman" w:cstheme="minorHAnsi"/>
                    <w:sz w:val="14"/>
                    <w:szCs w:val="16"/>
                  </w:rPr>
                  <w:delText xml:space="preserve">&lt;&lt;reference values from </w:delText>
                </w:r>
              </w:del>
              <w:del w:id="722" w:author="Tam, Danny@Energy" w:date="2022-02-28T15:09:00Z">
                <w:r w:rsidRPr="00C1150F" w:rsidDel="00FF4E23">
                  <w:rPr>
                    <w:rFonts w:eastAsia="Times New Roman" w:cstheme="minorHAnsi"/>
                    <w:sz w:val="14"/>
                    <w:szCs w:val="16"/>
                  </w:rPr>
                  <w:delText>CF1R</w:delText>
                </w:r>
              </w:del>
            </w:ins>
            <w:ins w:id="723" w:author="Tam, Danny@Energy" w:date="2022-02-28T15:09:00Z">
              <w:r w:rsidR="00FF4E23">
                <w:rPr>
                  <w:rFonts w:eastAsia="Times New Roman" w:cstheme="minorHAnsi"/>
                  <w:sz w:val="14"/>
                  <w:szCs w:val="16"/>
                </w:rPr>
                <w:t>NRCC</w:t>
              </w:r>
            </w:ins>
            <w:ins w:id="724" w:author="Markstrum, Alexis@Energy" w:date="2021-10-21T10:24:00Z">
              <w:del w:id="725" w:author="Alhabibi, Haider@Energy" w:date="2022-01-25T14:28:00Z">
                <w:r w:rsidRPr="00C1150F" w:rsidDel="00581D77">
                  <w:rPr>
                    <w:rFonts w:eastAsia="Times New Roman" w:cstheme="minorHAnsi"/>
                    <w:sz w:val="14"/>
                    <w:szCs w:val="16"/>
                  </w:rPr>
                  <w:delText xml:space="preserve"> </w:delText>
                </w:r>
              </w:del>
            </w:ins>
          </w:p>
          <w:p w14:paraId="43A48E9F" w14:textId="00BF3C29" w:rsidR="00C1150F" w:rsidRPr="00C1150F" w:rsidDel="00581D77" w:rsidRDefault="00C1150F" w:rsidP="00C1150F">
            <w:pPr>
              <w:keepNext/>
              <w:tabs>
                <w:tab w:val="left" w:pos="2160"/>
                <w:tab w:val="left" w:pos="2700"/>
                <w:tab w:val="left" w:pos="3420"/>
                <w:tab w:val="left" w:pos="3780"/>
                <w:tab w:val="left" w:pos="5760"/>
                <w:tab w:val="left" w:pos="7212"/>
              </w:tabs>
              <w:spacing w:after="0" w:line="240" w:lineRule="auto"/>
              <w:contextualSpacing/>
              <w:rPr>
                <w:ins w:id="726" w:author="Markstrum, Alexis@Energy" w:date="2021-10-21T10:24:00Z"/>
                <w:del w:id="727" w:author="Alhabibi, Haider@Energy" w:date="2022-01-25T14:28:00Z"/>
                <w:rFonts w:eastAsia="Times New Roman" w:cstheme="minorHAnsi"/>
                <w:sz w:val="14"/>
                <w:szCs w:val="16"/>
              </w:rPr>
            </w:pPr>
            <w:ins w:id="728" w:author="Markstrum, Alexis@Energy" w:date="2021-10-21T10:24:00Z">
              <w:del w:id="729" w:author="Alhabibi, Haider@Energy" w:date="2022-01-25T14:28:00Z">
                <w:r w:rsidRPr="00C1150F" w:rsidDel="00581D77">
                  <w:rPr>
                    <w:rFonts w:eastAsia="Times New Roman" w:cstheme="minorHAnsi"/>
                    <w:sz w:val="14"/>
                    <w:szCs w:val="16"/>
                  </w:rPr>
                  <w:delText>If performance, then allowed values are</w:delText>
                </w:r>
              </w:del>
            </w:ins>
          </w:p>
          <w:p w14:paraId="1B0052AA" w14:textId="2F715904" w:rsidR="00C1150F" w:rsidRPr="00C1150F" w:rsidDel="00581D77" w:rsidRDefault="00C1150F" w:rsidP="00C1150F">
            <w:pPr>
              <w:keepNext/>
              <w:tabs>
                <w:tab w:val="left" w:pos="2160"/>
                <w:tab w:val="left" w:pos="2700"/>
                <w:tab w:val="left" w:pos="3420"/>
                <w:tab w:val="left" w:pos="3780"/>
                <w:tab w:val="left" w:pos="5760"/>
                <w:tab w:val="left" w:pos="7212"/>
              </w:tabs>
              <w:spacing w:after="0" w:line="240" w:lineRule="auto"/>
              <w:contextualSpacing/>
              <w:rPr>
                <w:ins w:id="730" w:author="Markstrum, Alexis@Energy" w:date="2021-10-21T10:24:00Z"/>
                <w:del w:id="731" w:author="Alhabibi, Haider@Energy" w:date="2022-01-25T14:28:00Z"/>
                <w:rFonts w:eastAsia="Times New Roman" w:cstheme="minorHAnsi"/>
                <w:sz w:val="14"/>
                <w:szCs w:val="16"/>
              </w:rPr>
            </w:pPr>
            <w:ins w:id="732" w:author="Markstrum, Alexis@Energy" w:date="2021-10-21T10:24:00Z">
              <w:del w:id="733" w:author="Alhabibi, Haider@Energy" w:date="2022-01-25T14:28:00Z">
                <w:r w:rsidRPr="00C1150F" w:rsidDel="00581D77">
                  <w:rPr>
                    <w:rFonts w:eastAsia="Times New Roman" w:cstheme="minorHAnsi"/>
                    <w:sz w:val="14"/>
                    <w:szCs w:val="16"/>
                  </w:rPr>
                  <w:delText>*Standard Distribution System</w:delText>
                </w:r>
              </w:del>
            </w:ins>
          </w:p>
          <w:p w14:paraId="7670029F" w14:textId="3F068D5D" w:rsidR="00C1150F" w:rsidRPr="00C1150F" w:rsidDel="00581D77" w:rsidRDefault="00C1150F" w:rsidP="00C1150F">
            <w:pPr>
              <w:keepNext/>
              <w:tabs>
                <w:tab w:val="left" w:pos="2160"/>
                <w:tab w:val="left" w:pos="2700"/>
                <w:tab w:val="left" w:pos="3420"/>
                <w:tab w:val="left" w:pos="3780"/>
                <w:tab w:val="left" w:pos="5760"/>
                <w:tab w:val="left" w:pos="7212"/>
              </w:tabs>
              <w:spacing w:after="0" w:line="240" w:lineRule="auto"/>
              <w:contextualSpacing/>
              <w:rPr>
                <w:ins w:id="734" w:author="Markstrum, Alexis@Energy" w:date="2021-10-21T10:24:00Z"/>
                <w:del w:id="735" w:author="Alhabibi, Haider@Energy" w:date="2022-01-25T14:28:00Z"/>
                <w:rFonts w:eastAsia="Times New Roman" w:cstheme="minorHAnsi"/>
                <w:sz w:val="14"/>
                <w:szCs w:val="16"/>
              </w:rPr>
            </w:pPr>
            <w:ins w:id="736" w:author="Markstrum, Alexis@Energy" w:date="2021-10-21T10:24:00Z">
              <w:del w:id="737" w:author="Alhabibi, Haider@Energy" w:date="2022-01-25T14:28:00Z">
                <w:r w:rsidRPr="00C1150F" w:rsidDel="00581D77">
                  <w:rPr>
                    <w:rFonts w:eastAsia="Times New Roman" w:cstheme="minorHAnsi"/>
                    <w:sz w:val="14"/>
                    <w:szCs w:val="16"/>
                  </w:rPr>
                  <w:delText>* Point of Use</w:delText>
                </w:r>
              </w:del>
            </w:ins>
          </w:p>
          <w:p w14:paraId="422176D0" w14:textId="742CD7B3" w:rsidR="00C1150F" w:rsidRPr="00C1150F" w:rsidDel="00581D77" w:rsidRDefault="00C1150F" w:rsidP="00C1150F">
            <w:pPr>
              <w:keepNext/>
              <w:tabs>
                <w:tab w:val="left" w:pos="2160"/>
                <w:tab w:val="left" w:pos="2700"/>
                <w:tab w:val="left" w:pos="3420"/>
                <w:tab w:val="left" w:pos="3780"/>
                <w:tab w:val="left" w:pos="5760"/>
                <w:tab w:val="left" w:pos="7212"/>
              </w:tabs>
              <w:spacing w:after="0" w:line="240" w:lineRule="auto"/>
              <w:contextualSpacing/>
              <w:rPr>
                <w:ins w:id="738" w:author="Markstrum, Alexis@Energy" w:date="2021-10-21T10:24:00Z"/>
                <w:del w:id="739" w:author="Alhabibi, Haider@Energy" w:date="2022-01-25T14:28:00Z"/>
                <w:rFonts w:eastAsia="Times New Roman" w:cstheme="minorHAnsi"/>
                <w:sz w:val="14"/>
                <w:szCs w:val="16"/>
              </w:rPr>
            </w:pPr>
            <w:ins w:id="740" w:author="Markstrum, Alexis@Energy" w:date="2021-10-21T10:24:00Z">
              <w:del w:id="741" w:author="Alhabibi, Haider@Energy" w:date="2022-01-25T14:28:00Z">
                <w:r w:rsidRPr="00C1150F" w:rsidDel="00581D77">
                  <w:rPr>
                    <w:rFonts w:eastAsia="Times New Roman" w:cstheme="minorHAnsi"/>
                    <w:sz w:val="14"/>
                    <w:szCs w:val="16"/>
                  </w:rPr>
                  <w:delText xml:space="preserve">* Parallel Piping </w:delText>
                </w:r>
              </w:del>
            </w:ins>
          </w:p>
          <w:p w14:paraId="18D7D684" w14:textId="18AD4EC6" w:rsidR="00C1150F" w:rsidRPr="00C1150F" w:rsidDel="00581D77" w:rsidRDefault="00C1150F" w:rsidP="00C1150F">
            <w:pPr>
              <w:keepNext/>
              <w:tabs>
                <w:tab w:val="left" w:pos="2160"/>
                <w:tab w:val="left" w:pos="2700"/>
                <w:tab w:val="left" w:pos="3420"/>
                <w:tab w:val="left" w:pos="3780"/>
                <w:tab w:val="left" w:pos="5760"/>
                <w:tab w:val="left" w:pos="7212"/>
              </w:tabs>
              <w:spacing w:after="0" w:line="240" w:lineRule="auto"/>
              <w:contextualSpacing/>
              <w:rPr>
                <w:ins w:id="742" w:author="Markstrum, Alexis@Energy" w:date="2021-10-21T10:24:00Z"/>
                <w:del w:id="743" w:author="Alhabibi, Haider@Energy" w:date="2022-01-25T14:28:00Z"/>
                <w:rFonts w:eastAsia="Times New Roman" w:cstheme="minorHAnsi"/>
                <w:sz w:val="14"/>
                <w:szCs w:val="16"/>
              </w:rPr>
            </w:pPr>
            <w:ins w:id="744" w:author="Markstrum, Alexis@Energy" w:date="2021-10-21T10:24:00Z">
              <w:del w:id="745" w:author="Alhabibi, Haider@Energy" w:date="2022-01-25T14:28:00Z">
                <w:r w:rsidRPr="00C1150F" w:rsidDel="00581D77">
                  <w:rPr>
                    <w:rFonts w:eastAsia="Times New Roman" w:cstheme="minorHAnsi"/>
                    <w:sz w:val="14"/>
                    <w:szCs w:val="16"/>
                  </w:rPr>
                  <w:delText>*Recirculation System Non-Demand Control</w:delText>
                </w:r>
              </w:del>
            </w:ins>
          </w:p>
          <w:p w14:paraId="2B4D4E56" w14:textId="4C4DF9E5" w:rsidR="00C1150F" w:rsidRPr="00C1150F" w:rsidDel="00581D77" w:rsidRDefault="00C1150F" w:rsidP="00C1150F">
            <w:pPr>
              <w:keepNext/>
              <w:tabs>
                <w:tab w:val="left" w:pos="2160"/>
                <w:tab w:val="left" w:pos="2700"/>
                <w:tab w:val="left" w:pos="3420"/>
                <w:tab w:val="left" w:pos="3780"/>
                <w:tab w:val="left" w:pos="5760"/>
                <w:tab w:val="left" w:pos="7212"/>
              </w:tabs>
              <w:spacing w:after="0" w:line="240" w:lineRule="auto"/>
              <w:contextualSpacing/>
              <w:rPr>
                <w:ins w:id="746" w:author="Markstrum, Alexis@Energy" w:date="2021-10-21T10:24:00Z"/>
                <w:del w:id="747" w:author="Alhabibi, Haider@Energy" w:date="2022-01-25T14:28:00Z"/>
                <w:rFonts w:eastAsia="Times New Roman" w:cstheme="minorHAnsi"/>
                <w:sz w:val="14"/>
                <w:szCs w:val="16"/>
              </w:rPr>
            </w:pPr>
            <w:ins w:id="748" w:author="Markstrum, Alexis@Energy" w:date="2021-10-21T10:24:00Z">
              <w:del w:id="749" w:author="Alhabibi, Haider@Energy" w:date="2022-01-25T14:28:00Z">
                <w:r w:rsidRPr="00C1150F" w:rsidDel="00581D77">
                  <w:rPr>
                    <w:rFonts w:eastAsia="Times New Roman" w:cstheme="minorHAnsi"/>
                    <w:sz w:val="14"/>
                    <w:szCs w:val="16"/>
                  </w:rPr>
                  <w:delText xml:space="preserve">* Demand Recirculation Manual Control </w:delText>
                </w:r>
              </w:del>
            </w:ins>
          </w:p>
          <w:p w14:paraId="4FC2FE8D" w14:textId="3E71CFA1" w:rsidR="00C1150F" w:rsidRPr="00C1150F" w:rsidDel="00581D77" w:rsidRDefault="00C1150F" w:rsidP="00C1150F">
            <w:pPr>
              <w:keepNext/>
              <w:tabs>
                <w:tab w:val="left" w:pos="2160"/>
                <w:tab w:val="left" w:pos="2700"/>
                <w:tab w:val="left" w:pos="3420"/>
                <w:tab w:val="left" w:pos="3780"/>
                <w:tab w:val="left" w:pos="5760"/>
                <w:tab w:val="left" w:pos="7212"/>
              </w:tabs>
              <w:spacing w:after="0" w:line="240" w:lineRule="auto"/>
              <w:contextualSpacing/>
              <w:rPr>
                <w:ins w:id="750" w:author="Markstrum, Alexis@Energy" w:date="2021-10-21T10:24:00Z"/>
                <w:del w:id="751" w:author="Alhabibi, Haider@Energy" w:date="2022-01-25T14:28:00Z"/>
                <w:rFonts w:eastAsia="Times New Roman" w:cstheme="minorHAnsi"/>
                <w:sz w:val="14"/>
                <w:szCs w:val="16"/>
              </w:rPr>
            </w:pPr>
            <w:ins w:id="752" w:author="Markstrum, Alexis@Energy" w:date="2021-10-21T10:24:00Z">
              <w:del w:id="753" w:author="Alhabibi, Haider@Energy" w:date="2022-01-25T14:28:00Z">
                <w:r w:rsidRPr="00C1150F" w:rsidDel="00581D77">
                  <w:rPr>
                    <w:rFonts w:eastAsia="Times New Roman" w:cstheme="minorHAnsi"/>
                    <w:sz w:val="14"/>
                    <w:szCs w:val="16"/>
                  </w:rPr>
                  <w:delText xml:space="preserve">* Demand Recirculation Sensor Control </w:delText>
                </w:r>
              </w:del>
            </w:ins>
          </w:p>
          <w:p w14:paraId="06AC41BD" w14:textId="70715C9A" w:rsidR="00C1150F" w:rsidRPr="00C1150F" w:rsidDel="00581D77" w:rsidRDefault="00C1150F" w:rsidP="00C1150F">
            <w:pPr>
              <w:keepNext/>
              <w:tabs>
                <w:tab w:val="left" w:pos="2160"/>
                <w:tab w:val="left" w:pos="2700"/>
                <w:tab w:val="left" w:pos="3420"/>
                <w:tab w:val="left" w:pos="3780"/>
                <w:tab w:val="left" w:pos="5760"/>
                <w:tab w:val="left" w:pos="7212"/>
              </w:tabs>
              <w:spacing w:after="0" w:line="240" w:lineRule="auto"/>
              <w:contextualSpacing/>
              <w:rPr>
                <w:ins w:id="754" w:author="Markstrum, Alexis@Energy" w:date="2021-10-21T10:24:00Z"/>
                <w:del w:id="755" w:author="Alhabibi, Haider@Energy" w:date="2022-01-25T14:28:00Z"/>
                <w:rFonts w:ascii="Calibri" w:eastAsia="Times New Roman" w:hAnsi="Calibri" w:cs="Times New Roman"/>
                <w:sz w:val="14"/>
                <w:szCs w:val="14"/>
              </w:rPr>
            </w:pPr>
            <w:ins w:id="756" w:author="Markstrum, Alexis@Energy" w:date="2021-10-21T10:24:00Z">
              <w:del w:id="757" w:author="Alhabibi, Haider@Energy" w:date="2022-01-25T14:28:00Z">
                <w:r w:rsidRPr="00C1150F" w:rsidDel="00581D77">
                  <w:rPr>
                    <w:rFonts w:ascii="Calibri" w:eastAsia="Times New Roman" w:hAnsi="Calibri" w:cs="Times New Roman"/>
                    <w:sz w:val="14"/>
                    <w:szCs w:val="14"/>
                  </w:rPr>
                  <w:delText>*HERS-Verified Pipe Insulation Credit</w:delText>
                </w:r>
              </w:del>
            </w:ins>
          </w:p>
          <w:p w14:paraId="1962B353" w14:textId="6EB45354" w:rsidR="00C1150F" w:rsidRPr="00C1150F" w:rsidDel="00581D77" w:rsidRDefault="00C1150F" w:rsidP="00C1150F">
            <w:pPr>
              <w:keepNext/>
              <w:tabs>
                <w:tab w:val="left" w:pos="2160"/>
                <w:tab w:val="left" w:pos="2700"/>
                <w:tab w:val="left" w:pos="3420"/>
                <w:tab w:val="left" w:pos="3780"/>
                <w:tab w:val="left" w:pos="5760"/>
                <w:tab w:val="left" w:pos="7212"/>
              </w:tabs>
              <w:spacing w:after="0" w:line="240" w:lineRule="auto"/>
              <w:contextualSpacing/>
              <w:rPr>
                <w:ins w:id="758" w:author="Markstrum, Alexis@Energy" w:date="2021-10-21T10:24:00Z"/>
                <w:del w:id="759" w:author="Alhabibi, Haider@Energy" w:date="2022-01-25T14:28:00Z"/>
                <w:rFonts w:ascii="Calibri" w:eastAsia="Times New Roman" w:hAnsi="Calibri" w:cs="Times New Roman"/>
                <w:sz w:val="14"/>
                <w:szCs w:val="14"/>
              </w:rPr>
            </w:pPr>
            <w:ins w:id="760" w:author="Markstrum, Alexis@Energy" w:date="2021-10-21T10:24:00Z">
              <w:del w:id="761" w:author="Alhabibi, Haider@Energy" w:date="2022-01-25T14:28:00Z">
                <w:r w:rsidRPr="00C1150F" w:rsidDel="00581D77">
                  <w:rPr>
                    <w:rFonts w:ascii="Calibri" w:eastAsia="Times New Roman" w:hAnsi="Calibri" w:cs="Times New Roman"/>
                    <w:sz w:val="14"/>
                    <w:szCs w:val="14"/>
                  </w:rPr>
                  <w:delText xml:space="preserve">* HERS-Verified Parallel Piping </w:delText>
                </w:r>
              </w:del>
            </w:ins>
          </w:p>
          <w:p w14:paraId="7A862B73" w14:textId="35699D7F" w:rsidR="00C1150F" w:rsidRPr="00C1150F" w:rsidDel="00581D77" w:rsidRDefault="00C1150F" w:rsidP="00C1150F">
            <w:pPr>
              <w:keepNext/>
              <w:tabs>
                <w:tab w:val="left" w:pos="2160"/>
                <w:tab w:val="left" w:pos="2700"/>
                <w:tab w:val="left" w:pos="3420"/>
                <w:tab w:val="left" w:pos="3780"/>
                <w:tab w:val="left" w:pos="5760"/>
                <w:tab w:val="left" w:pos="7212"/>
              </w:tabs>
              <w:spacing w:after="0" w:line="240" w:lineRule="auto"/>
              <w:contextualSpacing/>
              <w:rPr>
                <w:ins w:id="762" w:author="Markstrum, Alexis@Energy" w:date="2021-10-21T10:24:00Z"/>
                <w:del w:id="763" w:author="Alhabibi, Haider@Energy" w:date="2022-01-25T14:28:00Z"/>
                <w:rFonts w:ascii="Calibri" w:eastAsia="Times New Roman" w:hAnsi="Calibri" w:cs="Times New Roman"/>
                <w:sz w:val="14"/>
                <w:szCs w:val="14"/>
              </w:rPr>
            </w:pPr>
            <w:ins w:id="764" w:author="Markstrum, Alexis@Energy" w:date="2021-10-21T10:24:00Z">
              <w:del w:id="765" w:author="Alhabibi, Haider@Energy" w:date="2022-01-25T14:28:00Z">
                <w:r w:rsidRPr="00C1150F" w:rsidDel="00581D77">
                  <w:rPr>
                    <w:rFonts w:ascii="Calibri" w:eastAsia="Times New Roman" w:hAnsi="Calibri" w:cs="Times New Roman"/>
                    <w:sz w:val="14"/>
                    <w:szCs w:val="14"/>
                  </w:rPr>
                  <w:delText xml:space="preserve">* HERS-Verified Demand Recirculation Manual Control </w:delText>
                </w:r>
              </w:del>
            </w:ins>
          </w:p>
          <w:p w14:paraId="083DD2BE" w14:textId="3C1974F8" w:rsidR="00C1150F" w:rsidRPr="00C1150F" w:rsidDel="00581D77" w:rsidRDefault="00C1150F" w:rsidP="00C1150F">
            <w:pPr>
              <w:keepNext/>
              <w:tabs>
                <w:tab w:val="left" w:pos="2160"/>
                <w:tab w:val="left" w:pos="2700"/>
                <w:tab w:val="left" w:pos="3420"/>
                <w:tab w:val="left" w:pos="3780"/>
                <w:tab w:val="left" w:pos="5760"/>
                <w:tab w:val="left" w:pos="7212"/>
              </w:tabs>
              <w:spacing w:after="0" w:line="240" w:lineRule="auto"/>
              <w:contextualSpacing/>
              <w:rPr>
                <w:ins w:id="766" w:author="Markstrum, Alexis@Energy" w:date="2021-10-21T10:24:00Z"/>
                <w:del w:id="767" w:author="Alhabibi, Haider@Energy" w:date="2022-01-25T14:28:00Z"/>
                <w:rFonts w:ascii="Calibri" w:eastAsia="Times New Roman" w:hAnsi="Calibri" w:cs="Times New Roman"/>
                <w:sz w:val="14"/>
                <w:szCs w:val="14"/>
              </w:rPr>
            </w:pPr>
            <w:ins w:id="768" w:author="Markstrum, Alexis@Energy" w:date="2021-10-21T10:24:00Z">
              <w:del w:id="769" w:author="Alhabibi, Haider@Energy" w:date="2022-01-25T14:28:00Z">
                <w:r w:rsidRPr="00C1150F" w:rsidDel="00581D77">
                  <w:rPr>
                    <w:rFonts w:ascii="Calibri" w:eastAsia="Times New Roman" w:hAnsi="Calibri" w:cs="Times New Roman"/>
                    <w:sz w:val="14"/>
                    <w:szCs w:val="14"/>
                  </w:rPr>
                  <w:delText xml:space="preserve">* HERS-Verified Demand Recirculation Sensor Control; </w:delText>
                </w:r>
              </w:del>
            </w:ins>
          </w:p>
          <w:p w14:paraId="46CA6F28" w14:textId="6DA4C20E" w:rsidR="00C1150F" w:rsidRPr="00C1150F" w:rsidDel="00581D77" w:rsidRDefault="00C1150F" w:rsidP="00C1150F">
            <w:pPr>
              <w:spacing w:after="0" w:line="240" w:lineRule="auto"/>
              <w:rPr>
                <w:ins w:id="770" w:author="Markstrum, Alexis@Energy" w:date="2021-10-21T10:24:00Z"/>
                <w:del w:id="771" w:author="Alhabibi, Haider@Energy" w:date="2022-01-25T14:28:00Z"/>
                <w:rFonts w:ascii="Calibri" w:hAnsi="Calibri" w:cstheme="minorHAnsi"/>
                <w:sz w:val="14"/>
                <w:szCs w:val="16"/>
              </w:rPr>
            </w:pPr>
            <w:ins w:id="772" w:author="Markstrum, Alexis@Energy" w:date="2021-10-21T10:24:00Z">
              <w:del w:id="773" w:author="Alhabibi, Haider@Energy" w:date="2022-01-25T14:28:00Z">
                <w:r w:rsidRPr="00C1150F" w:rsidDel="00581D77">
                  <w:rPr>
                    <w:rFonts w:ascii="Calibri" w:hAnsi="Calibri" w:cstheme="minorHAnsi"/>
                    <w:sz w:val="14"/>
                    <w:szCs w:val="16"/>
                  </w:rPr>
                  <w:delText xml:space="preserve">Else if prescriptive,  </w:delText>
                </w:r>
              </w:del>
            </w:ins>
          </w:p>
          <w:p w14:paraId="5F172AD8" w14:textId="2544EB2E" w:rsidR="00C1150F" w:rsidRPr="00C1150F" w:rsidDel="00581D77" w:rsidRDefault="00C1150F" w:rsidP="00C1150F">
            <w:pPr>
              <w:spacing w:after="0" w:line="240" w:lineRule="auto"/>
              <w:rPr>
                <w:ins w:id="774" w:author="Markstrum, Alexis@Energy" w:date="2021-10-21T10:24:00Z"/>
                <w:del w:id="775" w:author="Alhabibi, Haider@Energy" w:date="2022-01-25T14:28:00Z"/>
                <w:rFonts w:ascii="Calibri" w:hAnsi="Calibri" w:cstheme="minorHAnsi"/>
                <w:sz w:val="14"/>
                <w:szCs w:val="16"/>
              </w:rPr>
            </w:pPr>
            <w:ins w:id="776" w:author="Markstrum, Alexis@Energy" w:date="2021-10-21T10:24:00Z">
              <w:del w:id="777" w:author="Alhabibi, Haider@Energy" w:date="2022-01-25T14:28:00Z">
                <w:r w:rsidRPr="00C1150F" w:rsidDel="00581D77">
                  <w:rPr>
                    <w:rFonts w:ascii="Calibri" w:hAnsi="Calibri" w:cstheme="minorHAnsi"/>
                    <w:sz w:val="14"/>
                    <w:szCs w:val="16"/>
                  </w:rPr>
                  <w:delText xml:space="preserve">Allowed values are </w:delText>
                </w:r>
              </w:del>
            </w:ins>
          </w:p>
          <w:p w14:paraId="16D38E17" w14:textId="56C4B6EC" w:rsidR="00C1150F" w:rsidRPr="00C1150F" w:rsidDel="00581D77" w:rsidRDefault="00C1150F" w:rsidP="00C1150F">
            <w:pPr>
              <w:spacing w:after="0" w:line="240" w:lineRule="auto"/>
              <w:rPr>
                <w:ins w:id="778" w:author="Markstrum, Alexis@Energy" w:date="2021-10-21T10:24:00Z"/>
                <w:del w:id="779" w:author="Alhabibi, Haider@Energy" w:date="2022-01-25T14:28:00Z"/>
                <w:rFonts w:ascii="Calibri" w:hAnsi="Calibri" w:cstheme="minorHAnsi"/>
                <w:sz w:val="14"/>
                <w:szCs w:val="16"/>
              </w:rPr>
            </w:pPr>
            <w:ins w:id="780" w:author="Markstrum, Alexis@Energy" w:date="2021-10-21T10:24:00Z">
              <w:del w:id="781" w:author="Alhabibi, Haider@Energy" w:date="2022-01-25T14:28:00Z">
                <w:r w:rsidRPr="00C1150F" w:rsidDel="00581D77">
                  <w:rPr>
                    <w:rFonts w:ascii="Calibri" w:hAnsi="Calibri" w:cstheme="minorHAnsi"/>
                    <w:sz w:val="14"/>
                    <w:szCs w:val="16"/>
                  </w:rPr>
                  <w:delText>*Standard Distribution System</w:delText>
                </w:r>
              </w:del>
            </w:ins>
          </w:p>
          <w:p w14:paraId="4CFED83B" w14:textId="4B287CFA" w:rsidR="00C1150F" w:rsidRPr="00C1150F" w:rsidDel="00581D77" w:rsidRDefault="00C1150F" w:rsidP="00C1150F">
            <w:pPr>
              <w:spacing w:after="0" w:line="240" w:lineRule="auto"/>
              <w:rPr>
                <w:ins w:id="782" w:author="Markstrum, Alexis@Energy" w:date="2021-10-21T10:24:00Z"/>
                <w:del w:id="783" w:author="Alhabibi, Haider@Energy" w:date="2022-01-25T14:28:00Z"/>
                <w:rFonts w:ascii="Calibri" w:hAnsi="Calibri" w:cstheme="minorHAnsi"/>
                <w:sz w:val="14"/>
                <w:szCs w:val="16"/>
              </w:rPr>
            </w:pPr>
            <w:ins w:id="784" w:author="Markstrum, Alexis@Energy" w:date="2021-10-21T10:24:00Z">
              <w:del w:id="785" w:author="Alhabibi, Haider@Energy" w:date="2022-01-25T14:28:00Z">
                <w:r w:rsidRPr="00C1150F" w:rsidDel="00581D77">
                  <w:rPr>
                    <w:rFonts w:ascii="Calibri" w:hAnsi="Calibri" w:cstheme="minorHAnsi"/>
                    <w:sz w:val="14"/>
                    <w:szCs w:val="16"/>
                  </w:rPr>
                  <w:delText>*Demand Recirculation</w:delText>
                </w:r>
              </w:del>
            </w:ins>
          </w:p>
          <w:p w14:paraId="67BA1B09" w14:textId="490927EA" w:rsidR="00C1150F" w:rsidRPr="00C1150F" w:rsidDel="00581D77" w:rsidRDefault="00C1150F" w:rsidP="00C1150F">
            <w:pPr>
              <w:spacing w:after="0" w:line="240" w:lineRule="auto"/>
              <w:rPr>
                <w:ins w:id="786" w:author="Markstrum, Alexis@Energy" w:date="2021-10-21T10:24:00Z"/>
                <w:del w:id="787" w:author="Alhabibi, Haider@Energy" w:date="2022-01-25T14:28:00Z"/>
                <w:rFonts w:cstheme="minorHAnsi"/>
                <w:sz w:val="16"/>
                <w:szCs w:val="18"/>
              </w:rPr>
            </w:pPr>
            <w:ins w:id="788" w:author="Markstrum, Alexis@Energy" w:date="2021-10-21T10:24:00Z">
              <w:del w:id="789" w:author="Alhabibi, Haider@Energy" w:date="2022-01-25T14:28:00Z">
                <w:r w:rsidRPr="00C1150F" w:rsidDel="00581D77">
                  <w:rPr>
                    <w:rFonts w:ascii="Calibri" w:hAnsi="Calibri" w:cstheme="minorHAnsi"/>
                    <w:sz w:val="14"/>
                    <w:szCs w:val="16"/>
                  </w:rPr>
                  <w:delText>* Demand Recirculation Manual Control&gt;&gt;</w:delText>
                </w:r>
                <w:r w:rsidRPr="00C1150F" w:rsidDel="00581D77">
                  <w:rPr>
                    <w:rFonts w:cstheme="minorHAnsi"/>
                    <w:sz w:val="16"/>
                    <w:szCs w:val="18"/>
                  </w:rPr>
                  <w:delText xml:space="preserve"> </w:delText>
                </w:r>
              </w:del>
            </w:ins>
          </w:p>
        </w:tc>
        <w:tc>
          <w:tcPr>
            <w:tcW w:w="1170" w:type="dxa"/>
          </w:tcPr>
          <w:p w14:paraId="69AC0CAC" w14:textId="7DC05F41" w:rsidR="00C1150F" w:rsidRPr="00C1150F" w:rsidDel="00581D77" w:rsidRDefault="00C1150F" w:rsidP="00C1150F">
            <w:pPr>
              <w:spacing w:after="0" w:line="240" w:lineRule="auto"/>
              <w:rPr>
                <w:ins w:id="790" w:author="Markstrum, Alexis@Energy" w:date="2021-10-21T10:24:00Z"/>
                <w:del w:id="791" w:author="Alhabibi, Haider@Energy" w:date="2022-01-25T14:28:00Z"/>
                <w:rFonts w:cstheme="minorHAnsi"/>
                <w:sz w:val="16"/>
                <w:szCs w:val="18"/>
              </w:rPr>
            </w:pPr>
            <w:ins w:id="792" w:author="Markstrum, Alexis@Energy" w:date="2021-10-21T10:24:00Z">
              <w:del w:id="793" w:author="Alhabibi, Haider@Energy" w:date="2022-01-25T14:28:00Z">
                <w:r w:rsidRPr="00C1150F" w:rsidDel="00581D77">
                  <w:rPr>
                    <w:rFonts w:cstheme="minorHAnsi"/>
                    <w:sz w:val="16"/>
                    <w:szCs w:val="18"/>
                  </w:rPr>
                  <w:delText xml:space="preserve">&lt;&lt;reference values from </w:delText>
                </w:r>
              </w:del>
              <w:del w:id="794" w:author="Tam, Danny@Energy" w:date="2022-02-28T15:09:00Z">
                <w:r w:rsidRPr="00C1150F" w:rsidDel="00FF4E23">
                  <w:rPr>
                    <w:rFonts w:cstheme="minorHAnsi"/>
                    <w:sz w:val="16"/>
                    <w:szCs w:val="18"/>
                  </w:rPr>
                  <w:delText>CF1R</w:delText>
                </w:r>
              </w:del>
            </w:ins>
            <w:ins w:id="795" w:author="Tam, Danny@Energy" w:date="2022-02-28T15:09:00Z">
              <w:r w:rsidR="00FF4E23">
                <w:rPr>
                  <w:rFonts w:cstheme="minorHAnsi"/>
                  <w:sz w:val="16"/>
                  <w:szCs w:val="18"/>
                </w:rPr>
                <w:t>NRCC</w:t>
              </w:r>
            </w:ins>
            <w:ins w:id="796" w:author="Markstrum, Alexis@Energy" w:date="2021-10-21T10:24:00Z">
              <w:del w:id="797" w:author="Alhabibi, Haider@Energy" w:date="2022-01-25T14:28:00Z">
                <w:r w:rsidRPr="00C1150F" w:rsidDel="00581D77">
                  <w:rPr>
                    <w:rFonts w:cstheme="minorHAnsi"/>
                    <w:sz w:val="16"/>
                    <w:szCs w:val="18"/>
                  </w:rPr>
                  <w:delText xml:space="preserve">.  Allowed values are </w:delText>
                </w:r>
              </w:del>
            </w:ins>
          </w:p>
          <w:p w14:paraId="086F0B9D" w14:textId="30C8C25E" w:rsidR="00C1150F" w:rsidRPr="00C1150F" w:rsidDel="00581D77" w:rsidRDefault="00C1150F" w:rsidP="00C1150F">
            <w:pPr>
              <w:spacing w:after="0" w:line="240" w:lineRule="auto"/>
              <w:rPr>
                <w:ins w:id="798" w:author="Markstrum, Alexis@Energy" w:date="2021-10-21T10:24:00Z"/>
                <w:del w:id="799" w:author="Alhabibi, Haider@Energy" w:date="2022-01-25T14:28:00Z"/>
                <w:rFonts w:cstheme="minorHAnsi"/>
                <w:sz w:val="16"/>
                <w:szCs w:val="18"/>
              </w:rPr>
            </w:pPr>
            <w:ins w:id="800" w:author="Markstrum, Alexis@Energy" w:date="2021-10-21T10:24:00Z">
              <w:del w:id="801" w:author="Alhabibi, Haider@Energy" w:date="2022-01-25T14:28:00Z">
                <w:r w:rsidRPr="00C1150F" w:rsidDel="00581D77">
                  <w:rPr>
                    <w:rFonts w:cstheme="minorHAnsi"/>
                    <w:sz w:val="16"/>
                    <w:szCs w:val="18"/>
                  </w:rPr>
                  <w:delText>*Basic</w:delText>
                </w:r>
              </w:del>
            </w:ins>
          </w:p>
          <w:p w14:paraId="271D3372" w14:textId="359DA89A" w:rsidR="00C1150F" w:rsidRPr="00C1150F" w:rsidDel="00581D77" w:rsidRDefault="00C1150F" w:rsidP="00C1150F">
            <w:pPr>
              <w:spacing w:after="0" w:line="240" w:lineRule="auto"/>
              <w:rPr>
                <w:ins w:id="802" w:author="Markstrum, Alexis@Energy" w:date="2021-10-21T10:24:00Z"/>
                <w:del w:id="803" w:author="Alhabibi, Haider@Energy" w:date="2022-01-25T14:28:00Z"/>
                <w:rFonts w:cstheme="minorHAnsi"/>
                <w:sz w:val="16"/>
                <w:szCs w:val="18"/>
              </w:rPr>
            </w:pPr>
            <w:ins w:id="804" w:author="Markstrum, Alexis@Energy" w:date="2021-10-21T10:24:00Z">
              <w:del w:id="805" w:author="Alhabibi, Haider@Energy" w:date="2022-01-25T14:28:00Z">
                <w:r w:rsidRPr="00C1150F" w:rsidDel="00581D77">
                  <w:rPr>
                    <w:rFonts w:cstheme="minorHAnsi"/>
                    <w:sz w:val="16"/>
                    <w:szCs w:val="18"/>
                  </w:rPr>
                  <w:delText>*Expanded</w:delText>
                </w:r>
              </w:del>
            </w:ins>
          </w:p>
          <w:p w14:paraId="264B52BD" w14:textId="7F4D1D09" w:rsidR="00C1150F" w:rsidRPr="00C1150F" w:rsidDel="00581D77" w:rsidRDefault="00C1150F" w:rsidP="00C1150F">
            <w:pPr>
              <w:spacing w:after="0" w:line="240" w:lineRule="auto"/>
              <w:rPr>
                <w:ins w:id="806" w:author="Markstrum, Alexis@Energy" w:date="2021-10-21T10:24:00Z"/>
                <w:del w:id="807" w:author="Alhabibi, Haider@Energy" w:date="2022-01-25T14:28:00Z"/>
                <w:rFonts w:cstheme="minorHAnsi"/>
                <w:sz w:val="16"/>
                <w:szCs w:val="18"/>
              </w:rPr>
            </w:pPr>
            <w:ins w:id="808" w:author="Markstrum, Alexis@Energy" w:date="2021-10-21T10:24:00Z">
              <w:del w:id="809" w:author="Alhabibi, Haider@Energy" w:date="2022-01-25T14:28:00Z">
                <w:r w:rsidRPr="00C1150F" w:rsidDel="00581D77">
                  <w:rPr>
                    <w:rFonts w:cstheme="minorHAnsi"/>
                    <w:sz w:val="16"/>
                    <w:szCs w:val="18"/>
                  </w:rPr>
                  <w:delText>*None&gt;&gt;</w:delText>
                </w:r>
              </w:del>
            </w:ins>
          </w:p>
        </w:tc>
        <w:tc>
          <w:tcPr>
            <w:tcW w:w="900" w:type="dxa"/>
          </w:tcPr>
          <w:p w14:paraId="32B1EA96" w14:textId="58132996" w:rsidR="00C1150F" w:rsidRPr="00C1150F" w:rsidDel="00581D77" w:rsidRDefault="00C1150F" w:rsidP="00C1150F">
            <w:pPr>
              <w:spacing w:after="0" w:line="240" w:lineRule="auto"/>
              <w:rPr>
                <w:ins w:id="810" w:author="Markstrum, Alexis@Energy" w:date="2021-10-21T10:24:00Z"/>
                <w:del w:id="811" w:author="Alhabibi, Haider@Energy" w:date="2022-01-25T14:28:00Z"/>
                <w:rFonts w:cstheme="minorHAnsi"/>
                <w:sz w:val="16"/>
                <w:szCs w:val="18"/>
              </w:rPr>
            </w:pPr>
            <w:ins w:id="812" w:author="Markstrum, Alexis@Energy" w:date="2021-10-21T10:24:00Z">
              <w:del w:id="813" w:author="Alhabibi, Haider@Energy" w:date="2022-01-25T14:28:00Z">
                <w:r w:rsidRPr="00C1150F" w:rsidDel="00581D77">
                  <w:rPr>
                    <w:rFonts w:cstheme="minorHAnsi"/>
                    <w:sz w:val="16"/>
                    <w:szCs w:val="18"/>
                  </w:rPr>
                  <w:delText xml:space="preserve">&lt;&lt;reference values from </w:delText>
                </w:r>
              </w:del>
              <w:del w:id="814" w:author="Tam, Danny@Energy" w:date="2022-02-28T15:09:00Z">
                <w:r w:rsidRPr="00C1150F" w:rsidDel="00FF4E23">
                  <w:rPr>
                    <w:rFonts w:cstheme="minorHAnsi"/>
                    <w:sz w:val="16"/>
                    <w:szCs w:val="18"/>
                  </w:rPr>
                  <w:delText>CF1R</w:delText>
                </w:r>
              </w:del>
            </w:ins>
            <w:ins w:id="815" w:author="Tam, Danny@Energy" w:date="2022-02-28T15:09:00Z">
              <w:r w:rsidR="00FF4E23">
                <w:rPr>
                  <w:rFonts w:cstheme="minorHAnsi"/>
                  <w:sz w:val="16"/>
                  <w:szCs w:val="18"/>
                </w:rPr>
                <w:t>NRCC</w:t>
              </w:r>
            </w:ins>
            <w:ins w:id="816" w:author="Markstrum, Alexis@Energy" w:date="2021-10-21T10:24:00Z">
              <w:del w:id="817" w:author="Alhabibi, Haider@Energy" w:date="2022-01-25T14:28:00Z">
                <w:r w:rsidRPr="00C1150F" w:rsidDel="00581D77">
                  <w:rPr>
                    <w:rFonts w:cstheme="minorHAnsi"/>
                    <w:sz w:val="16"/>
                    <w:szCs w:val="18"/>
                  </w:rPr>
                  <w:delText xml:space="preserve">.  Allowed values are </w:delText>
                </w:r>
              </w:del>
            </w:ins>
          </w:p>
          <w:p w14:paraId="6E8152BB" w14:textId="56B1887E" w:rsidR="00C1150F" w:rsidRPr="00C1150F" w:rsidDel="00581D77" w:rsidRDefault="00C1150F" w:rsidP="00C1150F">
            <w:pPr>
              <w:spacing w:after="0" w:line="240" w:lineRule="auto"/>
              <w:rPr>
                <w:ins w:id="818" w:author="Markstrum, Alexis@Energy" w:date="2021-10-21T10:24:00Z"/>
                <w:del w:id="819" w:author="Alhabibi, Haider@Energy" w:date="2022-01-25T14:28:00Z"/>
                <w:rFonts w:cstheme="minorHAnsi"/>
                <w:sz w:val="16"/>
                <w:szCs w:val="18"/>
              </w:rPr>
            </w:pPr>
            <w:ins w:id="820" w:author="Markstrum, Alexis@Energy" w:date="2021-10-21T10:24:00Z">
              <w:del w:id="821" w:author="Alhabibi, Haider@Energy" w:date="2022-01-25T14:28:00Z">
                <w:r w:rsidRPr="00C1150F" w:rsidDel="00581D77">
                  <w:rPr>
                    <w:rFonts w:cstheme="minorHAnsi"/>
                    <w:sz w:val="16"/>
                    <w:szCs w:val="18"/>
                  </w:rPr>
                  <w:delText>*Yes</w:delText>
                </w:r>
              </w:del>
            </w:ins>
          </w:p>
          <w:p w14:paraId="724FD2C1" w14:textId="4C5FEB17" w:rsidR="00C1150F" w:rsidRPr="00C1150F" w:rsidDel="00581D77" w:rsidRDefault="00C1150F" w:rsidP="00C1150F">
            <w:pPr>
              <w:spacing w:after="0" w:line="240" w:lineRule="auto"/>
              <w:rPr>
                <w:ins w:id="822" w:author="Markstrum, Alexis@Energy" w:date="2021-10-21T10:24:00Z"/>
                <w:del w:id="823" w:author="Alhabibi, Haider@Energy" w:date="2022-01-25T14:28:00Z"/>
                <w:rFonts w:cstheme="minorHAnsi"/>
                <w:sz w:val="16"/>
                <w:szCs w:val="18"/>
              </w:rPr>
            </w:pPr>
            <w:ins w:id="824" w:author="Markstrum, Alexis@Energy" w:date="2021-10-21T10:24:00Z">
              <w:del w:id="825" w:author="Alhabibi, Haider@Energy" w:date="2022-01-25T14:28:00Z">
                <w:r w:rsidRPr="00C1150F" w:rsidDel="00581D77">
                  <w:rPr>
                    <w:rFonts w:cstheme="minorHAnsi"/>
                    <w:sz w:val="16"/>
                    <w:szCs w:val="18"/>
                  </w:rPr>
                  <w:delText>*None&gt;&gt;</w:delText>
                </w:r>
              </w:del>
            </w:ins>
          </w:p>
        </w:tc>
        <w:tc>
          <w:tcPr>
            <w:tcW w:w="1080" w:type="dxa"/>
          </w:tcPr>
          <w:p w14:paraId="7B553C02" w14:textId="580BE7EA" w:rsidR="00C1150F" w:rsidRPr="00C1150F" w:rsidDel="00581D77" w:rsidRDefault="00C1150F" w:rsidP="00C1150F">
            <w:pPr>
              <w:keepNext/>
              <w:tabs>
                <w:tab w:val="left" w:pos="2160"/>
                <w:tab w:val="left" w:pos="2700"/>
                <w:tab w:val="left" w:pos="3420"/>
                <w:tab w:val="left" w:pos="3780"/>
                <w:tab w:val="left" w:pos="5760"/>
                <w:tab w:val="left" w:pos="7212"/>
              </w:tabs>
              <w:spacing w:after="0" w:line="240" w:lineRule="auto"/>
              <w:contextualSpacing/>
              <w:rPr>
                <w:ins w:id="826" w:author="Markstrum, Alexis@Energy" w:date="2021-10-21T10:24:00Z"/>
                <w:del w:id="827" w:author="Alhabibi, Haider@Energy" w:date="2022-01-25T14:28:00Z"/>
                <w:rFonts w:eastAsia="Times New Roman" w:cstheme="minorHAnsi"/>
                <w:sz w:val="16"/>
                <w:szCs w:val="20"/>
              </w:rPr>
            </w:pPr>
            <w:ins w:id="828" w:author="Markstrum, Alexis@Energy" w:date="2021-10-21T10:24:00Z">
              <w:del w:id="829" w:author="Alhabibi, Haider@Energy" w:date="2022-01-25T14:28:00Z">
                <w:r w:rsidRPr="00C1150F" w:rsidDel="00581D77">
                  <w:rPr>
                    <w:rFonts w:eastAsia="Times New Roman" w:cstheme="minorHAnsi"/>
                    <w:sz w:val="16"/>
                    <w:szCs w:val="20"/>
                  </w:rPr>
                  <w:delText>&lt;&lt;if performance, hide column from user, needed for equivalency lookup;</w:delText>
                </w:r>
              </w:del>
            </w:ins>
          </w:p>
          <w:p w14:paraId="0FEC0959" w14:textId="5D3A4BBC" w:rsidR="00C1150F" w:rsidRPr="00C1150F" w:rsidDel="00581D77" w:rsidRDefault="00C1150F" w:rsidP="00C1150F">
            <w:pPr>
              <w:spacing w:after="0" w:line="240" w:lineRule="auto"/>
              <w:rPr>
                <w:ins w:id="830" w:author="Markstrum, Alexis@Energy" w:date="2021-10-21T10:24:00Z"/>
                <w:del w:id="831" w:author="Alhabibi, Haider@Energy" w:date="2022-01-25T14:28:00Z"/>
                <w:rFonts w:eastAsia="Times New Roman" w:cstheme="minorHAnsi"/>
                <w:sz w:val="16"/>
                <w:szCs w:val="20"/>
              </w:rPr>
            </w:pPr>
            <w:ins w:id="832" w:author="Markstrum, Alexis@Energy" w:date="2021-10-21T10:24:00Z">
              <w:del w:id="833" w:author="Alhabibi, Haider@Energy" w:date="2022-01-25T14:28:00Z">
                <w:r w:rsidRPr="00C1150F" w:rsidDel="00581D77">
                  <w:rPr>
                    <w:rFonts w:eastAsia="Times New Roman" w:cstheme="minorHAnsi"/>
                    <w:sz w:val="16"/>
                    <w:szCs w:val="20"/>
                  </w:rPr>
                  <w:delText>Reference value from XML;</w:delText>
                </w:r>
              </w:del>
            </w:ins>
          </w:p>
          <w:p w14:paraId="6D2F4F1B" w14:textId="16CA9EE9" w:rsidR="00C1150F" w:rsidRPr="00C1150F" w:rsidDel="00581D77" w:rsidRDefault="00C1150F" w:rsidP="00C1150F">
            <w:pPr>
              <w:spacing w:after="0" w:line="240" w:lineRule="auto"/>
              <w:rPr>
                <w:ins w:id="834" w:author="Markstrum, Alexis@Energy" w:date="2021-10-21T10:24:00Z"/>
                <w:del w:id="835" w:author="Alhabibi, Haider@Energy" w:date="2022-01-25T14:28:00Z"/>
                <w:rFonts w:cstheme="minorHAnsi"/>
                <w:sz w:val="16"/>
                <w:szCs w:val="18"/>
              </w:rPr>
            </w:pPr>
            <w:ins w:id="836" w:author="Markstrum, Alexis@Energy" w:date="2021-10-21T10:24:00Z">
              <w:del w:id="837" w:author="Alhabibi, Haider@Energy" w:date="2022-01-25T14:28:00Z">
                <w:r w:rsidRPr="00C1150F" w:rsidDel="00581D77">
                  <w:rPr>
                    <w:rFonts w:eastAsia="Times New Roman" w:cstheme="minorHAnsi"/>
                    <w:sz w:val="16"/>
                    <w:szCs w:val="20"/>
                  </w:rPr>
                  <w:delText>Elseif prescriptive, do not require field&gt;&gt;</w:delText>
                </w:r>
              </w:del>
            </w:ins>
          </w:p>
        </w:tc>
      </w:tr>
      <w:tr w:rsidR="00C1150F" w:rsidRPr="00C1150F" w:rsidDel="00581D77" w14:paraId="0B5614B5" w14:textId="55A12050" w:rsidTr="00DC34CF">
        <w:trPr>
          <w:ins w:id="838" w:author="Markstrum, Alexis@Energy" w:date="2021-10-21T10:24:00Z"/>
          <w:del w:id="839" w:author="Alhabibi, Haider@Energy" w:date="2022-01-25T14:28:00Z"/>
        </w:trPr>
        <w:tc>
          <w:tcPr>
            <w:tcW w:w="895" w:type="dxa"/>
          </w:tcPr>
          <w:p w14:paraId="0DB2E81E" w14:textId="6A8B0B10" w:rsidR="00C1150F" w:rsidRPr="00C1150F" w:rsidDel="00581D77" w:rsidRDefault="00C1150F" w:rsidP="00C1150F">
            <w:pPr>
              <w:spacing w:after="0" w:line="240" w:lineRule="auto"/>
              <w:jc w:val="center"/>
              <w:rPr>
                <w:ins w:id="840" w:author="Markstrum, Alexis@Energy" w:date="2021-10-21T10:24:00Z"/>
                <w:del w:id="841" w:author="Alhabibi, Haider@Energy" w:date="2022-01-25T14:28:00Z"/>
                <w:rFonts w:cstheme="minorHAnsi"/>
                <w:sz w:val="16"/>
                <w:szCs w:val="18"/>
              </w:rPr>
            </w:pPr>
          </w:p>
        </w:tc>
        <w:tc>
          <w:tcPr>
            <w:tcW w:w="990" w:type="dxa"/>
          </w:tcPr>
          <w:p w14:paraId="237F7E33" w14:textId="73344265" w:rsidR="00C1150F" w:rsidRPr="00C1150F" w:rsidDel="00581D77" w:rsidRDefault="00C1150F" w:rsidP="00C1150F">
            <w:pPr>
              <w:spacing w:after="0" w:line="240" w:lineRule="auto"/>
              <w:jc w:val="center"/>
              <w:rPr>
                <w:ins w:id="842" w:author="Markstrum, Alexis@Energy" w:date="2021-10-21T10:24:00Z"/>
                <w:del w:id="843" w:author="Alhabibi, Haider@Energy" w:date="2022-01-25T14:28:00Z"/>
                <w:rFonts w:cstheme="minorHAnsi"/>
                <w:sz w:val="16"/>
                <w:szCs w:val="18"/>
              </w:rPr>
            </w:pPr>
          </w:p>
        </w:tc>
        <w:tc>
          <w:tcPr>
            <w:tcW w:w="1080" w:type="dxa"/>
          </w:tcPr>
          <w:p w14:paraId="6D191FF3" w14:textId="36E417E0" w:rsidR="00C1150F" w:rsidRPr="00C1150F" w:rsidDel="00581D77" w:rsidRDefault="00C1150F" w:rsidP="00C1150F">
            <w:pPr>
              <w:spacing w:after="0" w:line="240" w:lineRule="auto"/>
              <w:jc w:val="center"/>
              <w:rPr>
                <w:ins w:id="844" w:author="Markstrum, Alexis@Energy" w:date="2021-10-21T10:24:00Z"/>
                <w:del w:id="845" w:author="Alhabibi, Haider@Energy" w:date="2022-01-25T14:28:00Z"/>
                <w:rFonts w:cstheme="minorHAnsi"/>
                <w:sz w:val="16"/>
                <w:szCs w:val="18"/>
              </w:rPr>
            </w:pPr>
          </w:p>
        </w:tc>
        <w:tc>
          <w:tcPr>
            <w:tcW w:w="990" w:type="dxa"/>
          </w:tcPr>
          <w:p w14:paraId="77EB9AAB" w14:textId="6774B787" w:rsidR="00C1150F" w:rsidRPr="00C1150F" w:rsidDel="00581D77" w:rsidRDefault="00C1150F" w:rsidP="00C1150F">
            <w:pPr>
              <w:spacing w:after="0" w:line="240" w:lineRule="auto"/>
              <w:jc w:val="center"/>
              <w:rPr>
                <w:ins w:id="846" w:author="Markstrum, Alexis@Energy" w:date="2021-10-21T10:24:00Z"/>
                <w:del w:id="847" w:author="Alhabibi, Haider@Energy" w:date="2022-01-25T14:28:00Z"/>
                <w:rFonts w:cstheme="minorHAnsi"/>
                <w:sz w:val="16"/>
                <w:szCs w:val="18"/>
              </w:rPr>
            </w:pPr>
          </w:p>
        </w:tc>
        <w:tc>
          <w:tcPr>
            <w:tcW w:w="1080" w:type="dxa"/>
          </w:tcPr>
          <w:p w14:paraId="249999D1" w14:textId="03B19701" w:rsidR="00C1150F" w:rsidRPr="00C1150F" w:rsidDel="00581D77" w:rsidRDefault="00C1150F" w:rsidP="00C1150F">
            <w:pPr>
              <w:spacing w:after="0" w:line="240" w:lineRule="auto"/>
              <w:jc w:val="center"/>
              <w:rPr>
                <w:ins w:id="848" w:author="Markstrum, Alexis@Energy" w:date="2021-10-21T10:24:00Z"/>
                <w:del w:id="849" w:author="Alhabibi, Haider@Energy" w:date="2022-01-25T14:28:00Z"/>
                <w:rFonts w:cstheme="minorHAnsi"/>
                <w:sz w:val="16"/>
                <w:szCs w:val="18"/>
              </w:rPr>
            </w:pPr>
          </w:p>
        </w:tc>
        <w:tc>
          <w:tcPr>
            <w:tcW w:w="1170" w:type="dxa"/>
          </w:tcPr>
          <w:p w14:paraId="33AEBEF8" w14:textId="4EFAB67D" w:rsidR="00C1150F" w:rsidRPr="00C1150F" w:rsidDel="00581D77" w:rsidRDefault="00C1150F" w:rsidP="00C1150F">
            <w:pPr>
              <w:spacing w:after="0" w:line="240" w:lineRule="auto"/>
              <w:jc w:val="center"/>
              <w:rPr>
                <w:ins w:id="850" w:author="Markstrum, Alexis@Energy" w:date="2021-10-21T10:24:00Z"/>
                <w:del w:id="851" w:author="Alhabibi, Haider@Energy" w:date="2022-01-25T14:28:00Z"/>
                <w:rFonts w:cstheme="minorHAnsi"/>
                <w:sz w:val="16"/>
                <w:szCs w:val="18"/>
              </w:rPr>
            </w:pPr>
          </w:p>
        </w:tc>
        <w:tc>
          <w:tcPr>
            <w:tcW w:w="1530" w:type="dxa"/>
          </w:tcPr>
          <w:p w14:paraId="51E0F3FA" w14:textId="0337AAF0" w:rsidR="00C1150F" w:rsidRPr="00C1150F" w:rsidDel="00581D77" w:rsidRDefault="00C1150F" w:rsidP="00C1150F">
            <w:pPr>
              <w:spacing w:after="0" w:line="240" w:lineRule="auto"/>
              <w:jc w:val="center"/>
              <w:rPr>
                <w:ins w:id="852" w:author="Markstrum, Alexis@Energy" w:date="2021-10-21T10:24:00Z"/>
                <w:del w:id="853" w:author="Alhabibi, Haider@Energy" w:date="2022-01-25T14:28:00Z"/>
                <w:rFonts w:cstheme="minorHAnsi"/>
                <w:sz w:val="16"/>
                <w:szCs w:val="18"/>
              </w:rPr>
            </w:pPr>
          </w:p>
        </w:tc>
        <w:tc>
          <w:tcPr>
            <w:tcW w:w="1170" w:type="dxa"/>
          </w:tcPr>
          <w:p w14:paraId="3DFCAD64" w14:textId="09A55E48" w:rsidR="00C1150F" w:rsidRPr="00C1150F" w:rsidDel="00581D77" w:rsidRDefault="00C1150F" w:rsidP="00C1150F">
            <w:pPr>
              <w:spacing w:after="0" w:line="240" w:lineRule="auto"/>
              <w:jc w:val="center"/>
              <w:rPr>
                <w:ins w:id="854" w:author="Markstrum, Alexis@Energy" w:date="2021-10-21T10:24:00Z"/>
                <w:del w:id="855" w:author="Alhabibi, Haider@Energy" w:date="2022-01-25T14:28:00Z"/>
                <w:rFonts w:cstheme="minorHAnsi"/>
                <w:sz w:val="16"/>
                <w:szCs w:val="18"/>
              </w:rPr>
            </w:pPr>
          </w:p>
        </w:tc>
        <w:tc>
          <w:tcPr>
            <w:tcW w:w="900" w:type="dxa"/>
          </w:tcPr>
          <w:p w14:paraId="21949A90" w14:textId="281EA044" w:rsidR="00C1150F" w:rsidRPr="00C1150F" w:rsidDel="00581D77" w:rsidRDefault="00C1150F" w:rsidP="00C1150F">
            <w:pPr>
              <w:spacing w:after="0" w:line="240" w:lineRule="auto"/>
              <w:jc w:val="center"/>
              <w:rPr>
                <w:ins w:id="856" w:author="Markstrum, Alexis@Energy" w:date="2021-10-21T10:24:00Z"/>
                <w:del w:id="857" w:author="Alhabibi, Haider@Energy" w:date="2022-01-25T14:28:00Z"/>
                <w:rFonts w:cstheme="minorHAnsi"/>
                <w:sz w:val="16"/>
                <w:szCs w:val="18"/>
              </w:rPr>
            </w:pPr>
          </w:p>
        </w:tc>
        <w:tc>
          <w:tcPr>
            <w:tcW w:w="1080" w:type="dxa"/>
          </w:tcPr>
          <w:p w14:paraId="5CFA59DB" w14:textId="39F70C56" w:rsidR="00C1150F" w:rsidRPr="00C1150F" w:rsidDel="00581D77" w:rsidRDefault="00C1150F" w:rsidP="00C1150F">
            <w:pPr>
              <w:spacing w:after="0" w:line="240" w:lineRule="auto"/>
              <w:jc w:val="center"/>
              <w:rPr>
                <w:ins w:id="858" w:author="Markstrum, Alexis@Energy" w:date="2021-10-21T10:24:00Z"/>
                <w:del w:id="859" w:author="Alhabibi, Haider@Energy" w:date="2022-01-25T14:28:00Z"/>
                <w:rFonts w:cstheme="minorHAnsi"/>
                <w:sz w:val="16"/>
                <w:szCs w:val="18"/>
              </w:rPr>
            </w:pPr>
          </w:p>
        </w:tc>
      </w:tr>
    </w:tbl>
    <w:p w14:paraId="283B7563" w14:textId="414FAB2F" w:rsidR="00ED40A1" w:rsidRDefault="00ED40A1" w:rsidP="00236F4B">
      <w:pPr>
        <w:spacing w:after="0" w:line="240" w:lineRule="auto"/>
        <w:rPr>
          <w:ins w:id="860" w:author="Markstrum, Alexis@Energy" w:date="2021-10-21T10:25:00Z"/>
          <w:rFonts w:asciiTheme="minorHAnsi" w:hAnsiTheme="minorHAnsi" w:cstheme="minorHAnsi"/>
          <w:sz w:val="18"/>
          <w:szCs w:val="18"/>
        </w:rPr>
      </w:pPr>
    </w:p>
    <w:tbl>
      <w:tblPr>
        <w:tblStyle w:val="TableGrid6"/>
        <w:tblW w:w="10885" w:type="dxa"/>
        <w:tblLayout w:type="fixed"/>
        <w:tblLook w:val="04A0" w:firstRow="1" w:lastRow="0" w:firstColumn="1" w:lastColumn="0" w:noHBand="0" w:noVBand="1"/>
      </w:tblPr>
      <w:tblGrid>
        <w:gridCol w:w="895"/>
        <w:gridCol w:w="990"/>
        <w:gridCol w:w="1170"/>
        <w:gridCol w:w="1080"/>
        <w:gridCol w:w="1440"/>
        <w:gridCol w:w="1080"/>
        <w:gridCol w:w="1530"/>
        <w:gridCol w:w="1350"/>
        <w:gridCol w:w="1350"/>
      </w:tblGrid>
      <w:tr w:rsidR="008C1142" w:rsidRPr="008C1142" w14:paraId="02111C38" w14:textId="77777777" w:rsidTr="004B6B6C">
        <w:trPr>
          <w:ins w:id="861" w:author="Markstrum, Alexis@Energy" w:date="2021-10-21T10:25:00Z"/>
        </w:trPr>
        <w:tc>
          <w:tcPr>
            <w:tcW w:w="10885" w:type="dxa"/>
            <w:gridSpan w:val="9"/>
          </w:tcPr>
          <w:p w14:paraId="54A1B908" w14:textId="4D3E7475" w:rsidR="008C1142" w:rsidRPr="008C1142" w:rsidRDefault="004D729F" w:rsidP="008C1142">
            <w:pPr>
              <w:spacing w:after="0" w:line="240" w:lineRule="auto"/>
              <w:rPr>
                <w:ins w:id="862" w:author="Markstrum, Alexis@Energy" w:date="2021-10-21T10:25:00Z"/>
                <w:rFonts w:cstheme="minorHAnsi"/>
                <w:b/>
                <w:sz w:val="20"/>
                <w:szCs w:val="20"/>
              </w:rPr>
            </w:pPr>
            <w:ins w:id="863" w:author="Markstrum, Alexis@Energy" w:date="2021-10-21T10:39:00Z">
              <w:del w:id="864" w:author="Alhabibi, Haider@Energy" w:date="2022-01-25T14:29:00Z">
                <w:r w:rsidDel="00581D77">
                  <w:rPr>
                    <w:rFonts w:cstheme="minorHAnsi"/>
                    <w:b/>
                    <w:sz w:val="20"/>
                    <w:szCs w:val="20"/>
                  </w:rPr>
                  <w:delText>D</w:delText>
                </w:r>
              </w:del>
            </w:ins>
            <w:ins w:id="865" w:author="Alhabibi, Haider@Energy" w:date="2022-01-25T14:29:00Z">
              <w:r w:rsidR="00581D77">
                <w:rPr>
                  <w:rFonts w:cstheme="minorHAnsi"/>
                  <w:b/>
                  <w:sz w:val="20"/>
                  <w:szCs w:val="20"/>
                </w:rPr>
                <w:t>B2</w:t>
              </w:r>
            </w:ins>
            <w:ins w:id="866" w:author="Markstrum, Alexis@Energy" w:date="2021-10-21T10:25:00Z">
              <w:r w:rsidR="008C1142" w:rsidRPr="008C1142">
                <w:rPr>
                  <w:rFonts w:cstheme="minorHAnsi"/>
                  <w:b/>
                  <w:sz w:val="20"/>
                  <w:szCs w:val="20"/>
                </w:rPr>
                <w:t xml:space="preserve">. Installed HERS Verified </w:t>
              </w:r>
            </w:ins>
            <w:ins w:id="867" w:author="Markstrum, Alexis@Energy" w:date="2021-10-21T10:39:00Z">
              <w:r w:rsidR="0041382D">
                <w:rPr>
                  <w:rFonts w:cstheme="minorHAnsi"/>
                  <w:b/>
                  <w:sz w:val="20"/>
                  <w:szCs w:val="20"/>
                </w:rPr>
                <w:t xml:space="preserve">Dwelling Unit </w:t>
              </w:r>
            </w:ins>
            <w:ins w:id="868" w:author="Markstrum, Alexis@Energy" w:date="2021-10-21T10:38:00Z">
              <w:r>
                <w:rPr>
                  <w:rFonts w:cstheme="minorHAnsi"/>
                  <w:b/>
                  <w:sz w:val="20"/>
                  <w:szCs w:val="20"/>
                </w:rPr>
                <w:t>H</w:t>
              </w:r>
            </w:ins>
            <w:ins w:id="869" w:author="Markstrum, Alexis@Energy" w:date="2021-10-21T10:39:00Z">
              <w:r>
                <w:rPr>
                  <w:rFonts w:cstheme="minorHAnsi"/>
                  <w:b/>
                  <w:sz w:val="20"/>
                  <w:szCs w:val="20"/>
                </w:rPr>
                <w:t>PWH</w:t>
              </w:r>
            </w:ins>
            <w:ins w:id="870" w:author="Markstrum, Alexis@Energy" w:date="2021-10-21T10:25:00Z">
              <w:r w:rsidR="008C1142" w:rsidRPr="008C1142">
                <w:rPr>
                  <w:rFonts w:cstheme="minorHAnsi"/>
                  <w:b/>
                  <w:sz w:val="20"/>
                  <w:szCs w:val="20"/>
                </w:rPr>
                <w:t xml:space="preserve"> System Information</w:t>
              </w:r>
            </w:ins>
          </w:p>
          <w:p w14:paraId="5B44438B" w14:textId="78734551" w:rsidR="008C1142" w:rsidRDefault="008C1142" w:rsidP="008C1142">
            <w:pPr>
              <w:spacing w:after="0" w:line="240" w:lineRule="auto"/>
              <w:rPr>
                <w:ins w:id="871" w:author="Markstrum, Alexis@Energy" w:date="2021-10-21T11:10:00Z"/>
                <w:rFonts w:cstheme="minorHAnsi"/>
                <w:sz w:val="18"/>
                <w:szCs w:val="18"/>
              </w:rPr>
            </w:pPr>
            <w:ins w:id="872" w:author="Markstrum, Alexis@Energy" w:date="2021-10-21T10:25:00Z">
              <w:r w:rsidRPr="008C1142">
                <w:rPr>
                  <w:rFonts w:cstheme="minorHAnsi"/>
                  <w:sz w:val="18"/>
                  <w:szCs w:val="20"/>
                </w:rPr>
                <w:t>This table reports the water heating system(s) that were installed in this projec</w:t>
              </w:r>
              <w:r w:rsidRPr="008C1142">
                <w:rPr>
                  <w:rFonts w:cstheme="minorHAnsi"/>
                  <w:sz w:val="18"/>
                  <w:szCs w:val="18"/>
                </w:rPr>
                <w:t>t.</w:t>
              </w:r>
            </w:ins>
          </w:p>
          <w:p w14:paraId="3A12098A" w14:textId="722F4BC3" w:rsidR="00C40B81" w:rsidRDefault="00C40B81" w:rsidP="00C40B81">
            <w:pPr>
              <w:spacing w:after="0"/>
              <w:rPr>
                <w:ins w:id="873" w:author="Markstrum, Alexis@Energy" w:date="2021-10-21T11:10:00Z"/>
                <w:rFonts w:cstheme="minorHAnsi"/>
                <w:sz w:val="20"/>
                <w:szCs w:val="20"/>
              </w:rPr>
            </w:pPr>
            <w:ins w:id="874" w:author="Markstrum, Alexis@Energy" w:date="2021-10-21T11:10:00Z">
              <w:r>
                <w:rPr>
                  <w:rFonts w:cstheme="minorHAnsi"/>
                  <w:sz w:val="20"/>
                  <w:szCs w:val="20"/>
                </w:rPr>
                <w:t xml:space="preserve">&lt;&lt;If </w:t>
              </w:r>
              <w:del w:id="875" w:author="Tam, Danny@Energy" w:date="2021-12-23T09:57:00Z">
                <w:r w:rsidDel="000D5566">
                  <w:rPr>
                    <w:rFonts w:cstheme="minorHAnsi"/>
                    <w:sz w:val="20"/>
                    <w:szCs w:val="20"/>
                  </w:rPr>
                  <w:delText>CF1R</w:delText>
                </w:r>
              </w:del>
            </w:ins>
            <w:ins w:id="876" w:author="Tam, Danny@Energy" w:date="2022-02-28T15:09:00Z">
              <w:r w:rsidR="00FF4E23">
                <w:rPr>
                  <w:rFonts w:cstheme="minorHAnsi"/>
                  <w:sz w:val="20"/>
                  <w:szCs w:val="20"/>
                </w:rPr>
                <w:t>NRCC</w:t>
              </w:r>
            </w:ins>
            <w:ins w:id="877" w:author="Markstrum, Alexis@Energy" w:date="2021-10-21T11:10:00Z">
              <w:del w:id="878" w:author="Tam, Danny@Energy" w:date="2021-12-23T09:57:00Z">
                <w:r w:rsidDel="000D5566">
                  <w:rPr>
                    <w:rFonts w:cstheme="minorHAnsi"/>
                    <w:sz w:val="20"/>
                    <w:szCs w:val="20"/>
                  </w:rPr>
                  <w:delText xml:space="preserve"> has HPWH</w:delText>
                </w:r>
              </w:del>
            </w:ins>
            <w:ins w:id="879" w:author="Tam, Danny@Energy" w:date="2021-12-23T09:57:00Z">
              <w:r w:rsidR="000D5566">
                <w:rPr>
                  <w:rFonts w:cstheme="minorHAnsi"/>
                  <w:sz w:val="20"/>
                  <w:szCs w:val="20"/>
                </w:rPr>
                <w:t xml:space="preserve">Table </w:t>
              </w:r>
              <w:del w:id="880" w:author="Alhabibi, Haider@Energy" w:date="2022-01-25T14:29:00Z">
                <w:r w:rsidR="000D5566" w:rsidDel="004859E2">
                  <w:rPr>
                    <w:rFonts w:cstheme="minorHAnsi"/>
                    <w:sz w:val="20"/>
                    <w:szCs w:val="20"/>
                  </w:rPr>
                  <w:delText>C</w:delText>
                </w:r>
              </w:del>
            </w:ins>
            <w:ins w:id="881" w:author="Alhabibi, Haider@Energy" w:date="2022-01-25T14:29:00Z">
              <w:r w:rsidR="004859E2">
                <w:rPr>
                  <w:rFonts w:cstheme="minorHAnsi"/>
                  <w:sz w:val="20"/>
                  <w:szCs w:val="20"/>
                </w:rPr>
                <w:t>A2</w:t>
              </w:r>
            </w:ins>
            <w:ins w:id="882" w:author="Tam, Danny@Energy" w:date="2021-12-23T09:57:00Z">
              <w:r w:rsidR="000D5566">
                <w:rPr>
                  <w:rFonts w:cstheme="minorHAnsi"/>
                  <w:sz w:val="20"/>
                  <w:szCs w:val="20"/>
                </w:rPr>
                <w:t xml:space="preserve"> does not apply</w:t>
              </w:r>
            </w:ins>
            <w:ins w:id="883" w:author="Markstrum, Alexis@Energy" w:date="2021-10-21T11:10:00Z">
              <w:r>
                <w:rPr>
                  <w:rFonts w:cstheme="minorHAnsi"/>
                  <w:sz w:val="20"/>
                  <w:szCs w:val="20"/>
                </w:rPr>
                <w:t xml:space="preserve">, then require table, else </w:t>
              </w:r>
              <w:r w:rsidRPr="00E12A63">
                <w:rPr>
                  <w:rFonts w:cstheme="minorHAnsi"/>
                  <w:sz w:val="20"/>
                  <w:szCs w:val="20"/>
                </w:rPr>
                <w:t>display the "section does not apply" message</w:t>
              </w:r>
              <w:r>
                <w:rPr>
                  <w:rFonts w:cstheme="minorHAnsi"/>
                  <w:sz w:val="20"/>
                  <w:szCs w:val="20"/>
                </w:rPr>
                <w:t>&gt;&gt;</w:t>
              </w:r>
            </w:ins>
          </w:p>
          <w:p w14:paraId="64E00AF4" w14:textId="1B7A63BD" w:rsidR="008C1142" w:rsidRPr="008C1142" w:rsidRDefault="008C1142" w:rsidP="008C1142">
            <w:pPr>
              <w:spacing w:after="0" w:line="240" w:lineRule="auto"/>
              <w:rPr>
                <w:ins w:id="884" w:author="Markstrum, Alexis@Energy" w:date="2021-10-21T10:25:00Z"/>
                <w:rFonts w:cstheme="minorHAnsi"/>
                <w:sz w:val="20"/>
                <w:szCs w:val="20"/>
              </w:rPr>
            </w:pPr>
            <w:ins w:id="885" w:author="Markstrum, Alexis@Energy" w:date="2021-10-21T10:25:00Z">
              <w:r w:rsidRPr="008C1142">
                <w:rPr>
                  <w:rFonts w:cstheme="minorHAnsi"/>
                  <w:sz w:val="20"/>
                  <w:szCs w:val="20"/>
                </w:rPr>
                <w:t xml:space="preserve">&lt;&lt;require one row of data for each water heater identified </w:t>
              </w:r>
              <w:del w:id="886" w:author="Tam, Danny@Energy" w:date="2021-12-23T09:57:00Z">
                <w:r w:rsidRPr="008C1142" w:rsidDel="000D5566">
                  <w:rPr>
                    <w:rFonts w:cstheme="minorHAnsi"/>
                    <w:sz w:val="20"/>
                    <w:szCs w:val="20"/>
                  </w:rPr>
                  <w:delText>on the CF1R</w:delText>
                </w:r>
              </w:del>
            </w:ins>
            <w:ins w:id="887" w:author="Tam, Danny@Energy" w:date="2022-02-28T15:09:00Z">
              <w:r w:rsidR="00FF4E23">
                <w:rPr>
                  <w:rFonts w:cstheme="minorHAnsi"/>
                  <w:sz w:val="20"/>
                  <w:szCs w:val="20"/>
                </w:rPr>
                <w:t>NRCC</w:t>
              </w:r>
            </w:ins>
            <w:ins w:id="888" w:author="Markstrum, Alexis@Energy" w:date="2021-10-21T10:25:00Z">
              <w:del w:id="889" w:author="Tam, Danny@Energy" w:date="2021-12-23T09:57:00Z">
                <w:r w:rsidRPr="008C1142" w:rsidDel="000D5566">
                  <w:rPr>
                    <w:rFonts w:cstheme="minorHAnsi"/>
                    <w:sz w:val="20"/>
                    <w:szCs w:val="20"/>
                  </w:rPr>
                  <w:delText>-</w:delText>
                </w:r>
                <w:r w:rsidRPr="00DC34CF" w:rsidDel="000D5566">
                  <w:rPr>
                    <w:rFonts w:cstheme="minorHAnsi"/>
                    <w:sz w:val="20"/>
                    <w:szCs w:val="20"/>
                  </w:rPr>
                  <w:delText>PRF</w:delText>
                </w:r>
              </w:del>
            </w:ins>
            <w:ins w:id="890" w:author="Tam, Danny@Energy" w:date="2021-12-23T09:57:00Z">
              <w:r w:rsidR="000D5566">
                <w:rPr>
                  <w:rFonts w:cstheme="minorHAnsi"/>
                  <w:sz w:val="20"/>
                  <w:szCs w:val="20"/>
                </w:rPr>
                <w:t xml:space="preserve">in Table </w:t>
              </w:r>
              <w:del w:id="891" w:author="Alhabibi, Haider@Energy" w:date="2022-01-25T14:29:00Z">
                <w:r w:rsidR="000D5566" w:rsidDel="004859E2">
                  <w:rPr>
                    <w:rFonts w:cstheme="minorHAnsi"/>
                    <w:sz w:val="20"/>
                    <w:szCs w:val="20"/>
                  </w:rPr>
                  <w:delText>C</w:delText>
                </w:r>
              </w:del>
            </w:ins>
            <w:ins w:id="892" w:author="Alhabibi, Haider@Energy" w:date="2022-01-25T14:29:00Z">
              <w:r w:rsidR="004859E2">
                <w:rPr>
                  <w:rFonts w:cstheme="minorHAnsi"/>
                  <w:sz w:val="20"/>
                  <w:szCs w:val="20"/>
                </w:rPr>
                <w:t>A2</w:t>
              </w:r>
            </w:ins>
            <w:ins w:id="893" w:author="Markstrum, Alexis@Energy" w:date="2021-10-21T10:25:00Z">
              <w:r w:rsidRPr="008C1142">
                <w:rPr>
                  <w:rFonts w:cstheme="minorHAnsi"/>
                  <w:sz w:val="20"/>
                  <w:szCs w:val="20"/>
                </w:rPr>
                <w:t>&gt;&gt;</w:t>
              </w:r>
            </w:ins>
          </w:p>
        </w:tc>
      </w:tr>
      <w:tr w:rsidR="008C1142" w:rsidRPr="008C1142" w14:paraId="6D0E6456" w14:textId="77777777" w:rsidTr="004B6B6C">
        <w:trPr>
          <w:ins w:id="894" w:author="Markstrum, Alexis@Energy" w:date="2021-10-21T10:25:00Z"/>
        </w:trPr>
        <w:tc>
          <w:tcPr>
            <w:tcW w:w="895" w:type="dxa"/>
            <w:tcBorders>
              <w:top w:val="single" w:sz="4" w:space="0" w:color="auto"/>
              <w:left w:val="single" w:sz="4" w:space="0" w:color="auto"/>
              <w:bottom w:val="single" w:sz="4" w:space="0" w:color="auto"/>
              <w:right w:val="single" w:sz="4" w:space="0" w:color="auto"/>
            </w:tcBorders>
          </w:tcPr>
          <w:p w14:paraId="65744132" w14:textId="77777777" w:rsidR="008C1142" w:rsidRPr="008C1142" w:rsidRDefault="008C1142" w:rsidP="008C1142">
            <w:pPr>
              <w:spacing w:after="0" w:line="240" w:lineRule="auto"/>
              <w:jc w:val="center"/>
              <w:rPr>
                <w:ins w:id="895" w:author="Markstrum, Alexis@Energy" w:date="2021-10-21T10:25:00Z"/>
                <w:rFonts w:eastAsia="Times New Roman" w:cstheme="minorHAnsi"/>
                <w:sz w:val="16"/>
                <w:szCs w:val="20"/>
              </w:rPr>
            </w:pPr>
            <w:ins w:id="896" w:author="Markstrum, Alexis@Energy" w:date="2021-10-21T10:25:00Z">
              <w:r w:rsidRPr="008C1142">
                <w:rPr>
                  <w:rFonts w:eastAsia="Times New Roman" w:cstheme="minorHAnsi"/>
                  <w:sz w:val="18"/>
                  <w:szCs w:val="20"/>
                </w:rPr>
                <w:t>01</w:t>
              </w:r>
            </w:ins>
          </w:p>
        </w:tc>
        <w:tc>
          <w:tcPr>
            <w:tcW w:w="990" w:type="dxa"/>
            <w:vAlign w:val="bottom"/>
          </w:tcPr>
          <w:p w14:paraId="37F6057E" w14:textId="77777777" w:rsidR="008C1142" w:rsidRPr="008C1142" w:rsidRDefault="008C1142" w:rsidP="008C1142">
            <w:pPr>
              <w:spacing w:after="0" w:line="240" w:lineRule="auto"/>
              <w:jc w:val="center"/>
              <w:rPr>
                <w:ins w:id="897" w:author="Markstrum, Alexis@Energy" w:date="2021-10-21T10:25:00Z"/>
                <w:rFonts w:cstheme="minorHAnsi"/>
                <w:sz w:val="16"/>
                <w:szCs w:val="20"/>
              </w:rPr>
            </w:pPr>
            <w:ins w:id="898" w:author="Markstrum, Alexis@Energy" w:date="2021-10-21T10:25:00Z">
              <w:r w:rsidRPr="008C1142">
                <w:rPr>
                  <w:rFonts w:eastAsia="Times New Roman" w:cstheme="minorHAnsi"/>
                  <w:sz w:val="16"/>
                  <w:szCs w:val="20"/>
                </w:rPr>
                <w:t>02</w:t>
              </w:r>
            </w:ins>
          </w:p>
        </w:tc>
        <w:tc>
          <w:tcPr>
            <w:tcW w:w="1170" w:type="dxa"/>
            <w:vAlign w:val="bottom"/>
          </w:tcPr>
          <w:p w14:paraId="743D7395" w14:textId="77777777" w:rsidR="008C1142" w:rsidRPr="008C1142" w:rsidRDefault="008C1142" w:rsidP="008C1142">
            <w:pPr>
              <w:spacing w:after="0" w:line="240" w:lineRule="auto"/>
              <w:jc w:val="center"/>
              <w:rPr>
                <w:ins w:id="899" w:author="Markstrum, Alexis@Energy" w:date="2021-10-21T10:25:00Z"/>
                <w:rFonts w:cstheme="minorHAnsi"/>
                <w:sz w:val="16"/>
                <w:szCs w:val="20"/>
              </w:rPr>
            </w:pPr>
            <w:ins w:id="900" w:author="Markstrum, Alexis@Energy" w:date="2021-10-21T10:25:00Z">
              <w:r w:rsidRPr="008C1142">
                <w:rPr>
                  <w:rFonts w:eastAsia="Times New Roman" w:cstheme="minorHAnsi"/>
                  <w:sz w:val="16"/>
                  <w:szCs w:val="20"/>
                </w:rPr>
                <w:t>03</w:t>
              </w:r>
            </w:ins>
          </w:p>
        </w:tc>
        <w:tc>
          <w:tcPr>
            <w:tcW w:w="1080" w:type="dxa"/>
          </w:tcPr>
          <w:p w14:paraId="74881FE6" w14:textId="77777777" w:rsidR="008C1142" w:rsidRPr="008C1142" w:rsidRDefault="008C1142" w:rsidP="008C1142">
            <w:pPr>
              <w:spacing w:after="0" w:line="240" w:lineRule="auto"/>
              <w:jc w:val="center"/>
              <w:rPr>
                <w:ins w:id="901" w:author="Markstrum, Alexis@Energy" w:date="2021-10-21T10:25:00Z"/>
                <w:rFonts w:eastAsia="Times New Roman" w:cstheme="minorHAnsi"/>
                <w:sz w:val="16"/>
                <w:szCs w:val="20"/>
              </w:rPr>
            </w:pPr>
            <w:ins w:id="902" w:author="Markstrum, Alexis@Energy" w:date="2021-10-21T10:25:00Z">
              <w:r w:rsidRPr="008C1142">
                <w:rPr>
                  <w:rFonts w:eastAsia="Times New Roman" w:cstheme="minorHAnsi"/>
                  <w:sz w:val="16"/>
                  <w:szCs w:val="20"/>
                </w:rPr>
                <w:t>04</w:t>
              </w:r>
            </w:ins>
          </w:p>
        </w:tc>
        <w:tc>
          <w:tcPr>
            <w:tcW w:w="1440" w:type="dxa"/>
          </w:tcPr>
          <w:p w14:paraId="253CB5AA" w14:textId="77777777" w:rsidR="008C1142" w:rsidRPr="008C1142" w:rsidRDefault="008C1142" w:rsidP="008C1142">
            <w:pPr>
              <w:spacing w:after="0" w:line="240" w:lineRule="auto"/>
              <w:jc w:val="center"/>
              <w:rPr>
                <w:ins w:id="903" w:author="Markstrum, Alexis@Energy" w:date="2021-10-21T10:25:00Z"/>
                <w:rFonts w:eastAsia="Times New Roman" w:cstheme="minorHAnsi"/>
                <w:sz w:val="16"/>
                <w:szCs w:val="20"/>
              </w:rPr>
            </w:pPr>
            <w:ins w:id="904" w:author="Markstrum, Alexis@Energy" w:date="2021-10-21T10:25:00Z">
              <w:r w:rsidRPr="008C1142">
                <w:rPr>
                  <w:rFonts w:eastAsia="Times New Roman" w:cstheme="minorHAnsi"/>
                  <w:sz w:val="16"/>
                  <w:szCs w:val="20"/>
                </w:rPr>
                <w:t>05</w:t>
              </w:r>
            </w:ins>
          </w:p>
        </w:tc>
        <w:tc>
          <w:tcPr>
            <w:tcW w:w="1080" w:type="dxa"/>
          </w:tcPr>
          <w:p w14:paraId="2511FF05" w14:textId="77777777" w:rsidR="008C1142" w:rsidRPr="008C1142" w:rsidRDefault="008C1142" w:rsidP="008C1142">
            <w:pPr>
              <w:spacing w:after="0" w:line="240" w:lineRule="auto"/>
              <w:jc w:val="center"/>
              <w:rPr>
                <w:ins w:id="905" w:author="Markstrum, Alexis@Energy" w:date="2021-10-21T10:25:00Z"/>
                <w:rFonts w:eastAsia="Times New Roman" w:cstheme="minorHAnsi"/>
                <w:sz w:val="16"/>
                <w:szCs w:val="20"/>
              </w:rPr>
            </w:pPr>
            <w:ins w:id="906" w:author="Markstrum, Alexis@Energy" w:date="2021-10-21T10:25:00Z">
              <w:r w:rsidRPr="008C1142">
                <w:rPr>
                  <w:rFonts w:eastAsia="Times New Roman" w:cstheme="minorHAnsi"/>
                  <w:sz w:val="16"/>
                  <w:szCs w:val="20"/>
                </w:rPr>
                <w:t>06</w:t>
              </w:r>
            </w:ins>
          </w:p>
        </w:tc>
        <w:tc>
          <w:tcPr>
            <w:tcW w:w="1530" w:type="dxa"/>
          </w:tcPr>
          <w:p w14:paraId="3E712880" w14:textId="77777777" w:rsidR="008C1142" w:rsidRPr="008C1142" w:rsidRDefault="008C1142" w:rsidP="008C1142">
            <w:pPr>
              <w:spacing w:after="0" w:line="240" w:lineRule="auto"/>
              <w:jc w:val="center"/>
              <w:rPr>
                <w:ins w:id="907" w:author="Markstrum, Alexis@Energy" w:date="2021-10-21T10:25:00Z"/>
                <w:rFonts w:eastAsia="Times New Roman" w:cstheme="minorHAnsi"/>
                <w:sz w:val="16"/>
                <w:szCs w:val="20"/>
              </w:rPr>
            </w:pPr>
            <w:ins w:id="908" w:author="Markstrum, Alexis@Energy" w:date="2021-10-21T10:25:00Z">
              <w:r w:rsidRPr="008C1142">
                <w:rPr>
                  <w:rFonts w:eastAsia="Times New Roman" w:cstheme="minorHAnsi"/>
                  <w:sz w:val="16"/>
                  <w:szCs w:val="20"/>
                </w:rPr>
                <w:t>07</w:t>
              </w:r>
            </w:ins>
          </w:p>
        </w:tc>
        <w:tc>
          <w:tcPr>
            <w:tcW w:w="1350" w:type="dxa"/>
          </w:tcPr>
          <w:p w14:paraId="162B8D7F" w14:textId="77777777" w:rsidR="008C1142" w:rsidRPr="008C1142" w:rsidRDefault="008C1142" w:rsidP="008C1142">
            <w:pPr>
              <w:spacing w:after="0" w:line="240" w:lineRule="auto"/>
              <w:jc w:val="center"/>
              <w:rPr>
                <w:ins w:id="909" w:author="Markstrum, Alexis@Energy" w:date="2021-10-21T10:25:00Z"/>
                <w:rFonts w:eastAsia="Times New Roman" w:cstheme="minorHAnsi"/>
                <w:sz w:val="16"/>
                <w:szCs w:val="20"/>
              </w:rPr>
            </w:pPr>
            <w:ins w:id="910" w:author="Markstrum, Alexis@Energy" w:date="2021-10-21T10:25:00Z">
              <w:r w:rsidRPr="008C1142">
                <w:rPr>
                  <w:rFonts w:eastAsia="Times New Roman" w:cstheme="minorHAnsi"/>
                  <w:sz w:val="16"/>
                  <w:szCs w:val="20"/>
                </w:rPr>
                <w:t>08</w:t>
              </w:r>
            </w:ins>
          </w:p>
        </w:tc>
        <w:tc>
          <w:tcPr>
            <w:tcW w:w="1350" w:type="dxa"/>
          </w:tcPr>
          <w:p w14:paraId="1FDFF032" w14:textId="77777777" w:rsidR="008C1142" w:rsidRPr="008C1142" w:rsidRDefault="008C1142" w:rsidP="008C1142">
            <w:pPr>
              <w:spacing w:after="0" w:line="240" w:lineRule="auto"/>
              <w:jc w:val="center"/>
              <w:rPr>
                <w:ins w:id="911" w:author="Markstrum, Alexis@Energy" w:date="2021-10-21T10:25:00Z"/>
                <w:rFonts w:eastAsia="Times New Roman" w:cstheme="minorHAnsi"/>
                <w:sz w:val="16"/>
                <w:szCs w:val="20"/>
              </w:rPr>
            </w:pPr>
            <w:ins w:id="912" w:author="Markstrum, Alexis@Energy" w:date="2021-10-21T10:25:00Z">
              <w:r w:rsidRPr="008C1142">
                <w:rPr>
                  <w:rFonts w:eastAsia="Times New Roman" w:cstheme="minorHAnsi"/>
                  <w:sz w:val="16"/>
                  <w:szCs w:val="20"/>
                </w:rPr>
                <w:t>09</w:t>
              </w:r>
            </w:ins>
          </w:p>
        </w:tc>
      </w:tr>
      <w:tr w:rsidR="008C1142" w:rsidRPr="008C1142" w14:paraId="7AE35895" w14:textId="77777777" w:rsidTr="004B6B6C">
        <w:trPr>
          <w:ins w:id="913" w:author="Markstrum, Alexis@Energy" w:date="2021-10-21T10:25:00Z"/>
        </w:trPr>
        <w:tc>
          <w:tcPr>
            <w:tcW w:w="895" w:type="dxa"/>
            <w:tcBorders>
              <w:top w:val="single" w:sz="4" w:space="0" w:color="auto"/>
              <w:left w:val="single" w:sz="4" w:space="0" w:color="auto"/>
              <w:bottom w:val="single" w:sz="4" w:space="0" w:color="auto"/>
              <w:right w:val="single" w:sz="4" w:space="0" w:color="auto"/>
            </w:tcBorders>
            <w:vAlign w:val="bottom"/>
          </w:tcPr>
          <w:p w14:paraId="5C2C1D98" w14:textId="77777777" w:rsidR="008C1142" w:rsidRPr="008C1142" w:rsidRDefault="008C1142" w:rsidP="008C1142">
            <w:pPr>
              <w:keepNext/>
              <w:tabs>
                <w:tab w:val="left" w:pos="2160"/>
                <w:tab w:val="left" w:pos="2700"/>
                <w:tab w:val="left" w:pos="3420"/>
                <w:tab w:val="left" w:pos="3780"/>
                <w:tab w:val="left" w:pos="5760"/>
                <w:tab w:val="left" w:pos="7212"/>
              </w:tabs>
              <w:spacing w:after="0" w:line="240" w:lineRule="auto"/>
              <w:jc w:val="center"/>
              <w:rPr>
                <w:ins w:id="914" w:author="Markstrum, Alexis@Energy" w:date="2021-10-21T10:25:00Z"/>
                <w:rFonts w:eastAsia="Times New Roman" w:cstheme="minorHAnsi"/>
                <w:sz w:val="18"/>
                <w:szCs w:val="20"/>
              </w:rPr>
            </w:pPr>
            <w:ins w:id="915" w:author="Markstrum, Alexis@Energy" w:date="2021-10-21T10:25:00Z">
              <w:r w:rsidRPr="008C1142">
                <w:rPr>
                  <w:rFonts w:eastAsia="Times New Roman" w:cstheme="minorHAnsi"/>
                  <w:sz w:val="18"/>
                  <w:szCs w:val="20"/>
                </w:rPr>
                <w:t>Dwelling Unit Name</w:t>
              </w:r>
            </w:ins>
          </w:p>
        </w:tc>
        <w:tc>
          <w:tcPr>
            <w:tcW w:w="990" w:type="dxa"/>
            <w:vAlign w:val="bottom"/>
          </w:tcPr>
          <w:p w14:paraId="23782EDB" w14:textId="77777777" w:rsidR="008C1142" w:rsidRPr="008C1142" w:rsidRDefault="008C1142" w:rsidP="008C1142">
            <w:pPr>
              <w:keepNext/>
              <w:tabs>
                <w:tab w:val="left" w:pos="2160"/>
                <w:tab w:val="left" w:pos="2700"/>
                <w:tab w:val="left" w:pos="3420"/>
                <w:tab w:val="left" w:pos="3780"/>
                <w:tab w:val="left" w:pos="5760"/>
                <w:tab w:val="left" w:pos="7212"/>
              </w:tabs>
              <w:spacing w:after="0" w:line="240" w:lineRule="auto"/>
              <w:jc w:val="center"/>
              <w:rPr>
                <w:ins w:id="916" w:author="Markstrum, Alexis@Energy" w:date="2021-10-21T10:25:00Z"/>
                <w:rFonts w:eastAsia="Times New Roman" w:cstheme="minorHAnsi"/>
                <w:sz w:val="18"/>
                <w:szCs w:val="20"/>
              </w:rPr>
            </w:pPr>
            <w:ins w:id="917" w:author="Markstrum, Alexis@Energy" w:date="2021-10-21T10:25:00Z">
              <w:r w:rsidRPr="008C1142">
                <w:rPr>
                  <w:rFonts w:eastAsia="Times New Roman" w:cstheme="minorHAnsi"/>
                  <w:sz w:val="18"/>
                  <w:szCs w:val="20"/>
                </w:rPr>
                <w:t>Water Heating System ID</w:t>
              </w:r>
            </w:ins>
          </w:p>
          <w:p w14:paraId="54AA4AD8" w14:textId="77777777" w:rsidR="008C1142" w:rsidRPr="008C1142" w:rsidRDefault="008C1142" w:rsidP="008C1142">
            <w:pPr>
              <w:spacing w:after="0" w:line="240" w:lineRule="auto"/>
              <w:jc w:val="center"/>
              <w:rPr>
                <w:ins w:id="918" w:author="Markstrum, Alexis@Energy" w:date="2021-10-21T10:25:00Z"/>
                <w:rFonts w:cstheme="minorHAnsi"/>
                <w:sz w:val="18"/>
                <w:szCs w:val="20"/>
              </w:rPr>
            </w:pPr>
            <w:ins w:id="919" w:author="Markstrum, Alexis@Energy" w:date="2021-10-21T10:25:00Z">
              <w:r w:rsidRPr="008C1142">
                <w:rPr>
                  <w:rFonts w:eastAsia="Times New Roman" w:cstheme="minorHAnsi"/>
                  <w:sz w:val="18"/>
                  <w:szCs w:val="20"/>
                </w:rPr>
                <w:t>or Name</w:t>
              </w:r>
            </w:ins>
          </w:p>
        </w:tc>
        <w:tc>
          <w:tcPr>
            <w:tcW w:w="1170" w:type="dxa"/>
            <w:vAlign w:val="bottom"/>
          </w:tcPr>
          <w:p w14:paraId="24061EA8" w14:textId="77777777" w:rsidR="008C1142" w:rsidRPr="008C1142" w:rsidRDefault="008C1142" w:rsidP="008C1142">
            <w:pPr>
              <w:keepNext/>
              <w:tabs>
                <w:tab w:val="left" w:pos="2160"/>
                <w:tab w:val="left" w:pos="2700"/>
                <w:tab w:val="left" w:pos="3420"/>
                <w:tab w:val="left" w:pos="3780"/>
                <w:tab w:val="left" w:pos="5760"/>
                <w:tab w:val="left" w:pos="7212"/>
              </w:tabs>
              <w:spacing w:after="0" w:line="240" w:lineRule="auto"/>
              <w:jc w:val="center"/>
              <w:rPr>
                <w:ins w:id="920" w:author="Markstrum, Alexis@Energy" w:date="2021-10-21T10:25:00Z"/>
                <w:rFonts w:eastAsia="Times New Roman" w:cstheme="minorHAnsi"/>
                <w:sz w:val="18"/>
                <w:szCs w:val="20"/>
              </w:rPr>
            </w:pPr>
            <w:ins w:id="921" w:author="Markstrum, Alexis@Energy" w:date="2021-10-21T10:25:00Z">
              <w:r w:rsidRPr="008C1142">
                <w:rPr>
                  <w:rFonts w:eastAsia="Times New Roman" w:cstheme="minorHAnsi"/>
                  <w:sz w:val="18"/>
                  <w:szCs w:val="20"/>
                </w:rPr>
                <w:t>Modeled Equipment</w:t>
              </w:r>
            </w:ins>
          </w:p>
          <w:p w14:paraId="19D2D2DF" w14:textId="77777777" w:rsidR="008C1142" w:rsidRPr="008C1142" w:rsidRDefault="008C1142" w:rsidP="008C1142">
            <w:pPr>
              <w:spacing w:after="0" w:line="240" w:lineRule="auto"/>
              <w:jc w:val="center"/>
              <w:rPr>
                <w:ins w:id="922" w:author="Markstrum, Alexis@Energy" w:date="2021-10-21T10:25:00Z"/>
                <w:rFonts w:cstheme="minorHAnsi"/>
                <w:sz w:val="18"/>
                <w:szCs w:val="20"/>
              </w:rPr>
            </w:pPr>
            <w:ins w:id="923" w:author="Markstrum, Alexis@Energy" w:date="2021-10-21T10:25:00Z">
              <w:r w:rsidRPr="008C1142">
                <w:rPr>
                  <w:rFonts w:eastAsia="Times New Roman" w:cstheme="minorHAnsi"/>
                  <w:sz w:val="18"/>
                  <w:szCs w:val="20"/>
                </w:rPr>
                <w:t>Make and Model</w:t>
              </w:r>
            </w:ins>
          </w:p>
        </w:tc>
        <w:tc>
          <w:tcPr>
            <w:tcW w:w="1080" w:type="dxa"/>
            <w:vAlign w:val="bottom"/>
          </w:tcPr>
          <w:p w14:paraId="47F0858F" w14:textId="77777777" w:rsidR="008C1142" w:rsidRPr="008C1142" w:rsidRDefault="008C1142" w:rsidP="008C1142">
            <w:pPr>
              <w:keepNext/>
              <w:tabs>
                <w:tab w:val="left" w:pos="2160"/>
                <w:tab w:val="left" w:pos="2700"/>
                <w:tab w:val="left" w:pos="3420"/>
                <w:tab w:val="left" w:pos="3780"/>
                <w:tab w:val="left" w:pos="5760"/>
                <w:tab w:val="left" w:pos="7212"/>
              </w:tabs>
              <w:spacing w:after="0" w:line="240" w:lineRule="auto"/>
              <w:jc w:val="center"/>
              <w:rPr>
                <w:ins w:id="924" w:author="Markstrum, Alexis@Energy" w:date="2021-10-21T10:25:00Z"/>
                <w:rFonts w:eastAsia="Times New Roman" w:cstheme="minorHAnsi"/>
                <w:sz w:val="18"/>
                <w:szCs w:val="20"/>
              </w:rPr>
            </w:pPr>
            <w:ins w:id="925" w:author="Markstrum, Alexis@Energy" w:date="2021-10-21T10:25:00Z">
              <w:r w:rsidRPr="008C1142">
                <w:rPr>
                  <w:rFonts w:eastAsia="Times New Roman" w:cstheme="minorHAnsi"/>
                  <w:sz w:val="18"/>
                  <w:szCs w:val="20"/>
                </w:rPr>
                <w:t># of Like (or Identical) Water Heaters in System</w:t>
              </w:r>
            </w:ins>
          </w:p>
        </w:tc>
        <w:tc>
          <w:tcPr>
            <w:tcW w:w="1440" w:type="dxa"/>
            <w:vAlign w:val="bottom"/>
          </w:tcPr>
          <w:p w14:paraId="7140A2E7" w14:textId="77777777" w:rsidR="008C1142" w:rsidRPr="008C1142" w:rsidRDefault="008C1142" w:rsidP="008C1142">
            <w:pPr>
              <w:keepNext/>
              <w:tabs>
                <w:tab w:val="left" w:pos="2160"/>
                <w:tab w:val="left" w:pos="2700"/>
                <w:tab w:val="left" w:pos="3420"/>
                <w:tab w:val="left" w:pos="3780"/>
                <w:tab w:val="left" w:pos="5760"/>
                <w:tab w:val="left" w:pos="7212"/>
              </w:tabs>
              <w:spacing w:after="0" w:line="240" w:lineRule="auto"/>
              <w:jc w:val="center"/>
              <w:rPr>
                <w:ins w:id="926" w:author="Markstrum, Alexis@Energy" w:date="2021-10-21T10:25:00Z"/>
                <w:rFonts w:eastAsia="Times New Roman" w:cstheme="minorHAnsi"/>
                <w:sz w:val="18"/>
                <w:szCs w:val="20"/>
              </w:rPr>
            </w:pPr>
            <w:ins w:id="927" w:author="Markstrum, Alexis@Energy" w:date="2021-10-21T10:25:00Z">
              <w:r w:rsidRPr="008C1142">
                <w:rPr>
                  <w:rFonts w:eastAsia="Times New Roman" w:cstheme="minorHAnsi"/>
                  <w:sz w:val="18"/>
                  <w:szCs w:val="20"/>
                </w:rPr>
                <w:t>Tank Location</w:t>
              </w:r>
            </w:ins>
          </w:p>
        </w:tc>
        <w:tc>
          <w:tcPr>
            <w:tcW w:w="1080" w:type="dxa"/>
            <w:vAlign w:val="bottom"/>
          </w:tcPr>
          <w:p w14:paraId="57B65D98" w14:textId="77777777" w:rsidR="008C1142" w:rsidRPr="008C1142" w:rsidRDefault="008C1142" w:rsidP="008C1142">
            <w:pPr>
              <w:keepNext/>
              <w:tabs>
                <w:tab w:val="left" w:pos="2160"/>
                <w:tab w:val="left" w:pos="2700"/>
                <w:tab w:val="left" w:pos="3420"/>
                <w:tab w:val="left" w:pos="3780"/>
                <w:tab w:val="left" w:pos="5760"/>
                <w:tab w:val="left" w:pos="7212"/>
              </w:tabs>
              <w:spacing w:after="0" w:line="240" w:lineRule="auto"/>
              <w:jc w:val="center"/>
              <w:rPr>
                <w:ins w:id="928" w:author="Markstrum, Alexis@Energy" w:date="2021-10-21T10:25:00Z"/>
                <w:rFonts w:eastAsia="Times New Roman" w:cstheme="minorHAnsi"/>
                <w:sz w:val="18"/>
                <w:szCs w:val="20"/>
              </w:rPr>
            </w:pPr>
            <w:ins w:id="929" w:author="Markstrum, Alexis@Energy" w:date="2021-10-21T10:25:00Z">
              <w:r w:rsidRPr="008C1142">
                <w:rPr>
                  <w:rFonts w:eastAsia="Times New Roman" w:cstheme="minorHAnsi"/>
                  <w:sz w:val="18"/>
                  <w:szCs w:val="20"/>
                </w:rPr>
                <w:t>Exterior Tank Insulation R-value</w:t>
              </w:r>
            </w:ins>
          </w:p>
        </w:tc>
        <w:tc>
          <w:tcPr>
            <w:tcW w:w="1530" w:type="dxa"/>
            <w:vAlign w:val="bottom"/>
          </w:tcPr>
          <w:p w14:paraId="0A317CCB" w14:textId="77777777" w:rsidR="008C1142" w:rsidRPr="008C1142" w:rsidRDefault="008C1142" w:rsidP="008C1142">
            <w:pPr>
              <w:keepNext/>
              <w:tabs>
                <w:tab w:val="left" w:pos="2160"/>
                <w:tab w:val="left" w:pos="2700"/>
                <w:tab w:val="left" w:pos="3420"/>
                <w:tab w:val="left" w:pos="3780"/>
                <w:tab w:val="left" w:pos="5760"/>
                <w:tab w:val="left" w:pos="7212"/>
              </w:tabs>
              <w:spacing w:after="0" w:line="240" w:lineRule="auto"/>
              <w:jc w:val="center"/>
              <w:rPr>
                <w:ins w:id="930" w:author="Markstrum, Alexis@Energy" w:date="2021-10-21T10:25:00Z"/>
                <w:rFonts w:eastAsia="Times New Roman" w:cstheme="minorHAnsi"/>
                <w:sz w:val="18"/>
                <w:szCs w:val="20"/>
              </w:rPr>
            </w:pPr>
            <w:ins w:id="931" w:author="Markstrum, Alexis@Energy" w:date="2021-10-21T10:25:00Z">
              <w:r w:rsidRPr="008C1142">
                <w:rPr>
                  <w:rFonts w:eastAsia="Times New Roman" w:cstheme="minorHAnsi"/>
                  <w:sz w:val="18"/>
                  <w:szCs w:val="20"/>
                </w:rPr>
                <w:t>Dwelling Unit DHW System Distribution Type</w:t>
              </w:r>
            </w:ins>
          </w:p>
        </w:tc>
        <w:tc>
          <w:tcPr>
            <w:tcW w:w="1350" w:type="dxa"/>
            <w:vAlign w:val="bottom"/>
          </w:tcPr>
          <w:p w14:paraId="278D32CB" w14:textId="42A54EE4" w:rsidR="008C1142" w:rsidRPr="008C1142" w:rsidRDefault="008C1142" w:rsidP="008C1142">
            <w:pPr>
              <w:keepNext/>
              <w:tabs>
                <w:tab w:val="left" w:pos="2160"/>
                <w:tab w:val="left" w:pos="2700"/>
                <w:tab w:val="left" w:pos="3420"/>
                <w:tab w:val="left" w:pos="3780"/>
                <w:tab w:val="left" w:pos="5760"/>
                <w:tab w:val="left" w:pos="7212"/>
              </w:tabs>
              <w:spacing w:after="0" w:line="240" w:lineRule="auto"/>
              <w:jc w:val="center"/>
              <w:rPr>
                <w:ins w:id="932" w:author="Markstrum, Alexis@Energy" w:date="2021-10-21T10:25:00Z"/>
                <w:rFonts w:eastAsia="Times New Roman" w:cstheme="minorHAnsi"/>
                <w:sz w:val="18"/>
                <w:szCs w:val="20"/>
              </w:rPr>
            </w:pPr>
            <w:ins w:id="933" w:author="Markstrum, Alexis@Energy" w:date="2021-10-21T10:25:00Z">
              <w:r w:rsidRPr="008C1142">
                <w:rPr>
                  <w:rFonts w:eastAsia="Times New Roman" w:cstheme="minorHAnsi"/>
                  <w:sz w:val="18"/>
                  <w:szCs w:val="20"/>
                </w:rPr>
                <w:t>Compact Distrib</w:t>
              </w:r>
            </w:ins>
            <w:ins w:id="934" w:author="Alhabibi, Haider@Energy" w:date="2021-12-12T22:28:00Z">
              <w:r w:rsidR="00DC34CF">
                <w:rPr>
                  <w:rFonts w:eastAsia="Times New Roman" w:cstheme="minorHAnsi"/>
                  <w:sz w:val="18"/>
                  <w:szCs w:val="20"/>
                </w:rPr>
                <w:t>ution</w:t>
              </w:r>
            </w:ins>
            <w:ins w:id="935" w:author="Markstrum, Alexis@Energy" w:date="2021-10-21T10:25:00Z">
              <w:r w:rsidRPr="008C1142">
                <w:rPr>
                  <w:rFonts w:eastAsia="Times New Roman" w:cstheme="minorHAnsi"/>
                  <w:sz w:val="18"/>
                  <w:szCs w:val="20"/>
                </w:rPr>
                <w:t>.</w:t>
              </w:r>
            </w:ins>
          </w:p>
        </w:tc>
        <w:tc>
          <w:tcPr>
            <w:tcW w:w="1350" w:type="dxa"/>
            <w:vAlign w:val="bottom"/>
          </w:tcPr>
          <w:p w14:paraId="6EE24E50" w14:textId="77777777" w:rsidR="008C1142" w:rsidRPr="008C1142" w:rsidRDefault="008C1142" w:rsidP="008C1142">
            <w:pPr>
              <w:keepNext/>
              <w:tabs>
                <w:tab w:val="left" w:pos="2160"/>
                <w:tab w:val="left" w:pos="2700"/>
                <w:tab w:val="left" w:pos="3420"/>
                <w:tab w:val="left" w:pos="3780"/>
                <w:tab w:val="left" w:pos="5760"/>
                <w:tab w:val="left" w:pos="7212"/>
              </w:tabs>
              <w:spacing w:after="0" w:line="240" w:lineRule="auto"/>
              <w:jc w:val="center"/>
              <w:rPr>
                <w:ins w:id="936" w:author="Markstrum, Alexis@Energy" w:date="2021-10-21T10:25:00Z"/>
                <w:rFonts w:eastAsia="Times New Roman" w:cstheme="minorHAnsi"/>
                <w:sz w:val="18"/>
                <w:szCs w:val="20"/>
              </w:rPr>
            </w:pPr>
            <w:ins w:id="937" w:author="Markstrum, Alexis@Energy" w:date="2021-10-21T10:25:00Z">
              <w:r w:rsidRPr="008C1142">
                <w:rPr>
                  <w:rFonts w:eastAsia="Times New Roman" w:cstheme="minorHAnsi"/>
                  <w:sz w:val="18"/>
                  <w:szCs w:val="20"/>
                </w:rPr>
                <w:t>Drain Water Heat Recovery</w:t>
              </w:r>
            </w:ins>
          </w:p>
        </w:tc>
      </w:tr>
      <w:tr w:rsidR="008C1142" w:rsidRPr="008C1142" w14:paraId="71E95B14" w14:textId="77777777" w:rsidTr="004B6B6C">
        <w:trPr>
          <w:ins w:id="938" w:author="Markstrum, Alexis@Energy" w:date="2021-10-21T10:25:00Z"/>
        </w:trPr>
        <w:tc>
          <w:tcPr>
            <w:tcW w:w="895" w:type="dxa"/>
            <w:tcBorders>
              <w:top w:val="single" w:sz="4" w:space="0" w:color="auto"/>
              <w:left w:val="single" w:sz="4" w:space="0" w:color="auto"/>
              <w:bottom w:val="single" w:sz="4" w:space="0" w:color="auto"/>
              <w:right w:val="single" w:sz="4" w:space="0" w:color="auto"/>
            </w:tcBorders>
          </w:tcPr>
          <w:p w14:paraId="7ECA4057" w14:textId="5649D44B" w:rsidR="008C1142" w:rsidRPr="008C1142" w:rsidRDefault="008C1142" w:rsidP="008C1142">
            <w:pPr>
              <w:spacing w:after="0" w:line="240" w:lineRule="auto"/>
              <w:jc w:val="center"/>
              <w:rPr>
                <w:ins w:id="939" w:author="Markstrum, Alexis@Energy" w:date="2021-10-21T10:25:00Z"/>
                <w:rFonts w:cstheme="minorHAnsi"/>
                <w:sz w:val="16"/>
                <w:szCs w:val="20"/>
              </w:rPr>
            </w:pPr>
            <w:ins w:id="940" w:author="Markstrum, Alexis@Energy" w:date="2021-10-21T10:25:00Z">
              <w:r w:rsidRPr="008C1142">
                <w:rPr>
                  <w:rFonts w:eastAsia="Times New Roman" w:cstheme="minorHAnsi"/>
                  <w:sz w:val="16"/>
                  <w:szCs w:val="16"/>
                </w:rPr>
                <w:t xml:space="preserve">&lt;&lt;Reference value from </w:t>
              </w:r>
            </w:ins>
            <w:ins w:id="941" w:author="Markstrum, Alexis@Energy" w:date="2021-10-21T11:10:00Z">
              <w:r w:rsidR="00C40B81">
                <w:rPr>
                  <w:rFonts w:eastAsia="Times New Roman" w:cstheme="minorHAnsi"/>
                  <w:sz w:val="16"/>
                  <w:szCs w:val="16"/>
                </w:rPr>
                <w:t>C</w:t>
              </w:r>
            </w:ins>
            <w:ins w:id="942" w:author="Markstrum, Alexis@Energy" w:date="2021-10-21T10:25:00Z">
              <w:r w:rsidRPr="008C1142">
                <w:rPr>
                  <w:rFonts w:eastAsia="Times New Roman" w:cstheme="minorHAnsi"/>
                  <w:sz w:val="16"/>
                  <w:szCs w:val="16"/>
                </w:rPr>
                <w:t>01 &gt;&gt;</w:t>
              </w:r>
            </w:ins>
          </w:p>
        </w:tc>
        <w:tc>
          <w:tcPr>
            <w:tcW w:w="990" w:type="dxa"/>
          </w:tcPr>
          <w:p w14:paraId="30133F52" w14:textId="219DA880" w:rsidR="008C1142" w:rsidRPr="008C1142" w:rsidRDefault="008C1142" w:rsidP="008C1142">
            <w:pPr>
              <w:spacing w:after="0" w:line="240" w:lineRule="auto"/>
              <w:jc w:val="center"/>
              <w:rPr>
                <w:ins w:id="943" w:author="Markstrum, Alexis@Energy" w:date="2021-10-21T10:25:00Z"/>
                <w:rFonts w:cstheme="minorHAnsi"/>
                <w:sz w:val="16"/>
                <w:szCs w:val="20"/>
              </w:rPr>
            </w:pPr>
            <w:ins w:id="944" w:author="Markstrum, Alexis@Energy" w:date="2021-10-21T10:25:00Z">
              <w:r w:rsidRPr="008C1142">
                <w:rPr>
                  <w:rFonts w:cstheme="minorHAnsi"/>
                  <w:sz w:val="16"/>
                  <w:szCs w:val="20"/>
                </w:rPr>
                <w:t xml:space="preserve">&lt;&lt;reference value from </w:t>
              </w:r>
            </w:ins>
            <w:ins w:id="945" w:author="Markstrum, Alexis@Energy" w:date="2021-10-21T11:10:00Z">
              <w:r w:rsidR="00C40B81">
                <w:rPr>
                  <w:rFonts w:cstheme="minorHAnsi"/>
                  <w:sz w:val="16"/>
                  <w:szCs w:val="20"/>
                </w:rPr>
                <w:t>C</w:t>
              </w:r>
            </w:ins>
            <w:ins w:id="946" w:author="Markstrum, Alexis@Energy" w:date="2021-10-21T10:25:00Z">
              <w:r w:rsidRPr="008C1142">
                <w:rPr>
                  <w:rFonts w:cstheme="minorHAnsi"/>
                  <w:sz w:val="16"/>
                  <w:szCs w:val="20"/>
                </w:rPr>
                <w:t>02&gt;&gt;</w:t>
              </w:r>
            </w:ins>
          </w:p>
        </w:tc>
        <w:tc>
          <w:tcPr>
            <w:tcW w:w="1170" w:type="dxa"/>
          </w:tcPr>
          <w:p w14:paraId="6D70EE0D" w14:textId="38DB2227" w:rsidR="008C1142" w:rsidRPr="008C1142" w:rsidRDefault="008C1142" w:rsidP="008C1142">
            <w:pPr>
              <w:spacing w:after="0" w:line="240" w:lineRule="auto"/>
              <w:jc w:val="center"/>
              <w:rPr>
                <w:ins w:id="947" w:author="Markstrum, Alexis@Energy" w:date="2021-10-21T10:25:00Z"/>
                <w:rFonts w:cstheme="minorHAnsi"/>
                <w:sz w:val="16"/>
                <w:szCs w:val="20"/>
              </w:rPr>
            </w:pPr>
            <w:ins w:id="948" w:author="Markstrum, Alexis@Energy" w:date="2021-10-21T10:25:00Z">
              <w:r w:rsidRPr="008C1142">
                <w:rPr>
                  <w:rFonts w:cstheme="minorHAnsi"/>
                  <w:sz w:val="16"/>
                  <w:szCs w:val="20"/>
                </w:rPr>
                <w:t>&lt;&lt;if performance, user input</w:t>
              </w:r>
              <w:r w:rsidRPr="008C1142">
                <w:rPr>
                  <w:rFonts w:eastAsia="Times New Roman" w:cstheme="minorHAnsi"/>
                  <w:sz w:val="16"/>
                  <w:szCs w:val="20"/>
                </w:rPr>
                <w:t xml:space="preserve"> is equal to </w:t>
              </w:r>
            </w:ins>
            <w:ins w:id="949" w:author="Markstrum, Alexis@Energy" w:date="2021-10-21T11:10:00Z">
              <w:r w:rsidR="00C40B81">
                <w:rPr>
                  <w:rFonts w:eastAsia="Times New Roman" w:cstheme="minorHAnsi"/>
                  <w:sz w:val="16"/>
                  <w:szCs w:val="20"/>
                </w:rPr>
                <w:t>C</w:t>
              </w:r>
            </w:ins>
            <w:ins w:id="950" w:author="Markstrum, Alexis@Energy" w:date="2021-10-21T10:25:00Z">
              <w:r w:rsidRPr="008C1142">
                <w:rPr>
                  <w:rFonts w:eastAsia="Times New Roman" w:cstheme="minorHAnsi"/>
                  <w:sz w:val="16"/>
                  <w:szCs w:val="20"/>
                </w:rPr>
                <w:t xml:space="preserve">03 as default, and allow user to override with an equivalent system based on the simulated equipment in </w:t>
              </w:r>
            </w:ins>
            <w:ins w:id="951" w:author="Markstrum, Alexis@Energy" w:date="2021-10-21T11:10:00Z">
              <w:r w:rsidR="00C40B81">
                <w:rPr>
                  <w:rFonts w:eastAsia="Times New Roman" w:cstheme="minorHAnsi"/>
                  <w:sz w:val="16"/>
                  <w:szCs w:val="20"/>
                </w:rPr>
                <w:lastRenderedPageBreak/>
                <w:t>C</w:t>
              </w:r>
            </w:ins>
            <w:ins w:id="952" w:author="Markstrum, Alexis@Energy" w:date="2021-10-21T10:25:00Z">
              <w:r w:rsidRPr="008C1142">
                <w:rPr>
                  <w:rFonts w:eastAsia="Times New Roman" w:cstheme="minorHAnsi"/>
                  <w:sz w:val="16"/>
                  <w:szCs w:val="20"/>
                </w:rPr>
                <w:t>10; elseif prescriptive, allow user to enter any Tier 3 model&gt;&gt;</w:t>
              </w:r>
            </w:ins>
          </w:p>
        </w:tc>
        <w:tc>
          <w:tcPr>
            <w:tcW w:w="1080" w:type="dxa"/>
          </w:tcPr>
          <w:p w14:paraId="20694A95" w14:textId="2BCC7EEF" w:rsidR="008C1142" w:rsidRPr="008C1142" w:rsidRDefault="008C1142" w:rsidP="008C1142">
            <w:pPr>
              <w:spacing w:after="0" w:line="240" w:lineRule="auto"/>
              <w:jc w:val="center"/>
              <w:rPr>
                <w:ins w:id="953" w:author="Markstrum, Alexis@Energy" w:date="2021-10-21T10:25:00Z"/>
                <w:rFonts w:eastAsia="Times New Roman" w:cstheme="minorHAnsi"/>
                <w:b/>
                <w:i/>
                <w:color w:val="FF0000"/>
                <w:sz w:val="16"/>
                <w:szCs w:val="20"/>
              </w:rPr>
            </w:pPr>
            <w:ins w:id="954" w:author="Markstrum, Alexis@Energy" w:date="2021-10-21T10:25:00Z">
              <w:r w:rsidRPr="008C1142">
                <w:rPr>
                  <w:rFonts w:cstheme="minorHAnsi"/>
                  <w:sz w:val="16"/>
                  <w:szCs w:val="20"/>
                </w:rPr>
                <w:lastRenderedPageBreak/>
                <w:t xml:space="preserve">&lt;&lt;Reference value from </w:t>
              </w:r>
            </w:ins>
            <w:ins w:id="955" w:author="Markstrum, Alexis@Energy" w:date="2021-10-21T11:10:00Z">
              <w:r w:rsidR="00C40B81">
                <w:rPr>
                  <w:rFonts w:cstheme="minorHAnsi"/>
                  <w:sz w:val="16"/>
                  <w:szCs w:val="20"/>
                </w:rPr>
                <w:t>C</w:t>
              </w:r>
            </w:ins>
            <w:ins w:id="956" w:author="Markstrum, Alexis@Energy" w:date="2021-10-21T10:25:00Z">
              <w:r w:rsidRPr="008C1142">
                <w:rPr>
                  <w:rFonts w:cstheme="minorHAnsi"/>
                  <w:sz w:val="16"/>
                  <w:szCs w:val="20"/>
                </w:rPr>
                <w:t>04&gt;&gt;</w:t>
              </w:r>
            </w:ins>
          </w:p>
        </w:tc>
        <w:tc>
          <w:tcPr>
            <w:tcW w:w="1440" w:type="dxa"/>
          </w:tcPr>
          <w:p w14:paraId="025EF24D" w14:textId="66EB0F5F" w:rsidR="008C1142" w:rsidRPr="008C1142" w:rsidRDefault="008C1142" w:rsidP="008C1142">
            <w:pPr>
              <w:spacing w:after="0" w:line="240" w:lineRule="auto"/>
              <w:jc w:val="center"/>
              <w:rPr>
                <w:ins w:id="957" w:author="Markstrum, Alexis@Energy" w:date="2021-10-21T10:25:00Z"/>
                <w:rFonts w:eastAsia="Times New Roman" w:cstheme="minorHAnsi"/>
                <w:b/>
                <w:i/>
                <w:color w:val="FF0000"/>
                <w:sz w:val="16"/>
                <w:szCs w:val="20"/>
              </w:rPr>
            </w:pPr>
            <w:ins w:id="958" w:author="Markstrum, Alexis@Energy" w:date="2021-10-21T10:25:00Z">
              <w:r w:rsidRPr="008C1142">
                <w:rPr>
                  <w:rFonts w:cstheme="minorHAnsi"/>
                  <w:sz w:val="16"/>
                  <w:szCs w:val="20"/>
                </w:rPr>
                <w:t xml:space="preserve">&lt;&lt;Reference value from </w:t>
              </w:r>
            </w:ins>
            <w:ins w:id="959" w:author="Markstrum, Alexis@Energy" w:date="2021-10-21T11:10:00Z">
              <w:r w:rsidR="00C40B81">
                <w:rPr>
                  <w:rFonts w:cstheme="minorHAnsi"/>
                  <w:sz w:val="16"/>
                  <w:szCs w:val="20"/>
                </w:rPr>
                <w:t>C</w:t>
              </w:r>
            </w:ins>
            <w:ins w:id="960" w:author="Markstrum, Alexis@Energy" w:date="2021-10-21T10:25:00Z">
              <w:r w:rsidRPr="008C1142">
                <w:rPr>
                  <w:rFonts w:cstheme="minorHAnsi"/>
                  <w:sz w:val="16"/>
                  <w:szCs w:val="20"/>
                </w:rPr>
                <w:t>05.&gt;&gt;</w:t>
              </w:r>
            </w:ins>
          </w:p>
        </w:tc>
        <w:tc>
          <w:tcPr>
            <w:tcW w:w="1080" w:type="dxa"/>
          </w:tcPr>
          <w:p w14:paraId="0F8221FB" w14:textId="1972881D" w:rsidR="008C1142" w:rsidRPr="004E20A7" w:rsidRDefault="004E20A7" w:rsidP="008C1142">
            <w:pPr>
              <w:spacing w:after="0" w:line="240" w:lineRule="auto"/>
              <w:jc w:val="center"/>
              <w:rPr>
                <w:ins w:id="961" w:author="Markstrum, Alexis@Energy" w:date="2021-10-21T10:25:00Z"/>
                <w:rFonts w:cstheme="minorHAnsi"/>
                <w:sz w:val="16"/>
                <w:szCs w:val="16"/>
              </w:rPr>
            </w:pPr>
            <w:ins w:id="962" w:author="Markstrum, Alexis@Energy" w:date="2021-10-21T11:11:00Z">
              <w:r w:rsidRPr="00DC34CF">
                <w:rPr>
                  <w:rFonts w:cstheme="minorHAnsi"/>
                  <w:sz w:val="18"/>
                  <w:szCs w:val="20"/>
                </w:rPr>
                <w:t xml:space="preserve">&lt;&lt;User input value; check value must be ≥C06 to comply, else flag non-compliant values and </w:t>
              </w:r>
              <w:r w:rsidRPr="00DC34CF">
                <w:rPr>
                  <w:rFonts w:cstheme="minorHAnsi"/>
                  <w:sz w:val="18"/>
                  <w:szCs w:val="20"/>
                </w:rPr>
                <w:lastRenderedPageBreak/>
                <w:t>do not allow the doc to be registered. Value may be NA if C06 is NA &gt;&gt;</w:t>
              </w:r>
            </w:ins>
          </w:p>
        </w:tc>
        <w:tc>
          <w:tcPr>
            <w:tcW w:w="1530" w:type="dxa"/>
          </w:tcPr>
          <w:p w14:paraId="0E5E61E5" w14:textId="2049858A" w:rsidR="008C1142" w:rsidRPr="008C1142" w:rsidRDefault="008C1142" w:rsidP="008C1142">
            <w:pPr>
              <w:spacing w:after="0" w:line="240" w:lineRule="auto"/>
              <w:jc w:val="center"/>
              <w:rPr>
                <w:ins w:id="963" w:author="Markstrum, Alexis@Energy" w:date="2021-10-21T10:25:00Z"/>
                <w:rFonts w:cstheme="minorHAnsi"/>
                <w:sz w:val="16"/>
                <w:szCs w:val="20"/>
              </w:rPr>
            </w:pPr>
            <w:ins w:id="964" w:author="Markstrum, Alexis@Energy" w:date="2021-10-21T10:25:00Z">
              <w:r w:rsidRPr="008C1142">
                <w:rPr>
                  <w:rFonts w:cstheme="minorHAnsi"/>
                  <w:sz w:val="16"/>
                  <w:szCs w:val="20"/>
                </w:rPr>
                <w:lastRenderedPageBreak/>
                <w:t xml:space="preserve">&lt;&lt; Reference values from </w:t>
              </w:r>
            </w:ins>
            <w:ins w:id="965" w:author="Markstrum, Alexis@Energy" w:date="2021-10-21T11:11:00Z">
              <w:r w:rsidR="004E20A7">
                <w:rPr>
                  <w:rFonts w:cstheme="minorHAnsi"/>
                  <w:sz w:val="16"/>
                  <w:szCs w:val="20"/>
                </w:rPr>
                <w:t>C</w:t>
              </w:r>
            </w:ins>
            <w:ins w:id="966" w:author="Markstrum, Alexis@Energy" w:date="2021-10-21T10:25:00Z">
              <w:r w:rsidRPr="008C1142">
                <w:rPr>
                  <w:rFonts w:cstheme="minorHAnsi"/>
                  <w:sz w:val="16"/>
                  <w:szCs w:val="20"/>
                </w:rPr>
                <w:t>07&gt;&gt;</w:t>
              </w:r>
            </w:ins>
          </w:p>
        </w:tc>
        <w:tc>
          <w:tcPr>
            <w:tcW w:w="1350" w:type="dxa"/>
          </w:tcPr>
          <w:p w14:paraId="55DE5226" w14:textId="46ED7E8B" w:rsidR="008C1142" w:rsidRPr="008C1142" w:rsidRDefault="008C1142" w:rsidP="008C1142">
            <w:pPr>
              <w:spacing w:after="0" w:line="240" w:lineRule="auto"/>
              <w:jc w:val="center"/>
              <w:rPr>
                <w:ins w:id="967" w:author="Markstrum, Alexis@Energy" w:date="2021-10-21T10:25:00Z"/>
                <w:rFonts w:cstheme="minorHAnsi"/>
                <w:sz w:val="16"/>
                <w:szCs w:val="20"/>
              </w:rPr>
            </w:pPr>
            <w:ins w:id="968" w:author="Markstrum, Alexis@Energy" w:date="2021-10-21T10:25:00Z">
              <w:r w:rsidRPr="008C1142">
                <w:rPr>
                  <w:rFonts w:cstheme="minorHAnsi"/>
                  <w:sz w:val="16"/>
                  <w:szCs w:val="20"/>
                </w:rPr>
                <w:t xml:space="preserve">&lt;&lt; Reference values from </w:t>
              </w:r>
            </w:ins>
            <w:ins w:id="969" w:author="Markstrum, Alexis@Energy" w:date="2021-10-21T11:11:00Z">
              <w:r w:rsidR="004E20A7">
                <w:rPr>
                  <w:rFonts w:cstheme="minorHAnsi"/>
                  <w:sz w:val="16"/>
                  <w:szCs w:val="20"/>
                </w:rPr>
                <w:t>C</w:t>
              </w:r>
            </w:ins>
            <w:ins w:id="970" w:author="Markstrum, Alexis@Energy" w:date="2021-10-21T10:25:00Z">
              <w:r w:rsidRPr="008C1142">
                <w:rPr>
                  <w:rFonts w:cstheme="minorHAnsi"/>
                  <w:sz w:val="16"/>
                  <w:szCs w:val="20"/>
                </w:rPr>
                <w:t>08&gt;&gt;</w:t>
              </w:r>
            </w:ins>
          </w:p>
        </w:tc>
        <w:tc>
          <w:tcPr>
            <w:tcW w:w="1350" w:type="dxa"/>
          </w:tcPr>
          <w:p w14:paraId="4D027257" w14:textId="32F8089D" w:rsidR="008C1142" w:rsidRPr="008C1142" w:rsidRDefault="008C1142" w:rsidP="008C1142">
            <w:pPr>
              <w:spacing w:after="0" w:line="240" w:lineRule="auto"/>
              <w:jc w:val="center"/>
              <w:rPr>
                <w:ins w:id="971" w:author="Markstrum, Alexis@Energy" w:date="2021-10-21T10:25:00Z"/>
                <w:rFonts w:cstheme="minorHAnsi"/>
                <w:sz w:val="16"/>
                <w:szCs w:val="20"/>
              </w:rPr>
            </w:pPr>
            <w:ins w:id="972" w:author="Markstrum, Alexis@Energy" w:date="2021-10-21T10:25:00Z">
              <w:r w:rsidRPr="008C1142">
                <w:rPr>
                  <w:rFonts w:cstheme="minorHAnsi"/>
                  <w:sz w:val="16"/>
                  <w:szCs w:val="20"/>
                </w:rPr>
                <w:t xml:space="preserve">&lt;&lt; Reference values from </w:t>
              </w:r>
            </w:ins>
            <w:ins w:id="973" w:author="Markstrum, Alexis@Energy" w:date="2021-10-21T11:11:00Z">
              <w:r w:rsidR="004E20A7">
                <w:rPr>
                  <w:rFonts w:cstheme="minorHAnsi"/>
                  <w:sz w:val="16"/>
                  <w:szCs w:val="20"/>
                </w:rPr>
                <w:t>C</w:t>
              </w:r>
            </w:ins>
            <w:ins w:id="974" w:author="Markstrum, Alexis@Energy" w:date="2021-10-21T10:25:00Z">
              <w:r w:rsidRPr="008C1142">
                <w:rPr>
                  <w:rFonts w:cstheme="minorHAnsi"/>
                  <w:sz w:val="16"/>
                  <w:szCs w:val="20"/>
                </w:rPr>
                <w:t>09&gt;&gt;</w:t>
              </w:r>
            </w:ins>
          </w:p>
        </w:tc>
      </w:tr>
      <w:tr w:rsidR="008C1142" w:rsidRPr="008C1142" w14:paraId="58320C05" w14:textId="77777777" w:rsidTr="004B6B6C">
        <w:trPr>
          <w:ins w:id="975" w:author="Markstrum, Alexis@Energy" w:date="2021-10-21T10:25:00Z"/>
        </w:trPr>
        <w:tc>
          <w:tcPr>
            <w:tcW w:w="895" w:type="dxa"/>
          </w:tcPr>
          <w:p w14:paraId="2058088D" w14:textId="77777777" w:rsidR="008C1142" w:rsidRPr="008C1142" w:rsidRDefault="008C1142" w:rsidP="008C1142">
            <w:pPr>
              <w:spacing w:after="0" w:line="240" w:lineRule="auto"/>
              <w:jc w:val="center"/>
              <w:rPr>
                <w:ins w:id="976" w:author="Markstrum, Alexis@Energy" w:date="2021-10-21T10:25:00Z"/>
                <w:rFonts w:cstheme="minorHAnsi"/>
                <w:sz w:val="16"/>
                <w:szCs w:val="20"/>
              </w:rPr>
            </w:pPr>
          </w:p>
        </w:tc>
        <w:tc>
          <w:tcPr>
            <w:tcW w:w="990" w:type="dxa"/>
          </w:tcPr>
          <w:p w14:paraId="6C4CCD7B" w14:textId="77777777" w:rsidR="008C1142" w:rsidRPr="008C1142" w:rsidRDefault="008C1142" w:rsidP="008C1142">
            <w:pPr>
              <w:spacing w:after="0" w:line="240" w:lineRule="auto"/>
              <w:jc w:val="center"/>
              <w:rPr>
                <w:ins w:id="977" w:author="Markstrum, Alexis@Energy" w:date="2021-10-21T10:25:00Z"/>
                <w:rFonts w:cstheme="minorHAnsi"/>
                <w:sz w:val="16"/>
                <w:szCs w:val="20"/>
              </w:rPr>
            </w:pPr>
          </w:p>
        </w:tc>
        <w:tc>
          <w:tcPr>
            <w:tcW w:w="1170" w:type="dxa"/>
          </w:tcPr>
          <w:p w14:paraId="5973D3BB" w14:textId="77777777" w:rsidR="008C1142" w:rsidRPr="008C1142" w:rsidRDefault="008C1142" w:rsidP="008C1142">
            <w:pPr>
              <w:spacing w:after="0" w:line="240" w:lineRule="auto"/>
              <w:jc w:val="center"/>
              <w:rPr>
                <w:ins w:id="978" w:author="Markstrum, Alexis@Energy" w:date="2021-10-21T10:25:00Z"/>
                <w:rFonts w:cstheme="minorHAnsi"/>
                <w:sz w:val="16"/>
                <w:szCs w:val="20"/>
              </w:rPr>
            </w:pPr>
          </w:p>
        </w:tc>
        <w:tc>
          <w:tcPr>
            <w:tcW w:w="1080" w:type="dxa"/>
          </w:tcPr>
          <w:p w14:paraId="4B8E8413" w14:textId="77777777" w:rsidR="008C1142" w:rsidRPr="008C1142" w:rsidRDefault="008C1142" w:rsidP="008C1142">
            <w:pPr>
              <w:spacing w:after="0" w:line="240" w:lineRule="auto"/>
              <w:jc w:val="center"/>
              <w:rPr>
                <w:ins w:id="979" w:author="Markstrum, Alexis@Energy" w:date="2021-10-21T10:25:00Z"/>
                <w:rFonts w:cstheme="minorHAnsi"/>
                <w:sz w:val="16"/>
                <w:szCs w:val="20"/>
              </w:rPr>
            </w:pPr>
          </w:p>
        </w:tc>
        <w:tc>
          <w:tcPr>
            <w:tcW w:w="1440" w:type="dxa"/>
          </w:tcPr>
          <w:p w14:paraId="356DB042" w14:textId="77777777" w:rsidR="008C1142" w:rsidRPr="008C1142" w:rsidRDefault="008C1142" w:rsidP="008C1142">
            <w:pPr>
              <w:spacing w:after="0" w:line="240" w:lineRule="auto"/>
              <w:jc w:val="center"/>
              <w:rPr>
                <w:ins w:id="980" w:author="Markstrum, Alexis@Energy" w:date="2021-10-21T10:25:00Z"/>
                <w:rFonts w:cstheme="minorHAnsi"/>
                <w:sz w:val="16"/>
                <w:szCs w:val="20"/>
              </w:rPr>
            </w:pPr>
          </w:p>
        </w:tc>
        <w:tc>
          <w:tcPr>
            <w:tcW w:w="1080" w:type="dxa"/>
          </w:tcPr>
          <w:p w14:paraId="4C0FA845" w14:textId="77777777" w:rsidR="008C1142" w:rsidRPr="008C1142" w:rsidRDefault="008C1142" w:rsidP="008C1142">
            <w:pPr>
              <w:spacing w:after="0" w:line="240" w:lineRule="auto"/>
              <w:jc w:val="center"/>
              <w:rPr>
                <w:ins w:id="981" w:author="Markstrum, Alexis@Energy" w:date="2021-10-21T10:25:00Z"/>
                <w:rFonts w:cstheme="minorHAnsi"/>
                <w:sz w:val="16"/>
                <w:szCs w:val="20"/>
              </w:rPr>
            </w:pPr>
          </w:p>
        </w:tc>
        <w:tc>
          <w:tcPr>
            <w:tcW w:w="1530" w:type="dxa"/>
            <w:vAlign w:val="bottom"/>
          </w:tcPr>
          <w:p w14:paraId="0FB7462C" w14:textId="77777777" w:rsidR="008C1142" w:rsidRPr="008C1142" w:rsidRDefault="008C1142" w:rsidP="008C1142">
            <w:pPr>
              <w:spacing w:after="0" w:line="240" w:lineRule="auto"/>
              <w:jc w:val="center"/>
              <w:rPr>
                <w:ins w:id="982" w:author="Markstrum, Alexis@Energy" w:date="2021-10-21T10:25:00Z"/>
                <w:rFonts w:cstheme="minorHAnsi"/>
                <w:sz w:val="16"/>
                <w:szCs w:val="20"/>
              </w:rPr>
            </w:pPr>
          </w:p>
        </w:tc>
        <w:tc>
          <w:tcPr>
            <w:tcW w:w="1350" w:type="dxa"/>
          </w:tcPr>
          <w:p w14:paraId="050BB711" w14:textId="77777777" w:rsidR="008C1142" w:rsidRPr="008C1142" w:rsidRDefault="008C1142" w:rsidP="008C1142">
            <w:pPr>
              <w:spacing w:after="0" w:line="240" w:lineRule="auto"/>
              <w:jc w:val="center"/>
              <w:rPr>
                <w:ins w:id="983" w:author="Markstrum, Alexis@Energy" w:date="2021-10-21T10:25:00Z"/>
                <w:rFonts w:cstheme="minorHAnsi"/>
                <w:sz w:val="16"/>
                <w:szCs w:val="20"/>
              </w:rPr>
            </w:pPr>
          </w:p>
        </w:tc>
        <w:tc>
          <w:tcPr>
            <w:tcW w:w="1350" w:type="dxa"/>
          </w:tcPr>
          <w:p w14:paraId="2D7AB9AE" w14:textId="77777777" w:rsidR="008C1142" w:rsidRPr="008C1142" w:rsidRDefault="008C1142" w:rsidP="008C1142">
            <w:pPr>
              <w:spacing w:after="0" w:line="240" w:lineRule="auto"/>
              <w:jc w:val="center"/>
              <w:rPr>
                <w:ins w:id="984" w:author="Markstrum, Alexis@Energy" w:date="2021-10-21T10:25:00Z"/>
                <w:rFonts w:cstheme="minorHAnsi"/>
                <w:sz w:val="16"/>
                <w:szCs w:val="20"/>
              </w:rPr>
            </w:pPr>
          </w:p>
        </w:tc>
      </w:tr>
    </w:tbl>
    <w:p w14:paraId="5CD01A22" w14:textId="77777777" w:rsidR="00ED40A1" w:rsidRDefault="00ED40A1" w:rsidP="00236F4B">
      <w:pPr>
        <w:spacing w:after="0" w:line="240" w:lineRule="auto"/>
        <w:rPr>
          <w:rFonts w:asciiTheme="minorHAnsi" w:hAnsiTheme="minorHAnsi" w:cstheme="minorHAnsi"/>
          <w:sz w:val="18"/>
          <w:szCs w:val="18"/>
        </w:r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29"/>
        <w:gridCol w:w="1409"/>
        <w:gridCol w:w="1146"/>
        <w:gridCol w:w="1323"/>
        <w:gridCol w:w="1500"/>
        <w:gridCol w:w="1821"/>
        <w:gridCol w:w="2162"/>
      </w:tblGrid>
      <w:tr w:rsidR="00FF28D5" w:rsidRPr="00323F2C" w14:paraId="750C4691" w14:textId="77777777" w:rsidTr="00FF28D5">
        <w:trPr>
          <w:cantSplit/>
          <w:trHeight w:val="144"/>
        </w:trPr>
        <w:tc>
          <w:tcPr>
            <w:tcW w:w="5000" w:type="pct"/>
            <w:gridSpan w:val="7"/>
            <w:tcBorders>
              <w:top w:val="single" w:sz="4" w:space="0" w:color="auto"/>
              <w:left w:val="single" w:sz="4" w:space="0" w:color="auto"/>
              <w:bottom w:val="single" w:sz="4" w:space="0" w:color="auto"/>
              <w:right w:val="single" w:sz="4" w:space="0" w:color="auto"/>
            </w:tcBorders>
          </w:tcPr>
          <w:p w14:paraId="30E19F18" w14:textId="54DA0B91" w:rsidR="00FF28D5" w:rsidRPr="00236F4B" w:rsidRDefault="00F43DC7" w:rsidP="00F1004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Pr>
                <w:rFonts w:asciiTheme="minorHAnsi" w:hAnsiTheme="minorHAnsi" w:cstheme="minorHAnsi"/>
                <w:b/>
                <w:sz w:val="18"/>
                <w:szCs w:val="18"/>
              </w:rPr>
              <w:t>C</w:t>
            </w:r>
            <w:r w:rsidR="00FF28D5" w:rsidRPr="00236F4B">
              <w:rPr>
                <w:rFonts w:asciiTheme="minorHAnsi" w:hAnsiTheme="minorHAnsi" w:cstheme="minorHAnsi"/>
                <w:b/>
                <w:sz w:val="18"/>
                <w:szCs w:val="18"/>
              </w:rPr>
              <w:t xml:space="preserve">. Design </w:t>
            </w:r>
            <w:r w:rsidR="00FF28D5">
              <w:rPr>
                <w:rFonts w:asciiTheme="minorHAnsi" w:hAnsiTheme="minorHAnsi" w:cstheme="minorHAnsi"/>
                <w:b/>
                <w:sz w:val="18"/>
                <w:szCs w:val="18"/>
              </w:rPr>
              <w:t xml:space="preserve">HERS Verified </w:t>
            </w:r>
            <w:r w:rsidR="00FF28D5" w:rsidRPr="00236F4B">
              <w:rPr>
                <w:rFonts w:asciiTheme="minorHAnsi" w:hAnsiTheme="minorHAnsi" w:cstheme="minorHAnsi"/>
                <w:b/>
                <w:sz w:val="18"/>
                <w:szCs w:val="18"/>
              </w:rPr>
              <w:t xml:space="preserve">Dwelling Unit Water Heating Efficiency Information </w:t>
            </w:r>
          </w:p>
          <w:p w14:paraId="5A19AC05" w14:textId="415112B7" w:rsidR="00825ED4" w:rsidRDefault="00FF28D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 xml:space="preserve">This table reports the water heater(s) efficiency features specified on the registered </w:t>
            </w:r>
            <w:del w:id="985" w:author="Tam, Danny@Energy" w:date="2022-02-28T15:09:00Z">
              <w:r w:rsidRPr="00236F4B" w:rsidDel="00FF4E23">
                <w:rPr>
                  <w:rFonts w:asciiTheme="minorHAnsi" w:eastAsia="Times New Roman" w:hAnsiTheme="minorHAnsi" w:cstheme="minorHAnsi"/>
                  <w:sz w:val="18"/>
                  <w:szCs w:val="18"/>
                </w:rPr>
                <w:delText>CF1R</w:delText>
              </w:r>
            </w:del>
            <w:ins w:id="986" w:author="Tam, Danny@Energy" w:date="2022-02-28T15:09:00Z">
              <w:r w:rsidR="00FF4E23">
                <w:rPr>
                  <w:rFonts w:asciiTheme="minorHAnsi" w:eastAsia="Times New Roman" w:hAnsiTheme="minorHAnsi" w:cstheme="minorHAnsi"/>
                  <w:sz w:val="18"/>
                  <w:szCs w:val="18"/>
                </w:rPr>
                <w:t>NRCC</w:t>
              </w:r>
            </w:ins>
            <w:r w:rsidRPr="00236F4B">
              <w:rPr>
                <w:rFonts w:asciiTheme="minorHAnsi" w:eastAsia="Times New Roman" w:hAnsiTheme="minorHAnsi" w:cstheme="minorHAnsi"/>
                <w:sz w:val="18"/>
                <w:szCs w:val="18"/>
              </w:rPr>
              <w:t xml:space="preserve"> compliance document for this project.</w:t>
            </w:r>
            <w:r w:rsidR="00F43DC7">
              <w:rPr>
                <w:rFonts w:asciiTheme="minorHAnsi" w:eastAsia="Times New Roman" w:hAnsiTheme="minorHAnsi" w:cstheme="minorHAnsi"/>
                <w:sz w:val="18"/>
                <w:szCs w:val="18"/>
              </w:rPr>
              <w:t xml:space="preserve"> </w:t>
            </w:r>
          </w:p>
          <w:p w14:paraId="5AA1321C" w14:textId="11D5BD36" w:rsidR="00FF28D5" w:rsidRPr="00236F4B" w:rsidRDefault="00F43DC7" w:rsidP="00EC0CA0">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236F4B">
              <w:rPr>
                <w:rFonts w:cstheme="minorHAnsi"/>
                <w:sz w:val="18"/>
                <w:szCs w:val="20"/>
              </w:rPr>
              <w:t>&lt;&lt;</w:t>
            </w:r>
            <w:r w:rsidR="00EC0CA0">
              <w:rPr>
                <w:rFonts w:cstheme="minorHAnsi"/>
                <w:sz w:val="18"/>
                <w:szCs w:val="20"/>
              </w:rPr>
              <w:t xml:space="preserve">require one row of data for each water heater identified in Section </w:t>
            </w:r>
            <w:ins w:id="987" w:author="Alhabibi, Haider@Energy" w:date="2021-12-12T22:33:00Z">
              <w:r w:rsidR="008B0934">
                <w:rPr>
                  <w:rFonts w:cstheme="minorHAnsi"/>
                  <w:sz w:val="18"/>
                  <w:szCs w:val="20"/>
                </w:rPr>
                <w:t xml:space="preserve">A </w:t>
              </w:r>
            </w:ins>
            <w:ins w:id="988" w:author="Alhabibi, Haider@Energy" w:date="2021-12-17T18:18:00Z">
              <w:r w:rsidR="00EB620B">
                <w:rPr>
                  <w:rFonts w:cstheme="minorHAnsi"/>
                  <w:sz w:val="18"/>
                  <w:szCs w:val="20"/>
                </w:rPr>
                <w:t>and</w:t>
              </w:r>
            </w:ins>
            <w:ins w:id="989" w:author="Alhabibi, Haider@Energy" w:date="2021-12-17T18:20:00Z">
              <w:r w:rsidR="00D52CC2">
                <w:rPr>
                  <w:rFonts w:cstheme="minorHAnsi"/>
                  <w:sz w:val="18"/>
                  <w:szCs w:val="20"/>
                </w:rPr>
                <w:t xml:space="preserve"> </w:t>
              </w:r>
            </w:ins>
            <w:del w:id="990" w:author="Alhabibi, Haider@Energy" w:date="2021-12-17T18:18:00Z">
              <w:r w:rsidR="00EC0CA0" w:rsidDel="00150E9A">
                <w:rPr>
                  <w:rFonts w:cstheme="minorHAnsi"/>
                  <w:sz w:val="18"/>
                  <w:szCs w:val="20"/>
                </w:rPr>
                <w:delText>B</w:delText>
              </w:r>
            </w:del>
            <w:ins w:id="991" w:author="Alhabibi, Haider@Energy" w:date="2022-01-25T14:30:00Z">
              <w:r w:rsidR="00192426">
                <w:rPr>
                  <w:rFonts w:cstheme="minorHAnsi"/>
                  <w:sz w:val="18"/>
                  <w:szCs w:val="20"/>
                </w:rPr>
                <w:t>A2</w:t>
              </w:r>
            </w:ins>
            <w:ins w:id="992" w:author="Markstrum, Alexis@Energy" w:date="2021-10-21T11:12:00Z">
              <w:del w:id="993" w:author="Alhabibi, Haider@Energy" w:date="2021-12-17T18:19:00Z">
                <w:r w:rsidR="00A2638A" w:rsidDel="00D52CC2">
                  <w:rPr>
                    <w:rFonts w:cstheme="minorHAnsi"/>
                    <w:sz w:val="18"/>
                    <w:szCs w:val="20"/>
                  </w:rPr>
                  <w:delText>,</w:delText>
                </w:r>
                <w:r w:rsidR="00A2638A" w:rsidDel="00D52CC2">
                  <w:rPr>
                    <w:rFonts w:asciiTheme="minorHAnsi" w:eastAsia="Times New Roman" w:hAnsiTheme="minorHAnsi" w:cstheme="minorHAnsi"/>
                    <w:sz w:val="20"/>
                    <w:szCs w:val="20"/>
                  </w:rPr>
                  <w:delText xml:space="preserve"> else if no Section B, then display the “section does not apply” message</w:delText>
                </w:r>
              </w:del>
            </w:ins>
            <w:r w:rsidR="00EC0CA0">
              <w:rPr>
                <w:rFonts w:cstheme="minorHAnsi"/>
                <w:sz w:val="18"/>
                <w:szCs w:val="20"/>
              </w:rPr>
              <w:t>.</w:t>
            </w:r>
            <w:r w:rsidRPr="00236F4B">
              <w:rPr>
                <w:rFonts w:cstheme="minorHAnsi"/>
                <w:sz w:val="18"/>
                <w:szCs w:val="20"/>
              </w:rPr>
              <w:t>&gt;&gt;</w:t>
            </w:r>
          </w:p>
        </w:tc>
      </w:tr>
      <w:tr w:rsidR="00FF28D5" w:rsidRPr="00323F2C" w14:paraId="50AAEAEF" w14:textId="77777777" w:rsidTr="00236F4B">
        <w:trPr>
          <w:cantSplit/>
          <w:trHeight w:val="144"/>
        </w:trPr>
        <w:tc>
          <w:tcPr>
            <w:tcW w:w="662" w:type="pct"/>
            <w:tcBorders>
              <w:top w:val="single" w:sz="4" w:space="0" w:color="auto"/>
              <w:left w:val="single" w:sz="4" w:space="0" w:color="auto"/>
              <w:bottom w:val="single" w:sz="4" w:space="0" w:color="auto"/>
              <w:right w:val="single" w:sz="4" w:space="0" w:color="auto"/>
            </w:tcBorders>
            <w:vAlign w:val="center"/>
          </w:tcPr>
          <w:p w14:paraId="72FC262E"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01</w:t>
            </w:r>
          </w:p>
        </w:tc>
        <w:tc>
          <w:tcPr>
            <w:tcW w:w="653" w:type="pct"/>
            <w:tcBorders>
              <w:top w:val="single" w:sz="4" w:space="0" w:color="auto"/>
              <w:left w:val="single" w:sz="4" w:space="0" w:color="auto"/>
              <w:bottom w:val="single" w:sz="4" w:space="0" w:color="auto"/>
              <w:right w:val="single" w:sz="4" w:space="0" w:color="auto"/>
            </w:tcBorders>
            <w:vAlign w:val="center"/>
          </w:tcPr>
          <w:p w14:paraId="4E519624"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02</w:t>
            </w:r>
          </w:p>
        </w:tc>
        <w:tc>
          <w:tcPr>
            <w:tcW w:w="531" w:type="pct"/>
            <w:tcBorders>
              <w:top w:val="single" w:sz="4" w:space="0" w:color="auto"/>
              <w:left w:val="single" w:sz="4" w:space="0" w:color="auto"/>
              <w:bottom w:val="single" w:sz="4" w:space="0" w:color="auto"/>
              <w:right w:val="single" w:sz="4" w:space="0" w:color="auto"/>
            </w:tcBorders>
            <w:vAlign w:val="center"/>
          </w:tcPr>
          <w:p w14:paraId="2AF9BE6B"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03</w:t>
            </w:r>
          </w:p>
        </w:tc>
        <w:tc>
          <w:tcPr>
            <w:tcW w:w="613" w:type="pct"/>
            <w:tcBorders>
              <w:top w:val="single" w:sz="4" w:space="0" w:color="auto"/>
              <w:left w:val="single" w:sz="4" w:space="0" w:color="auto"/>
              <w:bottom w:val="single" w:sz="4" w:space="0" w:color="auto"/>
              <w:right w:val="single" w:sz="4" w:space="0" w:color="auto"/>
            </w:tcBorders>
            <w:vAlign w:val="center"/>
          </w:tcPr>
          <w:p w14:paraId="4A0AD275"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236F4B">
              <w:rPr>
                <w:rFonts w:asciiTheme="minorHAnsi" w:eastAsia="Times New Roman" w:hAnsiTheme="minorHAnsi" w:cstheme="minorHAnsi"/>
                <w:sz w:val="18"/>
                <w:szCs w:val="18"/>
              </w:rPr>
              <w:t>04</w:t>
            </w:r>
          </w:p>
        </w:tc>
        <w:tc>
          <w:tcPr>
            <w:tcW w:w="695" w:type="pct"/>
            <w:tcBorders>
              <w:top w:val="single" w:sz="4" w:space="0" w:color="auto"/>
              <w:left w:val="single" w:sz="4" w:space="0" w:color="auto"/>
              <w:bottom w:val="single" w:sz="4" w:space="0" w:color="auto"/>
              <w:right w:val="single" w:sz="4" w:space="0" w:color="auto"/>
            </w:tcBorders>
            <w:vAlign w:val="center"/>
          </w:tcPr>
          <w:p w14:paraId="1C38A634"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236F4B">
              <w:rPr>
                <w:rFonts w:asciiTheme="minorHAnsi" w:eastAsia="Times New Roman" w:hAnsiTheme="minorHAnsi" w:cstheme="minorHAnsi"/>
                <w:sz w:val="18"/>
                <w:szCs w:val="18"/>
              </w:rPr>
              <w:t>05</w:t>
            </w:r>
          </w:p>
        </w:tc>
        <w:tc>
          <w:tcPr>
            <w:tcW w:w="844" w:type="pct"/>
            <w:tcBorders>
              <w:top w:val="single" w:sz="4" w:space="0" w:color="auto"/>
              <w:left w:val="single" w:sz="4" w:space="0" w:color="auto"/>
              <w:bottom w:val="single" w:sz="4" w:space="0" w:color="auto"/>
              <w:right w:val="single" w:sz="4" w:space="0" w:color="auto"/>
            </w:tcBorders>
          </w:tcPr>
          <w:p w14:paraId="461BAE5F" w14:textId="40A2CA14" w:rsidR="00FF28D5" w:rsidRPr="00323F2C"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06</w:t>
            </w:r>
          </w:p>
        </w:tc>
        <w:tc>
          <w:tcPr>
            <w:tcW w:w="1002" w:type="pct"/>
            <w:tcBorders>
              <w:top w:val="single" w:sz="4" w:space="0" w:color="auto"/>
              <w:left w:val="single" w:sz="4" w:space="0" w:color="auto"/>
              <w:bottom w:val="single" w:sz="4" w:space="0" w:color="auto"/>
              <w:right w:val="single" w:sz="4" w:space="0" w:color="auto"/>
            </w:tcBorders>
            <w:vAlign w:val="center"/>
          </w:tcPr>
          <w:p w14:paraId="444CC83F" w14:textId="70375729"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236F4B">
              <w:rPr>
                <w:rFonts w:asciiTheme="minorHAnsi" w:eastAsia="Times New Roman" w:hAnsiTheme="minorHAnsi" w:cstheme="minorHAnsi"/>
                <w:sz w:val="18"/>
                <w:szCs w:val="18"/>
              </w:rPr>
              <w:t>0</w:t>
            </w:r>
            <w:r>
              <w:rPr>
                <w:rFonts w:asciiTheme="minorHAnsi" w:eastAsia="Times New Roman" w:hAnsiTheme="minorHAnsi" w:cstheme="minorHAnsi"/>
                <w:sz w:val="18"/>
                <w:szCs w:val="18"/>
              </w:rPr>
              <w:t>7</w:t>
            </w:r>
          </w:p>
        </w:tc>
      </w:tr>
      <w:tr w:rsidR="00FF28D5" w:rsidRPr="00323F2C" w14:paraId="63E8380D" w14:textId="77777777" w:rsidTr="00236F4B">
        <w:trPr>
          <w:cantSplit/>
          <w:trHeight w:val="144"/>
        </w:trPr>
        <w:tc>
          <w:tcPr>
            <w:tcW w:w="662" w:type="pct"/>
            <w:tcBorders>
              <w:top w:val="single" w:sz="4" w:space="0" w:color="auto"/>
              <w:left w:val="single" w:sz="4" w:space="0" w:color="auto"/>
              <w:bottom w:val="single" w:sz="4" w:space="0" w:color="auto"/>
              <w:right w:val="single" w:sz="4" w:space="0" w:color="auto"/>
            </w:tcBorders>
            <w:vAlign w:val="bottom"/>
          </w:tcPr>
          <w:p w14:paraId="4803A8B1"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Water Heating System ID or Name</w:t>
            </w:r>
          </w:p>
        </w:tc>
        <w:tc>
          <w:tcPr>
            <w:tcW w:w="653" w:type="pct"/>
            <w:tcBorders>
              <w:top w:val="single" w:sz="4" w:space="0" w:color="auto"/>
              <w:left w:val="single" w:sz="4" w:space="0" w:color="auto"/>
              <w:bottom w:val="single" w:sz="4" w:space="0" w:color="auto"/>
              <w:right w:val="single" w:sz="4" w:space="0" w:color="auto"/>
            </w:tcBorders>
            <w:vAlign w:val="bottom"/>
          </w:tcPr>
          <w:p w14:paraId="4F6B6E49"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Heating Efficiency Type</w:t>
            </w:r>
          </w:p>
        </w:tc>
        <w:tc>
          <w:tcPr>
            <w:tcW w:w="531" w:type="pct"/>
            <w:tcBorders>
              <w:top w:val="single" w:sz="4" w:space="0" w:color="auto"/>
              <w:left w:val="single" w:sz="4" w:space="0" w:color="auto"/>
              <w:bottom w:val="single" w:sz="4" w:space="0" w:color="auto"/>
              <w:right w:val="single" w:sz="4" w:space="0" w:color="auto"/>
            </w:tcBorders>
            <w:vAlign w:val="bottom"/>
          </w:tcPr>
          <w:p w14:paraId="6772B425"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Heating Efficiency Value</w:t>
            </w:r>
          </w:p>
        </w:tc>
        <w:tc>
          <w:tcPr>
            <w:tcW w:w="613" w:type="pct"/>
            <w:tcBorders>
              <w:top w:val="single" w:sz="4" w:space="0" w:color="auto"/>
              <w:left w:val="single" w:sz="4" w:space="0" w:color="auto"/>
              <w:bottom w:val="single" w:sz="4" w:space="0" w:color="auto"/>
              <w:right w:val="single" w:sz="4" w:space="0" w:color="auto"/>
            </w:tcBorders>
            <w:vAlign w:val="bottom"/>
          </w:tcPr>
          <w:p w14:paraId="3675D02D"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 xml:space="preserve">Standby Loss </w:t>
            </w:r>
          </w:p>
          <w:p w14:paraId="60C014EE"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w:t>
            </w:r>
          </w:p>
        </w:tc>
        <w:tc>
          <w:tcPr>
            <w:tcW w:w="695" w:type="pct"/>
            <w:tcBorders>
              <w:top w:val="single" w:sz="4" w:space="0" w:color="auto"/>
              <w:left w:val="single" w:sz="4" w:space="0" w:color="auto"/>
              <w:bottom w:val="single" w:sz="4" w:space="0" w:color="auto"/>
              <w:right w:val="single" w:sz="4" w:space="0" w:color="auto"/>
            </w:tcBorders>
            <w:vAlign w:val="bottom"/>
          </w:tcPr>
          <w:p w14:paraId="43EFCC59"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 xml:space="preserve">Exterior Insulation </w:t>
            </w:r>
          </w:p>
          <w:p w14:paraId="617F3CA9"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R-Value</w:t>
            </w:r>
          </w:p>
        </w:tc>
        <w:tc>
          <w:tcPr>
            <w:tcW w:w="844" w:type="pct"/>
            <w:tcBorders>
              <w:top w:val="single" w:sz="4" w:space="0" w:color="auto"/>
              <w:left w:val="single" w:sz="4" w:space="0" w:color="auto"/>
              <w:bottom w:val="single" w:sz="4" w:space="0" w:color="auto"/>
              <w:right w:val="single" w:sz="4" w:space="0" w:color="auto"/>
            </w:tcBorders>
          </w:tcPr>
          <w:p w14:paraId="435530CA" w14:textId="77777777" w:rsidR="00FF28D5" w:rsidRPr="00236F4B" w:rsidRDefault="00FF28D5" w:rsidP="00FF28D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Heater Storage</w:t>
            </w:r>
          </w:p>
          <w:p w14:paraId="43E30756" w14:textId="363D9B10" w:rsidR="00FF28D5" w:rsidRPr="00323F2C" w:rsidRDefault="00FF28D5" w:rsidP="00FF28D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Volume (gal)</w:t>
            </w:r>
          </w:p>
        </w:tc>
        <w:tc>
          <w:tcPr>
            <w:tcW w:w="1002" w:type="pct"/>
            <w:tcBorders>
              <w:top w:val="single" w:sz="4" w:space="0" w:color="auto"/>
              <w:left w:val="single" w:sz="4" w:space="0" w:color="auto"/>
              <w:bottom w:val="single" w:sz="4" w:space="0" w:color="auto"/>
              <w:right w:val="single" w:sz="4" w:space="0" w:color="auto"/>
            </w:tcBorders>
            <w:vAlign w:val="bottom"/>
          </w:tcPr>
          <w:p w14:paraId="6947006D" w14:textId="2A4241E8"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 xml:space="preserve">Tank </w:t>
            </w:r>
            <w:r w:rsidR="002E14A5">
              <w:rPr>
                <w:rFonts w:asciiTheme="minorHAnsi" w:eastAsia="Times New Roman" w:hAnsiTheme="minorHAnsi" w:cstheme="minorHAnsi"/>
                <w:sz w:val="18"/>
                <w:szCs w:val="18"/>
              </w:rPr>
              <w:t>L</w:t>
            </w:r>
            <w:r w:rsidRPr="00236F4B">
              <w:rPr>
                <w:rFonts w:asciiTheme="minorHAnsi" w:eastAsia="Times New Roman" w:hAnsiTheme="minorHAnsi" w:cstheme="minorHAnsi"/>
                <w:sz w:val="18"/>
                <w:szCs w:val="18"/>
              </w:rPr>
              <w:t>ocation</w:t>
            </w:r>
          </w:p>
        </w:tc>
      </w:tr>
      <w:tr w:rsidR="00FF28D5" w:rsidRPr="00323F2C" w14:paraId="7C34D908" w14:textId="77777777" w:rsidTr="00236F4B">
        <w:trPr>
          <w:cantSplit/>
          <w:trHeight w:val="144"/>
        </w:trPr>
        <w:tc>
          <w:tcPr>
            <w:tcW w:w="662" w:type="pct"/>
            <w:tcBorders>
              <w:top w:val="single" w:sz="4" w:space="0" w:color="auto"/>
              <w:left w:val="single" w:sz="4" w:space="0" w:color="auto"/>
              <w:bottom w:val="single" w:sz="4" w:space="0" w:color="auto"/>
              <w:right w:val="single" w:sz="4" w:space="0" w:color="auto"/>
            </w:tcBorders>
          </w:tcPr>
          <w:p w14:paraId="5EBB3E7C" w14:textId="289983F4" w:rsidR="00FF28D5" w:rsidRPr="00236F4B" w:rsidRDefault="00FF28D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&lt;&lt;Reference value A0</w:t>
            </w:r>
            <w:r w:rsidR="00F349F6">
              <w:rPr>
                <w:rFonts w:asciiTheme="minorHAnsi" w:eastAsia="Times New Roman" w:hAnsiTheme="minorHAnsi" w:cstheme="minorHAnsi"/>
                <w:sz w:val="18"/>
                <w:szCs w:val="20"/>
              </w:rPr>
              <w:t>2</w:t>
            </w:r>
            <w:ins w:id="994" w:author="Alhabibi, Haider@Energy" w:date="2022-01-25T16:28:00Z">
              <w:r w:rsidR="003E5D49">
                <w:rPr>
                  <w:rFonts w:asciiTheme="minorHAnsi" w:eastAsia="Times New Roman" w:hAnsiTheme="minorHAnsi" w:cstheme="minorHAnsi"/>
                  <w:sz w:val="18"/>
                  <w:szCs w:val="20"/>
                </w:rPr>
                <w:t xml:space="preserve"> or A</w:t>
              </w:r>
              <w:r w:rsidR="006A51EC">
                <w:rPr>
                  <w:rFonts w:asciiTheme="minorHAnsi" w:eastAsia="Times New Roman" w:hAnsiTheme="minorHAnsi" w:cstheme="minorHAnsi"/>
                  <w:sz w:val="18"/>
                  <w:szCs w:val="20"/>
                </w:rPr>
                <w:t>2-02</w:t>
              </w:r>
            </w:ins>
            <w:r w:rsidRPr="00236F4B">
              <w:rPr>
                <w:rFonts w:asciiTheme="minorHAnsi" w:eastAsia="Times New Roman" w:hAnsiTheme="minorHAnsi" w:cstheme="minorHAnsi"/>
                <w:sz w:val="18"/>
                <w:szCs w:val="20"/>
              </w:rPr>
              <w:t>&gt;&gt;</w:t>
            </w:r>
          </w:p>
        </w:tc>
        <w:tc>
          <w:tcPr>
            <w:tcW w:w="653" w:type="pct"/>
            <w:tcBorders>
              <w:top w:val="single" w:sz="4" w:space="0" w:color="auto"/>
              <w:left w:val="single" w:sz="4" w:space="0" w:color="auto"/>
              <w:bottom w:val="single" w:sz="4" w:space="0" w:color="auto"/>
              <w:right w:val="single" w:sz="4" w:space="0" w:color="auto"/>
            </w:tcBorders>
          </w:tcPr>
          <w:p w14:paraId="58C09E41" w14:textId="7C1E578A" w:rsidR="00825ED4" w:rsidRDefault="00FF28D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&lt;&lt;</w:t>
            </w:r>
            <w:r w:rsidR="00825ED4">
              <w:rPr>
                <w:rFonts w:asciiTheme="minorHAnsi" w:eastAsia="Times New Roman" w:hAnsiTheme="minorHAnsi" w:cstheme="minorHAnsi"/>
                <w:sz w:val="18"/>
                <w:szCs w:val="20"/>
              </w:rPr>
              <w:t xml:space="preserve">reference values from </w:t>
            </w:r>
            <w:del w:id="995" w:author="Tam, Danny@Energy" w:date="2022-02-28T15:09:00Z">
              <w:r w:rsidR="00825ED4" w:rsidDel="00FF4E23">
                <w:rPr>
                  <w:rFonts w:asciiTheme="minorHAnsi" w:eastAsia="Times New Roman" w:hAnsiTheme="minorHAnsi" w:cstheme="minorHAnsi"/>
                  <w:sz w:val="18"/>
                  <w:szCs w:val="20"/>
                </w:rPr>
                <w:delText>CF1R</w:delText>
              </w:r>
            </w:del>
            <w:ins w:id="996" w:author="Tam, Danny@Energy" w:date="2022-02-28T15:09:00Z">
              <w:r w:rsidR="00FF4E23">
                <w:rPr>
                  <w:rFonts w:asciiTheme="minorHAnsi" w:eastAsia="Times New Roman" w:hAnsiTheme="minorHAnsi" w:cstheme="minorHAnsi"/>
                  <w:sz w:val="18"/>
                  <w:szCs w:val="20"/>
                </w:rPr>
                <w:t>NRCC</w:t>
              </w:r>
            </w:ins>
            <w:r w:rsidR="00825ED4">
              <w:rPr>
                <w:rFonts w:asciiTheme="minorHAnsi" w:eastAsia="Times New Roman" w:hAnsiTheme="minorHAnsi" w:cstheme="minorHAnsi"/>
                <w:sz w:val="18"/>
                <w:szCs w:val="20"/>
              </w:rPr>
              <w:t xml:space="preserve">; if parent </w:t>
            </w:r>
            <w:del w:id="997" w:author="Tam, Danny@Energy" w:date="2022-02-28T15:09:00Z">
              <w:r w:rsidR="00825ED4" w:rsidDel="00FF4E23">
                <w:rPr>
                  <w:rFonts w:asciiTheme="minorHAnsi" w:eastAsia="Times New Roman" w:hAnsiTheme="minorHAnsi" w:cstheme="minorHAnsi"/>
                  <w:sz w:val="18"/>
                  <w:szCs w:val="20"/>
                </w:rPr>
                <w:delText>CF1R</w:delText>
              </w:r>
            </w:del>
            <w:ins w:id="998" w:author="Tam, Danny@Energy" w:date="2022-02-28T15:09:00Z">
              <w:r w:rsidR="00FF4E23">
                <w:rPr>
                  <w:rFonts w:asciiTheme="minorHAnsi" w:eastAsia="Times New Roman" w:hAnsiTheme="minorHAnsi" w:cstheme="minorHAnsi"/>
                  <w:sz w:val="18"/>
                  <w:szCs w:val="20"/>
                </w:rPr>
                <w:t>NRCC</w:t>
              </w:r>
            </w:ins>
            <w:r w:rsidR="00825ED4">
              <w:rPr>
                <w:rFonts w:asciiTheme="minorHAnsi" w:eastAsia="Times New Roman" w:hAnsiTheme="minorHAnsi" w:cstheme="minorHAnsi"/>
                <w:sz w:val="18"/>
                <w:szCs w:val="20"/>
              </w:rPr>
              <w:t xml:space="preserve"> = </w:t>
            </w:r>
            <w:del w:id="999" w:author="Tam, Danny@Energy" w:date="2022-02-28T15:09:00Z">
              <w:r w:rsidR="00825ED4" w:rsidDel="00FF4E23">
                <w:rPr>
                  <w:rFonts w:asciiTheme="minorHAnsi" w:eastAsia="Times New Roman" w:hAnsiTheme="minorHAnsi" w:cstheme="minorHAnsi"/>
                  <w:sz w:val="18"/>
                  <w:szCs w:val="20"/>
                </w:rPr>
                <w:delText>CF1R</w:delText>
              </w:r>
            </w:del>
            <w:ins w:id="1000" w:author="Tam, Danny@Energy" w:date="2022-02-28T15:09:00Z">
              <w:r w:rsidR="00FF4E23">
                <w:rPr>
                  <w:rFonts w:asciiTheme="minorHAnsi" w:eastAsia="Times New Roman" w:hAnsiTheme="minorHAnsi" w:cstheme="minorHAnsi"/>
                  <w:sz w:val="18"/>
                  <w:szCs w:val="20"/>
                </w:rPr>
                <w:t>NRCC</w:t>
              </w:r>
            </w:ins>
            <w:r w:rsidR="00825ED4">
              <w:rPr>
                <w:rFonts w:asciiTheme="minorHAnsi" w:eastAsia="Times New Roman" w:hAnsiTheme="minorHAnsi" w:cstheme="minorHAnsi"/>
                <w:sz w:val="18"/>
                <w:szCs w:val="20"/>
              </w:rPr>
              <w:t xml:space="preserve">-ADD, ALT or NCB, then value = NA; else if parent = </w:t>
            </w:r>
            <w:del w:id="1001" w:author="Tam, Danny@Energy" w:date="2022-02-28T15:09:00Z">
              <w:r w:rsidR="00825ED4" w:rsidDel="00FF4E23">
                <w:rPr>
                  <w:rFonts w:asciiTheme="minorHAnsi" w:eastAsia="Times New Roman" w:hAnsiTheme="minorHAnsi" w:cstheme="minorHAnsi"/>
                  <w:sz w:val="18"/>
                  <w:szCs w:val="20"/>
                </w:rPr>
                <w:delText>CF1R</w:delText>
              </w:r>
            </w:del>
            <w:ins w:id="1002" w:author="Tam, Danny@Energy" w:date="2022-02-28T15:09:00Z">
              <w:r w:rsidR="00FF4E23">
                <w:rPr>
                  <w:rFonts w:asciiTheme="minorHAnsi" w:eastAsia="Times New Roman" w:hAnsiTheme="minorHAnsi" w:cstheme="minorHAnsi"/>
                  <w:sz w:val="18"/>
                  <w:szCs w:val="20"/>
                </w:rPr>
                <w:t>NRCC</w:t>
              </w:r>
            </w:ins>
            <w:r w:rsidR="00825ED4">
              <w:rPr>
                <w:rFonts w:asciiTheme="minorHAnsi" w:eastAsia="Times New Roman" w:hAnsiTheme="minorHAnsi" w:cstheme="minorHAnsi"/>
                <w:sz w:val="18"/>
                <w:szCs w:val="20"/>
              </w:rPr>
              <w:t>-</w:t>
            </w:r>
            <w:r w:rsidR="00825ED4" w:rsidRPr="00684F4E">
              <w:rPr>
                <w:rFonts w:asciiTheme="minorHAnsi" w:eastAsia="Times New Roman" w:hAnsiTheme="minorHAnsi" w:cstheme="minorHAnsi"/>
                <w:sz w:val="18"/>
                <w:szCs w:val="20"/>
              </w:rPr>
              <w:t>PRF</w:t>
            </w:r>
            <w:r w:rsidR="00825ED4">
              <w:rPr>
                <w:rFonts w:asciiTheme="minorHAnsi" w:eastAsia="Times New Roman" w:hAnsiTheme="minorHAnsi" w:cstheme="minorHAnsi"/>
                <w:sz w:val="18"/>
                <w:szCs w:val="20"/>
              </w:rPr>
              <w:t>, then allowed values are:</w:t>
            </w:r>
          </w:p>
          <w:p w14:paraId="07EB90A2" w14:textId="77777777" w:rsidR="00825ED4" w:rsidRDefault="00825ED4">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Pr>
                <w:rFonts w:asciiTheme="minorHAnsi" w:eastAsia="Times New Roman" w:hAnsiTheme="minorHAnsi" w:cstheme="minorHAnsi"/>
                <w:sz w:val="18"/>
                <w:szCs w:val="20"/>
              </w:rPr>
              <w:t>*Uniform Energy Factor</w:t>
            </w:r>
          </w:p>
          <w:p w14:paraId="2144165A" w14:textId="77777777" w:rsidR="00825ED4" w:rsidRDefault="00825ED4">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Pr>
                <w:rFonts w:asciiTheme="minorHAnsi" w:eastAsia="Times New Roman" w:hAnsiTheme="minorHAnsi" w:cstheme="minorHAnsi"/>
                <w:sz w:val="18"/>
                <w:szCs w:val="20"/>
              </w:rPr>
              <w:t>*AFUE</w:t>
            </w:r>
          </w:p>
          <w:p w14:paraId="3C39D892" w14:textId="5F5467B5" w:rsidR="00FF28D5" w:rsidRPr="005E56D8" w:rsidRDefault="00825ED4">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Pr>
                <w:rFonts w:asciiTheme="minorHAnsi" w:eastAsia="Times New Roman" w:hAnsiTheme="minorHAnsi" w:cstheme="minorHAnsi"/>
                <w:sz w:val="18"/>
                <w:szCs w:val="20"/>
              </w:rPr>
              <w:t>*Thermal Efficiency</w:t>
            </w:r>
            <w:r w:rsidR="00FF28D5" w:rsidRPr="00236F4B">
              <w:rPr>
                <w:rFonts w:asciiTheme="minorHAnsi" w:eastAsia="Times New Roman" w:hAnsiTheme="minorHAnsi" w:cstheme="minorHAnsi"/>
                <w:sz w:val="18"/>
                <w:szCs w:val="20"/>
              </w:rPr>
              <w:t>&gt;&gt;</w:t>
            </w:r>
          </w:p>
        </w:tc>
        <w:tc>
          <w:tcPr>
            <w:tcW w:w="531" w:type="pct"/>
            <w:tcBorders>
              <w:top w:val="single" w:sz="4" w:space="0" w:color="auto"/>
              <w:left w:val="single" w:sz="4" w:space="0" w:color="auto"/>
              <w:bottom w:val="single" w:sz="4" w:space="0" w:color="auto"/>
              <w:right w:val="single" w:sz="4" w:space="0" w:color="auto"/>
            </w:tcBorders>
          </w:tcPr>
          <w:p w14:paraId="12362DF0" w14:textId="33114777" w:rsidR="00FF28D5" w:rsidRPr="00236F4B" w:rsidRDefault="00FF28D5"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eastAsia="Times New Roman"/>
                <w:sz w:val="18"/>
                <w:szCs w:val="20"/>
              </w:rPr>
              <w:t>&lt;&lt;</w:t>
            </w:r>
            <w:r w:rsidRPr="00236F4B">
              <w:rPr>
                <w:sz w:val="18"/>
              </w:rPr>
              <w:t xml:space="preserve"> </w:t>
            </w:r>
            <w:r w:rsidRPr="00236F4B">
              <w:rPr>
                <w:rFonts w:eastAsia="Times New Roman"/>
                <w:sz w:val="18"/>
                <w:szCs w:val="20"/>
              </w:rPr>
              <w:t xml:space="preserve">reference values from </w:t>
            </w:r>
            <w:del w:id="1003" w:author="Tam, Danny@Energy" w:date="2022-02-28T15:09:00Z">
              <w:r w:rsidRPr="00236F4B" w:rsidDel="00FF4E23">
                <w:rPr>
                  <w:rFonts w:eastAsia="Times New Roman"/>
                  <w:sz w:val="18"/>
                  <w:szCs w:val="20"/>
                </w:rPr>
                <w:delText>CF1R</w:delText>
              </w:r>
            </w:del>
            <w:ins w:id="1004" w:author="Tam, Danny@Energy" w:date="2022-02-28T15:09:00Z">
              <w:r w:rsidR="00FF4E23">
                <w:rPr>
                  <w:rFonts w:eastAsia="Times New Roman"/>
                  <w:sz w:val="18"/>
                  <w:szCs w:val="20"/>
                </w:rPr>
                <w:t>NRCC</w:t>
              </w:r>
            </w:ins>
            <w:r w:rsidRPr="00236F4B">
              <w:rPr>
                <w:rFonts w:eastAsia="Times New Roman"/>
                <w:sz w:val="18"/>
                <w:szCs w:val="20"/>
              </w:rPr>
              <w:t>-</w:t>
            </w:r>
            <w:r w:rsidRPr="00684F4E">
              <w:rPr>
                <w:rFonts w:eastAsia="Times New Roman"/>
                <w:sz w:val="18"/>
                <w:szCs w:val="20"/>
              </w:rPr>
              <w:t>PRF</w:t>
            </w:r>
            <w:r w:rsidRPr="00236F4B">
              <w:rPr>
                <w:rFonts w:eastAsia="Times New Roman"/>
                <w:sz w:val="18"/>
                <w:szCs w:val="20"/>
              </w:rPr>
              <w:t>-01; Else = NA&gt;&gt;</w:t>
            </w:r>
          </w:p>
        </w:tc>
        <w:tc>
          <w:tcPr>
            <w:tcW w:w="613" w:type="pct"/>
            <w:tcBorders>
              <w:top w:val="single" w:sz="4" w:space="0" w:color="auto"/>
              <w:left w:val="single" w:sz="4" w:space="0" w:color="auto"/>
              <w:bottom w:val="single" w:sz="4" w:space="0" w:color="auto"/>
              <w:right w:val="single" w:sz="4" w:space="0" w:color="auto"/>
            </w:tcBorders>
          </w:tcPr>
          <w:p w14:paraId="438CFBF2" w14:textId="38EF5D4C" w:rsidR="00FF28D5" w:rsidRPr="00236F4B" w:rsidRDefault="00FF28D5"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 xml:space="preserve">&lt;&lt;reference values from </w:t>
            </w:r>
            <w:del w:id="1005" w:author="Tam, Danny@Energy" w:date="2022-02-28T15:09:00Z">
              <w:r w:rsidRPr="00236F4B" w:rsidDel="00FF4E23">
                <w:rPr>
                  <w:rFonts w:asciiTheme="minorHAnsi" w:eastAsia="Times New Roman" w:hAnsiTheme="minorHAnsi" w:cstheme="minorHAnsi"/>
                  <w:sz w:val="18"/>
                  <w:szCs w:val="20"/>
                </w:rPr>
                <w:delText>CF1R</w:delText>
              </w:r>
            </w:del>
            <w:ins w:id="1006" w:author="Tam, Danny@Energy" w:date="2022-02-28T15:09:00Z">
              <w:r w:rsidR="00FF4E23">
                <w:rPr>
                  <w:rFonts w:asciiTheme="minorHAnsi" w:eastAsia="Times New Roman" w:hAnsiTheme="minorHAnsi" w:cstheme="minorHAnsi"/>
                  <w:sz w:val="18"/>
                  <w:szCs w:val="20"/>
                </w:rPr>
                <w:t>NRCC</w:t>
              </w:r>
            </w:ins>
            <w:r w:rsidRPr="00236F4B">
              <w:rPr>
                <w:rFonts w:asciiTheme="minorHAnsi" w:eastAsia="Times New Roman" w:hAnsiTheme="minorHAnsi" w:cstheme="minorHAnsi"/>
                <w:sz w:val="18"/>
                <w:szCs w:val="20"/>
              </w:rPr>
              <w:t>-</w:t>
            </w:r>
            <w:r w:rsidRPr="00684F4E">
              <w:rPr>
                <w:rFonts w:asciiTheme="minorHAnsi" w:eastAsia="Times New Roman" w:hAnsiTheme="minorHAnsi" w:cstheme="minorHAnsi"/>
                <w:sz w:val="18"/>
                <w:szCs w:val="20"/>
              </w:rPr>
              <w:t>PRF</w:t>
            </w:r>
            <w:r w:rsidRPr="00236F4B">
              <w:rPr>
                <w:rFonts w:asciiTheme="minorHAnsi" w:eastAsia="Times New Roman" w:hAnsiTheme="minorHAnsi" w:cstheme="minorHAnsi"/>
                <w:sz w:val="18"/>
                <w:szCs w:val="20"/>
              </w:rPr>
              <w:t>-01</w:t>
            </w:r>
            <w:r w:rsidR="00611038">
              <w:rPr>
                <w:rFonts w:asciiTheme="minorHAnsi" w:eastAsia="Times New Roman" w:hAnsiTheme="minorHAnsi" w:cstheme="minorHAnsi"/>
                <w:sz w:val="18"/>
                <w:szCs w:val="20"/>
              </w:rPr>
              <w:t>;</w:t>
            </w:r>
            <w:r w:rsidRPr="00236F4B">
              <w:rPr>
                <w:rFonts w:asciiTheme="minorHAnsi" w:eastAsia="Times New Roman" w:hAnsiTheme="minorHAnsi" w:cstheme="minorHAnsi"/>
                <w:sz w:val="18"/>
                <w:szCs w:val="20"/>
              </w:rPr>
              <w:t xml:space="preserve"> </w:t>
            </w:r>
            <w:r w:rsidRPr="00236F4B">
              <w:rPr>
                <w:rFonts w:eastAsia="Times New Roman"/>
                <w:sz w:val="18"/>
                <w:szCs w:val="20"/>
              </w:rPr>
              <w:t>Else = NA</w:t>
            </w:r>
            <w:r w:rsidRPr="00236F4B" w:rsidDel="00364C35">
              <w:rPr>
                <w:rFonts w:asciiTheme="minorHAnsi" w:eastAsia="Times New Roman" w:hAnsiTheme="minorHAnsi" w:cstheme="minorHAnsi"/>
                <w:sz w:val="18"/>
                <w:szCs w:val="20"/>
              </w:rPr>
              <w:t xml:space="preserve"> </w:t>
            </w:r>
            <w:r w:rsidRPr="00236F4B">
              <w:rPr>
                <w:rFonts w:asciiTheme="minorHAnsi" w:eastAsia="Times New Roman" w:hAnsiTheme="minorHAnsi" w:cstheme="minorHAnsi"/>
                <w:sz w:val="18"/>
                <w:szCs w:val="20"/>
              </w:rPr>
              <w:t>&gt;&gt;</w:t>
            </w:r>
          </w:p>
        </w:tc>
        <w:tc>
          <w:tcPr>
            <w:tcW w:w="695" w:type="pct"/>
            <w:tcBorders>
              <w:top w:val="single" w:sz="4" w:space="0" w:color="auto"/>
              <w:left w:val="single" w:sz="4" w:space="0" w:color="auto"/>
              <w:bottom w:val="single" w:sz="4" w:space="0" w:color="auto"/>
              <w:right w:val="single" w:sz="4" w:space="0" w:color="auto"/>
            </w:tcBorders>
          </w:tcPr>
          <w:p w14:paraId="4D913324" w14:textId="51DB07DF" w:rsidR="00611038" w:rsidRDefault="00FF28D5"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&lt;&lt;reference values from </w:t>
            </w:r>
            <w:del w:id="1007" w:author="Tam, Danny@Energy" w:date="2022-02-28T15:09:00Z">
              <w:r w:rsidRPr="00236F4B" w:rsidDel="00FF4E23">
                <w:rPr>
                  <w:rFonts w:asciiTheme="minorHAnsi" w:eastAsia="Times New Roman" w:hAnsiTheme="minorHAnsi" w:cstheme="minorHAnsi"/>
                  <w:sz w:val="18"/>
                  <w:szCs w:val="20"/>
                </w:rPr>
                <w:delText>CF1R</w:delText>
              </w:r>
            </w:del>
            <w:ins w:id="1008" w:author="Tam, Danny@Energy" w:date="2022-02-28T15:09:00Z">
              <w:r w:rsidR="00FF4E23">
                <w:rPr>
                  <w:rFonts w:asciiTheme="minorHAnsi" w:eastAsia="Times New Roman" w:hAnsiTheme="minorHAnsi" w:cstheme="minorHAnsi"/>
                  <w:sz w:val="18"/>
                  <w:szCs w:val="20"/>
                </w:rPr>
                <w:t>NRCC</w:t>
              </w:r>
            </w:ins>
            <w:r w:rsidRPr="00236F4B">
              <w:rPr>
                <w:rFonts w:asciiTheme="minorHAnsi" w:eastAsia="Times New Roman" w:hAnsiTheme="minorHAnsi" w:cstheme="minorHAnsi"/>
                <w:sz w:val="18"/>
                <w:szCs w:val="20"/>
              </w:rPr>
              <w:t>-</w:t>
            </w:r>
            <w:r w:rsidRPr="00684F4E">
              <w:rPr>
                <w:rFonts w:asciiTheme="minorHAnsi" w:eastAsia="Times New Roman" w:hAnsiTheme="minorHAnsi" w:cstheme="minorHAnsi"/>
                <w:sz w:val="18"/>
                <w:szCs w:val="20"/>
              </w:rPr>
              <w:t>PRF</w:t>
            </w:r>
            <w:r w:rsidRPr="00236F4B">
              <w:rPr>
                <w:rFonts w:asciiTheme="minorHAnsi" w:eastAsia="Times New Roman" w:hAnsiTheme="minorHAnsi" w:cstheme="minorHAnsi"/>
                <w:sz w:val="18"/>
                <w:szCs w:val="20"/>
              </w:rPr>
              <w:t>-01</w:t>
            </w:r>
            <w:r w:rsidR="00611038">
              <w:rPr>
                <w:rFonts w:asciiTheme="minorHAnsi" w:eastAsia="Times New Roman" w:hAnsiTheme="minorHAnsi" w:cstheme="minorHAnsi"/>
                <w:sz w:val="18"/>
                <w:szCs w:val="20"/>
              </w:rPr>
              <w:t>;</w:t>
            </w:r>
            <w:r w:rsidRPr="00236F4B">
              <w:rPr>
                <w:rFonts w:asciiTheme="minorHAnsi" w:eastAsia="Times New Roman" w:hAnsiTheme="minorHAnsi" w:cstheme="minorHAnsi"/>
                <w:sz w:val="18"/>
                <w:szCs w:val="20"/>
              </w:rPr>
              <w:t xml:space="preserve"> </w:t>
            </w:r>
          </w:p>
          <w:p w14:paraId="12AA4FC1" w14:textId="4150A330" w:rsidR="00FF28D5" w:rsidRPr="00236F4B" w:rsidRDefault="00FF28D5"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eastAsia="Times New Roman"/>
                <w:sz w:val="18"/>
                <w:szCs w:val="20"/>
              </w:rPr>
              <w:t>Else = NA</w:t>
            </w:r>
            <w:r w:rsidRPr="00236F4B" w:rsidDel="00364C35">
              <w:rPr>
                <w:rFonts w:asciiTheme="minorHAnsi" w:eastAsia="Times New Roman" w:hAnsiTheme="minorHAnsi" w:cstheme="minorHAnsi"/>
                <w:sz w:val="18"/>
                <w:szCs w:val="20"/>
              </w:rPr>
              <w:t xml:space="preserve"> </w:t>
            </w:r>
            <w:r w:rsidRPr="00236F4B">
              <w:rPr>
                <w:rFonts w:asciiTheme="minorHAnsi" w:eastAsia="Times New Roman" w:hAnsiTheme="minorHAnsi" w:cstheme="minorHAnsi"/>
                <w:sz w:val="18"/>
                <w:szCs w:val="20"/>
              </w:rPr>
              <w:t>&gt;&gt;</w:t>
            </w:r>
          </w:p>
        </w:tc>
        <w:tc>
          <w:tcPr>
            <w:tcW w:w="844" w:type="pct"/>
            <w:tcBorders>
              <w:top w:val="single" w:sz="4" w:space="0" w:color="auto"/>
              <w:left w:val="single" w:sz="4" w:space="0" w:color="auto"/>
              <w:bottom w:val="single" w:sz="4" w:space="0" w:color="auto"/>
              <w:right w:val="single" w:sz="4" w:space="0" w:color="auto"/>
            </w:tcBorders>
          </w:tcPr>
          <w:p w14:paraId="1CD4005F" w14:textId="5AC9D8FE" w:rsidR="00FF28D5" w:rsidRPr="00236F4B" w:rsidRDefault="00FF28D5"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&lt;&lt;reference values from </w:t>
            </w:r>
            <w:del w:id="1009" w:author="Tam, Danny@Energy" w:date="2022-02-28T15:09:00Z">
              <w:r w:rsidRPr="00236F4B" w:rsidDel="00FF4E23">
                <w:rPr>
                  <w:rFonts w:asciiTheme="minorHAnsi" w:eastAsia="Times New Roman" w:hAnsiTheme="minorHAnsi" w:cstheme="minorHAnsi"/>
                  <w:sz w:val="18"/>
                  <w:szCs w:val="20"/>
                </w:rPr>
                <w:delText>CF1R</w:delText>
              </w:r>
            </w:del>
            <w:ins w:id="1010" w:author="Tam, Danny@Energy" w:date="2022-02-28T15:09:00Z">
              <w:r w:rsidR="00FF4E23">
                <w:rPr>
                  <w:rFonts w:asciiTheme="minorHAnsi" w:eastAsia="Times New Roman" w:hAnsiTheme="minorHAnsi" w:cstheme="minorHAnsi"/>
                  <w:sz w:val="18"/>
                  <w:szCs w:val="20"/>
                </w:rPr>
                <w:t>NRCC</w:t>
              </w:r>
            </w:ins>
            <w:r w:rsidRPr="00236F4B">
              <w:rPr>
                <w:rFonts w:asciiTheme="minorHAnsi" w:eastAsia="Times New Roman" w:hAnsiTheme="minorHAnsi" w:cstheme="minorHAnsi"/>
                <w:sz w:val="18"/>
                <w:szCs w:val="20"/>
              </w:rPr>
              <w:t>. NA is allowed only if Water Heater Type = Consumer Instantaneous,</w:t>
            </w:r>
          </w:p>
          <w:p w14:paraId="682DDBF0" w14:textId="0C1F09D7" w:rsidR="00FF28D5" w:rsidRPr="00236F4B" w:rsidRDefault="00FF28D5"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Commercial Instantaneous, or Residential-Duty Commercial Instantaneous &gt;&gt;</w:t>
            </w:r>
          </w:p>
        </w:tc>
        <w:tc>
          <w:tcPr>
            <w:tcW w:w="1002" w:type="pct"/>
            <w:tcBorders>
              <w:top w:val="single" w:sz="4" w:space="0" w:color="auto"/>
              <w:left w:val="single" w:sz="4" w:space="0" w:color="auto"/>
              <w:bottom w:val="single" w:sz="4" w:space="0" w:color="auto"/>
              <w:right w:val="single" w:sz="4" w:space="0" w:color="auto"/>
            </w:tcBorders>
          </w:tcPr>
          <w:p w14:paraId="2AC2549D" w14:textId="0C966018" w:rsidR="00FF28D5" w:rsidRPr="00236F4B" w:rsidRDefault="00FF28D5" w:rsidP="004D3E4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&lt;&lt;</w:t>
            </w:r>
            <w:r w:rsidR="004D3E46">
              <w:rPr>
                <w:rFonts w:asciiTheme="minorHAnsi" w:eastAsia="Times New Roman" w:hAnsiTheme="minorHAnsi" w:cstheme="minorHAnsi"/>
                <w:sz w:val="18"/>
                <w:szCs w:val="20"/>
              </w:rPr>
              <w:t xml:space="preserve">Reference value from </w:t>
            </w:r>
            <w:del w:id="1011" w:author="Tam, Danny@Energy" w:date="2022-02-28T15:09:00Z">
              <w:r w:rsidR="004D3E46" w:rsidDel="00FF4E23">
                <w:rPr>
                  <w:rFonts w:asciiTheme="minorHAnsi" w:eastAsia="Times New Roman" w:hAnsiTheme="minorHAnsi" w:cstheme="minorHAnsi"/>
                  <w:sz w:val="18"/>
                  <w:szCs w:val="20"/>
                </w:rPr>
                <w:delText>CF1R</w:delText>
              </w:r>
            </w:del>
            <w:ins w:id="1012" w:author="Tam, Danny@Energy" w:date="2022-02-28T15:09:00Z">
              <w:r w:rsidR="00FF4E23">
                <w:rPr>
                  <w:rFonts w:asciiTheme="minorHAnsi" w:eastAsia="Times New Roman" w:hAnsiTheme="minorHAnsi" w:cstheme="minorHAnsi"/>
                  <w:sz w:val="18"/>
                  <w:szCs w:val="20"/>
                </w:rPr>
                <w:t>NRCC</w:t>
              </w:r>
            </w:ins>
            <w:r w:rsidRPr="00236F4B">
              <w:rPr>
                <w:rFonts w:asciiTheme="minorHAnsi" w:eastAsia="Times New Roman" w:hAnsiTheme="minorHAnsi" w:cstheme="minorHAnsi"/>
                <w:sz w:val="18"/>
                <w:szCs w:val="20"/>
              </w:rPr>
              <w:t>&gt;&gt;</w:t>
            </w:r>
          </w:p>
        </w:tc>
      </w:tr>
      <w:tr w:rsidR="00FF28D5" w:rsidRPr="00323F2C" w14:paraId="5FD3FA69" w14:textId="77777777" w:rsidTr="00236F4B">
        <w:trPr>
          <w:cantSplit/>
          <w:trHeight w:val="144"/>
        </w:trPr>
        <w:tc>
          <w:tcPr>
            <w:tcW w:w="662" w:type="pct"/>
            <w:tcBorders>
              <w:top w:val="single" w:sz="4" w:space="0" w:color="auto"/>
              <w:left w:val="single" w:sz="4" w:space="0" w:color="auto"/>
              <w:bottom w:val="single" w:sz="4" w:space="0" w:color="auto"/>
              <w:right w:val="single" w:sz="4" w:space="0" w:color="auto"/>
            </w:tcBorders>
            <w:vAlign w:val="center"/>
          </w:tcPr>
          <w:p w14:paraId="12770B7C"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653" w:type="pct"/>
            <w:tcBorders>
              <w:top w:val="single" w:sz="4" w:space="0" w:color="auto"/>
              <w:left w:val="single" w:sz="4" w:space="0" w:color="auto"/>
              <w:bottom w:val="single" w:sz="4" w:space="0" w:color="auto"/>
              <w:right w:val="single" w:sz="4" w:space="0" w:color="auto"/>
            </w:tcBorders>
            <w:vAlign w:val="center"/>
          </w:tcPr>
          <w:p w14:paraId="7C004605"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531" w:type="pct"/>
            <w:tcBorders>
              <w:top w:val="single" w:sz="4" w:space="0" w:color="auto"/>
              <w:left w:val="single" w:sz="4" w:space="0" w:color="auto"/>
              <w:bottom w:val="single" w:sz="4" w:space="0" w:color="auto"/>
              <w:right w:val="single" w:sz="4" w:space="0" w:color="auto"/>
            </w:tcBorders>
            <w:vAlign w:val="center"/>
          </w:tcPr>
          <w:p w14:paraId="318B33F0"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613" w:type="pct"/>
            <w:tcBorders>
              <w:top w:val="single" w:sz="4" w:space="0" w:color="auto"/>
              <w:left w:val="single" w:sz="4" w:space="0" w:color="auto"/>
              <w:bottom w:val="single" w:sz="4" w:space="0" w:color="auto"/>
              <w:right w:val="single" w:sz="4" w:space="0" w:color="auto"/>
            </w:tcBorders>
            <w:vAlign w:val="center"/>
          </w:tcPr>
          <w:p w14:paraId="44545D6C"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695" w:type="pct"/>
            <w:tcBorders>
              <w:top w:val="single" w:sz="4" w:space="0" w:color="auto"/>
              <w:left w:val="single" w:sz="4" w:space="0" w:color="auto"/>
              <w:bottom w:val="single" w:sz="4" w:space="0" w:color="auto"/>
              <w:right w:val="single" w:sz="4" w:space="0" w:color="auto"/>
            </w:tcBorders>
            <w:vAlign w:val="center"/>
          </w:tcPr>
          <w:p w14:paraId="7390CCE7"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844" w:type="pct"/>
            <w:tcBorders>
              <w:top w:val="single" w:sz="4" w:space="0" w:color="auto"/>
              <w:left w:val="single" w:sz="4" w:space="0" w:color="auto"/>
              <w:bottom w:val="single" w:sz="4" w:space="0" w:color="auto"/>
              <w:right w:val="single" w:sz="4" w:space="0" w:color="auto"/>
            </w:tcBorders>
          </w:tcPr>
          <w:p w14:paraId="479F3148" w14:textId="77777777" w:rsidR="00FF28D5" w:rsidRPr="00323F2C"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002" w:type="pct"/>
            <w:tcBorders>
              <w:top w:val="single" w:sz="4" w:space="0" w:color="auto"/>
              <w:left w:val="single" w:sz="4" w:space="0" w:color="auto"/>
              <w:bottom w:val="single" w:sz="4" w:space="0" w:color="auto"/>
              <w:right w:val="single" w:sz="4" w:space="0" w:color="auto"/>
            </w:tcBorders>
            <w:vAlign w:val="center"/>
          </w:tcPr>
          <w:p w14:paraId="15119D80" w14:textId="425B6785"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r>
    </w:tbl>
    <w:p w14:paraId="736968FD" w14:textId="2911ED5C" w:rsidR="00526D3D" w:rsidRPr="00236F4B" w:rsidRDefault="00526D3D" w:rsidP="00526D3D">
      <w:pPr>
        <w:spacing w:after="0" w:line="240" w:lineRule="auto"/>
        <w:rPr>
          <w:rFonts w:asciiTheme="minorHAnsi" w:hAnsiTheme="minorHAnsi" w:cstheme="minorHAnsi"/>
          <w:sz w:val="18"/>
          <w:szCs w:val="18"/>
        </w:rPr>
      </w:pPr>
    </w:p>
    <w:tbl>
      <w:tblPr>
        <w:tblW w:w="4992"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73"/>
        <w:gridCol w:w="1554"/>
        <w:gridCol w:w="1554"/>
        <w:gridCol w:w="1554"/>
        <w:gridCol w:w="1201"/>
        <w:gridCol w:w="1323"/>
        <w:gridCol w:w="2114"/>
      </w:tblGrid>
      <w:tr w:rsidR="00F43DC7" w:rsidRPr="00323F2C" w14:paraId="40C6D816" w14:textId="77777777" w:rsidTr="002456C7">
        <w:trPr>
          <w:cantSplit/>
          <w:trHeight w:val="144"/>
        </w:trPr>
        <w:tc>
          <w:tcPr>
            <w:tcW w:w="10998" w:type="dxa"/>
            <w:gridSpan w:val="7"/>
            <w:tcBorders>
              <w:top w:val="single" w:sz="4" w:space="0" w:color="auto"/>
              <w:left w:val="single" w:sz="4" w:space="0" w:color="auto"/>
              <w:bottom w:val="single" w:sz="4" w:space="0" w:color="auto"/>
              <w:right w:val="single" w:sz="4" w:space="0" w:color="auto"/>
            </w:tcBorders>
          </w:tcPr>
          <w:p w14:paraId="0A00FFB6" w14:textId="7341E72D" w:rsidR="00F43DC7" w:rsidRPr="00236F4B" w:rsidRDefault="00F43DC7" w:rsidP="00F1004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Pr>
                <w:rFonts w:asciiTheme="minorHAnsi" w:hAnsiTheme="minorHAnsi" w:cstheme="minorHAnsi"/>
                <w:b/>
                <w:sz w:val="18"/>
                <w:szCs w:val="18"/>
              </w:rPr>
              <w:lastRenderedPageBreak/>
              <w:t>D</w:t>
            </w:r>
            <w:r w:rsidRPr="00236F4B">
              <w:rPr>
                <w:rFonts w:asciiTheme="minorHAnsi" w:hAnsiTheme="minorHAnsi" w:cstheme="minorHAnsi"/>
                <w:b/>
                <w:sz w:val="18"/>
                <w:szCs w:val="18"/>
              </w:rPr>
              <w:t>. Installed</w:t>
            </w:r>
            <w:r>
              <w:rPr>
                <w:rFonts w:asciiTheme="minorHAnsi" w:hAnsiTheme="minorHAnsi" w:cstheme="minorHAnsi"/>
                <w:b/>
                <w:sz w:val="18"/>
                <w:szCs w:val="18"/>
              </w:rPr>
              <w:t xml:space="preserve"> HERS Verified</w:t>
            </w:r>
            <w:r w:rsidRPr="00236F4B">
              <w:rPr>
                <w:rFonts w:asciiTheme="minorHAnsi" w:hAnsiTheme="minorHAnsi" w:cstheme="minorHAnsi"/>
                <w:b/>
                <w:sz w:val="18"/>
                <w:szCs w:val="18"/>
              </w:rPr>
              <w:t xml:space="preserve"> Dwelling Unit Water Heating Efficiency Information </w:t>
            </w:r>
          </w:p>
          <w:p w14:paraId="263D893A" w14:textId="77777777" w:rsidR="00825ED4" w:rsidRDefault="00F43DC7" w:rsidP="00F1004F">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This table reports the water heating system efficiency features that were installed in this project.</w:t>
            </w:r>
            <w:r>
              <w:rPr>
                <w:rFonts w:asciiTheme="minorHAnsi" w:eastAsia="Times New Roman" w:hAnsiTheme="minorHAnsi" w:cstheme="minorHAnsi"/>
                <w:sz w:val="18"/>
                <w:szCs w:val="18"/>
              </w:rPr>
              <w:t xml:space="preserve">  </w:t>
            </w:r>
          </w:p>
          <w:p w14:paraId="635EA402" w14:textId="1D361054" w:rsidR="00F43DC7" w:rsidRPr="00236F4B" w:rsidRDefault="00E71469" w:rsidP="00EC0CA0">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Pr>
                <w:rFonts w:asciiTheme="minorHAnsi" w:eastAsia="Times New Roman" w:hAnsiTheme="minorHAnsi" w:cstheme="minorHAnsi"/>
                <w:sz w:val="18"/>
                <w:szCs w:val="20"/>
              </w:rPr>
              <w:t>&lt;&lt;</w:t>
            </w:r>
            <w:r w:rsidR="00EC0CA0">
              <w:rPr>
                <w:rFonts w:asciiTheme="minorHAnsi" w:eastAsia="Times New Roman" w:hAnsiTheme="minorHAnsi" w:cstheme="minorHAnsi"/>
                <w:sz w:val="18"/>
                <w:szCs w:val="20"/>
              </w:rPr>
              <w:t xml:space="preserve">require one row of data for each water heart identified in Section </w:t>
            </w:r>
            <w:ins w:id="1013" w:author="Alhabibi, Haider@Energy" w:date="2022-01-25T16:28:00Z">
              <w:r w:rsidR="006A51EC">
                <w:rPr>
                  <w:rFonts w:asciiTheme="minorHAnsi" w:eastAsia="Times New Roman" w:hAnsiTheme="minorHAnsi" w:cstheme="minorHAnsi"/>
                  <w:sz w:val="18"/>
                  <w:szCs w:val="20"/>
                </w:rPr>
                <w:t>C</w:t>
              </w:r>
            </w:ins>
            <w:del w:id="1014" w:author="Alhabibi, Haider@Energy" w:date="2021-12-17T18:21:00Z">
              <w:r w:rsidR="00EC0CA0" w:rsidDel="00CE1E2B">
                <w:rPr>
                  <w:rFonts w:asciiTheme="minorHAnsi" w:eastAsia="Times New Roman" w:hAnsiTheme="minorHAnsi" w:cstheme="minorHAnsi"/>
                  <w:sz w:val="18"/>
                  <w:szCs w:val="20"/>
                </w:rPr>
                <w:delText>B</w:delText>
              </w:r>
            </w:del>
            <w:ins w:id="1015" w:author="Markstrum, Alexis@Energy" w:date="2021-10-21T11:20:00Z">
              <w:del w:id="1016" w:author="Alhabibi, Haider@Energy" w:date="2021-12-17T18:21:00Z">
                <w:r w:rsidR="003F4DB5" w:rsidDel="00CE1E2B">
                  <w:rPr>
                    <w:rFonts w:asciiTheme="minorHAnsi" w:eastAsia="Times New Roman" w:hAnsiTheme="minorHAnsi" w:cstheme="minorHAnsi"/>
                    <w:sz w:val="18"/>
                    <w:szCs w:val="20"/>
                  </w:rPr>
                  <w:delText xml:space="preserve">, </w:delText>
                </w:r>
                <w:r w:rsidR="003F4DB5" w:rsidDel="00CE1E2B">
                  <w:rPr>
                    <w:rFonts w:asciiTheme="minorHAnsi" w:eastAsia="Times New Roman" w:hAnsiTheme="minorHAnsi" w:cstheme="minorHAnsi"/>
                    <w:sz w:val="20"/>
                    <w:szCs w:val="20"/>
                  </w:rPr>
                  <w:delText>else if no Section B, then display the “section does not apply” message</w:delText>
                </w:r>
              </w:del>
            </w:ins>
            <w:r w:rsidR="00EC0CA0">
              <w:rPr>
                <w:rFonts w:asciiTheme="minorHAnsi" w:eastAsia="Times New Roman" w:hAnsiTheme="minorHAnsi" w:cstheme="minorHAnsi"/>
                <w:sz w:val="18"/>
                <w:szCs w:val="20"/>
              </w:rPr>
              <w:t>.</w:t>
            </w:r>
            <w:r w:rsidR="00F43DC7" w:rsidRPr="00236F4B">
              <w:rPr>
                <w:rFonts w:asciiTheme="minorHAnsi" w:eastAsia="Times New Roman" w:hAnsiTheme="minorHAnsi" w:cstheme="minorHAnsi"/>
                <w:sz w:val="18"/>
                <w:szCs w:val="20"/>
              </w:rPr>
              <w:t>&gt;&gt;</w:t>
            </w:r>
          </w:p>
        </w:tc>
      </w:tr>
      <w:tr w:rsidR="00F43DC7" w:rsidRPr="00323F2C" w14:paraId="07282A38" w14:textId="77777777" w:rsidTr="00236F4B">
        <w:trPr>
          <w:cantSplit/>
          <w:trHeight w:val="144"/>
        </w:trPr>
        <w:tc>
          <w:tcPr>
            <w:tcW w:w="1503" w:type="dxa"/>
            <w:tcBorders>
              <w:top w:val="single" w:sz="4" w:space="0" w:color="auto"/>
              <w:left w:val="single" w:sz="4" w:space="0" w:color="auto"/>
              <w:bottom w:val="single" w:sz="4" w:space="0" w:color="auto"/>
              <w:right w:val="single" w:sz="4" w:space="0" w:color="auto"/>
            </w:tcBorders>
            <w:vAlign w:val="center"/>
          </w:tcPr>
          <w:p w14:paraId="275CAB65"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01</w:t>
            </w:r>
          </w:p>
        </w:tc>
        <w:tc>
          <w:tcPr>
            <w:tcW w:w="1586" w:type="dxa"/>
            <w:tcBorders>
              <w:top w:val="single" w:sz="4" w:space="0" w:color="auto"/>
              <w:left w:val="single" w:sz="4" w:space="0" w:color="auto"/>
              <w:bottom w:val="single" w:sz="4" w:space="0" w:color="auto"/>
              <w:right w:val="single" w:sz="4" w:space="0" w:color="auto"/>
            </w:tcBorders>
            <w:vAlign w:val="center"/>
          </w:tcPr>
          <w:p w14:paraId="29280EA5"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02</w:t>
            </w:r>
          </w:p>
        </w:tc>
        <w:tc>
          <w:tcPr>
            <w:tcW w:w="1587" w:type="dxa"/>
            <w:tcBorders>
              <w:top w:val="single" w:sz="4" w:space="0" w:color="auto"/>
              <w:left w:val="single" w:sz="4" w:space="0" w:color="auto"/>
              <w:bottom w:val="single" w:sz="4" w:space="0" w:color="auto"/>
              <w:right w:val="single" w:sz="4" w:space="0" w:color="auto"/>
            </w:tcBorders>
            <w:vAlign w:val="center"/>
          </w:tcPr>
          <w:p w14:paraId="00C69854"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03</w:t>
            </w:r>
          </w:p>
        </w:tc>
        <w:tc>
          <w:tcPr>
            <w:tcW w:w="1587" w:type="dxa"/>
            <w:tcBorders>
              <w:top w:val="single" w:sz="4" w:space="0" w:color="auto"/>
              <w:left w:val="single" w:sz="4" w:space="0" w:color="auto"/>
              <w:bottom w:val="single" w:sz="4" w:space="0" w:color="auto"/>
              <w:right w:val="single" w:sz="4" w:space="0" w:color="auto"/>
            </w:tcBorders>
            <w:vAlign w:val="center"/>
          </w:tcPr>
          <w:p w14:paraId="5DCE6D76"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236F4B">
              <w:rPr>
                <w:rFonts w:asciiTheme="minorHAnsi" w:eastAsia="Times New Roman" w:hAnsiTheme="minorHAnsi" w:cstheme="minorHAnsi"/>
                <w:sz w:val="18"/>
                <w:szCs w:val="18"/>
              </w:rPr>
              <w:t>04</w:t>
            </w:r>
          </w:p>
        </w:tc>
        <w:tc>
          <w:tcPr>
            <w:tcW w:w="1225" w:type="dxa"/>
            <w:tcBorders>
              <w:top w:val="single" w:sz="4" w:space="0" w:color="auto"/>
              <w:left w:val="single" w:sz="4" w:space="0" w:color="auto"/>
              <w:bottom w:val="single" w:sz="4" w:space="0" w:color="auto"/>
              <w:right w:val="single" w:sz="4" w:space="0" w:color="auto"/>
            </w:tcBorders>
            <w:vAlign w:val="center"/>
          </w:tcPr>
          <w:p w14:paraId="534A2262"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236F4B">
              <w:rPr>
                <w:rFonts w:asciiTheme="minorHAnsi" w:eastAsia="Times New Roman" w:hAnsiTheme="minorHAnsi" w:cstheme="minorHAnsi"/>
                <w:sz w:val="18"/>
                <w:szCs w:val="18"/>
              </w:rPr>
              <w:t>05</w:t>
            </w:r>
          </w:p>
        </w:tc>
        <w:tc>
          <w:tcPr>
            <w:tcW w:w="1350" w:type="dxa"/>
            <w:tcBorders>
              <w:top w:val="single" w:sz="4" w:space="0" w:color="auto"/>
              <w:left w:val="single" w:sz="4" w:space="0" w:color="auto"/>
              <w:bottom w:val="single" w:sz="4" w:space="0" w:color="auto"/>
              <w:right w:val="single" w:sz="4" w:space="0" w:color="auto"/>
            </w:tcBorders>
          </w:tcPr>
          <w:p w14:paraId="3E7CE48F" w14:textId="51BC7543" w:rsidR="00F43DC7" w:rsidRPr="00323F2C"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06</w:t>
            </w:r>
          </w:p>
        </w:tc>
        <w:tc>
          <w:tcPr>
            <w:tcW w:w="2160" w:type="dxa"/>
            <w:tcBorders>
              <w:top w:val="single" w:sz="4" w:space="0" w:color="auto"/>
              <w:left w:val="single" w:sz="4" w:space="0" w:color="auto"/>
              <w:bottom w:val="single" w:sz="4" w:space="0" w:color="auto"/>
              <w:right w:val="single" w:sz="4" w:space="0" w:color="auto"/>
            </w:tcBorders>
            <w:vAlign w:val="center"/>
          </w:tcPr>
          <w:p w14:paraId="5E15D8B9" w14:textId="487D59EB"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236F4B">
              <w:rPr>
                <w:rFonts w:asciiTheme="minorHAnsi" w:eastAsia="Times New Roman" w:hAnsiTheme="minorHAnsi" w:cstheme="minorHAnsi"/>
                <w:sz w:val="18"/>
                <w:szCs w:val="18"/>
              </w:rPr>
              <w:t>0</w:t>
            </w:r>
            <w:r>
              <w:rPr>
                <w:rFonts w:asciiTheme="minorHAnsi" w:eastAsia="Times New Roman" w:hAnsiTheme="minorHAnsi" w:cstheme="minorHAnsi"/>
                <w:sz w:val="18"/>
                <w:szCs w:val="18"/>
              </w:rPr>
              <w:t>7</w:t>
            </w:r>
          </w:p>
        </w:tc>
      </w:tr>
      <w:tr w:rsidR="00F43DC7" w:rsidRPr="00323F2C" w14:paraId="26EB1F4F" w14:textId="77777777" w:rsidTr="00236F4B">
        <w:trPr>
          <w:cantSplit/>
          <w:trHeight w:val="144"/>
        </w:trPr>
        <w:tc>
          <w:tcPr>
            <w:tcW w:w="1503" w:type="dxa"/>
            <w:tcBorders>
              <w:top w:val="single" w:sz="4" w:space="0" w:color="auto"/>
              <w:left w:val="single" w:sz="4" w:space="0" w:color="auto"/>
              <w:bottom w:val="single" w:sz="4" w:space="0" w:color="auto"/>
              <w:right w:val="single" w:sz="4" w:space="0" w:color="auto"/>
            </w:tcBorders>
            <w:vAlign w:val="bottom"/>
          </w:tcPr>
          <w:p w14:paraId="2AE8673C"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Water Heating System ID or Name</w:t>
            </w:r>
          </w:p>
        </w:tc>
        <w:tc>
          <w:tcPr>
            <w:tcW w:w="1586" w:type="dxa"/>
            <w:tcBorders>
              <w:top w:val="single" w:sz="4" w:space="0" w:color="auto"/>
              <w:left w:val="single" w:sz="4" w:space="0" w:color="auto"/>
              <w:bottom w:val="single" w:sz="4" w:space="0" w:color="auto"/>
              <w:right w:val="single" w:sz="4" w:space="0" w:color="auto"/>
            </w:tcBorders>
            <w:vAlign w:val="bottom"/>
          </w:tcPr>
          <w:p w14:paraId="30CD27D0"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Heating Efficiency Type</w:t>
            </w:r>
          </w:p>
        </w:tc>
        <w:tc>
          <w:tcPr>
            <w:tcW w:w="1587" w:type="dxa"/>
            <w:tcBorders>
              <w:top w:val="single" w:sz="4" w:space="0" w:color="auto"/>
              <w:left w:val="single" w:sz="4" w:space="0" w:color="auto"/>
              <w:bottom w:val="single" w:sz="4" w:space="0" w:color="auto"/>
              <w:right w:val="single" w:sz="4" w:space="0" w:color="auto"/>
            </w:tcBorders>
            <w:vAlign w:val="bottom"/>
          </w:tcPr>
          <w:p w14:paraId="497D272F"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Heating Efficiency Value</w:t>
            </w:r>
          </w:p>
        </w:tc>
        <w:tc>
          <w:tcPr>
            <w:tcW w:w="1587" w:type="dxa"/>
            <w:tcBorders>
              <w:top w:val="single" w:sz="4" w:space="0" w:color="auto"/>
              <w:left w:val="single" w:sz="4" w:space="0" w:color="auto"/>
              <w:bottom w:val="single" w:sz="4" w:space="0" w:color="auto"/>
              <w:right w:val="single" w:sz="4" w:space="0" w:color="auto"/>
            </w:tcBorders>
            <w:vAlign w:val="bottom"/>
          </w:tcPr>
          <w:p w14:paraId="615520FF"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 xml:space="preserve">Standby Loss </w:t>
            </w:r>
          </w:p>
          <w:p w14:paraId="19DFB832"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w:t>
            </w:r>
          </w:p>
        </w:tc>
        <w:tc>
          <w:tcPr>
            <w:tcW w:w="1225" w:type="dxa"/>
            <w:tcBorders>
              <w:top w:val="single" w:sz="4" w:space="0" w:color="auto"/>
              <w:left w:val="single" w:sz="4" w:space="0" w:color="auto"/>
              <w:bottom w:val="single" w:sz="4" w:space="0" w:color="auto"/>
              <w:right w:val="single" w:sz="4" w:space="0" w:color="auto"/>
            </w:tcBorders>
            <w:vAlign w:val="bottom"/>
          </w:tcPr>
          <w:p w14:paraId="36AA1CAC"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Exterior Insul.</w:t>
            </w:r>
          </w:p>
          <w:p w14:paraId="371AC967"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R-Value</w:t>
            </w:r>
          </w:p>
        </w:tc>
        <w:tc>
          <w:tcPr>
            <w:tcW w:w="1350" w:type="dxa"/>
            <w:tcBorders>
              <w:top w:val="single" w:sz="4" w:space="0" w:color="auto"/>
              <w:left w:val="single" w:sz="4" w:space="0" w:color="auto"/>
              <w:bottom w:val="single" w:sz="4" w:space="0" w:color="auto"/>
              <w:right w:val="single" w:sz="4" w:space="0" w:color="auto"/>
            </w:tcBorders>
          </w:tcPr>
          <w:p w14:paraId="4664DAA6" w14:textId="77777777" w:rsidR="00F43DC7" w:rsidRPr="00095904"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095904">
              <w:rPr>
                <w:rFonts w:asciiTheme="minorHAnsi" w:eastAsia="Times New Roman" w:hAnsiTheme="minorHAnsi" w:cstheme="minorHAnsi"/>
                <w:sz w:val="18"/>
                <w:szCs w:val="20"/>
              </w:rPr>
              <w:t>Water Heater Storage</w:t>
            </w:r>
          </w:p>
          <w:p w14:paraId="6DD3C2D2" w14:textId="2624EB3F" w:rsidR="00F43DC7" w:rsidRPr="00323F2C"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095904">
              <w:rPr>
                <w:rFonts w:asciiTheme="minorHAnsi" w:eastAsia="Times New Roman" w:hAnsiTheme="minorHAnsi" w:cstheme="minorHAnsi"/>
                <w:sz w:val="18"/>
                <w:szCs w:val="20"/>
              </w:rPr>
              <w:t>Volume (gal)</w:t>
            </w:r>
          </w:p>
        </w:tc>
        <w:tc>
          <w:tcPr>
            <w:tcW w:w="2160" w:type="dxa"/>
            <w:tcBorders>
              <w:top w:val="single" w:sz="4" w:space="0" w:color="auto"/>
              <w:left w:val="single" w:sz="4" w:space="0" w:color="auto"/>
              <w:bottom w:val="single" w:sz="4" w:space="0" w:color="auto"/>
              <w:right w:val="single" w:sz="4" w:space="0" w:color="auto"/>
            </w:tcBorders>
            <w:vAlign w:val="bottom"/>
          </w:tcPr>
          <w:p w14:paraId="19AD42DF" w14:textId="4DCD9948"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 xml:space="preserve">Tank </w:t>
            </w:r>
            <w:r w:rsidR="002E14A5">
              <w:rPr>
                <w:rFonts w:asciiTheme="minorHAnsi" w:eastAsia="Times New Roman" w:hAnsiTheme="minorHAnsi" w:cstheme="minorHAnsi"/>
                <w:sz w:val="18"/>
                <w:szCs w:val="18"/>
              </w:rPr>
              <w:t>L</w:t>
            </w:r>
            <w:r w:rsidRPr="00236F4B">
              <w:rPr>
                <w:rFonts w:asciiTheme="minorHAnsi" w:eastAsia="Times New Roman" w:hAnsiTheme="minorHAnsi" w:cstheme="minorHAnsi"/>
                <w:sz w:val="18"/>
                <w:szCs w:val="18"/>
              </w:rPr>
              <w:t>ocation</w:t>
            </w:r>
          </w:p>
        </w:tc>
      </w:tr>
      <w:tr w:rsidR="00F43DC7" w:rsidRPr="00323F2C" w14:paraId="66670E71" w14:textId="77777777" w:rsidTr="00236F4B">
        <w:trPr>
          <w:cantSplit/>
          <w:trHeight w:val="144"/>
        </w:trPr>
        <w:tc>
          <w:tcPr>
            <w:tcW w:w="1503" w:type="dxa"/>
            <w:tcBorders>
              <w:top w:val="single" w:sz="4" w:space="0" w:color="auto"/>
              <w:left w:val="single" w:sz="4" w:space="0" w:color="auto"/>
              <w:bottom w:val="single" w:sz="4" w:space="0" w:color="auto"/>
              <w:right w:val="single" w:sz="4" w:space="0" w:color="auto"/>
            </w:tcBorders>
          </w:tcPr>
          <w:p w14:paraId="251CD951" w14:textId="718314C8" w:rsidR="00F43DC7" w:rsidRPr="00236F4B" w:rsidRDefault="00F43DC7">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 xml:space="preserve">&lt;&lt;Reference value from </w:t>
            </w:r>
            <w:del w:id="1017" w:author="Markstrum, Alexis@Energy" w:date="2021-10-21T11:20:00Z">
              <w:r w:rsidRPr="00236F4B" w:rsidDel="00E13AEA">
                <w:rPr>
                  <w:rFonts w:asciiTheme="minorHAnsi" w:eastAsia="Times New Roman" w:hAnsiTheme="minorHAnsi" w:cstheme="minorHAnsi"/>
                  <w:sz w:val="18"/>
                  <w:szCs w:val="20"/>
                </w:rPr>
                <w:delText>A</w:delText>
              </w:r>
            </w:del>
            <w:ins w:id="1018" w:author="Markstrum, Alexis@Energy" w:date="2021-10-21T11:20:00Z">
              <w:del w:id="1019" w:author="Alhabibi, Haider@Energy" w:date="2022-01-25T16:28:00Z">
                <w:r w:rsidR="00E13AEA" w:rsidDel="006A51EC">
                  <w:rPr>
                    <w:rFonts w:asciiTheme="minorHAnsi" w:eastAsia="Times New Roman" w:hAnsiTheme="minorHAnsi" w:cstheme="minorHAnsi"/>
                    <w:sz w:val="18"/>
                    <w:szCs w:val="20"/>
                  </w:rPr>
                  <w:delText>E</w:delText>
                </w:r>
              </w:del>
            </w:ins>
            <w:ins w:id="1020" w:author="Alhabibi, Haider@Energy" w:date="2022-01-25T16:29:00Z">
              <w:r w:rsidR="006A51EC">
                <w:rPr>
                  <w:rFonts w:asciiTheme="minorHAnsi" w:eastAsia="Times New Roman" w:hAnsiTheme="minorHAnsi" w:cstheme="minorHAnsi"/>
                  <w:sz w:val="18"/>
                  <w:szCs w:val="20"/>
                </w:rPr>
                <w:t>C</w:t>
              </w:r>
            </w:ins>
            <w:r w:rsidRPr="00236F4B">
              <w:rPr>
                <w:rFonts w:asciiTheme="minorHAnsi" w:eastAsia="Times New Roman" w:hAnsiTheme="minorHAnsi" w:cstheme="minorHAnsi"/>
                <w:sz w:val="18"/>
                <w:szCs w:val="20"/>
              </w:rPr>
              <w:t>0</w:t>
            </w:r>
            <w:ins w:id="1021" w:author="Markstrum, Alexis@Energy" w:date="2021-10-21T11:20:00Z">
              <w:r w:rsidR="00E13AEA">
                <w:rPr>
                  <w:rFonts w:asciiTheme="minorHAnsi" w:eastAsia="Times New Roman" w:hAnsiTheme="minorHAnsi" w:cstheme="minorHAnsi"/>
                  <w:sz w:val="18"/>
                  <w:szCs w:val="20"/>
                </w:rPr>
                <w:t>1</w:t>
              </w:r>
            </w:ins>
            <w:del w:id="1022" w:author="Alhabibi, Haider@Energy" w:date="2022-01-25T16:29:00Z">
              <w:r w:rsidR="00F349F6" w:rsidDel="006A51EC">
                <w:rPr>
                  <w:rFonts w:asciiTheme="minorHAnsi" w:eastAsia="Times New Roman" w:hAnsiTheme="minorHAnsi" w:cstheme="minorHAnsi"/>
                  <w:sz w:val="18"/>
                  <w:szCs w:val="20"/>
                </w:rPr>
                <w:delText>2</w:delText>
              </w:r>
            </w:del>
            <w:r w:rsidRPr="00236F4B">
              <w:rPr>
                <w:rFonts w:asciiTheme="minorHAnsi" w:eastAsia="Times New Roman" w:hAnsiTheme="minorHAnsi" w:cstheme="minorHAnsi"/>
                <w:sz w:val="18"/>
                <w:szCs w:val="20"/>
              </w:rPr>
              <w:t>&gt;&gt;</w:t>
            </w:r>
          </w:p>
        </w:tc>
        <w:tc>
          <w:tcPr>
            <w:tcW w:w="1586" w:type="dxa"/>
            <w:tcBorders>
              <w:top w:val="single" w:sz="4" w:space="0" w:color="auto"/>
              <w:left w:val="single" w:sz="4" w:space="0" w:color="auto"/>
              <w:bottom w:val="single" w:sz="4" w:space="0" w:color="auto"/>
              <w:right w:val="single" w:sz="4" w:space="0" w:color="auto"/>
            </w:tcBorders>
          </w:tcPr>
          <w:p w14:paraId="5EC9B411" w14:textId="24306BD9" w:rsidR="00F43DC7" w:rsidRPr="00236F4B" w:rsidRDefault="00F43DC7" w:rsidP="006B0D0C">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&lt;&lt;Reference value from C02</w:t>
            </w:r>
            <w:r w:rsidR="006B0D0C">
              <w:rPr>
                <w:rFonts w:asciiTheme="minorHAnsi" w:eastAsia="Times New Roman" w:hAnsiTheme="minorHAnsi" w:cstheme="minorHAnsi"/>
                <w:sz w:val="18"/>
                <w:szCs w:val="20"/>
              </w:rPr>
              <w:t xml:space="preserve">. </w:t>
            </w:r>
            <w:r w:rsidR="006B0D0C" w:rsidRPr="005828AE">
              <w:rPr>
                <w:rFonts w:asciiTheme="minorHAnsi" w:eastAsia="Times New Roman" w:hAnsiTheme="minorHAnsi" w:cstheme="minorHAnsi"/>
                <w:sz w:val="18"/>
                <w:szCs w:val="20"/>
              </w:rPr>
              <w:t xml:space="preserve">Value may be NA if </w:t>
            </w:r>
            <w:r w:rsidR="006B0D0C" w:rsidRPr="00DF1B84">
              <w:rPr>
                <w:rFonts w:asciiTheme="minorHAnsi" w:eastAsia="Times New Roman" w:hAnsiTheme="minorHAnsi" w:cstheme="minorHAnsi"/>
                <w:sz w:val="18"/>
                <w:szCs w:val="20"/>
              </w:rPr>
              <w:t>C</w:t>
            </w:r>
            <w:r w:rsidR="006B0D0C" w:rsidRPr="005828AE">
              <w:rPr>
                <w:rFonts w:asciiTheme="minorHAnsi" w:eastAsia="Times New Roman" w:hAnsiTheme="minorHAnsi" w:cstheme="minorHAnsi"/>
                <w:sz w:val="18"/>
                <w:szCs w:val="20"/>
              </w:rPr>
              <w:t>0</w:t>
            </w:r>
            <w:r w:rsidR="006B0D0C">
              <w:rPr>
                <w:rFonts w:asciiTheme="minorHAnsi" w:eastAsia="Times New Roman" w:hAnsiTheme="minorHAnsi" w:cstheme="minorHAnsi"/>
                <w:sz w:val="18"/>
                <w:szCs w:val="20"/>
              </w:rPr>
              <w:t>2</w:t>
            </w:r>
            <w:r w:rsidR="006B0D0C" w:rsidRPr="005828AE">
              <w:rPr>
                <w:rFonts w:asciiTheme="minorHAnsi" w:eastAsia="Times New Roman" w:hAnsiTheme="minorHAnsi" w:cstheme="minorHAnsi"/>
                <w:sz w:val="18"/>
                <w:szCs w:val="20"/>
              </w:rPr>
              <w:t xml:space="preserve"> is NA </w:t>
            </w:r>
            <w:r w:rsidRPr="00236F4B">
              <w:rPr>
                <w:rFonts w:asciiTheme="minorHAnsi" w:eastAsia="Times New Roman" w:hAnsiTheme="minorHAnsi" w:cstheme="minorHAnsi"/>
                <w:sz w:val="18"/>
                <w:szCs w:val="20"/>
              </w:rPr>
              <w:t>&gt;&gt;</w:t>
            </w:r>
          </w:p>
        </w:tc>
        <w:tc>
          <w:tcPr>
            <w:tcW w:w="1587" w:type="dxa"/>
            <w:tcBorders>
              <w:top w:val="single" w:sz="4" w:space="0" w:color="auto"/>
              <w:left w:val="single" w:sz="4" w:space="0" w:color="auto"/>
              <w:bottom w:val="single" w:sz="4" w:space="0" w:color="auto"/>
              <w:right w:val="single" w:sz="4" w:space="0" w:color="auto"/>
            </w:tcBorders>
          </w:tcPr>
          <w:p w14:paraId="7B0DE07D" w14:textId="2642BA32" w:rsidR="00F43DC7" w:rsidRPr="00236F4B" w:rsidRDefault="00F43DC7"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 xml:space="preserve">&lt;&lt;User input value; check value must be ≥ value in </w:t>
            </w:r>
            <w:r w:rsidR="00574862">
              <w:rPr>
                <w:rFonts w:asciiTheme="minorHAnsi" w:eastAsia="Times New Roman" w:hAnsiTheme="minorHAnsi" w:cstheme="minorHAnsi"/>
                <w:sz w:val="18"/>
                <w:szCs w:val="20"/>
              </w:rPr>
              <w:t>C0</w:t>
            </w:r>
            <w:r w:rsidRPr="00236F4B">
              <w:rPr>
                <w:rFonts w:asciiTheme="minorHAnsi" w:eastAsia="Times New Roman" w:hAnsiTheme="minorHAnsi" w:cstheme="minorHAnsi"/>
                <w:sz w:val="18"/>
                <w:szCs w:val="20"/>
              </w:rPr>
              <w:t>3 to comply, else flag non-compliant values and do not allow the doc to be registered</w:t>
            </w:r>
            <w:ins w:id="1023" w:author="Markstrum, Alexis@Energy" w:date="2021-10-21T11:30:00Z">
              <w:r w:rsidR="00FA7B7E">
                <w:rPr>
                  <w:rFonts w:asciiTheme="minorHAnsi" w:eastAsia="Times New Roman" w:hAnsiTheme="minorHAnsi" w:cstheme="minorHAnsi"/>
                  <w:sz w:val="18"/>
                  <w:szCs w:val="20"/>
                </w:rPr>
                <w:t xml:space="preserve">. </w:t>
              </w:r>
              <w:r w:rsidR="00FA7B7E" w:rsidRPr="005828AE">
                <w:rPr>
                  <w:rFonts w:asciiTheme="minorHAnsi" w:eastAsia="Times New Roman" w:hAnsiTheme="minorHAnsi" w:cstheme="minorHAnsi"/>
                  <w:sz w:val="18"/>
                  <w:szCs w:val="20"/>
                </w:rPr>
                <w:t xml:space="preserve">Value may be NA if </w:t>
              </w:r>
              <w:del w:id="1024" w:author="Alhabibi, Haider@Energy" w:date="2022-01-25T16:14:00Z">
                <w:r w:rsidR="00FA7B7E" w:rsidDel="00F402F5">
                  <w:rPr>
                    <w:rFonts w:asciiTheme="minorHAnsi" w:eastAsia="Times New Roman" w:hAnsiTheme="minorHAnsi" w:cstheme="minorHAnsi"/>
                    <w:sz w:val="18"/>
                    <w:szCs w:val="20"/>
                  </w:rPr>
                  <w:delText>E</w:delText>
                </w:r>
              </w:del>
            </w:ins>
            <w:ins w:id="1025" w:author="Alhabibi, Haider@Energy" w:date="2022-01-25T16:32:00Z">
              <w:r w:rsidR="00627C40">
                <w:rPr>
                  <w:rFonts w:asciiTheme="minorHAnsi" w:eastAsia="Times New Roman" w:hAnsiTheme="minorHAnsi" w:cstheme="minorHAnsi"/>
                  <w:sz w:val="18"/>
                  <w:szCs w:val="20"/>
                </w:rPr>
                <w:t>C</w:t>
              </w:r>
            </w:ins>
            <w:ins w:id="1026" w:author="Markstrum, Alexis@Energy" w:date="2021-10-21T11:30:00Z">
              <w:r w:rsidR="00FA7B7E" w:rsidRPr="005828AE">
                <w:rPr>
                  <w:rFonts w:asciiTheme="minorHAnsi" w:eastAsia="Times New Roman" w:hAnsiTheme="minorHAnsi" w:cstheme="minorHAnsi"/>
                  <w:sz w:val="18"/>
                  <w:szCs w:val="20"/>
                </w:rPr>
                <w:t>0</w:t>
              </w:r>
              <w:r w:rsidR="00FA7B7E">
                <w:rPr>
                  <w:rFonts w:asciiTheme="minorHAnsi" w:eastAsia="Times New Roman" w:hAnsiTheme="minorHAnsi" w:cstheme="minorHAnsi"/>
                  <w:sz w:val="18"/>
                  <w:szCs w:val="20"/>
                </w:rPr>
                <w:t>3</w:t>
              </w:r>
              <w:r w:rsidR="00FA7B7E" w:rsidRPr="005828AE">
                <w:rPr>
                  <w:rFonts w:asciiTheme="minorHAnsi" w:eastAsia="Times New Roman" w:hAnsiTheme="minorHAnsi" w:cstheme="minorHAnsi"/>
                  <w:sz w:val="18"/>
                  <w:szCs w:val="20"/>
                </w:rPr>
                <w:t xml:space="preserve"> is NA</w:t>
              </w:r>
            </w:ins>
            <w:r w:rsidRPr="00236F4B">
              <w:rPr>
                <w:rFonts w:asciiTheme="minorHAnsi" w:eastAsia="Times New Roman" w:hAnsiTheme="minorHAnsi" w:cstheme="minorHAnsi"/>
                <w:sz w:val="18"/>
                <w:szCs w:val="20"/>
              </w:rPr>
              <w:t xml:space="preserve"> &gt;&gt;</w:t>
            </w:r>
          </w:p>
        </w:tc>
        <w:tc>
          <w:tcPr>
            <w:tcW w:w="1587" w:type="dxa"/>
            <w:tcBorders>
              <w:top w:val="single" w:sz="4" w:space="0" w:color="auto"/>
              <w:left w:val="single" w:sz="4" w:space="0" w:color="auto"/>
              <w:bottom w:val="single" w:sz="4" w:space="0" w:color="auto"/>
              <w:right w:val="single" w:sz="4" w:space="0" w:color="auto"/>
            </w:tcBorders>
          </w:tcPr>
          <w:p w14:paraId="5E6A2653" w14:textId="02092C3C" w:rsidR="00F43DC7" w:rsidRPr="00236F4B" w:rsidRDefault="00F43DC7"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&lt;&lt;User input value; check value must be ≤ value in C</w:t>
            </w:r>
            <w:r w:rsidR="00574862">
              <w:rPr>
                <w:rFonts w:asciiTheme="minorHAnsi" w:eastAsia="Times New Roman" w:hAnsiTheme="minorHAnsi" w:cstheme="minorHAnsi"/>
                <w:sz w:val="18"/>
                <w:szCs w:val="20"/>
              </w:rPr>
              <w:t>0</w:t>
            </w:r>
            <w:r w:rsidRPr="00236F4B">
              <w:rPr>
                <w:rFonts w:asciiTheme="minorHAnsi" w:eastAsia="Times New Roman" w:hAnsiTheme="minorHAnsi" w:cstheme="minorHAnsi"/>
                <w:sz w:val="18"/>
                <w:szCs w:val="20"/>
              </w:rPr>
              <w:t xml:space="preserve">4 to comply, else flag non-compliant values and do not allow the doc to be registered. Value may be NA if </w:t>
            </w:r>
            <w:r w:rsidR="00574862">
              <w:rPr>
                <w:rFonts w:asciiTheme="minorHAnsi" w:eastAsia="Times New Roman" w:hAnsiTheme="minorHAnsi" w:cstheme="minorHAnsi"/>
                <w:sz w:val="18"/>
                <w:szCs w:val="20"/>
              </w:rPr>
              <w:t>C</w:t>
            </w:r>
            <w:r w:rsidRPr="00236F4B">
              <w:rPr>
                <w:rFonts w:asciiTheme="minorHAnsi" w:eastAsia="Times New Roman" w:hAnsiTheme="minorHAnsi" w:cstheme="minorHAnsi"/>
                <w:sz w:val="18"/>
                <w:szCs w:val="20"/>
              </w:rPr>
              <w:t>04 is NA &gt;&gt;</w:t>
            </w:r>
          </w:p>
        </w:tc>
        <w:tc>
          <w:tcPr>
            <w:tcW w:w="1225" w:type="dxa"/>
            <w:tcBorders>
              <w:top w:val="single" w:sz="4" w:space="0" w:color="auto"/>
              <w:left w:val="single" w:sz="4" w:space="0" w:color="auto"/>
              <w:bottom w:val="single" w:sz="4" w:space="0" w:color="auto"/>
              <w:right w:val="single" w:sz="4" w:space="0" w:color="auto"/>
            </w:tcBorders>
          </w:tcPr>
          <w:p w14:paraId="294D355D" w14:textId="55189768" w:rsidR="00F43DC7" w:rsidRPr="00236F4B" w:rsidRDefault="00F43DC7"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&lt;&lt;User input value; check value must be ≥ value in C</w:t>
            </w:r>
            <w:r w:rsidR="00574862">
              <w:rPr>
                <w:rFonts w:asciiTheme="minorHAnsi" w:eastAsia="Times New Roman" w:hAnsiTheme="minorHAnsi" w:cstheme="minorHAnsi"/>
                <w:sz w:val="18"/>
                <w:szCs w:val="20"/>
              </w:rPr>
              <w:t>0</w:t>
            </w:r>
            <w:r w:rsidRPr="00236F4B">
              <w:rPr>
                <w:rFonts w:asciiTheme="minorHAnsi" w:eastAsia="Times New Roman" w:hAnsiTheme="minorHAnsi" w:cstheme="minorHAnsi"/>
                <w:sz w:val="18"/>
                <w:szCs w:val="20"/>
              </w:rPr>
              <w:t xml:space="preserve">5 to comply, else flag non-compliant values and do not allow the doc to be registered. Value may be NA if </w:t>
            </w:r>
            <w:r w:rsidR="00574862">
              <w:rPr>
                <w:rFonts w:asciiTheme="minorHAnsi" w:eastAsia="Times New Roman" w:hAnsiTheme="minorHAnsi" w:cstheme="minorHAnsi"/>
                <w:sz w:val="18"/>
                <w:szCs w:val="20"/>
              </w:rPr>
              <w:t>C</w:t>
            </w:r>
            <w:r w:rsidRPr="00236F4B">
              <w:rPr>
                <w:rFonts w:asciiTheme="minorHAnsi" w:eastAsia="Times New Roman" w:hAnsiTheme="minorHAnsi" w:cstheme="minorHAnsi"/>
                <w:sz w:val="18"/>
                <w:szCs w:val="20"/>
              </w:rPr>
              <w:t>05 is NA &gt;&gt;</w:t>
            </w:r>
          </w:p>
        </w:tc>
        <w:tc>
          <w:tcPr>
            <w:tcW w:w="1350" w:type="dxa"/>
            <w:tcBorders>
              <w:top w:val="single" w:sz="4" w:space="0" w:color="auto"/>
              <w:left w:val="single" w:sz="4" w:space="0" w:color="auto"/>
              <w:bottom w:val="single" w:sz="4" w:space="0" w:color="auto"/>
              <w:right w:val="single" w:sz="4" w:space="0" w:color="auto"/>
            </w:tcBorders>
          </w:tcPr>
          <w:p w14:paraId="5F926BC3" w14:textId="0154917A" w:rsidR="00F43DC7" w:rsidRPr="00F43DC7" w:rsidDel="00F43DC7" w:rsidRDefault="00F43DC7">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 xml:space="preserve">&lt;&lt; User Input must equal reference values from </w:t>
            </w:r>
            <w:r w:rsidR="00574862">
              <w:rPr>
                <w:rFonts w:asciiTheme="minorHAnsi" w:eastAsia="Times New Roman" w:hAnsiTheme="minorHAnsi" w:cstheme="minorHAnsi"/>
                <w:sz w:val="18"/>
                <w:szCs w:val="20"/>
              </w:rPr>
              <w:t>C</w:t>
            </w:r>
            <w:r w:rsidRPr="00236F4B">
              <w:rPr>
                <w:rFonts w:asciiTheme="minorHAnsi" w:eastAsia="Times New Roman" w:hAnsiTheme="minorHAnsi" w:cstheme="minorHAnsi"/>
                <w:sz w:val="18"/>
                <w:szCs w:val="20"/>
              </w:rPr>
              <w:t>0</w:t>
            </w:r>
            <w:r w:rsidR="00574862">
              <w:rPr>
                <w:rFonts w:asciiTheme="minorHAnsi" w:eastAsia="Times New Roman" w:hAnsiTheme="minorHAnsi" w:cstheme="minorHAnsi"/>
                <w:sz w:val="18"/>
                <w:szCs w:val="20"/>
              </w:rPr>
              <w:t>6</w:t>
            </w:r>
            <w:r w:rsidR="0060478D">
              <w:rPr>
                <w:rFonts w:asciiTheme="minorHAnsi" w:eastAsia="Times New Roman" w:hAnsiTheme="minorHAnsi" w:cstheme="minorHAnsi"/>
                <w:sz w:val="18"/>
                <w:szCs w:val="20"/>
              </w:rPr>
              <w:t xml:space="preserve">, </w:t>
            </w:r>
            <w:r w:rsidR="0060478D" w:rsidRPr="00236F4B">
              <w:rPr>
                <w:rFonts w:asciiTheme="minorHAnsi" w:eastAsia="Times New Roman" w:hAnsiTheme="minorHAnsi" w:cstheme="minorHAnsi"/>
                <w:sz w:val="18"/>
                <w:szCs w:val="20"/>
              </w:rPr>
              <w:t>else flag non-compliant values and do not allow the doc to be registered.</w:t>
            </w:r>
            <w:r w:rsidRPr="00236F4B">
              <w:rPr>
                <w:rFonts w:asciiTheme="minorHAnsi" w:eastAsia="Times New Roman" w:hAnsiTheme="minorHAnsi" w:cstheme="minorHAnsi"/>
                <w:sz w:val="18"/>
                <w:szCs w:val="20"/>
              </w:rPr>
              <w:t xml:space="preserve"> NA is allowed only if Water Heater Type = Consumer Instantaneous or Commercial Instantaneous&gt;&gt;</w:t>
            </w:r>
          </w:p>
        </w:tc>
        <w:tc>
          <w:tcPr>
            <w:tcW w:w="2160" w:type="dxa"/>
            <w:tcBorders>
              <w:top w:val="single" w:sz="4" w:space="0" w:color="auto"/>
              <w:left w:val="single" w:sz="4" w:space="0" w:color="auto"/>
              <w:bottom w:val="single" w:sz="4" w:space="0" w:color="auto"/>
              <w:right w:val="single" w:sz="4" w:space="0" w:color="auto"/>
            </w:tcBorders>
          </w:tcPr>
          <w:p w14:paraId="12050A41" w14:textId="7FF127B2" w:rsidR="00F43DC7" w:rsidRPr="00236F4B" w:rsidRDefault="00F43DC7" w:rsidP="004D3E4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&lt;&lt;</w:t>
            </w:r>
            <w:r w:rsidR="004D3E46">
              <w:rPr>
                <w:rFonts w:asciiTheme="minorHAnsi" w:eastAsia="Times New Roman" w:hAnsiTheme="minorHAnsi" w:cstheme="minorHAnsi"/>
                <w:sz w:val="18"/>
                <w:szCs w:val="20"/>
              </w:rPr>
              <w:t>Reference value from C07</w:t>
            </w:r>
            <w:ins w:id="1027" w:author="Markstrum, Alexis@Energy" w:date="2021-10-21T11:31:00Z">
              <w:r w:rsidR="00EF0F92">
                <w:rPr>
                  <w:rFonts w:asciiTheme="minorHAnsi" w:eastAsia="Times New Roman" w:hAnsiTheme="minorHAnsi" w:cstheme="minorHAnsi"/>
                  <w:sz w:val="18"/>
                  <w:szCs w:val="20"/>
                </w:rPr>
                <w:t xml:space="preserve">. </w:t>
              </w:r>
              <w:r w:rsidR="00EF0F92" w:rsidRPr="005828AE">
                <w:rPr>
                  <w:rFonts w:asciiTheme="minorHAnsi" w:eastAsia="Times New Roman" w:hAnsiTheme="minorHAnsi" w:cstheme="minorHAnsi"/>
                  <w:sz w:val="18"/>
                  <w:szCs w:val="20"/>
                </w:rPr>
                <w:t xml:space="preserve">Value may be NA if </w:t>
              </w:r>
              <w:del w:id="1028" w:author="Tam, Danny@Energy" w:date="2022-02-28T15:09:00Z">
                <w:r w:rsidR="00EF0F92" w:rsidRPr="005828AE" w:rsidDel="00FF4E23">
                  <w:rPr>
                    <w:rFonts w:asciiTheme="minorHAnsi" w:eastAsia="Times New Roman" w:hAnsiTheme="minorHAnsi" w:cstheme="minorHAnsi"/>
                    <w:sz w:val="18"/>
                    <w:szCs w:val="20"/>
                  </w:rPr>
                  <w:delText>CF1R</w:delText>
                </w:r>
              </w:del>
            </w:ins>
            <w:ins w:id="1029" w:author="Tam, Danny@Energy" w:date="2022-02-28T15:09:00Z">
              <w:r w:rsidR="00FF4E23">
                <w:rPr>
                  <w:rFonts w:asciiTheme="minorHAnsi" w:eastAsia="Times New Roman" w:hAnsiTheme="minorHAnsi" w:cstheme="minorHAnsi"/>
                  <w:sz w:val="18"/>
                  <w:szCs w:val="20"/>
                </w:rPr>
                <w:t>NRCC</w:t>
              </w:r>
            </w:ins>
            <w:ins w:id="1030" w:author="Markstrum, Alexis@Energy" w:date="2021-10-21T11:31:00Z">
              <w:r w:rsidR="00EF0F92" w:rsidRPr="005828AE">
                <w:rPr>
                  <w:rFonts w:asciiTheme="minorHAnsi" w:eastAsia="Times New Roman" w:hAnsiTheme="minorHAnsi" w:cstheme="minorHAnsi"/>
                  <w:sz w:val="18"/>
                  <w:szCs w:val="20"/>
                </w:rPr>
                <w:t xml:space="preserve"> value is NA </w:t>
              </w:r>
            </w:ins>
            <w:r w:rsidRPr="00236F4B">
              <w:rPr>
                <w:rFonts w:asciiTheme="minorHAnsi" w:eastAsia="Times New Roman" w:hAnsiTheme="minorHAnsi" w:cstheme="minorHAnsi"/>
                <w:sz w:val="18"/>
                <w:szCs w:val="20"/>
              </w:rPr>
              <w:t>&gt;&gt;</w:t>
            </w:r>
          </w:p>
        </w:tc>
      </w:tr>
      <w:tr w:rsidR="00F43DC7" w:rsidRPr="00323F2C" w14:paraId="1BFCF610" w14:textId="77777777" w:rsidTr="00236F4B">
        <w:trPr>
          <w:cantSplit/>
          <w:trHeight w:val="144"/>
        </w:trPr>
        <w:tc>
          <w:tcPr>
            <w:tcW w:w="1503" w:type="dxa"/>
            <w:tcBorders>
              <w:top w:val="single" w:sz="4" w:space="0" w:color="auto"/>
              <w:left w:val="single" w:sz="4" w:space="0" w:color="auto"/>
              <w:bottom w:val="single" w:sz="4" w:space="0" w:color="auto"/>
              <w:right w:val="single" w:sz="4" w:space="0" w:color="auto"/>
            </w:tcBorders>
            <w:vAlign w:val="center"/>
          </w:tcPr>
          <w:p w14:paraId="1AA1F30C" w14:textId="77777777" w:rsidR="00F43DC7" w:rsidRPr="00236F4B"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586" w:type="dxa"/>
            <w:tcBorders>
              <w:top w:val="single" w:sz="4" w:space="0" w:color="auto"/>
              <w:left w:val="single" w:sz="4" w:space="0" w:color="auto"/>
              <w:bottom w:val="single" w:sz="4" w:space="0" w:color="auto"/>
              <w:right w:val="single" w:sz="4" w:space="0" w:color="auto"/>
            </w:tcBorders>
            <w:vAlign w:val="center"/>
          </w:tcPr>
          <w:p w14:paraId="51F5DFB6" w14:textId="77777777" w:rsidR="00F43DC7" w:rsidRPr="00236F4B"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587" w:type="dxa"/>
            <w:tcBorders>
              <w:top w:val="single" w:sz="4" w:space="0" w:color="auto"/>
              <w:left w:val="single" w:sz="4" w:space="0" w:color="auto"/>
              <w:bottom w:val="single" w:sz="4" w:space="0" w:color="auto"/>
              <w:right w:val="single" w:sz="4" w:space="0" w:color="auto"/>
            </w:tcBorders>
            <w:vAlign w:val="center"/>
          </w:tcPr>
          <w:p w14:paraId="6094267A" w14:textId="77777777" w:rsidR="00F43DC7" w:rsidRPr="00236F4B"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587" w:type="dxa"/>
            <w:tcBorders>
              <w:top w:val="single" w:sz="4" w:space="0" w:color="auto"/>
              <w:left w:val="single" w:sz="4" w:space="0" w:color="auto"/>
              <w:bottom w:val="single" w:sz="4" w:space="0" w:color="auto"/>
              <w:right w:val="single" w:sz="4" w:space="0" w:color="auto"/>
            </w:tcBorders>
            <w:vAlign w:val="center"/>
          </w:tcPr>
          <w:p w14:paraId="2E94FC99" w14:textId="77777777" w:rsidR="00F43DC7" w:rsidRPr="00236F4B"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225" w:type="dxa"/>
            <w:tcBorders>
              <w:top w:val="single" w:sz="4" w:space="0" w:color="auto"/>
              <w:left w:val="single" w:sz="4" w:space="0" w:color="auto"/>
              <w:bottom w:val="single" w:sz="4" w:space="0" w:color="auto"/>
              <w:right w:val="single" w:sz="4" w:space="0" w:color="auto"/>
            </w:tcBorders>
            <w:vAlign w:val="center"/>
          </w:tcPr>
          <w:p w14:paraId="24AB511A" w14:textId="77777777" w:rsidR="00F43DC7" w:rsidRPr="00236F4B"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350" w:type="dxa"/>
            <w:tcBorders>
              <w:top w:val="single" w:sz="4" w:space="0" w:color="auto"/>
              <w:left w:val="single" w:sz="4" w:space="0" w:color="auto"/>
              <w:bottom w:val="single" w:sz="4" w:space="0" w:color="auto"/>
              <w:right w:val="single" w:sz="4" w:space="0" w:color="auto"/>
            </w:tcBorders>
          </w:tcPr>
          <w:p w14:paraId="341B4354" w14:textId="77777777" w:rsidR="00F43DC7" w:rsidRPr="00323F2C"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2160" w:type="dxa"/>
            <w:tcBorders>
              <w:top w:val="single" w:sz="4" w:space="0" w:color="auto"/>
              <w:left w:val="single" w:sz="4" w:space="0" w:color="auto"/>
              <w:bottom w:val="single" w:sz="4" w:space="0" w:color="auto"/>
              <w:right w:val="single" w:sz="4" w:space="0" w:color="auto"/>
            </w:tcBorders>
            <w:vAlign w:val="center"/>
          </w:tcPr>
          <w:p w14:paraId="5B530BEA" w14:textId="0F3D0CA8" w:rsidR="00F43DC7" w:rsidRPr="00236F4B"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r>
    </w:tbl>
    <w:p w14:paraId="2FCBBD3C" w14:textId="77777777" w:rsidR="00F1004F" w:rsidRPr="00236F4B" w:rsidRDefault="00F1004F" w:rsidP="00526D3D">
      <w:pPr>
        <w:spacing w:after="0" w:line="240" w:lineRule="auto"/>
        <w:rPr>
          <w:rFonts w:asciiTheme="minorHAnsi" w:hAnsiTheme="minorHAnsi" w:cstheme="minorHAnsi"/>
          <w:sz w:val="18"/>
          <w:szCs w:val="18"/>
        </w:rPr>
      </w:pPr>
    </w:p>
    <w:tbl>
      <w:tblPr>
        <w:tblW w:w="5000"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2605"/>
        <w:gridCol w:w="4230"/>
        <w:gridCol w:w="3955"/>
      </w:tblGrid>
      <w:tr w:rsidR="00526D3D" w:rsidRPr="00323F2C" w14:paraId="571E583F" w14:textId="77777777" w:rsidTr="0071146D">
        <w:trPr>
          <w:trHeight w:val="144"/>
        </w:trPr>
        <w:tc>
          <w:tcPr>
            <w:tcW w:w="10790" w:type="dxa"/>
            <w:gridSpan w:val="3"/>
            <w:tcBorders>
              <w:top w:val="single" w:sz="4" w:space="0" w:color="auto"/>
              <w:bottom w:val="single" w:sz="4" w:space="0" w:color="auto"/>
            </w:tcBorders>
            <w:vAlign w:val="center"/>
          </w:tcPr>
          <w:p w14:paraId="63194949" w14:textId="3CF7AA05" w:rsidR="00526D3D" w:rsidRDefault="00F43DC7" w:rsidP="00C309E7">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Pr>
                <w:rFonts w:asciiTheme="minorHAnsi" w:hAnsiTheme="minorHAnsi" w:cstheme="minorHAnsi"/>
                <w:b/>
                <w:sz w:val="18"/>
                <w:szCs w:val="18"/>
              </w:rPr>
              <w:t>E</w:t>
            </w:r>
            <w:r w:rsidR="00526D3D" w:rsidRPr="00236F4B">
              <w:rPr>
                <w:rFonts w:asciiTheme="minorHAnsi" w:hAnsiTheme="minorHAnsi" w:cstheme="minorHAnsi"/>
                <w:b/>
                <w:sz w:val="18"/>
                <w:szCs w:val="18"/>
              </w:rPr>
              <w:t>. Installed Water Heater Manufacturer Information</w:t>
            </w:r>
          </w:p>
          <w:p w14:paraId="41D9AF14" w14:textId="18A76200" w:rsidR="00825ED4" w:rsidRPr="00236F4B" w:rsidRDefault="00825ED4" w:rsidP="00EC0CA0">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Pr>
                <w:rFonts w:asciiTheme="minorHAnsi" w:eastAsia="Times New Roman" w:hAnsiTheme="minorHAnsi" w:cstheme="minorHAnsi"/>
                <w:sz w:val="18"/>
                <w:szCs w:val="20"/>
              </w:rPr>
              <w:t>&lt;&lt;</w:t>
            </w:r>
            <w:r w:rsidR="00EC0CA0">
              <w:rPr>
                <w:rFonts w:asciiTheme="minorHAnsi" w:eastAsia="Times New Roman" w:hAnsiTheme="minorHAnsi" w:cstheme="minorHAnsi"/>
                <w:sz w:val="18"/>
                <w:szCs w:val="20"/>
              </w:rPr>
              <w:t xml:space="preserve">require one row of data for each water heater identified in Section </w:t>
            </w:r>
            <w:ins w:id="1031" w:author="Alhabibi, Haider@Energy" w:date="2022-01-25T16:33:00Z">
              <w:r w:rsidR="005D4FC8">
                <w:rPr>
                  <w:rFonts w:asciiTheme="minorHAnsi" w:eastAsia="Times New Roman" w:hAnsiTheme="minorHAnsi" w:cstheme="minorHAnsi"/>
                  <w:sz w:val="18"/>
                  <w:szCs w:val="20"/>
                </w:rPr>
                <w:t>C</w:t>
              </w:r>
            </w:ins>
            <w:del w:id="1032" w:author="Alhabibi, Haider@Energy" w:date="2021-12-17T18:21:00Z">
              <w:r w:rsidR="00EC0CA0" w:rsidDel="00CE1E2B">
                <w:rPr>
                  <w:rFonts w:asciiTheme="minorHAnsi" w:eastAsia="Times New Roman" w:hAnsiTheme="minorHAnsi" w:cstheme="minorHAnsi"/>
                  <w:sz w:val="18"/>
                  <w:szCs w:val="20"/>
                </w:rPr>
                <w:delText>B</w:delText>
              </w:r>
            </w:del>
            <w:ins w:id="1033" w:author="Markstrum, Alexis@Energy" w:date="2021-10-21T11:32:00Z">
              <w:del w:id="1034" w:author="Alhabibi, Haider@Energy" w:date="2021-12-17T18:21:00Z">
                <w:r w:rsidR="00BE088A" w:rsidDel="00CE1E2B">
                  <w:rPr>
                    <w:rFonts w:asciiTheme="minorHAnsi" w:eastAsia="Times New Roman" w:hAnsiTheme="minorHAnsi" w:cstheme="minorHAnsi"/>
                    <w:sz w:val="18"/>
                    <w:szCs w:val="20"/>
                  </w:rPr>
                  <w:delText xml:space="preserve">, </w:delText>
                </w:r>
                <w:r w:rsidR="00BE088A" w:rsidDel="00CE1E2B">
                  <w:rPr>
                    <w:rFonts w:asciiTheme="minorHAnsi" w:eastAsia="Times New Roman" w:hAnsiTheme="minorHAnsi" w:cstheme="minorHAnsi"/>
                    <w:sz w:val="20"/>
                    <w:szCs w:val="20"/>
                  </w:rPr>
                  <w:delText>else if no Section B, then display the “section does not apply” message</w:delText>
                </w:r>
              </w:del>
            </w:ins>
            <w:r w:rsidR="00EC0CA0">
              <w:rPr>
                <w:rFonts w:asciiTheme="minorHAnsi" w:eastAsia="Times New Roman" w:hAnsiTheme="minorHAnsi" w:cstheme="minorHAnsi"/>
                <w:sz w:val="18"/>
                <w:szCs w:val="20"/>
              </w:rPr>
              <w:t>.</w:t>
            </w:r>
            <w:r w:rsidRPr="00236F4B">
              <w:rPr>
                <w:rFonts w:asciiTheme="minorHAnsi" w:eastAsia="Times New Roman" w:hAnsiTheme="minorHAnsi" w:cstheme="minorHAnsi"/>
                <w:sz w:val="18"/>
                <w:szCs w:val="20"/>
              </w:rPr>
              <w:t>&gt;&gt;</w:t>
            </w:r>
          </w:p>
        </w:tc>
      </w:tr>
      <w:tr w:rsidR="00526D3D" w:rsidRPr="00323F2C" w14:paraId="3A0A7CF5" w14:textId="77777777" w:rsidTr="0071146D">
        <w:trPr>
          <w:trHeight w:val="144"/>
        </w:trPr>
        <w:tc>
          <w:tcPr>
            <w:tcW w:w="2605" w:type="dxa"/>
            <w:tcBorders>
              <w:top w:val="single" w:sz="4" w:space="0" w:color="auto"/>
              <w:bottom w:val="single" w:sz="4" w:space="0" w:color="auto"/>
              <w:right w:val="single" w:sz="4" w:space="0" w:color="auto"/>
            </w:tcBorders>
            <w:vAlign w:val="center"/>
          </w:tcPr>
          <w:p w14:paraId="422C5BC1" w14:textId="77777777" w:rsidR="00526D3D" w:rsidRPr="00236F4B"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01</w:t>
            </w:r>
          </w:p>
        </w:tc>
        <w:tc>
          <w:tcPr>
            <w:tcW w:w="4230" w:type="dxa"/>
            <w:tcBorders>
              <w:top w:val="single" w:sz="4" w:space="0" w:color="auto"/>
              <w:left w:val="single" w:sz="4" w:space="0" w:color="auto"/>
              <w:bottom w:val="single" w:sz="4" w:space="0" w:color="auto"/>
              <w:right w:val="single" w:sz="4" w:space="0" w:color="auto"/>
            </w:tcBorders>
            <w:vAlign w:val="center"/>
          </w:tcPr>
          <w:p w14:paraId="3AC8C00C" w14:textId="77777777" w:rsidR="00526D3D" w:rsidRPr="00236F4B"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02</w:t>
            </w:r>
          </w:p>
        </w:tc>
        <w:tc>
          <w:tcPr>
            <w:tcW w:w="3955" w:type="dxa"/>
            <w:tcBorders>
              <w:top w:val="single" w:sz="4" w:space="0" w:color="auto"/>
              <w:left w:val="single" w:sz="4" w:space="0" w:color="auto"/>
              <w:bottom w:val="single" w:sz="4" w:space="0" w:color="auto"/>
            </w:tcBorders>
            <w:vAlign w:val="center"/>
          </w:tcPr>
          <w:p w14:paraId="427C6A65" w14:textId="77777777" w:rsidR="00526D3D" w:rsidRPr="00236F4B"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03</w:t>
            </w:r>
          </w:p>
        </w:tc>
      </w:tr>
      <w:tr w:rsidR="00526D3D" w:rsidRPr="00323F2C" w14:paraId="059CA8FC" w14:textId="77777777" w:rsidTr="0071146D">
        <w:trPr>
          <w:trHeight w:val="144"/>
        </w:trPr>
        <w:tc>
          <w:tcPr>
            <w:tcW w:w="2605" w:type="dxa"/>
            <w:tcBorders>
              <w:top w:val="single" w:sz="4" w:space="0" w:color="auto"/>
              <w:bottom w:val="single" w:sz="4" w:space="0" w:color="auto"/>
              <w:right w:val="single" w:sz="4" w:space="0" w:color="auto"/>
            </w:tcBorders>
            <w:vAlign w:val="bottom"/>
          </w:tcPr>
          <w:p w14:paraId="3F689BCB" w14:textId="77777777" w:rsidR="00526D3D" w:rsidRPr="00236F4B"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Water Heating System ID or Name</w:t>
            </w:r>
          </w:p>
        </w:tc>
        <w:tc>
          <w:tcPr>
            <w:tcW w:w="4230" w:type="dxa"/>
            <w:tcBorders>
              <w:top w:val="single" w:sz="4" w:space="0" w:color="auto"/>
              <w:left w:val="single" w:sz="4" w:space="0" w:color="auto"/>
              <w:bottom w:val="single" w:sz="4" w:space="0" w:color="auto"/>
              <w:right w:val="single" w:sz="4" w:space="0" w:color="auto"/>
            </w:tcBorders>
            <w:vAlign w:val="bottom"/>
          </w:tcPr>
          <w:p w14:paraId="2B2D9DF4" w14:textId="77777777" w:rsidR="00526D3D" w:rsidRPr="00236F4B"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Manufacturer</w:t>
            </w:r>
          </w:p>
        </w:tc>
        <w:tc>
          <w:tcPr>
            <w:tcW w:w="3955" w:type="dxa"/>
            <w:tcBorders>
              <w:top w:val="single" w:sz="4" w:space="0" w:color="auto"/>
              <w:left w:val="single" w:sz="4" w:space="0" w:color="auto"/>
              <w:bottom w:val="single" w:sz="4" w:space="0" w:color="auto"/>
            </w:tcBorders>
            <w:vAlign w:val="bottom"/>
          </w:tcPr>
          <w:p w14:paraId="10116000" w14:textId="77777777" w:rsidR="00526D3D" w:rsidRPr="00236F4B"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Model Number</w:t>
            </w:r>
          </w:p>
        </w:tc>
      </w:tr>
      <w:tr w:rsidR="00C309E7" w:rsidRPr="00323F2C" w14:paraId="3F103E34" w14:textId="77777777" w:rsidTr="0071146D">
        <w:trPr>
          <w:trHeight w:val="144"/>
        </w:trPr>
        <w:tc>
          <w:tcPr>
            <w:tcW w:w="2605" w:type="dxa"/>
            <w:tcBorders>
              <w:top w:val="single" w:sz="4" w:space="0" w:color="auto"/>
              <w:bottom w:val="single" w:sz="4" w:space="0" w:color="auto"/>
              <w:right w:val="single" w:sz="4" w:space="0" w:color="auto"/>
            </w:tcBorders>
          </w:tcPr>
          <w:p w14:paraId="660B7BE0" w14:textId="4D38AB58" w:rsidR="00C309E7" w:rsidRPr="00236F4B" w:rsidRDefault="00C309E7"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 xml:space="preserve">&lt;&lt;reference value from </w:t>
            </w:r>
            <w:del w:id="1035" w:author="Markstrum, Alexis@Energy" w:date="2021-10-21T11:33:00Z">
              <w:r w:rsidR="00B843FA" w:rsidDel="00477514">
                <w:rPr>
                  <w:rFonts w:asciiTheme="minorHAnsi" w:eastAsia="Times New Roman" w:hAnsiTheme="minorHAnsi" w:cstheme="minorHAnsi"/>
                  <w:sz w:val="18"/>
                  <w:szCs w:val="18"/>
                </w:rPr>
                <w:delText>A</w:delText>
              </w:r>
            </w:del>
            <w:ins w:id="1036" w:author="Markstrum, Alexis@Energy" w:date="2021-10-21T11:33:00Z">
              <w:r w:rsidR="00477514">
                <w:rPr>
                  <w:rFonts w:asciiTheme="minorHAnsi" w:eastAsia="Times New Roman" w:hAnsiTheme="minorHAnsi" w:cstheme="minorHAnsi"/>
                  <w:sz w:val="18"/>
                  <w:szCs w:val="18"/>
                </w:rPr>
                <w:t>B</w:t>
              </w:r>
            </w:ins>
            <w:r w:rsidRPr="00236F4B">
              <w:rPr>
                <w:rFonts w:asciiTheme="minorHAnsi" w:eastAsia="Times New Roman" w:hAnsiTheme="minorHAnsi" w:cstheme="minorHAnsi"/>
                <w:sz w:val="18"/>
                <w:szCs w:val="18"/>
              </w:rPr>
              <w:t>0</w:t>
            </w:r>
            <w:r w:rsidR="00F349F6">
              <w:rPr>
                <w:rFonts w:asciiTheme="minorHAnsi" w:eastAsia="Times New Roman" w:hAnsiTheme="minorHAnsi" w:cstheme="minorHAnsi"/>
                <w:sz w:val="18"/>
                <w:szCs w:val="18"/>
              </w:rPr>
              <w:t>2</w:t>
            </w:r>
            <w:ins w:id="1037" w:author="Alhabibi, Haider@Energy" w:date="2022-01-25T16:34:00Z">
              <w:r w:rsidR="008B3C69">
                <w:rPr>
                  <w:rFonts w:asciiTheme="minorHAnsi" w:eastAsia="Times New Roman" w:hAnsiTheme="minorHAnsi" w:cstheme="minorHAnsi"/>
                  <w:sz w:val="18"/>
                  <w:szCs w:val="18"/>
                </w:rPr>
                <w:t xml:space="preserve"> or </w:t>
              </w:r>
              <w:r w:rsidR="00CF48D2">
                <w:rPr>
                  <w:rFonts w:asciiTheme="minorHAnsi" w:eastAsia="Times New Roman" w:hAnsiTheme="minorHAnsi" w:cstheme="minorHAnsi"/>
                  <w:sz w:val="18"/>
                  <w:szCs w:val="18"/>
                </w:rPr>
                <w:t>B2-02</w:t>
              </w:r>
            </w:ins>
            <w:r w:rsidRPr="00236F4B">
              <w:rPr>
                <w:rFonts w:asciiTheme="minorHAnsi" w:eastAsia="Times New Roman" w:hAnsiTheme="minorHAnsi" w:cstheme="minorHAnsi"/>
                <w:sz w:val="18"/>
                <w:szCs w:val="18"/>
              </w:rPr>
              <w:t>&gt;&gt;</w:t>
            </w:r>
          </w:p>
        </w:tc>
        <w:tc>
          <w:tcPr>
            <w:tcW w:w="4230" w:type="dxa"/>
            <w:tcBorders>
              <w:top w:val="single" w:sz="4" w:space="0" w:color="auto"/>
              <w:left w:val="single" w:sz="4" w:space="0" w:color="auto"/>
              <w:bottom w:val="single" w:sz="4" w:space="0" w:color="auto"/>
              <w:right w:val="single" w:sz="4" w:space="0" w:color="auto"/>
            </w:tcBorders>
          </w:tcPr>
          <w:p w14:paraId="619C2048" w14:textId="41E2E6DB" w:rsidR="00C309E7" w:rsidRPr="00236F4B" w:rsidRDefault="00C309E7"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&lt;&lt;User input&gt;&gt;</w:t>
            </w:r>
          </w:p>
        </w:tc>
        <w:tc>
          <w:tcPr>
            <w:tcW w:w="3955" w:type="dxa"/>
            <w:tcBorders>
              <w:top w:val="single" w:sz="4" w:space="0" w:color="auto"/>
              <w:left w:val="single" w:sz="4" w:space="0" w:color="auto"/>
              <w:bottom w:val="single" w:sz="4" w:space="0" w:color="auto"/>
            </w:tcBorders>
            <w:shd w:val="clear" w:color="auto" w:fill="FFFFFF" w:themeFill="background1"/>
          </w:tcPr>
          <w:p w14:paraId="3D8F572D" w14:textId="38BF34FA" w:rsidR="00C309E7" w:rsidRPr="00236F4B" w:rsidRDefault="00C309E7"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&lt;&lt;User input&gt;&gt;</w:t>
            </w:r>
          </w:p>
        </w:tc>
      </w:tr>
      <w:tr w:rsidR="00C309E7" w:rsidRPr="00323F2C" w14:paraId="6D821420" w14:textId="77777777" w:rsidTr="0071146D">
        <w:trPr>
          <w:trHeight w:val="144"/>
        </w:trPr>
        <w:tc>
          <w:tcPr>
            <w:tcW w:w="2605" w:type="dxa"/>
            <w:tcBorders>
              <w:top w:val="single" w:sz="4" w:space="0" w:color="auto"/>
              <w:bottom w:val="single" w:sz="4" w:space="0" w:color="auto"/>
              <w:right w:val="single" w:sz="4" w:space="0" w:color="auto"/>
            </w:tcBorders>
            <w:vAlign w:val="bottom"/>
          </w:tcPr>
          <w:p w14:paraId="6D2F1719" w14:textId="77777777" w:rsidR="00C309E7" w:rsidRPr="00236F4B" w:rsidRDefault="00C309E7"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4230" w:type="dxa"/>
            <w:tcBorders>
              <w:top w:val="single" w:sz="4" w:space="0" w:color="auto"/>
              <w:left w:val="single" w:sz="4" w:space="0" w:color="auto"/>
              <w:bottom w:val="single" w:sz="4" w:space="0" w:color="auto"/>
              <w:right w:val="single" w:sz="4" w:space="0" w:color="auto"/>
            </w:tcBorders>
            <w:vAlign w:val="bottom"/>
          </w:tcPr>
          <w:p w14:paraId="4295FB7D" w14:textId="77777777" w:rsidR="00C309E7" w:rsidRPr="00236F4B" w:rsidRDefault="00C309E7"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3955" w:type="dxa"/>
            <w:tcBorders>
              <w:top w:val="single" w:sz="4" w:space="0" w:color="auto"/>
              <w:left w:val="single" w:sz="4" w:space="0" w:color="auto"/>
              <w:bottom w:val="single" w:sz="4" w:space="0" w:color="auto"/>
            </w:tcBorders>
          </w:tcPr>
          <w:p w14:paraId="0EDDC959" w14:textId="77777777" w:rsidR="00C309E7" w:rsidRPr="00236F4B" w:rsidRDefault="00C309E7"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r>
    </w:tbl>
    <w:p w14:paraId="40D9694C" w14:textId="47F6CCE5" w:rsidR="009268B1" w:rsidRDefault="009268B1" w:rsidP="00064F9C">
      <w:pPr>
        <w:spacing w:after="0" w:line="240" w:lineRule="auto"/>
        <w:rPr>
          <w:rFonts w:asciiTheme="minorHAnsi" w:hAnsiTheme="minorHAnsi" w:cstheme="minorHAnsi"/>
          <w:sz w:val="18"/>
          <w:szCs w:val="18"/>
        </w:rPr>
      </w:pPr>
    </w:p>
    <w:tbl>
      <w:tblPr>
        <w:tblW w:w="0" w:type="auto"/>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5"/>
        <w:gridCol w:w="10275"/>
      </w:tblGrid>
      <w:tr w:rsidR="00B843FA" w:rsidRPr="00B843FA" w14:paraId="2664D56C" w14:textId="77777777" w:rsidTr="00236F4B">
        <w:trPr>
          <w:trHeight w:val="144"/>
        </w:trPr>
        <w:tc>
          <w:tcPr>
            <w:tcW w:w="10980" w:type="dxa"/>
            <w:gridSpan w:val="2"/>
            <w:tcBorders>
              <w:top w:val="single" w:sz="4" w:space="0" w:color="auto"/>
              <w:left w:val="single" w:sz="4" w:space="0" w:color="auto"/>
              <w:bottom w:val="single" w:sz="4" w:space="0" w:color="auto"/>
              <w:right w:val="single" w:sz="4" w:space="0" w:color="auto"/>
            </w:tcBorders>
          </w:tcPr>
          <w:p w14:paraId="203B84DD" w14:textId="15296C74" w:rsidR="00B843FA" w:rsidRPr="00B843FA" w:rsidRDefault="00B843FA" w:rsidP="00B843FA">
            <w:pPr>
              <w:keepNext/>
              <w:spacing w:after="0" w:line="240" w:lineRule="auto"/>
              <w:rPr>
                <w:rFonts w:asciiTheme="minorHAnsi" w:eastAsiaTheme="minorEastAsia" w:hAnsiTheme="minorHAnsi" w:cstheme="minorHAnsi"/>
                <w:sz w:val="20"/>
                <w:szCs w:val="18"/>
              </w:rPr>
            </w:pPr>
            <w:r w:rsidRPr="00B843FA">
              <w:rPr>
                <w:rFonts w:asciiTheme="minorHAnsi" w:eastAsiaTheme="minorEastAsia" w:hAnsiTheme="minorHAnsi" w:cstheme="minorHAnsi"/>
                <w:b/>
                <w:sz w:val="20"/>
                <w:szCs w:val="18"/>
              </w:rPr>
              <w:lastRenderedPageBreak/>
              <w:t>F. Mandatory Measures for all Domestic Hot Water Distribution Systems</w:t>
            </w:r>
          </w:p>
        </w:tc>
      </w:tr>
      <w:tr w:rsidR="00B843FA" w:rsidRPr="00B843FA" w14:paraId="25ABEACA" w14:textId="77777777" w:rsidTr="00236F4B">
        <w:trPr>
          <w:trHeight w:val="144"/>
          <w:tblHeader/>
        </w:trPr>
        <w:tc>
          <w:tcPr>
            <w:tcW w:w="705" w:type="dxa"/>
            <w:vAlign w:val="center"/>
          </w:tcPr>
          <w:p w14:paraId="055C607D" w14:textId="77777777" w:rsidR="00B843FA" w:rsidRPr="00B843FA"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sidRPr="00B843FA">
              <w:rPr>
                <w:rFonts w:asciiTheme="minorHAnsi" w:eastAsiaTheme="minorEastAsia" w:hAnsiTheme="minorHAnsi" w:cstheme="minorHAnsi"/>
                <w:sz w:val="20"/>
                <w:szCs w:val="18"/>
              </w:rPr>
              <w:t>01</w:t>
            </w:r>
          </w:p>
        </w:tc>
        <w:tc>
          <w:tcPr>
            <w:tcW w:w="10275" w:type="dxa"/>
            <w:vAlign w:val="center"/>
          </w:tcPr>
          <w:p w14:paraId="43EE3D21" w14:textId="77777777" w:rsidR="00B843FA" w:rsidRPr="00B843FA"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18"/>
              </w:rPr>
            </w:pPr>
            <w:r w:rsidRPr="00B843FA">
              <w:rPr>
                <w:rFonts w:asciiTheme="minorHAnsi" w:eastAsiaTheme="minorEastAsia" w:hAnsiTheme="minorHAnsi" w:cstheme="minorHAnsi"/>
                <w:sz w:val="18"/>
                <w:szCs w:val="18"/>
              </w:rPr>
              <w:t>Equipment shall meet the applicable requirements of the Appliance Efficiency Regulations (Section 110.3(b)1).</w:t>
            </w:r>
          </w:p>
        </w:tc>
      </w:tr>
      <w:tr w:rsidR="00B843FA" w:rsidRPr="00B843FA" w14:paraId="6A98A891" w14:textId="77777777" w:rsidTr="00236F4B">
        <w:trPr>
          <w:trHeight w:val="144"/>
          <w:tblHeader/>
        </w:trPr>
        <w:tc>
          <w:tcPr>
            <w:tcW w:w="705" w:type="dxa"/>
            <w:vAlign w:val="center"/>
          </w:tcPr>
          <w:p w14:paraId="4F5B0C04" w14:textId="77777777" w:rsidR="00B843FA" w:rsidRPr="00B843FA"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sidRPr="00B843FA">
              <w:rPr>
                <w:rFonts w:asciiTheme="minorHAnsi" w:eastAsiaTheme="minorEastAsia" w:hAnsiTheme="minorHAnsi" w:cstheme="minorHAnsi"/>
                <w:sz w:val="20"/>
                <w:szCs w:val="18"/>
              </w:rPr>
              <w:t>02</w:t>
            </w:r>
          </w:p>
        </w:tc>
        <w:tc>
          <w:tcPr>
            <w:tcW w:w="10275" w:type="dxa"/>
            <w:vAlign w:val="center"/>
          </w:tcPr>
          <w:p w14:paraId="72E8DDFA" w14:textId="6603D4C6" w:rsidR="00B843FA" w:rsidRPr="00B843FA"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18"/>
              </w:rPr>
            </w:pPr>
            <w:r w:rsidRPr="00B843FA">
              <w:rPr>
                <w:rFonts w:asciiTheme="minorHAnsi" w:eastAsiaTheme="minorEastAsia" w:hAnsiTheme="minorHAnsi" w:cstheme="minorHAnsi"/>
                <w:sz w:val="18"/>
                <w:szCs w:val="18"/>
              </w:rPr>
              <w:t xml:space="preserve">Unfired </w:t>
            </w:r>
            <w:r w:rsidR="002E14A5">
              <w:rPr>
                <w:rFonts w:asciiTheme="minorHAnsi" w:eastAsiaTheme="minorEastAsia" w:hAnsiTheme="minorHAnsi" w:cstheme="minorHAnsi"/>
                <w:sz w:val="18"/>
                <w:szCs w:val="18"/>
              </w:rPr>
              <w:t>s</w:t>
            </w:r>
            <w:r w:rsidRPr="00B843FA">
              <w:rPr>
                <w:rFonts w:asciiTheme="minorHAnsi" w:eastAsiaTheme="minorEastAsia" w:hAnsiTheme="minorHAnsi" w:cstheme="minorHAnsi"/>
                <w:sz w:val="18"/>
                <w:szCs w:val="18"/>
              </w:rPr>
              <w:t xml:space="preserve">torage </w:t>
            </w:r>
            <w:r w:rsidR="002E14A5">
              <w:rPr>
                <w:rFonts w:asciiTheme="minorHAnsi" w:eastAsiaTheme="minorEastAsia" w:hAnsiTheme="minorHAnsi" w:cstheme="minorHAnsi"/>
                <w:sz w:val="18"/>
                <w:szCs w:val="18"/>
              </w:rPr>
              <w:t>t</w:t>
            </w:r>
            <w:r w:rsidRPr="00B843FA">
              <w:rPr>
                <w:rFonts w:asciiTheme="minorHAnsi" w:eastAsiaTheme="minorEastAsia" w:hAnsiTheme="minorHAnsi" w:cstheme="minorHAnsi"/>
                <w:sz w:val="18"/>
                <w:szCs w:val="18"/>
              </w:rPr>
              <w:t>anks are insulated with an external R-</w:t>
            </w:r>
            <w:del w:id="1038" w:author="Tam, Danny@Energy" w:date="2021-11-05T15:21:00Z">
              <w:r w:rsidRPr="00B843FA" w:rsidDel="00A1041C">
                <w:rPr>
                  <w:rFonts w:asciiTheme="minorHAnsi" w:eastAsiaTheme="minorEastAsia" w:hAnsiTheme="minorHAnsi" w:cstheme="minorHAnsi"/>
                  <w:sz w:val="18"/>
                  <w:szCs w:val="18"/>
                </w:rPr>
                <w:delText xml:space="preserve">12 </w:delText>
              </w:r>
            </w:del>
            <w:ins w:id="1039" w:author="Tam, Danny@Energy" w:date="2021-11-05T15:21:00Z">
              <w:r w:rsidR="00A1041C">
                <w:rPr>
                  <w:rFonts w:asciiTheme="minorHAnsi" w:eastAsiaTheme="minorEastAsia" w:hAnsiTheme="minorHAnsi" w:cstheme="minorHAnsi"/>
                  <w:sz w:val="18"/>
                  <w:szCs w:val="18"/>
                </w:rPr>
                <w:t>3.5</w:t>
              </w:r>
              <w:r w:rsidR="00A1041C" w:rsidRPr="00B843FA">
                <w:rPr>
                  <w:rFonts w:asciiTheme="minorHAnsi" w:eastAsiaTheme="minorEastAsia" w:hAnsiTheme="minorHAnsi" w:cstheme="minorHAnsi"/>
                  <w:sz w:val="18"/>
                  <w:szCs w:val="18"/>
                </w:rPr>
                <w:t xml:space="preserve"> </w:t>
              </w:r>
            </w:ins>
            <w:r w:rsidRPr="00B843FA">
              <w:rPr>
                <w:rFonts w:asciiTheme="minorHAnsi" w:eastAsiaTheme="minorEastAsia" w:hAnsiTheme="minorHAnsi" w:cstheme="minorHAnsi"/>
                <w:sz w:val="18"/>
                <w:szCs w:val="18"/>
              </w:rPr>
              <w:t>or combination of R-16 internal and external Insulation. (Section 110.3(c)4).</w:t>
            </w:r>
          </w:p>
        </w:tc>
      </w:tr>
      <w:tr w:rsidR="00B843FA" w:rsidRPr="00B843FA" w14:paraId="4DE928D5" w14:textId="77777777" w:rsidTr="00236F4B">
        <w:trPr>
          <w:trHeight w:val="144"/>
        </w:trPr>
        <w:tc>
          <w:tcPr>
            <w:tcW w:w="705" w:type="dxa"/>
            <w:vAlign w:val="center"/>
          </w:tcPr>
          <w:p w14:paraId="7D87C07A" w14:textId="77777777" w:rsidR="00B843FA" w:rsidRPr="00B843FA" w:rsidRDefault="00B843FA" w:rsidP="00B843FA">
            <w:pPr>
              <w:keepNext/>
              <w:spacing w:after="0" w:line="240" w:lineRule="auto"/>
              <w:jc w:val="center"/>
              <w:rPr>
                <w:rFonts w:asciiTheme="minorHAnsi" w:eastAsiaTheme="minorEastAsia" w:hAnsiTheme="minorHAnsi" w:cstheme="minorHAnsi"/>
                <w:sz w:val="20"/>
                <w:szCs w:val="18"/>
              </w:rPr>
            </w:pPr>
            <w:r w:rsidRPr="00B843FA">
              <w:rPr>
                <w:rFonts w:asciiTheme="minorHAnsi" w:eastAsiaTheme="minorEastAsia" w:hAnsiTheme="minorHAnsi" w:cstheme="minorHAnsi"/>
                <w:sz w:val="20"/>
                <w:szCs w:val="18"/>
              </w:rPr>
              <w:t>03</w:t>
            </w:r>
          </w:p>
        </w:tc>
        <w:tc>
          <w:tcPr>
            <w:tcW w:w="10275" w:type="dxa"/>
            <w:vAlign w:val="center"/>
          </w:tcPr>
          <w:p w14:paraId="5BF0078C" w14:textId="1D5FFC53" w:rsidR="00B843FA" w:rsidRPr="00B843FA" w:rsidRDefault="00B843FA" w:rsidP="00B843FA">
            <w:pPr>
              <w:keepNext/>
              <w:autoSpaceDE w:val="0"/>
              <w:autoSpaceDN w:val="0"/>
              <w:adjustRightInd w:val="0"/>
              <w:spacing w:after="0" w:line="240" w:lineRule="auto"/>
              <w:rPr>
                <w:rFonts w:asciiTheme="minorHAnsi" w:eastAsiaTheme="minorEastAsia" w:hAnsiTheme="minorHAnsi" w:cstheme="minorHAnsi"/>
                <w:b/>
                <w:bCs/>
                <w:sz w:val="18"/>
                <w:szCs w:val="18"/>
              </w:rPr>
            </w:pPr>
            <w:r w:rsidRPr="00B843FA">
              <w:rPr>
                <w:rFonts w:asciiTheme="minorHAnsi" w:eastAsiaTheme="minorEastAsia" w:hAnsiTheme="minorHAnsi" w:cstheme="minorHAnsi"/>
                <w:bCs/>
                <w:sz w:val="18"/>
                <w:szCs w:val="18"/>
              </w:rPr>
              <w:t>All domestic hot water piping shall be insulated as specified in Section 609.11 of the California Plumbing Code. In addition, the following piping conditions shall have a minimum insulation wall thickness of 1 inch or a mi</w:t>
            </w:r>
            <w:r w:rsidR="00A956FB">
              <w:rPr>
                <w:rFonts w:asciiTheme="minorHAnsi" w:eastAsiaTheme="minorEastAsia" w:hAnsiTheme="minorHAnsi" w:cstheme="minorHAnsi"/>
                <w:bCs/>
                <w:sz w:val="18"/>
                <w:szCs w:val="18"/>
              </w:rPr>
              <w:t>nimum insulation R-value of 7.7</w:t>
            </w:r>
            <w:r w:rsidRPr="00B843FA">
              <w:rPr>
                <w:rFonts w:asciiTheme="minorHAnsi" w:eastAsiaTheme="minorEastAsia" w:hAnsiTheme="minorHAnsi" w:cstheme="minorHAnsi"/>
                <w:bCs/>
                <w:sz w:val="18"/>
                <w:szCs w:val="18"/>
              </w:rPr>
              <w:t xml:space="preserve"> (RA4.4.1)</w:t>
            </w:r>
          </w:p>
          <w:p w14:paraId="225E702F" w14:textId="51F328E9" w:rsidR="00B843FA" w:rsidRPr="00B843FA" w:rsidDel="00A1041C" w:rsidRDefault="00B843FA" w:rsidP="00E26207">
            <w:pPr>
              <w:keepNext/>
              <w:numPr>
                <w:ilvl w:val="1"/>
                <w:numId w:val="15"/>
              </w:numPr>
              <w:autoSpaceDE w:val="0"/>
              <w:autoSpaceDN w:val="0"/>
              <w:adjustRightInd w:val="0"/>
              <w:spacing w:after="0" w:line="240" w:lineRule="auto"/>
              <w:contextualSpacing/>
              <w:rPr>
                <w:del w:id="1040" w:author="Tam, Danny@Energy" w:date="2021-11-05T15:21:00Z"/>
                <w:rFonts w:asciiTheme="minorHAnsi" w:eastAsia="Times New Roman" w:hAnsiTheme="minorHAnsi" w:cstheme="minorHAnsi"/>
                <w:b/>
                <w:bCs/>
                <w:sz w:val="18"/>
                <w:szCs w:val="18"/>
              </w:rPr>
            </w:pPr>
            <w:del w:id="1041" w:author="Tam, Danny@Energy" w:date="2021-11-05T15:21:00Z">
              <w:r w:rsidRPr="00B843FA" w:rsidDel="00A1041C">
                <w:rPr>
                  <w:rFonts w:asciiTheme="minorHAnsi" w:eastAsia="Times New Roman" w:hAnsiTheme="minorHAnsi" w:cstheme="minorHAnsi"/>
                  <w:bCs/>
                  <w:sz w:val="18"/>
                  <w:szCs w:val="18"/>
                </w:rPr>
                <w:delText>The first 5 feet (1.5 meters) of cold water pipes from the storage tank.</w:delText>
              </w:r>
            </w:del>
          </w:p>
          <w:p w14:paraId="1C028B40" w14:textId="373B06EA" w:rsidR="00B843FA" w:rsidRPr="00B843FA" w:rsidDel="00A1041C" w:rsidRDefault="00B843FA" w:rsidP="00E26207">
            <w:pPr>
              <w:keepNext/>
              <w:numPr>
                <w:ilvl w:val="1"/>
                <w:numId w:val="15"/>
              </w:numPr>
              <w:autoSpaceDE w:val="0"/>
              <w:autoSpaceDN w:val="0"/>
              <w:adjustRightInd w:val="0"/>
              <w:spacing w:after="0" w:line="240" w:lineRule="auto"/>
              <w:contextualSpacing/>
              <w:rPr>
                <w:del w:id="1042" w:author="Tam, Danny@Energy" w:date="2021-11-05T15:21:00Z"/>
                <w:rFonts w:asciiTheme="minorHAnsi" w:eastAsia="Times New Roman" w:hAnsiTheme="minorHAnsi" w:cstheme="minorHAnsi"/>
                <w:b/>
                <w:bCs/>
                <w:sz w:val="18"/>
                <w:szCs w:val="18"/>
              </w:rPr>
            </w:pPr>
            <w:del w:id="1043" w:author="Tam, Danny@Energy" w:date="2021-11-05T15:21:00Z">
              <w:r w:rsidRPr="00B843FA" w:rsidDel="00A1041C">
                <w:rPr>
                  <w:rFonts w:asciiTheme="minorHAnsi" w:eastAsia="Times New Roman" w:hAnsiTheme="minorHAnsi" w:cstheme="minorHAnsi"/>
                  <w:bCs/>
                  <w:sz w:val="18"/>
                  <w:szCs w:val="18"/>
                </w:rPr>
                <w:delText>All piping with a nominal diameter of 3/4 inch (19 millimeter) and less than 1 inch.</w:delText>
              </w:r>
            </w:del>
          </w:p>
          <w:p w14:paraId="28A4D75D" w14:textId="02B27309" w:rsidR="00B843FA" w:rsidRPr="003F5E03" w:rsidDel="00A1041C" w:rsidRDefault="00B843FA" w:rsidP="00E26207">
            <w:pPr>
              <w:keepNext/>
              <w:numPr>
                <w:ilvl w:val="1"/>
                <w:numId w:val="15"/>
              </w:numPr>
              <w:autoSpaceDE w:val="0"/>
              <w:autoSpaceDN w:val="0"/>
              <w:adjustRightInd w:val="0"/>
              <w:spacing w:after="0" w:line="240" w:lineRule="auto"/>
              <w:contextualSpacing/>
              <w:rPr>
                <w:del w:id="1044" w:author="Tam, Danny@Energy" w:date="2021-11-05T15:21:00Z"/>
                <w:rFonts w:asciiTheme="minorHAnsi" w:eastAsia="Times New Roman" w:hAnsiTheme="minorHAnsi" w:cstheme="minorHAnsi"/>
                <w:b/>
                <w:bCs/>
                <w:sz w:val="18"/>
                <w:szCs w:val="18"/>
              </w:rPr>
            </w:pPr>
            <w:del w:id="1045" w:author="Tam, Danny@Energy" w:date="2021-11-05T15:21:00Z">
              <w:r w:rsidRPr="00B843FA" w:rsidDel="00A1041C">
                <w:rPr>
                  <w:rFonts w:asciiTheme="minorHAnsi" w:eastAsia="Times New Roman" w:hAnsiTheme="minorHAnsi" w:cstheme="minorHAnsi"/>
                  <w:bCs/>
                  <w:sz w:val="18"/>
                  <w:szCs w:val="18"/>
                </w:rPr>
                <w:delText>All hot water piping from the heating source to the kitchen fixtures.</w:delText>
              </w:r>
            </w:del>
          </w:p>
          <w:p w14:paraId="3DA11E46" w14:textId="2D9F289E" w:rsidR="003F5E03" w:rsidRPr="003F5E03" w:rsidDel="00A1041C" w:rsidRDefault="003F5E03" w:rsidP="00E26207">
            <w:pPr>
              <w:keepNext/>
              <w:numPr>
                <w:ilvl w:val="1"/>
                <w:numId w:val="15"/>
              </w:numPr>
              <w:autoSpaceDE w:val="0"/>
              <w:autoSpaceDN w:val="0"/>
              <w:adjustRightInd w:val="0"/>
              <w:spacing w:after="0" w:line="240" w:lineRule="auto"/>
              <w:contextualSpacing/>
              <w:rPr>
                <w:del w:id="1046" w:author="Tam, Danny@Energy" w:date="2021-11-05T15:21:00Z"/>
                <w:rFonts w:asciiTheme="minorHAnsi" w:eastAsia="Times New Roman" w:hAnsiTheme="minorHAnsi" w:cstheme="minorHAnsi"/>
                <w:b/>
                <w:bCs/>
                <w:sz w:val="18"/>
                <w:szCs w:val="18"/>
              </w:rPr>
            </w:pPr>
            <w:del w:id="1047" w:author="Tam, Danny@Energy" w:date="2021-11-05T15:21:00Z">
              <w:r w:rsidRPr="00B843FA" w:rsidDel="00A1041C">
                <w:rPr>
                  <w:rFonts w:asciiTheme="minorHAnsi" w:eastAsia="Times New Roman" w:hAnsiTheme="minorHAnsi" w:cstheme="minorHAnsi"/>
                  <w:bCs/>
                  <w:sz w:val="18"/>
                  <w:szCs w:val="18"/>
                </w:rPr>
                <w:delText>Piping from the heating source to storage tank or between tanks</w:delText>
              </w:r>
            </w:del>
          </w:p>
          <w:p w14:paraId="64DEB6EF" w14:textId="0A14F4AD" w:rsidR="003F5E03" w:rsidRPr="00B843FA" w:rsidDel="00A1041C" w:rsidRDefault="003F5E03" w:rsidP="00E26207">
            <w:pPr>
              <w:keepNext/>
              <w:numPr>
                <w:ilvl w:val="1"/>
                <w:numId w:val="15"/>
              </w:numPr>
              <w:autoSpaceDE w:val="0"/>
              <w:autoSpaceDN w:val="0"/>
              <w:adjustRightInd w:val="0"/>
              <w:spacing w:after="0" w:line="240" w:lineRule="auto"/>
              <w:contextualSpacing/>
              <w:rPr>
                <w:del w:id="1048" w:author="Tam, Danny@Energy" w:date="2021-11-05T15:21:00Z"/>
                <w:rFonts w:asciiTheme="minorHAnsi" w:eastAsia="Times New Roman" w:hAnsiTheme="minorHAnsi" w:cstheme="minorHAnsi"/>
                <w:b/>
                <w:bCs/>
                <w:sz w:val="18"/>
                <w:szCs w:val="18"/>
              </w:rPr>
            </w:pPr>
            <w:del w:id="1049" w:author="Tam, Danny@Energy" w:date="2021-11-05T15:21:00Z">
              <w:r w:rsidDel="00A1041C">
                <w:rPr>
                  <w:rFonts w:asciiTheme="minorHAnsi" w:eastAsia="Times New Roman" w:hAnsiTheme="minorHAnsi" w:cstheme="minorHAnsi"/>
                  <w:bCs/>
                  <w:sz w:val="18"/>
                  <w:szCs w:val="18"/>
                </w:rPr>
                <w:delText>All piping associated with a recirculation system.</w:delText>
              </w:r>
            </w:del>
          </w:p>
          <w:p w14:paraId="56E6DEB4" w14:textId="24CBFB0E" w:rsidR="00B843FA" w:rsidRPr="00B843FA" w:rsidDel="00A1041C" w:rsidRDefault="00B843FA" w:rsidP="00E26207">
            <w:pPr>
              <w:keepNext/>
              <w:numPr>
                <w:ilvl w:val="1"/>
                <w:numId w:val="15"/>
              </w:numPr>
              <w:autoSpaceDE w:val="0"/>
              <w:autoSpaceDN w:val="0"/>
              <w:adjustRightInd w:val="0"/>
              <w:spacing w:after="0" w:line="240" w:lineRule="auto"/>
              <w:contextualSpacing/>
              <w:rPr>
                <w:del w:id="1050" w:author="Tam, Danny@Energy" w:date="2021-11-05T15:21:00Z"/>
                <w:rFonts w:asciiTheme="minorHAnsi" w:eastAsia="Times New Roman" w:hAnsiTheme="minorHAnsi" w:cstheme="minorHAnsi"/>
                <w:b/>
                <w:bCs/>
                <w:sz w:val="18"/>
                <w:szCs w:val="18"/>
              </w:rPr>
            </w:pPr>
            <w:del w:id="1051" w:author="Tam, Danny@Energy" w:date="2021-11-05T15:21:00Z">
              <w:r w:rsidRPr="00B843FA" w:rsidDel="00A1041C">
                <w:rPr>
                  <w:rFonts w:asciiTheme="minorHAnsi" w:eastAsia="Times New Roman" w:hAnsiTheme="minorHAnsi" w:cstheme="minorHAnsi"/>
                  <w:bCs/>
                  <w:sz w:val="18"/>
                  <w:szCs w:val="18"/>
                </w:rPr>
                <w:delText>All underground piping.</w:delText>
              </w:r>
            </w:del>
          </w:p>
          <w:p w14:paraId="338D8123" w14:textId="1F1CE9E0" w:rsidR="00B843FA" w:rsidRPr="003F5E03" w:rsidRDefault="00B843FA" w:rsidP="00E26207">
            <w:pPr>
              <w:keepNext/>
              <w:numPr>
                <w:ilvl w:val="1"/>
                <w:numId w:val="10"/>
              </w:numPr>
              <w:autoSpaceDE w:val="0"/>
              <w:autoSpaceDN w:val="0"/>
              <w:adjustRightInd w:val="0"/>
              <w:spacing w:after="0" w:line="240" w:lineRule="auto"/>
              <w:ind w:left="271" w:hanging="277"/>
              <w:contextualSpacing/>
              <w:rPr>
                <w:rFonts w:asciiTheme="minorHAnsi" w:eastAsia="Times New Roman" w:hAnsiTheme="minorHAnsi" w:cstheme="minorHAnsi"/>
                <w:bCs/>
                <w:sz w:val="18"/>
                <w:szCs w:val="18"/>
              </w:rPr>
            </w:pPr>
            <w:r w:rsidRPr="00B843FA">
              <w:rPr>
                <w:rFonts w:asciiTheme="minorHAnsi" w:eastAsia="Times New Roman" w:hAnsiTheme="minorHAnsi" w:cstheme="minorHAnsi"/>
                <w:bCs/>
                <w:sz w:val="18"/>
                <w:szCs w:val="18"/>
              </w:rPr>
              <w:t>Insulation buried below grade must be installed in a waterproof and non-crushable casing or sleeve.</w:t>
            </w:r>
          </w:p>
          <w:p w14:paraId="569FF2DB" w14:textId="77777777" w:rsidR="00B843FA" w:rsidRPr="00B843FA" w:rsidRDefault="00B843FA" w:rsidP="00E26207">
            <w:pPr>
              <w:keepNext/>
              <w:numPr>
                <w:ilvl w:val="1"/>
                <w:numId w:val="5"/>
              </w:numPr>
              <w:autoSpaceDE w:val="0"/>
              <w:autoSpaceDN w:val="0"/>
              <w:adjustRightInd w:val="0"/>
              <w:spacing w:after="0" w:line="240" w:lineRule="auto"/>
              <w:ind w:left="271" w:hanging="277"/>
              <w:contextualSpacing/>
              <w:rPr>
                <w:rFonts w:asciiTheme="minorHAnsi" w:eastAsia="Times New Roman" w:hAnsiTheme="minorHAnsi" w:cstheme="minorHAnsi"/>
                <w:b/>
                <w:bCs/>
                <w:sz w:val="18"/>
                <w:szCs w:val="18"/>
              </w:rPr>
            </w:pPr>
            <w:r w:rsidRPr="00B843FA">
              <w:rPr>
                <w:rFonts w:asciiTheme="minorHAnsi" w:eastAsia="Times New Roman" w:hAnsiTheme="minorHAnsi" w:cstheme="minorHAnsi"/>
                <w:bCs/>
                <w:sz w:val="18"/>
                <w:szCs w:val="18"/>
              </w:rPr>
              <w:t xml:space="preserve">Piping that penetrates framing members shall not be required to have pipe insulation for the distance of the framing penetration. Piping that penetrates metal framing shall use grommets, plugs, wrapping or other insulating material to assure that no contact is made with the metal framing. Insulation shall butt securely against all framing members. </w:t>
            </w:r>
          </w:p>
          <w:p w14:paraId="51349EEA" w14:textId="7825AB8D" w:rsidR="00B843FA" w:rsidRPr="00B843FA" w:rsidRDefault="00B843FA" w:rsidP="00E26207">
            <w:pPr>
              <w:keepNext/>
              <w:numPr>
                <w:ilvl w:val="1"/>
                <w:numId w:val="5"/>
              </w:numPr>
              <w:autoSpaceDE w:val="0"/>
              <w:autoSpaceDN w:val="0"/>
              <w:adjustRightInd w:val="0"/>
              <w:spacing w:after="0" w:line="240" w:lineRule="auto"/>
              <w:ind w:left="271" w:hanging="277"/>
              <w:contextualSpacing/>
              <w:rPr>
                <w:rFonts w:asciiTheme="minorHAnsi" w:eastAsia="Times New Roman" w:hAnsiTheme="minorHAnsi" w:cstheme="minorHAnsi"/>
                <w:b/>
                <w:bCs/>
                <w:sz w:val="18"/>
                <w:szCs w:val="18"/>
              </w:rPr>
            </w:pPr>
            <w:r w:rsidRPr="00B843FA">
              <w:rPr>
                <w:rFonts w:asciiTheme="minorHAnsi" w:eastAsia="Times New Roman" w:hAnsiTheme="minorHAnsi" w:cstheme="minorHAnsi"/>
                <w:bCs/>
                <w:sz w:val="18"/>
                <w:szCs w:val="18"/>
              </w:rPr>
              <w:t>Piping installed in interior or exterior walls that is surrounded on all sides by at least 1 inch (</w:t>
            </w:r>
            <w:r w:rsidR="00684EC5">
              <w:rPr>
                <w:rFonts w:asciiTheme="minorHAnsi" w:eastAsia="Times New Roman" w:hAnsiTheme="minorHAnsi" w:cstheme="minorHAnsi"/>
                <w:bCs/>
                <w:sz w:val="18"/>
                <w:szCs w:val="18"/>
              </w:rPr>
              <w:t>2.</w:t>
            </w:r>
            <w:r w:rsidRPr="00B843FA">
              <w:rPr>
                <w:rFonts w:asciiTheme="minorHAnsi" w:eastAsia="Times New Roman" w:hAnsiTheme="minorHAnsi" w:cstheme="minorHAnsi"/>
                <w:bCs/>
                <w:sz w:val="18"/>
                <w:szCs w:val="18"/>
              </w:rPr>
              <w:t>5 cm) of insulation.</w:t>
            </w:r>
          </w:p>
          <w:p w14:paraId="6AC14B4D" w14:textId="7489EC29" w:rsidR="00B843FA" w:rsidRPr="00B843FA" w:rsidRDefault="00B843FA" w:rsidP="00E26207">
            <w:pPr>
              <w:keepNext/>
              <w:numPr>
                <w:ilvl w:val="1"/>
                <w:numId w:val="5"/>
              </w:numPr>
              <w:autoSpaceDE w:val="0"/>
              <w:autoSpaceDN w:val="0"/>
              <w:adjustRightInd w:val="0"/>
              <w:spacing w:after="0" w:line="240" w:lineRule="auto"/>
              <w:ind w:left="271" w:hanging="277"/>
              <w:contextualSpacing/>
              <w:rPr>
                <w:rFonts w:asciiTheme="minorHAnsi" w:eastAsia="Times New Roman" w:hAnsiTheme="minorHAnsi" w:cstheme="minorHAnsi"/>
                <w:b/>
                <w:bCs/>
                <w:sz w:val="18"/>
                <w:szCs w:val="18"/>
              </w:rPr>
            </w:pPr>
            <w:r w:rsidRPr="00B843FA">
              <w:rPr>
                <w:rFonts w:asciiTheme="minorHAnsi" w:eastAsia="Times New Roman" w:hAnsiTheme="minorHAnsi" w:cstheme="minorHAnsi"/>
                <w:bCs/>
                <w:sz w:val="18"/>
                <w:szCs w:val="18"/>
              </w:rPr>
              <w:t>Piping installed in crawlspace with a minimum of 1 inches (</w:t>
            </w:r>
            <w:r w:rsidR="00684EC5">
              <w:rPr>
                <w:rFonts w:asciiTheme="minorHAnsi" w:eastAsia="Times New Roman" w:hAnsiTheme="minorHAnsi" w:cstheme="minorHAnsi"/>
                <w:bCs/>
                <w:sz w:val="18"/>
                <w:szCs w:val="18"/>
              </w:rPr>
              <w:t>2.</w:t>
            </w:r>
            <w:r w:rsidRPr="00B843FA">
              <w:rPr>
                <w:rFonts w:asciiTheme="minorHAnsi" w:eastAsia="Times New Roman" w:hAnsiTheme="minorHAnsi" w:cstheme="minorHAnsi"/>
                <w:bCs/>
                <w:sz w:val="18"/>
                <w:szCs w:val="18"/>
              </w:rPr>
              <w:t>5 cm) of crawlspace insulation above and below.</w:t>
            </w:r>
          </w:p>
          <w:p w14:paraId="1472B014" w14:textId="2F6C9FC1" w:rsidR="00B843FA" w:rsidRPr="00B843FA" w:rsidRDefault="00B843FA" w:rsidP="00E26207">
            <w:pPr>
              <w:keepNext/>
              <w:numPr>
                <w:ilvl w:val="1"/>
                <w:numId w:val="5"/>
              </w:numPr>
              <w:autoSpaceDE w:val="0"/>
              <w:autoSpaceDN w:val="0"/>
              <w:adjustRightInd w:val="0"/>
              <w:spacing w:after="0" w:line="240" w:lineRule="auto"/>
              <w:ind w:left="271" w:hanging="277"/>
              <w:contextualSpacing/>
              <w:rPr>
                <w:rFonts w:asciiTheme="minorHAnsi" w:eastAsia="Times New Roman" w:hAnsiTheme="minorHAnsi" w:cstheme="minorHAnsi"/>
                <w:b/>
                <w:bCs/>
                <w:sz w:val="18"/>
                <w:szCs w:val="18"/>
              </w:rPr>
            </w:pPr>
            <w:r w:rsidRPr="00B843FA">
              <w:rPr>
                <w:rFonts w:asciiTheme="minorHAnsi" w:eastAsia="Times New Roman" w:hAnsiTheme="minorHAnsi" w:cstheme="minorHAnsi"/>
                <w:bCs/>
                <w:sz w:val="18"/>
                <w:szCs w:val="18"/>
              </w:rPr>
              <w:t>Piping installed in attics with a minimum of 4 inches (10 cm) of attic insulation on top</w:t>
            </w:r>
            <w:r w:rsidR="002E14A5">
              <w:rPr>
                <w:rFonts w:asciiTheme="minorHAnsi" w:eastAsia="Times New Roman" w:hAnsiTheme="minorHAnsi" w:cstheme="minorHAnsi"/>
                <w:bCs/>
                <w:sz w:val="18"/>
                <w:szCs w:val="18"/>
              </w:rPr>
              <w:t>.</w:t>
            </w:r>
          </w:p>
          <w:p w14:paraId="0ED9A059" w14:textId="77777777" w:rsidR="00B843FA" w:rsidRPr="00B843FA" w:rsidRDefault="00B843FA" w:rsidP="00E26207">
            <w:pPr>
              <w:keepNext/>
              <w:numPr>
                <w:ilvl w:val="1"/>
                <w:numId w:val="5"/>
              </w:numPr>
              <w:autoSpaceDE w:val="0"/>
              <w:autoSpaceDN w:val="0"/>
              <w:adjustRightInd w:val="0"/>
              <w:spacing w:after="0" w:line="240" w:lineRule="auto"/>
              <w:ind w:left="271" w:hanging="277"/>
              <w:contextualSpacing/>
              <w:rPr>
                <w:rFonts w:asciiTheme="minorHAnsi" w:eastAsia="Times New Roman" w:hAnsiTheme="minorHAnsi" w:cstheme="minorHAnsi"/>
                <w:b/>
                <w:bCs/>
                <w:sz w:val="18"/>
                <w:szCs w:val="18"/>
              </w:rPr>
            </w:pPr>
            <w:r w:rsidRPr="00B843FA">
              <w:rPr>
                <w:rFonts w:asciiTheme="minorHAnsi" w:eastAsia="Times New Roman" w:hAnsiTheme="minorHAnsi" w:cstheme="minorHAnsi"/>
                <w:bCs/>
                <w:sz w:val="18"/>
                <w:szCs w:val="18"/>
              </w:rPr>
              <w:t>Pipe insulation shall fit tightly and all elbows and tees shall be fully insulated.</w:t>
            </w:r>
          </w:p>
        </w:tc>
      </w:tr>
      <w:tr w:rsidR="00B843FA" w:rsidRPr="00B843FA" w14:paraId="0A4A72E6" w14:textId="77777777" w:rsidTr="00236F4B">
        <w:trPr>
          <w:trHeight w:val="144"/>
          <w:tblHeader/>
        </w:trPr>
        <w:tc>
          <w:tcPr>
            <w:tcW w:w="705" w:type="dxa"/>
            <w:vAlign w:val="center"/>
          </w:tcPr>
          <w:p w14:paraId="04D05D8E" w14:textId="77777777" w:rsidR="00B843FA" w:rsidRPr="00B843FA"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imes New Roman" w:hAnsiTheme="minorHAnsi" w:cstheme="minorHAnsi"/>
                <w:b/>
                <w:sz w:val="20"/>
                <w:szCs w:val="18"/>
              </w:rPr>
            </w:pPr>
            <w:r w:rsidRPr="00B843FA">
              <w:rPr>
                <w:rFonts w:asciiTheme="minorHAnsi" w:eastAsiaTheme="minorEastAsia" w:hAnsiTheme="minorHAnsi" w:cstheme="minorHAnsi"/>
                <w:sz w:val="20"/>
                <w:szCs w:val="18"/>
              </w:rPr>
              <w:t>04</w:t>
            </w:r>
          </w:p>
        </w:tc>
        <w:tc>
          <w:tcPr>
            <w:tcW w:w="10275" w:type="dxa"/>
            <w:vAlign w:val="center"/>
          </w:tcPr>
          <w:p w14:paraId="48A1D2D3" w14:textId="0577A9C1" w:rsidR="00B843FA"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ins w:id="1052" w:author="Tam, Danny@Energy" w:date="2021-11-05T15:31:00Z"/>
                <w:rFonts w:asciiTheme="minorHAnsi" w:eastAsia="Times New Roman" w:hAnsiTheme="minorHAnsi" w:cstheme="minorHAnsi"/>
                <w:sz w:val="18"/>
                <w:szCs w:val="18"/>
              </w:rPr>
            </w:pPr>
            <w:r w:rsidRPr="00B843FA">
              <w:rPr>
                <w:rFonts w:asciiTheme="minorHAnsi" w:eastAsia="Times New Roman" w:hAnsiTheme="minorHAnsi" w:cstheme="minorHAnsi"/>
                <w:sz w:val="18"/>
                <w:szCs w:val="18"/>
              </w:rPr>
              <w:t xml:space="preserve">For Gas or Propane Water Heaters:  Ensure </w:t>
            </w:r>
            <w:ins w:id="1053" w:author="Tam, Danny@Energy" w:date="2021-11-05T15:31:00Z">
              <w:r w:rsidR="0020638D">
                <w:rPr>
                  <w:rFonts w:asciiTheme="minorHAnsi" w:eastAsia="Times New Roman" w:hAnsiTheme="minorHAnsi" w:cstheme="minorHAnsi"/>
                  <w:sz w:val="18"/>
                  <w:szCs w:val="18"/>
                </w:rPr>
                <w:t xml:space="preserve">either a </w:t>
              </w:r>
              <w:r w:rsidR="0020638D" w:rsidRPr="00E96E3C">
                <w:rPr>
                  <w:rFonts w:asciiTheme="minorHAnsi" w:eastAsia="Times New Roman" w:hAnsiTheme="minorHAnsi" w:cstheme="minorHAnsi"/>
                  <w:b/>
                  <w:bCs/>
                  <w:sz w:val="20"/>
                  <w:szCs w:val="20"/>
                </w:rPr>
                <w:t>or</w:t>
              </w:r>
              <w:r w:rsidR="0020638D">
                <w:rPr>
                  <w:rFonts w:asciiTheme="minorHAnsi" w:eastAsia="Times New Roman" w:hAnsiTheme="minorHAnsi" w:cstheme="minorHAnsi"/>
                  <w:sz w:val="18"/>
                  <w:szCs w:val="18"/>
                </w:rPr>
                <w:t xml:space="preserve"> b</w:t>
              </w:r>
            </w:ins>
            <w:del w:id="1054" w:author="Tam, Danny@Energy" w:date="2021-11-05T15:31:00Z">
              <w:r w:rsidRPr="00B843FA" w:rsidDel="0020638D">
                <w:rPr>
                  <w:rFonts w:asciiTheme="minorHAnsi" w:eastAsia="Times New Roman" w:hAnsiTheme="minorHAnsi" w:cstheme="minorHAnsi"/>
                  <w:sz w:val="18"/>
                  <w:szCs w:val="18"/>
                </w:rPr>
                <w:delText>the following</w:delText>
              </w:r>
            </w:del>
            <w:r w:rsidRPr="00B843FA">
              <w:rPr>
                <w:rFonts w:asciiTheme="minorHAnsi" w:eastAsia="Times New Roman" w:hAnsiTheme="minorHAnsi" w:cstheme="minorHAnsi"/>
                <w:sz w:val="18"/>
                <w:szCs w:val="18"/>
              </w:rPr>
              <w:t xml:space="preserve"> are installed (Section 150.0(n))</w:t>
            </w:r>
          </w:p>
          <w:p w14:paraId="6ADC5175" w14:textId="7DA16947" w:rsidR="00C37E7C" w:rsidRPr="00E96E3C" w:rsidRDefault="00C37E7C" w:rsidP="00287857">
            <w:pPr>
              <w:pStyle w:val="ListParagraph"/>
              <w:keepNext/>
              <w:numPr>
                <w:ilvl w:val="0"/>
                <w:numId w:val="21"/>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ins w:id="1055" w:author="Tam, Danny@Energy" w:date="2021-11-05T15:31:00Z">
              <w:r w:rsidRPr="00E96E3C">
                <w:rPr>
                  <w:rFonts w:asciiTheme="minorHAnsi" w:eastAsia="Times New Roman" w:hAnsiTheme="minorHAnsi" w:cstheme="minorHAnsi"/>
                  <w:sz w:val="18"/>
                  <w:szCs w:val="18"/>
                </w:rPr>
                <w:t>A designated space at least 2.5 feet by 2.5 feet and 7 feet tall within 3 feet from the water heater</w:t>
              </w:r>
            </w:ins>
          </w:p>
          <w:p w14:paraId="0321B203" w14:textId="33450055" w:rsidR="00B843FA" w:rsidRPr="00B843FA" w:rsidRDefault="00B843FA" w:rsidP="00E96E3C">
            <w:pPr>
              <w:keepNext/>
              <w:numPr>
                <w:ilvl w:val="1"/>
                <w:numId w:val="10"/>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1231" w:hanging="270"/>
              <w:contextualSpacing/>
              <w:rPr>
                <w:rFonts w:asciiTheme="minorHAnsi" w:eastAsia="Times New Roman" w:hAnsiTheme="minorHAnsi" w:cstheme="minorHAnsi"/>
                <w:sz w:val="18"/>
                <w:szCs w:val="18"/>
              </w:rPr>
            </w:pPr>
            <w:r w:rsidRPr="00B843FA">
              <w:rPr>
                <w:rFonts w:asciiTheme="minorHAnsi" w:eastAsia="Times New Roman" w:hAnsiTheme="minorHAnsi" w:cstheme="minorHAnsi"/>
                <w:sz w:val="18"/>
                <w:szCs w:val="18"/>
              </w:rPr>
              <w:t xml:space="preserve">A dedicated 125V, 20A electrical receptacle connected to the electric panel with a 120/240V 3 conductor, 10 AWG copper branch circuit, within 3 feet from the water heater and </w:t>
            </w:r>
            <w:r w:rsidR="002E14A5">
              <w:rPr>
                <w:rFonts w:asciiTheme="minorHAnsi" w:eastAsia="Times New Roman" w:hAnsiTheme="minorHAnsi" w:cstheme="minorHAnsi"/>
                <w:sz w:val="18"/>
                <w:szCs w:val="18"/>
              </w:rPr>
              <w:t xml:space="preserve">is </w:t>
            </w:r>
            <w:r w:rsidRPr="00B843FA">
              <w:rPr>
                <w:rFonts w:asciiTheme="minorHAnsi" w:eastAsia="Times New Roman" w:hAnsiTheme="minorHAnsi" w:cstheme="minorHAnsi"/>
                <w:sz w:val="18"/>
                <w:szCs w:val="18"/>
              </w:rPr>
              <w:t>accessible with no obstructions</w:t>
            </w:r>
            <w:r w:rsidR="002E14A5">
              <w:rPr>
                <w:rFonts w:asciiTheme="minorHAnsi" w:eastAsia="Times New Roman" w:hAnsiTheme="minorHAnsi" w:cstheme="minorHAnsi"/>
                <w:sz w:val="18"/>
                <w:szCs w:val="18"/>
              </w:rPr>
              <w:t>.</w:t>
            </w:r>
          </w:p>
          <w:p w14:paraId="3EB6C9E6" w14:textId="792A7B11" w:rsidR="00B843FA" w:rsidRPr="00B843FA" w:rsidRDefault="00B843FA" w:rsidP="00E96E3C">
            <w:pPr>
              <w:keepNext/>
              <w:numPr>
                <w:ilvl w:val="1"/>
                <w:numId w:val="17"/>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1231" w:hanging="270"/>
              <w:contextualSpacing/>
              <w:rPr>
                <w:rFonts w:asciiTheme="minorHAnsi" w:eastAsia="Times New Roman" w:hAnsiTheme="minorHAnsi" w:cstheme="minorHAnsi"/>
                <w:sz w:val="18"/>
                <w:szCs w:val="18"/>
              </w:rPr>
            </w:pPr>
            <w:r w:rsidRPr="00B843FA">
              <w:rPr>
                <w:rFonts w:asciiTheme="minorHAnsi" w:eastAsia="Times New Roman" w:hAnsiTheme="minorHAnsi" w:cstheme="minorHAnsi"/>
                <w:sz w:val="18"/>
                <w:szCs w:val="18"/>
              </w:rPr>
              <w:t xml:space="preserve">The conductor shall be labeled with the </w:t>
            </w:r>
            <w:r w:rsidR="002E14A5">
              <w:rPr>
                <w:rFonts w:asciiTheme="minorHAnsi" w:eastAsia="Times New Roman" w:hAnsiTheme="minorHAnsi" w:cstheme="minorHAnsi"/>
                <w:sz w:val="18"/>
                <w:szCs w:val="18"/>
              </w:rPr>
              <w:t>word</w:t>
            </w:r>
            <w:r w:rsidR="002E14A5" w:rsidRPr="00B843FA">
              <w:rPr>
                <w:rFonts w:asciiTheme="minorHAnsi" w:eastAsia="Times New Roman" w:hAnsiTheme="minorHAnsi" w:cstheme="minorHAnsi"/>
                <w:sz w:val="18"/>
                <w:szCs w:val="18"/>
              </w:rPr>
              <w:t xml:space="preserve"> </w:t>
            </w:r>
            <w:r w:rsidRPr="00B843FA">
              <w:rPr>
                <w:rFonts w:asciiTheme="minorHAnsi" w:eastAsia="Times New Roman" w:hAnsiTheme="minorHAnsi" w:cstheme="minorHAnsi"/>
                <w:sz w:val="18"/>
                <w:szCs w:val="18"/>
              </w:rPr>
              <w:t>“Spare” on both ends; and</w:t>
            </w:r>
          </w:p>
          <w:p w14:paraId="056C47DD" w14:textId="6DC0323C" w:rsidR="00B843FA" w:rsidRPr="00B843FA" w:rsidRDefault="00B843FA" w:rsidP="00E96E3C">
            <w:pPr>
              <w:keepNext/>
              <w:numPr>
                <w:ilvl w:val="1"/>
                <w:numId w:val="17"/>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1231" w:hanging="270"/>
              <w:contextualSpacing/>
              <w:rPr>
                <w:rFonts w:asciiTheme="minorHAnsi" w:eastAsia="Times New Roman" w:hAnsiTheme="minorHAnsi" w:cstheme="minorHAnsi"/>
                <w:sz w:val="18"/>
                <w:szCs w:val="18"/>
              </w:rPr>
            </w:pPr>
            <w:r w:rsidRPr="00B843FA">
              <w:rPr>
                <w:rFonts w:asciiTheme="minorHAnsi" w:eastAsia="Times New Roman" w:hAnsiTheme="minorHAnsi" w:cstheme="minorHAnsi"/>
                <w:sz w:val="18"/>
                <w:szCs w:val="18"/>
              </w:rPr>
              <w:t>A reserved single pole circuit breaker space next to the circuit breaker next to the branch circuit labeled “Future” 240V shall be provided.</w:t>
            </w:r>
          </w:p>
          <w:p w14:paraId="260DA275" w14:textId="2EA96673" w:rsidR="00B843FA" w:rsidRPr="00B843FA" w:rsidDel="003824DC" w:rsidRDefault="00B843FA" w:rsidP="00E26207">
            <w:pPr>
              <w:keepNext/>
              <w:numPr>
                <w:ilvl w:val="0"/>
                <w:numId w:val="10"/>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48" w:hanging="647"/>
              <w:contextualSpacing/>
              <w:rPr>
                <w:del w:id="1056" w:author="Tam, Danny@Energy" w:date="2021-11-05T15:28:00Z"/>
                <w:rFonts w:asciiTheme="minorHAnsi" w:eastAsia="Times New Roman" w:hAnsiTheme="minorHAnsi" w:cstheme="minorHAnsi"/>
                <w:sz w:val="18"/>
                <w:szCs w:val="18"/>
              </w:rPr>
            </w:pPr>
            <w:del w:id="1057" w:author="Tam, Danny@Energy" w:date="2021-11-05T15:28:00Z">
              <w:r w:rsidRPr="00B843FA" w:rsidDel="003824DC">
                <w:rPr>
                  <w:rFonts w:asciiTheme="minorHAnsi" w:eastAsia="Times New Roman" w:hAnsiTheme="minorHAnsi" w:cstheme="minorHAnsi"/>
                  <w:sz w:val="18"/>
                  <w:szCs w:val="18"/>
                </w:rPr>
                <w:delText>A Category III or IV vent, or a Type B vent with straight pipe between outside and water heater</w:delText>
              </w:r>
              <w:r w:rsidR="002E14A5" w:rsidDel="003824DC">
                <w:rPr>
                  <w:rFonts w:asciiTheme="minorHAnsi" w:eastAsia="Times New Roman" w:hAnsiTheme="minorHAnsi" w:cstheme="minorHAnsi"/>
                  <w:sz w:val="18"/>
                  <w:szCs w:val="18"/>
                </w:rPr>
                <w:delText>.</w:delText>
              </w:r>
            </w:del>
          </w:p>
          <w:p w14:paraId="741E2CAE" w14:textId="1064AEB3" w:rsidR="00B843FA" w:rsidRDefault="00B843FA" w:rsidP="00E96E3C">
            <w:pPr>
              <w:keepNext/>
              <w:numPr>
                <w:ilvl w:val="1"/>
                <w:numId w:val="10"/>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1231" w:hanging="270"/>
              <w:contextualSpacing/>
              <w:rPr>
                <w:ins w:id="1058" w:author="Tam, Danny@Energy" w:date="2021-11-05T15:28:00Z"/>
                <w:rFonts w:asciiTheme="minorHAnsi" w:eastAsia="Times New Roman" w:hAnsiTheme="minorHAnsi" w:cstheme="minorHAnsi"/>
                <w:sz w:val="18"/>
                <w:szCs w:val="18"/>
              </w:rPr>
            </w:pPr>
            <w:r w:rsidRPr="00B843FA">
              <w:rPr>
                <w:rFonts w:asciiTheme="minorHAnsi" w:eastAsia="Times New Roman" w:hAnsiTheme="minorHAnsi" w:cstheme="minorHAnsi"/>
                <w:sz w:val="18"/>
                <w:szCs w:val="18"/>
              </w:rPr>
              <w:t>A condensate drain no more than 2 inches higher than the base on water heater for natural draining</w:t>
            </w:r>
            <w:r w:rsidR="002E14A5">
              <w:rPr>
                <w:rFonts w:asciiTheme="minorHAnsi" w:eastAsia="Times New Roman" w:hAnsiTheme="minorHAnsi" w:cstheme="minorHAnsi"/>
                <w:sz w:val="18"/>
                <w:szCs w:val="18"/>
              </w:rPr>
              <w:t>.</w:t>
            </w:r>
          </w:p>
          <w:p w14:paraId="018EB3BE" w14:textId="0ED28C11" w:rsidR="003824DC" w:rsidRPr="004736BD" w:rsidRDefault="00334F9B">
            <w:pPr>
              <w:pStyle w:val="ListParagraph"/>
              <w:keepNext/>
              <w:numPr>
                <w:ilvl w:val="0"/>
                <w:numId w:val="21"/>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ins w:id="1059" w:author="Tam, Danny@Energy" w:date="2021-11-05T15:29:00Z"/>
                <w:rFonts w:asciiTheme="minorHAnsi" w:eastAsia="Times New Roman" w:hAnsiTheme="minorHAnsi" w:cstheme="minorHAnsi"/>
                <w:sz w:val="18"/>
                <w:szCs w:val="18"/>
              </w:rPr>
              <w:pPrChange w:id="1060" w:author="Tam, Danny@Energy" w:date="2021-11-08T09:27:00Z">
                <w:pPr>
                  <w:pStyle w:val="ListParagraph"/>
                  <w:keepNext/>
                  <w:numPr>
                    <w:numId w:val="16"/>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hanging="360"/>
                </w:pPr>
              </w:pPrChange>
            </w:pPr>
            <w:ins w:id="1061" w:author="Tam, Danny@Energy" w:date="2021-11-05T15:28:00Z">
              <w:r w:rsidRPr="00E96E3C">
                <w:rPr>
                  <w:rFonts w:asciiTheme="minorHAnsi" w:eastAsia="Times New Roman" w:hAnsiTheme="minorHAnsi" w:cstheme="minorHAnsi"/>
                  <w:sz w:val="18"/>
                  <w:szCs w:val="18"/>
                </w:rPr>
                <w:t xml:space="preserve">A designated space </w:t>
              </w:r>
            </w:ins>
            <w:ins w:id="1062" w:author="Tam, Danny@Energy" w:date="2021-11-05T15:29:00Z">
              <w:r w:rsidR="0033347C" w:rsidRPr="00E96E3C">
                <w:rPr>
                  <w:rFonts w:asciiTheme="minorHAnsi" w:eastAsia="Times New Roman" w:hAnsiTheme="minorHAnsi" w:cstheme="minorHAnsi"/>
                  <w:sz w:val="18"/>
                  <w:szCs w:val="18"/>
                </w:rPr>
                <w:t xml:space="preserve">at least 2.5 feet by 2.5 feet and 7 feet tall </w:t>
              </w:r>
            </w:ins>
            <w:ins w:id="1063" w:author="Tam, Danny@Energy" w:date="2021-11-05T15:33:00Z">
              <w:r w:rsidR="00E96E3C">
                <w:rPr>
                  <w:rFonts w:asciiTheme="minorHAnsi" w:eastAsia="Times New Roman" w:hAnsiTheme="minorHAnsi" w:cstheme="minorHAnsi"/>
                  <w:sz w:val="18"/>
                  <w:szCs w:val="18"/>
                </w:rPr>
                <w:t xml:space="preserve">more than 3 feet </w:t>
              </w:r>
            </w:ins>
            <w:ins w:id="1064" w:author="Tam, Danny@Energy" w:date="2021-11-08T09:32:00Z">
              <w:r w:rsidR="00E7429A">
                <w:rPr>
                  <w:rFonts w:asciiTheme="minorHAnsi" w:eastAsia="Times New Roman" w:hAnsiTheme="minorHAnsi" w:cstheme="minorHAnsi"/>
                  <w:sz w:val="18"/>
                  <w:szCs w:val="18"/>
                </w:rPr>
                <w:t>from the water heater</w:t>
              </w:r>
            </w:ins>
          </w:p>
          <w:p w14:paraId="779ABD9C" w14:textId="77777777" w:rsidR="004B6B6C" w:rsidRPr="004B6B6C" w:rsidRDefault="004B6B6C" w:rsidP="004736BD">
            <w:pPr>
              <w:numPr>
                <w:ilvl w:val="0"/>
                <w:numId w:val="19"/>
              </w:numPr>
              <w:tabs>
                <w:tab w:val="left" w:pos="916"/>
              </w:tabs>
              <w:kinsoku w:val="0"/>
              <w:overflowPunct w:val="0"/>
              <w:autoSpaceDE w:val="0"/>
              <w:autoSpaceDN w:val="0"/>
              <w:adjustRightInd w:val="0"/>
              <w:spacing w:after="0" w:line="203" w:lineRule="exact"/>
              <w:ind w:left="1231" w:hanging="270"/>
              <w:rPr>
                <w:ins w:id="1065" w:author="Tam, Danny@Energy" w:date="2021-11-05T15:35:00Z"/>
                <w:rFonts w:cs="Calibri"/>
                <w:sz w:val="20"/>
                <w:szCs w:val="20"/>
              </w:rPr>
            </w:pPr>
            <w:ins w:id="1066" w:author="Tam, Danny@Energy" w:date="2021-11-05T15:35:00Z">
              <w:r w:rsidRPr="004B6B6C">
                <w:rPr>
                  <w:rFonts w:cs="Calibri"/>
                  <w:sz w:val="20"/>
                  <w:szCs w:val="20"/>
                  <w:u w:val="single"/>
                </w:rPr>
                <w:t>A dedicated</w:t>
              </w:r>
              <w:r w:rsidRPr="004B6B6C">
                <w:rPr>
                  <w:rFonts w:cs="Calibri"/>
                  <w:spacing w:val="1"/>
                  <w:sz w:val="20"/>
                  <w:szCs w:val="20"/>
                  <w:u w:val="single"/>
                </w:rPr>
                <w:t xml:space="preserve"> </w:t>
              </w:r>
              <w:r w:rsidRPr="004B6B6C">
                <w:rPr>
                  <w:rFonts w:cs="Calibri"/>
                  <w:sz w:val="20"/>
                  <w:szCs w:val="20"/>
                  <w:u w:val="single"/>
                </w:rPr>
                <w:t>240 volt branch</w:t>
              </w:r>
              <w:r w:rsidRPr="004B6B6C">
                <w:rPr>
                  <w:rFonts w:cs="Calibri"/>
                  <w:spacing w:val="1"/>
                  <w:sz w:val="20"/>
                  <w:szCs w:val="20"/>
                  <w:u w:val="single"/>
                </w:rPr>
                <w:t xml:space="preserve"> </w:t>
              </w:r>
              <w:r w:rsidRPr="004B6B6C">
                <w:rPr>
                  <w:rFonts w:cs="Calibri"/>
                  <w:sz w:val="20"/>
                  <w:szCs w:val="20"/>
                  <w:u w:val="single"/>
                </w:rPr>
                <w:t>circuit</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pacing w:val="-1"/>
                  <w:sz w:val="20"/>
                  <w:szCs w:val="20"/>
                  <w:u w:val="single"/>
                </w:rPr>
                <w:t xml:space="preserve"> </w:t>
              </w:r>
              <w:r w:rsidRPr="004B6B6C">
                <w:rPr>
                  <w:rFonts w:cs="Calibri"/>
                  <w:sz w:val="20"/>
                  <w:szCs w:val="20"/>
                  <w:u w:val="single"/>
                </w:rPr>
                <w:t>installed</w:t>
              </w:r>
              <w:r w:rsidRPr="004B6B6C">
                <w:rPr>
                  <w:rFonts w:cs="Calibri"/>
                  <w:spacing w:val="1"/>
                  <w:sz w:val="20"/>
                  <w:szCs w:val="20"/>
                  <w:u w:val="single"/>
                </w:rPr>
                <w:t xml:space="preserve"> </w:t>
              </w:r>
              <w:r w:rsidRPr="004B6B6C">
                <w:rPr>
                  <w:rFonts w:cs="Calibri"/>
                  <w:sz w:val="20"/>
                  <w:szCs w:val="20"/>
                  <w:u w:val="single"/>
                </w:rPr>
                <w:t>within</w:t>
              </w:r>
              <w:r w:rsidRPr="004B6B6C">
                <w:rPr>
                  <w:rFonts w:cs="Calibri"/>
                  <w:spacing w:val="-2"/>
                  <w:sz w:val="20"/>
                  <w:szCs w:val="20"/>
                  <w:u w:val="single"/>
                </w:rPr>
                <w:t xml:space="preserve"> </w:t>
              </w:r>
              <w:r w:rsidRPr="004B6B6C">
                <w:rPr>
                  <w:rFonts w:cs="Calibri"/>
                  <w:sz w:val="20"/>
                  <w:szCs w:val="20"/>
                  <w:u w:val="single"/>
                </w:rPr>
                <w:t>3 feet</w:t>
              </w:r>
              <w:r w:rsidRPr="004B6B6C">
                <w:rPr>
                  <w:rFonts w:cs="Calibri"/>
                  <w:spacing w:val="3"/>
                  <w:sz w:val="20"/>
                  <w:szCs w:val="20"/>
                  <w:u w:val="single"/>
                </w:rPr>
                <w:t xml:space="preserve"> </w:t>
              </w:r>
              <w:r w:rsidRPr="004B6B6C">
                <w:rPr>
                  <w:rFonts w:cs="Calibri"/>
                  <w:sz w:val="20"/>
                  <w:szCs w:val="20"/>
                  <w:u w:val="single"/>
                </w:rPr>
                <w:t>from</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space. The</w:t>
              </w:r>
            </w:ins>
          </w:p>
          <w:p w14:paraId="066910EC" w14:textId="77777777" w:rsidR="004B6B6C" w:rsidRPr="004736BD" w:rsidRDefault="004B6B6C" w:rsidP="004736BD">
            <w:pPr>
              <w:pStyle w:val="ListParagraph"/>
              <w:numPr>
                <w:ilvl w:val="0"/>
                <w:numId w:val="19"/>
              </w:numPr>
              <w:kinsoku w:val="0"/>
              <w:overflowPunct w:val="0"/>
              <w:autoSpaceDE w:val="0"/>
              <w:autoSpaceDN w:val="0"/>
              <w:adjustRightInd w:val="0"/>
              <w:spacing w:after="0" w:line="240" w:lineRule="auto"/>
              <w:ind w:left="1231" w:right="293" w:hanging="270"/>
              <w:rPr>
                <w:ins w:id="1067" w:author="Tam, Danny@Energy" w:date="2021-11-05T15:35:00Z"/>
                <w:rFonts w:cs="Calibri"/>
                <w:sz w:val="20"/>
                <w:szCs w:val="20"/>
              </w:rPr>
            </w:pPr>
            <w:ins w:id="1068" w:author="Tam, Danny@Energy" w:date="2021-11-05T15:35:00Z">
              <w:r w:rsidRPr="004736BD">
                <w:rPr>
                  <w:rFonts w:cs="Calibri"/>
                  <w:sz w:val="20"/>
                  <w:szCs w:val="20"/>
                  <w:u w:val="single"/>
                </w:rPr>
                <w:t>branch</w:t>
              </w:r>
              <w:r w:rsidRPr="004736BD">
                <w:rPr>
                  <w:rFonts w:cs="Calibri"/>
                  <w:spacing w:val="1"/>
                  <w:sz w:val="20"/>
                  <w:szCs w:val="20"/>
                  <w:u w:val="single"/>
                </w:rPr>
                <w:t xml:space="preserve"> </w:t>
              </w:r>
              <w:r w:rsidRPr="004736BD">
                <w:rPr>
                  <w:rFonts w:cs="Calibri"/>
                  <w:sz w:val="20"/>
                  <w:szCs w:val="20"/>
                  <w:u w:val="single"/>
                </w:rPr>
                <w:t>circuit shall be</w:t>
              </w:r>
              <w:r w:rsidRPr="004736BD">
                <w:rPr>
                  <w:rFonts w:cs="Calibri"/>
                  <w:spacing w:val="-1"/>
                  <w:sz w:val="20"/>
                  <w:szCs w:val="20"/>
                  <w:u w:val="single"/>
                </w:rPr>
                <w:t xml:space="preserve"> </w:t>
              </w:r>
              <w:r w:rsidRPr="004736BD">
                <w:rPr>
                  <w:rFonts w:cs="Calibri"/>
                  <w:sz w:val="20"/>
                  <w:szCs w:val="20"/>
                  <w:u w:val="single"/>
                </w:rPr>
                <w:t>rated at 30 amps</w:t>
              </w:r>
              <w:r w:rsidRPr="004736BD">
                <w:rPr>
                  <w:rFonts w:cs="Calibri"/>
                  <w:spacing w:val="1"/>
                  <w:sz w:val="20"/>
                  <w:szCs w:val="20"/>
                  <w:u w:val="single"/>
                </w:rPr>
                <w:t xml:space="preserve"> </w:t>
              </w:r>
              <w:r w:rsidRPr="004736BD">
                <w:rPr>
                  <w:rFonts w:cs="Calibri"/>
                  <w:sz w:val="20"/>
                  <w:szCs w:val="20"/>
                  <w:u w:val="single"/>
                </w:rPr>
                <w:t>minimum.</w:t>
              </w:r>
              <w:r w:rsidRPr="004736BD">
                <w:rPr>
                  <w:rFonts w:cs="Calibri"/>
                  <w:spacing w:val="2"/>
                  <w:sz w:val="20"/>
                  <w:szCs w:val="20"/>
                  <w:u w:val="single"/>
                </w:rPr>
                <w:t xml:space="preserve"> </w:t>
              </w:r>
              <w:r w:rsidRPr="004736BD">
                <w:rPr>
                  <w:rFonts w:cs="Calibri"/>
                  <w:sz w:val="20"/>
                  <w:szCs w:val="20"/>
                  <w:u w:val="single"/>
                </w:rPr>
                <w:t>The</w:t>
              </w:r>
              <w:r w:rsidRPr="004736BD">
                <w:rPr>
                  <w:rFonts w:cs="Calibri"/>
                  <w:spacing w:val="-1"/>
                  <w:sz w:val="20"/>
                  <w:szCs w:val="20"/>
                  <w:u w:val="single"/>
                </w:rPr>
                <w:t xml:space="preserve"> </w:t>
              </w:r>
              <w:r w:rsidRPr="004736BD">
                <w:rPr>
                  <w:rFonts w:cs="Calibri"/>
                  <w:sz w:val="20"/>
                  <w:szCs w:val="20"/>
                  <w:u w:val="single"/>
                </w:rPr>
                <w:t>blank</w:t>
              </w:r>
              <w:r w:rsidRPr="004736BD">
                <w:rPr>
                  <w:rFonts w:cs="Calibri"/>
                  <w:spacing w:val="1"/>
                  <w:sz w:val="20"/>
                  <w:szCs w:val="20"/>
                  <w:u w:val="single"/>
                </w:rPr>
                <w:t xml:space="preserve"> </w:t>
              </w:r>
              <w:r w:rsidRPr="004736BD">
                <w:rPr>
                  <w:rFonts w:cs="Calibri"/>
                  <w:sz w:val="20"/>
                  <w:szCs w:val="20"/>
                  <w:u w:val="single"/>
                </w:rPr>
                <w:t>cover shall be</w:t>
              </w:r>
              <w:r w:rsidRPr="004736BD">
                <w:rPr>
                  <w:rFonts w:cs="Calibri"/>
                  <w:spacing w:val="-1"/>
                  <w:sz w:val="20"/>
                  <w:szCs w:val="20"/>
                  <w:u w:val="single"/>
                </w:rPr>
                <w:t xml:space="preserve"> </w:t>
              </w:r>
              <w:r w:rsidRPr="004736BD">
                <w:rPr>
                  <w:rFonts w:cs="Calibri"/>
                  <w:sz w:val="20"/>
                  <w:szCs w:val="20"/>
                  <w:u w:val="single"/>
                </w:rPr>
                <w:t>identified</w:t>
              </w:r>
              <w:r w:rsidRPr="004736BD">
                <w:rPr>
                  <w:rFonts w:cs="Calibri"/>
                  <w:spacing w:val="1"/>
                  <w:sz w:val="20"/>
                  <w:szCs w:val="20"/>
                  <w:u w:val="single"/>
                </w:rPr>
                <w:t xml:space="preserve"> </w:t>
              </w:r>
              <w:r w:rsidRPr="004736BD">
                <w:rPr>
                  <w:rFonts w:cs="Calibri"/>
                  <w:sz w:val="20"/>
                  <w:szCs w:val="20"/>
                  <w:u w:val="single"/>
                </w:rPr>
                <w:t>as</w:t>
              </w:r>
              <w:r w:rsidRPr="004736BD">
                <w:rPr>
                  <w:rFonts w:cs="Calibri"/>
                  <w:spacing w:val="1"/>
                  <w:sz w:val="20"/>
                  <w:szCs w:val="20"/>
                  <w:u w:val="single"/>
                </w:rPr>
                <w:t xml:space="preserve"> </w:t>
              </w:r>
              <w:r w:rsidRPr="004736BD">
                <w:rPr>
                  <w:rFonts w:cs="Calibri"/>
                  <w:sz w:val="20"/>
                  <w:szCs w:val="20"/>
                  <w:u w:val="single"/>
                </w:rPr>
                <w:t>“240V</w:t>
              </w:r>
              <w:r w:rsidRPr="004736BD">
                <w:rPr>
                  <w:rFonts w:cs="Calibri"/>
                  <w:spacing w:val="-1"/>
                  <w:sz w:val="20"/>
                  <w:szCs w:val="20"/>
                </w:rPr>
                <w:t xml:space="preserve"> </w:t>
              </w:r>
              <w:r w:rsidRPr="004736BD">
                <w:rPr>
                  <w:rFonts w:cs="Calibri"/>
                  <w:sz w:val="20"/>
                  <w:szCs w:val="20"/>
                  <w:u w:val="single"/>
                </w:rPr>
                <w:t>ready”;</w:t>
              </w:r>
              <w:r w:rsidRPr="004736BD">
                <w:rPr>
                  <w:rFonts w:cs="Calibri"/>
                  <w:spacing w:val="-1"/>
                  <w:sz w:val="20"/>
                  <w:szCs w:val="20"/>
                  <w:u w:val="single"/>
                </w:rPr>
                <w:t xml:space="preserve"> </w:t>
              </w:r>
              <w:r w:rsidRPr="004736BD">
                <w:rPr>
                  <w:rFonts w:cs="Calibri"/>
                  <w:sz w:val="20"/>
                  <w:szCs w:val="20"/>
                  <w:u w:val="single"/>
                </w:rPr>
                <w:t>and</w:t>
              </w:r>
            </w:ins>
          </w:p>
          <w:p w14:paraId="07BADBF8" w14:textId="77777777" w:rsidR="004B6B6C" w:rsidRPr="004B6B6C" w:rsidRDefault="004B6B6C" w:rsidP="004736BD">
            <w:pPr>
              <w:numPr>
                <w:ilvl w:val="0"/>
                <w:numId w:val="19"/>
              </w:numPr>
              <w:tabs>
                <w:tab w:val="left" w:pos="827"/>
              </w:tabs>
              <w:kinsoku w:val="0"/>
              <w:overflowPunct w:val="0"/>
              <w:autoSpaceDE w:val="0"/>
              <w:autoSpaceDN w:val="0"/>
              <w:adjustRightInd w:val="0"/>
              <w:spacing w:before="119" w:after="0" w:line="240" w:lineRule="auto"/>
              <w:ind w:left="1231" w:right="606" w:hanging="270"/>
              <w:rPr>
                <w:ins w:id="1069" w:author="Tam, Danny@Energy" w:date="2021-11-05T15:35:00Z"/>
                <w:rFonts w:cs="Calibri"/>
                <w:sz w:val="20"/>
                <w:szCs w:val="20"/>
              </w:rPr>
            </w:pPr>
            <w:ins w:id="1070" w:author="Tam, Danny@Energy" w:date="2021-11-05T15:35:00Z">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main</w:t>
              </w:r>
              <w:r w:rsidRPr="004B6B6C">
                <w:rPr>
                  <w:rFonts w:cs="Calibri"/>
                  <w:spacing w:val="1"/>
                  <w:sz w:val="20"/>
                  <w:szCs w:val="20"/>
                  <w:u w:val="single"/>
                </w:rPr>
                <w:t xml:space="preserve"> </w:t>
              </w:r>
              <w:r w:rsidRPr="004B6B6C">
                <w:rPr>
                  <w:rFonts w:cs="Calibri"/>
                  <w:sz w:val="20"/>
                  <w:szCs w:val="20"/>
                  <w:u w:val="single"/>
                </w:rPr>
                <w:t>electrical</w:t>
              </w:r>
              <w:r w:rsidRPr="004B6B6C">
                <w:rPr>
                  <w:rFonts w:cs="Calibri"/>
                  <w:spacing w:val="-1"/>
                  <w:sz w:val="20"/>
                  <w:szCs w:val="20"/>
                  <w:u w:val="single"/>
                </w:rPr>
                <w:t xml:space="preserve"> </w:t>
              </w:r>
              <w:r w:rsidRPr="004B6B6C">
                <w:rPr>
                  <w:rFonts w:cs="Calibri"/>
                  <w:sz w:val="20"/>
                  <w:szCs w:val="20"/>
                  <w:u w:val="single"/>
                </w:rPr>
                <w:t>service</w:t>
              </w:r>
              <w:r w:rsidRPr="004B6B6C">
                <w:rPr>
                  <w:rFonts w:cs="Calibri"/>
                  <w:spacing w:val="-1"/>
                  <w:sz w:val="20"/>
                  <w:szCs w:val="20"/>
                  <w:u w:val="single"/>
                </w:rPr>
                <w:t xml:space="preserve"> </w:t>
              </w:r>
              <w:r w:rsidRPr="004B6B6C">
                <w:rPr>
                  <w:rFonts w:cs="Calibri"/>
                  <w:sz w:val="20"/>
                  <w:szCs w:val="20"/>
                  <w:u w:val="single"/>
                </w:rPr>
                <w:t>panel shall have</w:t>
              </w:r>
              <w:r w:rsidRPr="004B6B6C">
                <w:rPr>
                  <w:rFonts w:cs="Calibri"/>
                  <w:spacing w:val="-1"/>
                  <w:sz w:val="20"/>
                  <w:szCs w:val="20"/>
                  <w:u w:val="single"/>
                </w:rPr>
                <w:t xml:space="preserve"> </w:t>
              </w:r>
              <w:r w:rsidRPr="004B6B6C">
                <w:rPr>
                  <w:rFonts w:cs="Calibri"/>
                  <w:sz w:val="20"/>
                  <w:szCs w:val="20"/>
                  <w:u w:val="single"/>
                </w:rPr>
                <w:t>a reserved</w:t>
              </w:r>
              <w:r w:rsidRPr="004B6B6C">
                <w:rPr>
                  <w:rFonts w:cs="Calibri"/>
                  <w:spacing w:val="1"/>
                  <w:sz w:val="20"/>
                  <w:szCs w:val="20"/>
                  <w:u w:val="single"/>
                </w:rPr>
                <w:t xml:space="preserve"> </w:t>
              </w:r>
              <w:r w:rsidRPr="004B6B6C">
                <w:rPr>
                  <w:rFonts w:cs="Calibri"/>
                  <w:sz w:val="20"/>
                  <w:szCs w:val="20"/>
                  <w:u w:val="single"/>
                </w:rPr>
                <w:t>space</w:t>
              </w:r>
              <w:r w:rsidRPr="004B6B6C">
                <w:rPr>
                  <w:rFonts w:cs="Calibri"/>
                  <w:spacing w:val="-1"/>
                  <w:sz w:val="20"/>
                  <w:szCs w:val="20"/>
                  <w:u w:val="single"/>
                </w:rPr>
                <w:t xml:space="preserve"> </w:t>
              </w:r>
              <w:r w:rsidRPr="004B6B6C">
                <w:rPr>
                  <w:rFonts w:cs="Calibri"/>
                  <w:sz w:val="20"/>
                  <w:szCs w:val="20"/>
                  <w:u w:val="single"/>
                </w:rPr>
                <w:t>to allow</w:t>
              </w:r>
              <w:r w:rsidRPr="004B6B6C">
                <w:rPr>
                  <w:rFonts w:cs="Calibri"/>
                  <w:spacing w:val="-1"/>
                  <w:sz w:val="20"/>
                  <w:szCs w:val="20"/>
                  <w:u w:val="single"/>
                </w:rPr>
                <w:t xml:space="preserve"> </w:t>
              </w:r>
              <w:r w:rsidRPr="004B6B6C">
                <w:rPr>
                  <w:rFonts w:cs="Calibri"/>
                  <w:sz w:val="20"/>
                  <w:szCs w:val="20"/>
                  <w:u w:val="single"/>
                </w:rPr>
                <w:t>for the</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1"/>
                  <w:sz w:val="20"/>
                  <w:szCs w:val="20"/>
                  <w:u w:val="single"/>
                </w:rPr>
                <w:t xml:space="preserve"> </w:t>
              </w:r>
              <w:r w:rsidRPr="004B6B6C">
                <w:rPr>
                  <w:rFonts w:cs="Calibri"/>
                  <w:sz w:val="20"/>
                  <w:szCs w:val="20"/>
                  <w:u w:val="single"/>
                </w:rPr>
                <w:t>of</w:t>
              </w:r>
              <w:r w:rsidRPr="004B6B6C">
                <w:rPr>
                  <w:rFonts w:cs="Calibri"/>
                  <w:spacing w:val="-1"/>
                  <w:sz w:val="20"/>
                  <w:szCs w:val="20"/>
                  <w:u w:val="single"/>
                </w:rPr>
                <w:t xml:space="preserve"> </w:t>
              </w:r>
              <w:r w:rsidRPr="004B6B6C">
                <w:rPr>
                  <w:rFonts w:cs="Calibri"/>
                  <w:sz w:val="20"/>
                  <w:szCs w:val="20"/>
                  <w:u w:val="single"/>
                </w:rPr>
                <w:t>a</w:t>
              </w:r>
              <w:r w:rsidRPr="004B6B6C">
                <w:rPr>
                  <w:rFonts w:cs="Calibri"/>
                  <w:sz w:val="20"/>
                  <w:szCs w:val="20"/>
                </w:rPr>
                <w:t xml:space="preserve"> </w:t>
              </w:r>
              <w:r w:rsidRPr="004B6B6C">
                <w:rPr>
                  <w:rFonts w:cs="Calibri"/>
                  <w:sz w:val="20"/>
                  <w:szCs w:val="20"/>
                  <w:u w:val="single"/>
                </w:rPr>
                <w:t>double</w:t>
              </w:r>
              <w:r w:rsidRPr="004B6B6C">
                <w:rPr>
                  <w:rFonts w:cs="Calibri"/>
                  <w:spacing w:val="-1"/>
                  <w:sz w:val="20"/>
                  <w:szCs w:val="20"/>
                  <w:u w:val="single"/>
                </w:rPr>
                <w:t xml:space="preserve"> </w:t>
              </w:r>
              <w:r w:rsidRPr="004B6B6C">
                <w:rPr>
                  <w:rFonts w:cs="Calibri"/>
                  <w:sz w:val="20"/>
                  <w:szCs w:val="20"/>
                  <w:u w:val="single"/>
                </w:rPr>
                <w:t>pole</w:t>
              </w:r>
              <w:r w:rsidRPr="004B6B6C">
                <w:rPr>
                  <w:rFonts w:cs="Calibri"/>
                  <w:spacing w:val="-1"/>
                  <w:sz w:val="20"/>
                  <w:szCs w:val="20"/>
                  <w:u w:val="single"/>
                </w:rPr>
                <w:t xml:space="preserve"> </w:t>
              </w:r>
              <w:r w:rsidRPr="004B6B6C">
                <w:rPr>
                  <w:rFonts w:cs="Calibri"/>
                  <w:sz w:val="20"/>
                  <w:szCs w:val="20"/>
                  <w:u w:val="single"/>
                </w:rPr>
                <w:t>circuit breaker for a future</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2"/>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reserved</w:t>
              </w:r>
              <w:r w:rsidRPr="004B6B6C">
                <w:rPr>
                  <w:rFonts w:cs="Calibri"/>
                  <w:spacing w:val="1"/>
                  <w:sz w:val="20"/>
                  <w:szCs w:val="20"/>
                  <w:u w:val="single"/>
                </w:rPr>
                <w:t xml:space="preserve"> </w:t>
              </w:r>
              <w:r w:rsidRPr="004B6B6C">
                <w:rPr>
                  <w:rFonts w:cs="Calibri"/>
                  <w:sz w:val="20"/>
                  <w:szCs w:val="20"/>
                  <w:u w:val="single"/>
                </w:rPr>
                <w:t>space</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z w:val="20"/>
                  <w:szCs w:val="20"/>
                </w:rPr>
                <w:t xml:space="preserve"> </w:t>
              </w:r>
              <w:r w:rsidRPr="004B6B6C">
                <w:rPr>
                  <w:rFonts w:cs="Calibri"/>
                  <w:sz w:val="20"/>
                  <w:szCs w:val="20"/>
                  <w:u w:val="single"/>
                </w:rPr>
                <w:t>permanently</w:t>
              </w:r>
              <w:r w:rsidRPr="004B6B6C">
                <w:rPr>
                  <w:rFonts w:cs="Calibri"/>
                  <w:spacing w:val="1"/>
                  <w:sz w:val="20"/>
                  <w:szCs w:val="20"/>
                  <w:u w:val="single"/>
                </w:rPr>
                <w:t xml:space="preserve"> </w:t>
              </w:r>
              <w:r w:rsidRPr="004B6B6C">
                <w:rPr>
                  <w:rFonts w:cs="Calibri"/>
                  <w:sz w:val="20"/>
                  <w:szCs w:val="20"/>
                  <w:u w:val="single"/>
                </w:rPr>
                <w:t>marked</w:t>
              </w:r>
              <w:r w:rsidRPr="004B6B6C">
                <w:rPr>
                  <w:rFonts w:cs="Calibri"/>
                  <w:spacing w:val="1"/>
                  <w:sz w:val="20"/>
                  <w:szCs w:val="20"/>
                  <w:u w:val="single"/>
                </w:rPr>
                <w:t xml:space="preserve"> </w:t>
              </w:r>
              <w:r w:rsidRPr="004B6B6C">
                <w:rPr>
                  <w:rFonts w:cs="Calibri"/>
                  <w:sz w:val="20"/>
                  <w:szCs w:val="20"/>
                  <w:u w:val="single"/>
                </w:rPr>
                <w:t>as</w:t>
              </w:r>
              <w:r w:rsidRPr="004B6B6C">
                <w:rPr>
                  <w:rFonts w:cs="Calibri"/>
                  <w:spacing w:val="1"/>
                  <w:sz w:val="20"/>
                  <w:szCs w:val="20"/>
                  <w:u w:val="single"/>
                </w:rPr>
                <w:t xml:space="preserve"> </w:t>
              </w:r>
              <w:r w:rsidRPr="004B6B6C">
                <w:rPr>
                  <w:rFonts w:cs="Calibri"/>
                  <w:sz w:val="20"/>
                  <w:szCs w:val="20"/>
                  <w:u w:val="single"/>
                </w:rPr>
                <w:t>“For Future</w:t>
              </w:r>
              <w:r w:rsidRPr="004B6B6C">
                <w:rPr>
                  <w:rFonts w:cs="Calibri"/>
                  <w:spacing w:val="-1"/>
                  <w:sz w:val="20"/>
                  <w:szCs w:val="20"/>
                  <w:u w:val="single"/>
                </w:rPr>
                <w:t xml:space="preserve"> </w:t>
              </w:r>
              <w:r w:rsidRPr="004B6B6C">
                <w:rPr>
                  <w:rFonts w:cs="Calibri"/>
                  <w:sz w:val="20"/>
                  <w:szCs w:val="20"/>
                  <w:u w:val="single"/>
                </w:rPr>
                <w:t>240V use”;</w:t>
              </w:r>
              <w:r w:rsidRPr="004B6B6C">
                <w:rPr>
                  <w:rFonts w:cs="Calibri"/>
                  <w:spacing w:val="-1"/>
                  <w:sz w:val="20"/>
                  <w:szCs w:val="20"/>
                  <w:u w:val="single"/>
                </w:rPr>
                <w:t xml:space="preserve"> </w:t>
              </w:r>
              <w:r w:rsidRPr="004B6B6C">
                <w:rPr>
                  <w:rFonts w:cs="Calibri"/>
                  <w:sz w:val="20"/>
                  <w:szCs w:val="20"/>
                  <w:u w:val="single"/>
                </w:rPr>
                <w:t>and</w:t>
              </w:r>
            </w:ins>
          </w:p>
          <w:p w14:paraId="26956F58" w14:textId="77777777" w:rsidR="004B6B6C" w:rsidRPr="004B6B6C" w:rsidRDefault="004B6B6C" w:rsidP="004736BD">
            <w:pPr>
              <w:numPr>
                <w:ilvl w:val="0"/>
                <w:numId w:val="19"/>
              </w:numPr>
              <w:tabs>
                <w:tab w:val="left" w:pos="827"/>
              </w:tabs>
              <w:kinsoku w:val="0"/>
              <w:overflowPunct w:val="0"/>
              <w:autoSpaceDE w:val="0"/>
              <w:autoSpaceDN w:val="0"/>
              <w:adjustRightInd w:val="0"/>
              <w:spacing w:before="120" w:after="0" w:line="240" w:lineRule="auto"/>
              <w:ind w:left="1231" w:right="311" w:hanging="270"/>
              <w:rPr>
                <w:ins w:id="1071" w:author="Tam, Danny@Energy" w:date="2021-11-05T15:35:00Z"/>
                <w:rFonts w:cs="Calibri"/>
                <w:sz w:val="20"/>
                <w:szCs w:val="20"/>
              </w:rPr>
            </w:pPr>
            <w:ins w:id="1072" w:author="Tam, Danny@Energy" w:date="2021-11-05T15:35:00Z">
              <w:r w:rsidRPr="004B6B6C">
                <w:rPr>
                  <w:rFonts w:cs="Calibri"/>
                  <w:sz w:val="20"/>
                  <w:szCs w:val="20"/>
                  <w:u w:val="single"/>
                </w:rPr>
                <w:t>Either a dedicated</w:t>
              </w:r>
              <w:r w:rsidRPr="004B6B6C">
                <w:rPr>
                  <w:rFonts w:cs="Calibri"/>
                  <w:spacing w:val="1"/>
                  <w:sz w:val="20"/>
                  <w:szCs w:val="20"/>
                  <w:u w:val="single"/>
                </w:rPr>
                <w:t xml:space="preserve"> </w:t>
              </w:r>
              <w:r w:rsidRPr="004B6B6C">
                <w:rPr>
                  <w:rFonts w:cs="Calibri"/>
                  <w:sz w:val="20"/>
                  <w:szCs w:val="20"/>
                  <w:u w:val="single"/>
                </w:rPr>
                <w:t>cold water</w:t>
              </w:r>
              <w:r w:rsidRPr="004B6B6C">
                <w:rPr>
                  <w:rFonts w:cs="Calibri"/>
                  <w:spacing w:val="2"/>
                  <w:sz w:val="20"/>
                  <w:szCs w:val="20"/>
                  <w:u w:val="single"/>
                </w:rPr>
                <w:t xml:space="preserve"> </w:t>
              </w:r>
              <w:r w:rsidRPr="004B6B6C">
                <w:rPr>
                  <w:rFonts w:cs="Calibri"/>
                  <w:sz w:val="20"/>
                  <w:szCs w:val="20"/>
                  <w:u w:val="single"/>
                </w:rPr>
                <w:t>supply,</w:t>
              </w:r>
              <w:r w:rsidRPr="004B6B6C">
                <w:rPr>
                  <w:rFonts w:cs="Calibri"/>
                  <w:spacing w:val="-2"/>
                  <w:sz w:val="20"/>
                  <w:szCs w:val="20"/>
                  <w:u w:val="single"/>
                </w:rPr>
                <w:t xml:space="preserve"> </w:t>
              </w:r>
              <w:r w:rsidRPr="004B6B6C">
                <w:rPr>
                  <w:rFonts w:cs="Calibri"/>
                  <w:sz w:val="20"/>
                  <w:szCs w:val="20"/>
                  <w:u w:val="single"/>
                </w:rPr>
                <w:t>or the</w:t>
              </w:r>
              <w:r w:rsidRPr="004B6B6C">
                <w:rPr>
                  <w:rFonts w:cs="Calibri"/>
                  <w:spacing w:val="-1"/>
                  <w:sz w:val="20"/>
                  <w:szCs w:val="20"/>
                  <w:u w:val="single"/>
                </w:rPr>
                <w:t xml:space="preserve"> </w:t>
              </w:r>
              <w:r w:rsidRPr="004B6B6C">
                <w:rPr>
                  <w:rFonts w:cs="Calibri"/>
                  <w:sz w:val="20"/>
                  <w:szCs w:val="20"/>
                  <w:u w:val="single"/>
                </w:rPr>
                <w:t>cold</w:t>
              </w:r>
              <w:r w:rsidRPr="004B6B6C">
                <w:rPr>
                  <w:rFonts w:cs="Calibri"/>
                  <w:spacing w:val="1"/>
                  <w:sz w:val="20"/>
                  <w:szCs w:val="20"/>
                  <w:u w:val="single"/>
                </w:rPr>
                <w:t xml:space="preserve"> </w:t>
              </w:r>
              <w:r w:rsidRPr="004B6B6C">
                <w:rPr>
                  <w:rFonts w:cs="Calibri"/>
                  <w:sz w:val="20"/>
                  <w:szCs w:val="20"/>
                  <w:u w:val="single"/>
                </w:rPr>
                <w:t>water supply</w:t>
              </w:r>
              <w:r w:rsidRPr="004B6B6C">
                <w:rPr>
                  <w:rFonts w:cs="Calibri"/>
                  <w:spacing w:val="1"/>
                  <w:sz w:val="20"/>
                  <w:szCs w:val="20"/>
                  <w:u w:val="single"/>
                </w:rPr>
                <w:t xml:space="preserve"> </w:t>
              </w:r>
              <w:r w:rsidRPr="004B6B6C">
                <w:rPr>
                  <w:rFonts w:cs="Calibri"/>
                  <w:sz w:val="20"/>
                  <w:szCs w:val="20"/>
                  <w:u w:val="single"/>
                </w:rPr>
                <w:t>shall pass</w:t>
              </w:r>
              <w:r w:rsidRPr="004B6B6C">
                <w:rPr>
                  <w:rFonts w:cs="Calibri"/>
                  <w:spacing w:val="1"/>
                  <w:sz w:val="20"/>
                  <w:szCs w:val="20"/>
                  <w:u w:val="single"/>
                </w:rPr>
                <w:t xml:space="preserve"> </w:t>
              </w:r>
              <w:r w:rsidRPr="004B6B6C">
                <w:rPr>
                  <w:rFonts w:cs="Calibri"/>
                  <w:sz w:val="20"/>
                  <w:szCs w:val="20"/>
                  <w:u w:val="single"/>
                </w:rPr>
                <w:t>through</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z w:val="20"/>
                  <w:szCs w:val="20"/>
                </w:rPr>
                <w:t xml:space="preserve"> </w:t>
              </w:r>
              <w:r w:rsidRPr="004B6B6C">
                <w:rPr>
                  <w:rFonts w:cs="Calibri"/>
                  <w:sz w:val="20"/>
                  <w:szCs w:val="20"/>
                  <w:u w:val="single"/>
                </w:rPr>
                <w:t>HPWH location</w:t>
              </w:r>
              <w:r w:rsidRPr="004B6B6C">
                <w:rPr>
                  <w:rFonts w:cs="Calibri"/>
                  <w:spacing w:val="1"/>
                  <w:sz w:val="20"/>
                  <w:szCs w:val="20"/>
                  <w:u w:val="single"/>
                </w:rPr>
                <w:t xml:space="preserve"> </w:t>
              </w:r>
              <w:r w:rsidRPr="004B6B6C">
                <w:rPr>
                  <w:rFonts w:cs="Calibri"/>
                  <w:sz w:val="20"/>
                  <w:szCs w:val="20"/>
                  <w:u w:val="single"/>
                </w:rPr>
                <w:t>just before</w:t>
              </w:r>
              <w:r w:rsidRPr="004B6B6C">
                <w:rPr>
                  <w:rFonts w:cs="Calibri"/>
                  <w:spacing w:val="-1"/>
                  <w:sz w:val="20"/>
                  <w:szCs w:val="20"/>
                  <w:u w:val="single"/>
                </w:rPr>
                <w:t xml:space="preserve"> </w:t>
              </w:r>
              <w:r w:rsidRPr="004B6B6C">
                <w:rPr>
                  <w:rFonts w:cs="Calibri"/>
                  <w:sz w:val="20"/>
                  <w:szCs w:val="20"/>
                  <w:u w:val="single"/>
                </w:rPr>
                <w:t>reaching the</w:t>
              </w:r>
              <w:r w:rsidRPr="004B6B6C">
                <w:rPr>
                  <w:rFonts w:cs="Calibri"/>
                  <w:spacing w:val="-1"/>
                  <w:sz w:val="20"/>
                  <w:szCs w:val="20"/>
                  <w:u w:val="single"/>
                </w:rPr>
                <w:t xml:space="preserve"> </w:t>
              </w:r>
              <w:r w:rsidRPr="004B6B6C">
                <w:rPr>
                  <w:rFonts w:cs="Calibri"/>
                  <w:sz w:val="20"/>
                  <w:szCs w:val="20"/>
                  <w:u w:val="single"/>
                </w:rPr>
                <w:t>gas</w:t>
              </w:r>
              <w:r w:rsidRPr="004B6B6C">
                <w:rPr>
                  <w:rFonts w:cs="Calibri"/>
                  <w:spacing w:val="1"/>
                  <w:sz w:val="20"/>
                  <w:szCs w:val="20"/>
                  <w:u w:val="single"/>
                </w:rPr>
                <w:t xml:space="preserve"> </w:t>
              </w:r>
              <w:r w:rsidRPr="004B6B6C">
                <w:rPr>
                  <w:rFonts w:cs="Calibri"/>
                  <w:sz w:val="20"/>
                  <w:szCs w:val="20"/>
                  <w:u w:val="single"/>
                </w:rPr>
                <w:t>or propane</w:t>
              </w:r>
              <w:r w:rsidRPr="004B6B6C">
                <w:rPr>
                  <w:rFonts w:cs="Calibri"/>
                  <w:spacing w:val="-1"/>
                  <w:sz w:val="20"/>
                  <w:szCs w:val="20"/>
                  <w:u w:val="single"/>
                </w:rPr>
                <w:t xml:space="preserve"> </w:t>
              </w:r>
              <w:r w:rsidRPr="004B6B6C">
                <w:rPr>
                  <w:rFonts w:cs="Calibri"/>
                  <w:sz w:val="20"/>
                  <w:szCs w:val="20"/>
                  <w:u w:val="single"/>
                </w:rPr>
                <w:t>water heater;</w:t>
              </w:r>
              <w:r w:rsidRPr="004B6B6C">
                <w:rPr>
                  <w:rFonts w:cs="Calibri"/>
                  <w:spacing w:val="-1"/>
                  <w:sz w:val="20"/>
                  <w:szCs w:val="20"/>
                  <w:u w:val="single"/>
                </w:rPr>
                <w:t xml:space="preserve"> </w:t>
              </w:r>
              <w:r w:rsidRPr="004B6B6C">
                <w:rPr>
                  <w:rFonts w:cs="Calibri"/>
                  <w:sz w:val="20"/>
                  <w:szCs w:val="20"/>
                  <w:u w:val="single"/>
                </w:rPr>
                <w:t>and</w:t>
              </w:r>
            </w:ins>
          </w:p>
          <w:p w14:paraId="4DDD49ED" w14:textId="77777777" w:rsidR="004B6B6C" w:rsidRPr="004B6B6C" w:rsidRDefault="004B6B6C" w:rsidP="004736BD">
            <w:pPr>
              <w:numPr>
                <w:ilvl w:val="0"/>
                <w:numId w:val="19"/>
              </w:numPr>
              <w:tabs>
                <w:tab w:val="left" w:pos="827"/>
              </w:tabs>
              <w:kinsoku w:val="0"/>
              <w:overflowPunct w:val="0"/>
              <w:autoSpaceDE w:val="0"/>
              <w:autoSpaceDN w:val="0"/>
              <w:adjustRightInd w:val="0"/>
              <w:spacing w:before="121" w:after="0" w:line="240" w:lineRule="auto"/>
              <w:ind w:left="1231" w:right="503" w:hanging="270"/>
              <w:rPr>
                <w:ins w:id="1073" w:author="Tam, Danny@Energy" w:date="2021-11-05T15:35:00Z"/>
                <w:rFonts w:cs="Calibri"/>
                <w:sz w:val="20"/>
                <w:szCs w:val="20"/>
              </w:rPr>
            </w:pPr>
            <w:ins w:id="1074" w:author="Tam, Danny@Energy" w:date="2021-11-05T15:35:00Z">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hot water supply pipe</w:t>
              </w:r>
              <w:r w:rsidRPr="004B6B6C">
                <w:rPr>
                  <w:rFonts w:cs="Calibri"/>
                  <w:spacing w:val="-1"/>
                  <w:sz w:val="20"/>
                  <w:szCs w:val="20"/>
                  <w:u w:val="single"/>
                </w:rPr>
                <w:t xml:space="preserve"> </w:t>
              </w:r>
              <w:r w:rsidRPr="004B6B6C">
                <w:rPr>
                  <w:rFonts w:cs="Calibri"/>
                  <w:sz w:val="20"/>
                  <w:szCs w:val="20"/>
                  <w:u w:val="single"/>
                </w:rPr>
                <w:t>coming out of</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gas</w:t>
              </w:r>
              <w:r w:rsidRPr="004B6B6C">
                <w:rPr>
                  <w:rFonts w:cs="Calibri"/>
                  <w:spacing w:val="1"/>
                  <w:sz w:val="20"/>
                  <w:szCs w:val="20"/>
                  <w:u w:val="single"/>
                </w:rPr>
                <w:t xml:space="preserve"> </w:t>
              </w:r>
              <w:r w:rsidRPr="004B6B6C">
                <w:rPr>
                  <w:rFonts w:cs="Calibri"/>
                  <w:sz w:val="20"/>
                  <w:szCs w:val="20"/>
                  <w:u w:val="single"/>
                </w:rPr>
                <w:t>or propane</w:t>
              </w:r>
              <w:r w:rsidRPr="004B6B6C">
                <w:rPr>
                  <w:rFonts w:cs="Calibri"/>
                  <w:spacing w:val="-1"/>
                  <w:sz w:val="20"/>
                  <w:szCs w:val="20"/>
                  <w:u w:val="single"/>
                </w:rPr>
                <w:t xml:space="preserve"> </w:t>
              </w:r>
              <w:r w:rsidRPr="004B6B6C">
                <w:rPr>
                  <w:rFonts w:cs="Calibri"/>
                  <w:sz w:val="20"/>
                  <w:szCs w:val="20"/>
                  <w:u w:val="single"/>
                </w:rPr>
                <w:t>water heater shall be</w:t>
              </w:r>
              <w:r w:rsidRPr="004B6B6C">
                <w:rPr>
                  <w:rFonts w:cs="Calibri"/>
                  <w:spacing w:val="-1"/>
                  <w:sz w:val="20"/>
                  <w:szCs w:val="20"/>
                  <w:u w:val="single"/>
                </w:rPr>
                <w:t xml:space="preserve"> </w:t>
              </w:r>
              <w:r w:rsidRPr="004B6B6C">
                <w:rPr>
                  <w:rFonts w:cs="Calibri"/>
                  <w:sz w:val="20"/>
                  <w:szCs w:val="20"/>
                  <w:u w:val="single"/>
                </w:rPr>
                <w:t>routed</w:t>
              </w:r>
              <w:r w:rsidRPr="004B6B6C">
                <w:rPr>
                  <w:rFonts w:cs="Calibri"/>
                  <w:spacing w:val="1"/>
                  <w:sz w:val="20"/>
                  <w:szCs w:val="20"/>
                  <w:u w:val="single"/>
                </w:rPr>
                <w:t xml:space="preserve"> </w:t>
              </w:r>
              <w:r w:rsidRPr="004B6B6C">
                <w:rPr>
                  <w:rFonts w:cs="Calibri"/>
                  <w:sz w:val="20"/>
                  <w:szCs w:val="20"/>
                  <w:u w:val="single"/>
                </w:rPr>
                <w:t>first</w:t>
              </w:r>
              <w:r w:rsidRPr="004B6B6C">
                <w:rPr>
                  <w:rFonts w:cs="Calibri"/>
                  <w:sz w:val="20"/>
                  <w:szCs w:val="20"/>
                </w:rPr>
                <w:t xml:space="preserve"> </w:t>
              </w:r>
              <w:r w:rsidRPr="004B6B6C">
                <w:rPr>
                  <w:rFonts w:cs="Calibri"/>
                  <w:sz w:val="20"/>
                  <w:szCs w:val="20"/>
                  <w:u w:val="single"/>
                </w:rPr>
                <w:t>through</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location</w:t>
              </w:r>
              <w:r w:rsidRPr="004B6B6C">
                <w:rPr>
                  <w:rFonts w:cs="Calibri"/>
                  <w:spacing w:val="1"/>
                  <w:sz w:val="20"/>
                  <w:szCs w:val="20"/>
                  <w:u w:val="single"/>
                </w:rPr>
                <w:t xml:space="preserve"> </w:t>
              </w:r>
              <w:r w:rsidRPr="004B6B6C">
                <w:rPr>
                  <w:rFonts w:cs="Calibri"/>
                  <w:sz w:val="20"/>
                  <w:szCs w:val="20"/>
                  <w:u w:val="single"/>
                </w:rPr>
                <w:t>before</w:t>
              </w:r>
              <w:r w:rsidRPr="004B6B6C">
                <w:rPr>
                  <w:rFonts w:cs="Calibri"/>
                  <w:spacing w:val="-1"/>
                  <w:sz w:val="20"/>
                  <w:szCs w:val="20"/>
                  <w:u w:val="single"/>
                </w:rPr>
                <w:t xml:space="preserve"> </w:t>
              </w:r>
              <w:r w:rsidRPr="004B6B6C">
                <w:rPr>
                  <w:rFonts w:cs="Calibri"/>
                  <w:sz w:val="20"/>
                  <w:szCs w:val="20"/>
                  <w:u w:val="single"/>
                </w:rPr>
                <w:t>serving any</w:t>
              </w:r>
              <w:r w:rsidRPr="004B6B6C">
                <w:rPr>
                  <w:rFonts w:cs="Calibri"/>
                  <w:spacing w:val="1"/>
                  <w:sz w:val="20"/>
                  <w:szCs w:val="20"/>
                  <w:u w:val="single"/>
                </w:rPr>
                <w:t xml:space="preserve"> </w:t>
              </w:r>
              <w:r w:rsidRPr="004B6B6C">
                <w:rPr>
                  <w:rFonts w:cs="Calibri"/>
                  <w:sz w:val="20"/>
                  <w:szCs w:val="20"/>
                  <w:u w:val="single"/>
                </w:rPr>
                <w:t>fixtures;</w:t>
              </w:r>
              <w:r w:rsidRPr="004B6B6C">
                <w:rPr>
                  <w:rFonts w:cs="Calibri"/>
                  <w:spacing w:val="-1"/>
                  <w:sz w:val="20"/>
                  <w:szCs w:val="20"/>
                  <w:u w:val="single"/>
                </w:rPr>
                <w:t xml:space="preserve"> </w:t>
              </w:r>
              <w:r w:rsidRPr="004B6B6C">
                <w:rPr>
                  <w:rFonts w:cs="Calibri"/>
                  <w:sz w:val="20"/>
                  <w:szCs w:val="20"/>
                  <w:u w:val="single"/>
                </w:rPr>
                <w:t>and</w:t>
              </w:r>
            </w:ins>
          </w:p>
          <w:p w14:paraId="3D69E376" w14:textId="77777777" w:rsidR="004B6B6C" w:rsidRPr="004B6B6C" w:rsidRDefault="004B6B6C" w:rsidP="004736BD">
            <w:pPr>
              <w:numPr>
                <w:ilvl w:val="0"/>
                <w:numId w:val="19"/>
              </w:numPr>
              <w:tabs>
                <w:tab w:val="left" w:pos="827"/>
              </w:tabs>
              <w:kinsoku w:val="0"/>
              <w:overflowPunct w:val="0"/>
              <w:autoSpaceDE w:val="0"/>
              <w:autoSpaceDN w:val="0"/>
              <w:adjustRightInd w:val="0"/>
              <w:spacing w:before="119" w:after="0" w:line="240" w:lineRule="auto"/>
              <w:ind w:left="1231" w:right="602" w:hanging="270"/>
              <w:rPr>
                <w:ins w:id="1075" w:author="Tam, Danny@Energy" w:date="2021-11-05T15:35:00Z"/>
                <w:rFonts w:cs="Calibri"/>
                <w:sz w:val="20"/>
                <w:szCs w:val="20"/>
              </w:rPr>
            </w:pPr>
            <w:ins w:id="1076" w:author="Tam, Danny@Energy" w:date="2021-11-05T15:35:00Z">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hot and</w:t>
              </w:r>
              <w:r w:rsidRPr="004B6B6C">
                <w:rPr>
                  <w:rFonts w:cs="Calibri"/>
                  <w:spacing w:val="1"/>
                  <w:sz w:val="20"/>
                  <w:szCs w:val="20"/>
                  <w:u w:val="single"/>
                </w:rPr>
                <w:t xml:space="preserve"> </w:t>
              </w:r>
              <w:r w:rsidRPr="004B6B6C">
                <w:rPr>
                  <w:rFonts w:cs="Calibri"/>
                  <w:sz w:val="20"/>
                  <w:szCs w:val="20"/>
                  <w:u w:val="single"/>
                </w:rPr>
                <w:t>cold</w:t>
              </w:r>
              <w:r w:rsidRPr="004B6B6C">
                <w:rPr>
                  <w:rFonts w:cs="Calibri"/>
                  <w:spacing w:val="1"/>
                  <w:sz w:val="20"/>
                  <w:szCs w:val="20"/>
                  <w:u w:val="single"/>
                </w:rPr>
                <w:t xml:space="preserve"> </w:t>
              </w:r>
              <w:r w:rsidRPr="004B6B6C">
                <w:rPr>
                  <w:rFonts w:cs="Calibri"/>
                  <w:sz w:val="20"/>
                  <w:szCs w:val="20"/>
                  <w:u w:val="single"/>
                </w:rPr>
                <w:t>water</w:t>
              </w:r>
              <w:r w:rsidRPr="004B6B6C">
                <w:rPr>
                  <w:rFonts w:cs="Calibri"/>
                  <w:spacing w:val="-1"/>
                  <w:sz w:val="20"/>
                  <w:szCs w:val="20"/>
                  <w:u w:val="single"/>
                </w:rPr>
                <w:t xml:space="preserve"> </w:t>
              </w:r>
              <w:r w:rsidRPr="004B6B6C">
                <w:rPr>
                  <w:rFonts w:cs="Calibri"/>
                  <w:sz w:val="20"/>
                  <w:szCs w:val="20"/>
                  <w:u w:val="single"/>
                </w:rPr>
                <w:t>piping at 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location</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pacing w:val="-1"/>
                  <w:sz w:val="20"/>
                  <w:szCs w:val="20"/>
                  <w:u w:val="single"/>
                </w:rPr>
                <w:t xml:space="preserve"> </w:t>
              </w:r>
              <w:r w:rsidRPr="004B6B6C">
                <w:rPr>
                  <w:rFonts w:cs="Calibri"/>
                  <w:sz w:val="20"/>
                  <w:szCs w:val="20"/>
                  <w:u w:val="single"/>
                </w:rPr>
                <w:t>exposed</w:t>
              </w:r>
              <w:r w:rsidRPr="004B6B6C">
                <w:rPr>
                  <w:rFonts w:cs="Calibri"/>
                  <w:spacing w:val="1"/>
                  <w:sz w:val="20"/>
                  <w:szCs w:val="20"/>
                  <w:u w:val="single"/>
                </w:rPr>
                <w:t xml:space="preserve"> </w:t>
              </w:r>
              <w:r w:rsidRPr="004B6B6C">
                <w:rPr>
                  <w:rFonts w:cs="Calibri"/>
                  <w:sz w:val="20"/>
                  <w:szCs w:val="20"/>
                  <w:u w:val="single"/>
                </w:rPr>
                <w:t>and</w:t>
              </w:r>
              <w:r w:rsidRPr="004B6B6C">
                <w:rPr>
                  <w:rFonts w:cs="Calibri"/>
                  <w:spacing w:val="-2"/>
                  <w:sz w:val="20"/>
                  <w:szCs w:val="20"/>
                  <w:u w:val="single"/>
                </w:rPr>
                <w:t xml:space="preserve"> </w:t>
              </w:r>
              <w:r w:rsidRPr="004B6B6C">
                <w:rPr>
                  <w:rFonts w:cs="Calibri"/>
                  <w:sz w:val="20"/>
                  <w:szCs w:val="20"/>
                  <w:u w:val="single"/>
                </w:rPr>
                <w:t>readily</w:t>
              </w:r>
              <w:r w:rsidRPr="004B6B6C">
                <w:rPr>
                  <w:rFonts w:cs="Calibri"/>
                  <w:sz w:val="20"/>
                  <w:szCs w:val="20"/>
                </w:rPr>
                <w:t xml:space="preserve"> </w:t>
              </w:r>
              <w:r w:rsidRPr="004B6B6C">
                <w:rPr>
                  <w:rFonts w:cs="Calibri"/>
                  <w:sz w:val="20"/>
                  <w:szCs w:val="20"/>
                  <w:u w:val="single"/>
                </w:rPr>
                <w:t>accessible</w:t>
              </w:r>
              <w:r w:rsidRPr="004B6B6C">
                <w:rPr>
                  <w:rFonts w:cs="Calibri"/>
                  <w:spacing w:val="-1"/>
                  <w:sz w:val="20"/>
                  <w:szCs w:val="20"/>
                  <w:u w:val="single"/>
                </w:rPr>
                <w:t xml:space="preserve"> </w:t>
              </w:r>
              <w:r w:rsidRPr="004B6B6C">
                <w:rPr>
                  <w:rFonts w:cs="Calibri"/>
                  <w:sz w:val="20"/>
                  <w:szCs w:val="20"/>
                  <w:u w:val="single"/>
                </w:rPr>
                <w:t>for future</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1"/>
                  <w:sz w:val="20"/>
                  <w:szCs w:val="20"/>
                  <w:u w:val="single"/>
                </w:rPr>
                <w:t xml:space="preserve"> </w:t>
              </w:r>
              <w:r w:rsidRPr="004B6B6C">
                <w:rPr>
                  <w:rFonts w:cs="Calibri"/>
                  <w:sz w:val="20"/>
                  <w:szCs w:val="20"/>
                  <w:u w:val="single"/>
                </w:rPr>
                <w:t>of</w:t>
              </w:r>
              <w:r w:rsidRPr="004B6B6C">
                <w:rPr>
                  <w:rFonts w:cs="Calibri"/>
                  <w:spacing w:val="-1"/>
                  <w:sz w:val="20"/>
                  <w:szCs w:val="20"/>
                  <w:u w:val="single"/>
                </w:rPr>
                <w:t xml:space="preserve"> </w:t>
              </w:r>
              <w:r w:rsidRPr="004B6B6C">
                <w:rPr>
                  <w:rFonts w:cs="Calibri"/>
                  <w:sz w:val="20"/>
                  <w:szCs w:val="20"/>
                  <w:u w:val="single"/>
                </w:rPr>
                <w:t>a</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and</w:t>
              </w:r>
            </w:ins>
          </w:p>
          <w:p w14:paraId="3F7FD08C" w14:textId="4621E382" w:rsidR="004B6B6C" w:rsidRPr="004736BD" w:rsidRDefault="004736BD" w:rsidP="004736BD">
            <w:pPr>
              <w:numPr>
                <w:ilvl w:val="0"/>
                <w:numId w:val="19"/>
              </w:numPr>
              <w:tabs>
                <w:tab w:val="left" w:pos="827"/>
              </w:tabs>
              <w:kinsoku w:val="0"/>
              <w:overflowPunct w:val="0"/>
              <w:autoSpaceDE w:val="0"/>
              <w:autoSpaceDN w:val="0"/>
              <w:adjustRightInd w:val="0"/>
              <w:spacing w:before="121" w:after="0" w:line="240" w:lineRule="auto"/>
              <w:ind w:left="1231" w:hanging="270"/>
              <w:rPr>
                <w:ins w:id="1077" w:author="Tam, Danny@Energy" w:date="2021-11-05T15:35:00Z"/>
                <w:rFonts w:cs="Calibri"/>
                <w:sz w:val="20"/>
                <w:szCs w:val="20"/>
              </w:rPr>
            </w:pPr>
            <w:ins w:id="1078" w:author="Tam, Danny@Energy" w:date="2021-11-05T15:36:00Z">
              <w:r w:rsidRPr="004736BD">
                <w:rPr>
                  <w:rFonts w:cs="Calibri"/>
                  <w:w w:val="99"/>
                  <w:sz w:val="20"/>
                  <w:szCs w:val="20"/>
                  <w:u w:val="single"/>
                </w:rPr>
                <w:t>A condensate drain no mo</w:t>
              </w:r>
            </w:ins>
            <w:ins w:id="1079" w:author="Tam, Danny@Energy" w:date="2021-11-05T15:35:00Z">
              <w:r w:rsidR="004B6B6C" w:rsidRPr="004736BD">
                <w:rPr>
                  <w:rFonts w:cs="Calibri"/>
                  <w:sz w:val="20"/>
                  <w:szCs w:val="20"/>
                  <w:u w:val="single"/>
                </w:rPr>
                <w:t>re</w:t>
              </w:r>
              <w:r w:rsidR="004B6B6C" w:rsidRPr="004736BD">
                <w:rPr>
                  <w:rFonts w:cs="Calibri"/>
                  <w:spacing w:val="-1"/>
                  <w:sz w:val="20"/>
                  <w:szCs w:val="20"/>
                  <w:u w:val="single"/>
                </w:rPr>
                <w:t xml:space="preserve"> </w:t>
              </w:r>
              <w:r w:rsidR="004B6B6C" w:rsidRPr="004736BD">
                <w:rPr>
                  <w:rFonts w:cs="Calibri"/>
                  <w:sz w:val="20"/>
                  <w:szCs w:val="20"/>
                  <w:u w:val="single"/>
                </w:rPr>
                <w:t>than</w:t>
              </w:r>
              <w:r w:rsidR="004B6B6C" w:rsidRPr="004736BD">
                <w:rPr>
                  <w:rFonts w:cs="Calibri"/>
                  <w:spacing w:val="1"/>
                  <w:sz w:val="20"/>
                  <w:szCs w:val="20"/>
                  <w:u w:val="single"/>
                </w:rPr>
                <w:t xml:space="preserve"> </w:t>
              </w:r>
              <w:r w:rsidR="004B6B6C" w:rsidRPr="004736BD">
                <w:rPr>
                  <w:rFonts w:cs="Calibri"/>
                  <w:sz w:val="20"/>
                  <w:szCs w:val="20"/>
                  <w:u w:val="single"/>
                </w:rPr>
                <w:t>2 inches</w:t>
              </w:r>
              <w:r w:rsidR="004B6B6C" w:rsidRPr="004736BD">
                <w:rPr>
                  <w:rFonts w:cs="Calibri"/>
                  <w:spacing w:val="1"/>
                  <w:sz w:val="20"/>
                  <w:szCs w:val="20"/>
                  <w:u w:val="single"/>
                </w:rPr>
                <w:t xml:space="preserve"> </w:t>
              </w:r>
              <w:r w:rsidR="004B6B6C" w:rsidRPr="004736BD">
                <w:rPr>
                  <w:rFonts w:cs="Calibri"/>
                  <w:sz w:val="20"/>
                  <w:szCs w:val="20"/>
                  <w:u w:val="single"/>
                </w:rPr>
                <w:t>higher than</w:t>
              </w:r>
              <w:r w:rsidR="004B6B6C" w:rsidRPr="004736BD">
                <w:rPr>
                  <w:rFonts w:cs="Calibri"/>
                  <w:spacing w:val="1"/>
                  <w:sz w:val="20"/>
                  <w:szCs w:val="20"/>
                  <w:u w:val="single"/>
                </w:rPr>
                <w:t xml:space="preserve"> </w:t>
              </w:r>
              <w:r w:rsidR="004B6B6C" w:rsidRPr="004736BD">
                <w:rPr>
                  <w:rFonts w:cs="Calibri"/>
                  <w:sz w:val="20"/>
                  <w:szCs w:val="20"/>
                  <w:u w:val="single"/>
                </w:rPr>
                <w:t>the</w:t>
              </w:r>
              <w:r w:rsidR="004B6B6C" w:rsidRPr="004736BD">
                <w:rPr>
                  <w:rFonts w:cs="Calibri"/>
                  <w:spacing w:val="-1"/>
                  <w:sz w:val="20"/>
                  <w:szCs w:val="20"/>
                  <w:u w:val="single"/>
                </w:rPr>
                <w:t xml:space="preserve"> </w:t>
              </w:r>
              <w:r w:rsidR="004B6B6C" w:rsidRPr="004736BD">
                <w:rPr>
                  <w:rFonts w:cs="Calibri"/>
                  <w:sz w:val="20"/>
                  <w:szCs w:val="20"/>
                  <w:u w:val="single"/>
                </w:rPr>
                <w:t>base</w:t>
              </w:r>
              <w:r w:rsidR="004B6B6C" w:rsidRPr="004736BD">
                <w:rPr>
                  <w:rFonts w:cs="Calibri"/>
                  <w:spacing w:val="-1"/>
                  <w:sz w:val="20"/>
                  <w:szCs w:val="20"/>
                  <w:u w:val="single"/>
                </w:rPr>
                <w:t xml:space="preserve"> </w:t>
              </w:r>
              <w:r w:rsidR="004B6B6C" w:rsidRPr="004736BD">
                <w:rPr>
                  <w:rFonts w:cs="Calibri"/>
                  <w:sz w:val="20"/>
                  <w:szCs w:val="20"/>
                  <w:u w:val="single"/>
                </w:rPr>
                <w:t>of</w:t>
              </w:r>
              <w:r w:rsidR="004B6B6C" w:rsidRPr="004736BD">
                <w:rPr>
                  <w:rFonts w:cs="Calibri"/>
                  <w:spacing w:val="-1"/>
                  <w:sz w:val="20"/>
                  <w:szCs w:val="20"/>
                  <w:u w:val="single"/>
                </w:rPr>
                <w:t xml:space="preserve"> </w:t>
              </w:r>
              <w:r w:rsidR="004B6B6C" w:rsidRPr="004736BD">
                <w:rPr>
                  <w:rFonts w:cs="Calibri"/>
                  <w:sz w:val="20"/>
                  <w:szCs w:val="20"/>
                  <w:u w:val="single"/>
                </w:rPr>
                <w:t>the</w:t>
              </w:r>
              <w:r w:rsidR="004B6B6C" w:rsidRPr="004736BD">
                <w:rPr>
                  <w:rFonts w:cs="Calibri"/>
                  <w:spacing w:val="-2"/>
                  <w:sz w:val="20"/>
                  <w:szCs w:val="20"/>
                  <w:u w:val="single"/>
                </w:rPr>
                <w:t xml:space="preserve"> </w:t>
              </w:r>
              <w:r w:rsidR="004B6B6C" w:rsidRPr="004736BD">
                <w:rPr>
                  <w:rFonts w:cs="Calibri"/>
                  <w:sz w:val="20"/>
                  <w:szCs w:val="20"/>
                  <w:u w:val="single"/>
                </w:rPr>
                <w:t>installed</w:t>
              </w:r>
              <w:r w:rsidR="004B6B6C" w:rsidRPr="004736BD">
                <w:rPr>
                  <w:rFonts w:cs="Calibri"/>
                  <w:spacing w:val="1"/>
                  <w:sz w:val="20"/>
                  <w:szCs w:val="20"/>
                  <w:u w:val="single"/>
                </w:rPr>
                <w:t xml:space="preserve"> </w:t>
              </w:r>
              <w:r w:rsidR="004B6B6C" w:rsidRPr="004736BD">
                <w:rPr>
                  <w:rFonts w:cs="Calibri"/>
                  <w:sz w:val="20"/>
                  <w:szCs w:val="20"/>
                  <w:u w:val="single"/>
                </w:rPr>
                <w:t>water</w:t>
              </w:r>
            </w:ins>
            <w:ins w:id="1080" w:author="Tam, Danny@Energy" w:date="2021-11-05T15:36:00Z">
              <w:r>
                <w:rPr>
                  <w:rFonts w:cs="Calibri"/>
                  <w:sz w:val="20"/>
                  <w:szCs w:val="20"/>
                  <w:u w:val="single"/>
                </w:rPr>
                <w:t xml:space="preserve"> </w:t>
              </w:r>
            </w:ins>
            <w:ins w:id="1081" w:author="Tam, Danny@Energy" w:date="2021-11-05T15:35:00Z">
              <w:r w:rsidR="004B6B6C" w:rsidRPr="004736BD">
                <w:rPr>
                  <w:rFonts w:cs="Calibri"/>
                  <w:sz w:val="20"/>
                  <w:szCs w:val="20"/>
                  <w:u w:val="single"/>
                </w:rPr>
                <w:t>heater,</w:t>
              </w:r>
              <w:r w:rsidR="004B6B6C" w:rsidRPr="004736BD">
                <w:rPr>
                  <w:rFonts w:cs="Calibri"/>
                  <w:spacing w:val="1"/>
                  <w:sz w:val="20"/>
                  <w:szCs w:val="20"/>
                  <w:u w:val="single"/>
                </w:rPr>
                <w:t xml:space="preserve"> </w:t>
              </w:r>
              <w:r w:rsidR="004B6B6C" w:rsidRPr="004736BD">
                <w:rPr>
                  <w:rFonts w:cs="Calibri"/>
                  <w:sz w:val="20"/>
                  <w:szCs w:val="20"/>
                  <w:u w:val="single"/>
                </w:rPr>
                <w:t>and</w:t>
              </w:r>
              <w:r w:rsidR="004B6B6C" w:rsidRPr="004736BD">
                <w:rPr>
                  <w:rFonts w:cs="Calibri"/>
                  <w:spacing w:val="1"/>
                  <w:sz w:val="20"/>
                  <w:szCs w:val="20"/>
                  <w:u w:val="single"/>
                </w:rPr>
                <w:t xml:space="preserve"> </w:t>
              </w:r>
              <w:r w:rsidR="004B6B6C" w:rsidRPr="004736BD">
                <w:rPr>
                  <w:rFonts w:cs="Calibri"/>
                  <w:sz w:val="20"/>
                  <w:szCs w:val="20"/>
                  <w:u w:val="single"/>
                </w:rPr>
                <w:t>allows</w:t>
              </w:r>
              <w:r w:rsidR="004B6B6C" w:rsidRPr="004736BD">
                <w:rPr>
                  <w:rFonts w:cs="Calibri"/>
                  <w:spacing w:val="1"/>
                  <w:sz w:val="20"/>
                  <w:szCs w:val="20"/>
                  <w:u w:val="single"/>
                </w:rPr>
                <w:t xml:space="preserve"> </w:t>
              </w:r>
              <w:r w:rsidR="004B6B6C" w:rsidRPr="004736BD">
                <w:rPr>
                  <w:rFonts w:cs="Calibri"/>
                  <w:sz w:val="20"/>
                  <w:szCs w:val="20"/>
                  <w:u w:val="single"/>
                </w:rPr>
                <w:t>natural draining without pump</w:t>
              </w:r>
              <w:r w:rsidR="004B6B6C" w:rsidRPr="004736BD">
                <w:rPr>
                  <w:rFonts w:cs="Calibri"/>
                  <w:spacing w:val="1"/>
                  <w:sz w:val="20"/>
                  <w:szCs w:val="20"/>
                  <w:u w:val="single"/>
                </w:rPr>
                <w:t xml:space="preserve"> </w:t>
              </w:r>
              <w:r w:rsidR="004B6B6C" w:rsidRPr="004736BD">
                <w:rPr>
                  <w:rFonts w:cs="Calibri"/>
                  <w:sz w:val="20"/>
                  <w:szCs w:val="20"/>
                  <w:u w:val="single"/>
                </w:rPr>
                <w:t>assistance.</w:t>
              </w:r>
            </w:ins>
          </w:p>
          <w:p w14:paraId="591F7357" w14:textId="77777777" w:rsidR="0033347C" w:rsidRPr="00B843FA" w:rsidRDefault="0033347C">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360"/>
              <w:contextualSpacing/>
              <w:rPr>
                <w:rFonts w:asciiTheme="minorHAnsi" w:eastAsia="Times New Roman" w:hAnsiTheme="minorHAnsi" w:cstheme="minorHAnsi"/>
                <w:sz w:val="18"/>
                <w:szCs w:val="18"/>
              </w:rPr>
              <w:pPrChange w:id="1082" w:author="Alhabibi, Haider@Energy" w:date="2022-01-03T15:38:00Z">
                <w:pPr>
                  <w:keepNext/>
                  <w:numPr>
                    <w:numId w:val="16"/>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48" w:hanging="647"/>
                  <w:contextualSpacing/>
                </w:pPr>
              </w:pPrChange>
            </w:pPr>
          </w:p>
          <w:p w14:paraId="44A508AB" w14:textId="5778A610" w:rsidR="00B843FA" w:rsidRPr="00B843FA" w:rsidRDefault="00B843FA">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360"/>
              <w:contextualSpacing/>
              <w:rPr>
                <w:rFonts w:asciiTheme="minorHAnsi" w:eastAsia="Times New Roman" w:hAnsiTheme="minorHAnsi" w:cstheme="minorHAnsi"/>
                <w:sz w:val="18"/>
                <w:szCs w:val="18"/>
              </w:rPr>
              <w:pPrChange w:id="1083" w:author="Alhabibi, Haider@Energy" w:date="2022-01-03T15:38:00Z">
                <w:pPr>
                  <w:keepNext/>
                  <w:numPr>
                    <w:numId w:val="16"/>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48" w:hanging="647"/>
                  <w:contextualSpacing/>
                </w:pPr>
              </w:pPrChange>
            </w:pPr>
            <w:del w:id="1084" w:author="Tam, Danny@Energy" w:date="2021-11-05T15:28:00Z">
              <w:r w:rsidRPr="00B843FA" w:rsidDel="003824DC">
                <w:rPr>
                  <w:rFonts w:asciiTheme="minorHAnsi" w:eastAsia="Times New Roman" w:hAnsiTheme="minorHAnsi" w:cstheme="minorHAnsi"/>
                  <w:sz w:val="18"/>
                  <w:szCs w:val="18"/>
                </w:rPr>
                <w:delText>A gas supply line with capacity of at least 200,000 Btu/hr</w:delText>
              </w:r>
              <w:r w:rsidR="002E14A5" w:rsidDel="003824DC">
                <w:rPr>
                  <w:rFonts w:asciiTheme="minorHAnsi" w:eastAsia="Times New Roman" w:hAnsiTheme="minorHAnsi" w:cstheme="minorHAnsi"/>
                  <w:sz w:val="18"/>
                  <w:szCs w:val="18"/>
                </w:rPr>
                <w:delText>.</w:delText>
              </w:r>
            </w:del>
          </w:p>
        </w:tc>
      </w:tr>
      <w:tr w:rsidR="00B843FA" w:rsidRPr="00B843FA" w14:paraId="13419051" w14:textId="77777777" w:rsidTr="00236F4B">
        <w:trPr>
          <w:trHeight w:val="144"/>
          <w:tblHeader/>
        </w:trPr>
        <w:tc>
          <w:tcPr>
            <w:tcW w:w="10980" w:type="dxa"/>
            <w:gridSpan w:val="2"/>
            <w:vAlign w:val="center"/>
          </w:tcPr>
          <w:p w14:paraId="65268ECF" w14:textId="77777777" w:rsidR="00B843FA" w:rsidRPr="00B843FA"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b/>
                <w:sz w:val="20"/>
                <w:szCs w:val="18"/>
              </w:rPr>
            </w:pPr>
            <w:r w:rsidRPr="00B843FA">
              <w:rPr>
                <w:rFonts w:asciiTheme="minorHAnsi" w:eastAsiaTheme="minorEastAsia" w:hAnsiTheme="minorHAnsi" w:cstheme="minorHAnsi"/>
                <w:b/>
                <w:sz w:val="18"/>
                <w:szCs w:val="18"/>
              </w:rPr>
              <w:t>The responsible person’s signature on this compliance document affirms that all applicable requirements in this table have been met.</w:t>
            </w:r>
          </w:p>
        </w:tc>
      </w:tr>
    </w:tbl>
    <w:p w14:paraId="544A4E55" w14:textId="3B79CFA4" w:rsidR="00B843FA" w:rsidRPr="008D6F63" w:rsidRDefault="00B843FA">
      <w:pPr>
        <w:spacing w:after="0" w:line="240" w:lineRule="auto"/>
        <w:rPr>
          <w:rFonts w:asciiTheme="minorHAnsi" w:hAnsiTheme="minorHAnsi" w:cstheme="minorHAnsi"/>
          <w:sz w:val="18"/>
          <w:szCs w:val="18"/>
        </w:rPr>
      </w:pPr>
    </w:p>
    <w:tbl>
      <w:tblPr>
        <w:tblStyle w:val="TableGrid"/>
        <w:tblW w:w="10862" w:type="dxa"/>
        <w:tblInd w:w="113" w:type="dxa"/>
        <w:tblLayout w:type="fixed"/>
        <w:tblLook w:val="04A0" w:firstRow="1" w:lastRow="0" w:firstColumn="1" w:lastColumn="0" w:noHBand="0" w:noVBand="1"/>
      </w:tblPr>
      <w:tblGrid>
        <w:gridCol w:w="445"/>
        <w:gridCol w:w="535"/>
        <w:gridCol w:w="972"/>
        <w:gridCol w:w="1260"/>
        <w:gridCol w:w="1260"/>
        <w:gridCol w:w="1260"/>
        <w:gridCol w:w="1170"/>
        <w:gridCol w:w="1350"/>
        <w:gridCol w:w="1260"/>
        <w:gridCol w:w="1350"/>
      </w:tblGrid>
      <w:tr w:rsidR="004872EE" w:rsidRPr="008D6F63" w14:paraId="29DA773B" w14:textId="426EA6C0" w:rsidTr="004B6B6C">
        <w:tc>
          <w:tcPr>
            <w:tcW w:w="10862" w:type="dxa"/>
            <w:gridSpan w:val="10"/>
          </w:tcPr>
          <w:p w14:paraId="01B0DD41" w14:textId="153516C4" w:rsidR="004872EE" w:rsidRPr="008D6F63" w:rsidRDefault="004872EE" w:rsidP="008D6F63">
            <w:pPr>
              <w:spacing w:after="0" w:line="240" w:lineRule="auto"/>
              <w:rPr>
                <w:rFonts w:cstheme="minorHAnsi"/>
                <w:b/>
                <w:sz w:val="18"/>
                <w:szCs w:val="18"/>
              </w:rPr>
            </w:pPr>
            <w:r w:rsidRPr="008D6F63">
              <w:rPr>
                <w:rFonts w:cstheme="minorHAnsi"/>
                <w:b/>
                <w:sz w:val="18"/>
                <w:szCs w:val="18"/>
              </w:rPr>
              <w:t>G. HERS-Verified Compact Hot Water Distribution Expanded Credit (CHWDS-H-EX) (RA3.6.5)</w:t>
            </w:r>
          </w:p>
          <w:p w14:paraId="7924B06C" w14:textId="77777777" w:rsidR="004872EE" w:rsidRDefault="004872EE" w:rsidP="00975E71">
            <w:pPr>
              <w:spacing w:after="0" w:line="240" w:lineRule="auto"/>
              <w:rPr>
                <w:rFonts w:cstheme="minorHAnsi"/>
                <w:sz w:val="20"/>
                <w:szCs w:val="20"/>
              </w:rPr>
            </w:pPr>
            <w:r>
              <w:rPr>
                <w:rFonts w:cstheme="minorHAnsi"/>
                <w:sz w:val="20"/>
                <w:szCs w:val="20"/>
              </w:rPr>
              <w:t xml:space="preserve">For dwelling units with multiple systems, enter the master bath distance and kitchen distance </w:t>
            </w:r>
            <w:r w:rsidRPr="00F6062F">
              <w:rPr>
                <w:rFonts w:cstheme="minorHAnsi"/>
                <w:sz w:val="20"/>
                <w:szCs w:val="20"/>
              </w:rPr>
              <w:t>to the closest water heater, and enter the average of the furthest fixture to each water heater.</w:t>
            </w:r>
          </w:p>
          <w:p w14:paraId="29FFDE61" w14:textId="2FE10AE1" w:rsidR="004872EE" w:rsidRPr="008D6F63" w:rsidRDefault="004872EE" w:rsidP="008D6F63">
            <w:pPr>
              <w:spacing w:after="0" w:line="240" w:lineRule="auto"/>
              <w:rPr>
                <w:rFonts w:cstheme="minorHAnsi"/>
                <w:b/>
                <w:sz w:val="18"/>
                <w:szCs w:val="18"/>
              </w:rPr>
            </w:pPr>
            <w:r>
              <w:rPr>
                <w:rFonts w:cstheme="minorHAnsi"/>
                <w:sz w:val="20"/>
                <w:szCs w:val="20"/>
              </w:rPr>
              <w:lastRenderedPageBreak/>
              <w:t xml:space="preserve">&lt;&lt; Require one row of data, reporting the longest distances, for each dwelling unit identified in </w:t>
            </w:r>
            <w:del w:id="1085" w:author="Alhabibi, Haider@Energy" w:date="2022-01-25T16:36:00Z">
              <w:r w:rsidDel="00361A2A">
                <w:rPr>
                  <w:rFonts w:cstheme="minorHAnsi"/>
                  <w:sz w:val="20"/>
                  <w:szCs w:val="20"/>
                </w:rPr>
                <w:delText xml:space="preserve">Section </w:delText>
              </w:r>
            </w:del>
            <w:ins w:id="1086" w:author="Alhabibi, Haider@Energy" w:date="2022-01-25T16:36:00Z">
              <w:r w:rsidR="0078464C">
                <w:rPr>
                  <w:rFonts w:cstheme="minorHAnsi"/>
                  <w:sz w:val="20"/>
                  <w:szCs w:val="20"/>
                </w:rPr>
                <w:t xml:space="preserve">Table </w:t>
              </w:r>
            </w:ins>
            <w:r>
              <w:rPr>
                <w:rFonts w:cstheme="minorHAnsi"/>
                <w:sz w:val="20"/>
                <w:szCs w:val="20"/>
              </w:rPr>
              <w:t>B</w:t>
            </w:r>
            <w:ins w:id="1087" w:author="Markstrum, Alexis@Energy" w:date="2021-10-21T11:37:00Z">
              <w:r w:rsidR="00E44611">
                <w:rPr>
                  <w:rFonts w:cstheme="minorHAnsi"/>
                  <w:sz w:val="20"/>
                  <w:szCs w:val="20"/>
                </w:rPr>
                <w:t xml:space="preserve"> or </w:t>
              </w:r>
              <w:del w:id="1088" w:author="Alhabibi, Haider@Energy" w:date="2022-01-25T16:36:00Z">
                <w:r w:rsidR="00E44611" w:rsidDel="0078464C">
                  <w:rPr>
                    <w:rFonts w:cstheme="minorHAnsi"/>
                    <w:sz w:val="20"/>
                    <w:szCs w:val="20"/>
                  </w:rPr>
                  <w:delText>D</w:delText>
                </w:r>
              </w:del>
            </w:ins>
            <w:ins w:id="1089" w:author="Alhabibi, Haider@Energy" w:date="2022-01-25T16:36:00Z">
              <w:r w:rsidR="0078464C">
                <w:rPr>
                  <w:rFonts w:cstheme="minorHAnsi"/>
                  <w:sz w:val="20"/>
                  <w:szCs w:val="20"/>
                </w:rPr>
                <w:t>B2</w:t>
              </w:r>
            </w:ins>
            <w:r>
              <w:rPr>
                <w:rFonts w:cstheme="minorHAnsi"/>
                <w:sz w:val="20"/>
                <w:szCs w:val="20"/>
              </w:rPr>
              <w:t xml:space="preserve">. with B11 </w:t>
            </w:r>
            <w:ins w:id="1090" w:author="Markstrum, Alexis@Energy" w:date="2021-10-21T11:37:00Z">
              <w:r w:rsidR="00E44611">
                <w:rPr>
                  <w:rFonts w:cstheme="minorHAnsi"/>
                  <w:sz w:val="20"/>
                  <w:szCs w:val="20"/>
                </w:rPr>
                <w:t xml:space="preserve">or </w:t>
              </w:r>
              <w:del w:id="1091" w:author="Alhabibi, Haider@Energy" w:date="2022-01-25T16:38:00Z">
                <w:r w:rsidR="00E44611" w:rsidDel="00F7260C">
                  <w:rPr>
                    <w:rFonts w:cstheme="minorHAnsi"/>
                    <w:sz w:val="20"/>
                    <w:szCs w:val="20"/>
                  </w:rPr>
                  <w:delText>D</w:delText>
                </w:r>
              </w:del>
            </w:ins>
            <w:ins w:id="1092" w:author="Alhabibi, Haider@Energy" w:date="2022-01-25T16:38:00Z">
              <w:r w:rsidR="00F7260C">
                <w:rPr>
                  <w:rFonts w:cstheme="minorHAnsi"/>
                  <w:sz w:val="20"/>
                  <w:szCs w:val="20"/>
                </w:rPr>
                <w:t>B2-</w:t>
              </w:r>
            </w:ins>
            <w:ins w:id="1093" w:author="Markstrum, Alexis@Energy" w:date="2021-10-21T11:37:00Z">
              <w:r w:rsidR="00E44611">
                <w:rPr>
                  <w:rFonts w:cstheme="minorHAnsi"/>
                  <w:sz w:val="20"/>
                  <w:szCs w:val="20"/>
                </w:rPr>
                <w:t xml:space="preserve">08 </w:t>
              </w:r>
            </w:ins>
            <w:r>
              <w:rPr>
                <w:rFonts w:cstheme="minorHAnsi"/>
                <w:sz w:val="20"/>
                <w:szCs w:val="20"/>
              </w:rPr>
              <w:t>= Expanded. If no dwelling in B11</w:t>
            </w:r>
            <w:ins w:id="1094" w:author="Markstrum, Alexis@Energy" w:date="2021-10-21T11:37:00Z">
              <w:r w:rsidR="00E44611">
                <w:rPr>
                  <w:rFonts w:cstheme="minorHAnsi"/>
                  <w:sz w:val="20"/>
                  <w:szCs w:val="20"/>
                </w:rPr>
                <w:t xml:space="preserve">or </w:t>
              </w:r>
              <w:del w:id="1095" w:author="Alhabibi, Haider@Energy" w:date="2022-01-25T16:38:00Z">
                <w:r w:rsidR="00E44611" w:rsidDel="00127C14">
                  <w:rPr>
                    <w:rFonts w:cstheme="minorHAnsi"/>
                    <w:sz w:val="20"/>
                    <w:szCs w:val="20"/>
                  </w:rPr>
                  <w:delText>D</w:delText>
                </w:r>
              </w:del>
            </w:ins>
            <w:ins w:id="1096" w:author="Alhabibi, Haider@Energy" w:date="2022-01-25T16:38:00Z">
              <w:r w:rsidR="00127C14">
                <w:rPr>
                  <w:rFonts w:cstheme="minorHAnsi"/>
                  <w:sz w:val="20"/>
                  <w:szCs w:val="20"/>
                </w:rPr>
                <w:t>B2-</w:t>
              </w:r>
            </w:ins>
            <w:ins w:id="1097" w:author="Markstrum, Alexis@Energy" w:date="2021-10-21T11:37:00Z">
              <w:r w:rsidR="00E44611">
                <w:rPr>
                  <w:rFonts w:cstheme="minorHAnsi"/>
                  <w:sz w:val="20"/>
                  <w:szCs w:val="20"/>
                </w:rPr>
                <w:t>08</w:t>
              </w:r>
            </w:ins>
            <w:r>
              <w:rPr>
                <w:rFonts w:cstheme="minorHAnsi"/>
                <w:sz w:val="20"/>
                <w:szCs w:val="20"/>
              </w:rPr>
              <w:t xml:space="preserve"> = Expanded, then display section header and standard “This section does not apply” message&gt;&gt;</w:t>
            </w:r>
          </w:p>
        </w:tc>
      </w:tr>
      <w:tr w:rsidR="00BB3633" w:rsidRPr="00AC2387" w14:paraId="72A6A348" w14:textId="63BC3E63" w:rsidTr="00BB3633">
        <w:tc>
          <w:tcPr>
            <w:tcW w:w="980" w:type="dxa"/>
            <w:gridSpan w:val="2"/>
          </w:tcPr>
          <w:p w14:paraId="62BE8BBF" w14:textId="5DBE22F9" w:rsidR="004872EE" w:rsidRDefault="004872EE" w:rsidP="008873A7">
            <w:pPr>
              <w:spacing w:after="0"/>
              <w:jc w:val="center"/>
              <w:rPr>
                <w:rFonts w:cstheme="minorHAnsi"/>
                <w:sz w:val="20"/>
                <w:szCs w:val="20"/>
              </w:rPr>
            </w:pPr>
            <w:r>
              <w:rPr>
                <w:rFonts w:cstheme="minorHAnsi"/>
                <w:sz w:val="20"/>
                <w:szCs w:val="20"/>
              </w:rPr>
              <w:lastRenderedPageBreak/>
              <w:t>01</w:t>
            </w:r>
          </w:p>
        </w:tc>
        <w:tc>
          <w:tcPr>
            <w:tcW w:w="972" w:type="dxa"/>
          </w:tcPr>
          <w:p w14:paraId="4303F6F4" w14:textId="62508C03" w:rsidR="004872EE" w:rsidRDefault="004872EE" w:rsidP="008873A7">
            <w:pPr>
              <w:spacing w:after="0"/>
              <w:jc w:val="center"/>
              <w:rPr>
                <w:rFonts w:cstheme="minorHAnsi"/>
                <w:sz w:val="20"/>
                <w:szCs w:val="20"/>
              </w:rPr>
            </w:pPr>
            <w:r>
              <w:rPr>
                <w:rFonts w:cstheme="minorHAnsi"/>
                <w:sz w:val="20"/>
                <w:szCs w:val="20"/>
              </w:rPr>
              <w:t>02</w:t>
            </w:r>
          </w:p>
        </w:tc>
        <w:tc>
          <w:tcPr>
            <w:tcW w:w="1260" w:type="dxa"/>
            <w:vAlign w:val="bottom"/>
          </w:tcPr>
          <w:p w14:paraId="0A25BCF2" w14:textId="47183BF6" w:rsidR="004872EE" w:rsidRDefault="004872EE" w:rsidP="008873A7">
            <w:pPr>
              <w:spacing w:after="0"/>
              <w:jc w:val="center"/>
              <w:rPr>
                <w:rFonts w:cstheme="minorHAnsi"/>
                <w:sz w:val="20"/>
                <w:szCs w:val="20"/>
              </w:rPr>
            </w:pPr>
            <w:r>
              <w:rPr>
                <w:rFonts w:cstheme="minorHAnsi"/>
                <w:sz w:val="20"/>
                <w:szCs w:val="20"/>
              </w:rPr>
              <w:t>03</w:t>
            </w:r>
          </w:p>
        </w:tc>
        <w:tc>
          <w:tcPr>
            <w:tcW w:w="1260" w:type="dxa"/>
          </w:tcPr>
          <w:p w14:paraId="64CE3C45" w14:textId="07C1234A" w:rsidR="004872EE" w:rsidRDefault="004872EE" w:rsidP="008873A7">
            <w:pPr>
              <w:spacing w:after="0"/>
              <w:jc w:val="center"/>
              <w:rPr>
                <w:rFonts w:cstheme="minorHAnsi"/>
                <w:sz w:val="20"/>
                <w:szCs w:val="20"/>
              </w:rPr>
            </w:pPr>
            <w:r>
              <w:rPr>
                <w:rFonts w:cstheme="minorHAnsi"/>
                <w:sz w:val="20"/>
                <w:szCs w:val="20"/>
              </w:rPr>
              <w:t>04</w:t>
            </w:r>
          </w:p>
        </w:tc>
        <w:tc>
          <w:tcPr>
            <w:tcW w:w="1260" w:type="dxa"/>
          </w:tcPr>
          <w:p w14:paraId="56EB1149" w14:textId="177375F9" w:rsidR="004872EE" w:rsidRDefault="004872EE" w:rsidP="008873A7">
            <w:pPr>
              <w:spacing w:after="0"/>
              <w:jc w:val="center"/>
              <w:rPr>
                <w:rFonts w:cstheme="minorHAnsi"/>
                <w:sz w:val="20"/>
                <w:szCs w:val="20"/>
              </w:rPr>
            </w:pPr>
            <w:r>
              <w:rPr>
                <w:rFonts w:cstheme="minorHAnsi"/>
                <w:sz w:val="20"/>
                <w:szCs w:val="20"/>
              </w:rPr>
              <w:t>05</w:t>
            </w:r>
          </w:p>
        </w:tc>
        <w:tc>
          <w:tcPr>
            <w:tcW w:w="1170" w:type="dxa"/>
          </w:tcPr>
          <w:p w14:paraId="1302FEC8" w14:textId="43818BC0" w:rsidR="004872EE" w:rsidRDefault="004872EE" w:rsidP="008873A7">
            <w:pPr>
              <w:spacing w:after="0"/>
              <w:jc w:val="center"/>
              <w:rPr>
                <w:rFonts w:cstheme="minorHAnsi"/>
                <w:sz w:val="20"/>
                <w:szCs w:val="20"/>
              </w:rPr>
            </w:pPr>
            <w:r>
              <w:rPr>
                <w:rFonts w:cstheme="minorHAnsi"/>
                <w:sz w:val="20"/>
                <w:szCs w:val="20"/>
              </w:rPr>
              <w:t>06</w:t>
            </w:r>
          </w:p>
        </w:tc>
        <w:tc>
          <w:tcPr>
            <w:tcW w:w="1350" w:type="dxa"/>
          </w:tcPr>
          <w:p w14:paraId="74F4E94A" w14:textId="5BDB2ABA" w:rsidR="004872EE" w:rsidRDefault="004872EE" w:rsidP="008873A7">
            <w:pPr>
              <w:spacing w:after="0"/>
              <w:jc w:val="center"/>
              <w:rPr>
                <w:rFonts w:cstheme="minorHAnsi"/>
                <w:sz w:val="20"/>
                <w:szCs w:val="20"/>
              </w:rPr>
            </w:pPr>
            <w:r>
              <w:rPr>
                <w:rFonts w:cstheme="minorHAnsi"/>
                <w:sz w:val="20"/>
                <w:szCs w:val="20"/>
              </w:rPr>
              <w:t>07</w:t>
            </w:r>
          </w:p>
        </w:tc>
        <w:tc>
          <w:tcPr>
            <w:tcW w:w="1260" w:type="dxa"/>
          </w:tcPr>
          <w:p w14:paraId="7E5C9B9B" w14:textId="46B0F365" w:rsidR="004872EE" w:rsidRDefault="001C1D69" w:rsidP="008873A7">
            <w:pPr>
              <w:spacing w:after="0"/>
              <w:jc w:val="center"/>
              <w:rPr>
                <w:rFonts w:cstheme="minorHAnsi"/>
                <w:sz w:val="20"/>
                <w:szCs w:val="20"/>
              </w:rPr>
            </w:pPr>
            <w:r>
              <w:rPr>
                <w:rFonts w:cstheme="minorHAnsi"/>
                <w:sz w:val="20"/>
                <w:szCs w:val="20"/>
              </w:rPr>
              <w:t>08</w:t>
            </w:r>
          </w:p>
        </w:tc>
        <w:tc>
          <w:tcPr>
            <w:tcW w:w="1350" w:type="dxa"/>
          </w:tcPr>
          <w:p w14:paraId="47B24012" w14:textId="65C9AC37" w:rsidR="004872EE" w:rsidRDefault="001C1D69" w:rsidP="008873A7">
            <w:pPr>
              <w:spacing w:after="0"/>
              <w:jc w:val="center"/>
              <w:rPr>
                <w:rFonts w:cstheme="minorHAnsi"/>
                <w:sz w:val="20"/>
                <w:szCs w:val="20"/>
              </w:rPr>
            </w:pPr>
            <w:r>
              <w:rPr>
                <w:rFonts w:cstheme="minorHAnsi"/>
                <w:sz w:val="20"/>
                <w:szCs w:val="20"/>
              </w:rPr>
              <w:t>09</w:t>
            </w:r>
          </w:p>
        </w:tc>
      </w:tr>
      <w:tr w:rsidR="00BB3633" w:rsidRPr="00AB4500" w14:paraId="14D2692F" w14:textId="3B522467" w:rsidTr="00BB3633">
        <w:tc>
          <w:tcPr>
            <w:tcW w:w="980" w:type="dxa"/>
            <w:gridSpan w:val="2"/>
            <w:vAlign w:val="bottom"/>
          </w:tcPr>
          <w:p w14:paraId="3D1CEAB4" w14:textId="28075304" w:rsidR="001C1D69" w:rsidRPr="00AB4500" w:rsidRDefault="001C1D69" w:rsidP="001C1D69">
            <w:pPr>
              <w:spacing w:after="0" w:line="240" w:lineRule="auto"/>
              <w:jc w:val="center"/>
              <w:rPr>
                <w:rFonts w:cstheme="minorHAnsi"/>
                <w:sz w:val="18"/>
                <w:szCs w:val="20"/>
              </w:rPr>
            </w:pPr>
            <w:bookmarkStart w:id="1098" w:name="_Hlk84838181"/>
            <w:r>
              <w:rPr>
                <w:rFonts w:cstheme="minorHAnsi"/>
                <w:sz w:val="18"/>
                <w:szCs w:val="20"/>
              </w:rPr>
              <w:t xml:space="preserve">Dwelling </w:t>
            </w:r>
            <w:r w:rsidRPr="00AB4500">
              <w:rPr>
                <w:rFonts w:cstheme="minorHAnsi"/>
                <w:sz w:val="18"/>
                <w:szCs w:val="20"/>
              </w:rPr>
              <w:t>Name</w:t>
            </w:r>
          </w:p>
        </w:tc>
        <w:tc>
          <w:tcPr>
            <w:tcW w:w="972" w:type="dxa"/>
            <w:vAlign w:val="bottom"/>
          </w:tcPr>
          <w:p w14:paraId="1964C4D3" w14:textId="77777777" w:rsidR="001C1D69" w:rsidRPr="00AB4500" w:rsidRDefault="001C1D69" w:rsidP="001C1D69">
            <w:pPr>
              <w:spacing w:after="0" w:line="240" w:lineRule="auto"/>
              <w:jc w:val="center"/>
              <w:rPr>
                <w:rFonts w:cstheme="minorHAnsi"/>
                <w:sz w:val="18"/>
                <w:szCs w:val="20"/>
              </w:rPr>
            </w:pPr>
            <w:r w:rsidRPr="00AB4500">
              <w:rPr>
                <w:rFonts w:cstheme="minorHAnsi"/>
                <w:sz w:val="18"/>
                <w:szCs w:val="20"/>
              </w:rPr>
              <w:t>Number of Stories</w:t>
            </w:r>
          </w:p>
        </w:tc>
        <w:tc>
          <w:tcPr>
            <w:tcW w:w="1260" w:type="dxa"/>
            <w:vAlign w:val="bottom"/>
          </w:tcPr>
          <w:p w14:paraId="49DF866D" w14:textId="77777777" w:rsidR="001C1D69" w:rsidRPr="00AB4500" w:rsidRDefault="001C1D69" w:rsidP="001C1D69">
            <w:pPr>
              <w:spacing w:after="0" w:line="240" w:lineRule="auto"/>
              <w:jc w:val="center"/>
              <w:rPr>
                <w:sz w:val="18"/>
              </w:rPr>
            </w:pPr>
            <w:r w:rsidRPr="00AB4500">
              <w:rPr>
                <w:rFonts w:cstheme="minorHAnsi"/>
                <w:sz w:val="18"/>
                <w:szCs w:val="20"/>
              </w:rPr>
              <w:t>Master Bath distance of furthest fixture to Water Heater in feet</w:t>
            </w:r>
          </w:p>
        </w:tc>
        <w:tc>
          <w:tcPr>
            <w:tcW w:w="1260" w:type="dxa"/>
            <w:vAlign w:val="bottom"/>
          </w:tcPr>
          <w:p w14:paraId="1F34F125" w14:textId="77777777" w:rsidR="001C1D69" w:rsidRPr="00AB4500" w:rsidRDefault="001C1D69" w:rsidP="001C1D69">
            <w:pPr>
              <w:spacing w:after="0" w:line="240" w:lineRule="auto"/>
              <w:jc w:val="center"/>
              <w:rPr>
                <w:rFonts w:cstheme="minorHAnsi"/>
                <w:sz w:val="18"/>
                <w:szCs w:val="20"/>
              </w:rPr>
            </w:pPr>
            <w:r w:rsidRPr="00AB4500">
              <w:rPr>
                <w:rFonts w:cstheme="minorHAnsi"/>
                <w:sz w:val="18"/>
                <w:szCs w:val="20"/>
              </w:rPr>
              <w:t>Kitchen distance from furthest fixture to Water Heater in feet</w:t>
            </w:r>
          </w:p>
        </w:tc>
        <w:tc>
          <w:tcPr>
            <w:tcW w:w="1260" w:type="dxa"/>
            <w:vAlign w:val="bottom"/>
          </w:tcPr>
          <w:p w14:paraId="4D13E159" w14:textId="3C650C27" w:rsidR="001C1D69" w:rsidRPr="00AB4500" w:rsidRDefault="001C1D69" w:rsidP="001C1D69">
            <w:pPr>
              <w:spacing w:after="0" w:line="240" w:lineRule="auto"/>
              <w:jc w:val="center"/>
              <w:rPr>
                <w:sz w:val="18"/>
              </w:rPr>
            </w:pPr>
            <w:r w:rsidRPr="00AB4500">
              <w:rPr>
                <w:rFonts w:cstheme="minorHAnsi"/>
                <w:sz w:val="18"/>
                <w:szCs w:val="20"/>
              </w:rPr>
              <w:t>Furthest Third furthest fixture to Water Heater in feet</w:t>
            </w:r>
            <w:r>
              <w:rPr>
                <w:rFonts w:cstheme="minorHAnsi"/>
                <w:sz w:val="18"/>
                <w:szCs w:val="20"/>
              </w:rPr>
              <w:t xml:space="preserve"> (Avg for multiple water heaters)</w:t>
            </w:r>
          </w:p>
        </w:tc>
        <w:tc>
          <w:tcPr>
            <w:tcW w:w="1170" w:type="dxa"/>
            <w:vAlign w:val="bottom"/>
          </w:tcPr>
          <w:p w14:paraId="0EB8E30F" w14:textId="77777777" w:rsidR="001C1D69" w:rsidRPr="00AB4500" w:rsidRDefault="001C1D69" w:rsidP="001C1D69">
            <w:pPr>
              <w:spacing w:after="0" w:line="240" w:lineRule="auto"/>
              <w:jc w:val="center"/>
              <w:rPr>
                <w:sz w:val="18"/>
              </w:rPr>
            </w:pPr>
            <w:r w:rsidRPr="00AB4500">
              <w:rPr>
                <w:rFonts w:cstheme="minorHAnsi"/>
                <w:sz w:val="18"/>
                <w:szCs w:val="20"/>
              </w:rPr>
              <w:t>Weighted Distance</w:t>
            </w:r>
          </w:p>
        </w:tc>
        <w:tc>
          <w:tcPr>
            <w:tcW w:w="1350" w:type="dxa"/>
            <w:vAlign w:val="bottom"/>
          </w:tcPr>
          <w:p w14:paraId="65EB741D" w14:textId="77777777" w:rsidR="001C1D69" w:rsidRPr="00AB4500" w:rsidRDefault="001C1D69" w:rsidP="001C1D69">
            <w:pPr>
              <w:spacing w:after="0" w:line="240" w:lineRule="auto"/>
              <w:jc w:val="center"/>
              <w:rPr>
                <w:sz w:val="18"/>
              </w:rPr>
            </w:pPr>
            <w:r w:rsidRPr="00AB4500">
              <w:rPr>
                <w:rFonts w:cstheme="minorHAnsi"/>
                <w:sz w:val="18"/>
                <w:szCs w:val="20"/>
              </w:rPr>
              <w:t>Qualification Distance</w:t>
            </w:r>
          </w:p>
        </w:tc>
        <w:tc>
          <w:tcPr>
            <w:tcW w:w="1260" w:type="dxa"/>
            <w:vAlign w:val="bottom"/>
          </w:tcPr>
          <w:p w14:paraId="4E25322E" w14:textId="0CB8B59B" w:rsidR="001C1D69" w:rsidRPr="00AB4500" w:rsidRDefault="001C1D69" w:rsidP="001C1D69">
            <w:pPr>
              <w:spacing w:after="0" w:line="240" w:lineRule="auto"/>
              <w:jc w:val="center"/>
              <w:rPr>
                <w:rFonts w:cstheme="minorHAnsi"/>
                <w:sz w:val="18"/>
                <w:szCs w:val="20"/>
              </w:rPr>
            </w:pPr>
            <w:r>
              <w:rPr>
                <w:rFonts w:cstheme="minorHAnsi"/>
                <w:sz w:val="18"/>
              </w:rPr>
              <w:t>Design Compactness Factor</w:t>
            </w:r>
          </w:p>
        </w:tc>
        <w:tc>
          <w:tcPr>
            <w:tcW w:w="1350" w:type="dxa"/>
            <w:vAlign w:val="bottom"/>
          </w:tcPr>
          <w:p w14:paraId="594B5F6E" w14:textId="251BA2DF" w:rsidR="001C1D69" w:rsidRPr="00AB4500" w:rsidRDefault="001C1D69" w:rsidP="001C1D69">
            <w:pPr>
              <w:spacing w:after="0" w:line="240" w:lineRule="auto"/>
              <w:jc w:val="center"/>
              <w:rPr>
                <w:rFonts w:cstheme="minorHAnsi"/>
                <w:sz w:val="18"/>
                <w:szCs w:val="20"/>
              </w:rPr>
            </w:pPr>
            <w:r>
              <w:rPr>
                <w:rFonts w:cstheme="minorHAnsi"/>
                <w:sz w:val="18"/>
              </w:rPr>
              <w:t>Calculated Compactness Factor</w:t>
            </w:r>
          </w:p>
        </w:tc>
      </w:tr>
      <w:bookmarkEnd w:id="1098"/>
      <w:tr w:rsidR="00BB3633" w:rsidRPr="00AB4500" w14:paraId="0D20F773" w14:textId="4A8CB3C5" w:rsidTr="00BB3633">
        <w:trPr>
          <w:trHeight w:val="305"/>
        </w:trPr>
        <w:tc>
          <w:tcPr>
            <w:tcW w:w="980" w:type="dxa"/>
            <w:gridSpan w:val="2"/>
          </w:tcPr>
          <w:p w14:paraId="6719F216" w14:textId="0792ACE9" w:rsidR="001C1D69" w:rsidRPr="00AB4500" w:rsidRDefault="001C1D69" w:rsidP="001C1D69">
            <w:pPr>
              <w:spacing w:after="0" w:line="240" w:lineRule="auto"/>
              <w:rPr>
                <w:sz w:val="18"/>
                <w:szCs w:val="18"/>
              </w:rPr>
            </w:pPr>
            <w:r w:rsidRPr="00AB4500">
              <w:rPr>
                <w:rFonts w:asciiTheme="minorHAnsi" w:eastAsia="Times New Roman" w:hAnsiTheme="minorHAnsi" w:cstheme="minorHAnsi"/>
                <w:sz w:val="18"/>
                <w:szCs w:val="18"/>
              </w:rPr>
              <w:t>&lt;&lt;Reference value from A01</w:t>
            </w:r>
            <w:ins w:id="1099" w:author="Markstrum, Alexis@Energy" w:date="2021-10-21T11:39:00Z">
              <w:r w:rsidR="000969B0">
                <w:rPr>
                  <w:rFonts w:asciiTheme="minorHAnsi" w:eastAsia="Times New Roman" w:hAnsiTheme="minorHAnsi" w:cstheme="minorHAnsi"/>
                  <w:sz w:val="18"/>
                  <w:szCs w:val="18"/>
                </w:rPr>
                <w:t xml:space="preserve"> or </w:t>
              </w:r>
              <w:del w:id="1100" w:author="Alhabibi, Haider@Energy" w:date="2022-01-25T16:38:00Z">
                <w:r w:rsidR="000969B0" w:rsidDel="00127C14">
                  <w:rPr>
                    <w:rFonts w:asciiTheme="minorHAnsi" w:eastAsia="Times New Roman" w:hAnsiTheme="minorHAnsi" w:cstheme="minorHAnsi"/>
                    <w:sz w:val="18"/>
                    <w:szCs w:val="18"/>
                  </w:rPr>
                  <w:delText>C</w:delText>
                </w:r>
              </w:del>
            </w:ins>
            <w:ins w:id="1101" w:author="Alhabibi, Haider@Energy" w:date="2022-01-25T16:38:00Z">
              <w:r w:rsidR="00127C14">
                <w:rPr>
                  <w:rFonts w:asciiTheme="minorHAnsi" w:eastAsia="Times New Roman" w:hAnsiTheme="minorHAnsi" w:cstheme="minorHAnsi"/>
                  <w:sz w:val="18"/>
                  <w:szCs w:val="18"/>
                </w:rPr>
                <w:t>A2-</w:t>
              </w:r>
            </w:ins>
            <w:ins w:id="1102" w:author="Markstrum, Alexis@Energy" w:date="2021-10-21T11:39:00Z">
              <w:r w:rsidR="000969B0">
                <w:rPr>
                  <w:rFonts w:asciiTheme="minorHAnsi" w:eastAsia="Times New Roman" w:hAnsiTheme="minorHAnsi" w:cstheme="minorHAnsi"/>
                  <w:sz w:val="18"/>
                  <w:szCs w:val="18"/>
                </w:rPr>
                <w:t>01</w:t>
              </w:r>
            </w:ins>
            <w:r w:rsidRPr="00AB4500">
              <w:rPr>
                <w:rFonts w:asciiTheme="minorHAnsi" w:eastAsia="Times New Roman" w:hAnsiTheme="minorHAnsi" w:cstheme="minorHAnsi"/>
                <w:sz w:val="18"/>
                <w:szCs w:val="18"/>
              </w:rPr>
              <w:t>&gt;&gt;</w:t>
            </w:r>
          </w:p>
        </w:tc>
        <w:tc>
          <w:tcPr>
            <w:tcW w:w="972" w:type="dxa"/>
          </w:tcPr>
          <w:p w14:paraId="696910CE" w14:textId="77777777" w:rsidR="001C1D69" w:rsidRPr="00AB4500" w:rsidRDefault="001C1D69" w:rsidP="001C1D69">
            <w:pPr>
              <w:spacing w:after="0" w:line="240" w:lineRule="auto"/>
              <w:rPr>
                <w:sz w:val="18"/>
                <w:szCs w:val="18"/>
              </w:rPr>
            </w:pPr>
            <w:r w:rsidRPr="00AB4500">
              <w:rPr>
                <w:sz w:val="18"/>
                <w:szCs w:val="18"/>
              </w:rPr>
              <w:t xml:space="preserve">&lt;&lt;if performance, then value = NA; </w:t>
            </w:r>
          </w:p>
          <w:p w14:paraId="7EB68E5E" w14:textId="77777777" w:rsidR="001C1D69" w:rsidRPr="00AB4500" w:rsidRDefault="001C1D69" w:rsidP="001C1D69">
            <w:pPr>
              <w:spacing w:after="0" w:line="240" w:lineRule="auto"/>
              <w:rPr>
                <w:sz w:val="18"/>
                <w:szCs w:val="18"/>
              </w:rPr>
            </w:pPr>
            <w:r w:rsidRPr="00AB4500">
              <w:rPr>
                <w:sz w:val="18"/>
                <w:szCs w:val="18"/>
              </w:rPr>
              <w:t>Else if prescriptive, user select from list: 1, 2, 3&gt;&gt;</w:t>
            </w:r>
          </w:p>
        </w:tc>
        <w:tc>
          <w:tcPr>
            <w:tcW w:w="1260" w:type="dxa"/>
          </w:tcPr>
          <w:p w14:paraId="3C809CB1" w14:textId="729E58D7" w:rsidR="001C1D69" w:rsidRPr="00AB4500" w:rsidRDefault="001C1D69" w:rsidP="001C1D69">
            <w:pPr>
              <w:spacing w:after="0" w:line="240" w:lineRule="auto"/>
              <w:rPr>
                <w:sz w:val="18"/>
                <w:szCs w:val="18"/>
              </w:rPr>
            </w:pPr>
            <w:r w:rsidRPr="00AB4500">
              <w:rPr>
                <w:sz w:val="18"/>
                <w:szCs w:val="18"/>
              </w:rPr>
              <w:t xml:space="preserve">&lt;&lt;Reference Value from </w:t>
            </w:r>
            <w:del w:id="1103" w:author="Tam, Danny@Energy" w:date="2022-02-28T15:09:00Z">
              <w:r w:rsidRPr="00AB4500" w:rsidDel="00FF4E23">
                <w:rPr>
                  <w:sz w:val="18"/>
                  <w:szCs w:val="18"/>
                </w:rPr>
                <w:delText>CF1R</w:delText>
              </w:r>
            </w:del>
            <w:ins w:id="1104" w:author="Tam, Danny@Energy" w:date="2022-02-28T15:09:00Z">
              <w:r w:rsidR="00FF4E23">
                <w:rPr>
                  <w:sz w:val="18"/>
                  <w:szCs w:val="18"/>
                </w:rPr>
                <w:t>NRCC</w:t>
              </w:r>
            </w:ins>
            <w:r w:rsidRPr="00AB4500">
              <w:rPr>
                <w:sz w:val="18"/>
                <w:szCs w:val="18"/>
              </w:rPr>
              <w:t>-</w:t>
            </w:r>
            <w:r w:rsidRPr="00621545">
              <w:rPr>
                <w:sz w:val="18"/>
                <w:szCs w:val="18"/>
              </w:rPr>
              <w:t>PRF</w:t>
            </w:r>
            <w:r w:rsidRPr="00AB4500">
              <w:rPr>
                <w:sz w:val="18"/>
                <w:szCs w:val="18"/>
              </w:rPr>
              <w:t xml:space="preserve">; </w:t>
            </w:r>
          </w:p>
          <w:p w14:paraId="2D08058C" w14:textId="0949CA40" w:rsidR="001C1D69" w:rsidRPr="00AB4500" w:rsidRDefault="001C1D69" w:rsidP="001C1D69">
            <w:pPr>
              <w:spacing w:after="0" w:line="240" w:lineRule="auto"/>
              <w:rPr>
                <w:sz w:val="18"/>
                <w:szCs w:val="18"/>
              </w:rPr>
            </w:pPr>
            <w:r w:rsidRPr="00AB4500">
              <w:rPr>
                <w:sz w:val="18"/>
                <w:szCs w:val="18"/>
              </w:rPr>
              <w:t>Else if prescriptive compliance</w:t>
            </w:r>
            <w:r w:rsidR="0021138F">
              <w:rPr>
                <w:sz w:val="18"/>
                <w:szCs w:val="18"/>
              </w:rPr>
              <w:t xml:space="preserve"> or not in the XML</w:t>
            </w:r>
            <w:r w:rsidRPr="00AB4500">
              <w:rPr>
                <w:sz w:val="18"/>
                <w:szCs w:val="18"/>
              </w:rPr>
              <w:t>, user input&gt;&gt;</w:t>
            </w:r>
          </w:p>
        </w:tc>
        <w:tc>
          <w:tcPr>
            <w:tcW w:w="1260" w:type="dxa"/>
          </w:tcPr>
          <w:p w14:paraId="27C99E22" w14:textId="3FC31C27" w:rsidR="001C1D69" w:rsidRPr="00AB4500" w:rsidRDefault="001C1D69" w:rsidP="001C1D69">
            <w:pPr>
              <w:spacing w:after="0" w:line="240" w:lineRule="auto"/>
              <w:rPr>
                <w:sz w:val="18"/>
                <w:szCs w:val="18"/>
              </w:rPr>
            </w:pPr>
            <w:r w:rsidRPr="00AB4500">
              <w:rPr>
                <w:sz w:val="18"/>
                <w:szCs w:val="18"/>
              </w:rPr>
              <w:t xml:space="preserve">&lt;&lt;Reference Value from </w:t>
            </w:r>
            <w:del w:id="1105" w:author="Tam, Danny@Energy" w:date="2022-02-28T15:09:00Z">
              <w:r w:rsidRPr="00AB4500" w:rsidDel="00FF4E23">
                <w:rPr>
                  <w:sz w:val="18"/>
                  <w:szCs w:val="18"/>
                </w:rPr>
                <w:delText>CF1R</w:delText>
              </w:r>
            </w:del>
            <w:ins w:id="1106" w:author="Tam, Danny@Energy" w:date="2022-02-28T15:09:00Z">
              <w:r w:rsidR="00FF4E23">
                <w:rPr>
                  <w:sz w:val="18"/>
                  <w:szCs w:val="18"/>
                </w:rPr>
                <w:t>NRCC</w:t>
              </w:r>
            </w:ins>
            <w:r w:rsidRPr="00AB4500">
              <w:rPr>
                <w:sz w:val="18"/>
                <w:szCs w:val="18"/>
              </w:rPr>
              <w:t>-</w:t>
            </w:r>
            <w:r w:rsidRPr="00621545">
              <w:rPr>
                <w:sz w:val="18"/>
                <w:szCs w:val="18"/>
              </w:rPr>
              <w:t>PRF</w:t>
            </w:r>
            <w:r w:rsidRPr="00AB4500">
              <w:rPr>
                <w:sz w:val="18"/>
                <w:szCs w:val="18"/>
              </w:rPr>
              <w:t xml:space="preserve">; </w:t>
            </w:r>
          </w:p>
          <w:p w14:paraId="7CC442C2" w14:textId="109D5CC0" w:rsidR="001C1D69" w:rsidRPr="00AB4500" w:rsidRDefault="001C1D69" w:rsidP="001C1D69">
            <w:pPr>
              <w:spacing w:after="0" w:line="240" w:lineRule="auto"/>
              <w:rPr>
                <w:sz w:val="18"/>
                <w:szCs w:val="18"/>
              </w:rPr>
            </w:pPr>
            <w:r w:rsidRPr="00AB4500">
              <w:rPr>
                <w:sz w:val="18"/>
                <w:szCs w:val="18"/>
              </w:rPr>
              <w:t>Else if prescriptive compliance</w:t>
            </w:r>
            <w:r w:rsidR="0021138F">
              <w:rPr>
                <w:sz w:val="18"/>
                <w:szCs w:val="18"/>
              </w:rPr>
              <w:t xml:space="preserve"> or not in the XML</w:t>
            </w:r>
            <w:r w:rsidRPr="00AB4500">
              <w:rPr>
                <w:sz w:val="18"/>
                <w:szCs w:val="18"/>
              </w:rPr>
              <w:t>, user input&gt;&gt;</w:t>
            </w:r>
          </w:p>
        </w:tc>
        <w:tc>
          <w:tcPr>
            <w:tcW w:w="1260" w:type="dxa"/>
          </w:tcPr>
          <w:p w14:paraId="10420677" w14:textId="3B1BDB4F" w:rsidR="001C1D69" w:rsidRPr="00AB4500" w:rsidRDefault="001C1D69" w:rsidP="001C1D69">
            <w:pPr>
              <w:spacing w:after="0" w:line="240" w:lineRule="auto"/>
              <w:rPr>
                <w:sz w:val="18"/>
                <w:szCs w:val="18"/>
              </w:rPr>
            </w:pPr>
            <w:r w:rsidRPr="00AB4500">
              <w:rPr>
                <w:sz w:val="18"/>
                <w:szCs w:val="18"/>
              </w:rPr>
              <w:t xml:space="preserve">&lt;&lt;Reference Value from </w:t>
            </w:r>
            <w:del w:id="1107" w:author="Tam, Danny@Energy" w:date="2022-02-28T15:09:00Z">
              <w:r w:rsidRPr="00AB4500" w:rsidDel="00FF4E23">
                <w:rPr>
                  <w:sz w:val="18"/>
                  <w:szCs w:val="18"/>
                </w:rPr>
                <w:delText>CF1R</w:delText>
              </w:r>
            </w:del>
            <w:ins w:id="1108" w:author="Tam, Danny@Energy" w:date="2022-02-28T15:09:00Z">
              <w:r w:rsidR="00FF4E23">
                <w:rPr>
                  <w:sz w:val="18"/>
                  <w:szCs w:val="18"/>
                </w:rPr>
                <w:t>NRCC</w:t>
              </w:r>
            </w:ins>
            <w:r w:rsidRPr="00AB4500">
              <w:rPr>
                <w:sz w:val="18"/>
                <w:szCs w:val="18"/>
              </w:rPr>
              <w:t>-</w:t>
            </w:r>
            <w:r w:rsidRPr="00621545">
              <w:rPr>
                <w:sz w:val="18"/>
                <w:szCs w:val="18"/>
              </w:rPr>
              <w:t>PRF</w:t>
            </w:r>
            <w:r w:rsidRPr="00AB4500">
              <w:rPr>
                <w:sz w:val="18"/>
                <w:szCs w:val="18"/>
              </w:rPr>
              <w:t xml:space="preserve">; </w:t>
            </w:r>
          </w:p>
          <w:p w14:paraId="4FFEAB9E" w14:textId="3F06AF78" w:rsidR="001C1D69" w:rsidRPr="00AB4500" w:rsidRDefault="001C1D69" w:rsidP="001C1D69">
            <w:pPr>
              <w:spacing w:after="0" w:line="240" w:lineRule="auto"/>
              <w:rPr>
                <w:sz w:val="18"/>
                <w:szCs w:val="18"/>
              </w:rPr>
            </w:pPr>
            <w:r w:rsidRPr="00AB4500">
              <w:rPr>
                <w:sz w:val="18"/>
                <w:szCs w:val="18"/>
              </w:rPr>
              <w:t>Else if prescriptive compliance</w:t>
            </w:r>
            <w:r w:rsidR="0021138F">
              <w:rPr>
                <w:sz w:val="18"/>
                <w:szCs w:val="18"/>
              </w:rPr>
              <w:t xml:space="preserve"> or not in the XML</w:t>
            </w:r>
            <w:r w:rsidRPr="00AB4500">
              <w:rPr>
                <w:sz w:val="18"/>
                <w:szCs w:val="18"/>
              </w:rPr>
              <w:t>, user input&gt;&gt;</w:t>
            </w:r>
          </w:p>
        </w:tc>
        <w:tc>
          <w:tcPr>
            <w:tcW w:w="1170" w:type="dxa"/>
          </w:tcPr>
          <w:p w14:paraId="780AA290" w14:textId="36B9490E" w:rsidR="001C1D69" w:rsidRPr="00AB4500" w:rsidRDefault="001C1D69" w:rsidP="001C1D69">
            <w:pPr>
              <w:spacing w:after="0" w:line="240" w:lineRule="auto"/>
              <w:rPr>
                <w:sz w:val="18"/>
                <w:szCs w:val="18"/>
              </w:rPr>
            </w:pPr>
            <w:r w:rsidRPr="00AB4500">
              <w:rPr>
                <w:sz w:val="18"/>
                <w:szCs w:val="18"/>
              </w:rPr>
              <w:t xml:space="preserve">&lt;&lt;Reference value from </w:t>
            </w:r>
            <w:del w:id="1109" w:author="Tam, Danny@Energy" w:date="2022-02-28T15:09:00Z">
              <w:r w:rsidRPr="00AB4500" w:rsidDel="00FF4E23">
                <w:rPr>
                  <w:sz w:val="18"/>
                  <w:szCs w:val="18"/>
                </w:rPr>
                <w:delText>CF1R</w:delText>
              </w:r>
            </w:del>
            <w:ins w:id="1110" w:author="Tam, Danny@Energy" w:date="2022-02-28T15:09:00Z">
              <w:r w:rsidR="00FF4E23">
                <w:rPr>
                  <w:sz w:val="18"/>
                  <w:szCs w:val="18"/>
                </w:rPr>
                <w:t>NRCC</w:t>
              </w:r>
            </w:ins>
            <w:r w:rsidRPr="00AB4500">
              <w:rPr>
                <w:sz w:val="18"/>
                <w:szCs w:val="18"/>
              </w:rPr>
              <w:t>-</w:t>
            </w:r>
            <w:r w:rsidRPr="00621545">
              <w:rPr>
                <w:sz w:val="18"/>
                <w:szCs w:val="18"/>
              </w:rPr>
              <w:t>PRF</w:t>
            </w:r>
            <w:r w:rsidRPr="00AB4500">
              <w:rPr>
                <w:sz w:val="18"/>
                <w:szCs w:val="18"/>
              </w:rPr>
              <w:t xml:space="preserve">; </w:t>
            </w:r>
          </w:p>
          <w:p w14:paraId="4B0B6A2B" w14:textId="27152B19" w:rsidR="001C1D69" w:rsidRPr="00AB4500" w:rsidRDefault="001C1D69" w:rsidP="001C1D69">
            <w:pPr>
              <w:spacing w:after="0" w:line="240" w:lineRule="auto"/>
              <w:rPr>
                <w:sz w:val="18"/>
                <w:szCs w:val="18"/>
              </w:rPr>
            </w:pPr>
            <w:r w:rsidRPr="00AB4500">
              <w:rPr>
                <w:sz w:val="18"/>
                <w:szCs w:val="18"/>
              </w:rPr>
              <w:t xml:space="preserve">else if prescriptive </w:t>
            </w:r>
            <w:r w:rsidR="0021138F">
              <w:rPr>
                <w:sz w:val="18"/>
                <w:szCs w:val="18"/>
              </w:rPr>
              <w:t xml:space="preserve">or not in the XML </w:t>
            </w:r>
            <w:r w:rsidRPr="00AB4500">
              <w:rPr>
                <w:sz w:val="18"/>
                <w:szCs w:val="18"/>
              </w:rPr>
              <w:t>and A</w:t>
            </w:r>
            <w:r>
              <w:rPr>
                <w:sz w:val="18"/>
                <w:szCs w:val="18"/>
              </w:rPr>
              <w:t>10</w:t>
            </w:r>
            <w:r w:rsidRPr="00AB4500">
              <w:rPr>
                <w:sz w:val="18"/>
                <w:szCs w:val="18"/>
              </w:rPr>
              <w:t xml:space="preserve"> </w:t>
            </w:r>
            <w:ins w:id="1111" w:author="Markstrum, Alexis@Energy" w:date="2021-10-27T14:55:00Z">
              <w:r w:rsidR="003F6160">
                <w:rPr>
                  <w:sz w:val="18"/>
                  <w:szCs w:val="18"/>
                </w:rPr>
                <w:t xml:space="preserve">or </w:t>
              </w:r>
              <w:del w:id="1112" w:author="Alhabibi, Haider@Energy" w:date="2022-01-25T16:39:00Z">
                <w:r w:rsidR="003F6160" w:rsidDel="00A72721">
                  <w:rPr>
                    <w:sz w:val="18"/>
                    <w:szCs w:val="18"/>
                  </w:rPr>
                  <w:delText>C</w:delText>
                </w:r>
              </w:del>
            </w:ins>
            <w:ins w:id="1113" w:author="Alhabibi, Haider@Energy" w:date="2022-01-25T16:39:00Z">
              <w:r w:rsidR="00A72721">
                <w:rPr>
                  <w:sz w:val="18"/>
                  <w:szCs w:val="18"/>
                </w:rPr>
                <w:t>A2-</w:t>
              </w:r>
            </w:ins>
            <w:ins w:id="1114" w:author="Markstrum, Alexis@Energy" w:date="2021-10-27T14:55:00Z">
              <w:r w:rsidR="003F6160">
                <w:rPr>
                  <w:sz w:val="18"/>
                  <w:szCs w:val="18"/>
                </w:rPr>
                <w:t xml:space="preserve">07 </w:t>
              </w:r>
            </w:ins>
            <w:r w:rsidRPr="00AB4500">
              <w:rPr>
                <w:sz w:val="18"/>
                <w:szCs w:val="18"/>
              </w:rPr>
              <w:t xml:space="preserve">= </w:t>
            </w:r>
            <w:r w:rsidRPr="00AB4500">
              <w:rPr>
                <w:rFonts w:cstheme="minorHAnsi"/>
                <w:sz w:val="18"/>
                <w:szCs w:val="18"/>
              </w:rPr>
              <w:t>Standard Distribution System, then value =</w:t>
            </w:r>
            <w:r w:rsidRPr="00AB4500">
              <w:rPr>
                <w:sz w:val="18"/>
                <w:szCs w:val="18"/>
              </w:rPr>
              <w:t xml:space="preserve"> (G03*0.4)</w:t>
            </w:r>
            <w:r w:rsidRPr="00AB4500" w:rsidDel="00975464">
              <w:rPr>
                <w:sz w:val="18"/>
                <w:szCs w:val="18"/>
              </w:rPr>
              <w:t xml:space="preserve"> </w:t>
            </w:r>
            <w:r>
              <w:rPr>
                <w:sz w:val="18"/>
                <w:szCs w:val="18"/>
              </w:rPr>
              <w:t>+</w:t>
            </w:r>
            <w:r w:rsidRPr="00AB4500">
              <w:rPr>
                <w:sz w:val="18"/>
                <w:szCs w:val="18"/>
              </w:rPr>
              <w:t>(G04*0.4)</w:t>
            </w:r>
            <w:r w:rsidRPr="00AB4500" w:rsidDel="00975464">
              <w:rPr>
                <w:sz w:val="18"/>
                <w:szCs w:val="18"/>
              </w:rPr>
              <w:t xml:space="preserve"> </w:t>
            </w:r>
            <w:r>
              <w:rPr>
                <w:sz w:val="18"/>
                <w:szCs w:val="18"/>
              </w:rPr>
              <w:t>+</w:t>
            </w:r>
            <w:r w:rsidRPr="00AB4500">
              <w:rPr>
                <w:sz w:val="18"/>
                <w:szCs w:val="18"/>
              </w:rPr>
              <w:t>(G05*0.2);</w:t>
            </w:r>
          </w:p>
          <w:p w14:paraId="0FF4D734" w14:textId="17C5E8E0" w:rsidR="001C1D69" w:rsidRPr="00AB4500" w:rsidRDefault="001C1D69" w:rsidP="001C1D69">
            <w:pPr>
              <w:spacing w:after="0" w:line="240" w:lineRule="auto"/>
              <w:rPr>
                <w:sz w:val="18"/>
                <w:szCs w:val="18"/>
              </w:rPr>
            </w:pPr>
            <w:r w:rsidRPr="00AB4500">
              <w:rPr>
                <w:sz w:val="18"/>
                <w:szCs w:val="18"/>
              </w:rPr>
              <w:t>else if A</w:t>
            </w:r>
            <w:r>
              <w:rPr>
                <w:sz w:val="18"/>
                <w:szCs w:val="18"/>
              </w:rPr>
              <w:t>10</w:t>
            </w:r>
            <w:r w:rsidRPr="00AB4500">
              <w:rPr>
                <w:sz w:val="18"/>
                <w:szCs w:val="18"/>
              </w:rPr>
              <w:t xml:space="preserve"> </w:t>
            </w:r>
            <w:ins w:id="1115" w:author="Alhabibi, Haider@Energy" w:date="2022-01-03T21:19:00Z">
              <w:r w:rsidR="008D7929">
                <w:rPr>
                  <w:sz w:val="18"/>
                  <w:szCs w:val="18"/>
                </w:rPr>
                <w:t xml:space="preserve">or </w:t>
              </w:r>
            </w:ins>
            <w:ins w:id="1116" w:author="Alhabibi, Haider@Energy" w:date="2022-01-25T16:39:00Z">
              <w:r w:rsidR="00A72721">
                <w:rPr>
                  <w:sz w:val="18"/>
                  <w:szCs w:val="18"/>
                </w:rPr>
                <w:t>A2-</w:t>
              </w:r>
            </w:ins>
            <w:ins w:id="1117" w:author="Alhabibi, Haider@Energy" w:date="2022-01-03T21:19:00Z">
              <w:r w:rsidR="008D7929">
                <w:rPr>
                  <w:sz w:val="18"/>
                  <w:szCs w:val="18"/>
                </w:rPr>
                <w:t xml:space="preserve">07 </w:t>
              </w:r>
            </w:ins>
            <w:r w:rsidRPr="00AB4500">
              <w:rPr>
                <w:sz w:val="18"/>
                <w:szCs w:val="18"/>
              </w:rPr>
              <w:t xml:space="preserve">= </w:t>
            </w:r>
            <w:r w:rsidRPr="00AB4500">
              <w:rPr>
                <w:rFonts w:cstheme="minorHAnsi"/>
                <w:sz w:val="18"/>
                <w:szCs w:val="18"/>
              </w:rPr>
              <w:t xml:space="preserve">Demand Recirculation Manual Control, then value = </w:t>
            </w:r>
            <w:ins w:id="1118" w:author="Markstrum, Alexis@Energy" w:date="2021-10-21T11:41:00Z">
              <w:r w:rsidR="00A31D9D">
                <w:rPr>
                  <w:rFonts w:cstheme="minorHAnsi"/>
                  <w:sz w:val="18"/>
                  <w:szCs w:val="18"/>
                </w:rPr>
                <w:t>I</w:t>
              </w:r>
            </w:ins>
            <w:del w:id="1119" w:author="Markstrum, Alexis@Energy" w:date="2021-10-21T11:41:00Z">
              <w:r w:rsidRPr="00AB4500" w:rsidDel="00A31D9D">
                <w:rPr>
                  <w:rFonts w:cstheme="minorHAnsi"/>
                  <w:sz w:val="18"/>
                  <w:szCs w:val="18"/>
                </w:rPr>
                <w:delText>G</w:delText>
              </w:r>
            </w:del>
            <w:r w:rsidRPr="00AB4500">
              <w:rPr>
                <w:rFonts w:cstheme="minorHAnsi"/>
                <w:sz w:val="18"/>
                <w:szCs w:val="18"/>
              </w:rPr>
              <w:t>05&gt;&gt;</w:t>
            </w:r>
          </w:p>
        </w:tc>
        <w:tc>
          <w:tcPr>
            <w:tcW w:w="1350" w:type="dxa"/>
          </w:tcPr>
          <w:p w14:paraId="3EF0A8BA" w14:textId="7D347260" w:rsidR="001C1D69" w:rsidRDefault="001C1D69" w:rsidP="001C1D69">
            <w:pPr>
              <w:spacing w:after="0" w:line="240" w:lineRule="auto"/>
              <w:rPr>
                <w:rFonts w:cstheme="minorHAnsi"/>
                <w:sz w:val="18"/>
                <w:szCs w:val="18"/>
              </w:rPr>
            </w:pPr>
            <w:r w:rsidRPr="005828AE">
              <w:rPr>
                <w:rFonts w:cstheme="minorHAnsi"/>
                <w:sz w:val="18"/>
                <w:szCs w:val="18"/>
              </w:rPr>
              <w:t xml:space="preserve">&lt;&lt; Reference Value from </w:t>
            </w:r>
            <w:del w:id="1120" w:author="Tam, Danny@Energy" w:date="2022-02-28T15:09:00Z">
              <w:r w:rsidRPr="005828AE" w:rsidDel="00FF4E23">
                <w:rPr>
                  <w:rFonts w:cstheme="minorHAnsi"/>
                  <w:sz w:val="18"/>
                  <w:szCs w:val="18"/>
                </w:rPr>
                <w:delText>CF1R</w:delText>
              </w:r>
            </w:del>
            <w:ins w:id="1121" w:author="Tam, Danny@Energy" w:date="2022-02-28T15:09:00Z">
              <w:r w:rsidR="00FF4E23">
                <w:rPr>
                  <w:rFonts w:cstheme="minorHAnsi"/>
                  <w:sz w:val="18"/>
                  <w:szCs w:val="18"/>
                </w:rPr>
                <w:t>NRCC</w:t>
              </w:r>
            </w:ins>
            <w:r w:rsidRPr="005828AE">
              <w:rPr>
                <w:rFonts w:cstheme="minorHAnsi"/>
                <w:sz w:val="18"/>
                <w:szCs w:val="18"/>
              </w:rPr>
              <w:t>-</w:t>
            </w:r>
            <w:r w:rsidRPr="00621545">
              <w:rPr>
                <w:rFonts w:cstheme="minorHAnsi"/>
                <w:sz w:val="18"/>
                <w:szCs w:val="18"/>
              </w:rPr>
              <w:t>PRF</w:t>
            </w:r>
            <w:r>
              <w:rPr>
                <w:rFonts w:cstheme="minorHAnsi"/>
                <w:sz w:val="18"/>
                <w:szCs w:val="18"/>
              </w:rPr>
              <w:t>;</w:t>
            </w:r>
            <w:r w:rsidRPr="005828AE">
              <w:rPr>
                <w:rFonts w:cstheme="minorHAnsi"/>
                <w:sz w:val="18"/>
                <w:szCs w:val="18"/>
              </w:rPr>
              <w:t xml:space="preserve"> </w:t>
            </w:r>
          </w:p>
          <w:p w14:paraId="4AAA5335" w14:textId="477B2516" w:rsidR="001C1D69" w:rsidRDefault="001C1D69" w:rsidP="001C1D69">
            <w:pPr>
              <w:spacing w:after="0" w:line="240" w:lineRule="auto"/>
              <w:rPr>
                <w:sz w:val="18"/>
                <w:szCs w:val="18"/>
              </w:rPr>
            </w:pPr>
            <w:r w:rsidRPr="005828AE">
              <w:rPr>
                <w:rFonts w:cstheme="minorHAnsi"/>
                <w:sz w:val="18"/>
                <w:szCs w:val="18"/>
              </w:rPr>
              <w:t>Else if prescriptive compliance</w:t>
            </w:r>
            <w:r w:rsidR="0021138F">
              <w:rPr>
                <w:rFonts w:cstheme="minorHAnsi"/>
                <w:sz w:val="18"/>
                <w:szCs w:val="18"/>
              </w:rPr>
              <w:t xml:space="preserve"> or not in the XML</w:t>
            </w:r>
            <w:r w:rsidRPr="005828AE">
              <w:rPr>
                <w:rFonts w:cstheme="minorHAnsi"/>
                <w:sz w:val="18"/>
                <w:szCs w:val="18"/>
              </w:rPr>
              <w:t xml:space="preserve">, </w:t>
            </w:r>
            <w:r>
              <w:rPr>
                <w:sz w:val="18"/>
                <w:szCs w:val="18"/>
              </w:rPr>
              <w:t>value</w:t>
            </w:r>
            <w:r w:rsidRPr="00CB5461">
              <w:rPr>
                <w:sz w:val="18"/>
                <w:szCs w:val="18"/>
              </w:rPr>
              <w:t xml:space="preserve"> = </w:t>
            </w:r>
          </w:p>
          <w:p w14:paraId="3185C24F" w14:textId="6794D2FE" w:rsidR="001C1D69" w:rsidRPr="00E303B7" w:rsidRDefault="001C1D69" w:rsidP="001C1D69">
            <w:pPr>
              <w:spacing w:after="0" w:line="240" w:lineRule="auto"/>
              <w:rPr>
                <w:sz w:val="18"/>
                <w:szCs w:val="18"/>
              </w:rPr>
            </w:pPr>
            <w:r>
              <w:rPr>
                <w:sz w:val="18"/>
                <w:szCs w:val="18"/>
              </w:rPr>
              <w:t>(</w:t>
            </w:r>
            <w:r w:rsidRPr="00CB5461">
              <w:rPr>
                <w:sz w:val="18"/>
                <w:szCs w:val="18"/>
              </w:rPr>
              <w:t>(a+b *CFA)/n</w:t>
            </w:r>
            <w:r>
              <w:rPr>
                <w:sz w:val="18"/>
                <w:szCs w:val="18"/>
              </w:rPr>
              <w:t>) &gt;&gt;</w:t>
            </w:r>
          </w:p>
          <w:p w14:paraId="737C2943" w14:textId="77777777" w:rsidR="001C1D69" w:rsidRPr="00AB4500" w:rsidRDefault="001C1D69" w:rsidP="001C1D69">
            <w:pPr>
              <w:spacing w:after="0"/>
              <w:rPr>
                <w:i/>
                <w:sz w:val="18"/>
                <w:szCs w:val="18"/>
              </w:rPr>
            </w:pPr>
            <w:r w:rsidRPr="00AB4500">
              <w:rPr>
                <w:i/>
                <w:sz w:val="18"/>
                <w:szCs w:val="18"/>
              </w:rPr>
              <w:t>Where:</w:t>
            </w:r>
          </w:p>
          <w:p w14:paraId="7D47E400" w14:textId="77777777" w:rsidR="001C1D69" w:rsidRPr="00AB4500" w:rsidRDefault="001C1D69" w:rsidP="001C1D69">
            <w:pPr>
              <w:spacing w:after="0" w:line="240" w:lineRule="auto"/>
              <w:rPr>
                <w:i/>
                <w:sz w:val="18"/>
                <w:szCs w:val="18"/>
              </w:rPr>
            </w:pPr>
            <w:r w:rsidRPr="00AB4500">
              <w:rPr>
                <w:i/>
                <w:sz w:val="18"/>
                <w:szCs w:val="18"/>
              </w:rPr>
              <w:t>a, b = Qualification distance coefficients from Table 4.4.6-2 below,</w:t>
            </w:r>
          </w:p>
          <w:p w14:paraId="4A02CD29" w14:textId="6014DA57" w:rsidR="001C1D69" w:rsidRPr="00AB4500" w:rsidRDefault="001C1D69" w:rsidP="001C1D69">
            <w:pPr>
              <w:spacing w:after="0" w:line="240" w:lineRule="auto"/>
              <w:rPr>
                <w:i/>
                <w:sz w:val="18"/>
                <w:szCs w:val="18"/>
              </w:rPr>
            </w:pPr>
            <w:r w:rsidRPr="00AB4500">
              <w:rPr>
                <w:i/>
                <w:sz w:val="18"/>
                <w:szCs w:val="18"/>
              </w:rPr>
              <w:t>CFA = Conditioned floor area of the dwelling unit (ft</w:t>
            </w:r>
            <w:r w:rsidRPr="00AB4500">
              <w:rPr>
                <w:i/>
                <w:sz w:val="18"/>
                <w:szCs w:val="18"/>
                <w:vertAlign w:val="superscript"/>
              </w:rPr>
              <w:t>2</w:t>
            </w:r>
            <w:r w:rsidRPr="00AB4500">
              <w:rPr>
                <w:i/>
                <w:sz w:val="18"/>
                <w:szCs w:val="18"/>
              </w:rPr>
              <w:t xml:space="preserve">) from </w:t>
            </w:r>
            <w:del w:id="1122" w:author="Tam, Danny@Energy" w:date="2022-02-28T15:09:00Z">
              <w:r w:rsidRPr="00AB4500" w:rsidDel="00FF4E23">
                <w:rPr>
                  <w:i/>
                  <w:sz w:val="18"/>
                  <w:szCs w:val="18"/>
                </w:rPr>
                <w:delText>CF1R</w:delText>
              </w:r>
            </w:del>
            <w:ins w:id="1123" w:author="Tam, Danny@Energy" w:date="2022-02-28T15:09:00Z">
              <w:r w:rsidR="00FF4E23">
                <w:rPr>
                  <w:i/>
                  <w:sz w:val="18"/>
                  <w:szCs w:val="18"/>
                </w:rPr>
                <w:t>NRCC</w:t>
              </w:r>
            </w:ins>
            <w:r w:rsidRPr="00AB4500">
              <w:rPr>
                <w:i/>
                <w:sz w:val="18"/>
                <w:szCs w:val="18"/>
              </w:rPr>
              <w:t>, and</w:t>
            </w:r>
          </w:p>
          <w:p w14:paraId="68856CCB" w14:textId="6E98B04D" w:rsidR="001C1D69" w:rsidRPr="00AB4500" w:rsidRDefault="001C1D69" w:rsidP="001C1D69">
            <w:pPr>
              <w:spacing w:after="0" w:line="240" w:lineRule="auto"/>
              <w:rPr>
                <w:i/>
                <w:sz w:val="18"/>
                <w:szCs w:val="18"/>
              </w:rPr>
            </w:pPr>
            <w:r w:rsidRPr="00AB4500">
              <w:rPr>
                <w:i/>
                <w:sz w:val="18"/>
                <w:szCs w:val="18"/>
              </w:rPr>
              <w:t xml:space="preserve">n = Number of water heaters in the dwelling unit from </w:t>
            </w:r>
            <w:r>
              <w:rPr>
                <w:i/>
                <w:sz w:val="18"/>
                <w:szCs w:val="18"/>
              </w:rPr>
              <w:t>A</w:t>
            </w:r>
            <w:r w:rsidRPr="00AB4500">
              <w:rPr>
                <w:i/>
                <w:sz w:val="18"/>
                <w:szCs w:val="18"/>
              </w:rPr>
              <w:t>0</w:t>
            </w:r>
            <w:r>
              <w:rPr>
                <w:i/>
                <w:sz w:val="18"/>
                <w:szCs w:val="18"/>
              </w:rPr>
              <w:t>5</w:t>
            </w:r>
            <w:ins w:id="1124" w:author="Alhabibi, Haider@Energy" w:date="2022-01-25T16:40:00Z">
              <w:r w:rsidR="00A252E9">
                <w:rPr>
                  <w:i/>
                  <w:sz w:val="18"/>
                  <w:szCs w:val="18"/>
                </w:rPr>
                <w:t xml:space="preserve"> or A2-04</w:t>
              </w:r>
            </w:ins>
            <w:r>
              <w:rPr>
                <w:i/>
                <w:sz w:val="18"/>
                <w:szCs w:val="18"/>
              </w:rPr>
              <w:t xml:space="preserve"> </w:t>
            </w:r>
            <w:r w:rsidRPr="00AB4500">
              <w:rPr>
                <w:i/>
                <w:sz w:val="18"/>
                <w:szCs w:val="18"/>
              </w:rPr>
              <w:t>(unitless).</w:t>
            </w:r>
          </w:p>
          <w:p w14:paraId="61AB8BD9" w14:textId="77777777" w:rsidR="001C1D69" w:rsidRPr="00AB4500" w:rsidRDefault="001C1D69" w:rsidP="001C1D69">
            <w:pPr>
              <w:spacing w:after="0" w:line="240" w:lineRule="auto"/>
              <w:rPr>
                <w:sz w:val="18"/>
                <w:szCs w:val="18"/>
              </w:rPr>
            </w:pPr>
            <w:r w:rsidRPr="00AB4500">
              <w:rPr>
                <w:rFonts w:cstheme="minorHAnsi"/>
                <w:sz w:val="18"/>
                <w:szCs w:val="18"/>
                <w:highlight w:val="yellow"/>
              </w:rPr>
              <w:t xml:space="preserve"> </w:t>
            </w:r>
          </w:p>
        </w:tc>
        <w:tc>
          <w:tcPr>
            <w:tcW w:w="1260" w:type="dxa"/>
          </w:tcPr>
          <w:p w14:paraId="30441B41" w14:textId="1B09130D" w:rsidR="001C1D69" w:rsidRPr="001C31FC" w:rsidRDefault="001C1D69" w:rsidP="001C1D69">
            <w:pPr>
              <w:spacing w:after="0" w:line="240" w:lineRule="auto"/>
              <w:rPr>
                <w:rFonts w:cstheme="minorHAnsi"/>
                <w:sz w:val="18"/>
                <w:szCs w:val="18"/>
              </w:rPr>
            </w:pPr>
            <w:r w:rsidRPr="001C31FC">
              <w:rPr>
                <w:rFonts w:cstheme="minorHAnsi"/>
                <w:sz w:val="18"/>
                <w:szCs w:val="18"/>
              </w:rPr>
              <w:t xml:space="preserve">&lt;&lt;Reference value from </w:t>
            </w:r>
            <w:del w:id="1125" w:author="Tam, Danny@Energy" w:date="2022-02-28T15:09:00Z">
              <w:r w:rsidRPr="001C31FC" w:rsidDel="00FF4E23">
                <w:rPr>
                  <w:rFonts w:cstheme="minorHAnsi"/>
                  <w:sz w:val="18"/>
                  <w:szCs w:val="18"/>
                </w:rPr>
                <w:delText>CF1R</w:delText>
              </w:r>
            </w:del>
            <w:ins w:id="1126" w:author="Tam, Danny@Energy" w:date="2022-02-28T15:09:00Z">
              <w:r w:rsidR="00FF4E23">
                <w:rPr>
                  <w:rFonts w:cstheme="minorHAnsi"/>
                  <w:sz w:val="18"/>
                  <w:szCs w:val="18"/>
                </w:rPr>
                <w:t>NRCC</w:t>
              </w:r>
            </w:ins>
            <w:r w:rsidRPr="001C31FC">
              <w:rPr>
                <w:rFonts w:cstheme="minorHAnsi"/>
                <w:sz w:val="18"/>
                <w:szCs w:val="18"/>
              </w:rPr>
              <w:t>-</w:t>
            </w:r>
            <w:r w:rsidRPr="00621545">
              <w:rPr>
                <w:rFonts w:cstheme="minorHAnsi"/>
                <w:sz w:val="18"/>
                <w:szCs w:val="18"/>
              </w:rPr>
              <w:t>PRF</w:t>
            </w:r>
            <w:r w:rsidRPr="001C31FC">
              <w:rPr>
                <w:rFonts w:cstheme="minorHAnsi"/>
                <w:sz w:val="18"/>
                <w:szCs w:val="18"/>
              </w:rPr>
              <w:t xml:space="preserve">; </w:t>
            </w:r>
          </w:p>
          <w:p w14:paraId="58DB3B63" w14:textId="3FD66913" w:rsidR="001C1D69" w:rsidRPr="005828AE" w:rsidRDefault="001C1D69" w:rsidP="001C1D69">
            <w:pPr>
              <w:spacing w:after="0" w:line="240" w:lineRule="auto"/>
              <w:rPr>
                <w:rFonts w:cstheme="minorHAnsi"/>
                <w:sz w:val="18"/>
                <w:szCs w:val="18"/>
              </w:rPr>
            </w:pPr>
            <w:r w:rsidRPr="001C31FC">
              <w:rPr>
                <w:rFonts w:cstheme="minorHAnsi"/>
                <w:sz w:val="18"/>
                <w:szCs w:val="18"/>
              </w:rPr>
              <w:t>elseif prescriptive, then value = n/a&gt;&gt;</w:t>
            </w:r>
          </w:p>
        </w:tc>
        <w:tc>
          <w:tcPr>
            <w:tcW w:w="1350" w:type="dxa"/>
          </w:tcPr>
          <w:p w14:paraId="1F89DD4A" w14:textId="5918B3F9" w:rsidR="001C1D69" w:rsidRDefault="001C1D69" w:rsidP="001C1D69">
            <w:pPr>
              <w:spacing w:after="0"/>
              <w:rPr>
                <w:sz w:val="18"/>
                <w:szCs w:val="18"/>
              </w:rPr>
            </w:pPr>
            <w:r>
              <w:rPr>
                <w:rFonts w:cstheme="minorHAnsi"/>
                <w:sz w:val="18"/>
                <w:szCs w:val="18"/>
              </w:rPr>
              <w:t>&lt;&lt;</w:t>
            </w:r>
            <w:r w:rsidR="00245336">
              <w:rPr>
                <w:rFonts w:cstheme="minorHAnsi"/>
                <w:sz w:val="18"/>
                <w:szCs w:val="18"/>
              </w:rPr>
              <w:t>Calculated v</w:t>
            </w:r>
            <w:r>
              <w:rPr>
                <w:rFonts w:cstheme="minorHAnsi"/>
                <w:sz w:val="18"/>
                <w:szCs w:val="18"/>
              </w:rPr>
              <w:t xml:space="preserve">alue = </w:t>
            </w:r>
            <w:r w:rsidRPr="00AA14A8">
              <w:rPr>
                <w:sz w:val="18"/>
                <w:szCs w:val="18"/>
              </w:rPr>
              <w:t>0.3 + 0.4 * (</w:t>
            </w:r>
            <w:r>
              <w:rPr>
                <w:sz w:val="18"/>
                <w:szCs w:val="18"/>
              </w:rPr>
              <w:t>G</w:t>
            </w:r>
            <w:r w:rsidRPr="00AA14A8">
              <w:rPr>
                <w:sz w:val="18"/>
                <w:szCs w:val="18"/>
              </w:rPr>
              <w:t>06/</w:t>
            </w:r>
            <w:r>
              <w:rPr>
                <w:sz w:val="18"/>
                <w:szCs w:val="18"/>
              </w:rPr>
              <w:t>G</w:t>
            </w:r>
            <w:r w:rsidRPr="00AA14A8">
              <w:rPr>
                <w:sz w:val="18"/>
                <w:szCs w:val="18"/>
              </w:rPr>
              <w:t>07),</w:t>
            </w:r>
            <w:r>
              <w:rPr>
                <w:sz w:val="18"/>
                <w:szCs w:val="18"/>
              </w:rPr>
              <w:t xml:space="preserve"> if performance, value must be </w:t>
            </w:r>
            <w:r>
              <w:rPr>
                <w:rFonts w:cstheme="minorHAnsi"/>
                <w:sz w:val="18"/>
                <w:szCs w:val="18"/>
              </w:rPr>
              <w:t>≤</w:t>
            </w:r>
            <w:r>
              <w:rPr>
                <w:sz w:val="18"/>
                <w:szCs w:val="18"/>
              </w:rPr>
              <w:t xml:space="preserve"> G08; </w:t>
            </w:r>
          </w:p>
          <w:p w14:paraId="12D9655C" w14:textId="06FB1C21" w:rsidR="001C1D69" w:rsidRPr="005828AE" w:rsidRDefault="001C1D69" w:rsidP="001C1D69">
            <w:pPr>
              <w:spacing w:after="0" w:line="240" w:lineRule="auto"/>
              <w:rPr>
                <w:rFonts w:cstheme="minorHAnsi"/>
                <w:sz w:val="18"/>
                <w:szCs w:val="18"/>
              </w:rPr>
            </w:pPr>
            <w:r>
              <w:rPr>
                <w:sz w:val="18"/>
                <w:szCs w:val="18"/>
              </w:rPr>
              <w:t xml:space="preserve">elseif prescriptive, value must be </w:t>
            </w:r>
            <w:r>
              <w:rPr>
                <w:rFonts w:cstheme="minorHAnsi"/>
                <w:sz w:val="18"/>
                <w:szCs w:val="18"/>
              </w:rPr>
              <w:t xml:space="preserve">≤ </w:t>
            </w:r>
            <w:r>
              <w:rPr>
                <w:sz w:val="18"/>
                <w:szCs w:val="18"/>
              </w:rPr>
              <w:t>0.7 &gt;&gt;</w:t>
            </w:r>
          </w:p>
        </w:tc>
      </w:tr>
      <w:tr w:rsidR="00BB3633" w:rsidRPr="00D37C06" w14:paraId="0FAC6841" w14:textId="25F918CB" w:rsidTr="00BB3633">
        <w:tc>
          <w:tcPr>
            <w:tcW w:w="980" w:type="dxa"/>
            <w:gridSpan w:val="2"/>
            <w:tcBorders>
              <w:bottom w:val="single" w:sz="4" w:space="0" w:color="000000"/>
            </w:tcBorders>
          </w:tcPr>
          <w:p w14:paraId="44C1B4AB" w14:textId="77777777" w:rsidR="001C1D69" w:rsidRPr="00D37C06" w:rsidRDefault="001C1D69" w:rsidP="001C1D69">
            <w:pPr>
              <w:spacing w:after="0"/>
              <w:rPr>
                <w:sz w:val="20"/>
                <w:szCs w:val="20"/>
              </w:rPr>
            </w:pPr>
          </w:p>
        </w:tc>
        <w:tc>
          <w:tcPr>
            <w:tcW w:w="972" w:type="dxa"/>
            <w:tcBorders>
              <w:bottom w:val="single" w:sz="4" w:space="0" w:color="000000"/>
            </w:tcBorders>
          </w:tcPr>
          <w:p w14:paraId="563CDF4F" w14:textId="77777777" w:rsidR="001C1D69" w:rsidRPr="00D37C06" w:rsidRDefault="001C1D69" w:rsidP="001C1D69">
            <w:pPr>
              <w:spacing w:after="0"/>
              <w:rPr>
                <w:sz w:val="20"/>
                <w:szCs w:val="20"/>
              </w:rPr>
            </w:pPr>
          </w:p>
        </w:tc>
        <w:tc>
          <w:tcPr>
            <w:tcW w:w="1260" w:type="dxa"/>
            <w:tcBorders>
              <w:bottom w:val="single" w:sz="4" w:space="0" w:color="000000"/>
            </w:tcBorders>
          </w:tcPr>
          <w:p w14:paraId="784FB5B5" w14:textId="77777777" w:rsidR="001C1D69" w:rsidRPr="00D37C06" w:rsidRDefault="001C1D69" w:rsidP="001C1D69">
            <w:pPr>
              <w:spacing w:after="0"/>
              <w:rPr>
                <w:sz w:val="20"/>
                <w:szCs w:val="20"/>
              </w:rPr>
            </w:pPr>
          </w:p>
        </w:tc>
        <w:tc>
          <w:tcPr>
            <w:tcW w:w="1260" w:type="dxa"/>
            <w:tcBorders>
              <w:bottom w:val="single" w:sz="4" w:space="0" w:color="000000"/>
            </w:tcBorders>
          </w:tcPr>
          <w:p w14:paraId="24FAE30E" w14:textId="77777777" w:rsidR="001C1D69" w:rsidRPr="00D37C06" w:rsidRDefault="001C1D69" w:rsidP="001C1D69">
            <w:pPr>
              <w:spacing w:after="0"/>
              <w:rPr>
                <w:sz w:val="20"/>
                <w:szCs w:val="20"/>
              </w:rPr>
            </w:pPr>
          </w:p>
        </w:tc>
        <w:tc>
          <w:tcPr>
            <w:tcW w:w="1260" w:type="dxa"/>
            <w:tcBorders>
              <w:bottom w:val="single" w:sz="4" w:space="0" w:color="000000"/>
            </w:tcBorders>
          </w:tcPr>
          <w:p w14:paraId="47E56521" w14:textId="77777777" w:rsidR="001C1D69" w:rsidRPr="00D37C06" w:rsidRDefault="001C1D69" w:rsidP="001C1D69">
            <w:pPr>
              <w:spacing w:after="0"/>
              <w:rPr>
                <w:sz w:val="20"/>
                <w:szCs w:val="20"/>
              </w:rPr>
            </w:pPr>
          </w:p>
        </w:tc>
        <w:tc>
          <w:tcPr>
            <w:tcW w:w="1170" w:type="dxa"/>
            <w:tcBorders>
              <w:bottom w:val="single" w:sz="4" w:space="0" w:color="000000"/>
            </w:tcBorders>
          </w:tcPr>
          <w:p w14:paraId="4665830C" w14:textId="77777777" w:rsidR="001C1D69" w:rsidRPr="00D37C06" w:rsidRDefault="001C1D69" w:rsidP="001C1D69">
            <w:pPr>
              <w:spacing w:after="0"/>
              <w:rPr>
                <w:sz w:val="20"/>
                <w:szCs w:val="20"/>
              </w:rPr>
            </w:pPr>
          </w:p>
        </w:tc>
        <w:tc>
          <w:tcPr>
            <w:tcW w:w="1350" w:type="dxa"/>
            <w:tcBorders>
              <w:bottom w:val="single" w:sz="4" w:space="0" w:color="000000"/>
            </w:tcBorders>
          </w:tcPr>
          <w:p w14:paraId="3F6137F4" w14:textId="77777777" w:rsidR="001C1D69" w:rsidRPr="00D37C06" w:rsidRDefault="001C1D69" w:rsidP="001C1D69">
            <w:pPr>
              <w:spacing w:after="0"/>
              <w:rPr>
                <w:sz w:val="20"/>
                <w:szCs w:val="20"/>
              </w:rPr>
            </w:pPr>
          </w:p>
        </w:tc>
        <w:tc>
          <w:tcPr>
            <w:tcW w:w="1260" w:type="dxa"/>
            <w:tcBorders>
              <w:bottom w:val="single" w:sz="4" w:space="0" w:color="000000"/>
            </w:tcBorders>
          </w:tcPr>
          <w:p w14:paraId="2BA51216" w14:textId="77777777" w:rsidR="001C1D69" w:rsidRPr="00D37C06" w:rsidRDefault="001C1D69" w:rsidP="001C1D69">
            <w:pPr>
              <w:spacing w:after="0"/>
              <w:rPr>
                <w:sz w:val="20"/>
                <w:szCs w:val="20"/>
              </w:rPr>
            </w:pPr>
          </w:p>
        </w:tc>
        <w:tc>
          <w:tcPr>
            <w:tcW w:w="1350" w:type="dxa"/>
            <w:tcBorders>
              <w:bottom w:val="single" w:sz="4" w:space="0" w:color="000000"/>
            </w:tcBorders>
          </w:tcPr>
          <w:p w14:paraId="6038FA70" w14:textId="77777777" w:rsidR="001C1D69" w:rsidRPr="00D37C06" w:rsidRDefault="001C1D69" w:rsidP="001C1D69">
            <w:pPr>
              <w:spacing w:after="0"/>
              <w:rPr>
                <w:sz w:val="20"/>
                <w:szCs w:val="20"/>
              </w:rPr>
            </w:pPr>
          </w:p>
        </w:tc>
      </w:tr>
      <w:tr w:rsidR="001C1D69" w14:paraId="201A940E" w14:textId="3D843704" w:rsidTr="004B6B6C">
        <w:trPr>
          <w:trHeight w:val="291"/>
        </w:trPr>
        <w:tc>
          <w:tcPr>
            <w:tcW w:w="445" w:type="dxa"/>
            <w:tcBorders>
              <w:top w:val="single" w:sz="4" w:space="0" w:color="auto"/>
            </w:tcBorders>
          </w:tcPr>
          <w:p w14:paraId="17A7E49C" w14:textId="28A0630B" w:rsidR="001C1D69" w:rsidRPr="00AC2387" w:rsidRDefault="001C1D69" w:rsidP="001C1D69">
            <w:pPr>
              <w:spacing w:after="0"/>
              <w:rPr>
                <w:rFonts w:cstheme="minorHAnsi"/>
                <w:b/>
                <w:sz w:val="20"/>
                <w:szCs w:val="20"/>
              </w:rPr>
            </w:pPr>
            <w:r>
              <w:rPr>
                <w:rFonts w:cstheme="minorHAnsi"/>
                <w:sz w:val="20"/>
                <w:szCs w:val="18"/>
              </w:rPr>
              <w:t>08</w:t>
            </w:r>
          </w:p>
        </w:tc>
        <w:tc>
          <w:tcPr>
            <w:tcW w:w="10417" w:type="dxa"/>
            <w:gridSpan w:val="9"/>
            <w:tcBorders>
              <w:top w:val="single" w:sz="4" w:space="0" w:color="auto"/>
            </w:tcBorders>
          </w:tcPr>
          <w:p w14:paraId="143F5AD0" w14:textId="3052C082" w:rsidR="001C1D69" w:rsidRPr="004B5988" w:rsidRDefault="001C1D69" w:rsidP="001C1D69">
            <w:pPr>
              <w:spacing w:after="0"/>
              <w:rPr>
                <w:rFonts w:cstheme="minorHAnsi"/>
                <w:sz w:val="18"/>
                <w:szCs w:val="18"/>
              </w:rPr>
            </w:pPr>
            <w:r w:rsidRPr="004B5988">
              <w:rPr>
                <w:rFonts w:cstheme="minorHAnsi"/>
                <w:sz w:val="18"/>
                <w:szCs w:val="18"/>
              </w:rPr>
              <w:t>No hot water piping &gt;1</w:t>
            </w:r>
            <w:r w:rsidRPr="001602AA">
              <w:rPr>
                <w:rFonts w:cstheme="minorHAnsi"/>
                <w:sz w:val="18"/>
                <w:szCs w:val="18"/>
              </w:rPr>
              <w:t xml:space="preserve"> inch</w:t>
            </w:r>
            <w:r w:rsidRPr="004B5988">
              <w:rPr>
                <w:rFonts w:cstheme="minorHAnsi"/>
                <w:sz w:val="18"/>
                <w:szCs w:val="18"/>
              </w:rPr>
              <w:t xml:space="preserve"> diameter is allowed</w:t>
            </w:r>
            <w:r w:rsidRPr="001602AA">
              <w:rPr>
                <w:rFonts w:cstheme="minorHAnsi"/>
                <w:sz w:val="18"/>
                <w:szCs w:val="18"/>
              </w:rPr>
              <w:t>.</w:t>
            </w:r>
          </w:p>
        </w:tc>
      </w:tr>
      <w:tr w:rsidR="001C1D69" w14:paraId="17891BD3" w14:textId="5BE48658" w:rsidTr="004B6B6C">
        <w:trPr>
          <w:trHeight w:val="288"/>
        </w:trPr>
        <w:tc>
          <w:tcPr>
            <w:tcW w:w="445" w:type="dxa"/>
          </w:tcPr>
          <w:p w14:paraId="4BECD1D9" w14:textId="71F049F1" w:rsidR="001C1D69" w:rsidRPr="00AC2387" w:rsidRDefault="001C1D69" w:rsidP="001C1D69">
            <w:pPr>
              <w:spacing w:after="0"/>
              <w:rPr>
                <w:rFonts w:cstheme="minorHAnsi"/>
                <w:b/>
                <w:sz w:val="20"/>
                <w:szCs w:val="20"/>
              </w:rPr>
            </w:pPr>
            <w:r>
              <w:rPr>
                <w:rFonts w:cstheme="minorHAnsi"/>
                <w:sz w:val="20"/>
                <w:szCs w:val="18"/>
              </w:rPr>
              <w:t>09</w:t>
            </w:r>
          </w:p>
        </w:tc>
        <w:tc>
          <w:tcPr>
            <w:tcW w:w="10417" w:type="dxa"/>
            <w:gridSpan w:val="9"/>
          </w:tcPr>
          <w:p w14:paraId="6902CAFD" w14:textId="204C7F69" w:rsidR="001C1D69" w:rsidRPr="004B5988" w:rsidRDefault="001C1D69" w:rsidP="001C1D69">
            <w:pPr>
              <w:spacing w:after="0"/>
              <w:rPr>
                <w:rFonts w:cstheme="minorHAnsi"/>
                <w:sz w:val="18"/>
                <w:szCs w:val="18"/>
              </w:rPr>
            </w:pPr>
            <w:r w:rsidRPr="004B5988">
              <w:rPr>
                <w:rFonts w:cstheme="minorHAnsi"/>
                <w:sz w:val="18"/>
                <w:szCs w:val="18"/>
              </w:rPr>
              <w:t>Length of 1 inch diameter piping is limited to 8 f</w:t>
            </w:r>
            <w:r w:rsidRPr="002456C7">
              <w:rPr>
                <w:rFonts w:cstheme="minorHAnsi"/>
                <w:sz w:val="18"/>
                <w:szCs w:val="18"/>
              </w:rPr>
              <w:t>eet or less</w:t>
            </w:r>
            <w:r w:rsidRPr="001602AA">
              <w:rPr>
                <w:rFonts w:cstheme="minorHAnsi"/>
                <w:sz w:val="18"/>
                <w:szCs w:val="18"/>
              </w:rPr>
              <w:t>.</w:t>
            </w:r>
          </w:p>
        </w:tc>
      </w:tr>
      <w:tr w:rsidR="001C1D69" w14:paraId="68906DC7" w14:textId="02C1BE8E" w:rsidTr="004B6B6C">
        <w:trPr>
          <w:trHeight w:val="288"/>
        </w:trPr>
        <w:tc>
          <w:tcPr>
            <w:tcW w:w="445" w:type="dxa"/>
          </w:tcPr>
          <w:p w14:paraId="1D2D543F" w14:textId="31E366AB" w:rsidR="001C1D69" w:rsidRPr="00AC2387" w:rsidRDefault="001C1D69" w:rsidP="001C1D69">
            <w:pPr>
              <w:spacing w:after="0"/>
              <w:rPr>
                <w:rFonts w:cstheme="minorHAnsi"/>
                <w:b/>
                <w:sz w:val="20"/>
                <w:szCs w:val="20"/>
              </w:rPr>
            </w:pPr>
            <w:r>
              <w:rPr>
                <w:rFonts w:cstheme="minorHAnsi"/>
                <w:sz w:val="20"/>
                <w:szCs w:val="18"/>
              </w:rPr>
              <w:t>10</w:t>
            </w:r>
          </w:p>
        </w:tc>
        <w:tc>
          <w:tcPr>
            <w:tcW w:w="10417" w:type="dxa"/>
            <w:gridSpan w:val="9"/>
          </w:tcPr>
          <w:p w14:paraId="5DB80628" w14:textId="1EFD3F2A" w:rsidR="001C1D69" w:rsidRPr="004B5988" w:rsidRDefault="001C1D69" w:rsidP="001C1D69">
            <w:pPr>
              <w:spacing w:after="0"/>
              <w:rPr>
                <w:rFonts w:cstheme="minorHAnsi"/>
                <w:sz w:val="18"/>
                <w:szCs w:val="18"/>
              </w:rPr>
            </w:pPr>
            <w:r w:rsidRPr="004B5988">
              <w:rPr>
                <w:rFonts w:cstheme="minorHAnsi"/>
                <w:sz w:val="18"/>
                <w:szCs w:val="18"/>
              </w:rPr>
              <w:t>Two and three story buildings cannot have hot water distribution piping in the attic, unless the water heater is also located in the attic.</w:t>
            </w:r>
          </w:p>
        </w:tc>
      </w:tr>
      <w:tr w:rsidR="001C1D69" w14:paraId="5DB97DDA" w14:textId="6F8186FF" w:rsidTr="004B6B6C">
        <w:trPr>
          <w:trHeight w:val="288"/>
        </w:trPr>
        <w:tc>
          <w:tcPr>
            <w:tcW w:w="445" w:type="dxa"/>
          </w:tcPr>
          <w:p w14:paraId="1DCB269F" w14:textId="531D5FC3" w:rsidR="001C1D69" w:rsidRPr="00AC2387" w:rsidRDefault="001C1D69" w:rsidP="001C1D69">
            <w:pPr>
              <w:spacing w:after="0"/>
              <w:rPr>
                <w:rFonts w:cstheme="minorHAnsi"/>
                <w:b/>
                <w:sz w:val="20"/>
                <w:szCs w:val="20"/>
              </w:rPr>
            </w:pPr>
            <w:r>
              <w:rPr>
                <w:rFonts w:cstheme="minorHAnsi"/>
                <w:sz w:val="20"/>
                <w:szCs w:val="18"/>
              </w:rPr>
              <w:t>11</w:t>
            </w:r>
          </w:p>
        </w:tc>
        <w:tc>
          <w:tcPr>
            <w:tcW w:w="10417" w:type="dxa"/>
            <w:gridSpan w:val="9"/>
          </w:tcPr>
          <w:p w14:paraId="5724CE49" w14:textId="40348C0F" w:rsidR="001C1D69" w:rsidRPr="004B5988" w:rsidRDefault="001C1D69" w:rsidP="001C1D69">
            <w:pPr>
              <w:spacing w:after="0"/>
              <w:rPr>
                <w:rFonts w:cstheme="minorHAnsi"/>
                <w:sz w:val="18"/>
                <w:szCs w:val="18"/>
              </w:rPr>
            </w:pPr>
            <w:r w:rsidRPr="004B5988">
              <w:rPr>
                <w:rFonts w:cstheme="minorHAnsi"/>
                <w:sz w:val="18"/>
                <w:szCs w:val="18"/>
              </w:rPr>
              <w:t>Eligible recirculating systems must be HERS-Verified Demand Recirculation: Manual Control conforming to RA4.4.17.</w:t>
            </w:r>
          </w:p>
        </w:tc>
      </w:tr>
      <w:tr w:rsidR="001C1D69" w14:paraId="70BD58E3" w14:textId="09B5328D" w:rsidTr="004B6B6C">
        <w:tc>
          <w:tcPr>
            <w:tcW w:w="10862" w:type="dxa"/>
            <w:gridSpan w:val="10"/>
          </w:tcPr>
          <w:p w14:paraId="07610991" w14:textId="30437BD6" w:rsidR="001C1D69" w:rsidRPr="00236F4B" w:rsidRDefault="001C1D69" w:rsidP="001C1D69">
            <w:pPr>
              <w:spacing w:after="0"/>
              <w:rPr>
                <w:rFonts w:cstheme="minorHAnsi"/>
                <w:b/>
                <w:sz w:val="18"/>
                <w:szCs w:val="20"/>
              </w:rPr>
            </w:pPr>
            <w:r w:rsidRPr="00236F4B">
              <w:rPr>
                <w:rFonts w:cstheme="minorHAnsi"/>
                <w:b/>
                <w:sz w:val="18"/>
                <w:szCs w:val="20"/>
              </w:rPr>
              <w:t>The responsible person’s signature on this compliance document affirms that all applicable requirements in this table have been met.</w:t>
            </w:r>
          </w:p>
        </w:tc>
      </w:tr>
    </w:tbl>
    <w:p w14:paraId="4B1F9674" w14:textId="4F9920F3" w:rsidR="00B843FA" w:rsidRDefault="00B843FA">
      <w:pPr>
        <w:spacing w:after="0" w:line="240" w:lineRule="auto"/>
        <w:rPr>
          <w:rFonts w:asciiTheme="minorHAnsi" w:hAnsiTheme="minorHAnsi" w:cstheme="minorHAnsi"/>
          <w:sz w:val="18"/>
          <w:szCs w:val="18"/>
        </w:rPr>
      </w:pPr>
    </w:p>
    <w:tbl>
      <w:tblPr>
        <w:tblStyle w:val="TableGrid"/>
        <w:tblW w:w="10975" w:type="dxa"/>
        <w:tblLayout w:type="fixed"/>
        <w:tblLook w:val="04A0" w:firstRow="1" w:lastRow="0" w:firstColumn="1" w:lastColumn="0" w:noHBand="0" w:noVBand="1"/>
      </w:tblPr>
      <w:tblGrid>
        <w:gridCol w:w="980"/>
        <w:gridCol w:w="1085"/>
        <w:gridCol w:w="1260"/>
        <w:gridCol w:w="1260"/>
        <w:gridCol w:w="1260"/>
        <w:gridCol w:w="1260"/>
        <w:gridCol w:w="1350"/>
        <w:gridCol w:w="1260"/>
        <w:gridCol w:w="1260"/>
      </w:tblGrid>
      <w:tr w:rsidR="002027EC" w:rsidRPr="00352318" w14:paraId="29291855" w14:textId="739AFF49" w:rsidTr="004B6B6C">
        <w:trPr>
          <w:trHeight w:val="530"/>
        </w:trPr>
        <w:tc>
          <w:tcPr>
            <w:tcW w:w="10975" w:type="dxa"/>
            <w:gridSpan w:val="9"/>
          </w:tcPr>
          <w:p w14:paraId="0B018382" w14:textId="79AB4CA2" w:rsidR="002027EC" w:rsidRPr="00352318" w:rsidRDefault="002027EC" w:rsidP="00352318">
            <w:pPr>
              <w:spacing w:after="0" w:line="240" w:lineRule="auto"/>
              <w:rPr>
                <w:rFonts w:asciiTheme="minorHAnsi" w:hAnsiTheme="minorHAnsi" w:cstheme="minorHAnsi"/>
                <w:b/>
                <w:sz w:val="18"/>
                <w:szCs w:val="18"/>
              </w:rPr>
            </w:pPr>
            <w:r>
              <w:rPr>
                <w:rFonts w:asciiTheme="minorHAnsi" w:hAnsiTheme="minorHAnsi" w:cstheme="minorHAnsi"/>
                <w:b/>
                <w:sz w:val="18"/>
                <w:szCs w:val="18"/>
              </w:rPr>
              <w:t>H</w:t>
            </w:r>
            <w:r w:rsidRPr="00352318">
              <w:rPr>
                <w:rFonts w:asciiTheme="minorHAnsi" w:hAnsiTheme="minorHAnsi" w:cstheme="minorHAnsi"/>
                <w:b/>
                <w:sz w:val="18"/>
                <w:szCs w:val="18"/>
              </w:rPr>
              <w:t>. Compact Hot Water Distribution (CHWDS) (RA4.4.6)</w:t>
            </w:r>
          </w:p>
          <w:p w14:paraId="541EDC1B" w14:textId="77777777" w:rsidR="002027EC" w:rsidRDefault="002027EC" w:rsidP="00975E71">
            <w:pPr>
              <w:spacing w:after="0" w:line="240" w:lineRule="auto"/>
              <w:rPr>
                <w:rFonts w:cstheme="minorHAnsi"/>
                <w:sz w:val="20"/>
                <w:szCs w:val="20"/>
              </w:rPr>
            </w:pPr>
            <w:r>
              <w:rPr>
                <w:rFonts w:cstheme="minorHAnsi"/>
                <w:sz w:val="20"/>
                <w:szCs w:val="20"/>
              </w:rPr>
              <w:t xml:space="preserve">For dwelling units with multiple systems, enter the master bath distance and kitchen distance </w:t>
            </w:r>
            <w:r w:rsidRPr="00F6062F">
              <w:rPr>
                <w:rFonts w:cstheme="minorHAnsi"/>
                <w:sz w:val="20"/>
                <w:szCs w:val="20"/>
              </w:rPr>
              <w:t>to the closest water heater, and enter the average of the furthest fixture to each water heater.</w:t>
            </w:r>
          </w:p>
          <w:p w14:paraId="1C407A79" w14:textId="108EE262" w:rsidR="002027EC" w:rsidRDefault="002027EC" w:rsidP="00352318">
            <w:pPr>
              <w:spacing w:after="0" w:line="240" w:lineRule="auto"/>
              <w:rPr>
                <w:rFonts w:asciiTheme="minorHAnsi" w:hAnsiTheme="minorHAnsi" w:cstheme="minorHAnsi"/>
                <w:b/>
                <w:sz w:val="18"/>
                <w:szCs w:val="18"/>
              </w:rPr>
            </w:pPr>
            <w:r>
              <w:rPr>
                <w:rFonts w:cstheme="minorHAnsi"/>
                <w:sz w:val="20"/>
                <w:szCs w:val="20"/>
              </w:rPr>
              <w:lastRenderedPageBreak/>
              <w:t>&lt;&lt; Require one row of data, reporting the longest distances, for each dwelling unit identified in Section B</w:t>
            </w:r>
            <w:ins w:id="1127" w:author="Markstrum, Alexis@Energy" w:date="2021-10-21T11:38:00Z">
              <w:r w:rsidR="00FD3495">
                <w:rPr>
                  <w:rFonts w:cstheme="minorHAnsi"/>
                  <w:sz w:val="20"/>
                  <w:szCs w:val="20"/>
                </w:rPr>
                <w:t xml:space="preserve"> or </w:t>
              </w:r>
              <w:del w:id="1128" w:author="Alhabibi, Haider@Energy" w:date="2022-01-25T16:44:00Z">
                <w:r w:rsidR="00FD3495" w:rsidDel="004172FC">
                  <w:rPr>
                    <w:rFonts w:cstheme="minorHAnsi"/>
                    <w:sz w:val="20"/>
                    <w:szCs w:val="20"/>
                  </w:rPr>
                  <w:delText>D</w:delText>
                </w:r>
              </w:del>
            </w:ins>
            <w:ins w:id="1129" w:author="Alhabibi, Haider@Energy" w:date="2022-01-25T16:44:00Z">
              <w:r w:rsidR="004172FC">
                <w:rPr>
                  <w:rFonts w:cstheme="minorHAnsi"/>
                  <w:sz w:val="20"/>
                  <w:szCs w:val="20"/>
                </w:rPr>
                <w:t>B2</w:t>
              </w:r>
            </w:ins>
            <w:r>
              <w:rPr>
                <w:rFonts w:cstheme="minorHAnsi"/>
                <w:sz w:val="20"/>
                <w:szCs w:val="20"/>
              </w:rPr>
              <w:t xml:space="preserve">. with B11 </w:t>
            </w:r>
            <w:ins w:id="1130" w:author="Markstrum, Alexis@Energy" w:date="2021-10-21T11:38:00Z">
              <w:r w:rsidR="00FD3495">
                <w:rPr>
                  <w:rFonts w:cstheme="minorHAnsi"/>
                  <w:sz w:val="20"/>
                  <w:szCs w:val="20"/>
                </w:rPr>
                <w:t xml:space="preserve">or </w:t>
              </w:r>
              <w:del w:id="1131" w:author="Alhabibi, Haider@Energy" w:date="2022-01-25T16:44:00Z">
                <w:r w:rsidR="00FD3495" w:rsidDel="004172FC">
                  <w:rPr>
                    <w:rFonts w:cstheme="minorHAnsi"/>
                    <w:sz w:val="20"/>
                    <w:szCs w:val="20"/>
                  </w:rPr>
                  <w:delText>D</w:delText>
                </w:r>
              </w:del>
            </w:ins>
            <w:ins w:id="1132" w:author="Alhabibi, Haider@Energy" w:date="2022-01-25T16:44:00Z">
              <w:r w:rsidR="004172FC">
                <w:rPr>
                  <w:rFonts w:cstheme="minorHAnsi"/>
                  <w:sz w:val="20"/>
                  <w:szCs w:val="20"/>
                </w:rPr>
                <w:t>B2-</w:t>
              </w:r>
            </w:ins>
            <w:ins w:id="1133" w:author="Markstrum, Alexis@Energy" w:date="2021-10-21T11:38:00Z">
              <w:r w:rsidR="00FD3495">
                <w:rPr>
                  <w:rFonts w:cstheme="minorHAnsi"/>
                  <w:sz w:val="20"/>
                  <w:szCs w:val="20"/>
                </w:rPr>
                <w:t xml:space="preserve">08 </w:t>
              </w:r>
            </w:ins>
            <w:r>
              <w:rPr>
                <w:rFonts w:cstheme="minorHAnsi"/>
                <w:sz w:val="20"/>
                <w:szCs w:val="20"/>
              </w:rPr>
              <w:t xml:space="preserve">= Basic. If no dwelling in B11 </w:t>
            </w:r>
            <w:ins w:id="1134" w:author="Markstrum, Alexis@Energy" w:date="2021-10-21T11:38:00Z">
              <w:r w:rsidR="00FD3495">
                <w:rPr>
                  <w:rFonts w:cstheme="minorHAnsi"/>
                  <w:sz w:val="20"/>
                  <w:szCs w:val="20"/>
                </w:rPr>
                <w:t xml:space="preserve">or </w:t>
              </w:r>
              <w:del w:id="1135" w:author="Alhabibi, Haider@Energy" w:date="2022-01-25T16:43:00Z">
                <w:r w:rsidR="00FD3495" w:rsidDel="004172FC">
                  <w:rPr>
                    <w:rFonts w:cstheme="minorHAnsi"/>
                    <w:sz w:val="20"/>
                    <w:szCs w:val="20"/>
                  </w:rPr>
                  <w:delText>D</w:delText>
                </w:r>
              </w:del>
            </w:ins>
            <w:ins w:id="1136" w:author="Alhabibi, Haider@Energy" w:date="2022-01-25T16:43:00Z">
              <w:r w:rsidR="004172FC">
                <w:rPr>
                  <w:rFonts w:cstheme="minorHAnsi"/>
                  <w:sz w:val="20"/>
                  <w:szCs w:val="20"/>
                </w:rPr>
                <w:t>B2-</w:t>
              </w:r>
            </w:ins>
            <w:ins w:id="1137" w:author="Markstrum, Alexis@Energy" w:date="2021-10-21T11:38:00Z">
              <w:r w:rsidR="00FD3495">
                <w:rPr>
                  <w:rFonts w:cstheme="minorHAnsi"/>
                  <w:sz w:val="20"/>
                  <w:szCs w:val="20"/>
                </w:rPr>
                <w:t xml:space="preserve">08 </w:t>
              </w:r>
            </w:ins>
            <w:r>
              <w:rPr>
                <w:rFonts w:cstheme="minorHAnsi"/>
                <w:sz w:val="20"/>
                <w:szCs w:val="20"/>
              </w:rPr>
              <w:t>= Basic, then display section header and standard “This section does not apply” message&gt;&gt;</w:t>
            </w:r>
          </w:p>
        </w:tc>
      </w:tr>
      <w:tr w:rsidR="002027EC" w:rsidRPr="00352318" w14:paraId="3FF536DA" w14:textId="496AE5D0" w:rsidTr="002027EC">
        <w:tc>
          <w:tcPr>
            <w:tcW w:w="980" w:type="dxa"/>
            <w:vAlign w:val="center"/>
          </w:tcPr>
          <w:p w14:paraId="28974C52" w14:textId="77777777" w:rsidR="002027EC" w:rsidRPr="00352318" w:rsidRDefault="002027EC" w:rsidP="004D3E46">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lastRenderedPageBreak/>
              <w:t>01</w:t>
            </w:r>
          </w:p>
        </w:tc>
        <w:tc>
          <w:tcPr>
            <w:tcW w:w="1085" w:type="dxa"/>
            <w:vAlign w:val="center"/>
          </w:tcPr>
          <w:p w14:paraId="4F57BEA7" w14:textId="77777777" w:rsidR="002027EC" w:rsidRPr="00352318" w:rsidRDefault="002027EC" w:rsidP="004D3E46">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02</w:t>
            </w:r>
          </w:p>
        </w:tc>
        <w:tc>
          <w:tcPr>
            <w:tcW w:w="1260" w:type="dxa"/>
            <w:vAlign w:val="center"/>
          </w:tcPr>
          <w:p w14:paraId="7439F6D7" w14:textId="77777777" w:rsidR="002027EC" w:rsidRPr="00352318" w:rsidRDefault="002027EC" w:rsidP="004D3E46">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03</w:t>
            </w:r>
          </w:p>
        </w:tc>
        <w:tc>
          <w:tcPr>
            <w:tcW w:w="1260" w:type="dxa"/>
            <w:vAlign w:val="center"/>
          </w:tcPr>
          <w:p w14:paraId="6EBF7EB4" w14:textId="77777777" w:rsidR="002027EC" w:rsidRPr="00352318" w:rsidRDefault="002027EC" w:rsidP="004D3E46">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04</w:t>
            </w:r>
          </w:p>
        </w:tc>
        <w:tc>
          <w:tcPr>
            <w:tcW w:w="1260" w:type="dxa"/>
            <w:vAlign w:val="center"/>
          </w:tcPr>
          <w:p w14:paraId="436CAF1C" w14:textId="77777777" w:rsidR="002027EC" w:rsidRPr="00352318" w:rsidRDefault="002027EC" w:rsidP="004D3E46">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05</w:t>
            </w:r>
          </w:p>
        </w:tc>
        <w:tc>
          <w:tcPr>
            <w:tcW w:w="1260" w:type="dxa"/>
            <w:vAlign w:val="center"/>
          </w:tcPr>
          <w:p w14:paraId="3B86986B" w14:textId="77777777" w:rsidR="002027EC" w:rsidRPr="00352318" w:rsidRDefault="002027EC" w:rsidP="004D3E46">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06</w:t>
            </w:r>
          </w:p>
        </w:tc>
        <w:tc>
          <w:tcPr>
            <w:tcW w:w="1350" w:type="dxa"/>
            <w:vAlign w:val="center"/>
          </w:tcPr>
          <w:p w14:paraId="35921325" w14:textId="77777777" w:rsidR="002027EC" w:rsidRPr="00352318" w:rsidRDefault="002027EC" w:rsidP="004D3E46">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07</w:t>
            </w:r>
          </w:p>
        </w:tc>
        <w:tc>
          <w:tcPr>
            <w:tcW w:w="1260" w:type="dxa"/>
          </w:tcPr>
          <w:p w14:paraId="21331F28" w14:textId="1EECE201" w:rsidR="002027EC" w:rsidRPr="00352318" w:rsidRDefault="002027EC" w:rsidP="004D3E4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08</w:t>
            </w:r>
          </w:p>
        </w:tc>
        <w:tc>
          <w:tcPr>
            <w:tcW w:w="1260" w:type="dxa"/>
          </w:tcPr>
          <w:p w14:paraId="24FF3488" w14:textId="6169459E" w:rsidR="002027EC" w:rsidRPr="00352318" w:rsidRDefault="002027EC" w:rsidP="004D3E4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09</w:t>
            </w:r>
          </w:p>
        </w:tc>
      </w:tr>
      <w:tr w:rsidR="002027EC" w:rsidRPr="00352318" w14:paraId="24EEA366" w14:textId="4A1AEE8B" w:rsidTr="002027EC">
        <w:tc>
          <w:tcPr>
            <w:tcW w:w="980" w:type="dxa"/>
            <w:vAlign w:val="bottom"/>
          </w:tcPr>
          <w:p w14:paraId="3D461CD1" w14:textId="709CA1FA" w:rsidR="002027EC" w:rsidRPr="00352318" w:rsidRDefault="002027EC" w:rsidP="002027EC">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Dwelling</w:t>
            </w:r>
            <w:r w:rsidRPr="00352318">
              <w:rPr>
                <w:rFonts w:asciiTheme="minorHAnsi" w:hAnsiTheme="minorHAnsi" w:cstheme="minorHAnsi"/>
                <w:sz w:val="18"/>
                <w:szCs w:val="18"/>
              </w:rPr>
              <w:t xml:space="preserve"> Name</w:t>
            </w:r>
          </w:p>
        </w:tc>
        <w:tc>
          <w:tcPr>
            <w:tcW w:w="1085" w:type="dxa"/>
            <w:vAlign w:val="bottom"/>
          </w:tcPr>
          <w:p w14:paraId="45CC4CAD" w14:textId="77777777" w:rsidR="002027EC" w:rsidRPr="00352318" w:rsidRDefault="002027EC" w:rsidP="002027EC">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Number of Stories</w:t>
            </w:r>
          </w:p>
        </w:tc>
        <w:tc>
          <w:tcPr>
            <w:tcW w:w="1260" w:type="dxa"/>
            <w:vAlign w:val="bottom"/>
          </w:tcPr>
          <w:p w14:paraId="49A65F04" w14:textId="77777777"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Master Bath distance of furthest fixture to Water Heater in feet</w:t>
            </w:r>
          </w:p>
        </w:tc>
        <w:tc>
          <w:tcPr>
            <w:tcW w:w="1260" w:type="dxa"/>
            <w:vAlign w:val="bottom"/>
          </w:tcPr>
          <w:p w14:paraId="0E97F1F3" w14:textId="77777777"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Kitchen distance from furthest fixture to Water Heater in feet</w:t>
            </w:r>
          </w:p>
        </w:tc>
        <w:tc>
          <w:tcPr>
            <w:tcW w:w="1260" w:type="dxa"/>
            <w:vAlign w:val="bottom"/>
          </w:tcPr>
          <w:p w14:paraId="7629B46A" w14:textId="09BC59D5"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Furthest Third furthest fixture to Water Heater in feet</w:t>
            </w:r>
            <w:r>
              <w:rPr>
                <w:rFonts w:asciiTheme="minorHAnsi" w:hAnsiTheme="minorHAnsi" w:cstheme="minorHAnsi"/>
                <w:sz w:val="18"/>
                <w:szCs w:val="18"/>
              </w:rPr>
              <w:t xml:space="preserve"> </w:t>
            </w:r>
            <w:r>
              <w:rPr>
                <w:rFonts w:cstheme="minorHAnsi"/>
                <w:sz w:val="18"/>
                <w:szCs w:val="20"/>
              </w:rPr>
              <w:t>(Avg for multiple water heaters)</w:t>
            </w:r>
          </w:p>
        </w:tc>
        <w:tc>
          <w:tcPr>
            <w:tcW w:w="1260" w:type="dxa"/>
            <w:vAlign w:val="bottom"/>
          </w:tcPr>
          <w:p w14:paraId="38FB4F1A" w14:textId="77777777"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Weighted Distance</w:t>
            </w:r>
          </w:p>
        </w:tc>
        <w:tc>
          <w:tcPr>
            <w:tcW w:w="1350" w:type="dxa"/>
            <w:vAlign w:val="bottom"/>
          </w:tcPr>
          <w:p w14:paraId="1C167762" w14:textId="77777777"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Qualification Distance</w:t>
            </w:r>
          </w:p>
        </w:tc>
        <w:tc>
          <w:tcPr>
            <w:tcW w:w="1260" w:type="dxa"/>
            <w:vAlign w:val="bottom"/>
          </w:tcPr>
          <w:p w14:paraId="3A151305" w14:textId="0119BD68" w:rsidR="002027EC" w:rsidRPr="00352318" w:rsidRDefault="002027EC" w:rsidP="002027EC">
            <w:pPr>
              <w:spacing w:after="0" w:line="240" w:lineRule="auto"/>
              <w:rPr>
                <w:rFonts w:asciiTheme="minorHAnsi" w:hAnsiTheme="minorHAnsi" w:cstheme="minorHAnsi"/>
                <w:sz w:val="18"/>
                <w:szCs w:val="18"/>
              </w:rPr>
            </w:pPr>
            <w:r>
              <w:rPr>
                <w:rFonts w:cstheme="minorHAnsi"/>
                <w:sz w:val="18"/>
              </w:rPr>
              <w:t>Design Compactness Factor</w:t>
            </w:r>
          </w:p>
        </w:tc>
        <w:tc>
          <w:tcPr>
            <w:tcW w:w="1260" w:type="dxa"/>
            <w:vAlign w:val="bottom"/>
          </w:tcPr>
          <w:p w14:paraId="063E2191" w14:textId="5383ED03" w:rsidR="002027EC" w:rsidRPr="00352318" w:rsidRDefault="002027EC" w:rsidP="002027EC">
            <w:pPr>
              <w:spacing w:after="0" w:line="240" w:lineRule="auto"/>
              <w:rPr>
                <w:rFonts w:asciiTheme="minorHAnsi" w:hAnsiTheme="minorHAnsi" w:cstheme="minorHAnsi"/>
                <w:sz w:val="18"/>
                <w:szCs w:val="18"/>
              </w:rPr>
            </w:pPr>
            <w:r>
              <w:rPr>
                <w:rFonts w:cstheme="minorHAnsi"/>
                <w:sz w:val="18"/>
              </w:rPr>
              <w:t>Calculated Compactness Factor</w:t>
            </w:r>
          </w:p>
        </w:tc>
      </w:tr>
      <w:tr w:rsidR="002027EC" w:rsidRPr="00352318" w14:paraId="0538310C" w14:textId="02A189C8" w:rsidTr="002027EC">
        <w:trPr>
          <w:trHeight w:val="305"/>
        </w:trPr>
        <w:tc>
          <w:tcPr>
            <w:tcW w:w="980" w:type="dxa"/>
          </w:tcPr>
          <w:p w14:paraId="71FF4DC1" w14:textId="006C9DA2"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&lt;&lt;Reference value from A01</w:t>
            </w:r>
            <w:ins w:id="1138" w:author="Markstrum, Alexis@Energy" w:date="2021-10-21T11:40:00Z">
              <w:r w:rsidR="00181EE0">
                <w:rPr>
                  <w:rFonts w:asciiTheme="minorHAnsi" w:hAnsiTheme="minorHAnsi" w:cstheme="minorHAnsi"/>
                  <w:sz w:val="18"/>
                  <w:szCs w:val="18"/>
                </w:rPr>
                <w:t xml:space="preserve"> or </w:t>
              </w:r>
              <w:del w:id="1139" w:author="Alhabibi, Haider@Energy" w:date="2022-01-25T16:44:00Z">
                <w:r w:rsidR="00181EE0" w:rsidDel="00994A2E">
                  <w:rPr>
                    <w:rFonts w:asciiTheme="minorHAnsi" w:hAnsiTheme="minorHAnsi" w:cstheme="minorHAnsi"/>
                    <w:sz w:val="18"/>
                    <w:szCs w:val="18"/>
                  </w:rPr>
                  <w:delText>C</w:delText>
                </w:r>
              </w:del>
            </w:ins>
            <w:ins w:id="1140" w:author="Alhabibi, Haider@Energy" w:date="2022-01-25T16:44:00Z">
              <w:r w:rsidR="00994A2E">
                <w:rPr>
                  <w:rFonts w:asciiTheme="minorHAnsi" w:hAnsiTheme="minorHAnsi" w:cstheme="minorHAnsi"/>
                  <w:sz w:val="18"/>
                  <w:szCs w:val="18"/>
                </w:rPr>
                <w:t>A2-</w:t>
              </w:r>
            </w:ins>
            <w:ins w:id="1141" w:author="Markstrum, Alexis@Energy" w:date="2021-10-21T11:40:00Z">
              <w:r w:rsidR="00181EE0">
                <w:rPr>
                  <w:rFonts w:asciiTheme="minorHAnsi" w:hAnsiTheme="minorHAnsi" w:cstheme="minorHAnsi"/>
                  <w:sz w:val="18"/>
                  <w:szCs w:val="18"/>
                </w:rPr>
                <w:t>01</w:t>
              </w:r>
            </w:ins>
            <w:r w:rsidRPr="00352318">
              <w:rPr>
                <w:rFonts w:asciiTheme="minorHAnsi" w:hAnsiTheme="minorHAnsi" w:cstheme="minorHAnsi"/>
                <w:sz w:val="18"/>
                <w:szCs w:val="18"/>
              </w:rPr>
              <w:t>&gt;&gt;</w:t>
            </w:r>
          </w:p>
        </w:tc>
        <w:tc>
          <w:tcPr>
            <w:tcW w:w="1085" w:type="dxa"/>
          </w:tcPr>
          <w:p w14:paraId="6A56CCD0" w14:textId="77777777"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 xml:space="preserve">&lt;&lt;if performance, then value = NA; </w:t>
            </w:r>
          </w:p>
          <w:p w14:paraId="1EFC3064" w14:textId="77777777"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prescriptive, user select from list: 1, 2, 3&gt;&gt;</w:t>
            </w:r>
          </w:p>
        </w:tc>
        <w:tc>
          <w:tcPr>
            <w:tcW w:w="1260" w:type="dxa"/>
          </w:tcPr>
          <w:p w14:paraId="4BD92439" w14:textId="462C8C39"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 xml:space="preserve">&lt;&lt;Reference Value from </w:t>
            </w:r>
            <w:del w:id="1142" w:author="Tam, Danny@Energy" w:date="2022-02-28T15:09:00Z">
              <w:r w:rsidRPr="00352318" w:rsidDel="00FF4E23">
                <w:rPr>
                  <w:rFonts w:asciiTheme="minorHAnsi" w:hAnsiTheme="minorHAnsi" w:cstheme="minorHAnsi"/>
                  <w:sz w:val="18"/>
                  <w:szCs w:val="18"/>
                </w:rPr>
                <w:delText>CF1R</w:delText>
              </w:r>
            </w:del>
            <w:ins w:id="1143" w:author="Tam, Danny@Energy" w:date="2022-02-28T15:09:00Z">
              <w:r w:rsidR="00FF4E23">
                <w:rPr>
                  <w:rFonts w:asciiTheme="minorHAnsi" w:hAnsiTheme="minorHAnsi" w:cstheme="minorHAnsi"/>
                  <w:sz w:val="18"/>
                  <w:szCs w:val="18"/>
                </w:rPr>
                <w:t>NRCC</w:t>
              </w:r>
            </w:ins>
            <w:r w:rsidRPr="00352318">
              <w:rPr>
                <w:rFonts w:asciiTheme="minorHAnsi" w:hAnsiTheme="minorHAnsi" w:cstheme="minorHAnsi"/>
                <w:sz w:val="18"/>
                <w:szCs w:val="18"/>
              </w:rPr>
              <w:t>-</w:t>
            </w:r>
            <w:r w:rsidRPr="00BD3C19">
              <w:rPr>
                <w:rFonts w:asciiTheme="minorHAnsi" w:hAnsiTheme="minorHAnsi" w:cstheme="minorHAnsi"/>
                <w:sz w:val="18"/>
                <w:szCs w:val="18"/>
              </w:rPr>
              <w:t>PRF</w:t>
            </w:r>
            <w:r w:rsidRPr="00352318">
              <w:rPr>
                <w:rFonts w:asciiTheme="minorHAnsi" w:hAnsiTheme="minorHAnsi" w:cstheme="minorHAnsi"/>
                <w:sz w:val="18"/>
                <w:szCs w:val="18"/>
              </w:rPr>
              <w:t xml:space="preserve">; </w:t>
            </w:r>
          </w:p>
          <w:p w14:paraId="644F8BE0" w14:textId="5DF85090"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prescriptive compliance</w:t>
            </w:r>
            <w:r w:rsidR="00596CDF">
              <w:rPr>
                <w:rFonts w:asciiTheme="minorHAnsi" w:hAnsiTheme="minorHAnsi" w:cstheme="minorHAnsi"/>
                <w:sz w:val="18"/>
                <w:szCs w:val="18"/>
              </w:rPr>
              <w:t xml:space="preserve"> or not in the XML</w:t>
            </w:r>
            <w:r w:rsidRPr="00352318">
              <w:rPr>
                <w:rFonts w:asciiTheme="minorHAnsi" w:hAnsiTheme="minorHAnsi" w:cstheme="minorHAnsi"/>
                <w:sz w:val="18"/>
                <w:szCs w:val="18"/>
              </w:rPr>
              <w:t>, user input&gt;&gt;</w:t>
            </w:r>
          </w:p>
        </w:tc>
        <w:tc>
          <w:tcPr>
            <w:tcW w:w="1260" w:type="dxa"/>
          </w:tcPr>
          <w:p w14:paraId="5AB6032A" w14:textId="360C50E2"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 xml:space="preserve">&lt;&lt;Reference Value from </w:t>
            </w:r>
            <w:del w:id="1144" w:author="Tam, Danny@Energy" w:date="2022-02-28T15:09:00Z">
              <w:r w:rsidRPr="00352318" w:rsidDel="00FF4E23">
                <w:rPr>
                  <w:rFonts w:asciiTheme="minorHAnsi" w:hAnsiTheme="minorHAnsi" w:cstheme="minorHAnsi"/>
                  <w:sz w:val="18"/>
                  <w:szCs w:val="18"/>
                </w:rPr>
                <w:delText>CF1R</w:delText>
              </w:r>
            </w:del>
            <w:ins w:id="1145" w:author="Tam, Danny@Energy" w:date="2022-02-28T15:09:00Z">
              <w:r w:rsidR="00FF4E23">
                <w:rPr>
                  <w:rFonts w:asciiTheme="minorHAnsi" w:hAnsiTheme="minorHAnsi" w:cstheme="minorHAnsi"/>
                  <w:sz w:val="18"/>
                  <w:szCs w:val="18"/>
                </w:rPr>
                <w:t>NRCC</w:t>
              </w:r>
            </w:ins>
            <w:r w:rsidRPr="00352318">
              <w:rPr>
                <w:rFonts w:asciiTheme="minorHAnsi" w:hAnsiTheme="minorHAnsi" w:cstheme="minorHAnsi"/>
                <w:sz w:val="18"/>
                <w:szCs w:val="18"/>
              </w:rPr>
              <w:t>-</w:t>
            </w:r>
            <w:r w:rsidRPr="00BD3C19">
              <w:rPr>
                <w:rFonts w:asciiTheme="minorHAnsi" w:hAnsiTheme="minorHAnsi" w:cstheme="minorHAnsi"/>
                <w:sz w:val="18"/>
                <w:szCs w:val="18"/>
              </w:rPr>
              <w:t>PRF</w:t>
            </w:r>
            <w:r w:rsidRPr="00352318">
              <w:rPr>
                <w:rFonts w:asciiTheme="minorHAnsi" w:hAnsiTheme="minorHAnsi" w:cstheme="minorHAnsi"/>
                <w:sz w:val="18"/>
                <w:szCs w:val="18"/>
              </w:rPr>
              <w:t xml:space="preserve">; </w:t>
            </w:r>
          </w:p>
          <w:p w14:paraId="13A44697" w14:textId="0D7CBB65"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prescriptive compliance</w:t>
            </w:r>
            <w:r w:rsidR="00596CDF">
              <w:rPr>
                <w:rFonts w:asciiTheme="minorHAnsi" w:hAnsiTheme="minorHAnsi" w:cstheme="minorHAnsi"/>
                <w:sz w:val="18"/>
                <w:szCs w:val="18"/>
              </w:rPr>
              <w:t xml:space="preserve"> or not in the XML</w:t>
            </w:r>
            <w:r w:rsidRPr="00352318">
              <w:rPr>
                <w:rFonts w:asciiTheme="minorHAnsi" w:hAnsiTheme="minorHAnsi" w:cstheme="minorHAnsi"/>
                <w:sz w:val="18"/>
                <w:szCs w:val="18"/>
              </w:rPr>
              <w:t>, user input&gt;&gt;</w:t>
            </w:r>
          </w:p>
        </w:tc>
        <w:tc>
          <w:tcPr>
            <w:tcW w:w="1260" w:type="dxa"/>
          </w:tcPr>
          <w:p w14:paraId="2034CAA7" w14:textId="1187B057"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 xml:space="preserve">&lt;&lt;Reference Value from </w:t>
            </w:r>
            <w:del w:id="1146" w:author="Tam, Danny@Energy" w:date="2022-02-28T15:09:00Z">
              <w:r w:rsidRPr="00352318" w:rsidDel="00FF4E23">
                <w:rPr>
                  <w:rFonts w:asciiTheme="minorHAnsi" w:hAnsiTheme="minorHAnsi" w:cstheme="minorHAnsi"/>
                  <w:sz w:val="18"/>
                  <w:szCs w:val="18"/>
                </w:rPr>
                <w:delText>CF1R</w:delText>
              </w:r>
            </w:del>
            <w:ins w:id="1147" w:author="Tam, Danny@Energy" w:date="2022-02-28T15:09:00Z">
              <w:r w:rsidR="00FF4E23">
                <w:rPr>
                  <w:rFonts w:asciiTheme="minorHAnsi" w:hAnsiTheme="minorHAnsi" w:cstheme="minorHAnsi"/>
                  <w:sz w:val="18"/>
                  <w:szCs w:val="18"/>
                </w:rPr>
                <w:t>NRCC</w:t>
              </w:r>
            </w:ins>
            <w:r w:rsidRPr="00352318">
              <w:rPr>
                <w:rFonts w:asciiTheme="minorHAnsi" w:hAnsiTheme="minorHAnsi" w:cstheme="minorHAnsi"/>
                <w:sz w:val="18"/>
                <w:szCs w:val="18"/>
              </w:rPr>
              <w:t>-</w:t>
            </w:r>
            <w:r w:rsidRPr="00BD3C19">
              <w:rPr>
                <w:rFonts w:asciiTheme="minorHAnsi" w:hAnsiTheme="minorHAnsi" w:cstheme="minorHAnsi"/>
                <w:sz w:val="18"/>
                <w:szCs w:val="18"/>
              </w:rPr>
              <w:t>PRF</w:t>
            </w:r>
            <w:r w:rsidRPr="00352318">
              <w:rPr>
                <w:rFonts w:asciiTheme="minorHAnsi" w:hAnsiTheme="minorHAnsi" w:cstheme="minorHAnsi"/>
                <w:sz w:val="18"/>
                <w:szCs w:val="18"/>
              </w:rPr>
              <w:t xml:space="preserve">; </w:t>
            </w:r>
          </w:p>
          <w:p w14:paraId="244F1A33" w14:textId="2760C7CC"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prescriptive compliance</w:t>
            </w:r>
            <w:r w:rsidR="00596CDF">
              <w:rPr>
                <w:rFonts w:asciiTheme="minorHAnsi" w:hAnsiTheme="minorHAnsi" w:cstheme="minorHAnsi"/>
                <w:sz w:val="18"/>
                <w:szCs w:val="18"/>
              </w:rPr>
              <w:t xml:space="preserve"> or not in the XML</w:t>
            </w:r>
            <w:r w:rsidRPr="00352318">
              <w:rPr>
                <w:rFonts w:asciiTheme="minorHAnsi" w:hAnsiTheme="minorHAnsi" w:cstheme="minorHAnsi"/>
                <w:sz w:val="18"/>
                <w:szCs w:val="18"/>
              </w:rPr>
              <w:t>, user input&gt;&gt;</w:t>
            </w:r>
          </w:p>
        </w:tc>
        <w:tc>
          <w:tcPr>
            <w:tcW w:w="1260" w:type="dxa"/>
          </w:tcPr>
          <w:p w14:paraId="09ACCC7B" w14:textId="1D84C2F6"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 xml:space="preserve">&lt;&lt;Reference value from </w:t>
            </w:r>
            <w:del w:id="1148" w:author="Tam, Danny@Energy" w:date="2022-02-28T15:09:00Z">
              <w:r w:rsidRPr="00352318" w:rsidDel="00FF4E23">
                <w:rPr>
                  <w:rFonts w:asciiTheme="minorHAnsi" w:hAnsiTheme="minorHAnsi" w:cstheme="minorHAnsi"/>
                  <w:sz w:val="18"/>
                  <w:szCs w:val="18"/>
                </w:rPr>
                <w:delText>CF1R</w:delText>
              </w:r>
            </w:del>
            <w:ins w:id="1149" w:author="Tam, Danny@Energy" w:date="2022-02-28T15:09:00Z">
              <w:r w:rsidR="00FF4E23">
                <w:rPr>
                  <w:rFonts w:asciiTheme="minorHAnsi" w:hAnsiTheme="minorHAnsi" w:cstheme="minorHAnsi"/>
                  <w:sz w:val="18"/>
                  <w:szCs w:val="18"/>
                </w:rPr>
                <w:t>NRCC</w:t>
              </w:r>
            </w:ins>
            <w:r w:rsidRPr="00352318">
              <w:rPr>
                <w:rFonts w:asciiTheme="minorHAnsi" w:hAnsiTheme="minorHAnsi" w:cstheme="minorHAnsi"/>
                <w:sz w:val="18"/>
                <w:szCs w:val="18"/>
              </w:rPr>
              <w:t>-</w:t>
            </w:r>
            <w:r w:rsidRPr="00BD3C19">
              <w:rPr>
                <w:rFonts w:asciiTheme="minorHAnsi" w:hAnsiTheme="minorHAnsi" w:cstheme="minorHAnsi"/>
                <w:sz w:val="18"/>
                <w:szCs w:val="18"/>
              </w:rPr>
              <w:t>PRF</w:t>
            </w:r>
            <w:r w:rsidRPr="00352318">
              <w:rPr>
                <w:rFonts w:asciiTheme="minorHAnsi" w:hAnsiTheme="minorHAnsi" w:cstheme="minorHAnsi"/>
                <w:sz w:val="18"/>
                <w:szCs w:val="18"/>
              </w:rPr>
              <w:t xml:space="preserve">; </w:t>
            </w:r>
          </w:p>
          <w:p w14:paraId="452D35C4" w14:textId="4B6FD312"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prescriptive</w:t>
            </w:r>
            <w:r w:rsidR="00596CDF">
              <w:rPr>
                <w:rFonts w:asciiTheme="minorHAnsi" w:hAnsiTheme="minorHAnsi" w:cstheme="minorHAnsi"/>
                <w:sz w:val="18"/>
                <w:szCs w:val="18"/>
              </w:rPr>
              <w:t xml:space="preserve"> or not in the XML</w:t>
            </w:r>
            <w:r w:rsidRPr="00352318">
              <w:rPr>
                <w:rFonts w:asciiTheme="minorHAnsi" w:hAnsiTheme="minorHAnsi" w:cstheme="minorHAnsi"/>
                <w:sz w:val="18"/>
                <w:szCs w:val="18"/>
              </w:rPr>
              <w:t xml:space="preserve"> and A</w:t>
            </w:r>
            <w:r>
              <w:rPr>
                <w:rFonts w:asciiTheme="minorHAnsi" w:hAnsiTheme="minorHAnsi" w:cstheme="minorHAnsi"/>
                <w:sz w:val="18"/>
                <w:szCs w:val="18"/>
              </w:rPr>
              <w:t>10</w:t>
            </w:r>
            <w:r w:rsidRPr="00352318">
              <w:rPr>
                <w:rFonts w:asciiTheme="minorHAnsi" w:hAnsiTheme="minorHAnsi" w:cstheme="minorHAnsi"/>
                <w:sz w:val="18"/>
                <w:szCs w:val="18"/>
              </w:rPr>
              <w:t xml:space="preserve"> </w:t>
            </w:r>
            <w:ins w:id="1150" w:author="Markstrum, Alexis@Energy" w:date="2021-10-21T11:43:00Z">
              <w:r w:rsidR="00D9470F">
                <w:rPr>
                  <w:rFonts w:asciiTheme="minorHAnsi" w:hAnsiTheme="minorHAnsi" w:cstheme="minorHAnsi"/>
                  <w:sz w:val="18"/>
                  <w:szCs w:val="18"/>
                </w:rPr>
                <w:t xml:space="preserve">or </w:t>
              </w:r>
              <w:del w:id="1151" w:author="Alhabibi, Haider@Energy" w:date="2022-01-25T16:44:00Z">
                <w:r w:rsidR="00D9470F" w:rsidDel="00994A2E">
                  <w:rPr>
                    <w:rFonts w:asciiTheme="minorHAnsi" w:hAnsiTheme="minorHAnsi" w:cstheme="minorHAnsi"/>
                    <w:sz w:val="18"/>
                    <w:szCs w:val="18"/>
                  </w:rPr>
                  <w:delText>C</w:delText>
                </w:r>
              </w:del>
            </w:ins>
            <w:ins w:id="1152" w:author="Alhabibi, Haider@Energy" w:date="2022-01-25T16:44:00Z">
              <w:r w:rsidR="00994A2E">
                <w:rPr>
                  <w:rFonts w:asciiTheme="minorHAnsi" w:hAnsiTheme="minorHAnsi" w:cstheme="minorHAnsi"/>
                  <w:sz w:val="18"/>
                  <w:szCs w:val="18"/>
                </w:rPr>
                <w:t>A2-</w:t>
              </w:r>
            </w:ins>
            <w:ins w:id="1153" w:author="Markstrum, Alexis@Energy" w:date="2021-10-21T11:43:00Z">
              <w:r w:rsidR="00D9470F">
                <w:rPr>
                  <w:rFonts w:asciiTheme="minorHAnsi" w:hAnsiTheme="minorHAnsi" w:cstheme="minorHAnsi"/>
                  <w:sz w:val="18"/>
                  <w:szCs w:val="18"/>
                </w:rPr>
                <w:t>07</w:t>
              </w:r>
            </w:ins>
            <w:r w:rsidRPr="00352318">
              <w:rPr>
                <w:rFonts w:asciiTheme="minorHAnsi" w:hAnsiTheme="minorHAnsi" w:cstheme="minorHAnsi"/>
                <w:sz w:val="18"/>
                <w:szCs w:val="18"/>
              </w:rPr>
              <w:t>= Standard Distribution System, then value = (</w:t>
            </w:r>
            <w:r>
              <w:rPr>
                <w:rFonts w:asciiTheme="minorHAnsi" w:hAnsiTheme="minorHAnsi" w:cstheme="minorHAnsi"/>
                <w:sz w:val="18"/>
                <w:szCs w:val="18"/>
              </w:rPr>
              <w:t>H03*0.4)+(H</w:t>
            </w:r>
            <w:r w:rsidRPr="00352318">
              <w:rPr>
                <w:rFonts w:asciiTheme="minorHAnsi" w:hAnsiTheme="minorHAnsi" w:cstheme="minorHAnsi"/>
                <w:sz w:val="18"/>
                <w:szCs w:val="18"/>
              </w:rPr>
              <w:t>04*0.4)</w:t>
            </w:r>
            <w:r>
              <w:rPr>
                <w:rFonts w:asciiTheme="minorHAnsi" w:hAnsiTheme="minorHAnsi" w:cstheme="minorHAnsi"/>
                <w:sz w:val="18"/>
                <w:szCs w:val="18"/>
              </w:rPr>
              <w:t>+</w:t>
            </w:r>
            <w:r w:rsidRPr="00352318">
              <w:rPr>
                <w:rFonts w:asciiTheme="minorHAnsi" w:hAnsiTheme="minorHAnsi" w:cstheme="minorHAnsi"/>
                <w:sz w:val="18"/>
                <w:szCs w:val="18"/>
              </w:rPr>
              <w:t xml:space="preserve">( </w:t>
            </w:r>
            <w:r>
              <w:rPr>
                <w:rFonts w:asciiTheme="minorHAnsi" w:hAnsiTheme="minorHAnsi" w:cstheme="minorHAnsi"/>
                <w:sz w:val="18"/>
                <w:szCs w:val="18"/>
              </w:rPr>
              <w:t>H</w:t>
            </w:r>
            <w:r w:rsidRPr="00352318">
              <w:rPr>
                <w:rFonts w:asciiTheme="minorHAnsi" w:hAnsiTheme="minorHAnsi" w:cstheme="minorHAnsi"/>
                <w:sz w:val="18"/>
                <w:szCs w:val="18"/>
              </w:rPr>
              <w:t>05*0.2);</w:t>
            </w:r>
          </w:p>
          <w:p w14:paraId="72748B0C" w14:textId="35EF148F"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A</w:t>
            </w:r>
            <w:r>
              <w:rPr>
                <w:rFonts w:asciiTheme="minorHAnsi" w:hAnsiTheme="minorHAnsi" w:cstheme="minorHAnsi"/>
                <w:sz w:val="18"/>
                <w:szCs w:val="18"/>
              </w:rPr>
              <w:t>10</w:t>
            </w:r>
            <w:ins w:id="1154" w:author="Markstrum, Alexis@Energy" w:date="2021-10-21T11:43:00Z">
              <w:r w:rsidR="00D9470F">
                <w:rPr>
                  <w:rFonts w:asciiTheme="minorHAnsi" w:hAnsiTheme="minorHAnsi" w:cstheme="minorHAnsi"/>
                  <w:sz w:val="18"/>
                  <w:szCs w:val="18"/>
                </w:rPr>
                <w:t xml:space="preserve"> or </w:t>
              </w:r>
              <w:del w:id="1155" w:author="Alhabibi, Haider@Energy" w:date="2022-01-25T16:45:00Z">
                <w:r w:rsidR="00D9470F" w:rsidDel="00994A2E">
                  <w:rPr>
                    <w:rFonts w:asciiTheme="minorHAnsi" w:hAnsiTheme="minorHAnsi" w:cstheme="minorHAnsi"/>
                    <w:sz w:val="18"/>
                    <w:szCs w:val="18"/>
                  </w:rPr>
                  <w:delText>C</w:delText>
                </w:r>
              </w:del>
            </w:ins>
            <w:ins w:id="1156" w:author="Alhabibi, Haider@Energy" w:date="2022-01-25T16:45:00Z">
              <w:r w:rsidR="00994A2E">
                <w:rPr>
                  <w:rFonts w:asciiTheme="minorHAnsi" w:hAnsiTheme="minorHAnsi" w:cstheme="minorHAnsi"/>
                  <w:sz w:val="18"/>
                  <w:szCs w:val="18"/>
                </w:rPr>
                <w:t>A2-</w:t>
              </w:r>
            </w:ins>
            <w:ins w:id="1157" w:author="Markstrum, Alexis@Energy" w:date="2021-10-21T11:43:00Z">
              <w:r w:rsidR="00D9470F">
                <w:rPr>
                  <w:rFonts w:asciiTheme="minorHAnsi" w:hAnsiTheme="minorHAnsi" w:cstheme="minorHAnsi"/>
                  <w:sz w:val="18"/>
                  <w:szCs w:val="18"/>
                </w:rPr>
                <w:t>07</w:t>
              </w:r>
            </w:ins>
            <w:r w:rsidRPr="00352318">
              <w:rPr>
                <w:rFonts w:asciiTheme="minorHAnsi" w:hAnsiTheme="minorHAnsi" w:cstheme="minorHAnsi"/>
                <w:sz w:val="18"/>
                <w:szCs w:val="18"/>
              </w:rPr>
              <w:t xml:space="preserve"> = Demand Recirculation Manual Control, then value = </w:t>
            </w:r>
            <w:r>
              <w:rPr>
                <w:rFonts w:asciiTheme="minorHAnsi" w:hAnsiTheme="minorHAnsi" w:cstheme="minorHAnsi"/>
                <w:sz w:val="18"/>
                <w:szCs w:val="18"/>
              </w:rPr>
              <w:t>H</w:t>
            </w:r>
            <w:r w:rsidRPr="00352318">
              <w:rPr>
                <w:rFonts w:asciiTheme="minorHAnsi" w:hAnsiTheme="minorHAnsi" w:cstheme="minorHAnsi"/>
                <w:sz w:val="18"/>
                <w:szCs w:val="18"/>
              </w:rPr>
              <w:t>05&gt;&gt;</w:t>
            </w:r>
          </w:p>
        </w:tc>
        <w:tc>
          <w:tcPr>
            <w:tcW w:w="1350" w:type="dxa"/>
          </w:tcPr>
          <w:p w14:paraId="7C074C4F" w14:textId="09382A8B"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 xml:space="preserve">&lt;&lt; Reference Value from </w:t>
            </w:r>
            <w:del w:id="1158" w:author="Tam, Danny@Energy" w:date="2022-02-28T15:09:00Z">
              <w:r w:rsidRPr="00352318" w:rsidDel="00FF4E23">
                <w:rPr>
                  <w:rFonts w:asciiTheme="minorHAnsi" w:hAnsiTheme="minorHAnsi" w:cstheme="minorHAnsi"/>
                  <w:sz w:val="18"/>
                  <w:szCs w:val="18"/>
                </w:rPr>
                <w:delText>CF1R</w:delText>
              </w:r>
            </w:del>
            <w:ins w:id="1159" w:author="Tam, Danny@Energy" w:date="2022-02-28T15:09:00Z">
              <w:r w:rsidR="00FF4E23">
                <w:rPr>
                  <w:rFonts w:asciiTheme="minorHAnsi" w:hAnsiTheme="minorHAnsi" w:cstheme="minorHAnsi"/>
                  <w:sz w:val="18"/>
                  <w:szCs w:val="18"/>
                </w:rPr>
                <w:t>NRCC</w:t>
              </w:r>
            </w:ins>
            <w:r w:rsidRPr="00352318">
              <w:rPr>
                <w:rFonts w:asciiTheme="minorHAnsi" w:hAnsiTheme="minorHAnsi" w:cstheme="minorHAnsi"/>
                <w:sz w:val="18"/>
                <w:szCs w:val="18"/>
              </w:rPr>
              <w:t>-</w:t>
            </w:r>
            <w:r w:rsidRPr="00BD3C19">
              <w:rPr>
                <w:rFonts w:asciiTheme="minorHAnsi" w:hAnsiTheme="minorHAnsi" w:cstheme="minorHAnsi"/>
                <w:sz w:val="18"/>
                <w:szCs w:val="18"/>
              </w:rPr>
              <w:t>PRF</w:t>
            </w:r>
            <w:r w:rsidRPr="00352318">
              <w:rPr>
                <w:rFonts w:asciiTheme="minorHAnsi" w:hAnsiTheme="minorHAnsi" w:cstheme="minorHAnsi"/>
                <w:sz w:val="18"/>
                <w:szCs w:val="18"/>
              </w:rPr>
              <w:t xml:space="preserve">; </w:t>
            </w:r>
          </w:p>
          <w:p w14:paraId="3F0763C4" w14:textId="16715A5A"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prescriptive compliance</w:t>
            </w:r>
            <w:r w:rsidR="00596CDF">
              <w:rPr>
                <w:rFonts w:asciiTheme="minorHAnsi" w:hAnsiTheme="minorHAnsi" w:cstheme="minorHAnsi"/>
                <w:sz w:val="18"/>
                <w:szCs w:val="18"/>
              </w:rPr>
              <w:t xml:space="preserve"> or not in the XML</w:t>
            </w:r>
            <w:r w:rsidRPr="00352318">
              <w:rPr>
                <w:rFonts w:asciiTheme="minorHAnsi" w:hAnsiTheme="minorHAnsi" w:cstheme="minorHAnsi"/>
                <w:sz w:val="18"/>
                <w:szCs w:val="18"/>
              </w:rPr>
              <w:t xml:space="preserve">, value = </w:t>
            </w:r>
          </w:p>
          <w:p w14:paraId="198B33CB" w14:textId="77777777"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((a+b *CFA)/n) &gt;&gt;</w:t>
            </w:r>
          </w:p>
          <w:p w14:paraId="0C4EA135" w14:textId="77777777" w:rsidR="002027EC" w:rsidRPr="00352318" w:rsidRDefault="002027EC" w:rsidP="002027EC">
            <w:pPr>
              <w:spacing w:after="0" w:line="240" w:lineRule="auto"/>
              <w:rPr>
                <w:rFonts w:asciiTheme="minorHAnsi" w:hAnsiTheme="minorHAnsi" w:cstheme="minorHAnsi"/>
                <w:i/>
                <w:sz w:val="18"/>
                <w:szCs w:val="18"/>
              </w:rPr>
            </w:pPr>
            <w:r w:rsidRPr="00352318">
              <w:rPr>
                <w:rFonts w:asciiTheme="minorHAnsi" w:hAnsiTheme="minorHAnsi" w:cstheme="minorHAnsi"/>
                <w:i/>
                <w:sz w:val="18"/>
                <w:szCs w:val="18"/>
              </w:rPr>
              <w:t>Where:</w:t>
            </w:r>
          </w:p>
          <w:p w14:paraId="3F8B130B" w14:textId="77777777" w:rsidR="002027EC" w:rsidRPr="00352318" w:rsidRDefault="002027EC" w:rsidP="002027EC">
            <w:pPr>
              <w:spacing w:after="0" w:line="240" w:lineRule="auto"/>
              <w:rPr>
                <w:rFonts w:asciiTheme="minorHAnsi" w:hAnsiTheme="minorHAnsi" w:cstheme="minorHAnsi"/>
                <w:i/>
                <w:sz w:val="18"/>
                <w:szCs w:val="18"/>
              </w:rPr>
            </w:pPr>
            <w:r w:rsidRPr="00352318">
              <w:rPr>
                <w:rFonts w:asciiTheme="minorHAnsi" w:hAnsiTheme="minorHAnsi" w:cstheme="minorHAnsi"/>
                <w:i/>
                <w:sz w:val="18"/>
                <w:szCs w:val="18"/>
              </w:rPr>
              <w:t>a, b = Qualification distance coefficients from Table 4.4.6-2 below,</w:t>
            </w:r>
          </w:p>
          <w:p w14:paraId="55666DF4" w14:textId="4AC4BB6F" w:rsidR="002027EC" w:rsidRPr="00352318" w:rsidRDefault="002027EC" w:rsidP="002027EC">
            <w:pPr>
              <w:spacing w:after="0" w:line="240" w:lineRule="auto"/>
              <w:rPr>
                <w:rFonts w:asciiTheme="minorHAnsi" w:hAnsiTheme="minorHAnsi" w:cstheme="minorHAnsi"/>
                <w:i/>
                <w:sz w:val="18"/>
                <w:szCs w:val="18"/>
              </w:rPr>
            </w:pPr>
            <w:r w:rsidRPr="00352318">
              <w:rPr>
                <w:rFonts w:asciiTheme="minorHAnsi" w:hAnsiTheme="minorHAnsi" w:cstheme="minorHAnsi"/>
                <w:i/>
                <w:sz w:val="18"/>
                <w:szCs w:val="18"/>
              </w:rPr>
              <w:t>CFA = Conditioned floor area of the dwelling unit (ft</w:t>
            </w:r>
            <w:r w:rsidRPr="00352318">
              <w:rPr>
                <w:rFonts w:asciiTheme="minorHAnsi" w:hAnsiTheme="minorHAnsi" w:cstheme="minorHAnsi"/>
                <w:i/>
                <w:sz w:val="18"/>
                <w:szCs w:val="18"/>
                <w:vertAlign w:val="superscript"/>
              </w:rPr>
              <w:t>2</w:t>
            </w:r>
            <w:r w:rsidRPr="00352318">
              <w:rPr>
                <w:rFonts w:asciiTheme="minorHAnsi" w:hAnsiTheme="minorHAnsi" w:cstheme="minorHAnsi"/>
                <w:i/>
                <w:sz w:val="18"/>
                <w:szCs w:val="18"/>
              </w:rPr>
              <w:t xml:space="preserve">) from </w:t>
            </w:r>
            <w:del w:id="1160" w:author="Tam, Danny@Energy" w:date="2022-02-28T15:09:00Z">
              <w:r w:rsidRPr="00352318" w:rsidDel="00FF4E23">
                <w:rPr>
                  <w:rFonts w:asciiTheme="minorHAnsi" w:hAnsiTheme="minorHAnsi" w:cstheme="minorHAnsi"/>
                  <w:i/>
                  <w:sz w:val="18"/>
                  <w:szCs w:val="18"/>
                </w:rPr>
                <w:delText>CF1R</w:delText>
              </w:r>
            </w:del>
            <w:ins w:id="1161" w:author="Tam, Danny@Energy" w:date="2022-02-28T15:09:00Z">
              <w:r w:rsidR="00FF4E23">
                <w:rPr>
                  <w:rFonts w:asciiTheme="minorHAnsi" w:hAnsiTheme="minorHAnsi" w:cstheme="minorHAnsi"/>
                  <w:i/>
                  <w:sz w:val="18"/>
                  <w:szCs w:val="18"/>
                </w:rPr>
                <w:t>NRCC</w:t>
              </w:r>
            </w:ins>
            <w:r w:rsidRPr="00352318">
              <w:rPr>
                <w:rFonts w:asciiTheme="minorHAnsi" w:hAnsiTheme="minorHAnsi" w:cstheme="minorHAnsi"/>
                <w:i/>
                <w:sz w:val="18"/>
                <w:szCs w:val="18"/>
              </w:rPr>
              <w:t>, and</w:t>
            </w:r>
          </w:p>
          <w:p w14:paraId="50F29482" w14:textId="2396C716"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i/>
                <w:sz w:val="18"/>
                <w:szCs w:val="18"/>
              </w:rPr>
              <w:t>n = Number of water heaters in the dwelling unit from A0</w:t>
            </w:r>
            <w:r>
              <w:rPr>
                <w:rFonts w:asciiTheme="minorHAnsi" w:hAnsiTheme="minorHAnsi" w:cstheme="minorHAnsi"/>
                <w:i/>
                <w:sz w:val="18"/>
                <w:szCs w:val="18"/>
              </w:rPr>
              <w:t>5</w:t>
            </w:r>
            <w:r w:rsidRPr="00352318">
              <w:rPr>
                <w:rFonts w:asciiTheme="minorHAnsi" w:hAnsiTheme="minorHAnsi" w:cstheme="minorHAnsi"/>
                <w:i/>
                <w:sz w:val="18"/>
                <w:szCs w:val="18"/>
              </w:rPr>
              <w:t xml:space="preserve"> (unitless).</w:t>
            </w:r>
            <w:r w:rsidRPr="00352318">
              <w:rPr>
                <w:rFonts w:asciiTheme="minorHAnsi" w:hAnsiTheme="minorHAnsi" w:cstheme="minorHAnsi"/>
                <w:sz w:val="18"/>
                <w:szCs w:val="18"/>
              </w:rPr>
              <w:t xml:space="preserve"> </w:t>
            </w:r>
          </w:p>
        </w:tc>
        <w:tc>
          <w:tcPr>
            <w:tcW w:w="1260" w:type="dxa"/>
          </w:tcPr>
          <w:p w14:paraId="072868B5" w14:textId="78578037" w:rsidR="002027EC" w:rsidRPr="001C31FC" w:rsidRDefault="002027EC" w:rsidP="002027EC">
            <w:pPr>
              <w:spacing w:after="0" w:line="240" w:lineRule="auto"/>
              <w:rPr>
                <w:rFonts w:cstheme="minorHAnsi"/>
                <w:sz w:val="18"/>
                <w:szCs w:val="18"/>
              </w:rPr>
            </w:pPr>
            <w:r w:rsidRPr="001C31FC">
              <w:rPr>
                <w:rFonts w:cstheme="minorHAnsi"/>
                <w:sz w:val="18"/>
                <w:szCs w:val="18"/>
              </w:rPr>
              <w:t xml:space="preserve">&lt;&lt;Reference value from </w:t>
            </w:r>
            <w:del w:id="1162" w:author="Tam, Danny@Energy" w:date="2022-02-28T15:09:00Z">
              <w:r w:rsidRPr="001C31FC" w:rsidDel="00FF4E23">
                <w:rPr>
                  <w:rFonts w:cstheme="minorHAnsi"/>
                  <w:sz w:val="18"/>
                  <w:szCs w:val="18"/>
                </w:rPr>
                <w:delText>CF1R</w:delText>
              </w:r>
            </w:del>
            <w:ins w:id="1163" w:author="Tam, Danny@Energy" w:date="2022-02-28T15:09:00Z">
              <w:r w:rsidR="00FF4E23">
                <w:rPr>
                  <w:rFonts w:cstheme="minorHAnsi"/>
                  <w:sz w:val="18"/>
                  <w:szCs w:val="18"/>
                </w:rPr>
                <w:t>NRCC</w:t>
              </w:r>
            </w:ins>
            <w:r w:rsidRPr="001C31FC">
              <w:rPr>
                <w:rFonts w:cstheme="minorHAnsi"/>
                <w:sz w:val="18"/>
                <w:szCs w:val="18"/>
              </w:rPr>
              <w:t>-</w:t>
            </w:r>
            <w:r w:rsidRPr="00BD3C19">
              <w:rPr>
                <w:rFonts w:cstheme="minorHAnsi"/>
                <w:sz w:val="18"/>
                <w:szCs w:val="18"/>
              </w:rPr>
              <w:t>PRF</w:t>
            </w:r>
            <w:r w:rsidRPr="001C31FC">
              <w:rPr>
                <w:rFonts w:cstheme="minorHAnsi"/>
                <w:sz w:val="18"/>
                <w:szCs w:val="18"/>
              </w:rPr>
              <w:t xml:space="preserve">; </w:t>
            </w:r>
          </w:p>
          <w:p w14:paraId="1C387D30" w14:textId="344593D0" w:rsidR="002027EC" w:rsidRPr="00352318" w:rsidRDefault="002027EC" w:rsidP="002027EC">
            <w:pPr>
              <w:spacing w:after="0" w:line="240" w:lineRule="auto"/>
              <w:rPr>
                <w:rFonts w:asciiTheme="minorHAnsi" w:hAnsiTheme="minorHAnsi" w:cstheme="minorHAnsi"/>
                <w:sz w:val="18"/>
                <w:szCs w:val="18"/>
              </w:rPr>
            </w:pPr>
            <w:r w:rsidRPr="001C31FC">
              <w:rPr>
                <w:rFonts w:cstheme="minorHAnsi"/>
                <w:sz w:val="18"/>
                <w:szCs w:val="18"/>
              </w:rPr>
              <w:t>elseif prescriptive, then value = n/a&gt;&gt;</w:t>
            </w:r>
          </w:p>
        </w:tc>
        <w:tc>
          <w:tcPr>
            <w:tcW w:w="1260" w:type="dxa"/>
          </w:tcPr>
          <w:p w14:paraId="6C4464E8" w14:textId="2BA6A71B" w:rsidR="002027EC" w:rsidRDefault="002027EC" w:rsidP="002027EC">
            <w:pPr>
              <w:spacing w:after="0"/>
              <w:rPr>
                <w:sz w:val="18"/>
                <w:szCs w:val="18"/>
              </w:rPr>
            </w:pPr>
            <w:r>
              <w:rPr>
                <w:rFonts w:cstheme="minorHAnsi"/>
                <w:sz w:val="18"/>
                <w:szCs w:val="18"/>
              </w:rPr>
              <w:t>&lt;&lt;</w:t>
            </w:r>
            <w:r w:rsidR="00245336">
              <w:rPr>
                <w:rFonts w:cstheme="minorHAnsi"/>
                <w:sz w:val="18"/>
                <w:szCs w:val="18"/>
              </w:rPr>
              <w:t>Calculated v</w:t>
            </w:r>
            <w:r>
              <w:rPr>
                <w:rFonts w:cstheme="minorHAnsi"/>
                <w:sz w:val="18"/>
                <w:szCs w:val="18"/>
              </w:rPr>
              <w:t xml:space="preserve">alue = </w:t>
            </w:r>
            <w:r w:rsidRPr="00AA14A8">
              <w:rPr>
                <w:sz w:val="18"/>
                <w:szCs w:val="18"/>
              </w:rPr>
              <w:t>0.3 + 0.4 * (</w:t>
            </w:r>
            <w:r w:rsidR="00A15B3B">
              <w:rPr>
                <w:sz w:val="18"/>
                <w:szCs w:val="18"/>
              </w:rPr>
              <w:t>H</w:t>
            </w:r>
            <w:r w:rsidRPr="00AA14A8">
              <w:rPr>
                <w:sz w:val="18"/>
                <w:szCs w:val="18"/>
              </w:rPr>
              <w:t>06/</w:t>
            </w:r>
            <w:r w:rsidR="00A15B3B">
              <w:rPr>
                <w:sz w:val="18"/>
                <w:szCs w:val="18"/>
              </w:rPr>
              <w:t>H</w:t>
            </w:r>
            <w:r w:rsidRPr="00AA14A8">
              <w:rPr>
                <w:sz w:val="18"/>
                <w:szCs w:val="18"/>
              </w:rPr>
              <w:t>07),</w:t>
            </w:r>
            <w:r>
              <w:rPr>
                <w:sz w:val="18"/>
                <w:szCs w:val="18"/>
              </w:rPr>
              <w:t xml:space="preserve"> if performance, value must be </w:t>
            </w:r>
            <w:r>
              <w:rPr>
                <w:rFonts w:cstheme="minorHAnsi"/>
                <w:sz w:val="18"/>
                <w:szCs w:val="18"/>
              </w:rPr>
              <w:t>≤</w:t>
            </w:r>
            <w:r>
              <w:rPr>
                <w:sz w:val="18"/>
                <w:szCs w:val="18"/>
              </w:rPr>
              <w:t xml:space="preserve"> </w:t>
            </w:r>
            <w:r w:rsidR="00264CF8">
              <w:rPr>
                <w:sz w:val="18"/>
                <w:szCs w:val="18"/>
              </w:rPr>
              <w:t>H</w:t>
            </w:r>
            <w:r>
              <w:rPr>
                <w:sz w:val="18"/>
                <w:szCs w:val="18"/>
              </w:rPr>
              <w:t xml:space="preserve">08; </w:t>
            </w:r>
          </w:p>
          <w:p w14:paraId="0A2F7256" w14:textId="16E00A06" w:rsidR="002027EC" w:rsidRPr="00352318" w:rsidRDefault="002027EC" w:rsidP="002027EC">
            <w:pPr>
              <w:spacing w:after="0" w:line="240" w:lineRule="auto"/>
              <w:rPr>
                <w:rFonts w:asciiTheme="minorHAnsi" w:hAnsiTheme="minorHAnsi" w:cstheme="minorHAnsi"/>
                <w:sz w:val="18"/>
                <w:szCs w:val="18"/>
              </w:rPr>
            </w:pPr>
            <w:r>
              <w:rPr>
                <w:sz w:val="18"/>
                <w:szCs w:val="18"/>
              </w:rPr>
              <w:t xml:space="preserve">elseif prescriptive, value must be </w:t>
            </w:r>
            <w:r>
              <w:rPr>
                <w:rFonts w:cstheme="minorHAnsi"/>
                <w:sz w:val="18"/>
                <w:szCs w:val="18"/>
              </w:rPr>
              <w:t xml:space="preserve">≤ </w:t>
            </w:r>
            <w:r>
              <w:rPr>
                <w:sz w:val="18"/>
                <w:szCs w:val="18"/>
              </w:rPr>
              <w:t>0.7 &gt;&gt;</w:t>
            </w:r>
          </w:p>
        </w:tc>
      </w:tr>
      <w:tr w:rsidR="002027EC" w:rsidRPr="00352318" w14:paraId="4738EBA2" w14:textId="28BA20CC" w:rsidTr="002027EC">
        <w:tc>
          <w:tcPr>
            <w:tcW w:w="980" w:type="dxa"/>
          </w:tcPr>
          <w:p w14:paraId="57BE4976" w14:textId="77777777" w:rsidR="002027EC" w:rsidRPr="00352318" w:rsidRDefault="002027EC" w:rsidP="002027EC">
            <w:pPr>
              <w:spacing w:after="0" w:line="240" w:lineRule="auto"/>
              <w:rPr>
                <w:rFonts w:asciiTheme="minorHAnsi" w:hAnsiTheme="minorHAnsi" w:cstheme="minorHAnsi"/>
                <w:sz w:val="18"/>
                <w:szCs w:val="18"/>
              </w:rPr>
            </w:pPr>
          </w:p>
        </w:tc>
        <w:tc>
          <w:tcPr>
            <w:tcW w:w="1085" w:type="dxa"/>
          </w:tcPr>
          <w:p w14:paraId="3A15253C" w14:textId="77777777" w:rsidR="002027EC" w:rsidRPr="00352318" w:rsidRDefault="002027EC" w:rsidP="002027EC">
            <w:pPr>
              <w:spacing w:after="0" w:line="240" w:lineRule="auto"/>
              <w:rPr>
                <w:rFonts w:asciiTheme="minorHAnsi" w:hAnsiTheme="minorHAnsi" w:cstheme="minorHAnsi"/>
                <w:sz w:val="18"/>
                <w:szCs w:val="18"/>
              </w:rPr>
            </w:pPr>
          </w:p>
        </w:tc>
        <w:tc>
          <w:tcPr>
            <w:tcW w:w="1260" w:type="dxa"/>
          </w:tcPr>
          <w:p w14:paraId="584241D1" w14:textId="77777777" w:rsidR="002027EC" w:rsidRPr="00352318" w:rsidRDefault="002027EC" w:rsidP="002027EC">
            <w:pPr>
              <w:spacing w:after="0" w:line="240" w:lineRule="auto"/>
              <w:rPr>
                <w:rFonts w:asciiTheme="minorHAnsi" w:hAnsiTheme="minorHAnsi" w:cstheme="minorHAnsi"/>
                <w:sz w:val="18"/>
                <w:szCs w:val="18"/>
              </w:rPr>
            </w:pPr>
          </w:p>
        </w:tc>
        <w:tc>
          <w:tcPr>
            <w:tcW w:w="1260" w:type="dxa"/>
          </w:tcPr>
          <w:p w14:paraId="00E3D2A9" w14:textId="77777777" w:rsidR="002027EC" w:rsidRPr="00352318" w:rsidRDefault="002027EC" w:rsidP="002027EC">
            <w:pPr>
              <w:spacing w:after="0" w:line="240" w:lineRule="auto"/>
              <w:rPr>
                <w:rFonts w:asciiTheme="minorHAnsi" w:hAnsiTheme="minorHAnsi" w:cstheme="minorHAnsi"/>
                <w:sz w:val="18"/>
                <w:szCs w:val="18"/>
              </w:rPr>
            </w:pPr>
          </w:p>
        </w:tc>
        <w:tc>
          <w:tcPr>
            <w:tcW w:w="1260" w:type="dxa"/>
          </w:tcPr>
          <w:p w14:paraId="3F1547CE" w14:textId="77777777" w:rsidR="002027EC" w:rsidRPr="00352318" w:rsidRDefault="002027EC" w:rsidP="002027EC">
            <w:pPr>
              <w:spacing w:after="0" w:line="240" w:lineRule="auto"/>
              <w:rPr>
                <w:rFonts w:asciiTheme="minorHAnsi" w:hAnsiTheme="minorHAnsi" w:cstheme="minorHAnsi"/>
                <w:sz w:val="18"/>
                <w:szCs w:val="18"/>
              </w:rPr>
            </w:pPr>
          </w:p>
        </w:tc>
        <w:tc>
          <w:tcPr>
            <w:tcW w:w="1260" w:type="dxa"/>
          </w:tcPr>
          <w:p w14:paraId="2E707C56" w14:textId="77777777" w:rsidR="002027EC" w:rsidRPr="00352318" w:rsidRDefault="002027EC" w:rsidP="002027EC">
            <w:pPr>
              <w:spacing w:after="0" w:line="240" w:lineRule="auto"/>
              <w:rPr>
                <w:rFonts w:asciiTheme="minorHAnsi" w:hAnsiTheme="minorHAnsi" w:cstheme="minorHAnsi"/>
                <w:sz w:val="18"/>
                <w:szCs w:val="18"/>
              </w:rPr>
            </w:pPr>
          </w:p>
        </w:tc>
        <w:tc>
          <w:tcPr>
            <w:tcW w:w="1350" w:type="dxa"/>
          </w:tcPr>
          <w:p w14:paraId="2C5EADA9" w14:textId="77777777" w:rsidR="002027EC" w:rsidRPr="00352318" w:rsidRDefault="002027EC" w:rsidP="002027EC">
            <w:pPr>
              <w:spacing w:after="0" w:line="240" w:lineRule="auto"/>
              <w:rPr>
                <w:rFonts w:asciiTheme="minorHAnsi" w:hAnsiTheme="minorHAnsi" w:cstheme="minorHAnsi"/>
                <w:sz w:val="18"/>
                <w:szCs w:val="18"/>
              </w:rPr>
            </w:pPr>
          </w:p>
        </w:tc>
        <w:tc>
          <w:tcPr>
            <w:tcW w:w="1260" w:type="dxa"/>
          </w:tcPr>
          <w:p w14:paraId="6AEAB819" w14:textId="77777777" w:rsidR="002027EC" w:rsidRPr="00352318" w:rsidRDefault="002027EC" w:rsidP="002027EC">
            <w:pPr>
              <w:spacing w:after="0" w:line="240" w:lineRule="auto"/>
              <w:rPr>
                <w:rFonts w:asciiTheme="minorHAnsi" w:hAnsiTheme="minorHAnsi" w:cstheme="minorHAnsi"/>
                <w:sz w:val="18"/>
                <w:szCs w:val="18"/>
              </w:rPr>
            </w:pPr>
          </w:p>
        </w:tc>
        <w:tc>
          <w:tcPr>
            <w:tcW w:w="1260" w:type="dxa"/>
          </w:tcPr>
          <w:p w14:paraId="0788EA9C" w14:textId="77777777" w:rsidR="002027EC" w:rsidRPr="00352318" w:rsidRDefault="002027EC" w:rsidP="002027EC">
            <w:pPr>
              <w:spacing w:after="0" w:line="240" w:lineRule="auto"/>
              <w:rPr>
                <w:rFonts w:asciiTheme="minorHAnsi" w:hAnsiTheme="minorHAnsi" w:cstheme="minorHAnsi"/>
                <w:sz w:val="18"/>
                <w:szCs w:val="18"/>
              </w:rPr>
            </w:pPr>
          </w:p>
        </w:tc>
      </w:tr>
      <w:tr w:rsidR="002027EC" w:rsidRPr="00352318" w14:paraId="4253E6CC" w14:textId="0ED1E51E" w:rsidTr="004B6B6C">
        <w:tc>
          <w:tcPr>
            <w:tcW w:w="10975" w:type="dxa"/>
            <w:gridSpan w:val="9"/>
          </w:tcPr>
          <w:p w14:paraId="254F75E2" w14:textId="4DBA7920" w:rsidR="002027EC" w:rsidRPr="00352318" w:rsidRDefault="002027EC" w:rsidP="002027EC">
            <w:pPr>
              <w:spacing w:after="0" w:line="240" w:lineRule="auto"/>
              <w:rPr>
                <w:rFonts w:asciiTheme="minorHAnsi" w:hAnsiTheme="minorHAnsi" w:cstheme="minorHAnsi"/>
                <w:b/>
                <w:sz w:val="18"/>
                <w:szCs w:val="18"/>
              </w:rPr>
            </w:pPr>
            <w:r w:rsidRPr="00352318">
              <w:rPr>
                <w:rFonts w:asciiTheme="minorHAnsi" w:hAnsiTheme="minorHAnsi" w:cstheme="minorHAnsi"/>
                <w:b/>
                <w:sz w:val="18"/>
                <w:szCs w:val="18"/>
              </w:rPr>
              <w:t>The responsible person’s signature on this compliance document affirms that all applicable requirements in this table have been met</w:t>
            </w:r>
          </w:p>
        </w:tc>
      </w:tr>
    </w:tbl>
    <w:p w14:paraId="4E31226A" w14:textId="62319C76" w:rsidR="00641F8E" w:rsidRDefault="00641F8E">
      <w:pPr>
        <w:spacing w:after="0" w:line="240" w:lineRule="auto"/>
        <w:rPr>
          <w:rFonts w:asciiTheme="minorHAnsi" w:hAnsiTheme="minorHAnsi" w:cstheme="minorHAnsi"/>
          <w:sz w:val="18"/>
          <w:szCs w:val="18"/>
        </w:rPr>
      </w:pPr>
    </w:p>
    <w:tbl>
      <w:tblPr>
        <w:tblW w:w="7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5"/>
        <w:gridCol w:w="1800"/>
        <w:gridCol w:w="1710"/>
        <w:gridCol w:w="1350"/>
        <w:gridCol w:w="1260"/>
        <w:tblGridChange w:id="1164">
          <w:tblGrid>
            <w:gridCol w:w="1705"/>
            <w:gridCol w:w="1800"/>
            <w:gridCol w:w="1710"/>
            <w:gridCol w:w="1350"/>
            <w:gridCol w:w="1260"/>
          </w:tblGrid>
        </w:tblGridChange>
      </w:tblGrid>
      <w:tr w:rsidR="008D6F63" w:rsidRPr="008D6F63" w14:paraId="4549F6EB" w14:textId="77777777" w:rsidTr="00690C6A">
        <w:trPr>
          <w:cantSplit/>
          <w:trHeight w:val="170"/>
        </w:trPr>
        <w:tc>
          <w:tcPr>
            <w:tcW w:w="7825" w:type="dxa"/>
            <w:gridSpan w:val="5"/>
            <w:shd w:val="clear" w:color="auto" w:fill="auto"/>
            <w:noWrap/>
            <w:hideMark/>
          </w:tcPr>
          <w:p w14:paraId="4108EE62" w14:textId="77777777" w:rsidR="008D6F63" w:rsidRPr="008D6F63" w:rsidRDefault="008D6F63" w:rsidP="008D6F63">
            <w:pPr>
              <w:spacing w:after="0" w:line="240" w:lineRule="auto"/>
              <w:rPr>
                <w:sz w:val="18"/>
                <w:szCs w:val="18"/>
                <w:u w:val="single"/>
              </w:rPr>
            </w:pPr>
            <w:r w:rsidRPr="008D6F63">
              <w:rPr>
                <w:sz w:val="18"/>
                <w:szCs w:val="18"/>
                <w:u w:val="single"/>
              </w:rPr>
              <w:t>Table 4.4.6-2: Coefficients for the Qualification Distance Calculation</w:t>
            </w:r>
          </w:p>
          <w:p w14:paraId="0EAE06DD" w14:textId="0FA094F2" w:rsidR="008D6F63" w:rsidRPr="008D6F63" w:rsidRDefault="008D6F63" w:rsidP="008D6F63">
            <w:pPr>
              <w:spacing w:after="0" w:line="240" w:lineRule="auto"/>
              <w:rPr>
                <w:rFonts w:asciiTheme="minorHAnsi" w:eastAsiaTheme="minorEastAsia" w:hAnsiTheme="minorHAnsi" w:cstheme="minorBidi"/>
                <w:b/>
                <w:sz w:val="18"/>
                <w:szCs w:val="18"/>
              </w:rPr>
            </w:pPr>
            <w:r w:rsidRPr="008D6F63">
              <w:rPr>
                <w:b/>
                <w:sz w:val="18"/>
                <w:szCs w:val="18"/>
              </w:rPr>
              <w:t>&lt;&lt; do not show tab</w:t>
            </w:r>
            <w:r w:rsidR="00690C6A">
              <w:rPr>
                <w:b/>
                <w:sz w:val="18"/>
                <w:szCs w:val="18"/>
              </w:rPr>
              <w:t>le, only use for equation in G07 and H07</w:t>
            </w:r>
            <w:r w:rsidRPr="008D6F63">
              <w:rPr>
                <w:b/>
                <w:sz w:val="18"/>
                <w:szCs w:val="18"/>
              </w:rPr>
              <w:t>&gt;&gt;</w:t>
            </w:r>
          </w:p>
        </w:tc>
      </w:tr>
      <w:tr w:rsidR="008D6F63" w:rsidRPr="008D6F63" w14:paraId="0B624C5C" w14:textId="77777777" w:rsidTr="00690C6A">
        <w:trPr>
          <w:cantSplit/>
          <w:trHeight w:val="170"/>
        </w:trPr>
        <w:tc>
          <w:tcPr>
            <w:tcW w:w="1705" w:type="dxa"/>
            <w:shd w:val="clear" w:color="auto" w:fill="auto"/>
            <w:noWrap/>
          </w:tcPr>
          <w:p w14:paraId="41927CC6" w14:textId="77777777" w:rsidR="008D6F63" w:rsidRPr="008D6F63" w:rsidRDefault="008D6F63" w:rsidP="008D6F63">
            <w:pPr>
              <w:spacing w:after="0" w:line="240" w:lineRule="auto"/>
              <w:jc w:val="center"/>
              <w:rPr>
                <w:rFonts w:asciiTheme="minorHAnsi" w:eastAsiaTheme="minorEastAsia" w:hAnsiTheme="minorHAnsi" w:cstheme="minorBidi"/>
                <w:sz w:val="18"/>
                <w:szCs w:val="18"/>
                <w:u w:val="single"/>
              </w:rPr>
            </w:pPr>
          </w:p>
        </w:tc>
        <w:tc>
          <w:tcPr>
            <w:tcW w:w="3510" w:type="dxa"/>
            <w:gridSpan w:val="2"/>
            <w:shd w:val="clear" w:color="auto" w:fill="auto"/>
            <w:noWrap/>
          </w:tcPr>
          <w:p w14:paraId="2BC984E2" w14:textId="77777777" w:rsidR="008D6F63" w:rsidRPr="008D6F63" w:rsidRDefault="008D6F63" w:rsidP="008D6F63">
            <w:pPr>
              <w:spacing w:after="0" w:line="240" w:lineRule="auto"/>
              <w:jc w:val="center"/>
              <w:rPr>
                <w:rFonts w:asciiTheme="minorHAnsi" w:eastAsiaTheme="minorEastAsia" w:hAnsiTheme="minorHAnsi" w:cstheme="minorBidi"/>
                <w:b/>
                <w:sz w:val="18"/>
                <w:szCs w:val="18"/>
                <w:u w:val="single"/>
              </w:rPr>
            </w:pPr>
            <w:r w:rsidRPr="008D6F63">
              <w:rPr>
                <w:rFonts w:asciiTheme="minorHAnsi" w:eastAsiaTheme="minorEastAsia" w:hAnsiTheme="minorHAnsi" w:cstheme="minorBidi"/>
                <w:b/>
                <w:sz w:val="18"/>
                <w:szCs w:val="18"/>
                <w:u w:val="single"/>
              </w:rPr>
              <w:t>Coefficient a</w:t>
            </w:r>
          </w:p>
        </w:tc>
        <w:tc>
          <w:tcPr>
            <w:tcW w:w="2610" w:type="dxa"/>
            <w:gridSpan w:val="2"/>
            <w:shd w:val="clear" w:color="auto" w:fill="auto"/>
            <w:noWrap/>
          </w:tcPr>
          <w:p w14:paraId="6CFB9A7B" w14:textId="77777777" w:rsidR="008D6F63" w:rsidRPr="008D6F63" w:rsidRDefault="008D6F63" w:rsidP="008D6F63">
            <w:pPr>
              <w:spacing w:after="0" w:line="240" w:lineRule="auto"/>
              <w:jc w:val="center"/>
              <w:rPr>
                <w:rFonts w:asciiTheme="minorHAnsi" w:eastAsiaTheme="minorEastAsia" w:hAnsiTheme="minorHAnsi" w:cstheme="minorBidi"/>
                <w:b/>
                <w:sz w:val="18"/>
                <w:szCs w:val="18"/>
                <w:u w:val="single"/>
              </w:rPr>
            </w:pPr>
            <w:r w:rsidRPr="008D6F63">
              <w:rPr>
                <w:rFonts w:asciiTheme="minorHAnsi" w:eastAsiaTheme="minorEastAsia" w:hAnsiTheme="minorHAnsi" w:cstheme="minorBidi"/>
                <w:b/>
                <w:sz w:val="18"/>
                <w:szCs w:val="18"/>
                <w:u w:val="single"/>
              </w:rPr>
              <w:t>Coefficient b</w:t>
            </w:r>
          </w:p>
        </w:tc>
      </w:tr>
      <w:tr w:rsidR="008D6F63" w:rsidRPr="008D6F63" w14:paraId="7D4686FF" w14:textId="77777777" w:rsidTr="00690C6A">
        <w:trPr>
          <w:cantSplit/>
          <w:trHeight w:val="300"/>
        </w:trPr>
        <w:tc>
          <w:tcPr>
            <w:tcW w:w="1705" w:type="dxa"/>
            <w:shd w:val="clear" w:color="auto" w:fill="auto"/>
            <w:noWrap/>
            <w:vAlign w:val="bottom"/>
            <w:hideMark/>
          </w:tcPr>
          <w:p w14:paraId="551819A5" w14:textId="77777777" w:rsidR="008D6F63" w:rsidRPr="008D6F63" w:rsidRDefault="008D6F63" w:rsidP="008D6F63">
            <w:pPr>
              <w:spacing w:after="0" w:line="240" w:lineRule="auto"/>
              <w:jc w:val="center"/>
              <w:rPr>
                <w:rFonts w:asciiTheme="minorHAnsi" w:eastAsiaTheme="minorEastAsia" w:hAnsiTheme="minorHAnsi" w:cstheme="minorBidi"/>
                <w:b/>
                <w:sz w:val="18"/>
                <w:szCs w:val="18"/>
              </w:rPr>
            </w:pPr>
            <w:r w:rsidRPr="008D6F63">
              <w:rPr>
                <w:rFonts w:asciiTheme="minorHAnsi" w:eastAsiaTheme="minorEastAsia" w:hAnsiTheme="minorHAnsi" w:cstheme="minorBidi"/>
                <w:b/>
                <w:sz w:val="18"/>
                <w:szCs w:val="18"/>
              </w:rPr>
              <w:t>Building Type</w:t>
            </w:r>
          </w:p>
        </w:tc>
        <w:tc>
          <w:tcPr>
            <w:tcW w:w="1800" w:type="dxa"/>
            <w:shd w:val="clear" w:color="auto" w:fill="auto"/>
            <w:noWrap/>
            <w:vAlign w:val="bottom"/>
            <w:hideMark/>
          </w:tcPr>
          <w:p w14:paraId="189CBFF0" w14:textId="77777777" w:rsidR="008D6F63" w:rsidRPr="008D6F63" w:rsidRDefault="008D6F63" w:rsidP="008D6F63">
            <w:pPr>
              <w:spacing w:after="0" w:line="240" w:lineRule="auto"/>
              <w:jc w:val="center"/>
              <w:rPr>
                <w:rFonts w:asciiTheme="minorHAnsi" w:eastAsiaTheme="minorEastAsia" w:hAnsiTheme="minorHAnsi" w:cstheme="minorBidi"/>
                <w:b/>
                <w:sz w:val="18"/>
                <w:szCs w:val="18"/>
              </w:rPr>
            </w:pPr>
            <w:r w:rsidRPr="008D6F63">
              <w:rPr>
                <w:rFonts w:asciiTheme="minorHAnsi" w:eastAsiaTheme="minorEastAsia" w:hAnsiTheme="minorHAnsi" w:cstheme="minorBidi"/>
                <w:b/>
                <w:sz w:val="18"/>
                <w:szCs w:val="18"/>
              </w:rPr>
              <w:t>Non-Recirculating</w:t>
            </w:r>
          </w:p>
        </w:tc>
        <w:tc>
          <w:tcPr>
            <w:tcW w:w="1710" w:type="dxa"/>
            <w:shd w:val="clear" w:color="auto" w:fill="auto"/>
            <w:noWrap/>
            <w:vAlign w:val="bottom"/>
            <w:hideMark/>
          </w:tcPr>
          <w:p w14:paraId="507C0A5E" w14:textId="77777777" w:rsidR="008D6F63" w:rsidRPr="008D6F63" w:rsidRDefault="008D6F63" w:rsidP="008D6F63">
            <w:pPr>
              <w:spacing w:after="0" w:line="240" w:lineRule="auto"/>
              <w:jc w:val="center"/>
              <w:rPr>
                <w:rFonts w:asciiTheme="minorHAnsi" w:eastAsiaTheme="minorEastAsia" w:hAnsiTheme="minorHAnsi" w:cstheme="minorBidi"/>
                <w:b/>
                <w:sz w:val="18"/>
                <w:szCs w:val="18"/>
              </w:rPr>
            </w:pPr>
            <w:r w:rsidRPr="008D6F63">
              <w:rPr>
                <w:rFonts w:asciiTheme="minorHAnsi" w:eastAsiaTheme="minorEastAsia" w:hAnsiTheme="minorHAnsi" w:cstheme="minorBidi"/>
                <w:b/>
                <w:sz w:val="18"/>
                <w:szCs w:val="18"/>
              </w:rPr>
              <w:t>Recirculating</w:t>
            </w:r>
          </w:p>
        </w:tc>
        <w:tc>
          <w:tcPr>
            <w:tcW w:w="1350" w:type="dxa"/>
            <w:shd w:val="clear" w:color="auto" w:fill="auto"/>
            <w:noWrap/>
            <w:vAlign w:val="bottom"/>
            <w:hideMark/>
          </w:tcPr>
          <w:p w14:paraId="41A68A1F" w14:textId="77777777" w:rsidR="008D6F63" w:rsidRPr="008D6F63" w:rsidRDefault="008D6F63" w:rsidP="008D6F63">
            <w:pPr>
              <w:spacing w:after="0" w:line="240" w:lineRule="auto"/>
              <w:jc w:val="center"/>
              <w:rPr>
                <w:rFonts w:asciiTheme="minorHAnsi" w:eastAsiaTheme="minorEastAsia" w:hAnsiTheme="minorHAnsi" w:cstheme="minorBidi"/>
                <w:b/>
                <w:sz w:val="18"/>
                <w:szCs w:val="18"/>
              </w:rPr>
            </w:pPr>
            <w:r w:rsidRPr="008D6F63">
              <w:rPr>
                <w:rFonts w:asciiTheme="minorHAnsi" w:eastAsiaTheme="minorEastAsia" w:hAnsiTheme="minorHAnsi" w:cstheme="minorBidi"/>
                <w:b/>
                <w:sz w:val="18"/>
                <w:szCs w:val="18"/>
              </w:rPr>
              <w:t>Non-Recirculating</w:t>
            </w:r>
          </w:p>
        </w:tc>
        <w:tc>
          <w:tcPr>
            <w:tcW w:w="1260" w:type="dxa"/>
            <w:shd w:val="clear" w:color="auto" w:fill="auto"/>
            <w:noWrap/>
            <w:vAlign w:val="bottom"/>
            <w:hideMark/>
          </w:tcPr>
          <w:p w14:paraId="2D0D962A" w14:textId="77777777" w:rsidR="008D6F63" w:rsidRPr="008D6F63" w:rsidRDefault="008D6F63" w:rsidP="008D6F63">
            <w:pPr>
              <w:spacing w:after="0" w:line="240" w:lineRule="auto"/>
              <w:jc w:val="center"/>
              <w:rPr>
                <w:rFonts w:asciiTheme="minorHAnsi" w:eastAsiaTheme="minorEastAsia" w:hAnsiTheme="minorHAnsi" w:cstheme="minorBidi"/>
                <w:b/>
                <w:sz w:val="18"/>
                <w:szCs w:val="18"/>
              </w:rPr>
            </w:pPr>
            <w:r w:rsidRPr="008D6F63">
              <w:rPr>
                <w:rFonts w:asciiTheme="minorHAnsi" w:eastAsiaTheme="minorEastAsia" w:hAnsiTheme="minorHAnsi" w:cstheme="minorBidi"/>
                <w:b/>
                <w:sz w:val="18"/>
                <w:szCs w:val="18"/>
              </w:rPr>
              <w:t>Recirculating</w:t>
            </w:r>
          </w:p>
        </w:tc>
      </w:tr>
      <w:tr w:rsidR="00877BF9" w:rsidRPr="008D6F63" w:rsidDel="00E232D6" w14:paraId="0C0276EB" w14:textId="60D5415A" w:rsidTr="00690C6A">
        <w:trPr>
          <w:cantSplit/>
          <w:trHeight w:val="300"/>
          <w:del w:id="1165" w:author="Alhabibi, Haider@Energy" w:date="2022-01-26T14:18:00Z"/>
        </w:trPr>
        <w:tc>
          <w:tcPr>
            <w:tcW w:w="1705" w:type="dxa"/>
            <w:shd w:val="clear" w:color="auto" w:fill="auto"/>
            <w:noWrap/>
          </w:tcPr>
          <w:p w14:paraId="15B5D841" w14:textId="4D2EA493" w:rsidR="00877BF9" w:rsidRPr="008D6F63" w:rsidDel="00E232D6" w:rsidRDefault="00877BF9" w:rsidP="00877BF9">
            <w:pPr>
              <w:spacing w:after="0" w:line="240" w:lineRule="auto"/>
              <w:jc w:val="center"/>
              <w:rPr>
                <w:del w:id="1166" w:author="Alhabibi, Haider@Energy" w:date="2022-01-26T14:18:00Z"/>
                <w:rFonts w:asciiTheme="minorHAnsi" w:eastAsiaTheme="minorEastAsia" w:hAnsiTheme="minorHAnsi" w:cstheme="minorBidi"/>
                <w:b/>
                <w:sz w:val="18"/>
                <w:szCs w:val="18"/>
              </w:rPr>
            </w:pPr>
            <w:del w:id="1167" w:author="Alhabibi, Haider@Energy" w:date="2022-01-26T14:17:00Z">
              <w:r w:rsidRPr="008D6F63" w:rsidDel="00E232D6">
                <w:rPr>
                  <w:rFonts w:asciiTheme="minorHAnsi" w:eastAsiaTheme="minorEastAsia" w:hAnsiTheme="minorHAnsi" w:cstheme="minorBidi"/>
                  <w:b/>
                  <w:sz w:val="18"/>
                  <w:szCs w:val="18"/>
                </w:rPr>
                <w:delText>Single Family</w:delText>
              </w:r>
            </w:del>
          </w:p>
        </w:tc>
        <w:tc>
          <w:tcPr>
            <w:tcW w:w="1800" w:type="dxa"/>
            <w:shd w:val="clear" w:color="auto" w:fill="auto"/>
            <w:noWrap/>
          </w:tcPr>
          <w:p w14:paraId="7FA29D14" w14:textId="73EF4B44" w:rsidR="00877BF9" w:rsidRPr="009F7E94" w:rsidDel="00E232D6" w:rsidRDefault="00877BF9" w:rsidP="00877BF9">
            <w:pPr>
              <w:keepNext/>
              <w:tabs>
                <w:tab w:val="left" w:pos="2160"/>
                <w:tab w:val="left" w:pos="2700"/>
                <w:tab w:val="left" w:pos="3420"/>
                <w:tab w:val="left" w:pos="3780"/>
                <w:tab w:val="left" w:pos="5760"/>
                <w:tab w:val="left" w:pos="7212"/>
              </w:tabs>
              <w:spacing w:after="0" w:line="240" w:lineRule="auto"/>
              <w:contextualSpacing/>
              <w:rPr>
                <w:del w:id="1168" w:author="Alhabibi, Haider@Energy" w:date="2022-01-26T14:17:00Z"/>
                <w:rFonts w:asciiTheme="minorHAnsi" w:eastAsia="Times New Roman" w:hAnsiTheme="minorHAnsi" w:cstheme="minorHAnsi"/>
                <w:sz w:val="16"/>
                <w:szCs w:val="20"/>
              </w:rPr>
            </w:pPr>
            <w:del w:id="1169" w:author="Alhabibi, Haider@Energy" w:date="2022-01-26T14:17:00Z">
              <w:r w:rsidDel="00E232D6">
                <w:rPr>
                  <w:rFonts w:asciiTheme="minorHAnsi" w:eastAsiaTheme="minorEastAsia" w:hAnsiTheme="minorHAnsi" w:cstheme="minorBidi"/>
                  <w:sz w:val="18"/>
                  <w:szCs w:val="18"/>
                </w:rPr>
                <w:delText>Use when distribution type</w:delText>
              </w:r>
              <w:r w:rsidR="00975464" w:rsidDel="00E232D6">
                <w:rPr>
                  <w:rFonts w:asciiTheme="minorHAnsi" w:eastAsiaTheme="minorEastAsia" w:hAnsiTheme="minorHAnsi" w:cstheme="minorBidi"/>
                  <w:sz w:val="18"/>
                  <w:szCs w:val="18"/>
                </w:rPr>
                <w:delText xml:space="preserve"> (A</w:delText>
              </w:r>
              <w:r w:rsidR="00F349F6" w:rsidDel="00E232D6">
                <w:rPr>
                  <w:rFonts w:asciiTheme="minorHAnsi" w:eastAsiaTheme="minorEastAsia" w:hAnsiTheme="minorHAnsi" w:cstheme="minorBidi"/>
                  <w:sz w:val="18"/>
                  <w:szCs w:val="18"/>
                </w:rPr>
                <w:delText>10</w:delText>
              </w:r>
              <w:r w:rsidR="00975464" w:rsidDel="00E232D6">
                <w:rPr>
                  <w:rFonts w:asciiTheme="minorHAnsi" w:eastAsiaTheme="minorEastAsia" w:hAnsiTheme="minorHAnsi" w:cstheme="minorBidi"/>
                  <w:sz w:val="18"/>
                  <w:szCs w:val="18"/>
                </w:rPr>
                <w:delText>)</w:delText>
              </w:r>
              <w:r w:rsidDel="00E232D6">
                <w:rPr>
                  <w:rFonts w:asciiTheme="minorHAnsi" w:eastAsiaTheme="minorEastAsia" w:hAnsiTheme="minorHAnsi" w:cstheme="minorBidi"/>
                  <w:sz w:val="18"/>
                  <w:szCs w:val="18"/>
                </w:rPr>
                <w:delText xml:space="preserve"> is </w:delText>
              </w:r>
              <w:r w:rsidRPr="005828AE" w:rsidDel="00E232D6">
                <w:rPr>
                  <w:rFonts w:asciiTheme="minorHAnsi" w:eastAsia="Times New Roman" w:hAnsiTheme="minorHAnsi" w:cstheme="minorHAnsi"/>
                  <w:sz w:val="16"/>
                  <w:szCs w:val="20"/>
                </w:rPr>
                <w:delText>*</w:delText>
              </w:r>
              <w:r w:rsidRPr="009F7E94" w:rsidDel="00E232D6">
                <w:rPr>
                  <w:rFonts w:asciiTheme="minorHAnsi" w:eastAsia="Times New Roman" w:hAnsiTheme="minorHAnsi" w:cstheme="minorHAnsi"/>
                  <w:sz w:val="16"/>
                  <w:szCs w:val="20"/>
                </w:rPr>
                <w:delText>Standard Distribution System</w:delText>
              </w:r>
            </w:del>
          </w:p>
          <w:p w14:paraId="7C35F393" w14:textId="116C7339" w:rsidR="00877BF9" w:rsidRPr="008D6F63" w:rsidDel="00E232D6" w:rsidRDefault="00877BF9" w:rsidP="00877BF9">
            <w:pPr>
              <w:spacing w:after="0" w:line="240" w:lineRule="auto"/>
              <w:jc w:val="center"/>
              <w:rPr>
                <w:del w:id="1170" w:author="Alhabibi, Haider@Energy" w:date="2022-01-26T14:18:00Z"/>
                <w:rFonts w:asciiTheme="minorHAnsi" w:eastAsiaTheme="minorEastAsia" w:hAnsiTheme="minorHAnsi" w:cstheme="minorBidi"/>
                <w:sz w:val="18"/>
                <w:szCs w:val="18"/>
              </w:rPr>
            </w:pPr>
            <w:del w:id="1171" w:author="Alhabibi, Haider@Energy" w:date="2022-01-26T14:17:00Z">
              <w:r w:rsidDel="00E232D6">
                <w:rPr>
                  <w:rFonts w:asciiTheme="minorHAnsi" w:eastAsiaTheme="minorEastAsia" w:hAnsiTheme="minorHAnsi" w:cstheme="minorBidi"/>
                  <w:sz w:val="18"/>
                  <w:szCs w:val="18"/>
                </w:rPr>
                <w:delText xml:space="preserve"> </w:delText>
              </w:r>
            </w:del>
          </w:p>
        </w:tc>
        <w:tc>
          <w:tcPr>
            <w:tcW w:w="1710" w:type="dxa"/>
            <w:shd w:val="clear" w:color="auto" w:fill="auto"/>
            <w:noWrap/>
          </w:tcPr>
          <w:p w14:paraId="36422212" w14:textId="203FAEC6" w:rsidR="00877BF9" w:rsidRPr="005828AE" w:rsidDel="00E232D6" w:rsidRDefault="00877BF9" w:rsidP="00877BF9">
            <w:pPr>
              <w:keepNext/>
              <w:tabs>
                <w:tab w:val="left" w:pos="2160"/>
                <w:tab w:val="left" w:pos="2700"/>
                <w:tab w:val="left" w:pos="3420"/>
                <w:tab w:val="left" w:pos="3780"/>
                <w:tab w:val="left" w:pos="5760"/>
                <w:tab w:val="left" w:pos="7212"/>
              </w:tabs>
              <w:spacing w:after="0" w:line="240" w:lineRule="auto"/>
              <w:contextualSpacing/>
              <w:rPr>
                <w:del w:id="1172" w:author="Alhabibi, Haider@Energy" w:date="2022-01-26T14:17:00Z"/>
                <w:rFonts w:asciiTheme="minorHAnsi" w:eastAsia="Times New Roman" w:hAnsiTheme="minorHAnsi" w:cstheme="minorHAnsi"/>
                <w:sz w:val="16"/>
                <w:szCs w:val="20"/>
              </w:rPr>
            </w:pPr>
            <w:del w:id="1173" w:author="Alhabibi, Haider@Energy" w:date="2022-01-26T14:17:00Z">
              <w:r w:rsidDel="00E232D6">
                <w:rPr>
                  <w:rFonts w:asciiTheme="minorHAnsi" w:eastAsiaTheme="minorEastAsia" w:hAnsiTheme="minorHAnsi" w:cstheme="minorBidi"/>
                  <w:sz w:val="18"/>
                  <w:szCs w:val="18"/>
                </w:rPr>
                <w:delText>Use when distribution type</w:delText>
              </w:r>
              <w:r w:rsidR="00975464" w:rsidDel="00E232D6">
                <w:rPr>
                  <w:rFonts w:asciiTheme="minorHAnsi" w:eastAsiaTheme="minorEastAsia" w:hAnsiTheme="minorHAnsi" w:cstheme="minorBidi"/>
                  <w:sz w:val="18"/>
                  <w:szCs w:val="18"/>
                </w:rPr>
                <w:delText xml:space="preserve"> (A</w:delText>
              </w:r>
              <w:r w:rsidR="00F349F6" w:rsidDel="00E232D6">
                <w:rPr>
                  <w:rFonts w:asciiTheme="minorHAnsi" w:eastAsiaTheme="minorEastAsia" w:hAnsiTheme="minorHAnsi" w:cstheme="minorBidi"/>
                  <w:sz w:val="18"/>
                  <w:szCs w:val="18"/>
                </w:rPr>
                <w:delText>10</w:delText>
              </w:r>
              <w:r w:rsidR="00975464" w:rsidDel="00E232D6">
                <w:rPr>
                  <w:rFonts w:asciiTheme="minorHAnsi" w:eastAsiaTheme="minorEastAsia" w:hAnsiTheme="minorHAnsi" w:cstheme="minorBidi"/>
                  <w:sz w:val="18"/>
                  <w:szCs w:val="18"/>
                </w:rPr>
                <w:delText>)</w:delText>
              </w:r>
              <w:r w:rsidDel="00E232D6">
                <w:rPr>
                  <w:rFonts w:asciiTheme="minorHAnsi" w:eastAsiaTheme="minorEastAsia" w:hAnsiTheme="minorHAnsi" w:cstheme="minorBidi"/>
                  <w:sz w:val="18"/>
                  <w:szCs w:val="18"/>
                </w:rPr>
                <w:delText xml:space="preserve"> is </w:delText>
              </w:r>
            </w:del>
          </w:p>
          <w:p w14:paraId="3CCE56EC" w14:textId="088D00B1" w:rsidR="00877BF9" w:rsidRPr="008D6F63" w:rsidDel="00E232D6" w:rsidRDefault="00877BF9" w:rsidP="00357C89">
            <w:pPr>
              <w:keepNext/>
              <w:tabs>
                <w:tab w:val="left" w:pos="2160"/>
                <w:tab w:val="left" w:pos="2700"/>
                <w:tab w:val="left" w:pos="3420"/>
                <w:tab w:val="left" w:pos="3780"/>
                <w:tab w:val="left" w:pos="5760"/>
                <w:tab w:val="left" w:pos="7212"/>
              </w:tabs>
              <w:spacing w:after="0" w:line="240" w:lineRule="auto"/>
              <w:contextualSpacing/>
              <w:rPr>
                <w:del w:id="1174" w:author="Alhabibi, Haider@Energy" w:date="2022-01-26T14:18:00Z"/>
                <w:rFonts w:asciiTheme="minorHAnsi" w:eastAsiaTheme="minorEastAsia" w:hAnsiTheme="minorHAnsi" w:cstheme="minorBidi"/>
                <w:sz w:val="18"/>
                <w:szCs w:val="18"/>
              </w:rPr>
            </w:pPr>
            <w:del w:id="1175" w:author="Alhabibi, Haider@Energy" w:date="2022-01-26T14:17:00Z">
              <w:r w:rsidRPr="005828AE" w:rsidDel="00E232D6">
                <w:rPr>
                  <w:rFonts w:asciiTheme="minorHAnsi" w:eastAsia="Times New Roman" w:hAnsiTheme="minorHAnsi" w:cstheme="minorHAnsi"/>
                  <w:sz w:val="16"/>
                  <w:szCs w:val="20"/>
                </w:rPr>
                <w:delText xml:space="preserve">* Demand Recirculation Manual Control </w:delText>
              </w:r>
            </w:del>
          </w:p>
        </w:tc>
        <w:tc>
          <w:tcPr>
            <w:tcW w:w="1350" w:type="dxa"/>
            <w:shd w:val="clear" w:color="auto" w:fill="auto"/>
            <w:noWrap/>
          </w:tcPr>
          <w:p w14:paraId="52E973C6" w14:textId="24603582" w:rsidR="00877BF9" w:rsidRPr="008D6F63" w:rsidDel="00E232D6" w:rsidRDefault="00877BF9" w:rsidP="00877BF9">
            <w:pPr>
              <w:spacing w:after="0" w:line="240" w:lineRule="auto"/>
              <w:jc w:val="center"/>
              <w:rPr>
                <w:del w:id="1176" w:author="Alhabibi, Haider@Energy" w:date="2022-01-26T14:18:00Z"/>
                <w:rFonts w:asciiTheme="minorHAnsi" w:eastAsiaTheme="minorEastAsia" w:hAnsiTheme="minorHAnsi" w:cstheme="minorBidi"/>
                <w:sz w:val="18"/>
                <w:szCs w:val="18"/>
              </w:rPr>
            </w:pPr>
          </w:p>
        </w:tc>
        <w:tc>
          <w:tcPr>
            <w:tcW w:w="1260" w:type="dxa"/>
            <w:shd w:val="clear" w:color="auto" w:fill="auto"/>
            <w:noWrap/>
          </w:tcPr>
          <w:p w14:paraId="610B5D2D" w14:textId="19F18057" w:rsidR="00877BF9" w:rsidRPr="008D6F63" w:rsidDel="00E232D6" w:rsidRDefault="00877BF9" w:rsidP="00877BF9">
            <w:pPr>
              <w:spacing w:after="0" w:line="240" w:lineRule="auto"/>
              <w:jc w:val="center"/>
              <w:rPr>
                <w:del w:id="1177" w:author="Alhabibi, Haider@Energy" w:date="2022-01-26T14:18:00Z"/>
                <w:rFonts w:asciiTheme="minorHAnsi" w:eastAsiaTheme="minorEastAsia" w:hAnsiTheme="minorHAnsi" w:cstheme="minorBidi"/>
                <w:sz w:val="18"/>
                <w:szCs w:val="18"/>
              </w:rPr>
            </w:pPr>
          </w:p>
        </w:tc>
      </w:tr>
      <w:tr w:rsidR="00877BF9" w:rsidRPr="008D6F63" w:rsidDel="00E232D6" w14:paraId="727732B9" w14:textId="48677881" w:rsidTr="00E232D6">
        <w:tblPrEx>
          <w:tblW w:w="7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1178" w:author="Alhabibi, Haider@Energy" w:date="2022-01-26T14:18:00Z">
            <w:tblPrEx>
              <w:tblW w:w="7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cantSplit/>
          <w:trHeight w:val="170"/>
          <w:del w:id="1179" w:author="Alhabibi, Haider@Energy" w:date="2022-01-26T14:18:00Z"/>
          <w:trPrChange w:id="1180" w:author="Alhabibi, Haider@Energy" w:date="2022-01-26T14:18:00Z">
            <w:trPr>
              <w:cantSplit/>
              <w:trHeight w:val="170"/>
            </w:trPr>
          </w:trPrChange>
        </w:trPr>
        <w:tc>
          <w:tcPr>
            <w:tcW w:w="1705" w:type="dxa"/>
            <w:shd w:val="clear" w:color="auto" w:fill="auto"/>
            <w:noWrap/>
            <w:tcPrChange w:id="1181" w:author="Alhabibi, Haider@Energy" w:date="2022-01-26T14:18:00Z">
              <w:tcPr>
                <w:tcW w:w="1705" w:type="dxa"/>
                <w:shd w:val="clear" w:color="auto" w:fill="auto"/>
                <w:noWrap/>
              </w:tcPr>
            </w:tcPrChange>
          </w:tcPr>
          <w:p w14:paraId="5598DA9B" w14:textId="7038F8ED" w:rsidR="00877BF9" w:rsidRPr="008D6F63" w:rsidDel="00E232D6" w:rsidRDefault="00877BF9" w:rsidP="00877BF9">
            <w:pPr>
              <w:spacing w:after="0" w:line="240" w:lineRule="auto"/>
              <w:jc w:val="center"/>
              <w:rPr>
                <w:del w:id="1182" w:author="Alhabibi, Haider@Energy" w:date="2022-01-26T14:18:00Z"/>
                <w:rFonts w:asciiTheme="minorHAnsi" w:eastAsiaTheme="minorEastAsia" w:hAnsiTheme="minorHAnsi" w:cstheme="minorBidi"/>
                <w:sz w:val="18"/>
                <w:szCs w:val="18"/>
              </w:rPr>
            </w:pPr>
            <w:del w:id="1183" w:author="Alhabibi, Haider@Energy" w:date="2022-01-26T14:18:00Z">
              <w:r w:rsidRPr="008D6F63" w:rsidDel="00E232D6">
                <w:rPr>
                  <w:rFonts w:asciiTheme="minorHAnsi" w:eastAsiaTheme="minorEastAsia" w:hAnsiTheme="minorHAnsi" w:cstheme="minorBidi"/>
                  <w:sz w:val="18"/>
                  <w:szCs w:val="18"/>
                </w:rPr>
                <w:delText>One story</w:delText>
              </w:r>
            </w:del>
          </w:p>
        </w:tc>
        <w:tc>
          <w:tcPr>
            <w:tcW w:w="1800" w:type="dxa"/>
            <w:shd w:val="clear" w:color="auto" w:fill="auto"/>
            <w:noWrap/>
            <w:tcPrChange w:id="1184" w:author="Alhabibi, Haider@Energy" w:date="2022-01-26T14:18:00Z">
              <w:tcPr>
                <w:tcW w:w="1800" w:type="dxa"/>
                <w:shd w:val="clear" w:color="auto" w:fill="auto"/>
                <w:noWrap/>
              </w:tcPr>
            </w:tcPrChange>
          </w:tcPr>
          <w:p w14:paraId="64073FDA" w14:textId="54B29721" w:rsidR="00877BF9" w:rsidRPr="008D6F63" w:rsidDel="00E232D6" w:rsidRDefault="00877BF9" w:rsidP="00877BF9">
            <w:pPr>
              <w:spacing w:after="0" w:line="240" w:lineRule="auto"/>
              <w:jc w:val="center"/>
              <w:rPr>
                <w:del w:id="1185" w:author="Alhabibi, Haider@Energy" w:date="2022-01-26T14:18:00Z"/>
                <w:rFonts w:asciiTheme="minorHAnsi" w:eastAsiaTheme="minorEastAsia" w:hAnsiTheme="minorHAnsi" w:cstheme="minorBidi"/>
                <w:sz w:val="18"/>
                <w:szCs w:val="18"/>
              </w:rPr>
            </w:pPr>
            <w:del w:id="1186" w:author="Alhabibi, Haider@Energy" w:date="2022-01-26T14:18:00Z">
              <w:r w:rsidRPr="008D6F63" w:rsidDel="00E232D6">
                <w:rPr>
                  <w:rFonts w:asciiTheme="minorHAnsi" w:eastAsiaTheme="minorEastAsia" w:hAnsiTheme="minorHAnsi" w:cstheme="minorBidi"/>
                  <w:sz w:val="18"/>
                  <w:szCs w:val="18"/>
                </w:rPr>
                <w:delText>10</w:delText>
              </w:r>
            </w:del>
          </w:p>
        </w:tc>
        <w:tc>
          <w:tcPr>
            <w:tcW w:w="1710" w:type="dxa"/>
            <w:shd w:val="clear" w:color="auto" w:fill="auto"/>
            <w:noWrap/>
            <w:tcPrChange w:id="1187" w:author="Alhabibi, Haider@Energy" w:date="2022-01-26T14:18:00Z">
              <w:tcPr>
                <w:tcW w:w="1710" w:type="dxa"/>
                <w:shd w:val="clear" w:color="auto" w:fill="auto"/>
                <w:noWrap/>
              </w:tcPr>
            </w:tcPrChange>
          </w:tcPr>
          <w:p w14:paraId="05297C58" w14:textId="625CB0B7" w:rsidR="00877BF9" w:rsidRPr="008D6F63" w:rsidDel="00E232D6" w:rsidRDefault="00877BF9" w:rsidP="00877BF9">
            <w:pPr>
              <w:spacing w:after="0" w:line="240" w:lineRule="auto"/>
              <w:jc w:val="center"/>
              <w:rPr>
                <w:del w:id="1188" w:author="Alhabibi, Haider@Energy" w:date="2022-01-26T14:18:00Z"/>
                <w:rFonts w:asciiTheme="minorHAnsi" w:eastAsiaTheme="minorEastAsia" w:hAnsiTheme="minorHAnsi" w:cstheme="minorBidi"/>
                <w:sz w:val="18"/>
                <w:szCs w:val="18"/>
              </w:rPr>
            </w:pPr>
            <w:del w:id="1189" w:author="Alhabibi, Haider@Energy" w:date="2022-01-26T14:18:00Z">
              <w:r w:rsidRPr="008D6F63" w:rsidDel="00E232D6">
                <w:rPr>
                  <w:rFonts w:asciiTheme="minorHAnsi" w:eastAsiaTheme="minorEastAsia" w:hAnsiTheme="minorHAnsi" w:cstheme="minorBidi"/>
                  <w:sz w:val="18"/>
                  <w:szCs w:val="18"/>
                </w:rPr>
                <w:delText>22.7</w:delText>
              </w:r>
            </w:del>
          </w:p>
        </w:tc>
        <w:tc>
          <w:tcPr>
            <w:tcW w:w="1350" w:type="dxa"/>
            <w:shd w:val="clear" w:color="auto" w:fill="auto"/>
            <w:noWrap/>
            <w:tcPrChange w:id="1190" w:author="Alhabibi, Haider@Energy" w:date="2022-01-26T14:18:00Z">
              <w:tcPr>
                <w:tcW w:w="1350" w:type="dxa"/>
                <w:shd w:val="clear" w:color="auto" w:fill="auto"/>
                <w:noWrap/>
              </w:tcPr>
            </w:tcPrChange>
          </w:tcPr>
          <w:p w14:paraId="2393EFE5" w14:textId="18F4539F" w:rsidR="00877BF9" w:rsidRPr="008D6F63" w:rsidDel="00E232D6" w:rsidRDefault="00877BF9" w:rsidP="00877BF9">
            <w:pPr>
              <w:spacing w:after="0" w:line="240" w:lineRule="auto"/>
              <w:jc w:val="center"/>
              <w:rPr>
                <w:del w:id="1191" w:author="Alhabibi, Haider@Energy" w:date="2022-01-26T14:18:00Z"/>
                <w:rFonts w:asciiTheme="minorHAnsi" w:eastAsiaTheme="minorEastAsia" w:hAnsiTheme="minorHAnsi" w:cstheme="minorBidi"/>
                <w:sz w:val="18"/>
                <w:szCs w:val="18"/>
              </w:rPr>
            </w:pPr>
            <w:del w:id="1192" w:author="Alhabibi, Haider@Energy" w:date="2022-01-26T14:18:00Z">
              <w:r w:rsidRPr="008D6F63" w:rsidDel="00E232D6">
                <w:rPr>
                  <w:rFonts w:asciiTheme="minorHAnsi" w:eastAsiaTheme="minorEastAsia" w:hAnsiTheme="minorHAnsi" w:cstheme="minorBidi"/>
                  <w:sz w:val="18"/>
                  <w:szCs w:val="18"/>
                </w:rPr>
                <w:delText>0.0095</w:delText>
              </w:r>
            </w:del>
          </w:p>
        </w:tc>
        <w:tc>
          <w:tcPr>
            <w:tcW w:w="1260" w:type="dxa"/>
            <w:shd w:val="clear" w:color="auto" w:fill="auto"/>
            <w:noWrap/>
            <w:tcPrChange w:id="1193" w:author="Alhabibi, Haider@Energy" w:date="2022-01-26T14:18:00Z">
              <w:tcPr>
                <w:tcW w:w="1260" w:type="dxa"/>
                <w:shd w:val="clear" w:color="auto" w:fill="auto"/>
                <w:noWrap/>
              </w:tcPr>
            </w:tcPrChange>
          </w:tcPr>
          <w:p w14:paraId="7D66F94E" w14:textId="7038A6E4" w:rsidR="00877BF9" w:rsidRPr="008D6F63" w:rsidDel="00E232D6" w:rsidRDefault="00877BF9" w:rsidP="00877BF9">
            <w:pPr>
              <w:spacing w:after="0" w:line="240" w:lineRule="auto"/>
              <w:jc w:val="center"/>
              <w:rPr>
                <w:del w:id="1194" w:author="Alhabibi, Haider@Energy" w:date="2022-01-26T14:18:00Z"/>
                <w:rFonts w:asciiTheme="minorHAnsi" w:eastAsiaTheme="minorEastAsia" w:hAnsiTheme="minorHAnsi" w:cstheme="minorBidi"/>
                <w:sz w:val="18"/>
                <w:szCs w:val="18"/>
              </w:rPr>
            </w:pPr>
            <w:del w:id="1195" w:author="Alhabibi, Haider@Energy" w:date="2022-01-26T14:18:00Z">
              <w:r w:rsidRPr="008D6F63" w:rsidDel="00E232D6">
                <w:rPr>
                  <w:rFonts w:asciiTheme="minorHAnsi" w:eastAsiaTheme="minorEastAsia" w:hAnsiTheme="minorHAnsi" w:cstheme="minorBidi"/>
                  <w:sz w:val="18"/>
                  <w:szCs w:val="18"/>
                </w:rPr>
                <w:delText>0.0099</w:delText>
              </w:r>
            </w:del>
          </w:p>
        </w:tc>
      </w:tr>
      <w:tr w:rsidR="00877BF9" w:rsidRPr="008D6F63" w:rsidDel="00E232D6" w14:paraId="0DF3082F" w14:textId="33DB18F2" w:rsidTr="00E232D6">
        <w:tblPrEx>
          <w:tblW w:w="7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1196" w:author="Alhabibi, Haider@Energy" w:date="2022-01-26T14:18:00Z">
            <w:tblPrEx>
              <w:tblW w:w="7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cantSplit/>
          <w:trHeight w:val="215"/>
          <w:del w:id="1197" w:author="Alhabibi, Haider@Energy" w:date="2022-01-26T14:18:00Z"/>
          <w:trPrChange w:id="1198" w:author="Alhabibi, Haider@Energy" w:date="2022-01-26T14:18:00Z">
            <w:trPr>
              <w:cantSplit/>
              <w:trHeight w:val="215"/>
            </w:trPr>
          </w:trPrChange>
        </w:trPr>
        <w:tc>
          <w:tcPr>
            <w:tcW w:w="1705" w:type="dxa"/>
            <w:shd w:val="clear" w:color="auto" w:fill="auto"/>
            <w:noWrap/>
            <w:tcPrChange w:id="1199" w:author="Alhabibi, Haider@Energy" w:date="2022-01-26T14:18:00Z">
              <w:tcPr>
                <w:tcW w:w="1705" w:type="dxa"/>
                <w:shd w:val="clear" w:color="auto" w:fill="auto"/>
                <w:noWrap/>
              </w:tcPr>
            </w:tcPrChange>
          </w:tcPr>
          <w:p w14:paraId="61E1DA1E" w14:textId="4486DA7C" w:rsidR="00877BF9" w:rsidRPr="008D6F63" w:rsidDel="00E232D6" w:rsidRDefault="00877BF9" w:rsidP="00877BF9">
            <w:pPr>
              <w:spacing w:after="0" w:line="240" w:lineRule="auto"/>
              <w:jc w:val="center"/>
              <w:rPr>
                <w:del w:id="1200" w:author="Alhabibi, Haider@Energy" w:date="2022-01-26T14:18:00Z"/>
                <w:rFonts w:asciiTheme="minorHAnsi" w:eastAsiaTheme="minorEastAsia" w:hAnsiTheme="minorHAnsi" w:cstheme="minorBidi"/>
                <w:sz w:val="18"/>
                <w:szCs w:val="18"/>
              </w:rPr>
            </w:pPr>
            <w:del w:id="1201" w:author="Alhabibi, Haider@Energy" w:date="2022-01-26T14:18:00Z">
              <w:r w:rsidRPr="008D6F63" w:rsidDel="00E232D6">
                <w:rPr>
                  <w:rFonts w:asciiTheme="minorHAnsi" w:eastAsiaTheme="minorEastAsia" w:hAnsiTheme="minorHAnsi" w:cstheme="minorBidi"/>
                  <w:sz w:val="18"/>
                  <w:szCs w:val="18"/>
                </w:rPr>
                <w:delText>Two story</w:delText>
              </w:r>
            </w:del>
          </w:p>
        </w:tc>
        <w:tc>
          <w:tcPr>
            <w:tcW w:w="1800" w:type="dxa"/>
            <w:shd w:val="clear" w:color="auto" w:fill="auto"/>
            <w:noWrap/>
            <w:tcPrChange w:id="1202" w:author="Alhabibi, Haider@Energy" w:date="2022-01-26T14:18:00Z">
              <w:tcPr>
                <w:tcW w:w="1800" w:type="dxa"/>
                <w:shd w:val="clear" w:color="auto" w:fill="auto"/>
                <w:noWrap/>
              </w:tcPr>
            </w:tcPrChange>
          </w:tcPr>
          <w:p w14:paraId="307994EE" w14:textId="047896ED" w:rsidR="00877BF9" w:rsidRPr="008D6F63" w:rsidDel="00E232D6" w:rsidRDefault="00877BF9" w:rsidP="00877BF9">
            <w:pPr>
              <w:spacing w:after="0" w:line="240" w:lineRule="auto"/>
              <w:jc w:val="center"/>
              <w:rPr>
                <w:del w:id="1203" w:author="Alhabibi, Haider@Energy" w:date="2022-01-26T14:18:00Z"/>
                <w:rFonts w:asciiTheme="minorHAnsi" w:eastAsiaTheme="minorEastAsia" w:hAnsiTheme="minorHAnsi" w:cstheme="minorBidi"/>
                <w:sz w:val="18"/>
                <w:szCs w:val="18"/>
              </w:rPr>
            </w:pPr>
            <w:del w:id="1204" w:author="Alhabibi, Haider@Energy" w:date="2022-01-26T14:18:00Z">
              <w:r w:rsidRPr="008D6F63" w:rsidDel="00E232D6">
                <w:rPr>
                  <w:rFonts w:asciiTheme="minorHAnsi" w:eastAsiaTheme="minorEastAsia" w:hAnsiTheme="minorHAnsi" w:cstheme="minorBidi"/>
                  <w:sz w:val="18"/>
                  <w:szCs w:val="18"/>
                </w:rPr>
                <w:delText>15</w:delText>
              </w:r>
            </w:del>
          </w:p>
        </w:tc>
        <w:tc>
          <w:tcPr>
            <w:tcW w:w="1710" w:type="dxa"/>
            <w:shd w:val="clear" w:color="auto" w:fill="auto"/>
            <w:noWrap/>
            <w:tcPrChange w:id="1205" w:author="Alhabibi, Haider@Energy" w:date="2022-01-26T14:18:00Z">
              <w:tcPr>
                <w:tcW w:w="1710" w:type="dxa"/>
                <w:shd w:val="clear" w:color="auto" w:fill="auto"/>
                <w:noWrap/>
              </w:tcPr>
            </w:tcPrChange>
          </w:tcPr>
          <w:p w14:paraId="435334BE" w14:textId="2142A757" w:rsidR="00877BF9" w:rsidRPr="008D6F63" w:rsidDel="00E232D6" w:rsidRDefault="00877BF9" w:rsidP="00877BF9">
            <w:pPr>
              <w:spacing w:after="0" w:line="240" w:lineRule="auto"/>
              <w:jc w:val="center"/>
              <w:rPr>
                <w:del w:id="1206" w:author="Alhabibi, Haider@Energy" w:date="2022-01-26T14:18:00Z"/>
                <w:rFonts w:asciiTheme="minorHAnsi" w:eastAsiaTheme="minorEastAsia" w:hAnsiTheme="minorHAnsi" w:cstheme="minorBidi"/>
                <w:sz w:val="18"/>
                <w:szCs w:val="18"/>
              </w:rPr>
            </w:pPr>
            <w:del w:id="1207" w:author="Alhabibi, Haider@Energy" w:date="2022-01-26T14:18:00Z">
              <w:r w:rsidRPr="008D6F63" w:rsidDel="00E232D6">
                <w:rPr>
                  <w:rFonts w:asciiTheme="minorHAnsi" w:eastAsiaTheme="minorEastAsia" w:hAnsiTheme="minorHAnsi" w:cstheme="minorBidi"/>
                  <w:sz w:val="18"/>
                  <w:szCs w:val="18"/>
                </w:rPr>
                <w:delText>11.5</w:delText>
              </w:r>
            </w:del>
          </w:p>
        </w:tc>
        <w:tc>
          <w:tcPr>
            <w:tcW w:w="1350" w:type="dxa"/>
            <w:shd w:val="clear" w:color="auto" w:fill="auto"/>
            <w:noWrap/>
            <w:tcPrChange w:id="1208" w:author="Alhabibi, Haider@Energy" w:date="2022-01-26T14:18:00Z">
              <w:tcPr>
                <w:tcW w:w="1350" w:type="dxa"/>
                <w:shd w:val="clear" w:color="auto" w:fill="auto"/>
                <w:noWrap/>
              </w:tcPr>
            </w:tcPrChange>
          </w:tcPr>
          <w:p w14:paraId="6A1B4565" w14:textId="151A72A6" w:rsidR="00877BF9" w:rsidRPr="008D6F63" w:rsidDel="00E232D6" w:rsidRDefault="00877BF9" w:rsidP="00877BF9">
            <w:pPr>
              <w:spacing w:after="0" w:line="240" w:lineRule="auto"/>
              <w:jc w:val="center"/>
              <w:rPr>
                <w:del w:id="1209" w:author="Alhabibi, Haider@Energy" w:date="2022-01-26T14:18:00Z"/>
                <w:rFonts w:asciiTheme="minorHAnsi" w:eastAsiaTheme="minorEastAsia" w:hAnsiTheme="minorHAnsi" w:cstheme="minorBidi"/>
                <w:sz w:val="18"/>
                <w:szCs w:val="18"/>
              </w:rPr>
            </w:pPr>
            <w:del w:id="1210" w:author="Alhabibi, Haider@Energy" w:date="2022-01-26T14:18:00Z">
              <w:r w:rsidRPr="008D6F63" w:rsidDel="00E232D6">
                <w:rPr>
                  <w:rFonts w:asciiTheme="minorHAnsi" w:eastAsiaTheme="minorEastAsia" w:hAnsiTheme="minorHAnsi" w:cstheme="minorBidi"/>
                  <w:sz w:val="18"/>
                  <w:szCs w:val="18"/>
                </w:rPr>
                <w:delText>0.0045</w:delText>
              </w:r>
            </w:del>
          </w:p>
        </w:tc>
        <w:tc>
          <w:tcPr>
            <w:tcW w:w="1260" w:type="dxa"/>
            <w:shd w:val="clear" w:color="auto" w:fill="auto"/>
            <w:noWrap/>
            <w:tcPrChange w:id="1211" w:author="Alhabibi, Haider@Energy" w:date="2022-01-26T14:18:00Z">
              <w:tcPr>
                <w:tcW w:w="1260" w:type="dxa"/>
                <w:shd w:val="clear" w:color="auto" w:fill="auto"/>
                <w:noWrap/>
              </w:tcPr>
            </w:tcPrChange>
          </w:tcPr>
          <w:p w14:paraId="334234DE" w14:textId="32AD0D11" w:rsidR="00877BF9" w:rsidRPr="008D6F63" w:rsidDel="00E232D6" w:rsidRDefault="00877BF9" w:rsidP="00877BF9">
            <w:pPr>
              <w:spacing w:after="0" w:line="240" w:lineRule="auto"/>
              <w:jc w:val="center"/>
              <w:rPr>
                <w:del w:id="1212" w:author="Alhabibi, Haider@Energy" w:date="2022-01-26T14:18:00Z"/>
                <w:rFonts w:asciiTheme="minorHAnsi" w:eastAsiaTheme="minorEastAsia" w:hAnsiTheme="minorHAnsi" w:cstheme="minorBidi"/>
                <w:sz w:val="18"/>
                <w:szCs w:val="18"/>
              </w:rPr>
            </w:pPr>
            <w:del w:id="1213" w:author="Alhabibi, Haider@Energy" w:date="2022-01-26T14:18:00Z">
              <w:r w:rsidRPr="008D6F63" w:rsidDel="00E232D6">
                <w:rPr>
                  <w:rFonts w:asciiTheme="minorHAnsi" w:eastAsiaTheme="minorEastAsia" w:hAnsiTheme="minorHAnsi" w:cstheme="minorBidi"/>
                  <w:sz w:val="18"/>
                  <w:szCs w:val="18"/>
                </w:rPr>
                <w:delText>0.0095</w:delText>
              </w:r>
            </w:del>
          </w:p>
        </w:tc>
      </w:tr>
      <w:tr w:rsidR="00877BF9" w:rsidRPr="008D6F63" w:rsidDel="00E232D6" w14:paraId="6BADE230" w14:textId="20EF8321" w:rsidTr="00E232D6">
        <w:tblPrEx>
          <w:tblW w:w="7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1214" w:author="Alhabibi, Haider@Energy" w:date="2022-01-26T14:18:00Z">
            <w:tblPrEx>
              <w:tblW w:w="7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cantSplit/>
          <w:trHeight w:val="152"/>
          <w:del w:id="1215" w:author="Alhabibi, Haider@Energy" w:date="2022-01-26T14:18:00Z"/>
          <w:trPrChange w:id="1216" w:author="Alhabibi, Haider@Energy" w:date="2022-01-26T14:18:00Z">
            <w:trPr>
              <w:cantSplit/>
              <w:trHeight w:val="152"/>
            </w:trPr>
          </w:trPrChange>
        </w:trPr>
        <w:tc>
          <w:tcPr>
            <w:tcW w:w="1705" w:type="dxa"/>
            <w:shd w:val="clear" w:color="auto" w:fill="auto"/>
            <w:noWrap/>
            <w:tcPrChange w:id="1217" w:author="Alhabibi, Haider@Energy" w:date="2022-01-26T14:18:00Z">
              <w:tcPr>
                <w:tcW w:w="1705" w:type="dxa"/>
                <w:shd w:val="clear" w:color="auto" w:fill="auto"/>
                <w:noWrap/>
              </w:tcPr>
            </w:tcPrChange>
          </w:tcPr>
          <w:p w14:paraId="3F8DBD41" w14:textId="7758D899" w:rsidR="00877BF9" w:rsidRPr="008D6F63" w:rsidDel="00E232D6" w:rsidRDefault="00877BF9" w:rsidP="00877BF9">
            <w:pPr>
              <w:spacing w:after="0" w:line="240" w:lineRule="auto"/>
              <w:jc w:val="center"/>
              <w:rPr>
                <w:del w:id="1218" w:author="Alhabibi, Haider@Energy" w:date="2022-01-26T14:18:00Z"/>
                <w:rFonts w:asciiTheme="minorHAnsi" w:eastAsiaTheme="minorEastAsia" w:hAnsiTheme="minorHAnsi" w:cstheme="minorBidi"/>
                <w:sz w:val="18"/>
                <w:szCs w:val="18"/>
              </w:rPr>
            </w:pPr>
            <w:del w:id="1219" w:author="Alhabibi, Haider@Energy" w:date="2022-01-26T14:18:00Z">
              <w:r w:rsidRPr="008D6F63" w:rsidDel="00E232D6">
                <w:rPr>
                  <w:rFonts w:asciiTheme="minorHAnsi" w:eastAsiaTheme="minorEastAsia" w:hAnsiTheme="minorHAnsi" w:cstheme="minorBidi"/>
                  <w:sz w:val="18"/>
                  <w:szCs w:val="18"/>
                </w:rPr>
                <w:lastRenderedPageBreak/>
                <w:delText>Three story</w:delText>
              </w:r>
            </w:del>
          </w:p>
        </w:tc>
        <w:tc>
          <w:tcPr>
            <w:tcW w:w="1800" w:type="dxa"/>
            <w:shd w:val="clear" w:color="auto" w:fill="auto"/>
            <w:noWrap/>
            <w:tcPrChange w:id="1220" w:author="Alhabibi, Haider@Energy" w:date="2022-01-26T14:18:00Z">
              <w:tcPr>
                <w:tcW w:w="1800" w:type="dxa"/>
                <w:shd w:val="clear" w:color="auto" w:fill="auto"/>
                <w:noWrap/>
              </w:tcPr>
            </w:tcPrChange>
          </w:tcPr>
          <w:p w14:paraId="3BA239B6" w14:textId="267A59DF" w:rsidR="00877BF9" w:rsidRPr="008D6F63" w:rsidDel="00E232D6" w:rsidRDefault="00877BF9" w:rsidP="00877BF9">
            <w:pPr>
              <w:spacing w:after="0" w:line="240" w:lineRule="auto"/>
              <w:jc w:val="center"/>
              <w:rPr>
                <w:del w:id="1221" w:author="Alhabibi, Haider@Energy" w:date="2022-01-26T14:18:00Z"/>
                <w:rFonts w:asciiTheme="minorHAnsi" w:eastAsiaTheme="minorEastAsia" w:hAnsiTheme="minorHAnsi" w:cstheme="minorBidi"/>
                <w:sz w:val="18"/>
                <w:szCs w:val="18"/>
              </w:rPr>
            </w:pPr>
            <w:del w:id="1222" w:author="Alhabibi, Haider@Energy" w:date="2022-01-26T14:18:00Z">
              <w:r w:rsidRPr="008D6F63" w:rsidDel="00E232D6">
                <w:rPr>
                  <w:rFonts w:asciiTheme="minorHAnsi" w:eastAsiaTheme="minorEastAsia" w:hAnsiTheme="minorHAnsi" w:cstheme="minorBidi"/>
                  <w:sz w:val="18"/>
                  <w:szCs w:val="18"/>
                </w:rPr>
                <w:delText>10</w:delText>
              </w:r>
            </w:del>
          </w:p>
        </w:tc>
        <w:tc>
          <w:tcPr>
            <w:tcW w:w="1710" w:type="dxa"/>
            <w:shd w:val="clear" w:color="auto" w:fill="auto"/>
            <w:noWrap/>
            <w:tcPrChange w:id="1223" w:author="Alhabibi, Haider@Energy" w:date="2022-01-26T14:18:00Z">
              <w:tcPr>
                <w:tcW w:w="1710" w:type="dxa"/>
                <w:shd w:val="clear" w:color="auto" w:fill="auto"/>
                <w:noWrap/>
              </w:tcPr>
            </w:tcPrChange>
          </w:tcPr>
          <w:p w14:paraId="598CBF73" w14:textId="3ED69641" w:rsidR="00877BF9" w:rsidRPr="008D6F63" w:rsidDel="00E232D6" w:rsidRDefault="00877BF9" w:rsidP="00877BF9">
            <w:pPr>
              <w:spacing w:after="0" w:line="240" w:lineRule="auto"/>
              <w:jc w:val="center"/>
              <w:rPr>
                <w:del w:id="1224" w:author="Alhabibi, Haider@Energy" w:date="2022-01-26T14:18:00Z"/>
                <w:rFonts w:asciiTheme="minorHAnsi" w:eastAsiaTheme="minorEastAsia" w:hAnsiTheme="minorHAnsi" w:cstheme="minorBidi"/>
                <w:sz w:val="18"/>
                <w:szCs w:val="18"/>
              </w:rPr>
            </w:pPr>
            <w:del w:id="1225" w:author="Alhabibi, Haider@Energy" w:date="2022-01-26T14:18:00Z">
              <w:r w:rsidRPr="008D6F63" w:rsidDel="00E232D6">
                <w:rPr>
                  <w:rFonts w:asciiTheme="minorHAnsi" w:eastAsiaTheme="minorEastAsia" w:hAnsiTheme="minorHAnsi" w:cstheme="minorBidi"/>
                  <w:sz w:val="18"/>
                  <w:szCs w:val="18"/>
                </w:rPr>
                <w:delText>0.5</w:delText>
              </w:r>
            </w:del>
          </w:p>
        </w:tc>
        <w:tc>
          <w:tcPr>
            <w:tcW w:w="1350" w:type="dxa"/>
            <w:shd w:val="clear" w:color="auto" w:fill="auto"/>
            <w:noWrap/>
            <w:tcPrChange w:id="1226" w:author="Alhabibi, Haider@Energy" w:date="2022-01-26T14:18:00Z">
              <w:tcPr>
                <w:tcW w:w="1350" w:type="dxa"/>
                <w:shd w:val="clear" w:color="auto" w:fill="auto"/>
                <w:noWrap/>
              </w:tcPr>
            </w:tcPrChange>
          </w:tcPr>
          <w:p w14:paraId="079991CC" w14:textId="494F1813" w:rsidR="00877BF9" w:rsidRPr="008D6F63" w:rsidDel="00E232D6" w:rsidRDefault="00877BF9" w:rsidP="00877BF9">
            <w:pPr>
              <w:spacing w:after="0" w:line="240" w:lineRule="auto"/>
              <w:jc w:val="center"/>
              <w:rPr>
                <w:del w:id="1227" w:author="Alhabibi, Haider@Energy" w:date="2022-01-26T14:18:00Z"/>
                <w:rFonts w:asciiTheme="minorHAnsi" w:eastAsiaTheme="minorEastAsia" w:hAnsiTheme="minorHAnsi" w:cstheme="minorBidi"/>
                <w:sz w:val="18"/>
                <w:szCs w:val="18"/>
              </w:rPr>
            </w:pPr>
            <w:del w:id="1228" w:author="Alhabibi, Haider@Energy" w:date="2022-01-26T14:18:00Z">
              <w:r w:rsidRPr="008D6F63" w:rsidDel="00E232D6">
                <w:rPr>
                  <w:rFonts w:asciiTheme="minorHAnsi" w:eastAsiaTheme="minorEastAsia" w:hAnsiTheme="minorHAnsi" w:cstheme="minorBidi"/>
                  <w:sz w:val="18"/>
                  <w:szCs w:val="18"/>
                </w:rPr>
                <w:delText>0.0030</w:delText>
              </w:r>
            </w:del>
          </w:p>
        </w:tc>
        <w:tc>
          <w:tcPr>
            <w:tcW w:w="1260" w:type="dxa"/>
            <w:shd w:val="clear" w:color="auto" w:fill="auto"/>
            <w:noWrap/>
            <w:tcPrChange w:id="1229" w:author="Alhabibi, Haider@Energy" w:date="2022-01-26T14:18:00Z">
              <w:tcPr>
                <w:tcW w:w="1260" w:type="dxa"/>
                <w:shd w:val="clear" w:color="auto" w:fill="auto"/>
                <w:noWrap/>
              </w:tcPr>
            </w:tcPrChange>
          </w:tcPr>
          <w:p w14:paraId="297AEB9E" w14:textId="7A5B7048" w:rsidR="00877BF9" w:rsidRPr="008D6F63" w:rsidDel="00E232D6" w:rsidRDefault="00877BF9" w:rsidP="00877BF9">
            <w:pPr>
              <w:spacing w:after="0" w:line="240" w:lineRule="auto"/>
              <w:jc w:val="center"/>
              <w:rPr>
                <w:del w:id="1230" w:author="Alhabibi, Haider@Energy" w:date="2022-01-26T14:18:00Z"/>
                <w:rFonts w:asciiTheme="minorHAnsi" w:eastAsiaTheme="minorEastAsia" w:hAnsiTheme="minorHAnsi" w:cstheme="minorBidi"/>
                <w:sz w:val="18"/>
                <w:szCs w:val="18"/>
              </w:rPr>
            </w:pPr>
            <w:del w:id="1231" w:author="Alhabibi, Haider@Energy" w:date="2022-01-26T14:18:00Z">
              <w:r w:rsidRPr="008D6F63" w:rsidDel="00E232D6">
                <w:rPr>
                  <w:rFonts w:asciiTheme="minorHAnsi" w:eastAsiaTheme="minorEastAsia" w:hAnsiTheme="minorHAnsi" w:cstheme="minorBidi"/>
                  <w:sz w:val="18"/>
                  <w:szCs w:val="18"/>
                </w:rPr>
                <w:delText>0.014</w:delText>
              </w:r>
            </w:del>
          </w:p>
        </w:tc>
      </w:tr>
      <w:tr w:rsidR="00877BF9" w:rsidRPr="008D6F63" w:rsidDel="00E232D6" w14:paraId="5E679E9A" w14:textId="072EF732" w:rsidTr="00690C6A">
        <w:trPr>
          <w:cantSplit/>
          <w:trHeight w:val="152"/>
          <w:del w:id="1232" w:author="Alhabibi, Haider@Energy" w:date="2022-01-26T14:18:00Z"/>
        </w:trPr>
        <w:tc>
          <w:tcPr>
            <w:tcW w:w="1705" w:type="dxa"/>
            <w:shd w:val="clear" w:color="auto" w:fill="auto"/>
            <w:noWrap/>
          </w:tcPr>
          <w:p w14:paraId="01966F82" w14:textId="1F863DF7" w:rsidR="00877BF9" w:rsidRPr="008D6F63" w:rsidDel="00E232D6" w:rsidRDefault="00877BF9" w:rsidP="00877BF9">
            <w:pPr>
              <w:spacing w:after="0" w:line="240" w:lineRule="auto"/>
              <w:jc w:val="center"/>
              <w:rPr>
                <w:del w:id="1233" w:author="Alhabibi, Haider@Energy" w:date="2022-01-26T14:18:00Z"/>
                <w:rFonts w:asciiTheme="minorHAnsi" w:eastAsiaTheme="minorEastAsia" w:hAnsiTheme="minorHAnsi" w:cstheme="minorBidi"/>
                <w:sz w:val="18"/>
                <w:szCs w:val="18"/>
              </w:rPr>
            </w:pPr>
          </w:p>
        </w:tc>
        <w:tc>
          <w:tcPr>
            <w:tcW w:w="1800" w:type="dxa"/>
            <w:shd w:val="clear" w:color="auto" w:fill="auto"/>
            <w:noWrap/>
          </w:tcPr>
          <w:p w14:paraId="03408082" w14:textId="7C03F050" w:rsidR="00877BF9" w:rsidRPr="008D6F63" w:rsidDel="00E232D6" w:rsidRDefault="00877BF9" w:rsidP="00877BF9">
            <w:pPr>
              <w:spacing w:after="0" w:line="240" w:lineRule="auto"/>
              <w:jc w:val="center"/>
              <w:rPr>
                <w:del w:id="1234" w:author="Alhabibi, Haider@Energy" w:date="2022-01-26T14:18:00Z"/>
                <w:rFonts w:asciiTheme="minorHAnsi" w:eastAsiaTheme="minorEastAsia" w:hAnsiTheme="minorHAnsi" w:cstheme="minorBidi"/>
                <w:sz w:val="18"/>
                <w:szCs w:val="18"/>
              </w:rPr>
            </w:pPr>
          </w:p>
        </w:tc>
        <w:tc>
          <w:tcPr>
            <w:tcW w:w="1710" w:type="dxa"/>
            <w:shd w:val="clear" w:color="auto" w:fill="auto"/>
            <w:noWrap/>
          </w:tcPr>
          <w:p w14:paraId="5C8EAA22" w14:textId="3E27271F" w:rsidR="00877BF9" w:rsidRPr="008D6F63" w:rsidDel="00E232D6" w:rsidRDefault="00877BF9" w:rsidP="00877BF9">
            <w:pPr>
              <w:spacing w:after="0" w:line="240" w:lineRule="auto"/>
              <w:jc w:val="center"/>
              <w:rPr>
                <w:del w:id="1235" w:author="Alhabibi, Haider@Energy" w:date="2022-01-26T14:18:00Z"/>
                <w:rFonts w:asciiTheme="minorHAnsi" w:eastAsiaTheme="minorEastAsia" w:hAnsiTheme="minorHAnsi" w:cstheme="minorBidi"/>
                <w:sz w:val="18"/>
                <w:szCs w:val="18"/>
              </w:rPr>
            </w:pPr>
          </w:p>
        </w:tc>
        <w:tc>
          <w:tcPr>
            <w:tcW w:w="1350" w:type="dxa"/>
            <w:shd w:val="clear" w:color="auto" w:fill="auto"/>
            <w:noWrap/>
          </w:tcPr>
          <w:p w14:paraId="6821B473" w14:textId="7F14A60D" w:rsidR="00877BF9" w:rsidRPr="008D6F63" w:rsidDel="00E232D6" w:rsidRDefault="00877BF9" w:rsidP="00877BF9">
            <w:pPr>
              <w:spacing w:after="0" w:line="240" w:lineRule="auto"/>
              <w:jc w:val="center"/>
              <w:rPr>
                <w:del w:id="1236" w:author="Alhabibi, Haider@Energy" w:date="2022-01-26T14:18:00Z"/>
                <w:rFonts w:asciiTheme="minorHAnsi" w:eastAsiaTheme="minorEastAsia" w:hAnsiTheme="minorHAnsi" w:cstheme="minorBidi"/>
                <w:sz w:val="18"/>
                <w:szCs w:val="18"/>
              </w:rPr>
            </w:pPr>
          </w:p>
        </w:tc>
        <w:tc>
          <w:tcPr>
            <w:tcW w:w="1260" w:type="dxa"/>
            <w:shd w:val="clear" w:color="auto" w:fill="auto"/>
            <w:noWrap/>
          </w:tcPr>
          <w:p w14:paraId="7014860D" w14:textId="5633401A" w:rsidR="00877BF9" w:rsidRPr="008D6F63" w:rsidDel="00E232D6" w:rsidRDefault="00877BF9" w:rsidP="00877BF9">
            <w:pPr>
              <w:spacing w:after="0" w:line="240" w:lineRule="auto"/>
              <w:jc w:val="center"/>
              <w:rPr>
                <w:del w:id="1237" w:author="Alhabibi, Haider@Energy" w:date="2022-01-26T14:18:00Z"/>
                <w:rFonts w:asciiTheme="minorHAnsi" w:eastAsiaTheme="minorEastAsia" w:hAnsiTheme="minorHAnsi" w:cstheme="minorBidi"/>
                <w:sz w:val="18"/>
                <w:szCs w:val="18"/>
              </w:rPr>
            </w:pPr>
          </w:p>
        </w:tc>
      </w:tr>
      <w:tr w:rsidR="00877BF9" w:rsidRPr="008D6F63" w14:paraId="26500A9B" w14:textId="77777777" w:rsidTr="00690C6A">
        <w:trPr>
          <w:cantSplit/>
          <w:trHeight w:val="152"/>
        </w:trPr>
        <w:tc>
          <w:tcPr>
            <w:tcW w:w="1705" w:type="dxa"/>
            <w:shd w:val="clear" w:color="auto" w:fill="auto"/>
            <w:noWrap/>
          </w:tcPr>
          <w:p w14:paraId="483C59C7" w14:textId="1C1BB9F8"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06728B">
              <w:rPr>
                <w:b/>
                <w:sz w:val="18"/>
                <w:u w:val="single"/>
                <w:lang w:eastAsia="x-none"/>
              </w:rPr>
              <w:t>Multifamily</w:t>
            </w:r>
            <w:r>
              <w:rPr>
                <w:b/>
                <w:sz w:val="18"/>
                <w:u w:val="single"/>
                <w:lang w:eastAsia="x-none"/>
              </w:rPr>
              <w:t xml:space="preserve"> (Non Central)</w:t>
            </w:r>
          </w:p>
        </w:tc>
        <w:tc>
          <w:tcPr>
            <w:tcW w:w="1800" w:type="dxa"/>
            <w:shd w:val="clear" w:color="auto" w:fill="auto"/>
            <w:noWrap/>
          </w:tcPr>
          <w:p w14:paraId="4E4D0D58"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p>
        </w:tc>
        <w:tc>
          <w:tcPr>
            <w:tcW w:w="1710" w:type="dxa"/>
            <w:shd w:val="clear" w:color="auto" w:fill="auto"/>
            <w:noWrap/>
          </w:tcPr>
          <w:p w14:paraId="7D05D1F1"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p>
        </w:tc>
        <w:tc>
          <w:tcPr>
            <w:tcW w:w="1350" w:type="dxa"/>
            <w:shd w:val="clear" w:color="auto" w:fill="auto"/>
            <w:noWrap/>
          </w:tcPr>
          <w:p w14:paraId="6353F6BF"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p>
        </w:tc>
        <w:tc>
          <w:tcPr>
            <w:tcW w:w="1260" w:type="dxa"/>
            <w:shd w:val="clear" w:color="auto" w:fill="auto"/>
            <w:noWrap/>
          </w:tcPr>
          <w:p w14:paraId="272DE251"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p>
        </w:tc>
      </w:tr>
      <w:tr w:rsidR="00877BF9" w:rsidRPr="008D6F63" w14:paraId="70741DAC" w14:textId="77777777" w:rsidTr="00690C6A">
        <w:trPr>
          <w:cantSplit/>
          <w:trHeight w:val="152"/>
        </w:trPr>
        <w:tc>
          <w:tcPr>
            <w:tcW w:w="1705" w:type="dxa"/>
            <w:shd w:val="clear" w:color="auto" w:fill="auto"/>
            <w:noWrap/>
          </w:tcPr>
          <w:p w14:paraId="67B3933B" w14:textId="6F4A6778"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06728B">
              <w:rPr>
                <w:sz w:val="18"/>
                <w:u w:val="single"/>
                <w:lang w:eastAsia="x-none"/>
              </w:rPr>
              <w:t>One story</w:t>
            </w:r>
          </w:p>
        </w:tc>
        <w:tc>
          <w:tcPr>
            <w:tcW w:w="1800" w:type="dxa"/>
            <w:shd w:val="clear" w:color="auto" w:fill="auto"/>
            <w:noWrap/>
          </w:tcPr>
          <w:p w14:paraId="6F241DBD" w14:textId="2CDE82BD"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06728B">
              <w:rPr>
                <w:sz w:val="18"/>
                <w:u w:val="single"/>
                <w:lang w:eastAsia="x-none"/>
              </w:rPr>
              <w:t>7.5</w:t>
            </w:r>
          </w:p>
        </w:tc>
        <w:tc>
          <w:tcPr>
            <w:tcW w:w="1710" w:type="dxa"/>
            <w:shd w:val="clear" w:color="auto" w:fill="auto"/>
            <w:noWrap/>
          </w:tcPr>
          <w:p w14:paraId="5795DDA9" w14:textId="52980401"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06728B">
              <w:rPr>
                <w:sz w:val="18"/>
                <w:u w:val="single"/>
                <w:lang w:eastAsia="x-none"/>
              </w:rPr>
              <w:t>n/a</w:t>
            </w:r>
          </w:p>
        </w:tc>
        <w:tc>
          <w:tcPr>
            <w:tcW w:w="1350" w:type="dxa"/>
            <w:shd w:val="clear" w:color="auto" w:fill="auto"/>
            <w:noWrap/>
          </w:tcPr>
          <w:p w14:paraId="2B657BEE" w14:textId="73F9D61D"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06728B">
              <w:rPr>
                <w:sz w:val="18"/>
                <w:u w:val="single"/>
                <w:lang w:eastAsia="x-none"/>
              </w:rPr>
              <w:t>0.0080</w:t>
            </w:r>
          </w:p>
        </w:tc>
        <w:tc>
          <w:tcPr>
            <w:tcW w:w="1260" w:type="dxa"/>
            <w:shd w:val="clear" w:color="auto" w:fill="auto"/>
            <w:noWrap/>
          </w:tcPr>
          <w:p w14:paraId="6F5023A3" w14:textId="6EBA1663"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06728B">
              <w:rPr>
                <w:sz w:val="18"/>
                <w:u w:val="single"/>
                <w:lang w:eastAsia="x-none"/>
              </w:rPr>
              <w:t>n/a</w:t>
            </w:r>
          </w:p>
        </w:tc>
      </w:tr>
      <w:tr w:rsidR="00877BF9" w:rsidRPr="008D6F63" w14:paraId="044F7F69" w14:textId="77777777" w:rsidTr="00690C6A">
        <w:trPr>
          <w:cantSplit/>
          <w:trHeight w:val="152"/>
        </w:trPr>
        <w:tc>
          <w:tcPr>
            <w:tcW w:w="1705" w:type="dxa"/>
            <w:shd w:val="clear" w:color="auto" w:fill="auto"/>
            <w:noWrap/>
          </w:tcPr>
          <w:p w14:paraId="40478FD8" w14:textId="64008F7D" w:rsidR="00877BF9" w:rsidRPr="0006728B" w:rsidRDefault="00877BF9" w:rsidP="00877BF9">
            <w:pPr>
              <w:spacing w:after="0" w:line="240" w:lineRule="auto"/>
              <w:jc w:val="center"/>
              <w:rPr>
                <w:sz w:val="18"/>
                <w:u w:val="single"/>
                <w:lang w:eastAsia="x-none"/>
              </w:rPr>
            </w:pPr>
            <w:r w:rsidRPr="0006728B">
              <w:rPr>
                <w:sz w:val="18"/>
                <w:u w:val="single"/>
                <w:lang w:eastAsia="x-none"/>
              </w:rPr>
              <w:t>Two or more story</w:t>
            </w:r>
          </w:p>
        </w:tc>
        <w:tc>
          <w:tcPr>
            <w:tcW w:w="1800" w:type="dxa"/>
            <w:shd w:val="clear" w:color="auto" w:fill="auto"/>
            <w:noWrap/>
          </w:tcPr>
          <w:p w14:paraId="14662BC3" w14:textId="3FC0D6E3" w:rsidR="00877BF9" w:rsidRPr="0006728B" w:rsidRDefault="00877BF9" w:rsidP="00877BF9">
            <w:pPr>
              <w:spacing w:after="0" w:line="240" w:lineRule="auto"/>
              <w:jc w:val="center"/>
              <w:rPr>
                <w:sz w:val="18"/>
                <w:u w:val="single"/>
                <w:lang w:eastAsia="x-none"/>
              </w:rPr>
            </w:pPr>
            <w:r w:rsidRPr="0006728B">
              <w:rPr>
                <w:sz w:val="18"/>
                <w:u w:val="single"/>
                <w:lang w:eastAsia="x-none"/>
              </w:rPr>
              <w:t>7.5</w:t>
            </w:r>
          </w:p>
        </w:tc>
        <w:tc>
          <w:tcPr>
            <w:tcW w:w="1710" w:type="dxa"/>
            <w:shd w:val="clear" w:color="auto" w:fill="auto"/>
            <w:noWrap/>
          </w:tcPr>
          <w:p w14:paraId="2EA98699" w14:textId="49182E9B" w:rsidR="00877BF9" w:rsidRPr="0006728B" w:rsidRDefault="00877BF9" w:rsidP="00877BF9">
            <w:pPr>
              <w:spacing w:after="0" w:line="240" w:lineRule="auto"/>
              <w:jc w:val="center"/>
              <w:rPr>
                <w:sz w:val="18"/>
                <w:u w:val="single"/>
                <w:lang w:eastAsia="x-none"/>
              </w:rPr>
            </w:pPr>
            <w:r w:rsidRPr="0006728B">
              <w:rPr>
                <w:sz w:val="18"/>
                <w:u w:val="single"/>
                <w:lang w:eastAsia="x-none"/>
              </w:rPr>
              <w:t>n/a</w:t>
            </w:r>
          </w:p>
        </w:tc>
        <w:tc>
          <w:tcPr>
            <w:tcW w:w="1350" w:type="dxa"/>
            <w:shd w:val="clear" w:color="auto" w:fill="auto"/>
            <w:noWrap/>
          </w:tcPr>
          <w:p w14:paraId="389D5C3F" w14:textId="37FEE807" w:rsidR="00877BF9" w:rsidRPr="0006728B" w:rsidRDefault="00877BF9" w:rsidP="00877BF9">
            <w:pPr>
              <w:spacing w:after="0" w:line="240" w:lineRule="auto"/>
              <w:jc w:val="center"/>
              <w:rPr>
                <w:sz w:val="18"/>
                <w:u w:val="single"/>
                <w:lang w:eastAsia="x-none"/>
              </w:rPr>
            </w:pPr>
            <w:r w:rsidRPr="0006728B">
              <w:rPr>
                <w:sz w:val="18"/>
                <w:u w:val="single"/>
                <w:lang w:eastAsia="x-none"/>
              </w:rPr>
              <w:t>0.0050</w:t>
            </w:r>
          </w:p>
        </w:tc>
        <w:tc>
          <w:tcPr>
            <w:tcW w:w="1260" w:type="dxa"/>
            <w:shd w:val="clear" w:color="auto" w:fill="auto"/>
            <w:noWrap/>
          </w:tcPr>
          <w:p w14:paraId="07E8AD5D" w14:textId="14706C7E" w:rsidR="00877BF9" w:rsidRPr="0006728B" w:rsidRDefault="00877BF9" w:rsidP="00877BF9">
            <w:pPr>
              <w:spacing w:after="0" w:line="240" w:lineRule="auto"/>
              <w:jc w:val="center"/>
              <w:rPr>
                <w:sz w:val="18"/>
                <w:u w:val="single"/>
                <w:lang w:eastAsia="x-none"/>
              </w:rPr>
            </w:pPr>
            <w:r w:rsidRPr="0006728B">
              <w:rPr>
                <w:sz w:val="18"/>
                <w:u w:val="single"/>
                <w:lang w:eastAsia="x-none"/>
              </w:rPr>
              <w:t>n/a</w:t>
            </w:r>
          </w:p>
        </w:tc>
      </w:tr>
    </w:tbl>
    <w:p w14:paraId="52F773F4" w14:textId="77777777" w:rsidR="008D6F63" w:rsidRDefault="008D6F63">
      <w:pPr>
        <w:spacing w:after="0" w:line="240" w:lineRule="auto"/>
        <w:rPr>
          <w:rFonts w:asciiTheme="minorHAnsi" w:hAnsiTheme="minorHAnsi" w:cstheme="minorHAnsi"/>
          <w:sz w:val="18"/>
          <w:szCs w:val="18"/>
        </w:rPr>
      </w:pPr>
    </w:p>
    <w:tbl>
      <w:tblPr>
        <w:tblStyle w:val="TableGrid3"/>
        <w:tblW w:w="11016" w:type="dxa"/>
        <w:tblLook w:val="04A0" w:firstRow="1" w:lastRow="0" w:firstColumn="1" w:lastColumn="0" w:noHBand="0" w:noVBand="1"/>
      </w:tblPr>
      <w:tblGrid>
        <w:gridCol w:w="1140"/>
        <w:gridCol w:w="768"/>
        <w:gridCol w:w="465"/>
        <w:gridCol w:w="1559"/>
        <w:gridCol w:w="406"/>
        <w:gridCol w:w="773"/>
        <w:gridCol w:w="2107"/>
        <w:gridCol w:w="2064"/>
        <w:gridCol w:w="1734"/>
      </w:tblGrid>
      <w:tr w:rsidR="0014411D" w:rsidRPr="00323F2C" w14:paraId="7114CB0E" w14:textId="77777777" w:rsidTr="0014411D">
        <w:trPr>
          <w:trHeight w:val="350"/>
        </w:trPr>
        <w:tc>
          <w:tcPr>
            <w:tcW w:w="11016" w:type="dxa"/>
            <w:gridSpan w:val="9"/>
          </w:tcPr>
          <w:p w14:paraId="00675BC9" w14:textId="2573548B" w:rsidR="0014411D" w:rsidRDefault="0014411D" w:rsidP="00531DE4">
            <w:pPr>
              <w:keepNext/>
              <w:spacing w:after="0" w:line="240" w:lineRule="auto"/>
              <w:rPr>
                <w:rFonts w:asciiTheme="minorHAnsi" w:hAnsiTheme="minorHAnsi" w:cstheme="minorHAnsi"/>
                <w:b/>
                <w:sz w:val="18"/>
                <w:szCs w:val="18"/>
              </w:rPr>
            </w:pPr>
            <w:r>
              <w:rPr>
                <w:rFonts w:asciiTheme="minorHAnsi" w:hAnsiTheme="minorHAnsi" w:cstheme="minorHAnsi"/>
                <w:b/>
                <w:sz w:val="18"/>
                <w:szCs w:val="18"/>
              </w:rPr>
              <w:t>I</w:t>
            </w:r>
            <w:r w:rsidRPr="009D79A7">
              <w:rPr>
                <w:rFonts w:asciiTheme="minorHAnsi" w:hAnsiTheme="minorHAnsi" w:cstheme="minorHAnsi"/>
                <w:b/>
                <w:sz w:val="18"/>
                <w:szCs w:val="18"/>
              </w:rPr>
              <w:t>. HERS-Verified Drain Water Heat Recovery System (DWHR-H)</w:t>
            </w:r>
            <w:r>
              <w:rPr>
                <w:rFonts w:asciiTheme="minorHAnsi" w:hAnsiTheme="minorHAnsi" w:cstheme="minorHAnsi"/>
                <w:b/>
                <w:sz w:val="18"/>
                <w:szCs w:val="18"/>
              </w:rPr>
              <w:t xml:space="preserve"> </w:t>
            </w:r>
            <w:r>
              <w:rPr>
                <w:rFonts w:asciiTheme="minorHAnsi" w:hAnsiTheme="minorHAnsi" w:cstheme="minorHAnsi"/>
                <w:sz w:val="18"/>
                <w:szCs w:val="18"/>
              </w:rPr>
              <w:t>(RA3.6.9</w:t>
            </w:r>
            <w:r w:rsidRPr="0081179F">
              <w:rPr>
                <w:rFonts w:asciiTheme="minorHAnsi" w:hAnsiTheme="minorHAnsi" w:cstheme="minorHAnsi"/>
                <w:sz w:val="18"/>
                <w:szCs w:val="18"/>
              </w:rPr>
              <w:t>)</w:t>
            </w:r>
          </w:p>
          <w:p w14:paraId="48CCBA53" w14:textId="66AA4FA1" w:rsidR="0014411D" w:rsidRPr="009D79A7" w:rsidRDefault="0014411D" w:rsidP="001964BA">
            <w:pPr>
              <w:keepNext/>
              <w:spacing w:after="0" w:line="240" w:lineRule="auto"/>
              <w:rPr>
                <w:rFonts w:asciiTheme="minorHAnsi" w:hAnsiTheme="minorHAnsi" w:cstheme="minorHAnsi"/>
                <w:sz w:val="18"/>
                <w:szCs w:val="18"/>
              </w:rPr>
            </w:pPr>
            <w:r>
              <w:rPr>
                <w:rFonts w:asciiTheme="minorHAnsi" w:hAnsiTheme="minorHAnsi" w:cstheme="minorHAnsi"/>
                <w:sz w:val="18"/>
                <w:szCs w:val="18"/>
              </w:rPr>
              <w:t>&lt;&lt;</w:t>
            </w:r>
            <w:r w:rsidR="00232426">
              <w:rPr>
                <w:rFonts w:asciiTheme="minorHAnsi" w:hAnsiTheme="minorHAnsi" w:cstheme="minorHAnsi"/>
                <w:sz w:val="18"/>
                <w:szCs w:val="18"/>
              </w:rPr>
              <w:t xml:space="preserve">require one row of data for each </w:t>
            </w:r>
            <w:r w:rsidR="001964BA">
              <w:rPr>
                <w:rFonts w:asciiTheme="minorHAnsi" w:hAnsiTheme="minorHAnsi" w:cstheme="minorHAnsi"/>
                <w:sz w:val="18"/>
                <w:szCs w:val="18"/>
              </w:rPr>
              <w:t>drain water heat recovery system</w:t>
            </w:r>
            <w:r w:rsidR="00232426">
              <w:rPr>
                <w:rFonts w:asciiTheme="minorHAnsi" w:hAnsiTheme="minorHAnsi" w:cstheme="minorHAnsi"/>
                <w:sz w:val="18"/>
                <w:szCs w:val="18"/>
              </w:rPr>
              <w:t xml:space="preserve"> identified in Section B</w:t>
            </w:r>
            <w:ins w:id="1238" w:author="Markstrum, Alexis@Energy" w:date="2021-10-21T11:44:00Z">
              <w:r w:rsidR="008D55F7">
                <w:rPr>
                  <w:rFonts w:asciiTheme="minorHAnsi" w:hAnsiTheme="minorHAnsi" w:cstheme="minorHAnsi"/>
                  <w:sz w:val="18"/>
                  <w:szCs w:val="18"/>
                </w:rPr>
                <w:t xml:space="preserve"> or</w:t>
              </w:r>
              <w:del w:id="1239" w:author="Alhabibi, Haider@Energy" w:date="2022-01-25T16:51:00Z">
                <w:r w:rsidR="008D55F7" w:rsidDel="00F45E45">
                  <w:rPr>
                    <w:rFonts w:asciiTheme="minorHAnsi" w:hAnsiTheme="minorHAnsi" w:cstheme="minorHAnsi"/>
                    <w:sz w:val="18"/>
                    <w:szCs w:val="18"/>
                  </w:rPr>
                  <w:delText xml:space="preserve"> D</w:delText>
                </w:r>
              </w:del>
            </w:ins>
            <w:ins w:id="1240" w:author="Alhabibi, Haider@Energy" w:date="2022-01-25T16:51:00Z">
              <w:r w:rsidR="00F45E45">
                <w:rPr>
                  <w:rFonts w:asciiTheme="minorHAnsi" w:hAnsiTheme="minorHAnsi" w:cstheme="minorHAnsi"/>
                  <w:sz w:val="18"/>
                  <w:szCs w:val="18"/>
                </w:rPr>
                <w:t>B2</w:t>
              </w:r>
            </w:ins>
            <w:r w:rsidR="00232426">
              <w:rPr>
                <w:rFonts w:asciiTheme="minorHAnsi" w:hAnsiTheme="minorHAnsi" w:cstheme="minorHAnsi"/>
                <w:sz w:val="18"/>
                <w:szCs w:val="18"/>
              </w:rPr>
              <w:t xml:space="preserve">. with B12 </w:t>
            </w:r>
            <w:ins w:id="1241" w:author="Markstrum, Alexis@Energy" w:date="2021-10-21T11:44:00Z">
              <w:r w:rsidR="008D55F7">
                <w:rPr>
                  <w:rFonts w:asciiTheme="minorHAnsi" w:hAnsiTheme="minorHAnsi" w:cstheme="minorHAnsi"/>
                  <w:sz w:val="18"/>
                  <w:szCs w:val="18"/>
                </w:rPr>
                <w:t xml:space="preserve">or </w:t>
              </w:r>
              <w:del w:id="1242" w:author="Alhabibi, Haider@Energy" w:date="2022-01-25T16:51:00Z">
                <w:r w:rsidR="008D55F7" w:rsidDel="00F45E45">
                  <w:rPr>
                    <w:rFonts w:asciiTheme="minorHAnsi" w:hAnsiTheme="minorHAnsi" w:cstheme="minorHAnsi"/>
                    <w:sz w:val="18"/>
                    <w:szCs w:val="18"/>
                  </w:rPr>
                  <w:delText>D</w:delText>
                </w:r>
              </w:del>
            </w:ins>
            <w:ins w:id="1243" w:author="Alhabibi, Haider@Energy" w:date="2022-01-25T16:51:00Z">
              <w:r w:rsidR="00F45E45">
                <w:rPr>
                  <w:rFonts w:asciiTheme="minorHAnsi" w:hAnsiTheme="minorHAnsi" w:cstheme="minorHAnsi"/>
                  <w:sz w:val="18"/>
                  <w:szCs w:val="18"/>
                </w:rPr>
                <w:t>B2</w:t>
              </w:r>
              <w:r w:rsidR="009C1825">
                <w:rPr>
                  <w:rFonts w:asciiTheme="minorHAnsi" w:hAnsiTheme="minorHAnsi" w:cstheme="minorHAnsi"/>
                  <w:sz w:val="18"/>
                  <w:szCs w:val="18"/>
                </w:rPr>
                <w:t>-</w:t>
              </w:r>
            </w:ins>
            <w:ins w:id="1244" w:author="Markstrum, Alexis@Energy" w:date="2021-10-21T11:44:00Z">
              <w:r w:rsidR="008D55F7">
                <w:rPr>
                  <w:rFonts w:asciiTheme="minorHAnsi" w:hAnsiTheme="minorHAnsi" w:cstheme="minorHAnsi"/>
                  <w:sz w:val="18"/>
                  <w:szCs w:val="18"/>
                </w:rPr>
                <w:t xml:space="preserve">09 </w:t>
              </w:r>
            </w:ins>
            <w:r w:rsidR="00232426">
              <w:rPr>
                <w:rFonts w:asciiTheme="minorHAnsi" w:hAnsiTheme="minorHAnsi" w:cstheme="minorHAnsi"/>
                <w:sz w:val="18"/>
                <w:szCs w:val="18"/>
              </w:rPr>
              <w:t>= Yes. Else report section header and standard “This section does not apply” message</w:t>
            </w:r>
            <w:r w:rsidRPr="00890BBF">
              <w:rPr>
                <w:rFonts w:asciiTheme="minorHAnsi" w:hAnsiTheme="minorHAnsi" w:cstheme="minorHAnsi"/>
                <w:sz w:val="18"/>
                <w:szCs w:val="18"/>
              </w:rPr>
              <w:t>&gt;&gt;</w:t>
            </w:r>
          </w:p>
        </w:tc>
      </w:tr>
      <w:tr w:rsidR="00EE7C97" w:rsidRPr="00323F2C" w14:paraId="6C82A092" w14:textId="77777777" w:rsidTr="00EE7C97">
        <w:trPr>
          <w:trHeight w:val="144"/>
        </w:trPr>
        <w:tc>
          <w:tcPr>
            <w:tcW w:w="11016" w:type="dxa"/>
            <w:gridSpan w:val="9"/>
          </w:tcPr>
          <w:p w14:paraId="609C7007" w14:textId="02E922B0" w:rsidR="00EE7C97" w:rsidRPr="002A1FF1" w:rsidRDefault="00EE7C97" w:rsidP="002A1FF1">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2A1FF1">
              <w:rPr>
                <w:rFonts w:asciiTheme="minorHAnsi" w:hAnsiTheme="minorHAnsi" w:cstheme="minorHAnsi"/>
                <w:b/>
                <w:sz w:val="18"/>
                <w:szCs w:val="18"/>
              </w:rPr>
              <w:t>Design DWHR System Information</w:t>
            </w:r>
          </w:p>
        </w:tc>
      </w:tr>
      <w:tr w:rsidR="009F716A" w:rsidRPr="00323F2C" w14:paraId="53639B1E" w14:textId="77777777" w:rsidTr="00A57683">
        <w:trPr>
          <w:trHeight w:val="332"/>
        </w:trPr>
        <w:tc>
          <w:tcPr>
            <w:tcW w:w="1908" w:type="dxa"/>
            <w:gridSpan w:val="2"/>
          </w:tcPr>
          <w:p w14:paraId="53C00794" w14:textId="3E13E1A6" w:rsidR="009F716A" w:rsidRPr="009D79A7" w:rsidRDefault="009F716A" w:rsidP="00531DE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01</w:t>
            </w:r>
          </w:p>
        </w:tc>
        <w:tc>
          <w:tcPr>
            <w:tcW w:w="2430" w:type="dxa"/>
            <w:gridSpan w:val="3"/>
          </w:tcPr>
          <w:p w14:paraId="79B2F2B1" w14:textId="00868C64" w:rsidR="009F716A" w:rsidRPr="009D79A7" w:rsidRDefault="009F716A" w:rsidP="0053634D">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02</w:t>
            </w:r>
          </w:p>
        </w:tc>
        <w:tc>
          <w:tcPr>
            <w:tcW w:w="2880" w:type="dxa"/>
            <w:gridSpan w:val="2"/>
          </w:tcPr>
          <w:p w14:paraId="611570BA" w14:textId="44C48CC7" w:rsidR="009F716A" w:rsidRPr="009D79A7" w:rsidRDefault="009F716A" w:rsidP="00531DE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0</w:t>
            </w:r>
            <w:r>
              <w:rPr>
                <w:rFonts w:asciiTheme="minorHAnsi" w:hAnsiTheme="minorHAnsi" w:cstheme="minorHAnsi"/>
                <w:sz w:val="18"/>
                <w:szCs w:val="18"/>
              </w:rPr>
              <w:t>3</w:t>
            </w:r>
          </w:p>
        </w:tc>
        <w:tc>
          <w:tcPr>
            <w:tcW w:w="3798" w:type="dxa"/>
            <w:gridSpan w:val="2"/>
          </w:tcPr>
          <w:p w14:paraId="1BF64FE4" w14:textId="43598DD4" w:rsidR="009F716A" w:rsidRPr="009D79A7" w:rsidRDefault="009F716A" w:rsidP="00A5768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0</w:t>
            </w:r>
            <w:r>
              <w:rPr>
                <w:rFonts w:asciiTheme="minorHAnsi" w:hAnsiTheme="minorHAnsi" w:cstheme="minorHAnsi"/>
                <w:sz w:val="18"/>
                <w:szCs w:val="18"/>
              </w:rPr>
              <w:t>4</w:t>
            </w:r>
          </w:p>
        </w:tc>
      </w:tr>
      <w:tr w:rsidR="009F716A" w:rsidRPr="00323F2C" w14:paraId="769D008B" w14:textId="77777777" w:rsidTr="00A57683">
        <w:trPr>
          <w:trHeight w:val="144"/>
        </w:trPr>
        <w:tc>
          <w:tcPr>
            <w:tcW w:w="1908" w:type="dxa"/>
            <w:gridSpan w:val="2"/>
          </w:tcPr>
          <w:p w14:paraId="4060781F" w14:textId="18B9D5F6" w:rsidR="009F716A" w:rsidRDefault="009F716A" w:rsidP="00EE7C97">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System ID/Name</w:t>
            </w:r>
          </w:p>
        </w:tc>
        <w:tc>
          <w:tcPr>
            <w:tcW w:w="2430" w:type="dxa"/>
            <w:gridSpan w:val="3"/>
            <w:vAlign w:val="bottom"/>
          </w:tcPr>
          <w:p w14:paraId="4FED0318" w14:textId="70E0D1AA" w:rsidR="009F716A" w:rsidRPr="009D79A7" w:rsidDel="0014411D" w:rsidRDefault="009F716A" w:rsidP="00EE7C97">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 xml:space="preserve">Rated </w:t>
            </w:r>
            <w:r>
              <w:rPr>
                <w:rFonts w:asciiTheme="minorHAnsi" w:hAnsiTheme="minorHAnsi" w:cstheme="minorHAnsi"/>
                <w:sz w:val="18"/>
                <w:szCs w:val="18"/>
              </w:rPr>
              <w:t>E</w:t>
            </w:r>
            <w:r w:rsidRPr="009D79A7">
              <w:rPr>
                <w:rFonts w:asciiTheme="minorHAnsi" w:hAnsiTheme="minorHAnsi" w:cstheme="minorHAnsi"/>
                <w:sz w:val="18"/>
                <w:szCs w:val="18"/>
              </w:rPr>
              <w:t>ffectiveness</w:t>
            </w:r>
          </w:p>
        </w:tc>
        <w:tc>
          <w:tcPr>
            <w:tcW w:w="2880" w:type="dxa"/>
            <w:gridSpan w:val="2"/>
            <w:vAlign w:val="bottom"/>
          </w:tcPr>
          <w:p w14:paraId="529C94A5" w14:textId="7BD84A09" w:rsidR="009F716A" w:rsidRPr="009D79A7" w:rsidRDefault="009F716A" w:rsidP="00EE7C97">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Installation Configuration</w:t>
            </w:r>
          </w:p>
        </w:tc>
        <w:tc>
          <w:tcPr>
            <w:tcW w:w="3798" w:type="dxa"/>
            <w:gridSpan w:val="2"/>
            <w:vAlign w:val="bottom"/>
          </w:tcPr>
          <w:p w14:paraId="43D5A80E" w14:textId="4B8607F9" w:rsidR="009F716A" w:rsidRPr="009D79A7" w:rsidRDefault="009F716A" w:rsidP="00EE7C97">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Percent of shower served by the DWHR device</w:t>
            </w:r>
          </w:p>
        </w:tc>
      </w:tr>
      <w:tr w:rsidR="00C16194" w:rsidRPr="00323F2C" w14:paraId="0943BA8B" w14:textId="77777777" w:rsidTr="00A57683">
        <w:trPr>
          <w:trHeight w:val="144"/>
        </w:trPr>
        <w:tc>
          <w:tcPr>
            <w:tcW w:w="1908" w:type="dxa"/>
            <w:gridSpan w:val="2"/>
          </w:tcPr>
          <w:p w14:paraId="6D1B373A" w14:textId="3A31F3F2" w:rsidR="00C16194"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&lt;&lt;Reference value from A0</w:t>
            </w:r>
            <w:r w:rsidR="00F349F6">
              <w:rPr>
                <w:rFonts w:asciiTheme="minorHAnsi" w:eastAsia="Times New Roman" w:hAnsiTheme="minorHAnsi" w:cstheme="minorHAnsi"/>
                <w:sz w:val="18"/>
                <w:szCs w:val="18"/>
              </w:rPr>
              <w:t>2</w:t>
            </w:r>
            <w:ins w:id="1245" w:author="Markstrum, Alexis@Energy" w:date="2021-10-21T11:44:00Z">
              <w:r w:rsidR="008D55F7">
                <w:rPr>
                  <w:rFonts w:asciiTheme="minorHAnsi" w:eastAsia="Times New Roman" w:hAnsiTheme="minorHAnsi" w:cstheme="minorHAnsi"/>
                  <w:sz w:val="18"/>
                  <w:szCs w:val="18"/>
                </w:rPr>
                <w:t xml:space="preserve"> or </w:t>
              </w:r>
              <w:del w:id="1246" w:author="Alhabibi, Haider@Energy" w:date="2022-01-25T16:52:00Z">
                <w:r w:rsidR="008D55F7" w:rsidDel="00007F2A">
                  <w:rPr>
                    <w:rFonts w:asciiTheme="minorHAnsi" w:eastAsia="Times New Roman" w:hAnsiTheme="minorHAnsi" w:cstheme="minorHAnsi"/>
                    <w:sz w:val="18"/>
                    <w:szCs w:val="18"/>
                  </w:rPr>
                  <w:delText>C</w:delText>
                </w:r>
              </w:del>
            </w:ins>
            <w:ins w:id="1247" w:author="Alhabibi, Haider@Energy" w:date="2022-01-25T16:52:00Z">
              <w:r w:rsidR="00007F2A">
                <w:rPr>
                  <w:rFonts w:asciiTheme="minorHAnsi" w:eastAsia="Times New Roman" w:hAnsiTheme="minorHAnsi" w:cstheme="minorHAnsi"/>
                  <w:sz w:val="18"/>
                  <w:szCs w:val="18"/>
                </w:rPr>
                <w:t>A2-</w:t>
              </w:r>
            </w:ins>
            <w:ins w:id="1248" w:author="Markstrum, Alexis@Energy" w:date="2021-10-21T11:44:00Z">
              <w:r w:rsidR="008D55F7">
                <w:rPr>
                  <w:rFonts w:asciiTheme="minorHAnsi" w:eastAsia="Times New Roman" w:hAnsiTheme="minorHAnsi" w:cstheme="minorHAnsi"/>
                  <w:sz w:val="18"/>
                  <w:szCs w:val="18"/>
                </w:rPr>
                <w:t>02</w:t>
              </w:r>
            </w:ins>
            <w:r>
              <w:rPr>
                <w:rFonts w:asciiTheme="minorHAnsi" w:eastAsia="Times New Roman" w:hAnsiTheme="minorHAnsi" w:cstheme="minorHAnsi"/>
                <w:sz w:val="18"/>
                <w:szCs w:val="18"/>
              </w:rPr>
              <w:t>&gt;&gt;</w:t>
            </w:r>
          </w:p>
        </w:tc>
        <w:tc>
          <w:tcPr>
            <w:tcW w:w="2430" w:type="dxa"/>
            <w:gridSpan w:val="3"/>
          </w:tcPr>
          <w:p w14:paraId="5CEDB376" w14:textId="4FDEB797" w:rsidR="000A2CFB" w:rsidRDefault="00C16194" w:rsidP="000C252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&lt;&lt;</w:t>
            </w:r>
            <w:r w:rsidR="000C2529">
              <w:rPr>
                <w:rFonts w:asciiTheme="minorHAnsi" w:eastAsia="Times New Roman" w:hAnsiTheme="minorHAnsi" w:cstheme="minorHAnsi"/>
                <w:sz w:val="18"/>
                <w:szCs w:val="18"/>
              </w:rPr>
              <w:t>If performance, r</w:t>
            </w:r>
            <w:r>
              <w:rPr>
                <w:rFonts w:asciiTheme="minorHAnsi" w:eastAsia="Times New Roman" w:hAnsiTheme="minorHAnsi" w:cstheme="minorHAnsi"/>
                <w:sz w:val="18"/>
                <w:szCs w:val="18"/>
              </w:rPr>
              <w:t xml:space="preserve">eference value from </w:t>
            </w:r>
            <w:del w:id="1249" w:author="Tam, Danny@Energy" w:date="2022-02-28T15:09:00Z">
              <w:r w:rsidR="000C2529" w:rsidDel="00FF4E23">
                <w:rPr>
                  <w:rFonts w:asciiTheme="minorHAnsi" w:eastAsia="Times New Roman" w:hAnsiTheme="minorHAnsi" w:cstheme="minorHAnsi"/>
                  <w:sz w:val="18"/>
                  <w:szCs w:val="18"/>
                </w:rPr>
                <w:delText>CF1R</w:delText>
              </w:r>
            </w:del>
            <w:ins w:id="1250" w:author="Tam, Danny@Energy" w:date="2022-02-28T15:09:00Z">
              <w:r w:rsidR="00FF4E23">
                <w:rPr>
                  <w:rFonts w:asciiTheme="minorHAnsi" w:eastAsia="Times New Roman" w:hAnsiTheme="minorHAnsi" w:cstheme="minorHAnsi"/>
                  <w:sz w:val="18"/>
                  <w:szCs w:val="18"/>
                </w:rPr>
                <w:t>NRCC</w:t>
              </w:r>
            </w:ins>
            <w:r w:rsidR="000C2529">
              <w:rPr>
                <w:rFonts w:asciiTheme="minorHAnsi" w:eastAsia="Times New Roman" w:hAnsiTheme="minorHAnsi" w:cstheme="minorHAnsi"/>
                <w:sz w:val="18"/>
                <w:szCs w:val="18"/>
              </w:rPr>
              <w:t>-</w:t>
            </w:r>
            <w:r w:rsidR="000C2529" w:rsidRPr="00F035EE">
              <w:rPr>
                <w:rFonts w:asciiTheme="minorHAnsi" w:eastAsia="Times New Roman" w:hAnsiTheme="minorHAnsi" w:cstheme="minorHAnsi"/>
                <w:sz w:val="18"/>
                <w:szCs w:val="18"/>
              </w:rPr>
              <w:t>PRF</w:t>
            </w:r>
            <w:r w:rsidR="000A2CFB">
              <w:rPr>
                <w:rFonts w:asciiTheme="minorHAnsi" w:eastAsia="Times New Roman" w:hAnsiTheme="minorHAnsi" w:cstheme="minorHAnsi"/>
                <w:sz w:val="18"/>
                <w:szCs w:val="18"/>
              </w:rPr>
              <w:t xml:space="preserve">.  </w:t>
            </w:r>
          </w:p>
          <w:p w14:paraId="4822A5D4" w14:textId="457AE852" w:rsidR="00C16194" w:rsidRPr="009D79A7" w:rsidDel="0014411D" w:rsidRDefault="000A2CFB" w:rsidP="000C2529">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If prescriptive, display “≥ 42%”</w:t>
            </w:r>
            <w:r w:rsidR="00C16194">
              <w:rPr>
                <w:rFonts w:asciiTheme="minorHAnsi" w:eastAsia="Times New Roman" w:hAnsiTheme="minorHAnsi" w:cstheme="minorHAnsi"/>
                <w:sz w:val="18"/>
                <w:szCs w:val="18"/>
              </w:rPr>
              <w:t>&gt;&gt;</w:t>
            </w:r>
          </w:p>
        </w:tc>
        <w:tc>
          <w:tcPr>
            <w:tcW w:w="2880" w:type="dxa"/>
            <w:gridSpan w:val="2"/>
          </w:tcPr>
          <w:p w14:paraId="594ED29E" w14:textId="2E35EE34" w:rsidR="000A2CFB" w:rsidRDefault="000C2529" w:rsidP="000C252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 xml:space="preserve">&lt;&lt;If performance, reference value from </w:t>
            </w:r>
            <w:del w:id="1251" w:author="Tam, Danny@Energy" w:date="2022-02-28T15:09:00Z">
              <w:r w:rsidDel="00FF4E23">
                <w:rPr>
                  <w:rFonts w:asciiTheme="minorHAnsi" w:eastAsia="Times New Roman" w:hAnsiTheme="minorHAnsi" w:cstheme="minorHAnsi"/>
                  <w:sz w:val="18"/>
                  <w:szCs w:val="18"/>
                </w:rPr>
                <w:delText>CF1R</w:delText>
              </w:r>
            </w:del>
            <w:ins w:id="1252" w:author="Tam, Danny@Energy" w:date="2022-02-28T15:09:00Z">
              <w:r w:rsidR="00FF4E23">
                <w:rPr>
                  <w:rFonts w:asciiTheme="minorHAnsi" w:eastAsia="Times New Roman" w:hAnsiTheme="minorHAnsi" w:cstheme="minorHAnsi"/>
                  <w:sz w:val="18"/>
                  <w:szCs w:val="18"/>
                </w:rPr>
                <w:t>NRCC</w:t>
              </w:r>
            </w:ins>
            <w:r>
              <w:rPr>
                <w:rFonts w:asciiTheme="minorHAnsi" w:eastAsia="Times New Roman" w:hAnsiTheme="minorHAnsi" w:cstheme="minorHAnsi"/>
                <w:sz w:val="18"/>
                <w:szCs w:val="18"/>
              </w:rPr>
              <w:t>-</w:t>
            </w:r>
            <w:r w:rsidRPr="00B97E66">
              <w:rPr>
                <w:rFonts w:asciiTheme="minorHAnsi" w:eastAsia="Times New Roman" w:hAnsiTheme="minorHAnsi" w:cstheme="minorHAnsi"/>
                <w:sz w:val="18"/>
                <w:szCs w:val="18"/>
              </w:rPr>
              <w:t>PRF</w:t>
            </w:r>
            <w:r w:rsidR="000A2CFB">
              <w:rPr>
                <w:rFonts w:asciiTheme="minorHAnsi" w:eastAsia="Times New Roman" w:hAnsiTheme="minorHAnsi" w:cstheme="minorHAnsi"/>
                <w:sz w:val="18"/>
                <w:szCs w:val="18"/>
              </w:rPr>
              <w:t xml:space="preserve">.  </w:t>
            </w:r>
          </w:p>
          <w:p w14:paraId="7440964C" w14:textId="060BE415" w:rsidR="00C16194" w:rsidRPr="009D79A7" w:rsidRDefault="000A2CFB" w:rsidP="000C2529">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If prescriptive, display “NA”</w:t>
            </w:r>
            <w:r w:rsidR="000C2529">
              <w:rPr>
                <w:rFonts w:asciiTheme="minorHAnsi" w:eastAsia="Times New Roman" w:hAnsiTheme="minorHAnsi" w:cstheme="minorHAnsi"/>
                <w:sz w:val="18"/>
                <w:szCs w:val="18"/>
              </w:rPr>
              <w:t>&gt;&gt;</w:t>
            </w:r>
          </w:p>
        </w:tc>
        <w:tc>
          <w:tcPr>
            <w:tcW w:w="3798" w:type="dxa"/>
            <w:gridSpan w:val="2"/>
          </w:tcPr>
          <w:p w14:paraId="5B1DF4AD" w14:textId="66000C44" w:rsidR="00976C25" w:rsidRDefault="000C2529" w:rsidP="000C252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 xml:space="preserve">&lt;&lt;If performance, reference value from </w:t>
            </w:r>
            <w:del w:id="1253" w:author="Tam, Danny@Energy" w:date="2022-02-28T15:09:00Z">
              <w:r w:rsidDel="00FF4E23">
                <w:rPr>
                  <w:rFonts w:asciiTheme="minorHAnsi" w:eastAsia="Times New Roman" w:hAnsiTheme="minorHAnsi" w:cstheme="minorHAnsi"/>
                  <w:sz w:val="18"/>
                  <w:szCs w:val="18"/>
                </w:rPr>
                <w:delText>CF1R</w:delText>
              </w:r>
            </w:del>
            <w:ins w:id="1254" w:author="Tam, Danny@Energy" w:date="2022-02-28T15:09:00Z">
              <w:r w:rsidR="00FF4E23">
                <w:rPr>
                  <w:rFonts w:asciiTheme="minorHAnsi" w:eastAsia="Times New Roman" w:hAnsiTheme="minorHAnsi" w:cstheme="minorHAnsi"/>
                  <w:sz w:val="18"/>
                  <w:szCs w:val="18"/>
                </w:rPr>
                <w:t>NRCC</w:t>
              </w:r>
            </w:ins>
            <w:r>
              <w:rPr>
                <w:rFonts w:asciiTheme="minorHAnsi" w:eastAsia="Times New Roman" w:hAnsiTheme="minorHAnsi" w:cstheme="minorHAnsi"/>
                <w:sz w:val="18"/>
                <w:szCs w:val="18"/>
              </w:rPr>
              <w:t>-</w:t>
            </w:r>
            <w:r w:rsidRPr="00F035EE">
              <w:rPr>
                <w:rFonts w:asciiTheme="minorHAnsi" w:eastAsia="Times New Roman" w:hAnsiTheme="minorHAnsi" w:cstheme="minorHAnsi"/>
                <w:sz w:val="18"/>
                <w:szCs w:val="18"/>
              </w:rPr>
              <w:t>PRF</w:t>
            </w:r>
          </w:p>
          <w:p w14:paraId="2DD6172C" w14:textId="7A14340F" w:rsidR="00C16194" w:rsidRPr="009D79A7" w:rsidRDefault="00976C25" w:rsidP="000C2529">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If prescriptive, display “NA”</w:t>
            </w:r>
            <w:r w:rsidR="000C2529">
              <w:rPr>
                <w:rFonts w:asciiTheme="minorHAnsi" w:eastAsia="Times New Roman" w:hAnsiTheme="minorHAnsi" w:cstheme="minorHAnsi"/>
                <w:sz w:val="18"/>
                <w:szCs w:val="18"/>
              </w:rPr>
              <w:t>&gt;&gt;</w:t>
            </w:r>
          </w:p>
        </w:tc>
      </w:tr>
      <w:tr w:rsidR="00C16194" w:rsidRPr="00323F2C" w14:paraId="410A1017" w14:textId="77777777" w:rsidTr="00A57683">
        <w:trPr>
          <w:trHeight w:val="144"/>
        </w:trPr>
        <w:tc>
          <w:tcPr>
            <w:tcW w:w="1908" w:type="dxa"/>
            <w:gridSpan w:val="2"/>
          </w:tcPr>
          <w:p w14:paraId="146B37E1" w14:textId="77777777" w:rsidR="00C16194"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430" w:type="dxa"/>
            <w:gridSpan w:val="3"/>
          </w:tcPr>
          <w:p w14:paraId="704B6490" w14:textId="77777777" w:rsidR="00C16194" w:rsidRPr="009D79A7" w:rsidDel="0014411D"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880" w:type="dxa"/>
            <w:gridSpan w:val="2"/>
          </w:tcPr>
          <w:p w14:paraId="175DE080"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3798" w:type="dxa"/>
            <w:gridSpan w:val="2"/>
          </w:tcPr>
          <w:p w14:paraId="69D23A0E"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C16194" w:rsidRPr="00323F2C" w14:paraId="0302EDD6" w14:textId="77777777" w:rsidTr="00EE7C97">
        <w:trPr>
          <w:trHeight w:val="144"/>
        </w:trPr>
        <w:tc>
          <w:tcPr>
            <w:tcW w:w="11016" w:type="dxa"/>
            <w:gridSpan w:val="9"/>
          </w:tcPr>
          <w:p w14:paraId="36A8C10D" w14:textId="727A7001" w:rsidR="00C16194" w:rsidRPr="002A1FF1" w:rsidRDefault="00C16194" w:rsidP="00C16194">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2A1FF1">
              <w:rPr>
                <w:rFonts w:asciiTheme="minorHAnsi" w:hAnsiTheme="minorHAnsi" w:cstheme="minorHAnsi"/>
                <w:b/>
                <w:sz w:val="18"/>
                <w:szCs w:val="18"/>
              </w:rPr>
              <w:t>Installed DWHR System Information</w:t>
            </w:r>
          </w:p>
        </w:tc>
      </w:tr>
      <w:tr w:rsidR="00C16194" w:rsidRPr="00323F2C" w14:paraId="2B3C54DA" w14:textId="77777777" w:rsidTr="00A57683">
        <w:trPr>
          <w:trHeight w:val="144"/>
        </w:trPr>
        <w:tc>
          <w:tcPr>
            <w:tcW w:w="1140" w:type="dxa"/>
            <w:vAlign w:val="bottom"/>
          </w:tcPr>
          <w:p w14:paraId="62A7B505" w14:textId="6BCAFD6F" w:rsidR="00C16194"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05</w:t>
            </w:r>
          </w:p>
        </w:tc>
        <w:tc>
          <w:tcPr>
            <w:tcW w:w="1233" w:type="dxa"/>
            <w:gridSpan w:val="2"/>
            <w:vAlign w:val="bottom"/>
          </w:tcPr>
          <w:p w14:paraId="56D87302" w14:textId="5AAFF480"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06</w:t>
            </w:r>
          </w:p>
        </w:tc>
        <w:tc>
          <w:tcPr>
            <w:tcW w:w="1559" w:type="dxa"/>
            <w:vAlign w:val="bottom"/>
          </w:tcPr>
          <w:p w14:paraId="48C0E6AC" w14:textId="1B4D6624"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07</w:t>
            </w:r>
          </w:p>
        </w:tc>
        <w:tc>
          <w:tcPr>
            <w:tcW w:w="1179" w:type="dxa"/>
            <w:gridSpan w:val="2"/>
            <w:vAlign w:val="bottom"/>
          </w:tcPr>
          <w:p w14:paraId="2B5E313F" w14:textId="1A3DB2F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08</w:t>
            </w:r>
          </w:p>
        </w:tc>
        <w:tc>
          <w:tcPr>
            <w:tcW w:w="2107" w:type="dxa"/>
            <w:vAlign w:val="bottom"/>
          </w:tcPr>
          <w:p w14:paraId="579412C8" w14:textId="39DA6E5C"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09</w:t>
            </w:r>
          </w:p>
        </w:tc>
        <w:tc>
          <w:tcPr>
            <w:tcW w:w="2064" w:type="dxa"/>
            <w:vAlign w:val="bottom"/>
          </w:tcPr>
          <w:p w14:paraId="66A154C7" w14:textId="26BBF84E"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10</w:t>
            </w:r>
          </w:p>
        </w:tc>
        <w:tc>
          <w:tcPr>
            <w:tcW w:w="1734" w:type="dxa"/>
            <w:vAlign w:val="bottom"/>
          </w:tcPr>
          <w:p w14:paraId="563E3321" w14:textId="5C7F4776"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11</w:t>
            </w:r>
          </w:p>
        </w:tc>
      </w:tr>
      <w:tr w:rsidR="00C16194" w:rsidRPr="00323F2C" w14:paraId="4FEA8DFE" w14:textId="77777777" w:rsidTr="00A57683">
        <w:trPr>
          <w:trHeight w:val="144"/>
        </w:trPr>
        <w:tc>
          <w:tcPr>
            <w:tcW w:w="1140" w:type="dxa"/>
            <w:vAlign w:val="bottom"/>
          </w:tcPr>
          <w:p w14:paraId="68540770" w14:textId="0BB05FD8"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System ID/Name</w:t>
            </w:r>
          </w:p>
        </w:tc>
        <w:tc>
          <w:tcPr>
            <w:tcW w:w="1233" w:type="dxa"/>
            <w:gridSpan w:val="2"/>
            <w:vAlign w:val="bottom"/>
          </w:tcPr>
          <w:p w14:paraId="2F42BE11" w14:textId="08EF887E"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Manufacturer</w:t>
            </w:r>
          </w:p>
        </w:tc>
        <w:tc>
          <w:tcPr>
            <w:tcW w:w="1559" w:type="dxa"/>
            <w:vAlign w:val="bottom"/>
          </w:tcPr>
          <w:p w14:paraId="2E8268CB" w14:textId="223F253B"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 xml:space="preserve">Model </w:t>
            </w:r>
            <w:r>
              <w:rPr>
                <w:rFonts w:asciiTheme="minorHAnsi" w:hAnsiTheme="minorHAnsi" w:cstheme="minorHAnsi"/>
                <w:sz w:val="18"/>
                <w:szCs w:val="18"/>
              </w:rPr>
              <w:t>Number</w:t>
            </w:r>
          </w:p>
        </w:tc>
        <w:tc>
          <w:tcPr>
            <w:tcW w:w="1179" w:type="dxa"/>
            <w:gridSpan w:val="2"/>
            <w:vAlign w:val="bottom"/>
          </w:tcPr>
          <w:p w14:paraId="5BFB0CAF" w14:textId="6B83FDDB"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 xml:space="preserve">Rated </w:t>
            </w:r>
            <w:r>
              <w:rPr>
                <w:rFonts w:asciiTheme="minorHAnsi" w:hAnsiTheme="minorHAnsi" w:cstheme="minorHAnsi"/>
                <w:sz w:val="18"/>
                <w:szCs w:val="18"/>
              </w:rPr>
              <w:t>E</w:t>
            </w:r>
            <w:r w:rsidRPr="009D79A7">
              <w:rPr>
                <w:rFonts w:asciiTheme="minorHAnsi" w:hAnsiTheme="minorHAnsi" w:cstheme="minorHAnsi"/>
                <w:sz w:val="18"/>
                <w:szCs w:val="18"/>
              </w:rPr>
              <w:t>ffectiveness</w:t>
            </w:r>
          </w:p>
        </w:tc>
        <w:tc>
          <w:tcPr>
            <w:tcW w:w="2107" w:type="dxa"/>
            <w:vAlign w:val="bottom"/>
          </w:tcPr>
          <w:p w14:paraId="4C96FEF5" w14:textId="5D71197E"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Installation Configuration</w:t>
            </w:r>
          </w:p>
        </w:tc>
        <w:tc>
          <w:tcPr>
            <w:tcW w:w="2064" w:type="dxa"/>
            <w:vAlign w:val="bottom"/>
          </w:tcPr>
          <w:p w14:paraId="57BFED18"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Percent of shower served by the DWHR device</w:t>
            </w:r>
          </w:p>
        </w:tc>
        <w:tc>
          <w:tcPr>
            <w:tcW w:w="1734" w:type="dxa"/>
            <w:vAlign w:val="bottom"/>
          </w:tcPr>
          <w:p w14:paraId="23DF372E" w14:textId="77777777" w:rsidR="00C16194"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DWHR System Certified by CEC</w:t>
            </w:r>
          </w:p>
          <w:p w14:paraId="78F7A7BA" w14:textId="44120AA3"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(Yes/No)</w:t>
            </w:r>
          </w:p>
        </w:tc>
      </w:tr>
      <w:tr w:rsidR="00C16194" w:rsidRPr="00323F2C" w14:paraId="0CFF93EB" w14:textId="77777777" w:rsidTr="00A57683">
        <w:trPr>
          <w:trHeight w:val="188"/>
        </w:trPr>
        <w:tc>
          <w:tcPr>
            <w:tcW w:w="1140" w:type="dxa"/>
          </w:tcPr>
          <w:p w14:paraId="09E6E542" w14:textId="4C2F2177" w:rsidR="00C16194" w:rsidRPr="009D79A7" w:rsidRDefault="00F349F6" w:rsidP="00C1619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 xml:space="preserve">&lt;&lt;Reference value from </w:t>
            </w:r>
            <w:del w:id="1255" w:author="Markstrum, Alexis@Energy" w:date="2021-10-21T11:45:00Z">
              <w:r w:rsidDel="00B55A00">
                <w:rPr>
                  <w:rFonts w:asciiTheme="minorHAnsi" w:eastAsia="Times New Roman" w:hAnsiTheme="minorHAnsi" w:cstheme="minorHAnsi"/>
                  <w:sz w:val="18"/>
                  <w:szCs w:val="18"/>
                </w:rPr>
                <w:delText>A</w:delText>
              </w:r>
            </w:del>
            <w:ins w:id="1256" w:author="Markstrum, Alexis@Energy" w:date="2021-10-21T11:45:00Z">
              <w:r w:rsidR="00B55A00">
                <w:rPr>
                  <w:rFonts w:asciiTheme="minorHAnsi" w:eastAsia="Times New Roman" w:hAnsiTheme="minorHAnsi" w:cstheme="minorHAnsi"/>
                  <w:sz w:val="18"/>
                  <w:szCs w:val="18"/>
                </w:rPr>
                <w:t>B</w:t>
              </w:r>
            </w:ins>
            <w:r>
              <w:rPr>
                <w:rFonts w:asciiTheme="minorHAnsi" w:eastAsia="Times New Roman" w:hAnsiTheme="minorHAnsi" w:cstheme="minorHAnsi"/>
                <w:sz w:val="18"/>
                <w:szCs w:val="18"/>
              </w:rPr>
              <w:t>02</w:t>
            </w:r>
            <w:ins w:id="1257" w:author="Markstrum, Alexis@Energy" w:date="2021-10-21T11:45:00Z">
              <w:r w:rsidR="00B55A00">
                <w:rPr>
                  <w:rFonts w:asciiTheme="minorHAnsi" w:eastAsia="Times New Roman" w:hAnsiTheme="minorHAnsi" w:cstheme="minorHAnsi"/>
                  <w:sz w:val="18"/>
                  <w:szCs w:val="18"/>
                </w:rPr>
                <w:t xml:space="preserve"> or </w:t>
              </w:r>
              <w:del w:id="1258" w:author="Alhabibi, Haider@Energy" w:date="2022-01-25T16:52:00Z">
                <w:r w:rsidR="00B55A00" w:rsidDel="002626A8">
                  <w:rPr>
                    <w:rFonts w:asciiTheme="minorHAnsi" w:eastAsia="Times New Roman" w:hAnsiTheme="minorHAnsi" w:cstheme="minorHAnsi"/>
                    <w:sz w:val="18"/>
                    <w:szCs w:val="18"/>
                  </w:rPr>
                  <w:delText>D</w:delText>
                </w:r>
              </w:del>
            </w:ins>
            <w:ins w:id="1259" w:author="Alhabibi, Haider@Energy" w:date="2022-01-25T16:52:00Z">
              <w:r w:rsidR="002626A8">
                <w:rPr>
                  <w:rFonts w:asciiTheme="minorHAnsi" w:eastAsia="Times New Roman" w:hAnsiTheme="minorHAnsi" w:cstheme="minorHAnsi"/>
                  <w:sz w:val="18"/>
                  <w:szCs w:val="18"/>
                </w:rPr>
                <w:t>B2-</w:t>
              </w:r>
            </w:ins>
            <w:ins w:id="1260" w:author="Markstrum, Alexis@Energy" w:date="2021-10-21T11:45:00Z">
              <w:r w:rsidR="00B55A00">
                <w:rPr>
                  <w:rFonts w:asciiTheme="minorHAnsi" w:eastAsia="Times New Roman" w:hAnsiTheme="minorHAnsi" w:cstheme="minorHAnsi"/>
                  <w:sz w:val="18"/>
                  <w:szCs w:val="18"/>
                </w:rPr>
                <w:t>02</w:t>
              </w:r>
            </w:ins>
            <w:r w:rsidR="00C16194">
              <w:rPr>
                <w:rFonts w:asciiTheme="minorHAnsi" w:eastAsia="Times New Roman" w:hAnsiTheme="minorHAnsi" w:cstheme="minorHAnsi"/>
                <w:sz w:val="18"/>
                <w:szCs w:val="18"/>
              </w:rPr>
              <w:t>&gt;&gt;</w:t>
            </w:r>
          </w:p>
        </w:tc>
        <w:tc>
          <w:tcPr>
            <w:tcW w:w="1233" w:type="dxa"/>
            <w:gridSpan w:val="2"/>
          </w:tcPr>
          <w:p w14:paraId="74563A30" w14:textId="7AAE4055"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eastAsia="Times New Roman" w:hAnsiTheme="minorHAnsi" w:cstheme="minorHAnsi"/>
                <w:sz w:val="18"/>
                <w:szCs w:val="18"/>
              </w:rPr>
              <w:t>&lt;&lt;User input&gt;&gt;</w:t>
            </w:r>
          </w:p>
        </w:tc>
        <w:tc>
          <w:tcPr>
            <w:tcW w:w="1559" w:type="dxa"/>
          </w:tcPr>
          <w:p w14:paraId="2B033960" w14:textId="6D0A631F"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eastAsia="Times New Roman" w:hAnsiTheme="minorHAnsi" w:cstheme="minorHAnsi"/>
                <w:sz w:val="18"/>
                <w:szCs w:val="18"/>
              </w:rPr>
              <w:t>&lt;&lt;User input&gt;&gt;</w:t>
            </w:r>
          </w:p>
        </w:tc>
        <w:tc>
          <w:tcPr>
            <w:tcW w:w="1179" w:type="dxa"/>
            <w:gridSpan w:val="2"/>
          </w:tcPr>
          <w:p w14:paraId="35BCEE1E" w14:textId="10DD5C63"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eastAsia="Times New Roman" w:hAnsiTheme="minorHAnsi" w:cstheme="minorHAnsi"/>
                <w:sz w:val="18"/>
                <w:szCs w:val="18"/>
              </w:rPr>
              <w:t>&lt;&lt;User input</w:t>
            </w:r>
            <w:r>
              <w:rPr>
                <w:rFonts w:asciiTheme="minorHAnsi" w:eastAsia="Times New Roman" w:hAnsiTheme="minorHAnsi" w:cstheme="minorHAnsi"/>
                <w:sz w:val="18"/>
                <w:szCs w:val="18"/>
              </w:rPr>
              <w:t xml:space="preserve">, </w:t>
            </w:r>
            <w:r w:rsidR="00976C25">
              <w:rPr>
                <w:rFonts w:asciiTheme="minorHAnsi" w:eastAsia="Times New Roman" w:hAnsiTheme="minorHAnsi" w:cstheme="minorHAnsi"/>
                <w:sz w:val="18"/>
                <w:szCs w:val="18"/>
              </w:rPr>
              <w:t xml:space="preserve">value ≥ Rated Effectiveness in I02, </w:t>
            </w:r>
            <w:r>
              <w:rPr>
                <w:rFonts w:asciiTheme="minorHAnsi" w:eastAsia="Times New Roman" w:hAnsiTheme="minorHAnsi" w:cstheme="minorHAnsi"/>
                <w:sz w:val="18"/>
                <w:szCs w:val="18"/>
              </w:rPr>
              <w:t xml:space="preserve">range check: 0.42≤I03&lt;1 </w:t>
            </w:r>
            <w:r w:rsidRPr="009D79A7">
              <w:rPr>
                <w:rFonts w:asciiTheme="minorHAnsi" w:eastAsia="Times New Roman" w:hAnsiTheme="minorHAnsi" w:cstheme="minorHAnsi"/>
                <w:sz w:val="18"/>
                <w:szCs w:val="18"/>
              </w:rPr>
              <w:t>&gt;&gt;</w:t>
            </w:r>
          </w:p>
        </w:tc>
        <w:tc>
          <w:tcPr>
            <w:tcW w:w="2107" w:type="dxa"/>
          </w:tcPr>
          <w:p w14:paraId="4937259A" w14:textId="33ACEFF4" w:rsidR="00C16194" w:rsidRDefault="00C16194" w:rsidP="00C16194">
            <w:pPr>
              <w:keepNext/>
              <w:tabs>
                <w:tab w:val="left" w:pos="2160"/>
                <w:tab w:val="left" w:pos="2700"/>
                <w:tab w:val="left" w:pos="3420"/>
                <w:tab w:val="left" w:pos="3780"/>
                <w:tab w:val="left" w:pos="5760"/>
                <w:tab w:val="left" w:pos="7212"/>
              </w:tabs>
              <w:spacing w:after="0" w:line="240" w:lineRule="auto"/>
              <w:rPr>
                <w:rFonts w:asciiTheme="minorHAnsi" w:hAnsiTheme="minorHAnsi"/>
                <w:sz w:val="18"/>
                <w:szCs w:val="18"/>
              </w:rPr>
            </w:pPr>
            <w:r>
              <w:rPr>
                <w:rFonts w:asciiTheme="minorHAnsi" w:hAnsiTheme="minorHAnsi"/>
                <w:sz w:val="18"/>
                <w:szCs w:val="18"/>
              </w:rPr>
              <w:t>&lt;&lt;</w:t>
            </w:r>
            <w:r w:rsidR="00976C25">
              <w:rPr>
                <w:rFonts w:asciiTheme="minorHAnsi" w:hAnsiTheme="minorHAnsi"/>
                <w:sz w:val="18"/>
                <w:szCs w:val="18"/>
              </w:rPr>
              <w:t xml:space="preserve">If performance, reference value from I03.  If prescriptive, </w:t>
            </w:r>
            <w:r w:rsidRPr="00FE60ED">
              <w:rPr>
                <w:rFonts w:asciiTheme="minorHAnsi" w:hAnsiTheme="minorHAnsi"/>
                <w:sz w:val="18"/>
                <w:szCs w:val="18"/>
              </w:rPr>
              <w:t>user pick from list:</w:t>
            </w:r>
          </w:p>
          <w:p w14:paraId="5D97E0E2" w14:textId="77777777" w:rsidR="00C16194" w:rsidRPr="005A5077" w:rsidRDefault="00C16194" w:rsidP="00C16194">
            <w:pPr>
              <w:pStyle w:val="ListParagraph"/>
              <w:keepNext/>
              <w:numPr>
                <w:ilvl w:val="0"/>
                <w:numId w:val="11"/>
              </w:numPr>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9D79A7">
              <w:rPr>
                <w:rFonts w:asciiTheme="minorHAnsi" w:hAnsiTheme="minorHAnsi" w:cstheme="minorHAnsi"/>
                <w:sz w:val="18"/>
                <w:szCs w:val="18"/>
              </w:rPr>
              <w:t>Equal flow</w:t>
            </w:r>
            <w:r w:rsidRPr="005A5077">
              <w:rPr>
                <w:rFonts w:asciiTheme="minorHAnsi" w:hAnsiTheme="minorHAnsi"/>
                <w:sz w:val="18"/>
                <w:szCs w:val="18"/>
              </w:rPr>
              <w:t xml:space="preserve"> </w:t>
            </w:r>
          </w:p>
          <w:p w14:paraId="22802071" w14:textId="77777777" w:rsidR="00C16194" w:rsidRDefault="00C16194" w:rsidP="00C16194">
            <w:pPr>
              <w:pStyle w:val="ListParagraph"/>
              <w:keepNext/>
              <w:numPr>
                <w:ilvl w:val="0"/>
                <w:numId w:val="11"/>
              </w:numPr>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Pr>
                <w:rFonts w:asciiTheme="minorHAnsi" w:hAnsiTheme="minorHAnsi" w:cstheme="minorHAnsi"/>
                <w:sz w:val="18"/>
                <w:szCs w:val="18"/>
              </w:rPr>
              <w:t>U</w:t>
            </w:r>
            <w:r w:rsidRPr="009D79A7">
              <w:rPr>
                <w:rFonts w:asciiTheme="minorHAnsi" w:hAnsiTheme="minorHAnsi" w:cstheme="minorHAnsi"/>
                <w:sz w:val="18"/>
                <w:szCs w:val="18"/>
              </w:rPr>
              <w:t>nequal to shower</w:t>
            </w:r>
          </w:p>
          <w:p w14:paraId="42F795CE" w14:textId="4B0CF01E" w:rsidR="00C16194" w:rsidRPr="009D79A7" w:rsidRDefault="00C16194" w:rsidP="00C16194">
            <w:pPr>
              <w:pStyle w:val="ListParagraph"/>
              <w:keepNext/>
              <w:numPr>
                <w:ilvl w:val="0"/>
                <w:numId w:val="11"/>
              </w:numPr>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Pr>
                <w:rFonts w:asciiTheme="minorHAnsi" w:hAnsiTheme="minorHAnsi" w:cstheme="minorHAnsi"/>
                <w:sz w:val="18"/>
                <w:szCs w:val="18"/>
              </w:rPr>
              <w:t>U</w:t>
            </w:r>
            <w:r w:rsidRPr="009D79A7">
              <w:rPr>
                <w:rFonts w:asciiTheme="minorHAnsi" w:hAnsiTheme="minorHAnsi" w:cstheme="minorHAnsi"/>
                <w:sz w:val="18"/>
                <w:szCs w:val="18"/>
              </w:rPr>
              <w:t>nequal to water heater</w:t>
            </w:r>
            <w:r>
              <w:rPr>
                <w:rFonts w:asciiTheme="minorHAnsi" w:hAnsiTheme="minorHAnsi" w:cstheme="minorHAnsi"/>
                <w:sz w:val="18"/>
                <w:szCs w:val="18"/>
              </w:rPr>
              <w:t>&gt;&gt;</w:t>
            </w:r>
          </w:p>
        </w:tc>
        <w:tc>
          <w:tcPr>
            <w:tcW w:w="2064" w:type="dxa"/>
          </w:tcPr>
          <w:p w14:paraId="2F3AE271" w14:textId="602E46FE" w:rsidR="00C16194" w:rsidRPr="009D79A7" w:rsidRDefault="00C16194" w:rsidP="00976C25">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eastAsia="Times New Roman" w:hAnsiTheme="minorHAnsi" w:cstheme="minorHAnsi"/>
                <w:sz w:val="18"/>
                <w:szCs w:val="18"/>
              </w:rPr>
              <w:t>&lt;&lt;</w:t>
            </w:r>
            <w:r w:rsidR="00976C25">
              <w:rPr>
                <w:rFonts w:asciiTheme="minorHAnsi" w:hAnsiTheme="minorHAnsi"/>
                <w:sz w:val="18"/>
                <w:szCs w:val="18"/>
              </w:rPr>
              <w:t xml:space="preserve"> If performance, reference value from I04.  If prescriptive, </w:t>
            </w:r>
            <w:r w:rsidRPr="009D79A7">
              <w:rPr>
                <w:rFonts w:asciiTheme="minorHAnsi" w:eastAsia="Times New Roman" w:hAnsiTheme="minorHAnsi" w:cstheme="minorHAnsi"/>
                <w:sz w:val="18"/>
                <w:szCs w:val="18"/>
              </w:rPr>
              <w:t>User input</w:t>
            </w:r>
            <w:r>
              <w:rPr>
                <w:rFonts w:asciiTheme="minorHAnsi" w:eastAsia="Times New Roman" w:hAnsiTheme="minorHAnsi" w:cstheme="minorHAnsi"/>
                <w:sz w:val="18"/>
                <w:szCs w:val="18"/>
              </w:rPr>
              <w:t xml:space="preserve">, range check: 0&lt;I06≤100 </w:t>
            </w:r>
            <w:r w:rsidRPr="009D79A7">
              <w:rPr>
                <w:rFonts w:asciiTheme="minorHAnsi" w:eastAsia="Times New Roman" w:hAnsiTheme="minorHAnsi" w:cstheme="minorHAnsi"/>
                <w:sz w:val="18"/>
                <w:szCs w:val="18"/>
              </w:rPr>
              <w:t>&gt;&gt;</w:t>
            </w:r>
          </w:p>
        </w:tc>
        <w:tc>
          <w:tcPr>
            <w:tcW w:w="1734" w:type="dxa"/>
          </w:tcPr>
          <w:p w14:paraId="010DE464" w14:textId="41AEA7F4"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&lt;&lt;user select from list: Yes or No&gt;&gt;</w:t>
            </w:r>
          </w:p>
        </w:tc>
      </w:tr>
      <w:tr w:rsidR="00C16194" w:rsidRPr="00323F2C" w14:paraId="6FCEBAFC" w14:textId="77777777" w:rsidTr="00A57683">
        <w:trPr>
          <w:trHeight w:val="188"/>
        </w:trPr>
        <w:tc>
          <w:tcPr>
            <w:tcW w:w="1140" w:type="dxa"/>
          </w:tcPr>
          <w:p w14:paraId="65401A00"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233" w:type="dxa"/>
            <w:gridSpan w:val="2"/>
          </w:tcPr>
          <w:p w14:paraId="657FC3C9" w14:textId="79F5C980"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559" w:type="dxa"/>
          </w:tcPr>
          <w:p w14:paraId="7186D494"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179" w:type="dxa"/>
            <w:gridSpan w:val="2"/>
          </w:tcPr>
          <w:p w14:paraId="5C961472"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107" w:type="dxa"/>
          </w:tcPr>
          <w:p w14:paraId="049B3BCD"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064" w:type="dxa"/>
          </w:tcPr>
          <w:p w14:paraId="5251C78B"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734" w:type="dxa"/>
          </w:tcPr>
          <w:p w14:paraId="2660EF72"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C16194" w:rsidRPr="00323F2C" w14:paraId="13372191" w14:textId="77777777" w:rsidTr="00EE7C97">
        <w:trPr>
          <w:trHeight w:val="188"/>
        </w:trPr>
        <w:tc>
          <w:tcPr>
            <w:tcW w:w="1140" w:type="dxa"/>
          </w:tcPr>
          <w:p w14:paraId="125D28B5" w14:textId="4A9EC579" w:rsidR="00C16194"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12</w:t>
            </w:r>
          </w:p>
        </w:tc>
        <w:tc>
          <w:tcPr>
            <w:tcW w:w="9876" w:type="dxa"/>
            <w:gridSpan w:val="8"/>
          </w:tcPr>
          <w:p w14:paraId="453EBF21" w14:textId="6F5A546C" w:rsidR="00C16194" w:rsidRPr="009D79A7" w:rsidRDefault="00C16194" w:rsidP="00C16194">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935859">
              <w:rPr>
                <w:rFonts w:asciiTheme="minorHAnsi" w:hAnsiTheme="minorHAnsi" w:cstheme="minorHAnsi"/>
                <w:sz w:val="18"/>
                <w:szCs w:val="18"/>
              </w:rPr>
              <w:t>For water heating system serving a single dwelling, the DWHR system shall, at the minimum, recover heat from the master bathroom shower and must transfer that heat either back to the respective shower</w:t>
            </w:r>
            <w:r>
              <w:rPr>
                <w:rFonts w:asciiTheme="minorHAnsi" w:hAnsiTheme="minorHAnsi" w:cstheme="minorHAnsi"/>
                <w:sz w:val="18"/>
                <w:szCs w:val="18"/>
              </w:rPr>
              <w:t>(</w:t>
            </w:r>
            <w:r w:rsidRPr="00935859">
              <w:rPr>
                <w:rFonts w:asciiTheme="minorHAnsi" w:hAnsiTheme="minorHAnsi" w:cstheme="minorHAnsi"/>
                <w:sz w:val="18"/>
                <w:szCs w:val="18"/>
              </w:rPr>
              <w:t>s</w:t>
            </w:r>
            <w:r>
              <w:rPr>
                <w:rFonts w:asciiTheme="minorHAnsi" w:hAnsiTheme="minorHAnsi" w:cstheme="minorHAnsi"/>
                <w:sz w:val="18"/>
                <w:szCs w:val="18"/>
              </w:rPr>
              <w:t>)</w:t>
            </w:r>
            <w:r w:rsidRPr="00935859">
              <w:rPr>
                <w:rFonts w:asciiTheme="minorHAnsi" w:hAnsiTheme="minorHAnsi" w:cstheme="minorHAnsi"/>
                <w:sz w:val="18"/>
                <w:szCs w:val="18"/>
              </w:rPr>
              <w:t xml:space="preserve"> or the water heater.</w:t>
            </w:r>
          </w:p>
        </w:tc>
      </w:tr>
      <w:tr w:rsidR="00C16194" w:rsidRPr="00323F2C" w14:paraId="56DA45F1" w14:textId="77777777" w:rsidTr="00EE7C97">
        <w:trPr>
          <w:trHeight w:val="188"/>
        </w:trPr>
        <w:tc>
          <w:tcPr>
            <w:tcW w:w="1140" w:type="dxa"/>
          </w:tcPr>
          <w:p w14:paraId="6D8B6115" w14:textId="480A8CF2" w:rsidR="00C16194"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13</w:t>
            </w:r>
          </w:p>
        </w:tc>
        <w:tc>
          <w:tcPr>
            <w:tcW w:w="9876" w:type="dxa"/>
            <w:gridSpan w:val="8"/>
          </w:tcPr>
          <w:p w14:paraId="4CE3B66D" w14:textId="0F4C135B" w:rsidR="00C16194" w:rsidRPr="009D79A7" w:rsidRDefault="00C16194" w:rsidP="00C16194">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935859">
              <w:rPr>
                <w:rFonts w:asciiTheme="minorHAnsi" w:hAnsiTheme="minorHAnsi" w:cstheme="minorHAnsi"/>
                <w:sz w:val="18"/>
                <w:szCs w:val="18"/>
              </w:rPr>
              <w:t>For central water heating system serving multiple dwellings, the DWHR system shall, at the minimum, recover heat from half the showers located above the first floor and must transfer that heat either back to all the respective showers or the water heater.</w:t>
            </w:r>
          </w:p>
        </w:tc>
      </w:tr>
      <w:tr w:rsidR="00C16194" w:rsidRPr="00323F2C" w14:paraId="65A75D61" w14:textId="77777777" w:rsidTr="00EE7C97">
        <w:trPr>
          <w:trHeight w:val="188"/>
        </w:trPr>
        <w:tc>
          <w:tcPr>
            <w:tcW w:w="1140" w:type="dxa"/>
          </w:tcPr>
          <w:p w14:paraId="1CD0DFEC" w14:textId="57CDFF85" w:rsidR="00C16194"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14</w:t>
            </w:r>
          </w:p>
        </w:tc>
        <w:tc>
          <w:tcPr>
            <w:tcW w:w="9876" w:type="dxa"/>
            <w:gridSpan w:val="8"/>
          </w:tcPr>
          <w:p w14:paraId="64427C4C" w14:textId="39E19848" w:rsidR="00C16194" w:rsidRPr="00935859" w:rsidRDefault="00C16194" w:rsidP="00C16194">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935859">
              <w:rPr>
                <w:rFonts w:asciiTheme="minorHAnsi" w:hAnsiTheme="minorHAnsi" w:cstheme="minorHAnsi"/>
                <w:sz w:val="18"/>
                <w:szCs w:val="18"/>
              </w:rPr>
              <w:t>The DWHR unit(s) shall be installed within 1 degree of the rated slope.  Sloped DWHR shall have a minimum lengthwise slope of 1 degree.  The lateral level tolerance shall be within plus or minus 1 degree.</w:t>
            </w:r>
          </w:p>
        </w:tc>
      </w:tr>
      <w:tr w:rsidR="00C16194" w:rsidRPr="00323F2C" w14:paraId="2897199D" w14:textId="77777777" w:rsidTr="0014411D">
        <w:trPr>
          <w:trHeight w:val="260"/>
        </w:trPr>
        <w:tc>
          <w:tcPr>
            <w:tcW w:w="11016" w:type="dxa"/>
            <w:gridSpan w:val="9"/>
          </w:tcPr>
          <w:p w14:paraId="43DA4BB4" w14:textId="142B266C" w:rsidR="00C16194" w:rsidRPr="009D79A7" w:rsidRDefault="00C16194" w:rsidP="00C16194">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DF3388">
              <w:rPr>
                <w:rFonts w:asciiTheme="minorHAnsi" w:eastAsiaTheme="minorEastAsia" w:hAnsiTheme="minorHAnsi" w:cstheme="minorHAnsi"/>
                <w:b/>
                <w:sz w:val="18"/>
                <w:szCs w:val="18"/>
              </w:rPr>
              <w:t xml:space="preserve">The responsible person’s </w:t>
            </w:r>
            <w:r w:rsidRPr="003027B1">
              <w:rPr>
                <w:rFonts w:asciiTheme="minorHAnsi" w:eastAsiaTheme="minorEastAsia" w:hAnsiTheme="minorHAnsi" w:cstheme="minorHAnsi"/>
                <w:b/>
                <w:sz w:val="18"/>
                <w:szCs w:val="18"/>
              </w:rPr>
              <w:t>signature on this compliance document affirms that all applicable requirements in this table have been met.</w:t>
            </w:r>
            <w:r w:rsidRPr="009D79A7">
              <w:rPr>
                <w:rFonts w:asciiTheme="minorHAnsi" w:hAnsiTheme="minorHAnsi" w:cstheme="minorHAnsi"/>
                <w:b/>
                <w:sz w:val="18"/>
                <w:szCs w:val="18"/>
              </w:rPr>
              <w:t xml:space="preserve">  </w:t>
            </w:r>
          </w:p>
        </w:tc>
      </w:tr>
    </w:tbl>
    <w:p w14:paraId="7D07AA51" w14:textId="0E06DBE7" w:rsidR="00E65CD8" w:rsidRPr="00236F4B" w:rsidRDefault="00E65CD8" w:rsidP="00411887">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3"/>
        <w:gridCol w:w="10217"/>
      </w:tblGrid>
      <w:tr w:rsidR="000E1685" w:rsidRPr="00323F2C" w14:paraId="0F7F46AF" w14:textId="77777777" w:rsidTr="002626A8">
        <w:trPr>
          <w:trHeight w:hRule="exact" w:val="712"/>
          <w:tblHeader/>
        </w:trPr>
        <w:tc>
          <w:tcPr>
            <w:tcW w:w="11016" w:type="dxa"/>
            <w:gridSpan w:val="2"/>
            <w:tcBorders>
              <w:bottom w:val="single" w:sz="4" w:space="0" w:color="auto"/>
            </w:tcBorders>
          </w:tcPr>
          <w:p w14:paraId="0F7F46AB" w14:textId="7FA5BCF6" w:rsidR="000E1685" w:rsidRPr="00236F4B" w:rsidRDefault="00641F8E" w:rsidP="000E1685">
            <w:pPr>
              <w:spacing w:after="0" w:line="240" w:lineRule="auto"/>
              <w:rPr>
                <w:rFonts w:asciiTheme="minorHAnsi" w:hAnsiTheme="minorHAnsi" w:cstheme="minorHAnsi"/>
                <w:b/>
                <w:sz w:val="18"/>
                <w:szCs w:val="18"/>
              </w:rPr>
            </w:pPr>
            <w:r>
              <w:rPr>
                <w:rFonts w:asciiTheme="minorHAnsi" w:hAnsiTheme="minorHAnsi" w:cstheme="minorHAnsi"/>
                <w:b/>
                <w:sz w:val="18"/>
                <w:szCs w:val="18"/>
              </w:rPr>
              <w:t>J</w:t>
            </w:r>
            <w:r w:rsidR="00B04692" w:rsidRPr="00236F4B">
              <w:rPr>
                <w:rFonts w:asciiTheme="minorHAnsi" w:hAnsiTheme="minorHAnsi" w:cstheme="minorHAnsi"/>
                <w:b/>
                <w:sz w:val="18"/>
                <w:szCs w:val="18"/>
              </w:rPr>
              <w:t>.</w:t>
            </w:r>
            <w:r w:rsidR="000E1685" w:rsidRPr="00236F4B">
              <w:rPr>
                <w:rFonts w:asciiTheme="minorHAnsi" w:hAnsiTheme="minorHAnsi" w:cstheme="minorHAnsi"/>
                <w:b/>
                <w:sz w:val="18"/>
                <w:szCs w:val="18"/>
              </w:rPr>
              <w:t xml:space="preserve"> HERS-Verified Pipe Insulation </w:t>
            </w:r>
            <w:r w:rsidR="0065796D" w:rsidRPr="00236F4B">
              <w:rPr>
                <w:rFonts w:asciiTheme="minorHAnsi" w:hAnsiTheme="minorHAnsi" w:cstheme="minorHAnsi"/>
                <w:b/>
                <w:sz w:val="18"/>
                <w:szCs w:val="18"/>
              </w:rPr>
              <w:t>Credit</w:t>
            </w:r>
            <w:r w:rsidR="001938BC" w:rsidRPr="00236F4B">
              <w:rPr>
                <w:rFonts w:asciiTheme="minorHAnsi" w:hAnsiTheme="minorHAnsi" w:cstheme="minorHAnsi"/>
                <w:b/>
                <w:sz w:val="18"/>
                <w:szCs w:val="18"/>
              </w:rPr>
              <w:t xml:space="preserve"> Requirements</w:t>
            </w:r>
            <w:r w:rsidR="00B04692" w:rsidRPr="00236F4B">
              <w:rPr>
                <w:rFonts w:asciiTheme="minorHAnsi" w:hAnsiTheme="minorHAnsi" w:cstheme="minorHAnsi"/>
                <w:b/>
                <w:sz w:val="18"/>
                <w:szCs w:val="18"/>
              </w:rPr>
              <w:t xml:space="preserve"> </w:t>
            </w:r>
            <w:r w:rsidR="00DF32C1">
              <w:rPr>
                <w:rFonts w:asciiTheme="minorHAnsi" w:hAnsiTheme="minorHAnsi" w:cstheme="minorHAnsi"/>
                <w:b/>
                <w:sz w:val="18"/>
                <w:szCs w:val="18"/>
              </w:rPr>
              <w:t xml:space="preserve">(PIC-H) </w:t>
            </w:r>
            <w:r w:rsidR="00B04692" w:rsidRPr="00A259EF">
              <w:rPr>
                <w:rFonts w:asciiTheme="minorHAnsi" w:hAnsiTheme="minorHAnsi" w:cstheme="minorHAnsi"/>
                <w:sz w:val="18"/>
                <w:szCs w:val="18"/>
              </w:rPr>
              <w:t>(RA3.6.3)</w:t>
            </w:r>
          </w:p>
          <w:p w14:paraId="1E9943C9" w14:textId="77777777" w:rsidR="002E14A5" w:rsidRDefault="001938BC"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Systems that utilize this distribution type shall comply with these requirements</w:t>
            </w:r>
            <w:r w:rsidR="00092950" w:rsidRPr="00236F4B">
              <w:rPr>
                <w:rFonts w:asciiTheme="minorHAnsi" w:hAnsiTheme="minorHAnsi" w:cstheme="minorHAnsi"/>
                <w:sz w:val="18"/>
                <w:szCs w:val="18"/>
              </w:rPr>
              <w:t>.</w:t>
            </w:r>
            <w:r w:rsidR="00641F8E">
              <w:rPr>
                <w:rFonts w:asciiTheme="minorHAnsi" w:hAnsiTheme="minorHAnsi" w:cstheme="minorHAnsi"/>
                <w:sz w:val="18"/>
                <w:szCs w:val="18"/>
              </w:rPr>
              <w:t xml:space="preserve">  </w:t>
            </w:r>
          </w:p>
          <w:p w14:paraId="0F7F46AD" w14:textId="6DCF3952" w:rsidR="007305A1" w:rsidRPr="00236F4B" w:rsidRDefault="007305A1"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 xml:space="preserve">&lt;&lt;If </w:t>
            </w:r>
            <w:r w:rsidR="00F96517" w:rsidRPr="00236F4B">
              <w:rPr>
                <w:rFonts w:asciiTheme="minorHAnsi" w:hAnsiTheme="minorHAnsi" w:cstheme="minorHAnsi"/>
                <w:sz w:val="18"/>
                <w:szCs w:val="18"/>
              </w:rPr>
              <w:t xml:space="preserve">there are no systems in column </w:t>
            </w:r>
            <w:r w:rsidR="00FF28D5">
              <w:rPr>
                <w:rFonts w:asciiTheme="minorHAnsi" w:hAnsiTheme="minorHAnsi" w:cstheme="minorHAnsi"/>
                <w:sz w:val="18"/>
                <w:szCs w:val="18"/>
              </w:rPr>
              <w:t>A</w:t>
            </w:r>
            <w:r w:rsidR="00F349F6">
              <w:rPr>
                <w:rFonts w:asciiTheme="minorHAnsi" w:hAnsiTheme="minorHAnsi" w:cstheme="minorHAnsi"/>
                <w:sz w:val="18"/>
                <w:szCs w:val="18"/>
              </w:rPr>
              <w:t>10</w:t>
            </w:r>
            <w:r w:rsidR="00FF28D5" w:rsidRPr="00236F4B">
              <w:rPr>
                <w:rFonts w:asciiTheme="minorHAnsi" w:hAnsiTheme="minorHAnsi" w:cstheme="minorHAnsi"/>
                <w:sz w:val="18"/>
                <w:szCs w:val="18"/>
              </w:rPr>
              <w:t xml:space="preserve"> </w:t>
            </w:r>
            <w:ins w:id="1261" w:author="Markstrum, Alexis@Energy" w:date="2021-10-21T11:46:00Z">
              <w:r w:rsidR="008275A6">
                <w:rPr>
                  <w:rFonts w:asciiTheme="minorHAnsi" w:hAnsiTheme="minorHAnsi" w:cstheme="minorHAnsi"/>
                  <w:sz w:val="18"/>
                  <w:szCs w:val="18"/>
                </w:rPr>
                <w:t xml:space="preserve">or </w:t>
              </w:r>
              <w:del w:id="1262" w:author="Alhabibi, Haider@Energy" w:date="2022-01-25T16:53:00Z">
                <w:r w:rsidR="008275A6" w:rsidDel="002626A8">
                  <w:rPr>
                    <w:rFonts w:asciiTheme="minorHAnsi" w:hAnsiTheme="minorHAnsi" w:cstheme="minorHAnsi"/>
                    <w:sz w:val="18"/>
                    <w:szCs w:val="18"/>
                  </w:rPr>
                  <w:delText>C</w:delText>
                </w:r>
              </w:del>
            </w:ins>
            <w:ins w:id="1263" w:author="Alhabibi, Haider@Energy" w:date="2022-01-25T16:53:00Z">
              <w:r w:rsidR="002626A8">
                <w:rPr>
                  <w:rFonts w:asciiTheme="minorHAnsi" w:hAnsiTheme="minorHAnsi" w:cstheme="minorHAnsi"/>
                  <w:sz w:val="18"/>
                  <w:szCs w:val="18"/>
                </w:rPr>
                <w:t>A2-</w:t>
              </w:r>
            </w:ins>
            <w:ins w:id="1264" w:author="Markstrum, Alexis@Energy" w:date="2021-10-21T11:46:00Z">
              <w:r w:rsidR="008275A6">
                <w:rPr>
                  <w:rFonts w:asciiTheme="minorHAnsi" w:hAnsiTheme="minorHAnsi" w:cstheme="minorHAnsi"/>
                  <w:sz w:val="18"/>
                  <w:szCs w:val="18"/>
                </w:rPr>
                <w:t xml:space="preserve">07 </w:t>
              </w:r>
            </w:ins>
            <w:r w:rsidR="00F96517" w:rsidRPr="00236F4B">
              <w:rPr>
                <w:rFonts w:asciiTheme="minorHAnsi" w:hAnsiTheme="minorHAnsi" w:cstheme="minorHAnsi"/>
                <w:sz w:val="18"/>
                <w:szCs w:val="18"/>
              </w:rPr>
              <w:t>that have a value =</w:t>
            </w:r>
            <w:r w:rsidR="00F4590C" w:rsidRPr="00236F4B">
              <w:rPr>
                <w:rFonts w:asciiTheme="minorHAnsi" w:hAnsiTheme="minorHAnsi" w:cstheme="minorHAnsi"/>
                <w:sz w:val="18"/>
                <w:szCs w:val="18"/>
              </w:rPr>
              <w:t xml:space="preserve"> “</w:t>
            </w:r>
            <w:r w:rsidR="00A82A43" w:rsidRPr="00236F4B">
              <w:rPr>
                <w:rFonts w:asciiTheme="minorHAnsi" w:hAnsiTheme="minorHAnsi" w:cstheme="minorHAnsi"/>
                <w:sz w:val="18"/>
                <w:szCs w:val="18"/>
              </w:rPr>
              <w:t xml:space="preserve">HERS-Verified Pipe Insulation </w:t>
            </w:r>
            <w:r w:rsidR="0065796D" w:rsidRPr="00236F4B">
              <w:rPr>
                <w:rFonts w:asciiTheme="minorHAnsi" w:hAnsiTheme="minorHAnsi" w:cstheme="minorHAnsi"/>
                <w:sz w:val="18"/>
                <w:szCs w:val="18"/>
              </w:rPr>
              <w:t>Credit</w:t>
            </w:r>
            <w:r w:rsidR="00F4590C" w:rsidRPr="00236F4B">
              <w:rPr>
                <w:rFonts w:asciiTheme="minorHAnsi" w:hAnsiTheme="minorHAnsi" w:cstheme="minorHAnsi"/>
                <w:sz w:val="18"/>
                <w:szCs w:val="18"/>
              </w:rPr>
              <w:t>”</w:t>
            </w:r>
            <w:r w:rsidRPr="00236F4B">
              <w:rPr>
                <w:rFonts w:asciiTheme="minorHAnsi" w:hAnsiTheme="minorHAnsi" w:cstheme="minorHAnsi"/>
                <w:sz w:val="18"/>
                <w:szCs w:val="18"/>
              </w:rPr>
              <w:t>, then display the "section does not apply" message</w:t>
            </w:r>
            <w:r w:rsidR="00F4590C" w:rsidRPr="00236F4B">
              <w:rPr>
                <w:rFonts w:asciiTheme="minorHAnsi" w:hAnsiTheme="minorHAnsi" w:cstheme="minorHAnsi"/>
                <w:sz w:val="18"/>
                <w:szCs w:val="18"/>
              </w:rPr>
              <w:t xml:space="preserve">; else display this entire table </w:t>
            </w:r>
            <w:r w:rsidRPr="00236F4B">
              <w:rPr>
                <w:rFonts w:asciiTheme="minorHAnsi" w:hAnsiTheme="minorHAnsi" w:cstheme="minorHAnsi"/>
                <w:sz w:val="18"/>
                <w:szCs w:val="18"/>
              </w:rPr>
              <w:t>&gt;&gt;</w:t>
            </w:r>
          </w:p>
          <w:p w14:paraId="0F7F46AE" w14:textId="77777777" w:rsidR="000E1685" w:rsidRPr="00236F4B" w:rsidRDefault="000E1685" w:rsidP="00064F9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c>
      </w:tr>
      <w:tr w:rsidR="00A956FB" w:rsidRPr="00323F2C" w14:paraId="0F7F46B2" w14:textId="77777777" w:rsidTr="00A956FB">
        <w:trPr>
          <w:trHeight w:hRule="exact" w:val="361"/>
          <w:tblHeader/>
        </w:trPr>
        <w:tc>
          <w:tcPr>
            <w:tcW w:w="577" w:type="dxa"/>
            <w:vAlign w:val="center"/>
          </w:tcPr>
          <w:p w14:paraId="0F7F46B0" w14:textId="77777777" w:rsidR="00A956FB" w:rsidRPr="00236F4B" w:rsidRDefault="00A956FB" w:rsidP="00A956F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236F4B">
              <w:rPr>
                <w:rFonts w:asciiTheme="minorHAnsi" w:hAnsiTheme="minorHAnsi" w:cstheme="minorHAnsi"/>
                <w:sz w:val="18"/>
                <w:szCs w:val="18"/>
              </w:rPr>
              <w:t>01</w:t>
            </w:r>
          </w:p>
        </w:tc>
        <w:tc>
          <w:tcPr>
            <w:tcW w:w="10439" w:type="dxa"/>
            <w:vAlign w:val="center"/>
          </w:tcPr>
          <w:p w14:paraId="0F7F46B1" w14:textId="1E9BDACC" w:rsidR="00A956FB" w:rsidRPr="00236F4B" w:rsidRDefault="00A956FB" w:rsidP="00A956F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Pr>
                <w:rFonts w:asciiTheme="minorHAnsi" w:hAnsiTheme="minorHAnsi" w:cstheme="minorHAnsi"/>
                <w:sz w:val="18"/>
                <w:szCs w:val="18"/>
              </w:rPr>
              <w:t>HERS rater shall perform a visual inspection that a</w:t>
            </w:r>
            <w:r w:rsidRPr="000E6E7E">
              <w:rPr>
                <w:rFonts w:asciiTheme="minorHAnsi" w:hAnsiTheme="minorHAnsi" w:cstheme="minorHAnsi"/>
                <w:sz w:val="18"/>
                <w:szCs w:val="18"/>
              </w:rPr>
              <w:t xml:space="preserve">ll hot water piping </w:t>
            </w:r>
            <w:r w:rsidR="002E14A5">
              <w:rPr>
                <w:rFonts w:asciiTheme="minorHAnsi" w:hAnsiTheme="minorHAnsi" w:cstheme="minorHAnsi"/>
                <w:sz w:val="18"/>
                <w:szCs w:val="18"/>
              </w:rPr>
              <w:t>complies</w:t>
            </w:r>
            <w:r w:rsidR="002E14A5" w:rsidRPr="000E6E7E">
              <w:rPr>
                <w:rFonts w:asciiTheme="minorHAnsi" w:hAnsiTheme="minorHAnsi" w:cstheme="minorHAnsi"/>
                <w:sz w:val="18"/>
                <w:szCs w:val="18"/>
              </w:rPr>
              <w:t xml:space="preserve"> </w:t>
            </w:r>
            <w:r w:rsidRPr="000E6E7E">
              <w:rPr>
                <w:rFonts w:asciiTheme="minorHAnsi" w:hAnsiTheme="minorHAnsi" w:cstheme="minorHAnsi"/>
                <w:sz w:val="18"/>
                <w:szCs w:val="18"/>
              </w:rPr>
              <w:t xml:space="preserve">with the insulation requirements in </w:t>
            </w:r>
            <w:r>
              <w:rPr>
                <w:rFonts w:asciiTheme="minorHAnsi" w:hAnsiTheme="minorHAnsi" w:cstheme="minorHAnsi"/>
                <w:sz w:val="18"/>
                <w:szCs w:val="18"/>
              </w:rPr>
              <w:t>150.0(J).</w:t>
            </w:r>
          </w:p>
        </w:tc>
      </w:tr>
      <w:tr w:rsidR="000E1685" w:rsidRPr="00323F2C" w14:paraId="0F7F46B5" w14:textId="77777777" w:rsidTr="00A956FB">
        <w:trPr>
          <w:trHeight w:hRule="exact" w:val="288"/>
          <w:tblHeader/>
        </w:trPr>
        <w:tc>
          <w:tcPr>
            <w:tcW w:w="11016" w:type="dxa"/>
            <w:gridSpan w:val="2"/>
            <w:tcBorders>
              <w:top w:val="single" w:sz="4" w:space="0" w:color="000000"/>
              <w:left w:val="single" w:sz="4" w:space="0" w:color="000000"/>
              <w:bottom w:val="single" w:sz="4" w:space="0" w:color="auto"/>
              <w:right w:val="single" w:sz="4" w:space="0" w:color="000000"/>
            </w:tcBorders>
          </w:tcPr>
          <w:p w14:paraId="0F7F46B3" w14:textId="77777777" w:rsidR="000E1685" w:rsidRPr="000849F0" w:rsidRDefault="000E1685" w:rsidP="00AE6068">
            <w:pPr>
              <w:spacing w:after="0" w:line="240" w:lineRule="auto"/>
              <w:rPr>
                <w:rFonts w:asciiTheme="minorHAnsi" w:hAnsiTheme="minorHAnsi" w:cstheme="minorHAnsi"/>
                <w:b/>
                <w:sz w:val="18"/>
                <w:szCs w:val="18"/>
              </w:rPr>
            </w:pPr>
            <w:r w:rsidRPr="003027B1">
              <w:rPr>
                <w:rFonts w:asciiTheme="minorHAnsi" w:hAnsiTheme="minorHAnsi" w:cstheme="minorHAnsi"/>
                <w:b/>
                <w:sz w:val="18"/>
                <w:szCs w:val="18"/>
              </w:rPr>
              <w:t xml:space="preserve">The responsible person’s signature on this compliance document affirms that all applicable requirements in this table have been met.  </w:t>
            </w:r>
          </w:p>
          <w:p w14:paraId="0F7F46B4" w14:textId="77777777" w:rsidR="000E1685" w:rsidRPr="001E3511" w:rsidRDefault="000E1685" w:rsidP="00AE6068">
            <w:pPr>
              <w:spacing w:after="0" w:line="240" w:lineRule="auto"/>
              <w:rPr>
                <w:rFonts w:asciiTheme="minorHAnsi" w:hAnsiTheme="minorHAnsi" w:cstheme="minorHAnsi"/>
                <w:b/>
                <w:sz w:val="18"/>
                <w:szCs w:val="18"/>
              </w:rPr>
            </w:pPr>
          </w:p>
        </w:tc>
      </w:tr>
    </w:tbl>
    <w:p w14:paraId="0F7F46B6" w14:textId="77777777" w:rsidR="000E1685" w:rsidRPr="00236F4B" w:rsidRDefault="000E1685" w:rsidP="000E1685">
      <w:pPr>
        <w:spacing w:after="0"/>
        <w:rPr>
          <w:rFonts w:asciiTheme="minorHAnsi" w:hAnsiTheme="minorHAnsi" w:cstheme="minorHAnsi"/>
          <w:sz w:val="18"/>
          <w:szCs w:val="18"/>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8"/>
        <w:gridCol w:w="10215"/>
      </w:tblGrid>
      <w:tr w:rsidR="00064F9C" w:rsidRPr="00323F2C" w14:paraId="0F7F46BA" w14:textId="77777777" w:rsidTr="00236F4B">
        <w:trPr>
          <w:trHeight w:hRule="exact" w:val="712"/>
          <w:tblHeader/>
        </w:trPr>
        <w:tc>
          <w:tcPr>
            <w:tcW w:w="10998" w:type="dxa"/>
            <w:gridSpan w:val="2"/>
            <w:tcBorders>
              <w:bottom w:val="single" w:sz="4" w:space="0" w:color="auto"/>
            </w:tcBorders>
          </w:tcPr>
          <w:p w14:paraId="0F7F46B7" w14:textId="08AA7993" w:rsidR="00064F9C" w:rsidRPr="00236F4B" w:rsidRDefault="00641F8E" w:rsidP="007305A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Pr>
                <w:rFonts w:asciiTheme="minorHAnsi" w:hAnsiTheme="minorHAnsi" w:cstheme="minorHAnsi"/>
                <w:b/>
                <w:sz w:val="18"/>
                <w:szCs w:val="18"/>
              </w:rPr>
              <w:lastRenderedPageBreak/>
              <w:t>K</w:t>
            </w:r>
            <w:r w:rsidR="00064F9C" w:rsidRPr="00236F4B">
              <w:rPr>
                <w:rFonts w:asciiTheme="minorHAnsi" w:hAnsiTheme="minorHAnsi" w:cstheme="minorHAnsi"/>
                <w:b/>
                <w:sz w:val="18"/>
                <w:szCs w:val="18"/>
              </w:rPr>
              <w:t xml:space="preserve">. HERS-Verified Parallel Piping </w:t>
            </w:r>
            <w:r w:rsidR="001938BC" w:rsidRPr="00236F4B">
              <w:rPr>
                <w:rFonts w:asciiTheme="minorHAnsi" w:hAnsiTheme="minorHAnsi" w:cstheme="minorHAnsi"/>
                <w:b/>
                <w:sz w:val="18"/>
                <w:szCs w:val="18"/>
              </w:rPr>
              <w:t>Requirements</w:t>
            </w:r>
            <w:r w:rsidR="00DF32C1">
              <w:rPr>
                <w:rFonts w:asciiTheme="minorHAnsi" w:hAnsiTheme="minorHAnsi" w:cstheme="minorHAnsi"/>
                <w:b/>
                <w:sz w:val="18"/>
                <w:szCs w:val="18"/>
              </w:rPr>
              <w:t xml:space="preserve"> (PP-H)</w:t>
            </w:r>
            <w:r w:rsidR="00DF32C1" w:rsidRPr="00A259EF">
              <w:rPr>
                <w:rFonts w:asciiTheme="minorHAnsi" w:hAnsiTheme="minorHAnsi" w:cstheme="minorHAnsi"/>
                <w:sz w:val="18"/>
                <w:szCs w:val="18"/>
              </w:rPr>
              <w:t xml:space="preserve"> </w:t>
            </w:r>
            <w:r w:rsidR="00777ED6" w:rsidRPr="00A259EF">
              <w:rPr>
                <w:rFonts w:asciiTheme="minorHAnsi" w:hAnsiTheme="minorHAnsi" w:cstheme="minorHAnsi"/>
                <w:sz w:val="18"/>
                <w:szCs w:val="18"/>
              </w:rPr>
              <w:t>(</w:t>
            </w:r>
            <w:r w:rsidR="00B04692" w:rsidRPr="00A259EF">
              <w:rPr>
                <w:rFonts w:asciiTheme="minorHAnsi" w:hAnsiTheme="minorHAnsi" w:cstheme="minorHAnsi"/>
                <w:sz w:val="18"/>
                <w:szCs w:val="18"/>
              </w:rPr>
              <w:t>RA3.6.4)</w:t>
            </w:r>
          </w:p>
          <w:p w14:paraId="04EF1139" w14:textId="77777777" w:rsidR="00825ED4" w:rsidRDefault="001938B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Systems that utilize this distribution type shall comply with these requirements</w:t>
            </w:r>
            <w:r w:rsidR="00092950" w:rsidRPr="00236F4B">
              <w:rPr>
                <w:rFonts w:asciiTheme="minorHAnsi" w:hAnsiTheme="minorHAnsi" w:cstheme="minorHAnsi"/>
                <w:sz w:val="18"/>
                <w:szCs w:val="18"/>
              </w:rPr>
              <w:t>.</w:t>
            </w:r>
            <w:r w:rsidR="00641F8E">
              <w:rPr>
                <w:rFonts w:asciiTheme="minorHAnsi" w:hAnsiTheme="minorHAnsi" w:cstheme="minorHAnsi"/>
                <w:sz w:val="18"/>
                <w:szCs w:val="18"/>
              </w:rPr>
              <w:t xml:space="preserve"> </w:t>
            </w:r>
          </w:p>
          <w:p w14:paraId="0F7F46B9" w14:textId="4A892B1C" w:rsidR="009269B2" w:rsidRPr="00236F4B" w:rsidRDefault="00B77D9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641F8E">
              <w:rPr>
                <w:rFonts w:asciiTheme="minorHAnsi" w:hAnsiTheme="minorHAnsi" w:cstheme="minorHAnsi"/>
                <w:sz w:val="18"/>
                <w:szCs w:val="20"/>
              </w:rPr>
              <w:t>&lt;&lt;If A</w:t>
            </w:r>
            <w:r w:rsidR="00F349F6">
              <w:rPr>
                <w:rFonts w:asciiTheme="minorHAnsi" w:hAnsiTheme="minorHAnsi" w:cstheme="minorHAnsi"/>
                <w:sz w:val="18"/>
                <w:szCs w:val="20"/>
              </w:rPr>
              <w:t>10</w:t>
            </w:r>
            <w:ins w:id="1265" w:author="Markstrum, Alexis@Energy" w:date="2021-10-21T11:47:00Z">
              <w:r w:rsidR="0030216A">
                <w:rPr>
                  <w:rFonts w:asciiTheme="minorHAnsi" w:hAnsiTheme="minorHAnsi" w:cstheme="minorHAnsi"/>
                  <w:sz w:val="18"/>
                  <w:szCs w:val="20"/>
                </w:rPr>
                <w:t xml:space="preserve"> or </w:t>
              </w:r>
              <w:del w:id="1266" w:author="Alhabibi, Haider@Energy" w:date="2022-01-25T17:00:00Z">
                <w:r w:rsidR="0030216A" w:rsidDel="002B1B1D">
                  <w:rPr>
                    <w:rFonts w:asciiTheme="minorHAnsi" w:hAnsiTheme="minorHAnsi" w:cstheme="minorHAnsi"/>
                    <w:sz w:val="18"/>
                    <w:szCs w:val="20"/>
                  </w:rPr>
                  <w:delText>C</w:delText>
                </w:r>
              </w:del>
            </w:ins>
            <w:ins w:id="1267" w:author="Alhabibi, Haider@Energy" w:date="2022-01-25T17:00:00Z">
              <w:r w:rsidR="002B1B1D">
                <w:rPr>
                  <w:rFonts w:asciiTheme="minorHAnsi" w:hAnsiTheme="minorHAnsi" w:cstheme="minorHAnsi"/>
                  <w:sz w:val="18"/>
                  <w:szCs w:val="20"/>
                </w:rPr>
                <w:t>A2-</w:t>
              </w:r>
            </w:ins>
            <w:ins w:id="1268" w:author="Markstrum, Alexis@Energy" w:date="2021-10-21T11:47:00Z">
              <w:r w:rsidR="0030216A">
                <w:rPr>
                  <w:rFonts w:asciiTheme="minorHAnsi" w:hAnsiTheme="minorHAnsi" w:cstheme="minorHAnsi"/>
                  <w:sz w:val="18"/>
                  <w:szCs w:val="20"/>
                </w:rPr>
                <w:t>07</w:t>
              </w:r>
            </w:ins>
            <w:r w:rsidRPr="00641F8E">
              <w:rPr>
                <w:rFonts w:asciiTheme="minorHAnsi" w:hAnsiTheme="minorHAnsi" w:cstheme="minorHAnsi"/>
                <w:sz w:val="18"/>
                <w:szCs w:val="20"/>
              </w:rPr>
              <w:t xml:space="preserve"> = “</w:t>
            </w:r>
            <w:r>
              <w:rPr>
                <w:rFonts w:asciiTheme="minorHAnsi" w:hAnsiTheme="minorHAnsi" w:cstheme="minorHAnsi"/>
                <w:sz w:val="18"/>
                <w:szCs w:val="20"/>
              </w:rPr>
              <w:t>HERS-Verified Parallel Piping</w:t>
            </w:r>
            <w:r w:rsidRPr="00641F8E">
              <w:rPr>
                <w:rFonts w:asciiTheme="minorHAnsi" w:hAnsiTheme="minorHAnsi" w:cstheme="minorHAnsi"/>
                <w:sz w:val="18"/>
                <w:szCs w:val="20"/>
              </w:rPr>
              <w:t>”, then display this entire table, else display “section does not apply" message&gt;&gt;</w:t>
            </w:r>
          </w:p>
        </w:tc>
      </w:tr>
      <w:tr w:rsidR="00CC3747" w:rsidRPr="00323F2C" w14:paraId="0F7F46BD" w14:textId="77777777" w:rsidTr="00236F4B">
        <w:trPr>
          <w:trHeight w:hRule="exact" w:val="288"/>
          <w:tblHeader/>
        </w:trPr>
        <w:tc>
          <w:tcPr>
            <w:tcW w:w="562" w:type="dxa"/>
            <w:vAlign w:val="center"/>
          </w:tcPr>
          <w:p w14:paraId="0F7F46BB" w14:textId="77777777" w:rsidR="00CC3747" w:rsidRPr="00236F4B"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236F4B">
              <w:rPr>
                <w:rFonts w:asciiTheme="minorHAnsi" w:hAnsiTheme="minorHAnsi" w:cstheme="minorHAnsi"/>
                <w:sz w:val="18"/>
                <w:szCs w:val="18"/>
              </w:rPr>
              <w:t>01</w:t>
            </w:r>
          </w:p>
        </w:tc>
        <w:tc>
          <w:tcPr>
            <w:tcW w:w="10436" w:type="dxa"/>
            <w:vAlign w:val="center"/>
          </w:tcPr>
          <w:p w14:paraId="0F7F46BC" w14:textId="0E30D09D" w:rsidR="00CC3747" w:rsidRPr="00236F4B"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Each central manifold has 5 feet or less of pipe between manifold and water heater. (RA4.4.15)</w:t>
            </w:r>
          </w:p>
        </w:tc>
      </w:tr>
      <w:tr w:rsidR="00CC3747" w:rsidRPr="00323F2C" w14:paraId="0F7F46C0" w14:textId="77777777" w:rsidTr="00236F4B">
        <w:trPr>
          <w:trHeight w:hRule="exact" w:val="288"/>
          <w:tblHeader/>
        </w:trPr>
        <w:tc>
          <w:tcPr>
            <w:tcW w:w="562" w:type="dxa"/>
            <w:vAlign w:val="center"/>
          </w:tcPr>
          <w:p w14:paraId="0F7F46BE" w14:textId="77777777" w:rsidR="00CC3747" w:rsidRPr="00236F4B"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236F4B">
              <w:rPr>
                <w:rFonts w:asciiTheme="minorHAnsi" w:hAnsiTheme="minorHAnsi" w:cstheme="minorHAnsi"/>
                <w:sz w:val="18"/>
                <w:szCs w:val="18"/>
              </w:rPr>
              <w:t>02</w:t>
            </w:r>
          </w:p>
        </w:tc>
        <w:tc>
          <w:tcPr>
            <w:tcW w:w="10436" w:type="dxa"/>
            <w:vAlign w:val="center"/>
          </w:tcPr>
          <w:p w14:paraId="0F7F46BF" w14:textId="01BFDCCC" w:rsidR="00CC3747" w:rsidRPr="00236F4B" w:rsidRDefault="00CC3747" w:rsidP="00583B5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For manifolds that include valves, the manifold must be readily accessible in accordance with the plumbing code. (RA4.4.4)</w:t>
            </w:r>
          </w:p>
        </w:tc>
      </w:tr>
      <w:tr w:rsidR="00CC3747" w:rsidRPr="00323F2C" w14:paraId="0F7F46C3" w14:textId="77777777" w:rsidTr="00236F4B">
        <w:trPr>
          <w:trHeight w:hRule="exact" w:val="532"/>
          <w:tblHeader/>
        </w:trPr>
        <w:tc>
          <w:tcPr>
            <w:tcW w:w="562" w:type="dxa"/>
            <w:vAlign w:val="center"/>
          </w:tcPr>
          <w:p w14:paraId="0F7F46C1" w14:textId="77777777" w:rsidR="00CC3747" w:rsidRPr="00236F4B"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236F4B">
              <w:rPr>
                <w:rFonts w:asciiTheme="minorHAnsi" w:hAnsiTheme="minorHAnsi" w:cstheme="minorHAnsi"/>
                <w:sz w:val="18"/>
                <w:szCs w:val="18"/>
              </w:rPr>
              <w:t>03</w:t>
            </w:r>
          </w:p>
        </w:tc>
        <w:tc>
          <w:tcPr>
            <w:tcW w:w="10436" w:type="dxa"/>
            <w:vAlign w:val="center"/>
          </w:tcPr>
          <w:p w14:paraId="0F7F46C2" w14:textId="388635B5" w:rsidR="00CC3747" w:rsidRPr="00236F4B"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Hot water distribution system piping from the manifold to the fixtures and appliances must take the most direct path.  For example, piping from a second story manifold cannot supply the first floor.  (RA4.4.4)</w:t>
            </w:r>
          </w:p>
        </w:tc>
      </w:tr>
      <w:tr w:rsidR="00CC3747" w:rsidRPr="00323F2C" w14:paraId="0F7F46C6" w14:textId="77777777" w:rsidTr="00236F4B">
        <w:trPr>
          <w:trHeight w:hRule="exact" w:val="775"/>
          <w:tblHeader/>
        </w:trPr>
        <w:tc>
          <w:tcPr>
            <w:tcW w:w="562" w:type="dxa"/>
            <w:vAlign w:val="center"/>
          </w:tcPr>
          <w:p w14:paraId="0F7F46C4" w14:textId="77777777" w:rsidR="00CC3747" w:rsidRPr="00236F4B"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236F4B">
              <w:rPr>
                <w:rFonts w:asciiTheme="minorHAnsi" w:hAnsiTheme="minorHAnsi" w:cstheme="minorHAnsi"/>
                <w:sz w:val="18"/>
                <w:szCs w:val="18"/>
              </w:rPr>
              <w:t>04</w:t>
            </w:r>
          </w:p>
        </w:tc>
        <w:tc>
          <w:tcPr>
            <w:tcW w:w="10436" w:type="dxa"/>
            <w:vAlign w:val="center"/>
          </w:tcPr>
          <w:p w14:paraId="0F7F46C5" w14:textId="3071ED84" w:rsidR="00CC3747" w:rsidRPr="00236F4B" w:rsidRDefault="00CC3747" w:rsidP="0009295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 xml:space="preserve">The hot water distribution piping must be separated by at least </w:t>
            </w:r>
            <w:r w:rsidR="00092950" w:rsidRPr="00236F4B">
              <w:rPr>
                <w:rFonts w:asciiTheme="minorHAnsi" w:hAnsiTheme="minorHAnsi" w:cstheme="minorHAnsi"/>
                <w:sz w:val="18"/>
                <w:szCs w:val="18"/>
              </w:rPr>
              <w:t>2</w:t>
            </w:r>
            <w:r w:rsidRPr="00236F4B">
              <w:rPr>
                <w:rFonts w:asciiTheme="minorHAnsi" w:hAnsiTheme="minorHAnsi" w:cstheme="minorHAnsi"/>
                <w:sz w:val="18"/>
                <w:szCs w:val="18"/>
              </w:rPr>
              <w:t xml:space="preserve"> inches from any other hot water supply piping, and at least </w:t>
            </w:r>
            <w:r w:rsidR="00092950" w:rsidRPr="00236F4B">
              <w:rPr>
                <w:rFonts w:asciiTheme="minorHAnsi" w:hAnsiTheme="minorHAnsi" w:cstheme="minorHAnsi"/>
                <w:sz w:val="18"/>
                <w:szCs w:val="18"/>
              </w:rPr>
              <w:t>6</w:t>
            </w:r>
            <w:r w:rsidRPr="00236F4B">
              <w:rPr>
                <w:rFonts w:asciiTheme="minorHAnsi" w:hAnsiTheme="minorHAnsi" w:cstheme="minorHAnsi"/>
                <w:sz w:val="18"/>
                <w:szCs w:val="18"/>
              </w:rPr>
              <w:t xml:space="preserve"> inches from any cold water supply piping.  Alternatively, the hot water supply piping must be insulated to the thicknesses shown in TABLE 120.3-A. (RA 4.4.4)</w:t>
            </w:r>
          </w:p>
        </w:tc>
      </w:tr>
      <w:tr w:rsidR="000E1685" w:rsidRPr="00323F2C" w14:paraId="0F7F46C9" w14:textId="77777777" w:rsidTr="00236F4B">
        <w:trPr>
          <w:trHeight w:hRule="exact" w:val="288"/>
          <w:tblHeader/>
        </w:trPr>
        <w:tc>
          <w:tcPr>
            <w:tcW w:w="10998" w:type="dxa"/>
            <w:gridSpan w:val="2"/>
            <w:tcBorders>
              <w:top w:val="single" w:sz="4" w:space="0" w:color="000000"/>
              <w:left w:val="single" w:sz="4" w:space="0" w:color="000000"/>
              <w:bottom w:val="single" w:sz="4" w:space="0" w:color="auto"/>
              <w:right w:val="single" w:sz="4" w:space="0" w:color="000000"/>
            </w:tcBorders>
          </w:tcPr>
          <w:p w14:paraId="0F7F46C7" w14:textId="77777777" w:rsidR="000E1685" w:rsidRPr="000849F0" w:rsidRDefault="000E1685" w:rsidP="000E168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3027B1">
              <w:rPr>
                <w:rFonts w:asciiTheme="minorHAnsi" w:hAnsiTheme="minorHAnsi" w:cstheme="minorHAnsi"/>
                <w:b/>
                <w:sz w:val="18"/>
                <w:szCs w:val="18"/>
              </w:rPr>
              <w:t xml:space="preserve">The responsible person’s signature on this compliance document affirms that all applicable requirements in this table have been met.  </w:t>
            </w:r>
          </w:p>
          <w:p w14:paraId="0F7F46C8" w14:textId="77777777" w:rsidR="000E1685" w:rsidRPr="001E3511" w:rsidRDefault="000E1685" w:rsidP="000E168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c>
      </w:tr>
    </w:tbl>
    <w:p w14:paraId="795355A1" w14:textId="77777777" w:rsidR="00641F8E" w:rsidRPr="00236F4B" w:rsidRDefault="00641F8E">
      <w:pPr>
        <w:spacing w:after="0" w:line="240" w:lineRule="auto"/>
        <w:rPr>
          <w:rFonts w:asciiTheme="minorHAnsi" w:hAnsiTheme="minorHAnsi" w:cs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2"/>
        <w:gridCol w:w="10148"/>
      </w:tblGrid>
      <w:tr w:rsidR="00641F8E" w:rsidRPr="00641F8E" w14:paraId="3E592925" w14:textId="77777777" w:rsidTr="00E20AD9">
        <w:trPr>
          <w:trHeight w:val="288"/>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4FE92AA4" w14:textId="63E15D68" w:rsidR="00641F8E" w:rsidRPr="00641F8E" w:rsidRDefault="00641F8E" w:rsidP="00641F8E">
            <w:pPr>
              <w:keepNext/>
              <w:spacing w:after="0" w:line="240" w:lineRule="auto"/>
              <w:rPr>
                <w:rFonts w:asciiTheme="minorHAnsi" w:hAnsiTheme="minorHAnsi" w:cstheme="minorHAnsi"/>
                <w:sz w:val="20"/>
                <w:szCs w:val="20"/>
              </w:rPr>
            </w:pPr>
            <w:r w:rsidRPr="00641F8E">
              <w:rPr>
                <w:rFonts w:asciiTheme="minorHAnsi" w:hAnsiTheme="minorHAnsi" w:cstheme="minorHAnsi"/>
                <w:b/>
                <w:sz w:val="20"/>
                <w:szCs w:val="20"/>
              </w:rPr>
              <w:t xml:space="preserve">L. Parallel Piping Requirements (PP) </w:t>
            </w:r>
            <w:r w:rsidRPr="00175066">
              <w:rPr>
                <w:rFonts w:asciiTheme="minorHAnsi" w:hAnsiTheme="minorHAnsi" w:cstheme="minorHAnsi"/>
                <w:sz w:val="20"/>
                <w:szCs w:val="20"/>
              </w:rPr>
              <w:t>(RA4.4.4)</w:t>
            </w:r>
          </w:p>
          <w:p w14:paraId="078FE049" w14:textId="77777777" w:rsidR="002E14A5" w:rsidRDefault="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641F8E">
              <w:rPr>
                <w:rFonts w:asciiTheme="minorHAnsi" w:hAnsiTheme="minorHAnsi" w:cstheme="minorHAnsi"/>
                <w:sz w:val="20"/>
                <w:szCs w:val="20"/>
              </w:rPr>
              <w:t>Systems that utilize this distribution type shall comply with these requirements.</w:t>
            </w:r>
            <w:r>
              <w:rPr>
                <w:rFonts w:asciiTheme="minorHAnsi" w:hAnsiTheme="minorHAnsi" w:cstheme="minorHAnsi"/>
                <w:sz w:val="20"/>
                <w:szCs w:val="20"/>
              </w:rPr>
              <w:t xml:space="preserve"> </w:t>
            </w:r>
          </w:p>
          <w:p w14:paraId="3F15B1F7" w14:textId="5F7A8DE5" w:rsidR="00641F8E" w:rsidRPr="00641F8E" w:rsidRDefault="00B77D9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641F8E">
              <w:rPr>
                <w:rFonts w:asciiTheme="minorHAnsi" w:hAnsiTheme="minorHAnsi" w:cstheme="minorHAnsi"/>
                <w:sz w:val="18"/>
                <w:szCs w:val="20"/>
              </w:rPr>
              <w:t>&lt;&lt;If A</w:t>
            </w:r>
            <w:r w:rsidR="00F349F6">
              <w:rPr>
                <w:rFonts w:asciiTheme="minorHAnsi" w:hAnsiTheme="minorHAnsi" w:cstheme="minorHAnsi"/>
                <w:sz w:val="18"/>
                <w:szCs w:val="20"/>
              </w:rPr>
              <w:t>10</w:t>
            </w:r>
            <w:ins w:id="1269" w:author="Markstrum, Alexis@Energy" w:date="2021-10-21T11:47:00Z">
              <w:r w:rsidR="0030216A">
                <w:rPr>
                  <w:rFonts w:asciiTheme="minorHAnsi" w:hAnsiTheme="minorHAnsi" w:cstheme="minorHAnsi"/>
                  <w:sz w:val="18"/>
                  <w:szCs w:val="20"/>
                </w:rPr>
                <w:t xml:space="preserve"> or </w:t>
              </w:r>
              <w:del w:id="1270" w:author="Alhabibi, Haider@Energy" w:date="2022-01-25T17:00:00Z">
                <w:r w:rsidR="0030216A" w:rsidDel="005356DE">
                  <w:rPr>
                    <w:rFonts w:asciiTheme="minorHAnsi" w:hAnsiTheme="minorHAnsi" w:cstheme="minorHAnsi"/>
                    <w:sz w:val="18"/>
                    <w:szCs w:val="20"/>
                  </w:rPr>
                  <w:delText>C</w:delText>
                </w:r>
              </w:del>
            </w:ins>
            <w:ins w:id="1271" w:author="Alhabibi, Haider@Energy" w:date="2022-01-25T17:00:00Z">
              <w:r w:rsidR="005356DE">
                <w:rPr>
                  <w:rFonts w:asciiTheme="minorHAnsi" w:hAnsiTheme="minorHAnsi" w:cstheme="minorHAnsi"/>
                  <w:sz w:val="18"/>
                  <w:szCs w:val="20"/>
                </w:rPr>
                <w:t>A2-</w:t>
              </w:r>
            </w:ins>
            <w:ins w:id="1272" w:author="Markstrum, Alexis@Energy" w:date="2021-10-21T11:47:00Z">
              <w:r w:rsidR="0030216A">
                <w:rPr>
                  <w:rFonts w:asciiTheme="minorHAnsi" w:hAnsiTheme="minorHAnsi" w:cstheme="minorHAnsi"/>
                  <w:sz w:val="18"/>
                  <w:szCs w:val="20"/>
                </w:rPr>
                <w:t>07</w:t>
              </w:r>
            </w:ins>
            <w:r w:rsidRPr="00641F8E">
              <w:rPr>
                <w:rFonts w:asciiTheme="minorHAnsi" w:hAnsiTheme="minorHAnsi" w:cstheme="minorHAnsi"/>
                <w:sz w:val="18"/>
                <w:szCs w:val="20"/>
              </w:rPr>
              <w:t xml:space="preserve"> = “</w:t>
            </w:r>
            <w:r>
              <w:rPr>
                <w:rFonts w:asciiTheme="minorHAnsi" w:hAnsiTheme="minorHAnsi" w:cstheme="minorHAnsi"/>
                <w:sz w:val="18"/>
                <w:szCs w:val="20"/>
              </w:rPr>
              <w:t>Parallel Piping</w:t>
            </w:r>
            <w:r w:rsidRPr="00641F8E">
              <w:rPr>
                <w:rFonts w:asciiTheme="minorHAnsi" w:hAnsiTheme="minorHAnsi" w:cstheme="minorHAnsi"/>
                <w:sz w:val="18"/>
                <w:szCs w:val="20"/>
              </w:rPr>
              <w:t>”, then display this entire table, else display “section does not apply" message&gt;&gt;</w:t>
            </w:r>
          </w:p>
        </w:tc>
      </w:tr>
      <w:tr w:rsidR="00641F8E" w:rsidRPr="00641F8E" w14:paraId="66D92CBF" w14:textId="77777777" w:rsidTr="00E20AD9">
        <w:trPr>
          <w:cantSplit/>
          <w:trHeight w:val="288"/>
          <w:tblHeader/>
        </w:trPr>
        <w:tc>
          <w:tcPr>
            <w:tcW w:w="648" w:type="dxa"/>
            <w:vAlign w:val="center"/>
          </w:tcPr>
          <w:p w14:paraId="7D8C572A"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641F8E">
              <w:rPr>
                <w:rFonts w:asciiTheme="minorHAnsi" w:hAnsiTheme="minorHAnsi" w:cstheme="minorHAnsi"/>
                <w:sz w:val="20"/>
                <w:szCs w:val="20"/>
              </w:rPr>
              <w:t>01</w:t>
            </w:r>
          </w:p>
        </w:tc>
        <w:tc>
          <w:tcPr>
            <w:tcW w:w="10368" w:type="dxa"/>
            <w:vAlign w:val="center"/>
          </w:tcPr>
          <w:p w14:paraId="0BF8E796" w14:textId="5C259960"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Each central manifold has 15 feet or less of pipe between manifold and water heater</w:t>
            </w:r>
            <w:r w:rsidR="002E14A5">
              <w:rPr>
                <w:rFonts w:asciiTheme="minorHAnsi" w:hAnsiTheme="minorHAnsi" w:cstheme="minorHAnsi"/>
                <w:sz w:val="18"/>
                <w:szCs w:val="20"/>
              </w:rPr>
              <w:t>.</w:t>
            </w:r>
          </w:p>
        </w:tc>
      </w:tr>
      <w:tr w:rsidR="00641F8E" w:rsidRPr="00641F8E" w14:paraId="0F072DFA" w14:textId="77777777" w:rsidTr="00E20AD9">
        <w:trPr>
          <w:cantSplit/>
          <w:trHeight w:val="288"/>
          <w:tblHeader/>
        </w:trPr>
        <w:tc>
          <w:tcPr>
            <w:tcW w:w="648" w:type="dxa"/>
            <w:vAlign w:val="center"/>
          </w:tcPr>
          <w:p w14:paraId="349691A0"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641F8E">
              <w:rPr>
                <w:rFonts w:asciiTheme="minorHAnsi" w:hAnsiTheme="minorHAnsi" w:cstheme="minorHAnsi"/>
                <w:sz w:val="20"/>
                <w:szCs w:val="20"/>
              </w:rPr>
              <w:t>02</w:t>
            </w:r>
          </w:p>
        </w:tc>
        <w:tc>
          <w:tcPr>
            <w:tcW w:w="10368" w:type="dxa"/>
            <w:vAlign w:val="center"/>
          </w:tcPr>
          <w:p w14:paraId="0F5D72BB"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 xml:space="preserve">For manifolds that include valves, the manifold must be readily accessible in accordance with the plumbing code. </w:t>
            </w:r>
          </w:p>
        </w:tc>
      </w:tr>
      <w:tr w:rsidR="00641F8E" w:rsidRPr="00641F8E" w14:paraId="218E213E" w14:textId="77777777" w:rsidTr="00E20AD9">
        <w:trPr>
          <w:cantSplit/>
          <w:trHeight w:val="288"/>
          <w:tblHeader/>
        </w:trPr>
        <w:tc>
          <w:tcPr>
            <w:tcW w:w="648" w:type="dxa"/>
            <w:vAlign w:val="center"/>
          </w:tcPr>
          <w:p w14:paraId="217B9295"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641F8E">
              <w:rPr>
                <w:rFonts w:asciiTheme="minorHAnsi" w:hAnsiTheme="minorHAnsi" w:cstheme="minorHAnsi"/>
                <w:sz w:val="20"/>
                <w:szCs w:val="20"/>
              </w:rPr>
              <w:t>03</w:t>
            </w:r>
          </w:p>
        </w:tc>
        <w:tc>
          <w:tcPr>
            <w:tcW w:w="10368" w:type="dxa"/>
            <w:vAlign w:val="center"/>
          </w:tcPr>
          <w:p w14:paraId="1CB331E7" w14:textId="4BF7C9A4"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Hot water distribution system piping from the manifold to the fixtures and appliances must take the most direct path. For instance, piping from a second story manifold cannot supply the first floor</w:t>
            </w:r>
            <w:r w:rsidR="002E14A5">
              <w:rPr>
                <w:rFonts w:asciiTheme="minorHAnsi" w:hAnsiTheme="minorHAnsi" w:cstheme="minorHAnsi"/>
                <w:sz w:val="18"/>
                <w:szCs w:val="20"/>
              </w:rPr>
              <w:t>.</w:t>
            </w:r>
          </w:p>
        </w:tc>
      </w:tr>
      <w:tr w:rsidR="00641F8E" w:rsidRPr="00641F8E" w14:paraId="4C45A347" w14:textId="77777777" w:rsidTr="00E20AD9">
        <w:trPr>
          <w:cantSplit/>
          <w:trHeight w:val="288"/>
          <w:tblHeader/>
        </w:trPr>
        <w:tc>
          <w:tcPr>
            <w:tcW w:w="648" w:type="dxa"/>
            <w:vAlign w:val="center"/>
          </w:tcPr>
          <w:p w14:paraId="649E1572"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641F8E">
              <w:rPr>
                <w:rFonts w:asciiTheme="minorHAnsi" w:hAnsiTheme="minorHAnsi" w:cstheme="minorHAnsi"/>
                <w:sz w:val="20"/>
                <w:szCs w:val="20"/>
              </w:rPr>
              <w:t>04</w:t>
            </w:r>
          </w:p>
        </w:tc>
        <w:tc>
          <w:tcPr>
            <w:tcW w:w="10368" w:type="dxa"/>
            <w:vAlign w:val="center"/>
          </w:tcPr>
          <w:p w14:paraId="1FA9B306" w14:textId="2979ECD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 xml:space="preserve">The hot water distribution piping must be separated by at least 2 inches from any other hot water supply piping, and at least 6 inches from any cold water supply piping. Alternatively, the hot water supply piping must be insulated to the thicknesses shown in </w:t>
            </w:r>
            <w:r w:rsidR="002E14A5">
              <w:rPr>
                <w:rFonts w:asciiTheme="minorHAnsi" w:hAnsiTheme="minorHAnsi" w:cstheme="minorHAnsi"/>
                <w:sz w:val="18"/>
                <w:szCs w:val="20"/>
              </w:rPr>
              <w:t>Table</w:t>
            </w:r>
            <w:r w:rsidR="002E14A5" w:rsidRPr="00641F8E">
              <w:rPr>
                <w:rFonts w:asciiTheme="minorHAnsi" w:hAnsiTheme="minorHAnsi" w:cstheme="minorHAnsi"/>
                <w:sz w:val="18"/>
                <w:szCs w:val="20"/>
              </w:rPr>
              <w:t xml:space="preserve"> </w:t>
            </w:r>
            <w:r w:rsidRPr="00641F8E">
              <w:rPr>
                <w:rFonts w:asciiTheme="minorHAnsi" w:hAnsiTheme="minorHAnsi" w:cstheme="minorHAnsi"/>
                <w:sz w:val="18"/>
                <w:szCs w:val="20"/>
              </w:rPr>
              <w:t xml:space="preserve">120.3-A. </w:t>
            </w:r>
          </w:p>
        </w:tc>
      </w:tr>
      <w:tr w:rsidR="00641F8E" w:rsidRPr="00641F8E" w14:paraId="76F395FA" w14:textId="77777777" w:rsidTr="00E20AD9">
        <w:trPr>
          <w:trHeight w:hRule="exact" w:val="286"/>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2695BA2E" w14:textId="77777777" w:rsidR="00641F8E" w:rsidRPr="00641F8E" w:rsidRDefault="00641F8E" w:rsidP="00641F8E">
            <w:pPr>
              <w:keepNext/>
              <w:spacing w:after="0" w:line="240" w:lineRule="auto"/>
              <w:rPr>
                <w:rFonts w:asciiTheme="minorHAnsi" w:hAnsiTheme="minorHAnsi" w:cstheme="minorHAnsi"/>
                <w:b/>
                <w:sz w:val="20"/>
                <w:szCs w:val="20"/>
              </w:rPr>
            </w:pPr>
            <w:r w:rsidRPr="00641F8E">
              <w:rPr>
                <w:rFonts w:asciiTheme="minorHAnsi" w:eastAsiaTheme="minorEastAsia" w:hAnsiTheme="minorHAnsi" w:cstheme="minorHAnsi"/>
                <w:b/>
                <w:sz w:val="20"/>
                <w:szCs w:val="20"/>
              </w:rPr>
              <w:t>The responsible person’s signature on this compliance document affirms that all applicable requirements in this table have</w:t>
            </w:r>
            <w:r w:rsidRPr="00641F8E">
              <w:rPr>
                <w:rFonts w:asciiTheme="minorHAnsi" w:hAnsiTheme="minorHAnsi" w:cstheme="minorHAnsi"/>
                <w:b/>
                <w:sz w:val="20"/>
                <w:szCs w:val="20"/>
              </w:rPr>
              <w:t xml:space="preserve"> been m</w:t>
            </w:r>
          </w:p>
          <w:p w14:paraId="591432F4" w14:textId="77777777" w:rsidR="00641F8E" w:rsidRPr="00641F8E" w:rsidRDefault="00641F8E" w:rsidP="00641F8E">
            <w:pPr>
              <w:keepNext/>
              <w:spacing w:after="0" w:line="240" w:lineRule="auto"/>
              <w:rPr>
                <w:rFonts w:asciiTheme="minorHAnsi" w:hAnsiTheme="minorHAnsi" w:cstheme="minorHAnsi"/>
                <w:b/>
                <w:sz w:val="20"/>
                <w:szCs w:val="20"/>
              </w:rPr>
            </w:pPr>
            <w:r w:rsidRPr="00641F8E">
              <w:rPr>
                <w:rFonts w:asciiTheme="minorHAnsi" w:hAnsiTheme="minorHAnsi" w:cstheme="minorHAnsi"/>
                <w:b/>
                <w:sz w:val="20"/>
                <w:szCs w:val="20"/>
              </w:rPr>
              <w:t xml:space="preserve">et.  </w:t>
            </w:r>
          </w:p>
        </w:tc>
      </w:tr>
    </w:tbl>
    <w:p w14:paraId="3264F97C" w14:textId="77777777" w:rsidR="00641F8E" w:rsidRPr="00236F4B" w:rsidRDefault="00641F8E" w:rsidP="00236F4B">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2"/>
        <w:gridCol w:w="10168"/>
      </w:tblGrid>
      <w:tr w:rsidR="00641F8E" w:rsidRPr="00641F8E" w14:paraId="426C961D" w14:textId="77777777" w:rsidTr="00E20AD9">
        <w:trPr>
          <w:trHeight w:val="144"/>
          <w:tblHeader/>
        </w:trPr>
        <w:tc>
          <w:tcPr>
            <w:tcW w:w="14616" w:type="dxa"/>
            <w:gridSpan w:val="2"/>
            <w:tcBorders>
              <w:bottom w:val="single" w:sz="4" w:space="0" w:color="auto"/>
            </w:tcBorders>
          </w:tcPr>
          <w:p w14:paraId="798454FA" w14:textId="1D4EE3EC"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rFonts w:asciiTheme="minorHAnsi" w:hAnsiTheme="minorHAnsi" w:cstheme="minorHAnsi"/>
                <w:b/>
                <w:sz w:val="20"/>
                <w:szCs w:val="20"/>
              </w:rPr>
              <w:t>M</w:t>
            </w:r>
            <w:r w:rsidRPr="00641F8E">
              <w:rPr>
                <w:rFonts w:asciiTheme="minorHAnsi" w:hAnsiTheme="minorHAnsi" w:cstheme="minorHAnsi"/>
                <w:b/>
                <w:sz w:val="20"/>
                <w:szCs w:val="20"/>
              </w:rPr>
              <w:t>. Point of Use Requirements (POU)</w:t>
            </w:r>
            <w:r w:rsidRPr="00175066">
              <w:rPr>
                <w:rFonts w:asciiTheme="minorHAnsi" w:hAnsiTheme="minorHAnsi" w:cstheme="minorHAnsi"/>
                <w:sz w:val="20"/>
                <w:szCs w:val="20"/>
              </w:rPr>
              <w:t xml:space="preserve"> (RA4.4.5)</w:t>
            </w:r>
          </w:p>
          <w:p w14:paraId="486C78D6" w14:textId="77777777" w:rsidR="002E14A5"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 xml:space="preserve">Systems that utilize this distribution type shall comply with these requirements </w:t>
            </w:r>
          </w:p>
          <w:p w14:paraId="64BD04C3" w14:textId="20D9DB4D"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641F8E">
              <w:rPr>
                <w:rFonts w:asciiTheme="minorHAnsi" w:hAnsiTheme="minorHAnsi" w:cstheme="minorHAnsi"/>
                <w:sz w:val="18"/>
                <w:szCs w:val="20"/>
              </w:rPr>
              <w:t>&lt;&lt;If A</w:t>
            </w:r>
            <w:r w:rsidR="00F349F6">
              <w:rPr>
                <w:rFonts w:asciiTheme="minorHAnsi" w:hAnsiTheme="minorHAnsi" w:cstheme="minorHAnsi"/>
                <w:sz w:val="18"/>
                <w:szCs w:val="20"/>
              </w:rPr>
              <w:t>10</w:t>
            </w:r>
            <w:r w:rsidRPr="00641F8E">
              <w:rPr>
                <w:rFonts w:asciiTheme="minorHAnsi" w:hAnsiTheme="minorHAnsi" w:cstheme="minorHAnsi"/>
                <w:sz w:val="18"/>
                <w:szCs w:val="20"/>
              </w:rPr>
              <w:t xml:space="preserve"> </w:t>
            </w:r>
            <w:ins w:id="1273" w:author="Markstrum, Alexis@Energy" w:date="2021-10-21T11:47:00Z">
              <w:r w:rsidR="0030216A">
                <w:rPr>
                  <w:rFonts w:asciiTheme="minorHAnsi" w:hAnsiTheme="minorHAnsi" w:cstheme="minorHAnsi"/>
                  <w:sz w:val="18"/>
                  <w:szCs w:val="20"/>
                </w:rPr>
                <w:t xml:space="preserve">or </w:t>
              </w:r>
              <w:del w:id="1274" w:author="Alhabibi, Haider@Energy" w:date="2022-01-25T17:00:00Z">
                <w:r w:rsidR="0030216A" w:rsidDel="005356DE">
                  <w:rPr>
                    <w:rFonts w:asciiTheme="minorHAnsi" w:hAnsiTheme="minorHAnsi" w:cstheme="minorHAnsi"/>
                    <w:sz w:val="18"/>
                    <w:szCs w:val="20"/>
                  </w:rPr>
                  <w:delText>C</w:delText>
                </w:r>
              </w:del>
            </w:ins>
            <w:ins w:id="1275" w:author="Alhabibi, Haider@Energy" w:date="2022-01-25T17:00:00Z">
              <w:r w:rsidR="005356DE">
                <w:rPr>
                  <w:rFonts w:asciiTheme="minorHAnsi" w:hAnsiTheme="minorHAnsi" w:cstheme="minorHAnsi"/>
                  <w:sz w:val="18"/>
                  <w:szCs w:val="20"/>
                </w:rPr>
                <w:t>A2-</w:t>
              </w:r>
            </w:ins>
            <w:ins w:id="1276" w:author="Markstrum, Alexis@Energy" w:date="2021-10-21T11:47:00Z">
              <w:r w:rsidR="0030216A">
                <w:rPr>
                  <w:rFonts w:asciiTheme="minorHAnsi" w:hAnsiTheme="minorHAnsi" w:cstheme="minorHAnsi"/>
                  <w:sz w:val="18"/>
                  <w:szCs w:val="20"/>
                </w:rPr>
                <w:t xml:space="preserve">07 </w:t>
              </w:r>
            </w:ins>
            <w:r w:rsidRPr="00641F8E">
              <w:rPr>
                <w:rFonts w:asciiTheme="minorHAnsi" w:hAnsiTheme="minorHAnsi" w:cstheme="minorHAnsi"/>
                <w:sz w:val="18"/>
                <w:szCs w:val="20"/>
              </w:rPr>
              <w:t>= “Point of Use”, then display this entire table, else display “section does not apply" message&gt;&gt;</w:t>
            </w:r>
          </w:p>
        </w:tc>
      </w:tr>
      <w:tr w:rsidR="00641F8E" w:rsidRPr="00641F8E" w14:paraId="67A4FA8F" w14:textId="77777777" w:rsidTr="00E20AD9">
        <w:trPr>
          <w:trHeight w:val="144"/>
          <w:tblHeader/>
        </w:trPr>
        <w:tc>
          <w:tcPr>
            <w:tcW w:w="720" w:type="dxa"/>
            <w:vAlign w:val="center"/>
          </w:tcPr>
          <w:p w14:paraId="5AC7B83E" w14:textId="77777777" w:rsidR="00641F8E" w:rsidRPr="00641F8E"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641F8E">
              <w:rPr>
                <w:rFonts w:asciiTheme="minorHAnsi" w:hAnsiTheme="minorHAnsi" w:cstheme="minorHAnsi"/>
                <w:sz w:val="20"/>
                <w:szCs w:val="20"/>
              </w:rPr>
              <w:t>01</w:t>
            </w:r>
          </w:p>
        </w:tc>
        <w:tc>
          <w:tcPr>
            <w:tcW w:w="13896" w:type="dxa"/>
          </w:tcPr>
          <w:p w14:paraId="3AF3F6F8" w14:textId="77777777" w:rsidR="00641F8E" w:rsidRPr="00641F8E"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All hot water supply pipe run lengths are equal to or less than the maximum values shown below, based on the pipe diameter.   If a combination of piping is used in a single run, then one half the allowed length of each size is the maximum installed length.</w:t>
            </w:r>
          </w:p>
          <w:p w14:paraId="3C5656C5" w14:textId="77777777" w:rsidR="00641F8E" w:rsidRPr="00641F8E" w:rsidRDefault="00641F8E" w:rsidP="00641F8E">
            <w:pPr>
              <w:keepNext/>
              <w:keepLines/>
              <w:spacing w:after="0" w:line="240" w:lineRule="auto"/>
              <w:rPr>
                <w:rFonts w:asciiTheme="minorHAnsi" w:hAnsiTheme="minorHAnsi" w:cstheme="minorHAnsi"/>
                <w:sz w:val="18"/>
                <w:szCs w:val="20"/>
              </w:rPr>
            </w:pPr>
            <w:r w:rsidRPr="00641F8E">
              <w:rPr>
                <w:rFonts w:asciiTheme="minorHAnsi" w:hAnsiTheme="minorHAnsi" w:cstheme="minorHAnsi"/>
                <w:sz w:val="18"/>
                <w:szCs w:val="20"/>
              </w:rPr>
              <w:t>The maximum allowed length of piping for the longest run terminating in:</w:t>
            </w:r>
          </w:p>
          <w:p w14:paraId="574B92C4" w14:textId="77777777" w:rsidR="00641F8E" w:rsidRPr="00641F8E" w:rsidRDefault="00641F8E" w:rsidP="00641F8E">
            <w:pPr>
              <w:keepNext/>
              <w:keepLines/>
              <w:spacing w:after="0" w:line="240" w:lineRule="auto"/>
              <w:rPr>
                <w:rFonts w:asciiTheme="minorHAnsi" w:hAnsiTheme="minorHAnsi" w:cstheme="minorHAnsi"/>
                <w:sz w:val="18"/>
                <w:szCs w:val="20"/>
              </w:rPr>
            </w:pPr>
          </w:p>
          <w:p w14:paraId="094A42D2" w14:textId="77777777" w:rsidR="00641F8E" w:rsidRPr="00641F8E" w:rsidRDefault="00641F8E" w:rsidP="00641F8E">
            <w:pPr>
              <w:keepNext/>
              <w:keepLines/>
              <w:suppressAutoHyphens/>
              <w:spacing w:after="0" w:line="240" w:lineRule="auto"/>
              <w:ind w:firstLine="432"/>
              <w:rPr>
                <w:rFonts w:asciiTheme="minorHAnsi" w:hAnsiTheme="minorHAnsi" w:cstheme="minorHAnsi"/>
                <w:sz w:val="18"/>
                <w:szCs w:val="20"/>
              </w:rPr>
            </w:pPr>
            <w:r w:rsidRPr="00641F8E">
              <w:rPr>
                <w:rFonts w:asciiTheme="minorHAnsi" w:hAnsiTheme="minorHAnsi" w:cstheme="minorHAnsi"/>
                <w:sz w:val="18"/>
                <w:szCs w:val="20"/>
              </w:rPr>
              <w:t>3/8 inch - For only one pipe size - max length allowed is 15 feet</w:t>
            </w:r>
          </w:p>
          <w:p w14:paraId="00F22F0F" w14:textId="6923B593" w:rsidR="00641F8E" w:rsidRPr="00641F8E" w:rsidRDefault="00641F8E" w:rsidP="002E14A5">
            <w:pPr>
              <w:keepNext/>
              <w:keepLines/>
              <w:suppressAutoHyphens/>
              <w:spacing w:after="0" w:line="240" w:lineRule="auto"/>
              <w:ind w:left="1175" w:hanging="203"/>
              <w:rPr>
                <w:rFonts w:asciiTheme="minorHAnsi" w:hAnsiTheme="minorHAnsi" w:cstheme="minorHAnsi"/>
                <w:sz w:val="18"/>
                <w:szCs w:val="20"/>
              </w:rPr>
            </w:pPr>
            <w:r w:rsidRPr="00641F8E">
              <w:rPr>
                <w:rFonts w:asciiTheme="minorHAnsi" w:hAnsiTheme="minorHAnsi" w:cstheme="minorHAnsi"/>
                <w:sz w:val="18"/>
                <w:szCs w:val="20"/>
              </w:rPr>
              <w:t xml:space="preserve">   </w:t>
            </w:r>
            <w:r w:rsidR="002E14A5">
              <w:rPr>
                <w:rFonts w:asciiTheme="minorHAnsi" w:hAnsiTheme="minorHAnsi" w:cstheme="minorHAnsi"/>
                <w:sz w:val="18"/>
                <w:szCs w:val="20"/>
              </w:rPr>
              <w:t xml:space="preserve"> </w:t>
            </w:r>
            <w:r w:rsidRPr="00641F8E">
              <w:rPr>
                <w:rFonts w:asciiTheme="minorHAnsi" w:hAnsiTheme="minorHAnsi" w:cstheme="minorHAnsi"/>
                <w:sz w:val="18"/>
                <w:szCs w:val="20"/>
              </w:rPr>
              <w:t xml:space="preserve"> For combination pipe sizes the max allowed length of 3/8-inch piping is 7.5 feet, of </w:t>
            </w:r>
            <w:r w:rsidR="002E14A5">
              <w:rPr>
                <w:rFonts w:asciiTheme="minorHAnsi" w:hAnsiTheme="minorHAnsi" w:cstheme="minorHAnsi"/>
                <w:sz w:val="18"/>
                <w:szCs w:val="20"/>
              </w:rPr>
              <w:t>1/2</w:t>
            </w:r>
            <w:r w:rsidR="002E14A5" w:rsidRPr="00641F8E">
              <w:rPr>
                <w:rFonts w:asciiTheme="minorHAnsi" w:hAnsiTheme="minorHAnsi" w:cstheme="minorHAnsi"/>
                <w:sz w:val="18"/>
                <w:szCs w:val="20"/>
              </w:rPr>
              <w:t xml:space="preserve"> </w:t>
            </w:r>
            <w:r w:rsidRPr="00641F8E">
              <w:rPr>
                <w:rFonts w:asciiTheme="minorHAnsi" w:hAnsiTheme="minorHAnsi" w:cstheme="minorHAnsi"/>
                <w:sz w:val="18"/>
                <w:szCs w:val="20"/>
              </w:rPr>
              <w:t xml:space="preserve">inch piping is 5 feet, and </w:t>
            </w:r>
            <w:r w:rsidR="002E14A5">
              <w:rPr>
                <w:rFonts w:asciiTheme="minorHAnsi" w:hAnsiTheme="minorHAnsi" w:cstheme="minorHAnsi"/>
                <w:sz w:val="18"/>
                <w:szCs w:val="20"/>
              </w:rPr>
              <w:t>3/4</w:t>
            </w:r>
            <w:r w:rsidR="002E14A5" w:rsidRPr="00641F8E">
              <w:rPr>
                <w:rFonts w:asciiTheme="minorHAnsi" w:hAnsiTheme="minorHAnsi" w:cstheme="minorHAnsi"/>
                <w:sz w:val="18"/>
                <w:szCs w:val="20"/>
              </w:rPr>
              <w:t xml:space="preserve"> </w:t>
            </w:r>
            <w:r w:rsidRPr="00641F8E">
              <w:rPr>
                <w:rFonts w:asciiTheme="minorHAnsi" w:hAnsiTheme="minorHAnsi" w:cstheme="minorHAnsi"/>
                <w:sz w:val="18"/>
                <w:szCs w:val="20"/>
              </w:rPr>
              <w:t>inch piping is 2.5 feet.</w:t>
            </w:r>
          </w:p>
          <w:p w14:paraId="660411D6" w14:textId="77777777" w:rsidR="00641F8E" w:rsidRPr="00641F8E" w:rsidRDefault="00641F8E" w:rsidP="00641F8E">
            <w:pPr>
              <w:keepNext/>
              <w:keepLines/>
              <w:suppressAutoHyphens/>
              <w:spacing w:after="0" w:line="240" w:lineRule="auto"/>
              <w:ind w:left="972"/>
              <w:rPr>
                <w:rFonts w:asciiTheme="minorHAnsi" w:hAnsiTheme="minorHAnsi" w:cstheme="minorHAnsi"/>
                <w:sz w:val="18"/>
                <w:szCs w:val="20"/>
              </w:rPr>
            </w:pPr>
          </w:p>
          <w:p w14:paraId="452D3235" w14:textId="19F9B1AE" w:rsidR="00641F8E" w:rsidRPr="00641F8E" w:rsidRDefault="002E14A5" w:rsidP="00641F8E">
            <w:pPr>
              <w:keepNext/>
              <w:keepLines/>
              <w:suppressAutoHyphens/>
              <w:spacing w:after="0" w:line="240" w:lineRule="auto"/>
              <w:ind w:firstLine="432"/>
              <w:rPr>
                <w:rFonts w:asciiTheme="minorHAnsi" w:hAnsiTheme="minorHAnsi" w:cstheme="minorHAnsi"/>
                <w:sz w:val="18"/>
                <w:szCs w:val="20"/>
              </w:rPr>
            </w:pPr>
            <w:r>
              <w:rPr>
                <w:rFonts w:asciiTheme="minorHAnsi" w:hAnsiTheme="minorHAnsi" w:cstheme="minorHAnsi"/>
                <w:sz w:val="18"/>
                <w:szCs w:val="20"/>
              </w:rPr>
              <w:t>1/2</w:t>
            </w:r>
            <w:r w:rsidRPr="00641F8E">
              <w:rPr>
                <w:rFonts w:asciiTheme="minorHAnsi" w:hAnsiTheme="minorHAnsi" w:cstheme="minorHAnsi"/>
                <w:sz w:val="18"/>
                <w:szCs w:val="20"/>
              </w:rPr>
              <w:t xml:space="preserve"> </w:t>
            </w:r>
            <w:r w:rsidR="00641F8E" w:rsidRPr="00641F8E">
              <w:rPr>
                <w:rFonts w:asciiTheme="minorHAnsi" w:hAnsiTheme="minorHAnsi" w:cstheme="minorHAnsi"/>
                <w:sz w:val="18"/>
                <w:szCs w:val="20"/>
              </w:rPr>
              <w:t>inch - For only one pipe size – max length allowed is 10 feet</w:t>
            </w:r>
          </w:p>
          <w:p w14:paraId="71EBFD08" w14:textId="0687EB09" w:rsidR="00641F8E" w:rsidRPr="00641F8E" w:rsidRDefault="00641F8E" w:rsidP="00641F8E">
            <w:pPr>
              <w:keepNext/>
              <w:keepLines/>
              <w:tabs>
                <w:tab w:val="left" w:pos="1260"/>
              </w:tabs>
              <w:suppressAutoHyphens/>
              <w:spacing w:after="0" w:line="240" w:lineRule="auto"/>
              <w:ind w:left="1260" w:hanging="288"/>
              <w:rPr>
                <w:rFonts w:asciiTheme="minorHAnsi" w:hAnsiTheme="minorHAnsi" w:cstheme="minorHAnsi"/>
                <w:sz w:val="18"/>
                <w:szCs w:val="20"/>
              </w:rPr>
            </w:pPr>
            <w:r w:rsidRPr="00641F8E">
              <w:rPr>
                <w:rFonts w:asciiTheme="minorHAnsi" w:hAnsiTheme="minorHAnsi" w:cstheme="minorHAnsi"/>
                <w:sz w:val="18"/>
                <w:szCs w:val="20"/>
              </w:rPr>
              <w:t xml:space="preserve">   </w:t>
            </w:r>
            <w:r w:rsidR="002E14A5">
              <w:rPr>
                <w:rFonts w:asciiTheme="minorHAnsi" w:hAnsiTheme="minorHAnsi" w:cstheme="minorHAnsi"/>
                <w:sz w:val="18"/>
                <w:szCs w:val="20"/>
              </w:rPr>
              <w:t xml:space="preserve">  </w:t>
            </w:r>
            <w:r w:rsidRPr="00641F8E">
              <w:rPr>
                <w:rFonts w:asciiTheme="minorHAnsi" w:hAnsiTheme="minorHAnsi" w:cstheme="minorHAnsi"/>
                <w:sz w:val="18"/>
                <w:szCs w:val="20"/>
              </w:rPr>
              <w:t xml:space="preserve">For combination pipe sizes the allowed length of </w:t>
            </w:r>
            <w:r w:rsidR="002E14A5">
              <w:rPr>
                <w:rFonts w:asciiTheme="minorHAnsi" w:hAnsiTheme="minorHAnsi" w:cstheme="minorHAnsi"/>
                <w:sz w:val="18"/>
                <w:szCs w:val="20"/>
              </w:rPr>
              <w:t>1/2</w:t>
            </w:r>
            <w:r w:rsidR="002E14A5" w:rsidRPr="00641F8E">
              <w:rPr>
                <w:rFonts w:asciiTheme="minorHAnsi" w:hAnsiTheme="minorHAnsi" w:cstheme="minorHAnsi"/>
                <w:sz w:val="18"/>
                <w:szCs w:val="20"/>
              </w:rPr>
              <w:t xml:space="preserve"> </w:t>
            </w:r>
            <w:r w:rsidRPr="00641F8E">
              <w:rPr>
                <w:rFonts w:asciiTheme="minorHAnsi" w:hAnsiTheme="minorHAnsi" w:cstheme="minorHAnsi"/>
                <w:sz w:val="18"/>
                <w:szCs w:val="20"/>
              </w:rPr>
              <w:t xml:space="preserve">inch piping is 5 feet, and </w:t>
            </w:r>
            <w:r w:rsidR="002E14A5">
              <w:rPr>
                <w:rFonts w:asciiTheme="minorHAnsi" w:hAnsiTheme="minorHAnsi" w:cstheme="minorHAnsi"/>
                <w:sz w:val="18"/>
                <w:szCs w:val="20"/>
              </w:rPr>
              <w:t>3/4</w:t>
            </w:r>
            <w:r w:rsidR="002E14A5" w:rsidRPr="00641F8E">
              <w:rPr>
                <w:rFonts w:asciiTheme="minorHAnsi" w:hAnsiTheme="minorHAnsi" w:cstheme="minorHAnsi"/>
                <w:sz w:val="18"/>
                <w:szCs w:val="20"/>
              </w:rPr>
              <w:t xml:space="preserve"> </w:t>
            </w:r>
            <w:r w:rsidRPr="00641F8E">
              <w:rPr>
                <w:rFonts w:asciiTheme="minorHAnsi" w:hAnsiTheme="minorHAnsi" w:cstheme="minorHAnsi"/>
                <w:sz w:val="18"/>
                <w:szCs w:val="20"/>
              </w:rPr>
              <w:t>inch piping is 2.5 feet.</w:t>
            </w:r>
          </w:p>
          <w:p w14:paraId="05571DB0" w14:textId="77777777" w:rsidR="00641F8E" w:rsidRPr="00641F8E" w:rsidRDefault="00641F8E" w:rsidP="00641F8E">
            <w:pPr>
              <w:keepNext/>
              <w:keepLines/>
              <w:tabs>
                <w:tab w:val="left" w:pos="1260"/>
              </w:tabs>
              <w:suppressAutoHyphens/>
              <w:spacing w:after="0" w:line="240" w:lineRule="auto"/>
              <w:ind w:left="1260" w:hanging="288"/>
              <w:rPr>
                <w:rFonts w:asciiTheme="minorHAnsi" w:hAnsiTheme="minorHAnsi" w:cstheme="minorHAnsi"/>
                <w:sz w:val="18"/>
                <w:szCs w:val="20"/>
              </w:rPr>
            </w:pPr>
          </w:p>
          <w:p w14:paraId="7A1A8D20" w14:textId="27506095" w:rsidR="00641F8E" w:rsidRPr="00641F8E" w:rsidRDefault="002E14A5" w:rsidP="00641F8E">
            <w:pPr>
              <w:keepNext/>
              <w:keepLines/>
              <w:suppressAutoHyphens/>
              <w:spacing w:after="0" w:line="240" w:lineRule="auto"/>
              <w:ind w:firstLine="432"/>
              <w:rPr>
                <w:rFonts w:asciiTheme="minorHAnsi" w:eastAsia="Times New Roman" w:hAnsiTheme="minorHAnsi" w:cstheme="minorHAnsi"/>
                <w:i/>
                <w:sz w:val="20"/>
                <w:szCs w:val="20"/>
              </w:rPr>
            </w:pPr>
            <w:r>
              <w:rPr>
                <w:rFonts w:asciiTheme="minorHAnsi" w:eastAsia="Times New Roman" w:hAnsiTheme="minorHAnsi" w:cstheme="minorHAnsi"/>
                <w:sz w:val="18"/>
                <w:szCs w:val="20"/>
              </w:rPr>
              <w:t>3/4</w:t>
            </w:r>
            <w:r w:rsidRPr="00641F8E">
              <w:rPr>
                <w:rFonts w:asciiTheme="minorHAnsi" w:eastAsia="Times New Roman" w:hAnsiTheme="minorHAnsi" w:cstheme="minorHAnsi"/>
                <w:sz w:val="18"/>
                <w:szCs w:val="20"/>
              </w:rPr>
              <w:t xml:space="preserve"> </w:t>
            </w:r>
            <w:r w:rsidR="00641F8E" w:rsidRPr="00641F8E">
              <w:rPr>
                <w:rFonts w:asciiTheme="minorHAnsi" w:eastAsia="Times New Roman" w:hAnsiTheme="minorHAnsi" w:cstheme="minorHAnsi"/>
                <w:sz w:val="18"/>
                <w:szCs w:val="20"/>
              </w:rPr>
              <w:t>inch - For only one pipe size = 5 feet</w:t>
            </w:r>
          </w:p>
        </w:tc>
      </w:tr>
      <w:tr w:rsidR="00641F8E" w:rsidRPr="00641F8E" w14:paraId="4578F00C" w14:textId="77777777" w:rsidTr="00E20AD9">
        <w:trPr>
          <w:trHeight w:val="144"/>
          <w:tblHeader/>
        </w:trPr>
        <w:tc>
          <w:tcPr>
            <w:tcW w:w="14616" w:type="dxa"/>
            <w:gridSpan w:val="2"/>
            <w:tcBorders>
              <w:top w:val="single" w:sz="4" w:space="0" w:color="000000"/>
              <w:left w:val="single" w:sz="4" w:space="0" w:color="000000"/>
              <w:bottom w:val="single" w:sz="4" w:space="0" w:color="auto"/>
              <w:right w:val="single" w:sz="4" w:space="0" w:color="000000"/>
            </w:tcBorders>
            <w:vAlign w:val="center"/>
          </w:tcPr>
          <w:p w14:paraId="3F2D3C8E"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236F4B">
              <w:rPr>
                <w:rFonts w:asciiTheme="minorHAnsi" w:eastAsiaTheme="minorEastAsia" w:hAnsiTheme="minorHAnsi" w:cstheme="minorHAnsi"/>
                <w:b/>
                <w:sz w:val="18"/>
                <w:szCs w:val="20"/>
              </w:rPr>
              <w:t>The responsible person’s signature on this compliance document affirms that all applicable requirements in this table have been met.</w:t>
            </w:r>
            <w:r w:rsidRPr="00236F4B">
              <w:rPr>
                <w:rFonts w:asciiTheme="minorHAnsi" w:hAnsiTheme="minorHAnsi" w:cstheme="minorHAnsi"/>
                <w:b/>
                <w:sz w:val="18"/>
                <w:szCs w:val="20"/>
              </w:rPr>
              <w:t xml:space="preserve"> </w:t>
            </w:r>
          </w:p>
        </w:tc>
      </w:tr>
    </w:tbl>
    <w:p w14:paraId="10C0F076" w14:textId="77777777" w:rsidR="00641F8E" w:rsidRDefault="00641F8E" w:rsidP="00236F4B">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5"/>
        <w:gridCol w:w="10165"/>
      </w:tblGrid>
      <w:tr w:rsidR="00641F8E" w:rsidRPr="00641F8E" w14:paraId="6D88D665" w14:textId="77777777" w:rsidTr="00E20AD9">
        <w:trPr>
          <w:trHeight w:val="144"/>
          <w:tblHeader/>
        </w:trPr>
        <w:tc>
          <w:tcPr>
            <w:tcW w:w="10790" w:type="dxa"/>
            <w:gridSpan w:val="2"/>
            <w:tcBorders>
              <w:bottom w:val="single" w:sz="4" w:space="0" w:color="auto"/>
            </w:tcBorders>
          </w:tcPr>
          <w:p w14:paraId="13B78155" w14:textId="1D92E5D0"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rFonts w:asciiTheme="minorHAnsi" w:hAnsiTheme="minorHAnsi" w:cstheme="minorHAnsi"/>
                <w:b/>
                <w:sz w:val="20"/>
                <w:szCs w:val="20"/>
              </w:rPr>
              <w:t>N</w:t>
            </w:r>
            <w:r w:rsidRPr="00641F8E">
              <w:rPr>
                <w:rFonts w:asciiTheme="minorHAnsi" w:hAnsiTheme="minorHAnsi" w:cstheme="minorHAnsi"/>
                <w:b/>
                <w:sz w:val="20"/>
                <w:szCs w:val="20"/>
              </w:rPr>
              <w:t xml:space="preserve">. Mandatory Requirements for all Recirculation System </w:t>
            </w:r>
            <w:r w:rsidRPr="00175066">
              <w:rPr>
                <w:rFonts w:asciiTheme="minorHAnsi" w:hAnsiTheme="minorHAnsi" w:cstheme="minorHAnsi"/>
                <w:sz w:val="20"/>
                <w:szCs w:val="20"/>
              </w:rPr>
              <w:t>(RA4.4.7)</w:t>
            </w:r>
          </w:p>
          <w:p w14:paraId="1BB3E2F6" w14:textId="51960354" w:rsidR="002E14A5" w:rsidRDefault="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 xml:space="preserve">Systems that utilize </w:t>
            </w:r>
            <w:r w:rsidR="002E14A5">
              <w:rPr>
                <w:rFonts w:asciiTheme="minorHAnsi" w:hAnsiTheme="minorHAnsi" w:cstheme="minorHAnsi"/>
                <w:sz w:val="18"/>
                <w:szCs w:val="20"/>
              </w:rPr>
              <w:t>a recirculation system</w:t>
            </w:r>
            <w:r w:rsidRPr="00641F8E">
              <w:rPr>
                <w:rFonts w:asciiTheme="minorHAnsi" w:hAnsiTheme="minorHAnsi" w:cstheme="minorHAnsi"/>
                <w:sz w:val="18"/>
                <w:szCs w:val="20"/>
              </w:rPr>
              <w:t xml:space="preserve"> shall comply with these requirements.  </w:t>
            </w:r>
          </w:p>
          <w:p w14:paraId="01E94857" w14:textId="4E3E6D99" w:rsidR="00641F8E" w:rsidRPr="00641F8E" w:rsidRDefault="00641F8E" w:rsidP="00F349F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641F8E">
              <w:rPr>
                <w:rFonts w:asciiTheme="minorHAnsi" w:hAnsiTheme="minorHAnsi" w:cstheme="minorHAnsi"/>
                <w:sz w:val="18"/>
                <w:szCs w:val="20"/>
              </w:rPr>
              <w:t xml:space="preserve">&lt;&lt;If </w:t>
            </w:r>
            <w:r w:rsidR="00F349F6" w:rsidRPr="00641F8E">
              <w:rPr>
                <w:rFonts w:asciiTheme="minorHAnsi" w:hAnsiTheme="minorHAnsi" w:cstheme="minorHAnsi"/>
                <w:sz w:val="18"/>
                <w:szCs w:val="20"/>
              </w:rPr>
              <w:t>A</w:t>
            </w:r>
            <w:r w:rsidR="00F349F6">
              <w:rPr>
                <w:rFonts w:asciiTheme="minorHAnsi" w:hAnsiTheme="minorHAnsi" w:cstheme="minorHAnsi"/>
                <w:sz w:val="18"/>
                <w:szCs w:val="20"/>
              </w:rPr>
              <w:t>10</w:t>
            </w:r>
            <w:ins w:id="1277" w:author="Markstrum, Alexis@Energy" w:date="2021-10-21T11:47:00Z">
              <w:r w:rsidR="0030216A">
                <w:rPr>
                  <w:rFonts w:asciiTheme="minorHAnsi" w:hAnsiTheme="minorHAnsi" w:cstheme="minorHAnsi"/>
                  <w:sz w:val="18"/>
                  <w:szCs w:val="20"/>
                </w:rPr>
                <w:t xml:space="preserve"> or </w:t>
              </w:r>
              <w:del w:id="1278" w:author="Alhabibi, Haider@Energy" w:date="2022-01-25T17:00:00Z">
                <w:r w:rsidR="0030216A" w:rsidDel="005356DE">
                  <w:rPr>
                    <w:rFonts w:asciiTheme="minorHAnsi" w:hAnsiTheme="minorHAnsi" w:cstheme="minorHAnsi"/>
                    <w:sz w:val="18"/>
                    <w:szCs w:val="20"/>
                  </w:rPr>
                  <w:delText>C</w:delText>
                </w:r>
              </w:del>
            </w:ins>
            <w:ins w:id="1279" w:author="Alhabibi, Haider@Energy" w:date="2022-01-25T17:00:00Z">
              <w:r w:rsidR="005356DE">
                <w:rPr>
                  <w:rFonts w:asciiTheme="minorHAnsi" w:hAnsiTheme="minorHAnsi" w:cstheme="minorHAnsi"/>
                  <w:sz w:val="18"/>
                  <w:szCs w:val="20"/>
                </w:rPr>
                <w:t>A</w:t>
              </w:r>
            </w:ins>
            <w:ins w:id="1280" w:author="Alhabibi, Haider@Energy" w:date="2022-01-25T17:01:00Z">
              <w:r w:rsidR="005356DE">
                <w:rPr>
                  <w:rFonts w:asciiTheme="minorHAnsi" w:hAnsiTheme="minorHAnsi" w:cstheme="minorHAnsi"/>
                  <w:sz w:val="18"/>
                  <w:szCs w:val="20"/>
                </w:rPr>
                <w:t>2-</w:t>
              </w:r>
            </w:ins>
            <w:ins w:id="1281" w:author="Markstrum, Alexis@Energy" w:date="2021-10-21T11:47:00Z">
              <w:r w:rsidR="0030216A">
                <w:rPr>
                  <w:rFonts w:asciiTheme="minorHAnsi" w:hAnsiTheme="minorHAnsi" w:cstheme="minorHAnsi"/>
                  <w:sz w:val="18"/>
                  <w:szCs w:val="20"/>
                </w:rPr>
                <w:t>07</w:t>
              </w:r>
            </w:ins>
            <w:r w:rsidR="00F349F6" w:rsidRPr="00641F8E">
              <w:rPr>
                <w:rFonts w:asciiTheme="minorHAnsi" w:hAnsiTheme="minorHAnsi" w:cstheme="minorHAnsi"/>
                <w:sz w:val="18"/>
                <w:szCs w:val="20"/>
              </w:rPr>
              <w:t xml:space="preserve"> </w:t>
            </w:r>
            <w:r w:rsidRPr="00641F8E">
              <w:rPr>
                <w:rFonts w:asciiTheme="minorHAnsi" w:hAnsiTheme="minorHAnsi" w:cstheme="minorHAnsi"/>
                <w:sz w:val="18"/>
                <w:szCs w:val="20"/>
              </w:rPr>
              <w:t>= “Recirculation System Non-Demand Control</w:t>
            </w:r>
            <w:r>
              <w:rPr>
                <w:rFonts w:asciiTheme="minorHAnsi" w:hAnsiTheme="minorHAnsi" w:cstheme="minorHAnsi"/>
                <w:sz w:val="18"/>
                <w:szCs w:val="20"/>
              </w:rPr>
              <w:t>”</w:t>
            </w:r>
            <w:r w:rsidRPr="00641F8E">
              <w:rPr>
                <w:rFonts w:asciiTheme="minorHAnsi" w:hAnsiTheme="minorHAnsi" w:cstheme="minorHAnsi"/>
                <w:sz w:val="18"/>
                <w:szCs w:val="20"/>
              </w:rPr>
              <w:t xml:space="preserve">, </w:t>
            </w:r>
            <w:r>
              <w:rPr>
                <w:rFonts w:asciiTheme="minorHAnsi" w:hAnsiTheme="minorHAnsi" w:cstheme="minorHAnsi"/>
                <w:sz w:val="18"/>
                <w:szCs w:val="20"/>
              </w:rPr>
              <w:t>“</w:t>
            </w:r>
            <w:r w:rsidRPr="00641F8E">
              <w:rPr>
                <w:rFonts w:asciiTheme="minorHAnsi" w:hAnsiTheme="minorHAnsi" w:cstheme="minorHAnsi"/>
                <w:sz w:val="18"/>
                <w:szCs w:val="20"/>
              </w:rPr>
              <w:t>Demand Recirculation Manual Control</w:t>
            </w:r>
            <w:r>
              <w:rPr>
                <w:rFonts w:asciiTheme="minorHAnsi" w:hAnsiTheme="minorHAnsi" w:cstheme="minorHAnsi"/>
                <w:sz w:val="18"/>
                <w:szCs w:val="20"/>
              </w:rPr>
              <w:t>”</w:t>
            </w:r>
            <w:r w:rsidRPr="00641F8E">
              <w:rPr>
                <w:rFonts w:asciiTheme="minorHAnsi" w:hAnsiTheme="minorHAnsi" w:cstheme="minorHAnsi"/>
                <w:sz w:val="18"/>
                <w:szCs w:val="20"/>
              </w:rPr>
              <w:t xml:space="preserve">, </w:t>
            </w:r>
            <w:r>
              <w:rPr>
                <w:rFonts w:asciiTheme="minorHAnsi" w:hAnsiTheme="minorHAnsi" w:cstheme="minorHAnsi"/>
                <w:sz w:val="18"/>
                <w:szCs w:val="20"/>
              </w:rPr>
              <w:t>“</w:t>
            </w:r>
            <w:r w:rsidRPr="00641F8E">
              <w:rPr>
                <w:rFonts w:asciiTheme="minorHAnsi" w:hAnsiTheme="minorHAnsi" w:cstheme="minorHAnsi"/>
                <w:sz w:val="18"/>
                <w:szCs w:val="20"/>
              </w:rPr>
              <w:t>Demand Recirculation Sensor Control”</w:t>
            </w:r>
            <w:r>
              <w:rPr>
                <w:rFonts w:asciiTheme="minorHAnsi" w:hAnsiTheme="minorHAnsi" w:cstheme="minorHAnsi"/>
                <w:sz w:val="18"/>
                <w:szCs w:val="20"/>
              </w:rPr>
              <w:t xml:space="preserve">, “HERS-Verified </w:t>
            </w:r>
            <w:r w:rsidRPr="00641F8E">
              <w:rPr>
                <w:rFonts w:asciiTheme="minorHAnsi" w:hAnsiTheme="minorHAnsi" w:cstheme="minorHAnsi"/>
                <w:sz w:val="18"/>
                <w:szCs w:val="20"/>
              </w:rPr>
              <w:t>Demand Recirculation Manual Control</w:t>
            </w:r>
            <w:r>
              <w:rPr>
                <w:rFonts w:asciiTheme="minorHAnsi" w:hAnsiTheme="minorHAnsi" w:cstheme="minorHAnsi"/>
                <w:sz w:val="18"/>
                <w:szCs w:val="20"/>
              </w:rPr>
              <w:t>”</w:t>
            </w:r>
            <w:r w:rsidRPr="00641F8E">
              <w:rPr>
                <w:rFonts w:asciiTheme="minorHAnsi" w:hAnsiTheme="minorHAnsi" w:cstheme="minorHAnsi"/>
                <w:sz w:val="18"/>
                <w:szCs w:val="20"/>
              </w:rPr>
              <w:t xml:space="preserve">, </w:t>
            </w:r>
            <w:r>
              <w:rPr>
                <w:rFonts w:asciiTheme="minorHAnsi" w:hAnsiTheme="minorHAnsi" w:cstheme="minorHAnsi"/>
                <w:sz w:val="18"/>
                <w:szCs w:val="20"/>
              </w:rPr>
              <w:t xml:space="preserve">or “HERS-Verified </w:t>
            </w:r>
            <w:r w:rsidRPr="00641F8E">
              <w:rPr>
                <w:rFonts w:asciiTheme="minorHAnsi" w:hAnsiTheme="minorHAnsi" w:cstheme="minorHAnsi"/>
                <w:sz w:val="18"/>
                <w:szCs w:val="20"/>
              </w:rPr>
              <w:t>Demand Recirculation Sensor Control”, then display this entire table, else display “section does not apply" message&gt;&gt;</w:t>
            </w:r>
          </w:p>
        </w:tc>
      </w:tr>
      <w:tr w:rsidR="00641F8E" w:rsidRPr="00641F8E" w14:paraId="36290D70" w14:textId="77777777" w:rsidTr="00E20AD9">
        <w:trPr>
          <w:trHeight w:val="144"/>
          <w:tblHeader/>
        </w:trPr>
        <w:tc>
          <w:tcPr>
            <w:tcW w:w="625" w:type="dxa"/>
            <w:vAlign w:val="center"/>
          </w:tcPr>
          <w:p w14:paraId="3595C1A7"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641F8E">
              <w:rPr>
                <w:rFonts w:asciiTheme="minorHAnsi" w:hAnsiTheme="minorHAnsi" w:cstheme="minorHAnsi"/>
                <w:sz w:val="20"/>
                <w:szCs w:val="20"/>
              </w:rPr>
              <w:t>01</w:t>
            </w:r>
          </w:p>
        </w:tc>
        <w:tc>
          <w:tcPr>
            <w:tcW w:w="10165" w:type="dxa"/>
            <w:vAlign w:val="center"/>
          </w:tcPr>
          <w:p w14:paraId="4D32EFDF"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A check valve located between the recirculation pump and the water heater to prevent unintentional recirculation.</w:t>
            </w:r>
          </w:p>
        </w:tc>
      </w:tr>
      <w:tr w:rsidR="00641F8E" w:rsidRPr="00641F8E" w14:paraId="15DB76AD" w14:textId="77777777" w:rsidTr="00E20AD9">
        <w:trPr>
          <w:trHeight w:val="144"/>
          <w:tblHeader/>
        </w:trPr>
        <w:tc>
          <w:tcPr>
            <w:tcW w:w="625" w:type="dxa"/>
            <w:vAlign w:val="center"/>
          </w:tcPr>
          <w:p w14:paraId="5FF549D8"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641F8E">
              <w:rPr>
                <w:rFonts w:asciiTheme="minorHAnsi" w:hAnsiTheme="minorHAnsi" w:cstheme="minorHAnsi"/>
                <w:sz w:val="20"/>
                <w:szCs w:val="20"/>
              </w:rPr>
              <w:t>02</w:t>
            </w:r>
          </w:p>
        </w:tc>
        <w:tc>
          <w:tcPr>
            <w:tcW w:w="10165" w:type="dxa"/>
            <w:vAlign w:val="center"/>
          </w:tcPr>
          <w:p w14:paraId="601EBA3C" w14:textId="2FF0F35F" w:rsidR="00641F8E" w:rsidRPr="00641F8E" w:rsidRDefault="00641F8E" w:rsidP="00641F8E">
            <w:pPr>
              <w:keepNext/>
              <w:spacing w:after="0" w:line="240" w:lineRule="auto"/>
              <w:jc w:val="both"/>
              <w:rPr>
                <w:rFonts w:asciiTheme="minorHAnsi" w:hAnsiTheme="minorHAnsi" w:cstheme="minorHAnsi"/>
                <w:sz w:val="18"/>
                <w:szCs w:val="20"/>
              </w:rPr>
            </w:pPr>
            <w:r w:rsidRPr="00641F8E">
              <w:rPr>
                <w:rFonts w:asciiTheme="minorHAnsi" w:hAnsiTheme="minorHAnsi" w:cstheme="minorHAnsi"/>
                <w:sz w:val="18"/>
                <w:szCs w:val="20"/>
              </w:rPr>
              <w:t xml:space="preserve">Piping must take </w:t>
            </w:r>
            <w:r w:rsidR="00D52378">
              <w:rPr>
                <w:rFonts w:asciiTheme="minorHAnsi" w:hAnsiTheme="minorHAnsi" w:cstheme="minorHAnsi"/>
                <w:sz w:val="18"/>
                <w:szCs w:val="20"/>
              </w:rPr>
              <w:t xml:space="preserve">the </w:t>
            </w:r>
            <w:r w:rsidRPr="00641F8E">
              <w:rPr>
                <w:rFonts w:asciiTheme="minorHAnsi" w:hAnsiTheme="minorHAnsi" w:cstheme="minorHAnsi"/>
                <w:sz w:val="18"/>
                <w:szCs w:val="20"/>
              </w:rPr>
              <w:t>most direct path between water heater and fixtures.</w:t>
            </w:r>
          </w:p>
        </w:tc>
      </w:tr>
      <w:tr w:rsidR="00641F8E" w:rsidRPr="00641F8E" w14:paraId="21352711" w14:textId="77777777" w:rsidTr="00E20AD9">
        <w:trPr>
          <w:trHeight w:val="144"/>
          <w:tblHeader/>
        </w:trPr>
        <w:tc>
          <w:tcPr>
            <w:tcW w:w="625" w:type="dxa"/>
            <w:vAlign w:val="center"/>
          </w:tcPr>
          <w:p w14:paraId="1F648D63"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641F8E">
              <w:rPr>
                <w:rFonts w:cstheme="minorHAnsi"/>
                <w:sz w:val="20"/>
                <w:szCs w:val="20"/>
              </w:rPr>
              <w:t>03</w:t>
            </w:r>
          </w:p>
        </w:tc>
        <w:tc>
          <w:tcPr>
            <w:tcW w:w="10165" w:type="dxa"/>
            <w:vAlign w:val="center"/>
          </w:tcPr>
          <w:p w14:paraId="6F90CDD4" w14:textId="77777777" w:rsidR="00641F8E" w:rsidRPr="00641F8E" w:rsidRDefault="00641F8E" w:rsidP="00641F8E">
            <w:pPr>
              <w:keepNext/>
              <w:spacing w:after="0" w:line="240" w:lineRule="auto"/>
              <w:jc w:val="both"/>
              <w:rPr>
                <w:rFonts w:asciiTheme="minorHAnsi" w:hAnsiTheme="minorHAnsi" w:cstheme="minorHAnsi"/>
                <w:sz w:val="18"/>
                <w:szCs w:val="20"/>
              </w:rPr>
            </w:pPr>
            <w:r w:rsidRPr="00641F8E">
              <w:rPr>
                <w:rFonts w:cstheme="minorHAnsi"/>
                <w:sz w:val="18"/>
                <w:szCs w:val="20"/>
              </w:rPr>
              <w:t xml:space="preserve">Insulation is not required on the cold water line when it is used as the return. </w:t>
            </w:r>
          </w:p>
        </w:tc>
      </w:tr>
      <w:tr w:rsidR="00641F8E" w:rsidRPr="00641F8E" w14:paraId="5E6B37D2" w14:textId="77777777" w:rsidTr="00E20AD9">
        <w:trPr>
          <w:trHeight w:val="144"/>
          <w:tblHeader/>
        </w:trPr>
        <w:tc>
          <w:tcPr>
            <w:tcW w:w="625" w:type="dxa"/>
            <w:vAlign w:val="center"/>
          </w:tcPr>
          <w:p w14:paraId="0F288421"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641F8E">
              <w:rPr>
                <w:rFonts w:cstheme="minorHAnsi"/>
                <w:sz w:val="20"/>
                <w:szCs w:val="20"/>
              </w:rPr>
              <w:t>04</w:t>
            </w:r>
          </w:p>
        </w:tc>
        <w:tc>
          <w:tcPr>
            <w:tcW w:w="10165" w:type="dxa"/>
            <w:vAlign w:val="center"/>
          </w:tcPr>
          <w:p w14:paraId="2061AE5F" w14:textId="5A264BBB" w:rsidR="00641F8E" w:rsidRPr="00641F8E" w:rsidRDefault="00641F8E" w:rsidP="00641F8E">
            <w:pPr>
              <w:keepNext/>
              <w:spacing w:after="0" w:line="240" w:lineRule="auto"/>
              <w:jc w:val="both"/>
              <w:rPr>
                <w:rFonts w:asciiTheme="minorHAnsi" w:hAnsiTheme="minorHAnsi" w:cstheme="minorHAnsi"/>
                <w:sz w:val="18"/>
                <w:szCs w:val="20"/>
              </w:rPr>
            </w:pPr>
            <w:r w:rsidRPr="00641F8E">
              <w:rPr>
                <w:rFonts w:asciiTheme="minorHAnsi" w:hAnsiTheme="minorHAnsi" w:cstheme="minorHAnsi"/>
                <w:sz w:val="18"/>
                <w:szCs w:val="20"/>
              </w:rPr>
              <w:t xml:space="preserve">If more than one loop </w:t>
            </w:r>
            <w:r w:rsidR="00D52378">
              <w:rPr>
                <w:rFonts w:asciiTheme="minorHAnsi" w:hAnsiTheme="minorHAnsi" w:cstheme="minorHAnsi"/>
                <w:sz w:val="18"/>
                <w:szCs w:val="20"/>
              </w:rPr>
              <w:t xml:space="preserve">is </w:t>
            </w:r>
            <w:r w:rsidRPr="00641F8E">
              <w:rPr>
                <w:rFonts w:asciiTheme="minorHAnsi" w:hAnsiTheme="minorHAnsi" w:cstheme="minorHAnsi"/>
                <w:sz w:val="18"/>
                <w:szCs w:val="20"/>
              </w:rPr>
              <w:t>installed each loop shall have its own pump and controls.</w:t>
            </w:r>
          </w:p>
        </w:tc>
      </w:tr>
      <w:tr w:rsidR="00641F8E" w:rsidRPr="00641F8E" w14:paraId="613A9B7F" w14:textId="77777777" w:rsidTr="00E20AD9">
        <w:trPr>
          <w:trHeight w:val="144"/>
          <w:tblHeader/>
        </w:trPr>
        <w:tc>
          <w:tcPr>
            <w:tcW w:w="10790" w:type="dxa"/>
            <w:gridSpan w:val="2"/>
            <w:vAlign w:val="center"/>
          </w:tcPr>
          <w:p w14:paraId="52494DCD"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236F4B">
              <w:rPr>
                <w:rFonts w:asciiTheme="minorHAnsi" w:eastAsiaTheme="minorEastAsia" w:hAnsiTheme="minorHAnsi" w:cstheme="minorHAnsi"/>
                <w:b/>
                <w:sz w:val="18"/>
                <w:szCs w:val="20"/>
              </w:rPr>
              <w:t>The responsible person’s signature on this compliance document affirms that all applicable requirements in this table have been met</w:t>
            </w:r>
          </w:p>
        </w:tc>
      </w:tr>
    </w:tbl>
    <w:p w14:paraId="2B33DB4F" w14:textId="77777777" w:rsidR="00641F8E" w:rsidRDefault="00641F8E" w:rsidP="00236F4B">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1"/>
        <w:gridCol w:w="10159"/>
      </w:tblGrid>
      <w:tr w:rsidR="00641F8E" w:rsidRPr="00641F8E" w14:paraId="6BC13150" w14:textId="77777777" w:rsidTr="00E20AD9">
        <w:trPr>
          <w:trHeight w:val="288"/>
          <w:tblHeader/>
        </w:trPr>
        <w:tc>
          <w:tcPr>
            <w:tcW w:w="10790" w:type="dxa"/>
            <w:gridSpan w:val="2"/>
            <w:tcBorders>
              <w:top w:val="single" w:sz="4" w:space="0" w:color="auto"/>
              <w:left w:val="single" w:sz="4" w:space="0" w:color="auto"/>
              <w:bottom w:val="single" w:sz="4" w:space="0" w:color="auto"/>
              <w:right w:val="single" w:sz="4" w:space="0" w:color="auto"/>
            </w:tcBorders>
            <w:vAlign w:val="center"/>
          </w:tcPr>
          <w:p w14:paraId="19709997" w14:textId="710DC9F9" w:rsidR="00641F8E" w:rsidRPr="00641F8E"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Pr>
                <w:rFonts w:asciiTheme="minorHAnsi" w:hAnsiTheme="minorHAnsi" w:cstheme="minorHAnsi"/>
                <w:b/>
                <w:sz w:val="20"/>
                <w:szCs w:val="20"/>
              </w:rPr>
              <w:lastRenderedPageBreak/>
              <w:t>O</w:t>
            </w:r>
            <w:r w:rsidRPr="00641F8E">
              <w:rPr>
                <w:rFonts w:asciiTheme="minorHAnsi" w:hAnsiTheme="minorHAnsi" w:cstheme="minorHAnsi"/>
                <w:b/>
                <w:sz w:val="20"/>
                <w:szCs w:val="20"/>
              </w:rPr>
              <w:t xml:space="preserve">. Recirculation Non-Demand Controls Requirements (R-ND) </w:t>
            </w:r>
            <w:r w:rsidRPr="00175066">
              <w:rPr>
                <w:rFonts w:asciiTheme="minorHAnsi" w:hAnsiTheme="minorHAnsi" w:cstheme="minorHAnsi"/>
                <w:sz w:val="20"/>
                <w:szCs w:val="20"/>
              </w:rPr>
              <w:t>(RA4.4.8)</w:t>
            </w:r>
          </w:p>
          <w:p w14:paraId="2897AE6F" w14:textId="77777777" w:rsidR="00825ED4"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 xml:space="preserve">Systems that utilize this distribution type shall comply with these requirements.  </w:t>
            </w:r>
          </w:p>
          <w:p w14:paraId="770090D5" w14:textId="7DF18662" w:rsidR="00641F8E" w:rsidRPr="00641F8E" w:rsidRDefault="00641F8E" w:rsidP="00F349F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641F8E">
              <w:rPr>
                <w:rFonts w:asciiTheme="minorHAnsi" w:hAnsiTheme="minorHAnsi" w:cstheme="minorHAnsi"/>
                <w:sz w:val="18"/>
                <w:szCs w:val="20"/>
              </w:rPr>
              <w:t xml:space="preserve">&lt;&lt;If </w:t>
            </w:r>
            <w:r w:rsidR="00F349F6" w:rsidRPr="00641F8E">
              <w:rPr>
                <w:rFonts w:asciiTheme="minorHAnsi" w:hAnsiTheme="minorHAnsi" w:cstheme="minorHAnsi"/>
                <w:sz w:val="18"/>
                <w:szCs w:val="20"/>
              </w:rPr>
              <w:t>A</w:t>
            </w:r>
            <w:r w:rsidR="00F349F6">
              <w:rPr>
                <w:rFonts w:asciiTheme="minorHAnsi" w:hAnsiTheme="minorHAnsi" w:cstheme="minorHAnsi"/>
                <w:sz w:val="18"/>
                <w:szCs w:val="20"/>
              </w:rPr>
              <w:t>10</w:t>
            </w:r>
            <w:r w:rsidR="00F349F6" w:rsidRPr="00641F8E">
              <w:rPr>
                <w:rFonts w:asciiTheme="minorHAnsi" w:hAnsiTheme="minorHAnsi" w:cstheme="minorHAnsi"/>
                <w:sz w:val="18"/>
                <w:szCs w:val="20"/>
              </w:rPr>
              <w:t xml:space="preserve"> </w:t>
            </w:r>
            <w:ins w:id="1282" w:author="Markstrum, Alexis@Energy" w:date="2021-10-21T11:49:00Z">
              <w:r w:rsidR="002947E9">
                <w:rPr>
                  <w:rFonts w:asciiTheme="minorHAnsi" w:hAnsiTheme="minorHAnsi" w:cstheme="minorHAnsi"/>
                  <w:sz w:val="18"/>
                  <w:szCs w:val="20"/>
                </w:rPr>
                <w:t xml:space="preserve">or </w:t>
              </w:r>
              <w:del w:id="1283" w:author="Alhabibi, Haider@Energy" w:date="2022-01-25T17:01:00Z">
                <w:r w:rsidR="002947E9" w:rsidDel="00C4788A">
                  <w:rPr>
                    <w:rFonts w:asciiTheme="minorHAnsi" w:hAnsiTheme="minorHAnsi" w:cstheme="minorHAnsi"/>
                    <w:sz w:val="18"/>
                    <w:szCs w:val="20"/>
                  </w:rPr>
                  <w:delText>C</w:delText>
                </w:r>
              </w:del>
            </w:ins>
            <w:ins w:id="1284" w:author="Alhabibi, Haider@Energy" w:date="2022-01-25T17:01:00Z">
              <w:r w:rsidR="00C4788A">
                <w:rPr>
                  <w:rFonts w:asciiTheme="minorHAnsi" w:hAnsiTheme="minorHAnsi" w:cstheme="minorHAnsi"/>
                  <w:sz w:val="18"/>
                  <w:szCs w:val="20"/>
                </w:rPr>
                <w:t>A2-</w:t>
              </w:r>
            </w:ins>
            <w:ins w:id="1285" w:author="Markstrum, Alexis@Energy" w:date="2021-10-21T11:49:00Z">
              <w:r w:rsidR="002947E9">
                <w:rPr>
                  <w:rFonts w:asciiTheme="minorHAnsi" w:hAnsiTheme="minorHAnsi" w:cstheme="minorHAnsi"/>
                  <w:sz w:val="18"/>
                  <w:szCs w:val="20"/>
                </w:rPr>
                <w:t xml:space="preserve">07 </w:t>
              </w:r>
            </w:ins>
            <w:r w:rsidRPr="00641F8E">
              <w:rPr>
                <w:rFonts w:asciiTheme="minorHAnsi" w:hAnsiTheme="minorHAnsi" w:cstheme="minorHAnsi"/>
                <w:sz w:val="18"/>
                <w:szCs w:val="20"/>
              </w:rPr>
              <w:t>= “Recirculation System Non-Demand Control</w:t>
            </w:r>
            <w:r w:rsidR="00825ED4">
              <w:rPr>
                <w:rFonts w:asciiTheme="minorHAnsi" w:hAnsiTheme="minorHAnsi" w:cstheme="minorHAnsi"/>
                <w:sz w:val="18"/>
                <w:szCs w:val="20"/>
              </w:rPr>
              <w:t>”</w:t>
            </w:r>
            <w:r w:rsidRPr="00641F8E">
              <w:rPr>
                <w:rFonts w:asciiTheme="minorHAnsi" w:hAnsiTheme="minorHAnsi" w:cstheme="minorHAnsi"/>
                <w:sz w:val="18"/>
                <w:szCs w:val="20"/>
              </w:rPr>
              <w:t>, then display this entire table, else display “section does not apply" message &gt;&gt;</w:t>
            </w:r>
          </w:p>
        </w:tc>
      </w:tr>
      <w:tr w:rsidR="00641F8E" w:rsidRPr="00641F8E" w14:paraId="18079576" w14:textId="77777777" w:rsidTr="00E20AD9">
        <w:trPr>
          <w:trHeight w:val="288"/>
          <w:tblHeader/>
        </w:trPr>
        <w:tc>
          <w:tcPr>
            <w:tcW w:w="631" w:type="dxa"/>
            <w:vAlign w:val="center"/>
          </w:tcPr>
          <w:p w14:paraId="6D8DC6AA" w14:textId="77777777" w:rsidR="00641F8E" w:rsidRPr="00641F8E"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641F8E">
              <w:rPr>
                <w:rFonts w:asciiTheme="minorHAnsi" w:hAnsiTheme="minorHAnsi" w:cstheme="minorHAnsi"/>
                <w:sz w:val="20"/>
                <w:szCs w:val="20"/>
              </w:rPr>
              <w:t>01</w:t>
            </w:r>
          </w:p>
        </w:tc>
        <w:tc>
          <w:tcPr>
            <w:tcW w:w="10159" w:type="dxa"/>
            <w:vAlign w:val="center"/>
          </w:tcPr>
          <w:p w14:paraId="730B6AA8" w14:textId="77777777" w:rsidR="00641F8E" w:rsidRPr="00641F8E"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641F8E">
              <w:rPr>
                <w:rFonts w:asciiTheme="minorHAnsi" w:hAnsiTheme="minorHAnsi" w:cstheme="minorHAnsi"/>
                <w:sz w:val="18"/>
                <w:szCs w:val="20"/>
              </w:rPr>
              <w:t>The active control shall be either: timer, temperature, or time and temperature. Timers shall be set to less than 24 hours. The temperature sensor shall be connected to the piping and to the controls for the pump.</w:t>
            </w:r>
          </w:p>
        </w:tc>
      </w:tr>
      <w:tr w:rsidR="00641F8E" w:rsidRPr="00641F8E" w14:paraId="1B650478" w14:textId="77777777" w:rsidTr="00E20AD9">
        <w:trPr>
          <w:trHeight w:hRule="exact" w:val="274"/>
          <w:tblHeader/>
        </w:trPr>
        <w:tc>
          <w:tcPr>
            <w:tcW w:w="10790" w:type="dxa"/>
            <w:gridSpan w:val="2"/>
            <w:tcBorders>
              <w:top w:val="single" w:sz="4" w:space="0" w:color="auto"/>
              <w:left w:val="single" w:sz="4" w:space="0" w:color="auto"/>
              <w:bottom w:val="single" w:sz="4" w:space="0" w:color="auto"/>
              <w:right w:val="single" w:sz="4" w:space="0" w:color="auto"/>
            </w:tcBorders>
            <w:vAlign w:val="center"/>
          </w:tcPr>
          <w:p w14:paraId="75FD8F07" w14:textId="77777777" w:rsidR="00641F8E" w:rsidRPr="00236F4B"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20"/>
              </w:rPr>
            </w:pPr>
            <w:r w:rsidRPr="00236F4B">
              <w:rPr>
                <w:rFonts w:asciiTheme="minorHAnsi" w:eastAsiaTheme="minorEastAsia" w:hAnsiTheme="minorHAnsi" w:cstheme="minorHAnsi"/>
                <w:b/>
                <w:sz w:val="18"/>
                <w:szCs w:val="20"/>
              </w:rPr>
              <w:t>The responsible person’s signature on this compliance document affirms that all applicable requirements in this table have</w:t>
            </w:r>
            <w:r w:rsidRPr="00236F4B">
              <w:rPr>
                <w:rFonts w:asciiTheme="minorHAnsi" w:hAnsiTheme="minorHAnsi" w:cstheme="minorHAnsi"/>
                <w:b/>
                <w:sz w:val="18"/>
                <w:szCs w:val="20"/>
              </w:rPr>
              <w:t xml:space="preserve"> </w:t>
            </w:r>
            <w:r w:rsidRPr="00236F4B">
              <w:rPr>
                <w:rFonts w:asciiTheme="minorHAnsi" w:eastAsiaTheme="minorEastAsia" w:hAnsiTheme="minorHAnsi" w:cstheme="minorHAnsi"/>
                <w:b/>
                <w:sz w:val="18"/>
                <w:szCs w:val="20"/>
              </w:rPr>
              <w:t>been met.</w:t>
            </w:r>
            <w:r w:rsidRPr="00236F4B">
              <w:rPr>
                <w:rFonts w:asciiTheme="minorHAnsi" w:hAnsiTheme="minorHAnsi" w:cstheme="minorHAnsi"/>
                <w:b/>
                <w:sz w:val="18"/>
                <w:szCs w:val="20"/>
              </w:rPr>
              <w:t xml:space="preserve">  </w:t>
            </w:r>
          </w:p>
        </w:tc>
      </w:tr>
    </w:tbl>
    <w:p w14:paraId="7DECFA7E" w14:textId="77777777" w:rsidR="00641F8E" w:rsidRDefault="00641F8E" w:rsidP="00236F4B">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7"/>
        <w:gridCol w:w="10163"/>
      </w:tblGrid>
      <w:tr w:rsidR="00641F8E" w:rsidRPr="00641F8E" w14:paraId="6641610C" w14:textId="77777777" w:rsidTr="00E20AD9">
        <w:trPr>
          <w:trHeight w:val="144"/>
          <w:tblHeader/>
        </w:trPr>
        <w:tc>
          <w:tcPr>
            <w:tcW w:w="10790" w:type="dxa"/>
            <w:gridSpan w:val="2"/>
            <w:tcBorders>
              <w:bottom w:val="single" w:sz="4" w:space="0" w:color="auto"/>
            </w:tcBorders>
          </w:tcPr>
          <w:p w14:paraId="56462261" w14:textId="1D38F4EA"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Pr>
                <w:rFonts w:asciiTheme="minorHAnsi" w:eastAsiaTheme="minorEastAsia" w:hAnsiTheme="minorHAnsi" w:cstheme="minorHAnsi"/>
                <w:b/>
                <w:sz w:val="20"/>
                <w:szCs w:val="20"/>
              </w:rPr>
              <w:t>P</w:t>
            </w:r>
            <w:r w:rsidRPr="00641F8E">
              <w:rPr>
                <w:rFonts w:asciiTheme="minorHAnsi" w:eastAsiaTheme="minorEastAsia" w:hAnsiTheme="minorHAnsi" w:cstheme="minorHAnsi"/>
                <w:b/>
                <w:sz w:val="20"/>
                <w:szCs w:val="20"/>
              </w:rPr>
              <w:t xml:space="preserve">. Demand Recirculation Manual Control (R-DRmc) </w:t>
            </w:r>
            <w:r w:rsidRPr="00A259EF">
              <w:rPr>
                <w:rFonts w:asciiTheme="minorHAnsi" w:eastAsiaTheme="minorEastAsia" w:hAnsiTheme="minorHAnsi" w:cstheme="minorHAnsi"/>
                <w:sz w:val="20"/>
                <w:szCs w:val="20"/>
              </w:rPr>
              <w:t>(RA4.4.9)</w:t>
            </w:r>
            <w:r w:rsidRPr="00641F8E">
              <w:rPr>
                <w:rFonts w:asciiTheme="minorHAnsi" w:eastAsiaTheme="minorEastAsia" w:hAnsiTheme="minorHAnsi" w:cstheme="minorHAnsi"/>
                <w:b/>
                <w:sz w:val="20"/>
                <w:szCs w:val="20"/>
              </w:rPr>
              <w:t xml:space="preserve">/Sensor Control Requirements </w:t>
            </w:r>
            <w:r w:rsidRPr="00641F8E">
              <w:rPr>
                <w:rFonts w:asciiTheme="minorHAnsi" w:hAnsiTheme="minorHAnsi" w:cstheme="minorHAnsi"/>
                <w:b/>
                <w:sz w:val="20"/>
                <w:szCs w:val="20"/>
              </w:rPr>
              <w:t>(RDRsc)</w:t>
            </w:r>
            <w:r w:rsidRPr="00A259EF">
              <w:rPr>
                <w:rFonts w:asciiTheme="minorHAnsi" w:hAnsiTheme="minorHAnsi" w:cstheme="minorHAnsi"/>
                <w:sz w:val="20"/>
                <w:szCs w:val="20"/>
              </w:rPr>
              <w:t xml:space="preserve"> (RA4.4.10)</w:t>
            </w:r>
          </w:p>
          <w:p w14:paraId="2DAE8029" w14:textId="45EEE01E" w:rsidR="00D52378" w:rsidRDefault="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641F8E">
              <w:rPr>
                <w:rFonts w:asciiTheme="minorHAnsi" w:eastAsiaTheme="minorEastAsia" w:hAnsiTheme="minorHAnsi" w:cstheme="minorHAnsi"/>
                <w:sz w:val="18"/>
                <w:szCs w:val="20"/>
              </w:rPr>
              <w:t xml:space="preserve">Systems that utilize </w:t>
            </w:r>
            <w:r w:rsidR="00D52378">
              <w:rPr>
                <w:rFonts w:asciiTheme="minorHAnsi" w:eastAsiaTheme="minorEastAsia" w:hAnsiTheme="minorHAnsi" w:cstheme="minorHAnsi"/>
                <w:sz w:val="18"/>
                <w:szCs w:val="20"/>
              </w:rPr>
              <w:t>either of these</w:t>
            </w:r>
            <w:r w:rsidR="00D52378" w:rsidRPr="00641F8E">
              <w:rPr>
                <w:rFonts w:asciiTheme="minorHAnsi" w:eastAsiaTheme="minorEastAsia" w:hAnsiTheme="minorHAnsi" w:cstheme="minorHAnsi"/>
                <w:sz w:val="18"/>
                <w:szCs w:val="20"/>
              </w:rPr>
              <w:t xml:space="preserve"> </w:t>
            </w:r>
            <w:r w:rsidRPr="00641F8E">
              <w:rPr>
                <w:rFonts w:asciiTheme="minorHAnsi" w:eastAsiaTheme="minorEastAsia" w:hAnsiTheme="minorHAnsi" w:cstheme="minorHAnsi"/>
                <w:sz w:val="18"/>
                <w:szCs w:val="20"/>
              </w:rPr>
              <w:t>distribution type</w:t>
            </w:r>
            <w:r w:rsidR="00D52378">
              <w:rPr>
                <w:rFonts w:asciiTheme="minorHAnsi" w:eastAsiaTheme="minorEastAsia" w:hAnsiTheme="minorHAnsi" w:cstheme="minorHAnsi"/>
                <w:sz w:val="18"/>
                <w:szCs w:val="20"/>
              </w:rPr>
              <w:t>s</w:t>
            </w:r>
            <w:r w:rsidRPr="00641F8E">
              <w:rPr>
                <w:rFonts w:asciiTheme="minorHAnsi" w:eastAsiaTheme="minorEastAsia" w:hAnsiTheme="minorHAnsi" w:cstheme="minorHAnsi"/>
                <w:sz w:val="18"/>
                <w:szCs w:val="20"/>
              </w:rPr>
              <w:t xml:space="preserve"> shall comply with these requirements.  </w:t>
            </w:r>
          </w:p>
          <w:p w14:paraId="5BA1B8F4" w14:textId="77FA2BB6" w:rsidR="00641F8E" w:rsidRPr="00641F8E" w:rsidRDefault="00641F8E" w:rsidP="00F349F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sidRPr="00641F8E">
              <w:rPr>
                <w:rFonts w:asciiTheme="minorHAnsi" w:hAnsiTheme="minorHAnsi" w:cstheme="minorHAnsi"/>
                <w:sz w:val="18"/>
                <w:szCs w:val="20"/>
              </w:rPr>
              <w:t xml:space="preserve">&lt;&lt;If </w:t>
            </w:r>
            <w:r w:rsidR="00F349F6" w:rsidRPr="00641F8E">
              <w:rPr>
                <w:rFonts w:asciiTheme="minorHAnsi" w:hAnsiTheme="minorHAnsi" w:cstheme="minorHAnsi"/>
                <w:sz w:val="18"/>
                <w:szCs w:val="20"/>
              </w:rPr>
              <w:t>A</w:t>
            </w:r>
            <w:r w:rsidR="00F349F6">
              <w:rPr>
                <w:rFonts w:asciiTheme="minorHAnsi" w:hAnsiTheme="minorHAnsi" w:cstheme="minorHAnsi"/>
                <w:sz w:val="18"/>
                <w:szCs w:val="20"/>
              </w:rPr>
              <w:t>10</w:t>
            </w:r>
            <w:ins w:id="1286" w:author="Markstrum, Alexis@Energy" w:date="2021-10-21T11:49:00Z">
              <w:r w:rsidR="002947E9">
                <w:rPr>
                  <w:rFonts w:asciiTheme="minorHAnsi" w:hAnsiTheme="minorHAnsi" w:cstheme="minorHAnsi"/>
                  <w:sz w:val="18"/>
                  <w:szCs w:val="20"/>
                </w:rPr>
                <w:t xml:space="preserve"> or </w:t>
              </w:r>
              <w:del w:id="1287" w:author="Alhabibi, Haider@Energy" w:date="2022-01-25T17:01:00Z">
                <w:r w:rsidR="002947E9" w:rsidDel="00C4788A">
                  <w:rPr>
                    <w:rFonts w:asciiTheme="minorHAnsi" w:hAnsiTheme="minorHAnsi" w:cstheme="minorHAnsi"/>
                    <w:sz w:val="18"/>
                    <w:szCs w:val="20"/>
                  </w:rPr>
                  <w:delText>C</w:delText>
                </w:r>
              </w:del>
            </w:ins>
            <w:ins w:id="1288" w:author="Alhabibi, Haider@Energy" w:date="2022-01-25T17:01:00Z">
              <w:r w:rsidR="00C4788A">
                <w:rPr>
                  <w:rFonts w:asciiTheme="minorHAnsi" w:hAnsiTheme="minorHAnsi" w:cstheme="minorHAnsi"/>
                  <w:sz w:val="18"/>
                  <w:szCs w:val="20"/>
                </w:rPr>
                <w:t>A2-</w:t>
              </w:r>
            </w:ins>
            <w:ins w:id="1289" w:author="Markstrum, Alexis@Energy" w:date="2021-10-21T11:49:00Z">
              <w:r w:rsidR="002947E9">
                <w:rPr>
                  <w:rFonts w:asciiTheme="minorHAnsi" w:hAnsiTheme="minorHAnsi" w:cstheme="minorHAnsi"/>
                  <w:sz w:val="18"/>
                  <w:szCs w:val="20"/>
                </w:rPr>
                <w:t>07</w:t>
              </w:r>
            </w:ins>
            <w:r w:rsidR="00F349F6" w:rsidRPr="00641F8E">
              <w:rPr>
                <w:rFonts w:asciiTheme="minorHAnsi" w:hAnsiTheme="minorHAnsi" w:cstheme="minorHAnsi"/>
                <w:sz w:val="18"/>
                <w:szCs w:val="20"/>
              </w:rPr>
              <w:t xml:space="preserve"> </w:t>
            </w:r>
            <w:r w:rsidRPr="00641F8E">
              <w:rPr>
                <w:rFonts w:asciiTheme="minorHAnsi" w:hAnsiTheme="minorHAnsi" w:cstheme="minorHAnsi"/>
                <w:sz w:val="18"/>
                <w:szCs w:val="20"/>
              </w:rPr>
              <w:t>= “Deman</w:t>
            </w:r>
            <w:r>
              <w:rPr>
                <w:rFonts w:asciiTheme="minorHAnsi" w:hAnsiTheme="minorHAnsi" w:cstheme="minorHAnsi"/>
                <w:sz w:val="18"/>
                <w:szCs w:val="20"/>
              </w:rPr>
              <w:t>d Recirculation Manual Control”,</w:t>
            </w:r>
            <w:r w:rsidRPr="00641F8E">
              <w:rPr>
                <w:rFonts w:asciiTheme="minorHAnsi" w:hAnsiTheme="minorHAnsi" w:cstheme="minorHAnsi"/>
                <w:sz w:val="18"/>
                <w:szCs w:val="20"/>
              </w:rPr>
              <w:t xml:space="preserve"> “Demand Recirculation Sensor Control”</w:t>
            </w:r>
            <w:r>
              <w:rPr>
                <w:rFonts w:asciiTheme="minorHAnsi" w:hAnsiTheme="minorHAnsi" w:cstheme="minorHAnsi"/>
                <w:sz w:val="18"/>
                <w:szCs w:val="20"/>
              </w:rPr>
              <w:t xml:space="preserve">, </w:t>
            </w:r>
            <w:r w:rsidRPr="00641F8E">
              <w:rPr>
                <w:rFonts w:asciiTheme="minorHAnsi" w:hAnsiTheme="minorHAnsi" w:cstheme="minorHAnsi"/>
                <w:sz w:val="18"/>
                <w:szCs w:val="20"/>
              </w:rPr>
              <w:t xml:space="preserve"> </w:t>
            </w:r>
            <w:r>
              <w:rPr>
                <w:rFonts w:asciiTheme="minorHAnsi" w:hAnsiTheme="minorHAnsi" w:cstheme="minorHAnsi"/>
                <w:sz w:val="18"/>
                <w:szCs w:val="20"/>
              </w:rPr>
              <w:t xml:space="preserve">“HERS-Verified </w:t>
            </w:r>
            <w:r w:rsidRPr="00641F8E">
              <w:rPr>
                <w:rFonts w:asciiTheme="minorHAnsi" w:hAnsiTheme="minorHAnsi" w:cstheme="minorHAnsi"/>
                <w:sz w:val="18"/>
                <w:szCs w:val="20"/>
              </w:rPr>
              <w:t>Demand Recirculation Manual Control</w:t>
            </w:r>
            <w:r>
              <w:rPr>
                <w:rFonts w:asciiTheme="minorHAnsi" w:hAnsiTheme="minorHAnsi" w:cstheme="minorHAnsi"/>
                <w:sz w:val="18"/>
                <w:szCs w:val="20"/>
              </w:rPr>
              <w:t>”</w:t>
            </w:r>
            <w:r w:rsidRPr="00641F8E">
              <w:rPr>
                <w:rFonts w:asciiTheme="minorHAnsi" w:hAnsiTheme="minorHAnsi" w:cstheme="minorHAnsi"/>
                <w:sz w:val="18"/>
                <w:szCs w:val="20"/>
              </w:rPr>
              <w:t xml:space="preserve">, </w:t>
            </w:r>
            <w:r>
              <w:rPr>
                <w:rFonts w:asciiTheme="minorHAnsi" w:hAnsiTheme="minorHAnsi" w:cstheme="minorHAnsi"/>
                <w:sz w:val="18"/>
                <w:szCs w:val="20"/>
              </w:rPr>
              <w:t xml:space="preserve">or “HERS-Verified </w:t>
            </w:r>
            <w:r w:rsidRPr="00641F8E">
              <w:rPr>
                <w:rFonts w:asciiTheme="minorHAnsi" w:hAnsiTheme="minorHAnsi" w:cstheme="minorHAnsi"/>
                <w:sz w:val="18"/>
                <w:szCs w:val="20"/>
              </w:rPr>
              <w:t>Demand Recirculation Sensor Control”, then display this entire table, else display “section does not apply" message &gt;&gt;</w:t>
            </w:r>
          </w:p>
        </w:tc>
      </w:tr>
      <w:tr w:rsidR="00641F8E" w:rsidRPr="00641F8E" w14:paraId="226472CF" w14:textId="77777777" w:rsidTr="00E20AD9">
        <w:trPr>
          <w:trHeight w:val="144"/>
          <w:tblHeader/>
        </w:trPr>
        <w:tc>
          <w:tcPr>
            <w:tcW w:w="627" w:type="dxa"/>
            <w:tcBorders>
              <w:top w:val="single" w:sz="4" w:space="0" w:color="auto"/>
            </w:tcBorders>
            <w:vAlign w:val="center"/>
          </w:tcPr>
          <w:p w14:paraId="75350596"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20"/>
              </w:rPr>
            </w:pPr>
            <w:r w:rsidRPr="00641F8E">
              <w:rPr>
                <w:rFonts w:asciiTheme="minorHAnsi" w:eastAsiaTheme="minorEastAsia" w:hAnsiTheme="minorHAnsi" w:cstheme="minorHAnsi"/>
                <w:sz w:val="20"/>
                <w:szCs w:val="20"/>
              </w:rPr>
              <w:t>01</w:t>
            </w:r>
          </w:p>
        </w:tc>
        <w:tc>
          <w:tcPr>
            <w:tcW w:w="10163" w:type="dxa"/>
            <w:tcBorders>
              <w:top w:val="single" w:sz="4" w:space="0" w:color="auto"/>
            </w:tcBorders>
            <w:vAlign w:val="center"/>
          </w:tcPr>
          <w:p w14:paraId="0E2451D8" w14:textId="693D1EC5"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641F8E">
              <w:rPr>
                <w:rFonts w:asciiTheme="minorHAnsi" w:eastAsiaTheme="minorEastAsia" w:hAnsiTheme="minorHAnsi" w:cstheme="minorHAnsi"/>
                <w:sz w:val="18"/>
                <w:szCs w:val="20"/>
              </w:rPr>
              <w:t xml:space="preserve">The system operates “on-demand”, meaning that the pump begins to operate shortly before or immediately after hot water draw begins, and stops when the return water temperature reaches a certain threshold value. For Demand Recirculation Manual Control, the pump shall be turned on using a manual switch system. For Demand Recirculation Sensor Control, the pump shall be turned on using a sensor system.   </w:t>
            </w:r>
          </w:p>
        </w:tc>
      </w:tr>
      <w:tr w:rsidR="00641F8E" w:rsidRPr="00641F8E" w14:paraId="687C057B" w14:textId="77777777" w:rsidTr="00E20AD9">
        <w:trPr>
          <w:trHeight w:val="144"/>
          <w:tblHeader/>
        </w:trPr>
        <w:tc>
          <w:tcPr>
            <w:tcW w:w="627" w:type="dxa"/>
            <w:vAlign w:val="center"/>
          </w:tcPr>
          <w:p w14:paraId="0295308A"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20"/>
              </w:rPr>
            </w:pPr>
            <w:r w:rsidRPr="00641F8E">
              <w:rPr>
                <w:rFonts w:asciiTheme="minorHAnsi" w:eastAsiaTheme="minorEastAsia" w:hAnsiTheme="minorHAnsi" w:cstheme="minorHAnsi"/>
                <w:sz w:val="20"/>
                <w:szCs w:val="20"/>
              </w:rPr>
              <w:t>02</w:t>
            </w:r>
          </w:p>
        </w:tc>
        <w:tc>
          <w:tcPr>
            <w:tcW w:w="10163" w:type="dxa"/>
            <w:vAlign w:val="center"/>
          </w:tcPr>
          <w:p w14:paraId="3073E098" w14:textId="77777777" w:rsidR="00641F8E" w:rsidRPr="00641F8E" w:rsidRDefault="00641F8E" w:rsidP="00641F8E">
            <w:pPr>
              <w:keepNext/>
              <w:spacing w:after="0" w:line="240" w:lineRule="auto"/>
              <w:rPr>
                <w:rFonts w:asciiTheme="minorHAnsi" w:eastAsiaTheme="minorEastAsia" w:hAnsiTheme="minorHAnsi" w:cstheme="minorHAnsi"/>
                <w:sz w:val="18"/>
                <w:szCs w:val="20"/>
              </w:rPr>
            </w:pPr>
            <w:r w:rsidRPr="00641F8E">
              <w:rPr>
                <w:rFonts w:asciiTheme="minorHAnsi" w:eastAsiaTheme="minorEastAsia" w:hAnsiTheme="minorHAnsi" w:cstheme="minorHAnsi"/>
                <w:sz w:val="18"/>
                <w:szCs w:val="20"/>
              </w:rPr>
              <w:t xml:space="preserve">The controls shall be located in the kitchen, bathroom, and any hot water fixture location that is at least 20 feet from the water heater. </w:t>
            </w:r>
          </w:p>
        </w:tc>
      </w:tr>
      <w:tr w:rsidR="00641F8E" w:rsidRPr="00641F8E" w14:paraId="55D1715D" w14:textId="77777777" w:rsidTr="00E20AD9">
        <w:trPr>
          <w:trHeight w:val="144"/>
          <w:tblHeader/>
        </w:trPr>
        <w:tc>
          <w:tcPr>
            <w:tcW w:w="627" w:type="dxa"/>
            <w:vAlign w:val="center"/>
          </w:tcPr>
          <w:p w14:paraId="78EB1D7E"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20"/>
              </w:rPr>
            </w:pPr>
            <w:r w:rsidRPr="00641F8E">
              <w:rPr>
                <w:rFonts w:asciiTheme="minorHAnsi" w:eastAsiaTheme="minorEastAsia" w:hAnsiTheme="minorHAnsi" w:cstheme="minorHAnsi"/>
                <w:sz w:val="20"/>
                <w:szCs w:val="20"/>
              </w:rPr>
              <w:t>03</w:t>
            </w:r>
          </w:p>
        </w:tc>
        <w:tc>
          <w:tcPr>
            <w:tcW w:w="10163" w:type="dxa"/>
            <w:vAlign w:val="center"/>
          </w:tcPr>
          <w:p w14:paraId="6ED7547F"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641F8E">
              <w:rPr>
                <w:rFonts w:asciiTheme="minorHAnsi" w:eastAsiaTheme="minorEastAsia" w:hAnsiTheme="minorHAnsi" w:cstheme="minorHAnsi"/>
                <w:sz w:val="18"/>
                <w:szCs w:val="20"/>
              </w:rPr>
              <w:t xml:space="preserve">Manual controls may be activated by wired or wireless mechanisms. </w:t>
            </w:r>
          </w:p>
        </w:tc>
      </w:tr>
      <w:tr w:rsidR="00641F8E" w:rsidRPr="00641F8E" w14:paraId="43939232" w14:textId="77777777" w:rsidTr="00E20AD9">
        <w:trPr>
          <w:trHeight w:val="144"/>
          <w:tblHeader/>
        </w:trPr>
        <w:tc>
          <w:tcPr>
            <w:tcW w:w="627" w:type="dxa"/>
            <w:vAlign w:val="center"/>
          </w:tcPr>
          <w:p w14:paraId="5EF6E5E8"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20"/>
              </w:rPr>
            </w:pPr>
            <w:r w:rsidRPr="00641F8E">
              <w:rPr>
                <w:rFonts w:asciiTheme="minorHAnsi" w:eastAsiaTheme="minorEastAsia" w:hAnsiTheme="minorHAnsi" w:cstheme="minorHAnsi"/>
                <w:sz w:val="20"/>
                <w:szCs w:val="20"/>
              </w:rPr>
              <w:t>04</w:t>
            </w:r>
          </w:p>
        </w:tc>
        <w:tc>
          <w:tcPr>
            <w:tcW w:w="10163" w:type="dxa"/>
            <w:vAlign w:val="center"/>
          </w:tcPr>
          <w:p w14:paraId="40DEEF6A"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641F8E">
              <w:rPr>
                <w:rFonts w:asciiTheme="minorHAnsi" w:eastAsiaTheme="minorEastAsia" w:hAnsiTheme="minorHAnsi" w:cstheme="minorHAnsi"/>
                <w:sz w:val="18"/>
                <w:szCs w:val="20"/>
              </w:rPr>
              <w:t>Sensor Controls may be activated by wired or wireless mechanisms, including buttons, motion sensors, door switches and flow switches. Each control shall have standby power of 1 Watt or less.</w:t>
            </w:r>
          </w:p>
        </w:tc>
      </w:tr>
      <w:tr w:rsidR="00641F8E" w:rsidRPr="00641F8E" w14:paraId="5405DDCE" w14:textId="77777777" w:rsidTr="00E20AD9">
        <w:trPr>
          <w:trHeight w:val="144"/>
          <w:tblHeader/>
        </w:trPr>
        <w:tc>
          <w:tcPr>
            <w:tcW w:w="627" w:type="dxa"/>
            <w:vAlign w:val="center"/>
          </w:tcPr>
          <w:p w14:paraId="0F5C5618"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20"/>
              </w:rPr>
            </w:pPr>
            <w:r w:rsidRPr="00641F8E">
              <w:rPr>
                <w:rFonts w:asciiTheme="minorHAnsi" w:eastAsiaTheme="minorEastAsia" w:hAnsiTheme="minorHAnsi" w:cstheme="minorHAnsi"/>
                <w:sz w:val="20"/>
                <w:szCs w:val="20"/>
              </w:rPr>
              <w:t>05</w:t>
            </w:r>
          </w:p>
        </w:tc>
        <w:tc>
          <w:tcPr>
            <w:tcW w:w="10163" w:type="dxa"/>
            <w:vAlign w:val="center"/>
          </w:tcPr>
          <w:p w14:paraId="645F8699"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641F8E">
              <w:rPr>
                <w:rFonts w:asciiTheme="minorHAnsi" w:eastAsiaTheme="minorEastAsia" w:hAnsiTheme="minorHAnsi" w:cstheme="minorHAnsi"/>
                <w:sz w:val="18"/>
                <w:szCs w:val="20"/>
              </w:rPr>
              <w:t xml:space="preserve">Pump and control placement shall meet one of the following criteria: </w:t>
            </w:r>
          </w:p>
          <w:p w14:paraId="3FBB780B" w14:textId="77777777" w:rsidR="00641F8E" w:rsidRPr="00641F8E" w:rsidRDefault="00641F8E" w:rsidP="00E26207">
            <w:pPr>
              <w:keepNext/>
              <w:numPr>
                <w:ilvl w:val="0"/>
                <w:numId w:val="7"/>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641F8E">
              <w:rPr>
                <w:rFonts w:asciiTheme="minorHAnsi" w:eastAsia="Times New Roman" w:hAnsiTheme="minorHAnsi" w:cstheme="minorHAnsi"/>
                <w:sz w:val="18"/>
                <w:szCs w:val="20"/>
              </w:rPr>
              <w:t>When a dedicated return line has been installed the pump, controls and thermo-sensor are installed at the end of the supply portion of the recirculation loop; or</w:t>
            </w:r>
          </w:p>
          <w:p w14:paraId="15F91D62" w14:textId="77777777" w:rsidR="00641F8E" w:rsidRPr="00641F8E" w:rsidRDefault="00641F8E" w:rsidP="00E26207">
            <w:pPr>
              <w:keepNext/>
              <w:numPr>
                <w:ilvl w:val="0"/>
                <w:numId w:val="7"/>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641F8E">
              <w:rPr>
                <w:rFonts w:asciiTheme="minorHAnsi" w:eastAsia="Times New Roman" w:hAnsiTheme="minorHAnsi" w:cstheme="minorHAnsi"/>
                <w:sz w:val="18"/>
                <w:szCs w:val="20"/>
              </w:rPr>
              <w:t>The pump and controls are installed on the dedicated return line near the water heater and the thermo-sensor is installed in an accessible location as close to the end of the supply portion of the recirculation loop as possible; or</w:t>
            </w:r>
          </w:p>
          <w:p w14:paraId="10E8F4D9" w14:textId="77777777" w:rsidR="00641F8E" w:rsidRPr="00641F8E" w:rsidRDefault="00641F8E" w:rsidP="00E26207">
            <w:pPr>
              <w:keepNext/>
              <w:numPr>
                <w:ilvl w:val="0"/>
                <w:numId w:val="7"/>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641F8E">
              <w:rPr>
                <w:rFonts w:asciiTheme="minorHAnsi" w:eastAsia="Times New Roman" w:hAnsiTheme="minorHAnsi" w:cstheme="minorHAnsi"/>
                <w:sz w:val="18"/>
                <w:szCs w:val="20"/>
              </w:rPr>
              <w:t>When the cold water line is used as the return, the pump, demand controls and thermo-sensor shall be installed in an accessible location at the end of supply portion of the hot water distribution line (typically under a sink).</w:t>
            </w:r>
          </w:p>
        </w:tc>
      </w:tr>
      <w:tr w:rsidR="00641F8E" w:rsidRPr="00641F8E" w14:paraId="6B6A0F70" w14:textId="77777777" w:rsidTr="00E20AD9">
        <w:trPr>
          <w:trHeight w:val="144"/>
          <w:tblHeader/>
        </w:trPr>
        <w:tc>
          <w:tcPr>
            <w:tcW w:w="627" w:type="dxa"/>
            <w:vAlign w:val="center"/>
          </w:tcPr>
          <w:p w14:paraId="001B11CA"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20"/>
              </w:rPr>
            </w:pPr>
            <w:r w:rsidRPr="00641F8E">
              <w:rPr>
                <w:rFonts w:asciiTheme="minorHAnsi" w:eastAsiaTheme="minorEastAsia" w:hAnsiTheme="minorHAnsi" w:cstheme="minorHAnsi"/>
                <w:sz w:val="20"/>
                <w:szCs w:val="20"/>
              </w:rPr>
              <w:t>06</w:t>
            </w:r>
          </w:p>
        </w:tc>
        <w:tc>
          <w:tcPr>
            <w:tcW w:w="10163" w:type="dxa"/>
            <w:vAlign w:val="center"/>
          </w:tcPr>
          <w:p w14:paraId="29861FB7"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641F8E">
              <w:rPr>
                <w:rFonts w:asciiTheme="minorHAnsi" w:eastAsiaTheme="minorEastAsia" w:hAnsiTheme="minorHAnsi" w:cstheme="minorHAnsi"/>
                <w:sz w:val="18"/>
                <w:szCs w:val="20"/>
              </w:rPr>
              <w:t>After the pump has been activated, the controls shall allow the pump to operate until the water temperature at the thermo-sensor rises to one of the following values:</w:t>
            </w:r>
          </w:p>
          <w:p w14:paraId="197B8534" w14:textId="55115FA9" w:rsidR="00641F8E" w:rsidRPr="00641F8E" w:rsidRDefault="00641F8E" w:rsidP="00E26207">
            <w:pPr>
              <w:keepNext/>
              <w:numPr>
                <w:ilvl w:val="0"/>
                <w:numId w:val="6"/>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641F8E">
              <w:rPr>
                <w:rFonts w:asciiTheme="minorHAnsi" w:eastAsia="Times New Roman" w:hAnsiTheme="minorHAnsi" w:cstheme="minorHAnsi"/>
                <w:sz w:val="18"/>
                <w:szCs w:val="20"/>
              </w:rPr>
              <w:t>Not more than 10°F (5.6°C) above the initial temperature of the water in the pipe</w:t>
            </w:r>
            <w:r w:rsidR="00D52378">
              <w:rPr>
                <w:rFonts w:asciiTheme="minorHAnsi" w:eastAsia="Times New Roman" w:hAnsiTheme="minorHAnsi" w:cstheme="minorHAnsi"/>
                <w:sz w:val="18"/>
                <w:szCs w:val="20"/>
              </w:rPr>
              <w:t>; or</w:t>
            </w:r>
          </w:p>
          <w:p w14:paraId="32B1D5F6" w14:textId="77777777" w:rsidR="00641F8E" w:rsidRPr="00641F8E" w:rsidRDefault="00641F8E" w:rsidP="00E26207">
            <w:pPr>
              <w:keepNext/>
              <w:numPr>
                <w:ilvl w:val="0"/>
                <w:numId w:val="6"/>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641F8E">
              <w:rPr>
                <w:rFonts w:asciiTheme="minorHAnsi" w:eastAsia="Times New Roman" w:hAnsiTheme="minorHAnsi" w:cstheme="minorHAnsi"/>
                <w:sz w:val="18"/>
                <w:szCs w:val="20"/>
              </w:rPr>
              <w:t>Not more than 102°F (38.9°C).</w:t>
            </w:r>
          </w:p>
        </w:tc>
      </w:tr>
      <w:tr w:rsidR="00641F8E" w:rsidRPr="00641F8E" w14:paraId="3FFA54C8" w14:textId="77777777" w:rsidTr="00E20AD9">
        <w:trPr>
          <w:trHeight w:val="144"/>
          <w:tblHeader/>
        </w:trPr>
        <w:tc>
          <w:tcPr>
            <w:tcW w:w="627" w:type="dxa"/>
            <w:vAlign w:val="center"/>
          </w:tcPr>
          <w:p w14:paraId="5EDF2A0E"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20"/>
              </w:rPr>
            </w:pPr>
            <w:r w:rsidRPr="00641F8E">
              <w:rPr>
                <w:rFonts w:asciiTheme="minorHAnsi" w:eastAsiaTheme="minorEastAsia" w:hAnsiTheme="minorHAnsi" w:cstheme="minorHAnsi"/>
                <w:sz w:val="20"/>
                <w:szCs w:val="20"/>
              </w:rPr>
              <w:t>07</w:t>
            </w:r>
          </w:p>
        </w:tc>
        <w:tc>
          <w:tcPr>
            <w:tcW w:w="10163" w:type="dxa"/>
            <w:vAlign w:val="center"/>
          </w:tcPr>
          <w:p w14:paraId="325D4A5B"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rPr>
            </w:pPr>
            <w:r w:rsidRPr="00641F8E">
              <w:rPr>
                <w:rFonts w:asciiTheme="minorHAnsi" w:eastAsiaTheme="minorEastAsia" w:hAnsiTheme="minorHAnsi" w:cstheme="minorHAnsi"/>
                <w:sz w:val="18"/>
                <w:szCs w:val="20"/>
              </w:rPr>
              <w:t xml:space="preserve">Controls shall limit operation to no more than 5 minutes following activation.  </w:t>
            </w:r>
          </w:p>
        </w:tc>
      </w:tr>
      <w:tr w:rsidR="00641F8E" w:rsidRPr="00641F8E" w14:paraId="0DF10639" w14:textId="77777777" w:rsidTr="00E20AD9">
        <w:trPr>
          <w:trHeight w:val="144"/>
          <w:tblHeader/>
        </w:trPr>
        <w:tc>
          <w:tcPr>
            <w:tcW w:w="10790" w:type="dxa"/>
            <w:gridSpan w:val="2"/>
            <w:vAlign w:val="center"/>
          </w:tcPr>
          <w:p w14:paraId="019360B1" w14:textId="77777777" w:rsidR="00641F8E" w:rsidRPr="00641F8E"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20"/>
                <w:szCs w:val="20"/>
              </w:rPr>
            </w:pPr>
            <w:r w:rsidRPr="00236F4B">
              <w:rPr>
                <w:rFonts w:asciiTheme="minorHAnsi" w:eastAsiaTheme="minorEastAsia" w:hAnsiTheme="minorHAnsi" w:cstheme="minorHAnsi"/>
                <w:b/>
                <w:sz w:val="18"/>
                <w:szCs w:val="20"/>
              </w:rPr>
              <w:t xml:space="preserve">The responsible person’s signature on this compliance document affirms that all applicable requirements in this table have been met.  </w:t>
            </w:r>
          </w:p>
        </w:tc>
      </w:tr>
    </w:tbl>
    <w:p w14:paraId="5E48C5C4" w14:textId="77777777" w:rsidR="00641F8E" w:rsidRDefault="00641F8E" w:rsidP="00236F4B">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2"/>
        <w:gridCol w:w="10148"/>
      </w:tblGrid>
      <w:tr w:rsidR="00641F8E" w:rsidRPr="00641F8E" w14:paraId="0F467D49" w14:textId="77777777" w:rsidTr="00A259EF">
        <w:trPr>
          <w:trHeight w:val="144"/>
          <w:tblHeader/>
        </w:trPr>
        <w:tc>
          <w:tcPr>
            <w:tcW w:w="11016" w:type="dxa"/>
            <w:gridSpan w:val="2"/>
            <w:tcBorders>
              <w:bottom w:val="single" w:sz="4" w:space="0" w:color="000000"/>
            </w:tcBorders>
          </w:tcPr>
          <w:p w14:paraId="00269ABC" w14:textId="571AA9D2"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641F8E">
              <w:rPr>
                <w:rFonts w:asciiTheme="minorHAnsi" w:hAnsiTheme="minorHAnsi" w:cstheme="minorHAnsi"/>
                <w:b/>
                <w:sz w:val="20"/>
                <w:szCs w:val="18"/>
              </w:rPr>
              <w:t xml:space="preserve">Q. HERS-Verified Demand Recirculation Manual Control (RDRmc-H) </w:t>
            </w:r>
            <w:r w:rsidRPr="00A259EF">
              <w:rPr>
                <w:rFonts w:asciiTheme="minorHAnsi" w:hAnsiTheme="minorHAnsi" w:cstheme="minorHAnsi"/>
                <w:sz w:val="20"/>
                <w:szCs w:val="18"/>
              </w:rPr>
              <w:t>(RA3.6.6)</w:t>
            </w:r>
            <w:r w:rsidRPr="00641F8E">
              <w:rPr>
                <w:rFonts w:asciiTheme="minorHAnsi" w:hAnsiTheme="minorHAnsi" w:cstheme="minorHAnsi"/>
                <w:b/>
                <w:sz w:val="20"/>
                <w:szCs w:val="18"/>
              </w:rPr>
              <w:t>/Sensor Control</w:t>
            </w:r>
            <w:r w:rsidRPr="00A259EF">
              <w:rPr>
                <w:rFonts w:asciiTheme="minorHAnsi" w:hAnsiTheme="minorHAnsi" w:cstheme="minorHAnsi"/>
                <w:b/>
                <w:szCs w:val="18"/>
              </w:rPr>
              <w:t xml:space="preserve"> </w:t>
            </w:r>
            <w:r w:rsidRPr="00A259EF">
              <w:rPr>
                <w:rFonts w:asciiTheme="minorHAnsi" w:hAnsiTheme="minorHAnsi" w:cstheme="minorHAnsi"/>
                <w:b/>
                <w:sz w:val="20"/>
                <w:szCs w:val="18"/>
              </w:rPr>
              <w:t xml:space="preserve">(RDRsc-H) </w:t>
            </w:r>
            <w:r w:rsidRPr="00A259EF">
              <w:rPr>
                <w:rFonts w:asciiTheme="minorHAnsi" w:hAnsiTheme="minorHAnsi" w:cstheme="minorHAnsi"/>
                <w:sz w:val="20"/>
                <w:szCs w:val="18"/>
              </w:rPr>
              <w:t>(RA3.6.7)</w:t>
            </w:r>
            <w:r w:rsidRPr="00A259EF">
              <w:rPr>
                <w:rFonts w:asciiTheme="minorHAnsi" w:hAnsiTheme="minorHAnsi" w:cstheme="minorHAnsi"/>
                <w:szCs w:val="18"/>
              </w:rPr>
              <w:t xml:space="preserve"> </w:t>
            </w:r>
            <w:r w:rsidRPr="00641F8E">
              <w:rPr>
                <w:rFonts w:asciiTheme="minorHAnsi" w:hAnsiTheme="minorHAnsi" w:cstheme="minorHAnsi"/>
                <w:b/>
                <w:sz w:val="20"/>
                <w:szCs w:val="18"/>
              </w:rPr>
              <w:t xml:space="preserve">Requirements </w:t>
            </w:r>
          </w:p>
          <w:p w14:paraId="716EAF7B" w14:textId="68D25F2E" w:rsidR="002E14A5" w:rsidRDefault="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18"/>
              </w:rPr>
            </w:pPr>
            <w:r w:rsidRPr="00641F8E">
              <w:rPr>
                <w:rFonts w:asciiTheme="minorHAnsi" w:hAnsiTheme="minorHAnsi" w:cstheme="minorHAnsi"/>
                <w:sz w:val="20"/>
                <w:szCs w:val="18"/>
              </w:rPr>
              <w:t xml:space="preserve">Systems that utilize </w:t>
            </w:r>
            <w:r w:rsidR="00D52378">
              <w:rPr>
                <w:rFonts w:asciiTheme="minorHAnsi" w:hAnsiTheme="minorHAnsi" w:cstheme="minorHAnsi"/>
                <w:sz w:val="20"/>
                <w:szCs w:val="18"/>
              </w:rPr>
              <w:t>either of these</w:t>
            </w:r>
            <w:r w:rsidR="00D52378" w:rsidRPr="00641F8E">
              <w:rPr>
                <w:rFonts w:asciiTheme="minorHAnsi" w:hAnsiTheme="minorHAnsi" w:cstheme="minorHAnsi"/>
                <w:sz w:val="20"/>
                <w:szCs w:val="18"/>
              </w:rPr>
              <w:t xml:space="preserve"> </w:t>
            </w:r>
            <w:r w:rsidRPr="00641F8E">
              <w:rPr>
                <w:rFonts w:asciiTheme="minorHAnsi" w:hAnsiTheme="minorHAnsi" w:cstheme="minorHAnsi"/>
                <w:sz w:val="20"/>
                <w:szCs w:val="18"/>
              </w:rPr>
              <w:t>distribution type</w:t>
            </w:r>
            <w:r w:rsidR="00D52378">
              <w:rPr>
                <w:rFonts w:asciiTheme="minorHAnsi" w:hAnsiTheme="minorHAnsi" w:cstheme="minorHAnsi"/>
                <w:sz w:val="20"/>
                <w:szCs w:val="18"/>
              </w:rPr>
              <w:t>s</w:t>
            </w:r>
            <w:r w:rsidRPr="00641F8E">
              <w:rPr>
                <w:rFonts w:asciiTheme="minorHAnsi" w:hAnsiTheme="minorHAnsi" w:cstheme="minorHAnsi"/>
                <w:sz w:val="20"/>
                <w:szCs w:val="18"/>
              </w:rPr>
              <w:t xml:space="preserve"> shall comply with these requirements</w:t>
            </w:r>
            <w:r>
              <w:rPr>
                <w:rFonts w:asciiTheme="minorHAnsi" w:hAnsiTheme="minorHAnsi" w:cstheme="minorHAnsi"/>
                <w:sz w:val="20"/>
                <w:szCs w:val="18"/>
              </w:rPr>
              <w:t xml:space="preserve">.  </w:t>
            </w:r>
          </w:p>
          <w:p w14:paraId="640AD97D" w14:textId="7FBEE66E" w:rsidR="00641F8E" w:rsidRPr="00641F8E" w:rsidRDefault="00641F8E" w:rsidP="00F349F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641F8E">
              <w:rPr>
                <w:rFonts w:asciiTheme="minorHAnsi" w:hAnsiTheme="minorHAnsi" w:cstheme="minorHAnsi"/>
                <w:sz w:val="18"/>
                <w:szCs w:val="20"/>
              </w:rPr>
              <w:t xml:space="preserve">&lt;&lt;If </w:t>
            </w:r>
            <w:r w:rsidR="00F349F6" w:rsidRPr="00641F8E">
              <w:rPr>
                <w:rFonts w:asciiTheme="minorHAnsi" w:hAnsiTheme="minorHAnsi" w:cstheme="minorHAnsi"/>
                <w:sz w:val="18"/>
                <w:szCs w:val="20"/>
              </w:rPr>
              <w:t>A</w:t>
            </w:r>
            <w:r w:rsidR="00F349F6">
              <w:rPr>
                <w:rFonts w:asciiTheme="minorHAnsi" w:hAnsiTheme="minorHAnsi" w:cstheme="minorHAnsi"/>
                <w:sz w:val="18"/>
                <w:szCs w:val="20"/>
              </w:rPr>
              <w:t>10</w:t>
            </w:r>
            <w:r w:rsidR="00F349F6" w:rsidRPr="00641F8E">
              <w:rPr>
                <w:rFonts w:asciiTheme="minorHAnsi" w:hAnsiTheme="minorHAnsi" w:cstheme="minorHAnsi"/>
                <w:sz w:val="18"/>
                <w:szCs w:val="20"/>
              </w:rPr>
              <w:t xml:space="preserve"> </w:t>
            </w:r>
            <w:ins w:id="1290" w:author="Markstrum, Alexis@Energy" w:date="2021-10-21T11:49:00Z">
              <w:r w:rsidR="002947E9">
                <w:rPr>
                  <w:rFonts w:asciiTheme="minorHAnsi" w:hAnsiTheme="minorHAnsi" w:cstheme="minorHAnsi"/>
                  <w:sz w:val="18"/>
                  <w:szCs w:val="20"/>
                </w:rPr>
                <w:t xml:space="preserve">or </w:t>
              </w:r>
              <w:del w:id="1291" w:author="Alhabibi, Haider@Energy" w:date="2022-01-25T17:02:00Z">
                <w:r w:rsidR="002947E9" w:rsidDel="00C4788A">
                  <w:rPr>
                    <w:rFonts w:asciiTheme="minorHAnsi" w:hAnsiTheme="minorHAnsi" w:cstheme="minorHAnsi"/>
                    <w:sz w:val="18"/>
                    <w:szCs w:val="20"/>
                  </w:rPr>
                  <w:delText>C</w:delText>
                </w:r>
              </w:del>
            </w:ins>
            <w:ins w:id="1292" w:author="Alhabibi, Haider@Energy" w:date="2022-01-25T17:02:00Z">
              <w:r w:rsidR="00C4788A">
                <w:rPr>
                  <w:rFonts w:asciiTheme="minorHAnsi" w:hAnsiTheme="minorHAnsi" w:cstheme="minorHAnsi"/>
                  <w:sz w:val="18"/>
                  <w:szCs w:val="20"/>
                </w:rPr>
                <w:t>A</w:t>
              </w:r>
              <w:r w:rsidR="005310C3">
                <w:rPr>
                  <w:rFonts w:asciiTheme="minorHAnsi" w:hAnsiTheme="minorHAnsi" w:cstheme="minorHAnsi"/>
                  <w:sz w:val="18"/>
                  <w:szCs w:val="20"/>
                </w:rPr>
                <w:t>2-</w:t>
              </w:r>
            </w:ins>
            <w:ins w:id="1293" w:author="Markstrum, Alexis@Energy" w:date="2021-10-21T11:49:00Z">
              <w:r w:rsidR="002947E9">
                <w:rPr>
                  <w:rFonts w:asciiTheme="minorHAnsi" w:hAnsiTheme="minorHAnsi" w:cstheme="minorHAnsi"/>
                  <w:sz w:val="18"/>
                  <w:szCs w:val="20"/>
                </w:rPr>
                <w:t xml:space="preserve">07 </w:t>
              </w:r>
            </w:ins>
            <w:r w:rsidRPr="00641F8E">
              <w:rPr>
                <w:rFonts w:asciiTheme="minorHAnsi" w:hAnsiTheme="minorHAnsi" w:cstheme="minorHAnsi"/>
                <w:sz w:val="18"/>
                <w:szCs w:val="20"/>
              </w:rPr>
              <w:t xml:space="preserve">= </w:t>
            </w:r>
            <w:r>
              <w:rPr>
                <w:rFonts w:asciiTheme="minorHAnsi" w:hAnsiTheme="minorHAnsi" w:cstheme="minorHAnsi"/>
                <w:sz w:val="18"/>
                <w:szCs w:val="20"/>
              </w:rPr>
              <w:t xml:space="preserve">“HERS-Verified </w:t>
            </w:r>
            <w:r w:rsidRPr="00641F8E">
              <w:rPr>
                <w:rFonts w:asciiTheme="minorHAnsi" w:hAnsiTheme="minorHAnsi" w:cstheme="minorHAnsi"/>
                <w:sz w:val="18"/>
                <w:szCs w:val="20"/>
              </w:rPr>
              <w:t>Demand Recirculation Manual Control</w:t>
            </w:r>
            <w:r>
              <w:rPr>
                <w:rFonts w:asciiTheme="minorHAnsi" w:hAnsiTheme="minorHAnsi" w:cstheme="minorHAnsi"/>
                <w:sz w:val="18"/>
                <w:szCs w:val="20"/>
              </w:rPr>
              <w:t>”</w:t>
            </w:r>
            <w:r w:rsidRPr="00641F8E">
              <w:rPr>
                <w:rFonts w:asciiTheme="minorHAnsi" w:hAnsiTheme="minorHAnsi" w:cstheme="minorHAnsi"/>
                <w:sz w:val="18"/>
                <w:szCs w:val="20"/>
              </w:rPr>
              <w:t xml:space="preserve"> </w:t>
            </w:r>
            <w:r>
              <w:rPr>
                <w:rFonts w:asciiTheme="minorHAnsi" w:hAnsiTheme="minorHAnsi" w:cstheme="minorHAnsi"/>
                <w:sz w:val="18"/>
                <w:szCs w:val="20"/>
              </w:rPr>
              <w:t xml:space="preserve">or “HERS-Verified </w:t>
            </w:r>
            <w:r w:rsidRPr="00641F8E">
              <w:rPr>
                <w:rFonts w:asciiTheme="minorHAnsi" w:hAnsiTheme="minorHAnsi" w:cstheme="minorHAnsi"/>
                <w:sz w:val="18"/>
                <w:szCs w:val="20"/>
              </w:rPr>
              <w:t>Demand Recirculation Sensor Control”, then display this entire table, else display “section does not apply" message &gt;&gt;</w:t>
            </w:r>
          </w:p>
        </w:tc>
      </w:tr>
      <w:tr w:rsidR="00641F8E" w:rsidRPr="00641F8E" w:rsidDel="006E1E98" w14:paraId="42543086" w14:textId="77777777" w:rsidTr="00A259EF">
        <w:trPr>
          <w:trHeight w:val="144"/>
          <w:tblHeader/>
        </w:trPr>
        <w:tc>
          <w:tcPr>
            <w:tcW w:w="648" w:type="dxa"/>
            <w:tcBorders>
              <w:bottom w:val="single" w:sz="4" w:space="0" w:color="auto"/>
            </w:tcBorders>
            <w:vAlign w:val="center"/>
          </w:tcPr>
          <w:p w14:paraId="72FAEBE3" w14:textId="55ACA9F2" w:rsidR="00641F8E" w:rsidRPr="00236F4B" w:rsidDel="006E1E98" w:rsidRDefault="00641F8E"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18"/>
              </w:rPr>
            </w:pPr>
            <w:r w:rsidRPr="00236F4B">
              <w:rPr>
                <w:rFonts w:asciiTheme="minorHAnsi" w:hAnsiTheme="minorHAnsi" w:cstheme="minorHAnsi"/>
                <w:sz w:val="20"/>
                <w:szCs w:val="18"/>
              </w:rPr>
              <w:t>01</w:t>
            </w:r>
          </w:p>
        </w:tc>
        <w:tc>
          <w:tcPr>
            <w:tcW w:w="10368" w:type="dxa"/>
            <w:tcBorders>
              <w:bottom w:val="single" w:sz="4" w:space="0" w:color="auto"/>
            </w:tcBorders>
          </w:tcPr>
          <w:p w14:paraId="1E411876" w14:textId="5F611DEB" w:rsidR="00641F8E" w:rsidRPr="00641F8E" w:rsidDel="006E1E98" w:rsidRDefault="00641F8E" w:rsidP="009D172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641F8E">
              <w:rPr>
                <w:rFonts w:asciiTheme="minorHAnsi" w:hAnsiTheme="minorHAnsi" w:cstheme="minorHAnsi"/>
                <w:sz w:val="18"/>
                <w:szCs w:val="18"/>
              </w:rPr>
              <w:t>HERS rater shall perform a visual inspection to verify that the demand pump, manual/sensor controls and thermo-sensor are present and operating properly consisten</w:t>
            </w:r>
            <w:r w:rsidR="009D1721">
              <w:rPr>
                <w:rFonts w:asciiTheme="minorHAnsi" w:hAnsiTheme="minorHAnsi" w:cstheme="minorHAnsi"/>
                <w:sz w:val="18"/>
                <w:szCs w:val="18"/>
              </w:rPr>
              <w:t>t</w:t>
            </w:r>
            <w:r w:rsidRPr="00641F8E">
              <w:rPr>
                <w:rFonts w:asciiTheme="minorHAnsi" w:hAnsiTheme="minorHAnsi" w:cstheme="minorHAnsi"/>
                <w:sz w:val="18"/>
                <w:szCs w:val="18"/>
              </w:rPr>
              <w:t xml:space="preserve"> with the applicable requirements of RA4.4.9 and RA4.4.10</w:t>
            </w:r>
          </w:p>
        </w:tc>
      </w:tr>
      <w:tr w:rsidR="00641F8E" w:rsidRPr="00641F8E" w14:paraId="6262A39A" w14:textId="77777777" w:rsidTr="00A259EF">
        <w:trPr>
          <w:trHeight w:val="144"/>
          <w:tblHeader/>
        </w:trPr>
        <w:tc>
          <w:tcPr>
            <w:tcW w:w="11016" w:type="dxa"/>
            <w:gridSpan w:val="2"/>
            <w:tcBorders>
              <w:top w:val="single" w:sz="4" w:space="0" w:color="auto"/>
            </w:tcBorders>
            <w:vAlign w:val="center"/>
          </w:tcPr>
          <w:p w14:paraId="32D64D5C"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18"/>
              </w:rPr>
            </w:pPr>
            <w:r w:rsidRPr="00641F8E">
              <w:rPr>
                <w:rFonts w:asciiTheme="minorHAnsi" w:eastAsiaTheme="minorEastAsia" w:hAnsiTheme="minorHAnsi" w:cstheme="minorHAnsi"/>
                <w:b/>
                <w:sz w:val="18"/>
                <w:szCs w:val="18"/>
              </w:rPr>
              <w:t>The responsible person’s signature on this compliance document affirms that all applicable requirements in this table have been met.</w:t>
            </w:r>
            <w:r w:rsidRPr="00641F8E">
              <w:rPr>
                <w:rFonts w:asciiTheme="minorHAnsi" w:hAnsiTheme="minorHAnsi" w:cstheme="minorHAnsi"/>
                <w:b/>
                <w:sz w:val="18"/>
                <w:szCs w:val="18"/>
              </w:rPr>
              <w:t xml:space="preserve">  </w:t>
            </w:r>
          </w:p>
        </w:tc>
      </w:tr>
    </w:tbl>
    <w:p w14:paraId="5841402F" w14:textId="0FC7320F" w:rsidR="00E65CD8" w:rsidRPr="00236F4B" w:rsidRDefault="00E65CD8" w:rsidP="00236F4B">
      <w:pPr>
        <w:spacing w:after="0" w:line="240" w:lineRule="auto"/>
        <w:rPr>
          <w:rFonts w:asciiTheme="minorHAnsi" w:hAnsiTheme="minorHAnsi" w:cstheme="minorHAnsi"/>
          <w:sz w:val="18"/>
          <w:szCs w:val="18"/>
        </w:rPr>
      </w:pPr>
    </w:p>
    <w:p w14:paraId="4BE98688" w14:textId="52DB5403" w:rsidR="00FB228D" w:rsidRPr="00236F4B" w:rsidRDefault="00FB228D" w:rsidP="00236F4B">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rPr>
          <w:rFonts w:asciiTheme="minorHAnsi" w:hAnsiTheme="minorHAnsi" w:cstheme="minorHAnsi"/>
          <w:b/>
          <w:sz w:val="18"/>
          <w:szCs w:val="18"/>
        </w:rPr>
      </w:pPr>
    </w:p>
    <w:p w14:paraId="4332D3ED" w14:textId="77777777" w:rsidR="00FB228D" w:rsidRPr="00236F4B" w:rsidRDefault="00FB228D" w:rsidP="00147EA4">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jc w:val="center"/>
        <w:rPr>
          <w:rFonts w:asciiTheme="minorHAnsi" w:hAnsiTheme="minorHAnsi" w:cstheme="minorHAnsi"/>
          <w:b/>
          <w:sz w:val="18"/>
          <w:szCs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6153"/>
        <w:gridCol w:w="2830"/>
        <w:gridCol w:w="1807"/>
      </w:tblGrid>
      <w:tr w:rsidR="000E1685" w:rsidRPr="00323F2C" w14:paraId="0F7F477C" w14:textId="77777777" w:rsidTr="00411887">
        <w:trPr>
          <w:trHeight w:val="332"/>
          <w:jc w:val="center"/>
        </w:trPr>
        <w:tc>
          <w:tcPr>
            <w:tcW w:w="11003" w:type="dxa"/>
            <w:gridSpan w:val="3"/>
            <w:vAlign w:val="center"/>
          </w:tcPr>
          <w:p w14:paraId="0F7F477B" w14:textId="77777777" w:rsidR="000E1685" w:rsidRPr="00236F4B" w:rsidRDefault="000E1685" w:rsidP="00AE606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b/>
                <w:sz w:val="18"/>
                <w:szCs w:val="18"/>
              </w:rPr>
            </w:pPr>
            <w:r w:rsidRPr="003027B1">
              <w:rPr>
                <w:rFonts w:asciiTheme="minorHAnsi" w:eastAsia="Times New Roman" w:hAnsiTheme="minorHAnsi" w:cstheme="minorHAnsi"/>
                <w:b/>
                <w:caps/>
                <w:sz w:val="18"/>
                <w:szCs w:val="18"/>
              </w:rPr>
              <w:lastRenderedPageBreak/>
              <w:t>Documentation Author's Declaration Statement</w:t>
            </w:r>
          </w:p>
        </w:tc>
      </w:tr>
      <w:tr w:rsidR="000E1685" w:rsidRPr="00323F2C" w14:paraId="0F7F477E" w14:textId="77777777" w:rsidTr="00411887">
        <w:trPr>
          <w:trHeight w:val="206"/>
          <w:jc w:val="center"/>
        </w:trPr>
        <w:tc>
          <w:tcPr>
            <w:tcW w:w="11003" w:type="dxa"/>
            <w:gridSpan w:val="3"/>
            <w:vAlign w:val="center"/>
          </w:tcPr>
          <w:p w14:paraId="0F7F477D" w14:textId="77777777" w:rsidR="000E1685" w:rsidRPr="001E3511" w:rsidRDefault="000E1685" w:rsidP="00E26207">
            <w:pPr>
              <w:keepNext/>
              <w:numPr>
                <w:ilvl w:val="0"/>
                <w:numId w:val="4"/>
              </w:numPr>
              <w:spacing w:after="0" w:line="240" w:lineRule="auto"/>
              <w:ind w:left="360"/>
              <w:rPr>
                <w:rFonts w:asciiTheme="minorHAnsi" w:eastAsia="Times New Roman" w:hAnsiTheme="minorHAnsi" w:cstheme="minorHAnsi"/>
                <w:sz w:val="18"/>
                <w:szCs w:val="18"/>
              </w:rPr>
            </w:pPr>
            <w:r w:rsidRPr="003027B1">
              <w:rPr>
                <w:rFonts w:asciiTheme="minorHAnsi" w:eastAsia="Times New Roman" w:hAnsiTheme="minorHAnsi" w:cstheme="minorHAnsi"/>
                <w:sz w:val="18"/>
                <w:szCs w:val="18"/>
              </w:rPr>
              <w:t>I certify that this Certificate of Installation documentation is accurate and complete.</w:t>
            </w:r>
          </w:p>
        </w:tc>
      </w:tr>
      <w:tr w:rsidR="000E1685" w:rsidRPr="00323F2C" w14:paraId="0F7F4781" w14:textId="77777777" w:rsidTr="00411887">
        <w:trPr>
          <w:trHeight w:val="360"/>
          <w:jc w:val="center"/>
        </w:trPr>
        <w:tc>
          <w:tcPr>
            <w:tcW w:w="6282" w:type="dxa"/>
          </w:tcPr>
          <w:p w14:paraId="0F7F477F" w14:textId="77777777" w:rsidR="000E1685" w:rsidRPr="00E87371" w:rsidRDefault="000E1685" w:rsidP="00AE6068">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Documentation Author Name:</w:t>
            </w:r>
          </w:p>
        </w:tc>
        <w:tc>
          <w:tcPr>
            <w:tcW w:w="4721" w:type="dxa"/>
            <w:gridSpan w:val="2"/>
          </w:tcPr>
          <w:p w14:paraId="0F7F4780" w14:textId="77777777" w:rsidR="000E1685" w:rsidRPr="00E87371" w:rsidRDefault="000E1685" w:rsidP="00AE6068">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Documentation Author Signature:</w:t>
            </w:r>
          </w:p>
        </w:tc>
      </w:tr>
      <w:tr w:rsidR="000E1685" w:rsidRPr="00323F2C" w14:paraId="0F7F4784" w14:textId="77777777" w:rsidTr="00411887">
        <w:trPr>
          <w:trHeight w:val="360"/>
          <w:jc w:val="center"/>
        </w:trPr>
        <w:tc>
          <w:tcPr>
            <w:tcW w:w="6282" w:type="dxa"/>
          </w:tcPr>
          <w:p w14:paraId="0F7F4782" w14:textId="77777777" w:rsidR="000E1685" w:rsidRPr="00E87371" w:rsidRDefault="000E1685" w:rsidP="00AE6068">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Documentation Author Company Name:</w:t>
            </w:r>
          </w:p>
        </w:tc>
        <w:tc>
          <w:tcPr>
            <w:tcW w:w="4721" w:type="dxa"/>
            <w:gridSpan w:val="2"/>
          </w:tcPr>
          <w:p w14:paraId="0F7F4783" w14:textId="77777777" w:rsidR="000E1685" w:rsidRPr="00E87371" w:rsidRDefault="000E1685" w:rsidP="00AE6068">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Date Signed:</w:t>
            </w:r>
          </w:p>
        </w:tc>
      </w:tr>
      <w:tr w:rsidR="000E1685" w:rsidRPr="00323F2C" w14:paraId="0F7F4787" w14:textId="77777777" w:rsidTr="00411887">
        <w:trPr>
          <w:trHeight w:val="360"/>
          <w:jc w:val="center"/>
        </w:trPr>
        <w:tc>
          <w:tcPr>
            <w:tcW w:w="6282" w:type="dxa"/>
          </w:tcPr>
          <w:p w14:paraId="0F7F4785" w14:textId="77777777" w:rsidR="000E1685" w:rsidRPr="00E87371" w:rsidRDefault="000E1685" w:rsidP="00AE6068">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Address:</w:t>
            </w:r>
          </w:p>
        </w:tc>
        <w:tc>
          <w:tcPr>
            <w:tcW w:w="4721" w:type="dxa"/>
            <w:gridSpan w:val="2"/>
          </w:tcPr>
          <w:p w14:paraId="0F7F4786" w14:textId="05AB3DCB" w:rsidR="000E1685" w:rsidRPr="00E87371" w:rsidRDefault="000E1685" w:rsidP="00AE6068">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CEA/HERS Certification Identification (</w:t>
            </w:r>
            <w:r w:rsidR="00E65CD8" w:rsidRPr="00E87371">
              <w:rPr>
                <w:rFonts w:asciiTheme="minorHAnsi" w:eastAsia="Times New Roman" w:hAnsiTheme="minorHAnsi" w:cstheme="minorHAnsi"/>
                <w:sz w:val="14"/>
                <w:szCs w:val="14"/>
              </w:rPr>
              <w:t>i</w:t>
            </w:r>
            <w:r w:rsidRPr="00E87371">
              <w:rPr>
                <w:rFonts w:asciiTheme="minorHAnsi" w:eastAsia="Times New Roman" w:hAnsiTheme="minorHAnsi" w:cstheme="minorHAnsi"/>
                <w:sz w:val="14"/>
                <w:szCs w:val="14"/>
              </w:rPr>
              <w:t>f applicable):</w:t>
            </w:r>
          </w:p>
        </w:tc>
      </w:tr>
      <w:tr w:rsidR="000E1685" w:rsidRPr="00323F2C" w14:paraId="0F7F478A" w14:textId="77777777" w:rsidTr="00411887">
        <w:trPr>
          <w:trHeight w:val="360"/>
          <w:jc w:val="center"/>
        </w:trPr>
        <w:tc>
          <w:tcPr>
            <w:tcW w:w="6282" w:type="dxa"/>
          </w:tcPr>
          <w:p w14:paraId="0F7F4788" w14:textId="77777777" w:rsidR="000E1685" w:rsidRPr="00E87371" w:rsidRDefault="000E1685" w:rsidP="00AE6068">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City/State/Zip:</w:t>
            </w:r>
          </w:p>
        </w:tc>
        <w:tc>
          <w:tcPr>
            <w:tcW w:w="4721" w:type="dxa"/>
            <w:gridSpan w:val="2"/>
          </w:tcPr>
          <w:p w14:paraId="0F7F4789" w14:textId="77777777" w:rsidR="000E1685" w:rsidRPr="00E87371" w:rsidRDefault="000E1685" w:rsidP="00AE6068">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Phone:</w:t>
            </w:r>
          </w:p>
        </w:tc>
      </w:tr>
      <w:tr w:rsidR="000E1685" w:rsidRPr="00323F2C" w14:paraId="0F7F478C" w14:textId="77777777" w:rsidTr="00411887">
        <w:tblPrEx>
          <w:tblCellMar>
            <w:left w:w="115" w:type="dxa"/>
            <w:right w:w="115" w:type="dxa"/>
          </w:tblCellMar>
        </w:tblPrEx>
        <w:trPr>
          <w:trHeight w:val="296"/>
          <w:jc w:val="center"/>
        </w:trPr>
        <w:tc>
          <w:tcPr>
            <w:tcW w:w="11003" w:type="dxa"/>
            <w:gridSpan w:val="3"/>
            <w:vAlign w:val="center"/>
          </w:tcPr>
          <w:p w14:paraId="0F7F478B" w14:textId="77777777" w:rsidR="000E1685" w:rsidRPr="001E3511" w:rsidRDefault="000E1685" w:rsidP="00AE606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3027B1">
              <w:rPr>
                <w:rFonts w:asciiTheme="minorHAnsi" w:eastAsia="Times New Roman" w:hAnsiTheme="minorHAnsi" w:cstheme="minorHAnsi"/>
                <w:b/>
                <w:caps/>
                <w:sz w:val="18"/>
                <w:szCs w:val="18"/>
              </w:rPr>
              <w:t xml:space="preserve">Responsible Person's Declaration statement  </w:t>
            </w:r>
          </w:p>
        </w:tc>
      </w:tr>
      <w:tr w:rsidR="000E1685" w:rsidRPr="00323F2C" w14:paraId="0F7F4794" w14:textId="77777777" w:rsidTr="00411887">
        <w:tblPrEx>
          <w:tblCellMar>
            <w:left w:w="115" w:type="dxa"/>
            <w:right w:w="115" w:type="dxa"/>
          </w:tblCellMar>
        </w:tblPrEx>
        <w:trPr>
          <w:trHeight w:val="504"/>
          <w:jc w:val="center"/>
        </w:trPr>
        <w:tc>
          <w:tcPr>
            <w:tcW w:w="11003" w:type="dxa"/>
            <w:gridSpan w:val="3"/>
          </w:tcPr>
          <w:p w14:paraId="69DECE9C" w14:textId="77777777" w:rsidR="000D610A" w:rsidRPr="001E3511" w:rsidRDefault="000D610A" w:rsidP="000D610A">
            <w:pPr>
              <w:pStyle w:val="Heading3"/>
              <w:numPr>
                <w:ilvl w:val="0"/>
                <w:numId w:val="0"/>
              </w:numPr>
              <w:spacing w:before="60"/>
              <w:ind w:right="86"/>
              <w:rPr>
                <w:rFonts w:asciiTheme="minorHAnsi" w:hAnsiTheme="minorHAnsi" w:cstheme="minorHAnsi"/>
                <w:b/>
                <w:caps/>
                <w:sz w:val="18"/>
                <w:szCs w:val="18"/>
              </w:rPr>
            </w:pPr>
            <w:r w:rsidRPr="003027B1">
              <w:rPr>
                <w:rFonts w:asciiTheme="minorHAnsi" w:hAnsiTheme="minorHAnsi" w:cstheme="minorHAnsi"/>
                <w:sz w:val="18"/>
                <w:szCs w:val="18"/>
              </w:rPr>
              <w:t xml:space="preserve">I certify the following under penalty of perjury, under the laws of the State of California: </w:t>
            </w:r>
          </w:p>
          <w:p w14:paraId="23A92531" w14:textId="77777777" w:rsidR="000D610A" w:rsidRPr="00323F2C" w:rsidRDefault="000D610A" w:rsidP="00E26207">
            <w:pPr>
              <w:pStyle w:val="Heading3"/>
              <w:numPr>
                <w:ilvl w:val="0"/>
                <w:numId w:val="9"/>
              </w:numPr>
              <w:tabs>
                <w:tab w:val="left" w:pos="-2600"/>
              </w:tabs>
              <w:spacing w:before="0"/>
              <w:ind w:right="90"/>
              <w:rPr>
                <w:rFonts w:asciiTheme="minorHAnsi" w:hAnsiTheme="minorHAnsi" w:cstheme="minorHAnsi"/>
                <w:b/>
                <w:caps/>
                <w:sz w:val="18"/>
                <w:szCs w:val="18"/>
              </w:rPr>
            </w:pPr>
            <w:r w:rsidRPr="00323F2C">
              <w:rPr>
                <w:rFonts w:asciiTheme="minorHAnsi" w:hAnsiTheme="minorHAnsi" w:cstheme="minorHAnsi"/>
                <w:sz w:val="18"/>
                <w:szCs w:val="18"/>
              </w:rPr>
              <w:t xml:space="preserve">The information provided on this Certificate of Installation is true and correct. </w:t>
            </w:r>
          </w:p>
          <w:p w14:paraId="2B049F92" w14:textId="77777777" w:rsidR="000D610A" w:rsidRPr="0053169A" w:rsidRDefault="000D610A" w:rsidP="00E26207">
            <w:pPr>
              <w:pStyle w:val="Heading3"/>
              <w:numPr>
                <w:ilvl w:val="0"/>
                <w:numId w:val="9"/>
              </w:numPr>
              <w:tabs>
                <w:tab w:val="left" w:pos="-2600"/>
              </w:tabs>
              <w:spacing w:before="0"/>
              <w:ind w:right="90"/>
              <w:rPr>
                <w:rFonts w:asciiTheme="minorHAnsi" w:hAnsiTheme="minorHAnsi" w:cstheme="minorHAnsi"/>
                <w:b/>
                <w:caps/>
                <w:sz w:val="18"/>
                <w:szCs w:val="18"/>
              </w:rPr>
            </w:pPr>
            <w:r w:rsidRPr="00323F2C">
              <w:rPr>
                <w:rFonts w:asciiTheme="minorHAnsi" w:hAnsiTheme="minorHAnsi" w:cstheme="minorHAnsi"/>
                <w:snapToGrid w:val="0"/>
                <w:sz w:val="18"/>
                <w:szCs w:val="18"/>
              </w:rPr>
              <w:t xml:space="preserve">I am either: a) a responsible person eligible under Division 3 of the Business and Professions Code </w:t>
            </w:r>
            <w:r w:rsidRPr="00323F2C">
              <w:rPr>
                <w:rFonts w:asciiTheme="minorHAnsi" w:hAnsiTheme="minorHAnsi" w:cstheme="minorHAnsi"/>
                <w:sz w:val="18"/>
                <w:szCs w:val="18"/>
              </w:rPr>
              <w:t xml:space="preserve">in the applicable classification to accept responsibility for the system design, construction, or installation </w:t>
            </w:r>
            <w:r w:rsidRPr="00D879CA">
              <w:rPr>
                <w:rFonts w:asciiTheme="minorHAnsi" w:hAnsiTheme="minorHAnsi" w:cstheme="minorHAnsi"/>
                <w:snapToGrid w:val="0"/>
                <w:sz w:val="18"/>
                <w:szCs w:val="18"/>
              </w:rPr>
              <w:t xml:space="preserve">of features, materials, components, or manufactured devices </w:t>
            </w:r>
            <w:r w:rsidRPr="0082708E">
              <w:rPr>
                <w:rFonts w:asciiTheme="minorHAnsi" w:hAnsiTheme="minorHAnsi" w:cstheme="minorHAnsi"/>
                <w:sz w:val="18"/>
                <w:szCs w:val="18"/>
              </w:rPr>
              <w:t xml:space="preserve">for the scope of work identified on this Certificate of Installation </w:t>
            </w:r>
            <w:r w:rsidRPr="00D405C8">
              <w:rPr>
                <w:rFonts w:asciiTheme="minorHAnsi" w:hAnsiTheme="minorHAnsi" w:cstheme="minorHAnsi"/>
                <w:snapToGrid w:val="0"/>
                <w:sz w:val="18"/>
                <w:szCs w:val="18"/>
              </w:rPr>
              <w:t>and attest to the declarations in this statement</w:t>
            </w:r>
            <w:r w:rsidRPr="00583B52">
              <w:rPr>
                <w:rFonts w:asciiTheme="minorHAnsi" w:hAnsiTheme="minorHAnsi" w:cstheme="minorHAnsi"/>
                <w:sz w:val="18"/>
                <w:szCs w:val="18"/>
              </w:rPr>
              <w:t>, or b) I am an authorized representative of the responsible person and attest to the declarations in this statement on the responsible person’s behalf</w:t>
            </w:r>
            <w:r w:rsidRPr="00583B52">
              <w:rPr>
                <w:rFonts w:asciiTheme="minorHAnsi" w:eastAsia="Calibri" w:hAnsiTheme="minorHAnsi" w:cstheme="minorHAnsi"/>
                <w:sz w:val="18"/>
                <w:szCs w:val="18"/>
              </w:rPr>
              <w:t>.</w:t>
            </w:r>
          </w:p>
          <w:p w14:paraId="6B6A648D" w14:textId="77777777" w:rsidR="000D610A" w:rsidRPr="00236F4B" w:rsidRDefault="000D610A" w:rsidP="00E26207">
            <w:pPr>
              <w:keepNext/>
              <w:numPr>
                <w:ilvl w:val="0"/>
                <w:numId w:val="9"/>
              </w:numPr>
              <w:autoSpaceDE w:val="0"/>
              <w:autoSpaceDN w:val="0"/>
              <w:adjustRightInd w:val="0"/>
              <w:spacing w:after="0" w:line="240" w:lineRule="auto"/>
              <w:ind w:right="90"/>
              <w:rPr>
                <w:rFonts w:asciiTheme="minorHAnsi" w:hAnsiTheme="minorHAnsi" w:cstheme="minorHAnsi"/>
                <w:sz w:val="18"/>
                <w:szCs w:val="18"/>
              </w:rPr>
            </w:pPr>
            <w:r w:rsidRPr="00236F4B">
              <w:rPr>
                <w:rFonts w:asciiTheme="minorHAnsi" w:hAnsiTheme="minorHAnsi" w:cs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6BA05E1F" w14:textId="77777777" w:rsidR="000D610A" w:rsidRPr="00323F2C" w:rsidRDefault="000D610A" w:rsidP="00E26207">
            <w:pPr>
              <w:pStyle w:val="ListParagraph"/>
              <w:keepNext/>
              <w:numPr>
                <w:ilvl w:val="0"/>
                <w:numId w:val="9"/>
              </w:numPr>
              <w:autoSpaceDE w:val="0"/>
              <w:autoSpaceDN w:val="0"/>
              <w:adjustRightInd w:val="0"/>
              <w:spacing w:after="0" w:line="240" w:lineRule="auto"/>
              <w:rPr>
                <w:rFonts w:asciiTheme="minorHAnsi" w:hAnsiTheme="minorHAnsi" w:cstheme="minorHAnsi"/>
                <w:sz w:val="18"/>
                <w:szCs w:val="18"/>
              </w:rPr>
            </w:pPr>
            <w:r w:rsidRPr="003027B1">
              <w:rPr>
                <w:rFonts w:asciiTheme="minorHAnsi" w:hAnsiTheme="minorHAnsi" w:cstheme="minorHAnsi"/>
                <w:sz w:val="18"/>
                <w:szCs w:val="18"/>
              </w:rPr>
              <w:t>I understand that a HERS rater will check the installation to verify compliance and if such checking determines the installation fails to comply, I am required to offer any necessary corrective action at no cha</w:t>
            </w:r>
            <w:r w:rsidRPr="001E3511">
              <w:rPr>
                <w:rFonts w:asciiTheme="minorHAnsi" w:hAnsiTheme="minorHAnsi" w:cstheme="minorHAnsi"/>
                <w:sz w:val="18"/>
                <w:szCs w:val="18"/>
              </w:rPr>
              <w:t xml:space="preserve">rge to the building owner. </w:t>
            </w:r>
            <w:r w:rsidRPr="001E3511" w:rsidDel="001D633D">
              <w:rPr>
                <w:rFonts w:asciiTheme="minorHAnsi" w:hAnsiTheme="minorHAnsi" w:cstheme="minorHAnsi"/>
                <w:sz w:val="18"/>
                <w:szCs w:val="18"/>
              </w:rPr>
              <w:t xml:space="preserve"> </w:t>
            </w:r>
          </w:p>
          <w:p w14:paraId="0F7F4793" w14:textId="50BA757A" w:rsidR="000E1685" w:rsidRPr="00236F4B" w:rsidRDefault="000D610A" w:rsidP="00E26207">
            <w:pPr>
              <w:keepNext/>
              <w:numPr>
                <w:ilvl w:val="0"/>
                <w:numId w:val="9"/>
              </w:numPr>
              <w:autoSpaceDE w:val="0"/>
              <w:autoSpaceDN w:val="0"/>
              <w:adjustRightInd w:val="0"/>
              <w:spacing w:after="0" w:line="240" w:lineRule="auto"/>
              <w:contextualSpacing/>
              <w:rPr>
                <w:rFonts w:asciiTheme="minorHAnsi" w:eastAsia="Times New Roman" w:hAnsiTheme="minorHAnsi" w:cstheme="minorHAnsi"/>
                <w:b/>
                <w:sz w:val="18"/>
                <w:szCs w:val="18"/>
              </w:rPr>
            </w:pPr>
            <w:r w:rsidRPr="00323F2C">
              <w:rPr>
                <w:rFonts w:asciiTheme="minorHAnsi" w:hAnsiTheme="minorHAnsi" w:cstheme="minorHAnsi"/>
                <w:sz w:val="18"/>
                <w:szCs w:val="18"/>
              </w:rPr>
              <w:t xml:space="preserve">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  </w:t>
            </w:r>
          </w:p>
        </w:tc>
      </w:tr>
      <w:tr w:rsidR="000E1685" w:rsidRPr="00323F2C" w14:paraId="0F7F4797" w14:textId="77777777" w:rsidTr="00411887">
        <w:tblPrEx>
          <w:tblCellMar>
            <w:left w:w="108" w:type="dxa"/>
            <w:right w:w="108" w:type="dxa"/>
          </w:tblCellMar>
        </w:tblPrEx>
        <w:trPr>
          <w:trHeight w:val="360"/>
          <w:jc w:val="center"/>
        </w:trPr>
        <w:tc>
          <w:tcPr>
            <w:tcW w:w="6282" w:type="dxa"/>
          </w:tcPr>
          <w:p w14:paraId="0F7F4795" w14:textId="77777777" w:rsidR="000E1685" w:rsidRPr="00E87371" w:rsidRDefault="000E1685"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Responsible Builder/Installer Name:</w:t>
            </w:r>
          </w:p>
        </w:tc>
        <w:tc>
          <w:tcPr>
            <w:tcW w:w="4721" w:type="dxa"/>
            <w:gridSpan w:val="2"/>
          </w:tcPr>
          <w:p w14:paraId="0F7F4796" w14:textId="77777777" w:rsidR="000E1685" w:rsidRPr="00E87371" w:rsidRDefault="000E1685"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Responsible Builder/Installer Signature:</w:t>
            </w:r>
          </w:p>
        </w:tc>
      </w:tr>
      <w:tr w:rsidR="000E1685" w:rsidRPr="00323F2C" w14:paraId="0F7F479A" w14:textId="77777777" w:rsidTr="00411887">
        <w:tblPrEx>
          <w:tblCellMar>
            <w:left w:w="108" w:type="dxa"/>
            <w:right w:w="108" w:type="dxa"/>
          </w:tblCellMar>
        </w:tblPrEx>
        <w:trPr>
          <w:trHeight w:val="360"/>
          <w:jc w:val="center"/>
        </w:trPr>
        <w:tc>
          <w:tcPr>
            <w:tcW w:w="6282" w:type="dxa"/>
            <w:tcBorders>
              <w:top w:val="single" w:sz="4" w:space="0" w:color="auto"/>
              <w:left w:val="single" w:sz="4" w:space="0" w:color="auto"/>
              <w:bottom w:val="single" w:sz="4" w:space="0" w:color="auto"/>
              <w:right w:val="single" w:sz="4" w:space="0" w:color="auto"/>
            </w:tcBorders>
          </w:tcPr>
          <w:p w14:paraId="0F7F4798" w14:textId="156E3DF6" w:rsidR="000E1685" w:rsidRPr="00E87371"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Company Name: (Installing Subcontractor or General Contractor or Builder/Owner)</w:t>
            </w:r>
          </w:p>
        </w:tc>
        <w:tc>
          <w:tcPr>
            <w:tcW w:w="4721" w:type="dxa"/>
            <w:gridSpan w:val="2"/>
            <w:tcBorders>
              <w:top w:val="single" w:sz="4" w:space="0" w:color="auto"/>
              <w:left w:val="single" w:sz="4" w:space="0" w:color="auto"/>
              <w:bottom w:val="single" w:sz="4" w:space="0" w:color="auto"/>
              <w:right w:val="single" w:sz="4" w:space="0" w:color="auto"/>
            </w:tcBorders>
          </w:tcPr>
          <w:p w14:paraId="0F7F4799" w14:textId="77777777" w:rsidR="000E1685" w:rsidRPr="00E87371"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Position With Company (Title):</w:t>
            </w:r>
          </w:p>
        </w:tc>
      </w:tr>
      <w:tr w:rsidR="000E1685" w:rsidRPr="00323F2C" w14:paraId="0F7F479D" w14:textId="77777777" w:rsidTr="00411887">
        <w:tblPrEx>
          <w:tblCellMar>
            <w:left w:w="108" w:type="dxa"/>
            <w:right w:w="108" w:type="dxa"/>
          </w:tblCellMar>
        </w:tblPrEx>
        <w:trPr>
          <w:trHeight w:val="360"/>
          <w:jc w:val="center"/>
        </w:trPr>
        <w:tc>
          <w:tcPr>
            <w:tcW w:w="6282" w:type="dxa"/>
            <w:tcBorders>
              <w:top w:val="single" w:sz="4" w:space="0" w:color="auto"/>
              <w:left w:val="single" w:sz="4" w:space="0" w:color="auto"/>
              <w:bottom w:val="single" w:sz="4" w:space="0" w:color="auto"/>
              <w:right w:val="single" w:sz="4" w:space="0" w:color="auto"/>
            </w:tcBorders>
          </w:tcPr>
          <w:p w14:paraId="0F7F479B" w14:textId="77777777" w:rsidR="000E1685" w:rsidRPr="00E87371"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Address:</w:t>
            </w:r>
          </w:p>
        </w:tc>
        <w:tc>
          <w:tcPr>
            <w:tcW w:w="4721" w:type="dxa"/>
            <w:gridSpan w:val="2"/>
            <w:tcBorders>
              <w:top w:val="single" w:sz="4" w:space="0" w:color="auto"/>
              <w:left w:val="single" w:sz="4" w:space="0" w:color="auto"/>
              <w:bottom w:val="single" w:sz="4" w:space="0" w:color="auto"/>
              <w:right w:val="single" w:sz="4" w:space="0" w:color="auto"/>
            </w:tcBorders>
          </w:tcPr>
          <w:p w14:paraId="0F7F479C" w14:textId="77777777" w:rsidR="000E1685" w:rsidRPr="00E87371"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CSLB License:</w:t>
            </w:r>
          </w:p>
        </w:tc>
      </w:tr>
      <w:tr w:rsidR="000E1685" w:rsidRPr="00323F2C" w14:paraId="0F7F47A1" w14:textId="77777777" w:rsidTr="00411887">
        <w:tblPrEx>
          <w:tblCellMar>
            <w:left w:w="108" w:type="dxa"/>
            <w:right w:w="108" w:type="dxa"/>
          </w:tblCellMar>
        </w:tblPrEx>
        <w:trPr>
          <w:trHeight w:val="360"/>
          <w:jc w:val="center"/>
        </w:trPr>
        <w:tc>
          <w:tcPr>
            <w:tcW w:w="6282" w:type="dxa"/>
            <w:tcBorders>
              <w:top w:val="single" w:sz="4" w:space="0" w:color="auto"/>
              <w:left w:val="single" w:sz="4" w:space="0" w:color="auto"/>
              <w:bottom w:val="single" w:sz="4" w:space="0" w:color="auto"/>
              <w:right w:val="single" w:sz="4" w:space="0" w:color="auto"/>
            </w:tcBorders>
          </w:tcPr>
          <w:p w14:paraId="0F7F479E" w14:textId="77777777" w:rsidR="000E1685" w:rsidRPr="00E87371"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City/State/Zip:</w:t>
            </w:r>
          </w:p>
        </w:tc>
        <w:tc>
          <w:tcPr>
            <w:tcW w:w="2886" w:type="dxa"/>
            <w:tcBorders>
              <w:top w:val="single" w:sz="4" w:space="0" w:color="auto"/>
              <w:left w:val="single" w:sz="4" w:space="0" w:color="auto"/>
              <w:bottom w:val="single" w:sz="4" w:space="0" w:color="auto"/>
              <w:right w:val="single" w:sz="4" w:space="0" w:color="auto"/>
            </w:tcBorders>
          </w:tcPr>
          <w:p w14:paraId="0F7F479F" w14:textId="1A642652" w:rsidR="000E1685" w:rsidRPr="00E87371"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Phone</w:t>
            </w:r>
            <w:r w:rsidR="00E65CD8" w:rsidRPr="00E87371">
              <w:rPr>
                <w:rFonts w:asciiTheme="minorHAnsi" w:eastAsia="Times New Roman" w:hAnsiTheme="minorHAnsi" w:cstheme="minorHAnsi"/>
                <w:sz w:val="14"/>
                <w:szCs w:val="14"/>
              </w:rPr>
              <w:t>:</w:t>
            </w:r>
          </w:p>
        </w:tc>
        <w:tc>
          <w:tcPr>
            <w:tcW w:w="1835" w:type="dxa"/>
            <w:tcBorders>
              <w:top w:val="single" w:sz="4" w:space="0" w:color="auto"/>
              <w:left w:val="single" w:sz="4" w:space="0" w:color="auto"/>
              <w:bottom w:val="single" w:sz="4" w:space="0" w:color="auto"/>
              <w:right w:val="single" w:sz="4" w:space="0" w:color="auto"/>
            </w:tcBorders>
          </w:tcPr>
          <w:p w14:paraId="0F7F47A0" w14:textId="77777777" w:rsidR="000E1685" w:rsidRPr="00E87371"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Date Signed:</w:t>
            </w:r>
          </w:p>
        </w:tc>
      </w:tr>
      <w:tr w:rsidR="000E1685" w:rsidRPr="00323F2C" w14:paraId="0F7F47A4" w14:textId="77777777" w:rsidTr="00411887">
        <w:tblPrEx>
          <w:tblCellMar>
            <w:left w:w="108" w:type="dxa"/>
            <w:right w:w="108" w:type="dxa"/>
          </w:tblCellMar>
        </w:tblPrEx>
        <w:trPr>
          <w:trHeight w:val="360"/>
          <w:jc w:val="center"/>
        </w:trPr>
        <w:tc>
          <w:tcPr>
            <w:tcW w:w="6282" w:type="dxa"/>
            <w:tcBorders>
              <w:top w:val="single" w:sz="4" w:space="0" w:color="auto"/>
              <w:left w:val="single" w:sz="4" w:space="0" w:color="auto"/>
              <w:bottom w:val="single" w:sz="4" w:space="0" w:color="auto"/>
              <w:right w:val="single" w:sz="4" w:space="0" w:color="auto"/>
            </w:tcBorders>
          </w:tcPr>
          <w:p w14:paraId="0F7F47A2" w14:textId="77777777" w:rsidR="000E1685" w:rsidRPr="00E87371"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Third Party Quality Control Program (TPQCP) Status:</w:t>
            </w:r>
          </w:p>
        </w:tc>
        <w:tc>
          <w:tcPr>
            <w:tcW w:w="4721" w:type="dxa"/>
            <w:gridSpan w:val="2"/>
            <w:tcBorders>
              <w:top w:val="single" w:sz="4" w:space="0" w:color="auto"/>
              <w:left w:val="single" w:sz="4" w:space="0" w:color="auto"/>
              <w:bottom w:val="single" w:sz="4" w:space="0" w:color="auto"/>
              <w:right w:val="single" w:sz="4" w:space="0" w:color="auto"/>
            </w:tcBorders>
          </w:tcPr>
          <w:p w14:paraId="0F7F47A3" w14:textId="77777777" w:rsidR="000E1685" w:rsidRPr="00E87371"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 xml:space="preserve">Name of TPQCP (if applicable): </w:t>
            </w:r>
          </w:p>
        </w:tc>
      </w:tr>
    </w:tbl>
    <w:p w14:paraId="0F7F47A5" w14:textId="77777777" w:rsidR="008E388E" w:rsidRPr="00236F4B" w:rsidRDefault="008E388E" w:rsidP="00064F9C">
      <w:pPr>
        <w:spacing w:after="0" w:line="240" w:lineRule="auto"/>
        <w:rPr>
          <w:rFonts w:asciiTheme="minorHAnsi" w:hAnsiTheme="minorHAnsi" w:cstheme="minorHAnsi"/>
          <w:sz w:val="18"/>
          <w:szCs w:val="18"/>
        </w:rPr>
      </w:pPr>
    </w:p>
    <w:sectPr w:rsidR="008E388E" w:rsidRPr="00236F4B" w:rsidSect="00411887">
      <w:headerReference w:type="even" r:id="rId20"/>
      <w:headerReference w:type="default" r:id="rId21"/>
      <w:footerReference w:type="default" r:id="rId22"/>
      <w:headerReference w:type="first" r:id="rId23"/>
      <w:pgSz w:w="12240" w:h="15840" w:code="1"/>
      <w:pgMar w:top="720" w:right="720" w:bottom="720" w:left="720" w:header="576"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5C6F26" w14:textId="77777777" w:rsidR="007E0D63" w:rsidRDefault="007E0D63" w:rsidP="004E3B6C">
      <w:pPr>
        <w:spacing w:after="0" w:line="240" w:lineRule="auto"/>
      </w:pPr>
      <w:r>
        <w:separator/>
      </w:r>
    </w:p>
  </w:endnote>
  <w:endnote w:type="continuationSeparator" w:id="0">
    <w:p w14:paraId="04EDF571" w14:textId="77777777" w:rsidR="007E0D63" w:rsidRDefault="007E0D63" w:rsidP="004E3B6C">
      <w:pPr>
        <w:spacing w:after="0" w:line="240" w:lineRule="auto"/>
      </w:pPr>
      <w:r>
        <w:continuationSeparator/>
      </w:r>
    </w:p>
  </w:endnote>
  <w:endnote w:type="continuationNotice" w:id="1">
    <w:p w14:paraId="312EC308" w14:textId="77777777" w:rsidR="007E0D63" w:rsidRDefault="007E0D6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rialMT">
    <w:altName w:val="Arial"/>
    <w:panose1 w:val="00000000000000000000"/>
    <w:charset w:val="4D"/>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83438" w14:textId="77777777" w:rsidR="00322C68" w:rsidRDefault="00322C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BE" w14:textId="51BBAED5" w:rsidR="004B6B6C" w:rsidRPr="00C91513" w:rsidRDefault="004B6B6C" w:rsidP="006D2E42">
    <w:pPr>
      <w:pStyle w:val="Style13"/>
      <w:tabs>
        <w:tab w:val="clear" w:pos="10800"/>
        <w:tab w:val="right" w:pos="9720"/>
      </w:tabs>
      <w:spacing w:before="0"/>
      <w:rPr>
        <w:i w:val="0"/>
        <w:sz w:val="20"/>
        <w:szCs w:val="20"/>
      </w:rPr>
    </w:pPr>
    <w:r w:rsidRPr="00C91513">
      <w:rPr>
        <w:i w:val="0"/>
        <w:sz w:val="20"/>
        <w:szCs w:val="20"/>
      </w:rPr>
      <w:t xml:space="preserve">Registration Number:                                     </w:t>
    </w:r>
    <w:r>
      <w:rPr>
        <w:i w:val="0"/>
        <w:sz w:val="20"/>
        <w:szCs w:val="20"/>
      </w:rPr>
      <w:t xml:space="preserve">                                </w:t>
    </w:r>
    <w:r w:rsidRPr="00C91513">
      <w:rPr>
        <w:i w:val="0"/>
        <w:sz w:val="20"/>
        <w:szCs w:val="20"/>
      </w:rPr>
      <w:t xml:space="preserve">     Registration Date/Time:              </w:t>
    </w:r>
    <w:r>
      <w:rPr>
        <w:i w:val="0"/>
        <w:sz w:val="20"/>
        <w:szCs w:val="20"/>
      </w:rPr>
      <w:t xml:space="preserve">       </w:t>
    </w:r>
    <w:r w:rsidRPr="00C91513">
      <w:rPr>
        <w:i w:val="0"/>
        <w:sz w:val="20"/>
        <w:szCs w:val="20"/>
      </w:rPr>
      <w:t xml:space="preserve">           </w:t>
    </w:r>
    <w:r>
      <w:rPr>
        <w:i w:val="0"/>
        <w:sz w:val="20"/>
        <w:szCs w:val="20"/>
      </w:rPr>
      <w:t xml:space="preserve">         </w:t>
    </w:r>
    <w:r w:rsidRPr="00C91513">
      <w:rPr>
        <w:i w:val="0"/>
        <w:sz w:val="20"/>
        <w:szCs w:val="20"/>
      </w:rPr>
      <w:t xml:space="preserve">      HERS Provider:       </w:t>
    </w:r>
  </w:p>
  <w:p w14:paraId="0F7F47BF" w14:textId="692FB175" w:rsidR="004B6B6C" w:rsidRPr="00C91513" w:rsidRDefault="004B6B6C" w:rsidP="00D879CA">
    <w:pPr>
      <w:pStyle w:val="Style13"/>
      <w:tabs>
        <w:tab w:val="clear" w:pos="10800"/>
        <w:tab w:val="left" w:pos="9630"/>
        <w:tab w:val="left" w:pos="9720"/>
        <w:tab w:val="right" w:pos="14400"/>
      </w:tabs>
      <w:spacing w:before="0"/>
      <w:rPr>
        <w:i w:val="0"/>
        <w:sz w:val="20"/>
        <w:szCs w:val="20"/>
      </w:rPr>
    </w:pPr>
    <w:r w:rsidRPr="00C91513">
      <w:rPr>
        <w:i w:val="0"/>
        <w:sz w:val="20"/>
        <w:szCs w:val="20"/>
      </w:rPr>
      <w:t xml:space="preserve">CA Building Energy Efficiency Standards </w:t>
    </w:r>
    <w:r>
      <w:rPr>
        <w:i w:val="0"/>
        <w:sz w:val="20"/>
        <w:szCs w:val="20"/>
      </w:rPr>
      <w:t>–</w:t>
    </w:r>
    <w:r w:rsidRPr="00C91513">
      <w:rPr>
        <w:i w:val="0"/>
        <w:sz w:val="20"/>
        <w:szCs w:val="20"/>
      </w:rPr>
      <w:t xml:space="preserve"> 20</w:t>
    </w:r>
    <w:ins w:id="214" w:author="Markstrum, Alexis@Energy" w:date="2021-10-11T14:54:00Z">
      <w:r>
        <w:rPr>
          <w:i w:val="0"/>
          <w:sz w:val="20"/>
          <w:szCs w:val="20"/>
        </w:rPr>
        <w:t>22</w:t>
      </w:r>
    </w:ins>
    <w:del w:id="215" w:author="Markstrum, Alexis@Energy" w:date="2021-10-11T14:54:00Z">
      <w:r w:rsidRPr="00C91513" w:rsidDel="00480EA0">
        <w:rPr>
          <w:i w:val="0"/>
          <w:sz w:val="20"/>
          <w:szCs w:val="20"/>
        </w:rPr>
        <w:delText>1</w:delText>
      </w:r>
      <w:r w:rsidDel="00480EA0">
        <w:rPr>
          <w:i w:val="0"/>
          <w:sz w:val="20"/>
          <w:szCs w:val="20"/>
        </w:rPr>
        <w:delText>9</w:delText>
      </w:r>
    </w:del>
    <w:r>
      <w:rPr>
        <w:i w:val="0"/>
        <w:sz w:val="20"/>
        <w:szCs w:val="20"/>
      </w:rPr>
      <w:t xml:space="preserve"> </w:t>
    </w:r>
    <w:r w:rsidRPr="00C91513">
      <w:rPr>
        <w:i w:val="0"/>
        <w:sz w:val="20"/>
        <w:szCs w:val="20"/>
      </w:rPr>
      <w:t>Residential Compliance</w:t>
    </w:r>
    <w:r>
      <w:rPr>
        <w:i w:val="0"/>
        <w:sz w:val="20"/>
        <w:szCs w:val="20"/>
      </w:rPr>
      <w:tab/>
    </w:r>
    <w:del w:id="216" w:author="Markstrum, Alexis@Energy" w:date="2021-10-11T14:54:00Z">
      <w:r w:rsidDel="00480EA0">
        <w:rPr>
          <w:i w:val="0"/>
          <w:sz w:val="20"/>
          <w:szCs w:val="20"/>
        </w:rPr>
        <w:delText>October 2021</w:delText>
      </w:r>
    </w:del>
    <w:ins w:id="217" w:author="Markstrum, Alexis@Energy" w:date="2021-10-11T14:54:00Z">
      <w:r>
        <w:rPr>
          <w:i w:val="0"/>
          <w:sz w:val="20"/>
          <w:szCs w:val="20"/>
        </w:rPr>
        <w:t>Janu</w:t>
      </w:r>
    </w:ins>
    <w:ins w:id="218" w:author="Markstrum, Alexis@Energy" w:date="2021-10-11T14:55:00Z">
      <w:r>
        <w:rPr>
          <w:i w:val="0"/>
          <w:sz w:val="20"/>
          <w:szCs w:val="20"/>
        </w:rPr>
        <w:t>ary 2022</w:t>
      </w:r>
    </w:ins>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037046" w14:textId="77777777" w:rsidR="00322C68" w:rsidRDefault="00322C6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7A98D" w14:textId="3D31A7F3" w:rsidR="004B6B6C" w:rsidRPr="00C91513" w:rsidRDefault="004B6B6C" w:rsidP="00D879CA">
    <w:pPr>
      <w:pStyle w:val="Style13"/>
      <w:tabs>
        <w:tab w:val="clear" w:pos="10800"/>
        <w:tab w:val="left" w:pos="9630"/>
        <w:tab w:val="left" w:pos="9720"/>
        <w:tab w:val="right" w:pos="14400"/>
      </w:tabs>
      <w:spacing w:before="0"/>
      <w:rPr>
        <w:i w:val="0"/>
        <w:sz w:val="20"/>
        <w:szCs w:val="20"/>
      </w:rPr>
    </w:pPr>
    <w:r w:rsidRPr="00C91513">
      <w:rPr>
        <w:i w:val="0"/>
        <w:sz w:val="20"/>
        <w:szCs w:val="20"/>
      </w:rPr>
      <w:t xml:space="preserve">CA Building Energy Efficiency Standards </w:t>
    </w:r>
    <w:r>
      <w:rPr>
        <w:i w:val="0"/>
        <w:sz w:val="20"/>
        <w:szCs w:val="20"/>
      </w:rPr>
      <w:t>–</w:t>
    </w:r>
    <w:r w:rsidRPr="00C91513">
      <w:rPr>
        <w:i w:val="0"/>
        <w:sz w:val="20"/>
        <w:szCs w:val="20"/>
      </w:rPr>
      <w:t xml:space="preserve"> 20</w:t>
    </w:r>
    <w:ins w:id="289" w:author="Markstrum, Alexis@Energy" w:date="2021-10-11T14:55:00Z">
      <w:r>
        <w:rPr>
          <w:i w:val="0"/>
          <w:sz w:val="20"/>
          <w:szCs w:val="20"/>
        </w:rPr>
        <w:t>22</w:t>
      </w:r>
    </w:ins>
    <w:del w:id="290" w:author="Markstrum, Alexis@Energy" w:date="2021-10-11T14:55:00Z">
      <w:r w:rsidRPr="00C91513" w:rsidDel="00480EA0">
        <w:rPr>
          <w:i w:val="0"/>
          <w:sz w:val="20"/>
          <w:szCs w:val="20"/>
        </w:rPr>
        <w:delText>1</w:delText>
      </w:r>
      <w:r w:rsidDel="00480EA0">
        <w:rPr>
          <w:i w:val="0"/>
          <w:sz w:val="20"/>
          <w:szCs w:val="20"/>
        </w:rPr>
        <w:delText>9</w:delText>
      </w:r>
    </w:del>
    <w:r>
      <w:rPr>
        <w:i w:val="0"/>
        <w:sz w:val="20"/>
        <w:szCs w:val="20"/>
      </w:rPr>
      <w:t xml:space="preserve"> </w:t>
    </w:r>
    <w:r w:rsidRPr="00C91513">
      <w:rPr>
        <w:i w:val="0"/>
        <w:sz w:val="20"/>
        <w:szCs w:val="20"/>
      </w:rPr>
      <w:t>Residential Compliance</w:t>
    </w:r>
    <w:r>
      <w:rPr>
        <w:i w:val="0"/>
        <w:sz w:val="20"/>
        <w:szCs w:val="20"/>
      </w:rPr>
      <w:tab/>
    </w:r>
    <w:del w:id="291" w:author="Markstrum, Alexis@Energy" w:date="2021-10-11T14:55:00Z">
      <w:r w:rsidDel="00480EA0">
        <w:rPr>
          <w:i w:val="0"/>
          <w:sz w:val="20"/>
          <w:szCs w:val="20"/>
        </w:rPr>
        <w:delText>October 2021</w:delText>
      </w:r>
    </w:del>
    <w:ins w:id="292" w:author="Markstrum, Alexis@Energy" w:date="2021-10-11T14:55:00Z">
      <w:r>
        <w:rPr>
          <w:i w:val="0"/>
          <w:sz w:val="20"/>
          <w:szCs w:val="20"/>
        </w:rPr>
        <w:t>January 2022</w:t>
      </w:r>
    </w:ins>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A9AFF" w14:textId="77777777" w:rsidR="004B6B6C" w:rsidRPr="00C91513" w:rsidRDefault="004B6B6C" w:rsidP="00C80016">
    <w:pPr>
      <w:pStyle w:val="Style13"/>
      <w:tabs>
        <w:tab w:val="clear" w:pos="10800"/>
        <w:tab w:val="right" w:pos="9720"/>
      </w:tabs>
      <w:spacing w:before="0"/>
      <w:rPr>
        <w:i w:val="0"/>
        <w:sz w:val="20"/>
        <w:szCs w:val="20"/>
      </w:rPr>
    </w:pPr>
    <w:r w:rsidRPr="00C91513">
      <w:rPr>
        <w:i w:val="0"/>
        <w:sz w:val="20"/>
        <w:szCs w:val="20"/>
      </w:rPr>
      <w:t xml:space="preserve">Registration Number:                                     </w:t>
    </w:r>
    <w:r>
      <w:rPr>
        <w:i w:val="0"/>
        <w:sz w:val="20"/>
        <w:szCs w:val="20"/>
      </w:rPr>
      <w:t xml:space="preserve">                                </w:t>
    </w:r>
    <w:r w:rsidRPr="00C91513">
      <w:rPr>
        <w:i w:val="0"/>
        <w:sz w:val="20"/>
        <w:szCs w:val="20"/>
      </w:rPr>
      <w:t xml:space="preserve">     Registration Date/Time:              </w:t>
    </w:r>
    <w:r>
      <w:rPr>
        <w:i w:val="0"/>
        <w:sz w:val="20"/>
        <w:szCs w:val="20"/>
      </w:rPr>
      <w:t xml:space="preserve">       </w:t>
    </w:r>
    <w:r w:rsidRPr="00C91513">
      <w:rPr>
        <w:i w:val="0"/>
        <w:sz w:val="20"/>
        <w:szCs w:val="20"/>
      </w:rPr>
      <w:t xml:space="preserve">           </w:t>
    </w:r>
    <w:r>
      <w:rPr>
        <w:i w:val="0"/>
        <w:sz w:val="20"/>
        <w:szCs w:val="20"/>
      </w:rPr>
      <w:t xml:space="preserve">         </w:t>
    </w:r>
    <w:r w:rsidRPr="00C91513">
      <w:rPr>
        <w:i w:val="0"/>
        <w:sz w:val="20"/>
        <w:szCs w:val="20"/>
      </w:rPr>
      <w:t xml:space="preserve">      HERS Provider:       </w:t>
    </w:r>
  </w:p>
  <w:p w14:paraId="0F7F47D4" w14:textId="4AE7CD3A" w:rsidR="004B6B6C" w:rsidRPr="00C80016" w:rsidRDefault="004B6B6C" w:rsidP="00C80016">
    <w:pPr>
      <w:pStyle w:val="Style13"/>
      <w:tabs>
        <w:tab w:val="clear" w:pos="10800"/>
        <w:tab w:val="left" w:pos="9630"/>
        <w:tab w:val="left" w:pos="9720"/>
        <w:tab w:val="right" w:pos="14400"/>
      </w:tabs>
      <w:spacing w:before="0"/>
      <w:rPr>
        <w:i w:val="0"/>
        <w:sz w:val="20"/>
        <w:szCs w:val="20"/>
      </w:rPr>
    </w:pPr>
    <w:r w:rsidRPr="00C91513">
      <w:rPr>
        <w:i w:val="0"/>
        <w:sz w:val="20"/>
        <w:szCs w:val="20"/>
      </w:rPr>
      <w:t xml:space="preserve">CA Building Energy Efficiency Standards </w:t>
    </w:r>
    <w:r>
      <w:rPr>
        <w:i w:val="0"/>
        <w:sz w:val="20"/>
        <w:szCs w:val="20"/>
      </w:rPr>
      <w:t>–</w:t>
    </w:r>
    <w:r w:rsidRPr="00C91513">
      <w:rPr>
        <w:i w:val="0"/>
        <w:sz w:val="20"/>
        <w:szCs w:val="20"/>
      </w:rPr>
      <w:t xml:space="preserve"> 20</w:t>
    </w:r>
    <w:ins w:id="1298" w:author="Markstrum, Alexis@Energy" w:date="2021-10-11T14:55:00Z">
      <w:r>
        <w:rPr>
          <w:i w:val="0"/>
          <w:sz w:val="20"/>
          <w:szCs w:val="20"/>
        </w:rPr>
        <w:t>22</w:t>
      </w:r>
    </w:ins>
    <w:del w:id="1299" w:author="Markstrum, Alexis@Energy" w:date="2021-10-11T14:55:00Z">
      <w:r w:rsidRPr="00C91513" w:rsidDel="00480EA0">
        <w:rPr>
          <w:i w:val="0"/>
          <w:sz w:val="20"/>
          <w:szCs w:val="20"/>
        </w:rPr>
        <w:delText>1</w:delText>
      </w:r>
      <w:r w:rsidDel="00480EA0">
        <w:rPr>
          <w:i w:val="0"/>
          <w:sz w:val="20"/>
          <w:szCs w:val="20"/>
        </w:rPr>
        <w:delText>9</w:delText>
      </w:r>
    </w:del>
    <w:r>
      <w:rPr>
        <w:i w:val="0"/>
        <w:sz w:val="20"/>
        <w:szCs w:val="20"/>
      </w:rPr>
      <w:t xml:space="preserve"> </w:t>
    </w:r>
    <w:r w:rsidRPr="00C91513">
      <w:rPr>
        <w:i w:val="0"/>
        <w:sz w:val="20"/>
        <w:szCs w:val="20"/>
      </w:rPr>
      <w:t>Residential Compliance</w:t>
    </w:r>
    <w:r>
      <w:rPr>
        <w:i w:val="0"/>
        <w:sz w:val="20"/>
        <w:szCs w:val="20"/>
      </w:rPr>
      <w:tab/>
    </w:r>
    <w:del w:id="1300" w:author="Markstrum, Alexis@Energy" w:date="2021-10-11T14:55:00Z">
      <w:r w:rsidDel="00480EA0">
        <w:rPr>
          <w:i w:val="0"/>
          <w:sz w:val="20"/>
          <w:szCs w:val="20"/>
        </w:rPr>
        <w:delText>October 2021</w:delText>
      </w:r>
    </w:del>
    <w:ins w:id="1301" w:author="Markstrum, Alexis@Energy" w:date="2021-10-11T14:55:00Z">
      <w:r>
        <w:rPr>
          <w:i w:val="0"/>
          <w:sz w:val="20"/>
          <w:szCs w:val="20"/>
        </w:rPr>
        <w:t>January 2022</w:t>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B439B8" w14:textId="77777777" w:rsidR="007E0D63" w:rsidRDefault="007E0D63" w:rsidP="004E3B6C">
      <w:pPr>
        <w:spacing w:after="0" w:line="240" w:lineRule="auto"/>
      </w:pPr>
      <w:r>
        <w:separator/>
      </w:r>
    </w:p>
  </w:footnote>
  <w:footnote w:type="continuationSeparator" w:id="0">
    <w:p w14:paraId="7DD30F7C" w14:textId="77777777" w:rsidR="007E0D63" w:rsidRDefault="007E0D63" w:rsidP="004E3B6C">
      <w:pPr>
        <w:spacing w:after="0" w:line="240" w:lineRule="auto"/>
      </w:pPr>
      <w:r>
        <w:continuationSeparator/>
      </w:r>
    </w:p>
  </w:footnote>
  <w:footnote w:type="continuationNotice" w:id="1">
    <w:p w14:paraId="737D10BC" w14:textId="77777777" w:rsidR="007E0D63" w:rsidRDefault="007E0D6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33A65" w14:textId="77777777" w:rsidR="00322C68" w:rsidRDefault="00322C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AB" w14:textId="494E5E70" w:rsidR="004B6B6C" w:rsidRPr="00913A72" w:rsidRDefault="00322C68" w:rsidP="00913A72">
    <w:pPr>
      <w:suppressAutoHyphens/>
      <w:spacing w:after="0" w:line="240" w:lineRule="auto"/>
      <w:ind w:left="-90"/>
      <w:rPr>
        <w:rFonts w:ascii="Arial" w:eastAsia="Times New Roman" w:hAnsi="Arial" w:cs="Arial"/>
        <w:sz w:val="14"/>
        <w:szCs w:val="14"/>
      </w:rPr>
    </w:pPr>
    <w:customXmlInsRangeStart w:id="198" w:author="Geiser, Che@Energy" w:date="2022-05-20T10:17:00Z"/>
    <w:sdt>
      <w:sdtPr>
        <w:rPr>
          <w:rFonts w:ascii="Arial" w:eastAsia="Times New Roman" w:hAnsi="Arial" w:cs="Arial"/>
          <w:sz w:val="14"/>
          <w:szCs w:val="14"/>
        </w:rPr>
        <w:id w:val="-1122840466"/>
        <w:docPartObj>
          <w:docPartGallery w:val="Watermarks"/>
          <w:docPartUnique/>
        </w:docPartObj>
      </w:sdtPr>
      <w:sdtContent>
        <w:customXmlInsRangeEnd w:id="198"/>
        <w:ins w:id="199" w:author="Geiser, Che@Energy" w:date="2022-05-20T10:17:00Z">
          <w:r w:rsidRPr="00322C68">
            <w:rPr>
              <w:rFonts w:ascii="Arial" w:eastAsia="Times New Roman" w:hAnsi="Arial" w:cs="Arial"/>
              <w:noProof/>
              <w:sz w:val="14"/>
              <w:szCs w:val="14"/>
            </w:rPr>
            <w:pict w14:anchorId="530A4DC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61" type="#_x0000_t136" style="position:absolute;left:0;text-align:left;margin-left:0;margin-top:0;width:412.4pt;height:247.45pt;rotation:315;z-index:-251655161;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200" w:author="Geiser, Che@Energy" w:date="2022-05-20T10:17:00Z"/>
      </w:sdtContent>
    </w:sdt>
    <w:customXmlInsRangeEnd w:id="200"/>
    <w:r w:rsidR="004B6B6C" w:rsidRPr="005B1B6C">
      <w:rPr>
        <w:rFonts w:ascii="Arial" w:eastAsia="Times New Roman" w:hAnsi="Arial"/>
        <w:noProof/>
        <w:sz w:val="14"/>
      </w:rPr>
      <w:drawing>
        <wp:anchor distT="0" distB="0" distL="114300" distR="114300" simplePos="0" relativeHeight="251658244" behindDoc="0" locked="0" layoutInCell="1" allowOverlap="1" wp14:anchorId="0F7F47D7" wp14:editId="0404A249">
          <wp:simplePos x="0" y="0"/>
          <wp:positionH relativeFrom="margin">
            <wp:posOffset>6557010</wp:posOffset>
          </wp:positionH>
          <wp:positionV relativeFrom="margin">
            <wp:posOffset>-1280795</wp:posOffset>
          </wp:positionV>
          <wp:extent cx="308610" cy="270510"/>
          <wp:effectExtent l="0" t="0" r="0" b="0"/>
          <wp:wrapSquare wrapText="bothSides"/>
          <wp:docPr id="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08610" cy="27051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4B6B6C" w:rsidRPr="00913A72">
      <w:rPr>
        <w:rFonts w:ascii="Arial" w:eastAsia="Times New Roman" w:hAnsi="Arial" w:cs="Arial"/>
        <w:sz w:val="14"/>
        <w:szCs w:val="14"/>
      </w:rPr>
      <w:t>STATE OF CALIFORNIA</w:t>
    </w:r>
  </w:p>
  <w:p w14:paraId="0F7F47AC" w14:textId="352C2C9D" w:rsidR="004B6B6C" w:rsidRPr="00913A72" w:rsidRDefault="004B6B6C" w:rsidP="00913A72">
    <w:pPr>
      <w:suppressAutoHyphens/>
      <w:spacing w:after="0" w:line="240" w:lineRule="auto"/>
      <w:ind w:left="-90"/>
      <w:rPr>
        <w:rFonts w:ascii="Arial" w:eastAsia="Times New Roman" w:hAnsi="Arial" w:cs="Arial"/>
        <w:b/>
        <w:sz w:val="24"/>
        <w:szCs w:val="24"/>
      </w:rPr>
    </w:pPr>
    <w:r w:rsidRPr="00BA20B7">
      <w:rPr>
        <w:rFonts w:ascii="Arial" w:eastAsia="Times New Roman" w:hAnsi="Arial" w:cs="Arial"/>
        <w:b/>
        <w:sz w:val="24"/>
        <w:szCs w:val="24"/>
      </w:rPr>
      <w:t xml:space="preserve">HERS VERIFIED </w:t>
    </w:r>
    <w:del w:id="201" w:author="Tam, Danny@Energy" w:date="2022-02-28T15:04:00Z">
      <w:r w:rsidRPr="00BA20B7" w:rsidDel="00B66A3A">
        <w:rPr>
          <w:rFonts w:ascii="Arial" w:eastAsia="Times New Roman" w:hAnsi="Arial" w:cs="Arial"/>
          <w:b/>
          <w:sz w:val="24"/>
          <w:szCs w:val="24"/>
        </w:rPr>
        <w:delText xml:space="preserve">SINGLE </w:delText>
      </w:r>
    </w:del>
    <w:ins w:id="202" w:author="Tam, Danny@Energy" w:date="2022-02-28T15:04:00Z">
      <w:r w:rsidR="00B66A3A">
        <w:rPr>
          <w:rFonts w:ascii="Arial" w:eastAsia="Times New Roman" w:hAnsi="Arial" w:cs="Arial"/>
          <w:b/>
          <w:sz w:val="24"/>
          <w:szCs w:val="24"/>
        </w:rPr>
        <w:t>INDIVIDUAL</w:t>
      </w:r>
      <w:r w:rsidR="00B66A3A" w:rsidRPr="00BA20B7">
        <w:rPr>
          <w:rFonts w:ascii="Arial" w:eastAsia="Times New Roman" w:hAnsi="Arial" w:cs="Arial"/>
          <w:b/>
          <w:sz w:val="24"/>
          <w:szCs w:val="24"/>
        </w:rPr>
        <w:t xml:space="preserve"> </w:t>
      </w:r>
    </w:ins>
    <w:r w:rsidRPr="00BA20B7">
      <w:rPr>
        <w:rFonts w:ascii="Arial" w:eastAsia="Times New Roman" w:hAnsi="Arial" w:cs="Arial"/>
        <w:b/>
        <w:sz w:val="24"/>
        <w:szCs w:val="24"/>
      </w:rPr>
      <w:t>DWELLING UNIT HOT WATER SYSTEM DISTRIBUTION</w:t>
    </w:r>
  </w:p>
  <w:p w14:paraId="0F7F47AD" w14:textId="116FFD57" w:rsidR="004B6B6C" w:rsidRPr="00913A72" w:rsidRDefault="004B6B6C" w:rsidP="00913A72">
    <w:pPr>
      <w:suppressAutoHyphens/>
      <w:spacing w:after="0" w:line="240" w:lineRule="auto"/>
      <w:ind w:left="-90"/>
      <w:rPr>
        <w:rFonts w:ascii="Arial" w:eastAsia="Times New Roman" w:hAnsi="Arial" w:cs="Arial"/>
        <w:sz w:val="14"/>
        <w:szCs w:val="14"/>
      </w:rPr>
    </w:pPr>
    <w:r w:rsidRPr="00913A72">
      <w:rPr>
        <w:rFonts w:ascii="Arial" w:eastAsia="Times New Roman" w:hAnsi="Arial" w:cs="Arial"/>
        <w:sz w:val="14"/>
        <w:szCs w:val="14"/>
      </w:rPr>
      <w:t>CEC-</w:t>
    </w:r>
    <w:del w:id="203" w:author="Alhabibi, Haider@Energy" w:date="2022-01-26T14:18:00Z">
      <w:r w:rsidRPr="00913A72" w:rsidDel="00E232D6">
        <w:rPr>
          <w:rFonts w:ascii="Arial" w:eastAsia="Times New Roman" w:hAnsi="Arial" w:cs="Arial"/>
          <w:sz w:val="14"/>
          <w:szCs w:val="14"/>
        </w:rPr>
        <w:delText>CF2R</w:delText>
      </w:r>
    </w:del>
    <w:ins w:id="204" w:author="Alhabibi, Haider@Energy" w:date="2022-01-26T22:13:00Z">
      <w:r w:rsidR="00B83543">
        <w:rPr>
          <w:rFonts w:ascii="Arial" w:eastAsia="Times New Roman" w:hAnsi="Arial" w:cs="Arial"/>
          <w:sz w:val="14"/>
          <w:szCs w:val="14"/>
        </w:rPr>
        <w:t>NRCV</w:t>
      </w:r>
    </w:ins>
    <w:r w:rsidRPr="00913A72">
      <w:rPr>
        <w:rFonts w:ascii="Arial" w:eastAsia="Times New Roman" w:hAnsi="Arial" w:cs="Arial"/>
        <w:sz w:val="14"/>
        <w:szCs w:val="14"/>
      </w:rPr>
      <w:t>-</w:t>
    </w:r>
    <w:r>
      <w:rPr>
        <w:rFonts w:ascii="Arial" w:eastAsia="Times New Roman" w:hAnsi="Arial" w:cs="Arial"/>
        <w:sz w:val="14"/>
        <w:szCs w:val="14"/>
      </w:rPr>
      <w:t>PLB-22-H</w:t>
    </w:r>
    <w:r w:rsidRPr="00913A72">
      <w:rPr>
        <w:rFonts w:ascii="Arial" w:eastAsia="Times New Roman" w:hAnsi="Arial" w:cs="Arial"/>
        <w:sz w:val="14"/>
        <w:szCs w:val="14"/>
      </w:rPr>
      <w:t xml:space="preserve"> (Revised </w:t>
    </w:r>
    <w:del w:id="205" w:author="Markstrum, Alexis@Energy" w:date="2021-10-11T14:54:00Z">
      <w:r w:rsidDel="00480EA0">
        <w:rPr>
          <w:rFonts w:ascii="Arial" w:eastAsia="Times New Roman" w:hAnsi="Arial" w:cs="Arial"/>
          <w:sz w:val="14"/>
          <w:szCs w:val="14"/>
        </w:rPr>
        <w:delText>10</w:delText>
      </w:r>
    </w:del>
    <w:ins w:id="206" w:author="Markstrum, Alexis@Energy" w:date="2021-10-11T14:54:00Z">
      <w:r>
        <w:rPr>
          <w:rFonts w:ascii="Arial" w:eastAsia="Times New Roman" w:hAnsi="Arial" w:cs="Arial"/>
          <w:sz w:val="14"/>
          <w:szCs w:val="14"/>
        </w:rPr>
        <w:t>01</w:t>
      </w:r>
    </w:ins>
    <w:r>
      <w:rPr>
        <w:rFonts w:ascii="Arial" w:eastAsia="Times New Roman" w:hAnsi="Arial" w:cs="Arial"/>
        <w:sz w:val="14"/>
        <w:szCs w:val="14"/>
      </w:rPr>
      <w:t>/2</w:t>
    </w:r>
    <w:ins w:id="207" w:author="Markstrum, Alexis@Energy" w:date="2021-10-11T14:54:00Z">
      <w:r>
        <w:rPr>
          <w:rFonts w:ascii="Arial" w:eastAsia="Times New Roman" w:hAnsi="Arial" w:cs="Arial"/>
          <w:sz w:val="14"/>
          <w:szCs w:val="14"/>
        </w:rPr>
        <w:t>2</w:t>
      </w:r>
    </w:ins>
    <w:del w:id="208" w:author="Markstrum, Alexis@Energy" w:date="2021-10-11T14:54:00Z">
      <w:r w:rsidDel="00480EA0">
        <w:rPr>
          <w:rFonts w:ascii="Arial" w:eastAsia="Times New Roman" w:hAnsi="Arial" w:cs="Arial"/>
          <w:sz w:val="14"/>
          <w:szCs w:val="14"/>
        </w:rPr>
        <w:delText>1</w:delText>
      </w:r>
    </w:del>
    <w:r w:rsidRPr="00913A72">
      <w:rPr>
        <w:rFonts w:ascii="Arial" w:eastAsia="Times New Roman" w:hAnsi="Arial" w:cs="Arial"/>
        <w:sz w:val="14"/>
        <w:szCs w:val="14"/>
      </w:rPr>
      <w:t xml:space="preserve">)                     </w:t>
    </w:r>
    <w:r>
      <w:rPr>
        <w:rFonts w:ascii="Arial" w:eastAsia="Times New Roman" w:hAnsi="Arial" w:cs="Arial"/>
        <w:sz w:val="14"/>
        <w:szCs w:val="14"/>
      </w:rPr>
      <w:tab/>
    </w:r>
    <w:r>
      <w:rPr>
        <w:rFonts w:ascii="Arial" w:eastAsia="Times New Roman" w:hAnsi="Arial" w:cs="Arial"/>
        <w:sz w:val="14"/>
        <w:szCs w:val="14"/>
      </w:rPr>
      <w:tab/>
    </w:r>
    <w:r>
      <w:rPr>
        <w:rFonts w:ascii="Arial" w:eastAsia="Times New Roman" w:hAnsi="Arial" w:cs="Arial"/>
        <w:sz w:val="14"/>
        <w:szCs w:val="14"/>
      </w:rPr>
      <w:tab/>
    </w:r>
    <w:r>
      <w:rPr>
        <w:rFonts w:ascii="Arial" w:eastAsia="Times New Roman" w:hAnsi="Arial" w:cs="Arial"/>
        <w:sz w:val="14"/>
        <w:szCs w:val="14"/>
      </w:rPr>
      <w:tab/>
      <w:t xml:space="preserve">                                                  </w:t>
    </w:r>
    <w:r w:rsidRPr="00913A72">
      <w:rPr>
        <w:rFonts w:ascii="Arial" w:eastAsia="Times New Roman" w:hAnsi="Arial" w:cs="Arial"/>
        <w:sz w:val="14"/>
        <w:szCs w:val="14"/>
      </w:rPr>
      <w:t>CALIFORNIA ENERGY COMMISSION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922"/>
      <w:gridCol w:w="2290"/>
      <w:gridCol w:w="1083"/>
      <w:gridCol w:w="1495"/>
    </w:tblGrid>
    <w:tr w:rsidR="004B6B6C" w:rsidRPr="00F85124" w14:paraId="0F7F47B0" w14:textId="77777777" w:rsidTr="00A259EF">
      <w:trPr>
        <w:cantSplit/>
        <w:trHeight w:val="288"/>
      </w:trPr>
      <w:tc>
        <w:tcPr>
          <w:tcW w:w="4307" w:type="pct"/>
          <w:gridSpan w:val="3"/>
          <w:tcBorders>
            <w:bottom w:val="single" w:sz="4" w:space="0" w:color="auto"/>
            <w:right w:val="nil"/>
          </w:tcBorders>
          <w:vAlign w:val="center"/>
        </w:tcPr>
        <w:p w14:paraId="0F7F47AE" w14:textId="77777777" w:rsidR="004B6B6C" w:rsidRPr="00F85124" w:rsidRDefault="004B6B6C" w:rsidP="00C33BFE">
          <w:pPr>
            <w:pStyle w:val="Style14"/>
            <w:rPr>
              <w:b/>
            </w:rPr>
          </w:pPr>
          <w:r>
            <w:t>CERTIFICATE OF INSTALLATION</w:t>
          </w:r>
        </w:p>
      </w:tc>
      <w:tc>
        <w:tcPr>
          <w:tcW w:w="693" w:type="pct"/>
          <w:tcBorders>
            <w:left w:val="nil"/>
            <w:bottom w:val="single" w:sz="4" w:space="0" w:color="auto"/>
          </w:tcBorders>
          <w:tcMar>
            <w:left w:w="115" w:type="dxa"/>
            <w:right w:w="115" w:type="dxa"/>
          </w:tcMar>
          <w:vAlign w:val="center"/>
        </w:tcPr>
        <w:p w14:paraId="0F7F47AF" w14:textId="6F5CD9DD" w:rsidR="004B6B6C" w:rsidRDefault="00642A66">
          <w:pPr>
            <w:pStyle w:val="Style15"/>
            <w:rPr>
              <w:b/>
            </w:rPr>
          </w:pPr>
          <w:ins w:id="209" w:author="Tam, Danny@Energy" w:date="2022-01-27T12:22:00Z">
            <w:r>
              <w:t>NRCV</w:t>
            </w:r>
          </w:ins>
          <w:del w:id="210" w:author="Tam, Danny@Energy" w:date="2022-01-27T12:22:00Z">
            <w:r w:rsidR="004B6B6C" w:rsidDel="00642A66">
              <w:delText>CF2R</w:delText>
            </w:r>
          </w:del>
          <w:r w:rsidR="004B6B6C">
            <w:t>-PLB-22-H</w:t>
          </w:r>
        </w:p>
      </w:tc>
    </w:tr>
    <w:tr w:rsidR="004B6B6C" w:rsidRPr="00F85124" w14:paraId="0F7F47B3" w14:textId="77777777" w:rsidTr="00A259EF">
      <w:trPr>
        <w:cantSplit/>
        <w:trHeight w:val="288"/>
      </w:trPr>
      <w:tc>
        <w:tcPr>
          <w:tcW w:w="4307" w:type="pct"/>
          <w:gridSpan w:val="3"/>
          <w:tcBorders>
            <w:right w:val="nil"/>
          </w:tcBorders>
        </w:tcPr>
        <w:p w14:paraId="0F7F47B1" w14:textId="2D65B622" w:rsidR="004B6B6C" w:rsidRPr="00F85124" w:rsidRDefault="004B6B6C" w:rsidP="00C33BFE">
          <w:pPr>
            <w:pStyle w:val="Style10"/>
            <w:rPr>
              <w:sz w:val="12"/>
              <w:szCs w:val="12"/>
            </w:rPr>
          </w:pPr>
          <w:r>
            <w:t xml:space="preserve">HERS Verified </w:t>
          </w:r>
          <w:ins w:id="211" w:author="Tam, Danny@Energy" w:date="2022-02-28T15:05:00Z">
            <w:r w:rsidR="001A52F3">
              <w:t xml:space="preserve">Individual </w:t>
            </w:r>
          </w:ins>
          <w:del w:id="212" w:author="Tam, Danny@Energy" w:date="2022-02-28T15:05:00Z">
            <w:r w:rsidRPr="006D2E42" w:rsidDel="001A52F3">
              <w:delText xml:space="preserve">Single </w:delText>
            </w:r>
          </w:del>
          <w:r w:rsidRPr="006D2E42">
            <w:t>Dwelling Unit Hot Water System Distribution</w:t>
          </w:r>
        </w:p>
      </w:tc>
      <w:tc>
        <w:tcPr>
          <w:tcW w:w="693" w:type="pct"/>
          <w:tcBorders>
            <w:left w:val="nil"/>
          </w:tcBorders>
        </w:tcPr>
        <w:p w14:paraId="0F7F47B2" w14:textId="2EB652FB" w:rsidR="004B6B6C" w:rsidRPr="00F85124" w:rsidRDefault="004B6B6C" w:rsidP="00C33BFE">
          <w:pPr>
            <w:pStyle w:val="Style11"/>
            <w:rPr>
              <w:sz w:val="12"/>
              <w:szCs w:val="12"/>
            </w:rPr>
          </w:pPr>
          <w:r w:rsidRPr="00F85124">
            <w:t xml:space="preserve">(Page </w:t>
          </w:r>
          <w:r>
            <w:fldChar w:fldCharType="begin"/>
          </w:r>
          <w:r>
            <w:instrText xml:space="preserve"> PAGE   \* MERGEFORMAT </w:instrText>
          </w:r>
          <w:r>
            <w:fldChar w:fldCharType="separate"/>
          </w:r>
          <w:r>
            <w:rPr>
              <w:noProof/>
            </w:rPr>
            <w:t>6</w:t>
          </w:r>
          <w:r>
            <w:rPr>
              <w:noProof/>
            </w:rPr>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6F319F">
            <w:rPr>
              <w:noProof/>
            </w:rPr>
            <w:t>8</w:t>
          </w:r>
          <w:r>
            <w:rPr>
              <w:noProof/>
            </w:rPr>
            <w:fldChar w:fldCharType="end"/>
          </w:r>
          <w:r w:rsidRPr="00F85124">
            <w:t>)</w:t>
          </w:r>
        </w:p>
      </w:tc>
    </w:tr>
    <w:tr w:rsidR="004B6B6C" w:rsidRPr="00F85124" w14:paraId="0F7F47B7" w14:textId="77777777" w:rsidTr="00A259EF">
      <w:trPr>
        <w:cantSplit/>
        <w:trHeight w:val="288"/>
      </w:trPr>
      <w:tc>
        <w:tcPr>
          <w:tcW w:w="2744" w:type="pct"/>
        </w:tcPr>
        <w:p w14:paraId="0F7F47B4" w14:textId="77777777" w:rsidR="004B6B6C" w:rsidRPr="00F85124" w:rsidRDefault="004B6B6C" w:rsidP="00C33BFE">
          <w:pPr>
            <w:pStyle w:val="Style12"/>
          </w:pPr>
          <w:r w:rsidRPr="00F85124">
            <w:t>Project Name:</w:t>
          </w:r>
        </w:p>
      </w:tc>
      <w:tc>
        <w:tcPr>
          <w:tcW w:w="1061" w:type="pct"/>
        </w:tcPr>
        <w:p w14:paraId="0F7F47B5" w14:textId="77777777" w:rsidR="004B6B6C" w:rsidRPr="00F85124" w:rsidRDefault="004B6B6C" w:rsidP="00C33BFE">
          <w:pPr>
            <w:pStyle w:val="Style12"/>
          </w:pPr>
          <w:r w:rsidRPr="00F85124">
            <w:t>Enforcement Agency:</w:t>
          </w:r>
        </w:p>
      </w:tc>
      <w:tc>
        <w:tcPr>
          <w:tcW w:w="1194" w:type="pct"/>
          <w:gridSpan w:val="2"/>
        </w:tcPr>
        <w:p w14:paraId="0F7F47B6" w14:textId="77777777" w:rsidR="004B6B6C" w:rsidRPr="00F85124" w:rsidRDefault="004B6B6C" w:rsidP="00C33BFE">
          <w:pPr>
            <w:pStyle w:val="Style12"/>
          </w:pPr>
          <w:r w:rsidRPr="00F85124">
            <w:t>Permit Number:</w:t>
          </w:r>
        </w:p>
      </w:tc>
    </w:tr>
    <w:tr w:rsidR="004B6B6C" w:rsidRPr="00F85124" w14:paraId="0F7F47BB" w14:textId="77777777" w:rsidTr="00A259EF">
      <w:trPr>
        <w:cantSplit/>
        <w:trHeight w:val="288"/>
      </w:trPr>
      <w:tc>
        <w:tcPr>
          <w:tcW w:w="2744" w:type="pct"/>
        </w:tcPr>
        <w:p w14:paraId="0F7F47B8" w14:textId="77777777" w:rsidR="004B6B6C" w:rsidRPr="00F85124" w:rsidRDefault="004B6B6C" w:rsidP="00C33BFE">
          <w:pPr>
            <w:pStyle w:val="Style12"/>
            <w:rPr>
              <w:vertAlign w:val="superscript"/>
            </w:rPr>
          </w:pPr>
          <w:r w:rsidRPr="00F85124">
            <w:t>Dwelling Address:</w:t>
          </w:r>
        </w:p>
      </w:tc>
      <w:tc>
        <w:tcPr>
          <w:tcW w:w="1061" w:type="pct"/>
        </w:tcPr>
        <w:p w14:paraId="0F7F47B9" w14:textId="77777777" w:rsidR="004B6B6C" w:rsidRPr="00F85124" w:rsidRDefault="004B6B6C" w:rsidP="00C33BFE">
          <w:pPr>
            <w:pStyle w:val="Style12"/>
            <w:rPr>
              <w:vertAlign w:val="superscript"/>
            </w:rPr>
          </w:pPr>
          <w:r w:rsidRPr="00F85124">
            <w:t>City</w:t>
          </w:r>
        </w:p>
      </w:tc>
      <w:tc>
        <w:tcPr>
          <w:tcW w:w="1194" w:type="pct"/>
          <w:gridSpan w:val="2"/>
        </w:tcPr>
        <w:p w14:paraId="0F7F47BA" w14:textId="77777777" w:rsidR="004B6B6C" w:rsidRPr="00F85124" w:rsidRDefault="004B6B6C" w:rsidP="00C33BFE">
          <w:pPr>
            <w:pStyle w:val="Style12"/>
            <w:rPr>
              <w:vertAlign w:val="superscript"/>
            </w:rPr>
          </w:pPr>
          <w:r w:rsidRPr="00F85124">
            <w:t>Zip Code</w:t>
          </w:r>
        </w:p>
      </w:tc>
    </w:tr>
  </w:tbl>
  <w:p w14:paraId="0F7F47BC" w14:textId="10569A19" w:rsidR="004B6B6C" w:rsidRPr="006D2E42" w:rsidRDefault="00322C68" w:rsidP="004A16DC">
    <w:pPr>
      <w:pStyle w:val="Header"/>
      <w:spacing w:after="0"/>
      <w:rPr>
        <w:sz w:val="16"/>
        <w:szCs w:val="16"/>
      </w:rPr>
    </w:pPr>
    <w:ins w:id="213" w:author="Geiser, Che@Energy" w:date="2022-05-20T10:16:00Z">
      <w:r>
        <w:rPr>
          <w:rFonts w:ascii="Arial" w:eastAsia="Times New Roman" w:hAnsi="Arial" w:cs="Arial"/>
          <w:noProof/>
          <w:sz w:val="14"/>
          <w:szCs w:val="14"/>
        </w:rPr>
        <w:drawing>
          <wp:anchor distT="0" distB="0" distL="114300" distR="114300" simplePos="0" relativeHeight="251659271" behindDoc="1" locked="0" layoutInCell="1" allowOverlap="1" wp14:anchorId="3C0C1000" wp14:editId="154239EC">
            <wp:simplePos x="0" y="0"/>
            <wp:positionH relativeFrom="column">
              <wp:posOffset>228600</wp:posOffset>
            </wp:positionH>
            <wp:positionV relativeFrom="paragraph">
              <wp:posOffset>197485</wp:posOffset>
            </wp:positionV>
            <wp:extent cx="6800850" cy="5724525"/>
            <wp:effectExtent l="0" t="0" r="0" b="9525"/>
            <wp:wrapNone/>
            <wp:docPr id="1" name="Picture 1" descr="Time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imeline&#10;&#10;Description automatically generated with medium confidence"/>
                    <pic:cNvPicPr/>
                  </pic:nvPicPr>
                  <pic:blipFill>
                    <a:blip r:embed="rId2">
                      <a:extLst>
                        <a:ext uri="{28A0092B-C50C-407E-A947-70E740481C1C}">
                          <a14:useLocalDpi xmlns:a14="http://schemas.microsoft.com/office/drawing/2010/main" val="0"/>
                        </a:ext>
                      </a:extLst>
                    </a:blip>
                    <a:stretch>
                      <a:fillRect/>
                    </a:stretch>
                  </pic:blipFill>
                  <pic:spPr>
                    <a:xfrm>
                      <a:off x="0" y="0"/>
                      <a:ext cx="6800850" cy="5724525"/>
                    </a:xfrm>
                    <a:prstGeom prst="rect">
                      <a:avLst/>
                    </a:prstGeom>
                  </pic:spPr>
                </pic:pic>
              </a:graphicData>
            </a:graphic>
          </wp:anchor>
        </w:drawing>
      </w:r>
    </w:ins>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61BE73" w14:textId="77777777" w:rsidR="00322C68" w:rsidRDefault="00322C6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747"/>
      <w:gridCol w:w="2980"/>
      <w:gridCol w:w="2039"/>
    </w:tblGrid>
    <w:tr w:rsidR="004B6B6C" w:rsidRPr="00F85124" w14:paraId="18279AA8" w14:textId="77777777" w:rsidTr="0036442C">
      <w:trPr>
        <w:cantSplit/>
        <w:trHeight w:val="144"/>
      </w:trPr>
      <w:tc>
        <w:tcPr>
          <w:tcW w:w="4053" w:type="pct"/>
          <w:gridSpan w:val="2"/>
          <w:tcBorders>
            <w:bottom w:val="single" w:sz="4" w:space="0" w:color="auto"/>
            <w:right w:val="nil"/>
          </w:tcBorders>
          <w:vAlign w:val="center"/>
        </w:tcPr>
        <w:p w14:paraId="41E27171" w14:textId="77777777" w:rsidR="004B6B6C" w:rsidRPr="00F85124" w:rsidRDefault="004B6B6C" w:rsidP="0036442C">
          <w:pPr>
            <w:pStyle w:val="Heading1"/>
            <w:numPr>
              <w:ilvl w:val="0"/>
              <w:numId w:val="0"/>
            </w:numPr>
            <w:spacing w:before="0"/>
            <w:rPr>
              <w:rFonts w:asciiTheme="minorHAnsi" w:hAnsiTheme="minorHAnsi"/>
              <w:b w:val="0"/>
              <w:bCs/>
              <w:sz w:val="20"/>
            </w:rPr>
          </w:pPr>
          <w:r>
            <w:rPr>
              <w:rFonts w:asciiTheme="minorHAnsi" w:hAnsiTheme="minorHAnsi"/>
              <w:b w:val="0"/>
              <w:bCs/>
              <w:sz w:val="20"/>
            </w:rPr>
            <w:t>CERTIFICATE OF INSTALLATION – USER INSTRUCTIONS</w:t>
          </w:r>
        </w:p>
      </w:tc>
      <w:tc>
        <w:tcPr>
          <w:tcW w:w="947" w:type="pct"/>
          <w:tcBorders>
            <w:left w:val="nil"/>
            <w:bottom w:val="single" w:sz="4" w:space="0" w:color="auto"/>
          </w:tcBorders>
          <w:tcMar>
            <w:left w:w="115" w:type="dxa"/>
            <w:right w:w="115" w:type="dxa"/>
          </w:tcMar>
          <w:vAlign w:val="center"/>
        </w:tcPr>
        <w:p w14:paraId="2726D78A" w14:textId="58DC9CAA" w:rsidR="004B6B6C" w:rsidRPr="00F85124" w:rsidRDefault="004B6B6C" w:rsidP="0036442C">
          <w:pPr>
            <w:pStyle w:val="Heading1"/>
            <w:numPr>
              <w:ilvl w:val="0"/>
              <w:numId w:val="0"/>
            </w:numPr>
            <w:spacing w:before="0"/>
            <w:jc w:val="right"/>
            <w:rPr>
              <w:rFonts w:asciiTheme="minorHAnsi" w:hAnsiTheme="minorHAnsi"/>
              <w:b w:val="0"/>
              <w:bCs/>
              <w:sz w:val="20"/>
            </w:rPr>
          </w:pPr>
          <w:del w:id="285" w:author="Tam, Danny@Energy" w:date="2022-02-28T15:09:00Z">
            <w:r w:rsidDel="00FF4E23">
              <w:rPr>
                <w:rFonts w:asciiTheme="minorHAnsi" w:hAnsiTheme="minorHAnsi"/>
                <w:b w:val="0"/>
                <w:bCs/>
                <w:sz w:val="20"/>
              </w:rPr>
              <w:delText>CF2R-</w:delText>
            </w:r>
          </w:del>
          <w:ins w:id="286" w:author="Tam, Danny@Energy" w:date="2022-02-28T15:09:00Z">
            <w:r w:rsidR="00FF4E23">
              <w:rPr>
                <w:rFonts w:asciiTheme="minorHAnsi" w:hAnsiTheme="minorHAnsi"/>
                <w:b w:val="0"/>
                <w:bCs/>
                <w:sz w:val="20"/>
              </w:rPr>
              <w:t>NRCV-</w:t>
            </w:r>
          </w:ins>
          <w:r>
            <w:rPr>
              <w:rFonts w:asciiTheme="minorHAnsi" w:hAnsiTheme="minorHAnsi"/>
              <w:b w:val="0"/>
              <w:bCs/>
              <w:sz w:val="20"/>
            </w:rPr>
            <w:t>PLB-02-E</w:t>
          </w:r>
        </w:p>
      </w:tc>
    </w:tr>
    <w:tr w:rsidR="004B6B6C" w:rsidRPr="00F85124" w14:paraId="576A2BF5" w14:textId="77777777" w:rsidTr="0036442C">
      <w:trPr>
        <w:cantSplit/>
        <w:trHeight w:val="288"/>
      </w:trPr>
      <w:tc>
        <w:tcPr>
          <w:tcW w:w="2669" w:type="pct"/>
          <w:tcBorders>
            <w:right w:val="nil"/>
          </w:tcBorders>
        </w:tcPr>
        <w:p w14:paraId="4264EA7C" w14:textId="688B9BF3" w:rsidR="004B6B6C" w:rsidRPr="00586C72" w:rsidRDefault="004B6B6C" w:rsidP="0036442C">
          <w:pPr>
            <w:tabs>
              <w:tab w:val="right" w:pos="10543"/>
            </w:tabs>
            <w:spacing w:after="0"/>
            <w:rPr>
              <w:rFonts w:asciiTheme="minorHAnsi" w:hAnsiTheme="minorHAnsi"/>
              <w:sz w:val="20"/>
              <w:szCs w:val="20"/>
            </w:rPr>
          </w:pPr>
          <w:r>
            <w:rPr>
              <w:rFonts w:asciiTheme="minorHAnsi" w:hAnsiTheme="minorHAnsi"/>
              <w:bCs/>
              <w:sz w:val="20"/>
              <w:szCs w:val="20"/>
            </w:rPr>
            <w:t xml:space="preserve">HERS Verified </w:t>
          </w:r>
          <w:del w:id="287" w:author="Tam, Danny@Energy" w:date="2022-02-28T15:06:00Z">
            <w:r w:rsidRPr="00586C72" w:rsidDel="001E1F1F">
              <w:rPr>
                <w:rFonts w:asciiTheme="minorHAnsi" w:hAnsiTheme="minorHAnsi"/>
                <w:bCs/>
                <w:sz w:val="20"/>
                <w:szCs w:val="20"/>
              </w:rPr>
              <w:delText xml:space="preserve">Single </w:delText>
            </w:r>
          </w:del>
          <w:ins w:id="288" w:author="Tam, Danny@Energy" w:date="2022-02-28T15:06:00Z">
            <w:r w:rsidR="001E1F1F">
              <w:rPr>
                <w:rFonts w:asciiTheme="minorHAnsi" w:hAnsiTheme="minorHAnsi"/>
                <w:bCs/>
                <w:sz w:val="20"/>
                <w:szCs w:val="20"/>
              </w:rPr>
              <w:t>Individual</w:t>
            </w:r>
            <w:r w:rsidR="001E1F1F" w:rsidRPr="00586C72">
              <w:rPr>
                <w:rFonts w:asciiTheme="minorHAnsi" w:hAnsiTheme="minorHAnsi"/>
                <w:bCs/>
                <w:sz w:val="20"/>
                <w:szCs w:val="20"/>
              </w:rPr>
              <w:t xml:space="preserve"> </w:t>
            </w:r>
          </w:ins>
          <w:r w:rsidRPr="00586C72">
            <w:rPr>
              <w:rFonts w:asciiTheme="minorHAnsi" w:hAnsiTheme="minorHAnsi"/>
              <w:bCs/>
              <w:sz w:val="20"/>
              <w:szCs w:val="20"/>
            </w:rPr>
            <w:t>Dwelling Unit Hot Water System Distribution</w:t>
          </w:r>
        </w:p>
      </w:tc>
      <w:tc>
        <w:tcPr>
          <w:tcW w:w="2331" w:type="pct"/>
          <w:gridSpan w:val="2"/>
          <w:tcBorders>
            <w:left w:val="nil"/>
          </w:tcBorders>
        </w:tcPr>
        <w:p w14:paraId="34846D84" w14:textId="4D937D15" w:rsidR="004B6B6C" w:rsidRPr="00586C72" w:rsidRDefault="004B6B6C" w:rsidP="0036442C">
          <w:pPr>
            <w:tabs>
              <w:tab w:val="right" w:pos="10543"/>
            </w:tabs>
            <w:spacing w:after="0"/>
            <w:jc w:val="right"/>
            <w:rPr>
              <w:rFonts w:asciiTheme="minorHAnsi" w:hAnsiTheme="minorHAnsi"/>
              <w:sz w:val="20"/>
              <w:szCs w:val="20"/>
            </w:rPr>
          </w:pPr>
          <w:r w:rsidRPr="00586C72">
            <w:rPr>
              <w:rFonts w:asciiTheme="minorHAnsi" w:hAnsiTheme="minorHAnsi"/>
              <w:bCs/>
              <w:sz w:val="20"/>
              <w:szCs w:val="20"/>
            </w:rPr>
            <w:t xml:space="preserve">(Page </w:t>
          </w:r>
          <w:r w:rsidRPr="00586C72">
            <w:rPr>
              <w:rFonts w:asciiTheme="minorHAnsi" w:hAnsiTheme="minorHAnsi"/>
              <w:bCs/>
              <w:sz w:val="20"/>
              <w:szCs w:val="20"/>
            </w:rPr>
            <w:fldChar w:fldCharType="begin"/>
          </w:r>
          <w:r w:rsidRPr="00586C72">
            <w:rPr>
              <w:rFonts w:asciiTheme="minorHAnsi" w:hAnsiTheme="minorHAnsi"/>
              <w:bCs/>
              <w:sz w:val="20"/>
              <w:szCs w:val="20"/>
            </w:rPr>
            <w:instrText xml:space="preserve"> PAGE   \* MERGEFORMAT </w:instrText>
          </w:r>
          <w:r w:rsidRPr="00586C72">
            <w:rPr>
              <w:rFonts w:asciiTheme="minorHAnsi" w:hAnsiTheme="minorHAnsi"/>
              <w:bCs/>
              <w:sz w:val="20"/>
              <w:szCs w:val="20"/>
            </w:rPr>
            <w:fldChar w:fldCharType="separate"/>
          </w:r>
          <w:r>
            <w:rPr>
              <w:rFonts w:asciiTheme="minorHAnsi" w:hAnsiTheme="minorHAnsi"/>
              <w:bCs/>
              <w:noProof/>
              <w:sz w:val="20"/>
              <w:szCs w:val="20"/>
            </w:rPr>
            <w:t>2</w:t>
          </w:r>
          <w:r w:rsidRPr="00586C72">
            <w:rPr>
              <w:rFonts w:asciiTheme="minorHAnsi" w:hAnsiTheme="minorHAnsi"/>
              <w:bCs/>
              <w:sz w:val="20"/>
              <w:szCs w:val="20"/>
            </w:rPr>
            <w:fldChar w:fldCharType="end"/>
          </w:r>
          <w:r w:rsidRPr="00586C72">
            <w:rPr>
              <w:rFonts w:asciiTheme="minorHAnsi" w:hAnsiTheme="minorHAnsi"/>
              <w:bCs/>
              <w:sz w:val="20"/>
              <w:szCs w:val="20"/>
            </w:rPr>
            <w:t xml:space="preserve"> of </w:t>
          </w:r>
          <w:r>
            <w:rPr>
              <w:rFonts w:asciiTheme="minorHAnsi" w:hAnsiTheme="minorHAnsi"/>
              <w:bCs/>
              <w:noProof/>
              <w:sz w:val="20"/>
              <w:szCs w:val="20"/>
            </w:rPr>
            <w:fldChar w:fldCharType="begin"/>
          </w:r>
          <w:r>
            <w:rPr>
              <w:rFonts w:asciiTheme="minorHAnsi" w:hAnsiTheme="minorHAnsi"/>
              <w:bCs/>
              <w:noProof/>
              <w:sz w:val="20"/>
              <w:szCs w:val="20"/>
            </w:rPr>
            <w:instrText xml:space="preserve"> SECTIONPAGES   \* MERGEFORMAT </w:instrText>
          </w:r>
          <w:r>
            <w:rPr>
              <w:rFonts w:asciiTheme="minorHAnsi" w:hAnsiTheme="minorHAnsi"/>
              <w:bCs/>
              <w:noProof/>
              <w:sz w:val="20"/>
              <w:szCs w:val="20"/>
            </w:rPr>
            <w:fldChar w:fldCharType="separate"/>
          </w:r>
          <w:r w:rsidR="006F319F">
            <w:rPr>
              <w:rFonts w:asciiTheme="minorHAnsi" w:hAnsiTheme="minorHAnsi"/>
              <w:bCs/>
              <w:noProof/>
              <w:sz w:val="20"/>
              <w:szCs w:val="20"/>
            </w:rPr>
            <w:t>3</w:t>
          </w:r>
          <w:r>
            <w:rPr>
              <w:rFonts w:asciiTheme="minorHAnsi" w:hAnsiTheme="minorHAnsi"/>
              <w:bCs/>
              <w:noProof/>
              <w:sz w:val="20"/>
              <w:szCs w:val="20"/>
            </w:rPr>
            <w:fldChar w:fldCharType="end"/>
          </w:r>
          <w:r w:rsidRPr="00586C72">
            <w:rPr>
              <w:rFonts w:asciiTheme="minorHAnsi" w:hAnsiTheme="minorHAnsi"/>
              <w:bCs/>
              <w:sz w:val="20"/>
              <w:szCs w:val="20"/>
            </w:rPr>
            <w:t>)</w:t>
          </w:r>
        </w:p>
      </w:tc>
    </w:tr>
  </w:tbl>
  <w:p w14:paraId="5221F694" w14:textId="60A656FC" w:rsidR="004B6B6C" w:rsidRPr="006D2E42" w:rsidRDefault="004B6B6C" w:rsidP="0036442C">
    <w:pPr>
      <w:suppressAutoHyphens/>
      <w:spacing w:after="0" w:line="240" w:lineRule="auto"/>
      <w:ind w:left="-90"/>
      <w:rPr>
        <w:sz w:val="16"/>
        <w:szCs w:val="16"/>
      </w:rPr>
    </w:pPr>
    <w:r>
      <w:rPr>
        <w:rFonts w:ascii="Arial" w:eastAsia="Times New Roman" w:hAnsi="Arial" w:cs="Arial"/>
        <w:noProof/>
        <w:sz w:val="14"/>
        <w:szCs w:val="14"/>
      </w:rPr>
      <w:drawing>
        <wp:anchor distT="0" distB="0" distL="114300" distR="114300" simplePos="0" relativeHeight="251658247" behindDoc="1" locked="0" layoutInCell="0" allowOverlap="1" wp14:anchorId="7D2A3EA9" wp14:editId="124E4B2A">
          <wp:simplePos x="0" y="0"/>
          <wp:positionH relativeFrom="margin">
            <wp:align>center</wp:align>
          </wp:positionH>
          <wp:positionV relativeFrom="margin">
            <wp:align>center</wp:align>
          </wp:positionV>
          <wp:extent cx="9144000" cy="6858000"/>
          <wp:effectExtent l="0" t="0" r="0" b="0"/>
          <wp:wrapNone/>
          <wp:docPr id="10" name="Picture 10" descr="For information and data collection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or information and data collection only"/>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CC" w14:textId="0FC56DEC" w:rsidR="004B6B6C" w:rsidRDefault="004B6B6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747"/>
      <w:gridCol w:w="3227"/>
      <w:gridCol w:w="1825"/>
    </w:tblGrid>
    <w:tr w:rsidR="004B6B6C" w:rsidRPr="00F85124" w14:paraId="0F7F47CF" w14:textId="77777777" w:rsidTr="002B092D">
      <w:trPr>
        <w:cantSplit/>
        <w:trHeight w:val="288"/>
      </w:trPr>
      <w:tc>
        <w:tcPr>
          <w:tcW w:w="4155" w:type="pct"/>
          <w:gridSpan w:val="2"/>
          <w:tcBorders>
            <w:bottom w:val="single" w:sz="4" w:space="0" w:color="auto"/>
            <w:right w:val="nil"/>
          </w:tcBorders>
          <w:vAlign w:val="center"/>
        </w:tcPr>
        <w:p w14:paraId="0F7F47CD" w14:textId="4AD1DC3E" w:rsidR="004B6B6C" w:rsidRPr="00F85124" w:rsidRDefault="004B6B6C" w:rsidP="00064F9C">
          <w:pPr>
            <w:pStyle w:val="Style14"/>
            <w:rPr>
              <w:b/>
            </w:rPr>
          </w:pPr>
          <w:r>
            <w:t>CERTIFICATE OF INSTALLATION – DATA FIELD DEFINITIONS AND CALCULATIONS</w:t>
          </w:r>
        </w:p>
      </w:tc>
      <w:tc>
        <w:tcPr>
          <w:tcW w:w="845" w:type="pct"/>
          <w:tcBorders>
            <w:left w:val="nil"/>
            <w:bottom w:val="single" w:sz="4" w:space="0" w:color="auto"/>
          </w:tcBorders>
          <w:tcMar>
            <w:left w:w="115" w:type="dxa"/>
            <w:right w:w="115" w:type="dxa"/>
          </w:tcMar>
          <w:vAlign w:val="center"/>
        </w:tcPr>
        <w:p w14:paraId="0F7F47CE" w14:textId="0FE143B5" w:rsidR="004B6B6C" w:rsidRDefault="004B6B6C">
          <w:pPr>
            <w:pStyle w:val="Style15"/>
            <w:rPr>
              <w:b/>
            </w:rPr>
          </w:pPr>
          <w:del w:id="1294" w:author="Tam, Danny@Energy" w:date="2022-02-28T15:09:00Z">
            <w:r w:rsidDel="00FF4E23">
              <w:delText>CF2R</w:delText>
            </w:r>
          </w:del>
          <w:ins w:id="1295" w:author="Tam, Danny@Energy" w:date="2022-02-28T15:09:00Z">
            <w:r w:rsidR="00FF4E23">
              <w:t>NRCV</w:t>
            </w:r>
          </w:ins>
          <w:r>
            <w:t>-PLB-22-H</w:t>
          </w:r>
        </w:p>
      </w:tc>
    </w:tr>
    <w:tr w:rsidR="004B6B6C" w:rsidRPr="00F85124" w14:paraId="0F7F47D2" w14:textId="77777777" w:rsidTr="002B092D">
      <w:trPr>
        <w:cantSplit/>
        <w:trHeight w:val="288"/>
      </w:trPr>
      <w:tc>
        <w:tcPr>
          <w:tcW w:w="2661" w:type="pct"/>
          <w:tcBorders>
            <w:right w:val="nil"/>
          </w:tcBorders>
        </w:tcPr>
        <w:p w14:paraId="0F7F47D0" w14:textId="7073D3FE" w:rsidR="004B6B6C" w:rsidRPr="00F85124" w:rsidRDefault="004B6B6C" w:rsidP="00C33BFE">
          <w:pPr>
            <w:pStyle w:val="Style10"/>
            <w:rPr>
              <w:sz w:val="12"/>
              <w:szCs w:val="12"/>
            </w:rPr>
          </w:pPr>
          <w:r>
            <w:t xml:space="preserve">HERS Verified </w:t>
          </w:r>
          <w:ins w:id="1296" w:author="Tam, Danny@Energy" w:date="2022-02-28T15:09:00Z">
            <w:r w:rsidR="00FF4E23">
              <w:t>Individual</w:t>
            </w:r>
          </w:ins>
          <w:del w:id="1297" w:author="Tam, Danny@Energy" w:date="2022-02-28T15:09:00Z">
            <w:r w:rsidRPr="006D2E42" w:rsidDel="00FF4E23">
              <w:delText>Single</w:delText>
            </w:r>
          </w:del>
          <w:r w:rsidRPr="006D2E42">
            <w:t xml:space="preserve"> Dwelling Unit Hot Water System Distribution</w:t>
          </w:r>
        </w:p>
      </w:tc>
      <w:tc>
        <w:tcPr>
          <w:tcW w:w="2339" w:type="pct"/>
          <w:gridSpan w:val="2"/>
          <w:tcBorders>
            <w:left w:val="nil"/>
          </w:tcBorders>
        </w:tcPr>
        <w:p w14:paraId="0F7F47D1" w14:textId="0251912E" w:rsidR="004B6B6C" w:rsidRPr="00F85124" w:rsidRDefault="004B6B6C" w:rsidP="00C33BFE">
          <w:pPr>
            <w:pStyle w:val="Style11"/>
            <w:rPr>
              <w:sz w:val="12"/>
              <w:szCs w:val="12"/>
            </w:rPr>
          </w:pPr>
          <w:r w:rsidRPr="00F85124">
            <w:t xml:space="preserve">(Page </w:t>
          </w:r>
          <w:r>
            <w:fldChar w:fldCharType="begin"/>
          </w:r>
          <w:r>
            <w:instrText xml:space="preserve"> PAGE   \* MERGEFORMAT </w:instrText>
          </w:r>
          <w:r>
            <w:fldChar w:fldCharType="separate"/>
          </w:r>
          <w:r>
            <w:rPr>
              <w:noProof/>
            </w:rPr>
            <w:t>6</w:t>
          </w:r>
          <w:r>
            <w:rPr>
              <w:noProof/>
            </w:rPr>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6F319F">
            <w:rPr>
              <w:noProof/>
            </w:rPr>
            <w:t>14</w:t>
          </w:r>
          <w:r>
            <w:rPr>
              <w:noProof/>
            </w:rPr>
            <w:fldChar w:fldCharType="end"/>
          </w:r>
          <w:r w:rsidRPr="00F85124">
            <w:t>)</w:t>
          </w:r>
        </w:p>
      </w:tc>
    </w:tr>
  </w:tbl>
  <w:p w14:paraId="0F7F47D3" w14:textId="2416C303" w:rsidR="004B6B6C" w:rsidRPr="006D2E42" w:rsidRDefault="004B6B6C" w:rsidP="004A16DC">
    <w:pPr>
      <w:pStyle w:val="Header"/>
      <w:spacing w:after="0"/>
      <w:rPr>
        <w:sz w:val="16"/>
        <w:szCs w:val="16"/>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D5" w14:textId="1E2515E3" w:rsidR="004B6B6C" w:rsidRDefault="004B6B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402"/>
    <w:multiLevelType w:val="multilevel"/>
    <w:tmpl w:val="00000885"/>
    <w:lvl w:ilvl="0">
      <w:start w:val="1"/>
      <w:numFmt w:val="lowerRoman"/>
      <w:lvlText w:val="%1."/>
      <w:lvlJc w:val="left"/>
      <w:pPr>
        <w:ind w:left="915" w:hanging="360"/>
      </w:pPr>
      <w:rPr>
        <w:rFonts w:ascii="Calibri" w:hAnsi="Calibri" w:cs="Calibri"/>
        <w:b w:val="0"/>
        <w:bCs w:val="0"/>
        <w:i w:val="0"/>
        <w:iCs w:val="0"/>
        <w:spacing w:val="-1"/>
        <w:w w:val="99"/>
        <w:sz w:val="20"/>
        <w:szCs w:val="20"/>
        <w:u w:val="single"/>
      </w:rPr>
    </w:lvl>
    <w:lvl w:ilvl="1">
      <w:numFmt w:val="bullet"/>
      <w:lvlText w:val="•"/>
      <w:lvlJc w:val="left"/>
      <w:pPr>
        <w:ind w:left="1722" w:hanging="360"/>
      </w:pPr>
    </w:lvl>
    <w:lvl w:ilvl="2">
      <w:numFmt w:val="bullet"/>
      <w:lvlText w:val="•"/>
      <w:lvlJc w:val="left"/>
      <w:pPr>
        <w:ind w:left="2524" w:hanging="360"/>
      </w:pPr>
    </w:lvl>
    <w:lvl w:ilvl="3">
      <w:numFmt w:val="bullet"/>
      <w:lvlText w:val="•"/>
      <w:lvlJc w:val="left"/>
      <w:pPr>
        <w:ind w:left="3326" w:hanging="360"/>
      </w:pPr>
    </w:lvl>
    <w:lvl w:ilvl="4">
      <w:numFmt w:val="bullet"/>
      <w:lvlText w:val="•"/>
      <w:lvlJc w:val="left"/>
      <w:pPr>
        <w:ind w:left="4128" w:hanging="360"/>
      </w:pPr>
    </w:lvl>
    <w:lvl w:ilvl="5">
      <w:numFmt w:val="bullet"/>
      <w:lvlText w:val="•"/>
      <w:lvlJc w:val="left"/>
      <w:pPr>
        <w:ind w:left="4930" w:hanging="360"/>
      </w:pPr>
    </w:lvl>
    <w:lvl w:ilvl="6">
      <w:numFmt w:val="bullet"/>
      <w:lvlText w:val="•"/>
      <w:lvlJc w:val="left"/>
      <w:pPr>
        <w:ind w:left="5732" w:hanging="360"/>
      </w:pPr>
    </w:lvl>
    <w:lvl w:ilvl="7">
      <w:numFmt w:val="bullet"/>
      <w:lvlText w:val="•"/>
      <w:lvlJc w:val="left"/>
      <w:pPr>
        <w:ind w:left="6534" w:hanging="360"/>
      </w:pPr>
    </w:lvl>
    <w:lvl w:ilvl="8">
      <w:numFmt w:val="bullet"/>
      <w:lvlText w:val="•"/>
      <w:lvlJc w:val="left"/>
      <w:pPr>
        <w:ind w:left="7336" w:hanging="360"/>
      </w:pPr>
    </w:lvl>
  </w:abstractNum>
  <w:abstractNum w:abstractNumId="1" w15:restartNumberingAfterBreak="0">
    <w:nsid w:val="0E4520B8"/>
    <w:multiLevelType w:val="hybridMultilevel"/>
    <w:tmpl w:val="0B541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0C0993"/>
    <w:multiLevelType w:val="hybridMultilevel"/>
    <w:tmpl w:val="F132C6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D72DE3"/>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A471A99"/>
    <w:multiLevelType w:val="hybridMultilevel"/>
    <w:tmpl w:val="3A7C1B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686034"/>
    <w:multiLevelType w:val="hybridMultilevel"/>
    <w:tmpl w:val="CAF23F94"/>
    <w:lvl w:ilvl="0" w:tplc="BC6CF56C">
      <w:start w:val="1"/>
      <w:numFmt w:val="decimal"/>
      <w:lvlText w:val="%1."/>
      <w:lvlJc w:val="left"/>
      <w:pPr>
        <w:ind w:left="630" w:hanging="360"/>
      </w:pPr>
      <w:rPr>
        <w:rFonts w:hint="default"/>
      </w:rPr>
    </w:lvl>
    <w:lvl w:ilvl="1" w:tplc="04090003">
      <w:start w:val="1"/>
      <w:numFmt w:val="bullet"/>
      <w:lvlText w:val="o"/>
      <w:lvlJc w:val="left"/>
      <w:pPr>
        <w:ind w:left="1350" w:hanging="360"/>
      </w:pPr>
      <w:rPr>
        <w:rFonts w:ascii="Courier New" w:hAnsi="Courier New" w:cs="Courier New" w:hint="default"/>
      </w:rPr>
    </w:lvl>
    <w:lvl w:ilvl="2" w:tplc="0409001B">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6" w15:restartNumberingAfterBreak="0">
    <w:nsid w:val="34B261C4"/>
    <w:multiLevelType w:val="hybridMultilevel"/>
    <w:tmpl w:val="95987A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070A00"/>
    <w:multiLevelType w:val="hybridMultilevel"/>
    <w:tmpl w:val="356839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564E25"/>
    <w:multiLevelType w:val="hybridMultilevel"/>
    <w:tmpl w:val="F0242EAE"/>
    <w:lvl w:ilvl="0" w:tplc="48B6D8D0">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9" w15:restartNumberingAfterBreak="0">
    <w:nsid w:val="36B75685"/>
    <w:multiLevelType w:val="multilevel"/>
    <w:tmpl w:val="49BE91C8"/>
    <w:lvl w:ilvl="0">
      <w:start w:val="1"/>
      <w:numFmt w:val="decimal"/>
      <w:pStyle w:val="Heading1"/>
      <w:suff w:val="space"/>
      <w:lvlText w:val="Appendix RA%1"/>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RA%1.%2"/>
      <w:lvlJc w:val="left"/>
      <w:pPr>
        <w:tabs>
          <w:tab w:val="num" w:pos="540"/>
        </w:tabs>
        <w:ind w:left="180" w:hanging="180"/>
      </w:pPr>
      <w:rPr>
        <w:rFonts w:ascii="Arial" w:hAnsi="Arial"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suff w:val="space"/>
      <w:lvlText w:val="RA%1.%2.%3"/>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RA%1.%2.%3.%4"/>
      <w:lvlJc w:val="left"/>
      <w:pPr>
        <w:tabs>
          <w:tab w:val="num" w:pos="2340"/>
        </w:tabs>
        <w:ind w:left="198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RA%1.%2.%3.%4.%5"/>
      <w:lvlJc w:val="left"/>
      <w:pPr>
        <w:tabs>
          <w:tab w:val="num" w:pos="1530"/>
        </w:tabs>
        <w:ind w:left="117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Heading6"/>
      <w:lvlText w:val="RA%1.%2.%3.%4.%5.%6"/>
      <w:lvlJc w:val="left"/>
      <w:pPr>
        <w:tabs>
          <w:tab w:val="num" w:pos="720"/>
        </w:tabs>
        <w:ind w:left="360" w:hanging="360"/>
      </w:pPr>
      <w:rPr>
        <w:rFonts w:ascii="Arial" w:hAnsi="Arial" w:hint="default"/>
      </w:rPr>
    </w:lvl>
    <w:lvl w:ilvl="6">
      <w:start w:val="1"/>
      <w:numFmt w:val="none"/>
      <w:pStyle w:val="Heading7"/>
      <w:suff w:val="nothing"/>
      <w:lvlText w:val=""/>
      <w:lvlJc w:val="left"/>
      <w:pPr>
        <w:ind w:left="360" w:firstLine="0"/>
      </w:pPr>
      <w:rPr>
        <w:rFonts w:hint="default"/>
      </w:rPr>
    </w:lvl>
    <w:lvl w:ilvl="7">
      <w:start w:val="1"/>
      <w:numFmt w:val="none"/>
      <w:pStyle w:val="Heading8"/>
      <w:suff w:val="nothing"/>
      <w:lvlText w:val=""/>
      <w:lvlJc w:val="left"/>
      <w:pPr>
        <w:ind w:left="360" w:firstLine="0"/>
      </w:pPr>
      <w:rPr>
        <w:rFonts w:hint="default"/>
      </w:rPr>
    </w:lvl>
    <w:lvl w:ilvl="8">
      <w:start w:val="1"/>
      <w:numFmt w:val="none"/>
      <w:pStyle w:val="Heading9"/>
      <w:suff w:val="nothing"/>
      <w:lvlText w:val=""/>
      <w:lvlJc w:val="left"/>
      <w:pPr>
        <w:ind w:left="360" w:firstLine="0"/>
      </w:pPr>
      <w:rPr>
        <w:rFonts w:hint="default"/>
      </w:rPr>
    </w:lvl>
  </w:abstractNum>
  <w:abstractNum w:abstractNumId="10" w15:restartNumberingAfterBreak="0">
    <w:nsid w:val="39D2648C"/>
    <w:multiLevelType w:val="hybridMultilevel"/>
    <w:tmpl w:val="4AC8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A226AA"/>
    <w:multiLevelType w:val="hybridMultilevel"/>
    <w:tmpl w:val="A4605E4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B3090A"/>
    <w:multiLevelType w:val="hybridMultilevel"/>
    <w:tmpl w:val="679AE870"/>
    <w:lvl w:ilvl="0" w:tplc="927E99C0">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65B35CBC"/>
    <w:multiLevelType w:val="hybridMultilevel"/>
    <w:tmpl w:val="A5065820"/>
    <w:lvl w:ilvl="0" w:tplc="BC6CF56C">
      <w:start w:val="1"/>
      <w:numFmt w:val="decimal"/>
      <w:lvlText w:val="%1."/>
      <w:lvlJc w:val="left"/>
      <w:pPr>
        <w:ind w:left="630" w:hanging="360"/>
      </w:pPr>
      <w:rPr>
        <w:rFonts w:hint="default"/>
      </w:rPr>
    </w:lvl>
    <w:lvl w:ilvl="1" w:tplc="04090003">
      <w:start w:val="1"/>
      <w:numFmt w:val="bullet"/>
      <w:lvlText w:val="o"/>
      <w:lvlJc w:val="left"/>
      <w:pPr>
        <w:ind w:left="1350" w:hanging="360"/>
      </w:pPr>
      <w:rPr>
        <w:rFonts w:ascii="Courier New" w:hAnsi="Courier New" w:cs="Courier New" w:hint="default"/>
      </w:r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4" w15:restartNumberingAfterBreak="0">
    <w:nsid w:val="68D21C5F"/>
    <w:multiLevelType w:val="hybridMultilevel"/>
    <w:tmpl w:val="2DC07188"/>
    <w:lvl w:ilvl="0" w:tplc="BC6CF56C">
      <w:start w:val="1"/>
      <w:numFmt w:val="decimal"/>
      <w:lvlText w:val="%1."/>
      <w:lvlJc w:val="left"/>
      <w:pPr>
        <w:ind w:left="630" w:hanging="360"/>
      </w:pPr>
      <w:rPr>
        <w:rFonts w:hint="default"/>
      </w:rPr>
    </w:lvl>
    <w:lvl w:ilvl="1" w:tplc="04090001">
      <w:start w:val="1"/>
      <w:numFmt w:val="bullet"/>
      <w:lvlText w:val=""/>
      <w:lvlJc w:val="left"/>
      <w:pPr>
        <w:ind w:left="1350" w:hanging="360"/>
      </w:pPr>
      <w:rPr>
        <w:rFonts w:ascii="Symbol" w:hAnsi="Symbol" w:hint="default"/>
      </w:rPr>
    </w:lvl>
    <w:lvl w:ilvl="2" w:tplc="0409001B">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5" w15:restartNumberingAfterBreak="0">
    <w:nsid w:val="6D2620A5"/>
    <w:multiLevelType w:val="hybridMultilevel"/>
    <w:tmpl w:val="356839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D6D2E92"/>
    <w:multiLevelType w:val="hybridMultilevel"/>
    <w:tmpl w:val="7AD6F2A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92A0976"/>
    <w:multiLevelType w:val="hybridMultilevel"/>
    <w:tmpl w:val="2564F576"/>
    <w:lvl w:ilvl="0" w:tplc="36D0106C">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9481BD4"/>
    <w:multiLevelType w:val="hybridMultilevel"/>
    <w:tmpl w:val="1A06D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A44604C"/>
    <w:multiLevelType w:val="hybridMultilevel"/>
    <w:tmpl w:val="9F983B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87233301">
    <w:abstractNumId w:val="9"/>
  </w:num>
  <w:num w:numId="2" w16cid:durableId="691566931">
    <w:abstractNumId w:val="3"/>
  </w:num>
  <w:num w:numId="3" w16cid:durableId="2024822052">
    <w:abstractNumId w:val="12"/>
  </w:num>
  <w:num w:numId="4" w16cid:durableId="865026510">
    <w:abstractNumId w:val="8"/>
  </w:num>
  <w:num w:numId="5" w16cid:durableId="544953424">
    <w:abstractNumId w:val="16"/>
  </w:num>
  <w:num w:numId="6" w16cid:durableId="794176116">
    <w:abstractNumId w:val="18"/>
  </w:num>
  <w:num w:numId="7" w16cid:durableId="700016574">
    <w:abstractNumId w:val="10"/>
  </w:num>
  <w:num w:numId="8" w16cid:durableId="2037342302">
    <w:abstractNumId w:val="3"/>
    <w:lvlOverride w:ilvl="0">
      <w:startOverride w:val="1"/>
    </w:lvlOverride>
    <w:lvlOverride w:ilvl="1"/>
    <w:lvlOverride w:ilvl="2"/>
    <w:lvlOverride w:ilvl="3"/>
    <w:lvlOverride w:ilvl="4"/>
    <w:lvlOverride w:ilvl="5"/>
    <w:lvlOverride w:ilvl="6"/>
    <w:lvlOverride w:ilvl="7"/>
    <w:lvlOverride w:ilvl="8"/>
  </w:num>
  <w:num w:numId="9" w16cid:durableId="782842057">
    <w:abstractNumId w:val="17"/>
  </w:num>
  <w:num w:numId="10" w16cid:durableId="1689911520">
    <w:abstractNumId w:val="11"/>
  </w:num>
  <w:num w:numId="11" w16cid:durableId="1641038076">
    <w:abstractNumId w:val="1"/>
  </w:num>
  <w:num w:numId="12" w16cid:durableId="1694115545">
    <w:abstractNumId w:val="4"/>
  </w:num>
  <w:num w:numId="13" w16cid:durableId="1610771964">
    <w:abstractNumId w:val="13"/>
  </w:num>
  <w:num w:numId="14" w16cid:durableId="1804078279">
    <w:abstractNumId w:val="5"/>
  </w:num>
  <w:num w:numId="15" w16cid:durableId="2128889479">
    <w:abstractNumId w:val="2"/>
  </w:num>
  <w:num w:numId="16" w16cid:durableId="1370186645">
    <w:abstractNumId w:val="7"/>
  </w:num>
  <w:num w:numId="17" w16cid:durableId="1603758465">
    <w:abstractNumId w:val="14"/>
  </w:num>
  <w:num w:numId="18" w16cid:durableId="1038894087">
    <w:abstractNumId w:val="0"/>
  </w:num>
  <w:num w:numId="19" w16cid:durableId="984430832">
    <w:abstractNumId w:val="6"/>
  </w:num>
  <w:num w:numId="20" w16cid:durableId="1473446291">
    <w:abstractNumId w:val="19"/>
  </w:num>
  <w:num w:numId="21" w16cid:durableId="1447231791">
    <w:abstractNumId w:val="15"/>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rson w15:author="Tam, Danny@Energy">
    <w15:presenceInfo w15:providerId="AD" w15:userId="S::Danny.Tam@energy.ca.gov::a6ee4652-f9b2-403d-bfc6-d23a6916fd73"/>
  </w15:person>
  <w15:person w15:author="Markstrum, Alexis@Energy">
    <w15:presenceInfo w15:providerId="AD" w15:userId="S::alexis.markstrum@energy.ca.gov::e6e55ac6-69d0-40ac-bbd2-3f40141a0771"/>
  </w15:person>
  <w15:person w15:author="Geiser, Che@Energy">
    <w15:presenceInfo w15:providerId="AD" w15:userId="S::Che.Geiser@energy.ca.gov::f4cf4352-3862-420c-aa54-a6394c0570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defaultTabStop w:val="720"/>
  <w:drawingGridHorizontalSpacing w:val="110"/>
  <w:displayHorizontalDrawingGridEvery w:val="2"/>
  <w:displayVerticalDrawingGridEvery w:val="2"/>
  <w:characterSpacingControl w:val="doNotCompress"/>
  <w:hdrShapeDefaults>
    <o:shapedefaults v:ext="edit" spidmax="2062"/>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D96"/>
    <w:rsid w:val="00007F2A"/>
    <w:rsid w:val="00010453"/>
    <w:rsid w:val="00013667"/>
    <w:rsid w:val="00025661"/>
    <w:rsid w:val="00026F0A"/>
    <w:rsid w:val="000348E3"/>
    <w:rsid w:val="00034C3F"/>
    <w:rsid w:val="00034EAB"/>
    <w:rsid w:val="00035EF9"/>
    <w:rsid w:val="00043CAA"/>
    <w:rsid w:val="0004560C"/>
    <w:rsid w:val="00046302"/>
    <w:rsid w:val="000477C3"/>
    <w:rsid w:val="00047C58"/>
    <w:rsid w:val="0005432F"/>
    <w:rsid w:val="000601F4"/>
    <w:rsid w:val="0006478B"/>
    <w:rsid w:val="00064983"/>
    <w:rsid w:val="00064F9C"/>
    <w:rsid w:val="00065203"/>
    <w:rsid w:val="00073FBD"/>
    <w:rsid w:val="000849F0"/>
    <w:rsid w:val="00092950"/>
    <w:rsid w:val="00095F6F"/>
    <w:rsid w:val="000969B0"/>
    <w:rsid w:val="0009742B"/>
    <w:rsid w:val="000A05A2"/>
    <w:rsid w:val="000A2CFB"/>
    <w:rsid w:val="000A3755"/>
    <w:rsid w:val="000B2A51"/>
    <w:rsid w:val="000B52D6"/>
    <w:rsid w:val="000B7422"/>
    <w:rsid w:val="000C0ADF"/>
    <w:rsid w:val="000C216B"/>
    <w:rsid w:val="000C223A"/>
    <w:rsid w:val="000C2529"/>
    <w:rsid w:val="000C281A"/>
    <w:rsid w:val="000D3D9E"/>
    <w:rsid w:val="000D4598"/>
    <w:rsid w:val="000D5566"/>
    <w:rsid w:val="000D610A"/>
    <w:rsid w:val="000E1685"/>
    <w:rsid w:val="000E45E2"/>
    <w:rsid w:val="000F1D06"/>
    <w:rsid w:val="000F7055"/>
    <w:rsid w:val="000F75BC"/>
    <w:rsid w:val="001022AB"/>
    <w:rsid w:val="001042E0"/>
    <w:rsid w:val="00122A6B"/>
    <w:rsid w:val="00122DFF"/>
    <w:rsid w:val="001233C7"/>
    <w:rsid w:val="00127C14"/>
    <w:rsid w:val="0013071A"/>
    <w:rsid w:val="00131093"/>
    <w:rsid w:val="00136975"/>
    <w:rsid w:val="001379AE"/>
    <w:rsid w:val="001409A6"/>
    <w:rsid w:val="00141137"/>
    <w:rsid w:val="001418FF"/>
    <w:rsid w:val="0014411D"/>
    <w:rsid w:val="0014483B"/>
    <w:rsid w:val="001455A6"/>
    <w:rsid w:val="00147EA4"/>
    <w:rsid w:val="00150E9A"/>
    <w:rsid w:val="0015184E"/>
    <w:rsid w:val="00157186"/>
    <w:rsid w:val="0015721D"/>
    <w:rsid w:val="00157DF4"/>
    <w:rsid w:val="00163566"/>
    <w:rsid w:val="00166F9C"/>
    <w:rsid w:val="00173A82"/>
    <w:rsid w:val="00175066"/>
    <w:rsid w:val="00177CE0"/>
    <w:rsid w:val="00180B11"/>
    <w:rsid w:val="00181EE0"/>
    <w:rsid w:val="001822B4"/>
    <w:rsid w:val="00187D79"/>
    <w:rsid w:val="0019006C"/>
    <w:rsid w:val="00190379"/>
    <w:rsid w:val="001914EC"/>
    <w:rsid w:val="00192296"/>
    <w:rsid w:val="00192426"/>
    <w:rsid w:val="001938BC"/>
    <w:rsid w:val="00193F95"/>
    <w:rsid w:val="001950F9"/>
    <w:rsid w:val="001964BA"/>
    <w:rsid w:val="001A52F3"/>
    <w:rsid w:val="001A5DB6"/>
    <w:rsid w:val="001B3105"/>
    <w:rsid w:val="001B5E9B"/>
    <w:rsid w:val="001B6293"/>
    <w:rsid w:val="001B692C"/>
    <w:rsid w:val="001C1D69"/>
    <w:rsid w:val="001C4BC8"/>
    <w:rsid w:val="001C6CB5"/>
    <w:rsid w:val="001C6EE0"/>
    <w:rsid w:val="001C791D"/>
    <w:rsid w:val="001D396A"/>
    <w:rsid w:val="001E1F1F"/>
    <w:rsid w:val="001E3511"/>
    <w:rsid w:val="001E58D1"/>
    <w:rsid w:val="001F0055"/>
    <w:rsid w:val="001F0A85"/>
    <w:rsid w:val="001F353A"/>
    <w:rsid w:val="001F3BFF"/>
    <w:rsid w:val="001F3C43"/>
    <w:rsid w:val="002027EC"/>
    <w:rsid w:val="00205CF5"/>
    <w:rsid w:val="0020638D"/>
    <w:rsid w:val="0021138F"/>
    <w:rsid w:val="002130B3"/>
    <w:rsid w:val="002145A5"/>
    <w:rsid w:val="002176C2"/>
    <w:rsid w:val="0022056E"/>
    <w:rsid w:val="0022213C"/>
    <w:rsid w:val="00222953"/>
    <w:rsid w:val="00224FFB"/>
    <w:rsid w:val="00232426"/>
    <w:rsid w:val="0023694B"/>
    <w:rsid w:val="00236F4B"/>
    <w:rsid w:val="0024269A"/>
    <w:rsid w:val="002431D7"/>
    <w:rsid w:val="00245336"/>
    <w:rsid w:val="002456C7"/>
    <w:rsid w:val="002472F2"/>
    <w:rsid w:val="002473C4"/>
    <w:rsid w:val="0025415A"/>
    <w:rsid w:val="002544C3"/>
    <w:rsid w:val="0025496C"/>
    <w:rsid w:val="00256B55"/>
    <w:rsid w:val="0025788B"/>
    <w:rsid w:val="002578E7"/>
    <w:rsid w:val="002600BD"/>
    <w:rsid w:val="00260EB7"/>
    <w:rsid w:val="0026153D"/>
    <w:rsid w:val="00261B04"/>
    <w:rsid w:val="002626A8"/>
    <w:rsid w:val="00264A7E"/>
    <w:rsid w:val="00264CF8"/>
    <w:rsid w:val="00267060"/>
    <w:rsid w:val="00267109"/>
    <w:rsid w:val="00276DD9"/>
    <w:rsid w:val="00287857"/>
    <w:rsid w:val="00293EE6"/>
    <w:rsid w:val="002947E9"/>
    <w:rsid w:val="002A058D"/>
    <w:rsid w:val="002A1FF1"/>
    <w:rsid w:val="002A45FE"/>
    <w:rsid w:val="002A4FD5"/>
    <w:rsid w:val="002A63C0"/>
    <w:rsid w:val="002A6EA3"/>
    <w:rsid w:val="002B092D"/>
    <w:rsid w:val="002B1B1D"/>
    <w:rsid w:val="002B4375"/>
    <w:rsid w:val="002B5F75"/>
    <w:rsid w:val="002C0390"/>
    <w:rsid w:val="002D344E"/>
    <w:rsid w:val="002D4853"/>
    <w:rsid w:val="002E14A5"/>
    <w:rsid w:val="002E1D83"/>
    <w:rsid w:val="002E200E"/>
    <w:rsid w:val="002F18C2"/>
    <w:rsid w:val="002F1EAA"/>
    <w:rsid w:val="002F44E2"/>
    <w:rsid w:val="002F70F5"/>
    <w:rsid w:val="003004FB"/>
    <w:rsid w:val="00300508"/>
    <w:rsid w:val="0030216A"/>
    <w:rsid w:val="003027B1"/>
    <w:rsid w:val="00304DD4"/>
    <w:rsid w:val="0031022E"/>
    <w:rsid w:val="003102FC"/>
    <w:rsid w:val="003166CA"/>
    <w:rsid w:val="003222A9"/>
    <w:rsid w:val="00322C68"/>
    <w:rsid w:val="00323F2C"/>
    <w:rsid w:val="00327949"/>
    <w:rsid w:val="003279CA"/>
    <w:rsid w:val="0033003F"/>
    <w:rsid w:val="00332C3F"/>
    <w:rsid w:val="0033347C"/>
    <w:rsid w:val="00334F9B"/>
    <w:rsid w:val="003410B5"/>
    <w:rsid w:val="003431D1"/>
    <w:rsid w:val="00352318"/>
    <w:rsid w:val="00352A48"/>
    <w:rsid w:val="00353208"/>
    <w:rsid w:val="003553ED"/>
    <w:rsid w:val="0035556A"/>
    <w:rsid w:val="00356EF4"/>
    <w:rsid w:val="00357C89"/>
    <w:rsid w:val="00357CFC"/>
    <w:rsid w:val="003609C5"/>
    <w:rsid w:val="00361A2A"/>
    <w:rsid w:val="003622D1"/>
    <w:rsid w:val="00362F77"/>
    <w:rsid w:val="0036348A"/>
    <w:rsid w:val="0036442C"/>
    <w:rsid w:val="003648E9"/>
    <w:rsid w:val="00366C9E"/>
    <w:rsid w:val="00371CAD"/>
    <w:rsid w:val="003739EF"/>
    <w:rsid w:val="003765F9"/>
    <w:rsid w:val="003806BB"/>
    <w:rsid w:val="003824DC"/>
    <w:rsid w:val="00383435"/>
    <w:rsid w:val="003838CF"/>
    <w:rsid w:val="003A7C55"/>
    <w:rsid w:val="003B051E"/>
    <w:rsid w:val="003B2758"/>
    <w:rsid w:val="003B2928"/>
    <w:rsid w:val="003C08D4"/>
    <w:rsid w:val="003C1D51"/>
    <w:rsid w:val="003C2B0D"/>
    <w:rsid w:val="003C527B"/>
    <w:rsid w:val="003D02EE"/>
    <w:rsid w:val="003D081B"/>
    <w:rsid w:val="003D24E4"/>
    <w:rsid w:val="003D260A"/>
    <w:rsid w:val="003D3970"/>
    <w:rsid w:val="003D5A7E"/>
    <w:rsid w:val="003D7869"/>
    <w:rsid w:val="003D7F1B"/>
    <w:rsid w:val="003E2D1F"/>
    <w:rsid w:val="003E5D1D"/>
    <w:rsid w:val="003E5D49"/>
    <w:rsid w:val="003E761D"/>
    <w:rsid w:val="003E7706"/>
    <w:rsid w:val="003E796B"/>
    <w:rsid w:val="003F4DB5"/>
    <w:rsid w:val="003F5E03"/>
    <w:rsid w:val="003F6160"/>
    <w:rsid w:val="00400D12"/>
    <w:rsid w:val="004021C5"/>
    <w:rsid w:val="004035F2"/>
    <w:rsid w:val="00410D90"/>
    <w:rsid w:val="00410ECB"/>
    <w:rsid w:val="00411887"/>
    <w:rsid w:val="004125D7"/>
    <w:rsid w:val="0041382D"/>
    <w:rsid w:val="004144C8"/>
    <w:rsid w:val="00416CD2"/>
    <w:rsid w:val="004172FC"/>
    <w:rsid w:val="00422867"/>
    <w:rsid w:val="00426876"/>
    <w:rsid w:val="00444DF8"/>
    <w:rsid w:val="0044510E"/>
    <w:rsid w:val="0044682A"/>
    <w:rsid w:val="00446A5C"/>
    <w:rsid w:val="00455CD1"/>
    <w:rsid w:val="004561B1"/>
    <w:rsid w:val="00456EA6"/>
    <w:rsid w:val="004577D2"/>
    <w:rsid w:val="004648AA"/>
    <w:rsid w:val="00467528"/>
    <w:rsid w:val="004710F2"/>
    <w:rsid w:val="004716A9"/>
    <w:rsid w:val="004736BD"/>
    <w:rsid w:val="004737C4"/>
    <w:rsid w:val="00477514"/>
    <w:rsid w:val="00480EA0"/>
    <w:rsid w:val="004818A4"/>
    <w:rsid w:val="004859E2"/>
    <w:rsid w:val="004872EE"/>
    <w:rsid w:val="00493F0F"/>
    <w:rsid w:val="0049441B"/>
    <w:rsid w:val="00494DCF"/>
    <w:rsid w:val="004953E7"/>
    <w:rsid w:val="00496FB9"/>
    <w:rsid w:val="004A16DC"/>
    <w:rsid w:val="004A5342"/>
    <w:rsid w:val="004B0F33"/>
    <w:rsid w:val="004B28F4"/>
    <w:rsid w:val="004B4E3B"/>
    <w:rsid w:val="004B5988"/>
    <w:rsid w:val="004B6B6C"/>
    <w:rsid w:val="004B7988"/>
    <w:rsid w:val="004C395F"/>
    <w:rsid w:val="004C5832"/>
    <w:rsid w:val="004D1480"/>
    <w:rsid w:val="004D3E46"/>
    <w:rsid w:val="004D6096"/>
    <w:rsid w:val="004D729F"/>
    <w:rsid w:val="004E16E0"/>
    <w:rsid w:val="004E20A7"/>
    <w:rsid w:val="004E3B6C"/>
    <w:rsid w:val="004E4DC2"/>
    <w:rsid w:val="00503547"/>
    <w:rsid w:val="005157FC"/>
    <w:rsid w:val="00520259"/>
    <w:rsid w:val="00521B8C"/>
    <w:rsid w:val="00524349"/>
    <w:rsid w:val="005252EC"/>
    <w:rsid w:val="00526D3D"/>
    <w:rsid w:val="005310C3"/>
    <w:rsid w:val="0053169A"/>
    <w:rsid w:val="00531DE4"/>
    <w:rsid w:val="00533FC8"/>
    <w:rsid w:val="005356DE"/>
    <w:rsid w:val="0053634D"/>
    <w:rsid w:val="005438DF"/>
    <w:rsid w:val="00552E12"/>
    <w:rsid w:val="00564E29"/>
    <w:rsid w:val="005667C7"/>
    <w:rsid w:val="00570C0E"/>
    <w:rsid w:val="00574862"/>
    <w:rsid w:val="00581D77"/>
    <w:rsid w:val="00583B52"/>
    <w:rsid w:val="00585D1F"/>
    <w:rsid w:val="0058605A"/>
    <w:rsid w:val="00587770"/>
    <w:rsid w:val="00592019"/>
    <w:rsid w:val="00593C5A"/>
    <w:rsid w:val="00596745"/>
    <w:rsid w:val="00596CDF"/>
    <w:rsid w:val="005A5077"/>
    <w:rsid w:val="005B1B6C"/>
    <w:rsid w:val="005B4893"/>
    <w:rsid w:val="005C1235"/>
    <w:rsid w:val="005C2181"/>
    <w:rsid w:val="005C69A2"/>
    <w:rsid w:val="005D0176"/>
    <w:rsid w:val="005D11BC"/>
    <w:rsid w:val="005D2389"/>
    <w:rsid w:val="005D39A0"/>
    <w:rsid w:val="005D4FC8"/>
    <w:rsid w:val="005E1CB6"/>
    <w:rsid w:val="005E56D8"/>
    <w:rsid w:val="005F39F7"/>
    <w:rsid w:val="005F5F84"/>
    <w:rsid w:val="00604247"/>
    <w:rsid w:val="0060478D"/>
    <w:rsid w:val="00611038"/>
    <w:rsid w:val="00614D5B"/>
    <w:rsid w:val="006155F7"/>
    <w:rsid w:val="00615B2E"/>
    <w:rsid w:val="00621545"/>
    <w:rsid w:val="00625EF9"/>
    <w:rsid w:val="00627215"/>
    <w:rsid w:val="00627C40"/>
    <w:rsid w:val="00630FCE"/>
    <w:rsid w:val="00633D25"/>
    <w:rsid w:val="0063756E"/>
    <w:rsid w:val="00640568"/>
    <w:rsid w:val="00641F8E"/>
    <w:rsid w:val="00642A66"/>
    <w:rsid w:val="00643B79"/>
    <w:rsid w:val="00650332"/>
    <w:rsid w:val="00656A70"/>
    <w:rsid w:val="0065796D"/>
    <w:rsid w:val="00660D0A"/>
    <w:rsid w:val="00662936"/>
    <w:rsid w:val="00663CC9"/>
    <w:rsid w:val="00666C61"/>
    <w:rsid w:val="00667CBD"/>
    <w:rsid w:val="0067429A"/>
    <w:rsid w:val="00676572"/>
    <w:rsid w:val="00684EC5"/>
    <w:rsid w:val="00684F4E"/>
    <w:rsid w:val="00686358"/>
    <w:rsid w:val="0069075C"/>
    <w:rsid w:val="00690C6A"/>
    <w:rsid w:val="00692843"/>
    <w:rsid w:val="006935C9"/>
    <w:rsid w:val="006971F7"/>
    <w:rsid w:val="006A3904"/>
    <w:rsid w:val="006A51EC"/>
    <w:rsid w:val="006A7E82"/>
    <w:rsid w:val="006B0D0C"/>
    <w:rsid w:val="006B448B"/>
    <w:rsid w:val="006C167A"/>
    <w:rsid w:val="006C36EE"/>
    <w:rsid w:val="006D0D5A"/>
    <w:rsid w:val="006D27B8"/>
    <w:rsid w:val="006D2E42"/>
    <w:rsid w:val="006D43C4"/>
    <w:rsid w:val="006D5383"/>
    <w:rsid w:val="006E0618"/>
    <w:rsid w:val="006E1E98"/>
    <w:rsid w:val="006E239E"/>
    <w:rsid w:val="006E258E"/>
    <w:rsid w:val="006E4B25"/>
    <w:rsid w:val="006F319F"/>
    <w:rsid w:val="006F400D"/>
    <w:rsid w:val="006F4A34"/>
    <w:rsid w:val="0070204F"/>
    <w:rsid w:val="00704E79"/>
    <w:rsid w:val="00707B29"/>
    <w:rsid w:val="0071146D"/>
    <w:rsid w:val="00711F85"/>
    <w:rsid w:val="00720D79"/>
    <w:rsid w:val="00722694"/>
    <w:rsid w:val="007240D4"/>
    <w:rsid w:val="007305A1"/>
    <w:rsid w:val="00735003"/>
    <w:rsid w:val="00736541"/>
    <w:rsid w:val="007376A9"/>
    <w:rsid w:val="00747A98"/>
    <w:rsid w:val="007513F1"/>
    <w:rsid w:val="00770BE1"/>
    <w:rsid w:val="007727F8"/>
    <w:rsid w:val="00775E71"/>
    <w:rsid w:val="00777ED6"/>
    <w:rsid w:val="0078464C"/>
    <w:rsid w:val="00785097"/>
    <w:rsid w:val="007867D1"/>
    <w:rsid w:val="00787826"/>
    <w:rsid w:val="007951A4"/>
    <w:rsid w:val="00795769"/>
    <w:rsid w:val="00795808"/>
    <w:rsid w:val="007A0AEE"/>
    <w:rsid w:val="007A27A1"/>
    <w:rsid w:val="007A56DD"/>
    <w:rsid w:val="007A73AF"/>
    <w:rsid w:val="007B0D5E"/>
    <w:rsid w:val="007B48AB"/>
    <w:rsid w:val="007B499C"/>
    <w:rsid w:val="007B6A87"/>
    <w:rsid w:val="007C2E10"/>
    <w:rsid w:val="007C69DF"/>
    <w:rsid w:val="007D028F"/>
    <w:rsid w:val="007D3579"/>
    <w:rsid w:val="007D76B1"/>
    <w:rsid w:val="007E0D63"/>
    <w:rsid w:val="007E190B"/>
    <w:rsid w:val="007E6A62"/>
    <w:rsid w:val="007F04D6"/>
    <w:rsid w:val="007F2497"/>
    <w:rsid w:val="007F431D"/>
    <w:rsid w:val="007F5E60"/>
    <w:rsid w:val="007F7E71"/>
    <w:rsid w:val="008049A6"/>
    <w:rsid w:val="00811F8E"/>
    <w:rsid w:val="00815B61"/>
    <w:rsid w:val="00816EBB"/>
    <w:rsid w:val="00821398"/>
    <w:rsid w:val="00825ED4"/>
    <w:rsid w:val="0082708E"/>
    <w:rsid w:val="008273AE"/>
    <w:rsid w:val="008275A6"/>
    <w:rsid w:val="00832716"/>
    <w:rsid w:val="00841F88"/>
    <w:rsid w:val="008424AC"/>
    <w:rsid w:val="00843321"/>
    <w:rsid w:val="008444C9"/>
    <w:rsid w:val="00844F31"/>
    <w:rsid w:val="00845F7B"/>
    <w:rsid w:val="00850E4B"/>
    <w:rsid w:val="008555DE"/>
    <w:rsid w:val="00855D08"/>
    <w:rsid w:val="00860A93"/>
    <w:rsid w:val="00865941"/>
    <w:rsid w:val="00871743"/>
    <w:rsid w:val="00871BF4"/>
    <w:rsid w:val="008747B8"/>
    <w:rsid w:val="0087483C"/>
    <w:rsid w:val="00874A91"/>
    <w:rsid w:val="00875A96"/>
    <w:rsid w:val="00876910"/>
    <w:rsid w:val="00876C88"/>
    <w:rsid w:val="00876F4B"/>
    <w:rsid w:val="00877BF9"/>
    <w:rsid w:val="00885035"/>
    <w:rsid w:val="008873A7"/>
    <w:rsid w:val="00890BBF"/>
    <w:rsid w:val="008924B8"/>
    <w:rsid w:val="008A6EEA"/>
    <w:rsid w:val="008B05BB"/>
    <w:rsid w:val="008B0934"/>
    <w:rsid w:val="008B231F"/>
    <w:rsid w:val="008B3C69"/>
    <w:rsid w:val="008B5A85"/>
    <w:rsid w:val="008C1142"/>
    <w:rsid w:val="008C11DD"/>
    <w:rsid w:val="008C1A7B"/>
    <w:rsid w:val="008C730E"/>
    <w:rsid w:val="008C7948"/>
    <w:rsid w:val="008D37C6"/>
    <w:rsid w:val="008D55F7"/>
    <w:rsid w:val="008D6F63"/>
    <w:rsid w:val="008D7929"/>
    <w:rsid w:val="008E21BC"/>
    <w:rsid w:val="008E2A8D"/>
    <w:rsid w:val="008E388E"/>
    <w:rsid w:val="008E7932"/>
    <w:rsid w:val="008F0FC8"/>
    <w:rsid w:val="008F119E"/>
    <w:rsid w:val="008F15F7"/>
    <w:rsid w:val="009024F2"/>
    <w:rsid w:val="009070C1"/>
    <w:rsid w:val="00911B47"/>
    <w:rsid w:val="00913A72"/>
    <w:rsid w:val="0091782E"/>
    <w:rsid w:val="00917900"/>
    <w:rsid w:val="00924765"/>
    <w:rsid w:val="009268B1"/>
    <w:rsid w:val="009269B2"/>
    <w:rsid w:val="00930EB5"/>
    <w:rsid w:val="00935470"/>
    <w:rsid w:val="00935859"/>
    <w:rsid w:val="00940B67"/>
    <w:rsid w:val="0094138E"/>
    <w:rsid w:val="00945B86"/>
    <w:rsid w:val="0095386E"/>
    <w:rsid w:val="009563F0"/>
    <w:rsid w:val="00956505"/>
    <w:rsid w:val="00963B61"/>
    <w:rsid w:val="00964F6C"/>
    <w:rsid w:val="009717E1"/>
    <w:rsid w:val="00975464"/>
    <w:rsid w:val="00975A1A"/>
    <w:rsid w:val="00975A94"/>
    <w:rsid w:val="00975B15"/>
    <w:rsid w:val="00975E71"/>
    <w:rsid w:val="00976C25"/>
    <w:rsid w:val="00980DEE"/>
    <w:rsid w:val="009813F1"/>
    <w:rsid w:val="00983FF5"/>
    <w:rsid w:val="00990D0A"/>
    <w:rsid w:val="009916D8"/>
    <w:rsid w:val="00992424"/>
    <w:rsid w:val="00994805"/>
    <w:rsid w:val="00994A2E"/>
    <w:rsid w:val="00994F23"/>
    <w:rsid w:val="009A07EC"/>
    <w:rsid w:val="009A203E"/>
    <w:rsid w:val="009A48FF"/>
    <w:rsid w:val="009A63CA"/>
    <w:rsid w:val="009B0511"/>
    <w:rsid w:val="009B1376"/>
    <w:rsid w:val="009B229B"/>
    <w:rsid w:val="009B534F"/>
    <w:rsid w:val="009B681B"/>
    <w:rsid w:val="009B7609"/>
    <w:rsid w:val="009B7D4A"/>
    <w:rsid w:val="009B7F66"/>
    <w:rsid w:val="009C10FB"/>
    <w:rsid w:val="009C1825"/>
    <w:rsid w:val="009C19C3"/>
    <w:rsid w:val="009C1BD6"/>
    <w:rsid w:val="009C1D6E"/>
    <w:rsid w:val="009D1721"/>
    <w:rsid w:val="009D6242"/>
    <w:rsid w:val="009E0D73"/>
    <w:rsid w:val="009E613E"/>
    <w:rsid w:val="009E6483"/>
    <w:rsid w:val="009F716A"/>
    <w:rsid w:val="00A1041C"/>
    <w:rsid w:val="00A11FD9"/>
    <w:rsid w:val="00A122CA"/>
    <w:rsid w:val="00A123F0"/>
    <w:rsid w:val="00A15705"/>
    <w:rsid w:val="00A15B3B"/>
    <w:rsid w:val="00A24E00"/>
    <w:rsid w:val="00A252E9"/>
    <w:rsid w:val="00A259EF"/>
    <w:rsid w:val="00A2638A"/>
    <w:rsid w:val="00A2703C"/>
    <w:rsid w:val="00A31D9D"/>
    <w:rsid w:val="00A417EC"/>
    <w:rsid w:val="00A45B6A"/>
    <w:rsid w:val="00A55D6E"/>
    <w:rsid w:val="00A57683"/>
    <w:rsid w:val="00A72721"/>
    <w:rsid w:val="00A82A43"/>
    <w:rsid w:val="00A92D60"/>
    <w:rsid w:val="00A93E82"/>
    <w:rsid w:val="00A956FB"/>
    <w:rsid w:val="00AA01B2"/>
    <w:rsid w:val="00AA2204"/>
    <w:rsid w:val="00AA2A5A"/>
    <w:rsid w:val="00AA5E67"/>
    <w:rsid w:val="00AA7BA6"/>
    <w:rsid w:val="00AB434E"/>
    <w:rsid w:val="00AC4B2D"/>
    <w:rsid w:val="00AD0DE8"/>
    <w:rsid w:val="00AD1BDD"/>
    <w:rsid w:val="00AD73BB"/>
    <w:rsid w:val="00AD7981"/>
    <w:rsid w:val="00AE1DDE"/>
    <w:rsid w:val="00AE3F87"/>
    <w:rsid w:val="00AE6068"/>
    <w:rsid w:val="00AE7D2E"/>
    <w:rsid w:val="00AF2949"/>
    <w:rsid w:val="00AF5BDE"/>
    <w:rsid w:val="00B02169"/>
    <w:rsid w:val="00B04692"/>
    <w:rsid w:val="00B04F1F"/>
    <w:rsid w:val="00B062D7"/>
    <w:rsid w:val="00B1560F"/>
    <w:rsid w:val="00B16B2C"/>
    <w:rsid w:val="00B20CA8"/>
    <w:rsid w:val="00B2258C"/>
    <w:rsid w:val="00B251DF"/>
    <w:rsid w:val="00B257BB"/>
    <w:rsid w:val="00B3542A"/>
    <w:rsid w:val="00B37017"/>
    <w:rsid w:val="00B40255"/>
    <w:rsid w:val="00B416AE"/>
    <w:rsid w:val="00B41E50"/>
    <w:rsid w:val="00B42098"/>
    <w:rsid w:val="00B4225F"/>
    <w:rsid w:val="00B47F33"/>
    <w:rsid w:val="00B50E4A"/>
    <w:rsid w:val="00B5420A"/>
    <w:rsid w:val="00B55A00"/>
    <w:rsid w:val="00B614D3"/>
    <w:rsid w:val="00B65F0F"/>
    <w:rsid w:val="00B66A3A"/>
    <w:rsid w:val="00B7047B"/>
    <w:rsid w:val="00B70C68"/>
    <w:rsid w:val="00B7334B"/>
    <w:rsid w:val="00B73409"/>
    <w:rsid w:val="00B73475"/>
    <w:rsid w:val="00B74627"/>
    <w:rsid w:val="00B77D9F"/>
    <w:rsid w:val="00B818EC"/>
    <w:rsid w:val="00B83543"/>
    <w:rsid w:val="00B843FA"/>
    <w:rsid w:val="00B93A6C"/>
    <w:rsid w:val="00B9472A"/>
    <w:rsid w:val="00B971C9"/>
    <w:rsid w:val="00B97E66"/>
    <w:rsid w:val="00BA0DE5"/>
    <w:rsid w:val="00BA20B7"/>
    <w:rsid w:val="00BB0819"/>
    <w:rsid w:val="00BB3633"/>
    <w:rsid w:val="00BB6EE2"/>
    <w:rsid w:val="00BC0A50"/>
    <w:rsid w:val="00BC0D1C"/>
    <w:rsid w:val="00BC1603"/>
    <w:rsid w:val="00BC4104"/>
    <w:rsid w:val="00BD3C19"/>
    <w:rsid w:val="00BD5A3B"/>
    <w:rsid w:val="00BD7E2D"/>
    <w:rsid w:val="00BE088A"/>
    <w:rsid w:val="00BE1972"/>
    <w:rsid w:val="00BE3305"/>
    <w:rsid w:val="00BE794D"/>
    <w:rsid w:val="00BF25D5"/>
    <w:rsid w:val="00BF3581"/>
    <w:rsid w:val="00BF603C"/>
    <w:rsid w:val="00BF7314"/>
    <w:rsid w:val="00C04DCE"/>
    <w:rsid w:val="00C063FD"/>
    <w:rsid w:val="00C11154"/>
    <w:rsid w:val="00C1150F"/>
    <w:rsid w:val="00C12EA4"/>
    <w:rsid w:val="00C16194"/>
    <w:rsid w:val="00C16266"/>
    <w:rsid w:val="00C17920"/>
    <w:rsid w:val="00C17ADA"/>
    <w:rsid w:val="00C207A5"/>
    <w:rsid w:val="00C258EC"/>
    <w:rsid w:val="00C309E7"/>
    <w:rsid w:val="00C31E7D"/>
    <w:rsid w:val="00C33BFE"/>
    <w:rsid w:val="00C37E7C"/>
    <w:rsid w:val="00C40B81"/>
    <w:rsid w:val="00C41113"/>
    <w:rsid w:val="00C4167D"/>
    <w:rsid w:val="00C41DB5"/>
    <w:rsid w:val="00C46AC8"/>
    <w:rsid w:val="00C4788A"/>
    <w:rsid w:val="00C50541"/>
    <w:rsid w:val="00C5262C"/>
    <w:rsid w:val="00C533F7"/>
    <w:rsid w:val="00C53FE6"/>
    <w:rsid w:val="00C549BD"/>
    <w:rsid w:val="00C55E3A"/>
    <w:rsid w:val="00C6275F"/>
    <w:rsid w:val="00C7516C"/>
    <w:rsid w:val="00C7551D"/>
    <w:rsid w:val="00C80016"/>
    <w:rsid w:val="00C91513"/>
    <w:rsid w:val="00CA1005"/>
    <w:rsid w:val="00CA27B6"/>
    <w:rsid w:val="00CA463B"/>
    <w:rsid w:val="00CB1D01"/>
    <w:rsid w:val="00CB20AB"/>
    <w:rsid w:val="00CB59A5"/>
    <w:rsid w:val="00CC1AFA"/>
    <w:rsid w:val="00CC3747"/>
    <w:rsid w:val="00CC3F68"/>
    <w:rsid w:val="00CC4CAF"/>
    <w:rsid w:val="00CD1D96"/>
    <w:rsid w:val="00CD3504"/>
    <w:rsid w:val="00CD4F6A"/>
    <w:rsid w:val="00CD718F"/>
    <w:rsid w:val="00CE1CE6"/>
    <w:rsid w:val="00CE1E2B"/>
    <w:rsid w:val="00CE2BDF"/>
    <w:rsid w:val="00CE616E"/>
    <w:rsid w:val="00CF48D2"/>
    <w:rsid w:val="00CF62EE"/>
    <w:rsid w:val="00D029BF"/>
    <w:rsid w:val="00D05C2C"/>
    <w:rsid w:val="00D11D0C"/>
    <w:rsid w:val="00D1391E"/>
    <w:rsid w:val="00D13C45"/>
    <w:rsid w:val="00D146D9"/>
    <w:rsid w:val="00D21FDB"/>
    <w:rsid w:val="00D23E4B"/>
    <w:rsid w:val="00D27702"/>
    <w:rsid w:val="00D348F0"/>
    <w:rsid w:val="00D35CCC"/>
    <w:rsid w:val="00D362E8"/>
    <w:rsid w:val="00D405C8"/>
    <w:rsid w:val="00D442A6"/>
    <w:rsid w:val="00D44924"/>
    <w:rsid w:val="00D52378"/>
    <w:rsid w:val="00D52CC2"/>
    <w:rsid w:val="00D55D91"/>
    <w:rsid w:val="00D56448"/>
    <w:rsid w:val="00D65630"/>
    <w:rsid w:val="00D65B83"/>
    <w:rsid w:val="00D668B5"/>
    <w:rsid w:val="00D73EDD"/>
    <w:rsid w:val="00D7513B"/>
    <w:rsid w:val="00D75806"/>
    <w:rsid w:val="00D82384"/>
    <w:rsid w:val="00D843F8"/>
    <w:rsid w:val="00D86BD0"/>
    <w:rsid w:val="00D86D5C"/>
    <w:rsid w:val="00D879CA"/>
    <w:rsid w:val="00D90BC7"/>
    <w:rsid w:val="00D91F99"/>
    <w:rsid w:val="00D9470F"/>
    <w:rsid w:val="00DA2983"/>
    <w:rsid w:val="00DA48EB"/>
    <w:rsid w:val="00DA5B77"/>
    <w:rsid w:val="00DB13D1"/>
    <w:rsid w:val="00DB7BEA"/>
    <w:rsid w:val="00DC25AA"/>
    <w:rsid w:val="00DC34CF"/>
    <w:rsid w:val="00DC522B"/>
    <w:rsid w:val="00DC71A3"/>
    <w:rsid w:val="00DC78B1"/>
    <w:rsid w:val="00DD7A9E"/>
    <w:rsid w:val="00DE23EE"/>
    <w:rsid w:val="00DE3596"/>
    <w:rsid w:val="00DE47AD"/>
    <w:rsid w:val="00DE5076"/>
    <w:rsid w:val="00DE5497"/>
    <w:rsid w:val="00DE68B9"/>
    <w:rsid w:val="00DE7A20"/>
    <w:rsid w:val="00DF3222"/>
    <w:rsid w:val="00DF32C1"/>
    <w:rsid w:val="00DF3388"/>
    <w:rsid w:val="00DF49E0"/>
    <w:rsid w:val="00DF4BB0"/>
    <w:rsid w:val="00DF67E5"/>
    <w:rsid w:val="00E00248"/>
    <w:rsid w:val="00E008CB"/>
    <w:rsid w:val="00E02741"/>
    <w:rsid w:val="00E02C5F"/>
    <w:rsid w:val="00E04539"/>
    <w:rsid w:val="00E0468F"/>
    <w:rsid w:val="00E04921"/>
    <w:rsid w:val="00E07C31"/>
    <w:rsid w:val="00E10874"/>
    <w:rsid w:val="00E116A7"/>
    <w:rsid w:val="00E11E2A"/>
    <w:rsid w:val="00E13AEA"/>
    <w:rsid w:val="00E201AC"/>
    <w:rsid w:val="00E20AD9"/>
    <w:rsid w:val="00E22524"/>
    <w:rsid w:val="00E232D6"/>
    <w:rsid w:val="00E26207"/>
    <w:rsid w:val="00E318DC"/>
    <w:rsid w:val="00E43F52"/>
    <w:rsid w:val="00E44319"/>
    <w:rsid w:val="00E44611"/>
    <w:rsid w:val="00E44F15"/>
    <w:rsid w:val="00E5015A"/>
    <w:rsid w:val="00E53F43"/>
    <w:rsid w:val="00E54E23"/>
    <w:rsid w:val="00E624D9"/>
    <w:rsid w:val="00E64274"/>
    <w:rsid w:val="00E65215"/>
    <w:rsid w:val="00E65CD8"/>
    <w:rsid w:val="00E71469"/>
    <w:rsid w:val="00E71FAB"/>
    <w:rsid w:val="00E7429A"/>
    <w:rsid w:val="00E74764"/>
    <w:rsid w:val="00E77A0E"/>
    <w:rsid w:val="00E81D52"/>
    <w:rsid w:val="00E85EA6"/>
    <w:rsid w:val="00E87371"/>
    <w:rsid w:val="00E879AA"/>
    <w:rsid w:val="00E9142C"/>
    <w:rsid w:val="00E96E3C"/>
    <w:rsid w:val="00EA0932"/>
    <w:rsid w:val="00EA0965"/>
    <w:rsid w:val="00EB5D69"/>
    <w:rsid w:val="00EB620B"/>
    <w:rsid w:val="00EC0140"/>
    <w:rsid w:val="00EC0CA0"/>
    <w:rsid w:val="00EC1611"/>
    <w:rsid w:val="00EC1912"/>
    <w:rsid w:val="00EC1CBE"/>
    <w:rsid w:val="00EC473C"/>
    <w:rsid w:val="00ED40A1"/>
    <w:rsid w:val="00ED6E64"/>
    <w:rsid w:val="00EE52B2"/>
    <w:rsid w:val="00EE7C97"/>
    <w:rsid w:val="00EF0F92"/>
    <w:rsid w:val="00EF43E7"/>
    <w:rsid w:val="00EF51D1"/>
    <w:rsid w:val="00EF51D7"/>
    <w:rsid w:val="00EF7B18"/>
    <w:rsid w:val="00F017C1"/>
    <w:rsid w:val="00F0196F"/>
    <w:rsid w:val="00F024B5"/>
    <w:rsid w:val="00F035EE"/>
    <w:rsid w:val="00F056D7"/>
    <w:rsid w:val="00F0599D"/>
    <w:rsid w:val="00F07F36"/>
    <w:rsid w:val="00F1004F"/>
    <w:rsid w:val="00F158CD"/>
    <w:rsid w:val="00F2136B"/>
    <w:rsid w:val="00F3055F"/>
    <w:rsid w:val="00F349F6"/>
    <w:rsid w:val="00F402F5"/>
    <w:rsid w:val="00F41465"/>
    <w:rsid w:val="00F43BE7"/>
    <w:rsid w:val="00F43DC7"/>
    <w:rsid w:val="00F4590C"/>
    <w:rsid w:val="00F45E45"/>
    <w:rsid w:val="00F55E19"/>
    <w:rsid w:val="00F63AA5"/>
    <w:rsid w:val="00F6547E"/>
    <w:rsid w:val="00F67605"/>
    <w:rsid w:val="00F7001C"/>
    <w:rsid w:val="00F7260C"/>
    <w:rsid w:val="00F7760E"/>
    <w:rsid w:val="00F826C6"/>
    <w:rsid w:val="00F83A1B"/>
    <w:rsid w:val="00F96517"/>
    <w:rsid w:val="00FA4660"/>
    <w:rsid w:val="00FA6321"/>
    <w:rsid w:val="00FA67D5"/>
    <w:rsid w:val="00FA7B7E"/>
    <w:rsid w:val="00FB0CB9"/>
    <w:rsid w:val="00FB228D"/>
    <w:rsid w:val="00FB266D"/>
    <w:rsid w:val="00FB4EA5"/>
    <w:rsid w:val="00FB57F9"/>
    <w:rsid w:val="00FC0855"/>
    <w:rsid w:val="00FC1BBC"/>
    <w:rsid w:val="00FC7BC6"/>
    <w:rsid w:val="00FD3495"/>
    <w:rsid w:val="00FD5FAF"/>
    <w:rsid w:val="00FF28D5"/>
    <w:rsid w:val="00FF373B"/>
    <w:rsid w:val="00FF3BD3"/>
    <w:rsid w:val="00FF4E23"/>
    <w:rsid w:val="00FF4EC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62"/>
    <o:shapelayout v:ext="edit">
      <o:idmap v:ext="edit" data="1"/>
    </o:shapelayout>
  </w:shapeDefaults>
  <w:decimalSymbol w:val="."/>
  <w:listSeparator w:val=","/>
  <w14:docId w14:val="0F7F439A"/>
  <w15:docId w15:val="{13E50126-769B-4032-8A3E-C16B14194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2497"/>
    <w:pPr>
      <w:spacing w:after="200" w:line="276" w:lineRule="auto"/>
    </w:pPr>
    <w:rPr>
      <w:sz w:val="22"/>
      <w:szCs w:val="22"/>
    </w:rPr>
  </w:style>
  <w:style w:type="paragraph" w:styleId="Heading1">
    <w:name w:val="heading 1"/>
    <w:basedOn w:val="Normal"/>
    <w:next w:val="Normal"/>
    <w:link w:val="Heading1Char"/>
    <w:qFormat/>
    <w:rsid w:val="00CD1D96"/>
    <w:pPr>
      <w:keepNext/>
      <w:numPr>
        <w:numId w:val="1"/>
      </w:numPr>
      <w:spacing w:before="480" w:after="0" w:line="240" w:lineRule="auto"/>
      <w:outlineLvl w:val="0"/>
    </w:pPr>
    <w:rPr>
      <w:rFonts w:ascii="Arial" w:eastAsia="Times New Roman" w:hAnsi="Arial"/>
      <w:b/>
      <w:sz w:val="36"/>
      <w:szCs w:val="20"/>
    </w:rPr>
  </w:style>
  <w:style w:type="paragraph" w:styleId="Heading2">
    <w:name w:val="heading 2"/>
    <w:aliases w:val="h2,h21,h22"/>
    <w:basedOn w:val="Normal"/>
    <w:next w:val="Normal"/>
    <w:link w:val="Heading2Char"/>
    <w:qFormat/>
    <w:rsid w:val="00CD1D96"/>
    <w:pPr>
      <w:keepNext/>
      <w:numPr>
        <w:ilvl w:val="1"/>
        <w:numId w:val="1"/>
      </w:numPr>
      <w:pBdr>
        <w:top w:val="single" w:sz="4" w:space="1" w:color="auto"/>
      </w:pBdr>
      <w:spacing w:before="360" w:after="0" w:line="240" w:lineRule="auto"/>
      <w:outlineLvl w:val="1"/>
    </w:pPr>
    <w:rPr>
      <w:rFonts w:ascii="Arial" w:eastAsia="Times New Roman" w:hAnsi="Arial"/>
      <w:b/>
      <w:i/>
      <w:szCs w:val="20"/>
    </w:rPr>
  </w:style>
  <w:style w:type="paragraph" w:styleId="Heading3">
    <w:name w:val="heading 3"/>
    <w:aliases w:val="h3,h31,h32"/>
    <w:basedOn w:val="Normal"/>
    <w:next w:val="Normal"/>
    <w:link w:val="Heading3Char"/>
    <w:qFormat/>
    <w:rsid w:val="00CD1D96"/>
    <w:pPr>
      <w:keepNext/>
      <w:numPr>
        <w:ilvl w:val="2"/>
        <w:numId w:val="1"/>
      </w:numPr>
      <w:spacing w:before="240" w:after="0" w:line="240" w:lineRule="auto"/>
      <w:outlineLvl w:val="2"/>
    </w:pPr>
    <w:rPr>
      <w:rFonts w:ascii="Arial Black" w:eastAsia="Times New Roman" w:hAnsi="Arial Black"/>
      <w:sz w:val="20"/>
      <w:szCs w:val="20"/>
    </w:rPr>
  </w:style>
  <w:style w:type="paragraph" w:styleId="Heading4">
    <w:name w:val="heading 4"/>
    <w:basedOn w:val="Normal"/>
    <w:next w:val="Normal"/>
    <w:link w:val="Heading4Char"/>
    <w:qFormat/>
    <w:rsid w:val="00CD1D96"/>
    <w:pPr>
      <w:keepNext/>
      <w:numPr>
        <w:ilvl w:val="3"/>
        <w:numId w:val="1"/>
      </w:numPr>
      <w:spacing w:before="360" w:after="0" w:line="240" w:lineRule="auto"/>
      <w:outlineLvl w:val="3"/>
    </w:pPr>
    <w:rPr>
      <w:rFonts w:ascii="Arial" w:eastAsia="Times New Roman" w:hAnsi="Arial"/>
      <w:b/>
      <w:i/>
      <w:sz w:val="20"/>
      <w:szCs w:val="20"/>
    </w:rPr>
  </w:style>
  <w:style w:type="paragraph" w:styleId="Heading5">
    <w:name w:val="heading 5"/>
    <w:basedOn w:val="Normal"/>
    <w:next w:val="Normal"/>
    <w:link w:val="Heading5Char"/>
    <w:qFormat/>
    <w:rsid w:val="00CD1D96"/>
    <w:pPr>
      <w:keepNext/>
      <w:numPr>
        <w:ilvl w:val="4"/>
        <w:numId w:val="1"/>
      </w:numPr>
      <w:tabs>
        <w:tab w:val="left" w:pos="1440"/>
      </w:tabs>
      <w:spacing w:before="240" w:after="0" w:line="240" w:lineRule="auto"/>
      <w:outlineLvl w:val="4"/>
    </w:pPr>
    <w:rPr>
      <w:rFonts w:ascii="Arial" w:eastAsia="Times New Roman" w:hAnsi="Arial"/>
      <w:b/>
      <w:sz w:val="20"/>
      <w:szCs w:val="20"/>
    </w:rPr>
  </w:style>
  <w:style w:type="paragraph" w:styleId="Heading6">
    <w:name w:val="heading 6"/>
    <w:basedOn w:val="Normal"/>
    <w:next w:val="Normal"/>
    <w:link w:val="Heading6Char"/>
    <w:qFormat/>
    <w:rsid w:val="00CD1D96"/>
    <w:pPr>
      <w:keepNext/>
      <w:numPr>
        <w:ilvl w:val="5"/>
        <w:numId w:val="1"/>
      </w:numPr>
      <w:tabs>
        <w:tab w:val="left" w:pos="1440"/>
      </w:tabs>
      <w:spacing w:before="240" w:after="0" w:line="240" w:lineRule="auto"/>
      <w:outlineLvl w:val="5"/>
    </w:pPr>
    <w:rPr>
      <w:rFonts w:ascii="Arial" w:eastAsia="Times New Roman" w:hAnsi="Arial"/>
      <w:i/>
      <w:sz w:val="20"/>
      <w:szCs w:val="20"/>
    </w:rPr>
  </w:style>
  <w:style w:type="paragraph" w:styleId="Heading7">
    <w:name w:val="heading 7"/>
    <w:basedOn w:val="Normal"/>
    <w:next w:val="Normal"/>
    <w:link w:val="Heading7Char"/>
    <w:qFormat/>
    <w:rsid w:val="00CD1D96"/>
    <w:pPr>
      <w:numPr>
        <w:ilvl w:val="6"/>
        <w:numId w:val="1"/>
      </w:numPr>
      <w:spacing w:before="240" w:after="0" w:line="240" w:lineRule="auto"/>
      <w:outlineLvl w:val="6"/>
    </w:pPr>
    <w:rPr>
      <w:rFonts w:ascii="Arial" w:eastAsia="Times New Roman" w:hAnsi="Arial"/>
      <w:i/>
      <w:sz w:val="20"/>
      <w:szCs w:val="20"/>
    </w:rPr>
  </w:style>
  <w:style w:type="paragraph" w:styleId="Heading8">
    <w:name w:val="heading 8"/>
    <w:basedOn w:val="Normal"/>
    <w:next w:val="Normal"/>
    <w:link w:val="Heading8Char"/>
    <w:qFormat/>
    <w:rsid w:val="00CD1D96"/>
    <w:pPr>
      <w:numPr>
        <w:ilvl w:val="7"/>
        <w:numId w:val="1"/>
      </w:numPr>
      <w:spacing w:before="240" w:after="0" w:line="240" w:lineRule="auto"/>
      <w:jc w:val="center"/>
      <w:outlineLvl w:val="7"/>
    </w:pPr>
    <w:rPr>
      <w:rFonts w:ascii="Arial" w:eastAsia="Times New Roman" w:hAnsi="Arial"/>
      <w:i/>
      <w:sz w:val="20"/>
      <w:szCs w:val="20"/>
    </w:rPr>
  </w:style>
  <w:style w:type="paragraph" w:styleId="Heading9">
    <w:name w:val="heading 9"/>
    <w:basedOn w:val="Normal"/>
    <w:next w:val="Normal"/>
    <w:link w:val="Heading9Char"/>
    <w:qFormat/>
    <w:rsid w:val="00CD1D96"/>
    <w:pPr>
      <w:numPr>
        <w:ilvl w:val="8"/>
        <w:numId w:val="1"/>
      </w:numPr>
      <w:spacing w:before="240" w:after="0" w:line="240" w:lineRule="auto"/>
      <w:outlineLvl w:val="8"/>
    </w:pPr>
    <w:rPr>
      <w:rFonts w:ascii="Arial" w:eastAsia="Times New Roman" w:hAnsi="Arial"/>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D1D96"/>
    <w:rPr>
      <w:rFonts w:ascii="Arial" w:eastAsia="Times New Roman" w:hAnsi="Arial"/>
      <w:b/>
      <w:sz w:val="36"/>
    </w:rPr>
  </w:style>
  <w:style w:type="character" w:customStyle="1" w:styleId="Heading2Char">
    <w:name w:val="Heading 2 Char"/>
    <w:aliases w:val="h2 Char,h21 Char,h22 Char"/>
    <w:basedOn w:val="DefaultParagraphFont"/>
    <w:link w:val="Heading2"/>
    <w:rsid w:val="00CD1D96"/>
    <w:rPr>
      <w:rFonts w:ascii="Arial" w:eastAsia="Times New Roman" w:hAnsi="Arial"/>
      <w:b/>
      <w:i/>
      <w:sz w:val="22"/>
    </w:rPr>
  </w:style>
  <w:style w:type="character" w:customStyle="1" w:styleId="Heading3Char">
    <w:name w:val="Heading 3 Char"/>
    <w:aliases w:val="h3 Char,h31 Char,h32 Char"/>
    <w:basedOn w:val="DefaultParagraphFont"/>
    <w:link w:val="Heading3"/>
    <w:rsid w:val="00CD1D96"/>
    <w:rPr>
      <w:rFonts w:ascii="Arial Black" w:eastAsia="Times New Roman" w:hAnsi="Arial Black"/>
    </w:rPr>
  </w:style>
  <w:style w:type="character" w:customStyle="1" w:styleId="Heading4Char">
    <w:name w:val="Heading 4 Char"/>
    <w:basedOn w:val="DefaultParagraphFont"/>
    <w:link w:val="Heading4"/>
    <w:rsid w:val="00CD1D96"/>
    <w:rPr>
      <w:rFonts w:ascii="Arial" w:eastAsia="Times New Roman" w:hAnsi="Arial"/>
      <w:b/>
      <w:i/>
    </w:rPr>
  </w:style>
  <w:style w:type="character" w:customStyle="1" w:styleId="Heading5Char">
    <w:name w:val="Heading 5 Char"/>
    <w:basedOn w:val="DefaultParagraphFont"/>
    <w:link w:val="Heading5"/>
    <w:rsid w:val="00CD1D96"/>
    <w:rPr>
      <w:rFonts w:ascii="Arial" w:eastAsia="Times New Roman" w:hAnsi="Arial"/>
      <w:b/>
    </w:rPr>
  </w:style>
  <w:style w:type="character" w:customStyle="1" w:styleId="Heading6Char">
    <w:name w:val="Heading 6 Char"/>
    <w:basedOn w:val="DefaultParagraphFont"/>
    <w:link w:val="Heading6"/>
    <w:rsid w:val="00CD1D96"/>
    <w:rPr>
      <w:rFonts w:ascii="Arial" w:eastAsia="Times New Roman" w:hAnsi="Arial"/>
      <w:i/>
    </w:rPr>
  </w:style>
  <w:style w:type="character" w:customStyle="1" w:styleId="Heading7Char">
    <w:name w:val="Heading 7 Char"/>
    <w:basedOn w:val="DefaultParagraphFont"/>
    <w:link w:val="Heading7"/>
    <w:rsid w:val="00CD1D96"/>
    <w:rPr>
      <w:rFonts w:ascii="Arial" w:eastAsia="Times New Roman" w:hAnsi="Arial"/>
      <w:i/>
    </w:rPr>
  </w:style>
  <w:style w:type="character" w:customStyle="1" w:styleId="Heading8Char">
    <w:name w:val="Heading 8 Char"/>
    <w:basedOn w:val="DefaultParagraphFont"/>
    <w:link w:val="Heading8"/>
    <w:rsid w:val="00CD1D96"/>
    <w:rPr>
      <w:rFonts w:ascii="Arial" w:eastAsia="Times New Roman" w:hAnsi="Arial"/>
      <w:i/>
    </w:rPr>
  </w:style>
  <w:style w:type="character" w:customStyle="1" w:styleId="Heading9Char">
    <w:name w:val="Heading 9 Char"/>
    <w:basedOn w:val="DefaultParagraphFont"/>
    <w:link w:val="Heading9"/>
    <w:rsid w:val="00CD1D96"/>
    <w:rPr>
      <w:rFonts w:ascii="Arial" w:eastAsia="Times New Roman" w:hAnsi="Arial"/>
      <w:b/>
      <w:i/>
      <w:sz w:val="18"/>
    </w:rPr>
  </w:style>
  <w:style w:type="paragraph" w:styleId="ListParagraph">
    <w:name w:val="List Paragraph"/>
    <w:basedOn w:val="Normal"/>
    <w:uiPriority w:val="34"/>
    <w:qFormat/>
    <w:rsid w:val="003553ED"/>
    <w:pPr>
      <w:ind w:left="720"/>
      <w:contextualSpacing/>
    </w:pPr>
  </w:style>
  <w:style w:type="paragraph" w:customStyle="1" w:styleId="TableTitle">
    <w:name w:val="Table Title"/>
    <w:basedOn w:val="Normal"/>
    <w:rsid w:val="009B7609"/>
    <w:pPr>
      <w:keepNext/>
      <w:keepLines/>
      <w:suppressAutoHyphens/>
      <w:spacing w:before="240" w:after="0" w:line="240" w:lineRule="auto"/>
    </w:pPr>
    <w:rPr>
      <w:rFonts w:ascii="Times New Roman" w:eastAsia="Times New Roman" w:hAnsi="Times New Roman"/>
      <w:i/>
      <w:sz w:val="20"/>
      <w:szCs w:val="20"/>
    </w:rPr>
  </w:style>
  <w:style w:type="paragraph" w:customStyle="1" w:styleId="TableCellBoldCentered">
    <w:name w:val="Table Cell Bold Centered"/>
    <w:basedOn w:val="Normal"/>
    <w:rsid w:val="009B7609"/>
    <w:pPr>
      <w:keepNext/>
      <w:keepLines/>
      <w:suppressAutoHyphens/>
      <w:spacing w:before="40" w:after="40" w:line="240" w:lineRule="auto"/>
      <w:jc w:val="center"/>
    </w:pPr>
    <w:rPr>
      <w:rFonts w:ascii="Times New Roman" w:eastAsia="Times New Roman" w:hAnsi="Times New Roman"/>
      <w:b/>
      <w:sz w:val="16"/>
      <w:szCs w:val="20"/>
    </w:rPr>
  </w:style>
  <w:style w:type="paragraph" w:customStyle="1" w:styleId="TableCellCenteredHoriz">
    <w:name w:val="Table Cell Centered (Horiz)"/>
    <w:basedOn w:val="Normal"/>
    <w:rsid w:val="009B7609"/>
    <w:pPr>
      <w:keepNext/>
      <w:keepLines/>
      <w:suppressAutoHyphens/>
      <w:spacing w:before="40" w:after="40" w:line="240" w:lineRule="auto"/>
      <w:jc w:val="center"/>
    </w:pPr>
    <w:rPr>
      <w:rFonts w:ascii="Times New Roman" w:eastAsia="Times New Roman" w:hAnsi="Times New Roman"/>
      <w:sz w:val="16"/>
      <w:szCs w:val="20"/>
    </w:rPr>
  </w:style>
  <w:style w:type="character" w:styleId="CommentReference">
    <w:name w:val="annotation reference"/>
    <w:basedOn w:val="DefaultParagraphFont"/>
    <w:uiPriority w:val="99"/>
    <w:semiHidden/>
    <w:unhideWhenUsed/>
    <w:rsid w:val="00400D12"/>
    <w:rPr>
      <w:sz w:val="16"/>
      <w:szCs w:val="16"/>
    </w:rPr>
  </w:style>
  <w:style w:type="paragraph" w:styleId="CommentText">
    <w:name w:val="annotation text"/>
    <w:basedOn w:val="Normal"/>
    <w:link w:val="CommentTextChar"/>
    <w:uiPriority w:val="99"/>
    <w:unhideWhenUsed/>
    <w:rsid w:val="00400D12"/>
    <w:rPr>
      <w:sz w:val="20"/>
      <w:szCs w:val="20"/>
    </w:rPr>
  </w:style>
  <w:style w:type="character" w:customStyle="1" w:styleId="CommentTextChar">
    <w:name w:val="Comment Text Char"/>
    <w:basedOn w:val="DefaultParagraphFont"/>
    <w:link w:val="CommentText"/>
    <w:uiPriority w:val="99"/>
    <w:rsid w:val="00400D12"/>
  </w:style>
  <w:style w:type="paragraph" w:styleId="CommentSubject">
    <w:name w:val="annotation subject"/>
    <w:basedOn w:val="CommentText"/>
    <w:next w:val="CommentText"/>
    <w:link w:val="CommentSubjectChar"/>
    <w:uiPriority w:val="99"/>
    <w:semiHidden/>
    <w:unhideWhenUsed/>
    <w:rsid w:val="00400D12"/>
    <w:rPr>
      <w:b/>
      <w:bCs/>
    </w:rPr>
  </w:style>
  <w:style w:type="character" w:customStyle="1" w:styleId="CommentSubjectChar">
    <w:name w:val="Comment Subject Char"/>
    <w:basedOn w:val="CommentTextChar"/>
    <w:link w:val="CommentSubject"/>
    <w:uiPriority w:val="99"/>
    <w:semiHidden/>
    <w:rsid w:val="00400D12"/>
    <w:rPr>
      <w:b/>
      <w:bCs/>
    </w:rPr>
  </w:style>
  <w:style w:type="paragraph" w:styleId="BalloonText">
    <w:name w:val="Balloon Text"/>
    <w:basedOn w:val="Normal"/>
    <w:link w:val="BalloonTextChar"/>
    <w:uiPriority w:val="99"/>
    <w:semiHidden/>
    <w:unhideWhenUsed/>
    <w:rsid w:val="00400D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0D12"/>
    <w:rPr>
      <w:rFonts w:ascii="Tahoma" w:hAnsi="Tahoma" w:cs="Tahoma"/>
      <w:sz w:val="16"/>
      <w:szCs w:val="16"/>
    </w:rPr>
  </w:style>
  <w:style w:type="paragraph" w:customStyle="1" w:styleId="BulletDiRoman">
    <w:name w:val="Bullet D (i. Roman)"/>
    <w:basedOn w:val="Normal"/>
    <w:rsid w:val="00FF3BD3"/>
    <w:pPr>
      <w:suppressAutoHyphens/>
      <w:spacing w:before="120" w:after="0" w:line="240" w:lineRule="auto"/>
      <w:ind w:left="1440" w:hanging="360"/>
    </w:pPr>
    <w:rPr>
      <w:rFonts w:ascii="Times New Roman" w:eastAsia="Times New Roman" w:hAnsi="Times New Roman"/>
      <w:sz w:val="20"/>
      <w:szCs w:val="20"/>
    </w:rPr>
  </w:style>
  <w:style w:type="paragraph" w:customStyle="1" w:styleId="BulletCALetter">
    <w:name w:val="Bullet C (A. Letter)"/>
    <w:basedOn w:val="Normal"/>
    <w:rsid w:val="00FF3BD3"/>
    <w:pPr>
      <w:suppressAutoHyphens/>
      <w:spacing w:before="120" w:after="0" w:line="240" w:lineRule="auto"/>
      <w:ind w:left="1080" w:hanging="360"/>
    </w:pPr>
    <w:rPr>
      <w:rFonts w:ascii="Times New Roman" w:eastAsia="Times New Roman" w:hAnsi="Times New Roman"/>
      <w:sz w:val="20"/>
      <w:szCs w:val="20"/>
    </w:rPr>
  </w:style>
  <w:style w:type="paragraph" w:styleId="Header">
    <w:name w:val="header"/>
    <w:basedOn w:val="Normal"/>
    <w:link w:val="HeaderChar"/>
    <w:unhideWhenUsed/>
    <w:rsid w:val="004E3B6C"/>
    <w:pPr>
      <w:tabs>
        <w:tab w:val="center" w:pos="4680"/>
        <w:tab w:val="right" w:pos="9360"/>
      </w:tabs>
    </w:pPr>
  </w:style>
  <w:style w:type="character" w:customStyle="1" w:styleId="HeaderChar">
    <w:name w:val="Header Char"/>
    <w:basedOn w:val="DefaultParagraphFont"/>
    <w:link w:val="Header"/>
    <w:rsid w:val="004E3B6C"/>
    <w:rPr>
      <w:sz w:val="22"/>
      <w:szCs w:val="22"/>
    </w:rPr>
  </w:style>
  <w:style w:type="paragraph" w:styleId="Footer">
    <w:name w:val="footer"/>
    <w:basedOn w:val="Normal"/>
    <w:link w:val="FooterChar"/>
    <w:uiPriority w:val="99"/>
    <w:unhideWhenUsed/>
    <w:rsid w:val="004E3B6C"/>
    <w:pPr>
      <w:tabs>
        <w:tab w:val="center" w:pos="4680"/>
        <w:tab w:val="right" w:pos="9360"/>
      </w:tabs>
    </w:pPr>
  </w:style>
  <w:style w:type="character" w:customStyle="1" w:styleId="FooterChar">
    <w:name w:val="Footer Char"/>
    <w:basedOn w:val="DefaultParagraphFont"/>
    <w:link w:val="Footer"/>
    <w:uiPriority w:val="99"/>
    <w:rsid w:val="004E3B6C"/>
    <w:rPr>
      <w:sz w:val="22"/>
      <w:szCs w:val="22"/>
    </w:rPr>
  </w:style>
  <w:style w:type="table" w:styleId="TableGrid">
    <w:name w:val="Table Grid"/>
    <w:basedOn w:val="TableNormal"/>
    <w:uiPriority w:val="39"/>
    <w:rsid w:val="004E3B6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Cell">
    <w:name w:val="Table Cell"/>
    <w:basedOn w:val="Normal"/>
    <w:rsid w:val="008E388E"/>
    <w:pPr>
      <w:keepNext/>
      <w:keepLines/>
      <w:suppressAutoHyphens/>
      <w:spacing w:before="40" w:after="40" w:line="240" w:lineRule="auto"/>
    </w:pPr>
    <w:rPr>
      <w:rFonts w:ascii="Arial" w:eastAsia="Times New Roman" w:hAnsi="Arial"/>
      <w:sz w:val="16"/>
      <w:szCs w:val="20"/>
    </w:rPr>
  </w:style>
  <w:style w:type="paragraph" w:styleId="FootnoteText">
    <w:name w:val="footnote text"/>
    <w:aliases w:val="EMI Footnote Text"/>
    <w:basedOn w:val="Normal"/>
    <w:link w:val="FootnoteTextChar"/>
    <w:uiPriority w:val="99"/>
    <w:qFormat/>
    <w:rsid w:val="00F7001C"/>
    <w:pPr>
      <w:spacing w:after="0" w:line="240" w:lineRule="auto"/>
    </w:pPr>
    <w:rPr>
      <w:rFonts w:ascii="Times New Roman" w:eastAsia="Times New Roman" w:hAnsi="Times New Roman"/>
      <w:sz w:val="20"/>
      <w:szCs w:val="20"/>
    </w:rPr>
  </w:style>
  <w:style w:type="character" w:customStyle="1" w:styleId="FootnoteTextChar">
    <w:name w:val="Footnote Text Char"/>
    <w:aliases w:val="EMI Footnote Text Char"/>
    <w:basedOn w:val="DefaultParagraphFont"/>
    <w:link w:val="FootnoteText"/>
    <w:rsid w:val="00F7001C"/>
    <w:rPr>
      <w:rFonts w:ascii="Times New Roman" w:eastAsia="Times New Roman" w:hAnsi="Times New Roman"/>
    </w:rPr>
  </w:style>
  <w:style w:type="character" w:customStyle="1" w:styleId="Char-Bold">
    <w:name w:val="Char - Bold"/>
    <w:basedOn w:val="DefaultParagraphFont"/>
    <w:rsid w:val="00046302"/>
    <w:rPr>
      <w:b/>
      <w:bCs/>
    </w:rPr>
  </w:style>
  <w:style w:type="paragraph" w:customStyle="1" w:styleId="Default">
    <w:name w:val="Default"/>
    <w:rsid w:val="007A56DD"/>
    <w:pPr>
      <w:autoSpaceDE w:val="0"/>
      <w:autoSpaceDN w:val="0"/>
      <w:adjustRightInd w:val="0"/>
    </w:pPr>
    <w:rPr>
      <w:rFonts w:ascii="Arial" w:hAnsi="Arial" w:cs="Arial"/>
      <w:color w:val="000000"/>
      <w:sz w:val="24"/>
      <w:szCs w:val="24"/>
    </w:rPr>
  </w:style>
  <w:style w:type="paragraph" w:styleId="Revision">
    <w:name w:val="Revision"/>
    <w:hidden/>
    <w:uiPriority w:val="99"/>
    <w:semiHidden/>
    <w:rsid w:val="009B534F"/>
    <w:rPr>
      <w:sz w:val="22"/>
      <w:szCs w:val="22"/>
    </w:rPr>
  </w:style>
  <w:style w:type="paragraph" w:customStyle="1" w:styleId="p2">
    <w:name w:val="p2"/>
    <w:basedOn w:val="Normal"/>
    <w:rsid w:val="006D2E42"/>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paragraph" w:customStyle="1" w:styleId="Style13">
    <w:name w:val="Style13"/>
    <w:basedOn w:val="Footer"/>
    <w:link w:val="Style13Char"/>
    <w:qFormat/>
    <w:rsid w:val="006D2E42"/>
    <w:pPr>
      <w:pBdr>
        <w:top w:val="single" w:sz="4" w:space="1" w:color="auto"/>
      </w:pBdr>
      <w:tabs>
        <w:tab w:val="clear" w:pos="4680"/>
        <w:tab w:val="clear" w:pos="9360"/>
        <w:tab w:val="center" w:pos="4320"/>
        <w:tab w:val="right" w:pos="10800"/>
      </w:tabs>
      <w:spacing w:before="60" w:after="0" w:line="240" w:lineRule="auto"/>
    </w:pPr>
    <w:rPr>
      <w:rFonts w:asciiTheme="minorHAnsi" w:eastAsia="Times New Roman" w:hAnsiTheme="minorHAnsi"/>
      <w:i/>
    </w:rPr>
  </w:style>
  <w:style w:type="character" w:customStyle="1" w:styleId="Style13Char">
    <w:name w:val="Style13 Char"/>
    <w:basedOn w:val="FooterChar"/>
    <w:link w:val="Style13"/>
    <w:rsid w:val="006D2E42"/>
    <w:rPr>
      <w:rFonts w:asciiTheme="minorHAnsi" w:eastAsia="Times New Roman" w:hAnsiTheme="minorHAnsi"/>
      <w:i/>
      <w:sz w:val="22"/>
      <w:szCs w:val="22"/>
    </w:rPr>
  </w:style>
  <w:style w:type="paragraph" w:customStyle="1" w:styleId="Style10">
    <w:name w:val="Style10"/>
    <w:basedOn w:val="Normal"/>
    <w:link w:val="Style10Char"/>
    <w:qFormat/>
    <w:rsid w:val="006D2E42"/>
    <w:pPr>
      <w:tabs>
        <w:tab w:val="right" w:pos="10543"/>
      </w:tabs>
      <w:spacing w:after="0" w:line="240" w:lineRule="auto"/>
    </w:pPr>
    <w:rPr>
      <w:rFonts w:asciiTheme="minorHAnsi" w:eastAsia="Times New Roman" w:hAnsiTheme="minorHAnsi"/>
      <w:bCs/>
      <w:sz w:val="20"/>
      <w:szCs w:val="20"/>
    </w:rPr>
  </w:style>
  <w:style w:type="paragraph" w:customStyle="1" w:styleId="Style11">
    <w:name w:val="Style11"/>
    <w:basedOn w:val="Normal"/>
    <w:link w:val="Style11Char"/>
    <w:qFormat/>
    <w:rsid w:val="006D2E42"/>
    <w:pPr>
      <w:tabs>
        <w:tab w:val="right" w:pos="10543"/>
      </w:tabs>
      <w:spacing w:after="0" w:line="240" w:lineRule="auto"/>
      <w:jc w:val="right"/>
    </w:pPr>
    <w:rPr>
      <w:rFonts w:asciiTheme="minorHAnsi" w:eastAsia="Times New Roman" w:hAnsiTheme="minorHAnsi"/>
      <w:bCs/>
      <w:sz w:val="20"/>
      <w:szCs w:val="20"/>
    </w:rPr>
  </w:style>
  <w:style w:type="character" w:customStyle="1" w:styleId="Style10Char">
    <w:name w:val="Style10 Char"/>
    <w:basedOn w:val="DefaultParagraphFont"/>
    <w:link w:val="Style10"/>
    <w:rsid w:val="006D2E42"/>
    <w:rPr>
      <w:rFonts w:asciiTheme="minorHAnsi" w:eastAsia="Times New Roman" w:hAnsiTheme="minorHAnsi"/>
      <w:bCs/>
    </w:rPr>
  </w:style>
  <w:style w:type="paragraph" w:customStyle="1" w:styleId="Style12">
    <w:name w:val="Style12"/>
    <w:basedOn w:val="Normal"/>
    <w:link w:val="Style12Char"/>
    <w:qFormat/>
    <w:rsid w:val="006D2E42"/>
    <w:pPr>
      <w:spacing w:after="0" w:line="240" w:lineRule="auto"/>
    </w:pPr>
    <w:rPr>
      <w:rFonts w:asciiTheme="minorHAnsi" w:eastAsia="Times New Roman" w:hAnsiTheme="minorHAnsi"/>
      <w:sz w:val="12"/>
      <w:szCs w:val="12"/>
    </w:rPr>
  </w:style>
  <w:style w:type="character" w:customStyle="1" w:styleId="Style11Char">
    <w:name w:val="Style11 Char"/>
    <w:basedOn w:val="DefaultParagraphFont"/>
    <w:link w:val="Style11"/>
    <w:rsid w:val="006D2E42"/>
    <w:rPr>
      <w:rFonts w:asciiTheme="minorHAnsi" w:eastAsia="Times New Roman" w:hAnsiTheme="minorHAnsi"/>
      <w:bCs/>
    </w:rPr>
  </w:style>
  <w:style w:type="character" w:customStyle="1" w:styleId="Style12Char">
    <w:name w:val="Style12 Char"/>
    <w:basedOn w:val="DefaultParagraphFont"/>
    <w:link w:val="Style12"/>
    <w:rsid w:val="006D2E42"/>
    <w:rPr>
      <w:rFonts w:asciiTheme="minorHAnsi" w:eastAsia="Times New Roman" w:hAnsiTheme="minorHAnsi"/>
      <w:sz w:val="12"/>
      <w:szCs w:val="12"/>
    </w:rPr>
  </w:style>
  <w:style w:type="paragraph" w:customStyle="1" w:styleId="Style14">
    <w:name w:val="Style14"/>
    <w:basedOn w:val="Normal"/>
    <w:link w:val="Style14Char"/>
    <w:qFormat/>
    <w:rsid w:val="006D2E42"/>
    <w:pPr>
      <w:keepNext/>
      <w:spacing w:after="0" w:line="240" w:lineRule="auto"/>
      <w:outlineLvl w:val="0"/>
    </w:pPr>
    <w:rPr>
      <w:rFonts w:asciiTheme="minorHAnsi" w:eastAsia="Times New Roman" w:hAnsiTheme="minorHAnsi"/>
      <w:bCs/>
      <w:sz w:val="20"/>
      <w:szCs w:val="20"/>
    </w:rPr>
  </w:style>
  <w:style w:type="paragraph" w:customStyle="1" w:styleId="Style15">
    <w:name w:val="Style15"/>
    <w:basedOn w:val="Normal"/>
    <w:link w:val="Style15Char"/>
    <w:qFormat/>
    <w:rsid w:val="006D2E42"/>
    <w:pPr>
      <w:keepNext/>
      <w:spacing w:after="0" w:line="240" w:lineRule="auto"/>
      <w:jc w:val="right"/>
      <w:outlineLvl w:val="0"/>
    </w:pPr>
    <w:rPr>
      <w:rFonts w:asciiTheme="minorHAnsi" w:eastAsia="Times New Roman" w:hAnsiTheme="minorHAnsi"/>
      <w:bCs/>
      <w:sz w:val="20"/>
      <w:szCs w:val="20"/>
    </w:rPr>
  </w:style>
  <w:style w:type="character" w:customStyle="1" w:styleId="Style14Char">
    <w:name w:val="Style14 Char"/>
    <w:basedOn w:val="DefaultParagraphFont"/>
    <w:link w:val="Style14"/>
    <w:rsid w:val="006D2E42"/>
    <w:rPr>
      <w:rFonts w:asciiTheme="minorHAnsi" w:eastAsia="Times New Roman" w:hAnsiTheme="minorHAnsi"/>
      <w:bCs/>
    </w:rPr>
  </w:style>
  <w:style w:type="character" w:customStyle="1" w:styleId="Style15Char">
    <w:name w:val="Style15 Char"/>
    <w:basedOn w:val="DefaultParagraphFont"/>
    <w:link w:val="Style15"/>
    <w:rsid w:val="006D2E42"/>
    <w:rPr>
      <w:rFonts w:asciiTheme="minorHAnsi" w:eastAsia="Times New Roman" w:hAnsiTheme="minorHAnsi"/>
      <w:bCs/>
    </w:rPr>
  </w:style>
  <w:style w:type="table" w:customStyle="1" w:styleId="TableGrid1">
    <w:name w:val="Table Grid1"/>
    <w:basedOn w:val="TableNormal"/>
    <w:next w:val="TableGrid"/>
    <w:uiPriority w:val="59"/>
    <w:rsid w:val="009268B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uiPriority w:val="59"/>
    <w:rsid w:val="009268B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9B681B"/>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uiPriority w:val="99"/>
    <w:rsid w:val="007B6A87"/>
    <w:rPr>
      <w:vertAlign w:val="superscript"/>
    </w:rPr>
  </w:style>
  <w:style w:type="table" w:customStyle="1" w:styleId="TableGrid11">
    <w:name w:val="Table Grid11"/>
    <w:basedOn w:val="TableNormal"/>
    <w:next w:val="TableGrid"/>
    <w:uiPriority w:val="59"/>
    <w:rsid w:val="00B843F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next w:val="TableGrid"/>
    <w:uiPriority w:val="59"/>
    <w:rsid w:val="00B843FA"/>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641F8E"/>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C1150F"/>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8C1142"/>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unhideWhenUsed/>
    <w:rsid w:val="00477514"/>
    <w:rPr>
      <w:color w:val="605E5C"/>
      <w:shd w:val="clear" w:color="auto" w:fill="E1DFDD"/>
    </w:rPr>
  </w:style>
  <w:style w:type="character" w:styleId="Mention">
    <w:name w:val="Mention"/>
    <w:basedOn w:val="DefaultParagraphFont"/>
    <w:uiPriority w:val="99"/>
    <w:unhideWhenUsed/>
    <w:rsid w:val="00477514"/>
    <w:rPr>
      <w:color w:val="2B579A"/>
      <w:shd w:val="clear" w:color="auto" w:fill="E1DFDD"/>
    </w:rPr>
  </w:style>
  <w:style w:type="table" w:customStyle="1" w:styleId="TableGrid4">
    <w:name w:val="Table Grid4"/>
    <w:basedOn w:val="TableNormal"/>
    <w:next w:val="TableGrid"/>
    <w:uiPriority w:val="39"/>
    <w:rsid w:val="001C4BC8"/>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642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eader" Target="header7.xml"/><Relationship Id="rId10" Type="http://schemas.openxmlformats.org/officeDocument/2006/relationships/footnotes" Target="foot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5.xml"/></Relationships>
</file>

<file path=word/_rels/head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SharedWithUsers xmlns="5067c814-4b34-462c-a21d-c185ff6548d2">
      <UserInfo>
        <DisplayName/>
        <AccountId xsi:nil="true"/>
        <AccountType/>
      </UserInfo>
    </SharedWithUsers>
    <MediaLengthInSeconds xmlns="785685f2-c2e1-4352-89aa-3faca8eaba52" xsi:nil="true"/>
  </documentManagement>
</p:properties>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FD56BEA-B188-429E-8A1F-96F90DD8A7D9}">
  <ds:schemaRefs>
    <ds:schemaRef ds:uri="http://schemas.microsoft.com/sharepoint/v3/contenttype/forms"/>
  </ds:schemaRefs>
</ds:datastoreItem>
</file>

<file path=customXml/itemProps2.xml><?xml version="1.0" encoding="utf-8"?>
<ds:datastoreItem xmlns:ds="http://schemas.openxmlformats.org/officeDocument/2006/customXml" ds:itemID="{A5E6E6EE-0802-4AFF-A770-2D096CD56AD8}">
  <ds:schemaRefs>
    <ds:schemaRef ds:uri="http://schemas.openxmlformats.org/officeDocument/2006/bibliography"/>
  </ds:schemaRefs>
</ds:datastoreItem>
</file>

<file path=customXml/itemProps3.xml><?xml version="1.0" encoding="utf-8"?>
<ds:datastoreItem xmlns:ds="http://schemas.openxmlformats.org/officeDocument/2006/customXml" ds:itemID="{9445BA7A-8B77-4C64-8593-371BF38303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EC2A80B-D165-4D5C-8C56-AA7A8358B680}">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5.xml><?xml version="1.0" encoding="utf-8"?>
<ds:datastoreItem xmlns:ds="http://schemas.openxmlformats.org/officeDocument/2006/customXml" ds:itemID="{68A1AF3F-ADE2-48CA-94CB-8FCE59FFCF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25</Pages>
  <Words>9795</Words>
  <Characters>55834</Characters>
  <Application>Microsoft Office Word</Application>
  <DocSecurity>0</DocSecurity>
  <Lines>465</Lines>
  <Paragraphs>130</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65499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schan</dc:creator>
  <cp:keywords/>
  <cp:lastModifiedBy>Geiser, Che@Energy</cp:lastModifiedBy>
  <cp:revision>67</cp:revision>
  <cp:lastPrinted>2019-01-23T23:31:00Z</cp:lastPrinted>
  <dcterms:created xsi:type="dcterms:W3CDTF">2022-01-25T22:39:00Z</dcterms:created>
  <dcterms:modified xsi:type="dcterms:W3CDTF">2022-05-20T17:17:00Z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Order">
    <vt:r8>629100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ies>
</file>