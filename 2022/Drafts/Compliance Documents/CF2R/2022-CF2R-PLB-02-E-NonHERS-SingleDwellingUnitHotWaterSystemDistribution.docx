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575E6" w14:textId="62D75796" w:rsidR="00C231E2" w:rsidRPr="0074502B" w:rsidRDefault="00C231E2" w:rsidP="00C231E2">
      <w:pPr>
        <w:spacing w:after="0" w:line="259" w:lineRule="auto"/>
        <w:rPr>
          <w:rFonts w:asciiTheme="minorHAnsi" w:hAnsiTheme="minorHAnsi" w:cstheme="minorBidi"/>
          <w:sz w:val="24"/>
          <w:szCs w:val="24"/>
        </w:rPr>
      </w:pPr>
      <w:r w:rsidRPr="7EABF2C5">
        <w:rPr>
          <w:rFonts w:asciiTheme="minorHAnsi" w:hAnsiTheme="minorHAnsi" w:cstheme="minorBidi"/>
          <w:b/>
          <w:bCs/>
          <w:sz w:val="24"/>
          <w:szCs w:val="24"/>
        </w:rPr>
        <w:t xml:space="preserve">CERTIFICATE OF </w:t>
      </w:r>
      <w:r w:rsidRPr="7EABF2C5">
        <w:rPr>
          <w:rFonts w:cs="Calibri"/>
          <w:b/>
          <w:bCs/>
          <w:sz w:val="24"/>
          <w:szCs w:val="24"/>
        </w:rPr>
        <w:t>INSTALLATION</w:t>
      </w:r>
      <w:r>
        <w:br/>
      </w:r>
      <w:r w:rsidRPr="7EABF2C5">
        <w:rPr>
          <w:rFonts w:asciiTheme="minorHAnsi" w:hAnsiTheme="minorHAnsi" w:cstheme="minorBidi"/>
          <w:b/>
          <w:bCs/>
          <w:sz w:val="24"/>
          <w:szCs w:val="24"/>
        </w:rPr>
        <w:t>Note:</w:t>
      </w:r>
      <w:r w:rsidRPr="7EABF2C5">
        <w:rPr>
          <w:rFonts w:asciiTheme="minorHAnsi" w:hAnsiTheme="minorHAnsi" w:cstheme="minorBidi"/>
          <w:sz w:val="24"/>
          <w:szCs w:val="24"/>
        </w:rPr>
        <w:t xml:space="preserve"> This table completed by HERS Registry.</w:t>
      </w:r>
    </w:p>
    <w:tbl>
      <w:tblPr>
        <w:tblStyle w:val="TableGrid6"/>
        <w:tblW w:w="4996" w:type="pct"/>
        <w:tblLook w:val="0020" w:firstRow="1" w:lastRow="0" w:firstColumn="0" w:lastColumn="0" w:noHBand="0" w:noVBand="0"/>
      </w:tblPr>
      <w:tblGrid>
        <w:gridCol w:w="5318"/>
        <w:gridCol w:w="5463"/>
      </w:tblGrid>
      <w:tr w:rsidR="00C231E2" w:rsidRPr="0074502B" w14:paraId="13E567A8" w14:textId="77777777" w:rsidTr="009339E7">
        <w:trPr>
          <w:trHeight w:val="288"/>
        </w:trPr>
        <w:tc>
          <w:tcPr>
            <w:tcW w:w="7177" w:type="dxa"/>
          </w:tcPr>
          <w:p w14:paraId="5678C5BB" w14:textId="77777777" w:rsidR="00C231E2" w:rsidRPr="0074502B" w:rsidRDefault="00C231E2" w:rsidP="009339E7">
            <w:pPr>
              <w:spacing w:after="0" w:line="240" w:lineRule="auto"/>
              <w:rPr>
                <w:rFonts w:asciiTheme="minorHAnsi" w:hAnsiTheme="minorHAnsi" w:cstheme="minorHAnsi"/>
                <w:sz w:val="24"/>
                <w:szCs w:val="24"/>
              </w:rPr>
            </w:pPr>
            <w:r w:rsidRPr="0074502B">
              <w:rPr>
                <w:rFonts w:asciiTheme="minorHAnsi" w:hAnsiTheme="minorHAnsi" w:cstheme="minorHAnsi"/>
                <w:sz w:val="24"/>
                <w:szCs w:val="24"/>
              </w:rPr>
              <w:t>Project Name:</w:t>
            </w:r>
          </w:p>
        </w:tc>
        <w:tc>
          <w:tcPr>
            <w:tcW w:w="7201" w:type="dxa"/>
          </w:tcPr>
          <w:p w14:paraId="72467437" w14:textId="77777777" w:rsidR="00C231E2" w:rsidRPr="0074502B" w:rsidRDefault="00C231E2" w:rsidP="009339E7">
            <w:pPr>
              <w:spacing w:after="0" w:line="240" w:lineRule="auto"/>
              <w:rPr>
                <w:rFonts w:asciiTheme="minorHAnsi" w:hAnsiTheme="minorHAnsi" w:cstheme="minorHAnsi"/>
                <w:sz w:val="24"/>
                <w:szCs w:val="24"/>
              </w:rPr>
            </w:pPr>
            <w:r w:rsidRPr="0074502B">
              <w:rPr>
                <w:rFonts w:asciiTheme="minorHAnsi" w:hAnsiTheme="minorHAnsi" w:cstheme="minorHAnsi"/>
                <w:sz w:val="24"/>
                <w:szCs w:val="24"/>
              </w:rPr>
              <w:t>Enforcement Agency:</w:t>
            </w:r>
          </w:p>
        </w:tc>
      </w:tr>
      <w:tr w:rsidR="00C231E2" w:rsidRPr="0074502B" w14:paraId="7FDCBD51" w14:textId="77777777" w:rsidTr="009339E7">
        <w:trPr>
          <w:trHeight w:val="288"/>
        </w:trPr>
        <w:tc>
          <w:tcPr>
            <w:tcW w:w="7177" w:type="dxa"/>
          </w:tcPr>
          <w:p w14:paraId="62C64D4E" w14:textId="77777777" w:rsidR="00C231E2" w:rsidRPr="0074502B" w:rsidRDefault="00C231E2" w:rsidP="009339E7">
            <w:pPr>
              <w:spacing w:after="0" w:line="240" w:lineRule="auto"/>
              <w:rPr>
                <w:rFonts w:asciiTheme="minorHAnsi" w:hAnsiTheme="minorHAnsi" w:cstheme="minorHAnsi"/>
                <w:sz w:val="24"/>
                <w:szCs w:val="24"/>
                <w:vertAlign w:val="superscript"/>
              </w:rPr>
            </w:pPr>
            <w:r w:rsidRPr="0074502B">
              <w:rPr>
                <w:rFonts w:asciiTheme="minorHAnsi" w:hAnsiTheme="minorHAnsi" w:cstheme="minorHAnsi"/>
                <w:sz w:val="24"/>
                <w:szCs w:val="24"/>
              </w:rPr>
              <w:t>Dwelling Address:</w:t>
            </w:r>
          </w:p>
        </w:tc>
        <w:tc>
          <w:tcPr>
            <w:tcW w:w="7201" w:type="dxa"/>
          </w:tcPr>
          <w:p w14:paraId="6C9088CB" w14:textId="77777777" w:rsidR="00C231E2" w:rsidRPr="0074502B" w:rsidRDefault="00C231E2" w:rsidP="009339E7">
            <w:pPr>
              <w:spacing w:after="0" w:line="240" w:lineRule="auto"/>
              <w:rPr>
                <w:rFonts w:asciiTheme="minorHAnsi" w:hAnsiTheme="minorHAnsi" w:cstheme="minorHAnsi"/>
                <w:sz w:val="24"/>
                <w:szCs w:val="24"/>
                <w:vertAlign w:val="superscript"/>
              </w:rPr>
            </w:pPr>
            <w:r w:rsidRPr="0074502B">
              <w:rPr>
                <w:rFonts w:asciiTheme="minorHAnsi" w:hAnsiTheme="minorHAnsi" w:cstheme="minorHAnsi"/>
                <w:sz w:val="24"/>
                <w:szCs w:val="24"/>
              </w:rPr>
              <w:t>Permit Number:</w:t>
            </w:r>
          </w:p>
        </w:tc>
      </w:tr>
      <w:tr w:rsidR="00C231E2" w:rsidRPr="0074502B" w14:paraId="7A9EE3DE" w14:textId="77777777" w:rsidTr="009339E7">
        <w:trPr>
          <w:trHeight w:val="288"/>
        </w:trPr>
        <w:tc>
          <w:tcPr>
            <w:tcW w:w="7177" w:type="dxa"/>
          </w:tcPr>
          <w:p w14:paraId="5257CA14" w14:textId="77777777" w:rsidR="00C231E2" w:rsidRPr="0074502B" w:rsidRDefault="00C231E2" w:rsidP="009339E7">
            <w:pPr>
              <w:spacing w:after="0" w:line="240" w:lineRule="auto"/>
              <w:rPr>
                <w:rFonts w:asciiTheme="minorHAnsi" w:hAnsiTheme="minorHAnsi" w:cstheme="minorHAnsi"/>
                <w:sz w:val="24"/>
                <w:szCs w:val="24"/>
              </w:rPr>
            </w:pPr>
            <w:r w:rsidRPr="0074502B">
              <w:rPr>
                <w:rFonts w:asciiTheme="minorHAnsi" w:hAnsiTheme="minorHAnsi" w:cstheme="minorHAnsi"/>
                <w:sz w:val="24"/>
                <w:szCs w:val="24"/>
              </w:rPr>
              <w:t>City and Zip Code:</w:t>
            </w:r>
          </w:p>
        </w:tc>
        <w:tc>
          <w:tcPr>
            <w:tcW w:w="7201" w:type="dxa"/>
          </w:tcPr>
          <w:p w14:paraId="0CF052A3" w14:textId="77777777" w:rsidR="00C231E2" w:rsidRPr="0074502B" w:rsidRDefault="00C231E2" w:rsidP="009339E7">
            <w:pPr>
              <w:spacing w:after="0" w:line="240" w:lineRule="auto"/>
              <w:rPr>
                <w:rFonts w:asciiTheme="minorHAnsi" w:hAnsiTheme="minorHAnsi" w:cstheme="minorHAnsi"/>
                <w:sz w:val="24"/>
                <w:szCs w:val="24"/>
              </w:rPr>
            </w:pPr>
            <w:r w:rsidRPr="00E17FFC">
              <w:rPr>
                <w:rFonts w:asciiTheme="minorHAnsi" w:hAnsiTheme="minorHAnsi" w:cstheme="minorHAnsi"/>
                <w:sz w:val="24"/>
                <w:szCs w:val="24"/>
              </w:rPr>
              <w:t>Permit Application Date</w:t>
            </w:r>
            <w:r w:rsidRPr="0074502B">
              <w:rPr>
                <w:rFonts w:asciiTheme="minorHAnsi" w:hAnsiTheme="minorHAnsi" w:cstheme="minorHAnsi"/>
                <w:sz w:val="24"/>
                <w:szCs w:val="24"/>
              </w:rPr>
              <w:t>:</w:t>
            </w:r>
          </w:p>
        </w:tc>
      </w:tr>
    </w:tbl>
    <w:p w14:paraId="38A2B8C2" w14:textId="3C98C5BE" w:rsidR="00D55558" w:rsidRDefault="00D55558" w:rsidP="00C231E2">
      <w:pPr>
        <w:spacing w:after="0"/>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6"/>
        <w:gridCol w:w="1036"/>
        <w:gridCol w:w="1187"/>
        <w:gridCol w:w="1213"/>
        <w:gridCol w:w="1103"/>
        <w:gridCol w:w="829"/>
        <w:gridCol w:w="729"/>
        <w:gridCol w:w="1055"/>
        <w:gridCol w:w="1219"/>
        <w:gridCol w:w="1383"/>
      </w:tblGrid>
      <w:tr w:rsidR="000E1EA5" w:rsidRPr="009E01FE" w14:paraId="44D822E2" w14:textId="77777777" w:rsidTr="009D1541">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B844D56" w14:textId="117E62D8"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r w:rsidR="00D25D80">
              <w:rPr>
                <w:rFonts w:asciiTheme="minorHAnsi" w:hAnsiTheme="minorHAnsi" w:cstheme="minorHAnsi"/>
                <w:b/>
                <w:sz w:val="20"/>
                <w:szCs w:val="20"/>
              </w:rPr>
              <w:t>(other than HPWH)</w:t>
            </w:r>
          </w:p>
          <w:p w14:paraId="1AF1AF20" w14:textId="7E99185B" w:rsidR="000E1EA5" w:rsidRPr="005828AE" w:rsidDel="00237BB2" w:rsidRDefault="000E1EA5" w:rsidP="009D154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 xml:space="preserve">This table reports </w:t>
            </w:r>
            <w:r w:rsidR="00D4064B" w:rsidRPr="005828AE">
              <w:rPr>
                <w:rFonts w:asciiTheme="minorHAnsi" w:eastAsia="Times New Roman" w:hAnsiTheme="minorHAnsi" w:cstheme="minorHAnsi"/>
                <w:sz w:val="20"/>
                <w:szCs w:val="20"/>
              </w:rPr>
              <w:t>features</w:t>
            </w:r>
            <w:r w:rsidR="00B854A7">
              <w:rPr>
                <w:rFonts w:asciiTheme="minorHAnsi" w:eastAsia="Times New Roman" w:hAnsiTheme="minorHAnsi" w:cstheme="minorHAnsi"/>
                <w:sz w:val="20"/>
                <w:szCs w:val="20"/>
              </w:rPr>
              <w:t xml:space="preserve"> of </w:t>
            </w:r>
            <w:r w:rsidRPr="005828AE">
              <w:rPr>
                <w:rFonts w:asciiTheme="minorHAnsi" w:eastAsia="Times New Roman" w:hAnsiTheme="minorHAnsi" w:cstheme="minorHAnsi"/>
                <w:sz w:val="20"/>
                <w:szCs w:val="20"/>
              </w:rPr>
              <w:t>the water heating system(s)</w:t>
            </w:r>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specified on the registered CF1R compliance document for this project.</w:t>
            </w:r>
          </w:p>
        </w:tc>
      </w:tr>
      <w:tr w:rsidR="000E1EA5" w:rsidRPr="009E01FE" w14:paraId="7B8DA255" w14:textId="319DAC8C" w:rsidTr="009D1541">
        <w:trPr>
          <w:cantSplit/>
          <w:trHeight w:val="277"/>
        </w:trPr>
        <w:tc>
          <w:tcPr>
            <w:tcW w:w="480" w:type="pct"/>
            <w:tcBorders>
              <w:top w:val="single" w:sz="4" w:space="0" w:color="auto"/>
              <w:left w:val="single" w:sz="4" w:space="0" w:color="auto"/>
              <w:bottom w:val="single" w:sz="4" w:space="0" w:color="auto"/>
              <w:right w:val="single" w:sz="4" w:space="0" w:color="auto"/>
            </w:tcBorders>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
          <w:p w14:paraId="0D05F59F" w14:textId="7618B7A2"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9D1541">
        <w:trPr>
          <w:cantSplit/>
          <w:trHeight w:val="288"/>
        </w:trPr>
        <w:tc>
          <w:tcPr>
            <w:tcW w:w="480" w:type="pct"/>
            <w:tcBorders>
              <w:top w:val="single" w:sz="4" w:space="0" w:color="auto"/>
              <w:left w:val="single" w:sz="4" w:space="0" w:color="auto"/>
              <w:bottom w:val="single" w:sz="4" w:space="0" w:color="auto"/>
              <w:right w:val="single" w:sz="4" w:space="0" w:color="auto"/>
            </w:tcBorders>
            <w:vAlign w:val="bottom"/>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
          <w:p w14:paraId="58E647FA" w14:textId="4E1F1980"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A2228E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0E1EA5" w:rsidRPr="009E01FE" w14:paraId="7B8DA278" w14:textId="7384877B" w:rsidTr="009D1541">
        <w:trPr>
          <w:cantSplit/>
          <w:trHeight w:val="246"/>
        </w:trPr>
        <w:tc>
          <w:tcPr>
            <w:tcW w:w="480" w:type="pct"/>
            <w:tcBorders>
              <w:top w:val="single" w:sz="4" w:space="0" w:color="auto"/>
              <w:left w:val="single" w:sz="4" w:space="0" w:color="auto"/>
              <w:bottom w:val="single" w:sz="4" w:space="0" w:color="auto"/>
              <w:right w:val="single" w:sz="4" w:space="0" w:color="auto"/>
            </w:tcBorders>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9D1541">
        <w:trPr>
          <w:cantSplit/>
          <w:trHeight w:val="255"/>
        </w:trPr>
        <w:tc>
          <w:tcPr>
            <w:tcW w:w="480" w:type="pct"/>
            <w:tcBorders>
              <w:top w:val="single" w:sz="4" w:space="0" w:color="auto"/>
              <w:left w:val="single" w:sz="4" w:space="0" w:color="auto"/>
              <w:bottom w:val="single" w:sz="4" w:space="0" w:color="auto"/>
              <w:right w:val="single" w:sz="4" w:space="0" w:color="auto"/>
            </w:tcBorders>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068"/>
        <w:gridCol w:w="1044"/>
        <w:gridCol w:w="1131"/>
        <w:gridCol w:w="1087"/>
        <w:gridCol w:w="1064"/>
        <w:gridCol w:w="1109"/>
        <w:gridCol w:w="846"/>
        <w:gridCol w:w="1155"/>
        <w:gridCol w:w="1155"/>
        <w:gridCol w:w="1131"/>
      </w:tblGrid>
      <w:tr w:rsidR="00590525" w14:paraId="4038614D" w14:textId="77777777" w:rsidTr="00FD3C85">
        <w:tc>
          <w:tcPr>
            <w:tcW w:w="1069" w:type="dxa"/>
          </w:tcPr>
          <w:p w14:paraId="1337752F" w14:textId="77777777" w:rsidR="00590525" w:rsidRDefault="00590525" w:rsidP="00266EC9">
            <w:pPr>
              <w:spacing w:after="0" w:line="240" w:lineRule="auto"/>
              <w:rPr>
                <w:rFonts w:cstheme="minorHAnsi"/>
                <w:b/>
                <w:bCs/>
                <w:sz w:val="20"/>
                <w:szCs w:val="20"/>
              </w:rPr>
            </w:pPr>
          </w:p>
        </w:tc>
        <w:tc>
          <w:tcPr>
            <w:tcW w:w="9721" w:type="dxa"/>
            <w:gridSpan w:val="9"/>
          </w:tcPr>
          <w:p w14:paraId="753DF2F7" w14:textId="4E32F03F" w:rsidR="00590525" w:rsidRPr="00EB4154" w:rsidRDefault="00590525" w:rsidP="00266EC9">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6D8C7383" w14:textId="541AB517" w:rsidR="00590525" w:rsidRDefault="00590525" w:rsidP="00266EC9">
            <w:pPr>
              <w:spacing w:after="0" w:line="240" w:lineRule="auto"/>
              <w:rPr>
                <w:rFonts w:asciiTheme="minorHAnsi" w:hAnsiTheme="minorHAnsi" w:cstheme="minorHAnsi"/>
                <w:sz w:val="20"/>
                <w:szCs w:val="20"/>
              </w:rPr>
            </w:pPr>
            <w:r w:rsidRPr="00F40856">
              <w:rPr>
                <w:rFonts w:cstheme="minorHAnsi"/>
                <w:sz w:val="18"/>
                <w:szCs w:val="20"/>
              </w:rPr>
              <w:t>This table reports the</w:t>
            </w:r>
            <w:r>
              <w:rPr>
                <w:rFonts w:cstheme="minorHAnsi"/>
                <w:sz w:val="18"/>
                <w:szCs w:val="20"/>
              </w:rPr>
              <w:t xml:space="preserve"> </w:t>
            </w:r>
            <w:r w:rsidRPr="00F40856">
              <w:rPr>
                <w:rFonts w:cstheme="minorHAnsi"/>
                <w:sz w:val="18"/>
                <w:szCs w:val="20"/>
              </w:rPr>
              <w:t>water heating system(s) that were specified on the registered CF1R compliance document for this project.</w:t>
            </w:r>
          </w:p>
        </w:tc>
      </w:tr>
      <w:tr w:rsidR="00590525" w14:paraId="2511CE0C" w14:textId="77777777" w:rsidTr="00FD3C85">
        <w:tc>
          <w:tcPr>
            <w:tcW w:w="1069" w:type="dxa"/>
          </w:tcPr>
          <w:p w14:paraId="4DF9A0D0" w14:textId="611E54EE"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01</w:t>
            </w:r>
          </w:p>
        </w:tc>
        <w:tc>
          <w:tcPr>
            <w:tcW w:w="1045" w:type="dxa"/>
          </w:tcPr>
          <w:p w14:paraId="7C9B1D3B" w14:textId="06A62499"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02</w:t>
            </w:r>
          </w:p>
        </w:tc>
        <w:tc>
          <w:tcPr>
            <w:tcW w:w="1132" w:type="dxa"/>
          </w:tcPr>
          <w:p w14:paraId="65BD602F" w14:textId="4BA3D880"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03</w:t>
            </w:r>
          </w:p>
        </w:tc>
        <w:tc>
          <w:tcPr>
            <w:tcW w:w="1088" w:type="dxa"/>
          </w:tcPr>
          <w:p w14:paraId="2D1FDFBD" w14:textId="6CB48622"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04</w:t>
            </w:r>
          </w:p>
        </w:tc>
        <w:tc>
          <w:tcPr>
            <w:tcW w:w="1066" w:type="dxa"/>
          </w:tcPr>
          <w:p w14:paraId="3AD72862" w14:textId="7FD36FE1"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05</w:t>
            </w:r>
          </w:p>
        </w:tc>
        <w:tc>
          <w:tcPr>
            <w:tcW w:w="1110" w:type="dxa"/>
          </w:tcPr>
          <w:p w14:paraId="6B34FF75" w14:textId="17A778B7"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06</w:t>
            </w:r>
          </w:p>
        </w:tc>
        <w:tc>
          <w:tcPr>
            <w:tcW w:w="836" w:type="dxa"/>
          </w:tcPr>
          <w:p w14:paraId="5CC2153E" w14:textId="0A771E50" w:rsidR="00590525" w:rsidRDefault="00590525" w:rsidP="00590525">
            <w:pPr>
              <w:spacing w:after="0" w:line="240" w:lineRule="auto"/>
              <w:jc w:val="center"/>
              <w:rPr>
                <w:rFonts w:asciiTheme="minorHAnsi" w:hAnsiTheme="minorHAnsi" w:cstheme="minorHAnsi"/>
                <w:sz w:val="20"/>
                <w:szCs w:val="20"/>
              </w:rPr>
            </w:pPr>
            <w:ins w:id="0" w:author="Alhabibi, Haider@Energy" w:date="2023-11-01T15:46:00Z">
              <w:r w:rsidRPr="00FD3C85">
                <w:rPr>
                  <w:rFonts w:asciiTheme="minorHAnsi" w:hAnsiTheme="minorHAnsi" w:cstheme="minorHAnsi"/>
                  <w:sz w:val="20"/>
                  <w:szCs w:val="20"/>
                </w:rPr>
                <w:t>06a</w:t>
              </w:r>
            </w:ins>
          </w:p>
        </w:tc>
        <w:tc>
          <w:tcPr>
            <w:tcW w:w="1156" w:type="dxa"/>
          </w:tcPr>
          <w:p w14:paraId="6B390CC2" w14:textId="7962C23A"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07</w:t>
            </w:r>
          </w:p>
        </w:tc>
        <w:tc>
          <w:tcPr>
            <w:tcW w:w="1156" w:type="dxa"/>
          </w:tcPr>
          <w:p w14:paraId="06AB65FE" w14:textId="77234FBB"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08</w:t>
            </w:r>
          </w:p>
        </w:tc>
        <w:tc>
          <w:tcPr>
            <w:tcW w:w="1132" w:type="dxa"/>
          </w:tcPr>
          <w:p w14:paraId="787469F5" w14:textId="615DF8B6" w:rsidR="00590525" w:rsidRDefault="00590525" w:rsidP="0059052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09</w:t>
            </w:r>
          </w:p>
        </w:tc>
      </w:tr>
      <w:tr w:rsidR="00590525" w:rsidRPr="00F40856" w14:paraId="48942158" w14:textId="77777777" w:rsidTr="00FD3C85">
        <w:tc>
          <w:tcPr>
            <w:tcW w:w="1069" w:type="dxa"/>
            <w:vAlign w:val="bottom"/>
          </w:tcPr>
          <w:p w14:paraId="5183D589"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045" w:type="dxa"/>
            <w:vAlign w:val="bottom"/>
          </w:tcPr>
          <w:p w14:paraId="49A3BAE4"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294599AA" w14:textId="77777777" w:rsidR="00590525" w:rsidRPr="00F40856" w:rsidRDefault="00590525" w:rsidP="005055D1">
            <w:pPr>
              <w:spacing w:after="0" w:line="240" w:lineRule="auto"/>
              <w:jc w:val="center"/>
              <w:rPr>
                <w:rFonts w:cstheme="minorHAnsi"/>
                <w:sz w:val="18"/>
                <w:szCs w:val="20"/>
              </w:rPr>
            </w:pPr>
            <w:r w:rsidRPr="00F40856">
              <w:rPr>
                <w:rFonts w:cstheme="minorHAnsi"/>
                <w:sz w:val="18"/>
                <w:szCs w:val="20"/>
              </w:rPr>
              <w:t>or Name</w:t>
            </w:r>
          </w:p>
        </w:tc>
        <w:tc>
          <w:tcPr>
            <w:tcW w:w="1132" w:type="dxa"/>
            <w:vAlign w:val="bottom"/>
          </w:tcPr>
          <w:p w14:paraId="6E24EA9E"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949A3C4" w14:textId="77777777" w:rsidR="00590525" w:rsidRPr="00F40856" w:rsidRDefault="00590525" w:rsidP="005055D1">
            <w:pPr>
              <w:spacing w:after="0" w:line="240" w:lineRule="auto"/>
              <w:jc w:val="center"/>
              <w:rPr>
                <w:rFonts w:cstheme="minorHAnsi"/>
                <w:sz w:val="18"/>
                <w:szCs w:val="20"/>
              </w:rPr>
            </w:pPr>
            <w:r w:rsidRPr="00F40856">
              <w:rPr>
                <w:rFonts w:cstheme="minorHAnsi"/>
                <w:sz w:val="18"/>
                <w:szCs w:val="20"/>
              </w:rPr>
              <w:t>Make and Model</w:t>
            </w:r>
          </w:p>
        </w:tc>
        <w:tc>
          <w:tcPr>
            <w:tcW w:w="1088" w:type="dxa"/>
            <w:vAlign w:val="bottom"/>
          </w:tcPr>
          <w:p w14:paraId="391C4D20"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066" w:type="dxa"/>
            <w:vAlign w:val="bottom"/>
          </w:tcPr>
          <w:p w14:paraId="0DC7A3F0"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110" w:type="dxa"/>
            <w:vAlign w:val="bottom"/>
          </w:tcPr>
          <w:p w14:paraId="3EE8E376" w14:textId="04D8E2DD"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836" w:type="dxa"/>
            <w:vAlign w:val="bottom"/>
          </w:tcPr>
          <w:p w14:paraId="7C97C690" w14:textId="16D291BF" w:rsidR="00590525" w:rsidRPr="00FD3C85" w:rsidRDefault="00590525" w:rsidP="00FD3C85">
            <w:pPr>
              <w:spacing w:after="0" w:line="240" w:lineRule="auto"/>
              <w:jc w:val="center"/>
              <w:rPr>
                <w:rFonts w:asciiTheme="minorHAnsi" w:hAnsiTheme="minorHAnsi" w:cstheme="minorHAnsi"/>
                <w:sz w:val="20"/>
                <w:szCs w:val="20"/>
              </w:rPr>
            </w:pPr>
            <w:ins w:id="1" w:author="Alhabibi, Haider@Energy" w:date="2023-11-01T15:46:00Z">
              <w:r w:rsidRPr="00FD3C85">
                <w:rPr>
                  <w:rFonts w:asciiTheme="minorHAnsi" w:hAnsiTheme="minorHAnsi" w:cstheme="minorHAnsi"/>
                  <w:sz w:val="20"/>
                  <w:szCs w:val="20"/>
                </w:rPr>
                <w:t>Tank Volume</w:t>
              </w:r>
            </w:ins>
          </w:p>
        </w:tc>
        <w:tc>
          <w:tcPr>
            <w:tcW w:w="1156" w:type="dxa"/>
            <w:vAlign w:val="bottom"/>
          </w:tcPr>
          <w:p w14:paraId="076B0554" w14:textId="6F1B123E"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156" w:type="dxa"/>
            <w:vAlign w:val="bottom"/>
          </w:tcPr>
          <w:p w14:paraId="2FB82ABA"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132" w:type="dxa"/>
            <w:vAlign w:val="bottom"/>
          </w:tcPr>
          <w:p w14:paraId="474BF8C9" w14:textId="77777777" w:rsidR="00590525" w:rsidRPr="00F40856" w:rsidRDefault="00590525"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590525" w14:paraId="7E43CE5D" w14:textId="77777777" w:rsidTr="00FD3C85">
        <w:tc>
          <w:tcPr>
            <w:tcW w:w="1069" w:type="dxa"/>
          </w:tcPr>
          <w:p w14:paraId="371A6785" w14:textId="77777777" w:rsidR="00590525" w:rsidRDefault="00590525" w:rsidP="00590525">
            <w:pPr>
              <w:spacing w:after="0" w:line="240" w:lineRule="auto"/>
              <w:rPr>
                <w:rFonts w:asciiTheme="minorHAnsi" w:hAnsiTheme="minorHAnsi" w:cstheme="minorHAnsi"/>
                <w:sz w:val="20"/>
                <w:szCs w:val="20"/>
              </w:rPr>
            </w:pPr>
          </w:p>
        </w:tc>
        <w:tc>
          <w:tcPr>
            <w:tcW w:w="1045" w:type="dxa"/>
          </w:tcPr>
          <w:p w14:paraId="0B0225E6" w14:textId="77777777" w:rsidR="00590525" w:rsidRDefault="00590525" w:rsidP="00590525">
            <w:pPr>
              <w:spacing w:after="0" w:line="240" w:lineRule="auto"/>
              <w:rPr>
                <w:rFonts w:asciiTheme="minorHAnsi" w:hAnsiTheme="minorHAnsi" w:cstheme="minorHAnsi"/>
                <w:sz w:val="20"/>
                <w:szCs w:val="20"/>
              </w:rPr>
            </w:pPr>
          </w:p>
        </w:tc>
        <w:tc>
          <w:tcPr>
            <w:tcW w:w="1132" w:type="dxa"/>
          </w:tcPr>
          <w:p w14:paraId="6C748E17" w14:textId="77777777" w:rsidR="00590525" w:rsidRDefault="00590525" w:rsidP="00590525">
            <w:pPr>
              <w:spacing w:after="0" w:line="240" w:lineRule="auto"/>
              <w:rPr>
                <w:rFonts w:asciiTheme="minorHAnsi" w:hAnsiTheme="minorHAnsi" w:cstheme="minorHAnsi"/>
                <w:sz w:val="20"/>
                <w:szCs w:val="20"/>
              </w:rPr>
            </w:pPr>
          </w:p>
        </w:tc>
        <w:tc>
          <w:tcPr>
            <w:tcW w:w="1088" w:type="dxa"/>
          </w:tcPr>
          <w:p w14:paraId="4E7C08A2" w14:textId="77777777" w:rsidR="00590525" w:rsidRDefault="00590525" w:rsidP="00590525">
            <w:pPr>
              <w:spacing w:after="0" w:line="240" w:lineRule="auto"/>
              <w:rPr>
                <w:rFonts w:asciiTheme="minorHAnsi" w:hAnsiTheme="minorHAnsi" w:cstheme="minorHAnsi"/>
                <w:sz w:val="20"/>
                <w:szCs w:val="20"/>
              </w:rPr>
            </w:pPr>
          </w:p>
        </w:tc>
        <w:tc>
          <w:tcPr>
            <w:tcW w:w="1066" w:type="dxa"/>
          </w:tcPr>
          <w:p w14:paraId="0764077F" w14:textId="77777777" w:rsidR="00590525" w:rsidRDefault="00590525" w:rsidP="00590525">
            <w:pPr>
              <w:spacing w:after="0" w:line="240" w:lineRule="auto"/>
              <w:rPr>
                <w:rFonts w:asciiTheme="minorHAnsi" w:hAnsiTheme="minorHAnsi" w:cstheme="minorHAnsi"/>
                <w:sz w:val="20"/>
                <w:szCs w:val="20"/>
              </w:rPr>
            </w:pPr>
          </w:p>
        </w:tc>
        <w:tc>
          <w:tcPr>
            <w:tcW w:w="1110" w:type="dxa"/>
          </w:tcPr>
          <w:p w14:paraId="2380420B" w14:textId="77777777" w:rsidR="00590525" w:rsidRDefault="00590525" w:rsidP="00590525">
            <w:pPr>
              <w:spacing w:after="0" w:line="240" w:lineRule="auto"/>
              <w:rPr>
                <w:rFonts w:asciiTheme="minorHAnsi" w:hAnsiTheme="minorHAnsi" w:cstheme="minorHAnsi"/>
                <w:sz w:val="20"/>
                <w:szCs w:val="20"/>
              </w:rPr>
            </w:pPr>
          </w:p>
        </w:tc>
        <w:tc>
          <w:tcPr>
            <w:tcW w:w="836" w:type="dxa"/>
          </w:tcPr>
          <w:p w14:paraId="633FDA1B" w14:textId="4EDA595E" w:rsidR="00590525" w:rsidRDefault="00590525" w:rsidP="00590525">
            <w:pPr>
              <w:spacing w:after="0" w:line="240" w:lineRule="auto"/>
              <w:rPr>
                <w:rFonts w:asciiTheme="minorHAnsi" w:hAnsiTheme="minorHAnsi" w:cstheme="minorHAnsi"/>
                <w:sz w:val="20"/>
                <w:szCs w:val="20"/>
              </w:rPr>
            </w:pPr>
          </w:p>
        </w:tc>
        <w:tc>
          <w:tcPr>
            <w:tcW w:w="1156" w:type="dxa"/>
          </w:tcPr>
          <w:p w14:paraId="0A726E99" w14:textId="5DDC3090" w:rsidR="00590525" w:rsidRDefault="00590525" w:rsidP="00590525">
            <w:pPr>
              <w:spacing w:after="0" w:line="240" w:lineRule="auto"/>
              <w:rPr>
                <w:rFonts w:asciiTheme="minorHAnsi" w:hAnsiTheme="minorHAnsi" w:cstheme="minorHAnsi"/>
                <w:sz w:val="20"/>
                <w:szCs w:val="20"/>
              </w:rPr>
            </w:pPr>
          </w:p>
        </w:tc>
        <w:tc>
          <w:tcPr>
            <w:tcW w:w="1156" w:type="dxa"/>
          </w:tcPr>
          <w:p w14:paraId="6309ABD0" w14:textId="77777777" w:rsidR="00590525" w:rsidRDefault="00590525" w:rsidP="00590525">
            <w:pPr>
              <w:spacing w:after="0" w:line="240" w:lineRule="auto"/>
              <w:rPr>
                <w:rFonts w:asciiTheme="minorHAnsi" w:hAnsiTheme="minorHAnsi" w:cstheme="minorHAnsi"/>
                <w:sz w:val="20"/>
                <w:szCs w:val="20"/>
              </w:rPr>
            </w:pPr>
          </w:p>
        </w:tc>
        <w:tc>
          <w:tcPr>
            <w:tcW w:w="1132" w:type="dxa"/>
          </w:tcPr>
          <w:p w14:paraId="0511284D" w14:textId="77777777" w:rsidR="00590525" w:rsidRDefault="00590525" w:rsidP="00590525">
            <w:pPr>
              <w:spacing w:after="0" w:line="240" w:lineRule="auto"/>
              <w:rPr>
                <w:rFonts w:asciiTheme="minorHAnsi" w:hAnsiTheme="minorHAnsi" w:cstheme="minorHAnsi"/>
                <w:sz w:val="20"/>
                <w:szCs w:val="20"/>
              </w:rPr>
            </w:pPr>
          </w:p>
        </w:tc>
      </w:tr>
      <w:tr w:rsidR="00590525" w14:paraId="3D619568" w14:textId="77777777" w:rsidTr="00FD3C85">
        <w:tc>
          <w:tcPr>
            <w:tcW w:w="1069" w:type="dxa"/>
          </w:tcPr>
          <w:p w14:paraId="0A50AF10" w14:textId="77777777" w:rsidR="00590525" w:rsidRDefault="00590525" w:rsidP="00590525">
            <w:pPr>
              <w:spacing w:after="0" w:line="240" w:lineRule="auto"/>
              <w:rPr>
                <w:rFonts w:asciiTheme="minorHAnsi" w:hAnsiTheme="minorHAnsi" w:cstheme="minorHAnsi"/>
                <w:sz w:val="20"/>
                <w:szCs w:val="20"/>
              </w:rPr>
            </w:pPr>
          </w:p>
        </w:tc>
        <w:tc>
          <w:tcPr>
            <w:tcW w:w="1045" w:type="dxa"/>
          </w:tcPr>
          <w:p w14:paraId="5458B43B" w14:textId="77777777" w:rsidR="00590525" w:rsidRDefault="00590525" w:rsidP="00590525">
            <w:pPr>
              <w:spacing w:after="0" w:line="240" w:lineRule="auto"/>
              <w:rPr>
                <w:rFonts w:asciiTheme="minorHAnsi" w:hAnsiTheme="minorHAnsi" w:cstheme="minorHAnsi"/>
                <w:sz w:val="20"/>
                <w:szCs w:val="20"/>
              </w:rPr>
            </w:pPr>
          </w:p>
        </w:tc>
        <w:tc>
          <w:tcPr>
            <w:tcW w:w="1132" w:type="dxa"/>
          </w:tcPr>
          <w:p w14:paraId="6A0716D8" w14:textId="77777777" w:rsidR="00590525" w:rsidRDefault="00590525" w:rsidP="00590525">
            <w:pPr>
              <w:spacing w:after="0" w:line="240" w:lineRule="auto"/>
              <w:rPr>
                <w:rFonts w:asciiTheme="minorHAnsi" w:hAnsiTheme="minorHAnsi" w:cstheme="minorHAnsi"/>
                <w:sz w:val="20"/>
                <w:szCs w:val="20"/>
              </w:rPr>
            </w:pPr>
          </w:p>
        </w:tc>
        <w:tc>
          <w:tcPr>
            <w:tcW w:w="1088" w:type="dxa"/>
          </w:tcPr>
          <w:p w14:paraId="2D044D63" w14:textId="77777777" w:rsidR="00590525" w:rsidRDefault="00590525" w:rsidP="00590525">
            <w:pPr>
              <w:spacing w:after="0" w:line="240" w:lineRule="auto"/>
              <w:rPr>
                <w:rFonts w:asciiTheme="minorHAnsi" w:hAnsiTheme="minorHAnsi" w:cstheme="minorHAnsi"/>
                <w:sz w:val="20"/>
                <w:szCs w:val="20"/>
              </w:rPr>
            </w:pPr>
          </w:p>
        </w:tc>
        <w:tc>
          <w:tcPr>
            <w:tcW w:w="1066" w:type="dxa"/>
          </w:tcPr>
          <w:p w14:paraId="19199E8B" w14:textId="77777777" w:rsidR="00590525" w:rsidRDefault="00590525" w:rsidP="00590525">
            <w:pPr>
              <w:spacing w:after="0" w:line="240" w:lineRule="auto"/>
              <w:rPr>
                <w:rFonts w:asciiTheme="minorHAnsi" w:hAnsiTheme="minorHAnsi" w:cstheme="minorHAnsi"/>
                <w:sz w:val="20"/>
                <w:szCs w:val="20"/>
              </w:rPr>
            </w:pPr>
          </w:p>
        </w:tc>
        <w:tc>
          <w:tcPr>
            <w:tcW w:w="1110" w:type="dxa"/>
          </w:tcPr>
          <w:p w14:paraId="06E3EA3B" w14:textId="77777777" w:rsidR="00590525" w:rsidRDefault="00590525" w:rsidP="00590525">
            <w:pPr>
              <w:spacing w:after="0" w:line="240" w:lineRule="auto"/>
              <w:rPr>
                <w:rFonts w:asciiTheme="minorHAnsi" w:hAnsiTheme="minorHAnsi" w:cstheme="minorHAnsi"/>
                <w:sz w:val="20"/>
                <w:szCs w:val="20"/>
              </w:rPr>
            </w:pPr>
          </w:p>
        </w:tc>
        <w:tc>
          <w:tcPr>
            <w:tcW w:w="836" w:type="dxa"/>
          </w:tcPr>
          <w:p w14:paraId="744CEF9C" w14:textId="77777777" w:rsidR="00590525" w:rsidRDefault="00590525" w:rsidP="00590525">
            <w:pPr>
              <w:spacing w:after="0" w:line="240" w:lineRule="auto"/>
              <w:rPr>
                <w:rFonts w:asciiTheme="minorHAnsi" w:hAnsiTheme="minorHAnsi" w:cstheme="minorHAnsi"/>
                <w:sz w:val="20"/>
                <w:szCs w:val="20"/>
              </w:rPr>
            </w:pPr>
          </w:p>
        </w:tc>
        <w:tc>
          <w:tcPr>
            <w:tcW w:w="1156" w:type="dxa"/>
          </w:tcPr>
          <w:p w14:paraId="709D8198" w14:textId="68071F69" w:rsidR="00590525" w:rsidRDefault="00590525" w:rsidP="00590525">
            <w:pPr>
              <w:spacing w:after="0" w:line="240" w:lineRule="auto"/>
              <w:rPr>
                <w:rFonts w:asciiTheme="minorHAnsi" w:hAnsiTheme="minorHAnsi" w:cstheme="minorHAnsi"/>
                <w:sz w:val="20"/>
                <w:szCs w:val="20"/>
              </w:rPr>
            </w:pPr>
          </w:p>
        </w:tc>
        <w:tc>
          <w:tcPr>
            <w:tcW w:w="1156" w:type="dxa"/>
          </w:tcPr>
          <w:p w14:paraId="65818BD8" w14:textId="77777777" w:rsidR="00590525" w:rsidRDefault="00590525" w:rsidP="00590525">
            <w:pPr>
              <w:spacing w:after="0" w:line="240" w:lineRule="auto"/>
              <w:rPr>
                <w:rFonts w:asciiTheme="minorHAnsi" w:hAnsiTheme="minorHAnsi" w:cstheme="minorHAnsi"/>
                <w:sz w:val="20"/>
                <w:szCs w:val="20"/>
              </w:rPr>
            </w:pPr>
          </w:p>
        </w:tc>
        <w:tc>
          <w:tcPr>
            <w:tcW w:w="1132" w:type="dxa"/>
          </w:tcPr>
          <w:p w14:paraId="35DEBF67" w14:textId="77777777" w:rsidR="00590525" w:rsidRDefault="00590525" w:rsidP="00590525">
            <w:pPr>
              <w:spacing w:after="0" w:line="240" w:lineRule="auto"/>
              <w:rPr>
                <w:rFonts w:asciiTheme="minorHAnsi" w:hAnsiTheme="minorHAnsi" w:cstheme="minorHAnsi"/>
                <w:sz w:val="20"/>
                <w:szCs w:val="20"/>
              </w:rPr>
            </w:pPr>
          </w:p>
        </w:tc>
      </w:tr>
    </w:tbl>
    <w:p w14:paraId="38B8996B" w14:textId="77777777" w:rsidR="00AA0483" w:rsidRDefault="00AA0483" w:rsidP="000504B8">
      <w:pPr>
        <w:spacing w:after="0" w:line="240" w:lineRule="auto"/>
        <w:rPr>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52484E5F"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the water heating </w:t>
            </w:r>
            <w:proofErr w:type="gramStart"/>
            <w:r w:rsidRPr="005828AE">
              <w:rPr>
                <w:rFonts w:asciiTheme="minorHAnsi" w:eastAsia="Times New Roman" w:hAnsiTheme="minorHAnsi" w:cstheme="minorHAnsi"/>
                <w:sz w:val="20"/>
                <w:szCs w:val="20"/>
              </w:rPr>
              <w:t xml:space="preserve">system </w:t>
            </w:r>
            <w:r w:rsidR="00D25D80">
              <w:rPr>
                <w:rFonts w:asciiTheme="minorHAnsi" w:eastAsia="Times New Roman" w:hAnsiTheme="minorHAnsi" w:cstheme="minorHAnsi"/>
                <w:sz w:val="20"/>
                <w:szCs w:val="20"/>
              </w:rPr>
              <w:t xml:space="preserve"> other</w:t>
            </w:r>
            <w:proofErr w:type="gramEnd"/>
            <w:r w:rsidR="00D25D80">
              <w:rPr>
                <w:rFonts w:asciiTheme="minorHAnsi" w:eastAsia="Times New Roman" w:hAnsiTheme="minorHAnsi" w:cstheme="minorHAnsi"/>
                <w:sz w:val="20"/>
                <w:szCs w:val="20"/>
              </w:rPr>
              <w:t xml:space="preserve">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sidRPr="005828AE">
              <w:rPr>
                <w:rFonts w:asciiTheme="minorHAnsi" w:eastAsia="Times New Roman" w:hAnsiTheme="minorHAnsi" w:cstheme="minorHAnsi"/>
                <w:sz w:val="18"/>
                <w:szCs w:val="20"/>
              </w:rPr>
              <w:t>.</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015"/>
        <w:gridCol w:w="862"/>
        <w:gridCol w:w="1202"/>
        <w:gridCol w:w="1071"/>
        <w:gridCol w:w="1097"/>
        <w:gridCol w:w="1176"/>
        <w:gridCol w:w="1380"/>
        <w:gridCol w:w="1380"/>
        <w:gridCol w:w="1612"/>
      </w:tblGrid>
      <w:tr w:rsidR="00076558" w:rsidRPr="007B2CC9" w14:paraId="3F5A888C" w14:textId="77777777" w:rsidTr="00103BBD">
        <w:trPr>
          <w:trHeight w:val="446"/>
        </w:trPr>
        <w:tc>
          <w:tcPr>
            <w:tcW w:w="10795" w:type="dxa"/>
            <w:gridSpan w:val="9"/>
          </w:tcPr>
          <w:p w14:paraId="3A790A77" w14:textId="6D2A9CA6" w:rsidR="00076558" w:rsidRPr="00EB4154" w:rsidRDefault="00076558" w:rsidP="00F67307">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0935617" w14:textId="77777777" w:rsidR="00076558" w:rsidRPr="007B2CC9" w:rsidDel="00D74A66" w:rsidRDefault="00076558" w:rsidP="00F67307">
            <w:pPr>
              <w:spacing w:after="0" w:line="240" w:lineRule="auto"/>
              <w:rPr>
                <w:rFonts w:cstheme="minorHAnsi"/>
                <w:sz w:val="20"/>
                <w:szCs w:val="20"/>
              </w:rPr>
            </w:pPr>
            <w:r w:rsidRPr="007B2CC9">
              <w:rPr>
                <w:rFonts w:cstheme="minorHAnsi"/>
                <w:sz w:val="18"/>
                <w:szCs w:val="20"/>
              </w:rPr>
              <w:t>This table reports the water heating system(s) installed in this project.</w:t>
            </w:r>
          </w:p>
        </w:tc>
      </w:tr>
      <w:tr w:rsidR="005055D1" w:rsidRPr="007B2CC9" w14:paraId="0229AC60" w14:textId="77777777" w:rsidTr="00076558">
        <w:trPr>
          <w:trHeight w:val="201"/>
        </w:trPr>
        <w:tc>
          <w:tcPr>
            <w:tcW w:w="1015" w:type="dxa"/>
            <w:tcBorders>
              <w:top w:val="single" w:sz="4" w:space="0" w:color="auto"/>
              <w:left w:val="single" w:sz="4" w:space="0" w:color="auto"/>
              <w:bottom w:val="single" w:sz="4" w:space="0" w:color="auto"/>
              <w:right w:val="single" w:sz="4" w:space="0" w:color="auto"/>
            </w:tcBorders>
          </w:tcPr>
          <w:p w14:paraId="0F3534AF"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01</w:t>
            </w:r>
          </w:p>
        </w:tc>
        <w:tc>
          <w:tcPr>
            <w:tcW w:w="862" w:type="dxa"/>
            <w:vAlign w:val="bottom"/>
          </w:tcPr>
          <w:p w14:paraId="0732DE8A"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02</w:t>
            </w:r>
          </w:p>
        </w:tc>
        <w:tc>
          <w:tcPr>
            <w:tcW w:w="1202" w:type="dxa"/>
            <w:vAlign w:val="bottom"/>
          </w:tcPr>
          <w:p w14:paraId="45901A1E"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03</w:t>
            </w:r>
          </w:p>
        </w:tc>
        <w:tc>
          <w:tcPr>
            <w:tcW w:w="1071" w:type="dxa"/>
          </w:tcPr>
          <w:p w14:paraId="4446BD66"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04</w:t>
            </w:r>
          </w:p>
        </w:tc>
        <w:tc>
          <w:tcPr>
            <w:tcW w:w="1097" w:type="dxa"/>
          </w:tcPr>
          <w:p w14:paraId="68DCDD5A"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05</w:t>
            </w:r>
          </w:p>
        </w:tc>
        <w:tc>
          <w:tcPr>
            <w:tcW w:w="1176" w:type="dxa"/>
          </w:tcPr>
          <w:p w14:paraId="7C24A3BA"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06</w:t>
            </w:r>
          </w:p>
        </w:tc>
        <w:tc>
          <w:tcPr>
            <w:tcW w:w="1380" w:type="dxa"/>
          </w:tcPr>
          <w:p w14:paraId="685ED6A5" w14:textId="7DBD6968" w:rsidR="005055D1" w:rsidRPr="007B2CC9" w:rsidRDefault="005055D1" w:rsidP="00F67307">
            <w:pPr>
              <w:spacing w:after="0" w:line="240" w:lineRule="auto"/>
              <w:jc w:val="center"/>
              <w:rPr>
                <w:rFonts w:cstheme="minorHAnsi"/>
                <w:sz w:val="18"/>
                <w:szCs w:val="20"/>
              </w:rPr>
            </w:pPr>
            <w:ins w:id="2" w:author="Alhabibi, Haider@Energy" w:date="2023-11-01T15:48:00Z">
              <w:r>
                <w:rPr>
                  <w:rFonts w:cstheme="minorHAnsi"/>
                  <w:sz w:val="18"/>
                  <w:szCs w:val="20"/>
                </w:rPr>
                <w:t>06a</w:t>
              </w:r>
            </w:ins>
          </w:p>
        </w:tc>
        <w:tc>
          <w:tcPr>
            <w:tcW w:w="1380" w:type="dxa"/>
          </w:tcPr>
          <w:p w14:paraId="24AA1533" w14:textId="4CE0D52C"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07</w:t>
            </w:r>
          </w:p>
        </w:tc>
        <w:tc>
          <w:tcPr>
            <w:tcW w:w="1612" w:type="dxa"/>
          </w:tcPr>
          <w:p w14:paraId="2BFC1E78"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08</w:t>
            </w:r>
          </w:p>
        </w:tc>
      </w:tr>
      <w:tr w:rsidR="005055D1" w:rsidRPr="007B2CC9" w14:paraId="3140DA21" w14:textId="77777777" w:rsidTr="00076558">
        <w:trPr>
          <w:trHeight w:val="1470"/>
        </w:trPr>
        <w:tc>
          <w:tcPr>
            <w:tcW w:w="1015" w:type="dxa"/>
            <w:tcBorders>
              <w:top w:val="single" w:sz="4" w:space="0" w:color="auto"/>
              <w:left w:val="single" w:sz="4" w:space="0" w:color="auto"/>
              <w:bottom w:val="single" w:sz="4" w:space="0" w:color="auto"/>
              <w:right w:val="single" w:sz="4" w:space="0" w:color="auto"/>
            </w:tcBorders>
            <w:vAlign w:val="bottom"/>
          </w:tcPr>
          <w:p w14:paraId="13C69CFE" w14:textId="77777777"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862" w:type="dxa"/>
            <w:vAlign w:val="bottom"/>
          </w:tcPr>
          <w:p w14:paraId="45818601" w14:textId="77777777"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14FEBB05"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or Name</w:t>
            </w:r>
          </w:p>
        </w:tc>
        <w:tc>
          <w:tcPr>
            <w:tcW w:w="1202" w:type="dxa"/>
            <w:vAlign w:val="bottom"/>
          </w:tcPr>
          <w:p w14:paraId="0B595C74" w14:textId="77777777"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E3C7300" w14:textId="77777777" w:rsidR="005055D1" w:rsidRPr="007B2CC9" w:rsidRDefault="005055D1" w:rsidP="00F67307">
            <w:pPr>
              <w:spacing w:after="0" w:line="240" w:lineRule="auto"/>
              <w:jc w:val="center"/>
              <w:rPr>
                <w:rFonts w:cstheme="minorHAnsi"/>
                <w:sz w:val="18"/>
                <w:szCs w:val="20"/>
              </w:rPr>
            </w:pPr>
            <w:r w:rsidRPr="007B2CC9">
              <w:rPr>
                <w:rFonts w:cstheme="minorHAnsi"/>
                <w:sz w:val="18"/>
                <w:szCs w:val="20"/>
              </w:rPr>
              <w:t>Make and Model</w:t>
            </w:r>
          </w:p>
        </w:tc>
        <w:tc>
          <w:tcPr>
            <w:tcW w:w="1071" w:type="dxa"/>
            <w:vAlign w:val="bottom"/>
          </w:tcPr>
          <w:p w14:paraId="7014D549" w14:textId="77777777"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097" w:type="dxa"/>
            <w:vAlign w:val="bottom"/>
          </w:tcPr>
          <w:p w14:paraId="6A474F52" w14:textId="77777777"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176" w:type="dxa"/>
            <w:vAlign w:val="bottom"/>
          </w:tcPr>
          <w:p w14:paraId="4CBAFC17" w14:textId="31975500"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380" w:type="dxa"/>
            <w:vAlign w:val="bottom"/>
          </w:tcPr>
          <w:p w14:paraId="5A7C39C7" w14:textId="035BC4C2" w:rsidR="005055D1" w:rsidRPr="007B2CC9" w:rsidRDefault="005055D1" w:rsidP="005055D1">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3" w:author="Alhabibi, Haider@Energy" w:date="2023-11-01T15:50:00Z">
              <w:r>
                <w:rPr>
                  <w:rFonts w:cstheme="minorHAnsi"/>
                  <w:sz w:val="18"/>
                  <w:szCs w:val="20"/>
                </w:rPr>
                <w:t>Tank Volume</w:t>
              </w:r>
            </w:ins>
          </w:p>
        </w:tc>
        <w:tc>
          <w:tcPr>
            <w:tcW w:w="1380" w:type="dxa"/>
            <w:vAlign w:val="bottom"/>
          </w:tcPr>
          <w:p w14:paraId="3C65EF7F" w14:textId="44D92C10"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612" w:type="dxa"/>
            <w:vAlign w:val="bottom"/>
          </w:tcPr>
          <w:p w14:paraId="2DA1BF9E" w14:textId="77777777" w:rsidR="005055D1" w:rsidRPr="007B2CC9" w:rsidRDefault="005055D1"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5055D1" w:rsidRPr="007B2CC9" w14:paraId="1AE3B06E" w14:textId="77777777" w:rsidTr="00076558">
        <w:trPr>
          <w:trHeight w:val="216"/>
        </w:trPr>
        <w:tc>
          <w:tcPr>
            <w:tcW w:w="1015" w:type="dxa"/>
          </w:tcPr>
          <w:p w14:paraId="1FFCF3A4" w14:textId="77777777" w:rsidR="005055D1" w:rsidRPr="007B2CC9" w:rsidRDefault="005055D1" w:rsidP="00F67307">
            <w:pPr>
              <w:spacing w:after="0" w:line="240" w:lineRule="auto"/>
              <w:rPr>
                <w:rFonts w:cstheme="minorHAnsi"/>
                <w:sz w:val="20"/>
                <w:szCs w:val="20"/>
              </w:rPr>
            </w:pPr>
          </w:p>
        </w:tc>
        <w:tc>
          <w:tcPr>
            <w:tcW w:w="862" w:type="dxa"/>
          </w:tcPr>
          <w:p w14:paraId="461B9147" w14:textId="77777777" w:rsidR="005055D1" w:rsidRPr="007B2CC9" w:rsidRDefault="005055D1" w:rsidP="00F67307">
            <w:pPr>
              <w:spacing w:after="0" w:line="240" w:lineRule="auto"/>
              <w:rPr>
                <w:rFonts w:cstheme="minorHAnsi"/>
                <w:sz w:val="20"/>
                <w:szCs w:val="20"/>
              </w:rPr>
            </w:pPr>
          </w:p>
        </w:tc>
        <w:tc>
          <w:tcPr>
            <w:tcW w:w="1202" w:type="dxa"/>
          </w:tcPr>
          <w:p w14:paraId="2AA11B33" w14:textId="77777777" w:rsidR="005055D1" w:rsidRPr="007B2CC9" w:rsidRDefault="005055D1" w:rsidP="00F67307">
            <w:pPr>
              <w:spacing w:after="0" w:line="240" w:lineRule="auto"/>
              <w:rPr>
                <w:rFonts w:cstheme="minorHAnsi"/>
                <w:sz w:val="20"/>
                <w:szCs w:val="20"/>
              </w:rPr>
            </w:pPr>
          </w:p>
        </w:tc>
        <w:tc>
          <w:tcPr>
            <w:tcW w:w="1071" w:type="dxa"/>
          </w:tcPr>
          <w:p w14:paraId="019D352B" w14:textId="77777777" w:rsidR="005055D1" w:rsidRPr="007B2CC9" w:rsidRDefault="005055D1" w:rsidP="00F67307">
            <w:pPr>
              <w:spacing w:after="0" w:line="240" w:lineRule="auto"/>
              <w:rPr>
                <w:rFonts w:cstheme="minorHAnsi"/>
                <w:sz w:val="20"/>
                <w:szCs w:val="20"/>
              </w:rPr>
            </w:pPr>
          </w:p>
        </w:tc>
        <w:tc>
          <w:tcPr>
            <w:tcW w:w="1097" w:type="dxa"/>
          </w:tcPr>
          <w:p w14:paraId="070D6A99" w14:textId="77777777" w:rsidR="005055D1" w:rsidRPr="007B2CC9" w:rsidRDefault="005055D1" w:rsidP="00F67307">
            <w:pPr>
              <w:spacing w:after="0" w:line="240" w:lineRule="auto"/>
              <w:rPr>
                <w:rFonts w:cstheme="minorHAnsi"/>
                <w:sz w:val="20"/>
                <w:szCs w:val="20"/>
              </w:rPr>
            </w:pPr>
          </w:p>
        </w:tc>
        <w:tc>
          <w:tcPr>
            <w:tcW w:w="1176" w:type="dxa"/>
          </w:tcPr>
          <w:p w14:paraId="28BF16FF" w14:textId="77777777" w:rsidR="005055D1" w:rsidRPr="007B2CC9" w:rsidRDefault="005055D1" w:rsidP="00F67307">
            <w:pPr>
              <w:spacing w:after="0" w:line="240" w:lineRule="auto"/>
              <w:rPr>
                <w:rFonts w:cstheme="minorHAnsi"/>
                <w:sz w:val="20"/>
                <w:szCs w:val="20"/>
              </w:rPr>
            </w:pPr>
          </w:p>
        </w:tc>
        <w:tc>
          <w:tcPr>
            <w:tcW w:w="1380" w:type="dxa"/>
          </w:tcPr>
          <w:p w14:paraId="466C2AD0" w14:textId="77777777" w:rsidR="005055D1" w:rsidRPr="007B2CC9" w:rsidRDefault="005055D1" w:rsidP="00F67307">
            <w:pPr>
              <w:spacing w:after="0" w:line="240" w:lineRule="auto"/>
              <w:rPr>
                <w:rFonts w:cstheme="minorHAnsi"/>
                <w:sz w:val="20"/>
                <w:szCs w:val="20"/>
              </w:rPr>
            </w:pPr>
          </w:p>
        </w:tc>
        <w:tc>
          <w:tcPr>
            <w:tcW w:w="1380" w:type="dxa"/>
          </w:tcPr>
          <w:p w14:paraId="45E20872" w14:textId="556608CB" w:rsidR="005055D1" w:rsidRPr="007B2CC9" w:rsidRDefault="005055D1" w:rsidP="00F67307">
            <w:pPr>
              <w:spacing w:after="0" w:line="240" w:lineRule="auto"/>
              <w:rPr>
                <w:rFonts w:cstheme="minorHAnsi"/>
                <w:sz w:val="20"/>
                <w:szCs w:val="20"/>
              </w:rPr>
            </w:pPr>
          </w:p>
        </w:tc>
        <w:tc>
          <w:tcPr>
            <w:tcW w:w="1612" w:type="dxa"/>
          </w:tcPr>
          <w:p w14:paraId="0B6ACA68" w14:textId="77777777" w:rsidR="005055D1" w:rsidRPr="007B2CC9" w:rsidRDefault="005055D1" w:rsidP="00F67307">
            <w:pPr>
              <w:spacing w:after="0" w:line="240" w:lineRule="auto"/>
              <w:rPr>
                <w:rFonts w:cstheme="minorHAnsi"/>
                <w:sz w:val="20"/>
                <w:szCs w:val="20"/>
              </w:rPr>
            </w:pPr>
          </w:p>
        </w:tc>
      </w:tr>
      <w:tr w:rsidR="005055D1" w:rsidRPr="007B2CC9" w14:paraId="268C40B5" w14:textId="77777777" w:rsidTr="00076558">
        <w:trPr>
          <w:trHeight w:val="216"/>
        </w:trPr>
        <w:tc>
          <w:tcPr>
            <w:tcW w:w="1015" w:type="dxa"/>
          </w:tcPr>
          <w:p w14:paraId="2BF42BBA" w14:textId="77777777" w:rsidR="005055D1" w:rsidRPr="007B2CC9" w:rsidRDefault="005055D1" w:rsidP="00F67307">
            <w:pPr>
              <w:spacing w:after="0" w:line="240" w:lineRule="auto"/>
              <w:rPr>
                <w:rFonts w:cstheme="minorHAnsi"/>
                <w:sz w:val="20"/>
                <w:szCs w:val="20"/>
              </w:rPr>
            </w:pPr>
          </w:p>
        </w:tc>
        <w:tc>
          <w:tcPr>
            <w:tcW w:w="862" w:type="dxa"/>
          </w:tcPr>
          <w:p w14:paraId="513E4826" w14:textId="77777777" w:rsidR="005055D1" w:rsidRPr="007B2CC9" w:rsidRDefault="005055D1" w:rsidP="00F67307">
            <w:pPr>
              <w:spacing w:after="0" w:line="240" w:lineRule="auto"/>
              <w:rPr>
                <w:rFonts w:cstheme="minorHAnsi"/>
                <w:sz w:val="20"/>
                <w:szCs w:val="20"/>
              </w:rPr>
            </w:pPr>
          </w:p>
        </w:tc>
        <w:tc>
          <w:tcPr>
            <w:tcW w:w="1202" w:type="dxa"/>
          </w:tcPr>
          <w:p w14:paraId="5D62C1E1" w14:textId="77777777" w:rsidR="005055D1" w:rsidRPr="007B2CC9" w:rsidRDefault="005055D1" w:rsidP="00F67307">
            <w:pPr>
              <w:spacing w:after="0" w:line="240" w:lineRule="auto"/>
              <w:rPr>
                <w:rFonts w:cstheme="minorHAnsi"/>
                <w:sz w:val="20"/>
                <w:szCs w:val="20"/>
              </w:rPr>
            </w:pPr>
          </w:p>
        </w:tc>
        <w:tc>
          <w:tcPr>
            <w:tcW w:w="1071" w:type="dxa"/>
          </w:tcPr>
          <w:p w14:paraId="30B4BA0B" w14:textId="77777777" w:rsidR="005055D1" w:rsidRPr="007B2CC9" w:rsidRDefault="005055D1" w:rsidP="00F67307">
            <w:pPr>
              <w:spacing w:after="0" w:line="240" w:lineRule="auto"/>
              <w:rPr>
                <w:rFonts w:cstheme="minorHAnsi"/>
                <w:sz w:val="20"/>
                <w:szCs w:val="20"/>
              </w:rPr>
            </w:pPr>
          </w:p>
        </w:tc>
        <w:tc>
          <w:tcPr>
            <w:tcW w:w="1097" w:type="dxa"/>
          </w:tcPr>
          <w:p w14:paraId="205201A7" w14:textId="77777777" w:rsidR="005055D1" w:rsidRPr="007B2CC9" w:rsidRDefault="005055D1" w:rsidP="00F67307">
            <w:pPr>
              <w:spacing w:after="0" w:line="240" w:lineRule="auto"/>
              <w:rPr>
                <w:rFonts w:cstheme="minorHAnsi"/>
                <w:sz w:val="20"/>
                <w:szCs w:val="20"/>
              </w:rPr>
            </w:pPr>
          </w:p>
        </w:tc>
        <w:tc>
          <w:tcPr>
            <w:tcW w:w="1176" w:type="dxa"/>
          </w:tcPr>
          <w:p w14:paraId="05162C5A" w14:textId="77777777" w:rsidR="005055D1" w:rsidRPr="007B2CC9" w:rsidRDefault="005055D1" w:rsidP="00F67307">
            <w:pPr>
              <w:spacing w:after="0" w:line="240" w:lineRule="auto"/>
              <w:rPr>
                <w:rFonts w:cstheme="minorHAnsi"/>
                <w:sz w:val="20"/>
                <w:szCs w:val="20"/>
              </w:rPr>
            </w:pPr>
          </w:p>
        </w:tc>
        <w:tc>
          <w:tcPr>
            <w:tcW w:w="1380" w:type="dxa"/>
          </w:tcPr>
          <w:p w14:paraId="3D7DBF95" w14:textId="77777777" w:rsidR="005055D1" w:rsidRPr="007B2CC9" w:rsidRDefault="005055D1" w:rsidP="00F67307">
            <w:pPr>
              <w:spacing w:after="0" w:line="240" w:lineRule="auto"/>
              <w:rPr>
                <w:rFonts w:cstheme="minorHAnsi"/>
                <w:sz w:val="20"/>
                <w:szCs w:val="20"/>
              </w:rPr>
            </w:pPr>
          </w:p>
        </w:tc>
        <w:tc>
          <w:tcPr>
            <w:tcW w:w="1380" w:type="dxa"/>
          </w:tcPr>
          <w:p w14:paraId="3EB03384" w14:textId="5A81B807" w:rsidR="005055D1" w:rsidRPr="007B2CC9" w:rsidRDefault="005055D1" w:rsidP="00F67307">
            <w:pPr>
              <w:spacing w:after="0" w:line="240" w:lineRule="auto"/>
              <w:rPr>
                <w:rFonts w:cstheme="minorHAnsi"/>
                <w:sz w:val="20"/>
                <w:szCs w:val="20"/>
              </w:rPr>
            </w:pPr>
          </w:p>
        </w:tc>
        <w:tc>
          <w:tcPr>
            <w:tcW w:w="1612" w:type="dxa"/>
          </w:tcPr>
          <w:p w14:paraId="08B518FC" w14:textId="77777777" w:rsidR="005055D1" w:rsidRPr="007B2CC9" w:rsidRDefault="005055D1" w:rsidP="00F67307">
            <w:pPr>
              <w:spacing w:after="0" w:line="240" w:lineRule="auto"/>
              <w:rPr>
                <w:rFonts w:cstheme="minorHAnsi"/>
                <w:sz w:val="20"/>
                <w:szCs w:val="20"/>
              </w:rPr>
            </w:pPr>
          </w:p>
        </w:tc>
      </w:tr>
    </w:tbl>
    <w:p w14:paraId="3C04DC28" w14:textId="5714B732" w:rsidR="00774C88" w:rsidRDefault="00774C88"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C</w:t>
            </w:r>
            <w:r w:rsidR="00B72FDC" w:rsidRPr="005828AE">
              <w:rPr>
                <w:rFonts w:asciiTheme="minorHAnsi" w:hAnsiTheme="minorHAnsi" w:cstheme="minorHAnsi"/>
                <w:b/>
                <w:sz w:val="18"/>
                <w:szCs w:val="20"/>
              </w:rPr>
              <w:t xml:space="preserve">. Design Dwelling Unit Water Heating Efficiency Information </w:t>
            </w:r>
          </w:p>
          <w:p w14:paraId="770021B4" w14:textId="48FAAC66"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This table reports the water heater(s) efficiency features specified on the registered CF1R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E50EC71" w14:textId="31BE6DFD" w:rsidR="00B51DDB" w:rsidRDefault="00B51DDB" w:rsidP="00BD76BE">
      <w:pPr>
        <w:spacing w:after="0" w:line="240" w:lineRule="auto"/>
        <w:rPr>
          <w:rFonts w:asciiTheme="minorHAnsi" w:hAnsiTheme="minorHAnsi" w:cstheme="minorHAnsi"/>
          <w:sz w:val="20"/>
          <w:szCs w:val="20"/>
        </w:rPr>
      </w:pPr>
    </w:p>
    <w:p w14:paraId="6CD20C27" w14:textId="7C187F9A" w:rsidR="008D1E92" w:rsidRPr="005828AE" w:rsidRDefault="008D1E92" w:rsidP="00BD76BE">
      <w:pPr>
        <w:spacing w:after="0" w:line="240" w:lineRule="auto"/>
        <w:rPr>
          <w:rFonts w:asciiTheme="minorHAnsi" w:hAnsiTheme="minorHAnsi" w:cstheme="minorHAnsi"/>
          <w:sz w:val="20"/>
          <w:szCs w:val="20"/>
        </w:rPr>
      </w:pPr>
    </w:p>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70"/>
        <w:gridCol w:w="3655"/>
        <w:gridCol w:w="5665"/>
      </w:tblGrid>
      <w:tr w:rsidR="00142B4D" w:rsidRPr="009E01FE" w14:paraId="08F92679" w14:textId="77777777" w:rsidTr="005828AE">
        <w:trPr>
          <w:trHeight w:val="144"/>
        </w:trPr>
        <w:tc>
          <w:tcPr>
            <w:tcW w:w="10790" w:type="dxa"/>
            <w:gridSpan w:val="3"/>
            <w:tcBorders>
              <w:top w:val="single" w:sz="4" w:space="0" w:color="auto"/>
              <w:bottom w:val="single" w:sz="4" w:space="0" w:color="auto"/>
            </w:tcBorders>
            <w:vAlign w:val="center"/>
          </w:tcPr>
          <w:p w14:paraId="0409D9E7" w14:textId="289A1FAD" w:rsidR="00142B4D" w:rsidRPr="005828AE" w:rsidRDefault="008C7B33" w:rsidP="00142B4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5828AE">
        <w:trPr>
          <w:trHeight w:val="144"/>
        </w:trPr>
        <w:tc>
          <w:tcPr>
            <w:tcW w:w="1470" w:type="dxa"/>
            <w:tcBorders>
              <w:top w:val="single" w:sz="4" w:space="0" w:color="auto"/>
              <w:bottom w:val="single" w:sz="4" w:space="0" w:color="auto"/>
              <w:right w:val="single" w:sz="4" w:space="0" w:color="auto"/>
            </w:tcBorders>
            <w:vAlign w:val="center"/>
          </w:tcPr>
          <w:p w14:paraId="5945A23C"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2A42EF6B"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1184D879"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6B4118C2"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A52470" w14:textId="1FC698C7" w:rsidR="00142B4D" w:rsidRDefault="00142B4D" w:rsidP="000504B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
        <w:gridCol w:w="10174"/>
      </w:tblGrid>
      <w:tr w:rsidR="007667EA" w:rsidRPr="009E01FE" w14:paraId="3101C995" w14:textId="77777777" w:rsidTr="00BE6071">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lastRenderedPageBreak/>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BE6071">
        <w:trPr>
          <w:trHeight w:val="144"/>
          <w:tblHeader/>
        </w:trPr>
        <w:tc>
          <w:tcPr>
            <w:tcW w:w="616" w:type="dxa"/>
            <w:vAlign w:val="center"/>
          </w:tcPr>
          <w:p w14:paraId="2C9F2A0E"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vAlign w:val="center"/>
          </w:tcPr>
          <w:p w14:paraId="711D152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BE6071">
        <w:trPr>
          <w:trHeight w:val="144"/>
          <w:tblHeader/>
        </w:trPr>
        <w:tc>
          <w:tcPr>
            <w:tcW w:w="616" w:type="dxa"/>
            <w:vAlign w:val="center"/>
          </w:tcPr>
          <w:p w14:paraId="2F09B27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vAlign w:val="center"/>
          </w:tcPr>
          <w:p w14:paraId="22105600" w14:textId="27A156C3" w:rsidR="007667EA" w:rsidRPr="00542719" w:rsidRDefault="007667EA" w:rsidP="003061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54632E">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BE6071">
        <w:trPr>
          <w:trHeight w:val="144"/>
        </w:trPr>
        <w:tc>
          <w:tcPr>
            <w:tcW w:w="616" w:type="dxa"/>
            <w:vAlign w:val="center"/>
          </w:tcPr>
          <w:p w14:paraId="4B93D07D" w14:textId="77777777" w:rsidR="007667EA" w:rsidRPr="00542719" w:rsidRDefault="007667EA" w:rsidP="00BE6071">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vAlign w:val="center"/>
          </w:tcPr>
          <w:p w14:paraId="50F11BE3" w14:textId="665A28E2" w:rsidR="007667EA" w:rsidRPr="004522F5" w:rsidRDefault="007667EA" w:rsidP="004522F5">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r w:rsidR="003061BA" w:rsidRPr="00386BBC">
              <w:rPr>
                <w:rFonts w:asciiTheme="minorHAnsi" w:eastAsiaTheme="minorEastAsia" w:hAnsiTheme="minorHAnsi" w:cstheme="minorHAnsi"/>
                <w:sz w:val="18"/>
                <w:szCs w:val="20"/>
              </w:rPr>
              <w:t>I</w:t>
            </w:r>
            <w:r w:rsidRPr="00386BBC">
              <w:rPr>
                <w:rFonts w:asciiTheme="minorHAnsi" w:eastAsiaTheme="minorEastAsia" w:hAnsiTheme="minorHAnsi" w:cstheme="minorHAnsi"/>
                <w:sz w:val="18"/>
                <w:szCs w:val="20"/>
              </w:rPr>
              <w:t>nsulation buried below grade must be installed in a waterproof and non-crushable casing or sleeve</w:t>
            </w:r>
            <w:r w:rsidR="003061BA" w:rsidRPr="00386BBC">
              <w:rPr>
                <w:rFonts w:asciiTheme="minorHAnsi" w:eastAsiaTheme="minorEastAsia" w:hAnsiTheme="minorHAnsi" w:cstheme="minorHAnsi"/>
                <w:sz w:val="18"/>
                <w:szCs w:val="20"/>
              </w:rPr>
              <w:t>.</w:t>
            </w:r>
          </w:p>
          <w:p w14:paraId="4CC7AFA0"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 xml:space="preserve">Piping installed in interior or exterior walls that is </w:t>
            </w:r>
            <w:proofErr w:type="gramStart"/>
            <w:r w:rsidRPr="00386BBC">
              <w:rPr>
                <w:rFonts w:asciiTheme="minorHAnsi" w:eastAsiaTheme="minorEastAsia" w:hAnsiTheme="minorHAnsi" w:cstheme="minorHAnsi"/>
                <w:sz w:val="18"/>
                <w:szCs w:val="20"/>
              </w:rPr>
              <w:t>surrounded on all sides</w:t>
            </w:r>
            <w:proofErr w:type="gramEnd"/>
            <w:r w:rsidRPr="00386BBC">
              <w:rPr>
                <w:rFonts w:asciiTheme="minorHAnsi" w:eastAsiaTheme="minorEastAsia" w:hAnsiTheme="minorHAnsi" w:cstheme="minorHAnsi"/>
                <w:sz w:val="18"/>
                <w:szCs w:val="20"/>
              </w:rPr>
              <w:t xml:space="preserve">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installed in crawlspace with a minimum of 1 </w:t>
            </w:r>
            <w:proofErr w:type="gramStart"/>
            <w:r w:rsidRPr="00542719">
              <w:rPr>
                <w:rFonts w:asciiTheme="minorHAnsi" w:eastAsiaTheme="minorEastAsia" w:hAnsiTheme="minorHAnsi" w:cstheme="minorHAnsi"/>
                <w:sz w:val="18"/>
                <w:szCs w:val="20"/>
              </w:rPr>
              <w:t>inches</w:t>
            </w:r>
            <w:proofErr w:type="gramEnd"/>
            <w:r w:rsidRPr="00542719">
              <w:rPr>
                <w:rFonts w:asciiTheme="minorHAnsi" w:eastAsiaTheme="minorEastAsia" w:hAnsiTheme="minorHAnsi" w:cstheme="minorHAnsi"/>
                <w:sz w:val="18"/>
                <w:szCs w:val="20"/>
              </w:rPr>
              <w:t xml:space="preserve">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Pipe insulation shall fit </w:t>
            </w:r>
            <w:proofErr w:type="gramStart"/>
            <w:r w:rsidRPr="00542719">
              <w:rPr>
                <w:rFonts w:asciiTheme="minorHAnsi" w:eastAsiaTheme="minorEastAsia" w:hAnsiTheme="minorHAnsi" w:cstheme="minorHAnsi"/>
                <w:sz w:val="18"/>
                <w:szCs w:val="20"/>
              </w:rPr>
              <w:t>tightly</w:t>
            </w:r>
            <w:proofErr w:type="gramEnd"/>
            <w:r w:rsidRPr="00542719">
              <w:rPr>
                <w:rFonts w:asciiTheme="minorHAnsi" w:eastAsiaTheme="minorEastAsia" w:hAnsiTheme="minorHAnsi" w:cstheme="minorHAnsi"/>
                <w:sz w:val="18"/>
                <w:szCs w:val="20"/>
              </w:rPr>
              <w:t xml:space="preserve"> and all elbows and tees shall be fully insulated.</w:t>
            </w:r>
          </w:p>
        </w:tc>
      </w:tr>
      <w:tr w:rsidR="007667EA" w:rsidRPr="009E01FE" w14:paraId="68133537" w14:textId="77777777" w:rsidTr="00BE6071">
        <w:trPr>
          <w:trHeight w:val="144"/>
          <w:tblHeader/>
        </w:trPr>
        <w:tc>
          <w:tcPr>
            <w:tcW w:w="616" w:type="dxa"/>
            <w:vAlign w:val="center"/>
          </w:tcPr>
          <w:p w14:paraId="012B99A8"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vAlign w:val="center"/>
          </w:tcPr>
          <w:p w14:paraId="00B2676D" w14:textId="2BDF6183" w:rsidR="007667EA"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r w:rsidR="00927B5E">
              <w:rPr>
                <w:rFonts w:asciiTheme="minorHAnsi" w:eastAsiaTheme="minorEastAsia" w:hAnsiTheme="minorHAnsi" w:cstheme="minorHAnsi"/>
                <w:sz w:val="18"/>
                <w:szCs w:val="20"/>
              </w:rPr>
              <w:t xml:space="preserve">either </w:t>
            </w:r>
            <w:proofErr w:type="gramStart"/>
            <w:r w:rsidR="00927B5E">
              <w:rPr>
                <w:rFonts w:asciiTheme="minorHAnsi" w:eastAsiaTheme="minorEastAsia" w:hAnsiTheme="minorHAnsi" w:cstheme="minorHAnsi"/>
                <w:sz w:val="18"/>
                <w:szCs w:val="20"/>
              </w:rPr>
              <w:t>a</w:t>
            </w:r>
            <w:r w:rsidR="00927B5E" w:rsidRPr="00927B5E">
              <w:rPr>
                <w:rFonts w:asciiTheme="minorHAnsi" w:eastAsiaTheme="minorEastAsia" w:hAnsiTheme="minorHAnsi" w:cstheme="minorHAnsi"/>
                <w:b/>
                <w:bCs/>
                <w:sz w:val="18"/>
                <w:szCs w:val="20"/>
              </w:rPr>
              <w:t xml:space="preserve"> or</w:t>
            </w:r>
            <w:proofErr w:type="gramEnd"/>
            <w:r w:rsidR="00927B5E">
              <w:rPr>
                <w:rFonts w:asciiTheme="minorHAnsi" w:eastAsiaTheme="minorEastAsia" w:hAnsiTheme="minorHAnsi" w:cstheme="minorHAnsi"/>
                <w:sz w:val="18"/>
                <w:szCs w:val="20"/>
              </w:rPr>
              <w:t xml:space="preserve"> b</w:t>
            </w:r>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997EF9">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57366636" w14:textId="25FEA0AC" w:rsidR="007667EA" w:rsidRPr="00542719" w:rsidRDefault="007667EA" w:rsidP="00997EF9">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79156394" w14:textId="4BB4EFF5" w:rsidR="007667EA" w:rsidRPr="00542719" w:rsidRDefault="007667EA" w:rsidP="00172491">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 condensate </w:t>
            </w:r>
            <w:proofErr w:type="gramStart"/>
            <w:r w:rsidRPr="00542719">
              <w:rPr>
                <w:rFonts w:asciiTheme="minorHAnsi" w:eastAsiaTheme="minorEastAsia" w:hAnsiTheme="minorHAnsi" w:cstheme="minorHAnsi"/>
                <w:sz w:val="18"/>
                <w:szCs w:val="20"/>
              </w:rPr>
              <w:t>drain</w:t>
            </w:r>
            <w:proofErr w:type="gramEnd"/>
            <w:r w:rsidRPr="00542719">
              <w:rPr>
                <w:rFonts w:asciiTheme="minorHAnsi" w:eastAsiaTheme="minorEastAsia" w:hAnsiTheme="minorHAnsi" w:cstheme="minorHAnsi"/>
                <w:sz w:val="18"/>
                <w:szCs w:val="20"/>
              </w:rPr>
              <w:t xml:space="preserve"> no more than 2 inches higher than the base on water heater for natural draining</w:t>
            </w:r>
            <w:r w:rsidR="003061BA">
              <w:rPr>
                <w:rFonts w:asciiTheme="minorHAnsi" w:eastAsiaTheme="minorEastAsia" w:hAnsiTheme="minorHAnsi" w:cstheme="minorHAnsi"/>
                <w:sz w:val="18"/>
                <w:szCs w:val="20"/>
              </w:rPr>
              <w:t>.</w:t>
            </w:r>
          </w:p>
          <w:p w14:paraId="64FAA577" w14:textId="2BD38563" w:rsidR="007667EA" w:rsidRDefault="007667EA" w:rsidP="00927B5E">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p w14:paraId="6DE4111B" w14:textId="5439442E" w:rsidR="004A5D9D" w:rsidRPr="004736BD" w:rsidRDefault="004A5D9D" w:rsidP="004A5D9D">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r w:rsidR="00B219BC">
              <w:rPr>
                <w:rFonts w:asciiTheme="minorHAnsi" w:eastAsia="Times New Roman" w:hAnsiTheme="minorHAnsi" w:cstheme="minorHAnsi"/>
                <w:sz w:val="18"/>
                <w:szCs w:val="18"/>
              </w:rPr>
              <w:t xml:space="preserve"> from the water heater</w:t>
            </w:r>
            <w:r>
              <w:rPr>
                <w:rFonts w:asciiTheme="minorHAnsi" w:eastAsia="Times New Roman" w:hAnsiTheme="minorHAnsi" w:cstheme="minorHAnsi"/>
                <w:sz w:val="18"/>
                <w:szCs w:val="18"/>
              </w:rPr>
              <w:t xml:space="preserve"> </w:t>
            </w:r>
          </w:p>
          <w:p w14:paraId="61712634" w14:textId="77777777" w:rsidR="004A5D9D" w:rsidRPr="004B6B6C" w:rsidRDefault="004A5D9D" w:rsidP="004A5D9D">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4CD37A39" w14:textId="77777777" w:rsidR="004A5D9D" w:rsidRPr="004736BD" w:rsidRDefault="004A5D9D" w:rsidP="004A5D9D">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804B4AC"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17940DC4"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5E0E588"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FD25744" w14:textId="00B0DD49"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r w:rsidR="007F4E0D">
              <w:rPr>
                <w:rFonts w:cs="Calibri"/>
                <w:sz w:val="20"/>
                <w:szCs w:val="20"/>
                <w:u w:val="single"/>
              </w:rPr>
              <w:t xml:space="preserve"> </w:t>
            </w:r>
          </w:p>
          <w:p w14:paraId="036AA2C6" w14:textId="77777777" w:rsidR="004A5D9D" w:rsidRPr="004736BD"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9A21E5" w14:textId="3BEBED48" w:rsidR="004A5D9D" w:rsidRPr="00542719" w:rsidRDefault="004A5D9D" w:rsidP="000A5E3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BE6071">
        <w:trPr>
          <w:trHeight w:val="144"/>
          <w:tblHeader/>
        </w:trPr>
        <w:tc>
          <w:tcPr>
            <w:tcW w:w="10790" w:type="dxa"/>
            <w:gridSpan w:val="2"/>
            <w:vAlign w:val="center"/>
          </w:tcPr>
          <w:p w14:paraId="43ED75D1" w14:textId="77777777" w:rsidR="007667EA" w:rsidRPr="00136321"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811" w:type="dxa"/>
        <w:tblLayout w:type="fixed"/>
        <w:tblLook w:val="04A0" w:firstRow="1" w:lastRow="0" w:firstColumn="1" w:lastColumn="0" w:noHBand="0" w:noVBand="1"/>
      </w:tblPr>
      <w:tblGrid>
        <w:gridCol w:w="1201"/>
        <w:gridCol w:w="1201"/>
        <w:gridCol w:w="1201"/>
        <w:gridCol w:w="1201"/>
        <w:gridCol w:w="1202"/>
        <w:gridCol w:w="1201"/>
        <w:gridCol w:w="1201"/>
        <w:gridCol w:w="1201"/>
        <w:gridCol w:w="1202"/>
      </w:tblGrid>
      <w:tr w:rsidR="0002170E" w14:paraId="1B3570A2" w14:textId="2108FBE1" w:rsidTr="002A1C49">
        <w:trPr>
          <w:trHeight w:val="507"/>
        </w:trPr>
        <w:tc>
          <w:tcPr>
            <w:tcW w:w="10811" w:type="dxa"/>
            <w:gridSpan w:val="9"/>
          </w:tcPr>
          <w:p w14:paraId="627FB92C" w14:textId="77777777" w:rsidR="0002170E" w:rsidRPr="00AC2387" w:rsidRDefault="0002170E" w:rsidP="003A5BEE">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70B3B197" w14:textId="06B8C9AA" w:rsidR="0002170E" w:rsidRDefault="0002170E" w:rsidP="003A5BEE">
            <w:pPr>
              <w:spacing w:after="0" w:line="240" w:lineRule="auto"/>
              <w:rPr>
                <w:rFonts w:cstheme="minorHAnsi"/>
                <w:b/>
                <w:sz w:val="20"/>
                <w:szCs w:val="20"/>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036F3A" w14:paraId="51B56FBE" w14:textId="0E86B5AF" w:rsidTr="00036F3A">
        <w:trPr>
          <w:trHeight w:val="272"/>
        </w:trPr>
        <w:tc>
          <w:tcPr>
            <w:tcW w:w="1201" w:type="dxa"/>
          </w:tcPr>
          <w:p w14:paraId="6C2EB68A" w14:textId="77777777" w:rsidR="00036F3A" w:rsidRPr="008733ED" w:rsidRDefault="00036F3A" w:rsidP="00036F3A">
            <w:pPr>
              <w:spacing w:after="0"/>
              <w:jc w:val="center"/>
              <w:rPr>
                <w:rFonts w:cstheme="minorHAnsi"/>
                <w:sz w:val="20"/>
                <w:szCs w:val="20"/>
              </w:rPr>
            </w:pPr>
            <w:r>
              <w:rPr>
                <w:rFonts w:cstheme="minorHAnsi"/>
                <w:sz w:val="20"/>
                <w:szCs w:val="20"/>
              </w:rPr>
              <w:t>01</w:t>
            </w:r>
          </w:p>
        </w:tc>
        <w:tc>
          <w:tcPr>
            <w:tcW w:w="1201" w:type="dxa"/>
          </w:tcPr>
          <w:p w14:paraId="571DB51B" w14:textId="77777777" w:rsidR="00036F3A" w:rsidRDefault="00036F3A" w:rsidP="00036F3A">
            <w:pPr>
              <w:spacing w:after="0"/>
              <w:jc w:val="center"/>
              <w:rPr>
                <w:rFonts w:cstheme="minorHAnsi"/>
                <w:sz w:val="20"/>
                <w:szCs w:val="20"/>
              </w:rPr>
            </w:pPr>
            <w:r>
              <w:rPr>
                <w:rFonts w:cstheme="minorHAnsi"/>
                <w:sz w:val="20"/>
                <w:szCs w:val="20"/>
              </w:rPr>
              <w:t>02</w:t>
            </w:r>
          </w:p>
        </w:tc>
        <w:tc>
          <w:tcPr>
            <w:tcW w:w="1201" w:type="dxa"/>
            <w:vAlign w:val="bottom"/>
          </w:tcPr>
          <w:p w14:paraId="29B9B915" w14:textId="77777777" w:rsidR="00036F3A" w:rsidRPr="008733ED" w:rsidRDefault="00036F3A" w:rsidP="00036F3A">
            <w:pPr>
              <w:spacing w:after="0"/>
              <w:jc w:val="center"/>
              <w:rPr>
                <w:rFonts w:cstheme="minorHAnsi"/>
                <w:sz w:val="20"/>
                <w:szCs w:val="20"/>
              </w:rPr>
            </w:pPr>
            <w:r>
              <w:rPr>
                <w:rFonts w:cstheme="minorHAnsi"/>
                <w:sz w:val="20"/>
                <w:szCs w:val="20"/>
              </w:rPr>
              <w:t>03</w:t>
            </w:r>
          </w:p>
        </w:tc>
        <w:tc>
          <w:tcPr>
            <w:tcW w:w="1201" w:type="dxa"/>
          </w:tcPr>
          <w:p w14:paraId="54FE2029" w14:textId="77777777" w:rsidR="00036F3A" w:rsidRPr="008733ED" w:rsidRDefault="00036F3A" w:rsidP="00036F3A">
            <w:pPr>
              <w:spacing w:after="0"/>
              <w:jc w:val="center"/>
              <w:rPr>
                <w:rFonts w:cstheme="minorHAnsi"/>
                <w:sz w:val="20"/>
                <w:szCs w:val="20"/>
              </w:rPr>
            </w:pPr>
            <w:r>
              <w:rPr>
                <w:rFonts w:cstheme="minorHAnsi"/>
                <w:sz w:val="20"/>
                <w:szCs w:val="20"/>
              </w:rPr>
              <w:t>04</w:t>
            </w:r>
          </w:p>
        </w:tc>
        <w:tc>
          <w:tcPr>
            <w:tcW w:w="1202" w:type="dxa"/>
          </w:tcPr>
          <w:p w14:paraId="3424B450" w14:textId="77777777" w:rsidR="00036F3A" w:rsidRPr="008733ED" w:rsidRDefault="00036F3A" w:rsidP="00036F3A">
            <w:pPr>
              <w:spacing w:after="0"/>
              <w:jc w:val="center"/>
              <w:rPr>
                <w:rFonts w:cstheme="minorHAnsi"/>
                <w:sz w:val="20"/>
                <w:szCs w:val="20"/>
              </w:rPr>
            </w:pPr>
            <w:r>
              <w:rPr>
                <w:rFonts w:cstheme="minorHAnsi"/>
                <w:sz w:val="20"/>
                <w:szCs w:val="20"/>
              </w:rPr>
              <w:t>05</w:t>
            </w:r>
          </w:p>
        </w:tc>
        <w:tc>
          <w:tcPr>
            <w:tcW w:w="1201" w:type="dxa"/>
          </w:tcPr>
          <w:p w14:paraId="7F263EB8" w14:textId="77777777" w:rsidR="00036F3A" w:rsidRPr="00AC2387" w:rsidRDefault="00036F3A" w:rsidP="00036F3A">
            <w:pPr>
              <w:spacing w:after="0"/>
              <w:jc w:val="center"/>
              <w:rPr>
                <w:rFonts w:cstheme="minorHAnsi"/>
                <w:sz w:val="20"/>
                <w:szCs w:val="20"/>
              </w:rPr>
            </w:pPr>
            <w:r>
              <w:rPr>
                <w:rFonts w:cstheme="minorHAnsi"/>
                <w:sz w:val="20"/>
                <w:szCs w:val="20"/>
              </w:rPr>
              <w:t>06</w:t>
            </w:r>
          </w:p>
        </w:tc>
        <w:tc>
          <w:tcPr>
            <w:tcW w:w="1201" w:type="dxa"/>
          </w:tcPr>
          <w:p w14:paraId="79411AFE" w14:textId="77777777" w:rsidR="00036F3A" w:rsidRPr="00AC2387" w:rsidRDefault="00036F3A" w:rsidP="00036F3A">
            <w:pPr>
              <w:spacing w:after="0"/>
              <w:jc w:val="center"/>
              <w:rPr>
                <w:rFonts w:cstheme="minorHAnsi"/>
                <w:sz w:val="20"/>
                <w:szCs w:val="20"/>
              </w:rPr>
            </w:pPr>
            <w:r>
              <w:rPr>
                <w:rFonts w:cstheme="minorHAnsi"/>
                <w:sz w:val="20"/>
                <w:szCs w:val="20"/>
              </w:rPr>
              <w:t>07</w:t>
            </w:r>
          </w:p>
        </w:tc>
        <w:tc>
          <w:tcPr>
            <w:tcW w:w="1201" w:type="dxa"/>
          </w:tcPr>
          <w:p w14:paraId="55FB3B03" w14:textId="09DB6A3B" w:rsidR="00036F3A" w:rsidRDefault="00036F3A" w:rsidP="00036F3A">
            <w:pPr>
              <w:spacing w:after="0"/>
              <w:jc w:val="center"/>
              <w:rPr>
                <w:rFonts w:cstheme="minorHAnsi"/>
                <w:sz w:val="20"/>
                <w:szCs w:val="20"/>
              </w:rPr>
            </w:pPr>
            <w:r>
              <w:rPr>
                <w:rFonts w:cstheme="minorHAnsi"/>
                <w:sz w:val="20"/>
                <w:szCs w:val="20"/>
              </w:rPr>
              <w:t>08</w:t>
            </w:r>
          </w:p>
        </w:tc>
        <w:tc>
          <w:tcPr>
            <w:tcW w:w="1202" w:type="dxa"/>
          </w:tcPr>
          <w:p w14:paraId="60F4A5A8" w14:textId="41870378" w:rsidR="00036F3A" w:rsidRDefault="00036F3A" w:rsidP="00036F3A">
            <w:pPr>
              <w:spacing w:after="0"/>
              <w:jc w:val="center"/>
              <w:rPr>
                <w:rFonts w:cstheme="minorHAnsi"/>
                <w:sz w:val="20"/>
                <w:szCs w:val="20"/>
              </w:rPr>
            </w:pPr>
            <w:r>
              <w:rPr>
                <w:rFonts w:cstheme="minorHAnsi"/>
                <w:sz w:val="20"/>
                <w:szCs w:val="20"/>
              </w:rPr>
              <w:t>09</w:t>
            </w:r>
          </w:p>
        </w:tc>
      </w:tr>
      <w:tr w:rsidR="00036F3A" w14:paraId="1A0A069F" w14:textId="0242B326" w:rsidTr="00036F3A">
        <w:trPr>
          <w:trHeight w:val="1249"/>
        </w:trPr>
        <w:tc>
          <w:tcPr>
            <w:tcW w:w="1201" w:type="dxa"/>
            <w:vAlign w:val="bottom"/>
          </w:tcPr>
          <w:p w14:paraId="388CB466" w14:textId="57C51B74" w:rsidR="00036F3A" w:rsidRPr="00AB4500" w:rsidRDefault="00036F3A" w:rsidP="00036F3A">
            <w:pPr>
              <w:spacing w:after="0" w:line="240" w:lineRule="auto"/>
              <w:jc w:val="center"/>
              <w:rPr>
                <w:rFonts w:cstheme="minorHAnsi"/>
                <w:sz w:val="18"/>
                <w:szCs w:val="20"/>
              </w:rPr>
            </w:pPr>
            <w:proofErr w:type="gramStart"/>
            <w:r>
              <w:rPr>
                <w:rFonts w:cstheme="minorHAnsi"/>
                <w:sz w:val="18"/>
                <w:szCs w:val="20"/>
              </w:rPr>
              <w:t xml:space="preserve">Dwelling </w:t>
            </w:r>
            <w:r w:rsidRPr="00AB4500">
              <w:rPr>
                <w:rFonts w:cstheme="minorHAnsi"/>
                <w:sz w:val="18"/>
                <w:szCs w:val="20"/>
              </w:rPr>
              <w:t xml:space="preserve"> Name</w:t>
            </w:r>
            <w:proofErr w:type="gramEnd"/>
          </w:p>
        </w:tc>
        <w:tc>
          <w:tcPr>
            <w:tcW w:w="1201" w:type="dxa"/>
            <w:vAlign w:val="bottom"/>
          </w:tcPr>
          <w:p w14:paraId="08F187DF" w14:textId="77777777" w:rsidR="00036F3A" w:rsidRPr="00AB4500" w:rsidRDefault="00036F3A" w:rsidP="00036F3A">
            <w:pPr>
              <w:spacing w:after="0" w:line="240" w:lineRule="auto"/>
              <w:jc w:val="center"/>
              <w:rPr>
                <w:rFonts w:cstheme="minorHAnsi"/>
                <w:sz w:val="18"/>
                <w:szCs w:val="20"/>
              </w:rPr>
            </w:pPr>
            <w:r w:rsidRPr="00AB4500">
              <w:rPr>
                <w:rFonts w:cstheme="minorHAnsi"/>
                <w:sz w:val="18"/>
                <w:szCs w:val="20"/>
              </w:rPr>
              <w:t>Number of Stories</w:t>
            </w:r>
          </w:p>
        </w:tc>
        <w:tc>
          <w:tcPr>
            <w:tcW w:w="1201" w:type="dxa"/>
            <w:vAlign w:val="bottom"/>
          </w:tcPr>
          <w:p w14:paraId="34F62F2F" w14:textId="77777777" w:rsidR="00036F3A" w:rsidRPr="00AB4500" w:rsidRDefault="00036F3A" w:rsidP="00036F3A">
            <w:pPr>
              <w:spacing w:after="0" w:line="240" w:lineRule="auto"/>
              <w:jc w:val="center"/>
              <w:rPr>
                <w:sz w:val="18"/>
              </w:rPr>
            </w:pPr>
            <w:r w:rsidRPr="00AB4500">
              <w:rPr>
                <w:rFonts w:cstheme="minorHAnsi"/>
                <w:sz w:val="18"/>
                <w:szCs w:val="20"/>
              </w:rPr>
              <w:t>Master Bath distance of furthest fixture to Water Heater in feet</w:t>
            </w:r>
          </w:p>
        </w:tc>
        <w:tc>
          <w:tcPr>
            <w:tcW w:w="1201" w:type="dxa"/>
            <w:vAlign w:val="bottom"/>
          </w:tcPr>
          <w:p w14:paraId="637CE840" w14:textId="77777777" w:rsidR="00036F3A" w:rsidRPr="00AB4500" w:rsidRDefault="00036F3A" w:rsidP="00036F3A">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02" w:type="dxa"/>
            <w:vAlign w:val="bottom"/>
          </w:tcPr>
          <w:p w14:paraId="49E6D8B5" w14:textId="4B1BABD1" w:rsidR="00036F3A" w:rsidRPr="00AB4500" w:rsidRDefault="00036F3A" w:rsidP="00036F3A">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1" w:type="dxa"/>
            <w:vAlign w:val="bottom"/>
          </w:tcPr>
          <w:p w14:paraId="38148274" w14:textId="77777777" w:rsidR="00036F3A" w:rsidRPr="00AB4500" w:rsidRDefault="00036F3A" w:rsidP="00036F3A">
            <w:pPr>
              <w:spacing w:after="0" w:line="240" w:lineRule="auto"/>
              <w:jc w:val="center"/>
              <w:rPr>
                <w:sz w:val="18"/>
              </w:rPr>
            </w:pPr>
            <w:r w:rsidRPr="00AB4500">
              <w:rPr>
                <w:rFonts w:cstheme="minorHAnsi"/>
                <w:sz w:val="18"/>
                <w:szCs w:val="20"/>
              </w:rPr>
              <w:t>Weighted Distance</w:t>
            </w:r>
          </w:p>
        </w:tc>
        <w:tc>
          <w:tcPr>
            <w:tcW w:w="1201" w:type="dxa"/>
            <w:vAlign w:val="bottom"/>
          </w:tcPr>
          <w:p w14:paraId="05DD68CC" w14:textId="77777777" w:rsidR="00036F3A" w:rsidRPr="00AB4500" w:rsidRDefault="00036F3A" w:rsidP="00036F3A">
            <w:pPr>
              <w:spacing w:after="0" w:line="240" w:lineRule="auto"/>
              <w:jc w:val="center"/>
              <w:rPr>
                <w:sz w:val="18"/>
              </w:rPr>
            </w:pPr>
            <w:r w:rsidRPr="00AB4500">
              <w:rPr>
                <w:rFonts w:cstheme="minorHAnsi"/>
                <w:sz w:val="18"/>
                <w:szCs w:val="20"/>
              </w:rPr>
              <w:t>Qualification Distance</w:t>
            </w:r>
          </w:p>
        </w:tc>
        <w:tc>
          <w:tcPr>
            <w:tcW w:w="1201" w:type="dxa"/>
            <w:vAlign w:val="bottom"/>
          </w:tcPr>
          <w:p w14:paraId="72936EC0" w14:textId="739CE89C" w:rsidR="00036F3A" w:rsidRPr="00AB4500" w:rsidRDefault="00036F3A" w:rsidP="00036F3A">
            <w:pPr>
              <w:spacing w:after="0" w:line="240" w:lineRule="auto"/>
              <w:jc w:val="center"/>
              <w:rPr>
                <w:rFonts w:cstheme="minorHAnsi"/>
                <w:sz w:val="18"/>
                <w:szCs w:val="20"/>
              </w:rPr>
            </w:pPr>
            <w:r>
              <w:rPr>
                <w:rFonts w:cstheme="minorHAnsi"/>
                <w:sz w:val="18"/>
              </w:rPr>
              <w:t>Design Compactness Factor</w:t>
            </w:r>
          </w:p>
        </w:tc>
        <w:tc>
          <w:tcPr>
            <w:tcW w:w="1202" w:type="dxa"/>
            <w:vAlign w:val="bottom"/>
          </w:tcPr>
          <w:p w14:paraId="53DF68FC" w14:textId="65949697" w:rsidR="00036F3A" w:rsidRPr="00AB4500" w:rsidRDefault="00036F3A" w:rsidP="00036F3A">
            <w:pPr>
              <w:spacing w:after="0" w:line="240" w:lineRule="auto"/>
              <w:jc w:val="center"/>
              <w:rPr>
                <w:rFonts w:cstheme="minorHAnsi"/>
                <w:sz w:val="18"/>
                <w:szCs w:val="20"/>
              </w:rPr>
            </w:pPr>
            <w:r>
              <w:rPr>
                <w:rFonts w:cstheme="minorHAnsi"/>
                <w:sz w:val="18"/>
              </w:rPr>
              <w:t>Calculated Compactness Factor</w:t>
            </w:r>
          </w:p>
        </w:tc>
      </w:tr>
      <w:tr w:rsidR="00036F3A" w14:paraId="7382CF79" w14:textId="17CF4862" w:rsidTr="00036F3A">
        <w:trPr>
          <w:trHeight w:val="223"/>
        </w:trPr>
        <w:tc>
          <w:tcPr>
            <w:tcW w:w="1201" w:type="dxa"/>
          </w:tcPr>
          <w:p w14:paraId="0DACB132" w14:textId="245D73B9" w:rsidR="00036F3A" w:rsidRPr="00AB4500" w:rsidRDefault="00036F3A" w:rsidP="00036F3A">
            <w:pPr>
              <w:spacing w:after="0" w:line="240" w:lineRule="auto"/>
              <w:rPr>
                <w:sz w:val="18"/>
                <w:szCs w:val="18"/>
              </w:rPr>
            </w:pPr>
          </w:p>
        </w:tc>
        <w:tc>
          <w:tcPr>
            <w:tcW w:w="1201" w:type="dxa"/>
          </w:tcPr>
          <w:p w14:paraId="3AE58CAC" w14:textId="730A2F4D" w:rsidR="00036F3A" w:rsidRPr="00AB4500" w:rsidRDefault="00036F3A" w:rsidP="00036F3A">
            <w:pPr>
              <w:spacing w:after="0" w:line="240" w:lineRule="auto"/>
              <w:rPr>
                <w:sz w:val="18"/>
                <w:szCs w:val="18"/>
              </w:rPr>
            </w:pPr>
          </w:p>
        </w:tc>
        <w:tc>
          <w:tcPr>
            <w:tcW w:w="1201" w:type="dxa"/>
          </w:tcPr>
          <w:p w14:paraId="5F726292" w14:textId="083EBBC9" w:rsidR="00036F3A" w:rsidRPr="00AB4500" w:rsidRDefault="00036F3A" w:rsidP="00036F3A">
            <w:pPr>
              <w:spacing w:after="0" w:line="240" w:lineRule="auto"/>
              <w:rPr>
                <w:sz w:val="18"/>
                <w:szCs w:val="18"/>
              </w:rPr>
            </w:pPr>
          </w:p>
        </w:tc>
        <w:tc>
          <w:tcPr>
            <w:tcW w:w="1201" w:type="dxa"/>
          </w:tcPr>
          <w:p w14:paraId="2342C2DD" w14:textId="3DECD8C8" w:rsidR="00036F3A" w:rsidRPr="00AB4500" w:rsidRDefault="00036F3A" w:rsidP="00036F3A">
            <w:pPr>
              <w:spacing w:after="0" w:line="240" w:lineRule="auto"/>
              <w:rPr>
                <w:sz w:val="18"/>
                <w:szCs w:val="18"/>
              </w:rPr>
            </w:pPr>
          </w:p>
        </w:tc>
        <w:tc>
          <w:tcPr>
            <w:tcW w:w="1202" w:type="dxa"/>
          </w:tcPr>
          <w:p w14:paraId="0230BEB5" w14:textId="10A65D8B" w:rsidR="00036F3A" w:rsidRPr="00AB4500" w:rsidRDefault="00036F3A" w:rsidP="00036F3A">
            <w:pPr>
              <w:spacing w:after="0" w:line="240" w:lineRule="auto"/>
              <w:rPr>
                <w:sz w:val="18"/>
                <w:szCs w:val="18"/>
              </w:rPr>
            </w:pPr>
          </w:p>
        </w:tc>
        <w:tc>
          <w:tcPr>
            <w:tcW w:w="1201" w:type="dxa"/>
          </w:tcPr>
          <w:p w14:paraId="3B3E2C0A" w14:textId="7B494650" w:rsidR="00036F3A" w:rsidRPr="00AB4500" w:rsidRDefault="00036F3A" w:rsidP="00036F3A">
            <w:pPr>
              <w:spacing w:after="0" w:line="240" w:lineRule="auto"/>
              <w:rPr>
                <w:sz w:val="18"/>
                <w:szCs w:val="18"/>
              </w:rPr>
            </w:pPr>
            <w:r w:rsidRPr="00AB4500">
              <w:rPr>
                <w:sz w:val="18"/>
                <w:szCs w:val="18"/>
              </w:rPr>
              <w:t xml:space="preserve"> </w:t>
            </w:r>
          </w:p>
        </w:tc>
        <w:tc>
          <w:tcPr>
            <w:tcW w:w="1201" w:type="dxa"/>
          </w:tcPr>
          <w:p w14:paraId="2BA852F2" w14:textId="77777777" w:rsidR="00036F3A" w:rsidRPr="00AB4500" w:rsidRDefault="00036F3A" w:rsidP="00036F3A">
            <w:pPr>
              <w:spacing w:after="0" w:line="240" w:lineRule="auto"/>
              <w:rPr>
                <w:sz w:val="18"/>
                <w:szCs w:val="18"/>
              </w:rPr>
            </w:pPr>
            <w:r w:rsidRPr="00AB4500">
              <w:rPr>
                <w:rFonts w:cstheme="minorHAnsi"/>
                <w:sz w:val="18"/>
                <w:szCs w:val="18"/>
                <w:highlight w:val="yellow"/>
              </w:rPr>
              <w:t xml:space="preserve"> </w:t>
            </w:r>
          </w:p>
        </w:tc>
        <w:tc>
          <w:tcPr>
            <w:tcW w:w="1201" w:type="dxa"/>
          </w:tcPr>
          <w:p w14:paraId="1C63C22E" w14:textId="77777777" w:rsidR="00036F3A" w:rsidRPr="00AB4500" w:rsidRDefault="00036F3A" w:rsidP="00036F3A">
            <w:pPr>
              <w:spacing w:after="0" w:line="240" w:lineRule="auto"/>
              <w:rPr>
                <w:rFonts w:cstheme="minorHAnsi"/>
                <w:sz w:val="18"/>
                <w:szCs w:val="18"/>
                <w:highlight w:val="yellow"/>
              </w:rPr>
            </w:pPr>
          </w:p>
        </w:tc>
        <w:tc>
          <w:tcPr>
            <w:tcW w:w="1202" w:type="dxa"/>
          </w:tcPr>
          <w:p w14:paraId="0618A5AE" w14:textId="77777777" w:rsidR="00036F3A" w:rsidRPr="00AB4500" w:rsidRDefault="00036F3A" w:rsidP="00036F3A">
            <w:pPr>
              <w:spacing w:after="0" w:line="240" w:lineRule="auto"/>
              <w:rPr>
                <w:rFonts w:cstheme="minorHAnsi"/>
                <w:sz w:val="18"/>
                <w:szCs w:val="18"/>
                <w:highlight w:val="yellow"/>
              </w:rPr>
            </w:pPr>
          </w:p>
        </w:tc>
      </w:tr>
      <w:tr w:rsidR="00036F3A" w14:paraId="6471C1D1" w14:textId="459ECAF9" w:rsidTr="00036F3A">
        <w:trPr>
          <w:trHeight w:val="258"/>
        </w:trPr>
        <w:tc>
          <w:tcPr>
            <w:tcW w:w="1201" w:type="dxa"/>
          </w:tcPr>
          <w:p w14:paraId="7C5E52AF" w14:textId="77777777" w:rsidR="00036F3A" w:rsidRPr="00D37C06" w:rsidRDefault="00036F3A" w:rsidP="00036F3A">
            <w:pPr>
              <w:spacing w:after="0"/>
              <w:rPr>
                <w:sz w:val="20"/>
                <w:szCs w:val="20"/>
              </w:rPr>
            </w:pPr>
          </w:p>
        </w:tc>
        <w:tc>
          <w:tcPr>
            <w:tcW w:w="1201" w:type="dxa"/>
          </w:tcPr>
          <w:p w14:paraId="4996FBFC" w14:textId="77777777" w:rsidR="00036F3A" w:rsidRPr="00D37C06" w:rsidRDefault="00036F3A" w:rsidP="00036F3A">
            <w:pPr>
              <w:spacing w:after="0"/>
              <w:rPr>
                <w:sz w:val="20"/>
                <w:szCs w:val="20"/>
              </w:rPr>
            </w:pPr>
          </w:p>
        </w:tc>
        <w:tc>
          <w:tcPr>
            <w:tcW w:w="1201" w:type="dxa"/>
          </w:tcPr>
          <w:p w14:paraId="404DC87D" w14:textId="77777777" w:rsidR="00036F3A" w:rsidRPr="00D37C06" w:rsidRDefault="00036F3A" w:rsidP="00036F3A">
            <w:pPr>
              <w:spacing w:after="0"/>
              <w:rPr>
                <w:sz w:val="20"/>
                <w:szCs w:val="20"/>
              </w:rPr>
            </w:pPr>
          </w:p>
        </w:tc>
        <w:tc>
          <w:tcPr>
            <w:tcW w:w="1201" w:type="dxa"/>
          </w:tcPr>
          <w:p w14:paraId="03114A5E" w14:textId="77777777" w:rsidR="00036F3A" w:rsidRPr="00D37C06" w:rsidRDefault="00036F3A" w:rsidP="00036F3A">
            <w:pPr>
              <w:spacing w:after="0"/>
              <w:rPr>
                <w:sz w:val="20"/>
                <w:szCs w:val="20"/>
              </w:rPr>
            </w:pPr>
          </w:p>
        </w:tc>
        <w:tc>
          <w:tcPr>
            <w:tcW w:w="1202" w:type="dxa"/>
          </w:tcPr>
          <w:p w14:paraId="495E9B4A" w14:textId="77777777" w:rsidR="00036F3A" w:rsidRPr="00D37C06" w:rsidRDefault="00036F3A" w:rsidP="00036F3A">
            <w:pPr>
              <w:spacing w:after="0"/>
              <w:rPr>
                <w:sz w:val="20"/>
                <w:szCs w:val="20"/>
              </w:rPr>
            </w:pPr>
          </w:p>
        </w:tc>
        <w:tc>
          <w:tcPr>
            <w:tcW w:w="1201" w:type="dxa"/>
          </w:tcPr>
          <w:p w14:paraId="4D7846FE" w14:textId="77777777" w:rsidR="00036F3A" w:rsidRPr="00D37C06" w:rsidRDefault="00036F3A" w:rsidP="00036F3A">
            <w:pPr>
              <w:spacing w:after="0"/>
              <w:rPr>
                <w:sz w:val="20"/>
                <w:szCs w:val="20"/>
              </w:rPr>
            </w:pPr>
          </w:p>
        </w:tc>
        <w:tc>
          <w:tcPr>
            <w:tcW w:w="1201" w:type="dxa"/>
          </w:tcPr>
          <w:p w14:paraId="1A485857" w14:textId="77777777" w:rsidR="00036F3A" w:rsidRPr="00D37C06" w:rsidRDefault="00036F3A" w:rsidP="00036F3A">
            <w:pPr>
              <w:spacing w:after="0"/>
              <w:rPr>
                <w:sz w:val="20"/>
                <w:szCs w:val="20"/>
              </w:rPr>
            </w:pPr>
          </w:p>
        </w:tc>
        <w:tc>
          <w:tcPr>
            <w:tcW w:w="1201" w:type="dxa"/>
          </w:tcPr>
          <w:p w14:paraId="592F3490" w14:textId="77777777" w:rsidR="00036F3A" w:rsidRPr="00D37C06" w:rsidRDefault="00036F3A" w:rsidP="00036F3A">
            <w:pPr>
              <w:spacing w:after="0"/>
              <w:rPr>
                <w:sz w:val="20"/>
                <w:szCs w:val="20"/>
              </w:rPr>
            </w:pPr>
          </w:p>
        </w:tc>
        <w:tc>
          <w:tcPr>
            <w:tcW w:w="1202" w:type="dxa"/>
          </w:tcPr>
          <w:p w14:paraId="77DD8E04" w14:textId="77777777" w:rsidR="00036F3A" w:rsidRPr="00D37C06" w:rsidRDefault="00036F3A" w:rsidP="00036F3A">
            <w:pPr>
              <w:spacing w:after="0"/>
              <w:rPr>
                <w:sz w:val="20"/>
                <w:szCs w:val="20"/>
              </w:rPr>
            </w:pPr>
          </w:p>
        </w:tc>
      </w:tr>
      <w:tr w:rsidR="00036F3A" w14:paraId="64398CC6" w14:textId="419E6D9E" w:rsidTr="00422A90">
        <w:trPr>
          <w:trHeight w:val="229"/>
        </w:trPr>
        <w:tc>
          <w:tcPr>
            <w:tcW w:w="10811" w:type="dxa"/>
            <w:gridSpan w:val="9"/>
          </w:tcPr>
          <w:p w14:paraId="75E0301F" w14:textId="673AC654" w:rsidR="00036F3A" w:rsidRPr="001A44CD" w:rsidRDefault="00036F3A" w:rsidP="00036F3A">
            <w:pPr>
              <w:spacing w:after="0"/>
              <w:rPr>
                <w:rFonts w:cstheme="minorHAnsi"/>
                <w:b/>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AAAAE28" w14:textId="13A09F96" w:rsidR="001A44CD" w:rsidRDefault="001A44CD" w:rsidP="000504B8">
      <w:pPr>
        <w:spacing w:after="0" w:line="240" w:lineRule="auto"/>
        <w:rPr>
          <w:rFonts w:asciiTheme="minorHAnsi" w:hAnsiTheme="minorHAnsi" w:cstheme="minorHAnsi"/>
          <w:sz w:val="20"/>
          <w:szCs w:val="20"/>
        </w:rPr>
      </w:pPr>
    </w:p>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3/8 inch - For only one pipe size - max length allowed is 15 </w:t>
            </w:r>
            <w:proofErr w:type="gramStart"/>
            <w:r w:rsidRPr="005828AE">
              <w:rPr>
                <w:rFonts w:asciiTheme="minorHAnsi" w:eastAsia="Calibri" w:hAnsiTheme="minorHAnsi" w:cstheme="minorHAnsi"/>
                <w:i w:val="0"/>
                <w:sz w:val="18"/>
              </w:rPr>
              <w:t>feet</w:t>
            </w:r>
            <w:proofErr w:type="gramEnd"/>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w:t>
            </w:r>
            <w:proofErr w:type="gramStart"/>
            <w:r w:rsidR="000919BD" w:rsidRPr="005828AE">
              <w:rPr>
                <w:rFonts w:asciiTheme="minorHAnsi" w:eastAsia="Calibri" w:hAnsiTheme="minorHAnsi" w:cstheme="minorHAnsi"/>
                <w:i w:val="0"/>
                <w:sz w:val="18"/>
              </w:rPr>
              <w:t>7.5 feet,</w:t>
            </w:r>
            <w:proofErr w:type="gramEnd"/>
            <w:r w:rsidR="000919BD"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w:t>
            </w:r>
            <w:proofErr w:type="gramStart"/>
            <w:r w:rsidR="000919BD" w:rsidRPr="005828AE">
              <w:rPr>
                <w:rFonts w:asciiTheme="minorHAnsi" w:eastAsia="Calibri" w:hAnsiTheme="minorHAnsi" w:cstheme="minorHAnsi"/>
                <w:i w:val="0"/>
                <w:sz w:val="18"/>
              </w:rPr>
              <w:t>feet</w:t>
            </w:r>
            <w:proofErr w:type="gramEnd"/>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proofErr w:type="gramStart"/>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w:t>
            </w:r>
            <w:proofErr w:type="gramEnd"/>
            <w:r w:rsidR="000919BD" w:rsidRPr="005828AE">
              <w:rPr>
                <w:rFonts w:asciiTheme="minorHAnsi" w:eastAsia="Calibri" w:hAnsiTheme="minorHAnsi" w:cstheme="minorHAnsi"/>
                <w:i w:val="0"/>
                <w:sz w:val="18"/>
              </w:rPr>
              <w:t xml:space="preserve">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w:t>
            </w:r>
            <w:proofErr w:type="gramStart"/>
            <w:r w:rsidRPr="005828AE">
              <w:rPr>
                <w:rFonts w:cstheme="minorHAnsi"/>
                <w:sz w:val="18"/>
                <w:szCs w:val="20"/>
              </w:rPr>
              <w:t>cold water</w:t>
            </w:r>
            <w:proofErr w:type="gramEnd"/>
            <w:r w:rsidRPr="005828AE">
              <w:rPr>
                <w:rFonts w:cstheme="minorHAnsi"/>
                <w:sz w:val="18"/>
                <w:szCs w:val="20"/>
              </w:rPr>
              <w:t xml:space="preserve">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(R-</w:t>
            </w:r>
            <w:proofErr w:type="spellStart"/>
            <w:r w:rsidR="002E0750" w:rsidRPr="006A4AED">
              <w:rPr>
                <w:rFonts w:asciiTheme="minorHAnsi" w:eastAsiaTheme="minorEastAsia" w:hAnsiTheme="minorHAnsi" w:cstheme="minorHAnsi"/>
                <w:b/>
                <w:sz w:val="20"/>
                <w:szCs w:val="20"/>
              </w:rPr>
              <w:t>DRmc</w:t>
            </w:r>
            <w:proofErr w:type="spellEnd"/>
            <w:r w:rsidR="002E0750" w:rsidRPr="006A4AED">
              <w:rPr>
                <w:rFonts w:asciiTheme="minorHAnsi" w:eastAsiaTheme="minorEastAsia" w:hAnsiTheme="minorHAnsi" w:cstheme="minorHAnsi"/>
                <w:b/>
                <w:sz w:val="20"/>
                <w:szCs w:val="20"/>
              </w:rPr>
              <w:t xml:space="preserve">)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w:t>
            </w:r>
            <w:proofErr w:type="spellStart"/>
            <w:r w:rsidR="002E0750" w:rsidRPr="00484154">
              <w:rPr>
                <w:rFonts w:asciiTheme="minorHAnsi" w:hAnsiTheme="minorHAnsi" w:cstheme="minorHAnsi"/>
                <w:b/>
                <w:sz w:val="20"/>
                <w:szCs w:val="20"/>
              </w:rPr>
              <w:t>RDRsc</w:t>
            </w:r>
            <w:proofErr w:type="spellEnd"/>
            <w:r w:rsidR="002E0750" w:rsidRPr="00484154">
              <w:rPr>
                <w:rFonts w:asciiTheme="minorHAnsi" w:hAnsiTheme="minorHAnsi" w:cstheme="minorHAnsi"/>
                <w:b/>
                <w:sz w:val="20"/>
                <w:szCs w:val="20"/>
              </w:rPr>
              <w:t>)</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w:t>
            </w:r>
            <w:proofErr w:type="gramStart"/>
            <w:r w:rsidR="006A4AED" w:rsidRPr="005828AE">
              <w:rPr>
                <w:rFonts w:asciiTheme="minorHAnsi" w:eastAsiaTheme="minorEastAsia" w:hAnsiTheme="minorHAnsi" w:cstheme="minorHAnsi"/>
                <w:sz w:val="18"/>
                <w:szCs w:val="20"/>
              </w:rPr>
              <w:t>be located in</w:t>
            </w:r>
            <w:proofErr w:type="gramEnd"/>
            <w:r w:rsidR="006A4AED"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353236" w:rsidRPr="004551C4" w14:paraId="022020B0" w14:textId="77777777" w:rsidTr="009339E7">
        <w:trPr>
          <w:trHeight w:val="206"/>
        </w:trPr>
        <w:tc>
          <w:tcPr>
            <w:tcW w:w="10943" w:type="dxa"/>
            <w:gridSpan w:val="4"/>
            <w:vAlign w:val="center"/>
          </w:tcPr>
          <w:p w14:paraId="738CF857" w14:textId="77777777" w:rsidR="00353236" w:rsidRPr="004551C4" w:rsidRDefault="00353236" w:rsidP="00933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4" w:name="_Hlk86243627"/>
            <w:r w:rsidRPr="004551C4">
              <w:rPr>
                <w:rFonts w:asciiTheme="minorHAnsi" w:eastAsia="Times New Roman" w:hAnsiTheme="minorHAnsi" w:cs="Arial"/>
                <w:b/>
                <w:caps/>
                <w:sz w:val="20"/>
                <w:szCs w:val="20"/>
              </w:rPr>
              <w:lastRenderedPageBreak/>
              <w:t>Documentation Author's Declaration Statement</w:t>
            </w:r>
          </w:p>
        </w:tc>
      </w:tr>
      <w:tr w:rsidR="00353236" w:rsidRPr="004551C4" w14:paraId="0855B70C" w14:textId="77777777" w:rsidTr="009339E7">
        <w:trPr>
          <w:trHeight w:hRule="exact" w:val="262"/>
        </w:trPr>
        <w:tc>
          <w:tcPr>
            <w:tcW w:w="10943" w:type="dxa"/>
            <w:gridSpan w:val="4"/>
            <w:vAlign w:val="center"/>
          </w:tcPr>
          <w:p w14:paraId="2592B5D0" w14:textId="77777777" w:rsidR="00353236" w:rsidRPr="004551C4" w:rsidRDefault="00353236" w:rsidP="00353236">
            <w:pPr>
              <w:keepNext/>
              <w:numPr>
                <w:ilvl w:val="0"/>
                <w:numId w:val="2"/>
              </w:numPr>
              <w:tabs>
                <w:tab w:val="left" w:pos="-2600"/>
              </w:tabs>
              <w:spacing w:after="0" w:line="240" w:lineRule="auto"/>
              <w:ind w:right="90"/>
              <w:outlineLvl w:val="2"/>
              <w:rPr>
                <w:rFonts w:asciiTheme="minorHAnsi" w:eastAsia="Times New Roman" w:hAnsiTheme="minorHAnsi"/>
                <w:sz w:val="20"/>
                <w:szCs w:val="20"/>
              </w:rPr>
            </w:pPr>
            <w:r w:rsidRPr="004551C4">
              <w:rPr>
                <w:rFonts w:asciiTheme="minorHAnsi" w:eastAsia="Times New Roman" w:hAnsiTheme="minorHAnsi"/>
                <w:sz w:val="20"/>
                <w:szCs w:val="20"/>
              </w:rPr>
              <w:t>I certify that this Certificate of Installation documentation is accurate and complete.</w:t>
            </w:r>
          </w:p>
        </w:tc>
      </w:tr>
      <w:tr w:rsidR="00353236" w:rsidRPr="004551C4" w14:paraId="7814567A" w14:textId="77777777" w:rsidTr="009339E7">
        <w:trPr>
          <w:trHeight w:val="360"/>
        </w:trPr>
        <w:tc>
          <w:tcPr>
            <w:tcW w:w="5577" w:type="dxa"/>
            <w:gridSpan w:val="2"/>
          </w:tcPr>
          <w:p w14:paraId="5B5C009A"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Name:</w:t>
            </w:r>
          </w:p>
        </w:tc>
        <w:tc>
          <w:tcPr>
            <w:tcW w:w="5366" w:type="dxa"/>
            <w:gridSpan w:val="2"/>
          </w:tcPr>
          <w:p w14:paraId="73900B74"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Signature:</w:t>
            </w:r>
          </w:p>
        </w:tc>
      </w:tr>
      <w:tr w:rsidR="00353236" w:rsidRPr="004551C4" w14:paraId="747E2891" w14:textId="77777777" w:rsidTr="009339E7">
        <w:trPr>
          <w:trHeight w:val="360"/>
        </w:trPr>
        <w:tc>
          <w:tcPr>
            <w:tcW w:w="5577" w:type="dxa"/>
            <w:gridSpan w:val="2"/>
          </w:tcPr>
          <w:p w14:paraId="3F46718B"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Company Name:</w:t>
            </w:r>
          </w:p>
        </w:tc>
        <w:tc>
          <w:tcPr>
            <w:tcW w:w="5366" w:type="dxa"/>
            <w:gridSpan w:val="2"/>
          </w:tcPr>
          <w:p w14:paraId="0C7EB8A4"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Date Signed:</w:t>
            </w:r>
          </w:p>
        </w:tc>
      </w:tr>
      <w:tr w:rsidR="00353236" w:rsidRPr="004551C4" w14:paraId="084F7080" w14:textId="77777777" w:rsidTr="009339E7">
        <w:trPr>
          <w:trHeight w:val="360"/>
        </w:trPr>
        <w:tc>
          <w:tcPr>
            <w:tcW w:w="5577" w:type="dxa"/>
            <w:gridSpan w:val="2"/>
          </w:tcPr>
          <w:p w14:paraId="26E73D56"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Address:</w:t>
            </w:r>
          </w:p>
        </w:tc>
        <w:tc>
          <w:tcPr>
            <w:tcW w:w="5366" w:type="dxa"/>
            <w:gridSpan w:val="2"/>
          </w:tcPr>
          <w:p w14:paraId="1028CD0F"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CEA/HERS Certification Identification (If applicable):</w:t>
            </w:r>
          </w:p>
        </w:tc>
      </w:tr>
      <w:tr w:rsidR="00353236" w:rsidRPr="004551C4" w14:paraId="65919B99" w14:textId="77777777" w:rsidTr="009339E7">
        <w:trPr>
          <w:trHeight w:val="360"/>
        </w:trPr>
        <w:tc>
          <w:tcPr>
            <w:tcW w:w="5577" w:type="dxa"/>
            <w:gridSpan w:val="2"/>
          </w:tcPr>
          <w:p w14:paraId="6A9B8CE1"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City/State/Zip:</w:t>
            </w:r>
          </w:p>
        </w:tc>
        <w:tc>
          <w:tcPr>
            <w:tcW w:w="5366" w:type="dxa"/>
            <w:gridSpan w:val="2"/>
          </w:tcPr>
          <w:p w14:paraId="6C787E49"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Phone:</w:t>
            </w:r>
          </w:p>
        </w:tc>
      </w:tr>
      <w:tr w:rsidR="00353236" w:rsidRPr="004551C4" w14:paraId="2A9BBC94" w14:textId="77777777" w:rsidTr="009339E7">
        <w:tblPrEx>
          <w:tblCellMar>
            <w:left w:w="115" w:type="dxa"/>
            <w:right w:w="115" w:type="dxa"/>
          </w:tblCellMar>
        </w:tblPrEx>
        <w:trPr>
          <w:trHeight w:val="296"/>
        </w:trPr>
        <w:tc>
          <w:tcPr>
            <w:tcW w:w="10943" w:type="dxa"/>
            <w:gridSpan w:val="4"/>
            <w:vAlign w:val="center"/>
          </w:tcPr>
          <w:p w14:paraId="1E0B17C6" w14:textId="77777777" w:rsidR="00353236" w:rsidRPr="004551C4" w:rsidRDefault="00353236" w:rsidP="00933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4551C4">
              <w:rPr>
                <w:rFonts w:asciiTheme="minorHAnsi" w:eastAsia="Times New Roman" w:hAnsiTheme="minorHAnsi" w:cs="Arial"/>
                <w:b/>
                <w:caps/>
                <w:sz w:val="20"/>
                <w:szCs w:val="20"/>
              </w:rPr>
              <w:t>Responsible Person's Declaration statement</w:t>
            </w:r>
          </w:p>
        </w:tc>
      </w:tr>
      <w:tr w:rsidR="00353236" w:rsidRPr="004551C4" w14:paraId="440326DB" w14:textId="77777777" w:rsidTr="009339E7">
        <w:tblPrEx>
          <w:tblCellMar>
            <w:left w:w="115" w:type="dxa"/>
            <w:right w:w="115" w:type="dxa"/>
          </w:tblCellMar>
        </w:tblPrEx>
        <w:trPr>
          <w:trHeight w:val="504"/>
        </w:trPr>
        <w:tc>
          <w:tcPr>
            <w:tcW w:w="10943" w:type="dxa"/>
            <w:gridSpan w:val="4"/>
          </w:tcPr>
          <w:p w14:paraId="339E55B4" w14:textId="77777777" w:rsidR="00353236" w:rsidRPr="004551C4" w:rsidRDefault="00353236" w:rsidP="00F74857">
            <w:pPr>
              <w:keepNext/>
              <w:tabs>
                <w:tab w:val="left" w:pos="-2600"/>
              </w:tabs>
              <w:spacing w:after="0" w:line="240" w:lineRule="auto"/>
              <w:ind w:right="90"/>
              <w:outlineLvl w:val="2"/>
              <w:rPr>
                <w:rFonts w:eastAsia="Times New Roman"/>
                <w:sz w:val="20"/>
                <w:szCs w:val="20"/>
              </w:rPr>
            </w:pPr>
            <w:r w:rsidRPr="004551C4">
              <w:rPr>
                <w:rFonts w:eastAsia="Times New Roman"/>
                <w:sz w:val="20"/>
                <w:szCs w:val="20"/>
              </w:rPr>
              <w:t>I certify the following under penalty of perjury, under the laws of the State of California:</w:t>
            </w:r>
          </w:p>
          <w:p w14:paraId="5C4AAF5C" w14:textId="77777777" w:rsidR="00353236" w:rsidRPr="004551C4" w:rsidRDefault="00353236" w:rsidP="00F74857">
            <w:pPr>
              <w:keepNext/>
              <w:numPr>
                <w:ilvl w:val="0"/>
                <w:numId w:val="16"/>
              </w:numPr>
              <w:tabs>
                <w:tab w:val="left" w:pos="-2600"/>
              </w:tabs>
              <w:spacing w:after="0" w:line="240" w:lineRule="auto"/>
              <w:ind w:left="697" w:right="90" w:hanging="270"/>
              <w:outlineLvl w:val="2"/>
              <w:rPr>
                <w:rFonts w:asciiTheme="minorHAnsi" w:eastAsiaTheme="majorEastAsia" w:hAnsiTheme="minorHAnsi" w:cstheme="minorHAnsi"/>
                <w:sz w:val="20"/>
                <w:szCs w:val="20"/>
              </w:rPr>
            </w:pPr>
            <w:r w:rsidRPr="004551C4">
              <w:rPr>
                <w:rFonts w:asciiTheme="minorHAnsi" w:eastAsiaTheme="majorEastAsia" w:hAnsiTheme="minorHAnsi" w:cstheme="minorHAnsi"/>
                <w:sz w:val="20"/>
                <w:szCs w:val="20"/>
              </w:rPr>
              <w:t xml:space="preserve">The information provided on this Certificate of Installation is true and correct. </w:t>
            </w:r>
          </w:p>
          <w:p w14:paraId="38363583" w14:textId="77777777" w:rsidR="00353236" w:rsidRPr="004551C4" w:rsidRDefault="00353236" w:rsidP="00F74857">
            <w:pPr>
              <w:keepNext/>
              <w:widowControl w:val="0"/>
              <w:numPr>
                <w:ilvl w:val="0"/>
                <w:numId w:val="16"/>
              </w:numPr>
              <w:spacing w:after="0" w:line="240" w:lineRule="auto"/>
              <w:ind w:left="697" w:right="90" w:hanging="270"/>
              <w:rPr>
                <w:rFonts w:asciiTheme="minorHAnsi" w:eastAsia="Times New Roman" w:hAnsiTheme="minorHAnsi" w:cstheme="minorHAnsi"/>
                <w:sz w:val="20"/>
                <w:szCs w:val="20"/>
              </w:rPr>
            </w:pPr>
            <w:r w:rsidRPr="004551C4">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4551C4">
              <w:rPr>
                <w:rFonts w:asciiTheme="minorHAnsi" w:eastAsia="Times New Roman" w:hAnsiTheme="minorHAnsi" w:cstheme="minorHAnsi"/>
                <w:sz w:val="20"/>
                <w:szCs w:val="20"/>
              </w:rPr>
              <w:t xml:space="preserve">in the applicable classification to accept responsibility for the system design, construction, or installation </w:t>
            </w:r>
            <w:r w:rsidRPr="004551C4">
              <w:rPr>
                <w:rFonts w:asciiTheme="minorHAnsi" w:eastAsia="Times New Roman" w:hAnsiTheme="minorHAnsi" w:cstheme="minorHAnsi"/>
                <w:snapToGrid w:val="0"/>
                <w:sz w:val="20"/>
                <w:szCs w:val="20"/>
              </w:rPr>
              <w:t xml:space="preserve">of features, materials, components, or manufactured devices </w:t>
            </w:r>
            <w:r w:rsidRPr="004551C4">
              <w:rPr>
                <w:rFonts w:asciiTheme="minorHAnsi" w:eastAsia="Times New Roman" w:hAnsiTheme="minorHAnsi" w:cstheme="minorHAnsi"/>
                <w:sz w:val="20"/>
                <w:szCs w:val="20"/>
              </w:rPr>
              <w:t xml:space="preserve">for the scope of work identified on this Certificate of Installation, </w:t>
            </w:r>
            <w:r w:rsidRPr="004551C4">
              <w:rPr>
                <w:rFonts w:asciiTheme="minorHAnsi" w:eastAsia="Times New Roman" w:hAnsiTheme="minorHAnsi" w:cstheme="minorHAnsi"/>
                <w:snapToGrid w:val="0"/>
                <w:sz w:val="20"/>
                <w:szCs w:val="20"/>
              </w:rPr>
              <w:t>and attest to the declarations in this statement</w:t>
            </w:r>
            <w:r w:rsidRPr="004551C4">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12AFBB4F" w14:textId="77777777" w:rsidR="00353236" w:rsidRPr="004551C4" w:rsidRDefault="00353236" w:rsidP="00F74857">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4551C4">
              <w:rPr>
                <w:rFonts w:asciiTheme="minorHAnsi" w:eastAsia="Times New Roman" w:hAnsiTheme="minorHAnsi" w:cstheme="minorHAnsi"/>
                <w:sz w:val="20"/>
                <w:szCs w:val="20"/>
              </w:rPr>
              <w:t xml:space="preserve">The constructed or installed features, materials, </w:t>
            </w:r>
            <w:proofErr w:type="gramStart"/>
            <w:r w:rsidRPr="004551C4">
              <w:rPr>
                <w:rFonts w:asciiTheme="minorHAnsi" w:eastAsia="Times New Roman" w:hAnsiTheme="minorHAnsi" w:cstheme="minorHAnsi"/>
                <w:sz w:val="20"/>
                <w:szCs w:val="20"/>
              </w:rPr>
              <w:t>components</w:t>
            </w:r>
            <w:proofErr w:type="gramEnd"/>
            <w:r w:rsidRPr="004551C4">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AB17B92" w14:textId="77777777" w:rsidR="00353236" w:rsidRPr="004551C4" w:rsidRDefault="00353236" w:rsidP="00F74857">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4551C4">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4551C4">
              <w:rPr>
                <w:rFonts w:asciiTheme="minorHAnsi" w:eastAsia="Times New Roman" w:hAnsiTheme="minorHAnsi" w:cstheme="minorHAnsi"/>
                <w:sz w:val="20"/>
                <w:szCs w:val="20"/>
              </w:rPr>
              <w:t>building, and</w:t>
            </w:r>
            <w:proofErr w:type="gramEnd"/>
            <w:r w:rsidRPr="004551C4">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05DE80E3" w14:textId="77777777" w:rsidR="00353236" w:rsidRPr="004551C4" w:rsidRDefault="00353236" w:rsidP="00F74857">
            <w:pPr>
              <w:keepNext/>
              <w:numPr>
                <w:ilvl w:val="0"/>
                <w:numId w:val="16"/>
              </w:numPr>
              <w:autoSpaceDE w:val="0"/>
              <w:autoSpaceDN w:val="0"/>
              <w:adjustRightInd w:val="0"/>
              <w:spacing w:after="0" w:line="240" w:lineRule="auto"/>
              <w:ind w:left="697" w:right="90" w:hanging="270"/>
              <w:contextualSpacing/>
              <w:rPr>
                <w:rFonts w:ascii="Times New Roman" w:eastAsia="Times New Roman" w:hAnsi="Times New Roman"/>
                <w:sz w:val="20"/>
                <w:szCs w:val="20"/>
              </w:rPr>
            </w:pPr>
            <w:r w:rsidRPr="004551C4">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53236" w:rsidRPr="004551C4" w14:paraId="259D2D14" w14:textId="77777777" w:rsidTr="009339E7">
        <w:tblPrEx>
          <w:tblCellMar>
            <w:left w:w="108" w:type="dxa"/>
            <w:right w:w="108" w:type="dxa"/>
          </w:tblCellMar>
        </w:tblPrEx>
        <w:trPr>
          <w:trHeight w:val="360"/>
        </w:trPr>
        <w:tc>
          <w:tcPr>
            <w:tcW w:w="5307" w:type="dxa"/>
          </w:tcPr>
          <w:p w14:paraId="47F687B5" w14:textId="77777777" w:rsidR="00353236" w:rsidRPr="004551C4" w:rsidRDefault="00353236" w:rsidP="009339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Responsible Builder/Installer Name:</w:t>
            </w:r>
          </w:p>
        </w:tc>
        <w:tc>
          <w:tcPr>
            <w:tcW w:w="5636" w:type="dxa"/>
            <w:gridSpan w:val="3"/>
          </w:tcPr>
          <w:p w14:paraId="57C11706" w14:textId="77777777" w:rsidR="00353236" w:rsidRPr="004551C4" w:rsidRDefault="00353236" w:rsidP="009339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Responsible Builder/Installer Signature:</w:t>
            </w:r>
          </w:p>
        </w:tc>
      </w:tr>
      <w:tr w:rsidR="00353236" w:rsidRPr="004551C4" w14:paraId="6B512B90"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D72153"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D262472"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Position With Company (Title):</w:t>
            </w:r>
          </w:p>
        </w:tc>
      </w:tr>
      <w:tr w:rsidR="00353236" w:rsidRPr="004551C4" w14:paraId="5089EAB8"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40120C9"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A538108"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CSLB License:</w:t>
            </w:r>
          </w:p>
        </w:tc>
      </w:tr>
      <w:tr w:rsidR="00353236" w:rsidRPr="004551C4" w14:paraId="3382EC6E"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5FE7460"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DC3776B"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6EC916F7"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Date Signed:</w:t>
            </w:r>
          </w:p>
        </w:tc>
      </w:tr>
      <w:bookmarkEnd w:id="4"/>
    </w:tbl>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p w14:paraId="7B8DA3C0" w14:textId="77777777" w:rsidR="009425FF" w:rsidRPr="005828AE" w:rsidRDefault="009425FF" w:rsidP="009425FF">
      <w:pPr>
        <w:contextualSpacing/>
        <w:rPr>
          <w:rFonts w:asciiTheme="minorHAnsi" w:hAnsiTheme="minorHAnsi" w:cstheme="minorHAnsi"/>
          <w:sz w:val="20"/>
          <w:szCs w:val="20"/>
        </w:rPr>
      </w:pPr>
    </w:p>
    <w:p w14:paraId="7B8DA3C1" w14:textId="77777777" w:rsidR="0046730D" w:rsidRPr="008733ED" w:rsidRDefault="0046730D" w:rsidP="0046730D">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53DEA511"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sidRPr="005828AE">
        <w:rPr>
          <w:rFonts w:asciiTheme="minorHAnsi" w:hAnsiTheme="minorHAnsi" w:cstheme="minorHAnsi"/>
          <w:b/>
          <w:sz w:val="18"/>
          <w:szCs w:val="18"/>
        </w:rPr>
        <w:lastRenderedPageBreak/>
        <w:t>CF2R-PLB-02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4415862B"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0114E422" w:rsidR="006D7023" w:rsidRPr="005828AE" w:rsidRDefault="006D7023" w:rsidP="006D7023">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B14483">
        <w:rPr>
          <w:rFonts w:asciiTheme="minorHAnsi" w:hAnsiTheme="minorHAnsi" w:cstheme="minorHAnsi"/>
          <w:b/>
          <w:sz w:val="18"/>
          <w:szCs w:val="18"/>
        </w:rPr>
        <w:t>2</w:t>
      </w:r>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D257020" w14:textId="18AF8648"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2C125147" w:rsidR="00A57ABF" w:rsidRPr="00353236" w:rsidRDefault="00A57ABF"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Dwelling Unit Name - Reference information from Table A.</w:t>
      </w:r>
    </w:p>
    <w:p w14:paraId="7B8DA3CE" w14:textId="5B4ADC5F"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Water Heating System ID or Name – Reference information from </w:t>
      </w:r>
      <w:r w:rsidR="00254F4C" w:rsidRPr="00353236">
        <w:rPr>
          <w:rFonts w:asciiTheme="minorHAnsi" w:hAnsiTheme="minorHAnsi" w:cstheme="minorHAnsi"/>
          <w:sz w:val="18"/>
          <w:szCs w:val="18"/>
        </w:rPr>
        <w:t>T</w:t>
      </w:r>
      <w:r w:rsidR="00AF64ED" w:rsidRPr="00353236">
        <w:rPr>
          <w:rFonts w:asciiTheme="minorHAnsi" w:hAnsiTheme="minorHAnsi" w:cstheme="minorHAnsi"/>
          <w:sz w:val="18"/>
          <w:szCs w:val="18"/>
        </w:rPr>
        <w:t xml:space="preserve">able </w:t>
      </w:r>
      <w:r w:rsidR="00254F4C" w:rsidRPr="00353236">
        <w:rPr>
          <w:rFonts w:asciiTheme="minorHAnsi" w:hAnsiTheme="minorHAnsi" w:cstheme="minorHAnsi"/>
          <w:sz w:val="18"/>
          <w:szCs w:val="18"/>
        </w:rPr>
        <w:t>A</w:t>
      </w:r>
      <w:r w:rsidR="009B3B3A" w:rsidRPr="00353236">
        <w:rPr>
          <w:rFonts w:asciiTheme="minorHAnsi" w:hAnsiTheme="minorHAnsi" w:cstheme="minorHAnsi"/>
          <w:sz w:val="18"/>
          <w:szCs w:val="18"/>
        </w:rPr>
        <w:t>.</w:t>
      </w:r>
    </w:p>
    <w:p w14:paraId="7B8DA3CF" w14:textId="6A279510"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Water Heating System Type – Reference information from </w:t>
      </w:r>
      <w:r w:rsidR="00254F4C" w:rsidRPr="00353236">
        <w:rPr>
          <w:rFonts w:asciiTheme="minorHAnsi" w:hAnsiTheme="minorHAnsi" w:cstheme="minorHAnsi"/>
          <w:sz w:val="18"/>
          <w:szCs w:val="18"/>
        </w:rPr>
        <w:t>T</w:t>
      </w:r>
      <w:r w:rsidR="00AF64ED" w:rsidRPr="00353236">
        <w:rPr>
          <w:rFonts w:asciiTheme="minorHAnsi" w:hAnsiTheme="minorHAnsi" w:cstheme="minorHAnsi"/>
          <w:sz w:val="18"/>
          <w:szCs w:val="18"/>
        </w:rPr>
        <w:t xml:space="preserve">able </w:t>
      </w:r>
      <w:r w:rsidR="00254F4C" w:rsidRPr="00353236">
        <w:rPr>
          <w:rFonts w:asciiTheme="minorHAnsi" w:hAnsiTheme="minorHAnsi" w:cstheme="minorHAnsi"/>
          <w:sz w:val="18"/>
          <w:szCs w:val="18"/>
        </w:rPr>
        <w:t>A</w:t>
      </w:r>
      <w:r w:rsidRPr="00353236">
        <w:rPr>
          <w:rFonts w:asciiTheme="minorHAnsi" w:hAnsiTheme="minorHAnsi" w:cstheme="minorHAnsi"/>
          <w:sz w:val="18"/>
          <w:szCs w:val="18"/>
        </w:rPr>
        <w:t xml:space="preserve">. The different kinds of water heating system type are </w:t>
      </w:r>
      <w:proofErr w:type="gramStart"/>
      <w:r w:rsidRPr="00353236">
        <w:rPr>
          <w:rFonts w:asciiTheme="minorHAnsi" w:hAnsiTheme="minorHAnsi" w:cstheme="minorHAnsi"/>
          <w:sz w:val="18"/>
          <w:szCs w:val="18"/>
        </w:rPr>
        <w:t>DHW, or</w:t>
      </w:r>
      <w:proofErr w:type="gramEnd"/>
      <w:r w:rsidRPr="00353236">
        <w:rPr>
          <w:rFonts w:asciiTheme="minorHAnsi" w:hAnsiTheme="minorHAnsi" w:cstheme="minorHAnsi"/>
          <w:sz w:val="18"/>
          <w:szCs w:val="18"/>
        </w:rPr>
        <w:t xml:space="preserve"> Combined Hydronic</w:t>
      </w:r>
      <w:r w:rsidR="009B3B3A" w:rsidRPr="00353236">
        <w:rPr>
          <w:rFonts w:asciiTheme="minorHAnsi" w:hAnsiTheme="minorHAnsi" w:cstheme="minorHAnsi"/>
          <w:sz w:val="18"/>
          <w:szCs w:val="18"/>
        </w:rPr>
        <w:t>.</w:t>
      </w:r>
    </w:p>
    <w:p w14:paraId="7B8DA3D0" w14:textId="4B0ABA99"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Water Heater Type – </w:t>
      </w:r>
      <w:r w:rsidR="000C1DA5" w:rsidRPr="00353236">
        <w:rPr>
          <w:rFonts w:asciiTheme="minorHAnsi" w:hAnsiTheme="minorHAnsi" w:cstheme="minorHAnsi"/>
          <w:sz w:val="18"/>
          <w:szCs w:val="18"/>
        </w:rPr>
        <w:t>Reference i</w:t>
      </w:r>
      <w:r w:rsidRPr="00353236">
        <w:rPr>
          <w:rFonts w:asciiTheme="minorHAnsi" w:hAnsiTheme="minorHAnsi" w:cstheme="minorHAnsi"/>
          <w:sz w:val="18"/>
          <w:szCs w:val="18"/>
        </w:rPr>
        <w:t xml:space="preserve">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 The different kinds of water heaters are Large</w:t>
      </w:r>
      <w:r w:rsidR="001479CF" w:rsidRPr="00353236">
        <w:rPr>
          <w:rFonts w:asciiTheme="minorHAnsi" w:hAnsiTheme="minorHAnsi" w:cstheme="minorHAnsi"/>
          <w:sz w:val="18"/>
          <w:szCs w:val="18"/>
        </w:rPr>
        <w:t>/Commercial</w:t>
      </w:r>
      <w:r w:rsidRPr="00353236">
        <w:rPr>
          <w:rFonts w:asciiTheme="minorHAnsi" w:hAnsiTheme="minorHAnsi" w:cstheme="minorHAnsi"/>
          <w:sz w:val="18"/>
          <w:szCs w:val="18"/>
        </w:rPr>
        <w:t xml:space="preserve"> Storage, Small</w:t>
      </w:r>
      <w:r w:rsidR="001479CF" w:rsidRPr="00353236">
        <w:rPr>
          <w:rFonts w:asciiTheme="minorHAnsi" w:hAnsiTheme="minorHAnsi" w:cstheme="minorHAnsi"/>
          <w:sz w:val="18"/>
          <w:szCs w:val="18"/>
        </w:rPr>
        <w:t>/Consumer</w:t>
      </w:r>
      <w:r w:rsidRPr="00353236">
        <w:rPr>
          <w:rFonts w:asciiTheme="minorHAnsi" w:hAnsiTheme="minorHAnsi" w:cstheme="minorHAnsi"/>
          <w:sz w:val="18"/>
          <w:szCs w:val="18"/>
        </w:rPr>
        <w:t xml:space="preserve"> Storage,</w:t>
      </w:r>
      <w:r w:rsidR="001479CF" w:rsidRPr="00353236">
        <w:rPr>
          <w:rFonts w:asciiTheme="minorHAnsi" w:hAnsiTheme="minorHAnsi" w:cstheme="minorHAnsi"/>
          <w:sz w:val="18"/>
          <w:szCs w:val="18"/>
        </w:rPr>
        <w:t xml:space="preserve"> Residential-Duty Commercial Storage,</w:t>
      </w:r>
      <w:r w:rsidRPr="00353236">
        <w:rPr>
          <w:rFonts w:asciiTheme="minorHAnsi" w:hAnsiTheme="minorHAnsi" w:cstheme="minorHAnsi"/>
          <w:sz w:val="18"/>
          <w:szCs w:val="18"/>
        </w:rPr>
        <w:t xml:space="preserve"> Heat Pump, Boiler, Large</w:t>
      </w:r>
      <w:r w:rsidR="001479CF" w:rsidRPr="00353236">
        <w:rPr>
          <w:rFonts w:asciiTheme="minorHAnsi" w:hAnsiTheme="minorHAnsi" w:cstheme="minorHAnsi"/>
          <w:sz w:val="18"/>
          <w:szCs w:val="18"/>
        </w:rPr>
        <w:t>/Commercial</w:t>
      </w:r>
      <w:r w:rsidRPr="00353236">
        <w:rPr>
          <w:rFonts w:asciiTheme="minorHAnsi" w:hAnsiTheme="minorHAnsi" w:cstheme="minorHAnsi"/>
          <w:sz w:val="18"/>
          <w:szCs w:val="18"/>
        </w:rPr>
        <w:t xml:space="preserve"> Instantaneous, Small</w:t>
      </w:r>
      <w:r w:rsidR="001479CF" w:rsidRPr="00353236">
        <w:rPr>
          <w:rFonts w:asciiTheme="minorHAnsi" w:hAnsiTheme="minorHAnsi" w:cstheme="minorHAnsi"/>
          <w:sz w:val="18"/>
          <w:szCs w:val="18"/>
        </w:rPr>
        <w:t>/Consumer</w:t>
      </w:r>
      <w:r w:rsidRPr="00353236">
        <w:rPr>
          <w:rFonts w:asciiTheme="minorHAnsi" w:hAnsiTheme="minorHAnsi" w:cstheme="minorHAnsi"/>
          <w:sz w:val="18"/>
          <w:szCs w:val="18"/>
        </w:rPr>
        <w:t xml:space="preserve"> Instantaneous</w:t>
      </w:r>
      <w:r w:rsidR="001479CF" w:rsidRPr="00353236">
        <w:rPr>
          <w:rFonts w:asciiTheme="minorHAnsi" w:hAnsiTheme="minorHAnsi" w:cstheme="minorHAnsi"/>
          <w:sz w:val="18"/>
          <w:szCs w:val="18"/>
        </w:rPr>
        <w:t xml:space="preserve">, Residential-Duty Commercial </w:t>
      </w:r>
      <w:proofErr w:type="gramStart"/>
      <w:r w:rsidR="001479CF" w:rsidRPr="00353236">
        <w:rPr>
          <w:rFonts w:asciiTheme="minorHAnsi" w:hAnsiTheme="minorHAnsi" w:cstheme="minorHAnsi"/>
          <w:sz w:val="18"/>
          <w:szCs w:val="18"/>
        </w:rPr>
        <w:t>Instantaneous</w:t>
      </w:r>
      <w:proofErr w:type="gramEnd"/>
      <w:r w:rsidRPr="00353236">
        <w:rPr>
          <w:rFonts w:asciiTheme="minorHAnsi" w:hAnsiTheme="minorHAnsi" w:cstheme="minorHAnsi"/>
          <w:sz w:val="18"/>
          <w:szCs w:val="18"/>
        </w:rPr>
        <w:t xml:space="preserve"> or Indirect</w:t>
      </w:r>
      <w:r w:rsidR="009B3B3A" w:rsidRPr="00353236">
        <w:rPr>
          <w:rFonts w:asciiTheme="minorHAnsi" w:hAnsiTheme="minorHAnsi" w:cstheme="minorHAnsi"/>
          <w:sz w:val="18"/>
          <w:szCs w:val="18"/>
        </w:rPr>
        <w:t>.</w:t>
      </w:r>
    </w:p>
    <w:p w14:paraId="7B8DA3D1" w14:textId="6220236E"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 # of </w:t>
      </w:r>
      <w:r w:rsidR="00A57ABF" w:rsidRPr="00353236">
        <w:rPr>
          <w:rFonts w:asciiTheme="minorHAnsi" w:hAnsiTheme="minorHAnsi" w:cstheme="minorHAnsi"/>
          <w:sz w:val="18"/>
          <w:szCs w:val="18"/>
        </w:rPr>
        <w:t xml:space="preserve">Like (or Identical) </w:t>
      </w:r>
      <w:r w:rsidRPr="00353236">
        <w:rPr>
          <w:rFonts w:asciiTheme="minorHAnsi" w:hAnsiTheme="minorHAnsi" w:cstheme="minorHAnsi"/>
          <w:sz w:val="18"/>
          <w:szCs w:val="18"/>
        </w:rPr>
        <w:t xml:space="preserve">Water Heaters in system – Reference information from </w:t>
      </w:r>
      <w:r w:rsidR="00254F4C" w:rsidRPr="00353236">
        <w:rPr>
          <w:rFonts w:asciiTheme="minorHAnsi" w:hAnsiTheme="minorHAnsi" w:cstheme="minorHAnsi"/>
          <w:sz w:val="18"/>
          <w:szCs w:val="18"/>
        </w:rPr>
        <w:t>Table A</w:t>
      </w:r>
      <w:r w:rsidR="009B3B3A" w:rsidRPr="00353236">
        <w:rPr>
          <w:rFonts w:asciiTheme="minorHAnsi" w:hAnsiTheme="minorHAnsi" w:cstheme="minorHAnsi"/>
          <w:sz w:val="18"/>
          <w:szCs w:val="18"/>
        </w:rPr>
        <w:t>.</w:t>
      </w:r>
    </w:p>
    <w:p w14:paraId="7B8DA3D3" w14:textId="190ADF46"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Fuel Type – Reference information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 The different kinds of fuel types are</w:t>
      </w:r>
      <w:r w:rsidR="00A13BF1" w:rsidRPr="00353236">
        <w:rPr>
          <w:rFonts w:asciiTheme="minorHAnsi" w:hAnsiTheme="minorHAnsi" w:cstheme="minorHAnsi"/>
          <w:sz w:val="18"/>
          <w:szCs w:val="18"/>
        </w:rPr>
        <w:t xml:space="preserve"> heat pump, electric </w:t>
      </w:r>
      <w:proofErr w:type="gramStart"/>
      <w:r w:rsidR="00A13BF1" w:rsidRPr="00353236">
        <w:rPr>
          <w:rFonts w:asciiTheme="minorHAnsi" w:hAnsiTheme="minorHAnsi" w:cstheme="minorHAnsi"/>
          <w:sz w:val="18"/>
          <w:szCs w:val="18"/>
        </w:rPr>
        <w:t xml:space="preserve">resistance, </w:t>
      </w:r>
      <w:r w:rsidRPr="00353236">
        <w:rPr>
          <w:rFonts w:asciiTheme="minorHAnsi" w:hAnsiTheme="minorHAnsi" w:cstheme="minorHAnsi"/>
          <w:sz w:val="18"/>
          <w:szCs w:val="18"/>
        </w:rPr>
        <w:t xml:space="preserve"> natural</w:t>
      </w:r>
      <w:proofErr w:type="gramEnd"/>
      <w:r w:rsidRPr="00353236">
        <w:rPr>
          <w:rFonts w:asciiTheme="minorHAnsi" w:hAnsiTheme="minorHAnsi" w:cstheme="minorHAnsi"/>
          <w:sz w:val="18"/>
          <w:szCs w:val="18"/>
        </w:rPr>
        <w:t xml:space="preserve"> gas, </w:t>
      </w:r>
      <w:r w:rsidR="00A13BF1" w:rsidRPr="00353236">
        <w:rPr>
          <w:rFonts w:asciiTheme="minorHAnsi" w:hAnsiTheme="minorHAnsi" w:cstheme="minorHAnsi"/>
          <w:sz w:val="18"/>
          <w:szCs w:val="18"/>
        </w:rPr>
        <w:t xml:space="preserve">and </w:t>
      </w:r>
      <w:r w:rsidRPr="00353236">
        <w:rPr>
          <w:rFonts w:asciiTheme="minorHAnsi" w:hAnsiTheme="minorHAnsi" w:cstheme="minorHAnsi"/>
          <w:sz w:val="18"/>
          <w:szCs w:val="18"/>
        </w:rPr>
        <w:t>propane.</w:t>
      </w:r>
    </w:p>
    <w:p w14:paraId="7B8DA3D4" w14:textId="221655C0"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Rated Input Type – Reference information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 For natural gas</w:t>
      </w:r>
      <w:r w:rsidR="00A13BF1" w:rsidRPr="00353236">
        <w:rPr>
          <w:rFonts w:asciiTheme="minorHAnsi" w:hAnsiTheme="minorHAnsi" w:cstheme="minorHAnsi"/>
          <w:sz w:val="18"/>
          <w:szCs w:val="18"/>
        </w:rPr>
        <w:t xml:space="preserve"> and</w:t>
      </w:r>
      <w:r w:rsidRPr="00353236">
        <w:rPr>
          <w:rFonts w:asciiTheme="minorHAnsi" w:hAnsiTheme="minorHAnsi" w:cstheme="minorHAnsi"/>
          <w:sz w:val="18"/>
          <w:szCs w:val="18"/>
        </w:rPr>
        <w:t xml:space="preserve"> propane</w:t>
      </w:r>
      <w:r w:rsidR="00A13BF1" w:rsidRPr="00353236">
        <w:rPr>
          <w:rFonts w:asciiTheme="minorHAnsi" w:hAnsiTheme="minorHAnsi" w:cstheme="minorHAnsi"/>
          <w:sz w:val="18"/>
          <w:szCs w:val="18"/>
        </w:rPr>
        <w:t>,</w:t>
      </w:r>
      <w:r w:rsidRPr="00353236">
        <w:rPr>
          <w:rFonts w:asciiTheme="minorHAnsi" w:hAnsiTheme="minorHAnsi" w:cstheme="minorHAnsi"/>
          <w:sz w:val="18"/>
          <w:szCs w:val="18"/>
        </w:rPr>
        <w:t xml:space="preserve"> the input type is Btu/</w:t>
      </w:r>
      <w:r w:rsidR="009B3B3A" w:rsidRPr="00353236">
        <w:rPr>
          <w:rFonts w:asciiTheme="minorHAnsi" w:hAnsiTheme="minorHAnsi" w:cstheme="minorHAnsi"/>
          <w:sz w:val="18"/>
          <w:szCs w:val="18"/>
        </w:rPr>
        <w:t>h</w:t>
      </w:r>
      <w:r w:rsidRPr="00353236">
        <w:rPr>
          <w:rFonts w:asciiTheme="minorHAnsi" w:hAnsiTheme="minorHAnsi" w:cstheme="minorHAnsi"/>
          <w:sz w:val="18"/>
          <w:szCs w:val="18"/>
        </w:rPr>
        <w:t xml:space="preserve">r. For </w:t>
      </w:r>
      <w:r w:rsidR="00A13BF1" w:rsidRPr="00353236">
        <w:rPr>
          <w:rFonts w:asciiTheme="minorHAnsi" w:hAnsiTheme="minorHAnsi" w:cstheme="minorHAnsi"/>
          <w:sz w:val="18"/>
          <w:szCs w:val="18"/>
        </w:rPr>
        <w:t xml:space="preserve">heat pump and electric </w:t>
      </w:r>
      <w:proofErr w:type="gramStart"/>
      <w:r w:rsidR="00A13BF1" w:rsidRPr="00353236">
        <w:rPr>
          <w:rFonts w:asciiTheme="minorHAnsi" w:hAnsiTheme="minorHAnsi" w:cstheme="minorHAnsi"/>
          <w:sz w:val="18"/>
          <w:szCs w:val="18"/>
        </w:rPr>
        <w:t>resistance</w:t>
      </w:r>
      <w:proofErr w:type="gramEnd"/>
      <w:r w:rsidRPr="00353236">
        <w:rPr>
          <w:rFonts w:asciiTheme="minorHAnsi" w:hAnsiTheme="minorHAnsi" w:cstheme="minorHAnsi"/>
          <w:sz w:val="18"/>
          <w:szCs w:val="18"/>
        </w:rPr>
        <w:t xml:space="preserve"> the input type is kW</w:t>
      </w:r>
      <w:r w:rsidR="009B3B3A" w:rsidRPr="00353236">
        <w:rPr>
          <w:rFonts w:asciiTheme="minorHAnsi" w:hAnsiTheme="minorHAnsi" w:cstheme="minorHAnsi"/>
          <w:sz w:val="18"/>
          <w:szCs w:val="18"/>
        </w:rPr>
        <w:t>.</w:t>
      </w:r>
    </w:p>
    <w:p w14:paraId="23783BF2" w14:textId="22D0EFBE" w:rsidR="00B265DF" w:rsidRPr="00353236" w:rsidRDefault="00B265DF"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Rated Input Value – User input. Numerical value of the rated input. Must be equal to or less than value indicated on the CF1R.</w:t>
      </w:r>
    </w:p>
    <w:p w14:paraId="2EBFA53A" w14:textId="0E5CB40C" w:rsidR="00B265DF" w:rsidRPr="00353236" w:rsidRDefault="00B265DF"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Dwelling Unit DHW System Distribution Type - Reference information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w:t>
      </w:r>
    </w:p>
    <w:p w14:paraId="36C363FC" w14:textId="0400B4C4" w:rsidR="000E1923" w:rsidRPr="00353236" w:rsidRDefault="000E1923"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Compact Distribution - </w:t>
      </w:r>
      <w:r w:rsidR="00A13BF1" w:rsidRPr="00353236">
        <w:rPr>
          <w:rFonts w:asciiTheme="minorHAnsi" w:hAnsiTheme="minorHAnsi" w:cstheme="minorHAnsi"/>
          <w:sz w:val="18"/>
          <w:szCs w:val="18"/>
        </w:rPr>
        <w:t xml:space="preserve">Reference information from </w:t>
      </w:r>
      <w:r w:rsidR="00254F4C" w:rsidRPr="00353236">
        <w:rPr>
          <w:rFonts w:asciiTheme="minorHAnsi" w:hAnsiTheme="minorHAnsi" w:cstheme="minorHAnsi"/>
          <w:sz w:val="18"/>
          <w:szCs w:val="18"/>
        </w:rPr>
        <w:t>Table A</w:t>
      </w:r>
      <w:r w:rsidR="00A13BF1" w:rsidRPr="00353236">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7B14145A" w:rsidR="00F43FA8" w:rsidRPr="005828AE" w:rsidRDefault="00E74E4F" w:rsidP="00F43FA8">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F43FA8" w:rsidRPr="005828AE">
        <w:rPr>
          <w:rFonts w:asciiTheme="minorHAnsi" w:hAnsiTheme="minorHAnsi" w:cstheme="minorHAnsi"/>
          <w:b/>
          <w:sz w:val="18"/>
          <w:szCs w:val="18"/>
        </w:rPr>
        <w:t xml:space="preserve">. Installed Dwelling Unit </w:t>
      </w:r>
      <w:r w:rsidR="006B6989" w:rsidRPr="006B6989">
        <w:rPr>
          <w:rFonts w:asciiTheme="minorHAnsi" w:hAnsiTheme="minorHAnsi" w:cstheme="minorHAnsi"/>
          <w:b/>
          <w:sz w:val="18"/>
          <w:szCs w:val="18"/>
        </w:rPr>
        <w:t xml:space="preserve">HPWH System </w:t>
      </w:r>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7476127A" w:rsidR="00F43FA8" w:rsidRPr="00CF391A" w:rsidRDefault="00D501FF" w:rsidP="00CF391A">
      <w:pPr>
        <w:pStyle w:val="ListParagraph"/>
        <w:numPr>
          <w:ilvl w:val="0"/>
          <w:numId w:val="4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CF391A">
        <w:rPr>
          <w:rFonts w:asciiTheme="minorHAnsi" w:hAnsiTheme="minorHAnsi" w:cstheme="minorHAnsi"/>
          <w:sz w:val="18"/>
          <w:szCs w:val="18"/>
        </w:rPr>
        <w:t>Dwelling Unit Name</w:t>
      </w:r>
      <w:r w:rsidRPr="00CF391A" w:rsidDel="00D501FF">
        <w:rPr>
          <w:rFonts w:asciiTheme="minorHAnsi" w:hAnsiTheme="minorHAnsi" w:cstheme="minorHAnsi"/>
          <w:sz w:val="18"/>
          <w:szCs w:val="18"/>
        </w:rPr>
        <w:t xml:space="preserve"> </w:t>
      </w:r>
      <w:r w:rsidR="00F43FA8" w:rsidRPr="00CF391A">
        <w:rPr>
          <w:rFonts w:asciiTheme="minorHAnsi" w:hAnsiTheme="minorHAnsi" w:cstheme="minorHAnsi"/>
          <w:sz w:val="18"/>
          <w:szCs w:val="18"/>
        </w:rPr>
        <w:t xml:space="preserve">– Reference information from </w:t>
      </w:r>
      <w:r w:rsidR="00254F4C" w:rsidRPr="00CF391A">
        <w:rPr>
          <w:rFonts w:asciiTheme="minorHAnsi" w:hAnsiTheme="minorHAnsi" w:cstheme="minorHAnsi"/>
          <w:sz w:val="18"/>
          <w:szCs w:val="18"/>
        </w:rPr>
        <w:t xml:space="preserve">Table </w:t>
      </w:r>
      <w:r w:rsidR="005E4783" w:rsidRPr="00CF391A">
        <w:rPr>
          <w:rFonts w:asciiTheme="minorHAnsi" w:hAnsiTheme="minorHAnsi" w:cstheme="minorHAnsi"/>
          <w:sz w:val="18"/>
          <w:szCs w:val="18"/>
        </w:rPr>
        <w:t>A2</w:t>
      </w:r>
      <w:r w:rsidR="00254F4C" w:rsidRPr="00CF391A">
        <w:rPr>
          <w:rFonts w:asciiTheme="minorHAnsi" w:hAnsiTheme="minorHAnsi" w:cstheme="minorHAnsi"/>
          <w:sz w:val="18"/>
          <w:szCs w:val="18"/>
        </w:rPr>
        <w:t>.</w:t>
      </w:r>
    </w:p>
    <w:p w14:paraId="51BCE0CC" w14:textId="2E66FC13" w:rsidR="00F43FA8" w:rsidRPr="00CF391A" w:rsidRDefault="0098510F"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Water Heating System ID or Name</w:t>
      </w:r>
      <w:r w:rsidR="00F43FA8" w:rsidRPr="00CF391A">
        <w:rPr>
          <w:rFonts w:asciiTheme="minorHAnsi" w:hAnsiTheme="minorHAnsi" w:cstheme="minorHAnsi"/>
          <w:sz w:val="18"/>
          <w:szCs w:val="18"/>
        </w:rPr>
        <w:t xml:space="preserve"> – Reference information from </w:t>
      </w:r>
      <w:r w:rsidR="008E387F" w:rsidRPr="00CF391A">
        <w:rPr>
          <w:rFonts w:asciiTheme="minorHAnsi" w:hAnsiTheme="minorHAnsi" w:cstheme="minorHAnsi"/>
          <w:sz w:val="18"/>
          <w:szCs w:val="18"/>
        </w:rPr>
        <w:t xml:space="preserve">Table </w:t>
      </w:r>
      <w:r w:rsidR="005E4783" w:rsidRPr="00CF391A">
        <w:rPr>
          <w:rFonts w:asciiTheme="minorHAnsi" w:hAnsiTheme="minorHAnsi" w:cstheme="minorHAnsi"/>
          <w:sz w:val="18"/>
          <w:szCs w:val="18"/>
        </w:rPr>
        <w:t>A2</w:t>
      </w:r>
      <w:r w:rsidR="00F43FA8" w:rsidRPr="00CF391A">
        <w:rPr>
          <w:rFonts w:asciiTheme="minorHAnsi" w:hAnsiTheme="minorHAnsi" w:cstheme="minorHAnsi"/>
          <w:sz w:val="18"/>
          <w:szCs w:val="18"/>
        </w:rPr>
        <w:t>.</w:t>
      </w:r>
    </w:p>
    <w:p w14:paraId="290DCED0" w14:textId="77777777" w:rsidR="00AD767F" w:rsidRDefault="00C13027" w:rsidP="007F0FB1">
      <w:pPr>
        <w:pStyle w:val="ListParagraph"/>
        <w:keepNext/>
        <w:spacing w:after="0" w:line="240" w:lineRule="auto"/>
        <w:rPr>
          <w:ins w:id="5" w:author="Alhabibi, Haider@Energy [2]" w:date="2023-11-01T08:32:00Z"/>
          <w:rFonts w:asciiTheme="minorHAnsi" w:hAnsiTheme="minorHAnsi" w:cstheme="minorHAnsi"/>
          <w:sz w:val="18"/>
          <w:szCs w:val="18"/>
        </w:rPr>
      </w:pPr>
      <w:r w:rsidRPr="00CF391A">
        <w:rPr>
          <w:rFonts w:asciiTheme="minorHAnsi" w:hAnsiTheme="minorHAnsi" w:cstheme="minorHAnsi"/>
          <w:sz w:val="18"/>
          <w:szCs w:val="18"/>
        </w:rPr>
        <w:t>Modeled Equipment Make and Model</w:t>
      </w:r>
      <w:r w:rsidRPr="00CF391A" w:rsidDel="00C13027">
        <w:rPr>
          <w:rFonts w:asciiTheme="minorHAnsi" w:hAnsiTheme="minorHAnsi" w:cstheme="minorHAnsi"/>
          <w:sz w:val="18"/>
          <w:szCs w:val="18"/>
        </w:rPr>
        <w:t xml:space="preserve"> </w:t>
      </w:r>
      <w:r w:rsidR="00F43FA8" w:rsidRPr="00CF391A">
        <w:rPr>
          <w:rFonts w:asciiTheme="minorHAnsi" w:hAnsiTheme="minorHAnsi" w:cstheme="minorHAnsi"/>
          <w:sz w:val="18"/>
          <w:szCs w:val="18"/>
        </w:rPr>
        <w:t xml:space="preserve">– User input </w:t>
      </w:r>
      <w:r w:rsidR="008E387F" w:rsidRPr="00CF391A">
        <w:rPr>
          <w:rFonts w:asciiTheme="minorHAnsi" w:hAnsiTheme="minorHAnsi" w:cstheme="minorHAnsi"/>
          <w:sz w:val="18"/>
          <w:szCs w:val="18"/>
        </w:rPr>
        <w:t>m</w:t>
      </w:r>
      <w:r w:rsidR="00F43FA8" w:rsidRPr="00CF391A">
        <w:rPr>
          <w:rFonts w:asciiTheme="minorHAnsi" w:hAnsiTheme="minorHAnsi" w:cstheme="minorHAnsi"/>
          <w:sz w:val="18"/>
          <w:szCs w:val="18"/>
        </w:rPr>
        <w:t xml:space="preserve">ust be equal to </w:t>
      </w:r>
      <w:r w:rsidR="00C123F7" w:rsidRPr="00CF391A">
        <w:rPr>
          <w:rFonts w:asciiTheme="minorHAnsi" w:hAnsiTheme="minorHAnsi" w:cstheme="minorHAnsi"/>
          <w:sz w:val="18"/>
          <w:szCs w:val="18"/>
        </w:rPr>
        <w:t>the</w:t>
      </w:r>
      <w:r w:rsidR="00F43FA8" w:rsidRPr="00CF391A">
        <w:rPr>
          <w:rFonts w:asciiTheme="minorHAnsi" w:hAnsiTheme="minorHAnsi" w:cstheme="minorHAnsi"/>
          <w:sz w:val="18"/>
          <w:szCs w:val="18"/>
        </w:rPr>
        <w:t xml:space="preserve"> value indicated on </w:t>
      </w:r>
      <w:r w:rsidR="008E387F" w:rsidRPr="00CF391A">
        <w:rPr>
          <w:rFonts w:asciiTheme="minorHAnsi" w:hAnsiTheme="minorHAnsi" w:cstheme="minorHAnsi"/>
          <w:sz w:val="18"/>
          <w:szCs w:val="18"/>
        </w:rPr>
        <w:t xml:space="preserve">Table </w:t>
      </w:r>
      <w:r w:rsidR="005E4783" w:rsidRPr="00CF391A">
        <w:rPr>
          <w:rFonts w:asciiTheme="minorHAnsi" w:hAnsiTheme="minorHAnsi" w:cstheme="minorHAnsi"/>
          <w:sz w:val="18"/>
          <w:szCs w:val="18"/>
        </w:rPr>
        <w:t>A2</w:t>
      </w:r>
      <w:r w:rsidR="00A3375B" w:rsidRPr="00CF391A">
        <w:rPr>
          <w:rFonts w:asciiTheme="minorHAnsi" w:hAnsiTheme="minorHAnsi" w:cstheme="minorHAnsi"/>
          <w:sz w:val="18"/>
          <w:szCs w:val="18"/>
        </w:rPr>
        <w:t xml:space="preserve"> as </w:t>
      </w:r>
      <w:proofErr w:type="spellStart"/>
      <w:r w:rsidR="0018275B" w:rsidRPr="00CF391A">
        <w:rPr>
          <w:rFonts w:asciiTheme="minorHAnsi" w:hAnsiTheme="minorHAnsi" w:cstheme="minorHAnsi"/>
          <w:sz w:val="18"/>
          <w:szCs w:val="18"/>
        </w:rPr>
        <w:t>default</w:t>
      </w:r>
      <w:r w:rsidR="00C75F6D" w:rsidRPr="00CF391A">
        <w:rPr>
          <w:rFonts w:asciiTheme="minorHAnsi" w:hAnsiTheme="minorHAnsi" w:cstheme="minorHAnsi"/>
          <w:sz w:val="18"/>
          <w:szCs w:val="18"/>
        </w:rPr>
        <w:t>and</w:t>
      </w:r>
      <w:proofErr w:type="spellEnd"/>
      <w:r w:rsidR="00C75F6D" w:rsidRPr="00CF391A">
        <w:rPr>
          <w:rFonts w:asciiTheme="minorHAnsi" w:hAnsiTheme="minorHAnsi" w:cstheme="minorHAnsi"/>
          <w:sz w:val="18"/>
          <w:szCs w:val="18"/>
        </w:rPr>
        <w:t xml:space="preserve"> allow user to override with an equivalent system based on the simulated equipment in </w:t>
      </w:r>
      <w:r w:rsidR="00EB7E51" w:rsidRPr="00CF391A">
        <w:rPr>
          <w:rFonts w:asciiTheme="minorHAnsi" w:hAnsiTheme="minorHAnsi" w:cstheme="minorHAnsi"/>
          <w:sz w:val="18"/>
          <w:szCs w:val="18"/>
        </w:rPr>
        <w:t>Table</w:t>
      </w:r>
      <w:r w:rsidR="00D96CC6" w:rsidRPr="00CF391A">
        <w:rPr>
          <w:rFonts w:asciiTheme="minorHAnsi" w:hAnsiTheme="minorHAnsi" w:cstheme="minorHAnsi"/>
          <w:sz w:val="18"/>
          <w:szCs w:val="18"/>
        </w:rPr>
        <w:t xml:space="preserve"> </w:t>
      </w:r>
      <w:r w:rsidR="005E4783" w:rsidRPr="00CF391A">
        <w:rPr>
          <w:rFonts w:asciiTheme="minorHAnsi" w:hAnsiTheme="minorHAnsi" w:cstheme="minorHAnsi"/>
          <w:sz w:val="18"/>
          <w:szCs w:val="18"/>
        </w:rPr>
        <w:t>A2</w:t>
      </w:r>
      <w:r w:rsidR="00D96CC6" w:rsidRPr="00CF391A">
        <w:rPr>
          <w:rFonts w:asciiTheme="minorHAnsi" w:hAnsiTheme="minorHAnsi" w:cstheme="minorHAnsi"/>
          <w:sz w:val="18"/>
          <w:szCs w:val="18"/>
        </w:rPr>
        <w:t>.</w:t>
      </w:r>
      <w:r w:rsidR="0055741D" w:rsidRPr="00CF391A">
        <w:rPr>
          <w:rFonts w:asciiTheme="minorHAnsi" w:hAnsiTheme="minorHAnsi" w:cstheme="minorHAnsi"/>
          <w:sz w:val="18"/>
          <w:szCs w:val="18"/>
        </w:rPr>
        <w:t xml:space="preserve"> A2 as default and allow user to override with an equivalent system based on the simulated equipment in Table A2.</w:t>
      </w:r>
      <w:r w:rsidR="00B265DF" w:rsidRPr="00CF391A">
        <w:rPr>
          <w:rFonts w:asciiTheme="minorHAnsi" w:hAnsiTheme="minorHAnsi" w:cstheme="minorHAnsi"/>
          <w:sz w:val="18"/>
          <w:szCs w:val="18"/>
        </w:rPr>
        <w:t>04</w:t>
      </w:r>
      <w:r w:rsidR="00F43FA8" w:rsidRPr="00CF391A">
        <w:rPr>
          <w:rFonts w:asciiTheme="minorHAnsi" w:hAnsiTheme="minorHAnsi" w:cstheme="minorHAnsi"/>
          <w:sz w:val="18"/>
          <w:szCs w:val="18"/>
        </w:rPr>
        <w:t xml:space="preserve"> </w:t>
      </w:r>
    </w:p>
    <w:p w14:paraId="2D9E5742" w14:textId="67DD1F7C" w:rsidR="00F43FA8" w:rsidRPr="00CF391A" w:rsidRDefault="00A60072"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 of Like (or Identical) Water Heaters in System</w:t>
      </w:r>
      <w:r w:rsidRPr="00CF391A" w:rsidDel="00A60072">
        <w:rPr>
          <w:rFonts w:asciiTheme="minorHAnsi" w:hAnsiTheme="minorHAnsi" w:cstheme="minorHAnsi"/>
          <w:sz w:val="18"/>
          <w:szCs w:val="18"/>
        </w:rPr>
        <w:t xml:space="preserve"> </w:t>
      </w:r>
      <w:r w:rsidR="00F43FA8" w:rsidRPr="00CF391A">
        <w:rPr>
          <w:rFonts w:asciiTheme="minorHAnsi" w:hAnsiTheme="minorHAnsi" w:cstheme="minorHAnsi"/>
          <w:sz w:val="18"/>
          <w:szCs w:val="18"/>
        </w:rPr>
        <w:t xml:space="preserve">– </w:t>
      </w:r>
      <w:bookmarkStart w:id="6" w:name="_Hlk89011300"/>
      <w:r w:rsidR="00986453" w:rsidRPr="00CF391A">
        <w:rPr>
          <w:rFonts w:asciiTheme="minorHAnsi" w:hAnsiTheme="minorHAnsi" w:cstheme="minorHAnsi"/>
          <w:sz w:val="18"/>
          <w:szCs w:val="18"/>
        </w:rPr>
        <w:t xml:space="preserve">Reference information from Table </w:t>
      </w:r>
      <w:bookmarkEnd w:id="6"/>
      <w:r w:rsidR="00A97097" w:rsidRPr="00CF391A">
        <w:rPr>
          <w:rFonts w:asciiTheme="minorHAnsi" w:hAnsiTheme="minorHAnsi" w:cstheme="minorHAnsi"/>
          <w:sz w:val="18"/>
          <w:szCs w:val="18"/>
        </w:rPr>
        <w:t>A2</w:t>
      </w:r>
      <w:r w:rsidR="00F43FA8" w:rsidRPr="00CF391A">
        <w:rPr>
          <w:rFonts w:asciiTheme="minorHAnsi" w:hAnsiTheme="minorHAnsi" w:cstheme="minorHAnsi"/>
          <w:sz w:val="18"/>
          <w:szCs w:val="18"/>
        </w:rPr>
        <w:t xml:space="preserve">.  </w:t>
      </w:r>
    </w:p>
    <w:p w14:paraId="2E863F7E" w14:textId="6FCC7A2F" w:rsidR="00F43FA8" w:rsidRPr="00CF391A" w:rsidRDefault="00A60072"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Tank Location </w:t>
      </w:r>
      <w:r w:rsidR="00F43FA8" w:rsidRPr="00CF391A">
        <w:rPr>
          <w:rFonts w:asciiTheme="minorHAnsi" w:hAnsiTheme="minorHAnsi" w:cstheme="minorHAnsi"/>
          <w:sz w:val="18"/>
          <w:szCs w:val="18"/>
        </w:rPr>
        <w:t xml:space="preserve">– </w:t>
      </w:r>
      <w:r w:rsidR="005C0374" w:rsidRPr="00CF391A">
        <w:rPr>
          <w:rFonts w:asciiTheme="minorHAnsi" w:hAnsiTheme="minorHAnsi" w:cstheme="minorHAnsi"/>
          <w:sz w:val="18"/>
          <w:szCs w:val="18"/>
        </w:rPr>
        <w:t xml:space="preserve">User input. Must be equal to value indicated in Table </w:t>
      </w:r>
      <w:r w:rsidR="005E4783" w:rsidRPr="00CF391A">
        <w:rPr>
          <w:rFonts w:asciiTheme="minorHAnsi" w:hAnsiTheme="minorHAnsi" w:cstheme="minorHAnsi"/>
          <w:sz w:val="18"/>
          <w:szCs w:val="18"/>
        </w:rPr>
        <w:t>A2</w:t>
      </w:r>
      <w:r w:rsidR="005C0374" w:rsidRPr="00CF391A">
        <w:rPr>
          <w:rFonts w:asciiTheme="minorHAnsi" w:hAnsiTheme="minorHAnsi" w:cstheme="minorHAnsi"/>
          <w:sz w:val="18"/>
          <w:szCs w:val="18"/>
        </w:rPr>
        <w:t>.</w:t>
      </w:r>
      <w:r w:rsidR="00F43FA8" w:rsidRPr="00CF391A">
        <w:rPr>
          <w:rFonts w:asciiTheme="minorHAnsi" w:hAnsiTheme="minorHAnsi" w:cstheme="minorHAnsi"/>
          <w:sz w:val="18"/>
          <w:szCs w:val="18"/>
        </w:rPr>
        <w:t xml:space="preserve"> </w:t>
      </w:r>
    </w:p>
    <w:p w14:paraId="6874F251" w14:textId="7251BF82" w:rsidR="003C1641" w:rsidRPr="00CF391A" w:rsidRDefault="00165E97"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Exterior Tank Insulation R-value</w:t>
      </w:r>
      <w:r w:rsidR="003C1641" w:rsidRPr="00CF391A">
        <w:rPr>
          <w:rFonts w:asciiTheme="minorHAnsi" w:hAnsiTheme="minorHAnsi" w:cstheme="minorHAnsi"/>
          <w:sz w:val="18"/>
          <w:szCs w:val="18"/>
        </w:rPr>
        <w:t xml:space="preserve"> – User input. </w:t>
      </w:r>
      <w:r w:rsidR="008E387F" w:rsidRPr="00CF391A">
        <w:rPr>
          <w:rFonts w:asciiTheme="minorHAnsi" w:hAnsiTheme="minorHAnsi" w:cstheme="minorHAnsi"/>
          <w:sz w:val="18"/>
          <w:szCs w:val="18"/>
        </w:rPr>
        <w:t xml:space="preserve">Must be equal to </w:t>
      </w:r>
      <w:r w:rsidR="00F415BA" w:rsidRPr="00CF391A">
        <w:rPr>
          <w:rFonts w:asciiTheme="minorHAnsi" w:hAnsiTheme="minorHAnsi" w:cstheme="minorHAnsi"/>
          <w:sz w:val="18"/>
          <w:szCs w:val="18"/>
        </w:rPr>
        <w:t xml:space="preserve">or higher </w:t>
      </w:r>
      <w:r w:rsidR="00825416" w:rsidRPr="00CF391A">
        <w:rPr>
          <w:rFonts w:asciiTheme="minorHAnsi" w:hAnsiTheme="minorHAnsi" w:cstheme="minorHAnsi"/>
          <w:sz w:val="18"/>
          <w:szCs w:val="18"/>
        </w:rPr>
        <w:t>than</w:t>
      </w:r>
      <w:r w:rsidR="008E387F" w:rsidRPr="00CF391A">
        <w:rPr>
          <w:rFonts w:asciiTheme="minorHAnsi" w:hAnsiTheme="minorHAnsi" w:cstheme="minorHAnsi"/>
          <w:sz w:val="18"/>
          <w:szCs w:val="18"/>
        </w:rPr>
        <w:t xml:space="preserve"> value indicated in Table </w:t>
      </w:r>
      <w:r w:rsidR="00A427FD" w:rsidRPr="00CF391A">
        <w:rPr>
          <w:rFonts w:asciiTheme="minorHAnsi" w:hAnsiTheme="minorHAnsi" w:cstheme="minorHAnsi"/>
          <w:sz w:val="18"/>
          <w:szCs w:val="18"/>
        </w:rPr>
        <w:t>A2</w:t>
      </w:r>
      <w:r w:rsidR="008E387F" w:rsidRPr="00CF391A">
        <w:rPr>
          <w:rFonts w:asciiTheme="minorHAnsi" w:hAnsiTheme="minorHAnsi" w:cstheme="minorHAnsi"/>
          <w:sz w:val="18"/>
          <w:szCs w:val="18"/>
        </w:rPr>
        <w:t xml:space="preserve">. </w:t>
      </w:r>
    </w:p>
    <w:p w14:paraId="6EB2107E" w14:textId="6E73D14D" w:rsidR="008E387F" w:rsidRDefault="00C71BA9"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Dwelling Unit DHW System Distribution Type</w:t>
      </w:r>
      <w:r w:rsidRPr="00CF391A" w:rsidDel="00C71BA9">
        <w:rPr>
          <w:rFonts w:asciiTheme="minorHAnsi" w:hAnsiTheme="minorHAnsi" w:cstheme="minorHAnsi"/>
          <w:sz w:val="18"/>
          <w:szCs w:val="18"/>
        </w:rPr>
        <w:t xml:space="preserve"> </w:t>
      </w:r>
      <w:r w:rsidR="008E387F" w:rsidRPr="00CF391A">
        <w:rPr>
          <w:rFonts w:asciiTheme="minorHAnsi" w:hAnsiTheme="minorHAnsi" w:cstheme="minorHAnsi"/>
          <w:sz w:val="18"/>
          <w:szCs w:val="18"/>
        </w:rPr>
        <w:t xml:space="preserve">– </w:t>
      </w:r>
      <w:r w:rsidR="004C27DF" w:rsidRPr="00CF391A">
        <w:rPr>
          <w:rFonts w:asciiTheme="minorHAnsi" w:hAnsiTheme="minorHAnsi" w:cstheme="minorHAnsi"/>
          <w:sz w:val="18"/>
          <w:szCs w:val="18"/>
        </w:rPr>
        <w:t xml:space="preserve">Reference information from Table </w:t>
      </w:r>
      <w:r w:rsidR="00A97097" w:rsidRPr="00CF391A">
        <w:rPr>
          <w:rFonts w:asciiTheme="minorHAnsi" w:hAnsiTheme="minorHAnsi" w:cstheme="minorHAnsi"/>
          <w:sz w:val="18"/>
          <w:szCs w:val="18"/>
        </w:rPr>
        <w:t>A2</w:t>
      </w:r>
      <w:r w:rsidR="008E387F" w:rsidRPr="00CF391A">
        <w:rPr>
          <w:rFonts w:asciiTheme="minorHAnsi" w:hAnsiTheme="minorHAnsi" w:cstheme="minorHAnsi"/>
          <w:sz w:val="18"/>
          <w:szCs w:val="18"/>
        </w:rPr>
        <w:t>.</w:t>
      </w:r>
    </w:p>
    <w:p w14:paraId="553DFFED" w14:textId="48EE69B3" w:rsidR="00982983" w:rsidRDefault="00B542B5" w:rsidP="00B542B5">
      <w:pPr>
        <w:keepNext/>
        <w:spacing w:after="0" w:line="240" w:lineRule="auto"/>
        <w:ind w:left="360"/>
        <w:rPr>
          <w:ins w:id="7" w:author="Alhabibi, Haider@Energy" w:date="2023-11-01T16:46:00Z"/>
          <w:rFonts w:asciiTheme="minorHAnsi" w:hAnsiTheme="minorHAnsi" w:cstheme="minorHAnsi"/>
          <w:sz w:val="18"/>
          <w:szCs w:val="18"/>
        </w:rPr>
      </w:pPr>
      <w:ins w:id="8" w:author="Alhabibi, Haider@Energy" w:date="2023-11-01T16:44:00Z">
        <w:r>
          <w:rPr>
            <w:rFonts w:asciiTheme="minorHAnsi" w:hAnsiTheme="minorHAnsi" w:cstheme="minorHAnsi"/>
            <w:sz w:val="18"/>
            <w:szCs w:val="18"/>
          </w:rPr>
          <w:t xml:space="preserve">6a. </w:t>
        </w:r>
        <w:r w:rsidRPr="00DA4FB0">
          <w:rPr>
            <w:rFonts w:asciiTheme="minorHAnsi" w:hAnsiTheme="minorHAnsi" w:cstheme="minorHAnsi"/>
            <w:sz w:val="18"/>
            <w:szCs w:val="18"/>
          </w:rPr>
          <w:t>Tank Volume</w:t>
        </w:r>
        <w:r>
          <w:rPr>
            <w:rFonts w:asciiTheme="minorHAnsi" w:hAnsiTheme="minorHAnsi" w:cstheme="minorHAnsi"/>
            <w:sz w:val="18"/>
            <w:szCs w:val="18"/>
          </w:rPr>
          <w:t xml:space="preserve"> – User </w:t>
        </w:r>
        <w:r w:rsidRPr="004E53AC">
          <w:rPr>
            <w:rFonts w:asciiTheme="minorHAnsi" w:hAnsiTheme="minorHAnsi" w:cstheme="minorHAnsi"/>
            <w:sz w:val="18"/>
            <w:szCs w:val="18"/>
          </w:rPr>
          <w:t>input must equal reference information on Table A2.</w:t>
        </w:r>
      </w:ins>
    </w:p>
    <w:p w14:paraId="60812ED4" w14:textId="44AC99EE" w:rsidR="00956C26" w:rsidRPr="00CF391A" w:rsidRDefault="00956C26" w:rsidP="00B542B5">
      <w:pPr>
        <w:keepNext/>
        <w:spacing w:after="0" w:line="240" w:lineRule="auto"/>
        <w:ind w:left="360"/>
        <w:rPr>
          <w:rFonts w:asciiTheme="minorHAnsi" w:hAnsiTheme="minorHAnsi" w:cstheme="minorHAnsi"/>
          <w:sz w:val="18"/>
          <w:szCs w:val="18"/>
        </w:rPr>
      </w:pPr>
      <w:ins w:id="9" w:author="Alhabibi, Haider@Energy" w:date="2023-11-01T16:46:00Z">
        <w:r w:rsidRPr="00956C26">
          <w:rPr>
            <w:rFonts w:asciiTheme="minorHAnsi" w:hAnsiTheme="minorHAnsi" w:cstheme="minorHAnsi"/>
            <w:sz w:val="18"/>
            <w:szCs w:val="18"/>
          </w:rPr>
          <w:t>7.</w:t>
        </w:r>
        <w:r w:rsidRPr="00956C26">
          <w:rPr>
            <w:rFonts w:asciiTheme="minorHAnsi" w:hAnsiTheme="minorHAnsi" w:cstheme="minorHAnsi"/>
            <w:sz w:val="18"/>
            <w:szCs w:val="18"/>
          </w:rPr>
          <w:tab/>
          <w:t>Dwelling Unit DHW System Distribution Type –Reference information from Table A2.</w:t>
        </w:r>
      </w:ins>
    </w:p>
    <w:p w14:paraId="5F00B7B3" w14:textId="28BAE74A" w:rsidR="00100F72" w:rsidRPr="00072E43" w:rsidRDefault="005F6C59" w:rsidP="00FD3C85">
      <w:pPr>
        <w:pStyle w:val="ListParagraph"/>
        <w:keepNext/>
        <w:numPr>
          <w:ilvl w:val="0"/>
          <w:numId w:val="45"/>
        </w:numPr>
        <w:spacing w:after="0" w:line="240" w:lineRule="auto"/>
        <w:rPr>
          <w:rFonts w:asciiTheme="minorHAnsi" w:hAnsiTheme="minorHAnsi" w:cstheme="minorHAnsi"/>
          <w:sz w:val="18"/>
          <w:szCs w:val="18"/>
        </w:rPr>
      </w:pPr>
      <w:r w:rsidRPr="00CF391A">
        <w:rPr>
          <w:rFonts w:cstheme="minorHAnsi"/>
          <w:sz w:val="18"/>
          <w:szCs w:val="20"/>
        </w:rPr>
        <w:t>Compact Distribution</w:t>
      </w:r>
      <w:r w:rsidR="00FA542A" w:rsidRPr="00CF391A">
        <w:rPr>
          <w:rFonts w:cstheme="minorHAnsi"/>
          <w:sz w:val="18"/>
          <w:szCs w:val="20"/>
        </w:rPr>
        <w:t xml:space="preserve"> </w:t>
      </w:r>
      <w:r w:rsidR="00D6550A" w:rsidRPr="00CF391A">
        <w:rPr>
          <w:rFonts w:cstheme="minorHAnsi"/>
          <w:sz w:val="18"/>
          <w:szCs w:val="20"/>
        </w:rPr>
        <w:t xml:space="preserve">— </w:t>
      </w:r>
      <w:r w:rsidR="00C70BE1" w:rsidRPr="00CF391A">
        <w:rPr>
          <w:rFonts w:cstheme="minorHAnsi"/>
          <w:sz w:val="18"/>
          <w:szCs w:val="20"/>
        </w:rPr>
        <w:t xml:space="preserve">Reference information from Table </w:t>
      </w:r>
      <w:r w:rsidR="004C0B07" w:rsidRPr="00CF391A">
        <w:rPr>
          <w:rFonts w:cstheme="minorHAnsi"/>
          <w:sz w:val="18"/>
          <w:szCs w:val="20"/>
        </w:rPr>
        <w:t>A2</w:t>
      </w:r>
      <w:r w:rsidR="00C70BE1" w:rsidRPr="00CF391A">
        <w:rPr>
          <w:rFonts w:cstheme="minorHAnsi"/>
          <w:sz w:val="18"/>
          <w:szCs w:val="20"/>
        </w:rPr>
        <w:t>.</w:t>
      </w:r>
    </w:p>
    <w:p w14:paraId="792CEDFA" w14:textId="77777777" w:rsidR="00072E43" w:rsidRPr="00956C26" w:rsidRDefault="00072E43" w:rsidP="00956C26">
      <w:pPr>
        <w:pStyle w:val="ListParagraph"/>
        <w:keepNext/>
        <w:spacing w:after="0" w:line="240" w:lineRule="auto"/>
        <w:rPr>
          <w:rFonts w:asciiTheme="minorHAnsi" w:hAnsiTheme="minorHAnsi" w:cstheme="minorHAnsi"/>
          <w:sz w:val="18"/>
          <w:szCs w:val="18"/>
        </w:rPr>
      </w:pP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42576F" w:rsidRPr="001030DF">
        <w:rPr>
          <w:rFonts w:asciiTheme="minorHAnsi" w:hAnsiTheme="minorHAnsi" w:cstheme="minorHAnsi"/>
          <w:b/>
          <w:sz w:val="18"/>
          <w:szCs w:val="18"/>
        </w:rPr>
        <w:t>. Design Dwelling Unit Water Heating Efficiency Information</w:t>
      </w:r>
    </w:p>
    <w:p w14:paraId="09A27A51" w14:textId="7DFAF462"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1B5F28">
        <w:rPr>
          <w:rFonts w:asciiTheme="minorHAnsi" w:hAnsiTheme="minorHAnsi" w:cstheme="minorHAnsi"/>
          <w:bCs/>
          <w:sz w:val="18"/>
          <w:szCs w:val="18"/>
        </w:rPr>
        <w:t>This table reports the water heating system features that were specified on the registered CF1R compliance document for this project. This section is for information/verification purposes only and requires no user input.</w:t>
      </w:r>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This table reports the water heating system efficiency features installed in this project.  </w:t>
      </w:r>
    </w:p>
    <w:p w14:paraId="2D080D5B" w14:textId="7BA13625" w:rsidR="00A94029" w:rsidRPr="00CF391A" w:rsidRDefault="00A94029"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Water Heating System ID or Name – Reference information from Table </w:t>
      </w:r>
      <w:r w:rsidR="00EC052B" w:rsidRPr="00CF391A">
        <w:rPr>
          <w:rFonts w:asciiTheme="minorHAnsi" w:hAnsiTheme="minorHAnsi" w:cstheme="minorHAnsi"/>
          <w:sz w:val="18"/>
          <w:szCs w:val="18"/>
        </w:rPr>
        <w:t>C</w:t>
      </w:r>
      <w:r w:rsidRPr="00CF391A">
        <w:rPr>
          <w:rFonts w:asciiTheme="minorHAnsi" w:hAnsiTheme="minorHAnsi" w:cstheme="minorHAnsi"/>
          <w:sz w:val="18"/>
          <w:szCs w:val="18"/>
        </w:rPr>
        <w:t>.</w:t>
      </w:r>
    </w:p>
    <w:p w14:paraId="6EF99B39" w14:textId="7B4DACC8" w:rsidR="008B4A61" w:rsidRPr="00CF391A" w:rsidRDefault="00C67E03" w:rsidP="00CF391A">
      <w:pPr>
        <w:pStyle w:val="ListParagraph"/>
        <w:keepNext/>
        <w:numPr>
          <w:ilvl w:val="0"/>
          <w:numId w:val="41"/>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Heating Efficiency Type – Reference information from Table C. Different efficiency types </w:t>
      </w:r>
      <w:proofErr w:type="gramStart"/>
      <w:r w:rsidRPr="00CF391A">
        <w:rPr>
          <w:rFonts w:asciiTheme="minorHAnsi" w:hAnsiTheme="minorHAnsi" w:cstheme="minorHAnsi"/>
          <w:sz w:val="18"/>
          <w:szCs w:val="18"/>
        </w:rPr>
        <w:t>are</w:t>
      </w:r>
      <w:proofErr w:type="gramEnd"/>
      <w:r w:rsidRPr="00CF391A">
        <w:rPr>
          <w:rFonts w:asciiTheme="minorHAnsi" w:hAnsiTheme="minorHAnsi" w:cstheme="minorHAnsi"/>
          <w:sz w:val="18"/>
          <w:szCs w:val="18"/>
        </w:rPr>
        <w:t xml:space="preserve"> Energy Factor, AFUE, UEF and Thermal Efficiency.</w:t>
      </w:r>
      <w:r w:rsidR="00B466D9" w:rsidRPr="00CF391A">
        <w:rPr>
          <w:rFonts w:asciiTheme="minorHAnsi" w:hAnsiTheme="minorHAnsi" w:cstheme="minorHAnsi"/>
          <w:bCs/>
          <w:sz w:val="18"/>
          <w:szCs w:val="18"/>
        </w:rPr>
        <w:tab/>
      </w:r>
    </w:p>
    <w:p w14:paraId="78C4D603" w14:textId="6538CD22" w:rsidR="008B4A61"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Heating Efficiency Value – User input must be equal to or higher efficiency than value indicated on Table C.</w:t>
      </w:r>
    </w:p>
    <w:p w14:paraId="3253181E" w14:textId="55F25EA8" w:rsidR="008B4A61"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 xml:space="preserve">Standby Loss – User input. Must be equal to or less than value indicated in Table C. Value may be N/A if CF1R value is N/A.  </w:t>
      </w:r>
    </w:p>
    <w:p w14:paraId="38D10772" w14:textId="37D95561" w:rsidR="008B4A61"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 xml:space="preserve">Exterior Insulation R-Value – User input. Must be equal to or higher than value indicated in Table C. Value may be N/A if CF1R value is N/A. </w:t>
      </w:r>
    </w:p>
    <w:p w14:paraId="0D989A83" w14:textId="1F094C3B" w:rsidR="006567C5" w:rsidRPr="00CF391A" w:rsidRDefault="0088574E" w:rsidP="00CF391A">
      <w:pPr>
        <w:pStyle w:val="ListParagraph"/>
        <w:keepNext/>
        <w:numPr>
          <w:ilvl w:val="0"/>
          <w:numId w:val="41"/>
        </w:numPr>
        <w:spacing w:after="0" w:line="240" w:lineRule="auto"/>
        <w:rPr>
          <w:rFonts w:asciiTheme="minorHAnsi" w:hAnsiTheme="minorHAnsi" w:cstheme="minorHAnsi"/>
          <w:bCs/>
          <w:sz w:val="18"/>
          <w:szCs w:val="18"/>
        </w:rPr>
      </w:pPr>
      <w:r w:rsidRPr="00CF391A">
        <w:rPr>
          <w:rFonts w:asciiTheme="minorHAnsi" w:hAnsiTheme="minorHAnsi" w:cstheme="minorHAnsi"/>
          <w:sz w:val="18"/>
          <w:szCs w:val="18"/>
        </w:rPr>
        <w:lastRenderedPageBreak/>
        <w:t>Water Heater Storage Volume (gal) – User input. Must be equal to the value indicated in Table C. Value may be N/A if water heater type is instantaneous with zero storage.</w:t>
      </w:r>
    </w:p>
    <w:p w14:paraId="49BA0148" w14:textId="07EE3CB7" w:rsidR="00BE0F6D"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Tank location – User input. Must be equal to value indicated in Table C.</w:t>
      </w:r>
    </w:p>
    <w:p w14:paraId="1DA2476C" w14:textId="270224B5" w:rsidR="00AF5645" w:rsidDel="00B542B5" w:rsidRDefault="00AF5645">
      <w:pPr>
        <w:spacing w:after="0" w:line="240" w:lineRule="auto"/>
        <w:rPr>
          <w:ins w:id="10" w:author="Alhabibi, Haider@Energy [2]" w:date="2023-11-01T08:32:00Z"/>
          <w:del w:id="11" w:author="Alhabibi, Haider@Energy" w:date="2023-11-01T16:44:00Z"/>
          <w:rFonts w:asciiTheme="minorHAnsi" w:hAnsiTheme="minorHAnsi" w:cstheme="minorHAnsi"/>
          <w:b/>
          <w:sz w:val="18"/>
          <w:szCs w:val="18"/>
        </w:rPr>
      </w:pPr>
    </w:p>
    <w:p w14:paraId="7069026E" w14:textId="77777777" w:rsidR="001030DF" w:rsidRPr="005828AE"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7C427A3F" w:rsidR="002A76D1" w:rsidRPr="00CF391A" w:rsidRDefault="002A76D1" w:rsidP="00CF391A">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CF391A">
        <w:rPr>
          <w:rFonts w:asciiTheme="minorHAnsi" w:hAnsiTheme="minorHAnsi" w:cstheme="minorHAnsi"/>
          <w:sz w:val="18"/>
          <w:szCs w:val="18"/>
        </w:rPr>
        <w:t xml:space="preserve">Water Heating System ID or Name – Reference information from </w:t>
      </w:r>
      <w:r w:rsidR="00F9082D" w:rsidRPr="00CF391A">
        <w:rPr>
          <w:rFonts w:asciiTheme="minorHAnsi" w:hAnsiTheme="minorHAnsi" w:cstheme="minorHAnsi"/>
          <w:sz w:val="18"/>
          <w:szCs w:val="18"/>
        </w:rPr>
        <w:t xml:space="preserve">Table </w:t>
      </w:r>
      <w:r w:rsidR="002C6F91" w:rsidRPr="00CF391A">
        <w:rPr>
          <w:rFonts w:asciiTheme="minorHAnsi" w:hAnsiTheme="minorHAnsi" w:cstheme="minorHAnsi"/>
          <w:sz w:val="18"/>
          <w:szCs w:val="18"/>
        </w:rPr>
        <w:t>B or B2</w:t>
      </w:r>
      <w:r w:rsidRPr="00CF391A">
        <w:rPr>
          <w:rFonts w:asciiTheme="minorHAnsi" w:hAnsiTheme="minorHAnsi" w:cstheme="minorHAnsi"/>
          <w:sz w:val="18"/>
          <w:szCs w:val="18"/>
        </w:rPr>
        <w:t>.</w:t>
      </w:r>
    </w:p>
    <w:p w14:paraId="7B8DA3E1" w14:textId="3EA2A001" w:rsidR="002A76D1" w:rsidRPr="00CF391A" w:rsidRDefault="002A76D1" w:rsidP="00CF391A">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CF391A">
        <w:rPr>
          <w:rFonts w:asciiTheme="minorHAnsi" w:hAnsiTheme="minorHAnsi" w:cstheme="minorHAnsi"/>
          <w:sz w:val="18"/>
          <w:szCs w:val="18"/>
        </w:rPr>
        <w:t>Manufacturer – User input. Enter the name of the water heater manufacturer.</w:t>
      </w:r>
    </w:p>
    <w:p w14:paraId="7B8DA3E2" w14:textId="73070672" w:rsidR="002A76D1" w:rsidRPr="00CF391A" w:rsidRDefault="002A76D1" w:rsidP="00CF391A">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CF391A">
        <w:rPr>
          <w:rFonts w:asciiTheme="minorHAnsi" w:hAnsiTheme="minorHAnsi" w:cstheme="minorHAnsi"/>
          <w:sz w:val="18"/>
          <w:szCs w:val="18"/>
        </w:rPr>
        <w:t>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7AB010E4" w:rsidR="009075FA" w:rsidRPr="00CF391A" w:rsidRDefault="009075FA"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Dwelling Name</w:t>
      </w:r>
      <w:r w:rsidR="00384225" w:rsidRPr="00CF391A">
        <w:rPr>
          <w:rFonts w:asciiTheme="minorHAnsi" w:hAnsiTheme="minorHAnsi" w:cstheme="minorHAnsi"/>
          <w:bCs/>
          <w:sz w:val="18"/>
          <w:szCs w:val="18"/>
        </w:rPr>
        <w:t xml:space="preserve">. </w:t>
      </w:r>
      <w:r w:rsidR="00384225" w:rsidRPr="00CF391A">
        <w:rPr>
          <w:rFonts w:asciiTheme="minorHAnsi" w:hAnsiTheme="minorHAnsi" w:cstheme="minorHAnsi"/>
          <w:sz w:val="18"/>
          <w:szCs w:val="18"/>
        </w:rPr>
        <w:t xml:space="preserve">Reference information from Table </w:t>
      </w:r>
      <w:r w:rsidR="00532C03" w:rsidRPr="00CF391A">
        <w:rPr>
          <w:rFonts w:asciiTheme="minorHAnsi" w:hAnsiTheme="minorHAnsi" w:cstheme="minorHAnsi"/>
          <w:sz w:val="18"/>
          <w:szCs w:val="18"/>
        </w:rPr>
        <w:t>A</w:t>
      </w:r>
      <w:r w:rsidR="003400A8" w:rsidRPr="00CF391A">
        <w:rPr>
          <w:rFonts w:asciiTheme="minorHAnsi" w:hAnsiTheme="minorHAnsi" w:cstheme="minorHAnsi"/>
          <w:sz w:val="18"/>
          <w:szCs w:val="18"/>
        </w:rPr>
        <w:t>2</w:t>
      </w:r>
      <w:r w:rsidR="00F12B79" w:rsidRPr="00CF391A">
        <w:rPr>
          <w:rFonts w:asciiTheme="minorHAnsi" w:hAnsiTheme="minorHAnsi" w:cstheme="minorHAnsi"/>
          <w:sz w:val="18"/>
          <w:szCs w:val="18"/>
        </w:rPr>
        <w:t>.</w:t>
      </w:r>
    </w:p>
    <w:p w14:paraId="0A922BF1" w14:textId="38B7E46A" w:rsidR="00B265DF" w:rsidRPr="00CF391A" w:rsidRDefault="000E1923"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Enter the </w:t>
      </w:r>
      <w:r w:rsidR="00871C6C" w:rsidRPr="00CF391A">
        <w:rPr>
          <w:rFonts w:asciiTheme="minorHAnsi" w:hAnsiTheme="minorHAnsi" w:cstheme="minorHAnsi"/>
          <w:sz w:val="18"/>
          <w:szCs w:val="18"/>
        </w:rPr>
        <w:t>m</w:t>
      </w:r>
      <w:r w:rsidR="00B265DF" w:rsidRPr="00CF391A">
        <w:rPr>
          <w:rFonts w:asciiTheme="minorHAnsi" w:hAnsiTheme="minorHAnsi" w:cstheme="minorHAnsi"/>
          <w:sz w:val="18"/>
          <w:szCs w:val="18"/>
        </w:rPr>
        <w:t>a</w:t>
      </w:r>
      <w:r w:rsidRPr="00CF391A">
        <w:rPr>
          <w:rFonts w:asciiTheme="minorHAnsi" w:hAnsiTheme="minorHAnsi" w:cstheme="minorHAnsi"/>
          <w:sz w:val="18"/>
          <w:szCs w:val="18"/>
        </w:rPr>
        <w:t>s</w:t>
      </w:r>
      <w:r w:rsidR="00B265DF" w:rsidRPr="00CF391A">
        <w:rPr>
          <w:rFonts w:asciiTheme="minorHAnsi" w:hAnsiTheme="minorHAnsi" w:cstheme="minorHAnsi"/>
          <w:sz w:val="18"/>
          <w:szCs w:val="18"/>
        </w:rPr>
        <w:t xml:space="preserve">ter </w:t>
      </w:r>
      <w:r w:rsidR="00871C6C" w:rsidRPr="00CF391A">
        <w:rPr>
          <w:rFonts w:asciiTheme="minorHAnsi" w:hAnsiTheme="minorHAnsi" w:cstheme="minorHAnsi"/>
          <w:sz w:val="18"/>
          <w:szCs w:val="18"/>
        </w:rPr>
        <w:t>b</w:t>
      </w:r>
      <w:r w:rsidR="00B265DF" w:rsidRPr="00CF391A">
        <w:rPr>
          <w:rFonts w:asciiTheme="minorHAnsi" w:hAnsiTheme="minorHAnsi" w:cstheme="minorHAnsi"/>
          <w:sz w:val="18"/>
          <w:szCs w:val="18"/>
        </w:rPr>
        <w:t xml:space="preserve">ath distance of furthest fixture to </w:t>
      </w:r>
      <w:r w:rsidR="00871C6C" w:rsidRPr="00CF391A">
        <w:rPr>
          <w:rFonts w:asciiTheme="minorHAnsi" w:hAnsiTheme="minorHAnsi" w:cstheme="minorHAnsi"/>
          <w:sz w:val="18"/>
          <w:szCs w:val="18"/>
        </w:rPr>
        <w:t>w</w:t>
      </w:r>
      <w:r w:rsidR="00B265DF" w:rsidRPr="00CF391A">
        <w:rPr>
          <w:rFonts w:asciiTheme="minorHAnsi" w:hAnsiTheme="minorHAnsi" w:cstheme="minorHAnsi"/>
          <w:sz w:val="18"/>
          <w:szCs w:val="18"/>
        </w:rPr>
        <w:t xml:space="preserve">ater </w:t>
      </w:r>
      <w:r w:rsidR="00871C6C" w:rsidRPr="00CF391A">
        <w:rPr>
          <w:rFonts w:asciiTheme="minorHAnsi" w:hAnsiTheme="minorHAnsi" w:cstheme="minorHAnsi"/>
          <w:sz w:val="18"/>
          <w:szCs w:val="18"/>
        </w:rPr>
        <w:t>h</w:t>
      </w:r>
      <w:r w:rsidR="00B265DF" w:rsidRPr="00CF391A">
        <w:rPr>
          <w:rFonts w:asciiTheme="minorHAnsi" w:hAnsiTheme="minorHAnsi" w:cstheme="minorHAnsi"/>
          <w:sz w:val="18"/>
          <w:szCs w:val="18"/>
        </w:rPr>
        <w:t>eater in feet.</w:t>
      </w:r>
      <w:r w:rsidR="00623BA8" w:rsidRPr="00CF391A">
        <w:rPr>
          <w:rFonts w:asciiTheme="minorHAnsi" w:hAnsiTheme="minorHAnsi" w:cstheme="minorHAnsi"/>
          <w:sz w:val="18"/>
          <w:szCs w:val="18"/>
        </w:rPr>
        <w:t xml:space="preserve"> </w:t>
      </w:r>
      <w:bookmarkStart w:id="12" w:name="_Hlk4150104"/>
      <w:r w:rsidR="00623BA8" w:rsidRPr="00CF391A">
        <w:rPr>
          <w:rFonts w:asciiTheme="minorHAnsi" w:hAnsiTheme="minorHAnsi" w:cstheme="minorHAnsi"/>
          <w:sz w:val="18"/>
          <w:szCs w:val="18"/>
        </w:rPr>
        <w:t>For multiple water heaters, enter the distance to the closest water heater.</w:t>
      </w:r>
    </w:p>
    <w:bookmarkEnd w:id="12"/>
    <w:p w14:paraId="78F61EDE" w14:textId="74A96D5C" w:rsidR="00B265DF" w:rsidRPr="00CF391A" w:rsidRDefault="000E1923"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Enter the </w:t>
      </w:r>
      <w:r w:rsidR="00871C6C" w:rsidRPr="00CF391A">
        <w:rPr>
          <w:rFonts w:asciiTheme="minorHAnsi" w:hAnsiTheme="minorHAnsi" w:cstheme="minorHAnsi"/>
          <w:sz w:val="18"/>
          <w:szCs w:val="18"/>
        </w:rPr>
        <w:t>k</w:t>
      </w:r>
      <w:r w:rsidR="00B265DF" w:rsidRPr="00CF391A">
        <w:rPr>
          <w:rFonts w:asciiTheme="minorHAnsi" w:hAnsiTheme="minorHAnsi" w:cstheme="minorHAnsi"/>
          <w:sz w:val="18"/>
          <w:szCs w:val="18"/>
        </w:rPr>
        <w:t xml:space="preserve">itchen distance from furthest fixture to </w:t>
      </w:r>
      <w:r w:rsidR="00871C6C" w:rsidRPr="00CF391A">
        <w:rPr>
          <w:rFonts w:asciiTheme="minorHAnsi" w:hAnsiTheme="minorHAnsi" w:cstheme="minorHAnsi"/>
          <w:sz w:val="18"/>
          <w:szCs w:val="18"/>
        </w:rPr>
        <w:t>w</w:t>
      </w:r>
      <w:r w:rsidR="00B265DF" w:rsidRPr="00CF391A">
        <w:rPr>
          <w:rFonts w:asciiTheme="minorHAnsi" w:hAnsiTheme="minorHAnsi" w:cstheme="minorHAnsi"/>
          <w:sz w:val="18"/>
          <w:szCs w:val="18"/>
        </w:rPr>
        <w:t xml:space="preserve">ater </w:t>
      </w:r>
      <w:r w:rsidR="00871C6C" w:rsidRPr="00CF391A">
        <w:rPr>
          <w:rFonts w:asciiTheme="minorHAnsi" w:hAnsiTheme="minorHAnsi" w:cstheme="minorHAnsi"/>
          <w:sz w:val="18"/>
          <w:szCs w:val="18"/>
        </w:rPr>
        <w:t>h</w:t>
      </w:r>
      <w:r w:rsidR="00B265DF" w:rsidRPr="00CF391A">
        <w:rPr>
          <w:rFonts w:asciiTheme="minorHAnsi" w:hAnsiTheme="minorHAnsi" w:cstheme="minorHAnsi"/>
          <w:sz w:val="18"/>
          <w:szCs w:val="18"/>
        </w:rPr>
        <w:t>eater in feet</w:t>
      </w:r>
      <w:r w:rsidR="00871C6C" w:rsidRPr="00CF391A">
        <w:rPr>
          <w:rFonts w:asciiTheme="minorHAnsi" w:hAnsiTheme="minorHAnsi" w:cstheme="minorHAnsi"/>
          <w:sz w:val="18"/>
          <w:szCs w:val="18"/>
        </w:rPr>
        <w:t>.</w:t>
      </w:r>
      <w:r w:rsidR="00623BA8" w:rsidRPr="00CF391A">
        <w:rPr>
          <w:rFonts w:asciiTheme="minorHAnsi" w:hAnsiTheme="minorHAnsi" w:cstheme="minorHAnsi"/>
          <w:sz w:val="18"/>
          <w:szCs w:val="18"/>
        </w:rPr>
        <w:t xml:space="preserve"> For multiple water heaters, enter the distance to the closest water heater.</w:t>
      </w:r>
    </w:p>
    <w:p w14:paraId="3AC5B67C" w14:textId="1F426719" w:rsidR="00B265DF" w:rsidRPr="00CF391A" w:rsidRDefault="000E1923" w:rsidP="00CF391A">
      <w:pPr>
        <w:pStyle w:val="ListParagraph"/>
        <w:numPr>
          <w:ilvl w:val="0"/>
          <w:numId w:val="43"/>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Enter </w:t>
      </w:r>
      <w:r w:rsidR="00871C6C" w:rsidRPr="00CF391A">
        <w:rPr>
          <w:rFonts w:asciiTheme="minorHAnsi" w:hAnsiTheme="minorHAnsi" w:cstheme="minorHAnsi"/>
          <w:sz w:val="18"/>
          <w:szCs w:val="18"/>
        </w:rPr>
        <w:t>f</w:t>
      </w:r>
      <w:r w:rsidR="00B265DF" w:rsidRPr="00CF391A">
        <w:rPr>
          <w:rFonts w:asciiTheme="minorHAnsi" w:hAnsiTheme="minorHAnsi" w:cstheme="minorHAnsi"/>
          <w:sz w:val="18"/>
          <w:szCs w:val="18"/>
        </w:rPr>
        <w:t xml:space="preserve">urthest </w:t>
      </w:r>
      <w:r w:rsidR="00871C6C" w:rsidRPr="00CF391A">
        <w:rPr>
          <w:rFonts w:asciiTheme="minorHAnsi" w:hAnsiTheme="minorHAnsi" w:cstheme="minorHAnsi"/>
          <w:sz w:val="18"/>
          <w:szCs w:val="18"/>
        </w:rPr>
        <w:t>t</w:t>
      </w:r>
      <w:r w:rsidR="00B265DF" w:rsidRPr="00CF391A">
        <w:rPr>
          <w:rFonts w:asciiTheme="minorHAnsi" w:hAnsiTheme="minorHAnsi" w:cstheme="minorHAnsi"/>
          <w:sz w:val="18"/>
          <w:szCs w:val="18"/>
        </w:rPr>
        <w:t xml:space="preserve">hird fixtures </w:t>
      </w:r>
      <w:r w:rsidR="000947DF" w:rsidRPr="00CF391A">
        <w:rPr>
          <w:rFonts w:asciiTheme="minorHAnsi" w:hAnsiTheme="minorHAnsi" w:cstheme="minorHAnsi"/>
          <w:sz w:val="18"/>
          <w:szCs w:val="18"/>
        </w:rPr>
        <w:t xml:space="preserve">from fixture </w:t>
      </w:r>
      <w:r w:rsidR="00B265DF" w:rsidRPr="00CF391A">
        <w:rPr>
          <w:rFonts w:asciiTheme="minorHAnsi" w:hAnsiTheme="minorHAnsi" w:cstheme="minorHAnsi"/>
          <w:sz w:val="18"/>
          <w:szCs w:val="18"/>
        </w:rPr>
        <w:t xml:space="preserve">to </w:t>
      </w:r>
      <w:r w:rsidR="00871C6C" w:rsidRPr="00CF391A">
        <w:rPr>
          <w:rFonts w:asciiTheme="minorHAnsi" w:hAnsiTheme="minorHAnsi" w:cstheme="minorHAnsi"/>
          <w:sz w:val="18"/>
          <w:szCs w:val="18"/>
        </w:rPr>
        <w:t>w</w:t>
      </w:r>
      <w:r w:rsidR="00B265DF" w:rsidRPr="00CF391A">
        <w:rPr>
          <w:rFonts w:asciiTheme="minorHAnsi" w:hAnsiTheme="minorHAnsi" w:cstheme="minorHAnsi"/>
          <w:sz w:val="18"/>
          <w:szCs w:val="18"/>
        </w:rPr>
        <w:t xml:space="preserve">ater </w:t>
      </w:r>
      <w:r w:rsidR="00871C6C" w:rsidRPr="00CF391A">
        <w:rPr>
          <w:rFonts w:asciiTheme="minorHAnsi" w:hAnsiTheme="minorHAnsi" w:cstheme="minorHAnsi"/>
          <w:sz w:val="18"/>
          <w:szCs w:val="18"/>
        </w:rPr>
        <w:t>h</w:t>
      </w:r>
      <w:r w:rsidR="00B265DF" w:rsidRPr="00CF391A">
        <w:rPr>
          <w:rFonts w:asciiTheme="minorHAnsi" w:hAnsiTheme="minorHAnsi" w:cstheme="minorHAnsi"/>
          <w:sz w:val="18"/>
          <w:szCs w:val="18"/>
        </w:rPr>
        <w:t>eater</w:t>
      </w:r>
      <w:r w:rsidR="000947DF" w:rsidRPr="00CF391A">
        <w:rPr>
          <w:rFonts w:asciiTheme="minorHAnsi" w:hAnsiTheme="minorHAnsi" w:cstheme="minorHAnsi"/>
          <w:sz w:val="18"/>
          <w:szCs w:val="18"/>
        </w:rPr>
        <w:t xml:space="preserve"> in feet</w:t>
      </w:r>
      <w:r w:rsidR="00871C6C" w:rsidRPr="00CF391A">
        <w:rPr>
          <w:rFonts w:asciiTheme="minorHAnsi" w:hAnsiTheme="minorHAnsi" w:cstheme="minorHAnsi"/>
          <w:sz w:val="18"/>
          <w:szCs w:val="18"/>
        </w:rPr>
        <w:t>.</w:t>
      </w:r>
      <w:r w:rsidR="00623BA8" w:rsidRPr="00CF391A">
        <w:rPr>
          <w:rFonts w:asciiTheme="minorHAnsi" w:hAnsiTheme="minorHAnsi" w:cstheme="minorHAnsi"/>
          <w:sz w:val="18"/>
          <w:szCs w:val="18"/>
        </w:rPr>
        <w:t xml:space="preserve"> </w:t>
      </w:r>
      <w:bookmarkStart w:id="13" w:name="_Hlk4150129"/>
      <w:r w:rsidR="00623BA8" w:rsidRPr="00CF391A">
        <w:rPr>
          <w:rFonts w:asciiTheme="minorHAnsi" w:hAnsiTheme="minorHAnsi" w:cstheme="minorHAnsi"/>
          <w:sz w:val="18"/>
          <w:szCs w:val="18"/>
        </w:rPr>
        <w:t xml:space="preserve">For multiple water heaters, </w:t>
      </w:r>
      <w:r w:rsidR="00B804A4" w:rsidRPr="00CF391A">
        <w:rPr>
          <w:rFonts w:asciiTheme="minorHAnsi" w:hAnsiTheme="minorHAnsi" w:cstheme="minorHAnsi"/>
          <w:sz w:val="18"/>
          <w:szCs w:val="18"/>
        </w:rPr>
        <w:t xml:space="preserve">enter </w:t>
      </w:r>
      <w:r w:rsidR="00623BA8" w:rsidRPr="00CF391A">
        <w:rPr>
          <w:rFonts w:asciiTheme="minorHAnsi" w:hAnsiTheme="minorHAnsi" w:cstheme="minorHAnsi"/>
          <w:sz w:val="18"/>
          <w:szCs w:val="18"/>
        </w:rPr>
        <w:t xml:space="preserve">the average of the furthest </w:t>
      </w:r>
      <w:r w:rsidR="00B804A4" w:rsidRPr="00CF391A">
        <w:rPr>
          <w:rFonts w:asciiTheme="minorHAnsi" w:hAnsiTheme="minorHAnsi" w:cstheme="minorHAnsi"/>
          <w:sz w:val="18"/>
          <w:szCs w:val="18"/>
        </w:rPr>
        <w:t>distance of each water heater.</w:t>
      </w:r>
    </w:p>
    <w:bookmarkEnd w:id="13"/>
    <w:p w14:paraId="15517A98" w14:textId="3972336A" w:rsidR="00B265DF" w:rsidRPr="00CF391A" w:rsidRDefault="00871C6C"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Weighted Distance - </w:t>
      </w:r>
      <w:r w:rsidR="000E1923" w:rsidRPr="00CF391A">
        <w:rPr>
          <w:rFonts w:asciiTheme="minorHAnsi" w:hAnsiTheme="minorHAnsi" w:cstheme="minorHAnsi"/>
          <w:sz w:val="18"/>
          <w:szCs w:val="18"/>
        </w:rPr>
        <w:t>Calculated value – no user input required</w:t>
      </w:r>
      <w:r w:rsidRPr="00CF391A">
        <w:rPr>
          <w:rFonts w:asciiTheme="minorHAnsi" w:hAnsiTheme="minorHAnsi" w:cstheme="minorHAnsi"/>
          <w:sz w:val="18"/>
          <w:szCs w:val="18"/>
        </w:rPr>
        <w:t>.</w:t>
      </w:r>
    </w:p>
    <w:p w14:paraId="74922AB9" w14:textId="06AFDC99" w:rsidR="00B265DF" w:rsidRPr="00CF391A" w:rsidRDefault="00871C6C"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Qualification Distance - </w:t>
      </w:r>
      <w:r w:rsidR="000E1923" w:rsidRPr="00CF391A">
        <w:rPr>
          <w:rFonts w:asciiTheme="minorHAnsi" w:hAnsiTheme="minorHAnsi" w:cstheme="minorHAnsi"/>
          <w:sz w:val="18"/>
          <w:szCs w:val="18"/>
        </w:rPr>
        <w:t>Calculated value – no user input required</w:t>
      </w:r>
      <w:r w:rsidRPr="00CF391A">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50141F32"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B40ACF">
        <w:rPr>
          <w:rFonts w:asciiTheme="minorHAnsi" w:hAnsiTheme="minorHAnsi" w:cstheme="minorHAnsi"/>
          <w:sz w:val="18"/>
          <w:szCs w:val="18"/>
        </w:rPr>
        <w:t>J</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2EFDB3E1"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r w:rsidR="00F65E13">
        <w:rPr>
          <w:rFonts w:asciiTheme="minorHAnsi" w:hAnsiTheme="minorHAnsi" w:cstheme="minorHAnsi"/>
          <w:sz w:val="18"/>
          <w:szCs w:val="18"/>
        </w:rPr>
        <w:t>J</w:t>
      </w:r>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2473515C"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7315C">
        <w:rPr>
          <w:rFonts w:asciiTheme="minorHAnsi" w:hAnsiTheme="minorHAnsi" w:cstheme="minorHAnsi"/>
          <w:sz w:val="18"/>
          <w:szCs w:val="18"/>
        </w:rPr>
        <w:t>J</w:t>
      </w:r>
      <w:r w:rsidR="000355C2" w:rsidRPr="005828AE">
        <w:rPr>
          <w:rFonts w:asciiTheme="minorHAnsi" w:hAnsiTheme="minorHAnsi" w:cstheme="minorHAnsi"/>
          <w:sz w:val="18"/>
          <w:szCs w:val="18"/>
        </w:rPr>
        <w:t xml:space="preserve"> and </w:t>
      </w:r>
      <w:r w:rsidR="0007315C">
        <w:rPr>
          <w:rFonts w:asciiTheme="minorHAnsi" w:hAnsiTheme="minorHAnsi" w:cstheme="minorHAnsi"/>
          <w:sz w:val="18"/>
          <w:szCs w:val="18"/>
        </w:rPr>
        <w:t>M</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0F8218D">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r w:rsidR="00B854A7">
              <w:rPr>
                <w:rFonts w:asciiTheme="minorHAnsi" w:hAnsiTheme="minorHAnsi" w:cstheme="minorHAnsi"/>
                <w:b/>
                <w:sz w:val="20"/>
                <w:szCs w:val="20"/>
              </w:rPr>
              <w:t>(other than HPWH)</w:t>
            </w:r>
          </w:p>
          <w:p w14:paraId="7069C378" w14:textId="77050DEF" w:rsidR="00F8218D" w:rsidRPr="005828AE" w:rsidRDefault="00F8218D" w:rsidP="00CC2C76">
            <w:pPr>
              <w:keepNext/>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This table reports</w:t>
            </w:r>
            <w:r w:rsidR="00B854A7" w:rsidRPr="005828AE">
              <w:rPr>
                <w:rFonts w:asciiTheme="minorHAnsi" w:eastAsia="Times New Roman" w:hAnsiTheme="minorHAnsi" w:cstheme="minorHAnsi"/>
                <w:sz w:val="20"/>
                <w:szCs w:val="20"/>
              </w:rPr>
              <w:t xml:space="preserve"> features</w:t>
            </w:r>
            <w:r w:rsidR="00B854A7">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18"/>
                <w:szCs w:val="20"/>
              </w:rPr>
              <w:t xml:space="preserve"> the water heating system </w:t>
            </w:r>
            <w:r w:rsidR="00B854A7">
              <w:rPr>
                <w:rFonts w:asciiTheme="minorHAnsi" w:eastAsia="Times New Roman" w:hAnsiTheme="minorHAnsi" w:cstheme="minorHAnsi"/>
                <w:sz w:val="20"/>
                <w:szCs w:val="20"/>
              </w:rPr>
              <w:t xml:space="preserve">other than </w:t>
            </w:r>
            <w:r w:rsidR="00B854A7">
              <w:rPr>
                <w:rFonts w:cstheme="minorHAnsi"/>
                <w:b/>
                <w:bCs/>
                <w:sz w:val="20"/>
                <w:szCs w:val="20"/>
              </w:rPr>
              <w:t>HPWH</w:t>
            </w:r>
            <w:r w:rsidR="00B854A7" w:rsidRPr="005828AE">
              <w:rPr>
                <w:rFonts w:asciiTheme="minorHAnsi" w:eastAsia="Times New Roman" w:hAnsiTheme="minorHAnsi" w:cstheme="minorHAnsi"/>
                <w:sz w:val="20"/>
                <w:szCs w:val="20"/>
              </w:rPr>
              <w:t xml:space="preserve"> </w:t>
            </w:r>
            <w:r w:rsidR="00B854A7">
              <w:rPr>
                <w:rFonts w:asciiTheme="minorHAnsi" w:eastAsia="Times New Roman" w:hAnsiTheme="minorHAnsi" w:cstheme="minorHAnsi"/>
                <w:sz w:val="20"/>
                <w:szCs w:val="20"/>
              </w:rPr>
              <w:t>systems</w:t>
            </w:r>
            <w:r w:rsidRPr="005828AE">
              <w:rPr>
                <w:rFonts w:asciiTheme="minorHAnsi" w:eastAsia="Times New Roman" w:hAnsiTheme="minorHAnsi" w:cstheme="minorHAnsi"/>
                <w:sz w:val="18"/>
                <w:szCs w:val="20"/>
              </w:rPr>
              <w:t xml:space="preserve"> that were specified on the registered CF1R compliance document for this project.</w:t>
            </w:r>
          </w:p>
          <w:p w14:paraId="77146667" w14:textId="42F90E7E" w:rsidR="00F8218D" w:rsidRDefault="00F8218D"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5828AE">
              <w:rPr>
                <w:rFonts w:asciiTheme="minorHAnsi" w:hAnsiTheme="minorHAnsi" w:cstheme="minorHAnsi"/>
                <w:sz w:val="18"/>
                <w:szCs w:val="20"/>
              </w:rPr>
              <w:t>&lt;&lt;</w:t>
            </w:r>
            <w:r w:rsidR="0051172D" w:rsidRPr="0051172D">
              <w:rPr>
                <w:rFonts w:asciiTheme="minorHAnsi" w:hAnsiTheme="minorHAnsi" w:cstheme="minorHAnsi"/>
                <w:sz w:val="18"/>
                <w:szCs w:val="20"/>
              </w:rPr>
              <w:t xml:space="preserve">if CF1R </w:t>
            </w:r>
            <w:r w:rsidR="00BA253C">
              <w:rPr>
                <w:rFonts w:asciiTheme="minorHAnsi" w:hAnsiTheme="minorHAnsi" w:cstheme="minorHAnsi"/>
                <w:sz w:val="18"/>
                <w:szCs w:val="20"/>
              </w:rPr>
              <w:t xml:space="preserve">do not have </w:t>
            </w:r>
            <w:proofErr w:type="spellStart"/>
            <w:r w:rsidR="00BA253C">
              <w:rPr>
                <w:rFonts w:asciiTheme="minorHAnsi" w:hAnsiTheme="minorHAnsi" w:cstheme="minorHAnsi"/>
                <w:sz w:val="18"/>
                <w:szCs w:val="20"/>
              </w:rPr>
              <w:t>anynon</w:t>
            </w:r>
            <w:proofErr w:type="spellEnd"/>
            <w:r w:rsidR="00BA253C">
              <w:rPr>
                <w:rFonts w:asciiTheme="minorHAnsi" w:hAnsiTheme="minorHAnsi" w:cstheme="minorHAnsi"/>
                <w:sz w:val="18"/>
                <w:szCs w:val="20"/>
              </w:rPr>
              <w:t>-</w:t>
            </w:r>
            <w:r w:rsidR="0051172D" w:rsidRPr="0051172D">
              <w:rPr>
                <w:rFonts w:asciiTheme="minorHAnsi" w:hAnsiTheme="minorHAnsi" w:cstheme="minorHAnsi"/>
                <w:sz w:val="18"/>
                <w:szCs w:val="20"/>
              </w:rPr>
              <w:t>HPWH</w:t>
            </w:r>
            <w:r w:rsidR="00BA253C">
              <w:rPr>
                <w:rFonts w:asciiTheme="minorHAnsi" w:hAnsiTheme="minorHAnsi" w:cstheme="minorHAnsi"/>
                <w:sz w:val="18"/>
                <w:szCs w:val="20"/>
              </w:rPr>
              <w:t xml:space="preserve"> systems</w:t>
            </w:r>
            <w:r w:rsidR="0051172D" w:rsidRPr="0051172D">
              <w:rPr>
                <w:rFonts w:asciiTheme="minorHAnsi" w:hAnsiTheme="minorHAnsi" w:cstheme="minorHAnsi"/>
                <w:sz w:val="18"/>
                <w:szCs w:val="20"/>
              </w:rPr>
              <w:t>, then display the "section does not apply" message; else</w:t>
            </w:r>
            <w:r w:rsidR="0051172D">
              <w:rPr>
                <w:rFonts w:asciiTheme="minorHAnsi" w:hAnsiTheme="minorHAnsi" w:cstheme="minorHAnsi"/>
                <w:sz w:val="18"/>
                <w:szCs w:val="20"/>
              </w:rPr>
              <w:t xml:space="preserve"> </w:t>
            </w:r>
            <w:r w:rsidR="00DD574D">
              <w:rPr>
                <w:rFonts w:asciiTheme="minorHAnsi" w:hAnsiTheme="minorHAnsi" w:cstheme="minorHAnsi"/>
                <w:sz w:val="18"/>
                <w:szCs w:val="20"/>
              </w:rPr>
              <w:t xml:space="preserve">require one row of data for each </w:t>
            </w:r>
            <w:r w:rsidR="007D0544">
              <w:rPr>
                <w:rFonts w:asciiTheme="minorHAnsi" w:hAnsiTheme="minorHAnsi" w:cstheme="minorHAnsi"/>
                <w:sz w:val="18"/>
                <w:szCs w:val="20"/>
              </w:rPr>
              <w:t>non-</w:t>
            </w:r>
            <w:r w:rsidR="00F27E9A">
              <w:rPr>
                <w:rFonts w:asciiTheme="minorHAnsi" w:hAnsiTheme="minorHAnsi" w:cstheme="minorHAnsi"/>
                <w:sz w:val="18"/>
                <w:szCs w:val="20"/>
              </w:rPr>
              <w:t>HPWH</w:t>
            </w:r>
            <w:r w:rsidR="007D0544">
              <w:rPr>
                <w:rFonts w:asciiTheme="minorHAnsi" w:hAnsiTheme="minorHAnsi" w:cstheme="minorHAnsi"/>
                <w:sz w:val="18"/>
                <w:szCs w:val="20"/>
              </w:rPr>
              <w:t xml:space="preserve"> </w:t>
            </w:r>
            <w:r w:rsidR="00DD574D">
              <w:rPr>
                <w:rFonts w:asciiTheme="minorHAnsi" w:hAnsiTheme="minorHAnsi" w:cstheme="minorHAnsi"/>
                <w:sz w:val="18"/>
                <w:szCs w:val="20"/>
              </w:rPr>
              <w:t>water heater identified on the CF1R</w:t>
            </w:r>
            <w:r w:rsidRPr="005828AE">
              <w:rPr>
                <w:rFonts w:asciiTheme="minorHAnsi" w:hAnsiTheme="minorHAnsi" w:cstheme="minorHAnsi"/>
                <w:sz w:val="18"/>
                <w:szCs w:val="20"/>
              </w:rPr>
              <w:t>&gt;&gt;</w:t>
            </w:r>
          </w:p>
        </w:tc>
      </w:tr>
      <w:tr w:rsidR="00F8218D" w:rsidRPr="009E01FE" w14:paraId="4C006CC8" w14:textId="2B95C0FD" w:rsidTr="002332A3">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26376782"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02332A3">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w:t>
            </w:r>
            <w:proofErr w:type="gramStart"/>
            <w:r w:rsidR="002332A3">
              <w:rPr>
                <w:rFonts w:asciiTheme="minorHAnsi" w:eastAsia="Times New Roman" w:hAnsiTheme="minorHAnsi" w:cstheme="minorHAnsi"/>
                <w:sz w:val="18"/>
                <w:szCs w:val="18"/>
              </w:rPr>
              <w:t xml:space="preserve">Identical) </w:t>
            </w:r>
            <w:r w:rsidRPr="005828AE">
              <w:rPr>
                <w:rFonts w:asciiTheme="minorHAnsi" w:eastAsia="Times New Roman" w:hAnsiTheme="minorHAnsi" w:cstheme="minorHAnsi"/>
                <w:sz w:val="18"/>
                <w:szCs w:val="18"/>
              </w:rPr>
              <w:t xml:space="preserve"> Water</w:t>
            </w:r>
            <w:proofErr w:type="gramEnd"/>
            <w:r w:rsidRPr="005828AE">
              <w:rPr>
                <w:rFonts w:asciiTheme="minorHAnsi" w:eastAsia="Times New Roman" w:hAnsiTheme="minorHAnsi" w:cstheme="minorHAnsi"/>
                <w:sz w:val="18"/>
                <w:szCs w:val="18"/>
              </w:rPr>
              <w:t xml:space="preserve">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FAD0F3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2D2EE4F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xml:space="preserve">Compact </w:t>
            </w:r>
            <w:proofErr w:type="spellStart"/>
            <w:r w:rsidRPr="005828AE">
              <w:rPr>
                <w:rFonts w:asciiTheme="minorHAnsi" w:eastAsia="Times New Roman" w:hAnsiTheme="minorHAnsi" w:cstheme="minorHAnsi"/>
                <w:sz w:val="18"/>
                <w:szCs w:val="18"/>
              </w:rPr>
              <w:t>Distrib</w:t>
            </w:r>
            <w:proofErr w:type="spellEnd"/>
            <w:r>
              <w:rPr>
                <w:rFonts w:asciiTheme="minorHAnsi" w:eastAsia="Times New Roman" w:hAnsiTheme="minorHAnsi" w:cstheme="minorHAnsi"/>
                <w:sz w:val="18"/>
                <w:szCs w:val="18"/>
              </w:rPr>
              <w:t>.</w:t>
            </w:r>
          </w:p>
        </w:tc>
      </w:tr>
      <w:tr w:rsidR="00F8218D" w:rsidRPr="009E01FE" w14:paraId="16A86729" w14:textId="381DC7CA"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0B0DDA86"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&lt;&lt;reference value from CF1R;</w:t>
            </w:r>
            <w:r w:rsidR="00F8218D">
              <w:rPr>
                <w:rFonts w:asciiTheme="minorHAnsi" w:eastAsia="Times New Roman" w:hAnsiTheme="minorHAnsi" w:cstheme="minorHAnsi"/>
                <w:sz w:val="16"/>
                <w:szCs w:val="20"/>
              </w:rPr>
              <w:t xml:space="preserve"> if Single Family, then value = </w:t>
            </w:r>
            <w:r w:rsidR="00F53007">
              <w:rPr>
                <w:rFonts w:asciiTheme="minorHAnsi" w:eastAsia="Times New Roman" w:hAnsiTheme="minorHAnsi" w:cstheme="minorHAnsi"/>
                <w:sz w:val="16"/>
                <w:szCs w:val="20"/>
              </w:rPr>
              <w:t>Single Family</w:t>
            </w:r>
            <w:r w:rsidR="00F8218D">
              <w:rPr>
                <w:rFonts w:asciiTheme="minorHAnsi" w:eastAsia="Times New Roman" w:hAnsiTheme="minorHAnsi" w:cstheme="minorHAnsi"/>
                <w:sz w:val="16"/>
                <w:szCs w:val="20"/>
              </w:rPr>
              <w:t xml:space="preserve">&gt;&gt; </w:t>
            </w:r>
          </w:p>
        </w:tc>
        <w:tc>
          <w:tcPr>
            <w:tcW w:w="419" w:type="pct"/>
            <w:tcBorders>
              <w:top w:val="single" w:sz="4" w:space="0" w:color="auto"/>
              <w:left w:val="single" w:sz="4" w:space="0" w:color="auto"/>
              <w:bottom w:val="single" w:sz="4" w:space="0" w:color="auto"/>
              <w:right w:val="single" w:sz="4" w:space="0" w:color="auto"/>
            </w:tcBorders>
          </w:tcPr>
          <w:p w14:paraId="3E700E93" w14:textId="21C8CC88"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&gt;&gt;</w:t>
            </w:r>
          </w:p>
        </w:tc>
        <w:tc>
          <w:tcPr>
            <w:tcW w:w="423" w:type="pct"/>
            <w:tcBorders>
              <w:top w:val="single" w:sz="4" w:space="0" w:color="auto"/>
              <w:left w:val="single" w:sz="4" w:space="0" w:color="auto"/>
              <w:bottom w:val="single" w:sz="4" w:space="0" w:color="auto"/>
              <w:right w:val="single" w:sz="4" w:space="0" w:color="auto"/>
            </w:tcBorders>
          </w:tcPr>
          <w:p w14:paraId="340A7134"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0FA5AF5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369567B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1DDF7D16"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CF1R&gt;&gt;</w:t>
            </w:r>
          </w:p>
        </w:tc>
        <w:tc>
          <w:tcPr>
            <w:tcW w:w="418" w:type="pct"/>
            <w:tcBorders>
              <w:top w:val="single" w:sz="4" w:space="0" w:color="auto"/>
              <w:left w:val="single" w:sz="4" w:space="0" w:color="auto"/>
              <w:bottom w:val="single" w:sz="4" w:space="0" w:color="auto"/>
              <w:right w:val="single" w:sz="4" w:space="0" w:color="auto"/>
            </w:tcBorders>
          </w:tcPr>
          <w:p w14:paraId="235AB9FE" w14:textId="474DABF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F090E0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&lt;&lt;reference value from </w:t>
            </w:r>
            <w:proofErr w:type="gramStart"/>
            <w:r w:rsidRPr="00B30562">
              <w:rPr>
                <w:rFonts w:asciiTheme="minorHAnsi" w:eastAsia="Times New Roman" w:hAnsiTheme="minorHAnsi" w:cstheme="minorHAnsi"/>
                <w:sz w:val="16"/>
                <w:szCs w:val="16"/>
              </w:rPr>
              <w:t>CF1R;</w:t>
            </w:r>
            <w:proofErr w:type="gramEnd"/>
          </w:p>
          <w:p w14:paraId="24348FB9" w14:textId="227539F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parent CF1R = CF1R-ADD, ALT or NCB, then value = </w:t>
            </w:r>
            <w:proofErr w:type="gramStart"/>
            <w:r w:rsidRPr="00B30562">
              <w:rPr>
                <w:rFonts w:asciiTheme="minorHAnsi" w:eastAsia="Times New Roman" w:hAnsiTheme="minorHAnsi" w:cstheme="minorHAnsi"/>
                <w:sz w:val="16"/>
                <w:szCs w:val="16"/>
              </w:rPr>
              <w:t>NA;</w:t>
            </w:r>
            <w:proofErr w:type="gramEnd"/>
          </w:p>
          <w:p w14:paraId="17A6EC43" w14:textId="5410F81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Elseif parent CF1R = CF1R-PRF;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w:t>
            </w:r>
            <w:proofErr w:type="spellStart"/>
            <w:proofErr w:type="gramStart"/>
            <w:r w:rsidRPr="00B30562">
              <w:rPr>
                <w:rFonts w:asciiTheme="minorHAnsi" w:eastAsia="Times New Roman" w:hAnsiTheme="minorHAnsi" w:cstheme="minorHAnsi"/>
                <w:sz w:val="16"/>
                <w:szCs w:val="16"/>
              </w:rPr>
              <w:t>Hr</w:t>
            </w:r>
            <w:proofErr w:type="spellEnd"/>
            <w:r w:rsidRPr="00B30562">
              <w:rPr>
                <w:rFonts w:asciiTheme="minorHAnsi" w:eastAsia="Times New Roman" w:hAnsiTheme="minorHAnsi" w:cstheme="minorHAnsi"/>
                <w:sz w:val="16"/>
                <w:szCs w:val="16"/>
              </w:rPr>
              <w:t>;</w:t>
            </w:r>
            <w:proofErr w:type="gramEnd"/>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NA&gt;&gt;</w:t>
            </w:r>
          </w:p>
        </w:tc>
        <w:tc>
          <w:tcPr>
            <w:tcW w:w="506" w:type="pct"/>
            <w:tcBorders>
              <w:top w:val="single" w:sz="4" w:space="0" w:color="auto"/>
              <w:left w:val="single" w:sz="4" w:space="0" w:color="auto"/>
              <w:bottom w:val="single" w:sz="4" w:space="0" w:color="auto"/>
              <w:right w:val="single" w:sz="4" w:space="0" w:color="auto"/>
            </w:tcBorders>
          </w:tcPr>
          <w:p w14:paraId="4E225875" w14:textId="2A0BAA95"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CF1R-PRF;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3983747E"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6763988A" w14:textId="47E0D05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proofErr w:type="gramStart"/>
            <w:r>
              <w:rPr>
                <w:rFonts w:asciiTheme="minorHAnsi" w:eastAsia="Times New Roman" w:hAnsiTheme="minorHAnsi" w:cstheme="minorHAnsi"/>
                <w:sz w:val="16"/>
                <w:szCs w:val="20"/>
              </w:rPr>
              <w:t>performance</w:t>
            </w:r>
            <w:proofErr w:type="gramEnd"/>
            <w:r>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then allowed values are</w:t>
            </w:r>
          </w:p>
          <w:p w14:paraId="10CD5991" w14:textId="3CA293A2"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494E45F2"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4D2B8D0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657064B1"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6F2D74A2"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Sensor </w:t>
            </w:r>
            <w:proofErr w:type="gramStart"/>
            <w:r w:rsidRPr="005828AE">
              <w:rPr>
                <w:rFonts w:asciiTheme="minorHAnsi" w:eastAsia="Times New Roman" w:hAnsiTheme="minorHAnsi" w:cstheme="minorHAnsi"/>
                <w:sz w:val="16"/>
                <w:szCs w:val="20"/>
              </w:rPr>
              <w:t>Control</w:t>
            </w:r>
            <w:r>
              <w:rPr>
                <w:rFonts w:asciiTheme="minorHAnsi" w:eastAsia="Times New Roman" w:hAnsiTheme="minorHAnsi" w:cstheme="minorHAnsi"/>
                <w:sz w:val="16"/>
                <w:szCs w:val="20"/>
              </w:rPr>
              <w:t>;</w:t>
            </w:r>
            <w:proofErr w:type="gramEnd"/>
            <w:r w:rsidRPr="005828AE">
              <w:rPr>
                <w:rFonts w:asciiTheme="minorHAnsi" w:eastAsia="Times New Roman" w:hAnsiTheme="minorHAnsi" w:cstheme="minorHAnsi"/>
                <w:sz w:val="16"/>
                <w:szCs w:val="20"/>
              </w:rPr>
              <w:t xml:space="preserve"> </w:t>
            </w:r>
          </w:p>
          <w:p w14:paraId="38FA113B" w14:textId="3DE05F71" w:rsidR="00F8218D" w:rsidRDefault="00F8218D" w:rsidP="00CC2C76">
            <w:pPr>
              <w:spacing w:after="0" w:line="240" w:lineRule="auto"/>
              <w:rPr>
                <w:rFonts w:cstheme="minorHAnsi"/>
                <w:sz w:val="16"/>
                <w:szCs w:val="20"/>
              </w:rPr>
            </w:pPr>
          </w:p>
          <w:p w14:paraId="3669B7A7" w14:textId="7AE1D3CF" w:rsidR="00F8218D" w:rsidRDefault="00F8218D" w:rsidP="00CC2C76">
            <w:pPr>
              <w:spacing w:after="0" w:line="240" w:lineRule="auto"/>
              <w:rPr>
                <w:rFonts w:cstheme="minorHAnsi"/>
                <w:sz w:val="16"/>
                <w:szCs w:val="20"/>
              </w:rPr>
            </w:pPr>
            <w:r>
              <w:rPr>
                <w:rFonts w:cstheme="minorHAnsi"/>
                <w:sz w:val="16"/>
                <w:szCs w:val="20"/>
              </w:rPr>
              <w:t xml:space="preserve">Else if </w:t>
            </w:r>
            <w:proofErr w:type="gramStart"/>
            <w:r>
              <w:rPr>
                <w:rFonts w:cstheme="minorHAnsi"/>
                <w:sz w:val="16"/>
                <w:szCs w:val="20"/>
              </w:rPr>
              <w:t>prescriptive ,</w:t>
            </w:r>
            <w:proofErr w:type="gramEnd"/>
            <w:r>
              <w:rPr>
                <w:rFonts w:cstheme="minorHAnsi"/>
                <w:sz w:val="16"/>
                <w:szCs w:val="20"/>
              </w:rPr>
              <w:t xml:space="preserve">  </w:t>
            </w:r>
          </w:p>
          <w:p w14:paraId="5E17271A" w14:textId="24FBF103" w:rsidR="00F8218D" w:rsidRDefault="00F8218D" w:rsidP="00CC2C76">
            <w:pPr>
              <w:spacing w:after="0" w:line="240" w:lineRule="auto"/>
              <w:rPr>
                <w:rFonts w:cstheme="minorHAnsi"/>
                <w:sz w:val="16"/>
                <w:szCs w:val="20"/>
              </w:rPr>
            </w:pPr>
            <w:r>
              <w:rPr>
                <w:rFonts w:cstheme="minorHAnsi"/>
                <w:sz w:val="16"/>
                <w:szCs w:val="20"/>
              </w:rPr>
              <w:t xml:space="preserve">Allowed values </w:t>
            </w:r>
            <w:proofErr w:type="gramStart"/>
            <w:r>
              <w:rPr>
                <w:rFonts w:cstheme="minorHAnsi"/>
                <w:sz w:val="16"/>
                <w:szCs w:val="20"/>
              </w:rPr>
              <w:t>are</w:t>
            </w:r>
            <w:proofErr w:type="gramEnd"/>
            <w:r>
              <w:rPr>
                <w:rFonts w:cstheme="minorHAnsi"/>
                <w:sz w:val="16"/>
                <w:szCs w:val="20"/>
              </w:rPr>
              <w:t xml:space="preserve"> </w:t>
            </w:r>
          </w:p>
          <w:p w14:paraId="0E7038DF" w14:textId="3CB4EE90"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62C47CCE"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2D70FE7E" w:rsidR="00646141" w:rsidRDefault="00F8218D" w:rsidP="00CC2C76">
            <w:pPr>
              <w:spacing w:after="0" w:line="240" w:lineRule="auto"/>
              <w:rPr>
                <w:rFonts w:cstheme="minorHAnsi"/>
                <w:sz w:val="16"/>
                <w:szCs w:val="20"/>
              </w:rPr>
            </w:pPr>
            <w:r w:rsidRPr="00AB4500">
              <w:rPr>
                <w:rFonts w:cstheme="minorHAnsi"/>
                <w:sz w:val="16"/>
                <w:szCs w:val="20"/>
              </w:rPr>
              <w:t xml:space="preserve">* Demand Recirculation Manual </w:t>
            </w:r>
            <w:proofErr w:type="gramStart"/>
            <w:r w:rsidRPr="00AB4500">
              <w:rPr>
                <w:rFonts w:cstheme="minorHAnsi"/>
                <w:sz w:val="16"/>
                <w:szCs w:val="20"/>
              </w:rPr>
              <w:t>Control</w:t>
            </w:r>
            <w:r w:rsidR="00646141">
              <w:rPr>
                <w:rFonts w:cstheme="minorHAnsi"/>
                <w:sz w:val="16"/>
                <w:szCs w:val="20"/>
              </w:rPr>
              <w:t>;</w:t>
            </w:r>
            <w:proofErr w:type="gramEnd"/>
          </w:p>
          <w:p w14:paraId="42556E5E" w14:textId="735854FD" w:rsidR="00F8218D" w:rsidRPr="005828AE" w:rsidRDefault="00646141" w:rsidP="00646141">
            <w:pPr>
              <w:spacing w:after="0" w:line="240" w:lineRule="auto"/>
              <w:rPr>
                <w:rFonts w:asciiTheme="minorHAnsi" w:eastAsia="Times New Roman" w:hAnsiTheme="minorHAnsi" w:cstheme="minorHAnsi"/>
                <w:sz w:val="16"/>
                <w:szCs w:val="20"/>
              </w:rPr>
            </w:pPr>
            <w:r>
              <w:rPr>
                <w:rFonts w:cstheme="minorHAnsi"/>
                <w:sz w:val="16"/>
                <w:szCs w:val="20"/>
              </w:rPr>
              <w:t>Else if CF1R-ALT, then value = NA</w:t>
            </w:r>
            <w:r w:rsidR="00F8218D" w:rsidRPr="00AB4500">
              <w:rPr>
                <w:rFonts w:cstheme="minorHAnsi"/>
                <w:sz w:val="16"/>
                <w:szCs w:val="20"/>
              </w:rPr>
              <w:t>&gt;&gt;</w:t>
            </w:r>
            <w:r w:rsidR="00F8218D" w:rsidRPr="00095904">
              <w:rPr>
                <w:rFonts w:cstheme="minorHAnsi"/>
                <w:sz w:val="16"/>
                <w:szCs w:val="20"/>
              </w:rPr>
              <w:t xml:space="preserve"> </w:t>
            </w:r>
          </w:p>
        </w:tc>
        <w:tc>
          <w:tcPr>
            <w:tcW w:w="685" w:type="pct"/>
            <w:tcBorders>
              <w:top w:val="single" w:sz="4" w:space="0" w:color="auto"/>
              <w:left w:val="single" w:sz="4" w:space="0" w:color="auto"/>
              <w:bottom w:val="single" w:sz="4" w:space="0" w:color="auto"/>
              <w:right w:val="single" w:sz="4" w:space="0" w:color="auto"/>
            </w:tcBorders>
          </w:tcPr>
          <w:p w14:paraId="3C713A22" w14:textId="77777777" w:rsidR="00646AAA" w:rsidRPr="00646AAA" w:rsidRDefault="00F8218D" w:rsidP="00646AAA">
            <w:pPr>
              <w:keepNext/>
              <w:tabs>
                <w:tab w:val="left" w:pos="2160"/>
                <w:tab w:val="left" w:pos="2700"/>
                <w:tab w:val="left" w:pos="3420"/>
                <w:tab w:val="left" w:pos="3780"/>
                <w:tab w:val="left" w:pos="5760"/>
                <w:tab w:val="left" w:pos="7212"/>
              </w:tabs>
              <w:spacing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&lt;&lt;</w:t>
            </w:r>
            <w:r w:rsidR="00646AAA" w:rsidRPr="00646AAA">
              <w:rPr>
                <w:rFonts w:asciiTheme="minorHAnsi" w:eastAsia="Times New Roman" w:hAnsiTheme="minorHAnsi" w:cstheme="minorHAnsi"/>
                <w:sz w:val="16"/>
                <w:szCs w:val="20"/>
              </w:rPr>
              <w:t xml:space="preserve">If parent CF1R = NCB-01, then if NCB-01 Field M09 = </w:t>
            </w:r>
            <w:proofErr w:type="spellStart"/>
            <w:r w:rsidR="00646AAA" w:rsidRPr="00646AAA">
              <w:rPr>
                <w:rFonts w:asciiTheme="minorHAnsi" w:eastAsia="Times New Roman" w:hAnsiTheme="minorHAnsi" w:cstheme="minorHAnsi"/>
                <w:sz w:val="16"/>
                <w:szCs w:val="20"/>
              </w:rPr>
              <w:t>CompactHotWaterDistributionSystemHERS</w:t>
            </w:r>
            <w:proofErr w:type="spellEnd"/>
            <w:r w:rsidR="00646AAA" w:rsidRPr="00646AAA">
              <w:rPr>
                <w:rFonts w:asciiTheme="minorHAnsi" w:eastAsia="Times New Roman" w:hAnsiTheme="minorHAnsi" w:cstheme="minorHAnsi"/>
                <w:sz w:val="16"/>
                <w:szCs w:val="20"/>
              </w:rPr>
              <w:t xml:space="preserve"> or </w:t>
            </w:r>
            <w:proofErr w:type="spellStart"/>
            <w:r w:rsidR="00646AAA" w:rsidRPr="00646AAA">
              <w:rPr>
                <w:rFonts w:asciiTheme="minorHAnsi" w:eastAsia="Times New Roman" w:hAnsiTheme="minorHAnsi" w:cstheme="minorHAnsi"/>
                <w:sz w:val="16"/>
                <w:szCs w:val="20"/>
              </w:rPr>
              <w:t>CompactHotWaterDistributionSystemBasic</w:t>
            </w:r>
            <w:proofErr w:type="spellEnd"/>
            <w:r w:rsidR="00646AAA" w:rsidRPr="00646AAA">
              <w:rPr>
                <w:rFonts w:asciiTheme="minorHAnsi" w:eastAsia="Times New Roman" w:hAnsiTheme="minorHAnsi" w:cstheme="minorHAnsi"/>
                <w:sz w:val="16"/>
                <w:szCs w:val="20"/>
              </w:rPr>
              <w:t xml:space="preserve"> or </w:t>
            </w:r>
            <w:proofErr w:type="spellStart"/>
            <w:r w:rsidR="00646AAA" w:rsidRPr="00646AAA">
              <w:rPr>
                <w:rFonts w:asciiTheme="minorHAnsi" w:eastAsia="Times New Roman" w:hAnsiTheme="minorHAnsi" w:cstheme="minorHAnsi"/>
                <w:sz w:val="16"/>
                <w:szCs w:val="20"/>
              </w:rPr>
              <w:t>CompactDistributionDrainHeatRecoveryHERS</w:t>
            </w:r>
            <w:proofErr w:type="spellEnd"/>
            <w:r w:rsidR="00646AAA" w:rsidRPr="00646AAA">
              <w:rPr>
                <w:rFonts w:asciiTheme="minorHAnsi" w:eastAsia="Times New Roman" w:hAnsiTheme="minorHAnsi" w:cstheme="minorHAnsi"/>
                <w:sz w:val="16"/>
                <w:szCs w:val="20"/>
              </w:rPr>
              <w:t xml:space="preserve"> then value is </w:t>
            </w:r>
            <w:proofErr w:type="spellStart"/>
            <w:r w:rsidR="00646AAA" w:rsidRPr="00646AAA">
              <w:rPr>
                <w:rFonts w:asciiTheme="minorHAnsi" w:eastAsia="Times New Roman" w:hAnsiTheme="minorHAnsi" w:cstheme="minorHAnsi"/>
                <w:sz w:val="16"/>
                <w:szCs w:val="20"/>
              </w:rPr>
              <w:t>BasicType</w:t>
            </w:r>
            <w:proofErr w:type="spellEnd"/>
            <w:r w:rsidR="00646AAA" w:rsidRPr="00646AAA">
              <w:rPr>
                <w:rFonts w:asciiTheme="minorHAnsi" w:eastAsia="Times New Roman" w:hAnsiTheme="minorHAnsi" w:cstheme="minorHAnsi"/>
                <w:sz w:val="16"/>
                <w:szCs w:val="20"/>
              </w:rPr>
              <w:t xml:space="preserve"> else </w:t>
            </w:r>
            <w:proofErr w:type="spellStart"/>
            <w:proofErr w:type="gramStart"/>
            <w:r w:rsidR="00646AAA" w:rsidRPr="00646AAA">
              <w:rPr>
                <w:rFonts w:asciiTheme="minorHAnsi" w:eastAsia="Times New Roman" w:hAnsiTheme="minorHAnsi" w:cstheme="minorHAnsi"/>
                <w:sz w:val="16"/>
                <w:szCs w:val="20"/>
              </w:rPr>
              <w:t>NotCompact</w:t>
            </w:r>
            <w:proofErr w:type="spellEnd"/>
            <w:r w:rsidR="00646AAA" w:rsidRPr="00646AAA">
              <w:rPr>
                <w:rFonts w:asciiTheme="minorHAnsi" w:eastAsia="Times New Roman" w:hAnsiTheme="minorHAnsi" w:cstheme="minorHAnsi"/>
                <w:sz w:val="16"/>
                <w:szCs w:val="20"/>
              </w:rPr>
              <w:t>;</w:t>
            </w:r>
            <w:proofErr w:type="gramEnd"/>
          </w:p>
          <w:p w14:paraId="5ECFEFE2"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646AAA">
              <w:rPr>
                <w:rFonts w:asciiTheme="minorHAnsi" w:eastAsia="Times New Roman" w:hAnsiTheme="minorHAnsi" w:cstheme="minorHAnsi"/>
                <w:sz w:val="16"/>
                <w:szCs w:val="20"/>
              </w:rPr>
              <w:t xml:space="preserve">Else if parent CF1R = ALT-01 or ADD-01, then value = </w:t>
            </w:r>
            <w:proofErr w:type="spellStart"/>
            <w:proofErr w:type="gramStart"/>
            <w:r w:rsidRPr="00646AAA">
              <w:rPr>
                <w:rFonts w:asciiTheme="minorHAnsi" w:eastAsia="Times New Roman" w:hAnsiTheme="minorHAnsi" w:cstheme="minorHAnsi"/>
                <w:sz w:val="16"/>
                <w:szCs w:val="20"/>
              </w:rPr>
              <w:t>NotCompact</w:t>
            </w:r>
            <w:proofErr w:type="spellEnd"/>
            <w:r w:rsidRPr="00646AAA">
              <w:rPr>
                <w:rFonts w:asciiTheme="minorHAnsi" w:eastAsia="Times New Roman" w:hAnsiTheme="minorHAnsi" w:cstheme="minorHAnsi"/>
                <w:sz w:val="16"/>
                <w:szCs w:val="20"/>
              </w:rPr>
              <w:t>;</w:t>
            </w:r>
            <w:proofErr w:type="gramEnd"/>
          </w:p>
          <w:p w14:paraId="6A32A085"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646AAA">
              <w:rPr>
                <w:rFonts w:asciiTheme="minorHAnsi" w:eastAsia="Times New Roman" w:hAnsiTheme="minorHAnsi" w:cstheme="minorHAnsi"/>
                <w:sz w:val="16"/>
                <w:szCs w:val="20"/>
              </w:rPr>
              <w:t xml:space="preserve">Else if information not available from PRF-01, allow user select. Allowed values </w:t>
            </w:r>
            <w:proofErr w:type="gramStart"/>
            <w:r w:rsidRPr="00646AAA">
              <w:rPr>
                <w:rFonts w:asciiTheme="minorHAnsi" w:eastAsia="Times New Roman" w:hAnsiTheme="minorHAnsi" w:cstheme="minorHAnsi"/>
                <w:sz w:val="16"/>
                <w:szCs w:val="20"/>
              </w:rPr>
              <w:t>are</w:t>
            </w:r>
            <w:proofErr w:type="gramEnd"/>
          </w:p>
          <w:p w14:paraId="3344EBFA"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646AAA">
              <w:rPr>
                <w:rFonts w:asciiTheme="minorHAnsi" w:eastAsia="Times New Roman" w:hAnsiTheme="minorHAnsi" w:cstheme="minorHAnsi"/>
                <w:sz w:val="16"/>
                <w:szCs w:val="20"/>
              </w:rPr>
              <w:t>*Basic</w:t>
            </w:r>
          </w:p>
          <w:p w14:paraId="761DB19B"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646AAA">
              <w:rPr>
                <w:rFonts w:asciiTheme="minorHAnsi" w:eastAsia="Times New Roman" w:hAnsiTheme="minorHAnsi" w:cstheme="minorHAnsi"/>
                <w:sz w:val="16"/>
                <w:szCs w:val="20"/>
              </w:rPr>
              <w:t>*Expanded</w:t>
            </w:r>
          </w:p>
          <w:p w14:paraId="6C3374B4"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646AAA">
              <w:rPr>
                <w:rFonts w:asciiTheme="minorHAnsi" w:eastAsia="Times New Roman" w:hAnsiTheme="minorHAnsi" w:cstheme="minorHAnsi"/>
                <w:sz w:val="16"/>
                <w:szCs w:val="20"/>
              </w:rPr>
              <w:t>*</w:t>
            </w:r>
            <w:proofErr w:type="spellStart"/>
            <w:proofErr w:type="gramStart"/>
            <w:r w:rsidRPr="00646AAA">
              <w:rPr>
                <w:rFonts w:asciiTheme="minorHAnsi" w:eastAsia="Times New Roman" w:hAnsiTheme="minorHAnsi" w:cstheme="minorHAnsi"/>
                <w:sz w:val="16"/>
                <w:szCs w:val="20"/>
              </w:rPr>
              <w:t>NotCompact</w:t>
            </w:r>
            <w:proofErr w:type="spellEnd"/>
            <w:r w:rsidRPr="00646AAA">
              <w:rPr>
                <w:rFonts w:asciiTheme="minorHAnsi" w:eastAsia="Times New Roman" w:hAnsiTheme="minorHAnsi" w:cstheme="minorHAnsi"/>
                <w:sz w:val="16"/>
                <w:szCs w:val="20"/>
              </w:rPr>
              <w:t>;</w:t>
            </w:r>
            <w:proofErr w:type="gramEnd"/>
          </w:p>
          <w:p w14:paraId="0D10FEBA"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646AAA">
              <w:rPr>
                <w:rFonts w:asciiTheme="minorHAnsi" w:eastAsia="Times New Roman" w:hAnsiTheme="minorHAnsi" w:cstheme="minorHAnsi"/>
                <w:sz w:val="16"/>
                <w:szCs w:val="20"/>
              </w:rPr>
              <w:t>Else use value from PRF-</w:t>
            </w:r>
            <w:proofErr w:type="gramStart"/>
            <w:r w:rsidRPr="00646AAA">
              <w:rPr>
                <w:rFonts w:asciiTheme="minorHAnsi" w:eastAsia="Times New Roman" w:hAnsiTheme="minorHAnsi" w:cstheme="minorHAnsi"/>
                <w:sz w:val="16"/>
                <w:szCs w:val="20"/>
              </w:rPr>
              <w:t>01;</w:t>
            </w:r>
            <w:proofErr w:type="gramEnd"/>
          </w:p>
          <w:p w14:paraId="69865A09" w14:textId="1406BF75" w:rsidR="00F8218D" w:rsidRPr="005828AE" w:rsidRDefault="00F8218D"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&gt;&gt;</w:t>
            </w:r>
          </w:p>
        </w:tc>
      </w:tr>
      <w:tr w:rsidR="00F8218D" w:rsidRPr="009E01FE" w14:paraId="327A3EAD" w14:textId="77777777"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p w14:paraId="740D5760" w14:textId="77777777" w:rsidR="001C7A14" w:rsidRDefault="001C7A14">
      <w:pPr>
        <w:rPr>
          <w:ins w:id="14" w:author="Alhabibi, Haider@Energy" w:date="2022-06-20T17:59:00Z"/>
        </w:rPr>
      </w:pPr>
    </w:p>
    <w:p w14:paraId="6C18B85B" w14:textId="215626C9" w:rsidR="00B27729" w:rsidRDefault="00B27729">
      <w:pPr>
        <w:spacing w:after="0" w:line="240" w:lineRule="auto"/>
        <w:rPr>
          <w:ins w:id="15" w:author="Alhabibi, Haider@Energy" w:date="2022-06-20T17:59:00Z"/>
        </w:rPr>
      </w:pPr>
      <w:ins w:id="16" w:author="Alhabibi, Haider@Energy" w:date="2022-06-20T17:59:00Z">
        <w:r>
          <w:br w:type="page"/>
        </w:r>
      </w:ins>
    </w:p>
    <w:tbl>
      <w:tblPr>
        <w:tblStyle w:val="TableGrid4"/>
        <w:tblW w:w="10792" w:type="dxa"/>
        <w:tblLayout w:type="fixed"/>
        <w:tblLook w:val="04A0" w:firstRow="1" w:lastRow="0" w:firstColumn="1" w:lastColumn="0" w:noHBand="0" w:noVBand="1"/>
      </w:tblPr>
      <w:tblGrid>
        <w:gridCol w:w="1079"/>
        <w:gridCol w:w="1079"/>
        <w:gridCol w:w="1079"/>
        <w:gridCol w:w="1079"/>
        <w:gridCol w:w="1079"/>
        <w:gridCol w:w="1079"/>
        <w:gridCol w:w="1079"/>
        <w:gridCol w:w="1079"/>
        <w:gridCol w:w="1079"/>
        <w:gridCol w:w="1081"/>
      </w:tblGrid>
      <w:tr w:rsidR="003F7EF1" w:rsidRPr="00F40856" w14:paraId="3159C828" w14:textId="77777777" w:rsidTr="006711E7">
        <w:trPr>
          <w:trHeight w:val="967"/>
        </w:trPr>
        <w:tc>
          <w:tcPr>
            <w:tcW w:w="10792" w:type="dxa"/>
            <w:gridSpan w:val="10"/>
          </w:tcPr>
          <w:p w14:paraId="2207B95D" w14:textId="3F4D7FB9" w:rsidR="003F7EF1" w:rsidRPr="00EB4154" w:rsidRDefault="003F7EF1" w:rsidP="00BA65B2">
            <w:pPr>
              <w:spacing w:after="0" w:line="240" w:lineRule="auto"/>
              <w:rPr>
                <w:rFonts w:cstheme="minorHAnsi"/>
                <w:b/>
                <w:bCs/>
                <w:sz w:val="20"/>
                <w:szCs w:val="20"/>
              </w:rPr>
            </w:pPr>
            <w:r>
              <w:rPr>
                <w:rFonts w:cstheme="minorHAnsi"/>
                <w:b/>
                <w:bCs/>
                <w:sz w:val="20"/>
                <w:szCs w:val="20"/>
              </w:rPr>
              <w:lastRenderedPageBreak/>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1D5EF9FB" w14:textId="77777777" w:rsidR="003F7EF1" w:rsidRDefault="003F7EF1" w:rsidP="00BA65B2">
            <w:pPr>
              <w:spacing w:after="0" w:line="240" w:lineRule="auto"/>
              <w:rPr>
                <w:rFonts w:cstheme="minorHAnsi"/>
                <w:sz w:val="18"/>
                <w:szCs w:val="20"/>
              </w:rPr>
            </w:pPr>
            <w:r w:rsidRPr="00F40856">
              <w:rPr>
                <w:rFonts w:cstheme="minorHAnsi"/>
                <w:sz w:val="18"/>
                <w:szCs w:val="20"/>
              </w:rPr>
              <w:t>This table reports the water heating system(s) that were specified on the registered CF1R compliance document for this project.</w:t>
            </w:r>
          </w:p>
          <w:p w14:paraId="5FA8D9D0" w14:textId="77777777" w:rsidR="003F7EF1" w:rsidRDefault="003F7EF1" w:rsidP="00BA65B2">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6BB8F346" w14:textId="77777777" w:rsidR="003F7EF1" w:rsidRPr="00F40856" w:rsidRDefault="003F7EF1" w:rsidP="00BA65B2">
            <w:pPr>
              <w:spacing w:after="0" w:line="240" w:lineRule="auto"/>
              <w:rPr>
                <w:rFonts w:cstheme="minorHAnsi"/>
                <w:sz w:val="20"/>
                <w:szCs w:val="20"/>
              </w:rPr>
            </w:pPr>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CF1R&gt;&gt;</w:t>
            </w:r>
          </w:p>
        </w:tc>
      </w:tr>
      <w:tr w:rsidR="003F7EF1" w:rsidRPr="00F40856" w14:paraId="538467AD" w14:textId="77777777" w:rsidTr="003F7EF1">
        <w:trPr>
          <w:trHeight w:val="220"/>
        </w:trPr>
        <w:tc>
          <w:tcPr>
            <w:tcW w:w="1079" w:type="dxa"/>
            <w:tcBorders>
              <w:top w:val="single" w:sz="4" w:space="0" w:color="auto"/>
              <w:left w:val="single" w:sz="4" w:space="0" w:color="auto"/>
              <w:bottom w:val="single" w:sz="4" w:space="0" w:color="auto"/>
              <w:right w:val="single" w:sz="4" w:space="0" w:color="auto"/>
            </w:tcBorders>
          </w:tcPr>
          <w:p w14:paraId="5C606698"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18"/>
              </w:rPr>
              <w:t>01</w:t>
            </w:r>
          </w:p>
        </w:tc>
        <w:tc>
          <w:tcPr>
            <w:tcW w:w="1079" w:type="dxa"/>
            <w:vAlign w:val="bottom"/>
          </w:tcPr>
          <w:p w14:paraId="794CBAAB"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02</w:t>
            </w:r>
          </w:p>
        </w:tc>
        <w:tc>
          <w:tcPr>
            <w:tcW w:w="1079" w:type="dxa"/>
            <w:vAlign w:val="bottom"/>
          </w:tcPr>
          <w:p w14:paraId="0FA23014"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03</w:t>
            </w:r>
          </w:p>
        </w:tc>
        <w:tc>
          <w:tcPr>
            <w:tcW w:w="1079" w:type="dxa"/>
          </w:tcPr>
          <w:p w14:paraId="5C1B2FC7"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04</w:t>
            </w:r>
          </w:p>
        </w:tc>
        <w:tc>
          <w:tcPr>
            <w:tcW w:w="1079" w:type="dxa"/>
          </w:tcPr>
          <w:p w14:paraId="1A04CE32"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05</w:t>
            </w:r>
          </w:p>
        </w:tc>
        <w:tc>
          <w:tcPr>
            <w:tcW w:w="1079" w:type="dxa"/>
          </w:tcPr>
          <w:p w14:paraId="45671307"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06</w:t>
            </w:r>
          </w:p>
        </w:tc>
        <w:tc>
          <w:tcPr>
            <w:tcW w:w="1079" w:type="dxa"/>
          </w:tcPr>
          <w:p w14:paraId="73C9302B" w14:textId="33CF1F53" w:rsidR="003F7EF1" w:rsidRPr="00F40856" w:rsidRDefault="003F7EF1" w:rsidP="003F7EF1">
            <w:pPr>
              <w:spacing w:after="0" w:line="240" w:lineRule="auto"/>
              <w:jc w:val="center"/>
              <w:rPr>
                <w:rFonts w:cstheme="minorHAnsi"/>
                <w:sz w:val="18"/>
                <w:szCs w:val="20"/>
              </w:rPr>
            </w:pPr>
            <w:ins w:id="17" w:author="Alhabibi, Haider@Energy" w:date="2023-11-01T15:44:00Z">
              <w:r w:rsidRPr="00F40856">
                <w:rPr>
                  <w:rFonts w:cstheme="minorHAnsi"/>
                  <w:sz w:val="18"/>
                  <w:szCs w:val="20"/>
                </w:rPr>
                <w:t>06</w:t>
              </w:r>
              <w:r>
                <w:rPr>
                  <w:rFonts w:cstheme="minorHAnsi"/>
                  <w:sz w:val="18"/>
                  <w:szCs w:val="20"/>
                </w:rPr>
                <w:t>a</w:t>
              </w:r>
            </w:ins>
          </w:p>
        </w:tc>
        <w:tc>
          <w:tcPr>
            <w:tcW w:w="1079" w:type="dxa"/>
          </w:tcPr>
          <w:p w14:paraId="1E51DC98" w14:textId="57D07945"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07</w:t>
            </w:r>
          </w:p>
        </w:tc>
        <w:tc>
          <w:tcPr>
            <w:tcW w:w="1079" w:type="dxa"/>
          </w:tcPr>
          <w:p w14:paraId="45888005"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08</w:t>
            </w:r>
          </w:p>
        </w:tc>
        <w:tc>
          <w:tcPr>
            <w:tcW w:w="1081" w:type="dxa"/>
          </w:tcPr>
          <w:p w14:paraId="20A420A0"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09</w:t>
            </w:r>
          </w:p>
        </w:tc>
      </w:tr>
      <w:tr w:rsidR="003F7EF1" w:rsidRPr="00F40856" w14:paraId="67FC3DD3" w14:textId="77777777" w:rsidTr="00517B2A">
        <w:trPr>
          <w:trHeight w:val="1089"/>
        </w:trPr>
        <w:tc>
          <w:tcPr>
            <w:tcW w:w="1079" w:type="dxa"/>
            <w:tcBorders>
              <w:top w:val="single" w:sz="4" w:space="0" w:color="auto"/>
              <w:left w:val="single" w:sz="4" w:space="0" w:color="auto"/>
              <w:bottom w:val="single" w:sz="4" w:space="0" w:color="auto"/>
              <w:right w:val="single" w:sz="4" w:space="0" w:color="auto"/>
            </w:tcBorders>
            <w:vAlign w:val="bottom"/>
          </w:tcPr>
          <w:p w14:paraId="198A319D"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079" w:type="dxa"/>
            <w:vAlign w:val="bottom"/>
          </w:tcPr>
          <w:p w14:paraId="659E1EBD"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E0E162B"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or Name</w:t>
            </w:r>
          </w:p>
        </w:tc>
        <w:tc>
          <w:tcPr>
            <w:tcW w:w="1079" w:type="dxa"/>
            <w:vAlign w:val="bottom"/>
          </w:tcPr>
          <w:p w14:paraId="7D7563D5"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B83D818" w14:textId="77777777" w:rsidR="003F7EF1" w:rsidRPr="00F40856" w:rsidRDefault="003F7EF1" w:rsidP="003F7EF1">
            <w:pPr>
              <w:spacing w:after="0" w:line="240" w:lineRule="auto"/>
              <w:jc w:val="center"/>
              <w:rPr>
                <w:rFonts w:cstheme="minorHAnsi"/>
                <w:sz w:val="18"/>
                <w:szCs w:val="20"/>
              </w:rPr>
            </w:pPr>
            <w:r w:rsidRPr="00F40856">
              <w:rPr>
                <w:rFonts w:cstheme="minorHAnsi"/>
                <w:sz w:val="18"/>
                <w:szCs w:val="20"/>
              </w:rPr>
              <w:t>Make and Model</w:t>
            </w:r>
          </w:p>
        </w:tc>
        <w:tc>
          <w:tcPr>
            <w:tcW w:w="1079" w:type="dxa"/>
            <w:vAlign w:val="bottom"/>
          </w:tcPr>
          <w:p w14:paraId="2C05D1FC"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079" w:type="dxa"/>
            <w:vAlign w:val="bottom"/>
          </w:tcPr>
          <w:p w14:paraId="76556C09"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79" w:type="dxa"/>
            <w:vAlign w:val="bottom"/>
          </w:tcPr>
          <w:p w14:paraId="461E9E03" w14:textId="4E22883D"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079" w:type="dxa"/>
            <w:vAlign w:val="bottom"/>
          </w:tcPr>
          <w:p w14:paraId="0126448D" w14:textId="5F055334"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18" w:author="Alhabibi, Haider@Energy" w:date="2023-11-01T15:44:00Z">
              <w:r>
                <w:rPr>
                  <w:rFonts w:cstheme="minorHAnsi"/>
                  <w:sz w:val="18"/>
                  <w:szCs w:val="20"/>
                </w:rPr>
                <w:t>Tank Volume</w:t>
              </w:r>
            </w:ins>
          </w:p>
        </w:tc>
        <w:tc>
          <w:tcPr>
            <w:tcW w:w="1079" w:type="dxa"/>
            <w:vAlign w:val="bottom"/>
          </w:tcPr>
          <w:p w14:paraId="1FA0C5F7" w14:textId="20CA04C9"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79" w:type="dxa"/>
            <w:vAlign w:val="bottom"/>
          </w:tcPr>
          <w:p w14:paraId="75D74548"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081" w:type="dxa"/>
            <w:vAlign w:val="bottom"/>
          </w:tcPr>
          <w:p w14:paraId="5E89CFF8"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3F7EF1" w:rsidRPr="00F40856" w14:paraId="6E23C1A8" w14:textId="77777777" w:rsidTr="003F7EF1">
        <w:trPr>
          <w:trHeight w:val="9187"/>
        </w:trPr>
        <w:tc>
          <w:tcPr>
            <w:tcW w:w="1079" w:type="dxa"/>
            <w:tcBorders>
              <w:top w:val="single" w:sz="4" w:space="0" w:color="auto"/>
              <w:left w:val="single" w:sz="4" w:space="0" w:color="auto"/>
              <w:bottom w:val="single" w:sz="4" w:space="0" w:color="auto"/>
              <w:right w:val="single" w:sz="4" w:space="0" w:color="auto"/>
            </w:tcBorders>
          </w:tcPr>
          <w:p w14:paraId="52DCB499"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&lt;&lt;reference value from CF1R; if Single Family, then value = Single Family&gt;&gt; </w:t>
            </w:r>
          </w:p>
        </w:tc>
        <w:tc>
          <w:tcPr>
            <w:tcW w:w="1079" w:type="dxa"/>
          </w:tcPr>
          <w:p w14:paraId="78092F77"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&lt;&lt;reference value from CF1R&gt;&gt;</w:t>
            </w:r>
          </w:p>
        </w:tc>
        <w:tc>
          <w:tcPr>
            <w:tcW w:w="1079" w:type="dxa"/>
          </w:tcPr>
          <w:p w14:paraId="136ED8ED"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&lt;&lt;references value from CF1R-PRF.  Else if prescriptive, display “NEEA Tier 3” &gt;&gt;</w:t>
            </w:r>
          </w:p>
        </w:tc>
        <w:tc>
          <w:tcPr>
            <w:tcW w:w="1079" w:type="dxa"/>
          </w:tcPr>
          <w:p w14:paraId="1E84B6C5" w14:textId="77777777" w:rsidR="003F7EF1" w:rsidRPr="00F40856" w:rsidRDefault="003F7EF1" w:rsidP="003F7EF1">
            <w:pPr>
              <w:spacing w:after="0" w:line="240" w:lineRule="auto"/>
              <w:rPr>
                <w:rFonts w:cstheme="minorHAnsi"/>
                <w:i/>
                <w:color w:val="FF0000"/>
                <w:sz w:val="16"/>
                <w:szCs w:val="20"/>
              </w:rPr>
            </w:pPr>
            <w:r w:rsidRPr="00F40856">
              <w:rPr>
                <w:rFonts w:cstheme="minorHAnsi"/>
                <w:sz w:val="16"/>
                <w:szCs w:val="20"/>
              </w:rPr>
              <w:t>&lt;&lt;references values from CF1R &gt;&gt;</w:t>
            </w:r>
          </w:p>
        </w:tc>
        <w:tc>
          <w:tcPr>
            <w:tcW w:w="1079" w:type="dxa"/>
          </w:tcPr>
          <w:p w14:paraId="64645FA8" w14:textId="77777777" w:rsidR="003F7EF1" w:rsidRPr="00F40856" w:rsidRDefault="003F7EF1" w:rsidP="003F7EF1">
            <w:pPr>
              <w:spacing w:after="0" w:line="240" w:lineRule="auto"/>
              <w:rPr>
                <w:rFonts w:cstheme="minorHAnsi"/>
                <w:i/>
                <w:color w:val="FF0000"/>
                <w:sz w:val="16"/>
                <w:szCs w:val="20"/>
              </w:rPr>
            </w:pPr>
            <w:r w:rsidRPr="00F40856">
              <w:rPr>
                <w:rFonts w:cstheme="minorHAnsi"/>
                <w:sz w:val="16"/>
                <w:szCs w:val="20"/>
              </w:rPr>
              <w:t>&lt;&lt;Reference value from CF1R&gt;&gt;</w:t>
            </w:r>
          </w:p>
        </w:tc>
        <w:tc>
          <w:tcPr>
            <w:tcW w:w="1079" w:type="dxa"/>
          </w:tcPr>
          <w:p w14:paraId="79B6A3CB"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&lt;&lt;reference values from CF1R-PRF; else NA&gt;&gt;</w:t>
            </w:r>
          </w:p>
        </w:tc>
        <w:tc>
          <w:tcPr>
            <w:tcW w:w="1079" w:type="dxa"/>
          </w:tcPr>
          <w:p w14:paraId="5A20D964" w14:textId="57BC3C44" w:rsidR="000A70A1" w:rsidRDefault="003F7EF1" w:rsidP="003F7EF1">
            <w:pPr>
              <w:spacing w:after="0" w:line="240" w:lineRule="auto"/>
              <w:rPr>
                <w:ins w:id="19" w:author="Alhabibi, Haider@Energy [2]" w:date="2023-11-06T11:17:00Z"/>
                <w:rFonts w:cstheme="minorHAnsi"/>
                <w:sz w:val="16"/>
                <w:szCs w:val="20"/>
              </w:rPr>
            </w:pPr>
            <w:ins w:id="20" w:author="Alhabibi, Haider@Energy" w:date="2023-11-01T15:44:00Z">
              <w:r w:rsidRPr="00F40856">
                <w:rPr>
                  <w:rFonts w:cstheme="minorHAnsi"/>
                  <w:sz w:val="16"/>
                  <w:szCs w:val="20"/>
                </w:rPr>
                <w:t xml:space="preserve">&lt;&lt;reference values from CF1R-PRF; </w:t>
              </w:r>
              <w:del w:id="21" w:author="Alhabibi, Haider@Energy [2]" w:date="2023-11-06T11:19:00Z">
                <w:r w:rsidRPr="00F40856" w:rsidDel="00DC22D5">
                  <w:rPr>
                    <w:rFonts w:cstheme="minorHAnsi"/>
                    <w:sz w:val="16"/>
                    <w:szCs w:val="20"/>
                  </w:rPr>
                  <w:delText>else NA</w:delText>
                </w:r>
              </w:del>
            </w:ins>
          </w:p>
          <w:p w14:paraId="3377A973" w14:textId="6312BA05" w:rsidR="00DC22D5" w:rsidRDefault="002902C0" w:rsidP="003F7EF1">
            <w:pPr>
              <w:spacing w:after="0" w:line="240" w:lineRule="auto"/>
              <w:rPr>
                <w:ins w:id="22" w:author="Alhabibi, Haider@Energy [2]" w:date="2023-11-06T11:19:00Z"/>
                <w:rFonts w:cstheme="minorHAnsi"/>
                <w:sz w:val="16"/>
                <w:szCs w:val="20"/>
              </w:rPr>
            </w:pPr>
            <w:ins w:id="23" w:author="Alhabibi, Haider@Energy" w:date="2023-11-06T12:22:00Z">
              <w:r>
                <w:rPr>
                  <w:rFonts w:cstheme="minorHAnsi"/>
                  <w:sz w:val="16"/>
                  <w:szCs w:val="20"/>
                </w:rPr>
                <w:t>e</w:t>
              </w:r>
            </w:ins>
            <w:ins w:id="24" w:author="Alhabibi, Haider@Energy [2]" w:date="2023-11-06T11:17:00Z">
              <w:r w:rsidR="002E0C13" w:rsidRPr="002E0C13">
                <w:rPr>
                  <w:rFonts w:cstheme="minorHAnsi"/>
                  <w:sz w:val="16"/>
                  <w:szCs w:val="20"/>
                </w:rPr>
                <w:t xml:space="preserve">lse if parent CF1R = </w:t>
              </w:r>
            </w:ins>
            <w:ins w:id="25" w:author="Alhabibi, Haider@Energy [2]" w:date="2023-11-06T11:18:00Z">
              <w:r w:rsidR="002E0C13">
                <w:rPr>
                  <w:rFonts w:cstheme="minorHAnsi"/>
                  <w:sz w:val="16"/>
                  <w:szCs w:val="20"/>
                </w:rPr>
                <w:t>NCB</w:t>
              </w:r>
            </w:ins>
            <w:ins w:id="26" w:author="Alhabibi, Haider@Energy [2]" w:date="2023-11-06T11:17:00Z">
              <w:r w:rsidR="002E0C13" w:rsidRPr="002E0C13">
                <w:rPr>
                  <w:rFonts w:cstheme="minorHAnsi"/>
                  <w:sz w:val="16"/>
                  <w:szCs w:val="20"/>
                </w:rPr>
                <w:t xml:space="preserve">-01 or ADD-01, then </w:t>
              </w:r>
            </w:ins>
            <w:ins w:id="27" w:author="Alhabibi, Haider@Energy [2]" w:date="2023-11-06T11:18:00Z">
              <w:r w:rsidR="002E0C13">
                <w:rPr>
                  <w:rFonts w:cstheme="minorHAnsi"/>
                  <w:sz w:val="16"/>
                  <w:szCs w:val="20"/>
                </w:rPr>
                <w:t xml:space="preserve">allow user </w:t>
              </w:r>
              <w:proofErr w:type="gramStart"/>
              <w:r w:rsidR="002E0C13">
                <w:rPr>
                  <w:rFonts w:cstheme="minorHAnsi"/>
                  <w:sz w:val="16"/>
                  <w:szCs w:val="20"/>
                </w:rPr>
                <w:t>input</w:t>
              </w:r>
            </w:ins>
            <w:ins w:id="28" w:author="Alhabibi, Haider@Energy [2]" w:date="2023-11-06T11:20:00Z">
              <w:r w:rsidR="00DC22D5">
                <w:rPr>
                  <w:rFonts w:cstheme="minorHAnsi"/>
                  <w:sz w:val="16"/>
                  <w:szCs w:val="20"/>
                </w:rPr>
                <w:t>;</w:t>
              </w:r>
            </w:ins>
            <w:proofErr w:type="gramEnd"/>
          </w:p>
          <w:p w14:paraId="43B451E6" w14:textId="1F00192C" w:rsidR="003F7EF1" w:rsidRPr="00F40856" w:rsidRDefault="00DC22D5" w:rsidP="003F7EF1">
            <w:pPr>
              <w:spacing w:after="0" w:line="240" w:lineRule="auto"/>
              <w:rPr>
                <w:rFonts w:cstheme="minorHAnsi"/>
                <w:sz w:val="16"/>
                <w:szCs w:val="20"/>
              </w:rPr>
            </w:pPr>
            <w:ins w:id="29" w:author="Alhabibi, Haider@Energy [2]" w:date="2023-11-06T11:19:00Z">
              <w:r w:rsidRPr="00DC22D5">
                <w:rPr>
                  <w:rFonts w:cstheme="minorHAnsi"/>
                  <w:sz w:val="16"/>
                  <w:szCs w:val="20"/>
                </w:rPr>
                <w:t>else NA</w:t>
              </w:r>
            </w:ins>
            <w:ins w:id="30" w:author="Alhabibi, Haider@Energy" w:date="2023-11-01T15:44:00Z">
              <w:r w:rsidR="003F7EF1" w:rsidRPr="00F40856">
                <w:rPr>
                  <w:rFonts w:cstheme="minorHAnsi"/>
                  <w:sz w:val="16"/>
                  <w:szCs w:val="20"/>
                </w:rPr>
                <w:t>&gt;&gt;</w:t>
              </w:r>
            </w:ins>
          </w:p>
        </w:tc>
        <w:tc>
          <w:tcPr>
            <w:tcW w:w="1079" w:type="dxa"/>
          </w:tcPr>
          <w:p w14:paraId="6EB694EF" w14:textId="7BECBA4F"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&lt;&lt;reference values from CF1R.  </w:t>
            </w:r>
          </w:p>
          <w:p w14:paraId="6D7C8E21"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If performance </w:t>
            </w:r>
          </w:p>
          <w:p w14:paraId="5E658B30"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Allowed values </w:t>
            </w:r>
            <w:proofErr w:type="gramStart"/>
            <w:r w:rsidRPr="00F40856">
              <w:rPr>
                <w:rFonts w:cstheme="minorHAnsi"/>
                <w:sz w:val="16"/>
                <w:szCs w:val="20"/>
              </w:rPr>
              <w:t>are</w:t>
            </w:r>
            <w:proofErr w:type="gramEnd"/>
          </w:p>
          <w:p w14:paraId="78998C5F"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*Standard Distribution System</w:t>
            </w:r>
          </w:p>
          <w:p w14:paraId="35AB13D8"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Point of Use</w:t>
            </w:r>
          </w:p>
          <w:p w14:paraId="7F251EB4"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 Parallel Piping </w:t>
            </w:r>
          </w:p>
          <w:p w14:paraId="4E17EC68"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*Recirculation System Non-Demand Control</w:t>
            </w:r>
          </w:p>
          <w:p w14:paraId="06D525EE"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 Demand Recirculation Manual Control </w:t>
            </w:r>
          </w:p>
          <w:p w14:paraId="3A1CCE43"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 Demand Recirculation Sensor </w:t>
            </w:r>
            <w:proofErr w:type="gramStart"/>
            <w:r w:rsidRPr="00F40856">
              <w:rPr>
                <w:rFonts w:cstheme="minorHAnsi"/>
                <w:sz w:val="16"/>
                <w:szCs w:val="20"/>
              </w:rPr>
              <w:t>Control;</w:t>
            </w:r>
            <w:proofErr w:type="gramEnd"/>
            <w:r w:rsidRPr="00F40856">
              <w:rPr>
                <w:rFonts w:cstheme="minorHAnsi"/>
                <w:sz w:val="16"/>
                <w:szCs w:val="20"/>
              </w:rPr>
              <w:t xml:space="preserve"> </w:t>
            </w:r>
          </w:p>
          <w:p w14:paraId="7E21C005"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Else if prescriptive,  </w:t>
            </w:r>
          </w:p>
          <w:p w14:paraId="6FD07E4B"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Allowed values </w:t>
            </w:r>
            <w:proofErr w:type="gramStart"/>
            <w:r w:rsidRPr="00F40856">
              <w:rPr>
                <w:rFonts w:cstheme="minorHAnsi"/>
                <w:sz w:val="16"/>
                <w:szCs w:val="20"/>
              </w:rPr>
              <w:t>are</w:t>
            </w:r>
            <w:proofErr w:type="gramEnd"/>
            <w:r w:rsidRPr="00F40856">
              <w:rPr>
                <w:rFonts w:cstheme="minorHAnsi"/>
                <w:sz w:val="16"/>
                <w:szCs w:val="20"/>
              </w:rPr>
              <w:t xml:space="preserve"> </w:t>
            </w:r>
          </w:p>
          <w:p w14:paraId="2C89F477"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*Standard Distribution System</w:t>
            </w:r>
          </w:p>
          <w:p w14:paraId="43743E64"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*Demand Recirculation</w:t>
            </w:r>
          </w:p>
          <w:p w14:paraId="5D8A4EE7" w14:textId="77777777" w:rsidR="003F7EF1" w:rsidRPr="00F40856" w:rsidRDefault="003F7EF1" w:rsidP="003F7EF1">
            <w:pPr>
              <w:spacing w:after="0" w:line="240" w:lineRule="auto"/>
              <w:rPr>
                <w:rFonts w:cstheme="minorHAnsi"/>
                <w:sz w:val="16"/>
                <w:szCs w:val="20"/>
              </w:rPr>
            </w:pPr>
            <w:r w:rsidRPr="00F40856">
              <w:rPr>
                <w:rFonts w:cstheme="minorHAnsi"/>
                <w:sz w:val="16"/>
                <w:szCs w:val="20"/>
              </w:rPr>
              <w:t xml:space="preserve">* Demand Recirculation Manual Control; Else if CF1R-ALT, then value = NA &gt;&gt; </w:t>
            </w:r>
          </w:p>
          <w:p w14:paraId="1E01E630" w14:textId="77777777" w:rsidR="003F7EF1" w:rsidRPr="00F40856" w:rsidRDefault="003F7EF1" w:rsidP="003F7EF1">
            <w:pPr>
              <w:spacing w:after="0" w:line="240" w:lineRule="auto"/>
              <w:rPr>
                <w:rFonts w:cstheme="minorHAnsi"/>
                <w:sz w:val="16"/>
                <w:szCs w:val="20"/>
              </w:rPr>
            </w:pPr>
          </w:p>
        </w:tc>
        <w:tc>
          <w:tcPr>
            <w:tcW w:w="1079" w:type="dxa"/>
          </w:tcPr>
          <w:p w14:paraId="7376CD6F" w14:textId="77777777" w:rsidR="003F7EF1" w:rsidRPr="00646AAA" w:rsidRDefault="003F7EF1" w:rsidP="003F7EF1">
            <w:pPr>
              <w:tabs>
                <w:tab w:val="left" w:pos="2160"/>
                <w:tab w:val="left" w:pos="2700"/>
                <w:tab w:val="left" w:pos="3420"/>
                <w:tab w:val="left" w:pos="3780"/>
                <w:tab w:val="left" w:pos="5760"/>
                <w:tab w:val="left" w:pos="7212"/>
              </w:tabs>
              <w:spacing w:line="240" w:lineRule="auto"/>
              <w:contextualSpacing/>
              <w:rPr>
                <w:rFonts w:cstheme="minorHAnsi"/>
                <w:sz w:val="16"/>
                <w:szCs w:val="20"/>
              </w:rPr>
            </w:pPr>
            <w:r w:rsidRPr="00F40856">
              <w:rPr>
                <w:rFonts w:cstheme="minorHAnsi"/>
                <w:sz w:val="16"/>
                <w:szCs w:val="20"/>
              </w:rPr>
              <w:t>&lt;&lt;</w:t>
            </w:r>
            <w:r w:rsidRPr="00646AAA">
              <w:rPr>
                <w:rFonts w:cstheme="minorHAnsi"/>
                <w:sz w:val="16"/>
                <w:szCs w:val="20"/>
              </w:rPr>
              <w:t xml:space="preserve">If parent CF1R = NCB-01, then if NCB-01 Field M09 = </w:t>
            </w:r>
            <w:proofErr w:type="spellStart"/>
            <w:r w:rsidRPr="00646AAA">
              <w:rPr>
                <w:rFonts w:cstheme="minorHAnsi"/>
                <w:sz w:val="16"/>
                <w:szCs w:val="20"/>
              </w:rPr>
              <w:t>CompactHotWaterDistributionSystemHERS</w:t>
            </w:r>
            <w:proofErr w:type="spellEnd"/>
            <w:r w:rsidRPr="00646AAA">
              <w:rPr>
                <w:rFonts w:cstheme="minorHAnsi"/>
                <w:sz w:val="16"/>
                <w:szCs w:val="20"/>
              </w:rPr>
              <w:t xml:space="preserve"> or </w:t>
            </w:r>
            <w:proofErr w:type="spellStart"/>
            <w:r w:rsidRPr="00646AAA">
              <w:rPr>
                <w:rFonts w:cstheme="minorHAnsi"/>
                <w:sz w:val="16"/>
                <w:szCs w:val="20"/>
              </w:rPr>
              <w:t>CompactHotWaterDistributionSystemBasic</w:t>
            </w:r>
            <w:proofErr w:type="spellEnd"/>
            <w:r w:rsidRPr="00646AAA">
              <w:rPr>
                <w:rFonts w:cstheme="minorHAnsi"/>
                <w:sz w:val="16"/>
                <w:szCs w:val="20"/>
              </w:rPr>
              <w:t xml:space="preserve"> or </w:t>
            </w:r>
            <w:proofErr w:type="spellStart"/>
            <w:r w:rsidRPr="00646AAA">
              <w:rPr>
                <w:rFonts w:cstheme="minorHAnsi"/>
                <w:sz w:val="16"/>
                <w:szCs w:val="20"/>
              </w:rPr>
              <w:t>CompactDistributionDrainHeatRecoveryHERS</w:t>
            </w:r>
            <w:proofErr w:type="spellEnd"/>
            <w:r w:rsidRPr="00646AAA">
              <w:rPr>
                <w:rFonts w:cstheme="minorHAnsi"/>
                <w:sz w:val="16"/>
                <w:szCs w:val="20"/>
              </w:rPr>
              <w:t xml:space="preserve"> then value is </w:t>
            </w:r>
            <w:proofErr w:type="spellStart"/>
            <w:r w:rsidRPr="00646AAA">
              <w:rPr>
                <w:rFonts w:cstheme="minorHAnsi"/>
                <w:sz w:val="16"/>
                <w:szCs w:val="20"/>
              </w:rPr>
              <w:t>BasicType</w:t>
            </w:r>
            <w:proofErr w:type="spellEnd"/>
            <w:r w:rsidRPr="00646AAA">
              <w:rPr>
                <w:rFonts w:cstheme="minorHAnsi"/>
                <w:sz w:val="16"/>
                <w:szCs w:val="20"/>
              </w:rPr>
              <w:t xml:space="preserve"> else </w:t>
            </w:r>
            <w:proofErr w:type="spellStart"/>
            <w:proofErr w:type="gramStart"/>
            <w:r w:rsidRPr="00646AAA">
              <w:rPr>
                <w:rFonts w:cstheme="minorHAnsi"/>
                <w:sz w:val="16"/>
                <w:szCs w:val="20"/>
              </w:rPr>
              <w:t>NotCompact</w:t>
            </w:r>
            <w:proofErr w:type="spellEnd"/>
            <w:r w:rsidRPr="00646AAA">
              <w:rPr>
                <w:rFonts w:cstheme="minorHAnsi"/>
                <w:sz w:val="16"/>
                <w:szCs w:val="20"/>
              </w:rPr>
              <w:t>;</w:t>
            </w:r>
            <w:proofErr w:type="gramEnd"/>
          </w:p>
          <w:p w14:paraId="2FB41070" w14:textId="77777777" w:rsidR="003F7EF1" w:rsidRPr="00646AAA"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646AAA">
              <w:rPr>
                <w:rFonts w:cstheme="minorHAnsi"/>
                <w:sz w:val="16"/>
                <w:szCs w:val="20"/>
              </w:rPr>
              <w:t xml:space="preserve">Else if parent CF1R = ALT-01 or ADD-01, then value = </w:t>
            </w:r>
            <w:proofErr w:type="spellStart"/>
            <w:proofErr w:type="gramStart"/>
            <w:r w:rsidRPr="00646AAA">
              <w:rPr>
                <w:rFonts w:cstheme="minorHAnsi"/>
                <w:sz w:val="16"/>
                <w:szCs w:val="20"/>
              </w:rPr>
              <w:t>NotCompact</w:t>
            </w:r>
            <w:proofErr w:type="spellEnd"/>
            <w:r w:rsidRPr="00646AAA">
              <w:rPr>
                <w:rFonts w:cstheme="minorHAnsi"/>
                <w:sz w:val="16"/>
                <w:szCs w:val="20"/>
              </w:rPr>
              <w:t>;</w:t>
            </w:r>
            <w:proofErr w:type="gramEnd"/>
          </w:p>
          <w:p w14:paraId="29E76EEE" w14:textId="77777777" w:rsidR="003F7EF1" w:rsidRPr="00646AAA"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646AAA">
              <w:rPr>
                <w:rFonts w:cstheme="minorHAnsi"/>
                <w:sz w:val="16"/>
                <w:szCs w:val="20"/>
              </w:rPr>
              <w:t xml:space="preserve">Else if information not available from PRF-01, allow user select. Allowed values </w:t>
            </w:r>
            <w:proofErr w:type="gramStart"/>
            <w:r w:rsidRPr="00646AAA">
              <w:rPr>
                <w:rFonts w:cstheme="minorHAnsi"/>
                <w:sz w:val="16"/>
                <w:szCs w:val="20"/>
              </w:rPr>
              <w:t>are</w:t>
            </w:r>
            <w:proofErr w:type="gramEnd"/>
          </w:p>
          <w:p w14:paraId="2E977CED" w14:textId="77777777" w:rsidR="003F7EF1" w:rsidRPr="00646AAA"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646AAA">
              <w:rPr>
                <w:rFonts w:cstheme="minorHAnsi"/>
                <w:sz w:val="16"/>
                <w:szCs w:val="20"/>
              </w:rPr>
              <w:t>*Basic</w:t>
            </w:r>
          </w:p>
          <w:p w14:paraId="04A0491F" w14:textId="77777777" w:rsidR="003F7EF1" w:rsidRPr="00646AAA"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646AAA">
              <w:rPr>
                <w:rFonts w:cstheme="minorHAnsi"/>
                <w:sz w:val="16"/>
                <w:szCs w:val="20"/>
              </w:rPr>
              <w:t>*Expanded</w:t>
            </w:r>
          </w:p>
          <w:p w14:paraId="1421E682" w14:textId="77777777" w:rsidR="003F7EF1" w:rsidRPr="00646AAA"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646AAA">
              <w:rPr>
                <w:rFonts w:cstheme="minorHAnsi"/>
                <w:sz w:val="16"/>
                <w:szCs w:val="20"/>
              </w:rPr>
              <w:t>*</w:t>
            </w:r>
            <w:proofErr w:type="spellStart"/>
            <w:proofErr w:type="gramStart"/>
            <w:r w:rsidRPr="00646AAA">
              <w:rPr>
                <w:rFonts w:cstheme="minorHAnsi"/>
                <w:sz w:val="16"/>
                <w:szCs w:val="20"/>
              </w:rPr>
              <w:t>NotCompact</w:t>
            </w:r>
            <w:proofErr w:type="spellEnd"/>
            <w:r w:rsidRPr="00646AAA">
              <w:rPr>
                <w:rFonts w:cstheme="minorHAnsi"/>
                <w:sz w:val="16"/>
                <w:szCs w:val="20"/>
              </w:rPr>
              <w:t>;</w:t>
            </w:r>
            <w:proofErr w:type="gramEnd"/>
          </w:p>
          <w:p w14:paraId="7394BE33" w14:textId="77777777" w:rsidR="003F7EF1" w:rsidRPr="00646AAA"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646AAA">
              <w:rPr>
                <w:rFonts w:cstheme="minorHAnsi"/>
                <w:sz w:val="16"/>
                <w:szCs w:val="20"/>
              </w:rPr>
              <w:t>Else use value from PRF-</w:t>
            </w:r>
            <w:proofErr w:type="gramStart"/>
            <w:r w:rsidRPr="00646AAA">
              <w:rPr>
                <w:rFonts w:cstheme="minorHAnsi"/>
                <w:sz w:val="16"/>
                <w:szCs w:val="20"/>
              </w:rPr>
              <w:t>01;</w:t>
            </w:r>
            <w:proofErr w:type="gramEnd"/>
          </w:p>
          <w:p w14:paraId="49E872FD" w14:textId="2C51947A" w:rsidR="003F7EF1" w:rsidRPr="00F40856"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reference values from CF1R.  Allowed values are *</w:t>
            </w:r>
            <w:proofErr w:type="gramStart"/>
            <w:r w:rsidRPr="00F40856">
              <w:rPr>
                <w:rFonts w:cstheme="minorHAnsi"/>
                <w:sz w:val="16"/>
                <w:szCs w:val="20"/>
              </w:rPr>
              <w:t>Basic</w:t>
            </w:r>
            <w:proofErr w:type="gramEnd"/>
          </w:p>
          <w:p w14:paraId="75902C8C" w14:textId="6B5E02FC" w:rsidR="003F7EF1" w:rsidRPr="00F40856"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w:t>
            </w:r>
            <w:proofErr w:type="gramStart"/>
            <w:r w:rsidRPr="00F40856">
              <w:rPr>
                <w:rFonts w:cstheme="minorHAnsi"/>
                <w:sz w:val="16"/>
                <w:szCs w:val="20"/>
              </w:rPr>
              <w:t>None;</w:t>
            </w:r>
            <w:proofErr w:type="gramEnd"/>
            <w:r w:rsidRPr="00F40856">
              <w:rPr>
                <w:rFonts w:cstheme="minorHAnsi"/>
                <w:sz w:val="16"/>
                <w:szCs w:val="20"/>
              </w:rPr>
              <w:t xml:space="preserve"> </w:t>
            </w:r>
          </w:p>
          <w:p w14:paraId="3709F27E" w14:textId="35EA768A" w:rsidR="003F7EF1" w:rsidRPr="00F40856"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if CF1R-ALT, then value = NA &gt;&gt;</w:t>
            </w:r>
          </w:p>
        </w:tc>
        <w:tc>
          <w:tcPr>
            <w:tcW w:w="1081" w:type="dxa"/>
          </w:tcPr>
          <w:p w14:paraId="13A89A87"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&lt;&lt;if performance, hide column from user, needed for equivalency </w:t>
            </w:r>
            <w:proofErr w:type="gramStart"/>
            <w:r w:rsidRPr="00F40856">
              <w:rPr>
                <w:rFonts w:cstheme="minorHAnsi"/>
                <w:sz w:val="16"/>
                <w:szCs w:val="20"/>
              </w:rPr>
              <w:t>lookup;</w:t>
            </w:r>
            <w:proofErr w:type="gramEnd"/>
          </w:p>
          <w:p w14:paraId="463CDCD9"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Reference value from </w:t>
            </w:r>
            <w:proofErr w:type="gramStart"/>
            <w:r w:rsidRPr="00F40856">
              <w:rPr>
                <w:rFonts w:cstheme="minorHAnsi"/>
                <w:sz w:val="16"/>
                <w:szCs w:val="20"/>
              </w:rPr>
              <w:t>XML;</w:t>
            </w:r>
            <w:proofErr w:type="gramEnd"/>
          </w:p>
          <w:p w14:paraId="27F14654" w14:textId="77777777" w:rsidR="003F7EF1" w:rsidRPr="00F40856" w:rsidRDefault="003F7EF1" w:rsidP="003F7EF1">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Elseif prescriptive, do not require field&gt;&gt;</w:t>
            </w: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6BCC1605" w14:textId="5E74A15E" w:rsidR="00F53007" w:rsidRDefault="003B3CC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 xml:space="preserve"> </w:t>
            </w:r>
            <w:r w:rsidR="00F53007" w:rsidRPr="005828AE">
              <w:rPr>
                <w:rFonts w:asciiTheme="minorHAnsi" w:eastAsia="Times New Roman" w:hAnsiTheme="minorHAnsi" w:cstheme="minorHAnsi"/>
                <w:sz w:val="18"/>
                <w:szCs w:val="20"/>
              </w:rPr>
              <w:t xml:space="preserve">This table </w:t>
            </w:r>
            <w:proofErr w:type="gramStart"/>
            <w:r w:rsidR="00F53007" w:rsidRPr="005828AE">
              <w:rPr>
                <w:rFonts w:asciiTheme="minorHAnsi" w:eastAsia="Times New Roman" w:hAnsiTheme="minorHAnsi" w:cstheme="minorHAnsi"/>
                <w:sz w:val="18"/>
                <w:szCs w:val="20"/>
              </w:rPr>
              <w:t xml:space="preserve">reports </w:t>
            </w:r>
            <w:r w:rsidRPr="005828AE">
              <w:rPr>
                <w:rFonts w:asciiTheme="minorHAnsi" w:eastAsia="Times New Roman" w:hAnsiTheme="minorHAnsi" w:cstheme="minorHAnsi"/>
                <w:sz w:val="20"/>
                <w:szCs w:val="20"/>
              </w:rPr>
              <w:t xml:space="preserve"> features</w:t>
            </w:r>
            <w:proofErr w:type="gramEnd"/>
            <w:r>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w:t>
            </w:r>
            <w:r w:rsidR="00F53007" w:rsidRPr="005828AE">
              <w:rPr>
                <w:rFonts w:asciiTheme="minorHAnsi" w:eastAsia="Times New Roman" w:hAnsiTheme="minorHAnsi" w:cstheme="minorHAnsi"/>
                <w:sz w:val="18"/>
                <w:szCs w:val="20"/>
              </w:rPr>
              <w:t>the water heating system</w:t>
            </w:r>
            <w:r>
              <w:rPr>
                <w:rFonts w:asciiTheme="minorHAnsi" w:eastAsia="Times New Roman" w:hAnsiTheme="minorHAnsi" w:cstheme="minorHAnsi"/>
                <w:sz w:val="20"/>
                <w:szCs w:val="20"/>
              </w:rPr>
              <w:t xml:space="preserve"> other than </w:t>
            </w:r>
            <w:r>
              <w:rPr>
                <w:rFonts w:cstheme="minorHAnsi"/>
                <w:b/>
                <w:bCs/>
                <w:sz w:val="20"/>
                <w:szCs w:val="20"/>
              </w:rPr>
              <w:t>HPWH</w:t>
            </w:r>
            <w:r w:rsidRPr="005828AE">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 xml:space="preserve">systems </w:t>
            </w:r>
            <w:r w:rsidR="00F53007" w:rsidRPr="005828AE">
              <w:rPr>
                <w:rFonts w:asciiTheme="minorHAnsi" w:eastAsia="Times New Roman" w:hAnsiTheme="minorHAnsi" w:cstheme="minorHAnsi"/>
                <w:sz w:val="18"/>
                <w:szCs w:val="20"/>
              </w:rPr>
              <w:t>installed in this project.</w:t>
            </w:r>
          </w:p>
          <w:p w14:paraId="6EFC088B" w14:textId="10D1F794" w:rsidR="00DD574D" w:rsidRPr="005828AE" w:rsidDel="00237BB2" w:rsidRDefault="00DD574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&lt;&lt;</w:t>
            </w:r>
            <w:r w:rsidR="0051172D" w:rsidRPr="0051172D">
              <w:rPr>
                <w:rFonts w:asciiTheme="minorHAnsi" w:eastAsia="Times New Roman" w:hAnsiTheme="minorHAnsi" w:cstheme="minorHAnsi"/>
                <w:sz w:val="18"/>
                <w:szCs w:val="20"/>
              </w:rPr>
              <w:t xml:space="preserve">if </w:t>
            </w:r>
            <w:r w:rsidR="00782428">
              <w:rPr>
                <w:rFonts w:asciiTheme="minorHAnsi" w:eastAsia="Times New Roman" w:hAnsiTheme="minorHAnsi" w:cstheme="minorHAnsi"/>
                <w:sz w:val="18"/>
                <w:szCs w:val="20"/>
              </w:rPr>
              <w:t>Table A does not apply</w:t>
            </w:r>
            <w:r w:rsidR="0051172D" w:rsidRPr="0051172D">
              <w:rPr>
                <w:rFonts w:asciiTheme="minorHAnsi" w:eastAsia="Times New Roman" w:hAnsiTheme="minorHAnsi" w:cstheme="minorHAnsi"/>
                <w:sz w:val="18"/>
                <w:szCs w:val="20"/>
              </w:rPr>
              <w:t>, then display the "section does not apply" message; else</w:t>
            </w:r>
            <w:r w:rsidR="0051172D">
              <w:rPr>
                <w:rFonts w:asciiTheme="minorHAnsi" w:eastAsia="Times New Roman" w:hAnsiTheme="minorHAnsi" w:cstheme="minorHAnsi"/>
                <w:sz w:val="18"/>
                <w:szCs w:val="20"/>
              </w:rPr>
              <w:t xml:space="preserve"> </w:t>
            </w:r>
            <w:r>
              <w:rPr>
                <w:rFonts w:asciiTheme="minorHAnsi" w:eastAsia="Times New Roman" w:hAnsiTheme="minorHAnsi" w:cstheme="minorHAnsi"/>
                <w:sz w:val="18"/>
                <w:szCs w:val="20"/>
              </w:rPr>
              <w:t xml:space="preserve">require one row of data for each </w:t>
            </w:r>
            <w:r w:rsidR="007D0544">
              <w:rPr>
                <w:rFonts w:asciiTheme="minorHAnsi" w:eastAsia="Times New Roman" w:hAnsiTheme="minorHAnsi" w:cstheme="minorHAnsi"/>
                <w:sz w:val="18"/>
                <w:szCs w:val="20"/>
              </w:rPr>
              <w:t>non-</w:t>
            </w:r>
            <w:r w:rsidR="00F27E9A">
              <w:rPr>
                <w:rFonts w:asciiTheme="minorHAnsi" w:eastAsia="Times New Roman" w:hAnsiTheme="minorHAnsi" w:cstheme="minorHAnsi"/>
                <w:sz w:val="18"/>
                <w:szCs w:val="20"/>
              </w:rPr>
              <w:t>HPWH</w:t>
            </w:r>
            <w:r w:rsidR="007D0544">
              <w:rPr>
                <w:rFonts w:asciiTheme="minorHAnsi" w:eastAsia="Times New Roman" w:hAnsiTheme="minorHAnsi" w:cstheme="minorHAnsi"/>
                <w:sz w:val="18"/>
                <w:szCs w:val="20"/>
              </w:rPr>
              <w:t xml:space="preserve"> </w:t>
            </w:r>
            <w:r>
              <w:rPr>
                <w:rFonts w:asciiTheme="minorHAnsi" w:eastAsia="Times New Roman" w:hAnsiTheme="minorHAnsi" w:cstheme="minorHAnsi"/>
                <w:sz w:val="18"/>
                <w:szCs w:val="20"/>
              </w:rPr>
              <w:t xml:space="preserve">water heater identified </w:t>
            </w:r>
            <w:r w:rsidR="00782428">
              <w:rPr>
                <w:rFonts w:asciiTheme="minorHAnsi" w:eastAsia="Times New Roman" w:hAnsiTheme="minorHAnsi" w:cstheme="minorHAnsi"/>
                <w:sz w:val="18"/>
                <w:szCs w:val="20"/>
              </w:rPr>
              <w:t>in Table A</w:t>
            </w:r>
            <w:r>
              <w:rPr>
                <w:rFonts w:asciiTheme="minorHAnsi" w:eastAsia="Times New Roman" w:hAnsiTheme="minorHAnsi" w:cstheme="minorHAnsi"/>
                <w:sz w:val="18"/>
                <w:szCs w:val="20"/>
              </w:rPr>
              <w:t>&gt;&gt;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of</w:t>
            </w:r>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6213ADEC"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w:t>
            </w:r>
            <w:proofErr w:type="gramStart"/>
            <w:r w:rsidRPr="004F1F5C">
              <w:rPr>
                <w:rFonts w:asciiTheme="minorHAnsi" w:eastAsia="Times New Roman" w:hAnsiTheme="minorHAnsi" w:cstheme="minorHAnsi"/>
                <w:sz w:val="16"/>
                <w:szCs w:val="16"/>
              </w:rPr>
              <w:t>kW;</w:t>
            </w:r>
            <w:proofErr w:type="gramEnd"/>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w:t>
            </w:r>
            <w:proofErr w:type="gramStart"/>
            <w:r w:rsidRPr="004F1F5C">
              <w:rPr>
                <w:rFonts w:asciiTheme="minorHAnsi" w:eastAsia="Times New Roman" w:hAnsiTheme="minorHAnsi" w:cstheme="minorHAnsi"/>
                <w:sz w:val="16"/>
                <w:szCs w:val="16"/>
              </w:rPr>
              <w:t>kW;</w:t>
            </w:r>
            <w:proofErr w:type="gramEnd"/>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w:t>
            </w:r>
            <w:proofErr w:type="gramStart"/>
            <w:r w:rsidRPr="004F1F5C">
              <w:rPr>
                <w:rFonts w:asciiTheme="minorHAnsi" w:eastAsia="Times New Roman" w:hAnsiTheme="minorHAnsi" w:cstheme="minorHAnsi"/>
                <w:sz w:val="16"/>
                <w:szCs w:val="16"/>
              </w:rPr>
              <w:t>kW;</w:t>
            </w:r>
            <w:proofErr w:type="gramEnd"/>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w:t>
            </w:r>
            <w:proofErr w:type="gramStart"/>
            <w:r w:rsidRPr="004F1F5C">
              <w:rPr>
                <w:rFonts w:asciiTheme="minorHAnsi" w:eastAsia="Times New Roman" w:hAnsiTheme="minorHAnsi" w:cstheme="minorHAnsi"/>
                <w:sz w:val="16"/>
                <w:szCs w:val="16"/>
              </w:rPr>
              <w:t>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w:t>
            </w:r>
            <w:proofErr w:type="gramEnd"/>
            <w:r w:rsidRPr="004F1F5C">
              <w:rPr>
                <w:rFonts w:asciiTheme="minorHAnsi" w:eastAsia="Times New Roman" w:hAnsiTheme="minorHAnsi" w:cstheme="minorHAnsi"/>
                <w:sz w:val="16"/>
                <w:szCs w:val="16"/>
              </w:rPr>
              <w:t xml:space="preserve"> is stored in </w:t>
            </w:r>
            <w:proofErr w:type="spellStart"/>
            <w:r w:rsidRPr="004F1F5C">
              <w:rPr>
                <w:rFonts w:asciiTheme="minorHAnsi" w:eastAsia="Times New Roman" w:hAnsiTheme="minorHAnsi" w:cstheme="minorHAnsi"/>
                <w:sz w:val="16"/>
                <w:szCs w:val="16"/>
              </w:rPr>
              <w:t>WaterHeaterElectricFiredRatedInput</w:t>
            </w:r>
            <w:proofErr w:type="spellEnd"/>
            <w:r w:rsidRPr="004F1F5C">
              <w:rPr>
                <w:rFonts w:asciiTheme="minorHAnsi" w:eastAsia="Times New Roman" w:hAnsiTheme="minorHAnsi" w:cstheme="minorHAnsi"/>
                <w:sz w:val="16"/>
                <w:szCs w:val="16"/>
              </w:rPr>
              <w:t xml:space="preserve">, Otherwise the value is stored in </w:t>
            </w:r>
            <w:proofErr w:type="spellStart"/>
            <w:r w:rsidRPr="004F1F5C">
              <w:rPr>
                <w:rFonts w:asciiTheme="minorHAnsi" w:eastAsia="Times New Roman" w:hAnsiTheme="minorHAnsi" w:cstheme="minorHAnsi"/>
                <w:sz w:val="16"/>
                <w:szCs w:val="16"/>
              </w:rPr>
              <w:t>WaterHeaterGasFiredRatedInput</w:t>
            </w:r>
            <w:proofErr w:type="spellEnd"/>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p w14:paraId="06A377DB" w14:textId="77777777" w:rsidR="00CB286A" w:rsidRDefault="00CB286A">
      <w:r>
        <w:br w:type="page"/>
      </w:r>
    </w:p>
    <w:tbl>
      <w:tblPr>
        <w:tblStyle w:val="TableGrid5"/>
        <w:tblW w:w="10818" w:type="dxa"/>
        <w:tblLayout w:type="fixed"/>
        <w:tblLook w:val="04A0" w:firstRow="1" w:lastRow="0" w:firstColumn="1" w:lastColumn="0" w:noHBand="0" w:noVBand="1"/>
      </w:tblPr>
      <w:tblGrid>
        <w:gridCol w:w="1017"/>
        <w:gridCol w:w="864"/>
        <w:gridCol w:w="1204"/>
        <w:gridCol w:w="1073"/>
        <w:gridCol w:w="1100"/>
        <w:gridCol w:w="1179"/>
        <w:gridCol w:w="1383"/>
        <w:gridCol w:w="1383"/>
        <w:gridCol w:w="1615"/>
      </w:tblGrid>
      <w:tr w:rsidR="00517B2A" w:rsidRPr="007B2CC9" w14:paraId="43F3E21A" w14:textId="77777777" w:rsidTr="00517B2A">
        <w:trPr>
          <w:trHeight w:val="476"/>
        </w:trPr>
        <w:tc>
          <w:tcPr>
            <w:tcW w:w="10818" w:type="dxa"/>
            <w:gridSpan w:val="9"/>
          </w:tcPr>
          <w:p w14:paraId="647756DE" w14:textId="2AC96B85" w:rsidR="00517B2A" w:rsidRPr="00EB4154" w:rsidRDefault="00517B2A" w:rsidP="00BA65B2">
            <w:pPr>
              <w:spacing w:after="0" w:line="240" w:lineRule="auto"/>
              <w:rPr>
                <w:rFonts w:cstheme="minorHAnsi"/>
                <w:b/>
                <w:bCs/>
                <w:sz w:val="20"/>
                <w:szCs w:val="20"/>
              </w:rPr>
            </w:pPr>
            <w:r>
              <w:rPr>
                <w:rFonts w:cstheme="minorHAnsi"/>
                <w:b/>
                <w:bCs/>
                <w:sz w:val="20"/>
                <w:szCs w:val="20"/>
              </w:rPr>
              <w:lastRenderedPageBreak/>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14C7FEE" w14:textId="77777777" w:rsidR="00517B2A" w:rsidRDefault="00517B2A" w:rsidP="00BA65B2">
            <w:pPr>
              <w:spacing w:after="0" w:line="240" w:lineRule="auto"/>
              <w:rPr>
                <w:rFonts w:cstheme="minorHAnsi"/>
                <w:sz w:val="18"/>
                <w:szCs w:val="20"/>
              </w:rPr>
            </w:pPr>
            <w:r w:rsidRPr="007B2CC9">
              <w:rPr>
                <w:rFonts w:cstheme="minorHAnsi"/>
                <w:sz w:val="18"/>
                <w:szCs w:val="20"/>
              </w:rPr>
              <w:t>This table reports the water heating system(s) installed in this project.</w:t>
            </w:r>
          </w:p>
          <w:p w14:paraId="7ED49BE8" w14:textId="24902833" w:rsidR="00517B2A" w:rsidRDefault="00517B2A" w:rsidP="00BA65B2">
            <w:pPr>
              <w:spacing w:after="0"/>
              <w:rPr>
                <w:rFonts w:cstheme="minorHAnsi"/>
                <w:sz w:val="20"/>
                <w:szCs w:val="20"/>
              </w:rPr>
            </w:pPr>
            <w:r>
              <w:rPr>
                <w:rFonts w:cstheme="minorHAnsi"/>
                <w:sz w:val="20"/>
                <w:szCs w:val="20"/>
              </w:rPr>
              <w:t xml:space="preserve">&lt;&lt;If Table A2 does apply, then require table, else </w:t>
            </w:r>
            <w:r w:rsidRPr="00E12A63">
              <w:rPr>
                <w:rFonts w:cstheme="minorHAnsi"/>
                <w:sz w:val="20"/>
                <w:szCs w:val="20"/>
              </w:rPr>
              <w:t>display the "section does not apply" message</w:t>
            </w:r>
            <w:r>
              <w:rPr>
                <w:rFonts w:cstheme="minorHAnsi"/>
                <w:sz w:val="20"/>
                <w:szCs w:val="20"/>
              </w:rPr>
              <w:t>&gt;&gt;</w:t>
            </w:r>
          </w:p>
          <w:p w14:paraId="3D6E1A4D" w14:textId="179FA8E4" w:rsidR="00517B2A" w:rsidRPr="007B2CC9" w:rsidDel="00D74A66" w:rsidRDefault="00517B2A" w:rsidP="00BA65B2">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in Table A2</w:t>
            </w:r>
            <w:r w:rsidRPr="007B2CC9">
              <w:rPr>
                <w:rFonts w:cstheme="minorHAnsi"/>
                <w:sz w:val="20"/>
                <w:szCs w:val="20"/>
              </w:rPr>
              <w:t>&gt;&gt;</w:t>
            </w:r>
          </w:p>
        </w:tc>
      </w:tr>
      <w:tr w:rsidR="00517B2A" w:rsidRPr="007B2CC9" w14:paraId="3B5B3C44" w14:textId="77777777" w:rsidTr="00517B2A">
        <w:trPr>
          <w:trHeight w:val="215"/>
        </w:trPr>
        <w:tc>
          <w:tcPr>
            <w:tcW w:w="1017" w:type="dxa"/>
            <w:tcBorders>
              <w:top w:val="single" w:sz="4" w:space="0" w:color="auto"/>
              <w:left w:val="single" w:sz="4" w:space="0" w:color="auto"/>
              <w:bottom w:val="single" w:sz="4" w:space="0" w:color="auto"/>
              <w:right w:val="single" w:sz="4" w:space="0" w:color="auto"/>
            </w:tcBorders>
          </w:tcPr>
          <w:p w14:paraId="7E35C905"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01</w:t>
            </w:r>
          </w:p>
        </w:tc>
        <w:tc>
          <w:tcPr>
            <w:tcW w:w="864" w:type="dxa"/>
            <w:vAlign w:val="bottom"/>
          </w:tcPr>
          <w:p w14:paraId="706DD341"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02</w:t>
            </w:r>
          </w:p>
        </w:tc>
        <w:tc>
          <w:tcPr>
            <w:tcW w:w="1204" w:type="dxa"/>
            <w:vAlign w:val="bottom"/>
          </w:tcPr>
          <w:p w14:paraId="404E49FE"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03</w:t>
            </w:r>
          </w:p>
        </w:tc>
        <w:tc>
          <w:tcPr>
            <w:tcW w:w="1073" w:type="dxa"/>
          </w:tcPr>
          <w:p w14:paraId="167965F9"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04</w:t>
            </w:r>
          </w:p>
        </w:tc>
        <w:tc>
          <w:tcPr>
            <w:tcW w:w="1100" w:type="dxa"/>
          </w:tcPr>
          <w:p w14:paraId="4A49CCFC"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05</w:t>
            </w:r>
          </w:p>
        </w:tc>
        <w:tc>
          <w:tcPr>
            <w:tcW w:w="1179" w:type="dxa"/>
          </w:tcPr>
          <w:p w14:paraId="0C49BCFC"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06</w:t>
            </w:r>
          </w:p>
        </w:tc>
        <w:tc>
          <w:tcPr>
            <w:tcW w:w="1383" w:type="dxa"/>
          </w:tcPr>
          <w:p w14:paraId="0E8B4FDE" w14:textId="7E42414E" w:rsidR="003F7EF1" w:rsidRPr="007B2CC9" w:rsidRDefault="003F7EF1" w:rsidP="003F7EF1">
            <w:pPr>
              <w:spacing w:after="0" w:line="240" w:lineRule="auto"/>
              <w:jc w:val="center"/>
              <w:rPr>
                <w:rFonts w:cstheme="minorHAnsi"/>
                <w:sz w:val="18"/>
                <w:szCs w:val="20"/>
              </w:rPr>
            </w:pPr>
            <w:ins w:id="31" w:author="Alhabibi, Haider@Energy" w:date="2023-11-01T15:43:00Z">
              <w:r w:rsidRPr="007B2CC9">
                <w:rPr>
                  <w:rFonts w:cstheme="minorHAnsi"/>
                  <w:sz w:val="18"/>
                  <w:szCs w:val="20"/>
                </w:rPr>
                <w:t>06</w:t>
              </w:r>
              <w:r>
                <w:rPr>
                  <w:rFonts w:cstheme="minorHAnsi"/>
                  <w:sz w:val="18"/>
                  <w:szCs w:val="20"/>
                </w:rPr>
                <w:t>a</w:t>
              </w:r>
            </w:ins>
          </w:p>
        </w:tc>
        <w:tc>
          <w:tcPr>
            <w:tcW w:w="1383" w:type="dxa"/>
          </w:tcPr>
          <w:p w14:paraId="03E3D66F" w14:textId="2CC14BF2"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07</w:t>
            </w:r>
          </w:p>
        </w:tc>
        <w:tc>
          <w:tcPr>
            <w:tcW w:w="1610" w:type="dxa"/>
          </w:tcPr>
          <w:p w14:paraId="56A60D5B"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08</w:t>
            </w:r>
          </w:p>
        </w:tc>
      </w:tr>
      <w:tr w:rsidR="00517B2A" w:rsidRPr="007B2CC9" w14:paraId="18C88F90" w14:textId="77777777" w:rsidTr="00517B2A">
        <w:trPr>
          <w:trHeight w:val="1574"/>
        </w:trPr>
        <w:tc>
          <w:tcPr>
            <w:tcW w:w="1017" w:type="dxa"/>
            <w:tcBorders>
              <w:top w:val="single" w:sz="4" w:space="0" w:color="auto"/>
              <w:left w:val="single" w:sz="4" w:space="0" w:color="auto"/>
              <w:bottom w:val="single" w:sz="4" w:space="0" w:color="auto"/>
              <w:right w:val="single" w:sz="4" w:space="0" w:color="auto"/>
            </w:tcBorders>
            <w:vAlign w:val="bottom"/>
          </w:tcPr>
          <w:p w14:paraId="3623DF3C" w14:textId="77777777"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864" w:type="dxa"/>
            <w:vAlign w:val="bottom"/>
          </w:tcPr>
          <w:p w14:paraId="1937D52B" w14:textId="77777777"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DF99A55"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or Name</w:t>
            </w:r>
          </w:p>
        </w:tc>
        <w:tc>
          <w:tcPr>
            <w:tcW w:w="1204" w:type="dxa"/>
            <w:vAlign w:val="bottom"/>
          </w:tcPr>
          <w:p w14:paraId="3BA25BD6" w14:textId="77777777"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EA9F9FB" w14:textId="77777777" w:rsidR="003F7EF1" w:rsidRPr="007B2CC9" w:rsidRDefault="003F7EF1" w:rsidP="003F7EF1">
            <w:pPr>
              <w:spacing w:after="0" w:line="240" w:lineRule="auto"/>
              <w:jc w:val="center"/>
              <w:rPr>
                <w:rFonts w:cstheme="minorHAnsi"/>
                <w:sz w:val="18"/>
                <w:szCs w:val="20"/>
              </w:rPr>
            </w:pPr>
            <w:r w:rsidRPr="007B2CC9">
              <w:rPr>
                <w:rFonts w:cstheme="minorHAnsi"/>
                <w:sz w:val="18"/>
                <w:szCs w:val="20"/>
              </w:rPr>
              <w:t>Make and Model</w:t>
            </w:r>
          </w:p>
        </w:tc>
        <w:tc>
          <w:tcPr>
            <w:tcW w:w="1073" w:type="dxa"/>
            <w:vAlign w:val="bottom"/>
          </w:tcPr>
          <w:p w14:paraId="39E7F8D6" w14:textId="77777777"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100" w:type="dxa"/>
            <w:vAlign w:val="bottom"/>
          </w:tcPr>
          <w:p w14:paraId="1341FDBD" w14:textId="77777777"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179" w:type="dxa"/>
            <w:vAlign w:val="bottom"/>
          </w:tcPr>
          <w:p w14:paraId="65B006E3" w14:textId="50FA99C5"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383" w:type="dxa"/>
            <w:vAlign w:val="bottom"/>
          </w:tcPr>
          <w:p w14:paraId="2EFBFBCC" w14:textId="3CB8B760"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32" w:author="Alhabibi, Haider@Energy" w:date="2023-11-01T15:43:00Z">
              <w:r>
                <w:rPr>
                  <w:rFonts w:cstheme="minorHAnsi"/>
                  <w:sz w:val="18"/>
                  <w:szCs w:val="20"/>
                </w:rPr>
                <w:t>Tank volume</w:t>
              </w:r>
            </w:ins>
          </w:p>
        </w:tc>
        <w:tc>
          <w:tcPr>
            <w:tcW w:w="1383" w:type="dxa"/>
            <w:vAlign w:val="bottom"/>
          </w:tcPr>
          <w:p w14:paraId="2D051A64" w14:textId="4729F07E"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610" w:type="dxa"/>
            <w:vAlign w:val="bottom"/>
          </w:tcPr>
          <w:p w14:paraId="37D245B2" w14:textId="77777777" w:rsidR="003F7EF1" w:rsidRPr="007B2CC9" w:rsidRDefault="003F7EF1" w:rsidP="003F7EF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517B2A" w:rsidRPr="007B2CC9" w14:paraId="654D3C45" w14:textId="77777777" w:rsidTr="00517B2A">
        <w:trPr>
          <w:trHeight w:val="1126"/>
        </w:trPr>
        <w:tc>
          <w:tcPr>
            <w:tcW w:w="1017" w:type="dxa"/>
            <w:tcBorders>
              <w:top w:val="single" w:sz="4" w:space="0" w:color="auto"/>
              <w:left w:val="single" w:sz="4" w:space="0" w:color="auto"/>
              <w:bottom w:val="single" w:sz="4" w:space="0" w:color="auto"/>
              <w:right w:val="single" w:sz="4" w:space="0" w:color="auto"/>
            </w:tcBorders>
          </w:tcPr>
          <w:p w14:paraId="61384F3E" w14:textId="4DB672F3" w:rsidR="003F7EF1" w:rsidRPr="0049615D" w:rsidRDefault="003F7EF1" w:rsidP="003F7EF1">
            <w:pPr>
              <w:spacing w:after="0" w:line="240" w:lineRule="auto"/>
              <w:rPr>
                <w:rFonts w:cstheme="minorHAnsi"/>
                <w:sz w:val="18"/>
                <w:szCs w:val="18"/>
              </w:rPr>
            </w:pPr>
            <w:r w:rsidRPr="0049615D">
              <w:rPr>
                <w:rFonts w:cstheme="minorHAnsi"/>
                <w:sz w:val="18"/>
                <w:szCs w:val="18"/>
              </w:rPr>
              <w:t>&lt;&lt;Reference value from A2-01 &gt;&gt;</w:t>
            </w:r>
          </w:p>
        </w:tc>
        <w:tc>
          <w:tcPr>
            <w:tcW w:w="864" w:type="dxa"/>
          </w:tcPr>
          <w:p w14:paraId="4844E5C0" w14:textId="30F6FBB6" w:rsidR="003F7EF1" w:rsidRPr="0049615D" w:rsidRDefault="003F7EF1" w:rsidP="003F7EF1">
            <w:pPr>
              <w:spacing w:after="0" w:line="240" w:lineRule="auto"/>
              <w:rPr>
                <w:rFonts w:cstheme="minorHAnsi"/>
                <w:sz w:val="18"/>
                <w:szCs w:val="18"/>
              </w:rPr>
            </w:pPr>
            <w:r w:rsidRPr="0049615D">
              <w:rPr>
                <w:rFonts w:cstheme="minorHAnsi"/>
                <w:sz w:val="18"/>
                <w:szCs w:val="18"/>
              </w:rPr>
              <w:t>&lt;&lt;reference value from A2-02&gt;&gt;</w:t>
            </w:r>
          </w:p>
        </w:tc>
        <w:tc>
          <w:tcPr>
            <w:tcW w:w="1204" w:type="dxa"/>
          </w:tcPr>
          <w:p w14:paraId="47BFFA95" w14:textId="771B64B8" w:rsidR="003F7EF1" w:rsidRPr="0049615D" w:rsidRDefault="003F7EF1" w:rsidP="003F7EF1">
            <w:pPr>
              <w:spacing w:after="0" w:line="240" w:lineRule="auto"/>
              <w:rPr>
                <w:sz w:val="18"/>
                <w:szCs w:val="18"/>
              </w:rPr>
            </w:pPr>
            <w:r w:rsidRPr="0049615D">
              <w:rPr>
                <w:sz w:val="18"/>
                <w:szCs w:val="18"/>
              </w:rPr>
              <w:t>&lt;&lt; If performance, user input is equal to A2-03 as default, and allow user to override with an equivalent system based on the simulated equipment in A2-09; elseif prescriptive newly constructed, If CF1R M03 = 1 and # of bedroom &gt;1, then allow user to enter any 240V HPWH; Else</w:t>
            </w:r>
            <w:ins w:id="33" w:author="Alhabibi, Haider@Energy" w:date="2023-09-26T14:26:00Z">
              <w:r>
                <w:rPr>
                  <w:sz w:val="18"/>
                  <w:szCs w:val="18"/>
                </w:rPr>
                <w:t xml:space="preserve"> </w:t>
              </w:r>
            </w:ins>
            <w:r w:rsidRPr="0049615D">
              <w:rPr>
                <w:sz w:val="18"/>
                <w:szCs w:val="18"/>
              </w:rPr>
              <w:t>if CF1R M03=1 and # of bedroom &lt;= 1, then allow user to enter any HPWH. Else</w:t>
            </w:r>
            <w:ins w:id="34" w:author="Alhabibi, Haider@Energy" w:date="2023-09-26T14:40:00Z">
              <w:r>
                <w:rPr>
                  <w:sz w:val="18"/>
                  <w:szCs w:val="18"/>
                </w:rPr>
                <w:t xml:space="preserve"> </w:t>
              </w:r>
            </w:ins>
            <w:r w:rsidRPr="0049615D">
              <w:rPr>
                <w:sz w:val="18"/>
                <w:szCs w:val="18"/>
              </w:rPr>
              <w:t xml:space="preserve">if M03=2, </w:t>
            </w:r>
            <w:del w:id="35" w:author="Alhabibi, Haider@Energy" w:date="2023-09-26T14:41:00Z">
              <w:r w:rsidRPr="0049615D" w:rsidDel="009F4F4C">
                <w:rPr>
                  <w:sz w:val="18"/>
                  <w:szCs w:val="18"/>
                </w:rPr>
                <w:delText xml:space="preserve"> </w:delText>
              </w:r>
            </w:del>
            <w:r w:rsidRPr="0049615D">
              <w:rPr>
                <w:sz w:val="18"/>
                <w:szCs w:val="18"/>
              </w:rPr>
              <w:t>allow user to enter any Tier 3 model</w:t>
            </w:r>
            <w:ins w:id="36" w:author="Alhabibi, Haider@Energy" w:date="2023-09-25T12:20:00Z">
              <w:r w:rsidRPr="0049615D">
                <w:rPr>
                  <w:sz w:val="18"/>
                  <w:szCs w:val="18"/>
                </w:rPr>
                <w:t xml:space="preserve"> </w:t>
              </w:r>
            </w:ins>
            <w:proofErr w:type="gramStart"/>
            <w:r>
              <w:rPr>
                <w:sz w:val="18"/>
                <w:szCs w:val="18"/>
              </w:rPr>
              <w:t>O</w:t>
            </w:r>
            <w:r w:rsidRPr="0049615D">
              <w:rPr>
                <w:sz w:val="18"/>
                <w:szCs w:val="18"/>
              </w:rPr>
              <w:t>r</w:t>
            </w:r>
            <w:proofErr w:type="gramEnd"/>
            <w:r w:rsidRPr="0049615D">
              <w:rPr>
                <w:sz w:val="18"/>
                <w:szCs w:val="18"/>
              </w:rPr>
              <w:t xml:space="preserve"> higher.</w:t>
            </w:r>
          </w:p>
          <w:p w14:paraId="162EC3A1" w14:textId="2F4264AE" w:rsidR="003F7EF1" w:rsidRPr="0049615D" w:rsidRDefault="003F7EF1" w:rsidP="003F7EF1">
            <w:pPr>
              <w:spacing w:after="0" w:line="240" w:lineRule="auto"/>
              <w:rPr>
                <w:rFonts w:cstheme="minorHAnsi"/>
                <w:sz w:val="18"/>
                <w:szCs w:val="18"/>
              </w:rPr>
            </w:pPr>
            <w:r w:rsidRPr="0049615D">
              <w:rPr>
                <w:rFonts w:cstheme="minorHAnsi"/>
                <w:sz w:val="18"/>
                <w:szCs w:val="18"/>
              </w:rPr>
              <w:t>&gt;&gt;</w:t>
            </w:r>
          </w:p>
        </w:tc>
        <w:tc>
          <w:tcPr>
            <w:tcW w:w="1073" w:type="dxa"/>
          </w:tcPr>
          <w:p w14:paraId="1B13B8E7" w14:textId="7B2D35F5" w:rsidR="003F7EF1" w:rsidRPr="0049615D" w:rsidRDefault="003F7EF1" w:rsidP="003F7EF1">
            <w:pPr>
              <w:spacing w:after="0" w:line="240" w:lineRule="auto"/>
              <w:rPr>
                <w:rFonts w:cstheme="minorHAnsi"/>
                <w:i/>
                <w:color w:val="FF0000"/>
                <w:sz w:val="18"/>
                <w:szCs w:val="18"/>
              </w:rPr>
            </w:pPr>
            <w:r w:rsidRPr="0049615D">
              <w:rPr>
                <w:rFonts w:cstheme="minorHAnsi"/>
                <w:sz w:val="18"/>
                <w:szCs w:val="18"/>
              </w:rPr>
              <w:t>&lt;&lt; Reference value from A2-04&gt;&gt;</w:t>
            </w:r>
          </w:p>
        </w:tc>
        <w:tc>
          <w:tcPr>
            <w:tcW w:w="1100" w:type="dxa"/>
          </w:tcPr>
          <w:p w14:paraId="5EA93F59" w14:textId="71F6BBF5" w:rsidR="003F7EF1" w:rsidRPr="0049615D" w:rsidRDefault="003F7EF1" w:rsidP="003F7EF1">
            <w:pPr>
              <w:spacing w:after="0" w:line="240" w:lineRule="auto"/>
              <w:rPr>
                <w:rFonts w:cstheme="minorHAnsi"/>
                <w:i/>
                <w:color w:val="FF0000"/>
                <w:sz w:val="18"/>
                <w:szCs w:val="18"/>
              </w:rPr>
            </w:pPr>
            <w:r w:rsidRPr="0049615D">
              <w:rPr>
                <w:rFonts w:cstheme="minorHAnsi"/>
                <w:sz w:val="18"/>
                <w:szCs w:val="18"/>
              </w:rPr>
              <w:t>&lt;&lt;Reference value from A2-05&gt;&gt;</w:t>
            </w:r>
          </w:p>
        </w:tc>
        <w:tc>
          <w:tcPr>
            <w:tcW w:w="1179" w:type="dxa"/>
          </w:tcPr>
          <w:p w14:paraId="1DF01379" w14:textId="178F929F" w:rsidR="003F7EF1" w:rsidRPr="0049615D" w:rsidRDefault="003F7EF1" w:rsidP="003F7EF1">
            <w:pPr>
              <w:spacing w:after="0" w:line="240" w:lineRule="auto"/>
              <w:rPr>
                <w:rFonts w:cstheme="minorHAnsi"/>
                <w:sz w:val="18"/>
                <w:szCs w:val="18"/>
              </w:rPr>
            </w:pPr>
            <w:r w:rsidRPr="0049615D">
              <w:rPr>
                <w:rFonts w:cstheme="minorHAnsi"/>
                <w:sz w:val="18"/>
                <w:szCs w:val="18"/>
              </w:rPr>
              <w:t>&lt;&lt;User input value; check value must be ≥ A2-06 to comply, else flag non-compliant values and do not allow the doc to be registered. Value may be NA if A2-06 is NA &gt;&gt;</w:t>
            </w:r>
          </w:p>
        </w:tc>
        <w:tc>
          <w:tcPr>
            <w:tcW w:w="1383" w:type="dxa"/>
          </w:tcPr>
          <w:p w14:paraId="69A18C93" w14:textId="1C84FA0B" w:rsidR="003F7EF1" w:rsidRPr="0049615D" w:rsidRDefault="003F7EF1" w:rsidP="003F7EF1">
            <w:pPr>
              <w:spacing w:after="0" w:line="240" w:lineRule="auto"/>
              <w:rPr>
                <w:rFonts w:cstheme="minorHAnsi"/>
                <w:sz w:val="18"/>
                <w:szCs w:val="18"/>
              </w:rPr>
            </w:pPr>
            <w:ins w:id="37" w:author="Alhabibi, Haider@Energy" w:date="2023-11-01T15:43:00Z">
              <w:r w:rsidRPr="0049615D">
                <w:rPr>
                  <w:rFonts w:cstheme="minorHAnsi"/>
                  <w:sz w:val="18"/>
                  <w:szCs w:val="18"/>
                </w:rPr>
                <w:t>&lt;&lt;User input value; check value must be ≥ A2-06</w:t>
              </w:r>
            </w:ins>
            <w:ins w:id="38" w:author="Alhabibi, Haider@Energy" w:date="2023-11-01T15:44:00Z">
              <w:r>
                <w:rPr>
                  <w:rFonts w:cstheme="minorHAnsi"/>
                  <w:sz w:val="18"/>
                  <w:szCs w:val="18"/>
                </w:rPr>
                <w:t>a</w:t>
              </w:r>
            </w:ins>
            <w:ins w:id="39" w:author="Alhabibi, Haider@Energy" w:date="2023-11-01T15:43:00Z">
              <w:r w:rsidRPr="0049615D">
                <w:rPr>
                  <w:rFonts w:cstheme="minorHAnsi"/>
                  <w:sz w:val="18"/>
                  <w:szCs w:val="18"/>
                </w:rPr>
                <w:t xml:space="preserve"> to comply, else flag non-compliant values and do not allow the doc to be registered. Value may be NA if A2-06</w:t>
              </w:r>
            </w:ins>
            <w:ins w:id="40" w:author="Alhabibi, Haider@Energy" w:date="2023-11-01T16:50:00Z">
              <w:r w:rsidR="00517B2A">
                <w:rPr>
                  <w:rFonts w:cstheme="minorHAnsi"/>
                  <w:sz w:val="18"/>
                  <w:szCs w:val="18"/>
                </w:rPr>
                <w:t>a</w:t>
              </w:r>
            </w:ins>
            <w:ins w:id="41" w:author="Alhabibi, Haider@Energy" w:date="2023-11-01T15:43:00Z">
              <w:r w:rsidRPr="0049615D">
                <w:rPr>
                  <w:rFonts w:cstheme="minorHAnsi"/>
                  <w:sz w:val="18"/>
                  <w:szCs w:val="18"/>
                </w:rPr>
                <w:t xml:space="preserve"> is NA &gt;&gt;</w:t>
              </w:r>
            </w:ins>
          </w:p>
        </w:tc>
        <w:tc>
          <w:tcPr>
            <w:tcW w:w="1383" w:type="dxa"/>
          </w:tcPr>
          <w:p w14:paraId="1E27D024" w14:textId="67F62976" w:rsidR="003F7EF1" w:rsidRPr="0049615D" w:rsidRDefault="003F7EF1" w:rsidP="003F7EF1">
            <w:pPr>
              <w:spacing w:after="0" w:line="240" w:lineRule="auto"/>
              <w:rPr>
                <w:rFonts w:cstheme="minorHAnsi"/>
                <w:sz w:val="18"/>
                <w:szCs w:val="18"/>
              </w:rPr>
            </w:pPr>
            <w:r w:rsidRPr="0049615D">
              <w:rPr>
                <w:rFonts w:cstheme="minorHAnsi"/>
                <w:sz w:val="18"/>
                <w:szCs w:val="18"/>
              </w:rPr>
              <w:t>&lt;&lt; Reference values from A2-07&gt;&gt;</w:t>
            </w:r>
          </w:p>
        </w:tc>
        <w:tc>
          <w:tcPr>
            <w:tcW w:w="1610" w:type="dxa"/>
          </w:tcPr>
          <w:p w14:paraId="7868BDFB" w14:textId="3FF2C8C3" w:rsidR="003F7EF1" w:rsidRPr="0049615D" w:rsidRDefault="003F7EF1" w:rsidP="003F7EF1">
            <w:pPr>
              <w:spacing w:after="0" w:line="240" w:lineRule="auto"/>
              <w:rPr>
                <w:rFonts w:cstheme="minorHAnsi"/>
                <w:sz w:val="18"/>
                <w:szCs w:val="18"/>
              </w:rPr>
            </w:pPr>
            <w:r w:rsidRPr="0049615D">
              <w:rPr>
                <w:rFonts w:cstheme="minorHAnsi"/>
                <w:sz w:val="18"/>
                <w:szCs w:val="18"/>
              </w:rPr>
              <w:t>&lt;&lt; Reference values from A2-08&gt;&gt;</w:t>
            </w:r>
          </w:p>
        </w:tc>
      </w:tr>
      <w:tr w:rsidR="00517B2A" w:rsidRPr="007B2CC9" w14:paraId="793CA6D5" w14:textId="77777777" w:rsidTr="00517B2A">
        <w:trPr>
          <w:trHeight w:val="230"/>
        </w:trPr>
        <w:tc>
          <w:tcPr>
            <w:tcW w:w="1017" w:type="dxa"/>
          </w:tcPr>
          <w:p w14:paraId="5F0E0718" w14:textId="77777777" w:rsidR="003F7EF1" w:rsidRPr="007B2CC9" w:rsidRDefault="003F7EF1" w:rsidP="003F7EF1">
            <w:pPr>
              <w:spacing w:after="0" w:line="240" w:lineRule="auto"/>
              <w:rPr>
                <w:rFonts w:cstheme="minorHAnsi"/>
                <w:sz w:val="20"/>
                <w:szCs w:val="20"/>
              </w:rPr>
            </w:pPr>
          </w:p>
        </w:tc>
        <w:tc>
          <w:tcPr>
            <w:tcW w:w="864" w:type="dxa"/>
          </w:tcPr>
          <w:p w14:paraId="3833105E" w14:textId="77777777" w:rsidR="003F7EF1" w:rsidRPr="007B2CC9" w:rsidRDefault="003F7EF1" w:rsidP="003F7EF1">
            <w:pPr>
              <w:spacing w:after="0" w:line="240" w:lineRule="auto"/>
              <w:rPr>
                <w:rFonts w:cstheme="minorHAnsi"/>
                <w:sz w:val="20"/>
                <w:szCs w:val="20"/>
              </w:rPr>
            </w:pPr>
          </w:p>
        </w:tc>
        <w:tc>
          <w:tcPr>
            <w:tcW w:w="1204" w:type="dxa"/>
          </w:tcPr>
          <w:p w14:paraId="1A07A82A" w14:textId="77777777" w:rsidR="003F7EF1" w:rsidRPr="007B2CC9" w:rsidRDefault="003F7EF1" w:rsidP="003F7EF1">
            <w:pPr>
              <w:spacing w:after="0" w:line="240" w:lineRule="auto"/>
              <w:rPr>
                <w:rFonts w:cstheme="minorHAnsi"/>
                <w:sz w:val="20"/>
                <w:szCs w:val="20"/>
              </w:rPr>
            </w:pPr>
          </w:p>
        </w:tc>
        <w:tc>
          <w:tcPr>
            <w:tcW w:w="1073" w:type="dxa"/>
          </w:tcPr>
          <w:p w14:paraId="32CB07B5" w14:textId="77777777" w:rsidR="003F7EF1" w:rsidRPr="007B2CC9" w:rsidRDefault="003F7EF1" w:rsidP="003F7EF1">
            <w:pPr>
              <w:spacing w:after="0" w:line="240" w:lineRule="auto"/>
              <w:rPr>
                <w:rFonts w:cstheme="minorHAnsi"/>
                <w:sz w:val="20"/>
                <w:szCs w:val="20"/>
              </w:rPr>
            </w:pPr>
          </w:p>
        </w:tc>
        <w:tc>
          <w:tcPr>
            <w:tcW w:w="1100" w:type="dxa"/>
          </w:tcPr>
          <w:p w14:paraId="31F38A4A" w14:textId="77777777" w:rsidR="003F7EF1" w:rsidRPr="007B2CC9" w:rsidRDefault="003F7EF1" w:rsidP="003F7EF1">
            <w:pPr>
              <w:spacing w:after="0" w:line="240" w:lineRule="auto"/>
              <w:rPr>
                <w:rFonts w:cstheme="minorHAnsi"/>
                <w:sz w:val="20"/>
                <w:szCs w:val="20"/>
              </w:rPr>
            </w:pPr>
          </w:p>
        </w:tc>
        <w:tc>
          <w:tcPr>
            <w:tcW w:w="1179" w:type="dxa"/>
          </w:tcPr>
          <w:p w14:paraId="670D030F" w14:textId="77777777" w:rsidR="003F7EF1" w:rsidRPr="007B2CC9" w:rsidRDefault="003F7EF1" w:rsidP="003F7EF1">
            <w:pPr>
              <w:spacing w:after="0" w:line="240" w:lineRule="auto"/>
              <w:rPr>
                <w:rFonts w:cstheme="minorHAnsi"/>
                <w:sz w:val="20"/>
                <w:szCs w:val="20"/>
              </w:rPr>
            </w:pPr>
          </w:p>
        </w:tc>
        <w:tc>
          <w:tcPr>
            <w:tcW w:w="1383" w:type="dxa"/>
          </w:tcPr>
          <w:p w14:paraId="04402E5E" w14:textId="77777777" w:rsidR="003F7EF1" w:rsidRPr="007B2CC9" w:rsidRDefault="003F7EF1" w:rsidP="003F7EF1">
            <w:pPr>
              <w:spacing w:after="0" w:line="240" w:lineRule="auto"/>
              <w:rPr>
                <w:rFonts w:cstheme="minorHAnsi"/>
                <w:sz w:val="20"/>
                <w:szCs w:val="20"/>
              </w:rPr>
            </w:pPr>
          </w:p>
        </w:tc>
        <w:tc>
          <w:tcPr>
            <w:tcW w:w="1383" w:type="dxa"/>
          </w:tcPr>
          <w:p w14:paraId="793B4FE8" w14:textId="3B09DBC0" w:rsidR="003F7EF1" w:rsidRPr="007B2CC9" w:rsidRDefault="003F7EF1" w:rsidP="003F7EF1">
            <w:pPr>
              <w:spacing w:after="0" w:line="240" w:lineRule="auto"/>
              <w:rPr>
                <w:rFonts w:cstheme="minorHAnsi"/>
                <w:sz w:val="20"/>
                <w:szCs w:val="20"/>
              </w:rPr>
            </w:pPr>
          </w:p>
        </w:tc>
        <w:tc>
          <w:tcPr>
            <w:tcW w:w="1610" w:type="dxa"/>
          </w:tcPr>
          <w:p w14:paraId="737561FA" w14:textId="77777777" w:rsidR="003F7EF1" w:rsidRPr="007B2CC9" w:rsidRDefault="003F7EF1" w:rsidP="003F7EF1">
            <w:pPr>
              <w:spacing w:after="0" w:line="240" w:lineRule="auto"/>
              <w:rPr>
                <w:rFonts w:cstheme="minorHAnsi"/>
                <w:sz w:val="20"/>
                <w:szCs w:val="20"/>
              </w:rPr>
            </w:pPr>
          </w:p>
        </w:tc>
      </w:tr>
    </w:tbl>
    <w:p w14:paraId="4AEB4313" w14:textId="7D14FFF9" w:rsidR="00851A09" w:rsidRDefault="00851A09" w:rsidP="00AF2F7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57EC4AE9" w14:textId="77777777" w:rsidR="00550C64"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E15012">
              <w:rPr>
                <w:rFonts w:asciiTheme="minorHAnsi" w:eastAsia="Times New Roman" w:hAnsiTheme="minorHAnsi" w:cstheme="minorHAnsi"/>
                <w:sz w:val="18"/>
                <w:szCs w:val="20"/>
              </w:rPr>
              <w:t xml:space="preserve">This table reports the water heater(s) efficiency features specified on the registered CF1R compliance document for this project.  </w:t>
            </w:r>
          </w:p>
          <w:p w14:paraId="3FC1BB34" w14:textId="55AFD2C2"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CE095A" w:rsidRPr="0036508E">
              <w:rPr>
                <w:rFonts w:asciiTheme="minorHAnsi" w:hAnsiTheme="minorHAnsi" w:cstheme="minorHAnsi"/>
                <w:sz w:val="20"/>
                <w:szCs w:val="20"/>
              </w:rPr>
              <w:t>A</w:t>
            </w:r>
            <w:r w:rsidR="00C14EF9">
              <w:rPr>
                <w:rFonts w:asciiTheme="minorHAnsi" w:hAnsiTheme="minorHAnsi" w:cstheme="minorHAnsi"/>
                <w:sz w:val="20"/>
                <w:szCs w:val="20"/>
              </w:rPr>
              <w:t xml:space="preserve"> and </w:t>
            </w:r>
            <w:r w:rsidR="00845C5E">
              <w:rPr>
                <w:rFonts w:asciiTheme="minorHAnsi" w:eastAsia="Times New Roman" w:hAnsiTheme="minorHAnsi" w:cstheme="minorHAnsi"/>
                <w:sz w:val="20"/>
                <w:szCs w:val="20"/>
              </w:rPr>
              <w:t>A2</w:t>
            </w:r>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59E5DC2D"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44FDB42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r w:rsidR="00166597">
              <w:rPr>
                <w:rFonts w:asciiTheme="minorHAnsi" w:eastAsia="Times New Roman" w:hAnsiTheme="minorHAnsi" w:cstheme="minorHAnsi"/>
                <w:sz w:val="18"/>
                <w:szCs w:val="20"/>
              </w:rPr>
              <w:t xml:space="preserve"> or A2-02</w:t>
            </w:r>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2A2813E6"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w:t>
            </w:r>
            <w:r w:rsidR="00E15012">
              <w:rPr>
                <w:rFonts w:asciiTheme="minorHAnsi" w:eastAsia="Times New Roman" w:hAnsiTheme="minorHAnsi" w:cstheme="minorHAnsi"/>
                <w:sz w:val="18"/>
                <w:szCs w:val="20"/>
              </w:rPr>
              <w:t>1R; if parent CF1R= CF1R-ADD, ALT or NCB, then value = NA; else if parent = CF1R-PRF then</w:t>
            </w:r>
            <w:r w:rsidRPr="005828AE">
              <w:rPr>
                <w:rFonts w:asciiTheme="minorHAnsi" w:eastAsia="Times New Roman" w:hAnsiTheme="minorHAnsi" w:cstheme="minorHAnsi"/>
                <w:sz w:val="18"/>
                <w:szCs w:val="20"/>
              </w:rPr>
              <w:t xml:space="preserve"> </w:t>
            </w:r>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57D97C64" w14:textId="77777777" w:rsidR="002C4A59"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615B68BA" w14:textId="77777777" w:rsidR="00671F8C" w:rsidRPr="005828AE" w:rsidRDefault="00671F8C" w:rsidP="00671F8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*Value =NA</w:t>
            </w:r>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C6DE3A6"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rom CF1R-PRF-01;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2EC3387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42EDFD36"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0DBACCE5" w14:textId="564038CF" w:rsidR="002C7A6B" w:rsidRPr="002C7A6B" w:rsidRDefault="003711F3" w:rsidP="002C7A6B">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w:t>
            </w:r>
            <w:del w:id="42" w:author="Alhabibi, Haider@Energy" w:date="2022-06-20T18:03:00Z">
              <w:r w:rsidRPr="005828AE" w:rsidDel="009101CD">
                <w:rPr>
                  <w:rFonts w:asciiTheme="minorHAnsi" w:eastAsia="Times New Roman" w:hAnsiTheme="minorHAnsi" w:cstheme="minorHAnsi"/>
                  <w:sz w:val="18"/>
                  <w:szCs w:val="20"/>
                </w:rPr>
                <w:delText>s</w:delText>
              </w:r>
            </w:del>
            <w:r w:rsidRPr="005828AE">
              <w:rPr>
                <w:rFonts w:asciiTheme="minorHAnsi" w:eastAsia="Times New Roman" w:hAnsiTheme="minorHAnsi" w:cstheme="minorHAnsi"/>
                <w:sz w:val="18"/>
                <w:szCs w:val="20"/>
              </w:rPr>
              <w:t xml:space="preserve"> from CF1R</w:t>
            </w:r>
            <w:r w:rsidR="002C7A6B" w:rsidRPr="002C7A6B">
              <w:rPr>
                <w:rFonts w:ascii="Segoe UI" w:eastAsia="Times New Roman" w:hAnsi="Segoe UI" w:cs="Segoe UI"/>
                <w:color w:val="333333"/>
                <w:sz w:val="18"/>
                <w:szCs w:val="18"/>
              </w:rPr>
              <w:t xml:space="preserve"> </w:t>
            </w:r>
            <w:r w:rsidR="002C7A6B" w:rsidRPr="002C7A6B">
              <w:rPr>
                <w:rFonts w:asciiTheme="minorHAnsi" w:eastAsia="Times New Roman" w:hAnsiTheme="minorHAnsi" w:cstheme="minorHAnsi"/>
                <w:sz w:val="18"/>
                <w:szCs w:val="20"/>
              </w:rPr>
              <w:t>as default, but if information is not available then allow user input.</w:t>
            </w:r>
          </w:p>
          <w:p w14:paraId="5253277C" w14:textId="77777777" w:rsidR="002C7A6B" w:rsidRPr="002C7A6B" w:rsidRDefault="002C7A6B" w:rsidP="002C7A6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C7A6B">
              <w:rPr>
                <w:rFonts w:asciiTheme="minorHAnsi" w:eastAsia="Times New Roman" w:hAnsiTheme="minorHAnsi" w:cstheme="minorHAnsi"/>
                <w:sz w:val="18"/>
                <w:szCs w:val="20"/>
              </w:rPr>
              <w:t xml:space="preserve">NA is </w:t>
            </w:r>
            <w:proofErr w:type="gramStart"/>
            <w:r w:rsidRPr="002C7A6B">
              <w:rPr>
                <w:rFonts w:asciiTheme="minorHAnsi" w:eastAsia="Times New Roman" w:hAnsiTheme="minorHAnsi" w:cstheme="minorHAnsi"/>
                <w:sz w:val="18"/>
                <w:szCs w:val="20"/>
              </w:rPr>
              <w:t>allowed</w:t>
            </w:r>
            <w:proofErr w:type="gramEnd"/>
          </w:p>
          <w:p w14:paraId="5CDDD419" w14:textId="5B1EA606"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5A5F155"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CF1R</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76FB73FE" w:rsidR="00550C64"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43" w:name="_Hlk89014292"/>
            <w:r w:rsidRPr="005828AE">
              <w:rPr>
                <w:rFonts w:asciiTheme="minorHAnsi" w:eastAsia="Times New Roman" w:hAnsiTheme="minorHAnsi" w:cstheme="minorHAnsi"/>
                <w:sz w:val="18"/>
                <w:szCs w:val="20"/>
              </w:rPr>
              <w:t xml:space="preserve">This table reports the water heating system efficiency features installed in this project.  </w:t>
            </w:r>
          </w:p>
          <w:bookmarkEnd w:id="43"/>
          <w:p w14:paraId="713C8089" w14:textId="5BC7C82B"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166597">
              <w:rPr>
                <w:rFonts w:asciiTheme="minorHAnsi" w:hAnsiTheme="minorHAnsi" w:cstheme="minorHAnsi"/>
                <w:sz w:val="20"/>
                <w:szCs w:val="20"/>
              </w:rPr>
              <w:t>C</w:t>
            </w:r>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03A5F7F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02601D8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170B6D6B"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0798C">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w:t>
            </w:r>
            <w:r w:rsidR="0041331E">
              <w:rPr>
                <w:rFonts w:asciiTheme="minorHAnsi" w:eastAsia="Times New Roman" w:hAnsiTheme="minorHAnsi" w:cstheme="minorHAnsi"/>
                <w:sz w:val="18"/>
                <w:szCs w:val="20"/>
              </w:rPr>
              <w:t>1</w:t>
            </w:r>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49D3E408"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8D62ED">
              <w:rPr>
                <w:rFonts w:asciiTheme="minorHAnsi" w:eastAsia="Times New Roman" w:hAnsiTheme="minorHAnsi" w:cstheme="minorHAnsi"/>
                <w:sz w:val="18"/>
                <w:szCs w:val="20"/>
              </w:rPr>
              <w:t xml:space="preserve"> </w:t>
            </w:r>
            <w:r w:rsidR="00D45690" w:rsidRPr="00D45690">
              <w:rPr>
                <w:rFonts w:asciiTheme="minorHAnsi" w:eastAsia="Times New Roman" w:hAnsiTheme="minorHAnsi" w:cstheme="minorHAnsi"/>
                <w:sz w:val="18"/>
                <w:szCs w:val="20"/>
              </w:rPr>
              <w:t>If C02 = N/A then allow user to select from list: *Uniform Energy Factor, *AFUE, or *Thermal Efficiency; else reference value from C02 as default</w:t>
            </w:r>
            <w:r w:rsidR="008D62ED" w:rsidRPr="005828AE">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1E9AE3F5"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Value may be NA if CF1R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E</w:t>
            </w:r>
            <w:r w:rsidR="00011F4C" w:rsidRPr="00B33DFF">
              <w:rPr>
                <w:rFonts w:asciiTheme="minorHAnsi" w:hAnsiTheme="minorHAnsi" w:cstheme="minorHAnsi"/>
                <w:b/>
                <w:sz w:val="20"/>
                <w:szCs w:val="20"/>
              </w:rPr>
              <w:t>. Installed Water Heater Manufacturer Information</w:t>
            </w:r>
          </w:p>
          <w:p w14:paraId="6EF7D611" w14:textId="2B8ACC59"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r w:rsidR="005913F4">
              <w:rPr>
                <w:rFonts w:asciiTheme="minorHAnsi" w:eastAsia="Times New Roman" w:hAnsiTheme="minorHAnsi" w:cstheme="minorHAnsi"/>
                <w:sz w:val="20"/>
                <w:szCs w:val="20"/>
              </w:rPr>
              <w:t>C</w:t>
            </w:r>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06CE4DF9"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829FB">
              <w:rPr>
                <w:rFonts w:asciiTheme="minorHAnsi" w:eastAsia="Times New Roman" w:hAnsiTheme="minorHAnsi" w:cstheme="minorHAnsi"/>
                <w:sz w:val="18"/>
                <w:szCs w:val="20"/>
              </w:rPr>
              <w:t>B</w:t>
            </w:r>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r w:rsidR="005913F4">
              <w:rPr>
                <w:rFonts w:asciiTheme="minorHAnsi" w:eastAsia="Times New Roman" w:hAnsiTheme="minorHAnsi" w:cstheme="minorHAnsi"/>
                <w:sz w:val="18"/>
                <w:szCs w:val="20"/>
              </w:rPr>
              <w:t xml:space="preserve"> or B2-02</w:t>
            </w:r>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4A97378C" w:rsidR="00AF2F78"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
        <w:gridCol w:w="10167"/>
      </w:tblGrid>
      <w:tr w:rsidR="007667EA" w:rsidRPr="009E01FE" w14:paraId="2E933D72" w14:textId="77777777" w:rsidTr="008B40BE">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541F650" w14:textId="5C0BB7C1" w:rsidR="007667EA" w:rsidRPr="00F43FA8" w:rsidRDefault="007667EA" w:rsidP="00F414AD">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F43FA8">
              <w:rPr>
                <w:rFonts w:asciiTheme="minorHAnsi" w:eastAsiaTheme="minorEastAsia" w:hAnsiTheme="minorHAnsi" w:cstheme="minorHAnsi"/>
                <w:b/>
                <w:sz w:val="20"/>
                <w:szCs w:val="20"/>
              </w:rPr>
              <w:t xml:space="preserve"> </w:t>
            </w:r>
          </w:p>
        </w:tc>
      </w:tr>
      <w:tr w:rsidR="007667EA" w:rsidRPr="009E01FE" w14:paraId="26C2733B" w14:textId="77777777" w:rsidTr="008B40BE">
        <w:trPr>
          <w:trHeight w:val="144"/>
          <w:tblHeader/>
        </w:trPr>
        <w:tc>
          <w:tcPr>
            <w:tcW w:w="623" w:type="dxa"/>
            <w:vAlign w:val="center"/>
          </w:tcPr>
          <w:p w14:paraId="61A904D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7" w:type="dxa"/>
            <w:vAlign w:val="center"/>
          </w:tcPr>
          <w:p w14:paraId="2C2BC8C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326F746A" w14:textId="77777777" w:rsidTr="008B40BE">
        <w:trPr>
          <w:trHeight w:val="144"/>
          <w:tblHeader/>
        </w:trPr>
        <w:tc>
          <w:tcPr>
            <w:tcW w:w="623" w:type="dxa"/>
            <w:vAlign w:val="center"/>
          </w:tcPr>
          <w:p w14:paraId="0CCB585B"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7" w:type="dxa"/>
            <w:vAlign w:val="center"/>
          </w:tcPr>
          <w:p w14:paraId="70095E31" w14:textId="3392028E"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9116CD">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9116CD">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0172D0">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or combination of R-16 internal and external Insulation. (Section 110.3(c)4).</w:t>
            </w:r>
          </w:p>
        </w:tc>
      </w:tr>
      <w:tr w:rsidR="007667EA" w:rsidRPr="009E01FE" w14:paraId="22C5896A" w14:textId="77777777" w:rsidTr="008B40BE">
        <w:trPr>
          <w:trHeight w:val="144"/>
        </w:trPr>
        <w:tc>
          <w:tcPr>
            <w:tcW w:w="623" w:type="dxa"/>
            <w:vAlign w:val="center"/>
          </w:tcPr>
          <w:p w14:paraId="78D1CEA9" w14:textId="77777777" w:rsidR="007667EA" w:rsidRPr="00542719" w:rsidRDefault="007667EA" w:rsidP="00F414AD">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7" w:type="dxa"/>
            <w:vAlign w:val="center"/>
          </w:tcPr>
          <w:p w14:paraId="0EF7CB3A" w14:textId="6C440F5F" w:rsidR="007667EA" w:rsidRPr="00E15012" w:rsidRDefault="007667EA" w:rsidP="00F414AD">
            <w:pPr>
              <w:pStyle w:val="ListParagraph"/>
              <w:keepNext/>
              <w:numPr>
                <w:ilvl w:val="1"/>
                <w:numId w:val="28"/>
              </w:numPr>
              <w:autoSpaceDE w:val="0"/>
              <w:autoSpaceDN w:val="0"/>
              <w:adjustRightInd w:val="0"/>
              <w:spacing w:after="0" w:line="240" w:lineRule="auto"/>
              <w:ind w:left="346"/>
              <w:rPr>
                <w:rFonts w:asciiTheme="minorHAnsi" w:eastAsia="Times New Roman" w:hAnsiTheme="minorHAnsi" w:cstheme="minorHAnsi"/>
                <w:bCs/>
                <w:sz w:val="18"/>
                <w:szCs w:val="20"/>
              </w:rPr>
            </w:pPr>
            <w:r w:rsidRPr="00542719">
              <w:rPr>
                <w:rFonts w:asciiTheme="minorHAnsi" w:eastAsiaTheme="minorEastAsia" w:hAnsiTheme="minorHAnsi" w:cstheme="minorHAnsi"/>
                <w:bCs/>
                <w:sz w:val="18"/>
                <w:szCs w:val="20"/>
              </w:rPr>
              <w:t xml:space="preserve">All domestic hot water piping shall be insulated as specified in Section 609.11 of the California Plumbing Code. </w:t>
            </w:r>
            <w:r w:rsidR="009116CD" w:rsidRPr="00E15012">
              <w:rPr>
                <w:rFonts w:asciiTheme="minorHAnsi" w:eastAsia="Times New Roman" w:hAnsiTheme="minorHAnsi" w:cstheme="minorHAnsi"/>
                <w:bCs/>
                <w:sz w:val="18"/>
                <w:szCs w:val="20"/>
              </w:rPr>
              <w:t>I</w:t>
            </w:r>
            <w:r w:rsidRPr="00E15012">
              <w:rPr>
                <w:rFonts w:asciiTheme="minorHAnsi" w:eastAsia="Times New Roman" w:hAnsiTheme="minorHAnsi" w:cstheme="minorHAnsi"/>
                <w:bCs/>
                <w:sz w:val="18"/>
                <w:szCs w:val="20"/>
              </w:rPr>
              <w:t>nsulation buried below grade must be installed in a waterproof and non-crushable casing or sleeve</w:t>
            </w:r>
            <w:r w:rsidR="009116CD" w:rsidRPr="00E15012">
              <w:rPr>
                <w:rFonts w:asciiTheme="minorHAnsi" w:eastAsia="Times New Roman" w:hAnsiTheme="minorHAnsi" w:cstheme="minorHAnsi"/>
                <w:bCs/>
                <w:sz w:val="18"/>
                <w:szCs w:val="20"/>
              </w:rPr>
              <w:t>.</w:t>
            </w:r>
          </w:p>
          <w:p w14:paraId="45CA9C6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8DF91C9" w14:textId="5E7F2943"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installed in interior or exterior walls that is </w:t>
            </w:r>
            <w:proofErr w:type="gramStart"/>
            <w:r w:rsidRPr="00542719">
              <w:rPr>
                <w:rFonts w:asciiTheme="minorHAnsi" w:eastAsia="Times New Roman" w:hAnsiTheme="minorHAnsi" w:cstheme="minorHAnsi"/>
                <w:bCs/>
                <w:sz w:val="18"/>
                <w:szCs w:val="20"/>
              </w:rPr>
              <w:t>surrounded on all sides</w:t>
            </w:r>
            <w:proofErr w:type="gramEnd"/>
            <w:r w:rsidRPr="00542719">
              <w:rPr>
                <w:rFonts w:asciiTheme="minorHAnsi" w:eastAsia="Times New Roman" w:hAnsiTheme="minorHAnsi" w:cstheme="minorHAnsi"/>
                <w:bCs/>
                <w:sz w:val="18"/>
                <w:szCs w:val="20"/>
              </w:rPr>
              <w:t xml:space="preserve"> by at least 1 inch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insulation.</w:t>
            </w:r>
          </w:p>
          <w:p w14:paraId="03E8887E" w14:textId="0608A65B"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installed in crawlspace with a minimum of 1 </w:t>
            </w:r>
            <w:proofErr w:type="gramStart"/>
            <w:r w:rsidRPr="00542719">
              <w:rPr>
                <w:rFonts w:asciiTheme="minorHAnsi" w:eastAsia="Times New Roman" w:hAnsiTheme="minorHAnsi" w:cstheme="minorHAnsi"/>
                <w:bCs/>
                <w:sz w:val="18"/>
                <w:szCs w:val="20"/>
              </w:rPr>
              <w:t>inches</w:t>
            </w:r>
            <w:proofErr w:type="gramEnd"/>
            <w:r w:rsidRPr="00542719">
              <w:rPr>
                <w:rFonts w:asciiTheme="minorHAnsi" w:eastAsia="Times New Roman" w:hAnsiTheme="minorHAnsi" w:cstheme="minorHAnsi"/>
                <w:bCs/>
                <w:sz w:val="18"/>
                <w:szCs w:val="20"/>
              </w:rPr>
              <w:t xml:space="preserve">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crawlspace insulation above and below.</w:t>
            </w:r>
          </w:p>
          <w:p w14:paraId="0AC8ED4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installed in attics with a minimum of 4 inches (10 cm) of attic insulation on top.</w:t>
            </w:r>
          </w:p>
          <w:p w14:paraId="59440D78"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Pipe insulation shall fit </w:t>
            </w:r>
            <w:proofErr w:type="gramStart"/>
            <w:r w:rsidRPr="00542719">
              <w:rPr>
                <w:rFonts w:asciiTheme="minorHAnsi" w:eastAsia="Times New Roman" w:hAnsiTheme="minorHAnsi" w:cstheme="minorHAnsi"/>
                <w:bCs/>
                <w:sz w:val="18"/>
                <w:szCs w:val="20"/>
              </w:rPr>
              <w:t>tightly</w:t>
            </w:r>
            <w:proofErr w:type="gramEnd"/>
            <w:r w:rsidRPr="00542719">
              <w:rPr>
                <w:rFonts w:asciiTheme="minorHAnsi" w:eastAsia="Times New Roman" w:hAnsiTheme="minorHAnsi" w:cstheme="minorHAnsi"/>
                <w:bCs/>
                <w:sz w:val="18"/>
                <w:szCs w:val="20"/>
              </w:rPr>
              <w:t xml:space="preserve"> and all elbows and tees shall be fully insulated.</w:t>
            </w:r>
          </w:p>
        </w:tc>
      </w:tr>
      <w:tr w:rsidR="007667EA" w:rsidRPr="009E01FE" w14:paraId="3BA54506" w14:textId="77777777" w:rsidTr="009D1541">
        <w:trPr>
          <w:trHeight w:val="6351"/>
          <w:tblHeader/>
        </w:trPr>
        <w:tc>
          <w:tcPr>
            <w:tcW w:w="623" w:type="dxa"/>
            <w:vAlign w:val="center"/>
          </w:tcPr>
          <w:p w14:paraId="0F3572AA"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67" w:type="dxa"/>
            <w:vAlign w:val="center"/>
          </w:tcPr>
          <w:p w14:paraId="107C9E5B" w14:textId="0A0E9D0F" w:rsidR="007667EA"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For Gas or Propane Water Heaters:  Ensure </w:t>
            </w:r>
            <w:r w:rsidR="00263C79">
              <w:rPr>
                <w:rFonts w:asciiTheme="minorHAnsi" w:eastAsia="Times New Roman" w:hAnsiTheme="minorHAnsi" w:cstheme="minorHAnsi"/>
                <w:sz w:val="18"/>
                <w:szCs w:val="18"/>
              </w:rPr>
              <w:t xml:space="preserve">either a </w:t>
            </w:r>
            <w:r w:rsidR="00263C79" w:rsidRPr="00E96E3C">
              <w:rPr>
                <w:rFonts w:asciiTheme="minorHAnsi" w:eastAsia="Times New Roman" w:hAnsiTheme="minorHAnsi" w:cstheme="minorHAnsi"/>
                <w:b/>
                <w:bCs/>
                <w:sz w:val="20"/>
                <w:szCs w:val="20"/>
              </w:rPr>
              <w:t>or</w:t>
            </w:r>
            <w:r w:rsidR="00263C79">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20"/>
              </w:rPr>
              <w:t xml:space="preserve"> are installed (Section 150.0(n))</w:t>
            </w:r>
          </w:p>
          <w:p w14:paraId="6DB6203B" w14:textId="77777777" w:rsidR="008A3D85" w:rsidRPr="00E96E3C" w:rsidRDefault="008A3D85" w:rsidP="008A3D85">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17D3BE2F" w14:textId="50F0F3A5"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dedicated 125V, 20A electrical receptacle connected to the electric panel with a 120/240V 3 conductor, 10 AWG copper branch circuit, within 3 feet from the water heater and </w:t>
            </w:r>
            <w:r w:rsidR="009116CD">
              <w:rPr>
                <w:rFonts w:asciiTheme="minorHAnsi" w:eastAsia="Times New Roman" w:hAnsiTheme="minorHAnsi" w:cstheme="minorHAnsi"/>
                <w:sz w:val="18"/>
                <w:szCs w:val="20"/>
              </w:rPr>
              <w:t xml:space="preserve">is </w:t>
            </w:r>
            <w:r w:rsidRPr="00542719">
              <w:rPr>
                <w:rFonts w:asciiTheme="minorHAnsi" w:eastAsia="Times New Roman" w:hAnsiTheme="minorHAnsi" w:cstheme="minorHAnsi"/>
                <w:sz w:val="18"/>
                <w:szCs w:val="20"/>
              </w:rPr>
              <w:t>accessible with no obstructions</w:t>
            </w:r>
            <w:r w:rsidR="009116CD">
              <w:rPr>
                <w:rFonts w:asciiTheme="minorHAnsi" w:eastAsia="Times New Roman" w:hAnsiTheme="minorHAnsi" w:cstheme="minorHAnsi"/>
                <w:sz w:val="18"/>
                <w:szCs w:val="20"/>
              </w:rPr>
              <w:t>.</w:t>
            </w:r>
          </w:p>
          <w:p w14:paraId="3133E299" w14:textId="7B8B4A2D" w:rsidR="007667EA" w:rsidRPr="00542719" w:rsidRDefault="007667EA" w:rsidP="009D1541">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The conductor shall be labeled with the </w:t>
            </w:r>
            <w:r w:rsidR="009116CD">
              <w:rPr>
                <w:rFonts w:asciiTheme="minorHAnsi" w:eastAsia="Times New Roman" w:hAnsiTheme="minorHAnsi" w:cstheme="minorHAnsi"/>
                <w:sz w:val="18"/>
                <w:szCs w:val="20"/>
              </w:rPr>
              <w:t>word</w:t>
            </w:r>
            <w:r w:rsidRPr="00542719">
              <w:rPr>
                <w:rFonts w:asciiTheme="minorHAnsi" w:eastAsia="Times New Roman" w:hAnsiTheme="minorHAnsi" w:cstheme="minorHAnsi"/>
                <w:sz w:val="18"/>
                <w:szCs w:val="20"/>
              </w:rPr>
              <w:t xml:space="preserve"> “Spare” on both ends; and</w:t>
            </w:r>
          </w:p>
          <w:p w14:paraId="2E88D309" w14:textId="3C7CDA87" w:rsidR="007667EA" w:rsidRPr="00542719" w:rsidRDefault="007667EA" w:rsidP="009D1541">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A reserved single pole circuit breaker space next to the circuit breaker next to the branch circuit labeled “Future” 240V shall be provided.</w:t>
            </w:r>
          </w:p>
          <w:p w14:paraId="047EDBAB" w14:textId="77777777"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condensate </w:t>
            </w:r>
            <w:proofErr w:type="gramStart"/>
            <w:r w:rsidRPr="00542719">
              <w:rPr>
                <w:rFonts w:asciiTheme="minorHAnsi" w:eastAsia="Times New Roman" w:hAnsiTheme="minorHAnsi" w:cstheme="minorHAnsi"/>
                <w:sz w:val="18"/>
                <w:szCs w:val="20"/>
              </w:rPr>
              <w:t>drain</w:t>
            </w:r>
            <w:proofErr w:type="gramEnd"/>
            <w:r w:rsidRPr="00542719">
              <w:rPr>
                <w:rFonts w:asciiTheme="minorHAnsi" w:eastAsia="Times New Roman" w:hAnsiTheme="minorHAnsi" w:cstheme="minorHAnsi"/>
                <w:sz w:val="18"/>
                <w:szCs w:val="20"/>
              </w:rPr>
              <w:t xml:space="preserve"> no more than 2 inches higher than the base on water heater for natural draining.</w:t>
            </w:r>
          </w:p>
          <w:p w14:paraId="1E7A373A" w14:textId="59BB541C" w:rsidR="007667EA"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p>
          <w:p w14:paraId="1415E49A" w14:textId="3E3A8A7E" w:rsidR="00F547A5" w:rsidRPr="004736BD" w:rsidRDefault="00F547A5" w:rsidP="009D1541">
            <w:pPr>
              <w:pStyle w:val="ListParagraph"/>
              <w:keepNext/>
              <w:numPr>
                <w:ilvl w:val="0"/>
                <w:numId w:val="3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B219BC">
              <w:rPr>
                <w:rFonts w:asciiTheme="minorHAnsi" w:eastAsia="Times New Roman" w:hAnsiTheme="minorHAnsi" w:cstheme="minorHAnsi"/>
                <w:sz w:val="18"/>
                <w:szCs w:val="18"/>
              </w:rPr>
              <w:t>from the water heater</w:t>
            </w:r>
          </w:p>
          <w:p w14:paraId="26EFAB9B" w14:textId="77777777" w:rsidR="00F547A5" w:rsidRPr="004B6B6C" w:rsidRDefault="00F547A5" w:rsidP="00F547A5">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539733F9" w14:textId="77777777" w:rsidR="00F547A5" w:rsidRPr="004736BD" w:rsidRDefault="00F547A5" w:rsidP="00F547A5">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AB1A90D"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3CAF5082"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CB05D93"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5029BC9"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11BDDBC8" w14:textId="501F1728" w:rsidR="008A3D85" w:rsidRPr="00542719" w:rsidRDefault="00F547A5" w:rsidP="009D154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41" w:hanging="270"/>
              <w:contextualSpacing/>
              <w:rPr>
                <w:rFonts w:asciiTheme="minorHAnsi" w:eastAsia="Times New Roman" w:hAnsiTheme="minorHAnsi" w:cstheme="minorHAnsi"/>
                <w:sz w:val="18"/>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tc>
      </w:tr>
      <w:tr w:rsidR="007667EA" w:rsidRPr="009E01FE" w14:paraId="4BE4AE23" w14:textId="77777777" w:rsidTr="008B40BE">
        <w:trPr>
          <w:trHeight w:val="144"/>
          <w:tblHeader/>
        </w:trPr>
        <w:tc>
          <w:tcPr>
            <w:tcW w:w="10790" w:type="dxa"/>
            <w:gridSpan w:val="2"/>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1D45BFFC" w:rsidR="00FD3C85" w:rsidRDefault="00FD3C85" w:rsidP="00AB4500">
      <w:pPr>
        <w:spacing w:after="0"/>
        <w:rPr>
          <w:ins w:id="44" w:author="Alhabibi, Haider@Energy" w:date="2023-11-01T16:51:00Z"/>
        </w:rPr>
      </w:pPr>
    </w:p>
    <w:p w14:paraId="17E2F958" w14:textId="77777777" w:rsidR="00FD3C85" w:rsidRDefault="00FD3C85">
      <w:pPr>
        <w:spacing w:after="0" w:line="240" w:lineRule="auto"/>
        <w:rPr>
          <w:ins w:id="45" w:author="Alhabibi, Haider@Energy" w:date="2023-11-01T16:51:00Z"/>
        </w:rPr>
      </w:pPr>
      <w:ins w:id="46" w:author="Alhabibi, Haider@Energy" w:date="2023-11-01T16:51:00Z">
        <w:r>
          <w:br w:type="page"/>
        </w:r>
      </w:ins>
    </w:p>
    <w:p w14:paraId="70F25F7A" w14:textId="77777777" w:rsidR="00556980" w:rsidRDefault="00556980" w:rsidP="00AB4500">
      <w:pPr>
        <w:spacing w:after="0"/>
      </w:pPr>
    </w:p>
    <w:tbl>
      <w:tblPr>
        <w:tblStyle w:val="TableGrid"/>
        <w:tblW w:w="10885" w:type="dxa"/>
        <w:tblLayout w:type="fixed"/>
        <w:tblLook w:val="04A0" w:firstRow="1" w:lastRow="0" w:firstColumn="1" w:lastColumn="0" w:noHBand="0" w:noVBand="1"/>
      </w:tblPr>
      <w:tblGrid>
        <w:gridCol w:w="1209"/>
        <w:gridCol w:w="1209"/>
        <w:gridCol w:w="1210"/>
        <w:gridCol w:w="1209"/>
        <w:gridCol w:w="1210"/>
        <w:gridCol w:w="1209"/>
        <w:gridCol w:w="1210"/>
        <w:gridCol w:w="1209"/>
        <w:gridCol w:w="1210"/>
      </w:tblGrid>
      <w:tr w:rsidR="006C7190" w14:paraId="0D9551BD" w14:textId="449783C6" w:rsidTr="009C5E99">
        <w:trPr>
          <w:trHeight w:val="530"/>
        </w:trPr>
        <w:tc>
          <w:tcPr>
            <w:tcW w:w="10885" w:type="dxa"/>
            <w:gridSpan w:val="9"/>
          </w:tcPr>
          <w:p w14:paraId="60A83EB8" w14:textId="41238FED"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77777777" w:rsidR="006C7190" w:rsidRPr="000029DA" w:rsidRDefault="006C7190" w:rsidP="00AB4500">
            <w:pPr>
              <w:spacing w:after="0" w:line="240" w:lineRule="auto"/>
              <w:rPr>
                <w:rFonts w:cstheme="minorHAnsi"/>
                <w:sz w:val="18"/>
                <w:szCs w:val="18"/>
              </w:rPr>
            </w:pPr>
            <w:r w:rsidRPr="000029DA">
              <w:rPr>
                <w:rFonts w:cstheme="minorHAnsi"/>
                <w:sz w:val="18"/>
                <w:szCs w:val="18"/>
              </w:rPr>
              <w:t>For dwelling units with multiple systems, enter the master bath distance and kitchen distance to the closest water heater, and enter the average of the furthest fixture to each water heater.</w:t>
            </w:r>
          </w:p>
          <w:p w14:paraId="03A711AF" w14:textId="733B8C77"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r w:rsidR="005913F4">
              <w:rPr>
                <w:rFonts w:cstheme="minorHAnsi"/>
                <w:sz w:val="18"/>
                <w:szCs w:val="18"/>
              </w:rPr>
              <w:t xml:space="preserve">Table </w:t>
            </w:r>
            <w:r>
              <w:rPr>
                <w:rFonts w:cstheme="minorHAnsi"/>
                <w:sz w:val="18"/>
                <w:szCs w:val="18"/>
              </w:rPr>
              <w:t>B</w:t>
            </w:r>
            <w:r w:rsidR="008833B5">
              <w:rPr>
                <w:rFonts w:cstheme="minorHAnsi"/>
                <w:sz w:val="18"/>
                <w:szCs w:val="18"/>
              </w:rPr>
              <w:t xml:space="preserve"> or </w:t>
            </w:r>
            <w:r w:rsidR="005913F4">
              <w:rPr>
                <w:rFonts w:cstheme="minorHAnsi"/>
                <w:sz w:val="18"/>
                <w:szCs w:val="18"/>
              </w:rPr>
              <w:t>B2</w:t>
            </w:r>
            <w:r>
              <w:rPr>
                <w:rFonts w:cstheme="minorHAnsi"/>
                <w:sz w:val="18"/>
                <w:szCs w:val="18"/>
              </w:rPr>
              <w:t xml:space="preserve">. with B10 </w:t>
            </w:r>
            <w:r w:rsidR="008833B5">
              <w:rPr>
                <w:rFonts w:cstheme="minorHAnsi"/>
                <w:sz w:val="18"/>
                <w:szCs w:val="18"/>
              </w:rPr>
              <w:t xml:space="preserve">or </w:t>
            </w:r>
            <w:r w:rsidR="005913F4">
              <w:rPr>
                <w:rFonts w:cstheme="minorHAnsi"/>
                <w:sz w:val="18"/>
                <w:szCs w:val="18"/>
              </w:rPr>
              <w:t>B2-</w:t>
            </w:r>
            <w:r w:rsidR="008833B5">
              <w:rPr>
                <w:rFonts w:cstheme="minorHAnsi"/>
                <w:sz w:val="18"/>
                <w:szCs w:val="18"/>
              </w:rPr>
              <w:t xml:space="preserve">08 </w:t>
            </w:r>
            <w:r>
              <w:rPr>
                <w:rFonts w:cstheme="minorHAnsi"/>
                <w:sz w:val="18"/>
                <w:szCs w:val="18"/>
              </w:rPr>
              <w:t>= Basic. If no dwelling in B10</w:t>
            </w:r>
            <w:r w:rsidR="008833B5">
              <w:rPr>
                <w:rFonts w:cstheme="minorHAnsi"/>
                <w:sz w:val="18"/>
                <w:szCs w:val="18"/>
              </w:rPr>
              <w:t xml:space="preserve"> or </w:t>
            </w:r>
            <w:r w:rsidR="005913F4">
              <w:rPr>
                <w:rFonts w:cstheme="minorHAnsi"/>
                <w:sz w:val="18"/>
                <w:szCs w:val="18"/>
              </w:rPr>
              <w:t>B2-</w:t>
            </w:r>
            <w:r w:rsidR="008833B5">
              <w:rPr>
                <w:rFonts w:cstheme="minorHAnsi"/>
                <w:sz w:val="18"/>
                <w:szCs w:val="18"/>
              </w:rPr>
              <w:t>08</w:t>
            </w:r>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BA2BDD" w14:paraId="7FDD8E1F" w14:textId="012B5571" w:rsidTr="00FE27EB">
        <w:tc>
          <w:tcPr>
            <w:tcW w:w="1209" w:type="dxa"/>
          </w:tcPr>
          <w:p w14:paraId="346D7443" w14:textId="3B3264AF" w:rsidR="00BA2BDD" w:rsidRPr="008733ED" w:rsidRDefault="00BA2BDD" w:rsidP="00BA2BDD">
            <w:pPr>
              <w:spacing w:after="0"/>
              <w:jc w:val="center"/>
              <w:rPr>
                <w:rFonts w:cstheme="minorHAnsi"/>
                <w:sz w:val="20"/>
                <w:szCs w:val="20"/>
              </w:rPr>
            </w:pPr>
            <w:r>
              <w:rPr>
                <w:rFonts w:cstheme="minorHAnsi"/>
                <w:sz w:val="20"/>
                <w:szCs w:val="20"/>
              </w:rPr>
              <w:t>01</w:t>
            </w:r>
          </w:p>
        </w:tc>
        <w:tc>
          <w:tcPr>
            <w:tcW w:w="1209" w:type="dxa"/>
          </w:tcPr>
          <w:p w14:paraId="6611F572" w14:textId="174D5535" w:rsidR="00BA2BDD" w:rsidRDefault="00BA2BDD" w:rsidP="00BA2BDD">
            <w:pPr>
              <w:spacing w:after="0"/>
              <w:jc w:val="center"/>
              <w:rPr>
                <w:rFonts w:cstheme="minorHAnsi"/>
                <w:sz w:val="20"/>
                <w:szCs w:val="20"/>
              </w:rPr>
            </w:pPr>
            <w:r>
              <w:rPr>
                <w:rFonts w:cstheme="minorHAnsi"/>
                <w:sz w:val="20"/>
                <w:szCs w:val="20"/>
              </w:rPr>
              <w:t>02</w:t>
            </w:r>
          </w:p>
        </w:tc>
        <w:tc>
          <w:tcPr>
            <w:tcW w:w="1210" w:type="dxa"/>
            <w:vAlign w:val="bottom"/>
          </w:tcPr>
          <w:p w14:paraId="5A01FEB7" w14:textId="0CCA9E9C" w:rsidR="00BA2BDD" w:rsidRPr="008733ED" w:rsidRDefault="00BA2BDD" w:rsidP="00BA2BDD">
            <w:pPr>
              <w:spacing w:after="0"/>
              <w:jc w:val="center"/>
              <w:rPr>
                <w:rFonts w:cstheme="minorHAnsi"/>
                <w:sz w:val="20"/>
                <w:szCs w:val="20"/>
              </w:rPr>
            </w:pPr>
            <w:r>
              <w:rPr>
                <w:rFonts w:cstheme="minorHAnsi"/>
                <w:sz w:val="20"/>
                <w:szCs w:val="20"/>
              </w:rPr>
              <w:t>03</w:t>
            </w:r>
          </w:p>
        </w:tc>
        <w:tc>
          <w:tcPr>
            <w:tcW w:w="1209" w:type="dxa"/>
          </w:tcPr>
          <w:p w14:paraId="19958654" w14:textId="54337DAB" w:rsidR="00BA2BDD" w:rsidRPr="008733ED" w:rsidRDefault="00BA2BDD" w:rsidP="00BA2BDD">
            <w:pPr>
              <w:spacing w:after="0"/>
              <w:jc w:val="center"/>
              <w:rPr>
                <w:rFonts w:cstheme="minorHAnsi"/>
                <w:sz w:val="20"/>
                <w:szCs w:val="20"/>
              </w:rPr>
            </w:pPr>
            <w:r>
              <w:rPr>
                <w:rFonts w:cstheme="minorHAnsi"/>
                <w:sz w:val="20"/>
                <w:szCs w:val="20"/>
              </w:rPr>
              <w:t>04</w:t>
            </w:r>
          </w:p>
        </w:tc>
        <w:tc>
          <w:tcPr>
            <w:tcW w:w="1210" w:type="dxa"/>
          </w:tcPr>
          <w:p w14:paraId="184F01CF" w14:textId="5668EF66" w:rsidR="00BA2BDD" w:rsidRPr="008733ED" w:rsidRDefault="00BA2BDD" w:rsidP="00BA2BDD">
            <w:pPr>
              <w:spacing w:after="0"/>
              <w:jc w:val="center"/>
              <w:rPr>
                <w:rFonts w:cstheme="minorHAnsi"/>
                <w:sz w:val="20"/>
                <w:szCs w:val="20"/>
              </w:rPr>
            </w:pPr>
            <w:r>
              <w:rPr>
                <w:rFonts w:cstheme="minorHAnsi"/>
                <w:sz w:val="20"/>
                <w:szCs w:val="20"/>
              </w:rPr>
              <w:t>05</w:t>
            </w:r>
          </w:p>
        </w:tc>
        <w:tc>
          <w:tcPr>
            <w:tcW w:w="1209" w:type="dxa"/>
          </w:tcPr>
          <w:p w14:paraId="2A052C01" w14:textId="12B4F393" w:rsidR="00BA2BDD" w:rsidRPr="00AC2387" w:rsidRDefault="00BA2BDD" w:rsidP="00BA2BDD">
            <w:pPr>
              <w:spacing w:after="0"/>
              <w:jc w:val="center"/>
              <w:rPr>
                <w:rFonts w:cstheme="minorHAnsi"/>
                <w:sz w:val="20"/>
                <w:szCs w:val="20"/>
              </w:rPr>
            </w:pPr>
            <w:r>
              <w:rPr>
                <w:rFonts w:cstheme="minorHAnsi"/>
                <w:sz w:val="20"/>
                <w:szCs w:val="20"/>
              </w:rPr>
              <w:t>06</w:t>
            </w:r>
          </w:p>
        </w:tc>
        <w:tc>
          <w:tcPr>
            <w:tcW w:w="1210" w:type="dxa"/>
          </w:tcPr>
          <w:p w14:paraId="2375F8FC" w14:textId="536BD272" w:rsidR="00BA2BDD" w:rsidRPr="00AC2387" w:rsidRDefault="00BA2BDD" w:rsidP="00BA2BDD">
            <w:pPr>
              <w:spacing w:after="0"/>
              <w:jc w:val="center"/>
              <w:rPr>
                <w:rFonts w:cstheme="minorHAnsi"/>
                <w:sz w:val="20"/>
                <w:szCs w:val="20"/>
              </w:rPr>
            </w:pPr>
            <w:r>
              <w:rPr>
                <w:rFonts w:cstheme="minorHAnsi"/>
                <w:sz w:val="20"/>
                <w:szCs w:val="20"/>
              </w:rPr>
              <w:t>07</w:t>
            </w:r>
          </w:p>
        </w:tc>
        <w:tc>
          <w:tcPr>
            <w:tcW w:w="1209" w:type="dxa"/>
          </w:tcPr>
          <w:p w14:paraId="754F03B0" w14:textId="393DDBFE" w:rsidR="00BA2BDD" w:rsidRDefault="00BA2BDD" w:rsidP="00BA2BDD">
            <w:pPr>
              <w:spacing w:after="0"/>
              <w:jc w:val="center"/>
              <w:rPr>
                <w:rFonts w:cstheme="minorHAnsi"/>
                <w:sz w:val="20"/>
                <w:szCs w:val="20"/>
              </w:rPr>
            </w:pPr>
            <w:r>
              <w:rPr>
                <w:rFonts w:cstheme="minorHAnsi"/>
                <w:sz w:val="20"/>
                <w:szCs w:val="20"/>
              </w:rPr>
              <w:t>08</w:t>
            </w:r>
          </w:p>
        </w:tc>
        <w:tc>
          <w:tcPr>
            <w:tcW w:w="1210" w:type="dxa"/>
          </w:tcPr>
          <w:p w14:paraId="76798BEA" w14:textId="152D7B5D" w:rsidR="00BA2BDD" w:rsidRDefault="00BA2BDD" w:rsidP="00BA2BDD">
            <w:pPr>
              <w:spacing w:after="0"/>
              <w:jc w:val="center"/>
              <w:rPr>
                <w:rFonts w:cstheme="minorHAnsi"/>
                <w:sz w:val="20"/>
                <w:szCs w:val="20"/>
              </w:rPr>
            </w:pPr>
            <w:r>
              <w:rPr>
                <w:rFonts w:cstheme="minorHAnsi"/>
                <w:sz w:val="20"/>
                <w:szCs w:val="20"/>
              </w:rPr>
              <w:t>09</w:t>
            </w:r>
          </w:p>
        </w:tc>
      </w:tr>
      <w:tr w:rsidR="00BA2BDD" w14:paraId="6046EC7C" w14:textId="44B10808" w:rsidTr="00FE27EB">
        <w:tc>
          <w:tcPr>
            <w:tcW w:w="1209" w:type="dxa"/>
            <w:vAlign w:val="bottom"/>
          </w:tcPr>
          <w:p w14:paraId="1382CBC9" w14:textId="77777777" w:rsidR="00BA2BDD" w:rsidRDefault="00BA2BDD" w:rsidP="00BA2BDD">
            <w:pPr>
              <w:spacing w:after="0" w:line="240" w:lineRule="auto"/>
              <w:jc w:val="center"/>
              <w:rPr>
                <w:rFonts w:cstheme="minorHAnsi"/>
                <w:sz w:val="18"/>
                <w:szCs w:val="20"/>
              </w:rPr>
            </w:pPr>
            <w:r>
              <w:rPr>
                <w:rFonts w:cstheme="minorHAnsi"/>
                <w:sz w:val="18"/>
                <w:szCs w:val="20"/>
              </w:rPr>
              <w:t>Dwelling</w:t>
            </w:r>
          </w:p>
          <w:p w14:paraId="71A22C67" w14:textId="333019BE" w:rsidR="00BA2BDD" w:rsidRPr="00AB4500" w:rsidRDefault="00BA2BDD" w:rsidP="00BA2BDD">
            <w:pPr>
              <w:spacing w:after="0" w:line="240" w:lineRule="auto"/>
              <w:jc w:val="center"/>
              <w:rPr>
                <w:rFonts w:cstheme="minorHAnsi"/>
                <w:sz w:val="18"/>
                <w:szCs w:val="20"/>
              </w:rPr>
            </w:pPr>
            <w:r w:rsidRPr="00AB4500">
              <w:rPr>
                <w:rFonts w:cstheme="minorHAnsi"/>
                <w:sz w:val="18"/>
                <w:szCs w:val="20"/>
              </w:rPr>
              <w:t>Name</w:t>
            </w:r>
          </w:p>
        </w:tc>
        <w:tc>
          <w:tcPr>
            <w:tcW w:w="1209" w:type="dxa"/>
            <w:vAlign w:val="bottom"/>
          </w:tcPr>
          <w:p w14:paraId="758E500B" w14:textId="77777777" w:rsidR="00BA2BDD" w:rsidRPr="00AB4500" w:rsidRDefault="00BA2BDD" w:rsidP="00BA2BDD">
            <w:pPr>
              <w:spacing w:after="0" w:line="240" w:lineRule="auto"/>
              <w:jc w:val="center"/>
              <w:rPr>
                <w:rFonts w:cstheme="minorHAnsi"/>
                <w:sz w:val="18"/>
                <w:szCs w:val="20"/>
              </w:rPr>
            </w:pPr>
            <w:r w:rsidRPr="00AB4500">
              <w:rPr>
                <w:rFonts w:cstheme="minorHAnsi"/>
                <w:sz w:val="18"/>
                <w:szCs w:val="20"/>
              </w:rPr>
              <w:t>Number of Stories</w:t>
            </w:r>
          </w:p>
        </w:tc>
        <w:tc>
          <w:tcPr>
            <w:tcW w:w="1210" w:type="dxa"/>
            <w:vAlign w:val="bottom"/>
          </w:tcPr>
          <w:p w14:paraId="6FA1B419" w14:textId="77777777" w:rsidR="00BA2BDD" w:rsidRPr="00AB4500" w:rsidRDefault="00BA2BDD" w:rsidP="00BA2BDD">
            <w:pPr>
              <w:spacing w:after="0" w:line="240" w:lineRule="auto"/>
              <w:jc w:val="center"/>
              <w:rPr>
                <w:sz w:val="18"/>
              </w:rPr>
            </w:pPr>
            <w:r w:rsidRPr="00AB4500">
              <w:rPr>
                <w:rFonts w:cstheme="minorHAnsi"/>
                <w:sz w:val="18"/>
                <w:szCs w:val="20"/>
              </w:rPr>
              <w:t>Master Bath distance of furthest fixture to Water Heater in feet</w:t>
            </w:r>
          </w:p>
        </w:tc>
        <w:tc>
          <w:tcPr>
            <w:tcW w:w="1209" w:type="dxa"/>
            <w:vAlign w:val="bottom"/>
          </w:tcPr>
          <w:p w14:paraId="298717E6" w14:textId="77777777" w:rsidR="00BA2BDD" w:rsidRPr="00AB4500" w:rsidRDefault="00BA2BDD" w:rsidP="00BA2BDD">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10" w:type="dxa"/>
            <w:vAlign w:val="bottom"/>
          </w:tcPr>
          <w:p w14:paraId="3EAC8CED" w14:textId="1AD31E46" w:rsidR="00BA2BDD" w:rsidRPr="00AB4500" w:rsidRDefault="00BA2BDD" w:rsidP="00BA2BDD">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9" w:type="dxa"/>
            <w:vAlign w:val="bottom"/>
          </w:tcPr>
          <w:p w14:paraId="7CA726AD" w14:textId="77777777" w:rsidR="00BA2BDD" w:rsidRPr="00AB4500" w:rsidRDefault="00BA2BDD" w:rsidP="00BA2BDD">
            <w:pPr>
              <w:spacing w:after="0" w:line="240" w:lineRule="auto"/>
              <w:jc w:val="center"/>
              <w:rPr>
                <w:sz w:val="18"/>
              </w:rPr>
            </w:pPr>
            <w:r w:rsidRPr="00AB4500">
              <w:rPr>
                <w:rFonts w:cstheme="minorHAnsi"/>
                <w:sz w:val="18"/>
                <w:szCs w:val="20"/>
              </w:rPr>
              <w:t>Weighted Distance</w:t>
            </w:r>
          </w:p>
        </w:tc>
        <w:tc>
          <w:tcPr>
            <w:tcW w:w="1210" w:type="dxa"/>
            <w:vAlign w:val="bottom"/>
          </w:tcPr>
          <w:p w14:paraId="3383BF19" w14:textId="77777777" w:rsidR="00BA2BDD" w:rsidRPr="00AB4500" w:rsidRDefault="00BA2BDD" w:rsidP="00BA2BDD">
            <w:pPr>
              <w:spacing w:after="0" w:line="240" w:lineRule="auto"/>
              <w:jc w:val="center"/>
              <w:rPr>
                <w:sz w:val="18"/>
              </w:rPr>
            </w:pPr>
            <w:r w:rsidRPr="00AB4500">
              <w:rPr>
                <w:rFonts w:cstheme="minorHAnsi"/>
                <w:sz w:val="18"/>
                <w:szCs w:val="20"/>
              </w:rPr>
              <w:t>Qualification Distance</w:t>
            </w:r>
          </w:p>
        </w:tc>
        <w:tc>
          <w:tcPr>
            <w:tcW w:w="1209" w:type="dxa"/>
            <w:vAlign w:val="bottom"/>
          </w:tcPr>
          <w:p w14:paraId="58F017EC" w14:textId="0CE25B55" w:rsidR="00BA2BDD" w:rsidRPr="00AB4500" w:rsidRDefault="00BA2BDD" w:rsidP="00BA2BDD">
            <w:pPr>
              <w:spacing w:after="0" w:line="240" w:lineRule="auto"/>
              <w:jc w:val="center"/>
              <w:rPr>
                <w:rFonts w:cstheme="minorHAnsi"/>
                <w:sz w:val="18"/>
                <w:szCs w:val="20"/>
              </w:rPr>
            </w:pPr>
            <w:r>
              <w:rPr>
                <w:rFonts w:cstheme="minorHAnsi"/>
                <w:sz w:val="18"/>
              </w:rPr>
              <w:t>Design Compactness Factor</w:t>
            </w:r>
          </w:p>
        </w:tc>
        <w:tc>
          <w:tcPr>
            <w:tcW w:w="1210" w:type="dxa"/>
            <w:vAlign w:val="bottom"/>
          </w:tcPr>
          <w:p w14:paraId="568DED67" w14:textId="62D6765D" w:rsidR="00BA2BDD" w:rsidRPr="00AB4500" w:rsidRDefault="00BA2BDD" w:rsidP="00BA2BDD">
            <w:pPr>
              <w:spacing w:after="0" w:line="240" w:lineRule="auto"/>
              <w:jc w:val="center"/>
              <w:rPr>
                <w:rFonts w:cstheme="minorHAnsi"/>
                <w:sz w:val="18"/>
                <w:szCs w:val="20"/>
              </w:rPr>
            </w:pPr>
            <w:r>
              <w:rPr>
                <w:rFonts w:cstheme="minorHAnsi"/>
                <w:sz w:val="18"/>
              </w:rPr>
              <w:t>Calculated Compactness Factor</w:t>
            </w:r>
          </w:p>
        </w:tc>
      </w:tr>
      <w:tr w:rsidR="00BA2BDD" w14:paraId="6D89697E" w14:textId="585E8775" w:rsidTr="00FE27EB">
        <w:trPr>
          <w:trHeight w:val="305"/>
        </w:trPr>
        <w:tc>
          <w:tcPr>
            <w:tcW w:w="1209" w:type="dxa"/>
          </w:tcPr>
          <w:p w14:paraId="1BEB390D" w14:textId="4E88AA9D" w:rsidR="00BA2BDD" w:rsidRPr="00AB4500" w:rsidRDefault="00BA2BDD" w:rsidP="00BA2BDD">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 </w:t>
            </w:r>
            <w:r w:rsidRPr="00AB4500">
              <w:rPr>
                <w:rFonts w:asciiTheme="minorHAnsi" w:eastAsia="Times New Roman" w:hAnsiTheme="minorHAnsi" w:cstheme="minorHAnsi"/>
                <w:sz w:val="18"/>
                <w:szCs w:val="18"/>
              </w:rPr>
              <w:t>&gt;&gt;</w:t>
            </w:r>
          </w:p>
        </w:tc>
        <w:tc>
          <w:tcPr>
            <w:tcW w:w="1209" w:type="dxa"/>
          </w:tcPr>
          <w:p w14:paraId="29F85FB2" w14:textId="5CDAC836" w:rsidR="00BA2BDD" w:rsidRPr="00AB4500" w:rsidRDefault="00BA2BDD" w:rsidP="00BA2BDD">
            <w:pPr>
              <w:spacing w:after="0" w:line="240" w:lineRule="auto"/>
              <w:rPr>
                <w:sz w:val="18"/>
                <w:szCs w:val="18"/>
              </w:rPr>
            </w:pPr>
            <w:r w:rsidRPr="00AB4500">
              <w:rPr>
                <w:sz w:val="18"/>
                <w:szCs w:val="18"/>
              </w:rPr>
              <w:t>&lt;&lt;</w:t>
            </w:r>
            <w:r w:rsidRPr="00AB4500" w:rsidDel="00872827">
              <w:rPr>
                <w:sz w:val="18"/>
                <w:szCs w:val="18"/>
              </w:rPr>
              <w:t xml:space="preserve"> </w:t>
            </w:r>
            <w:r w:rsidR="00352365">
              <w:rPr>
                <w:sz w:val="18"/>
                <w:szCs w:val="18"/>
              </w:rPr>
              <w:t>if prescriptive or G03/G04/G05 are not in performance file, user select from list: 1, 2, 3; Else value = N/A</w:t>
            </w:r>
            <w:r>
              <w:rPr>
                <w:sz w:val="18"/>
                <w:szCs w:val="18"/>
              </w:rPr>
              <w:t xml:space="preserve"> </w:t>
            </w:r>
            <w:r w:rsidRPr="00AB4500">
              <w:rPr>
                <w:sz w:val="18"/>
                <w:szCs w:val="18"/>
              </w:rPr>
              <w:t>&gt;&gt;</w:t>
            </w:r>
          </w:p>
        </w:tc>
        <w:tc>
          <w:tcPr>
            <w:tcW w:w="1210" w:type="dxa"/>
          </w:tcPr>
          <w:p w14:paraId="1425F7C2"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387BFD71" w14:textId="5C99643F" w:rsidR="00BA2BDD" w:rsidRPr="00AB4500" w:rsidRDefault="00BA2BDD" w:rsidP="00BA2BDD">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41E0FB39"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7B6A05C" w14:textId="236A2B93" w:rsidR="00BA2BDD" w:rsidRPr="00AB4500" w:rsidRDefault="00BA2BDD" w:rsidP="00BA2BDD">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10" w:type="dxa"/>
          </w:tcPr>
          <w:p w14:paraId="3D6C37C7"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432A7C4" w14:textId="2578CF61" w:rsidR="00BA2BDD" w:rsidRPr="00AB4500" w:rsidRDefault="00BA2BDD" w:rsidP="00BA2BDD">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2C925DF8"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215762B1" w14:textId="503F9E2D" w:rsidR="00BA2BDD" w:rsidRPr="00AB4500" w:rsidRDefault="00BA2BDD" w:rsidP="00BA2BDD">
            <w:pPr>
              <w:spacing w:after="0" w:line="240" w:lineRule="auto"/>
              <w:rPr>
                <w:sz w:val="18"/>
                <w:szCs w:val="18"/>
              </w:rPr>
            </w:pPr>
            <w:r w:rsidRPr="00AB4500">
              <w:rPr>
                <w:sz w:val="18"/>
                <w:szCs w:val="18"/>
              </w:rPr>
              <w:t xml:space="preserve">else if prescriptive </w:t>
            </w:r>
            <w:r>
              <w:rPr>
                <w:sz w:val="18"/>
                <w:szCs w:val="18"/>
              </w:rPr>
              <w:t xml:space="preserve">or not available in XML </w:t>
            </w:r>
            <w:r w:rsidRPr="00AB4500">
              <w:rPr>
                <w:sz w:val="18"/>
                <w:szCs w:val="18"/>
              </w:rPr>
              <w:t>and A09</w:t>
            </w:r>
            <w:r>
              <w:rPr>
                <w:sz w:val="18"/>
                <w:szCs w:val="18"/>
              </w:rPr>
              <w:t xml:space="preserve"> or A2-07</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w:t>
            </w:r>
            <w:proofErr w:type="gramStart"/>
            <w:r w:rsidRPr="00AB4500">
              <w:rPr>
                <w:sz w:val="18"/>
                <w:szCs w:val="18"/>
              </w:rPr>
              <w:t>4)</w:t>
            </w:r>
            <w:r>
              <w:rPr>
                <w:sz w:val="18"/>
                <w:szCs w:val="18"/>
              </w:rPr>
              <w:t>+</w:t>
            </w:r>
            <w:r w:rsidRPr="00AB4500">
              <w:rPr>
                <w:sz w:val="18"/>
                <w:szCs w:val="18"/>
              </w:rPr>
              <w:t>(</w:t>
            </w:r>
            <w:proofErr w:type="gramEnd"/>
            <w:r w:rsidRPr="00AB4500">
              <w:rPr>
                <w:sz w:val="18"/>
                <w:szCs w:val="18"/>
              </w:rPr>
              <w:t xml:space="preserve"> G05*0.2);</w:t>
            </w:r>
          </w:p>
          <w:p w14:paraId="265AC27A" w14:textId="33A40707" w:rsidR="00BA2BDD" w:rsidRPr="00AB4500" w:rsidRDefault="00BA2BDD" w:rsidP="00BA2BDD">
            <w:pPr>
              <w:spacing w:after="0" w:line="240" w:lineRule="auto"/>
              <w:rPr>
                <w:sz w:val="18"/>
                <w:szCs w:val="18"/>
              </w:rPr>
            </w:pPr>
            <w:r w:rsidRPr="00AB4500">
              <w:rPr>
                <w:sz w:val="18"/>
                <w:szCs w:val="18"/>
              </w:rPr>
              <w:t>else if A09</w:t>
            </w:r>
            <w:r>
              <w:rPr>
                <w:sz w:val="18"/>
                <w:szCs w:val="18"/>
              </w:rPr>
              <w:t xml:space="preserve"> or A2-07</w:t>
            </w:r>
            <w:r w:rsidRPr="00AB4500">
              <w:rPr>
                <w:sz w:val="18"/>
                <w:szCs w:val="18"/>
              </w:rPr>
              <w:t xml:space="preserve"> = </w:t>
            </w:r>
            <w:r w:rsidRPr="00AB4500">
              <w:rPr>
                <w:rFonts w:cstheme="minorHAnsi"/>
                <w:sz w:val="18"/>
                <w:szCs w:val="18"/>
              </w:rPr>
              <w:t>Demand Recirculation Manual Control, then value = G05&gt;&gt;</w:t>
            </w:r>
          </w:p>
        </w:tc>
        <w:tc>
          <w:tcPr>
            <w:tcW w:w="1210" w:type="dxa"/>
          </w:tcPr>
          <w:p w14:paraId="1FEAA658" w14:textId="77777777" w:rsidR="00BA2BDD" w:rsidRDefault="00BA2BDD" w:rsidP="00BA2BDD">
            <w:pPr>
              <w:spacing w:after="0" w:line="240" w:lineRule="auto"/>
              <w:rPr>
                <w:rFonts w:cstheme="minorHAnsi"/>
                <w:sz w:val="18"/>
                <w:szCs w:val="18"/>
              </w:rPr>
            </w:pPr>
            <w:r w:rsidRPr="005828AE">
              <w:rPr>
                <w:rFonts w:cstheme="minorHAnsi"/>
                <w:sz w:val="18"/>
                <w:szCs w:val="18"/>
              </w:rPr>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75DEEFE9" w14:textId="74CE8037" w:rsidR="00BA2BDD" w:rsidRDefault="00BA2BDD" w:rsidP="00BA2BDD">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BA2BDD" w:rsidRPr="00E303B7" w:rsidRDefault="00BA2BDD" w:rsidP="00BA2BDD">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CA9403" w14:textId="77777777" w:rsidR="00BA2BDD" w:rsidRPr="00AB4500" w:rsidRDefault="00BA2BDD" w:rsidP="00BA2BDD">
            <w:pPr>
              <w:spacing w:after="0"/>
              <w:rPr>
                <w:i/>
                <w:sz w:val="18"/>
                <w:szCs w:val="18"/>
              </w:rPr>
            </w:pPr>
            <w:r w:rsidRPr="00AB4500">
              <w:rPr>
                <w:i/>
                <w:sz w:val="18"/>
                <w:szCs w:val="18"/>
              </w:rPr>
              <w:t>Where:</w:t>
            </w:r>
          </w:p>
          <w:p w14:paraId="3D9D1E44" w14:textId="77777777" w:rsidR="00BA2BDD" w:rsidRPr="00AB4500" w:rsidRDefault="00BA2BDD" w:rsidP="00BA2BDD">
            <w:pPr>
              <w:spacing w:after="0" w:line="240" w:lineRule="auto"/>
              <w:rPr>
                <w:i/>
                <w:sz w:val="18"/>
                <w:szCs w:val="18"/>
              </w:rPr>
            </w:pPr>
            <w:r w:rsidRPr="00AB4500">
              <w:rPr>
                <w:i/>
                <w:sz w:val="18"/>
                <w:szCs w:val="18"/>
              </w:rPr>
              <w:t>a, b = Qualification distance coefficients from Table 4.4.6-2 below,</w:t>
            </w:r>
          </w:p>
          <w:p w14:paraId="4F9EF530" w14:textId="77777777" w:rsidR="00BA2BDD" w:rsidRPr="00AB4500" w:rsidRDefault="00BA2BDD" w:rsidP="00BA2BDD">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20310E27" w14:textId="146C1333" w:rsidR="00BA2BDD" w:rsidRPr="00AB4500" w:rsidRDefault="00BA2BDD" w:rsidP="00BA2BDD">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02E3859C" w14:textId="06239571" w:rsidR="00BA2BDD" w:rsidRPr="00AB4500" w:rsidRDefault="00BA2BDD" w:rsidP="00BA2BDD">
            <w:pPr>
              <w:spacing w:after="0" w:line="240" w:lineRule="auto"/>
              <w:rPr>
                <w:sz w:val="18"/>
                <w:szCs w:val="18"/>
              </w:rPr>
            </w:pPr>
            <w:r w:rsidRPr="00AB4500">
              <w:rPr>
                <w:rFonts w:cstheme="minorHAnsi"/>
                <w:sz w:val="18"/>
                <w:szCs w:val="18"/>
                <w:highlight w:val="yellow"/>
              </w:rPr>
              <w:t xml:space="preserve"> </w:t>
            </w:r>
          </w:p>
        </w:tc>
        <w:tc>
          <w:tcPr>
            <w:tcW w:w="1209" w:type="dxa"/>
          </w:tcPr>
          <w:p w14:paraId="5887A740" w14:textId="77777777" w:rsidR="00BA2BDD" w:rsidRPr="001C31FC" w:rsidRDefault="00BA2BDD" w:rsidP="00BA2BDD">
            <w:pPr>
              <w:spacing w:after="0" w:line="240" w:lineRule="auto"/>
              <w:rPr>
                <w:rFonts w:cstheme="minorHAnsi"/>
                <w:sz w:val="18"/>
                <w:szCs w:val="18"/>
              </w:rPr>
            </w:pPr>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p>
          <w:p w14:paraId="14CCDC41" w14:textId="67281771" w:rsidR="00BA2BDD" w:rsidRPr="005828AE" w:rsidRDefault="00BA2BDD" w:rsidP="00BA2BDD">
            <w:pPr>
              <w:spacing w:after="0" w:line="240" w:lineRule="auto"/>
              <w:rPr>
                <w:rFonts w:cstheme="minorHAnsi"/>
                <w:sz w:val="18"/>
                <w:szCs w:val="18"/>
              </w:rPr>
            </w:pPr>
            <w:r w:rsidRPr="001C31FC">
              <w:rPr>
                <w:rFonts w:cstheme="minorHAnsi"/>
                <w:sz w:val="18"/>
                <w:szCs w:val="18"/>
              </w:rPr>
              <w:t>elseif prescriptive, then value = n/a&gt;&gt;</w:t>
            </w:r>
          </w:p>
        </w:tc>
        <w:tc>
          <w:tcPr>
            <w:tcW w:w="1210" w:type="dxa"/>
          </w:tcPr>
          <w:p w14:paraId="0818380D" w14:textId="77777777" w:rsidR="00BA2BDD" w:rsidRDefault="00BA2BDD" w:rsidP="00BA2BDD">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3D7F8578" w14:textId="242AF0B7" w:rsidR="00BA2BDD" w:rsidRPr="005828AE" w:rsidRDefault="00BA2BDD" w:rsidP="00BA2BDD">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BA2BDD" w14:paraId="2A493FC8" w14:textId="7C9BFF9B" w:rsidTr="00FE27EB">
        <w:tc>
          <w:tcPr>
            <w:tcW w:w="1209" w:type="dxa"/>
          </w:tcPr>
          <w:p w14:paraId="4BA0ECFA" w14:textId="4873BCD6" w:rsidR="00BA2BDD" w:rsidRPr="00D37C06" w:rsidRDefault="00BA2BDD" w:rsidP="00BA2BDD">
            <w:pPr>
              <w:spacing w:after="0"/>
              <w:rPr>
                <w:sz w:val="20"/>
                <w:szCs w:val="20"/>
              </w:rPr>
            </w:pPr>
          </w:p>
        </w:tc>
        <w:tc>
          <w:tcPr>
            <w:tcW w:w="1209" w:type="dxa"/>
          </w:tcPr>
          <w:p w14:paraId="77B01A71" w14:textId="77777777" w:rsidR="00BA2BDD" w:rsidRPr="00D37C06" w:rsidRDefault="00BA2BDD" w:rsidP="00BA2BDD">
            <w:pPr>
              <w:spacing w:after="0"/>
              <w:rPr>
                <w:sz w:val="20"/>
                <w:szCs w:val="20"/>
              </w:rPr>
            </w:pPr>
          </w:p>
        </w:tc>
        <w:tc>
          <w:tcPr>
            <w:tcW w:w="1210" w:type="dxa"/>
          </w:tcPr>
          <w:p w14:paraId="39F36945" w14:textId="77777777" w:rsidR="00BA2BDD" w:rsidRPr="00D37C06" w:rsidRDefault="00BA2BDD" w:rsidP="00BA2BDD">
            <w:pPr>
              <w:spacing w:after="0"/>
              <w:rPr>
                <w:sz w:val="20"/>
                <w:szCs w:val="20"/>
              </w:rPr>
            </w:pPr>
          </w:p>
        </w:tc>
        <w:tc>
          <w:tcPr>
            <w:tcW w:w="1209" w:type="dxa"/>
          </w:tcPr>
          <w:p w14:paraId="4A1A5E99" w14:textId="4A18BBC1" w:rsidR="00BA2BDD" w:rsidRPr="00D37C06" w:rsidRDefault="00BA2BDD" w:rsidP="00BA2BDD">
            <w:pPr>
              <w:spacing w:after="0"/>
              <w:rPr>
                <w:sz w:val="20"/>
                <w:szCs w:val="20"/>
              </w:rPr>
            </w:pPr>
          </w:p>
        </w:tc>
        <w:tc>
          <w:tcPr>
            <w:tcW w:w="1210" w:type="dxa"/>
          </w:tcPr>
          <w:p w14:paraId="70ABE7F3" w14:textId="5F1C5D6C" w:rsidR="00BA2BDD" w:rsidRPr="00D37C06" w:rsidRDefault="00BA2BDD" w:rsidP="00BA2BDD">
            <w:pPr>
              <w:spacing w:after="0"/>
              <w:rPr>
                <w:sz w:val="20"/>
                <w:szCs w:val="20"/>
              </w:rPr>
            </w:pPr>
          </w:p>
        </w:tc>
        <w:tc>
          <w:tcPr>
            <w:tcW w:w="1209" w:type="dxa"/>
          </w:tcPr>
          <w:p w14:paraId="0DEE435A" w14:textId="77777777" w:rsidR="00BA2BDD" w:rsidRPr="00D37C06" w:rsidRDefault="00BA2BDD" w:rsidP="00BA2BDD">
            <w:pPr>
              <w:spacing w:after="0"/>
              <w:rPr>
                <w:sz w:val="20"/>
                <w:szCs w:val="20"/>
              </w:rPr>
            </w:pPr>
          </w:p>
        </w:tc>
        <w:tc>
          <w:tcPr>
            <w:tcW w:w="1210" w:type="dxa"/>
          </w:tcPr>
          <w:p w14:paraId="089A80BB" w14:textId="77777777" w:rsidR="00BA2BDD" w:rsidRPr="00D37C06" w:rsidRDefault="00BA2BDD" w:rsidP="00BA2BDD">
            <w:pPr>
              <w:spacing w:after="0"/>
              <w:rPr>
                <w:sz w:val="20"/>
                <w:szCs w:val="20"/>
              </w:rPr>
            </w:pPr>
          </w:p>
        </w:tc>
        <w:tc>
          <w:tcPr>
            <w:tcW w:w="1209" w:type="dxa"/>
          </w:tcPr>
          <w:p w14:paraId="77551B14" w14:textId="77777777" w:rsidR="00BA2BDD" w:rsidRPr="00D37C06" w:rsidRDefault="00BA2BDD" w:rsidP="00BA2BDD">
            <w:pPr>
              <w:spacing w:after="0"/>
              <w:rPr>
                <w:sz w:val="20"/>
                <w:szCs w:val="20"/>
              </w:rPr>
            </w:pPr>
          </w:p>
        </w:tc>
        <w:tc>
          <w:tcPr>
            <w:tcW w:w="1210" w:type="dxa"/>
          </w:tcPr>
          <w:p w14:paraId="07A9E05D" w14:textId="77777777" w:rsidR="00BA2BDD" w:rsidRPr="00D37C06" w:rsidRDefault="00BA2BDD" w:rsidP="00BA2BDD">
            <w:pPr>
              <w:spacing w:after="0"/>
              <w:rPr>
                <w:sz w:val="20"/>
                <w:szCs w:val="20"/>
              </w:rPr>
            </w:pPr>
          </w:p>
        </w:tc>
      </w:tr>
      <w:tr w:rsidR="00BA2BDD" w14:paraId="7EC61DB4" w14:textId="542038C1" w:rsidTr="00B70C41">
        <w:trPr>
          <w:trHeight w:val="288"/>
        </w:trPr>
        <w:tc>
          <w:tcPr>
            <w:tcW w:w="10885" w:type="dxa"/>
            <w:gridSpan w:val="9"/>
          </w:tcPr>
          <w:p w14:paraId="732E23F2" w14:textId="7C6DC4ED" w:rsidR="00BA2BDD" w:rsidRPr="00B70C41" w:rsidRDefault="00BA2BDD" w:rsidP="00BA2BDD">
            <w:pPr>
              <w:spacing w:after="0" w:line="240" w:lineRule="auto"/>
              <w:rPr>
                <w:rFonts w:cstheme="minorHAnsi"/>
                <w:b/>
                <w:sz w:val="18"/>
                <w:szCs w:val="18"/>
              </w:rPr>
            </w:pPr>
            <w:r w:rsidRPr="00B70C41">
              <w:rPr>
                <w:rFonts w:cstheme="minorHAnsi"/>
                <w:b/>
                <w:sz w:val="18"/>
                <w:szCs w:val="18"/>
              </w:rPr>
              <w:t>The responsible person’s signature on this compliance document affirms that all applicable requirements in this table have been met</w:t>
            </w:r>
          </w:p>
        </w:tc>
      </w:tr>
    </w:tbl>
    <w:p w14:paraId="020EDB1B" w14:textId="105700A2" w:rsidR="00FD3C85" w:rsidRDefault="00FD3C85" w:rsidP="0008724A">
      <w:pPr>
        <w:spacing w:after="0" w:line="240" w:lineRule="auto"/>
        <w:rPr>
          <w:ins w:id="47" w:author="Alhabibi, Haider@Energy" w:date="2023-11-01T16:51:00Z"/>
          <w:sz w:val="18"/>
          <w:szCs w:val="18"/>
          <w:u w:val="single"/>
        </w:rPr>
      </w:pPr>
    </w:p>
    <w:p w14:paraId="74C00257" w14:textId="77777777" w:rsidR="00FD3C85" w:rsidRDefault="00FD3C85">
      <w:pPr>
        <w:spacing w:after="0" w:line="240" w:lineRule="auto"/>
        <w:rPr>
          <w:ins w:id="48" w:author="Alhabibi, Haider@Energy" w:date="2023-11-01T16:51:00Z"/>
          <w:sz w:val="18"/>
          <w:szCs w:val="18"/>
          <w:u w:val="single"/>
        </w:rPr>
      </w:pPr>
      <w:ins w:id="49" w:author="Alhabibi, Haider@Energy" w:date="2023-11-01T16:51:00Z">
        <w:r>
          <w:rPr>
            <w:sz w:val="18"/>
            <w:szCs w:val="18"/>
            <w:u w:val="single"/>
          </w:rPr>
          <w:br w:type="page"/>
        </w:r>
      </w:ins>
    </w:p>
    <w:p w14:paraId="0460CAF6" w14:textId="77777777"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08724A" w:rsidRPr="00DF1B84" w14:paraId="64E96304" w14:textId="77777777" w:rsidTr="006827F4">
        <w:trPr>
          <w:cantSplit/>
          <w:trHeight w:val="300"/>
        </w:trPr>
        <w:tc>
          <w:tcPr>
            <w:tcW w:w="1705" w:type="dxa"/>
            <w:shd w:val="clear" w:color="auto" w:fill="auto"/>
            <w:noWrap/>
          </w:tcPr>
          <w:p w14:paraId="0871C698" w14:textId="77777777" w:rsidR="0008724A" w:rsidRPr="00AB4500" w:rsidRDefault="0008724A" w:rsidP="0008724A">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Single Family</w:t>
            </w:r>
          </w:p>
        </w:tc>
        <w:tc>
          <w:tcPr>
            <w:tcW w:w="1800" w:type="dxa"/>
            <w:shd w:val="clear" w:color="auto" w:fill="auto"/>
            <w:noWrap/>
          </w:tcPr>
          <w:p w14:paraId="51DF29E5" w14:textId="702BA677" w:rsidR="00DC7C80" w:rsidRPr="009F7E94"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w:t>
            </w:r>
            <w:r w:rsidR="00DC7C80">
              <w:rPr>
                <w:rFonts w:asciiTheme="minorHAnsi" w:eastAsiaTheme="minorEastAsia" w:hAnsiTheme="minorHAnsi" w:cstheme="minorBidi"/>
                <w:sz w:val="18"/>
                <w:szCs w:val="18"/>
              </w:rPr>
              <w:t xml:space="preserve"> distribution type </w:t>
            </w:r>
            <w:r w:rsidR="00F53007">
              <w:rPr>
                <w:rFonts w:asciiTheme="minorHAnsi" w:eastAsiaTheme="minorEastAsia" w:hAnsiTheme="minorHAnsi" w:cstheme="minorBidi"/>
                <w:sz w:val="18"/>
                <w:szCs w:val="18"/>
              </w:rPr>
              <w:t>(A09</w:t>
            </w:r>
            <w:r w:rsidR="00687480">
              <w:rPr>
                <w:rFonts w:asciiTheme="minorHAnsi" w:eastAsiaTheme="minorEastAsia" w:hAnsiTheme="minorHAnsi" w:cstheme="minorBidi"/>
                <w:sz w:val="18"/>
                <w:szCs w:val="18"/>
              </w:rPr>
              <w:t xml:space="preserve"> Or A2-07</w:t>
            </w:r>
            <w:r w:rsidR="00002232">
              <w:rPr>
                <w:rFonts w:asciiTheme="minorHAnsi" w:eastAsiaTheme="minorEastAsia" w:hAnsiTheme="minorHAnsi" w:cstheme="minorBidi"/>
                <w:sz w:val="18"/>
                <w:szCs w:val="18"/>
              </w:rPr>
              <w:t xml:space="preserve">) </w:t>
            </w:r>
            <w:r w:rsidR="00DC7C80">
              <w:rPr>
                <w:rFonts w:asciiTheme="minorHAnsi" w:eastAsiaTheme="minorEastAsia" w:hAnsiTheme="minorHAnsi" w:cstheme="minorBidi"/>
                <w:sz w:val="18"/>
                <w:szCs w:val="18"/>
              </w:rPr>
              <w:t xml:space="preserve">is </w:t>
            </w:r>
            <w:r w:rsidR="00DC7C80" w:rsidRPr="005828AE">
              <w:rPr>
                <w:rFonts w:asciiTheme="minorHAnsi" w:eastAsia="Times New Roman" w:hAnsiTheme="minorHAnsi" w:cstheme="minorHAnsi"/>
                <w:sz w:val="16"/>
                <w:szCs w:val="20"/>
              </w:rPr>
              <w:t>*</w:t>
            </w:r>
            <w:r w:rsidR="00DC7C80" w:rsidRPr="009F7E94">
              <w:rPr>
                <w:rFonts w:asciiTheme="minorHAnsi" w:eastAsia="Times New Roman" w:hAnsiTheme="minorHAnsi" w:cstheme="minorHAnsi"/>
                <w:sz w:val="16"/>
                <w:szCs w:val="20"/>
              </w:rPr>
              <w:t>Standard Distribution System</w:t>
            </w:r>
          </w:p>
          <w:p w14:paraId="0FDC7D01" w14:textId="5FC7DD16" w:rsidR="0008724A" w:rsidRPr="00AB4500" w:rsidRDefault="00DC7C80" w:rsidP="0008724A">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11F10233" w14:textId="616FA7EE" w:rsidR="00DC7C80" w:rsidRPr="005828AE"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F53007">
              <w:rPr>
                <w:rFonts w:asciiTheme="minorHAnsi" w:eastAsiaTheme="minorEastAsia" w:hAnsiTheme="minorHAnsi" w:cstheme="minorBidi"/>
                <w:sz w:val="18"/>
                <w:szCs w:val="18"/>
              </w:rPr>
              <w:t xml:space="preserve"> (A09</w:t>
            </w:r>
            <w:r w:rsidR="00687480">
              <w:rPr>
                <w:rFonts w:asciiTheme="minorHAnsi" w:eastAsiaTheme="minorEastAsia" w:hAnsiTheme="minorHAnsi" w:cstheme="minorBidi"/>
                <w:sz w:val="18"/>
                <w:szCs w:val="18"/>
              </w:rPr>
              <w:t xml:space="preserve"> Or A2-07</w:t>
            </w:r>
            <w:r w:rsidR="00002232">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w:t>
            </w:r>
            <w:proofErr w:type="gramStart"/>
            <w:r>
              <w:rPr>
                <w:rFonts w:asciiTheme="minorHAnsi" w:eastAsiaTheme="minorEastAsia" w:hAnsiTheme="minorHAnsi" w:cstheme="minorBidi"/>
                <w:sz w:val="18"/>
                <w:szCs w:val="18"/>
              </w:rPr>
              <w:t>is</w:t>
            </w:r>
            <w:proofErr w:type="gramEnd"/>
            <w:r w:rsidR="00DC7C80">
              <w:rPr>
                <w:rFonts w:asciiTheme="minorHAnsi" w:eastAsiaTheme="minorEastAsia" w:hAnsiTheme="minorHAnsi" w:cstheme="minorBidi"/>
                <w:sz w:val="18"/>
                <w:szCs w:val="18"/>
              </w:rPr>
              <w:t xml:space="preserve"> </w:t>
            </w:r>
          </w:p>
          <w:p w14:paraId="18B4434B" w14:textId="6C3693CB" w:rsidR="0008724A" w:rsidRPr="00AB4500" w:rsidRDefault="00DC7C80" w:rsidP="000E5EEC">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686430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7C53E0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r>
      <w:tr w:rsidR="0008724A" w:rsidRPr="00DF1B84" w14:paraId="0D42F053" w14:textId="77777777" w:rsidTr="006827F4">
        <w:trPr>
          <w:cantSplit/>
          <w:trHeight w:val="170"/>
        </w:trPr>
        <w:tc>
          <w:tcPr>
            <w:tcW w:w="1705" w:type="dxa"/>
            <w:shd w:val="clear" w:color="auto" w:fill="auto"/>
            <w:noWrap/>
            <w:hideMark/>
          </w:tcPr>
          <w:p w14:paraId="68886D9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One story</w:t>
            </w:r>
          </w:p>
        </w:tc>
        <w:tc>
          <w:tcPr>
            <w:tcW w:w="1800" w:type="dxa"/>
            <w:shd w:val="clear" w:color="auto" w:fill="auto"/>
            <w:noWrap/>
            <w:hideMark/>
          </w:tcPr>
          <w:p w14:paraId="54E10B3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587893F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22.7</w:t>
            </w:r>
          </w:p>
        </w:tc>
        <w:tc>
          <w:tcPr>
            <w:tcW w:w="1350" w:type="dxa"/>
            <w:shd w:val="clear" w:color="auto" w:fill="auto"/>
            <w:noWrap/>
            <w:hideMark/>
          </w:tcPr>
          <w:p w14:paraId="24D0AFFD"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c>
          <w:tcPr>
            <w:tcW w:w="1260" w:type="dxa"/>
            <w:shd w:val="clear" w:color="auto" w:fill="auto"/>
            <w:noWrap/>
            <w:hideMark/>
          </w:tcPr>
          <w:p w14:paraId="74FC4729"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0.0099</w:t>
            </w:r>
          </w:p>
        </w:tc>
      </w:tr>
      <w:tr w:rsidR="0008724A" w:rsidRPr="00DF1B84" w14:paraId="057890F8" w14:textId="77777777" w:rsidTr="006827F4">
        <w:trPr>
          <w:cantSplit/>
          <w:trHeight w:val="215"/>
        </w:trPr>
        <w:tc>
          <w:tcPr>
            <w:tcW w:w="1705" w:type="dxa"/>
            <w:shd w:val="clear" w:color="auto" w:fill="auto"/>
            <w:noWrap/>
            <w:hideMark/>
          </w:tcPr>
          <w:p w14:paraId="5C0A608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Two story</w:t>
            </w:r>
          </w:p>
        </w:tc>
        <w:tc>
          <w:tcPr>
            <w:tcW w:w="1800" w:type="dxa"/>
            <w:shd w:val="clear" w:color="auto" w:fill="auto"/>
            <w:noWrap/>
            <w:hideMark/>
          </w:tcPr>
          <w:p w14:paraId="152582E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15</w:t>
            </w:r>
          </w:p>
        </w:tc>
        <w:tc>
          <w:tcPr>
            <w:tcW w:w="1710" w:type="dxa"/>
            <w:shd w:val="clear" w:color="auto" w:fill="auto"/>
            <w:noWrap/>
            <w:hideMark/>
          </w:tcPr>
          <w:p w14:paraId="5B1C387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11.5</w:t>
            </w:r>
          </w:p>
        </w:tc>
        <w:tc>
          <w:tcPr>
            <w:tcW w:w="1350" w:type="dxa"/>
            <w:shd w:val="clear" w:color="auto" w:fill="auto"/>
            <w:noWrap/>
            <w:hideMark/>
          </w:tcPr>
          <w:p w14:paraId="64AF889E"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0.004</w:t>
            </w:r>
            <w:r w:rsidRPr="002E5497">
              <w:rPr>
                <w:rFonts w:asciiTheme="minorHAnsi" w:eastAsiaTheme="minorEastAsia" w:hAnsiTheme="minorHAnsi" w:cstheme="minorBidi"/>
                <w:sz w:val="18"/>
                <w:szCs w:val="18"/>
              </w:rPr>
              <w:t>5</w:t>
            </w:r>
          </w:p>
        </w:tc>
        <w:tc>
          <w:tcPr>
            <w:tcW w:w="1260" w:type="dxa"/>
            <w:shd w:val="clear" w:color="auto" w:fill="auto"/>
            <w:noWrap/>
            <w:hideMark/>
          </w:tcPr>
          <w:p w14:paraId="3D190F9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r>
      <w:tr w:rsidR="0008724A" w:rsidRPr="00DF1B84" w14:paraId="1CC92EF0" w14:textId="77777777" w:rsidTr="006827F4">
        <w:trPr>
          <w:cantSplit/>
          <w:trHeight w:val="152"/>
        </w:trPr>
        <w:tc>
          <w:tcPr>
            <w:tcW w:w="1705" w:type="dxa"/>
            <w:shd w:val="clear" w:color="auto" w:fill="auto"/>
            <w:noWrap/>
            <w:hideMark/>
          </w:tcPr>
          <w:p w14:paraId="7D5E1D88"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Three story</w:t>
            </w:r>
          </w:p>
        </w:tc>
        <w:tc>
          <w:tcPr>
            <w:tcW w:w="1800" w:type="dxa"/>
            <w:shd w:val="clear" w:color="auto" w:fill="auto"/>
            <w:noWrap/>
            <w:hideMark/>
          </w:tcPr>
          <w:p w14:paraId="1E9FE76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777C99E7"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0.5</w:t>
            </w:r>
          </w:p>
        </w:tc>
        <w:tc>
          <w:tcPr>
            <w:tcW w:w="1350" w:type="dxa"/>
            <w:shd w:val="clear" w:color="auto" w:fill="auto"/>
            <w:noWrap/>
            <w:hideMark/>
          </w:tcPr>
          <w:p w14:paraId="0229241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0.0030</w:t>
            </w:r>
          </w:p>
        </w:tc>
        <w:tc>
          <w:tcPr>
            <w:tcW w:w="1260" w:type="dxa"/>
            <w:shd w:val="clear" w:color="auto" w:fill="auto"/>
            <w:noWrap/>
            <w:hideMark/>
          </w:tcPr>
          <w:p w14:paraId="7F59381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0.014</w:t>
            </w:r>
          </w:p>
        </w:tc>
      </w:tr>
      <w:tr w:rsidR="00C4016B" w:rsidRPr="00DF1B84" w14:paraId="4D8AFD4F" w14:textId="77777777" w:rsidTr="006827F4">
        <w:trPr>
          <w:cantSplit/>
          <w:trHeight w:val="152"/>
        </w:trPr>
        <w:tc>
          <w:tcPr>
            <w:tcW w:w="1705" w:type="dxa"/>
            <w:shd w:val="clear" w:color="auto" w:fill="auto"/>
            <w:noWrap/>
          </w:tcPr>
          <w:p w14:paraId="289EB361" w14:textId="3DB3AA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6B544630"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1B1587E4"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309F696E" w:rsidR="00C4016B" w:rsidRPr="0006728B" w:rsidRDefault="00C4016B" w:rsidP="00C4016B">
            <w:pPr>
              <w:spacing w:after="0" w:line="240" w:lineRule="auto"/>
              <w:jc w:val="center"/>
              <w:rPr>
                <w:b/>
                <w:sz w:val="18"/>
                <w:u w:val="single"/>
                <w:lang w:eastAsia="x-none"/>
              </w:rPr>
            </w:pPr>
          </w:p>
        </w:tc>
        <w:tc>
          <w:tcPr>
            <w:tcW w:w="1800" w:type="dxa"/>
            <w:shd w:val="clear" w:color="auto" w:fill="auto"/>
            <w:noWrap/>
          </w:tcPr>
          <w:p w14:paraId="5926E16D" w14:textId="6E9C5E66"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43A2F8BA" w14:textId="7FDE6D28"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5E2CC126" w14:textId="130E8C59"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5FAB6E1" w14:textId="302AECB4"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3B57D0B5" w14:textId="77777777" w:rsidTr="006827F4">
        <w:trPr>
          <w:cantSplit/>
          <w:trHeight w:val="152"/>
        </w:trPr>
        <w:tc>
          <w:tcPr>
            <w:tcW w:w="1705" w:type="dxa"/>
            <w:shd w:val="clear" w:color="auto" w:fill="auto"/>
            <w:noWrap/>
          </w:tcPr>
          <w:p w14:paraId="597B0C30" w14:textId="79C77BF8" w:rsidR="00C4016B" w:rsidRPr="0006728B" w:rsidRDefault="00C4016B" w:rsidP="00C4016B">
            <w:pPr>
              <w:spacing w:after="0" w:line="240" w:lineRule="auto"/>
              <w:jc w:val="center"/>
              <w:rPr>
                <w:sz w:val="18"/>
                <w:u w:val="single"/>
                <w:lang w:eastAsia="x-none"/>
              </w:rPr>
            </w:pPr>
          </w:p>
        </w:tc>
        <w:tc>
          <w:tcPr>
            <w:tcW w:w="1800" w:type="dxa"/>
            <w:shd w:val="clear" w:color="auto" w:fill="auto"/>
            <w:noWrap/>
          </w:tcPr>
          <w:p w14:paraId="608F7E0E" w14:textId="74EBDD57" w:rsidR="00C4016B" w:rsidRPr="0006728B" w:rsidRDefault="00C4016B" w:rsidP="00C4016B">
            <w:pPr>
              <w:spacing w:after="0" w:line="240" w:lineRule="auto"/>
              <w:jc w:val="center"/>
              <w:rPr>
                <w:sz w:val="18"/>
                <w:u w:val="single"/>
                <w:lang w:eastAsia="x-none"/>
              </w:rPr>
            </w:pPr>
          </w:p>
        </w:tc>
        <w:tc>
          <w:tcPr>
            <w:tcW w:w="1710" w:type="dxa"/>
            <w:shd w:val="clear" w:color="auto" w:fill="auto"/>
            <w:noWrap/>
          </w:tcPr>
          <w:p w14:paraId="7BE3B925" w14:textId="17974360" w:rsidR="00C4016B" w:rsidRPr="0006728B" w:rsidRDefault="00C4016B" w:rsidP="00C4016B">
            <w:pPr>
              <w:spacing w:after="0" w:line="240" w:lineRule="auto"/>
              <w:jc w:val="center"/>
              <w:rPr>
                <w:sz w:val="18"/>
                <w:u w:val="single"/>
                <w:lang w:eastAsia="x-none"/>
              </w:rPr>
            </w:pPr>
          </w:p>
        </w:tc>
        <w:tc>
          <w:tcPr>
            <w:tcW w:w="1350" w:type="dxa"/>
            <w:shd w:val="clear" w:color="auto" w:fill="auto"/>
            <w:noWrap/>
          </w:tcPr>
          <w:p w14:paraId="6A42CD61" w14:textId="21007B97" w:rsidR="00C4016B" w:rsidRPr="0006728B" w:rsidRDefault="00C4016B" w:rsidP="00C4016B">
            <w:pPr>
              <w:spacing w:after="0" w:line="240" w:lineRule="auto"/>
              <w:jc w:val="center"/>
              <w:rPr>
                <w:sz w:val="18"/>
                <w:u w:val="single"/>
                <w:lang w:eastAsia="x-none"/>
              </w:rPr>
            </w:pPr>
          </w:p>
        </w:tc>
        <w:tc>
          <w:tcPr>
            <w:tcW w:w="1260" w:type="dxa"/>
            <w:shd w:val="clear" w:color="auto" w:fill="auto"/>
            <w:noWrap/>
          </w:tcPr>
          <w:p w14:paraId="1FCDF5B4" w14:textId="2A920ECC" w:rsidR="00C4016B" w:rsidRPr="0006728B" w:rsidRDefault="00C4016B" w:rsidP="00C4016B">
            <w:pPr>
              <w:spacing w:after="0" w:line="240" w:lineRule="auto"/>
              <w:jc w:val="center"/>
              <w:rPr>
                <w:sz w:val="18"/>
                <w:u w:val="single"/>
                <w:lang w:eastAsia="x-none"/>
              </w:rPr>
            </w:pP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6"/>
        <w:gridCol w:w="10164"/>
      </w:tblGrid>
      <w:tr w:rsidR="00AF2F78" w:rsidRPr="009E01FE" w14:paraId="4832DB3D" w14:textId="77777777" w:rsidTr="00AF2F78">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201ADCEE" w14:textId="77777777"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36327157" w14:textId="404E71C4"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Pr="005828AE">
              <w:rPr>
                <w:rFonts w:asciiTheme="minorHAnsi" w:hAnsiTheme="minorHAnsi" w:cstheme="minorHAnsi"/>
                <w:sz w:val="18"/>
                <w:szCs w:val="20"/>
              </w:rPr>
              <w:t xml:space="preserve"> &gt;&gt;</w:t>
            </w:r>
          </w:p>
        </w:tc>
      </w:tr>
      <w:tr w:rsidR="00AF2F78" w:rsidRPr="009E01FE" w14:paraId="6B9E5471" w14:textId="77777777" w:rsidTr="00AF2F78">
        <w:trPr>
          <w:cantSplit/>
          <w:trHeight w:val="288"/>
          <w:tblHeader/>
        </w:trPr>
        <w:tc>
          <w:tcPr>
            <w:tcW w:w="720" w:type="dxa"/>
            <w:vAlign w:val="center"/>
          </w:tcPr>
          <w:p w14:paraId="62119BAF"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vAlign w:val="center"/>
          </w:tcPr>
          <w:p w14:paraId="588E7153" w14:textId="5F6115B8"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Each central manifold has 15 feet or less of pipe between manifold and water heater </w:t>
            </w:r>
          </w:p>
        </w:tc>
      </w:tr>
      <w:tr w:rsidR="00AF2F78" w:rsidRPr="009E01FE" w14:paraId="4F72B7AB" w14:textId="77777777" w:rsidTr="00AF2F78">
        <w:trPr>
          <w:cantSplit/>
          <w:trHeight w:val="288"/>
          <w:tblHeader/>
        </w:trPr>
        <w:tc>
          <w:tcPr>
            <w:tcW w:w="720" w:type="dxa"/>
            <w:vAlign w:val="center"/>
          </w:tcPr>
          <w:p w14:paraId="341A6458"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3896" w:type="dxa"/>
            <w:vAlign w:val="center"/>
          </w:tcPr>
          <w:p w14:paraId="73885005"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For manifolds that include valves, the manifold must be readily accessible in accordance with the plumbing code. (RA 4.4.4)</w:t>
            </w:r>
          </w:p>
        </w:tc>
      </w:tr>
      <w:tr w:rsidR="00AF2F78" w:rsidRPr="009E01FE" w14:paraId="72B935BA" w14:textId="77777777" w:rsidTr="00AF2F78">
        <w:trPr>
          <w:cantSplit/>
          <w:trHeight w:val="288"/>
          <w:tblHeader/>
        </w:trPr>
        <w:tc>
          <w:tcPr>
            <w:tcW w:w="720" w:type="dxa"/>
            <w:vAlign w:val="center"/>
          </w:tcPr>
          <w:p w14:paraId="7EFCEBAA"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3896" w:type="dxa"/>
            <w:vAlign w:val="center"/>
          </w:tcPr>
          <w:p w14:paraId="47E9E313" w14:textId="2A8B133B"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Hot water distribution system piping from the manifold to the fixtures and appliances must take the most direct path. For instance, piping from a second story manifold cannot supply the first floor. </w:t>
            </w:r>
          </w:p>
        </w:tc>
      </w:tr>
      <w:tr w:rsidR="00AF2F78" w:rsidRPr="009E01FE" w14:paraId="1BB95C7F" w14:textId="77777777" w:rsidTr="00AF2F78">
        <w:trPr>
          <w:cantSplit/>
          <w:trHeight w:val="288"/>
          <w:tblHeader/>
        </w:trPr>
        <w:tc>
          <w:tcPr>
            <w:tcW w:w="720" w:type="dxa"/>
            <w:vAlign w:val="center"/>
          </w:tcPr>
          <w:p w14:paraId="464F1B01"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3896" w:type="dxa"/>
            <w:vAlign w:val="center"/>
          </w:tcPr>
          <w:p w14:paraId="63CBC7B5" w14:textId="346D7AAD"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AF2F78" w:rsidRPr="00EE7957" w14:paraId="71159356" w14:textId="77777777" w:rsidTr="00AF2F78">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AF2F78" w:rsidRPr="009E01FE" w14:paraId="78C01640" w14:textId="77777777" w:rsidTr="008B40BE">
        <w:trPr>
          <w:cantSplit/>
          <w:trHeight w:val="144"/>
          <w:tblHeader/>
        </w:trPr>
        <w:tc>
          <w:tcPr>
            <w:tcW w:w="14616" w:type="dxa"/>
            <w:gridSpan w:val="2"/>
            <w:tcBorders>
              <w:bottom w:val="single" w:sz="4" w:space="0" w:color="auto"/>
            </w:tcBorders>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46E3B884" w14:textId="217F7279"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p>
          <w:p w14:paraId="050054C1" w14:textId="1C6F34E3"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AF2F78" w:rsidRPr="009E01FE" w14:paraId="7F648FFE" w14:textId="77777777" w:rsidTr="008B40BE">
        <w:trPr>
          <w:cantSplit/>
          <w:trHeight w:val="144"/>
          <w:tblHeader/>
        </w:trPr>
        <w:tc>
          <w:tcPr>
            <w:tcW w:w="720" w:type="dxa"/>
            <w:vAlign w:val="center"/>
          </w:tcPr>
          <w:p w14:paraId="7C22808B" w14:textId="77777777"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01</w:t>
            </w:r>
          </w:p>
        </w:tc>
        <w:tc>
          <w:tcPr>
            <w:tcW w:w="13896" w:type="dxa"/>
          </w:tcPr>
          <w:p w14:paraId="52AA58E5" w14:textId="4661F219"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5D460E"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6C212188" w14:textId="77777777" w:rsidR="00AF2F78" w:rsidRPr="005828AE" w:rsidRDefault="00AF2F78" w:rsidP="00AF2F78">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602DB07D" w14:textId="77777777" w:rsidR="00AF2F78" w:rsidRPr="005828AE" w:rsidRDefault="00AF2F78" w:rsidP="00AF2F78">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3/8 inch - For only one pipe size - max length allowed is 15 </w:t>
            </w:r>
            <w:proofErr w:type="gramStart"/>
            <w:r w:rsidRPr="005828AE">
              <w:rPr>
                <w:rFonts w:asciiTheme="minorHAnsi" w:eastAsia="Calibri" w:hAnsiTheme="minorHAnsi" w:cstheme="minorHAnsi"/>
                <w:i w:val="0"/>
                <w:sz w:val="18"/>
              </w:rPr>
              <w:t>feet</w:t>
            </w:r>
            <w:proofErr w:type="gramEnd"/>
          </w:p>
          <w:p w14:paraId="53D8A671" w14:textId="2E3A24E0" w:rsidR="00AF2F78" w:rsidRPr="005828AE" w:rsidRDefault="009116CD" w:rsidP="009116CD">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AF2F78" w:rsidRPr="005828AE">
              <w:rPr>
                <w:rFonts w:asciiTheme="minorHAnsi" w:eastAsia="Calibri" w:hAnsiTheme="minorHAnsi" w:cstheme="minorHAnsi"/>
                <w:i w:val="0"/>
                <w:sz w:val="18"/>
              </w:rPr>
              <w:t xml:space="preserve">    For combination pipe sizes the max allowed length of 3/8</w:t>
            </w:r>
            <w:r w:rsidR="005D460E" w:rsidRPr="005828AE">
              <w:rPr>
                <w:rFonts w:asciiTheme="minorHAnsi" w:eastAsia="Calibri" w:hAnsiTheme="minorHAnsi" w:cstheme="minorHAnsi"/>
                <w:i w:val="0"/>
                <w:sz w:val="18"/>
              </w:rPr>
              <w:t>-</w:t>
            </w:r>
            <w:r w:rsidR="00AF2F78" w:rsidRPr="005828AE">
              <w:rPr>
                <w:rFonts w:asciiTheme="minorHAnsi" w:eastAsia="Calibri" w:hAnsiTheme="minorHAnsi" w:cstheme="minorHAnsi"/>
                <w:i w:val="0"/>
                <w:sz w:val="18"/>
              </w:rPr>
              <w:t xml:space="preserve">inch piping is </w:t>
            </w:r>
            <w:proofErr w:type="gramStart"/>
            <w:r w:rsidR="00AF2F78" w:rsidRPr="005828AE">
              <w:rPr>
                <w:rFonts w:asciiTheme="minorHAnsi" w:eastAsia="Calibri" w:hAnsiTheme="minorHAnsi" w:cstheme="minorHAnsi"/>
                <w:i w:val="0"/>
                <w:sz w:val="18"/>
              </w:rPr>
              <w:t>7.5 feet,</w:t>
            </w:r>
            <w:proofErr w:type="gramEnd"/>
            <w:r w:rsidR="00AF2F78"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AF2F78" w:rsidRPr="005828AE">
              <w:rPr>
                <w:rFonts w:asciiTheme="minorHAnsi" w:eastAsia="Calibri" w:hAnsiTheme="minorHAnsi" w:cstheme="minorHAnsi"/>
                <w:i w:val="0"/>
                <w:sz w:val="18"/>
              </w:rPr>
              <w:t xml:space="preserve"> inch piping is 2.5 feet.</w:t>
            </w:r>
          </w:p>
          <w:p w14:paraId="03CEA9B1" w14:textId="60F75847" w:rsidR="00AF2F78" w:rsidRPr="005828AE" w:rsidRDefault="009116CD" w:rsidP="00AF2F78">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 For only one pipe size – max length allowed is 10 </w:t>
            </w:r>
            <w:proofErr w:type="gramStart"/>
            <w:r w:rsidR="00AF2F78" w:rsidRPr="005828AE">
              <w:rPr>
                <w:rFonts w:asciiTheme="minorHAnsi" w:eastAsia="Calibri" w:hAnsiTheme="minorHAnsi" w:cstheme="minorHAnsi"/>
                <w:i w:val="0"/>
                <w:sz w:val="18"/>
              </w:rPr>
              <w:t>feet</w:t>
            </w:r>
            <w:proofErr w:type="gramEnd"/>
          </w:p>
          <w:p w14:paraId="2A509FAD" w14:textId="7AD9C8C2" w:rsidR="00AF2F78" w:rsidRPr="005828AE" w:rsidRDefault="00AF2F78" w:rsidP="009116CD">
            <w:pPr>
              <w:pStyle w:val="TableTitle"/>
              <w:tabs>
                <w:tab w:val="left" w:pos="1260"/>
              </w:tabs>
              <w:spacing w:before="0"/>
              <w:ind w:left="1260" w:hanging="186"/>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 </w:t>
            </w:r>
            <w:r w:rsidR="009116CD">
              <w:rPr>
                <w:rFonts w:asciiTheme="minorHAnsi" w:eastAsia="Calibri" w:hAnsiTheme="minorHAnsi" w:cstheme="minorHAnsi"/>
                <w:i w:val="0"/>
                <w:sz w:val="18"/>
              </w:rPr>
              <w:t xml:space="preserve"> </w:t>
            </w:r>
            <w:r w:rsidRPr="005828AE">
              <w:rPr>
                <w:rFonts w:asciiTheme="minorHAnsi" w:eastAsia="Calibri" w:hAnsiTheme="minorHAnsi" w:cstheme="minorHAnsi"/>
                <w:i w:val="0"/>
                <w:sz w:val="18"/>
              </w:rPr>
              <w:t xml:space="preserve">For combination pipe sizes the allowed length of </w:t>
            </w:r>
            <w:r w:rsidR="009116CD">
              <w:rPr>
                <w:rFonts w:asciiTheme="minorHAnsi" w:eastAsia="Calibri" w:hAnsiTheme="minorHAnsi" w:cstheme="minorHAnsi"/>
                <w:i w:val="0"/>
                <w:sz w:val="18"/>
              </w:rPr>
              <w:t>1/2</w:t>
            </w:r>
            <w:r w:rsidRPr="005828AE">
              <w:rPr>
                <w:rFonts w:asciiTheme="minorHAnsi" w:eastAsia="Calibri" w:hAnsiTheme="minorHAnsi" w:cstheme="minorHAnsi"/>
                <w:i w:val="0"/>
                <w:sz w:val="18"/>
              </w:rPr>
              <w:t xml:space="preserve"> inch piping is 5 feet, and </w:t>
            </w:r>
            <w:proofErr w:type="gramStart"/>
            <w:r w:rsidR="009116CD">
              <w:rPr>
                <w:rFonts w:asciiTheme="minorHAnsi" w:eastAsia="Calibri" w:hAnsiTheme="minorHAnsi" w:cstheme="minorHAnsi"/>
                <w:i w:val="0"/>
                <w:sz w:val="18"/>
              </w:rPr>
              <w:t>3/4</w:t>
            </w:r>
            <w:r w:rsidRPr="005828AE">
              <w:rPr>
                <w:rFonts w:asciiTheme="minorHAnsi" w:eastAsia="Calibri" w:hAnsiTheme="minorHAnsi" w:cstheme="minorHAnsi"/>
                <w:i w:val="0"/>
                <w:sz w:val="18"/>
              </w:rPr>
              <w:t xml:space="preserve"> inch</w:t>
            </w:r>
            <w:proofErr w:type="gramEnd"/>
            <w:r w:rsidRPr="005828AE">
              <w:rPr>
                <w:rFonts w:asciiTheme="minorHAnsi" w:eastAsia="Calibri" w:hAnsiTheme="minorHAnsi" w:cstheme="minorHAnsi"/>
                <w:i w:val="0"/>
                <w:sz w:val="18"/>
              </w:rPr>
              <w:t xml:space="preserve"> piping is 2.5 feet.</w:t>
            </w:r>
          </w:p>
          <w:p w14:paraId="192018D0" w14:textId="2224E58E" w:rsidR="00AF2F78" w:rsidRPr="00CE7952" w:rsidRDefault="009116CD" w:rsidP="00AF2F78">
            <w:pPr>
              <w:pStyle w:val="TableTitle"/>
              <w:spacing w:before="0"/>
              <w:ind w:firstLine="432"/>
              <w:rPr>
                <w:rFonts w:asciiTheme="minorHAnsi" w:hAnsiTheme="minorHAnsi" w:cstheme="minorHAnsi"/>
              </w:rPr>
            </w:pPr>
            <w:r>
              <w:rPr>
                <w:rFonts w:asciiTheme="minorHAnsi" w:hAnsiTheme="minorHAnsi" w:cstheme="minorHAnsi"/>
                <w:i w:val="0"/>
                <w:sz w:val="18"/>
              </w:rPr>
              <w:t>3/4</w:t>
            </w:r>
            <w:r w:rsidR="00AF2F78" w:rsidRPr="005828AE">
              <w:rPr>
                <w:rFonts w:asciiTheme="minorHAnsi" w:hAnsiTheme="minorHAnsi" w:cstheme="minorHAnsi"/>
                <w:i w:val="0"/>
                <w:sz w:val="18"/>
              </w:rPr>
              <w:t xml:space="preserve"> inch - For only one pipe size = 5 feet</w:t>
            </w:r>
          </w:p>
        </w:tc>
      </w:tr>
      <w:tr w:rsidR="00AF2F78" w:rsidRPr="009E01FE" w14:paraId="03ECA402" w14:textId="77777777" w:rsidTr="008B40BE">
        <w:trPr>
          <w:cantSplit/>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E12EE4" w:rsidRPr="009E01FE" w14:paraId="6E97D67F" w14:textId="77777777" w:rsidTr="00E12EE4">
        <w:trPr>
          <w:trHeight w:val="144"/>
          <w:tblHeader/>
        </w:trPr>
        <w:tc>
          <w:tcPr>
            <w:tcW w:w="10790" w:type="dxa"/>
            <w:gridSpan w:val="2"/>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1855F98A" w14:textId="7CCC5254" w:rsidR="00550C64" w:rsidRDefault="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Systems that utilize </w:t>
            </w:r>
            <w:r w:rsidR="009116CD">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r w:rsidR="00A24C60" w:rsidRPr="005828AE">
              <w:rPr>
                <w:rFonts w:asciiTheme="minorHAnsi" w:hAnsiTheme="minorHAnsi" w:cstheme="minorHAnsi"/>
                <w:sz w:val="18"/>
                <w:szCs w:val="20"/>
              </w:rPr>
              <w:t xml:space="preserve">  </w:t>
            </w:r>
          </w:p>
          <w:p w14:paraId="48F4B385" w14:textId="714CA348" w:rsidR="00E12EE4" w:rsidRPr="00155D52"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E12EE4" w:rsidRPr="009E01FE" w14:paraId="7A2A3B40" w14:textId="77777777" w:rsidTr="005828AE">
        <w:trPr>
          <w:trHeight w:val="144"/>
          <w:tblHeader/>
        </w:trPr>
        <w:tc>
          <w:tcPr>
            <w:tcW w:w="625" w:type="dxa"/>
            <w:vAlign w:val="center"/>
          </w:tcPr>
          <w:p w14:paraId="520CB687"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65" w:type="dxa"/>
            <w:vAlign w:val="center"/>
          </w:tcPr>
          <w:p w14:paraId="4CC34491"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E12EE4" w:rsidRPr="009E01FE" w14:paraId="6EB33228" w14:textId="77777777" w:rsidTr="005828AE">
        <w:trPr>
          <w:trHeight w:val="144"/>
          <w:tblHeader/>
        </w:trPr>
        <w:tc>
          <w:tcPr>
            <w:tcW w:w="625" w:type="dxa"/>
            <w:vAlign w:val="center"/>
          </w:tcPr>
          <w:p w14:paraId="412FF884"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65" w:type="dxa"/>
            <w:vAlign w:val="center"/>
          </w:tcPr>
          <w:p w14:paraId="685DB9F1" w14:textId="10B63273" w:rsidR="00E12EE4" w:rsidRPr="005828AE" w:rsidRDefault="00E12EE4" w:rsidP="00E12EE4">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Piping must take most</w:t>
            </w:r>
            <w:r w:rsidR="009116CD">
              <w:rPr>
                <w:rFonts w:asciiTheme="minorHAnsi" w:hAnsiTheme="minorHAnsi" w:cstheme="minorHAnsi"/>
                <w:sz w:val="18"/>
                <w:szCs w:val="20"/>
              </w:rPr>
              <w:t xml:space="preserve"> the</w:t>
            </w:r>
            <w:r w:rsidRPr="005828AE">
              <w:rPr>
                <w:rFonts w:asciiTheme="minorHAnsi" w:hAnsiTheme="minorHAnsi" w:cstheme="minorHAnsi"/>
                <w:sz w:val="18"/>
                <w:szCs w:val="20"/>
              </w:rPr>
              <w:t xml:space="preserve"> direct path between water heater and fixtures.</w:t>
            </w:r>
          </w:p>
        </w:tc>
      </w:tr>
      <w:tr w:rsidR="00C672E8" w:rsidRPr="009E01FE" w14:paraId="3A24F6EE" w14:textId="77777777" w:rsidTr="00F50C2D">
        <w:trPr>
          <w:trHeight w:val="144"/>
          <w:tblHeader/>
        </w:trPr>
        <w:tc>
          <w:tcPr>
            <w:tcW w:w="625" w:type="dxa"/>
            <w:vAlign w:val="center"/>
          </w:tcPr>
          <w:p w14:paraId="5F95F1D7" w14:textId="755862DB"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03</w:t>
            </w:r>
          </w:p>
        </w:tc>
        <w:tc>
          <w:tcPr>
            <w:tcW w:w="10165" w:type="dxa"/>
            <w:vAlign w:val="center"/>
          </w:tcPr>
          <w:p w14:paraId="166BA1A5" w14:textId="5AD56624"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w:t>
            </w:r>
            <w:proofErr w:type="gramStart"/>
            <w:r w:rsidRPr="005828AE">
              <w:rPr>
                <w:rFonts w:cstheme="minorHAnsi"/>
                <w:sz w:val="18"/>
                <w:szCs w:val="20"/>
              </w:rPr>
              <w:t>cold water</w:t>
            </w:r>
            <w:proofErr w:type="gramEnd"/>
            <w:r w:rsidRPr="005828AE">
              <w:rPr>
                <w:rFonts w:cstheme="minorHAnsi"/>
                <w:sz w:val="18"/>
                <w:szCs w:val="20"/>
              </w:rPr>
              <w:t xml:space="preserve"> line when it is used as the return. </w:t>
            </w:r>
          </w:p>
        </w:tc>
      </w:tr>
      <w:tr w:rsidR="00C672E8" w:rsidRPr="009E01FE" w14:paraId="440415F8" w14:textId="77777777" w:rsidTr="00F50C2D">
        <w:trPr>
          <w:trHeight w:val="144"/>
          <w:tblHeader/>
        </w:trPr>
        <w:tc>
          <w:tcPr>
            <w:tcW w:w="625" w:type="dxa"/>
            <w:vAlign w:val="center"/>
          </w:tcPr>
          <w:p w14:paraId="1A10EBE5" w14:textId="47BC5336"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04</w:t>
            </w:r>
          </w:p>
        </w:tc>
        <w:tc>
          <w:tcPr>
            <w:tcW w:w="10165" w:type="dxa"/>
            <w:vAlign w:val="center"/>
          </w:tcPr>
          <w:p w14:paraId="1636811E" w14:textId="3FBDB0BA"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If more than one loop</w:t>
            </w:r>
            <w:r w:rsidR="009116CD">
              <w:rPr>
                <w:rFonts w:asciiTheme="minorHAnsi" w:hAnsiTheme="minorHAnsi" w:cstheme="minorHAnsi"/>
                <w:sz w:val="18"/>
                <w:szCs w:val="20"/>
              </w:rPr>
              <w:t xml:space="preserve"> is</w:t>
            </w:r>
            <w:r w:rsidRPr="005828AE">
              <w:rPr>
                <w:rFonts w:asciiTheme="minorHAnsi" w:hAnsiTheme="minorHAnsi" w:cstheme="minorHAnsi"/>
                <w:sz w:val="18"/>
                <w:szCs w:val="20"/>
              </w:rPr>
              <w:t xml:space="preserve"> installed each loop shall have its own pump and controls.</w:t>
            </w:r>
          </w:p>
        </w:tc>
      </w:tr>
      <w:tr w:rsidR="00C672E8" w:rsidRPr="009E01FE" w14:paraId="4612150C" w14:textId="77777777" w:rsidTr="00E12EE4">
        <w:trPr>
          <w:trHeight w:val="144"/>
          <w:tblHeader/>
        </w:trPr>
        <w:tc>
          <w:tcPr>
            <w:tcW w:w="10790" w:type="dxa"/>
            <w:gridSpan w:val="2"/>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AF2F78" w:rsidRPr="009E01FE" w14:paraId="15F159B5"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11F05797" w14:textId="77777777" w:rsidR="00550C64" w:rsidRDefault="00AF2F78" w:rsidP="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49A6900F" w14:textId="2420F18D" w:rsidR="00AF2F78" w:rsidRPr="00155D52" w:rsidRDefault="00A24C60"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Pr="005828AE">
              <w:rPr>
                <w:rFonts w:asciiTheme="minorHAnsi" w:hAnsiTheme="minorHAnsi" w:cstheme="minorHAnsi"/>
                <w:sz w:val="18"/>
                <w:szCs w:val="20"/>
              </w:rPr>
              <w:t xml:space="preserve"> &gt;&gt;</w:t>
            </w:r>
          </w:p>
        </w:tc>
      </w:tr>
      <w:tr w:rsidR="00AF2F78" w:rsidRPr="009E01FE" w14:paraId="65A64D1A" w14:textId="77777777" w:rsidTr="005828AE">
        <w:trPr>
          <w:trHeight w:val="288"/>
          <w:tblHeader/>
        </w:trPr>
        <w:tc>
          <w:tcPr>
            <w:tcW w:w="631" w:type="dxa"/>
            <w:vAlign w:val="center"/>
          </w:tcPr>
          <w:p w14:paraId="7FF4FC61" w14:textId="37F592DA"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w:t>
            </w:r>
            <w:r w:rsidR="00C672E8" w:rsidRPr="005828AE">
              <w:rPr>
                <w:rFonts w:asciiTheme="minorHAnsi" w:hAnsiTheme="minorHAnsi" w:cstheme="minorHAnsi"/>
                <w:sz w:val="18"/>
                <w:szCs w:val="20"/>
              </w:rPr>
              <w:t>1</w:t>
            </w:r>
          </w:p>
        </w:tc>
        <w:tc>
          <w:tcPr>
            <w:tcW w:w="10159" w:type="dxa"/>
            <w:vAlign w:val="center"/>
          </w:tcPr>
          <w:p w14:paraId="7483216D" w14:textId="77777777" w:rsidR="00AF2F78" w:rsidRPr="00396DD3"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AF2F78" w:rsidRPr="009E01FE" w14:paraId="7B9B5902" w14:textId="77777777" w:rsidTr="005828AE">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0355C2" w:rsidRPr="006A4AED" w14:paraId="48A22534" w14:textId="77777777" w:rsidTr="00DF1B84">
        <w:trPr>
          <w:trHeight w:val="144"/>
          <w:tblHeader/>
        </w:trPr>
        <w:tc>
          <w:tcPr>
            <w:tcW w:w="10790" w:type="dxa"/>
            <w:gridSpan w:val="2"/>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w:t>
            </w:r>
            <w:proofErr w:type="spellStart"/>
            <w:r w:rsidR="000355C2" w:rsidRPr="006A4AED">
              <w:rPr>
                <w:rFonts w:asciiTheme="minorHAnsi" w:eastAsiaTheme="minorEastAsia" w:hAnsiTheme="minorHAnsi" w:cstheme="minorHAnsi"/>
                <w:b/>
                <w:sz w:val="20"/>
                <w:szCs w:val="20"/>
              </w:rPr>
              <w:t>DRmc</w:t>
            </w:r>
            <w:proofErr w:type="spellEnd"/>
            <w:r w:rsidR="000355C2" w:rsidRPr="006A4AED">
              <w:rPr>
                <w:rFonts w:asciiTheme="minorHAnsi" w:eastAsiaTheme="minorEastAsia" w:hAnsiTheme="minorHAnsi" w:cstheme="minorHAnsi"/>
                <w:b/>
                <w:sz w:val="20"/>
                <w:szCs w:val="20"/>
              </w:rPr>
              <w:t>)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w:t>
            </w:r>
            <w:proofErr w:type="spellStart"/>
            <w:r w:rsidR="000355C2" w:rsidRPr="00484154">
              <w:rPr>
                <w:rFonts w:asciiTheme="minorHAnsi" w:hAnsiTheme="minorHAnsi" w:cstheme="minorHAnsi"/>
                <w:b/>
                <w:sz w:val="20"/>
                <w:szCs w:val="20"/>
              </w:rPr>
              <w:t>RDRsc</w:t>
            </w:r>
            <w:proofErr w:type="spellEnd"/>
            <w:r w:rsidR="000355C2" w:rsidRPr="00484154">
              <w:rPr>
                <w:rFonts w:asciiTheme="minorHAnsi" w:hAnsiTheme="minorHAnsi" w:cstheme="minorHAnsi"/>
                <w:b/>
                <w:sz w:val="20"/>
                <w:szCs w:val="20"/>
              </w:rPr>
              <w:t xml:space="preserve">)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096B474C" w14:textId="3F7CFB2C" w:rsidR="00550C64"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Systems that utilize </w:t>
            </w:r>
            <w:r w:rsidR="009116CD">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9116CD">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  </w:t>
            </w:r>
          </w:p>
          <w:p w14:paraId="50402A43" w14:textId="1EDF7362" w:rsidR="000355C2" w:rsidRPr="006A4AED"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hAnsiTheme="minorHAnsi" w:cstheme="minorHAnsi"/>
                <w:sz w:val="18"/>
                <w:szCs w:val="20"/>
              </w:rPr>
              <w:t xml:space="preserve">&lt;&lt;If A09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14:paraId="6435D7DC" w14:textId="77777777" w:rsidTr="00DF1B84">
        <w:trPr>
          <w:trHeight w:val="144"/>
          <w:tblHeader/>
        </w:trPr>
        <w:tc>
          <w:tcPr>
            <w:tcW w:w="627" w:type="dxa"/>
            <w:tcBorders>
              <w:top w:val="single" w:sz="4" w:space="0" w:color="auto"/>
            </w:tcBorders>
            <w:vAlign w:val="center"/>
          </w:tcPr>
          <w:p w14:paraId="0F7A261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A4AED">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5C131C69" w14:textId="73C14E2B"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0355C2" w:rsidRPr="006A4AED" w14:paraId="408660BB" w14:textId="77777777" w:rsidTr="00DF1B84">
        <w:trPr>
          <w:trHeight w:val="144"/>
          <w:tblHeader/>
        </w:trPr>
        <w:tc>
          <w:tcPr>
            <w:tcW w:w="627" w:type="dxa"/>
            <w:vAlign w:val="center"/>
          </w:tcPr>
          <w:p w14:paraId="00A70C76"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02</w:t>
            </w:r>
          </w:p>
        </w:tc>
        <w:tc>
          <w:tcPr>
            <w:tcW w:w="10163" w:type="dxa"/>
            <w:vAlign w:val="center"/>
          </w:tcPr>
          <w:p w14:paraId="2395AFCF" w14:textId="77777777" w:rsidR="000355C2" w:rsidRPr="005828AE" w:rsidRDefault="000355C2" w:rsidP="00DF1B84">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shall </w:t>
            </w:r>
            <w:proofErr w:type="gramStart"/>
            <w:r w:rsidRPr="005828AE">
              <w:rPr>
                <w:rFonts w:asciiTheme="minorHAnsi" w:eastAsiaTheme="minorEastAsia" w:hAnsiTheme="minorHAnsi" w:cstheme="minorHAnsi"/>
                <w:sz w:val="18"/>
                <w:szCs w:val="20"/>
              </w:rPr>
              <w:t>be located in</w:t>
            </w:r>
            <w:proofErr w:type="gramEnd"/>
            <w:r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0355C2" w:rsidRPr="006A4AED" w14:paraId="3D80D542" w14:textId="77777777" w:rsidTr="00DF1B84">
        <w:trPr>
          <w:trHeight w:val="144"/>
          <w:tblHeader/>
        </w:trPr>
        <w:tc>
          <w:tcPr>
            <w:tcW w:w="627" w:type="dxa"/>
            <w:vAlign w:val="center"/>
          </w:tcPr>
          <w:p w14:paraId="7E39C4AD"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03</w:t>
            </w:r>
          </w:p>
        </w:tc>
        <w:tc>
          <w:tcPr>
            <w:tcW w:w="10163" w:type="dxa"/>
            <w:vAlign w:val="center"/>
          </w:tcPr>
          <w:p w14:paraId="093B282C" w14:textId="339E8A54" w:rsidR="000355C2" w:rsidRPr="005828AE"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 may be activ</w:t>
            </w:r>
            <w:r w:rsidR="004A0B1F">
              <w:rPr>
                <w:rFonts w:asciiTheme="minorHAnsi" w:eastAsiaTheme="minorEastAsia" w:hAnsiTheme="minorHAnsi" w:cstheme="minorHAnsi"/>
                <w:sz w:val="18"/>
                <w:szCs w:val="20"/>
              </w:rPr>
              <w:t>ated</w:t>
            </w:r>
            <w:r w:rsidRPr="005828AE">
              <w:rPr>
                <w:rFonts w:asciiTheme="minorHAnsi" w:eastAsiaTheme="minorEastAsia" w:hAnsiTheme="minorHAnsi" w:cstheme="minorHAnsi"/>
                <w:sz w:val="18"/>
                <w:szCs w:val="20"/>
              </w:rPr>
              <w:t xml:space="preserve"> by wired or wireless mechanisms. </w:t>
            </w:r>
          </w:p>
        </w:tc>
      </w:tr>
      <w:tr w:rsidR="000355C2" w:rsidRPr="006A4AED" w14:paraId="504F11C5" w14:textId="77777777" w:rsidTr="00DF1B84">
        <w:trPr>
          <w:trHeight w:val="144"/>
          <w:tblHeader/>
        </w:trPr>
        <w:tc>
          <w:tcPr>
            <w:tcW w:w="627" w:type="dxa"/>
            <w:vAlign w:val="center"/>
          </w:tcPr>
          <w:p w14:paraId="12822470" w14:textId="77777777" w:rsidR="000355C2"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04</w:t>
            </w:r>
          </w:p>
        </w:tc>
        <w:tc>
          <w:tcPr>
            <w:tcW w:w="10163" w:type="dxa"/>
            <w:vAlign w:val="center"/>
          </w:tcPr>
          <w:p w14:paraId="25BC9FE6" w14:textId="54729401" w:rsidR="000355C2" w:rsidRPr="005828AE" w:rsidRDefault="000355C2" w:rsidP="009116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9116CD">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0355C2" w:rsidRPr="006A4AED" w14:paraId="04C0D0B5" w14:textId="77777777" w:rsidTr="00DF1B84">
        <w:trPr>
          <w:trHeight w:val="144"/>
          <w:tblHeader/>
        </w:trPr>
        <w:tc>
          <w:tcPr>
            <w:tcW w:w="627" w:type="dxa"/>
            <w:vAlign w:val="center"/>
          </w:tcPr>
          <w:p w14:paraId="04699CE5"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05</w:t>
            </w:r>
          </w:p>
        </w:tc>
        <w:tc>
          <w:tcPr>
            <w:tcW w:w="10163" w:type="dxa"/>
            <w:vAlign w:val="center"/>
          </w:tcPr>
          <w:p w14:paraId="62B4A700"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4777927A"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513B263D"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536DCC8"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0355C2" w:rsidRPr="006A4AED" w14:paraId="421516D8" w14:textId="77777777" w:rsidTr="00DF1B84">
        <w:trPr>
          <w:trHeight w:val="144"/>
          <w:tblHeader/>
        </w:trPr>
        <w:tc>
          <w:tcPr>
            <w:tcW w:w="627" w:type="dxa"/>
            <w:vAlign w:val="center"/>
          </w:tcPr>
          <w:p w14:paraId="7413606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06</w:t>
            </w:r>
          </w:p>
        </w:tc>
        <w:tc>
          <w:tcPr>
            <w:tcW w:w="10163" w:type="dxa"/>
            <w:vAlign w:val="center"/>
          </w:tcPr>
          <w:p w14:paraId="26656506"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AE14D5B" w14:textId="6815A6D6"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9116CD">
              <w:rPr>
                <w:rFonts w:asciiTheme="minorHAnsi" w:eastAsia="Times New Roman" w:hAnsiTheme="minorHAnsi" w:cstheme="minorHAnsi"/>
                <w:sz w:val="18"/>
                <w:szCs w:val="20"/>
              </w:rPr>
              <w:t>; or</w:t>
            </w:r>
          </w:p>
          <w:p w14:paraId="50615C0C" w14:textId="77777777"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0355C2" w:rsidRPr="006A4AED" w14:paraId="4752DB2B" w14:textId="77777777" w:rsidTr="00DF1B84">
        <w:trPr>
          <w:trHeight w:val="144"/>
          <w:tblHeader/>
        </w:trPr>
        <w:tc>
          <w:tcPr>
            <w:tcW w:w="627" w:type="dxa"/>
            <w:vAlign w:val="center"/>
          </w:tcPr>
          <w:p w14:paraId="3E1A382E"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07</w:t>
            </w:r>
          </w:p>
        </w:tc>
        <w:tc>
          <w:tcPr>
            <w:tcW w:w="10163" w:type="dxa"/>
            <w:vAlign w:val="center"/>
          </w:tcPr>
          <w:p w14:paraId="0EEA2324"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0355C2" w:rsidRPr="006A4AED" w14:paraId="5EA9766B" w14:textId="77777777" w:rsidTr="00DF1B84">
        <w:trPr>
          <w:trHeight w:val="144"/>
          <w:tblHeader/>
        </w:trPr>
        <w:tc>
          <w:tcPr>
            <w:tcW w:w="10790" w:type="dxa"/>
            <w:gridSpan w:val="2"/>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96589" w14:textId="77777777" w:rsidR="00B309D6" w:rsidRDefault="00B309D6" w:rsidP="004E3B6C">
      <w:pPr>
        <w:spacing w:after="0" w:line="240" w:lineRule="auto"/>
      </w:pPr>
      <w:r>
        <w:separator/>
      </w:r>
    </w:p>
  </w:endnote>
  <w:endnote w:type="continuationSeparator" w:id="0">
    <w:p w14:paraId="057ADE8C" w14:textId="77777777" w:rsidR="00B309D6" w:rsidRDefault="00B309D6" w:rsidP="004E3B6C">
      <w:pPr>
        <w:spacing w:after="0" w:line="240" w:lineRule="auto"/>
      </w:pPr>
      <w:r>
        <w:continuationSeparator/>
      </w:r>
    </w:p>
  </w:endnote>
  <w:endnote w:type="continuationNotice" w:id="1">
    <w:p w14:paraId="1A772534" w14:textId="77777777" w:rsidR="00B309D6" w:rsidRDefault="00B309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0EFDAF50"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 xml:space="preserve">January </w:t>
    </w:r>
    <w:r>
      <w:rPr>
        <w:rFonts w:asciiTheme="minorHAnsi" w:eastAsia="Times New Roman" w:hAnsiTheme="minorHAnsi"/>
        <w:sz w:val="20"/>
        <w:szCs w:val="20"/>
      </w:rPr>
      <w:t>202</w:t>
    </w:r>
    <w:r w:rsidR="0093669E">
      <w:rPr>
        <w:rFonts w:asciiTheme="minorHAnsi" w:eastAsia="Times New Roman" w:hAnsiTheme="minorHAnsi"/>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0FB61A14"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D21C3" w14:textId="77777777" w:rsidR="00B309D6" w:rsidRDefault="00B309D6" w:rsidP="004E3B6C">
      <w:pPr>
        <w:spacing w:after="0" w:line="240" w:lineRule="auto"/>
      </w:pPr>
      <w:r>
        <w:separator/>
      </w:r>
    </w:p>
  </w:footnote>
  <w:footnote w:type="continuationSeparator" w:id="0">
    <w:p w14:paraId="604A2B99" w14:textId="77777777" w:rsidR="00B309D6" w:rsidRDefault="00B309D6" w:rsidP="004E3B6C">
      <w:pPr>
        <w:spacing w:after="0" w:line="240" w:lineRule="auto"/>
      </w:pPr>
      <w:r>
        <w:continuationSeparator/>
      </w:r>
    </w:p>
  </w:footnote>
  <w:footnote w:type="continuationNotice" w:id="1">
    <w:p w14:paraId="3C9A759E" w14:textId="77777777" w:rsidR="00B309D6" w:rsidRDefault="00B309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7777777" w:rsidR="00646141" w:rsidRDefault="00000000">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F07A" w14:textId="77777777" w:rsidR="00D55558" w:rsidRPr="00AF188A" w:rsidRDefault="00D55558" w:rsidP="00D55558">
    <w:pPr>
      <w:spacing w:after="0" w:line="240" w:lineRule="auto"/>
      <w:jc w:val="center"/>
      <w:rPr>
        <w:rFonts w:asciiTheme="minorHAnsi" w:hAnsiTheme="minorHAnsi" w:cstheme="minorHAnsi"/>
        <w:b/>
        <w:bCs/>
      </w:rPr>
    </w:pPr>
    <w:r w:rsidRPr="00AF188A">
      <w:rPr>
        <w:rFonts w:eastAsia="Times New Roman" w:cs="Calibri"/>
        <w:b/>
        <w:bCs/>
        <w:noProof/>
        <w:sz w:val="40"/>
        <w:szCs w:val="40"/>
      </w:rPr>
      <w:drawing>
        <wp:anchor distT="0" distB="0" distL="114300" distR="114300" simplePos="0" relativeHeight="251658248" behindDoc="0" locked="0" layoutInCell="1" allowOverlap="1" wp14:anchorId="1C010D15" wp14:editId="6F5FB03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F14B3">
      <w:rPr>
        <w:rFonts w:asciiTheme="minorHAnsi" w:hAnsiTheme="minorHAnsi" w:cstheme="minorHAnsi"/>
        <w:b/>
        <w:bCs/>
        <w:sz w:val="28"/>
        <w:szCs w:val="28"/>
      </w:rPr>
      <w:t>SINGLE DWELLING UNIT HOT WATER SYSTEM DISTRIBUTION</w:t>
    </w:r>
  </w:p>
  <w:p w14:paraId="331B52D6" w14:textId="77777777" w:rsidR="00D55558" w:rsidRPr="00AF188A" w:rsidRDefault="00D55558" w:rsidP="00D55558">
    <w:pPr>
      <w:tabs>
        <w:tab w:val="center" w:pos="4320"/>
        <w:tab w:val="right" w:pos="8640"/>
      </w:tabs>
      <w:spacing w:after="0" w:line="240" w:lineRule="auto"/>
      <w:ind w:left="360"/>
      <w:rPr>
        <w:rFonts w:ascii="Arial" w:eastAsia="Times New Roman" w:hAnsi="Arial" w:cs="Arial"/>
        <w:sz w:val="24"/>
        <w:szCs w:val="24"/>
      </w:rPr>
    </w:pPr>
    <w:r w:rsidRPr="00AF188A">
      <w:rPr>
        <w:rFonts w:ascii="Arial" w:eastAsia="Times New Roman" w:hAnsi="Arial" w:cs="Arial"/>
        <w:sz w:val="24"/>
        <w:szCs w:val="24"/>
      </w:rPr>
      <w:ptab w:relativeTo="margin" w:alignment="center" w:leader="none"/>
    </w:r>
    <w:r w:rsidRPr="00AF188A">
      <w:rPr>
        <w:rFonts w:ascii="Arial" w:eastAsia="Times New Roman" w:hAnsi="Arial" w:cs="Arial"/>
        <w:sz w:val="24"/>
        <w:szCs w:val="24"/>
      </w:rPr>
      <w:ptab w:relativeTo="margin" w:alignment="right" w:leader="none"/>
    </w:r>
    <w:r w:rsidRPr="00AF188A">
      <w:rPr>
        <w:rFonts w:eastAsia="Times New Roman" w:cs="Calibri"/>
        <w:sz w:val="28"/>
        <w:szCs w:val="28"/>
      </w:rPr>
      <w:t>CEC-CF</w:t>
    </w:r>
    <w:r>
      <w:rPr>
        <w:rFonts w:eastAsia="Times New Roman" w:cs="Calibri"/>
        <w:sz w:val="28"/>
        <w:szCs w:val="28"/>
      </w:rPr>
      <w:t>2</w:t>
    </w:r>
    <w:r w:rsidRPr="00AF188A">
      <w:rPr>
        <w:rFonts w:eastAsia="Times New Roman" w:cs="Calibri"/>
        <w:sz w:val="28"/>
        <w:szCs w:val="28"/>
      </w:rPr>
      <w:t>R-</w:t>
    </w:r>
    <w:r>
      <w:rPr>
        <w:rFonts w:eastAsia="Times New Roman" w:cs="Calibri"/>
        <w:sz w:val="28"/>
        <w:szCs w:val="28"/>
      </w:rPr>
      <w:t>PLB</w:t>
    </w:r>
    <w:r w:rsidRPr="00AF188A">
      <w:rPr>
        <w:rFonts w:eastAsia="Times New Roman" w:cs="Calibri"/>
        <w:sz w:val="28"/>
        <w:szCs w:val="28"/>
      </w:rPr>
      <w:t>-</w:t>
    </w:r>
    <w:r>
      <w:rPr>
        <w:rFonts w:eastAsia="Times New Roman" w:cs="Calibri"/>
        <w:sz w:val="28"/>
        <w:szCs w:val="28"/>
      </w:rPr>
      <w:t>02</w:t>
    </w:r>
    <w:r w:rsidRPr="00AF188A">
      <w:rPr>
        <w:rFonts w:eastAsia="Times New Roman" w:cs="Calibri"/>
        <w:sz w:val="28"/>
        <w:szCs w:val="28"/>
      </w:rPr>
      <w:t>-</w:t>
    </w:r>
    <w:r>
      <w:rPr>
        <w:rFonts w:eastAsia="Times New Roman" w:cs="Calibri"/>
        <w:sz w:val="28"/>
        <w:szCs w:val="28"/>
      </w:rPr>
      <w:t>E</w:t>
    </w:r>
  </w:p>
  <w:p w14:paraId="3A459F67" w14:textId="77777777" w:rsidR="00D55558" w:rsidRPr="00ED521E" w:rsidRDefault="00D55558" w:rsidP="00D55558">
    <w:pPr>
      <w:spacing w:after="160" w:line="259" w:lineRule="auto"/>
      <w:ind w:left="360"/>
      <w:rPr>
        <w:sz w:val="20"/>
        <w:szCs w:val="16"/>
      </w:rPr>
    </w:pPr>
    <w:r w:rsidRPr="00AF188A">
      <w:rPr>
        <w:rFonts w:ascii="Arial" w:hAnsi="Arial" w:cs="Arial"/>
        <w:sz w:val="24"/>
      </w:rPr>
      <w:ptab w:relativeTo="margin" w:alignment="center" w:leader="none"/>
    </w:r>
    <w:r w:rsidRPr="00AF188A">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77777777" w:rsidR="00646141" w:rsidRDefault="00000000">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77777777" w:rsidR="00646141" w:rsidRDefault="00000000">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77777777" w:rsidR="00646141" w:rsidRPr="00F85124" w:rsidRDefault="00646141"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0" w14:textId="77777777" w:rsidTr="005D2463">
      <w:trPr>
        <w:cantSplit/>
        <w:trHeight w:val="288"/>
      </w:trPr>
      <w:tc>
        <w:tcPr>
          <w:tcW w:w="2500" w:type="pct"/>
          <w:tcBorders>
            <w:right w:val="nil"/>
          </w:tcBorders>
        </w:tcPr>
        <w:p w14:paraId="7B8DA5EE"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EF" w14:textId="595B4718"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2902C0">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000000"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103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7777777" w:rsidR="00646141" w:rsidRDefault="00000000">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1028"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77777777" w:rsidR="00646141" w:rsidRDefault="00000000">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103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77777777" w:rsidR="00646141" w:rsidRDefault="0064614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A" w14:textId="77777777" w:rsidTr="005D2463">
      <w:trPr>
        <w:cantSplit/>
        <w:trHeight w:val="288"/>
      </w:trPr>
      <w:tc>
        <w:tcPr>
          <w:tcW w:w="2500" w:type="pct"/>
          <w:tcBorders>
            <w:right w:val="nil"/>
          </w:tcBorders>
        </w:tcPr>
        <w:p w14:paraId="7B8DA5F8"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F9" w14:textId="4C994BF4"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2902C0">
            <w:rPr>
              <w:rFonts w:asciiTheme="minorHAnsi" w:hAnsiTheme="minorHAnsi"/>
              <w:bCs/>
              <w:noProof/>
              <w:sz w:val="20"/>
              <w:szCs w:val="20"/>
            </w:rPr>
            <w:t>10</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000000"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103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77777777" w:rsidR="00646141" w:rsidRDefault="00000000">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1031"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7ADA"/>
    <w:multiLevelType w:val="hybridMultilevel"/>
    <w:tmpl w:val="BD3049D2"/>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1655E2"/>
    <w:multiLevelType w:val="hybridMultilevel"/>
    <w:tmpl w:val="FDB8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6" w15:restartNumberingAfterBreak="0">
    <w:nsid w:val="38276393"/>
    <w:multiLevelType w:val="hybridMultilevel"/>
    <w:tmpl w:val="B0D42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C0C65"/>
    <w:multiLevelType w:val="hybridMultilevel"/>
    <w:tmpl w:val="9746C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87351"/>
    <w:multiLevelType w:val="hybridMultilevel"/>
    <w:tmpl w:val="0C300CE6"/>
    <w:lvl w:ilvl="0" w:tplc="748CAD3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B43C78"/>
    <w:multiLevelType w:val="hybridMultilevel"/>
    <w:tmpl w:val="15129A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7282C"/>
    <w:multiLevelType w:val="hybridMultilevel"/>
    <w:tmpl w:val="D35E729A"/>
    <w:lvl w:ilvl="0" w:tplc="10DE546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465375">
    <w:abstractNumId w:val="15"/>
  </w:num>
  <w:num w:numId="2" w16cid:durableId="1917785202">
    <w:abstractNumId w:val="11"/>
  </w:num>
  <w:num w:numId="3" w16cid:durableId="768889806">
    <w:abstractNumId w:val="3"/>
  </w:num>
  <w:num w:numId="4" w16cid:durableId="277565067">
    <w:abstractNumId w:val="10"/>
  </w:num>
  <w:num w:numId="5" w16cid:durableId="1065370073">
    <w:abstractNumId w:val="38"/>
  </w:num>
  <w:num w:numId="6" w16cid:durableId="1511607618">
    <w:abstractNumId w:val="23"/>
  </w:num>
  <w:num w:numId="7" w16cid:durableId="2006660857">
    <w:abstractNumId w:val="37"/>
  </w:num>
  <w:num w:numId="8" w16cid:durableId="490409927">
    <w:abstractNumId w:val="2"/>
  </w:num>
  <w:num w:numId="9" w16cid:durableId="2035879226">
    <w:abstractNumId w:val="26"/>
  </w:num>
  <w:num w:numId="10" w16cid:durableId="1204634545">
    <w:abstractNumId w:val="22"/>
  </w:num>
  <w:num w:numId="11" w16cid:durableId="659424534">
    <w:abstractNumId w:val="6"/>
  </w:num>
  <w:num w:numId="12" w16cid:durableId="1593396086">
    <w:abstractNumId w:val="29"/>
  </w:num>
  <w:num w:numId="13" w16cid:durableId="1580019341">
    <w:abstractNumId w:val="21"/>
  </w:num>
  <w:num w:numId="14" w16cid:durableId="506091586">
    <w:abstractNumId w:val="28"/>
  </w:num>
  <w:num w:numId="15" w16cid:durableId="948202580">
    <w:abstractNumId w:val="12"/>
  </w:num>
  <w:num w:numId="16" w16cid:durableId="1483615660">
    <w:abstractNumId w:val="8"/>
  </w:num>
  <w:num w:numId="17" w16cid:durableId="46538033">
    <w:abstractNumId w:val="27"/>
  </w:num>
  <w:num w:numId="18" w16cid:durableId="1129326822">
    <w:abstractNumId w:val="9"/>
  </w:num>
  <w:num w:numId="19" w16cid:durableId="738090585">
    <w:abstractNumId w:val="17"/>
  </w:num>
  <w:num w:numId="20" w16cid:durableId="1386181690">
    <w:abstractNumId w:val="20"/>
  </w:num>
  <w:num w:numId="21" w16cid:durableId="2007398844">
    <w:abstractNumId w:val="40"/>
  </w:num>
  <w:num w:numId="22" w16cid:durableId="177888042">
    <w:abstractNumId w:val="43"/>
  </w:num>
  <w:num w:numId="23" w16cid:durableId="182209980">
    <w:abstractNumId w:val="18"/>
  </w:num>
  <w:num w:numId="24" w16cid:durableId="642932437">
    <w:abstractNumId w:val="32"/>
  </w:num>
  <w:num w:numId="25" w16cid:durableId="1217157029">
    <w:abstractNumId w:val="42"/>
  </w:num>
  <w:num w:numId="26" w16cid:durableId="904804988">
    <w:abstractNumId w:val="8"/>
  </w:num>
  <w:num w:numId="27" w16cid:durableId="740833024">
    <w:abstractNumId w:val="24"/>
  </w:num>
  <w:num w:numId="28" w16cid:durableId="673071088">
    <w:abstractNumId w:val="30"/>
  </w:num>
  <w:num w:numId="29" w16cid:durableId="32854074">
    <w:abstractNumId w:val="5"/>
  </w:num>
  <w:num w:numId="30" w16cid:durableId="1223440447">
    <w:abstractNumId w:val="13"/>
  </w:num>
  <w:num w:numId="31" w16cid:durableId="1498499424">
    <w:abstractNumId w:val="19"/>
  </w:num>
  <w:num w:numId="32" w16cid:durableId="59136889">
    <w:abstractNumId w:val="25"/>
  </w:num>
  <w:num w:numId="33" w16cid:durableId="1412963720">
    <w:abstractNumId w:val="7"/>
  </w:num>
  <w:num w:numId="34" w16cid:durableId="2135630319">
    <w:abstractNumId w:val="39"/>
  </w:num>
  <w:num w:numId="35" w16cid:durableId="1180001076">
    <w:abstractNumId w:val="36"/>
  </w:num>
  <w:num w:numId="36" w16cid:durableId="1205018502">
    <w:abstractNumId w:val="14"/>
  </w:num>
  <w:num w:numId="37" w16cid:durableId="1471438037">
    <w:abstractNumId w:val="1"/>
  </w:num>
  <w:num w:numId="38" w16cid:durableId="1927962183">
    <w:abstractNumId w:val="31"/>
  </w:num>
  <w:num w:numId="39" w16cid:durableId="745881809">
    <w:abstractNumId w:val="33"/>
  </w:num>
  <w:num w:numId="40" w16cid:durableId="1579291043">
    <w:abstractNumId w:val="34"/>
  </w:num>
  <w:num w:numId="41" w16cid:durableId="1458832782">
    <w:abstractNumId w:val="16"/>
  </w:num>
  <w:num w:numId="42" w16cid:durableId="1090541563">
    <w:abstractNumId w:val="0"/>
  </w:num>
  <w:num w:numId="43" w16cid:durableId="775322378">
    <w:abstractNumId w:val="4"/>
  </w:num>
  <w:num w:numId="44" w16cid:durableId="551423796">
    <w:abstractNumId w:val="35"/>
  </w:num>
  <w:num w:numId="45" w16cid:durableId="1377050718">
    <w:abstractNumId w:val="4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261"/>
    <w:rsid w:val="00010453"/>
    <w:rsid w:val="00011F4C"/>
    <w:rsid w:val="00012044"/>
    <w:rsid w:val="00013667"/>
    <w:rsid w:val="00015FB6"/>
    <w:rsid w:val="000172D0"/>
    <w:rsid w:val="00020774"/>
    <w:rsid w:val="000208B3"/>
    <w:rsid w:val="0002170E"/>
    <w:rsid w:val="00022B39"/>
    <w:rsid w:val="00024589"/>
    <w:rsid w:val="00025661"/>
    <w:rsid w:val="00026D13"/>
    <w:rsid w:val="00026F0A"/>
    <w:rsid w:val="00027F30"/>
    <w:rsid w:val="000348E3"/>
    <w:rsid w:val="00034BD4"/>
    <w:rsid w:val="00034C3F"/>
    <w:rsid w:val="00034EAB"/>
    <w:rsid w:val="00035449"/>
    <w:rsid w:val="000355C2"/>
    <w:rsid w:val="00035EF9"/>
    <w:rsid w:val="000368F8"/>
    <w:rsid w:val="00036F3A"/>
    <w:rsid w:val="00044426"/>
    <w:rsid w:val="000451BF"/>
    <w:rsid w:val="00046302"/>
    <w:rsid w:val="000470D3"/>
    <w:rsid w:val="00047C58"/>
    <w:rsid w:val="00050406"/>
    <w:rsid w:val="000504B8"/>
    <w:rsid w:val="00054DA1"/>
    <w:rsid w:val="00055518"/>
    <w:rsid w:val="00056305"/>
    <w:rsid w:val="00064845"/>
    <w:rsid w:val="00064983"/>
    <w:rsid w:val="00064FC7"/>
    <w:rsid w:val="0006638F"/>
    <w:rsid w:val="00067655"/>
    <w:rsid w:val="00070E4F"/>
    <w:rsid w:val="000718F8"/>
    <w:rsid w:val="00072E43"/>
    <w:rsid w:val="0007315C"/>
    <w:rsid w:val="00073C09"/>
    <w:rsid w:val="00075497"/>
    <w:rsid w:val="00076558"/>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A70A1"/>
    <w:rsid w:val="000B1797"/>
    <w:rsid w:val="000B4F57"/>
    <w:rsid w:val="000B52D6"/>
    <w:rsid w:val="000B5C9F"/>
    <w:rsid w:val="000C0CA3"/>
    <w:rsid w:val="000C1DA5"/>
    <w:rsid w:val="000C3FDF"/>
    <w:rsid w:val="000C409B"/>
    <w:rsid w:val="000C6427"/>
    <w:rsid w:val="000D04F6"/>
    <w:rsid w:val="000D3F2B"/>
    <w:rsid w:val="000D42ED"/>
    <w:rsid w:val="000D4598"/>
    <w:rsid w:val="000D56DC"/>
    <w:rsid w:val="000E1923"/>
    <w:rsid w:val="000E1EA5"/>
    <w:rsid w:val="000E45E2"/>
    <w:rsid w:val="000E4E84"/>
    <w:rsid w:val="000E5EEC"/>
    <w:rsid w:val="000E647A"/>
    <w:rsid w:val="000F1D06"/>
    <w:rsid w:val="000F307F"/>
    <w:rsid w:val="000F6BE0"/>
    <w:rsid w:val="000F77EF"/>
    <w:rsid w:val="000F7F5A"/>
    <w:rsid w:val="0010097B"/>
    <w:rsid w:val="00100F72"/>
    <w:rsid w:val="0010125C"/>
    <w:rsid w:val="00101F13"/>
    <w:rsid w:val="001030DF"/>
    <w:rsid w:val="00103FC6"/>
    <w:rsid w:val="00104804"/>
    <w:rsid w:val="00107043"/>
    <w:rsid w:val="001113B2"/>
    <w:rsid w:val="00114AAB"/>
    <w:rsid w:val="00116C69"/>
    <w:rsid w:val="00117EA8"/>
    <w:rsid w:val="00122A6B"/>
    <w:rsid w:val="00122DFF"/>
    <w:rsid w:val="001275BA"/>
    <w:rsid w:val="00136321"/>
    <w:rsid w:val="001379AE"/>
    <w:rsid w:val="00142B4D"/>
    <w:rsid w:val="001433E1"/>
    <w:rsid w:val="0014401E"/>
    <w:rsid w:val="001445B5"/>
    <w:rsid w:val="0014483B"/>
    <w:rsid w:val="001479CF"/>
    <w:rsid w:val="0015043A"/>
    <w:rsid w:val="00151D81"/>
    <w:rsid w:val="00155D52"/>
    <w:rsid w:val="00156D4C"/>
    <w:rsid w:val="00157438"/>
    <w:rsid w:val="00157DF4"/>
    <w:rsid w:val="00162B48"/>
    <w:rsid w:val="00163E4E"/>
    <w:rsid w:val="00164A9C"/>
    <w:rsid w:val="00165A16"/>
    <w:rsid w:val="00165E97"/>
    <w:rsid w:val="00166322"/>
    <w:rsid w:val="00166597"/>
    <w:rsid w:val="00166F9C"/>
    <w:rsid w:val="001705D5"/>
    <w:rsid w:val="00172491"/>
    <w:rsid w:val="00177CE0"/>
    <w:rsid w:val="00177DE9"/>
    <w:rsid w:val="00180091"/>
    <w:rsid w:val="00182071"/>
    <w:rsid w:val="0018275B"/>
    <w:rsid w:val="00186391"/>
    <w:rsid w:val="00193F95"/>
    <w:rsid w:val="00194E6A"/>
    <w:rsid w:val="0019601A"/>
    <w:rsid w:val="001A44CD"/>
    <w:rsid w:val="001A750E"/>
    <w:rsid w:val="001B287A"/>
    <w:rsid w:val="001B3105"/>
    <w:rsid w:val="001B5F28"/>
    <w:rsid w:val="001B6293"/>
    <w:rsid w:val="001C1282"/>
    <w:rsid w:val="001C31FC"/>
    <w:rsid w:val="001C57E5"/>
    <w:rsid w:val="001C628C"/>
    <w:rsid w:val="001C6EE0"/>
    <w:rsid w:val="001C76F0"/>
    <w:rsid w:val="001C791D"/>
    <w:rsid w:val="001C7A14"/>
    <w:rsid w:val="001D0491"/>
    <w:rsid w:val="001D2854"/>
    <w:rsid w:val="001E526F"/>
    <w:rsid w:val="001E52D9"/>
    <w:rsid w:val="001E55B0"/>
    <w:rsid w:val="001E58D1"/>
    <w:rsid w:val="001E6791"/>
    <w:rsid w:val="001F0A85"/>
    <w:rsid w:val="001F1996"/>
    <w:rsid w:val="001F3BFF"/>
    <w:rsid w:val="001F67AD"/>
    <w:rsid w:val="001F7DC3"/>
    <w:rsid w:val="001F7FD1"/>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27B73"/>
    <w:rsid w:val="00231475"/>
    <w:rsid w:val="002332A3"/>
    <w:rsid w:val="00235380"/>
    <w:rsid w:val="00237BB2"/>
    <w:rsid w:val="002432F1"/>
    <w:rsid w:val="00243C7F"/>
    <w:rsid w:val="002445E2"/>
    <w:rsid w:val="00247229"/>
    <w:rsid w:val="002473C4"/>
    <w:rsid w:val="00250A8F"/>
    <w:rsid w:val="0025415A"/>
    <w:rsid w:val="002544B0"/>
    <w:rsid w:val="002548FD"/>
    <w:rsid w:val="00254F4C"/>
    <w:rsid w:val="00254F96"/>
    <w:rsid w:val="00255802"/>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02C0"/>
    <w:rsid w:val="00292861"/>
    <w:rsid w:val="0029724D"/>
    <w:rsid w:val="0029793E"/>
    <w:rsid w:val="00297B65"/>
    <w:rsid w:val="002A08EF"/>
    <w:rsid w:val="002A67F5"/>
    <w:rsid w:val="002A76D1"/>
    <w:rsid w:val="002A7F75"/>
    <w:rsid w:val="002B3278"/>
    <w:rsid w:val="002B3A27"/>
    <w:rsid w:val="002B4872"/>
    <w:rsid w:val="002B5F75"/>
    <w:rsid w:val="002B62C0"/>
    <w:rsid w:val="002B64D5"/>
    <w:rsid w:val="002B6A5D"/>
    <w:rsid w:val="002C2C72"/>
    <w:rsid w:val="002C3900"/>
    <w:rsid w:val="002C4A59"/>
    <w:rsid w:val="002C6F91"/>
    <w:rsid w:val="002C7A6B"/>
    <w:rsid w:val="002C7B1A"/>
    <w:rsid w:val="002D2BB5"/>
    <w:rsid w:val="002D3189"/>
    <w:rsid w:val="002D5CB5"/>
    <w:rsid w:val="002E0750"/>
    <w:rsid w:val="002E0C13"/>
    <w:rsid w:val="002E0D5B"/>
    <w:rsid w:val="002E5497"/>
    <w:rsid w:val="002E5952"/>
    <w:rsid w:val="002E5E8D"/>
    <w:rsid w:val="002E6A5B"/>
    <w:rsid w:val="002E6B33"/>
    <w:rsid w:val="002F3D16"/>
    <w:rsid w:val="002F44E2"/>
    <w:rsid w:val="002F6889"/>
    <w:rsid w:val="003004FB"/>
    <w:rsid w:val="003018AA"/>
    <w:rsid w:val="00301C37"/>
    <w:rsid w:val="00304B1D"/>
    <w:rsid w:val="003061BA"/>
    <w:rsid w:val="003113D3"/>
    <w:rsid w:val="00313EB1"/>
    <w:rsid w:val="00317CB8"/>
    <w:rsid w:val="0032348D"/>
    <w:rsid w:val="00323552"/>
    <w:rsid w:val="003320C3"/>
    <w:rsid w:val="00335847"/>
    <w:rsid w:val="00336029"/>
    <w:rsid w:val="00337658"/>
    <w:rsid w:val="0033770E"/>
    <w:rsid w:val="003400A8"/>
    <w:rsid w:val="00344CEB"/>
    <w:rsid w:val="0034762D"/>
    <w:rsid w:val="00352365"/>
    <w:rsid w:val="00353208"/>
    <w:rsid w:val="00353236"/>
    <w:rsid w:val="003553ED"/>
    <w:rsid w:val="00355495"/>
    <w:rsid w:val="00355CCA"/>
    <w:rsid w:val="00356EF4"/>
    <w:rsid w:val="00361A2C"/>
    <w:rsid w:val="003630E1"/>
    <w:rsid w:val="00364C35"/>
    <w:rsid w:val="0036508E"/>
    <w:rsid w:val="00366412"/>
    <w:rsid w:val="003711F3"/>
    <w:rsid w:val="00371CAD"/>
    <w:rsid w:val="00374235"/>
    <w:rsid w:val="003804C8"/>
    <w:rsid w:val="00383F89"/>
    <w:rsid w:val="00384225"/>
    <w:rsid w:val="00386BBC"/>
    <w:rsid w:val="00396DD3"/>
    <w:rsid w:val="003976CC"/>
    <w:rsid w:val="003A3FBE"/>
    <w:rsid w:val="003A5BEE"/>
    <w:rsid w:val="003A6B6B"/>
    <w:rsid w:val="003A703C"/>
    <w:rsid w:val="003B3CCD"/>
    <w:rsid w:val="003B4A3E"/>
    <w:rsid w:val="003B4CFB"/>
    <w:rsid w:val="003B7FFA"/>
    <w:rsid w:val="003C1641"/>
    <w:rsid w:val="003C3D87"/>
    <w:rsid w:val="003C783F"/>
    <w:rsid w:val="003D08F1"/>
    <w:rsid w:val="003D0B6A"/>
    <w:rsid w:val="003D3555"/>
    <w:rsid w:val="003D7F1B"/>
    <w:rsid w:val="003E0FAE"/>
    <w:rsid w:val="003E2C33"/>
    <w:rsid w:val="003E3BB6"/>
    <w:rsid w:val="003E3CBC"/>
    <w:rsid w:val="003E729A"/>
    <w:rsid w:val="003F06F9"/>
    <w:rsid w:val="003F699C"/>
    <w:rsid w:val="003F69A0"/>
    <w:rsid w:val="003F7EF1"/>
    <w:rsid w:val="004000BE"/>
    <w:rsid w:val="00400D12"/>
    <w:rsid w:val="00402AF0"/>
    <w:rsid w:val="0040495A"/>
    <w:rsid w:val="00407769"/>
    <w:rsid w:val="00412650"/>
    <w:rsid w:val="00412C31"/>
    <w:rsid w:val="00412DF1"/>
    <w:rsid w:val="0041331E"/>
    <w:rsid w:val="004156DC"/>
    <w:rsid w:val="00420CD7"/>
    <w:rsid w:val="00422A90"/>
    <w:rsid w:val="00422B16"/>
    <w:rsid w:val="00423CAA"/>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6730D"/>
    <w:rsid w:val="0047018B"/>
    <w:rsid w:val="004737C4"/>
    <w:rsid w:val="00474BEE"/>
    <w:rsid w:val="004818A4"/>
    <w:rsid w:val="00484154"/>
    <w:rsid w:val="00485C41"/>
    <w:rsid w:val="00493F0F"/>
    <w:rsid w:val="004953E7"/>
    <w:rsid w:val="004954CC"/>
    <w:rsid w:val="00495E40"/>
    <w:rsid w:val="0049615D"/>
    <w:rsid w:val="00496FB9"/>
    <w:rsid w:val="00496FC1"/>
    <w:rsid w:val="004A0536"/>
    <w:rsid w:val="004A0B1F"/>
    <w:rsid w:val="004A16DC"/>
    <w:rsid w:val="004A1A86"/>
    <w:rsid w:val="004A542C"/>
    <w:rsid w:val="004A5D9D"/>
    <w:rsid w:val="004A6324"/>
    <w:rsid w:val="004A7977"/>
    <w:rsid w:val="004B259A"/>
    <w:rsid w:val="004B3C06"/>
    <w:rsid w:val="004C0B07"/>
    <w:rsid w:val="004C0F4A"/>
    <w:rsid w:val="004C1A37"/>
    <w:rsid w:val="004C27DF"/>
    <w:rsid w:val="004C2FDD"/>
    <w:rsid w:val="004C351C"/>
    <w:rsid w:val="004C5E06"/>
    <w:rsid w:val="004C7D56"/>
    <w:rsid w:val="004D1480"/>
    <w:rsid w:val="004D5DBC"/>
    <w:rsid w:val="004E1637"/>
    <w:rsid w:val="004E16E0"/>
    <w:rsid w:val="004E2243"/>
    <w:rsid w:val="004E2981"/>
    <w:rsid w:val="004E3A52"/>
    <w:rsid w:val="004E3B6C"/>
    <w:rsid w:val="004E76F6"/>
    <w:rsid w:val="004F1F5C"/>
    <w:rsid w:val="004F3729"/>
    <w:rsid w:val="004F3C0C"/>
    <w:rsid w:val="00500F93"/>
    <w:rsid w:val="00502293"/>
    <w:rsid w:val="00503D53"/>
    <w:rsid w:val="005055D1"/>
    <w:rsid w:val="0051172D"/>
    <w:rsid w:val="00514C9D"/>
    <w:rsid w:val="00515988"/>
    <w:rsid w:val="00515C58"/>
    <w:rsid w:val="00517B2A"/>
    <w:rsid w:val="00520874"/>
    <w:rsid w:val="00521864"/>
    <w:rsid w:val="00526428"/>
    <w:rsid w:val="00526E4C"/>
    <w:rsid w:val="0052704E"/>
    <w:rsid w:val="0053235B"/>
    <w:rsid w:val="00532C03"/>
    <w:rsid w:val="00534D88"/>
    <w:rsid w:val="0054632E"/>
    <w:rsid w:val="005502A3"/>
    <w:rsid w:val="00550C64"/>
    <w:rsid w:val="005514C9"/>
    <w:rsid w:val="00556980"/>
    <w:rsid w:val="0055741D"/>
    <w:rsid w:val="00560222"/>
    <w:rsid w:val="005723B6"/>
    <w:rsid w:val="00574209"/>
    <w:rsid w:val="005827DE"/>
    <w:rsid w:val="005828AE"/>
    <w:rsid w:val="0058605A"/>
    <w:rsid w:val="00586C72"/>
    <w:rsid w:val="00590525"/>
    <w:rsid w:val="00590D70"/>
    <w:rsid w:val="005913F4"/>
    <w:rsid w:val="00592019"/>
    <w:rsid w:val="00593BEC"/>
    <w:rsid w:val="00593D13"/>
    <w:rsid w:val="005942BB"/>
    <w:rsid w:val="005953E2"/>
    <w:rsid w:val="00595ECE"/>
    <w:rsid w:val="00596745"/>
    <w:rsid w:val="005A10E7"/>
    <w:rsid w:val="005A127D"/>
    <w:rsid w:val="005A5226"/>
    <w:rsid w:val="005A6360"/>
    <w:rsid w:val="005B0CC4"/>
    <w:rsid w:val="005B2F17"/>
    <w:rsid w:val="005B369C"/>
    <w:rsid w:val="005B633E"/>
    <w:rsid w:val="005B6F53"/>
    <w:rsid w:val="005C0374"/>
    <w:rsid w:val="005C1235"/>
    <w:rsid w:val="005C41A3"/>
    <w:rsid w:val="005C4406"/>
    <w:rsid w:val="005C5215"/>
    <w:rsid w:val="005C7BCC"/>
    <w:rsid w:val="005D0176"/>
    <w:rsid w:val="005D1776"/>
    <w:rsid w:val="005D2463"/>
    <w:rsid w:val="005D3F2C"/>
    <w:rsid w:val="005D460E"/>
    <w:rsid w:val="005D4D59"/>
    <w:rsid w:val="005D5342"/>
    <w:rsid w:val="005E094A"/>
    <w:rsid w:val="005E4783"/>
    <w:rsid w:val="005E6839"/>
    <w:rsid w:val="005E7086"/>
    <w:rsid w:val="005E7B39"/>
    <w:rsid w:val="005E7BD1"/>
    <w:rsid w:val="005F0D74"/>
    <w:rsid w:val="005F39F7"/>
    <w:rsid w:val="005F5F84"/>
    <w:rsid w:val="005F6A47"/>
    <w:rsid w:val="005F6C12"/>
    <w:rsid w:val="005F6C59"/>
    <w:rsid w:val="00607E9D"/>
    <w:rsid w:val="00610991"/>
    <w:rsid w:val="00613409"/>
    <w:rsid w:val="00613A49"/>
    <w:rsid w:val="00614CE5"/>
    <w:rsid w:val="006217B9"/>
    <w:rsid w:val="006235F8"/>
    <w:rsid w:val="00623BA8"/>
    <w:rsid w:val="00624D54"/>
    <w:rsid w:val="0062519C"/>
    <w:rsid w:val="006251F7"/>
    <w:rsid w:val="00634399"/>
    <w:rsid w:val="00640CB2"/>
    <w:rsid w:val="00644139"/>
    <w:rsid w:val="00646141"/>
    <w:rsid w:val="00646AAA"/>
    <w:rsid w:val="00647DEF"/>
    <w:rsid w:val="006567C5"/>
    <w:rsid w:val="00656F66"/>
    <w:rsid w:val="006573E8"/>
    <w:rsid w:val="00660B3C"/>
    <w:rsid w:val="00660D0A"/>
    <w:rsid w:val="00667745"/>
    <w:rsid w:val="0067190C"/>
    <w:rsid w:val="00671F8C"/>
    <w:rsid w:val="00672252"/>
    <w:rsid w:val="00672E8E"/>
    <w:rsid w:val="00672EF4"/>
    <w:rsid w:val="00674110"/>
    <w:rsid w:val="0067517B"/>
    <w:rsid w:val="00681798"/>
    <w:rsid w:val="006827F4"/>
    <w:rsid w:val="0068508E"/>
    <w:rsid w:val="00686C63"/>
    <w:rsid w:val="00687480"/>
    <w:rsid w:val="006903DD"/>
    <w:rsid w:val="00691CF7"/>
    <w:rsid w:val="00695052"/>
    <w:rsid w:val="0069562A"/>
    <w:rsid w:val="006969AE"/>
    <w:rsid w:val="00697577"/>
    <w:rsid w:val="006A17C7"/>
    <w:rsid w:val="006A2C43"/>
    <w:rsid w:val="006A4AED"/>
    <w:rsid w:val="006A7E82"/>
    <w:rsid w:val="006B0EC1"/>
    <w:rsid w:val="006B1CD8"/>
    <w:rsid w:val="006B6989"/>
    <w:rsid w:val="006B7ADB"/>
    <w:rsid w:val="006C0437"/>
    <w:rsid w:val="006C1816"/>
    <w:rsid w:val="006C29DC"/>
    <w:rsid w:val="006C6A98"/>
    <w:rsid w:val="006C7190"/>
    <w:rsid w:val="006D3310"/>
    <w:rsid w:val="006D3A0F"/>
    <w:rsid w:val="006D7023"/>
    <w:rsid w:val="006D7631"/>
    <w:rsid w:val="006D7841"/>
    <w:rsid w:val="006E0618"/>
    <w:rsid w:val="006E258E"/>
    <w:rsid w:val="006E4731"/>
    <w:rsid w:val="006E4874"/>
    <w:rsid w:val="006E5CB2"/>
    <w:rsid w:val="006E69FE"/>
    <w:rsid w:val="006E73E5"/>
    <w:rsid w:val="006E788C"/>
    <w:rsid w:val="006F1CB6"/>
    <w:rsid w:val="006F52CE"/>
    <w:rsid w:val="006F6591"/>
    <w:rsid w:val="006F7580"/>
    <w:rsid w:val="00705772"/>
    <w:rsid w:val="00710DCB"/>
    <w:rsid w:val="007128E6"/>
    <w:rsid w:val="00714E22"/>
    <w:rsid w:val="0072062A"/>
    <w:rsid w:val="00724079"/>
    <w:rsid w:val="00726561"/>
    <w:rsid w:val="00726BAF"/>
    <w:rsid w:val="007271A9"/>
    <w:rsid w:val="00727759"/>
    <w:rsid w:val="007329BE"/>
    <w:rsid w:val="007376A9"/>
    <w:rsid w:val="007410FD"/>
    <w:rsid w:val="007413F8"/>
    <w:rsid w:val="007434CE"/>
    <w:rsid w:val="00743748"/>
    <w:rsid w:val="007505FE"/>
    <w:rsid w:val="00751E73"/>
    <w:rsid w:val="00753E78"/>
    <w:rsid w:val="00757BC4"/>
    <w:rsid w:val="00762CB9"/>
    <w:rsid w:val="00763E0D"/>
    <w:rsid w:val="007653B7"/>
    <w:rsid w:val="0076542E"/>
    <w:rsid w:val="007667EA"/>
    <w:rsid w:val="00767F32"/>
    <w:rsid w:val="00767F6C"/>
    <w:rsid w:val="00770872"/>
    <w:rsid w:val="00770A3D"/>
    <w:rsid w:val="007717D1"/>
    <w:rsid w:val="00771C74"/>
    <w:rsid w:val="007727F8"/>
    <w:rsid w:val="00774C88"/>
    <w:rsid w:val="00780620"/>
    <w:rsid w:val="00782428"/>
    <w:rsid w:val="007838F4"/>
    <w:rsid w:val="007877DF"/>
    <w:rsid w:val="00787826"/>
    <w:rsid w:val="00794B9C"/>
    <w:rsid w:val="00795808"/>
    <w:rsid w:val="007A28FF"/>
    <w:rsid w:val="007A56DD"/>
    <w:rsid w:val="007A5FB0"/>
    <w:rsid w:val="007B2CC9"/>
    <w:rsid w:val="007B54E8"/>
    <w:rsid w:val="007C5693"/>
    <w:rsid w:val="007C7005"/>
    <w:rsid w:val="007D0544"/>
    <w:rsid w:val="007D096E"/>
    <w:rsid w:val="007D2DE8"/>
    <w:rsid w:val="007D5375"/>
    <w:rsid w:val="007D5AA4"/>
    <w:rsid w:val="007E2540"/>
    <w:rsid w:val="007E691B"/>
    <w:rsid w:val="007F0FB1"/>
    <w:rsid w:val="007F106D"/>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F19"/>
    <w:rsid w:val="00845C5E"/>
    <w:rsid w:val="00846F77"/>
    <w:rsid w:val="00851A09"/>
    <w:rsid w:val="0086167A"/>
    <w:rsid w:val="00864D7C"/>
    <w:rsid w:val="00866F7C"/>
    <w:rsid w:val="00871C6C"/>
    <w:rsid w:val="00872827"/>
    <w:rsid w:val="008733ED"/>
    <w:rsid w:val="00873572"/>
    <w:rsid w:val="00874895"/>
    <w:rsid w:val="008756E0"/>
    <w:rsid w:val="00876857"/>
    <w:rsid w:val="008833B5"/>
    <w:rsid w:val="0088373A"/>
    <w:rsid w:val="008840CE"/>
    <w:rsid w:val="0088574E"/>
    <w:rsid w:val="0088586F"/>
    <w:rsid w:val="00886A7B"/>
    <w:rsid w:val="00887429"/>
    <w:rsid w:val="00891792"/>
    <w:rsid w:val="00891F7D"/>
    <w:rsid w:val="00891FF9"/>
    <w:rsid w:val="008A1C3A"/>
    <w:rsid w:val="008A22E1"/>
    <w:rsid w:val="008A3D85"/>
    <w:rsid w:val="008A6EEA"/>
    <w:rsid w:val="008B21A3"/>
    <w:rsid w:val="008B40BE"/>
    <w:rsid w:val="008B4A61"/>
    <w:rsid w:val="008C5840"/>
    <w:rsid w:val="008C7B33"/>
    <w:rsid w:val="008D1E92"/>
    <w:rsid w:val="008D2976"/>
    <w:rsid w:val="008D37C6"/>
    <w:rsid w:val="008D44FC"/>
    <w:rsid w:val="008D479B"/>
    <w:rsid w:val="008D5582"/>
    <w:rsid w:val="008D5C45"/>
    <w:rsid w:val="008D62ED"/>
    <w:rsid w:val="008D67C0"/>
    <w:rsid w:val="008D6BD6"/>
    <w:rsid w:val="008E18F7"/>
    <w:rsid w:val="008E2A8D"/>
    <w:rsid w:val="008E387F"/>
    <w:rsid w:val="008E388E"/>
    <w:rsid w:val="008E48DD"/>
    <w:rsid w:val="008F0FC8"/>
    <w:rsid w:val="008F15F7"/>
    <w:rsid w:val="008F1F1B"/>
    <w:rsid w:val="008F2F05"/>
    <w:rsid w:val="008F7667"/>
    <w:rsid w:val="008F7F03"/>
    <w:rsid w:val="00900ECE"/>
    <w:rsid w:val="009014F7"/>
    <w:rsid w:val="00903D5C"/>
    <w:rsid w:val="009075FA"/>
    <w:rsid w:val="009101CD"/>
    <w:rsid w:val="00910496"/>
    <w:rsid w:val="009116CD"/>
    <w:rsid w:val="00913716"/>
    <w:rsid w:val="00917413"/>
    <w:rsid w:val="00921B3A"/>
    <w:rsid w:val="0092336C"/>
    <w:rsid w:val="00925504"/>
    <w:rsid w:val="00927B5E"/>
    <w:rsid w:val="00930993"/>
    <w:rsid w:val="00933637"/>
    <w:rsid w:val="00933A58"/>
    <w:rsid w:val="0093669E"/>
    <w:rsid w:val="009405DC"/>
    <w:rsid w:val="00941013"/>
    <w:rsid w:val="009425FF"/>
    <w:rsid w:val="00954F25"/>
    <w:rsid w:val="00956C26"/>
    <w:rsid w:val="00960771"/>
    <w:rsid w:val="009627A0"/>
    <w:rsid w:val="00964ABD"/>
    <w:rsid w:val="00967338"/>
    <w:rsid w:val="00970CDD"/>
    <w:rsid w:val="009746C4"/>
    <w:rsid w:val="0097682E"/>
    <w:rsid w:val="009813F1"/>
    <w:rsid w:val="009821E2"/>
    <w:rsid w:val="009824F3"/>
    <w:rsid w:val="00982983"/>
    <w:rsid w:val="0098510F"/>
    <w:rsid w:val="009851C6"/>
    <w:rsid w:val="00985DAA"/>
    <w:rsid w:val="00986453"/>
    <w:rsid w:val="00990228"/>
    <w:rsid w:val="009916D8"/>
    <w:rsid w:val="009945E0"/>
    <w:rsid w:val="00995F83"/>
    <w:rsid w:val="00996524"/>
    <w:rsid w:val="00996CB5"/>
    <w:rsid w:val="00997EF9"/>
    <w:rsid w:val="009A203E"/>
    <w:rsid w:val="009A3D83"/>
    <w:rsid w:val="009A5DD3"/>
    <w:rsid w:val="009A63CA"/>
    <w:rsid w:val="009A7369"/>
    <w:rsid w:val="009A7AE3"/>
    <w:rsid w:val="009B0348"/>
    <w:rsid w:val="009B3B3A"/>
    <w:rsid w:val="009B3F4A"/>
    <w:rsid w:val="009B483E"/>
    <w:rsid w:val="009B7609"/>
    <w:rsid w:val="009C1721"/>
    <w:rsid w:val="009C5E99"/>
    <w:rsid w:val="009D1541"/>
    <w:rsid w:val="009D3495"/>
    <w:rsid w:val="009D7EDA"/>
    <w:rsid w:val="009E01FE"/>
    <w:rsid w:val="009E4989"/>
    <w:rsid w:val="009E63B8"/>
    <w:rsid w:val="009E72A1"/>
    <w:rsid w:val="009E7519"/>
    <w:rsid w:val="009F2460"/>
    <w:rsid w:val="009F35CE"/>
    <w:rsid w:val="009F4F4C"/>
    <w:rsid w:val="009F733D"/>
    <w:rsid w:val="009F7E94"/>
    <w:rsid w:val="00A05C62"/>
    <w:rsid w:val="00A0717C"/>
    <w:rsid w:val="00A11FD9"/>
    <w:rsid w:val="00A122CA"/>
    <w:rsid w:val="00A13BF1"/>
    <w:rsid w:val="00A13D81"/>
    <w:rsid w:val="00A14800"/>
    <w:rsid w:val="00A15CF3"/>
    <w:rsid w:val="00A174B2"/>
    <w:rsid w:val="00A2037F"/>
    <w:rsid w:val="00A24C60"/>
    <w:rsid w:val="00A24EEC"/>
    <w:rsid w:val="00A25D53"/>
    <w:rsid w:val="00A313D6"/>
    <w:rsid w:val="00A3375B"/>
    <w:rsid w:val="00A33B02"/>
    <w:rsid w:val="00A417EC"/>
    <w:rsid w:val="00A421C9"/>
    <w:rsid w:val="00A427FD"/>
    <w:rsid w:val="00A42BAA"/>
    <w:rsid w:val="00A431A8"/>
    <w:rsid w:val="00A44F6E"/>
    <w:rsid w:val="00A44F75"/>
    <w:rsid w:val="00A45B72"/>
    <w:rsid w:val="00A52A4B"/>
    <w:rsid w:val="00A57ABF"/>
    <w:rsid w:val="00A60072"/>
    <w:rsid w:val="00A613C3"/>
    <w:rsid w:val="00A6767B"/>
    <w:rsid w:val="00A677EB"/>
    <w:rsid w:val="00A706A3"/>
    <w:rsid w:val="00A733CD"/>
    <w:rsid w:val="00A75123"/>
    <w:rsid w:val="00A76626"/>
    <w:rsid w:val="00A77D24"/>
    <w:rsid w:val="00A823B5"/>
    <w:rsid w:val="00A87226"/>
    <w:rsid w:val="00A914BD"/>
    <w:rsid w:val="00A9171F"/>
    <w:rsid w:val="00A91D37"/>
    <w:rsid w:val="00A91FD8"/>
    <w:rsid w:val="00A92832"/>
    <w:rsid w:val="00A92EA9"/>
    <w:rsid w:val="00A93E82"/>
    <w:rsid w:val="00A94029"/>
    <w:rsid w:val="00A94C70"/>
    <w:rsid w:val="00A966F2"/>
    <w:rsid w:val="00A9677A"/>
    <w:rsid w:val="00A97097"/>
    <w:rsid w:val="00AA01B2"/>
    <w:rsid w:val="00AA0483"/>
    <w:rsid w:val="00AA053A"/>
    <w:rsid w:val="00AB136B"/>
    <w:rsid w:val="00AB4500"/>
    <w:rsid w:val="00AB59F7"/>
    <w:rsid w:val="00AC3E1D"/>
    <w:rsid w:val="00AD0319"/>
    <w:rsid w:val="00AD0DE8"/>
    <w:rsid w:val="00AD14FF"/>
    <w:rsid w:val="00AD767F"/>
    <w:rsid w:val="00AE03B7"/>
    <w:rsid w:val="00AE3B9A"/>
    <w:rsid w:val="00AE53B4"/>
    <w:rsid w:val="00AE6505"/>
    <w:rsid w:val="00AF2F78"/>
    <w:rsid w:val="00AF30F9"/>
    <w:rsid w:val="00AF341E"/>
    <w:rsid w:val="00AF4167"/>
    <w:rsid w:val="00AF5194"/>
    <w:rsid w:val="00AF556D"/>
    <w:rsid w:val="00AF5645"/>
    <w:rsid w:val="00AF64ED"/>
    <w:rsid w:val="00B01711"/>
    <w:rsid w:val="00B059CA"/>
    <w:rsid w:val="00B062D7"/>
    <w:rsid w:val="00B12239"/>
    <w:rsid w:val="00B14483"/>
    <w:rsid w:val="00B219BC"/>
    <w:rsid w:val="00B221D3"/>
    <w:rsid w:val="00B225B7"/>
    <w:rsid w:val="00B2356C"/>
    <w:rsid w:val="00B24A8C"/>
    <w:rsid w:val="00B24EAA"/>
    <w:rsid w:val="00B251DF"/>
    <w:rsid w:val="00B25822"/>
    <w:rsid w:val="00B265DF"/>
    <w:rsid w:val="00B27729"/>
    <w:rsid w:val="00B30562"/>
    <w:rsid w:val="00B309D6"/>
    <w:rsid w:val="00B32AA1"/>
    <w:rsid w:val="00B33DFF"/>
    <w:rsid w:val="00B40ACF"/>
    <w:rsid w:val="00B42FFD"/>
    <w:rsid w:val="00B43DA3"/>
    <w:rsid w:val="00B44C20"/>
    <w:rsid w:val="00B466D9"/>
    <w:rsid w:val="00B505E7"/>
    <w:rsid w:val="00B50E4A"/>
    <w:rsid w:val="00B51DDB"/>
    <w:rsid w:val="00B542B5"/>
    <w:rsid w:val="00B55EE0"/>
    <w:rsid w:val="00B579C3"/>
    <w:rsid w:val="00B600AE"/>
    <w:rsid w:val="00B60EEE"/>
    <w:rsid w:val="00B6158E"/>
    <w:rsid w:val="00B6529B"/>
    <w:rsid w:val="00B65824"/>
    <w:rsid w:val="00B7047B"/>
    <w:rsid w:val="00B70C41"/>
    <w:rsid w:val="00B72FDC"/>
    <w:rsid w:val="00B7334B"/>
    <w:rsid w:val="00B73F4A"/>
    <w:rsid w:val="00B74C73"/>
    <w:rsid w:val="00B76652"/>
    <w:rsid w:val="00B77D5D"/>
    <w:rsid w:val="00B804A4"/>
    <w:rsid w:val="00B81372"/>
    <w:rsid w:val="00B84A09"/>
    <w:rsid w:val="00B84D74"/>
    <w:rsid w:val="00B85297"/>
    <w:rsid w:val="00B854A7"/>
    <w:rsid w:val="00B90586"/>
    <w:rsid w:val="00B92633"/>
    <w:rsid w:val="00B933CE"/>
    <w:rsid w:val="00B95302"/>
    <w:rsid w:val="00B95390"/>
    <w:rsid w:val="00B9629A"/>
    <w:rsid w:val="00BA2190"/>
    <w:rsid w:val="00BA253C"/>
    <w:rsid w:val="00BA2BDD"/>
    <w:rsid w:val="00BA2C74"/>
    <w:rsid w:val="00BB34BC"/>
    <w:rsid w:val="00BB7A99"/>
    <w:rsid w:val="00BB7C4A"/>
    <w:rsid w:val="00BC220C"/>
    <w:rsid w:val="00BC3ECE"/>
    <w:rsid w:val="00BC52B9"/>
    <w:rsid w:val="00BC623F"/>
    <w:rsid w:val="00BC6DDB"/>
    <w:rsid w:val="00BC71BB"/>
    <w:rsid w:val="00BD2236"/>
    <w:rsid w:val="00BD2C8C"/>
    <w:rsid w:val="00BD38A6"/>
    <w:rsid w:val="00BD6027"/>
    <w:rsid w:val="00BD76BE"/>
    <w:rsid w:val="00BE06D4"/>
    <w:rsid w:val="00BE0F6D"/>
    <w:rsid w:val="00BE32CB"/>
    <w:rsid w:val="00BE6071"/>
    <w:rsid w:val="00BE7874"/>
    <w:rsid w:val="00BF0646"/>
    <w:rsid w:val="00BF306D"/>
    <w:rsid w:val="00C03DB0"/>
    <w:rsid w:val="00C05BE6"/>
    <w:rsid w:val="00C063FD"/>
    <w:rsid w:val="00C078DA"/>
    <w:rsid w:val="00C10172"/>
    <w:rsid w:val="00C11154"/>
    <w:rsid w:val="00C1238A"/>
    <w:rsid w:val="00C123F7"/>
    <w:rsid w:val="00C13027"/>
    <w:rsid w:val="00C14EF9"/>
    <w:rsid w:val="00C16266"/>
    <w:rsid w:val="00C231E2"/>
    <w:rsid w:val="00C23224"/>
    <w:rsid w:val="00C23AD6"/>
    <w:rsid w:val="00C24D1F"/>
    <w:rsid w:val="00C31D45"/>
    <w:rsid w:val="00C366C1"/>
    <w:rsid w:val="00C4016B"/>
    <w:rsid w:val="00C40724"/>
    <w:rsid w:val="00C41113"/>
    <w:rsid w:val="00C672E8"/>
    <w:rsid w:val="00C675BF"/>
    <w:rsid w:val="00C67E03"/>
    <w:rsid w:val="00C67E49"/>
    <w:rsid w:val="00C70BE1"/>
    <w:rsid w:val="00C711C6"/>
    <w:rsid w:val="00C71BA9"/>
    <w:rsid w:val="00C72584"/>
    <w:rsid w:val="00C74EF4"/>
    <w:rsid w:val="00C74F04"/>
    <w:rsid w:val="00C75F6D"/>
    <w:rsid w:val="00C82B7C"/>
    <w:rsid w:val="00C87FDD"/>
    <w:rsid w:val="00C9434B"/>
    <w:rsid w:val="00CA1005"/>
    <w:rsid w:val="00CA23E5"/>
    <w:rsid w:val="00CA27B6"/>
    <w:rsid w:val="00CA3005"/>
    <w:rsid w:val="00CA33CC"/>
    <w:rsid w:val="00CA463B"/>
    <w:rsid w:val="00CB132A"/>
    <w:rsid w:val="00CB1616"/>
    <w:rsid w:val="00CB1808"/>
    <w:rsid w:val="00CB1B37"/>
    <w:rsid w:val="00CB2852"/>
    <w:rsid w:val="00CB286A"/>
    <w:rsid w:val="00CB2FE9"/>
    <w:rsid w:val="00CB43FC"/>
    <w:rsid w:val="00CB5461"/>
    <w:rsid w:val="00CB59A5"/>
    <w:rsid w:val="00CC10EE"/>
    <w:rsid w:val="00CC1418"/>
    <w:rsid w:val="00CC2C76"/>
    <w:rsid w:val="00CC352C"/>
    <w:rsid w:val="00CC3F85"/>
    <w:rsid w:val="00CD1D96"/>
    <w:rsid w:val="00CD2AC0"/>
    <w:rsid w:val="00CD3504"/>
    <w:rsid w:val="00CD4CF2"/>
    <w:rsid w:val="00CD5352"/>
    <w:rsid w:val="00CE06D0"/>
    <w:rsid w:val="00CE095A"/>
    <w:rsid w:val="00CE2BDF"/>
    <w:rsid w:val="00CE2D12"/>
    <w:rsid w:val="00CE3E4B"/>
    <w:rsid w:val="00CE4221"/>
    <w:rsid w:val="00CE49E9"/>
    <w:rsid w:val="00CE54BD"/>
    <w:rsid w:val="00CE616E"/>
    <w:rsid w:val="00CE7952"/>
    <w:rsid w:val="00CF27A6"/>
    <w:rsid w:val="00CF391A"/>
    <w:rsid w:val="00D03687"/>
    <w:rsid w:val="00D05426"/>
    <w:rsid w:val="00D07D25"/>
    <w:rsid w:val="00D07F1E"/>
    <w:rsid w:val="00D11A97"/>
    <w:rsid w:val="00D11C3B"/>
    <w:rsid w:val="00D205CC"/>
    <w:rsid w:val="00D210E7"/>
    <w:rsid w:val="00D2323F"/>
    <w:rsid w:val="00D23640"/>
    <w:rsid w:val="00D24BC5"/>
    <w:rsid w:val="00D25D80"/>
    <w:rsid w:val="00D30916"/>
    <w:rsid w:val="00D4064B"/>
    <w:rsid w:val="00D4127A"/>
    <w:rsid w:val="00D42A2B"/>
    <w:rsid w:val="00D442A6"/>
    <w:rsid w:val="00D44A67"/>
    <w:rsid w:val="00D454CC"/>
    <w:rsid w:val="00D45690"/>
    <w:rsid w:val="00D45B6B"/>
    <w:rsid w:val="00D45D09"/>
    <w:rsid w:val="00D45E55"/>
    <w:rsid w:val="00D46D62"/>
    <w:rsid w:val="00D501FF"/>
    <w:rsid w:val="00D5109C"/>
    <w:rsid w:val="00D55558"/>
    <w:rsid w:val="00D602E1"/>
    <w:rsid w:val="00D643FC"/>
    <w:rsid w:val="00D64C0B"/>
    <w:rsid w:val="00D65249"/>
    <w:rsid w:val="00D6550A"/>
    <w:rsid w:val="00D66456"/>
    <w:rsid w:val="00D70068"/>
    <w:rsid w:val="00D7291F"/>
    <w:rsid w:val="00D7387B"/>
    <w:rsid w:val="00D758BE"/>
    <w:rsid w:val="00D76F6B"/>
    <w:rsid w:val="00D82384"/>
    <w:rsid w:val="00D82883"/>
    <w:rsid w:val="00D846A1"/>
    <w:rsid w:val="00D84F1D"/>
    <w:rsid w:val="00D86A60"/>
    <w:rsid w:val="00D87221"/>
    <w:rsid w:val="00D91383"/>
    <w:rsid w:val="00D91F99"/>
    <w:rsid w:val="00D953C8"/>
    <w:rsid w:val="00D96A53"/>
    <w:rsid w:val="00D96CC6"/>
    <w:rsid w:val="00DA2983"/>
    <w:rsid w:val="00DA2A45"/>
    <w:rsid w:val="00DA4FA4"/>
    <w:rsid w:val="00DA5B77"/>
    <w:rsid w:val="00DA614E"/>
    <w:rsid w:val="00DA7870"/>
    <w:rsid w:val="00DB00D2"/>
    <w:rsid w:val="00DB3C85"/>
    <w:rsid w:val="00DB66DB"/>
    <w:rsid w:val="00DB7BEA"/>
    <w:rsid w:val="00DC22D5"/>
    <w:rsid w:val="00DC2EA7"/>
    <w:rsid w:val="00DC414E"/>
    <w:rsid w:val="00DC6F37"/>
    <w:rsid w:val="00DC7C80"/>
    <w:rsid w:val="00DD04FF"/>
    <w:rsid w:val="00DD0C9B"/>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73B4"/>
    <w:rsid w:val="00E5758B"/>
    <w:rsid w:val="00E57597"/>
    <w:rsid w:val="00E6233C"/>
    <w:rsid w:val="00E62AEA"/>
    <w:rsid w:val="00E74E4F"/>
    <w:rsid w:val="00E76C20"/>
    <w:rsid w:val="00E80499"/>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52B"/>
    <w:rsid w:val="00EC0F14"/>
    <w:rsid w:val="00EC1CBE"/>
    <w:rsid w:val="00EC2A36"/>
    <w:rsid w:val="00EC2F74"/>
    <w:rsid w:val="00EC7885"/>
    <w:rsid w:val="00ED0877"/>
    <w:rsid w:val="00ED12AD"/>
    <w:rsid w:val="00ED1568"/>
    <w:rsid w:val="00ED4087"/>
    <w:rsid w:val="00ED521E"/>
    <w:rsid w:val="00ED646D"/>
    <w:rsid w:val="00ED6E64"/>
    <w:rsid w:val="00EE465E"/>
    <w:rsid w:val="00EE7957"/>
    <w:rsid w:val="00EF2915"/>
    <w:rsid w:val="00EF317B"/>
    <w:rsid w:val="00EF51D7"/>
    <w:rsid w:val="00F01185"/>
    <w:rsid w:val="00F017C1"/>
    <w:rsid w:val="00F0196F"/>
    <w:rsid w:val="00F12B79"/>
    <w:rsid w:val="00F21C72"/>
    <w:rsid w:val="00F27965"/>
    <w:rsid w:val="00F27E9A"/>
    <w:rsid w:val="00F354B8"/>
    <w:rsid w:val="00F376CC"/>
    <w:rsid w:val="00F40856"/>
    <w:rsid w:val="00F414AD"/>
    <w:rsid w:val="00F415BA"/>
    <w:rsid w:val="00F417C1"/>
    <w:rsid w:val="00F43FA8"/>
    <w:rsid w:val="00F441BA"/>
    <w:rsid w:val="00F50C2D"/>
    <w:rsid w:val="00F514CA"/>
    <w:rsid w:val="00F51E3A"/>
    <w:rsid w:val="00F53007"/>
    <w:rsid w:val="00F542C1"/>
    <w:rsid w:val="00F546BE"/>
    <w:rsid w:val="00F547A5"/>
    <w:rsid w:val="00F556BB"/>
    <w:rsid w:val="00F56606"/>
    <w:rsid w:val="00F600F1"/>
    <w:rsid w:val="00F6062F"/>
    <w:rsid w:val="00F61B85"/>
    <w:rsid w:val="00F65E13"/>
    <w:rsid w:val="00F6757D"/>
    <w:rsid w:val="00F7001C"/>
    <w:rsid w:val="00F71F7D"/>
    <w:rsid w:val="00F74857"/>
    <w:rsid w:val="00F76C95"/>
    <w:rsid w:val="00F7760E"/>
    <w:rsid w:val="00F77B5E"/>
    <w:rsid w:val="00F8029A"/>
    <w:rsid w:val="00F8218D"/>
    <w:rsid w:val="00F82DE0"/>
    <w:rsid w:val="00F83A1B"/>
    <w:rsid w:val="00F852CA"/>
    <w:rsid w:val="00F86DFE"/>
    <w:rsid w:val="00F86E43"/>
    <w:rsid w:val="00F9082D"/>
    <w:rsid w:val="00F92813"/>
    <w:rsid w:val="00FA542A"/>
    <w:rsid w:val="00FB05F7"/>
    <w:rsid w:val="00FB0CB9"/>
    <w:rsid w:val="00FB5A52"/>
    <w:rsid w:val="00FB639D"/>
    <w:rsid w:val="00FC16FA"/>
    <w:rsid w:val="00FC5552"/>
    <w:rsid w:val="00FD3C85"/>
    <w:rsid w:val="00FD5E27"/>
    <w:rsid w:val="00FD5FAF"/>
    <w:rsid w:val="00FE27EB"/>
    <w:rsid w:val="00FE7D50"/>
    <w:rsid w:val="00FF0FB8"/>
    <w:rsid w:val="00FF1C0B"/>
    <w:rsid w:val="00FF28EF"/>
    <w:rsid w:val="00FF3BD3"/>
    <w:rsid w:val="00FF7351"/>
    <w:rsid w:val="00FF7421"/>
    <w:rsid w:val="1A772BF4"/>
    <w:rsid w:val="2AE77B5E"/>
    <w:rsid w:val="2BDB8597"/>
    <w:rsid w:val="2E91BB34"/>
    <w:rsid w:val="302E76BE"/>
    <w:rsid w:val="33661780"/>
    <w:rsid w:val="42D42DDC"/>
    <w:rsid w:val="67543C23"/>
    <w:rsid w:val="6D36A065"/>
    <w:rsid w:val="72442898"/>
    <w:rsid w:val="757BC95A"/>
    <w:rsid w:val="78590A71"/>
    <w:rsid w:val="78B36A1C"/>
    <w:rsid w:val="7DD32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DA23D"/>
  <w15:docId w15:val="{77C94AA4-E845-4F77-B6C1-E4FB789A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7A6B"/>
    <w:rPr>
      <w:rFonts w:ascii="Times New Roman" w:hAnsi="Times New Roman"/>
      <w:sz w:val="24"/>
      <w:szCs w:val="24"/>
    </w:rPr>
  </w:style>
  <w:style w:type="table" w:customStyle="1" w:styleId="TableGrid6">
    <w:name w:val="Table Grid6"/>
    <w:basedOn w:val="TableNormal"/>
    <w:next w:val="TableGrid"/>
    <w:uiPriority w:val="39"/>
    <w:rsid w:val="00C231E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273513780">
      <w:bodyDiv w:val="1"/>
      <w:marLeft w:val="0"/>
      <w:marRight w:val="0"/>
      <w:marTop w:val="0"/>
      <w:marBottom w:val="0"/>
      <w:divBdr>
        <w:top w:val="none" w:sz="0" w:space="0" w:color="auto"/>
        <w:left w:val="none" w:sz="0" w:space="0" w:color="auto"/>
        <w:bottom w:val="none" w:sz="0" w:space="0" w:color="auto"/>
        <w:right w:val="none" w:sz="0" w:space="0" w:color="auto"/>
      </w:divBdr>
    </w:div>
    <w:div w:id="376904414">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7043304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F699DD-68E8-48D5-B3D4-E106BE0443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customXml/itemProps3.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4.xml><?xml version="1.0" encoding="utf-8"?>
<ds:datastoreItem xmlns:ds="http://schemas.openxmlformats.org/officeDocument/2006/customXml" ds:itemID="{0544443B-573A-4B98-9EE3-64520FA8B32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18</Pages>
  <Words>6759</Words>
  <Characters>38530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148</cp:revision>
  <cp:lastPrinted>2019-05-10T15:42:00Z</cp:lastPrinted>
  <dcterms:created xsi:type="dcterms:W3CDTF">2022-01-14T04:16:00Z</dcterms:created>
  <dcterms:modified xsi:type="dcterms:W3CDTF">2023-11-06T20:22:00Z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