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0790"/>
      </w:tblGrid>
      <w:tr w:rsidR="007056D7" w14:paraId="0435B139" w14:textId="77777777" w:rsidTr="003952E1">
        <w:tc>
          <w:tcPr>
            <w:tcW w:w="11016" w:type="dxa"/>
          </w:tcPr>
          <w:p w14:paraId="0435B138" w14:textId="74F19E58" w:rsidR="007056D7" w:rsidRDefault="007056D7" w:rsidP="003952E1">
            <w:pPr>
              <w:rPr>
                <w:rFonts w:asciiTheme="minorHAnsi" w:hAnsiTheme="minorHAnsi"/>
                <w:sz w:val="18"/>
                <w:szCs w:val="18"/>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w:t>
            </w:r>
            <w:r w:rsidR="00A71969">
              <w:rPr>
                <w:rFonts w:asciiTheme="minorHAnsi" w:hAnsiTheme="minorHAnsi" w:cs="font78"/>
                <w:sz w:val="18"/>
                <w:szCs w:val="18"/>
              </w:rPr>
              <w:t xml:space="preserve"> </w:t>
            </w:r>
            <w:r w:rsidRPr="00CB00C9">
              <w:rPr>
                <w:rFonts w:asciiTheme="minorHAnsi" w:hAnsiTheme="minorHAnsi" w:cs="font78"/>
                <w:sz w:val="18"/>
                <w:szCs w:val="18"/>
              </w:rPr>
              <w:t>62.2</w:t>
            </w:r>
            <w:r>
              <w:rPr>
                <w:rFonts w:asciiTheme="minorHAnsi" w:hAnsiTheme="minorHAnsi" w:cs="font78"/>
                <w:sz w:val="18"/>
                <w:szCs w:val="18"/>
              </w:rPr>
              <w:t>-2016</w:t>
            </w:r>
            <w:r w:rsidRPr="00CB00C9">
              <w:rPr>
                <w:rFonts w:asciiTheme="minorHAnsi" w:hAnsiTheme="minorHAnsi" w:cs="font78"/>
                <w:sz w:val="18"/>
                <w:szCs w:val="18"/>
              </w:rPr>
              <w:t xml:space="preserve"> Ventilation and Acceptable Indoor Air Quality in Low-Rise Residential Buildings</w:t>
            </w:r>
            <w:r>
              <w:rPr>
                <w:rFonts w:asciiTheme="minorHAnsi" w:hAnsiTheme="minorHAnsi" w:cs="font78"/>
                <w:sz w:val="18"/>
                <w:szCs w:val="18"/>
              </w:rPr>
              <w:t xml:space="preserve"> subject to the amendments specified by Title 24, Part 6, Section 150.0(o)1 </w:t>
            </w:r>
          </w:p>
        </w:tc>
      </w:tr>
    </w:tbl>
    <w:p w14:paraId="0435B13A" w14:textId="77777777" w:rsidR="007056D7" w:rsidRPr="009D3D1C" w:rsidRDefault="007056D7" w:rsidP="007056D7">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604"/>
        <w:gridCol w:w="5548"/>
      </w:tblGrid>
      <w:tr w:rsidR="007056D7" w:rsidRPr="00D2491C" w14:paraId="0435B13C" w14:textId="77777777" w:rsidTr="006640E6">
        <w:tc>
          <w:tcPr>
            <w:tcW w:w="10790" w:type="dxa"/>
            <w:gridSpan w:val="3"/>
          </w:tcPr>
          <w:p w14:paraId="0435B13B" w14:textId="55404A96" w:rsidR="007056D7" w:rsidRPr="00F5715E" w:rsidRDefault="007056D7" w:rsidP="003952E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ins w:id="0" w:author="Moua, Cheng@Energy" w:date="2021-11-12T14:07:00Z">
              <w:r w:rsidR="00106D1F">
                <w:rPr>
                  <w:rFonts w:asciiTheme="minorHAnsi" w:hAnsiTheme="minorHAnsi"/>
                  <w:b/>
                  <w:szCs w:val="18"/>
                </w:rPr>
                <w:t>W</w:t>
              </w:r>
            </w:ins>
            <w:ins w:id="1" w:author="Moua, Cheng@Energy" w:date="2021-11-12T14:08:00Z">
              <w:r w:rsidR="00106D1F">
                <w:rPr>
                  <w:rFonts w:asciiTheme="minorHAnsi" w:hAnsiTheme="minorHAnsi"/>
                  <w:b/>
                  <w:szCs w:val="18"/>
                </w:rPr>
                <w:t>hole-</w:t>
              </w:r>
            </w:ins>
            <w:r w:rsidRPr="00500C2C">
              <w:rPr>
                <w:rFonts w:asciiTheme="minorHAnsi" w:hAnsiTheme="minorHAnsi"/>
                <w:b/>
                <w:szCs w:val="18"/>
              </w:rPr>
              <w:t>Dwelling Mechanical Ventilation - General Information</w:t>
            </w:r>
          </w:p>
        </w:tc>
      </w:tr>
      <w:tr w:rsidR="007056D7" w:rsidRPr="00D2491C" w14:paraId="0435B140" w14:textId="77777777" w:rsidTr="006640E6">
        <w:trPr>
          <w:trHeight w:val="158"/>
        </w:trPr>
        <w:tc>
          <w:tcPr>
            <w:tcW w:w="638" w:type="dxa"/>
            <w:vAlign w:val="center"/>
          </w:tcPr>
          <w:p w14:paraId="0435B13D" w14:textId="77777777" w:rsidR="007056D7" w:rsidRPr="00F5715E" w:rsidRDefault="007056D7" w:rsidP="003952E1">
            <w:pPr>
              <w:jc w:val="center"/>
              <w:rPr>
                <w:rFonts w:asciiTheme="minorHAnsi" w:hAnsiTheme="minorHAnsi"/>
                <w:sz w:val="18"/>
                <w:szCs w:val="18"/>
              </w:rPr>
            </w:pPr>
            <w:r>
              <w:rPr>
                <w:rFonts w:asciiTheme="minorHAnsi" w:hAnsiTheme="minorHAnsi"/>
                <w:sz w:val="18"/>
                <w:szCs w:val="18"/>
              </w:rPr>
              <w:t>01</w:t>
            </w:r>
          </w:p>
        </w:tc>
        <w:tc>
          <w:tcPr>
            <w:tcW w:w="4604" w:type="dxa"/>
            <w:vAlign w:val="center"/>
          </w:tcPr>
          <w:p w14:paraId="0435B13E" w14:textId="77777777" w:rsidR="007056D7" w:rsidRPr="00F5715E" w:rsidRDefault="007056D7" w:rsidP="003952E1">
            <w:pPr>
              <w:rPr>
                <w:rFonts w:asciiTheme="minorHAnsi" w:hAnsiTheme="minorHAnsi"/>
                <w:sz w:val="18"/>
                <w:szCs w:val="18"/>
              </w:rPr>
            </w:pPr>
            <w:r>
              <w:rPr>
                <w:rFonts w:asciiTheme="minorHAnsi" w:hAnsiTheme="minorHAnsi"/>
                <w:sz w:val="18"/>
                <w:szCs w:val="18"/>
              </w:rPr>
              <w:t>Dwelling Unit Name</w:t>
            </w:r>
          </w:p>
        </w:tc>
        <w:tc>
          <w:tcPr>
            <w:tcW w:w="5548" w:type="dxa"/>
          </w:tcPr>
          <w:p w14:paraId="0435B13F" w14:textId="77777777" w:rsidR="007056D7" w:rsidRPr="00F5715E" w:rsidRDefault="007056D7" w:rsidP="003952E1">
            <w:pPr>
              <w:rPr>
                <w:rFonts w:asciiTheme="minorHAnsi" w:hAnsiTheme="minorHAnsi"/>
                <w:sz w:val="18"/>
                <w:szCs w:val="18"/>
              </w:rPr>
            </w:pPr>
          </w:p>
        </w:tc>
      </w:tr>
      <w:tr w:rsidR="007056D7" w:rsidRPr="00D2491C" w14:paraId="0435B144" w14:textId="77777777" w:rsidTr="006640E6">
        <w:trPr>
          <w:trHeight w:val="158"/>
        </w:trPr>
        <w:tc>
          <w:tcPr>
            <w:tcW w:w="638" w:type="dxa"/>
            <w:vAlign w:val="center"/>
          </w:tcPr>
          <w:p w14:paraId="0435B141"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4" w:type="dxa"/>
            <w:vAlign w:val="center"/>
          </w:tcPr>
          <w:p w14:paraId="0435B142"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Building Type</w:t>
            </w:r>
          </w:p>
        </w:tc>
        <w:tc>
          <w:tcPr>
            <w:tcW w:w="5548" w:type="dxa"/>
          </w:tcPr>
          <w:p w14:paraId="0435B143" w14:textId="77777777" w:rsidR="007056D7" w:rsidRPr="00F5715E" w:rsidRDefault="007056D7" w:rsidP="003952E1">
            <w:pPr>
              <w:rPr>
                <w:rFonts w:asciiTheme="minorHAnsi" w:hAnsiTheme="minorHAnsi"/>
                <w:sz w:val="18"/>
                <w:szCs w:val="18"/>
              </w:rPr>
            </w:pPr>
          </w:p>
        </w:tc>
      </w:tr>
      <w:tr w:rsidR="007056D7" w:rsidRPr="00D2491C" w14:paraId="0435B148" w14:textId="77777777" w:rsidTr="006640E6">
        <w:trPr>
          <w:trHeight w:val="158"/>
        </w:trPr>
        <w:tc>
          <w:tcPr>
            <w:tcW w:w="638" w:type="dxa"/>
            <w:vAlign w:val="center"/>
          </w:tcPr>
          <w:p w14:paraId="0435B145"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4" w:type="dxa"/>
            <w:vAlign w:val="center"/>
          </w:tcPr>
          <w:p w14:paraId="0435B146"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548" w:type="dxa"/>
          </w:tcPr>
          <w:p w14:paraId="0435B147" w14:textId="77777777" w:rsidR="007056D7" w:rsidRPr="00F5715E" w:rsidRDefault="007056D7" w:rsidP="003952E1">
            <w:pPr>
              <w:rPr>
                <w:rFonts w:asciiTheme="minorHAnsi" w:hAnsiTheme="minorHAnsi"/>
                <w:sz w:val="18"/>
                <w:szCs w:val="18"/>
              </w:rPr>
            </w:pPr>
          </w:p>
        </w:tc>
      </w:tr>
      <w:tr w:rsidR="007056D7" w:rsidRPr="00D2491C" w14:paraId="0435B14D" w14:textId="77777777" w:rsidTr="006640E6">
        <w:trPr>
          <w:trHeight w:val="158"/>
        </w:trPr>
        <w:tc>
          <w:tcPr>
            <w:tcW w:w="638" w:type="dxa"/>
            <w:vAlign w:val="center"/>
          </w:tcPr>
          <w:p w14:paraId="0435B149"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04</w:t>
            </w:r>
          </w:p>
        </w:tc>
        <w:tc>
          <w:tcPr>
            <w:tcW w:w="4604" w:type="dxa"/>
            <w:vAlign w:val="center"/>
          </w:tcPr>
          <w:p w14:paraId="0435B14A" w14:textId="77777777" w:rsidR="007056D7" w:rsidRDefault="007056D7" w:rsidP="003952E1">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14B"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548" w:type="dxa"/>
          </w:tcPr>
          <w:p w14:paraId="0435B14C" w14:textId="77777777" w:rsidR="007056D7" w:rsidRPr="00F5715E" w:rsidRDefault="007056D7" w:rsidP="003952E1">
            <w:pPr>
              <w:rPr>
                <w:rFonts w:asciiTheme="minorHAnsi" w:hAnsiTheme="minorHAnsi"/>
                <w:sz w:val="18"/>
                <w:szCs w:val="18"/>
              </w:rPr>
            </w:pPr>
          </w:p>
        </w:tc>
      </w:tr>
      <w:tr w:rsidR="007056D7" w:rsidRPr="00D2491C" w14:paraId="0435B152" w14:textId="77777777" w:rsidTr="006640E6">
        <w:trPr>
          <w:trHeight w:val="158"/>
        </w:trPr>
        <w:tc>
          <w:tcPr>
            <w:tcW w:w="638" w:type="dxa"/>
            <w:vAlign w:val="center"/>
          </w:tcPr>
          <w:p w14:paraId="0435B14E"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05</w:t>
            </w:r>
          </w:p>
        </w:tc>
        <w:tc>
          <w:tcPr>
            <w:tcW w:w="4604" w:type="dxa"/>
            <w:vAlign w:val="center"/>
          </w:tcPr>
          <w:p w14:paraId="0435B14F" w14:textId="77777777" w:rsidR="007056D7" w:rsidRDefault="007056D7" w:rsidP="003952E1">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150"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548" w:type="dxa"/>
          </w:tcPr>
          <w:p w14:paraId="0435B151" w14:textId="77777777" w:rsidR="007056D7" w:rsidRPr="00F5715E" w:rsidRDefault="007056D7" w:rsidP="003952E1">
            <w:pPr>
              <w:rPr>
                <w:rFonts w:asciiTheme="minorHAnsi" w:hAnsiTheme="minorHAnsi"/>
                <w:sz w:val="18"/>
                <w:szCs w:val="18"/>
              </w:rPr>
            </w:pPr>
          </w:p>
        </w:tc>
      </w:tr>
      <w:tr w:rsidR="007056D7" w:rsidRPr="00D2491C" w14:paraId="0435B173" w14:textId="77777777" w:rsidTr="006640E6">
        <w:trPr>
          <w:trHeight w:val="158"/>
        </w:trPr>
        <w:tc>
          <w:tcPr>
            <w:tcW w:w="638" w:type="dxa"/>
            <w:vAlign w:val="center"/>
          </w:tcPr>
          <w:p w14:paraId="0435B170" w14:textId="4A8E93AE" w:rsidR="007056D7" w:rsidRPr="00F5715E" w:rsidRDefault="00380356" w:rsidP="003952E1">
            <w:pPr>
              <w:jc w:val="center"/>
              <w:rPr>
                <w:rFonts w:asciiTheme="minorHAnsi" w:hAnsiTheme="minorHAnsi"/>
                <w:sz w:val="18"/>
                <w:szCs w:val="18"/>
              </w:rPr>
            </w:pPr>
            <w:r>
              <w:rPr>
                <w:rFonts w:asciiTheme="minorHAnsi" w:hAnsiTheme="minorHAnsi" w:cstheme="minorHAnsi"/>
                <w:sz w:val="18"/>
                <w:szCs w:val="18"/>
              </w:rPr>
              <w:t>06</w:t>
            </w:r>
          </w:p>
        </w:tc>
        <w:tc>
          <w:tcPr>
            <w:tcW w:w="4604" w:type="dxa"/>
            <w:vAlign w:val="center"/>
          </w:tcPr>
          <w:p w14:paraId="0435B171"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System Type</w:t>
            </w:r>
          </w:p>
        </w:tc>
        <w:tc>
          <w:tcPr>
            <w:tcW w:w="5548" w:type="dxa"/>
          </w:tcPr>
          <w:p w14:paraId="0435B172" w14:textId="77777777" w:rsidR="007056D7" w:rsidRDefault="007056D7" w:rsidP="003952E1">
            <w:pPr>
              <w:rPr>
                <w:rFonts w:asciiTheme="minorHAnsi" w:hAnsiTheme="minorHAnsi"/>
                <w:sz w:val="18"/>
                <w:szCs w:val="18"/>
              </w:rPr>
            </w:pPr>
          </w:p>
        </w:tc>
      </w:tr>
      <w:tr w:rsidR="007056D7" w:rsidRPr="00D2491C" w14:paraId="0435B177" w14:textId="77777777" w:rsidTr="006640E6">
        <w:trPr>
          <w:trHeight w:val="158"/>
        </w:trPr>
        <w:tc>
          <w:tcPr>
            <w:tcW w:w="638" w:type="dxa"/>
            <w:vAlign w:val="center"/>
          </w:tcPr>
          <w:p w14:paraId="0435B174" w14:textId="5AE31D2A" w:rsidR="007056D7" w:rsidRPr="00F5715E" w:rsidRDefault="00380356" w:rsidP="003952E1">
            <w:pPr>
              <w:jc w:val="center"/>
              <w:rPr>
                <w:rFonts w:asciiTheme="minorHAnsi" w:hAnsiTheme="minorHAnsi"/>
                <w:sz w:val="18"/>
                <w:szCs w:val="18"/>
              </w:rPr>
            </w:pPr>
            <w:r>
              <w:rPr>
                <w:rFonts w:asciiTheme="minorHAnsi" w:hAnsiTheme="minorHAnsi" w:cstheme="minorHAnsi"/>
                <w:sz w:val="18"/>
                <w:szCs w:val="18"/>
              </w:rPr>
              <w:t>07</w:t>
            </w:r>
          </w:p>
        </w:tc>
        <w:tc>
          <w:tcPr>
            <w:tcW w:w="4604" w:type="dxa"/>
            <w:vAlign w:val="center"/>
          </w:tcPr>
          <w:p w14:paraId="0435B175"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548" w:type="dxa"/>
          </w:tcPr>
          <w:p w14:paraId="0435B176" w14:textId="77777777" w:rsidR="007056D7" w:rsidRDefault="007056D7" w:rsidP="003952E1">
            <w:pPr>
              <w:rPr>
                <w:rFonts w:asciiTheme="minorHAnsi" w:hAnsiTheme="minorHAnsi"/>
                <w:sz w:val="18"/>
                <w:szCs w:val="18"/>
              </w:rPr>
            </w:pPr>
          </w:p>
        </w:tc>
      </w:tr>
      <w:tr w:rsidR="007056D7" w:rsidRPr="00D2491C" w14:paraId="0435B190" w14:textId="77777777" w:rsidTr="006640E6">
        <w:trPr>
          <w:trHeight w:val="158"/>
        </w:trPr>
        <w:tc>
          <w:tcPr>
            <w:tcW w:w="10790" w:type="dxa"/>
            <w:gridSpan w:val="3"/>
            <w:vAlign w:val="center"/>
          </w:tcPr>
          <w:p w14:paraId="0435B18E" w14:textId="77777777" w:rsidR="007056D7" w:rsidRDefault="007056D7" w:rsidP="003952E1">
            <w:pPr>
              <w:rPr>
                <w:rFonts w:asciiTheme="minorHAnsi" w:hAnsiTheme="minorHAnsi"/>
                <w:sz w:val="18"/>
                <w:szCs w:val="18"/>
              </w:rPr>
            </w:pPr>
            <w:r>
              <w:rPr>
                <w:rFonts w:asciiTheme="minorHAnsi" w:hAnsiTheme="minorHAnsi"/>
                <w:sz w:val="18"/>
                <w:szCs w:val="18"/>
              </w:rPr>
              <w:t xml:space="preserve">Note: </w:t>
            </w:r>
          </w:p>
          <w:p w14:paraId="0435B18F" w14:textId="77777777" w:rsidR="007056D7" w:rsidRDefault="007056D7" w:rsidP="003952E1">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0A9249F1" w14:textId="7B598003" w:rsidR="006A0BDA" w:rsidRPr="009D3D1C" w:rsidDel="00894CA5" w:rsidRDefault="006A0BDA" w:rsidP="007056D7">
      <w:pPr>
        <w:rPr>
          <w:del w:id="2" w:author="Bucaneg, Haile@Energy" w:date="2022-01-06T07:55:00Z"/>
          <w:rFonts w:asciiTheme="minorHAnsi" w:hAnsiTheme="minorHAnsi"/>
          <w:sz w:val="18"/>
          <w:szCs w:val="18"/>
        </w:rPr>
      </w:pPr>
    </w:p>
    <w:tbl>
      <w:tblPr>
        <w:tblStyle w:val="TableGrid"/>
        <w:tblW w:w="0" w:type="auto"/>
        <w:tblLook w:val="04A0" w:firstRow="1" w:lastRow="0" w:firstColumn="1" w:lastColumn="0" w:noHBand="0" w:noVBand="1"/>
      </w:tblPr>
      <w:tblGrid>
        <w:gridCol w:w="10790"/>
      </w:tblGrid>
      <w:tr w:rsidR="007056D7" w14:paraId="0435B193" w14:textId="77777777" w:rsidTr="00894CA5">
        <w:tc>
          <w:tcPr>
            <w:tcW w:w="10790" w:type="dxa"/>
          </w:tcPr>
          <w:p w14:paraId="0435B192" w14:textId="4381E1F1" w:rsidR="007056D7" w:rsidRDefault="007056D7" w:rsidP="00D76417">
            <w:pPr>
              <w:rPr>
                <w:rFonts w:asciiTheme="minorHAnsi" w:hAnsiTheme="minorHAnsi"/>
                <w:sz w:val="18"/>
                <w:szCs w:val="18"/>
              </w:rPr>
            </w:pPr>
            <w:r>
              <w:rPr>
                <w:rFonts w:asciiTheme="minorHAnsi" w:hAnsiTheme="minorHAnsi"/>
                <w:b/>
                <w:szCs w:val="18"/>
              </w:rPr>
              <w:t>MCH-</w:t>
            </w:r>
            <w:r w:rsidRPr="0029047D">
              <w:rPr>
                <w:rFonts w:asciiTheme="minorHAnsi" w:hAnsiTheme="minorHAnsi"/>
                <w:b/>
                <w:szCs w:val="18"/>
              </w:rPr>
              <w:t>27</w:t>
            </w:r>
            <w:r w:rsidR="00D76417">
              <w:rPr>
                <w:rFonts w:asciiTheme="minorHAnsi" w:hAnsiTheme="minorHAnsi"/>
                <w:b/>
                <w:szCs w:val="18"/>
              </w:rPr>
              <w:t>c</w:t>
            </w:r>
            <w:r>
              <w:rPr>
                <w:rFonts w:asciiTheme="minorHAnsi" w:hAnsiTheme="minorHAnsi"/>
                <w:b/>
                <w:szCs w:val="18"/>
              </w:rPr>
              <w:t xml:space="preserve"> – Single Family</w:t>
            </w:r>
            <w:del w:id="3" w:author="Tsan, Bach@Energy" w:date="2021-11-04T15:32:00Z">
              <w:r w:rsidR="00D76417" w:rsidDel="004A189F">
                <w:rPr>
                  <w:rFonts w:asciiTheme="minorHAnsi" w:hAnsiTheme="minorHAnsi"/>
                  <w:b/>
                  <w:szCs w:val="18"/>
                </w:rPr>
                <w:delText xml:space="preserve"> and Multifamily </w:delText>
              </w:r>
            </w:del>
            <w:r w:rsidR="00D76417">
              <w:rPr>
                <w:rFonts w:asciiTheme="minorHAnsi" w:hAnsiTheme="minorHAnsi"/>
                <w:b/>
                <w:szCs w:val="18"/>
              </w:rPr>
              <w:t>– Scheduled and Real-Time Control</w:t>
            </w:r>
          </w:p>
        </w:tc>
      </w:tr>
    </w:tbl>
    <w:p w14:paraId="28E40A74" w14:textId="77777777" w:rsidR="00894CA5" w:rsidRDefault="00894CA5" w:rsidP="00894CA5">
      <w:pPr>
        <w:rPr>
          <w:ins w:id="4" w:author="Bucaneg, Haile@Energy" w:date="2022-01-06T07:55:00Z"/>
          <w:rFonts w:asciiTheme="minorHAnsi" w:hAnsiTheme="minorHAnsi"/>
          <w:sz w:val="18"/>
          <w:szCs w:val="18"/>
        </w:rPr>
      </w:pPr>
    </w:p>
    <w:tbl>
      <w:tblPr>
        <w:tblStyle w:val="TableGrid"/>
        <w:tblW w:w="10795" w:type="dxa"/>
        <w:tblLook w:val="04A0" w:firstRow="1" w:lastRow="0" w:firstColumn="1" w:lastColumn="0" w:noHBand="0" w:noVBand="1"/>
        <w:tblPrChange w:id="5" w:author="Bucaneg, Haile@Energy" w:date="2022-02-09T10:47:00Z">
          <w:tblPr>
            <w:tblStyle w:val="TableGrid"/>
            <w:tblW w:w="0" w:type="auto"/>
            <w:tblLook w:val="04A0" w:firstRow="1" w:lastRow="0" w:firstColumn="1" w:lastColumn="0" w:noHBand="0" w:noVBand="1"/>
          </w:tblPr>
        </w:tblPrChange>
      </w:tblPr>
      <w:tblGrid>
        <w:gridCol w:w="3074"/>
        <w:gridCol w:w="3401"/>
        <w:gridCol w:w="4320"/>
        <w:tblGridChange w:id="6">
          <w:tblGrid>
            <w:gridCol w:w="3074"/>
            <w:gridCol w:w="1233"/>
            <w:gridCol w:w="3852"/>
            <w:gridCol w:w="2631"/>
          </w:tblGrid>
        </w:tblGridChange>
      </w:tblGrid>
      <w:tr w:rsidR="00894CA5" w14:paraId="44A87896" w14:textId="77777777" w:rsidTr="00C6411C">
        <w:trPr>
          <w:ins w:id="7" w:author="Bucaneg, Haile@Energy" w:date="2022-01-06T07:55:00Z"/>
        </w:trPr>
        <w:tc>
          <w:tcPr>
            <w:tcW w:w="10795" w:type="dxa"/>
            <w:gridSpan w:val="3"/>
            <w:tcPrChange w:id="8" w:author="Bucaneg, Haile@Energy" w:date="2022-02-09T10:47:00Z">
              <w:tcPr>
                <w:tcW w:w="10790" w:type="dxa"/>
                <w:gridSpan w:val="4"/>
              </w:tcPr>
            </w:tcPrChange>
          </w:tcPr>
          <w:p w14:paraId="4F71D80F" w14:textId="77777777" w:rsidR="00894CA5" w:rsidRDefault="00894CA5" w:rsidP="006D6921">
            <w:pPr>
              <w:rPr>
                <w:ins w:id="9" w:author="Bucaneg, Haile@Energy" w:date="2022-01-06T07:55:00Z"/>
                <w:rFonts w:asciiTheme="minorHAnsi" w:hAnsiTheme="minorHAnsi" w:cstheme="minorHAnsi"/>
                <w:b/>
                <w:bCs/>
                <w:sz w:val="18"/>
                <w:szCs w:val="18"/>
              </w:rPr>
            </w:pPr>
            <w:ins w:id="10" w:author="Bucaneg, Haile@Energy" w:date="2022-01-06T07:55:00Z">
              <w:r>
                <w:rPr>
                  <w:rFonts w:asciiTheme="minorHAnsi" w:hAnsiTheme="minorHAnsi" w:cstheme="minorHAnsi"/>
                  <w:b/>
                  <w:bCs/>
                  <w:sz w:val="18"/>
                  <w:szCs w:val="18"/>
                </w:rPr>
                <w:t xml:space="preserve">B. </w:t>
              </w:r>
              <w:r w:rsidRPr="006D6921">
                <w:rPr>
                  <w:rFonts w:asciiTheme="minorHAnsi" w:hAnsiTheme="minorHAnsi" w:cstheme="minorHAnsi"/>
                  <w:b/>
                  <w:bCs/>
                  <w:sz w:val="18"/>
                  <w:szCs w:val="18"/>
                </w:rPr>
                <w:t>HRV or ERV</w:t>
              </w:r>
            </w:ins>
          </w:p>
          <w:p w14:paraId="5D7AA212" w14:textId="77777777" w:rsidR="00894CA5" w:rsidRPr="00367C46" w:rsidRDefault="00894CA5" w:rsidP="006D6921">
            <w:pPr>
              <w:rPr>
                <w:ins w:id="11" w:author="Bucaneg, Haile@Energy" w:date="2022-01-06T07:55:00Z"/>
                <w:rFonts w:asciiTheme="minorHAnsi" w:hAnsiTheme="minorHAnsi" w:cstheme="minorHAnsi"/>
                <w:sz w:val="18"/>
                <w:szCs w:val="18"/>
              </w:rPr>
            </w:pPr>
            <w:ins w:id="12" w:author="Bucaneg, Haile@Energy" w:date="2022-01-06T07:55:00Z">
              <w:r>
                <w:rPr>
                  <w:rFonts w:asciiTheme="minorHAnsi" w:hAnsiTheme="minorHAnsi" w:cstheme="minorHAnsi"/>
                  <w:sz w:val="18"/>
                  <w:szCs w:val="18"/>
                </w:rPr>
                <w:t>Balanced ventilation systems shall comply with appropriate requirements in 150.0(o)2C.</w:t>
              </w:r>
            </w:ins>
          </w:p>
        </w:tc>
      </w:tr>
      <w:tr w:rsidR="00C6411C" w14:paraId="08717B13" w14:textId="77777777" w:rsidTr="00C6411C">
        <w:trPr>
          <w:ins w:id="13" w:author="Bucaneg, Haile@Energy" w:date="2022-01-06T07:55:00Z"/>
          <w:trPrChange w:id="14" w:author="Bucaneg, Haile@Energy" w:date="2022-02-09T10:47:00Z">
            <w:trPr>
              <w:gridAfter w:val="0"/>
            </w:trPr>
          </w:trPrChange>
        </w:trPr>
        <w:tc>
          <w:tcPr>
            <w:tcW w:w="3074" w:type="dxa"/>
            <w:tcPrChange w:id="15" w:author="Bucaneg, Haile@Energy" w:date="2022-02-09T10:47:00Z">
              <w:tcPr>
                <w:tcW w:w="3145" w:type="dxa"/>
              </w:tcPr>
            </w:tcPrChange>
          </w:tcPr>
          <w:p w14:paraId="0E26E97D" w14:textId="77777777" w:rsidR="00C6411C" w:rsidRDefault="00C6411C" w:rsidP="006D6921">
            <w:pPr>
              <w:rPr>
                <w:ins w:id="16" w:author="Bucaneg, Haile@Energy" w:date="2022-01-06T07:55:00Z"/>
                <w:rFonts w:asciiTheme="minorHAnsi" w:hAnsiTheme="minorHAnsi" w:cstheme="minorHAnsi"/>
                <w:sz w:val="18"/>
                <w:szCs w:val="18"/>
              </w:rPr>
            </w:pPr>
            <w:ins w:id="17" w:author="Bucaneg, Haile@Energy" w:date="2022-01-06T07:55:00Z">
              <w:r>
                <w:rPr>
                  <w:rFonts w:asciiTheme="minorHAnsi" w:hAnsiTheme="minorHAnsi" w:cstheme="minorHAnsi"/>
                  <w:sz w:val="18"/>
                  <w:szCs w:val="18"/>
                </w:rPr>
                <w:t>01</w:t>
              </w:r>
            </w:ins>
          </w:p>
        </w:tc>
        <w:tc>
          <w:tcPr>
            <w:tcW w:w="3401" w:type="dxa"/>
            <w:tcPrChange w:id="18" w:author="Bucaneg, Haile@Energy" w:date="2022-02-09T10:47:00Z">
              <w:tcPr>
                <w:tcW w:w="990" w:type="dxa"/>
              </w:tcPr>
            </w:tcPrChange>
          </w:tcPr>
          <w:p w14:paraId="05D80F78" w14:textId="77777777" w:rsidR="00C6411C" w:rsidRDefault="00C6411C" w:rsidP="006D6921">
            <w:pPr>
              <w:rPr>
                <w:ins w:id="19" w:author="Bucaneg, Haile@Energy" w:date="2022-01-06T07:55:00Z"/>
                <w:rFonts w:asciiTheme="minorHAnsi" w:hAnsiTheme="minorHAnsi" w:cstheme="minorHAnsi"/>
                <w:sz w:val="18"/>
                <w:szCs w:val="18"/>
              </w:rPr>
            </w:pPr>
            <w:ins w:id="20" w:author="Bucaneg, Haile@Energy" w:date="2022-01-06T07:55:00Z">
              <w:r>
                <w:rPr>
                  <w:rFonts w:asciiTheme="minorHAnsi" w:hAnsiTheme="minorHAnsi" w:cstheme="minorHAnsi"/>
                  <w:sz w:val="18"/>
                  <w:szCs w:val="18"/>
                </w:rPr>
                <w:t>02</w:t>
              </w:r>
            </w:ins>
          </w:p>
        </w:tc>
        <w:tc>
          <w:tcPr>
            <w:tcW w:w="4320" w:type="dxa"/>
            <w:tcPrChange w:id="21" w:author="Bucaneg, Haile@Energy" w:date="2022-02-09T10:47:00Z">
              <w:tcPr>
                <w:tcW w:w="3957" w:type="dxa"/>
              </w:tcPr>
            </w:tcPrChange>
          </w:tcPr>
          <w:p w14:paraId="4CD624C4" w14:textId="77777777" w:rsidR="00C6411C" w:rsidRDefault="00C6411C" w:rsidP="006D6921">
            <w:pPr>
              <w:rPr>
                <w:ins w:id="22" w:author="Bucaneg, Haile@Energy" w:date="2022-01-06T07:55:00Z"/>
                <w:rFonts w:asciiTheme="minorHAnsi" w:hAnsiTheme="minorHAnsi" w:cstheme="minorHAnsi"/>
                <w:sz w:val="18"/>
                <w:szCs w:val="18"/>
              </w:rPr>
            </w:pPr>
            <w:ins w:id="23" w:author="Bucaneg, Haile@Energy" w:date="2022-01-06T07:55:00Z">
              <w:r>
                <w:rPr>
                  <w:rFonts w:asciiTheme="minorHAnsi" w:hAnsiTheme="minorHAnsi" w:cstheme="minorHAnsi"/>
                  <w:sz w:val="18"/>
                  <w:szCs w:val="18"/>
                </w:rPr>
                <w:t>03</w:t>
              </w:r>
            </w:ins>
          </w:p>
        </w:tc>
      </w:tr>
      <w:tr w:rsidR="00C6411C" w14:paraId="353E97DB" w14:textId="77777777" w:rsidTr="00C6411C">
        <w:trPr>
          <w:ins w:id="24" w:author="Bucaneg, Haile@Energy" w:date="2022-01-06T07:55:00Z"/>
          <w:trPrChange w:id="25" w:author="Bucaneg, Haile@Energy" w:date="2022-02-09T10:47:00Z">
            <w:trPr>
              <w:gridAfter w:val="0"/>
            </w:trPr>
          </w:trPrChange>
        </w:trPr>
        <w:tc>
          <w:tcPr>
            <w:tcW w:w="3074" w:type="dxa"/>
            <w:tcPrChange w:id="26" w:author="Bucaneg, Haile@Energy" w:date="2022-02-09T10:47:00Z">
              <w:tcPr>
                <w:tcW w:w="3145" w:type="dxa"/>
              </w:tcPr>
            </w:tcPrChange>
          </w:tcPr>
          <w:p w14:paraId="048B3D41" w14:textId="77777777" w:rsidR="00C6411C" w:rsidRDefault="00C6411C" w:rsidP="006D6921">
            <w:pPr>
              <w:rPr>
                <w:ins w:id="27" w:author="Bucaneg, Haile@Energy" w:date="2022-01-06T07:55:00Z"/>
                <w:rFonts w:asciiTheme="minorHAnsi" w:hAnsiTheme="minorHAnsi" w:cstheme="minorHAnsi"/>
                <w:sz w:val="18"/>
                <w:szCs w:val="18"/>
              </w:rPr>
            </w:pPr>
            <w:ins w:id="28" w:author="Bucaneg, Haile@Energy" w:date="2022-01-06T07:55:00Z">
              <w:r>
                <w:rPr>
                  <w:rFonts w:asciiTheme="minorHAnsi" w:hAnsiTheme="minorHAnsi" w:cstheme="minorHAnsi"/>
                  <w:sz w:val="18"/>
                  <w:szCs w:val="18"/>
                </w:rPr>
                <w:t>Manufacturer Make</w:t>
              </w:r>
            </w:ins>
          </w:p>
        </w:tc>
        <w:tc>
          <w:tcPr>
            <w:tcW w:w="3401" w:type="dxa"/>
            <w:tcPrChange w:id="29" w:author="Bucaneg, Haile@Energy" w:date="2022-02-09T10:47:00Z">
              <w:tcPr>
                <w:tcW w:w="990" w:type="dxa"/>
              </w:tcPr>
            </w:tcPrChange>
          </w:tcPr>
          <w:p w14:paraId="6CB9A6AD" w14:textId="77777777" w:rsidR="00C6411C" w:rsidRDefault="00C6411C" w:rsidP="006D6921">
            <w:pPr>
              <w:rPr>
                <w:ins w:id="30" w:author="Bucaneg, Haile@Energy" w:date="2022-01-06T07:55:00Z"/>
                <w:rFonts w:asciiTheme="minorHAnsi" w:hAnsiTheme="minorHAnsi" w:cstheme="minorHAnsi"/>
                <w:sz w:val="18"/>
                <w:szCs w:val="18"/>
              </w:rPr>
            </w:pPr>
            <w:ins w:id="31" w:author="Bucaneg, Haile@Energy" w:date="2022-01-06T07:55:00Z">
              <w:r>
                <w:rPr>
                  <w:rFonts w:asciiTheme="minorHAnsi" w:hAnsiTheme="minorHAnsi" w:cstheme="minorHAnsi"/>
                  <w:sz w:val="18"/>
                  <w:szCs w:val="18"/>
                </w:rPr>
                <w:t>Manufacturer Model Number</w:t>
              </w:r>
            </w:ins>
          </w:p>
        </w:tc>
        <w:tc>
          <w:tcPr>
            <w:tcW w:w="4320" w:type="dxa"/>
            <w:tcPrChange w:id="32" w:author="Bucaneg, Haile@Energy" w:date="2022-02-09T10:47:00Z">
              <w:tcPr>
                <w:tcW w:w="3957" w:type="dxa"/>
              </w:tcPr>
            </w:tcPrChange>
          </w:tcPr>
          <w:p w14:paraId="293C204D" w14:textId="77777777" w:rsidR="00C6411C" w:rsidRDefault="00C6411C" w:rsidP="006D6921">
            <w:pPr>
              <w:rPr>
                <w:ins w:id="33" w:author="Bucaneg, Haile@Energy" w:date="2022-01-06T07:55:00Z"/>
                <w:rFonts w:asciiTheme="minorHAnsi" w:hAnsiTheme="minorHAnsi" w:cstheme="minorHAnsi"/>
                <w:sz w:val="18"/>
                <w:szCs w:val="18"/>
              </w:rPr>
            </w:pPr>
            <w:ins w:id="34" w:author="Bucaneg, Haile@Energy" w:date="2022-01-06T07:55:00Z">
              <w:r>
                <w:rPr>
                  <w:rFonts w:asciiTheme="minorHAnsi" w:hAnsiTheme="minorHAnsi" w:cstheme="minorHAnsi"/>
                  <w:sz w:val="18"/>
                  <w:szCs w:val="18"/>
                </w:rPr>
                <w:t>Fan Efficacy Performance Rating (W/CFM)</w:t>
              </w:r>
            </w:ins>
          </w:p>
        </w:tc>
      </w:tr>
      <w:tr w:rsidR="00C6411C" w14:paraId="2B71513A" w14:textId="77777777" w:rsidTr="00C6411C">
        <w:trPr>
          <w:ins w:id="35" w:author="Bucaneg, Haile@Energy" w:date="2022-01-06T07:55:00Z"/>
          <w:trPrChange w:id="36" w:author="Bucaneg, Haile@Energy" w:date="2022-02-09T10:47:00Z">
            <w:trPr>
              <w:gridAfter w:val="0"/>
            </w:trPr>
          </w:trPrChange>
        </w:trPr>
        <w:tc>
          <w:tcPr>
            <w:tcW w:w="3074" w:type="dxa"/>
            <w:tcPrChange w:id="37" w:author="Bucaneg, Haile@Energy" w:date="2022-02-09T10:47:00Z">
              <w:tcPr>
                <w:tcW w:w="3145" w:type="dxa"/>
              </w:tcPr>
            </w:tcPrChange>
          </w:tcPr>
          <w:p w14:paraId="3D548640" w14:textId="77777777" w:rsidR="00C6411C" w:rsidRDefault="00C6411C" w:rsidP="006D6921">
            <w:pPr>
              <w:rPr>
                <w:ins w:id="38" w:author="Bucaneg, Haile@Energy" w:date="2022-01-06T07:55:00Z"/>
                <w:rFonts w:asciiTheme="minorHAnsi" w:hAnsiTheme="minorHAnsi" w:cstheme="minorHAnsi"/>
                <w:sz w:val="18"/>
                <w:szCs w:val="18"/>
              </w:rPr>
            </w:pPr>
          </w:p>
        </w:tc>
        <w:tc>
          <w:tcPr>
            <w:tcW w:w="3401" w:type="dxa"/>
            <w:tcPrChange w:id="39" w:author="Bucaneg, Haile@Energy" w:date="2022-02-09T10:47:00Z">
              <w:tcPr>
                <w:tcW w:w="990" w:type="dxa"/>
              </w:tcPr>
            </w:tcPrChange>
          </w:tcPr>
          <w:p w14:paraId="6EAF1FFC" w14:textId="77777777" w:rsidR="00C6411C" w:rsidRDefault="00C6411C" w:rsidP="006D6921">
            <w:pPr>
              <w:rPr>
                <w:ins w:id="40" w:author="Bucaneg, Haile@Energy" w:date="2022-01-06T07:55:00Z"/>
                <w:rFonts w:asciiTheme="minorHAnsi" w:hAnsiTheme="minorHAnsi" w:cstheme="minorHAnsi"/>
                <w:sz w:val="18"/>
                <w:szCs w:val="18"/>
              </w:rPr>
            </w:pPr>
          </w:p>
        </w:tc>
        <w:tc>
          <w:tcPr>
            <w:tcW w:w="4320" w:type="dxa"/>
            <w:tcPrChange w:id="41" w:author="Bucaneg, Haile@Energy" w:date="2022-02-09T10:47:00Z">
              <w:tcPr>
                <w:tcW w:w="3957" w:type="dxa"/>
              </w:tcPr>
            </w:tcPrChange>
          </w:tcPr>
          <w:p w14:paraId="4F6B057A" w14:textId="77777777" w:rsidR="00C6411C" w:rsidRDefault="00C6411C" w:rsidP="006D6921">
            <w:pPr>
              <w:rPr>
                <w:ins w:id="42" w:author="Bucaneg, Haile@Energy" w:date="2022-01-06T07:55:00Z"/>
                <w:rFonts w:asciiTheme="minorHAnsi" w:hAnsiTheme="minorHAnsi" w:cstheme="minorHAnsi"/>
                <w:sz w:val="18"/>
                <w:szCs w:val="18"/>
              </w:rPr>
            </w:pPr>
          </w:p>
        </w:tc>
      </w:tr>
      <w:tr w:rsidR="00C6411C" w14:paraId="7EEBFFC5" w14:textId="77777777" w:rsidTr="00C6411C">
        <w:trPr>
          <w:ins w:id="43" w:author="Bucaneg, Haile@Energy" w:date="2022-01-06T07:55:00Z"/>
          <w:trPrChange w:id="44" w:author="Bucaneg, Haile@Energy" w:date="2022-02-09T10:47:00Z">
            <w:trPr>
              <w:gridAfter w:val="0"/>
            </w:trPr>
          </w:trPrChange>
        </w:trPr>
        <w:tc>
          <w:tcPr>
            <w:tcW w:w="3074" w:type="dxa"/>
            <w:tcPrChange w:id="45" w:author="Bucaneg, Haile@Energy" w:date="2022-02-09T10:47:00Z">
              <w:tcPr>
                <w:tcW w:w="3145" w:type="dxa"/>
              </w:tcPr>
            </w:tcPrChange>
          </w:tcPr>
          <w:p w14:paraId="3545DDAF" w14:textId="77777777" w:rsidR="00C6411C" w:rsidRDefault="00C6411C" w:rsidP="006D6921">
            <w:pPr>
              <w:rPr>
                <w:ins w:id="46" w:author="Bucaneg, Haile@Energy" w:date="2022-01-06T07:55:00Z"/>
                <w:rFonts w:asciiTheme="minorHAnsi" w:hAnsiTheme="minorHAnsi" w:cstheme="minorHAnsi"/>
                <w:sz w:val="18"/>
                <w:szCs w:val="18"/>
              </w:rPr>
            </w:pPr>
          </w:p>
        </w:tc>
        <w:tc>
          <w:tcPr>
            <w:tcW w:w="3401" w:type="dxa"/>
            <w:tcPrChange w:id="47" w:author="Bucaneg, Haile@Energy" w:date="2022-02-09T10:47:00Z">
              <w:tcPr>
                <w:tcW w:w="990" w:type="dxa"/>
              </w:tcPr>
            </w:tcPrChange>
          </w:tcPr>
          <w:p w14:paraId="54566494" w14:textId="77777777" w:rsidR="00C6411C" w:rsidRDefault="00C6411C" w:rsidP="006D6921">
            <w:pPr>
              <w:rPr>
                <w:ins w:id="48" w:author="Bucaneg, Haile@Energy" w:date="2022-01-06T07:55:00Z"/>
                <w:rFonts w:asciiTheme="minorHAnsi" w:hAnsiTheme="minorHAnsi" w:cstheme="minorHAnsi"/>
                <w:sz w:val="18"/>
                <w:szCs w:val="18"/>
              </w:rPr>
            </w:pPr>
          </w:p>
        </w:tc>
        <w:tc>
          <w:tcPr>
            <w:tcW w:w="4320" w:type="dxa"/>
            <w:tcPrChange w:id="49" w:author="Bucaneg, Haile@Energy" w:date="2022-02-09T10:47:00Z">
              <w:tcPr>
                <w:tcW w:w="3957" w:type="dxa"/>
              </w:tcPr>
            </w:tcPrChange>
          </w:tcPr>
          <w:p w14:paraId="115D7216" w14:textId="77777777" w:rsidR="00C6411C" w:rsidRDefault="00C6411C" w:rsidP="006D6921">
            <w:pPr>
              <w:rPr>
                <w:ins w:id="50" w:author="Bucaneg, Haile@Energy" w:date="2022-01-06T07:55:00Z"/>
                <w:rFonts w:asciiTheme="minorHAnsi" w:hAnsiTheme="minorHAnsi" w:cstheme="minorHAnsi"/>
                <w:sz w:val="18"/>
                <w:szCs w:val="18"/>
              </w:rPr>
            </w:pPr>
          </w:p>
        </w:tc>
      </w:tr>
      <w:tr w:rsidR="00C6411C" w14:paraId="2CBC2B21" w14:textId="77777777" w:rsidTr="00C6411C">
        <w:trPr>
          <w:ins w:id="51" w:author="Bucaneg, Haile@Energy" w:date="2022-01-06T07:55:00Z"/>
          <w:trPrChange w:id="52" w:author="Bucaneg, Haile@Energy" w:date="2022-02-09T10:47:00Z">
            <w:trPr>
              <w:gridAfter w:val="0"/>
            </w:trPr>
          </w:trPrChange>
        </w:trPr>
        <w:tc>
          <w:tcPr>
            <w:tcW w:w="3074" w:type="dxa"/>
            <w:tcPrChange w:id="53" w:author="Bucaneg, Haile@Energy" w:date="2022-02-09T10:47:00Z">
              <w:tcPr>
                <w:tcW w:w="3145" w:type="dxa"/>
              </w:tcPr>
            </w:tcPrChange>
          </w:tcPr>
          <w:p w14:paraId="3EC01A75" w14:textId="77777777" w:rsidR="00C6411C" w:rsidRDefault="00C6411C" w:rsidP="006D6921">
            <w:pPr>
              <w:rPr>
                <w:ins w:id="54" w:author="Bucaneg, Haile@Energy" w:date="2022-01-06T07:55:00Z"/>
                <w:rFonts w:asciiTheme="minorHAnsi" w:hAnsiTheme="minorHAnsi" w:cstheme="minorHAnsi"/>
                <w:sz w:val="18"/>
                <w:szCs w:val="18"/>
              </w:rPr>
            </w:pPr>
          </w:p>
        </w:tc>
        <w:tc>
          <w:tcPr>
            <w:tcW w:w="3401" w:type="dxa"/>
            <w:tcPrChange w:id="55" w:author="Bucaneg, Haile@Energy" w:date="2022-02-09T10:47:00Z">
              <w:tcPr>
                <w:tcW w:w="990" w:type="dxa"/>
              </w:tcPr>
            </w:tcPrChange>
          </w:tcPr>
          <w:p w14:paraId="6AC3D7F0" w14:textId="77777777" w:rsidR="00C6411C" w:rsidRDefault="00C6411C" w:rsidP="006D6921">
            <w:pPr>
              <w:rPr>
                <w:ins w:id="56" w:author="Bucaneg, Haile@Energy" w:date="2022-01-06T07:55:00Z"/>
                <w:rFonts w:asciiTheme="minorHAnsi" w:hAnsiTheme="minorHAnsi" w:cstheme="minorHAnsi"/>
                <w:sz w:val="18"/>
                <w:szCs w:val="18"/>
              </w:rPr>
            </w:pPr>
          </w:p>
        </w:tc>
        <w:tc>
          <w:tcPr>
            <w:tcW w:w="4320" w:type="dxa"/>
            <w:tcPrChange w:id="57" w:author="Bucaneg, Haile@Energy" w:date="2022-02-09T10:47:00Z">
              <w:tcPr>
                <w:tcW w:w="3957" w:type="dxa"/>
              </w:tcPr>
            </w:tcPrChange>
          </w:tcPr>
          <w:p w14:paraId="763FFF6E" w14:textId="77777777" w:rsidR="00C6411C" w:rsidRDefault="00C6411C" w:rsidP="006D6921">
            <w:pPr>
              <w:rPr>
                <w:ins w:id="58" w:author="Bucaneg, Haile@Energy" w:date="2022-01-06T07:55:00Z"/>
                <w:rFonts w:asciiTheme="minorHAnsi" w:hAnsiTheme="minorHAnsi" w:cstheme="minorHAnsi"/>
                <w:sz w:val="18"/>
                <w:szCs w:val="18"/>
              </w:rPr>
            </w:pPr>
          </w:p>
        </w:tc>
      </w:tr>
    </w:tbl>
    <w:p w14:paraId="0435B194" w14:textId="77777777" w:rsidR="007056D7" w:rsidRPr="009D3D1C" w:rsidRDefault="007056D7" w:rsidP="007056D7">
      <w:pPr>
        <w:rPr>
          <w:rFonts w:asciiTheme="minorHAnsi" w:hAnsiTheme="minorHAnsi" w:cstheme="minorHAnsi"/>
          <w:sz w:val="18"/>
          <w:szCs w:val="18"/>
        </w:rPr>
      </w:pPr>
    </w:p>
    <w:tbl>
      <w:tblPr>
        <w:tblStyle w:val="TableGrid"/>
        <w:tblW w:w="0" w:type="auto"/>
        <w:tblLook w:val="04A0" w:firstRow="1" w:lastRow="0" w:firstColumn="1" w:lastColumn="0" w:noHBand="0" w:noVBand="1"/>
      </w:tblPr>
      <w:tblGrid>
        <w:gridCol w:w="10790"/>
      </w:tblGrid>
      <w:tr w:rsidR="00D76417" w14:paraId="323BE832" w14:textId="77777777" w:rsidTr="00D76417">
        <w:tc>
          <w:tcPr>
            <w:tcW w:w="10790" w:type="dxa"/>
          </w:tcPr>
          <w:p w14:paraId="2AD10454" w14:textId="77777777" w:rsidR="00D76417" w:rsidRDefault="00D76417">
            <w:pPr>
              <w:rPr>
                <w:rFonts w:asciiTheme="minorHAnsi" w:hAnsiTheme="minorHAnsi" w:cstheme="minorHAnsi"/>
                <w:sz w:val="18"/>
                <w:szCs w:val="18"/>
              </w:rPr>
            </w:pPr>
            <w:r>
              <w:rPr>
                <w:rFonts w:asciiTheme="minorHAnsi" w:hAnsiTheme="minorHAnsi" w:cstheme="minorHAnsi"/>
                <w:sz w:val="18"/>
                <w:szCs w:val="18"/>
              </w:rPr>
              <w:t>Intermittent ventilation systems, devices, or controls for use for compliance with field verification and diagnostic testing requirements for mechanical ventilation airflow are subject to a manufacturer providing sufficient evidence to the Executive Director that the installed mechanical ventilation systems, devices, or controls will provide at least the minimum ventilation airflow required by the Standards, and subject to consideration of the manufacturer’s proposed field verification and diagnostic test protocol for ventilation system(s).</w:t>
            </w:r>
          </w:p>
          <w:p w14:paraId="587FC1FF" w14:textId="77777777" w:rsidR="00D76417" w:rsidRDefault="00D76417">
            <w:pPr>
              <w:rPr>
                <w:rFonts w:asciiTheme="minorHAnsi" w:hAnsiTheme="minorHAnsi" w:cstheme="minorHAnsi"/>
                <w:sz w:val="18"/>
                <w:szCs w:val="18"/>
              </w:rPr>
            </w:pPr>
          </w:p>
          <w:p w14:paraId="1F7DA551" w14:textId="6B62CCE0" w:rsidR="00D76417" w:rsidRDefault="00D76417">
            <w:pPr>
              <w:rPr>
                <w:rFonts w:asciiTheme="minorHAnsi" w:hAnsiTheme="minorHAnsi" w:cstheme="minorHAnsi"/>
                <w:sz w:val="18"/>
                <w:szCs w:val="18"/>
              </w:rPr>
            </w:pPr>
            <w:r>
              <w:rPr>
                <w:rFonts w:asciiTheme="minorHAnsi" w:hAnsiTheme="minorHAnsi" w:cstheme="minorHAnsi"/>
                <w:sz w:val="18"/>
                <w:szCs w:val="18"/>
              </w:rPr>
              <w:t>Approved systems, devices, or controls, and field verification and diagnostic test protocols for intermittent mechanical ventilation systems shall be listed in directories published by the Energy Commission.</w:t>
            </w:r>
          </w:p>
        </w:tc>
      </w:tr>
    </w:tbl>
    <w:p w14:paraId="6B788CCC" w14:textId="6FB65E61" w:rsidR="00380356" w:rsidRPr="009D3D1C" w:rsidRDefault="00380356">
      <w:pPr>
        <w:rPr>
          <w:rFonts w:asciiTheme="minorHAnsi" w:hAnsiTheme="minorHAnsi" w:cstheme="minorHAnsi"/>
          <w:sz w:val="18"/>
          <w:szCs w:val="18"/>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4A0" w:firstRow="1" w:lastRow="0" w:firstColumn="1" w:lastColumn="0" w:noHBand="0" w:noVBand="1"/>
      </w:tblPr>
      <w:tblGrid>
        <w:gridCol w:w="712"/>
        <w:gridCol w:w="10078"/>
      </w:tblGrid>
      <w:tr w:rsidR="005162D5" w14:paraId="5C9A21ED" w14:textId="77777777" w:rsidTr="005162D5">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2945249B" w14:textId="1085DF82" w:rsidR="005162D5" w:rsidRPr="00A75DC5" w:rsidRDefault="00CD11D5" w:rsidP="005162D5">
            <w:pPr>
              <w:keepNext/>
              <w:rPr>
                <w:rFonts w:asciiTheme="minorHAnsi" w:hAnsiTheme="minorHAnsi"/>
                <w:b/>
                <w:bCs/>
                <w:szCs w:val="18"/>
              </w:rPr>
            </w:pPr>
            <w:ins w:id="59" w:author="Bucaneg, Haile@Energy" w:date="2022-01-06T07:52:00Z">
              <w:r>
                <w:rPr>
                  <w:rFonts w:asciiTheme="minorHAnsi" w:hAnsiTheme="minorHAnsi"/>
                  <w:b/>
                  <w:bCs/>
                  <w:szCs w:val="18"/>
                </w:rPr>
                <w:lastRenderedPageBreak/>
                <w:t>C</w:t>
              </w:r>
            </w:ins>
            <w:del w:id="60" w:author="Bucaneg, Haile@Energy" w:date="2022-01-06T07:52:00Z">
              <w:r w:rsidR="005162D5" w:rsidDel="00CD11D5">
                <w:rPr>
                  <w:rFonts w:asciiTheme="minorHAnsi" w:hAnsiTheme="minorHAnsi"/>
                  <w:b/>
                  <w:bCs/>
                  <w:szCs w:val="18"/>
                </w:rPr>
                <w:delText>B</w:delText>
              </w:r>
            </w:del>
            <w:r w:rsidR="005162D5" w:rsidRPr="0029047D">
              <w:rPr>
                <w:rFonts w:asciiTheme="minorHAnsi" w:hAnsiTheme="minorHAnsi"/>
                <w:b/>
                <w:bCs/>
                <w:szCs w:val="18"/>
              </w:rPr>
              <w:t>. Other Requirements</w:t>
            </w:r>
          </w:p>
        </w:tc>
      </w:tr>
      <w:tr w:rsidR="005162D5" w14:paraId="4C07CBC9" w14:textId="77777777" w:rsidTr="005162D5">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20147636" w14:textId="43CA8CA8" w:rsidR="005162D5" w:rsidRPr="00A75DC5" w:rsidRDefault="005162D5" w:rsidP="005162D5">
            <w:pPr>
              <w:keepNext/>
              <w:rPr>
                <w:rFonts w:asciiTheme="minorHAnsi" w:hAnsiTheme="minorHAnsi"/>
                <w:b/>
                <w:bCs/>
                <w:szCs w:val="18"/>
              </w:rPr>
            </w:pPr>
            <w:r w:rsidRPr="00A75DC5">
              <w:rPr>
                <w:rFonts w:asciiTheme="minorHAnsi" w:hAnsiTheme="minorHAnsi"/>
                <w:b/>
                <w:bCs/>
                <w:szCs w:val="18"/>
              </w:rPr>
              <w:t>The items listed below (6.1 through 6.</w:t>
            </w:r>
            <w:r>
              <w:rPr>
                <w:rFonts w:asciiTheme="minorHAnsi" w:hAnsiTheme="minorHAnsi"/>
                <w:b/>
                <w:bCs/>
                <w:szCs w:val="18"/>
              </w:rPr>
              <w:t xml:space="preserve">6 and </w:t>
            </w:r>
            <w:r w:rsidRPr="00A75DC5">
              <w:rPr>
                <w:rFonts w:asciiTheme="minorHAnsi" w:hAnsiTheme="minorHAnsi"/>
                <w:b/>
                <w:bCs/>
                <w:szCs w:val="18"/>
              </w:rPr>
              <w:t>6.</w:t>
            </w:r>
            <w:r>
              <w:rPr>
                <w:rFonts w:asciiTheme="minorHAnsi" w:hAnsiTheme="minorHAnsi"/>
                <w:b/>
                <w:bCs/>
                <w:szCs w:val="18"/>
              </w:rPr>
              <w:t>8</w:t>
            </w:r>
            <w:r w:rsidRPr="00A75DC5">
              <w:rPr>
                <w:rFonts w:asciiTheme="minorHAnsi" w:hAnsiTheme="minorHAnsi"/>
                <w:b/>
                <w:bCs/>
                <w:szCs w:val="18"/>
              </w:rPr>
              <w:t xml:space="preserve"> through 6.9) correspond to the information given in ASHRAE 62.2 Section 6 "Other Requirements".  Refer also to Chapter 4.6 of the Residential Compliance Manual (Section 4.6.8) for information describing these "Other Requirements".  The signature of the Responsible Person in the declaration statement below certifies that the building complies with these requirements specified in ASHRAE 62.2 Section 6.1 through 6.9 if applicable.</w:t>
            </w:r>
          </w:p>
        </w:tc>
      </w:tr>
      <w:tr w:rsidR="005162D5" w14:paraId="33838723" w14:textId="77777777" w:rsidTr="007668AF">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221B383" w14:textId="77777777" w:rsidR="005162D5" w:rsidRDefault="005162D5" w:rsidP="005162D5">
            <w:pPr>
              <w:keepNext/>
              <w:jc w:val="center"/>
              <w:rPr>
                <w:rFonts w:asciiTheme="minorHAnsi" w:hAnsiTheme="minorHAnsi"/>
                <w:sz w:val="18"/>
                <w:szCs w:val="18"/>
              </w:rPr>
            </w:pPr>
            <w:r>
              <w:rPr>
                <w:rFonts w:asciiTheme="minorHAnsi" w:hAnsiTheme="minorHAnsi"/>
                <w:sz w:val="18"/>
                <w:szCs w:val="18"/>
              </w:rPr>
              <w:t>01</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41F08C18" w14:textId="77777777" w:rsidR="005162D5" w:rsidRDefault="005162D5" w:rsidP="005162D5">
            <w:pPr>
              <w:pStyle w:val="ListParagraph"/>
              <w:keepNext/>
              <w:numPr>
                <w:ilvl w:val="1"/>
                <w:numId w:val="3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4" w:hanging="274"/>
              <w:rPr>
                <w:rStyle w:val="margin0020notechar"/>
                <w:rFonts w:asciiTheme="minorHAnsi" w:hAnsiTheme="minorHAnsi"/>
                <w:sz w:val="18"/>
                <w:szCs w:val="18"/>
              </w:rPr>
            </w:pPr>
            <w:r w:rsidRPr="00215D5D">
              <w:rPr>
                <w:rFonts w:asciiTheme="minorHAnsi" w:hAnsiTheme="minorHAnsi"/>
                <w:b/>
                <w:sz w:val="18"/>
                <w:szCs w:val="18"/>
              </w:rPr>
              <w:t>Adjacent Spaces and Transfer Air.</w:t>
            </w:r>
            <w:r w:rsidRPr="00215D5D">
              <w:rPr>
                <w:rFonts w:asciiTheme="minorHAnsi" w:hAnsiTheme="minorHAnsi"/>
                <w:sz w:val="18"/>
                <w:szCs w:val="18"/>
              </w:rPr>
              <w:t xml:space="preserve"> </w:t>
            </w:r>
            <w:r>
              <w:rPr>
                <w:rStyle w:val="margin0020notechar"/>
                <w:rFonts w:asciiTheme="minorHAnsi" w:hAnsiTheme="minorHAnsi"/>
                <w:sz w:val="18"/>
                <w:szCs w:val="18"/>
              </w:rPr>
              <w:t xml:space="preserve">Measures shall be taken to minimize air movement across envelope components to dwelling units from adjacent spaces such as garages, unconditioned crawlspaces, unconditioned attics, and other dwelling. </w:t>
            </w:r>
            <w:r w:rsidRPr="00423FB2">
              <w:rPr>
                <w:rStyle w:val="margin0020notechar"/>
                <w:rFonts w:asciiTheme="minorHAnsi" w:hAnsiTheme="minorHAnsi"/>
                <w:sz w:val="18"/>
                <w:szCs w:val="18"/>
              </w:rPr>
              <w:t>Supply and balanced ventilation systems shall be designed and constructed to provide ventilation air directly from the outdoors.</w:t>
            </w:r>
          </w:p>
          <w:p w14:paraId="443B56F3" w14:textId="77777777" w:rsidR="005162D5" w:rsidRDefault="005162D5" w:rsidP="005162D5">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63" w:hanging="403"/>
              <w:rPr>
                <w:rFonts w:asciiTheme="minorHAnsi" w:hAnsiTheme="minorHAnsi"/>
                <w:sz w:val="18"/>
                <w:szCs w:val="18"/>
              </w:rPr>
            </w:pPr>
            <w:r w:rsidRPr="00215D5D">
              <w:rPr>
                <w:rFonts w:asciiTheme="minorHAnsi" w:hAnsiTheme="minorHAnsi"/>
                <w:sz w:val="18"/>
                <w:szCs w:val="18"/>
              </w:rPr>
              <w:t>6.</w:t>
            </w:r>
            <w:r>
              <w:rPr>
                <w:rFonts w:asciiTheme="minorHAnsi" w:hAnsiTheme="minorHAnsi"/>
                <w:sz w:val="18"/>
                <w:szCs w:val="18"/>
              </w:rPr>
              <w:t xml:space="preserve">1.1 </w:t>
            </w:r>
            <w:r w:rsidRPr="00215D5D">
              <w:rPr>
                <w:rFonts w:asciiTheme="minorHAnsi" w:hAnsiTheme="minorHAnsi"/>
                <w:b/>
                <w:sz w:val="18"/>
                <w:szCs w:val="18"/>
              </w:rPr>
              <w:t>Compliance for Attached Dwelling Units</w:t>
            </w:r>
            <w:r w:rsidRPr="00792A45">
              <w:rPr>
                <w:rFonts w:asciiTheme="minorHAnsi" w:hAnsiTheme="minorHAnsi"/>
                <w:sz w:val="18"/>
                <w:szCs w:val="18"/>
              </w:rPr>
              <w:t>. One</w:t>
            </w:r>
            <w:r>
              <w:rPr>
                <w:rFonts w:asciiTheme="minorHAnsi" w:hAnsiTheme="minorHAnsi"/>
                <w:sz w:val="18"/>
                <w:szCs w:val="18"/>
              </w:rPr>
              <w:t xml:space="preserve"> </w:t>
            </w:r>
            <w:r w:rsidRPr="00792A45">
              <w:rPr>
                <w:rFonts w:asciiTheme="minorHAnsi" w:hAnsiTheme="minorHAnsi"/>
                <w:sz w:val="18"/>
                <w:szCs w:val="18"/>
              </w:rPr>
              <w:t>method of demonstrating compliance with Section 6.1 shall be</w:t>
            </w:r>
            <w:r>
              <w:rPr>
                <w:rFonts w:asciiTheme="minorHAnsi" w:hAnsiTheme="minorHAnsi"/>
                <w:sz w:val="18"/>
                <w:szCs w:val="18"/>
              </w:rPr>
              <w:t xml:space="preserve"> </w:t>
            </w:r>
            <w:r w:rsidRPr="00792A45">
              <w:rPr>
                <w:rFonts w:asciiTheme="minorHAnsi" w:hAnsiTheme="minorHAnsi"/>
                <w:sz w:val="18"/>
                <w:szCs w:val="18"/>
              </w:rPr>
              <w:t>to verify a leakage rate below a maximum of 0.3 cfm per ft</w:t>
            </w:r>
            <w:r w:rsidRPr="00215D5D">
              <w:rPr>
                <w:rFonts w:asciiTheme="minorHAnsi" w:hAnsiTheme="minorHAnsi"/>
                <w:sz w:val="18"/>
                <w:szCs w:val="18"/>
                <w:vertAlign w:val="superscript"/>
              </w:rPr>
              <w:t>2</w:t>
            </w:r>
            <w:r>
              <w:rPr>
                <w:rFonts w:asciiTheme="minorHAnsi" w:hAnsiTheme="minorHAnsi"/>
                <w:sz w:val="18"/>
                <w:szCs w:val="18"/>
              </w:rPr>
              <w:t xml:space="preserve"> </w:t>
            </w:r>
            <w:r w:rsidRPr="00E00577">
              <w:rPr>
                <w:rFonts w:asciiTheme="minorHAnsi" w:hAnsiTheme="minorHAnsi"/>
                <w:sz w:val="18"/>
                <w:szCs w:val="18"/>
              </w:rPr>
              <w:t>(150 L/s per 100 m2)</w:t>
            </w:r>
            <w:r>
              <w:rPr>
                <w:rFonts w:asciiTheme="minorHAnsi" w:hAnsiTheme="minorHAnsi"/>
                <w:sz w:val="18"/>
                <w:szCs w:val="18"/>
              </w:rPr>
              <w:t xml:space="preserve"> </w:t>
            </w:r>
            <w:r w:rsidRPr="00792A45">
              <w:rPr>
                <w:rFonts w:asciiTheme="minorHAnsi" w:hAnsiTheme="minorHAnsi"/>
                <w:sz w:val="18"/>
                <w:szCs w:val="18"/>
              </w:rPr>
              <w:t>of the dwelling unit envelope area (i.e.,</w:t>
            </w:r>
            <w:r>
              <w:rPr>
                <w:rFonts w:asciiTheme="minorHAnsi" w:hAnsiTheme="minorHAnsi"/>
                <w:sz w:val="18"/>
                <w:szCs w:val="18"/>
              </w:rPr>
              <w:t xml:space="preserve"> </w:t>
            </w:r>
            <w:r w:rsidRPr="00792A45">
              <w:rPr>
                <w:rFonts w:asciiTheme="minorHAnsi" w:hAnsiTheme="minorHAnsi"/>
                <w:sz w:val="18"/>
                <w:szCs w:val="18"/>
              </w:rPr>
              <w:t>the sum of the area of walls between dwelling units, exterior</w:t>
            </w:r>
            <w:r>
              <w:rPr>
                <w:rFonts w:asciiTheme="minorHAnsi" w:hAnsiTheme="minorHAnsi"/>
                <w:sz w:val="18"/>
                <w:szCs w:val="18"/>
              </w:rPr>
              <w:t xml:space="preserve"> </w:t>
            </w:r>
            <w:r w:rsidRPr="00792A45">
              <w:rPr>
                <w:rFonts w:asciiTheme="minorHAnsi" w:hAnsiTheme="minorHAnsi"/>
                <w:sz w:val="18"/>
                <w:szCs w:val="18"/>
              </w:rPr>
              <w:t>walls, ceiling, and floor) at a test pressure of 50 Pa by a blower</w:t>
            </w:r>
            <w:r>
              <w:rPr>
                <w:rFonts w:asciiTheme="minorHAnsi" w:hAnsiTheme="minorHAnsi"/>
                <w:sz w:val="18"/>
                <w:szCs w:val="18"/>
              </w:rPr>
              <w:t xml:space="preserve"> </w:t>
            </w:r>
            <w:r w:rsidRPr="00792A45">
              <w:rPr>
                <w:rFonts w:asciiTheme="minorHAnsi" w:hAnsiTheme="minorHAnsi"/>
                <w:sz w:val="18"/>
                <w:szCs w:val="18"/>
              </w:rPr>
              <w:t>door test conducted in accordance with either ANSI/ASTME779 or ANSI/ASTM-E1827. The test shall be conducted</w:t>
            </w:r>
            <w:r>
              <w:rPr>
                <w:rFonts w:asciiTheme="minorHAnsi" w:hAnsiTheme="minorHAnsi"/>
                <w:sz w:val="18"/>
                <w:szCs w:val="18"/>
              </w:rPr>
              <w:t xml:space="preserve"> </w:t>
            </w:r>
            <w:r w:rsidRPr="00792A45">
              <w:rPr>
                <w:rFonts w:asciiTheme="minorHAnsi" w:hAnsiTheme="minorHAnsi"/>
                <w:sz w:val="18"/>
                <w:szCs w:val="18"/>
              </w:rPr>
              <w:t>with the dwelling unit as if it were exposed to outdoor air on</w:t>
            </w:r>
            <w:r>
              <w:rPr>
                <w:rFonts w:asciiTheme="minorHAnsi" w:hAnsiTheme="minorHAnsi"/>
                <w:sz w:val="18"/>
                <w:szCs w:val="18"/>
              </w:rPr>
              <w:t xml:space="preserve"> </w:t>
            </w:r>
            <w:r w:rsidRPr="00792A45">
              <w:rPr>
                <w:rFonts w:asciiTheme="minorHAnsi" w:hAnsiTheme="minorHAnsi"/>
                <w:sz w:val="18"/>
                <w:szCs w:val="18"/>
              </w:rPr>
              <w:t>all sides, top, and bottom by opening doors and windows of</w:t>
            </w:r>
            <w:r>
              <w:rPr>
                <w:rFonts w:asciiTheme="minorHAnsi" w:hAnsiTheme="minorHAnsi"/>
                <w:sz w:val="18"/>
                <w:szCs w:val="18"/>
              </w:rPr>
              <w:t xml:space="preserve"> </w:t>
            </w:r>
            <w:r w:rsidRPr="00792A45">
              <w:rPr>
                <w:rFonts w:asciiTheme="minorHAnsi" w:hAnsiTheme="minorHAnsi"/>
                <w:sz w:val="18"/>
                <w:szCs w:val="18"/>
              </w:rPr>
              <w:t>adjacent dwelling units.</w:t>
            </w:r>
          </w:p>
        </w:tc>
      </w:tr>
      <w:tr w:rsidR="005162D5" w14:paraId="191933C6" w14:textId="77777777" w:rsidTr="007668AF">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7E421E8" w14:textId="77777777" w:rsidR="005162D5" w:rsidRDefault="005162D5" w:rsidP="005162D5">
            <w:pPr>
              <w:keepNext/>
              <w:jc w:val="center"/>
              <w:rPr>
                <w:rFonts w:asciiTheme="minorHAnsi" w:hAnsiTheme="minorHAnsi"/>
                <w:sz w:val="18"/>
                <w:szCs w:val="18"/>
              </w:rPr>
            </w:pPr>
            <w:r>
              <w:rPr>
                <w:rFonts w:asciiTheme="minorHAnsi" w:hAnsiTheme="minorHAnsi"/>
                <w:sz w:val="18"/>
                <w:szCs w:val="18"/>
              </w:rPr>
              <w:t>02</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5F5931A" w14:textId="77777777" w:rsidR="005162D5" w:rsidRDefault="005162D5" w:rsidP="005162D5">
            <w:pPr>
              <w:keepNext/>
              <w:ind w:left="274" w:hanging="274"/>
            </w:pPr>
            <w:r>
              <w:rPr>
                <w:rFonts w:asciiTheme="minorHAnsi" w:hAnsiTheme="minorHAnsi"/>
                <w:b/>
                <w:sz w:val="18"/>
                <w:szCs w:val="18"/>
              </w:rPr>
              <w:t>6.2 Instructions and Labeling.</w:t>
            </w:r>
            <w:r>
              <w:rPr>
                <w:rFonts w:asciiTheme="minorHAnsi" w:hAnsiTheme="minorHAnsi"/>
                <w:sz w:val="18"/>
                <w:szCs w:val="18"/>
              </w:rPr>
              <w:t xml:space="preserve"> </w:t>
            </w:r>
            <w:r w:rsidRPr="00256541">
              <w:rPr>
                <w:rStyle w:val="margin0020notechar"/>
                <w:rFonts w:asciiTheme="minorHAnsi" w:hAnsiTheme="minorHAnsi"/>
                <w:sz w:val="18"/>
                <w:szCs w:val="18"/>
              </w:rPr>
              <w:t>Information on the ventilation</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design and/or ventilation systems installed, instructions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on their proper operation to meet the requirements of this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standard, and instructions detailing any required maintenance</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w:t>
            </w:r>
            <w:proofErr w:type="gramStart"/>
            <w:r w:rsidRPr="00256541">
              <w:rPr>
                <w:rStyle w:val="margin0020notechar"/>
                <w:rFonts w:asciiTheme="minorHAnsi" w:hAnsiTheme="minorHAnsi"/>
                <w:sz w:val="18"/>
                <w:szCs w:val="18"/>
              </w:rPr>
              <w:t>similar to</w:t>
            </w:r>
            <w:proofErr w:type="gramEnd"/>
            <w:r w:rsidRPr="00256541">
              <w:rPr>
                <w:rStyle w:val="margin0020notechar"/>
                <w:rFonts w:asciiTheme="minorHAnsi" w:hAnsiTheme="minorHAnsi"/>
                <w:sz w:val="18"/>
                <w:szCs w:val="18"/>
              </w:rPr>
              <w:t xml:space="preserve"> that provided</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for HVAC systems) shall be provided</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to the owner and the occupant of the dwelling unit. Controls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shall be labeled as to their function (unless that function is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obvious, such as toilet exhaust fan switches). See Section 13</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of ASHRAE Guideline 24</w:t>
            </w:r>
            <w:r>
              <w:rPr>
                <w:rStyle w:val="margin0020notechar"/>
                <w:rFonts w:asciiTheme="minorHAnsi" w:hAnsiTheme="minorHAnsi"/>
                <w:sz w:val="18"/>
                <w:szCs w:val="18"/>
              </w:rPr>
              <w:t xml:space="preserve"> </w:t>
            </w:r>
            <w:r w:rsidRPr="00215D5D">
              <w:rPr>
                <w:rStyle w:val="margin0020notechar"/>
                <w:rFonts w:asciiTheme="minorHAnsi" w:hAnsiTheme="minorHAnsi"/>
                <w:sz w:val="18"/>
                <w:szCs w:val="18"/>
                <w:vertAlign w:val="superscript"/>
              </w:rPr>
              <w:t>5</w:t>
            </w:r>
            <w:r w:rsidRPr="00256541">
              <w:rPr>
                <w:rStyle w:val="margin0020notechar"/>
                <w:rFonts w:asciiTheme="minorHAnsi" w:hAnsiTheme="minorHAnsi"/>
                <w:sz w:val="18"/>
                <w:szCs w:val="18"/>
              </w:rPr>
              <w:t xml:space="preserve"> for information on</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instructions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and labeling</w:t>
            </w:r>
            <w:r>
              <w:rPr>
                <w:rStyle w:val="margin0020notechar"/>
                <w:rFonts w:asciiTheme="minorHAnsi" w:hAnsiTheme="minorHAnsi"/>
                <w:sz w:val="18"/>
                <w:szCs w:val="18"/>
              </w:rPr>
              <w:t>.</w:t>
            </w:r>
          </w:p>
        </w:tc>
      </w:tr>
      <w:tr w:rsidR="005162D5" w14:paraId="2AFE3D96" w14:textId="77777777" w:rsidTr="007668AF">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6E3F8E9" w14:textId="77777777" w:rsidR="005162D5" w:rsidRDefault="005162D5" w:rsidP="005162D5">
            <w:pPr>
              <w:keepNext/>
              <w:jc w:val="center"/>
              <w:rPr>
                <w:rFonts w:asciiTheme="minorHAnsi" w:hAnsiTheme="minorHAnsi"/>
                <w:sz w:val="18"/>
                <w:szCs w:val="18"/>
              </w:rPr>
            </w:pPr>
            <w:r>
              <w:rPr>
                <w:rFonts w:asciiTheme="minorHAnsi" w:hAnsiTheme="minorHAnsi"/>
                <w:sz w:val="18"/>
                <w:szCs w:val="18"/>
              </w:rPr>
              <w:t>03</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2D0F583" w14:textId="77777777" w:rsidR="005162D5" w:rsidRDefault="005162D5" w:rsidP="005162D5">
            <w:pPr>
              <w:keepNext/>
              <w:rPr>
                <w:rStyle w:val="margin0020notechar"/>
                <w:rFonts w:asciiTheme="minorHAnsi" w:hAnsiTheme="minorHAnsi"/>
                <w:sz w:val="18"/>
                <w:szCs w:val="18"/>
              </w:rPr>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p>
          <w:p w14:paraId="45676799" w14:textId="77777777" w:rsidR="005162D5" w:rsidRDefault="005162D5" w:rsidP="005162D5">
            <w:pPr>
              <w:ind w:left="274"/>
              <w:rPr>
                <w:sz w:val="22"/>
              </w:rPr>
            </w:pPr>
            <w:r w:rsidRPr="00215D5D">
              <w:rPr>
                <w:rFonts w:asciiTheme="minorHAnsi" w:hAnsiTheme="minorHAnsi" w:cstheme="minorHAnsi"/>
                <w:sz w:val="18"/>
                <w:szCs w:val="18"/>
              </w:rPr>
              <w:t>Exception: Condensing dryers plumbed to a drain.</w:t>
            </w:r>
          </w:p>
        </w:tc>
      </w:tr>
      <w:tr w:rsidR="005162D5" w14:paraId="0931B7D5" w14:textId="77777777" w:rsidTr="007668AF">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68D77A2" w14:textId="77777777" w:rsidR="005162D5" w:rsidRDefault="005162D5" w:rsidP="005162D5">
            <w:pPr>
              <w:keepNext/>
              <w:jc w:val="center"/>
              <w:rPr>
                <w:rFonts w:asciiTheme="minorHAnsi" w:hAnsiTheme="minorHAnsi"/>
                <w:sz w:val="18"/>
                <w:szCs w:val="18"/>
              </w:rPr>
            </w:pPr>
            <w:r>
              <w:rPr>
                <w:rFonts w:asciiTheme="minorHAnsi" w:hAnsiTheme="minorHAnsi"/>
                <w:sz w:val="18"/>
                <w:szCs w:val="18"/>
              </w:rPr>
              <w:t>04</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2C338162" w14:textId="77777777" w:rsidR="005162D5" w:rsidRDefault="005162D5" w:rsidP="005162D5">
            <w:pPr>
              <w:pStyle w:val="margin0020note"/>
              <w:keepNext/>
              <w:spacing w:before="0" w:beforeAutospacing="0" w:after="0" w:afterAutospacing="0"/>
              <w:ind w:left="274" w:hanging="274"/>
              <w:rPr>
                <w:rFonts w:asciiTheme="minorHAnsi" w:hAnsiTheme="minorHAnsi"/>
                <w:b/>
                <w:sz w:val="18"/>
                <w:szCs w:val="18"/>
              </w:rPr>
            </w:pPr>
            <w:r>
              <w:rPr>
                <w:rFonts w:asciiTheme="minorHAnsi" w:hAnsiTheme="minorHAnsi"/>
                <w:b/>
                <w:sz w:val="18"/>
                <w:szCs w:val="18"/>
              </w:rPr>
              <w:t>6.4 Combustion and Solid-Fuel Burning Appliances.</w:t>
            </w:r>
          </w:p>
          <w:p w14:paraId="4EF74612" w14:textId="7A0043DA" w:rsidR="005162D5" w:rsidRDefault="005162D5" w:rsidP="005162D5">
            <w:pPr>
              <w:pStyle w:val="margin0020note"/>
              <w:keepNext/>
              <w:spacing w:before="0" w:beforeAutospacing="0" w:after="0" w:afterAutospacing="0"/>
              <w:ind w:left="763" w:hanging="403"/>
              <w:rPr>
                <w:rStyle w:val="margin0020notechar"/>
                <w:rFonts w:asciiTheme="minorHAnsi" w:hAnsiTheme="minorHAnsi"/>
                <w:sz w:val="18"/>
                <w:szCs w:val="18"/>
              </w:rPr>
            </w:pPr>
            <w:r w:rsidRPr="00215D5D">
              <w:rPr>
                <w:rFonts w:asciiTheme="minorHAnsi" w:hAnsiTheme="minorHAnsi"/>
                <w:sz w:val="18"/>
                <w:szCs w:val="18"/>
              </w:rPr>
              <w:t>6.</w:t>
            </w:r>
            <w:r>
              <w:rPr>
                <w:rFonts w:asciiTheme="minorHAnsi" w:hAnsiTheme="minorHAnsi"/>
                <w:sz w:val="18"/>
                <w:szCs w:val="18"/>
              </w:rPr>
              <w:t xml:space="preserve">4.1 </w:t>
            </w:r>
            <w:r w:rsidRPr="00E00577">
              <w:rPr>
                <w:rStyle w:val="margin0020notechar"/>
                <w:rFonts w:asciiTheme="minorHAnsi" w:hAnsiTheme="minorHAnsi"/>
                <w:sz w:val="18"/>
                <w:szCs w:val="18"/>
              </w:rPr>
              <w:t>Combustion and solid-fuel-burning appliances must be provided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with adequate </w:t>
            </w:r>
            <w:r>
              <w:rPr>
                <w:rStyle w:val="margin0020notechar"/>
                <w:rFonts w:asciiTheme="minorHAnsi" w:hAnsiTheme="minorHAnsi"/>
                <w:sz w:val="18"/>
                <w:szCs w:val="18"/>
              </w:rPr>
              <w:t>c</w:t>
            </w:r>
            <w:r w:rsidRPr="00E00577">
              <w:rPr>
                <w:rStyle w:val="margin0020notechar"/>
                <w:rFonts w:asciiTheme="minorHAnsi" w:hAnsiTheme="minorHAnsi"/>
                <w:sz w:val="18"/>
                <w:szCs w:val="18"/>
              </w:rPr>
              <w:t>ombustion and ventilation air and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installed in accordance with manufacturers’ installation</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instructions</w:t>
            </w:r>
            <w:ins w:id="61" w:author="Moua, Cheng@Energy" w:date="2021-11-12T14:10:00Z">
              <w:r w:rsidR="003D51F7">
                <w:rPr>
                  <w:rStyle w:val="margin0020notechar"/>
                  <w:rFonts w:asciiTheme="minorHAnsi" w:hAnsiTheme="minorHAnsi"/>
                  <w:sz w:val="18"/>
                  <w:szCs w:val="18"/>
                </w:rPr>
                <w:t>,</w:t>
              </w:r>
            </w:ins>
            <w:del w:id="62" w:author="Moua, Cheng@Energy" w:date="2021-11-12T14:10:00Z">
              <w:r w:rsidRPr="00E00577" w:rsidDel="003D51F7">
                <w:rPr>
                  <w:rStyle w:val="margin0020notechar"/>
                  <w:rFonts w:asciiTheme="minorHAnsi" w:hAnsiTheme="minorHAnsi"/>
                  <w:sz w:val="18"/>
                  <w:szCs w:val="18"/>
                </w:rPr>
                <w:delText>;</w:delText>
              </w:r>
            </w:del>
            <w:r w:rsidRPr="00E00577">
              <w:rPr>
                <w:rStyle w:val="margin0020notechar"/>
                <w:rFonts w:asciiTheme="minorHAnsi" w:hAnsiTheme="minorHAnsi"/>
                <w:sz w:val="18"/>
                <w:szCs w:val="18"/>
              </w:rPr>
              <w:t xml:space="preserve"> </w:t>
            </w:r>
            <w:ins w:id="63" w:author="Moua, Cheng@Energy" w:date="2021-11-12T14:10:00Z">
              <w:r w:rsidR="003C5ECC">
                <w:rPr>
                  <w:rStyle w:val="margin0020notechar"/>
                  <w:rFonts w:asciiTheme="minorHAnsi" w:hAnsiTheme="minorHAnsi"/>
                  <w:sz w:val="18"/>
                  <w:szCs w:val="18"/>
                </w:rPr>
                <w:t xml:space="preserve">NFPA 31, </w:t>
              </w:r>
            </w:ins>
            <w:r w:rsidRPr="00E00577">
              <w:rPr>
                <w:rStyle w:val="margin0020notechar"/>
                <w:rFonts w:asciiTheme="minorHAnsi" w:hAnsiTheme="minorHAnsi"/>
                <w:sz w:val="18"/>
                <w:szCs w:val="18"/>
              </w:rPr>
              <w:t xml:space="preserve">NFPA 54/ANSI Z223.1, </w:t>
            </w:r>
            <w:del w:id="64" w:author="Moua, Cheng@Energy" w:date="2021-11-12T14:10:00Z">
              <w:r w:rsidRPr="00215D5D" w:rsidDel="003C5ECC">
                <w:rPr>
                  <w:rStyle w:val="margin0020notechar"/>
                  <w:rFonts w:asciiTheme="minorHAnsi" w:hAnsiTheme="minorHAnsi"/>
                  <w:i/>
                  <w:sz w:val="18"/>
                  <w:szCs w:val="18"/>
                </w:rPr>
                <w:delText>National Fuel Gas Code</w:delText>
              </w:r>
              <w:r w:rsidRPr="00E00577" w:rsidDel="003C5ECC">
                <w:rPr>
                  <w:rStyle w:val="margin0020notechar"/>
                  <w:rFonts w:asciiTheme="minorHAnsi" w:hAnsiTheme="minorHAnsi"/>
                  <w:sz w:val="18"/>
                  <w:szCs w:val="18"/>
                </w:rPr>
                <w:delText xml:space="preserve">; NFPA 31, </w:delText>
              </w:r>
              <w:r w:rsidRPr="00215D5D" w:rsidDel="003C5ECC">
                <w:rPr>
                  <w:rStyle w:val="margin0020notechar"/>
                  <w:rFonts w:asciiTheme="minorHAnsi" w:hAnsiTheme="minorHAnsi"/>
                  <w:i/>
                  <w:sz w:val="18"/>
                  <w:szCs w:val="18"/>
                </w:rPr>
                <w:delText>Standard for the Installation of Oil-Burning Equipment</w:delText>
              </w:r>
              <w:r w:rsidRPr="00E00577" w:rsidDel="003C5ECC">
                <w:rPr>
                  <w:rStyle w:val="margin0020notechar"/>
                  <w:rFonts w:asciiTheme="minorHAnsi" w:hAnsiTheme="minorHAnsi"/>
                  <w:sz w:val="18"/>
                  <w:szCs w:val="18"/>
                </w:rPr>
                <w:delText xml:space="preserve">; </w:delText>
              </w:r>
            </w:del>
            <w:r w:rsidRPr="00E00577">
              <w:rPr>
                <w:rStyle w:val="margin0020notechar"/>
                <w:rFonts w:asciiTheme="minorHAnsi" w:hAnsiTheme="minorHAnsi"/>
                <w:sz w:val="18"/>
                <w:szCs w:val="18"/>
              </w:rPr>
              <w:t xml:space="preserve">or NFPA 211, </w:t>
            </w:r>
            <w:del w:id="65" w:author="Moua, Cheng@Energy" w:date="2021-11-12T14:10:00Z">
              <w:r w:rsidRPr="00215D5D" w:rsidDel="00EB0E8F">
                <w:rPr>
                  <w:rStyle w:val="margin0020notechar"/>
                  <w:rFonts w:asciiTheme="minorHAnsi" w:hAnsiTheme="minorHAnsi"/>
                  <w:i/>
                  <w:sz w:val="18"/>
                  <w:szCs w:val="18"/>
                </w:rPr>
                <w:delText>Standard for Chimneys, Fireplaces, Vents, and Solid-Fuel Burning Appliances</w:delText>
              </w:r>
              <w:r w:rsidRPr="00E00577" w:rsidDel="00EB0E8F">
                <w:rPr>
                  <w:rStyle w:val="margin0020notechar"/>
                  <w:rFonts w:asciiTheme="minorHAnsi" w:hAnsiTheme="minorHAnsi"/>
                  <w:sz w:val="18"/>
                  <w:szCs w:val="18"/>
                </w:rPr>
                <w:delText>,</w:delText>
              </w:r>
            </w:del>
            <w:r w:rsidRPr="00E00577">
              <w:rPr>
                <w:rStyle w:val="margin0020notechar"/>
                <w:rFonts w:asciiTheme="minorHAnsi" w:hAnsiTheme="minorHAnsi"/>
                <w:sz w:val="18"/>
                <w:szCs w:val="18"/>
              </w:rPr>
              <w:t xml:space="preserve"> or other</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equivalent code acceptable to the building official.</w:t>
            </w:r>
          </w:p>
          <w:p w14:paraId="7F480696" w14:textId="6A1830CF" w:rsidR="005162D5" w:rsidRDefault="005162D5" w:rsidP="005162D5">
            <w:pPr>
              <w:pStyle w:val="margin0020note"/>
              <w:keepNext/>
              <w:spacing w:before="0" w:beforeAutospacing="0" w:after="0" w:afterAutospacing="0"/>
              <w:ind w:left="763" w:hanging="403"/>
            </w:pPr>
            <w:r w:rsidRPr="00E00577">
              <w:rPr>
                <w:rStyle w:val="margin0020notechar"/>
                <w:rFonts w:asciiTheme="minorHAnsi" w:hAnsiTheme="minorHAnsi"/>
                <w:sz w:val="18"/>
                <w:szCs w:val="18"/>
              </w:rPr>
              <w:t xml:space="preserve"> </w:t>
            </w:r>
            <w:r w:rsidRPr="00215D5D">
              <w:rPr>
                <w:rFonts w:asciiTheme="minorHAnsi" w:hAnsiTheme="minorHAnsi"/>
                <w:sz w:val="18"/>
                <w:szCs w:val="18"/>
              </w:rPr>
              <w:t>6.</w:t>
            </w:r>
            <w:r>
              <w:rPr>
                <w:rFonts w:asciiTheme="minorHAnsi" w:hAnsiTheme="minorHAnsi"/>
                <w:sz w:val="18"/>
                <w:szCs w:val="18"/>
              </w:rPr>
              <w:t xml:space="preserve">4.2 </w:t>
            </w:r>
            <w:r w:rsidRPr="00E00577">
              <w:rPr>
                <w:rStyle w:val="margin0020notechar"/>
                <w:rFonts w:asciiTheme="minorHAnsi" w:hAnsiTheme="minorHAnsi"/>
                <w:sz w:val="18"/>
                <w:szCs w:val="18"/>
              </w:rPr>
              <w:t>Where</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atmospherically vented combustion appliances or </w:t>
            </w:r>
            <w:proofErr w:type="gramStart"/>
            <w:r w:rsidRPr="00E00577">
              <w:rPr>
                <w:rStyle w:val="margin0020notechar"/>
                <w:rFonts w:asciiTheme="minorHAnsi" w:hAnsiTheme="minorHAnsi"/>
                <w:sz w:val="18"/>
                <w:szCs w:val="18"/>
              </w:rPr>
              <w:t>solid-fuel</w:t>
            </w:r>
            <w:proofErr w:type="gramEnd"/>
            <w:ins w:id="66" w:author="Tsan, Bach@Energy" w:date="2021-11-10T11:22:00Z">
              <w:r w:rsidR="00EF74C1">
                <w:rPr>
                  <w:rStyle w:val="margin0020notechar"/>
                  <w:rFonts w:asciiTheme="minorHAnsi" w:hAnsiTheme="minorHAnsi"/>
                  <w:sz w:val="18"/>
                  <w:szCs w:val="18"/>
                </w:rPr>
                <w:t xml:space="preserve"> </w:t>
              </w:r>
            </w:ins>
            <w:r w:rsidRPr="00E00577">
              <w:rPr>
                <w:rStyle w:val="margin0020notechar"/>
                <w:rFonts w:asciiTheme="minorHAnsi" w:hAnsiTheme="minorHAnsi"/>
                <w:sz w:val="18"/>
                <w:szCs w:val="18"/>
              </w:rPr>
              <w:t>burning</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appliances are located inside the pressure boundary,</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the total net exhaust flow of the two largest exhaust fans (not</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including a summer cooling fan intended to be operated only</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when windows or</w:t>
            </w:r>
            <w:r>
              <w:rPr>
                <w:rStyle w:val="margin0020notechar"/>
                <w:rFonts w:asciiTheme="minorHAnsi" w:hAnsiTheme="minorHAnsi"/>
                <w:sz w:val="18"/>
                <w:szCs w:val="18"/>
              </w:rPr>
              <w:t xml:space="preserve"> o</w:t>
            </w:r>
            <w:r w:rsidRPr="00E00577">
              <w:rPr>
                <w:rStyle w:val="margin0020notechar"/>
                <w:rFonts w:asciiTheme="minorHAnsi" w:hAnsiTheme="minorHAnsi"/>
                <w:sz w:val="18"/>
                <w:szCs w:val="18"/>
              </w:rPr>
              <w:t>ther air inlets are open) shall not exceed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15 cfm per 100 ft2 (75 L/s per 100 m2) of occupiable space</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when in operation at full </w:t>
            </w:r>
            <w:r>
              <w:rPr>
                <w:rStyle w:val="margin0020notechar"/>
                <w:rFonts w:asciiTheme="minorHAnsi" w:hAnsiTheme="minorHAnsi"/>
                <w:sz w:val="18"/>
                <w:szCs w:val="18"/>
              </w:rPr>
              <w:t>c</w:t>
            </w:r>
            <w:r w:rsidRPr="00E00577">
              <w:rPr>
                <w:rStyle w:val="margin0020notechar"/>
                <w:rFonts w:asciiTheme="minorHAnsi" w:hAnsiTheme="minorHAnsi"/>
                <w:sz w:val="18"/>
                <w:szCs w:val="18"/>
              </w:rPr>
              <w:t>apacity. If the designed total net</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flow exceeds this limit, the net exhaust flow must be reduced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by reducing the exhaust flow or </w:t>
            </w:r>
            <w:r>
              <w:rPr>
                <w:rStyle w:val="margin0020notechar"/>
                <w:rFonts w:asciiTheme="minorHAnsi" w:hAnsiTheme="minorHAnsi"/>
                <w:sz w:val="18"/>
                <w:szCs w:val="18"/>
              </w:rPr>
              <w:t>p</w:t>
            </w:r>
            <w:r w:rsidRPr="00E00577">
              <w:rPr>
                <w:rStyle w:val="margin0020notechar"/>
                <w:rFonts w:asciiTheme="minorHAnsi" w:hAnsiTheme="minorHAnsi"/>
                <w:sz w:val="18"/>
                <w:szCs w:val="18"/>
              </w:rPr>
              <w:t>roviding compensating outdoor</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air. Gravity or barometric dampers in nonpowered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exhaust makeup air systems shall not be used to provide compensating</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outdoor air. Atmospherically vented combustion</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appliances do not include direct-vent appliances</w:t>
            </w:r>
            <w:r>
              <w:rPr>
                <w:rStyle w:val="margin0020notechar"/>
                <w:rFonts w:asciiTheme="minorHAnsi" w:hAnsiTheme="minorHAnsi"/>
                <w:sz w:val="18"/>
                <w:szCs w:val="18"/>
              </w:rPr>
              <w:t xml:space="preserve">. </w:t>
            </w:r>
            <w:r w:rsidRPr="00423FB2">
              <w:rPr>
                <w:rStyle w:val="margin0020notechar"/>
                <w:rFonts w:asciiTheme="minorHAnsi" w:hAnsiTheme="minorHAnsi"/>
                <w:sz w:val="18"/>
                <w:szCs w:val="18"/>
              </w:rPr>
              <w:t>Combustion appliances that pass safety testing performed according to ANSI/BPI-1200</w:t>
            </w:r>
            <w:del w:id="67" w:author="Moua, Cheng@Energy" w:date="2021-11-12T14:11:00Z">
              <w:r w:rsidRPr="00423FB2" w:rsidDel="0029577A">
                <w:rPr>
                  <w:rStyle w:val="margin0020notechar"/>
                  <w:rFonts w:asciiTheme="minorHAnsi" w:hAnsiTheme="minorHAnsi"/>
                  <w:sz w:val="18"/>
                  <w:szCs w:val="18"/>
                </w:rPr>
                <w:delText>, Standard Practice for Basic Analysis of Buildings,21</w:delText>
              </w:r>
            </w:del>
            <w:r w:rsidRPr="00423FB2">
              <w:rPr>
                <w:rStyle w:val="margin0020notechar"/>
                <w:rFonts w:asciiTheme="minorHAnsi" w:hAnsiTheme="minorHAnsi"/>
                <w:sz w:val="18"/>
                <w:szCs w:val="18"/>
              </w:rPr>
              <w:t xml:space="preserve"> shall be deemed as complying with Section 6.4.2.</w:t>
            </w:r>
          </w:p>
        </w:tc>
      </w:tr>
      <w:tr w:rsidR="005162D5" w14:paraId="7A34E6C1" w14:textId="77777777" w:rsidTr="007668AF">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3662C49" w14:textId="77777777" w:rsidR="005162D5" w:rsidRDefault="005162D5" w:rsidP="005162D5">
            <w:pPr>
              <w:keepNext/>
              <w:jc w:val="center"/>
              <w:rPr>
                <w:rFonts w:asciiTheme="minorHAnsi" w:hAnsiTheme="minorHAnsi"/>
                <w:sz w:val="18"/>
                <w:szCs w:val="18"/>
              </w:rPr>
            </w:pPr>
            <w:r>
              <w:rPr>
                <w:rFonts w:asciiTheme="minorHAnsi" w:hAnsiTheme="minorHAnsi"/>
                <w:sz w:val="18"/>
                <w:szCs w:val="18"/>
              </w:rPr>
              <w:t>05</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11BDD86B" w14:textId="77777777" w:rsidR="005162D5" w:rsidRDefault="005162D5" w:rsidP="005162D5">
            <w:pPr>
              <w:keepNext/>
              <w:ind w:left="273" w:hanging="273"/>
              <w:rPr>
                <w:rFonts w:asciiTheme="minorHAnsi" w:hAnsiTheme="minorHAnsi"/>
                <w:b/>
                <w:sz w:val="18"/>
                <w:szCs w:val="18"/>
              </w:rPr>
            </w:pPr>
            <w:r>
              <w:rPr>
                <w:rFonts w:asciiTheme="minorHAnsi" w:hAnsiTheme="minorHAnsi"/>
                <w:b/>
                <w:sz w:val="18"/>
                <w:szCs w:val="18"/>
              </w:rPr>
              <w:t>6.5 Air tightness Requirements</w:t>
            </w:r>
          </w:p>
          <w:p w14:paraId="3B2449ED" w14:textId="77777777" w:rsidR="005162D5" w:rsidRDefault="005162D5" w:rsidP="005162D5">
            <w:pPr>
              <w:keepNext/>
              <w:ind w:left="763" w:hanging="403"/>
            </w:pPr>
            <w:r w:rsidRPr="00215D5D">
              <w:rPr>
                <w:rFonts w:asciiTheme="minorHAnsi" w:hAnsiTheme="minorHAnsi"/>
                <w:sz w:val="18"/>
                <w:szCs w:val="18"/>
              </w:rPr>
              <w:t>6.5.1</w:t>
            </w:r>
            <w:r>
              <w:rPr>
                <w:rFonts w:asciiTheme="minorHAnsi" w:hAnsiTheme="minorHAnsi"/>
                <w:b/>
                <w:sz w:val="18"/>
                <w:szCs w:val="18"/>
              </w:rPr>
              <w:t xml:space="preserve"> Garages.</w:t>
            </w:r>
            <w:r>
              <w:t xml:space="preserve"> </w:t>
            </w:r>
            <w:r w:rsidRPr="00215D5D">
              <w:rPr>
                <w:rFonts w:asciiTheme="minorHAnsi" w:hAnsiTheme="minorHAnsi"/>
                <w:sz w:val="18"/>
                <w:szCs w:val="18"/>
              </w:rPr>
              <w:t>When an occupiable space adjoins a</w:t>
            </w:r>
            <w:r>
              <w:rPr>
                <w:rFonts w:asciiTheme="minorHAnsi" w:hAnsiTheme="minorHAnsi"/>
                <w:sz w:val="18"/>
                <w:szCs w:val="18"/>
              </w:rPr>
              <w:t xml:space="preserve"> </w:t>
            </w:r>
            <w:r w:rsidRPr="00215D5D">
              <w:rPr>
                <w:rFonts w:asciiTheme="minorHAnsi" w:hAnsiTheme="minorHAnsi"/>
                <w:sz w:val="18"/>
                <w:szCs w:val="18"/>
              </w:rPr>
              <w:t>garage, the design must prevent migration of contaminants to</w:t>
            </w:r>
            <w:r>
              <w:rPr>
                <w:rFonts w:asciiTheme="minorHAnsi" w:hAnsiTheme="minorHAnsi"/>
                <w:sz w:val="18"/>
                <w:szCs w:val="18"/>
              </w:rPr>
              <w:t xml:space="preserve"> </w:t>
            </w:r>
            <w:r w:rsidRPr="00215D5D">
              <w:rPr>
                <w:rFonts w:asciiTheme="minorHAnsi" w:hAnsiTheme="minorHAnsi"/>
                <w:sz w:val="18"/>
                <w:szCs w:val="18"/>
              </w:rPr>
              <w:t>the adjoining occupiable space. Air seal the walls, ceilings,</w:t>
            </w:r>
            <w:r>
              <w:rPr>
                <w:rFonts w:asciiTheme="minorHAnsi" w:hAnsiTheme="minorHAnsi"/>
                <w:sz w:val="18"/>
                <w:szCs w:val="18"/>
              </w:rPr>
              <w:t xml:space="preserve"> </w:t>
            </w:r>
            <w:r w:rsidRPr="00215D5D">
              <w:rPr>
                <w:rFonts w:asciiTheme="minorHAnsi" w:hAnsiTheme="minorHAnsi"/>
                <w:sz w:val="18"/>
                <w:szCs w:val="18"/>
              </w:rPr>
              <w:t>and floors that separate garages from occupiable space. To be</w:t>
            </w:r>
            <w:r>
              <w:rPr>
                <w:rFonts w:asciiTheme="minorHAnsi" w:hAnsiTheme="minorHAnsi"/>
                <w:sz w:val="18"/>
                <w:szCs w:val="18"/>
              </w:rPr>
              <w:t xml:space="preserve"> </w:t>
            </w:r>
            <w:r w:rsidRPr="00215D5D">
              <w:rPr>
                <w:rFonts w:asciiTheme="minorHAnsi" w:hAnsiTheme="minorHAnsi"/>
                <w:sz w:val="18"/>
                <w:szCs w:val="18"/>
              </w:rPr>
              <w:t>considered air-sealed, all joints, seams, penetrations, openings</w:t>
            </w:r>
            <w:r>
              <w:rPr>
                <w:rFonts w:asciiTheme="minorHAnsi" w:hAnsiTheme="minorHAnsi"/>
                <w:sz w:val="18"/>
                <w:szCs w:val="18"/>
              </w:rPr>
              <w:t xml:space="preserve"> </w:t>
            </w:r>
            <w:r w:rsidRPr="00215D5D">
              <w:rPr>
                <w:rFonts w:asciiTheme="minorHAnsi" w:hAnsiTheme="minorHAnsi"/>
                <w:sz w:val="18"/>
                <w:szCs w:val="18"/>
              </w:rPr>
              <w:t>between door assemblies and their respective jambs and</w:t>
            </w:r>
            <w:r>
              <w:rPr>
                <w:rFonts w:asciiTheme="minorHAnsi" w:hAnsiTheme="minorHAnsi"/>
                <w:sz w:val="18"/>
                <w:szCs w:val="18"/>
              </w:rPr>
              <w:t xml:space="preserve"> </w:t>
            </w:r>
            <w:r w:rsidRPr="00215D5D">
              <w:rPr>
                <w:rFonts w:asciiTheme="minorHAnsi" w:hAnsiTheme="minorHAnsi"/>
                <w:sz w:val="18"/>
                <w:szCs w:val="18"/>
              </w:rPr>
              <w:t>framing, and other sources of air leakage through wall and</w:t>
            </w:r>
            <w:r>
              <w:rPr>
                <w:rFonts w:asciiTheme="minorHAnsi" w:hAnsiTheme="minorHAnsi"/>
                <w:sz w:val="18"/>
                <w:szCs w:val="18"/>
              </w:rPr>
              <w:t xml:space="preserve"> </w:t>
            </w:r>
            <w:r w:rsidRPr="00215D5D">
              <w:rPr>
                <w:rFonts w:asciiTheme="minorHAnsi" w:hAnsiTheme="minorHAnsi"/>
                <w:sz w:val="18"/>
                <w:szCs w:val="18"/>
              </w:rPr>
              <w:t>ceiling assemblies separating the garage from the residence</w:t>
            </w:r>
            <w:r>
              <w:rPr>
                <w:rFonts w:asciiTheme="minorHAnsi" w:hAnsiTheme="minorHAnsi"/>
                <w:sz w:val="18"/>
                <w:szCs w:val="18"/>
              </w:rPr>
              <w:t xml:space="preserve"> </w:t>
            </w:r>
            <w:r w:rsidRPr="00215D5D">
              <w:rPr>
                <w:rFonts w:asciiTheme="minorHAnsi" w:hAnsiTheme="minorHAnsi"/>
                <w:sz w:val="18"/>
                <w:szCs w:val="18"/>
              </w:rPr>
              <w:t>and its attic area shall be caulked, gasketed, weather stripped,</w:t>
            </w:r>
            <w:r>
              <w:rPr>
                <w:rFonts w:asciiTheme="minorHAnsi" w:hAnsiTheme="minorHAnsi"/>
                <w:sz w:val="18"/>
                <w:szCs w:val="18"/>
              </w:rPr>
              <w:t xml:space="preserve"> </w:t>
            </w:r>
            <w:r w:rsidRPr="00215D5D">
              <w:rPr>
                <w:rFonts w:asciiTheme="minorHAnsi" w:hAnsiTheme="minorHAnsi"/>
                <w:sz w:val="18"/>
                <w:szCs w:val="18"/>
              </w:rPr>
              <w:t>wrapped, or otherwise sealed to limit air movement. Doors</w:t>
            </w:r>
            <w:r>
              <w:rPr>
                <w:rFonts w:asciiTheme="minorHAnsi" w:hAnsiTheme="minorHAnsi"/>
                <w:sz w:val="18"/>
                <w:szCs w:val="18"/>
              </w:rPr>
              <w:t xml:space="preserve"> </w:t>
            </w:r>
            <w:r w:rsidRPr="00215D5D">
              <w:rPr>
                <w:rFonts w:asciiTheme="minorHAnsi" w:hAnsiTheme="minorHAnsi"/>
                <w:sz w:val="18"/>
                <w:szCs w:val="18"/>
              </w:rPr>
              <w:t>between garages and occupiable spaces shall be gasketed or</w:t>
            </w:r>
            <w:r>
              <w:rPr>
                <w:rFonts w:asciiTheme="minorHAnsi" w:hAnsiTheme="minorHAnsi"/>
                <w:sz w:val="18"/>
                <w:szCs w:val="18"/>
              </w:rPr>
              <w:t xml:space="preserve"> </w:t>
            </w:r>
            <w:r w:rsidRPr="00215D5D">
              <w:rPr>
                <w:rFonts w:asciiTheme="minorHAnsi" w:hAnsiTheme="minorHAnsi"/>
                <w:sz w:val="18"/>
                <w:szCs w:val="18"/>
              </w:rPr>
              <w:t>made substantially airtight with weather stripping.</w:t>
            </w:r>
          </w:p>
        </w:tc>
      </w:tr>
      <w:tr w:rsidR="005162D5" w14:paraId="37209527" w14:textId="77777777" w:rsidTr="007668AF">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A857C43" w14:textId="77777777" w:rsidR="005162D5" w:rsidRDefault="005162D5" w:rsidP="005162D5">
            <w:pPr>
              <w:keepNext/>
              <w:jc w:val="center"/>
              <w:rPr>
                <w:rFonts w:asciiTheme="minorHAnsi" w:hAnsiTheme="minorHAnsi"/>
                <w:sz w:val="18"/>
                <w:szCs w:val="18"/>
              </w:rPr>
            </w:pPr>
            <w:r>
              <w:rPr>
                <w:rFonts w:asciiTheme="minorHAnsi" w:hAnsiTheme="minorHAnsi"/>
                <w:sz w:val="18"/>
                <w:szCs w:val="18"/>
              </w:rPr>
              <w:t>06</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4DFD03CF" w14:textId="77777777" w:rsidR="005162D5" w:rsidRDefault="005162D5" w:rsidP="005162D5">
            <w:pPr>
              <w:keepNext/>
              <w:ind w:left="273" w:hanging="273"/>
              <w:rPr>
                <w:rStyle w:val="margin0020notechar"/>
                <w:rFonts w:asciiTheme="minorHAnsi" w:hAnsiTheme="minorHAnsi"/>
                <w:sz w:val="18"/>
                <w:szCs w:val="18"/>
              </w:rPr>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 xml:space="preserve">Spaces shall have ventilation openings as listed below. Such openings shall meet the requirements of Section 6.8. </w:t>
            </w:r>
            <w:r w:rsidRPr="00423FB2">
              <w:rPr>
                <w:rStyle w:val="margin0020notechar"/>
                <w:rFonts w:asciiTheme="minorHAnsi" w:hAnsiTheme="minorHAnsi"/>
                <w:sz w:val="18"/>
                <w:szCs w:val="18"/>
              </w:rPr>
              <w:t>Exception: Attached dwelling units and spaces that meet the local ventilation requirements set for bathrooms in Section 5</w:t>
            </w:r>
            <w:r>
              <w:rPr>
                <w:rStyle w:val="margin0020notechar"/>
                <w:rFonts w:asciiTheme="minorHAnsi" w:hAnsiTheme="minorHAnsi"/>
                <w:sz w:val="18"/>
                <w:szCs w:val="18"/>
              </w:rPr>
              <w:t xml:space="preserve"> [of ASHRAE 62.2]</w:t>
            </w:r>
            <w:r w:rsidRPr="00423FB2">
              <w:rPr>
                <w:rStyle w:val="margin0020notechar"/>
                <w:rFonts w:asciiTheme="minorHAnsi" w:hAnsiTheme="minorHAnsi"/>
                <w:sz w:val="18"/>
                <w:szCs w:val="18"/>
              </w:rPr>
              <w:t>.</w:t>
            </w:r>
          </w:p>
          <w:p w14:paraId="7E88047F" w14:textId="77777777" w:rsidR="005162D5" w:rsidRDefault="005162D5" w:rsidP="005162D5">
            <w:pPr>
              <w:keepNext/>
              <w:ind w:left="763" w:hanging="403"/>
              <w:rPr>
                <w:rFonts w:asciiTheme="minorHAnsi" w:hAnsiTheme="minorHAnsi"/>
                <w:sz w:val="18"/>
                <w:szCs w:val="18"/>
              </w:rPr>
            </w:pPr>
            <w:r w:rsidRPr="006C4B62">
              <w:rPr>
                <w:rFonts w:asciiTheme="minorHAnsi" w:hAnsiTheme="minorHAnsi"/>
                <w:sz w:val="18"/>
                <w:szCs w:val="18"/>
              </w:rPr>
              <w:t>6.</w:t>
            </w:r>
            <w:r>
              <w:rPr>
                <w:rFonts w:asciiTheme="minorHAnsi" w:hAnsiTheme="minorHAnsi"/>
                <w:sz w:val="18"/>
                <w:szCs w:val="18"/>
              </w:rPr>
              <w:t>6</w:t>
            </w:r>
            <w:r w:rsidRPr="006C4B62">
              <w:rPr>
                <w:rFonts w:asciiTheme="minorHAnsi" w:hAnsiTheme="minorHAnsi"/>
                <w:sz w:val="18"/>
                <w:szCs w:val="18"/>
              </w:rPr>
              <w:t>.1</w:t>
            </w:r>
            <w:r>
              <w:rPr>
                <w:rFonts w:asciiTheme="minorHAnsi" w:hAnsiTheme="minorHAnsi"/>
                <w:b/>
                <w:sz w:val="18"/>
                <w:szCs w:val="18"/>
              </w:rPr>
              <w:t xml:space="preserve"> </w:t>
            </w:r>
            <w:r w:rsidRPr="0001108C">
              <w:rPr>
                <w:rFonts w:asciiTheme="minorHAnsi" w:hAnsiTheme="minorHAnsi"/>
                <w:b/>
                <w:sz w:val="18"/>
                <w:szCs w:val="18"/>
              </w:rPr>
              <w:t>Habitable Spaces</w:t>
            </w:r>
            <w:r>
              <w:rPr>
                <w:rFonts w:asciiTheme="minorHAnsi" w:hAnsiTheme="minorHAnsi"/>
                <w:b/>
                <w:sz w:val="18"/>
                <w:szCs w:val="18"/>
              </w:rPr>
              <w:t>.</w:t>
            </w:r>
            <w:r>
              <w:t xml:space="preserve"> </w:t>
            </w:r>
            <w:r w:rsidRPr="0001108C">
              <w:rPr>
                <w:rFonts w:asciiTheme="minorHAnsi" w:hAnsiTheme="minorHAnsi"/>
                <w:sz w:val="18"/>
                <w:szCs w:val="18"/>
              </w:rPr>
              <w:t>Each habitable space shall be provided</w:t>
            </w:r>
            <w:r>
              <w:rPr>
                <w:rFonts w:asciiTheme="minorHAnsi" w:hAnsiTheme="minorHAnsi"/>
                <w:sz w:val="18"/>
                <w:szCs w:val="18"/>
              </w:rPr>
              <w:t xml:space="preserve"> </w:t>
            </w:r>
            <w:r w:rsidRPr="0001108C">
              <w:rPr>
                <w:rFonts w:asciiTheme="minorHAnsi" w:hAnsiTheme="minorHAnsi"/>
                <w:sz w:val="18"/>
                <w:szCs w:val="18"/>
              </w:rPr>
              <w:t>with ventilation openings with an openable area not</w:t>
            </w:r>
            <w:r>
              <w:rPr>
                <w:rFonts w:asciiTheme="minorHAnsi" w:hAnsiTheme="minorHAnsi"/>
                <w:sz w:val="18"/>
                <w:szCs w:val="18"/>
              </w:rPr>
              <w:t xml:space="preserve"> </w:t>
            </w:r>
            <w:r w:rsidRPr="0001108C">
              <w:rPr>
                <w:rFonts w:asciiTheme="minorHAnsi" w:hAnsiTheme="minorHAnsi"/>
                <w:sz w:val="18"/>
                <w:szCs w:val="18"/>
              </w:rPr>
              <w:t>less than 4% of the floor area or less than 5 ft2 (0.5 m2).</w:t>
            </w:r>
          </w:p>
          <w:p w14:paraId="43217658" w14:textId="77777777" w:rsidR="005162D5" w:rsidRDefault="005162D5" w:rsidP="005162D5">
            <w:pPr>
              <w:keepNext/>
              <w:ind w:left="763" w:hanging="403"/>
              <w:rPr>
                <w:rFonts w:asciiTheme="minorHAnsi" w:hAnsiTheme="minorHAnsi"/>
                <w:sz w:val="18"/>
                <w:szCs w:val="18"/>
              </w:rPr>
            </w:pPr>
            <w:r w:rsidRPr="0001108C">
              <w:rPr>
                <w:rFonts w:asciiTheme="minorHAnsi" w:hAnsiTheme="minorHAnsi"/>
                <w:sz w:val="18"/>
                <w:szCs w:val="18"/>
              </w:rPr>
              <w:t xml:space="preserve">6.6.2 </w:t>
            </w:r>
            <w:r w:rsidRPr="00215D5D">
              <w:rPr>
                <w:rFonts w:asciiTheme="minorHAnsi" w:hAnsiTheme="minorHAnsi"/>
                <w:b/>
                <w:sz w:val="18"/>
                <w:szCs w:val="18"/>
              </w:rPr>
              <w:t>Toilets and Utility Rooms</w:t>
            </w:r>
            <w:r w:rsidRPr="0001108C">
              <w:rPr>
                <w:rFonts w:asciiTheme="minorHAnsi" w:hAnsiTheme="minorHAnsi"/>
                <w:sz w:val="18"/>
                <w:szCs w:val="18"/>
              </w:rPr>
              <w:t>. Toilets and utility rooms</w:t>
            </w:r>
            <w:r>
              <w:rPr>
                <w:rFonts w:asciiTheme="minorHAnsi" w:hAnsiTheme="minorHAnsi"/>
                <w:sz w:val="18"/>
                <w:szCs w:val="18"/>
              </w:rPr>
              <w:t xml:space="preserve"> </w:t>
            </w:r>
            <w:r w:rsidRPr="0001108C">
              <w:rPr>
                <w:rFonts w:asciiTheme="minorHAnsi" w:hAnsiTheme="minorHAnsi"/>
                <w:sz w:val="18"/>
                <w:szCs w:val="18"/>
              </w:rPr>
              <w:t>shall be provided with ventilation openings with an openable</w:t>
            </w:r>
            <w:r>
              <w:rPr>
                <w:rFonts w:asciiTheme="minorHAnsi" w:hAnsiTheme="minorHAnsi"/>
                <w:sz w:val="18"/>
                <w:szCs w:val="18"/>
              </w:rPr>
              <w:t xml:space="preserve"> </w:t>
            </w:r>
            <w:r w:rsidRPr="0001108C">
              <w:rPr>
                <w:rFonts w:asciiTheme="minorHAnsi" w:hAnsiTheme="minorHAnsi"/>
                <w:sz w:val="18"/>
                <w:szCs w:val="18"/>
              </w:rPr>
              <w:t>area not less than 4% of the room floor area or less than1.5 ft2 (0.15 m2).</w:t>
            </w:r>
          </w:p>
          <w:p w14:paraId="75C5F1B2" w14:textId="77777777" w:rsidR="005162D5" w:rsidRDefault="005162D5" w:rsidP="005162D5">
            <w:pPr>
              <w:keepNext/>
              <w:ind w:left="763"/>
              <w:rPr>
                <w:rFonts w:asciiTheme="minorHAnsi" w:hAnsiTheme="minorHAnsi"/>
                <w:sz w:val="18"/>
                <w:szCs w:val="18"/>
              </w:rPr>
            </w:pPr>
            <w:r w:rsidRPr="0001108C">
              <w:rPr>
                <w:rFonts w:asciiTheme="minorHAnsi" w:hAnsiTheme="minorHAnsi"/>
                <w:sz w:val="18"/>
                <w:szCs w:val="18"/>
              </w:rPr>
              <w:t>Exceptions:</w:t>
            </w:r>
          </w:p>
          <w:p w14:paraId="45D630CD" w14:textId="77777777" w:rsidR="005162D5" w:rsidRDefault="005162D5" w:rsidP="005162D5">
            <w:pPr>
              <w:keepNext/>
              <w:ind w:left="1397" w:hanging="274"/>
              <w:rPr>
                <w:rFonts w:asciiTheme="minorHAnsi" w:hAnsiTheme="minorHAnsi"/>
                <w:sz w:val="18"/>
                <w:szCs w:val="18"/>
              </w:rPr>
            </w:pPr>
            <w:r w:rsidRPr="0001108C">
              <w:rPr>
                <w:rFonts w:asciiTheme="minorHAnsi" w:hAnsiTheme="minorHAnsi"/>
                <w:sz w:val="18"/>
                <w:szCs w:val="18"/>
              </w:rPr>
              <w:t>1. Utility rooms with a dryer exhaust duct.</w:t>
            </w:r>
          </w:p>
          <w:p w14:paraId="451AFB1E" w14:textId="77777777" w:rsidR="005162D5" w:rsidRDefault="005162D5" w:rsidP="005162D5">
            <w:pPr>
              <w:keepNext/>
              <w:ind w:left="1397" w:hanging="274"/>
            </w:pPr>
            <w:r w:rsidRPr="0001108C">
              <w:rPr>
                <w:rFonts w:asciiTheme="minorHAnsi" w:hAnsiTheme="minorHAnsi"/>
                <w:sz w:val="18"/>
                <w:szCs w:val="18"/>
              </w:rPr>
              <w:t>2. Toilet compartments in bathrooms.</w:t>
            </w:r>
          </w:p>
        </w:tc>
      </w:tr>
      <w:tr w:rsidR="005162D5" w14:paraId="28B1481A" w14:textId="77777777" w:rsidTr="007668AF">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806B82E" w14:textId="77777777" w:rsidR="005162D5" w:rsidRDefault="005162D5" w:rsidP="005162D5">
            <w:pPr>
              <w:keepNext/>
              <w:jc w:val="center"/>
              <w:rPr>
                <w:rFonts w:asciiTheme="minorHAnsi" w:hAnsiTheme="minorHAnsi"/>
                <w:sz w:val="18"/>
                <w:szCs w:val="18"/>
              </w:rPr>
            </w:pPr>
            <w:r>
              <w:rPr>
                <w:rFonts w:asciiTheme="minorHAnsi" w:hAnsiTheme="minorHAnsi"/>
                <w:sz w:val="18"/>
                <w:szCs w:val="18"/>
              </w:rPr>
              <w:lastRenderedPageBreak/>
              <w:t>07</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4D4B3B3" w14:textId="77777777" w:rsidR="005162D5" w:rsidRDefault="005162D5" w:rsidP="005162D5">
            <w:pPr>
              <w:keepNext/>
              <w:ind w:left="274" w:hanging="274"/>
              <w:rPr>
                <w:rStyle w:val="margin0020notechar"/>
                <w:rFonts w:asciiTheme="minorHAnsi" w:hAnsiTheme="minorHAnsi"/>
                <w:sz w:val="18"/>
                <w:szCs w:val="18"/>
              </w:rPr>
            </w:pPr>
            <w:r>
              <w:rPr>
                <w:rFonts w:asciiTheme="minorHAnsi" w:hAnsiTheme="minorHAnsi"/>
                <w:b/>
                <w:sz w:val="18"/>
                <w:szCs w:val="18"/>
              </w:rPr>
              <w:t>6.8 Air Inlets.</w:t>
            </w:r>
            <w:r>
              <w:rPr>
                <w:rFonts w:asciiTheme="minorHAnsi" w:hAnsiTheme="minorHAnsi"/>
                <w:sz w:val="18"/>
                <w:szCs w:val="18"/>
              </w:rPr>
              <w:t xml:space="preserve"> </w:t>
            </w:r>
            <w:r w:rsidRPr="00B07B81">
              <w:rPr>
                <w:rStyle w:val="margin0020notechar"/>
                <w:rFonts w:asciiTheme="minorHAnsi" w:hAnsiTheme="minorHAnsi"/>
                <w:sz w:val="18"/>
                <w:szCs w:val="18"/>
              </w:rPr>
              <w:t>Air inlets that are part of the ventilation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design shall be located a minimum of 10 ft (3 m) from known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sources of contamination such as a stack, vent, exhaust hood,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or vehicle exhaust. The intake shall be placed so that entering</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air is not obstructed by snow, plantings, or other material.</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Forced air inlets shall be provided with rodent/insect screens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(mesh not larger than 1/2 in. [13 mm]).</w:t>
            </w:r>
          </w:p>
          <w:p w14:paraId="5EFE9E96" w14:textId="77777777" w:rsidR="005162D5" w:rsidRDefault="005162D5" w:rsidP="005162D5">
            <w:pPr>
              <w:keepNext/>
              <w:ind w:left="548" w:hanging="274"/>
              <w:rPr>
                <w:rStyle w:val="margin0020notechar"/>
                <w:rFonts w:asciiTheme="minorHAnsi" w:hAnsiTheme="minorHAnsi"/>
                <w:sz w:val="18"/>
                <w:szCs w:val="18"/>
              </w:rPr>
            </w:pPr>
            <w:r w:rsidRPr="00B07B81">
              <w:rPr>
                <w:rStyle w:val="margin0020notechar"/>
                <w:rFonts w:asciiTheme="minorHAnsi" w:hAnsiTheme="minorHAnsi"/>
                <w:sz w:val="18"/>
                <w:szCs w:val="18"/>
              </w:rPr>
              <w:t>Exceptions:</w:t>
            </w:r>
          </w:p>
          <w:p w14:paraId="6916C20C" w14:textId="77777777" w:rsidR="005162D5" w:rsidRDefault="005162D5" w:rsidP="003F0923">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1. Ventilation openings in the wall may be as close as a</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stretched-string distance of 3 ft (1 m) from sources of</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contamination exiting through the roof or dryer</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exhausts.</w:t>
            </w:r>
          </w:p>
          <w:p w14:paraId="291F333B" w14:textId="77777777" w:rsidR="005162D5" w:rsidRDefault="005162D5" w:rsidP="005162D5">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2. No minimum separation distance shall be required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between windows and local exhaust outlets in kitchens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and bathrooms.</w:t>
            </w:r>
          </w:p>
          <w:p w14:paraId="2CFD355A" w14:textId="77777777" w:rsidR="005162D5" w:rsidRDefault="005162D5" w:rsidP="003F0923">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3. Vent terminations covered by and meeting the requirements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of the National Fuel Gas Code (NFPA 54/ANSI</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Z223.1)7 or equivalent.</w:t>
            </w:r>
          </w:p>
          <w:p w14:paraId="08F48C26" w14:textId="77777777" w:rsidR="005162D5" w:rsidRDefault="005162D5" w:rsidP="006640E6">
            <w:pPr>
              <w:keepNext/>
              <w:ind w:left="950" w:hanging="187"/>
            </w:pPr>
            <w:r w:rsidRPr="00B07B81">
              <w:rPr>
                <w:rStyle w:val="margin0020notechar"/>
                <w:rFonts w:asciiTheme="minorHAnsi" w:hAnsiTheme="minorHAnsi"/>
                <w:sz w:val="18"/>
                <w:szCs w:val="18"/>
              </w:rPr>
              <w:t>4. Where a combined exhaust/intake termination is used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to separate intake air from exhaust air originating in a</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living space other than kitchens, no minimum separation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distance between these two openings is required.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For these combined terminations, the exhaust air concentration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within the intake airflow shall not exceed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10%, as established by the manufacturer.</w:t>
            </w:r>
          </w:p>
        </w:tc>
      </w:tr>
      <w:tr w:rsidR="005162D5" w14:paraId="771C4475" w14:textId="77777777" w:rsidTr="007668AF">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427CD0F" w14:textId="77777777" w:rsidR="005162D5" w:rsidRDefault="005162D5" w:rsidP="005162D5">
            <w:pPr>
              <w:keepNext/>
              <w:jc w:val="center"/>
              <w:rPr>
                <w:rFonts w:asciiTheme="minorHAnsi" w:hAnsiTheme="minorHAnsi"/>
                <w:sz w:val="18"/>
                <w:szCs w:val="18"/>
              </w:rPr>
            </w:pPr>
            <w:r>
              <w:rPr>
                <w:rFonts w:asciiTheme="minorHAnsi" w:hAnsiTheme="minorHAnsi"/>
                <w:sz w:val="18"/>
                <w:szCs w:val="18"/>
              </w:rPr>
              <w:t>08</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5F29A74" w14:textId="77777777" w:rsidR="005162D5" w:rsidRDefault="005162D5" w:rsidP="005162D5">
            <w:pPr>
              <w:autoSpaceDE w:val="0"/>
              <w:autoSpaceDN w:val="0"/>
              <w:adjustRightInd w:val="0"/>
              <w:ind w:left="273" w:hanging="273"/>
            </w:pPr>
            <w:r>
              <w:rPr>
                <w:rFonts w:asciiTheme="minorHAnsi" w:hAnsiTheme="minorHAnsi"/>
                <w:b/>
                <w:sz w:val="18"/>
                <w:szCs w:val="18"/>
              </w:rPr>
              <w:t>6.9 Carbon Monoxide Alarms.</w:t>
            </w:r>
            <w:r>
              <w:t xml:space="preserve"> </w:t>
            </w:r>
            <w:r w:rsidRPr="00A625DC">
              <w:rPr>
                <w:rFonts w:asciiTheme="minorHAnsi" w:hAnsiTheme="minorHAnsi"/>
                <w:sz w:val="18"/>
                <w:szCs w:val="18"/>
              </w:rPr>
              <w:t>A carbon monoxide alarm</w:t>
            </w:r>
            <w:r>
              <w:rPr>
                <w:rFonts w:asciiTheme="minorHAnsi" w:hAnsiTheme="minorHAnsi"/>
                <w:sz w:val="18"/>
                <w:szCs w:val="18"/>
              </w:rPr>
              <w:t xml:space="preserve"> </w:t>
            </w:r>
            <w:r w:rsidRPr="00A625DC">
              <w:rPr>
                <w:rFonts w:asciiTheme="minorHAnsi" w:hAnsiTheme="minorHAnsi"/>
                <w:sz w:val="18"/>
                <w:szCs w:val="18"/>
              </w:rPr>
              <w:t>shall be installed in each dwelling unit in accordance with</w:t>
            </w:r>
            <w:r>
              <w:rPr>
                <w:rFonts w:asciiTheme="minorHAnsi" w:hAnsiTheme="minorHAnsi"/>
                <w:sz w:val="18"/>
                <w:szCs w:val="18"/>
              </w:rPr>
              <w:t xml:space="preserve"> </w:t>
            </w:r>
            <w:r w:rsidRPr="00A625DC">
              <w:rPr>
                <w:rFonts w:asciiTheme="minorHAnsi" w:hAnsiTheme="minorHAnsi"/>
                <w:sz w:val="18"/>
                <w:szCs w:val="18"/>
              </w:rPr>
              <w:t xml:space="preserve">NFPA 720, </w:t>
            </w:r>
            <w:r w:rsidRPr="00215D5D">
              <w:rPr>
                <w:rFonts w:asciiTheme="minorHAnsi" w:hAnsiTheme="minorHAnsi"/>
                <w:i/>
                <w:sz w:val="18"/>
                <w:szCs w:val="18"/>
              </w:rPr>
              <w:t>Standard for the Installation of Carbon Monoxide</w:t>
            </w:r>
            <w:r>
              <w:rPr>
                <w:rFonts w:asciiTheme="minorHAnsi" w:hAnsiTheme="minorHAnsi"/>
                <w:i/>
                <w:sz w:val="18"/>
                <w:szCs w:val="18"/>
              </w:rPr>
              <w:t xml:space="preserve"> </w:t>
            </w:r>
            <w:r w:rsidRPr="00215D5D">
              <w:rPr>
                <w:rFonts w:asciiTheme="minorHAnsi" w:hAnsiTheme="minorHAnsi"/>
                <w:i/>
                <w:sz w:val="18"/>
                <w:szCs w:val="18"/>
              </w:rPr>
              <w:t>(CO) Detection and Warning Equipment</w:t>
            </w:r>
            <w:r w:rsidRPr="00A625DC">
              <w:rPr>
                <w:rFonts w:asciiTheme="minorHAnsi" w:hAnsiTheme="minorHAnsi"/>
                <w:sz w:val="18"/>
                <w:szCs w:val="18"/>
              </w:rPr>
              <w:t>, and shall be consistent</w:t>
            </w:r>
            <w:r>
              <w:rPr>
                <w:rFonts w:asciiTheme="minorHAnsi" w:hAnsiTheme="minorHAnsi"/>
                <w:sz w:val="18"/>
                <w:szCs w:val="18"/>
              </w:rPr>
              <w:t xml:space="preserve"> </w:t>
            </w:r>
            <w:r w:rsidRPr="00A625DC">
              <w:rPr>
                <w:rFonts w:asciiTheme="minorHAnsi" w:hAnsiTheme="minorHAnsi"/>
                <w:sz w:val="18"/>
                <w:szCs w:val="18"/>
              </w:rPr>
              <w:t>with requirements of applicable laws, codes, and standards.</w:t>
            </w:r>
          </w:p>
        </w:tc>
      </w:tr>
      <w:tr w:rsidR="008F3D59" w14:paraId="6E35379E" w14:textId="77777777" w:rsidTr="007668AF">
        <w:trPr>
          <w:cantSplit/>
          <w:trHeight w:val="158"/>
          <w:ins w:id="68" w:author="Bucaneg, Haile@Energy" w:date="2022-01-06T07:51:00Z"/>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10C6578A" w14:textId="5734955D" w:rsidR="008F3D59" w:rsidRDefault="008F3D59" w:rsidP="008F3D59">
            <w:pPr>
              <w:keepNext/>
              <w:jc w:val="center"/>
              <w:rPr>
                <w:ins w:id="69" w:author="Bucaneg, Haile@Energy" w:date="2022-01-06T07:51:00Z"/>
                <w:rFonts w:asciiTheme="minorHAnsi" w:hAnsiTheme="minorHAnsi"/>
                <w:sz w:val="18"/>
                <w:szCs w:val="18"/>
              </w:rPr>
            </w:pPr>
            <w:ins w:id="70" w:author="Bucaneg, Haile@Energy" w:date="2022-01-06T07:51:00Z">
              <w:r>
                <w:rPr>
                  <w:rFonts w:asciiTheme="minorHAnsi" w:hAnsiTheme="minorHAnsi"/>
                  <w:sz w:val="18"/>
                  <w:szCs w:val="18"/>
                </w:rPr>
                <w:t>09</w:t>
              </w:r>
            </w:ins>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24190082" w14:textId="1827F065" w:rsidR="008F3D59" w:rsidRDefault="008F3D59" w:rsidP="008F3D59">
            <w:pPr>
              <w:autoSpaceDE w:val="0"/>
              <w:autoSpaceDN w:val="0"/>
              <w:adjustRightInd w:val="0"/>
              <w:ind w:left="273" w:hanging="273"/>
              <w:rPr>
                <w:ins w:id="71" w:author="Bucaneg, Haile@Energy" w:date="2022-01-06T07:51:00Z"/>
                <w:rFonts w:asciiTheme="minorHAnsi" w:hAnsiTheme="minorHAnsi"/>
                <w:b/>
                <w:sz w:val="18"/>
                <w:szCs w:val="18"/>
              </w:rPr>
            </w:pPr>
            <w:ins w:id="72" w:author="Bucaneg, Haile@Energy" w:date="2022-01-06T07:51:00Z">
              <w:del w:id="73" w:author="Alhabibi, Haider@Energy" w:date="2022-02-10T09:41:00Z">
                <w:r w:rsidDel="00422B3C">
                  <w:rPr>
                    <w:rFonts w:asciiTheme="minorHAnsi" w:hAnsiTheme="minorHAnsi"/>
                    <w:b/>
                    <w:sz w:val="18"/>
                    <w:szCs w:val="18"/>
                  </w:rPr>
                  <w:delText xml:space="preserve">6.10 </w:delText>
                </w:r>
              </w:del>
              <w:r>
                <w:rPr>
                  <w:rFonts w:asciiTheme="minorHAnsi" w:hAnsiTheme="minorHAnsi"/>
                  <w:b/>
                  <w:sz w:val="18"/>
                  <w:szCs w:val="18"/>
                </w:rPr>
                <w:t xml:space="preserve">Air Filter Efficiency. </w:t>
              </w:r>
              <w:r>
                <w:rPr>
                  <w:rFonts w:asciiTheme="minorHAnsi" w:hAnsiTheme="minorHAnsi"/>
                  <w:bCs/>
                  <w:sz w:val="18"/>
                  <w:szCs w:val="18"/>
                </w:rPr>
                <w:t>Supply only ventilation systems, makeup air-systems, and supply side balanced systems including HRV/ERV shall be provided with air filters having a designated efficiency equal to or greater than MERV 13 when tested in accordance with ASHRAE Standard 52.2, or a particle size efficiency rating equal to or greater than 50% in the 0.30-1.0 um range and equal to or greater than 85% in the 1.0-3.0 um range when tested in accordance with AHRI Standard 680.</w:t>
              </w:r>
            </w:ins>
          </w:p>
        </w:tc>
      </w:tr>
      <w:tr w:rsidR="008F3D59" w14:paraId="18B2ED18" w14:textId="77777777" w:rsidTr="005162D5">
        <w:trPr>
          <w:cantSplit/>
          <w:trHeight w:val="158"/>
        </w:trPr>
        <w:tc>
          <w:tcPr>
            <w:tcW w:w="10790" w:type="dxa"/>
            <w:gridSpan w:val="2"/>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127B2123" w14:textId="77777777" w:rsidR="008F3D59" w:rsidRDefault="008F3D59" w:rsidP="008F3D59">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233E8019" w14:textId="77777777" w:rsidR="005162D5" w:rsidRDefault="005162D5" w:rsidP="005162D5"/>
    <w:p w14:paraId="2FC4F269" w14:textId="77777777" w:rsidR="005162D5" w:rsidRDefault="005162D5" w:rsidP="005162D5">
      <w: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000" w:firstRow="0" w:lastRow="0" w:firstColumn="0" w:lastColumn="0" w:noHBand="0" w:noVBand="0"/>
      </w:tblPr>
      <w:tblGrid>
        <w:gridCol w:w="708"/>
        <w:gridCol w:w="10086"/>
      </w:tblGrid>
      <w:tr w:rsidR="005162D5" w:rsidRPr="006C4FD8" w14:paraId="3BCA0FFD" w14:textId="77777777" w:rsidTr="005162D5">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25AEBE5F" w14:textId="1201880D" w:rsidR="005162D5" w:rsidRPr="0047390B" w:rsidRDefault="00CD11D5" w:rsidP="005162D5">
            <w:pPr>
              <w:rPr>
                <w:rFonts w:asciiTheme="minorHAnsi" w:hAnsiTheme="minorHAnsi" w:cs="Arial"/>
                <w:b/>
                <w:szCs w:val="18"/>
              </w:rPr>
            </w:pPr>
            <w:ins w:id="74" w:author="Bucaneg, Haile@Energy" w:date="2022-01-06T07:52:00Z">
              <w:r>
                <w:rPr>
                  <w:rFonts w:asciiTheme="minorHAnsi" w:hAnsiTheme="minorHAnsi" w:cs="Arial"/>
                  <w:b/>
                  <w:szCs w:val="18"/>
                </w:rPr>
                <w:lastRenderedPageBreak/>
                <w:t>D</w:t>
              </w:r>
            </w:ins>
            <w:del w:id="75" w:author="Bucaneg, Haile@Energy" w:date="2022-01-06T07:52:00Z">
              <w:r w:rsidR="005162D5" w:rsidDel="00CD11D5">
                <w:rPr>
                  <w:rFonts w:asciiTheme="minorHAnsi" w:hAnsiTheme="minorHAnsi" w:cs="Arial"/>
                  <w:b/>
                  <w:szCs w:val="18"/>
                </w:rPr>
                <w:delText>C</w:delText>
              </w:r>
            </w:del>
            <w:r w:rsidR="005162D5" w:rsidRPr="0047390B">
              <w:rPr>
                <w:rFonts w:asciiTheme="minorHAnsi" w:hAnsiTheme="minorHAnsi" w:cs="Arial"/>
                <w:b/>
                <w:szCs w:val="18"/>
              </w:rPr>
              <w:t>. Air Moving Equipment</w:t>
            </w:r>
          </w:p>
        </w:tc>
      </w:tr>
      <w:tr w:rsidR="005162D5" w:rsidRPr="006C4FD8" w14:paraId="54370194" w14:textId="77777777" w:rsidTr="005162D5">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51D42FB5" w14:textId="77777777" w:rsidR="005162D5" w:rsidRPr="0047390B" w:rsidRDefault="005162D5" w:rsidP="005162D5">
            <w:pPr>
              <w:rPr>
                <w:rFonts w:asciiTheme="minorHAnsi" w:hAnsiTheme="minorHAnsi" w:cs="Arial"/>
                <w:b/>
                <w:szCs w:val="18"/>
              </w:rPr>
            </w:pPr>
            <w:r w:rsidRPr="0047390B">
              <w:rPr>
                <w:rFonts w:asciiTheme="minorHAnsi" w:hAnsiTheme="minorHAnsi" w:cs="Arial"/>
                <w:b/>
                <w:szCs w:val="18"/>
              </w:rPr>
              <w:t>The items listed below (7.1 through 7.4) correspond to the information given in ASHRAE 62.2 Section 7 "Air-Moving Equipment".  Refer also to Chapter 4.6 of the Residential Compliance Manual (Section 4.6.9) for information describing these requirements in more detail.  The signature of the Responsible Person in the declaration statement below certifies that the building complies with these requirements specified in ASHRAE 62.2 Section 7.1 through 7.4 if applicable.</w:t>
            </w:r>
          </w:p>
        </w:tc>
      </w:tr>
      <w:tr w:rsidR="005162D5" w:rsidRPr="006C4FD8" w14:paraId="198D2CC4" w14:textId="77777777" w:rsidTr="005162D5">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5D4467E6" w14:textId="77777777" w:rsidR="005162D5" w:rsidRPr="006C4FD8" w:rsidRDefault="005162D5" w:rsidP="005162D5">
            <w:pPr>
              <w:keepNext/>
              <w:jc w:val="center"/>
              <w:rPr>
                <w:rFonts w:asciiTheme="minorHAnsi" w:hAnsiTheme="minorHAnsi"/>
                <w:sz w:val="18"/>
                <w:szCs w:val="18"/>
              </w:rPr>
            </w:pPr>
            <w:r>
              <w:rPr>
                <w:rFonts w:asciiTheme="minorHAnsi" w:hAnsiTheme="minorHAnsi"/>
                <w:sz w:val="18"/>
                <w:szCs w:val="18"/>
              </w:rPr>
              <w:t>0</w:t>
            </w:r>
            <w:r w:rsidRPr="006C4FD8">
              <w:rPr>
                <w:rFonts w:asciiTheme="minorHAnsi" w:hAnsiTheme="minorHAnsi"/>
                <w:sz w:val="18"/>
                <w:szCs w:val="18"/>
              </w:rPr>
              <w:t>1</w:t>
            </w:r>
          </w:p>
        </w:tc>
        <w:tc>
          <w:tcPr>
            <w:tcW w:w="10086" w:type="dxa"/>
            <w:tcBorders>
              <w:top w:val="single" w:sz="4" w:space="0" w:color="auto"/>
              <w:left w:val="single" w:sz="4" w:space="0" w:color="auto"/>
              <w:bottom w:val="single" w:sz="4" w:space="0" w:color="auto"/>
              <w:right w:val="single" w:sz="4" w:space="0" w:color="auto"/>
            </w:tcBorders>
            <w:vAlign w:val="center"/>
          </w:tcPr>
          <w:p w14:paraId="2452DA4B" w14:textId="49636EF8" w:rsidR="005162D5" w:rsidRPr="00DA6319" w:rsidRDefault="005162D5" w:rsidP="005162D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52" w:hanging="252"/>
              <w:rPr>
                <w:rFonts w:asciiTheme="minorHAnsi" w:hAnsiTheme="minorHAnsi"/>
                <w:sz w:val="18"/>
                <w:szCs w:val="18"/>
              </w:rPr>
            </w:pPr>
            <w:r w:rsidRPr="00C47060">
              <w:rPr>
                <w:rFonts w:asciiTheme="minorHAnsi" w:hAnsiTheme="minorHAnsi"/>
                <w:b/>
                <w:sz w:val="18"/>
                <w:szCs w:val="18"/>
              </w:rPr>
              <w:t xml:space="preserve">7.1 </w:t>
            </w:r>
            <w:r w:rsidRPr="00C47060">
              <w:rPr>
                <w:rFonts w:asciiTheme="minorHAnsi" w:hAnsiTheme="minorHAnsi"/>
                <w:b/>
                <w:bCs/>
                <w:sz w:val="18"/>
                <w:szCs w:val="18"/>
              </w:rPr>
              <w:t>Selection and Installation</w:t>
            </w:r>
            <w:r w:rsidRPr="00CB00C9">
              <w:rPr>
                <w:rFonts w:asciiTheme="minorHAnsi" w:hAnsiTheme="minorHAnsi"/>
                <w:b/>
                <w:bCs/>
                <w:sz w:val="18"/>
                <w:szCs w:val="18"/>
              </w:rPr>
              <w:t xml:space="preserve">. </w:t>
            </w:r>
            <w:r w:rsidRPr="003F0923">
              <w:rPr>
                <w:rFonts w:asciiTheme="minorHAnsi" w:hAnsiTheme="minorHAnsi"/>
                <w:sz w:val="18"/>
                <w:szCs w:val="18"/>
              </w:rPr>
              <w:t>Ventilation devices and</w:t>
            </w:r>
            <w:r>
              <w:rPr>
                <w:rFonts w:asciiTheme="minorHAnsi" w:hAnsiTheme="minorHAnsi"/>
                <w:bCs/>
                <w:sz w:val="18"/>
                <w:szCs w:val="18"/>
              </w:rPr>
              <w:t xml:space="preserve"> </w:t>
            </w:r>
            <w:r w:rsidRPr="003F0923">
              <w:rPr>
                <w:rFonts w:asciiTheme="minorHAnsi" w:hAnsiTheme="minorHAnsi"/>
                <w:sz w:val="18"/>
                <w:szCs w:val="18"/>
              </w:rPr>
              <w:t>equipment serving individual dwelling units shall be tested in</w:t>
            </w:r>
            <w:r>
              <w:rPr>
                <w:rFonts w:asciiTheme="minorHAnsi" w:hAnsiTheme="minorHAnsi"/>
                <w:bCs/>
                <w:sz w:val="18"/>
                <w:szCs w:val="18"/>
              </w:rPr>
              <w:t xml:space="preserve"> </w:t>
            </w:r>
            <w:r w:rsidRPr="003F0923">
              <w:rPr>
                <w:rFonts w:asciiTheme="minorHAnsi" w:hAnsiTheme="minorHAnsi"/>
                <w:sz w:val="18"/>
                <w:szCs w:val="18"/>
              </w:rPr>
              <w:t>accordance with ANSI/ASHRAE Standard 51/AMCA 210</w:t>
            </w:r>
            <w:del w:id="76" w:author="Moua, Cheng@Energy" w:date="2021-11-12T14:11:00Z">
              <w:r w:rsidRPr="003F0923" w:rsidDel="00500338">
                <w:rPr>
                  <w:rFonts w:asciiTheme="minorHAnsi" w:hAnsiTheme="minorHAnsi"/>
                  <w:sz w:val="18"/>
                  <w:szCs w:val="18"/>
                </w:rPr>
                <w:delText>,</w:delText>
              </w:r>
              <w:r w:rsidDel="00500338">
                <w:rPr>
                  <w:rFonts w:asciiTheme="minorHAnsi" w:hAnsiTheme="minorHAnsi"/>
                  <w:bCs/>
                  <w:sz w:val="18"/>
                  <w:szCs w:val="18"/>
                </w:rPr>
                <w:delText xml:space="preserve"> </w:delText>
              </w:r>
              <w:r w:rsidRPr="003F0923" w:rsidDel="0029577A">
                <w:rPr>
                  <w:rFonts w:asciiTheme="minorHAnsi" w:hAnsiTheme="minorHAnsi"/>
                  <w:i/>
                  <w:sz w:val="18"/>
                  <w:szCs w:val="18"/>
                </w:rPr>
                <w:delText>Laboratory Methods of Testing Fans for Aerodynamic Performance Rating</w:delText>
              </w:r>
              <w:r w:rsidRPr="006640E6" w:rsidDel="0029577A">
                <w:rPr>
                  <w:rFonts w:asciiTheme="minorHAnsi" w:hAnsiTheme="minorHAnsi"/>
                  <w:sz w:val="18"/>
                  <w:szCs w:val="18"/>
                </w:rPr>
                <w:delText>,</w:delText>
              </w:r>
            </w:del>
            <w:r w:rsidRPr="006640E6">
              <w:rPr>
                <w:rFonts w:asciiTheme="minorHAnsi" w:hAnsiTheme="minorHAnsi"/>
                <w:sz w:val="18"/>
                <w:szCs w:val="18"/>
              </w:rPr>
              <w:t xml:space="preserve"> and ANSI/AMCA Standard 300, </w:t>
            </w:r>
            <w:del w:id="77" w:author="Moua, Cheng@Energy" w:date="2021-11-12T14:12:00Z">
              <w:r w:rsidRPr="006640E6" w:rsidDel="00500338">
                <w:rPr>
                  <w:rFonts w:asciiTheme="minorHAnsi" w:hAnsiTheme="minorHAnsi"/>
                  <w:i/>
                  <w:sz w:val="18"/>
                  <w:szCs w:val="18"/>
                </w:rPr>
                <w:delText>Reverberant Room Method for Sound Testing of Fans</w:delText>
              </w:r>
              <w:r w:rsidRPr="00B82057" w:rsidDel="00500338">
                <w:rPr>
                  <w:rFonts w:asciiTheme="minorHAnsi" w:hAnsiTheme="minorHAnsi"/>
                  <w:sz w:val="18"/>
                  <w:szCs w:val="18"/>
                </w:rPr>
                <w:delText>,</w:delText>
              </w:r>
            </w:del>
            <w:r w:rsidRPr="00B82057">
              <w:rPr>
                <w:rFonts w:asciiTheme="minorHAnsi" w:hAnsiTheme="minorHAnsi"/>
                <w:sz w:val="18"/>
                <w:szCs w:val="18"/>
              </w:rPr>
              <w:t xml:space="preserve"> and rated in</w:t>
            </w:r>
            <w:r>
              <w:rPr>
                <w:rFonts w:asciiTheme="minorHAnsi" w:hAnsiTheme="minorHAnsi"/>
                <w:bCs/>
                <w:sz w:val="18"/>
                <w:szCs w:val="18"/>
              </w:rPr>
              <w:t xml:space="preserve"> </w:t>
            </w:r>
            <w:r w:rsidRPr="003F0923">
              <w:rPr>
                <w:rFonts w:asciiTheme="minorHAnsi" w:hAnsiTheme="minorHAnsi"/>
                <w:sz w:val="18"/>
                <w:szCs w:val="18"/>
              </w:rPr>
              <w:t>accordance with the airflow and sound rating procedures of</w:t>
            </w:r>
            <w:r>
              <w:rPr>
                <w:rFonts w:asciiTheme="minorHAnsi" w:hAnsiTheme="minorHAnsi"/>
                <w:bCs/>
                <w:sz w:val="18"/>
                <w:szCs w:val="18"/>
              </w:rPr>
              <w:t xml:space="preserve"> </w:t>
            </w:r>
            <w:r w:rsidRPr="003F0923">
              <w:rPr>
                <w:rFonts w:asciiTheme="minorHAnsi" w:hAnsiTheme="minorHAnsi"/>
                <w:sz w:val="18"/>
                <w:szCs w:val="18"/>
              </w:rPr>
              <w:t>the Home Ventilating Institute (</w:t>
            </w:r>
            <w:del w:id="78" w:author="Moua, Cheng@Energy" w:date="2021-11-12T14:13:00Z">
              <w:r w:rsidRPr="003F0923" w:rsidDel="002B6F25">
                <w:rPr>
                  <w:rFonts w:asciiTheme="minorHAnsi" w:hAnsiTheme="minorHAnsi"/>
                  <w:sz w:val="18"/>
                  <w:szCs w:val="18"/>
                </w:rPr>
                <w:delText>HVI)</w:delText>
              </w:r>
              <w:r w:rsidRPr="003F0923" w:rsidDel="00F809B8">
                <w:rPr>
                  <w:rFonts w:asciiTheme="minorHAnsi" w:hAnsiTheme="minorHAnsi"/>
                  <w:sz w:val="18"/>
                  <w:szCs w:val="18"/>
                </w:rPr>
                <w:delText xml:space="preserve"> (</w:delText>
              </w:r>
            </w:del>
            <w:r w:rsidRPr="003F0923">
              <w:rPr>
                <w:rFonts w:asciiTheme="minorHAnsi" w:hAnsiTheme="minorHAnsi"/>
                <w:sz w:val="18"/>
                <w:szCs w:val="18"/>
              </w:rPr>
              <w:t xml:space="preserve">HVI 915, </w:t>
            </w:r>
            <w:ins w:id="79" w:author="Moua, Cheng@Energy" w:date="2021-11-12T14:12:00Z">
              <w:r w:rsidR="00F809B8">
                <w:rPr>
                  <w:rFonts w:asciiTheme="minorHAnsi" w:hAnsiTheme="minorHAnsi"/>
                  <w:sz w:val="18"/>
                  <w:szCs w:val="18"/>
                </w:rPr>
                <w:t>916, 920)</w:t>
              </w:r>
            </w:ins>
            <w:del w:id="80" w:author="Moua, Cheng@Energy" w:date="2021-11-12T14:12:00Z">
              <w:r w:rsidRPr="006640E6" w:rsidDel="00F809B8">
                <w:rPr>
                  <w:rFonts w:asciiTheme="minorHAnsi" w:hAnsiTheme="minorHAnsi"/>
                  <w:i/>
                  <w:sz w:val="18"/>
                  <w:szCs w:val="18"/>
                </w:rPr>
                <w:delText>Loudness Testing and Rating Procedure</w:delText>
              </w:r>
              <w:r w:rsidRPr="006640E6" w:rsidDel="00F809B8">
                <w:rPr>
                  <w:rFonts w:asciiTheme="minorHAnsi" w:hAnsiTheme="minorHAnsi"/>
                  <w:sz w:val="18"/>
                  <w:szCs w:val="18"/>
                </w:rPr>
                <w:delText xml:space="preserve">; HVI 916, </w:delText>
              </w:r>
              <w:r w:rsidRPr="006640E6" w:rsidDel="00F809B8">
                <w:rPr>
                  <w:rFonts w:asciiTheme="minorHAnsi" w:hAnsiTheme="minorHAnsi"/>
                  <w:i/>
                  <w:sz w:val="18"/>
                  <w:szCs w:val="18"/>
                </w:rPr>
                <w:delText>Air Flow Test Procedure</w:delText>
              </w:r>
              <w:r w:rsidRPr="00B82057" w:rsidDel="00F809B8">
                <w:rPr>
                  <w:rFonts w:asciiTheme="minorHAnsi" w:hAnsiTheme="minorHAnsi"/>
                  <w:sz w:val="18"/>
                  <w:szCs w:val="18"/>
                </w:rPr>
                <w:delText xml:space="preserve"> ; and HVI 920, </w:delText>
              </w:r>
              <w:r w:rsidRPr="00B82057" w:rsidDel="00F809B8">
                <w:rPr>
                  <w:rFonts w:asciiTheme="minorHAnsi" w:hAnsiTheme="minorHAnsi"/>
                  <w:i/>
                  <w:sz w:val="18"/>
                  <w:szCs w:val="18"/>
                </w:rPr>
                <w:delText>Product Performance Certification Procedure Including Verification and Challenge</w:delText>
              </w:r>
              <w:r w:rsidRPr="00B82057" w:rsidDel="00F809B8">
                <w:rPr>
                  <w:rFonts w:asciiTheme="minorHAnsi" w:hAnsiTheme="minorHAnsi"/>
                  <w:sz w:val="18"/>
                  <w:szCs w:val="18"/>
                </w:rPr>
                <w:delText>)</w:delText>
              </w:r>
            </w:del>
            <w:r w:rsidRPr="00B82057">
              <w:rPr>
                <w:rFonts w:asciiTheme="minorHAnsi" w:hAnsiTheme="minorHAnsi"/>
                <w:sz w:val="18"/>
                <w:szCs w:val="18"/>
              </w:rPr>
              <w:t>.</w:t>
            </w:r>
            <w:r>
              <w:rPr>
                <w:rFonts w:asciiTheme="minorHAnsi" w:hAnsiTheme="minorHAnsi"/>
                <w:bCs/>
                <w:sz w:val="18"/>
                <w:szCs w:val="18"/>
              </w:rPr>
              <w:t xml:space="preserve"> </w:t>
            </w:r>
            <w:r w:rsidRPr="003F0923">
              <w:rPr>
                <w:rFonts w:asciiTheme="minorHAnsi" w:hAnsiTheme="minorHAnsi"/>
                <w:sz w:val="18"/>
                <w:szCs w:val="18"/>
              </w:rPr>
              <w:t>Installations of systems or equipment shall be carried out in</w:t>
            </w:r>
            <w:r>
              <w:rPr>
                <w:rFonts w:asciiTheme="minorHAnsi" w:hAnsiTheme="minorHAnsi"/>
                <w:bCs/>
                <w:sz w:val="18"/>
                <w:szCs w:val="18"/>
              </w:rPr>
              <w:t xml:space="preserve"> </w:t>
            </w:r>
            <w:r w:rsidRPr="003F0923">
              <w:rPr>
                <w:rFonts w:asciiTheme="minorHAnsi" w:hAnsiTheme="minorHAnsi"/>
                <w:sz w:val="18"/>
                <w:szCs w:val="18"/>
              </w:rPr>
              <w:t>accordance with manufacturers’ design requirements and</w:t>
            </w:r>
            <w:r>
              <w:rPr>
                <w:rFonts w:asciiTheme="minorHAnsi" w:hAnsiTheme="minorHAnsi"/>
                <w:bCs/>
                <w:sz w:val="18"/>
                <w:szCs w:val="18"/>
              </w:rPr>
              <w:t xml:space="preserve"> </w:t>
            </w:r>
            <w:r w:rsidRPr="003F0923">
              <w:rPr>
                <w:rFonts w:asciiTheme="minorHAnsi" w:hAnsiTheme="minorHAnsi"/>
                <w:sz w:val="18"/>
                <w:szCs w:val="18"/>
              </w:rPr>
              <w:t>installation instructions.</w:t>
            </w:r>
          </w:p>
        </w:tc>
      </w:tr>
      <w:tr w:rsidR="005162D5" w:rsidRPr="006C4FD8" w14:paraId="4EE513AD" w14:textId="77777777" w:rsidTr="005162D5">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57FB138C" w14:textId="77777777" w:rsidR="005162D5" w:rsidRPr="006C4FD8" w:rsidRDefault="005162D5" w:rsidP="005162D5">
            <w:pPr>
              <w:keepNext/>
              <w:jc w:val="center"/>
              <w:rPr>
                <w:rFonts w:asciiTheme="minorHAnsi" w:hAnsiTheme="minorHAnsi"/>
                <w:sz w:val="18"/>
                <w:szCs w:val="18"/>
              </w:rPr>
            </w:pPr>
            <w:r w:rsidRPr="006C4FD8">
              <w:rPr>
                <w:rFonts w:asciiTheme="minorHAnsi" w:hAnsiTheme="minorHAnsi"/>
                <w:sz w:val="18"/>
                <w:szCs w:val="18"/>
              </w:rPr>
              <w:t>02</w:t>
            </w:r>
          </w:p>
        </w:tc>
        <w:tc>
          <w:tcPr>
            <w:tcW w:w="10086" w:type="dxa"/>
            <w:tcBorders>
              <w:top w:val="single" w:sz="4" w:space="0" w:color="auto"/>
              <w:left w:val="single" w:sz="4" w:space="0" w:color="auto"/>
              <w:bottom w:val="single" w:sz="4" w:space="0" w:color="auto"/>
              <w:right w:val="single" w:sz="4" w:space="0" w:color="auto"/>
            </w:tcBorders>
            <w:vAlign w:val="center"/>
          </w:tcPr>
          <w:p w14:paraId="5629D27A" w14:textId="77777777" w:rsidR="005162D5" w:rsidRDefault="005162D5" w:rsidP="005162D5">
            <w:pPr>
              <w:keepNext/>
              <w:autoSpaceDE w:val="0"/>
              <w:autoSpaceDN w:val="0"/>
              <w:adjustRightInd w:val="0"/>
              <w:ind w:left="274" w:hanging="274"/>
              <w:jc w:val="both"/>
              <w:rPr>
                <w:rFonts w:asciiTheme="minorHAnsi" w:hAnsiTheme="minorHAnsi"/>
                <w:bCs/>
                <w:sz w:val="18"/>
                <w:szCs w:val="18"/>
              </w:rPr>
            </w:pPr>
            <w:r w:rsidRPr="00C47060">
              <w:rPr>
                <w:rFonts w:asciiTheme="minorHAnsi" w:hAnsiTheme="minorHAnsi"/>
                <w:b/>
                <w:sz w:val="18"/>
                <w:szCs w:val="18"/>
              </w:rPr>
              <w:t xml:space="preserve">7.2 </w:t>
            </w:r>
            <w:r w:rsidRPr="00C47060">
              <w:rPr>
                <w:rFonts w:asciiTheme="minorHAnsi" w:hAnsiTheme="minorHAnsi"/>
                <w:b/>
                <w:bCs/>
                <w:sz w:val="18"/>
                <w:szCs w:val="18"/>
              </w:rPr>
              <w:t>Sound Ratings for Fans</w:t>
            </w:r>
            <w:r w:rsidRPr="00CB00C9">
              <w:rPr>
                <w:rFonts w:asciiTheme="minorHAnsi" w:hAnsiTheme="minorHAnsi"/>
                <w:b/>
                <w:bCs/>
                <w:sz w:val="18"/>
                <w:szCs w:val="18"/>
              </w:rPr>
              <w:t>.</w:t>
            </w:r>
            <w:r w:rsidRPr="003F0923">
              <w:rPr>
                <w:rFonts w:asciiTheme="minorHAnsi" w:hAnsiTheme="minorHAnsi"/>
                <w:sz w:val="18"/>
                <w:szCs w:val="18"/>
              </w:rPr>
              <w:t xml:space="preserve"> Ventilation fa</w:t>
            </w:r>
            <w:r w:rsidRPr="006640E6">
              <w:rPr>
                <w:rFonts w:asciiTheme="minorHAnsi" w:hAnsiTheme="minorHAnsi"/>
                <w:sz w:val="18"/>
                <w:szCs w:val="18"/>
              </w:rPr>
              <w:t>ns shall be rated</w:t>
            </w:r>
            <w:r>
              <w:rPr>
                <w:rFonts w:asciiTheme="minorHAnsi" w:hAnsiTheme="minorHAnsi"/>
                <w:bCs/>
                <w:sz w:val="18"/>
                <w:szCs w:val="18"/>
              </w:rPr>
              <w:t xml:space="preserve"> </w:t>
            </w:r>
            <w:r w:rsidRPr="003F0923">
              <w:rPr>
                <w:rFonts w:asciiTheme="minorHAnsi" w:hAnsiTheme="minorHAnsi"/>
                <w:sz w:val="18"/>
                <w:szCs w:val="18"/>
              </w:rPr>
              <w:t>for sound at no less than the minimum airflow rate required</w:t>
            </w:r>
            <w:r>
              <w:rPr>
                <w:rFonts w:asciiTheme="minorHAnsi" w:hAnsiTheme="minorHAnsi"/>
                <w:bCs/>
                <w:sz w:val="18"/>
                <w:szCs w:val="18"/>
              </w:rPr>
              <w:t xml:space="preserve"> </w:t>
            </w:r>
            <w:r w:rsidRPr="003F0923">
              <w:rPr>
                <w:rFonts w:asciiTheme="minorHAnsi" w:hAnsiTheme="minorHAnsi"/>
                <w:sz w:val="18"/>
                <w:szCs w:val="18"/>
              </w:rPr>
              <w:t>by this standard as noted below. These sound ratings shall be</w:t>
            </w:r>
            <w:r>
              <w:rPr>
                <w:rFonts w:asciiTheme="minorHAnsi" w:hAnsiTheme="minorHAnsi"/>
                <w:bCs/>
                <w:sz w:val="18"/>
                <w:szCs w:val="18"/>
              </w:rPr>
              <w:t xml:space="preserve"> </w:t>
            </w:r>
            <w:r w:rsidRPr="003F0923">
              <w:rPr>
                <w:rFonts w:asciiTheme="minorHAnsi" w:hAnsiTheme="minorHAnsi"/>
                <w:sz w:val="18"/>
                <w:szCs w:val="18"/>
              </w:rPr>
              <w:t>at a minimum of 0.1 in. of water (25 Pa) static pressure in</w:t>
            </w:r>
            <w:r>
              <w:rPr>
                <w:rFonts w:asciiTheme="minorHAnsi" w:hAnsiTheme="minorHAnsi"/>
                <w:bCs/>
                <w:sz w:val="18"/>
                <w:szCs w:val="18"/>
              </w:rPr>
              <w:t xml:space="preserve"> </w:t>
            </w:r>
            <w:r w:rsidRPr="003F0923">
              <w:rPr>
                <w:rFonts w:asciiTheme="minorHAnsi" w:hAnsiTheme="minorHAnsi"/>
                <w:sz w:val="18"/>
                <w:szCs w:val="18"/>
              </w:rPr>
              <w:t>accordance with the HVI procedures referenced in Section</w:t>
            </w:r>
            <w:r>
              <w:rPr>
                <w:rFonts w:asciiTheme="minorHAnsi" w:hAnsiTheme="minorHAnsi"/>
                <w:bCs/>
                <w:sz w:val="18"/>
                <w:szCs w:val="18"/>
              </w:rPr>
              <w:t xml:space="preserve"> </w:t>
            </w:r>
            <w:r w:rsidRPr="003F0923">
              <w:rPr>
                <w:rFonts w:asciiTheme="minorHAnsi" w:hAnsiTheme="minorHAnsi"/>
                <w:sz w:val="18"/>
                <w:szCs w:val="18"/>
              </w:rPr>
              <w:t>7.1.</w:t>
            </w:r>
          </w:p>
          <w:p w14:paraId="1D7C6C63" w14:textId="77777777" w:rsidR="005162D5" w:rsidRDefault="005162D5" w:rsidP="005162D5">
            <w:pPr>
              <w:keepNext/>
              <w:autoSpaceDE w:val="0"/>
              <w:autoSpaceDN w:val="0"/>
              <w:adjustRightInd w:val="0"/>
              <w:ind w:left="292"/>
              <w:jc w:val="both"/>
              <w:rPr>
                <w:rFonts w:asciiTheme="minorHAnsi" w:hAnsiTheme="minorHAnsi"/>
                <w:sz w:val="18"/>
                <w:szCs w:val="18"/>
              </w:rPr>
            </w:pPr>
            <w:r w:rsidRPr="009F1501">
              <w:rPr>
                <w:rFonts w:asciiTheme="minorHAnsi" w:hAnsiTheme="minorHAnsi"/>
                <w:bCs/>
                <w:sz w:val="18"/>
                <w:szCs w:val="18"/>
              </w:rPr>
              <w:t>Exception: HVAC air handlers and remote mounted fans need not meet sound requirements. To be considered for this exception, a remote mounted fan must be mounted outside the habitable spaces, bathrooms, toilets, and hallways, and there must be at least 4 ft (1 m) of ductwork between the fan and the intake grille.</w:t>
            </w:r>
          </w:p>
          <w:p w14:paraId="22C9FBBD" w14:textId="77777777" w:rsidR="005162D5" w:rsidRDefault="005162D5" w:rsidP="003F0923">
            <w:pPr>
              <w:keepNext/>
              <w:autoSpaceDE w:val="0"/>
              <w:autoSpaceDN w:val="0"/>
              <w:adjustRightInd w:val="0"/>
              <w:ind w:left="763" w:hanging="403"/>
              <w:jc w:val="both"/>
              <w:rPr>
                <w:rFonts w:asciiTheme="minorHAnsi" w:hAnsiTheme="minorHAnsi"/>
                <w:bCs/>
                <w:sz w:val="18"/>
                <w:szCs w:val="18"/>
              </w:rPr>
            </w:pPr>
            <w:r w:rsidRPr="00DA6319">
              <w:rPr>
                <w:rFonts w:asciiTheme="minorHAnsi" w:hAnsiTheme="minorHAnsi"/>
                <w:bCs/>
                <w:sz w:val="18"/>
                <w:szCs w:val="18"/>
              </w:rPr>
              <w:t>7.2.1</w:t>
            </w:r>
            <w:r w:rsidRPr="003C1C51">
              <w:rPr>
                <w:rFonts w:asciiTheme="minorHAnsi" w:hAnsiTheme="minorHAnsi"/>
                <w:b/>
                <w:bCs/>
                <w:sz w:val="18"/>
                <w:szCs w:val="18"/>
              </w:rPr>
              <w:t xml:space="preserve"> </w:t>
            </w:r>
            <w:r w:rsidRPr="00306C27">
              <w:rPr>
                <w:rFonts w:asciiTheme="minorHAnsi" w:hAnsiTheme="minorHAnsi"/>
                <w:b/>
                <w:bCs/>
                <w:sz w:val="18"/>
                <w:szCs w:val="18"/>
              </w:rPr>
              <w:t>Dwelling-Unit Ventilation or Continuous Local</w:t>
            </w:r>
            <w:r>
              <w:rPr>
                <w:rFonts w:asciiTheme="minorHAnsi" w:hAnsiTheme="minorHAnsi"/>
                <w:b/>
                <w:bCs/>
                <w:sz w:val="18"/>
                <w:szCs w:val="18"/>
              </w:rPr>
              <w:t xml:space="preserve"> </w:t>
            </w:r>
            <w:r w:rsidRPr="00306C27">
              <w:rPr>
                <w:rFonts w:asciiTheme="minorHAnsi" w:hAnsiTheme="minorHAnsi"/>
                <w:b/>
                <w:bCs/>
                <w:sz w:val="18"/>
                <w:szCs w:val="18"/>
              </w:rPr>
              <w:t>Exhaust Fans.</w:t>
            </w:r>
            <w:r w:rsidRPr="003F0923">
              <w:rPr>
                <w:rFonts w:asciiTheme="minorHAnsi" w:hAnsiTheme="minorHAnsi"/>
                <w:sz w:val="18"/>
                <w:szCs w:val="18"/>
              </w:rPr>
              <w:t xml:space="preserve"> These fans shall be rated for sound at a maximum</w:t>
            </w:r>
            <w:r>
              <w:rPr>
                <w:rFonts w:asciiTheme="minorHAnsi" w:hAnsiTheme="minorHAnsi"/>
                <w:bCs/>
                <w:sz w:val="18"/>
                <w:szCs w:val="18"/>
              </w:rPr>
              <w:t xml:space="preserve"> </w:t>
            </w:r>
            <w:r w:rsidRPr="003F0923">
              <w:rPr>
                <w:rFonts w:asciiTheme="minorHAnsi" w:hAnsiTheme="minorHAnsi"/>
                <w:sz w:val="18"/>
                <w:szCs w:val="18"/>
              </w:rPr>
              <w:t>of 1.0 sone.</w:t>
            </w:r>
          </w:p>
          <w:p w14:paraId="47EFA147" w14:textId="77777777" w:rsidR="005162D5" w:rsidRDefault="005162D5" w:rsidP="005162D5">
            <w:pPr>
              <w:keepNext/>
              <w:ind w:left="763" w:hanging="403"/>
              <w:rPr>
                <w:rFonts w:asciiTheme="minorHAnsi" w:hAnsiTheme="minorHAnsi" w:cstheme="minorHAnsi"/>
                <w:sz w:val="18"/>
                <w:szCs w:val="18"/>
              </w:rPr>
            </w:pPr>
            <w:r w:rsidRPr="00DA6319">
              <w:rPr>
                <w:rFonts w:asciiTheme="minorHAnsi" w:hAnsiTheme="minorHAnsi"/>
                <w:bCs/>
                <w:sz w:val="18"/>
                <w:szCs w:val="18"/>
              </w:rPr>
              <w:t>7.2.2</w:t>
            </w:r>
            <w:r w:rsidRPr="003C1C51">
              <w:rPr>
                <w:rFonts w:asciiTheme="minorHAnsi" w:hAnsiTheme="minorHAnsi"/>
                <w:b/>
                <w:bCs/>
                <w:sz w:val="18"/>
                <w:szCs w:val="18"/>
              </w:rPr>
              <w:t xml:space="preserve"> </w:t>
            </w:r>
            <w:r>
              <w:rPr>
                <w:rFonts w:asciiTheme="minorHAnsi" w:hAnsiTheme="minorHAnsi"/>
                <w:b/>
                <w:bCs/>
                <w:sz w:val="18"/>
                <w:szCs w:val="18"/>
              </w:rPr>
              <w:t>Demand-Controlled Local</w:t>
            </w:r>
            <w:r w:rsidRPr="003C1C51">
              <w:rPr>
                <w:rFonts w:asciiTheme="minorHAnsi" w:hAnsiTheme="minorHAnsi"/>
                <w:b/>
                <w:bCs/>
                <w:sz w:val="18"/>
                <w:szCs w:val="18"/>
              </w:rPr>
              <w:t xml:space="preserve"> Exhaust Fans. </w:t>
            </w:r>
            <w:r w:rsidRPr="009920A1">
              <w:rPr>
                <w:rFonts w:asciiTheme="minorHAnsi" w:hAnsiTheme="minorHAnsi" w:cstheme="minorHAnsi"/>
                <w:sz w:val="18"/>
                <w:szCs w:val="18"/>
              </w:rPr>
              <w:t>Bathroom</w:t>
            </w:r>
            <w:r>
              <w:rPr>
                <w:rFonts w:asciiTheme="minorHAnsi" w:hAnsiTheme="minorHAnsi" w:cstheme="minorHAnsi"/>
                <w:sz w:val="18"/>
                <w:szCs w:val="18"/>
              </w:rPr>
              <w:t xml:space="preserve"> </w:t>
            </w:r>
            <w:r w:rsidRPr="009920A1">
              <w:rPr>
                <w:rFonts w:asciiTheme="minorHAnsi" w:hAnsiTheme="minorHAnsi" w:cstheme="minorHAnsi"/>
                <w:sz w:val="18"/>
                <w:szCs w:val="18"/>
              </w:rPr>
              <w:t>exhaust fans used to comply with Section 5.2 shall be</w:t>
            </w:r>
            <w:r>
              <w:rPr>
                <w:rFonts w:asciiTheme="minorHAnsi" w:hAnsiTheme="minorHAnsi" w:cstheme="minorHAnsi"/>
                <w:sz w:val="18"/>
                <w:szCs w:val="18"/>
              </w:rPr>
              <w:t xml:space="preserve"> </w:t>
            </w:r>
            <w:r w:rsidRPr="009920A1">
              <w:rPr>
                <w:rFonts w:asciiTheme="minorHAnsi" w:hAnsiTheme="minorHAnsi" w:cstheme="minorHAnsi"/>
                <w:sz w:val="18"/>
                <w:szCs w:val="18"/>
              </w:rPr>
              <w:t>rated for sound at a maximum of 3 sone. Kitchen exhaust fans</w:t>
            </w:r>
            <w:r>
              <w:rPr>
                <w:rFonts w:asciiTheme="minorHAnsi" w:hAnsiTheme="minorHAnsi" w:cstheme="minorHAnsi"/>
                <w:sz w:val="18"/>
                <w:szCs w:val="18"/>
              </w:rPr>
              <w:t xml:space="preserve"> </w:t>
            </w:r>
            <w:r w:rsidRPr="009920A1">
              <w:rPr>
                <w:rFonts w:asciiTheme="minorHAnsi" w:hAnsiTheme="minorHAnsi" w:cstheme="minorHAnsi"/>
                <w:sz w:val="18"/>
                <w:szCs w:val="18"/>
              </w:rPr>
              <w:t>used to comply with Section 5.2 shall be rated for sound at a</w:t>
            </w:r>
            <w:r>
              <w:rPr>
                <w:rFonts w:asciiTheme="minorHAnsi" w:hAnsiTheme="minorHAnsi" w:cstheme="minorHAnsi"/>
                <w:sz w:val="18"/>
                <w:szCs w:val="18"/>
              </w:rPr>
              <w:t xml:space="preserve"> </w:t>
            </w:r>
            <w:r w:rsidRPr="009920A1">
              <w:rPr>
                <w:rFonts w:asciiTheme="minorHAnsi" w:hAnsiTheme="minorHAnsi" w:cstheme="minorHAnsi"/>
                <w:sz w:val="18"/>
                <w:szCs w:val="18"/>
              </w:rPr>
              <w:t>maximum of 3 sones at one or more airflow settings greater</w:t>
            </w:r>
            <w:r>
              <w:rPr>
                <w:rFonts w:asciiTheme="minorHAnsi" w:hAnsiTheme="minorHAnsi" w:cstheme="minorHAnsi"/>
                <w:sz w:val="18"/>
                <w:szCs w:val="18"/>
              </w:rPr>
              <w:t xml:space="preserve"> </w:t>
            </w:r>
            <w:r w:rsidRPr="009920A1">
              <w:rPr>
                <w:rFonts w:asciiTheme="minorHAnsi" w:hAnsiTheme="minorHAnsi" w:cstheme="minorHAnsi"/>
                <w:sz w:val="18"/>
                <w:szCs w:val="18"/>
              </w:rPr>
              <w:t>than or equal to 100 cfm (47 L/s).</w:t>
            </w:r>
          </w:p>
          <w:p w14:paraId="4F0AFBAE" w14:textId="77777777" w:rsidR="005162D5" w:rsidRDefault="005162D5" w:rsidP="005162D5">
            <w:pPr>
              <w:keepNext/>
              <w:ind w:left="763"/>
              <w:rPr>
                <w:rFonts w:asciiTheme="minorHAnsi" w:hAnsiTheme="minorHAnsi"/>
                <w:sz w:val="18"/>
                <w:szCs w:val="18"/>
              </w:rPr>
            </w:pPr>
            <w:r w:rsidRPr="0001108C">
              <w:rPr>
                <w:rFonts w:asciiTheme="minorHAnsi" w:hAnsiTheme="minorHAnsi"/>
                <w:sz w:val="18"/>
                <w:szCs w:val="18"/>
              </w:rPr>
              <w:t>Exceptions:</w:t>
            </w:r>
          </w:p>
          <w:p w14:paraId="736628B6" w14:textId="77777777" w:rsidR="005162D5" w:rsidRDefault="005162D5" w:rsidP="005162D5">
            <w:pPr>
              <w:keepNext/>
              <w:ind w:left="763"/>
              <w:rPr>
                <w:rFonts w:asciiTheme="minorHAnsi" w:hAnsiTheme="minorHAnsi"/>
                <w:sz w:val="18"/>
                <w:szCs w:val="18"/>
              </w:rPr>
            </w:pPr>
            <w:r w:rsidRPr="0001108C">
              <w:rPr>
                <w:rFonts w:asciiTheme="minorHAnsi" w:hAnsiTheme="minorHAnsi"/>
                <w:sz w:val="18"/>
                <w:szCs w:val="18"/>
              </w:rPr>
              <w:t xml:space="preserve">1. </w:t>
            </w:r>
            <w:r w:rsidRPr="001706A4">
              <w:rPr>
                <w:rFonts w:asciiTheme="minorHAnsi" w:hAnsiTheme="minorHAnsi"/>
                <w:sz w:val="18"/>
                <w:szCs w:val="18"/>
              </w:rPr>
              <w:t>Fans with a minimum airflow setting exceeding</w:t>
            </w:r>
            <w:r>
              <w:rPr>
                <w:rFonts w:asciiTheme="minorHAnsi" w:hAnsiTheme="minorHAnsi"/>
                <w:sz w:val="18"/>
                <w:szCs w:val="18"/>
              </w:rPr>
              <w:t xml:space="preserve"> </w:t>
            </w:r>
            <w:r w:rsidRPr="001706A4">
              <w:rPr>
                <w:rFonts w:asciiTheme="minorHAnsi" w:hAnsiTheme="minorHAnsi"/>
                <w:sz w:val="18"/>
                <w:szCs w:val="18"/>
              </w:rPr>
              <w:t>400 cfm (189 L/s) need not comply.</w:t>
            </w:r>
          </w:p>
          <w:p w14:paraId="3134BA8A" w14:textId="075E1722" w:rsidR="005162D5" w:rsidRDefault="005162D5" w:rsidP="003F0923">
            <w:pPr>
              <w:keepNext/>
              <w:autoSpaceDE w:val="0"/>
              <w:autoSpaceDN w:val="0"/>
              <w:adjustRightInd w:val="0"/>
              <w:ind w:left="763"/>
              <w:jc w:val="both"/>
            </w:pPr>
            <w:r w:rsidRPr="0001108C">
              <w:rPr>
                <w:rFonts w:asciiTheme="minorHAnsi" w:hAnsiTheme="minorHAnsi"/>
                <w:sz w:val="18"/>
                <w:szCs w:val="18"/>
              </w:rPr>
              <w:t xml:space="preserve">2. </w:t>
            </w:r>
            <w:r>
              <w:rPr>
                <w:rFonts w:asciiTheme="minorHAnsi" w:hAnsiTheme="minorHAnsi"/>
                <w:sz w:val="18"/>
                <w:szCs w:val="18"/>
              </w:rPr>
              <w:t>Kitchen Range hoods may be rated for sound at the static pressure determined at working speed as specified in HVI 916 section 7</w:t>
            </w:r>
            <w:r w:rsidRPr="0001108C">
              <w:rPr>
                <w:rFonts w:asciiTheme="minorHAnsi" w:hAnsiTheme="minorHAnsi"/>
                <w:sz w:val="18"/>
                <w:szCs w:val="18"/>
              </w:rPr>
              <w:t>.</w:t>
            </w:r>
          </w:p>
        </w:tc>
      </w:tr>
      <w:tr w:rsidR="005162D5" w:rsidRPr="006C4FD8" w14:paraId="4537E862" w14:textId="77777777" w:rsidTr="005162D5">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4530C1FE" w14:textId="77777777" w:rsidR="005162D5" w:rsidRPr="006C4FD8" w:rsidRDefault="005162D5" w:rsidP="005162D5">
            <w:pPr>
              <w:keepNext/>
              <w:jc w:val="center"/>
              <w:rPr>
                <w:rFonts w:asciiTheme="minorHAnsi" w:hAnsiTheme="minorHAnsi"/>
                <w:sz w:val="18"/>
                <w:szCs w:val="18"/>
              </w:rPr>
            </w:pPr>
            <w:r w:rsidRPr="006C4FD8">
              <w:rPr>
                <w:rFonts w:asciiTheme="minorHAnsi" w:hAnsiTheme="minorHAnsi"/>
                <w:sz w:val="18"/>
                <w:szCs w:val="18"/>
              </w:rPr>
              <w:t>03</w:t>
            </w:r>
          </w:p>
        </w:tc>
        <w:tc>
          <w:tcPr>
            <w:tcW w:w="10086" w:type="dxa"/>
            <w:tcBorders>
              <w:top w:val="single" w:sz="4" w:space="0" w:color="auto"/>
              <w:left w:val="single" w:sz="4" w:space="0" w:color="auto"/>
              <w:bottom w:val="single" w:sz="4" w:space="0" w:color="auto"/>
              <w:right w:val="single" w:sz="4" w:space="0" w:color="auto"/>
            </w:tcBorders>
            <w:vAlign w:val="center"/>
          </w:tcPr>
          <w:p w14:paraId="7A8F078F" w14:textId="77777777" w:rsidR="005162D5" w:rsidRDefault="005162D5" w:rsidP="005162D5">
            <w:pPr>
              <w:keepNext/>
              <w:rPr>
                <w:rFonts w:asciiTheme="minorHAnsi" w:hAnsiTheme="minorHAnsi"/>
                <w:b/>
                <w:bCs/>
                <w:sz w:val="18"/>
                <w:szCs w:val="18"/>
              </w:rPr>
            </w:pPr>
            <w:r>
              <w:rPr>
                <w:rFonts w:asciiTheme="minorHAnsi" w:hAnsiTheme="minorHAnsi"/>
                <w:b/>
                <w:sz w:val="18"/>
                <w:szCs w:val="18"/>
              </w:rPr>
              <w:t xml:space="preserve">7.3 </w:t>
            </w:r>
            <w:r w:rsidRPr="00215D5D">
              <w:rPr>
                <w:rFonts w:asciiTheme="minorHAnsi" w:hAnsiTheme="minorHAnsi"/>
                <w:b/>
                <w:sz w:val="18"/>
                <w:szCs w:val="18"/>
              </w:rPr>
              <w:t>Exhaust Ducts</w:t>
            </w:r>
            <w:r w:rsidRPr="00215D5D">
              <w:rPr>
                <w:rFonts w:asciiTheme="minorHAnsi" w:hAnsiTheme="minorHAnsi"/>
                <w:b/>
                <w:bCs/>
                <w:sz w:val="18"/>
                <w:szCs w:val="18"/>
              </w:rPr>
              <w:t>.</w:t>
            </w:r>
          </w:p>
          <w:p w14:paraId="5C21F46E" w14:textId="7BFF9770" w:rsidR="005162D5" w:rsidRDefault="005162D5" w:rsidP="005162D5">
            <w:pPr>
              <w:keepNext/>
              <w:ind w:left="1123" w:hanging="403"/>
              <w:rPr>
                <w:rFonts w:asciiTheme="minorHAnsi" w:hAnsiTheme="minorHAnsi"/>
                <w:sz w:val="18"/>
                <w:szCs w:val="18"/>
              </w:rPr>
            </w:pPr>
            <w:r w:rsidRPr="00215D5D">
              <w:rPr>
                <w:rFonts w:asciiTheme="minorHAnsi" w:hAnsiTheme="minorHAnsi"/>
                <w:bCs/>
                <w:sz w:val="18"/>
                <w:szCs w:val="18"/>
              </w:rPr>
              <w:t>7.3.1</w:t>
            </w:r>
            <w:r>
              <w:rPr>
                <w:rFonts w:asciiTheme="minorHAnsi" w:hAnsiTheme="minorHAnsi"/>
                <w:b/>
                <w:bCs/>
                <w:sz w:val="18"/>
                <w:szCs w:val="18"/>
              </w:rPr>
              <w:t xml:space="preserve"> </w:t>
            </w:r>
            <w:r w:rsidRPr="00215D5D">
              <w:rPr>
                <w:rFonts w:asciiTheme="minorHAnsi" w:hAnsiTheme="minorHAnsi"/>
                <w:b/>
                <w:bCs/>
                <w:sz w:val="18"/>
                <w:szCs w:val="18"/>
              </w:rPr>
              <w:t xml:space="preserve">Multiple Exhaust Fans Using One Duct. </w:t>
            </w:r>
            <w:r w:rsidRPr="003F0923">
              <w:rPr>
                <w:rFonts w:asciiTheme="minorHAnsi" w:hAnsiTheme="minorHAnsi"/>
                <w:sz w:val="18"/>
                <w:szCs w:val="18"/>
              </w:rPr>
              <w:t>Exhaust</w:t>
            </w:r>
            <w:r>
              <w:rPr>
                <w:rFonts w:asciiTheme="minorHAnsi" w:hAnsiTheme="minorHAnsi"/>
                <w:bCs/>
                <w:sz w:val="18"/>
                <w:szCs w:val="18"/>
              </w:rPr>
              <w:t xml:space="preserve"> </w:t>
            </w:r>
            <w:r w:rsidRPr="003F0923">
              <w:rPr>
                <w:rFonts w:asciiTheme="minorHAnsi" w:hAnsiTheme="minorHAnsi"/>
                <w:sz w:val="18"/>
                <w:szCs w:val="18"/>
              </w:rPr>
              <w:t>fans in separate dwelling units shall not share a common</w:t>
            </w:r>
            <w:r>
              <w:rPr>
                <w:rFonts w:asciiTheme="minorHAnsi" w:hAnsiTheme="minorHAnsi"/>
                <w:bCs/>
                <w:sz w:val="18"/>
                <w:szCs w:val="18"/>
              </w:rPr>
              <w:t xml:space="preserve"> </w:t>
            </w:r>
            <w:r w:rsidRPr="003F0923">
              <w:rPr>
                <w:rFonts w:asciiTheme="minorHAnsi" w:hAnsiTheme="minorHAnsi"/>
                <w:sz w:val="18"/>
                <w:szCs w:val="18"/>
              </w:rPr>
              <w:t>exhaust duct. If more than one of the exhaust fans in a single</w:t>
            </w:r>
            <w:r>
              <w:rPr>
                <w:rFonts w:asciiTheme="minorHAnsi" w:hAnsiTheme="minorHAnsi"/>
                <w:bCs/>
                <w:sz w:val="18"/>
                <w:szCs w:val="18"/>
              </w:rPr>
              <w:t xml:space="preserve"> </w:t>
            </w:r>
            <w:r w:rsidRPr="003F0923">
              <w:rPr>
                <w:rFonts w:asciiTheme="minorHAnsi" w:hAnsiTheme="minorHAnsi"/>
                <w:sz w:val="18"/>
                <w:szCs w:val="18"/>
              </w:rPr>
              <w:t>dwelling unit shares a common exhaust duct, each fan shall</w:t>
            </w:r>
            <w:r>
              <w:rPr>
                <w:rFonts w:asciiTheme="minorHAnsi" w:hAnsiTheme="minorHAnsi"/>
                <w:bCs/>
                <w:sz w:val="18"/>
                <w:szCs w:val="18"/>
              </w:rPr>
              <w:t xml:space="preserve"> </w:t>
            </w:r>
            <w:r w:rsidRPr="003F0923">
              <w:rPr>
                <w:rFonts w:asciiTheme="minorHAnsi" w:hAnsiTheme="minorHAnsi"/>
                <w:sz w:val="18"/>
                <w:szCs w:val="18"/>
              </w:rPr>
              <w:t>be equipped with a backdra</w:t>
            </w:r>
            <w:r w:rsidRPr="006640E6">
              <w:rPr>
                <w:rFonts w:asciiTheme="minorHAnsi" w:hAnsiTheme="minorHAnsi"/>
                <w:sz w:val="18"/>
                <w:szCs w:val="18"/>
              </w:rPr>
              <w:t>ft damper to prevent the recirculation</w:t>
            </w:r>
            <w:r>
              <w:rPr>
                <w:rFonts w:asciiTheme="minorHAnsi" w:hAnsiTheme="minorHAnsi"/>
                <w:bCs/>
                <w:sz w:val="18"/>
                <w:szCs w:val="18"/>
              </w:rPr>
              <w:t xml:space="preserve"> </w:t>
            </w:r>
            <w:r w:rsidRPr="003F0923">
              <w:rPr>
                <w:rFonts w:asciiTheme="minorHAnsi" w:hAnsiTheme="minorHAnsi"/>
                <w:sz w:val="18"/>
                <w:szCs w:val="18"/>
              </w:rPr>
              <w:t>of exhaust air from one room to another through the</w:t>
            </w:r>
            <w:r>
              <w:rPr>
                <w:rFonts w:asciiTheme="minorHAnsi" w:hAnsiTheme="minorHAnsi"/>
                <w:bCs/>
                <w:sz w:val="18"/>
                <w:szCs w:val="18"/>
              </w:rPr>
              <w:t xml:space="preserve"> </w:t>
            </w:r>
            <w:r w:rsidRPr="003F0923">
              <w:rPr>
                <w:rFonts w:asciiTheme="minorHAnsi" w:hAnsiTheme="minorHAnsi"/>
                <w:sz w:val="18"/>
                <w:szCs w:val="18"/>
              </w:rPr>
              <w:t>exhaust ducting system</w:t>
            </w:r>
            <w:r w:rsidRPr="00F47345">
              <w:rPr>
                <w:rFonts w:asciiTheme="minorHAnsi" w:hAnsiTheme="minorHAnsi"/>
                <w:b/>
                <w:bCs/>
                <w:sz w:val="18"/>
                <w:szCs w:val="18"/>
              </w:rPr>
              <w:t>.</w:t>
            </w:r>
          </w:p>
          <w:p w14:paraId="1DAB06FD" w14:textId="08603CA2" w:rsidR="005162D5" w:rsidRPr="003F0923" w:rsidRDefault="005162D5" w:rsidP="005162D5">
            <w:pPr>
              <w:keepNext/>
              <w:ind w:left="1123" w:hanging="403"/>
              <w:rPr>
                <w:rFonts w:asciiTheme="minorHAnsi" w:hAnsiTheme="minorHAnsi" w:cstheme="minorHAnsi"/>
                <w:sz w:val="18"/>
                <w:szCs w:val="18"/>
              </w:rPr>
            </w:pPr>
            <w:r w:rsidRPr="00215D5D">
              <w:rPr>
                <w:rFonts w:asciiTheme="minorHAnsi" w:hAnsiTheme="minorHAnsi" w:cstheme="minorHAnsi"/>
                <w:sz w:val="18"/>
                <w:szCs w:val="18"/>
              </w:rPr>
              <w:t>7.3.2</w:t>
            </w:r>
            <w:r>
              <w:rPr>
                <w:rFonts w:asciiTheme="minorHAnsi" w:hAnsiTheme="minorHAnsi" w:cstheme="minorHAnsi"/>
                <w:b/>
                <w:sz w:val="18"/>
                <w:szCs w:val="18"/>
              </w:rPr>
              <w:t xml:space="preserve"> </w:t>
            </w:r>
            <w:r w:rsidRPr="00F47345">
              <w:rPr>
                <w:rFonts w:asciiTheme="minorHAnsi" w:hAnsiTheme="minorHAnsi" w:cstheme="minorHAnsi"/>
                <w:b/>
                <w:sz w:val="18"/>
                <w:szCs w:val="18"/>
              </w:rPr>
              <w:t>Single Exhaust Fan Ducted to Multiple Inlets.</w:t>
            </w:r>
            <w:r>
              <w:rPr>
                <w:rFonts w:asciiTheme="minorHAnsi" w:hAnsiTheme="minorHAnsi" w:cstheme="minorHAnsi"/>
                <w:b/>
                <w:sz w:val="18"/>
                <w:szCs w:val="18"/>
              </w:rPr>
              <w:t xml:space="preserve"> </w:t>
            </w:r>
            <w:r w:rsidRPr="003F0923">
              <w:rPr>
                <w:rFonts w:asciiTheme="minorHAnsi" w:hAnsiTheme="minorHAnsi" w:cstheme="minorHAnsi"/>
                <w:sz w:val="18"/>
                <w:szCs w:val="18"/>
              </w:rPr>
              <w:t>Where exhaust inlets are commonly ducted across multiple</w:t>
            </w:r>
            <w:r>
              <w:rPr>
                <w:rFonts w:asciiTheme="minorHAnsi" w:hAnsiTheme="minorHAnsi" w:cstheme="minorHAnsi"/>
                <w:sz w:val="18"/>
                <w:szCs w:val="18"/>
              </w:rPr>
              <w:t xml:space="preserve"> </w:t>
            </w:r>
            <w:r w:rsidRPr="003F0923">
              <w:rPr>
                <w:rFonts w:asciiTheme="minorHAnsi" w:hAnsiTheme="minorHAnsi" w:cstheme="minorHAnsi"/>
                <w:sz w:val="18"/>
                <w:szCs w:val="18"/>
              </w:rPr>
              <w:t>dwelling units, one or more exha</w:t>
            </w:r>
            <w:r w:rsidRPr="006640E6">
              <w:rPr>
                <w:rFonts w:asciiTheme="minorHAnsi" w:hAnsiTheme="minorHAnsi" w:cstheme="minorHAnsi"/>
                <w:sz w:val="18"/>
                <w:szCs w:val="18"/>
              </w:rPr>
              <w:t>ust fans located downstream</w:t>
            </w:r>
            <w:r>
              <w:rPr>
                <w:rFonts w:asciiTheme="minorHAnsi" w:hAnsiTheme="minorHAnsi" w:cstheme="minorHAnsi"/>
                <w:sz w:val="18"/>
                <w:szCs w:val="18"/>
              </w:rPr>
              <w:t xml:space="preserve"> </w:t>
            </w:r>
            <w:r w:rsidRPr="003F0923">
              <w:rPr>
                <w:rFonts w:asciiTheme="minorHAnsi" w:hAnsiTheme="minorHAnsi" w:cstheme="minorHAnsi"/>
                <w:sz w:val="18"/>
                <w:szCs w:val="18"/>
              </w:rPr>
              <w:t>of the exhaust inlets shall be designed and intended to run</w:t>
            </w:r>
            <w:r>
              <w:rPr>
                <w:rFonts w:asciiTheme="minorHAnsi" w:hAnsiTheme="minorHAnsi" w:cstheme="minorHAnsi"/>
                <w:sz w:val="18"/>
                <w:szCs w:val="18"/>
              </w:rPr>
              <w:t xml:space="preserve"> </w:t>
            </w:r>
            <w:r w:rsidRPr="003F0923">
              <w:rPr>
                <w:rFonts w:asciiTheme="minorHAnsi" w:hAnsiTheme="minorHAnsi" w:cstheme="minorHAnsi"/>
                <w:sz w:val="18"/>
                <w:szCs w:val="18"/>
              </w:rPr>
              <w:t>continuously, or a system of one or more backdraft dampers</w:t>
            </w:r>
            <w:r>
              <w:rPr>
                <w:rFonts w:asciiTheme="minorHAnsi" w:hAnsiTheme="minorHAnsi" w:cstheme="minorHAnsi"/>
                <w:sz w:val="18"/>
                <w:szCs w:val="18"/>
              </w:rPr>
              <w:t xml:space="preserve"> </w:t>
            </w:r>
            <w:r w:rsidRPr="003F0923">
              <w:rPr>
                <w:rFonts w:asciiTheme="minorHAnsi" w:hAnsiTheme="minorHAnsi" w:cstheme="minorHAnsi"/>
                <w:sz w:val="18"/>
                <w:szCs w:val="18"/>
              </w:rPr>
              <w:t>shall be installed to isolate each dwelling unit from the common</w:t>
            </w:r>
            <w:r>
              <w:rPr>
                <w:rFonts w:asciiTheme="minorHAnsi" w:hAnsiTheme="minorHAnsi" w:cstheme="minorHAnsi"/>
                <w:sz w:val="18"/>
                <w:szCs w:val="18"/>
              </w:rPr>
              <w:t xml:space="preserve"> </w:t>
            </w:r>
            <w:r w:rsidRPr="003F0923">
              <w:rPr>
                <w:rFonts w:asciiTheme="minorHAnsi" w:hAnsiTheme="minorHAnsi" w:cstheme="minorHAnsi"/>
                <w:sz w:val="18"/>
                <w:szCs w:val="18"/>
              </w:rPr>
              <w:t xml:space="preserve">duct when the fan is not </w:t>
            </w:r>
            <w:r w:rsidRPr="007668AF">
              <w:rPr>
                <w:rFonts w:asciiTheme="minorHAnsi" w:hAnsiTheme="minorHAnsi" w:cstheme="minorHAnsi"/>
                <w:sz w:val="18"/>
                <w:szCs w:val="18"/>
              </w:rPr>
              <w:t>running</w:t>
            </w:r>
            <w:r>
              <w:rPr>
                <w:rFonts w:asciiTheme="minorHAnsi" w:hAnsiTheme="minorHAnsi" w:cstheme="minorHAnsi"/>
                <w:sz w:val="18"/>
                <w:szCs w:val="18"/>
              </w:rPr>
              <w:t>.</w:t>
            </w:r>
            <w:r w:rsidRPr="007668AF">
              <w:rPr>
                <w:rFonts w:asciiTheme="minorHAnsi" w:hAnsiTheme="minorHAnsi" w:cstheme="minorHAnsi"/>
                <w:sz w:val="18"/>
                <w:szCs w:val="18"/>
              </w:rPr>
              <w:t xml:space="preserve"> </w:t>
            </w:r>
          </w:p>
        </w:tc>
      </w:tr>
      <w:tr w:rsidR="005162D5" w:rsidRPr="006C4FD8" w14:paraId="0A1FCB02" w14:textId="77777777" w:rsidTr="005162D5">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0CDAD497" w14:textId="77777777" w:rsidR="005162D5" w:rsidRPr="006C4FD8" w:rsidRDefault="005162D5" w:rsidP="005162D5">
            <w:pPr>
              <w:keepNext/>
              <w:jc w:val="center"/>
              <w:rPr>
                <w:rFonts w:asciiTheme="minorHAnsi" w:hAnsiTheme="minorHAnsi"/>
                <w:sz w:val="18"/>
                <w:szCs w:val="18"/>
              </w:rPr>
            </w:pPr>
            <w:r>
              <w:rPr>
                <w:rFonts w:asciiTheme="minorHAnsi" w:hAnsiTheme="minorHAnsi"/>
                <w:sz w:val="18"/>
                <w:szCs w:val="18"/>
              </w:rPr>
              <w:t>04</w:t>
            </w:r>
          </w:p>
        </w:tc>
        <w:tc>
          <w:tcPr>
            <w:tcW w:w="10086" w:type="dxa"/>
            <w:tcBorders>
              <w:top w:val="single" w:sz="4" w:space="0" w:color="auto"/>
              <w:left w:val="single" w:sz="4" w:space="0" w:color="auto"/>
              <w:bottom w:val="single" w:sz="4" w:space="0" w:color="auto"/>
              <w:right w:val="single" w:sz="4" w:space="0" w:color="auto"/>
            </w:tcBorders>
            <w:vAlign w:val="center"/>
          </w:tcPr>
          <w:p w14:paraId="421A684B" w14:textId="77777777" w:rsidR="005162D5" w:rsidRDefault="005162D5" w:rsidP="005162D5">
            <w:pPr>
              <w:keepNext/>
              <w:ind w:left="274" w:hanging="274"/>
              <w:rPr>
                <w:rFonts w:asciiTheme="minorHAnsi" w:hAnsiTheme="minorHAnsi"/>
                <w:b/>
                <w:sz w:val="18"/>
                <w:szCs w:val="18"/>
              </w:rPr>
            </w:pPr>
            <w:r>
              <w:rPr>
                <w:rFonts w:asciiTheme="minorHAnsi" w:hAnsiTheme="minorHAnsi"/>
                <w:b/>
                <w:sz w:val="18"/>
                <w:szCs w:val="18"/>
              </w:rPr>
              <w:t xml:space="preserve">7.4 </w:t>
            </w:r>
            <w:r w:rsidRPr="00215D5D">
              <w:rPr>
                <w:rFonts w:asciiTheme="minorHAnsi" w:hAnsiTheme="minorHAnsi"/>
                <w:b/>
                <w:sz w:val="18"/>
                <w:szCs w:val="18"/>
              </w:rPr>
              <w:t>Supply Ducts</w:t>
            </w:r>
            <w:r w:rsidRPr="00215D5D">
              <w:rPr>
                <w:rFonts w:asciiTheme="minorHAnsi" w:hAnsiTheme="minorHAnsi"/>
                <w:b/>
                <w:bCs/>
                <w:sz w:val="18"/>
                <w:szCs w:val="18"/>
              </w:rPr>
              <w:t xml:space="preserve">. </w:t>
            </w:r>
            <w:r w:rsidRPr="00215D5D">
              <w:rPr>
                <w:rFonts w:asciiTheme="minorHAnsi" w:hAnsiTheme="minorHAnsi" w:cstheme="minorHAnsi"/>
                <w:sz w:val="18"/>
                <w:szCs w:val="18"/>
              </w:rPr>
              <w:t>Where supply outlets are commonly ducted across multiple dwelling units, one or more supply fans located upstream of all the supply outlets shall be designed and intended to run continuously, or a system of one or more backdraft dampers shall be installed to isolate each dwelling unit from the common duct when the fan is not running.</w:t>
            </w:r>
            <w:r w:rsidRPr="00215D5D">
              <w:rPr>
                <w:rFonts w:asciiTheme="minorHAnsi" w:hAnsiTheme="minorHAnsi" w:cstheme="minorHAnsi"/>
                <w:b/>
                <w:sz w:val="18"/>
                <w:szCs w:val="18"/>
              </w:rPr>
              <w:t xml:space="preserve"> </w:t>
            </w:r>
          </w:p>
        </w:tc>
      </w:tr>
      <w:tr w:rsidR="005162D5" w:rsidRPr="006C4FD8" w14:paraId="3E411873" w14:textId="77777777" w:rsidTr="005162D5">
        <w:trPr>
          <w:cantSplit/>
          <w:trHeight w:val="158"/>
        </w:trPr>
        <w:tc>
          <w:tcPr>
            <w:tcW w:w="10794" w:type="dxa"/>
            <w:gridSpan w:val="2"/>
            <w:tcBorders>
              <w:top w:val="single" w:sz="4" w:space="0" w:color="auto"/>
              <w:left w:val="single" w:sz="4" w:space="0" w:color="auto"/>
              <w:bottom w:val="single" w:sz="4" w:space="0" w:color="auto"/>
              <w:right w:val="single" w:sz="4" w:space="0" w:color="auto"/>
            </w:tcBorders>
            <w:vAlign w:val="center"/>
          </w:tcPr>
          <w:p w14:paraId="00BBC354" w14:textId="77777777" w:rsidR="005162D5" w:rsidRPr="006C4FD8" w:rsidRDefault="005162D5" w:rsidP="005162D5">
            <w:pPr>
              <w:keepNext/>
              <w:rPr>
                <w:rFonts w:asciiTheme="minorHAnsi" w:hAnsiTheme="minorHAnsi"/>
                <w:b/>
                <w:bCs/>
                <w:sz w:val="18"/>
                <w:szCs w:val="18"/>
              </w:rPr>
            </w:pPr>
            <w:r w:rsidRPr="0064067F">
              <w:rPr>
                <w:rFonts w:asciiTheme="minorHAnsi" w:hAnsiTheme="minorHAnsi"/>
                <w:b/>
                <w:sz w:val="18"/>
                <w:szCs w:val="18"/>
              </w:rPr>
              <w:t xml:space="preserve">The responsible person’s signature on this compliance document affirms that all applicable requirements in this table have been met.  </w:t>
            </w:r>
          </w:p>
        </w:tc>
      </w:tr>
    </w:tbl>
    <w:p w14:paraId="0435B1E3" w14:textId="77777777" w:rsidR="007056D7" w:rsidRPr="009D3D1C" w:rsidRDefault="007056D7" w:rsidP="007056D7">
      <w:pPr>
        <w:rPr>
          <w:rFonts w:asciiTheme="minorHAnsi" w:hAnsiTheme="minorHAnsi" w:cstheme="minorHAnsi"/>
          <w:sz w:val="18"/>
          <w:szCs w:val="18"/>
        </w:rPr>
      </w:pPr>
    </w:p>
    <w:p w14:paraId="0435B2AB" w14:textId="77777777" w:rsidR="0079128F" w:rsidRDefault="0079128F">
      <w:pPr>
        <w:rPr>
          <w:rFonts w:asciiTheme="minorHAnsi" w:hAnsiTheme="minorHAnsi"/>
          <w:sz w:val="16"/>
          <w:szCs w:val="16"/>
        </w:rPr>
      </w:pPr>
      <w:r>
        <w:rPr>
          <w:rFonts w:asciiTheme="minorHAnsi" w:hAnsiTheme="minorHAnsi"/>
          <w:sz w:val="16"/>
          <w:szCs w:val="16"/>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352336" w:rsidRPr="009E2C1C" w14:paraId="0435B2AD" w14:textId="77777777" w:rsidTr="00FB7C8C">
        <w:trPr>
          <w:trHeight w:val="323"/>
        </w:trPr>
        <w:tc>
          <w:tcPr>
            <w:tcW w:w="10950" w:type="dxa"/>
            <w:gridSpan w:val="4"/>
            <w:vAlign w:val="center"/>
          </w:tcPr>
          <w:p w14:paraId="0435B2AC" w14:textId="77777777" w:rsidR="00352336" w:rsidRPr="009351D2" w:rsidRDefault="00352336" w:rsidP="00E37C1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352336" w:rsidRPr="001B14D6" w14:paraId="0435B2AF" w14:textId="77777777" w:rsidTr="00E37C19">
        <w:trPr>
          <w:trHeight w:val="206"/>
        </w:trPr>
        <w:tc>
          <w:tcPr>
            <w:tcW w:w="10950" w:type="dxa"/>
            <w:gridSpan w:val="4"/>
            <w:vAlign w:val="center"/>
          </w:tcPr>
          <w:p w14:paraId="0435B2AE" w14:textId="77777777" w:rsidR="00352336" w:rsidRPr="00E136A4" w:rsidRDefault="00352336" w:rsidP="0029047D">
            <w:pPr>
              <w:keepNext/>
              <w:numPr>
                <w:ilvl w:val="0"/>
                <w:numId w:val="7"/>
              </w:numPr>
              <w:ind w:left="271" w:hanging="288"/>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352336" w:rsidRPr="00B272DC" w14:paraId="0435B2B2" w14:textId="77777777" w:rsidTr="00E37C19">
        <w:trPr>
          <w:trHeight w:val="360"/>
        </w:trPr>
        <w:tc>
          <w:tcPr>
            <w:tcW w:w="5577" w:type="dxa"/>
            <w:gridSpan w:val="2"/>
          </w:tcPr>
          <w:p w14:paraId="0435B2B0" w14:textId="77777777" w:rsidR="00352336" w:rsidRPr="00B272DC" w:rsidRDefault="00352336" w:rsidP="00E37C19">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0435B2B1" w14:textId="77777777" w:rsidR="00352336" w:rsidRPr="00B272DC" w:rsidRDefault="00352336" w:rsidP="00E37C19">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352336" w:rsidRPr="00B272DC" w14:paraId="0435B2B5" w14:textId="77777777" w:rsidTr="00E37C19">
        <w:trPr>
          <w:trHeight w:val="360"/>
        </w:trPr>
        <w:tc>
          <w:tcPr>
            <w:tcW w:w="5577" w:type="dxa"/>
            <w:gridSpan w:val="2"/>
          </w:tcPr>
          <w:p w14:paraId="0435B2B3" w14:textId="77777777" w:rsidR="00352336" w:rsidRPr="00B272DC" w:rsidRDefault="00352336" w:rsidP="00E37C19">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0435B2B4"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352336" w:rsidRPr="00B272DC" w14:paraId="0435B2B8" w14:textId="77777777" w:rsidTr="00E37C19">
        <w:trPr>
          <w:trHeight w:val="360"/>
        </w:trPr>
        <w:tc>
          <w:tcPr>
            <w:tcW w:w="5577" w:type="dxa"/>
            <w:gridSpan w:val="2"/>
          </w:tcPr>
          <w:p w14:paraId="0435B2B6"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0435B2B7"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29047D">
              <w:rPr>
                <w:rFonts w:asciiTheme="minorHAnsi" w:hAnsiTheme="minorHAnsi"/>
                <w:sz w:val="14"/>
                <w:szCs w:val="14"/>
              </w:rPr>
              <w:t>i</w:t>
            </w:r>
            <w:r w:rsidRPr="00B272DC">
              <w:rPr>
                <w:rFonts w:asciiTheme="minorHAnsi" w:hAnsiTheme="minorHAnsi"/>
                <w:sz w:val="14"/>
                <w:szCs w:val="14"/>
              </w:rPr>
              <w:t>f applicable):</w:t>
            </w:r>
          </w:p>
        </w:tc>
      </w:tr>
      <w:tr w:rsidR="00352336" w:rsidRPr="00B272DC" w14:paraId="0435B2BB" w14:textId="77777777" w:rsidTr="00E37C19">
        <w:trPr>
          <w:trHeight w:val="360"/>
        </w:trPr>
        <w:tc>
          <w:tcPr>
            <w:tcW w:w="5577" w:type="dxa"/>
            <w:gridSpan w:val="2"/>
          </w:tcPr>
          <w:p w14:paraId="0435B2B9"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0435B2BA"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Phone:</w:t>
            </w:r>
          </w:p>
        </w:tc>
      </w:tr>
      <w:tr w:rsidR="00352336" w:rsidRPr="008E6C57" w14:paraId="0435B2BD" w14:textId="77777777" w:rsidTr="00E37C19">
        <w:tblPrEx>
          <w:tblCellMar>
            <w:left w:w="115" w:type="dxa"/>
            <w:right w:w="115" w:type="dxa"/>
          </w:tblCellMar>
        </w:tblPrEx>
        <w:trPr>
          <w:trHeight w:val="296"/>
        </w:trPr>
        <w:tc>
          <w:tcPr>
            <w:tcW w:w="10950" w:type="dxa"/>
            <w:gridSpan w:val="4"/>
            <w:vAlign w:val="center"/>
          </w:tcPr>
          <w:p w14:paraId="0435B2BC" w14:textId="77777777" w:rsidR="00352336" w:rsidRDefault="00352336" w:rsidP="00E37C1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352336" w:rsidRPr="008E6C57" w14:paraId="0435B2C4" w14:textId="77777777" w:rsidTr="00E37C19">
        <w:tblPrEx>
          <w:tblCellMar>
            <w:left w:w="115" w:type="dxa"/>
            <w:right w:w="115" w:type="dxa"/>
          </w:tblCellMar>
        </w:tblPrEx>
        <w:trPr>
          <w:trHeight w:val="504"/>
        </w:trPr>
        <w:tc>
          <w:tcPr>
            <w:tcW w:w="10950" w:type="dxa"/>
            <w:gridSpan w:val="4"/>
          </w:tcPr>
          <w:p w14:paraId="0435B2BE" w14:textId="77777777" w:rsidR="005D3BD0" w:rsidRPr="005D3BD0" w:rsidRDefault="005D3BD0" w:rsidP="005D3BD0">
            <w:pPr>
              <w:pStyle w:val="Heading3"/>
              <w:numPr>
                <w:ilvl w:val="0"/>
                <w:numId w:val="0"/>
              </w:numPr>
              <w:spacing w:before="60"/>
              <w:ind w:right="86"/>
              <w:rPr>
                <w:rFonts w:asciiTheme="minorHAnsi" w:hAnsiTheme="minorHAnsi"/>
                <w:caps/>
                <w:sz w:val="18"/>
                <w:szCs w:val="18"/>
              </w:rPr>
            </w:pPr>
            <w:r w:rsidRPr="005D3BD0">
              <w:rPr>
                <w:rFonts w:asciiTheme="minorHAnsi" w:hAnsiTheme="minorHAnsi"/>
                <w:sz w:val="18"/>
                <w:szCs w:val="18"/>
              </w:rPr>
              <w:t xml:space="preserve">I certify the following under penalty of perjury, under the laws of the State of California: </w:t>
            </w:r>
          </w:p>
          <w:p w14:paraId="0435B2BF" w14:textId="77777777" w:rsidR="005D3BD0" w:rsidRPr="005D3BD0" w:rsidRDefault="005D3BD0" w:rsidP="005D3BD0">
            <w:pPr>
              <w:pStyle w:val="Heading3"/>
              <w:numPr>
                <w:ilvl w:val="0"/>
                <w:numId w:val="16"/>
              </w:numPr>
              <w:spacing w:before="0"/>
              <w:ind w:right="90"/>
              <w:rPr>
                <w:rFonts w:asciiTheme="minorHAnsi" w:hAnsiTheme="minorHAnsi"/>
                <w:caps/>
                <w:sz w:val="18"/>
                <w:szCs w:val="18"/>
              </w:rPr>
            </w:pPr>
            <w:r w:rsidRPr="005D3BD0">
              <w:rPr>
                <w:rFonts w:asciiTheme="minorHAnsi" w:hAnsiTheme="minorHAnsi"/>
                <w:sz w:val="18"/>
                <w:szCs w:val="18"/>
              </w:rPr>
              <w:t xml:space="preserve">The information provided on this Certificate of Installation is true and correct. </w:t>
            </w:r>
          </w:p>
          <w:p w14:paraId="0435B2C0" w14:textId="77777777" w:rsidR="005D3BD0" w:rsidRPr="005D3BD0" w:rsidRDefault="005D3BD0" w:rsidP="005D3BD0">
            <w:pPr>
              <w:pStyle w:val="Heading3"/>
              <w:numPr>
                <w:ilvl w:val="0"/>
                <w:numId w:val="16"/>
              </w:numPr>
              <w:spacing w:before="0"/>
              <w:ind w:right="90"/>
              <w:rPr>
                <w:rFonts w:asciiTheme="minorHAnsi" w:hAnsiTheme="minorHAnsi"/>
                <w:caps/>
                <w:sz w:val="18"/>
                <w:szCs w:val="22"/>
              </w:rPr>
            </w:pPr>
            <w:r w:rsidRPr="005D3BD0">
              <w:rPr>
                <w:rFonts w:asciiTheme="minorHAnsi" w:hAnsiTheme="minorHAnsi"/>
                <w:snapToGrid w:val="0"/>
                <w:sz w:val="18"/>
                <w:szCs w:val="18"/>
              </w:rPr>
              <w:t xml:space="preserve">I am either: a) a responsible person eligible under Division 3 of the Business and Professions Code </w:t>
            </w:r>
            <w:r w:rsidRPr="005D3BD0">
              <w:rPr>
                <w:rFonts w:asciiTheme="minorHAnsi" w:hAnsiTheme="minorHAnsi"/>
                <w:sz w:val="18"/>
                <w:szCs w:val="18"/>
              </w:rPr>
              <w:t xml:space="preserve">in the applicable classification to accept responsibility for the system design, construction, or installation </w:t>
            </w:r>
            <w:r w:rsidRPr="005D3BD0">
              <w:rPr>
                <w:rFonts w:asciiTheme="minorHAnsi" w:hAnsiTheme="minorHAnsi"/>
                <w:snapToGrid w:val="0"/>
                <w:sz w:val="18"/>
                <w:szCs w:val="18"/>
              </w:rPr>
              <w:t xml:space="preserve">of features, materials, components, or manufactured devices </w:t>
            </w:r>
            <w:r w:rsidRPr="005D3BD0">
              <w:rPr>
                <w:rFonts w:asciiTheme="minorHAnsi" w:hAnsiTheme="minorHAnsi"/>
                <w:sz w:val="18"/>
                <w:szCs w:val="18"/>
              </w:rPr>
              <w:t xml:space="preserve">for the scope of work identified on this Certificate of Installation </w:t>
            </w:r>
            <w:r w:rsidRPr="005D3BD0">
              <w:rPr>
                <w:rFonts w:asciiTheme="minorHAnsi" w:hAnsiTheme="minorHAnsi"/>
                <w:snapToGrid w:val="0"/>
                <w:sz w:val="18"/>
                <w:szCs w:val="18"/>
              </w:rPr>
              <w:t>and attest to the declarations in this statement</w:t>
            </w:r>
            <w:r w:rsidRPr="005D3BD0">
              <w:rPr>
                <w:rFonts w:asciiTheme="minorHAnsi" w:hAnsiTheme="minorHAnsi"/>
                <w:sz w:val="18"/>
                <w:szCs w:val="18"/>
              </w:rPr>
              <w:t>, or b) I am an authorized representative of the responsible person and attest to the declarations in this statement on the responsible person’s behalf</w:t>
            </w:r>
            <w:r w:rsidRPr="005D3BD0">
              <w:rPr>
                <w:rFonts w:asciiTheme="minorHAnsi" w:eastAsia="Calibri" w:hAnsiTheme="minorHAnsi"/>
                <w:sz w:val="18"/>
                <w:szCs w:val="18"/>
              </w:rPr>
              <w:t>.</w:t>
            </w:r>
          </w:p>
          <w:p w14:paraId="0435B2C1" w14:textId="77777777" w:rsidR="005D3BD0" w:rsidRPr="005D3BD0" w:rsidRDefault="005D3BD0" w:rsidP="005D3BD0">
            <w:pPr>
              <w:keepNext/>
              <w:numPr>
                <w:ilvl w:val="0"/>
                <w:numId w:val="16"/>
              </w:numPr>
              <w:autoSpaceDE w:val="0"/>
              <w:autoSpaceDN w:val="0"/>
              <w:adjustRightInd w:val="0"/>
              <w:ind w:right="90"/>
              <w:rPr>
                <w:rFonts w:asciiTheme="minorHAnsi" w:hAnsiTheme="minorHAnsi"/>
                <w:sz w:val="18"/>
                <w:szCs w:val="18"/>
              </w:rPr>
            </w:pPr>
            <w:r w:rsidRPr="005D3BD0">
              <w:rPr>
                <w:rFonts w:asciiTheme="minorHAnsi" w:hAnsiTheme="minorHAnsi"/>
                <w:sz w:val="18"/>
                <w:szCs w:val="18"/>
              </w:rPr>
              <w:t xml:space="preserve">The constructed or installed features, materials, </w:t>
            </w:r>
            <w:proofErr w:type="gramStart"/>
            <w:r w:rsidRPr="005D3BD0">
              <w:rPr>
                <w:rFonts w:asciiTheme="minorHAnsi" w:hAnsiTheme="minorHAnsi"/>
                <w:sz w:val="18"/>
                <w:szCs w:val="18"/>
              </w:rPr>
              <w:t>components</w:t>
            </w:r>
            <w:proofErr w:type="gramEnd"/>
            <w:r w:rsidRPr="005D3BD0">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3BD0">
              <w:rPr>
                <w:rFonts w:asciiTheme="minorHAnsi" w:eastAsia="Calibri" w:hAnsiTheme="minorHAnsi" w:cs="TimesNewRomanPSMT"/>
                <w:sz w:val="18"/>
                <w:szCs w:val="18"/>
              </w:rPr>
              <w:t>.</w:t>
            </w:r>
          </w:p>
          <w:p w14:paraId="0435B2C2" w14:textId="77777777" w:rsidR="005D3BD0" w:rsidRPr="005D3BD0" w:rsidRDefault="005D3BD0" w:rsidP="005D3BD0">
            <w:pPr>
              <w:pStyle w:val="ListParagraph"/>
              <w:keepNext/>
              <w:numPr>
                <w:ilvl w:val="0"/>
                <w:numId w:val="16"/>
              </w:numPr>
              <w:autoSpaceDE w:val="0"/>
              <w:autoSpaceDN w:val="0"/>
              <w:adjustRightInd w:val="0"/>
              <w:rPr>
                <w:rFonts w:asciiTheme="minorHAnsi" w:hAnsiTheme="minorHAnsi"/>
                <w:sz w:val="18"/>
              </w:rPr>
            </w:pPr>
            <w:r w:rsidRPr="005D3BD0">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435B2C3" w14:textId="77777777" w:rsidR="00352336" w:rsidRPr="00E74533" w:rsidRDefault="005D3BD0" w:rsidP="0029047D">
            <w:pPr>
              <w:pStyle w:val="ListParagraph"/>
              <w:keepNext/>
              <w:numPr>
                <w:ilvl w:val="0"/>
                <w:numId w:val="6"/>
              </w:numPr>
              <w:autoSpaceDE w:val="0"/>
              <w:autoSpaceDN w:val="0"/>
              <w:adjustRightInd w:val="0"/>
              <w:rPr>
                <w:rFonts w:asciiTheme="minorHAnsi" w:hAnsiTheme="minorHAnsi"/>
                <w:b/>
              </w:rPr>
            </w:pPr>
            <w:r w:rsidRPr="005D3BD0">
              <w:rPr>
                <w:rFonts w:asciiTheme="minorHAnsi" w:hAnsiTheme="minorHAnsi"/>
                <w:sz w:val="18"/>
                <w:szCs w:val="18"/>
              </w:rPr>
              <w:t xml:space="preserve">I will ensure that a registered copy of this Certificate of Installation shall be </w:t>
            </w:r>
            <w:proofErr w:type="gramStart"/>
            <w:r w:rsidRPr="005D3BD0">
              <w:rPr>
                <w:rFonts w:asciiTheme="minorHAnsi" w:hAnsiTheme="minorHAnsi"/>
                <w:sz w:val="18"/>
                <w:szCs w:val="18"/>
              </w:rPr>
              <w:t>posted, or</w:t>
            </w:r>
            <w:proofErr w:type="gramEnd"/>
            <w:r w:rsidRPr="005D3BD0">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352336" w:rsidRPr="00B272DC" w14:paraId="0435B2C7" w14:textId="77777777" w:rsidTr="00E37C19">
        <w:tblPrEx>
          <w:tblCellMar>
            <w:left w:w="108" w:type="dxa"/>
            <w:right w:w="108" w:type="dxa"/>
          </w:tblCellMar>
        </w:tblPrEx>
        <w:trPr>
          <w:trHeight w:val="360"/>
        </w:trPr>
        <w:tc>
          <w:tcPr>
            <w:tcW w:w="5307" w:type="dxa"/>
          </w:tcPr>
          <w:p w14:paraId="0435B2C5" w14:textId="77777777" w:rsidR="00352336" w:rsidRPr="00B272DC" w:rsidRDefault="00352336" w:rsidP="00E37C1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0435B2C6" w14:textId="77777777" w:rsidR="00352336" w:rsidRPr="00B272DC" w:rsidRDefault="00352336" w:rsidP="00E37C1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352336" w:rsidRPr="00B272DC" w14:paraId="0435B2CA"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435B2C8"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435B2C9"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352336" w:rsidRPr="00B272DC" w14:paraId="0435B2CD"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435B2CB"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435B2CC"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352336" w:rsidRPr="00B272DC" w14:paraId="0435B2D1"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435B2CE"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435B2CF"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29047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435B2D0"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352336" w:rsidRPr="00B272DC" w14:paraId="0435B2D4"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435B2D2"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0435B2D3"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0435B2D5" w14:textId="77777777" w:rsidR="00C64DBF" w:rsidRDefault="00C64DBF" w:rsidP="00C64DBF">
      <w:pPr>
        <w:ind w:hanging="677"/>
        <w:rPr>
          <w:rFonts w:asciiTheme="minorHAnsi" w:hAnsiTheme="minorHAnsi"/>
        </w:rPr>
      </w:pPr>
    </w:p>
    <w:p w14:paraId="0435B2D6" w14:textId="77777777" w:rsidR="00B71555" w:rsidRPr="00CB00C9" w:rsidRDefault="00B71555" w:rsidP="00B71555">
      <w:pPr>
        <w:contextualSpacing/>
        <w:rPr>
          <w:rFonts w:asciiTheme="minorHAnsi" w:hAnsiTheme="minorHAnsi"/>
          <w:sz w:val="18"/>
          <w:szCs w:val="18"/>
        </w:rPr>
      </w:pPr>
    </w:p>
    <w:p w14:paraId="0435B2D7"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432" w:footer="432" w:gutter="0"/>
          <w:cols w:space="720"/>
          <w:docGrid w:linePitch="272"/>
        </w:sectPr>
      </w:pPr>
    </w:p>
    <w:p w14:paraId="0435B2D8" w14:textId="2F3375FB" w:rsidR="00636F83" w:rsidRPr="000A6716" w:rsidRDefault="000A6716" w:rsidP="000A6716">
      <w:pPr>
        <w:jc w:val="center"/>
        <w:rPr>
          <w:rFonts w:asciiTheme="minorHAnsi" w:hAnsiTheme="minorHAnsi"/>
          <w:b/>
          <w:sz w:val="28"/>
          <w:szCs w:val="18"/>
        </w:rPr>
      </w:pPr>
      <w:r w:rsidRPr="0029047D">
        <w:rPr>
          <w:rFonts w:asciiTheme="minorHAnsi" w:hAnsiTheme="minorHAnsi"/>
          <w:b/>
          <w:szCs w:val="18"/>
        </w:rPr>
        <w:lastRenderedPageBreak/>
        <w:t>CF2R-MCH-27</w:t>
      </w:r>
      <w:r w:rsidR="00D76417">
        <w:rPr>
          <w:rFonts w:asciiTheme="minorHAnsi" w:hAnsiTheme="minorHAnsi"/>
          <w:b/>
          <w:szCs w:val="18"/>
        </w:rPr>
        <w:t>c</w:t>
      </w:r>
      <w:r w:rsidRPr="0029047D">
        <w:rPr>
          <w:rFonts w:asciiTheme="minorHAnsi" w:hAnsiTheme="minorHAnsi"/>
          <w:b/>
          <w:szCs w:val="18"/>
        </w:rPr>
        <w:t>-H User Instructions</w:t>
      </w:r>
    </w:p>
    <w:p w14:paraId="0435B2D9" w14:textId="77777777" w:rsidR="00636F83" w:rsidRDefault="00636F83" w:rsidP="00636F83">
      <w:pPr>
        <w:rPr>
          <w:rFonts w:asciiTheme="minorHAnsi" w:eastAsia="Cambria" w:hAnsiTheme="minorHAnsi"/>
          <w:b/>
          <w:sz w:val="18"/>
          <w:szCs w:val="18"/>
        </w:rPr>
      </w:pPr>
    </w:p>
    <w:p w14:paraId="0435B2DA" w14:textId="77777777" w:rsidR="00636F83" w:rsidRPr="00D2491C" w:rsidRDefault="00636F83" w:rsidP="00636F83">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0435B2DB" w14:textId="12EC73FA" w:rsidR="00AE10C0" w:rsidRDefault="00D000F8">
      <w:pPr>
        <w:pStyle w:val="ListParagraph"/>
        <w:numPr>
          <w:ilvl w:val="0"/>
          <w:numId w:val="8"/>
        </w:numPr>
        <w:rPr>
          <w:rFonts w:asciiTheme="minorHAnsi" w:eastAsia="Cambria" w:hAnsiTheme="minorHAnsi"/>
          <w:sz w:val="18"/>
          <w:szCs w:val="18"/>
        </w:rPr>
      </w:pPr>
      <w:r>
        <w:rPr>
          <w:rFonts w:asciiTheme="minorHAnsi" w:hAnsiTheme="minorHAnsi"/>
          <w:sz w:val="18"/>
          <w:szCs w:val="18"/>
        </w:rPr>
        <w:t>Building Unit Name</w:t>
      </w:r>
      <w:r w:rsidR="00495793" w:rsidRPr="00495793">
        <w:rPr>
          <w:rFonts w:asciiTheme="minorHAnsi" w:hAnsiTheme="minorHAnsi"/>
          <w:sz w:val="18"/>
          <w:szCs w:val="18"/>
        </w:rPr>
        <w:t>: This field is filled out automatically. It is referenced from the CF2R-MCH-01, which must be completed prior to this document.</w:t>
      </w:r>
      <w:r w:rsidR="00636F83">
        <w:rPr>
          <w:rFonts w:asciiTheme="minorHAnsi" w:hAnsiTheme="minorHAnsi"/>
          <w:sz w:val="18"/>
          <w:szCs w:val="18"/>
        </w:rPr>
        <w:t xml:space="preserve"> This is the unique identifier for this dwelling unit. </w:t>
      </w:r>
      <w:del w:id="90" w:author="Tsan, Bach@Energy" w:date="2021-11-05T14:40:00Z">
        <w:r w:rsidR="00636F83" w:rsidDel="00B11C60">
          <w:rPr>
            <w:rFonts w:asciiTheme="minorHAnsi" w:hAnsiTheme="minorHAnsi"/>
            <w:sz w:val="18"/>
            <w:szCs w:val="18"/>
          </w:rPr>
          <w:delText xml:space="preserve">Needed mostly for multifamily dwelling units. </w:delText>
        </w:r>
      </w:del>
      <w:r w:rsidR="00636F83">
        <w:rPr>
          <w:rFonts w:asciiTheme="minorHAnsi" w:hAnsiTheme="minorHAnsi"/>
          <w:sz w:val="18"/>
          <w:szCs w:val="18"/>
        </w:rPr>
        <w:t>Ventilation is calculated and provided for each dwelling unit individually.</w:t>
      </w:r>
    </w:p>
    <w:p w14:paraId="0435B2DC" w14:textId="0FC91F75" w:rsidR="00636F83"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Building Type</w:t>
      </w:r>
      <w:r w:rsidRPr="009C5721">
        <w:rPr>
          <w:rFonts w:asciiTheme="minorHAnsi" w:hAnsiTheme="minorHAnsi"/>
          <w:sz w:val="18"/>
          <w:szCs w:val="18"/>
        </w:rPr>
        <w:t>: This field is filled out automatically. It is referenced from the</w:t>
      </w:r>
      <w:r w:rsidR="00636F83" w:rsidRPr="00D2491C">
        <w:rPr>
          <w:rFonts w:asciiTheme="minorHAnsi" w:hAnsiTheme="minorHAnsi"/>
          <w:sz w:val="18"/>
          <w:szCs w:val="18"/>
        </w:rPr>
        <w:t xml:space="preserve"> CF1R</w:t>
      </w:r>
      <w:r w:rsidR="00636F83">
        <w:rPr>
          <w:rFonts w:asciiTheme="minorHAnsi" w:hAnsiTheme="minorHAnsi"/>
          <w:sz w:val="18"/>
          <w:szCs w:val="18"/>
        </w:rPr>
        <w:t>.</w:t>
      </w:r>
      <w:r w:rsidR="00636F83" w:rsidRPr="00D2491C">
        <w:rPr>
          <w:rFonts w:asciiTheme="minorHAnsi" w:hAnsiTheme="minorHAnsi"/>
          <w:sz w:val="18"/>
          <w:szCs w:val="18"/>
        </w:rPr>
        <w:t xml:space="preserve"> </w:t>
      </w:r>
      <w:r w:rsidR="00AF584B">
        <w:rPr>
          <w:rFonts w:asciiTheme="minorHAnsi" w:hAnsiTheme="minorHAnsi"/>
          <w:sz w:val="18"/>
          <w:szCs w:val="18"/>
        </w:rPr>
        <w:t xml:space="preserve">Values </w:t>
      </w:r>
      <w:r w:rsidR="00454307">
        <w:rPr>
          <w:rFonts w:asciiTheme="minorHAnsi" w:eastAsia="Cambria" w:hAnsiTheme="minorHAnsi"/>
          <w:sz w:val="18"/>
          <w:szCs w:val="18"/>
        </w:rPr>
        <w:t>are “S</w:t>
      </w:r>
      <w:r w:rsidR="00636F83" w:rsidRPr="00D2491C">
        <w:rPr>
          <w:rFonts w:asciiTheme="minorHAnsi" w:eastAsia="Cambria" w:hAnsiTheme="minorHAnsi"/>
          <w:sz w:val="18"/>
          <w:szCs w:val="18"/>
        </w:rPr>
        <w:t xml:space="preserve">ingle </w:t>
      </w:r>
      <w:r w:rsidR="00454307">
        <w:rPr>
          <w:rFonts w:asciiTheme="minorHAnsi" w:eastAsia="Cambria" w:hAnsiTheme="minorHAnsi"/>
          <w:sz w:val="18"/>
          <w:szCs w:val="18"/>
        </w:rPr>
        <w:t>F</w:t>
      </w:r>
      <w:r w:rsidR="00636F83" w:rsidRPr="00D2491C">
        <w:rPr>
          <w:rFonts w:asciiTheme="minorHAnsi" w:eastAsia="Cambria" w:hAnsiTheme="minorHAnsi"/>
          <w:sz w:val="18"/>
          <w:szCs w:val="18"/>
        </w:rPr>
        <w:t>amily</w:t>
      </w:r>
      <w:r w:rsidR="00AF584B">
        <w:rPr>
          <w:rFonts w:asciiTheme="minorHAnsi" w:eastAsia="Cambria" w:hAnsiTheme="minorHAnsi"/>
          <w:sz w:val="18"/>
          <w:szCs w:val="18"/>
        </w:rPr>
        <w:t xml:space="preserve"> </w:t>
      </w:r>
      <w:r w:rsidR="00454307">
        <w:rPr>
          <w:rFonts w:asciiTheme="minorHAnsi" w:eastAsia="Cambria" w:hAnsiTheme="minorHAnsi"/>
          <w:sz w:val="18"/>
          <w:szCs w:val="18"/>
        </w:rPr>
        <w:t>A</w:t>
      </w:r>
      <w:r w:rsidR="00AF584B">
        <w:rPr>
          <w:rFonts w:asciiTheme="minorHAnsi" w:eastAsia="Cambria" w:hAnsiTheme="minorHAnsi"/>
          <w:sz w:val="18"/>
          <w:szCs w:val="18"/>
        </w:rPr>
        <w:t>ttached</w:t>
      </w:r>
      <w:r w:rsidR="00636F83" w:rsidRPr="00D2491C">
        <w:rPr>
          <w:rFonts w:asciiTheme="minorHAnsi" w:eastAsia="Cambria" w:hAnsiTheme="minorHAnsi"/>
          <w:sz w:val="18"/>
          <w:szCs w:val="18"/>
        </w:rPr>
        <w:t>”</w:t>
      </w:r>
      <w:ins w:id="91" w:author="Tsan, Bach@Energy" w:date="2021-11-05T14:41:00Z">
        <w:r w:rsidR="004A4C45">
          <w:rPr>
            <w:rFonts w:asciiTheme="minorHAnsi" w:eastAsia="Cambria" w:hAnsiTheme="minorHAnsi"/>
            <w:sz w:val="18"/>
            <w:szCs w:val="18"/>
          </w:rPr>
          <w:t xml:space="preserve"> and </w:t>
        </w:r>
      </w:ins>
      <w:del w:id="92" w:author="Tsan, Bach@Energy" w:date="2021-11-05T14:41:00Z">
        <w:r w:rsidR="00AF584B" w:rsidDel="004A4C45">
          <w:rPr>
            <w:rFonts w:asciiTheme="minorHAnsi" w:eastAsia="Cambria" w:hAnsiTheme="minorHAnsi"/>
            <w:sz w:val="18"/>
            <w:szCs w:val="18"/>
          </w:rPr>
          <w:delText>,</w:delText>
        </w:r>
      </w:del>
      <w:r w:rsidR="00AF584B">
        <w:rPr>
          <w:rFonts w:asciiTheme="minorHAnsi" w:eastAsia="Cambria" w:hAnsiTheme="minorHAnsi"/>
          <w:sz w:val="18"/>
          <w:szCs w:val="18"/>
        </w:rPr>
        <w:t xml:space="preserve"> </w:t>
      </w:r>
      <w:r w:rsidR="00AF584B" w:rsidRPr="00D2491C">
        <w:rPr>
          <w:rFonts w:asciiTheme="minorHAnsi" w:eastAsia="Cambria" w:hAnsiTheme="minorHAnsi"/>
          <w:sz w:val="18"/>
          <w:szCs w:val="18"/>
        </w:rPr>
        <w:t>“</w:t>
      </w:r>
      <w:r w:rsidR="00454307">
        <w:rPr>
          <w:rFonts w:asciiTheme="minorHAnsi" w:eastAsia="Cambria" w:hAnsiTheme="minorHAnsi"/>
          <w:sz w:val="18"/>
          <w:szCs w:val="18"/>
        </w:rPr>
        <w:t>S</w:t>
      </w:r>
      <w:r w:rsidR="00AF584B" w:rsidRPr="00D2491C">
        <w:rPr>
          <w:rFonts w:asciiTheme="minorHAnsi" w:eastAsia="Cambria" w:hAnsiTheme="minorHAnsi"/>
          <w:sz w:val="18"/>
          <w:szCs w:val="18"/>
        </w:rPr>
        <w:t xml:space="preserve">ingle </w:t>
      </w:r>
      <w:r w:rsidR="00454307">
        <w:rPr>
          <w:rFonts w:asciiTheme="minorHAnsi" w:eastAsia="Cambria" w:hAnsiTheme="minorHAnsi"/>
          <w:sz w:val="18"/>
          <w:szCs w:val="18"/>
        </w:rPr>
        <w:t>F</w:t>
      </w:r>
      <w:r w:rsidR="00AF584B" w:rsidRPr="00D2491C">
        <w:rPr>
          <w:rFonts w:asciiTheme="minorHAnsi" w:eastAsia="Cambria" w:hAnsiTheme="minorHAnsi"/>
          <w:sz w:val="18"/>
          <w:szCs w:val="18"/>
        </w:rPr>
        <w:t>amily</w:t>
      </w:r>
      <w:r w:rsidR="00AF584B">
        <w:rPr>
          <w:rFonts w:asciiTheme="minorHAnsi" w:eastAsia="Cambria" w:hAnsiTheme="minorHAnsi"/>
          <w:sz w:val="18"/>
          <w:szCs w:val="18"/>
        </w:rPr>
        <w:t xml:space="preserve"> </w:t>
      </w:r>
      <w:r w:rsidR="00454307">
        <w:rPr>
          <w:rFonts w:asciiTheme="minorHAnsi" w:eastAsia="Cambria" w:hAnsiTheme="minorHAnsi"/>
          <w:sz w:val="18"/>
          <w:szCs w:val="18"/>
        </w:rPr>
        <w:t>D</w:t>
      </w:r>
      <w:r w:rsidR="00AF584B">
        <w:rPr>
          <w:rFonts w:asciiTheme="minorHAnsi" w:eastAsia="Cambria" w:hAnsiTheme="minorHAnsi"/>
          <w:sz w:val="18"/>
          <w:szCs w:val="18"/>
        </w:rPr>
        <w:t>etached</w:t>
      </w:r>
      <w:r w:rsidR="00AF584B" w:rsidRPr="00D2491C">
        <w:rPr>
          <w:rFonts w:asciiTheme="minorHAnsi" w:eastAsia="Cambria" w:hAnsiTheme="minorHAnsi"/>
          <w:sz w:val="18"/>
          <w:szCs w:val="18"/>
        </w:rPr>
        <w:t>”</w:t>
      </w:r>
      <w:ins w:id="93" w:author="Tsan, Bach@Energy" w:date="2021-11-05T14:41:00Z">
        <w:r w:rsidR="004A4C45">
          <w:rPr>
            <w:rFonts w:asciiTheme="minorHAnsi" w:eastAsia="Cambria" w:hAnsiTheme="minorHAnsi"/>
            <w:sz w:val="18"/>
            <w:szCs w:val="18"/>
          </w:rPr>
          <w:t>.</w:t>
        </w:r>
      </w:ins>
      <w:r w:rsidR="00636F83" w:rsidRPr="00D2491C">
        <w:rPr>
          <w:rFonts w:asciiTheme="minorHAnsi" w:eastAsia="Cambria" w:hAnsiTheme="minorHAnsi"/>
          <w:sz w:val="18"/>
          <w:szCs w:val="18"/>
        </w:rPr>
        <w:t xml:space="preserve"> </w:t>
      </w:r>
      <w:del w:id="94" w:author="Tsan, Bach@Energy" w:date="2021-11-05T14:41:00Z">
        <w:r w:rsidR="00636F83" w:rsidRPr="00D2491C" w:rsidDel="004A4C45">
          <w:rPr>
            <w:rFonts w:asciiTheme="minorHAnsi" w:eastAsia="Cambria" w:hAnsiTheme="minorHAnsi"/>
            <w:sz w:val="18"/>
            <w:szCs w:val="18"/>
          </w:rPr>
          <w:delText>and “</w:delText>
        </w:r>
        <w:r w:rsidR="00454307" w:rsidDel="004A4C45">
          <w:rPr>
            <w:rFonts w:asciiTheme="minorHAnsi" w:eastAsia="Cambria" w:hAnsiTheme="minorHAnsi"/>
            <w:sz w:val="18"/>
            <w:szCs w:val="18"/>
          </w:rPr>
          <w:delText>M</w:delText>
        </w:r>
        <w:r w:rsidR="00636F83" w:rsidRPr="00D2491C" w:rsidDel="004A4C45">
          <w:rPr>
            <w:rFonts w:asciiTheme="minorHAnsi" w:eastAsia="Cambria" w:hAnsiTheme="minorHAnsi"/>
            <w:sz w:val="18"/>
            <w:szCs w:val="18"/>
          </w:rPr>
          <w:delText>ultifamily”</w:delText>
        </w:r>
        <w:r w:rsidR="00636F83" w:rsidDel="004A4C45">
          <w:rPr>
            <w:rFonts w:asciiTheme="minorHAnsi" w:eastAsia="Cambria" w:hAnsiTheme="minorHAnsi"/>
            <w:sz w:val="18"/>
            <w:szCs w:val="18"/>
          </w:rPr>
          <w:delText>.</w:delText>
        </w:r>
        <w:r w:rsidR="00AF584B" w:rsidDel="004A4C45">
          <w:rPr>
            <w:rFonts w:asciiTheme="minorHAnsi" w:eastAsia="Cambria" w:hAnsiTheme="minorHAnsi"/>
            <w:sz w:val="18"/>
            <w:szCs w:val="18"/>
          </w:rPr>
          <w:delText xml:space="preserve"> </w:delText>
        </w:r>
      </w:del>
      <w:r w:rsidR="00AF584B">
        <w:rPr>
          <w:rFonts w:asciiTheme="minorHAnsi" w:eastAsia="Cambria" w:hAnsiTheme="minorHAnsi"/>
          <w:sz w:val="18"/>
          <w:szCs w:val="18"/>
        </w:rPr>
        <w:t>User is allowed to overwrite imported value with “</w:t>
      </w:r>
      <w:proofErr w:type="gramStart"/>
      <w:r w:rsidR="00454307">
        <w:rPr>
          <w:rFonts w:asciiTheme="minorHAnsi" w:eastAsia="Cambria" w:hAnsiTheme="minorHAnsi"/>
          <w:sz w:val="18"/>
          <w:szCs w:val="18"/>
        </w:rPr>
        <w:t>N</w:t>
      </w:r>
      <w:r w:rsidR="00AF584B">
        <w:rPr>
          <w:rFonts w:asciiTheme="minorHAnsi" w:eastAsia="Cambria" w:hAnsiTheme="minorHAnsi"/>
          <w:sz w:val="18"/>
          <w:szCs w:val="18"/>
        </w:rPr>
        <w:t>on-dwelling</w:t>
      </w:r>
      <w:proofErr w:type="gramEnd"/>
      <w:r w:rsidR="00AF584B">
        <w:rPr>
          <w:rFonts w:asciiTheme="minorHAnsi" w:eastAsia="Cambria" w:hAnsiTheme="minorHAnsi"/>
          <w:sz w:val="18"/>
          <w:szCs w:val="18"/>
        </w:rPr>
        <w:t xml:space="preserve"> unit</w:t>
      </w:r>
      <w:r>
        <w:rPr>
          <w:rFonts w:asciiTheme="minorHAnsi" w:eastAsia="Cambria" w:hAnsiTheme="minorHAnsi"/>
          <w:sz w:val="18"/>
          <w:szCs w:val="18"/>
        </w:rPr>
        <w:t>”</w:t>
      </w:r>
      <w:r w:rsidR="00AF584B">
        <w:rPr>
          <w:rFonts w:asciiTheme="minorHAnsi" w:eastAsia="Cambria" w:hAnsiTheme="minorHAnsi"/>
          <w:sz w:val="18"/>
          <w:szCs w:val="18"/>
        </w:rPr>
        <w:t xml:space="preserve"> selection</w:t>
      </w:r>
      <w:r>
        <w:rPr>
          <w:rFonts w:asciiTheme="minorHAnsi" w:eastAsia="Cambria" w:hAnsiTheme="minorHAnsi"/>
          <w:sz w:val="18"/>
          <w:szCs w:val="18"/>
        </w:rPr>
        <w:t>.</w:t>
      </w:r>
    </w:p>
    <w:p w14:paraId="0435B2DD" w14:textId="3D65DEF0" w:rsidR="00CF3ECE" w:rsidRPr="00CF3ECE"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Project Scope</w:t>
      </w:r>
      <w:r w:rsidRPr="009C5721">
        <w:rPr>
          <w:rFonts w:asciiTheme="minorHAnsi" w:hAnsiTheme="minorHAnsi"/>
          <w:sz w:val="18"/>
          <w:szCs w:val="18"/>
        </w:rPr>
        <w:t>: This field is filled out automatically. It is referenced from the</w:t>
      </w:r>
      <w:r w:rsidRPr="00D2491C">
        <w:rPr>
          <w:rFonts w:asciiTheme="minorHAnsi" w:hAnsiTheme="minorHAnsi"/>
          <w:sz w:val="18"/>
          <w:szCs w:val="18"/>
        </w:rPr>
        <w:t xml:space="preserve"> CF1R</w:t>
      </w:r>
      <w:r>
        <w:rPr>
          <w:rFonts w:asciiTheme="minorHAnsi" w:hAnsiTheme="minorHAnsi"/>
          <w:sz w:val="18"/>
          <w:szCs w:val="18"/>
        </w:rPr>
        <w:t>.</w:t>
      </w:r>
    </w:p>
    <w:p w14:paraId="0435B2DE" w14:textId="4885A422" w:rsidR="00CF3ECE" w:rsidRPr="00CF3ECE" w:rsidRDefault="00495793" w:rsidP="00CF3ECE">
      <w:pPr>
        <w:pStyle w:val="ListParagraph"/>
        <w:numPr>
          <w:ilvl w:val="0"/>
          <w:numId w:val="21"/>
        </w:numPr>
        <w:rPr>
          <w:rFonts w:asciiTheme="minorHAnsi" w:hAnsiTheme="minorHAnsi"/>
          <w:sz w:val="18"/>
          <w:szCs w:val="18"/>
        </w:rPr>
      </w:pPr>
      <w:r w:rsidRPr="00495793">
        <w:rPr>
          <w:rFonts w:asciiTheme="minorHAnsi" w:hAnsiTheme="minorHAnsi"/>
          <w:sz w:val="18"/>
          <w:szCs w:val="18"/>
        </w:rPr>
        <w:t xml:space="preserve">If parent document is the CF1R-PRF-01, values are </w:t>
      </w:r>
      <w:r w:rsidR="00CF3ECE">
        <w:rPr>
          <w:rFonts w:asciiTheme="minorHAnsi" w:hAnsiTheme="minorHAnsi"/>
          <w:sz w:val="18"/>
          <w:szCs w:val="18"/>
        </w:rPr>
        <w:t>“</w:t>
      </w:r>
      <w:r w:rsidR="00CF3ECE" w:rsidRPr="00CF3ECE">
        <w:rPr>
          <w:rFonts w:asciiTheme="minorHAnsi" w:hAnsiTheme="minorHAnsi"/>
          <w:sz w:val="18"/>
          <w:szCs w:val="18"/>
        </w:rPr>
        <w:t>Newly Constructed</w:t>
      </w:r>
      <w:r w:rsidR="00CF3ECE">
        <w:rPr>
          <w:rFonts w:asciiTheme="minorHAnsi" w:hAnsiTheme="minorHAnsi"/>
          <w:sz w:val="18"/>
          <w:szCs w:val="18"/>
        </w:rPr>
        <w:t>”</w:t>
      </w:r>
      <w:r w:rsidR="00CF3ECE" w:rsidRPr="00CF3ECE">
        <w:rPr>
          <w:rFonts w:asciiTheme="minorHAnsi" w:hAnsiTheme="minorHAnsi"/>
          <w:sz w:val="18"/>
          <w:szCs w:val="18"/>
        </w:rPr>
        <w:t xml:space="preserve">, </w:t>
      </w:r>
      <w:r w:rsidR="00CF3ECE">
        <w:rPr>
          <w:rFonts w:asciiTheme="minorHAnsi" w:hAnsiTheme="minorHAnsi"/>
          <w:sz w:val="18"/>
          <w:szCs w:val="18"/>
        </w:rPr>
        <w:t>“</w:t>
      </w:r>
      <w:r w:rsidR="00CF3ECE" w:rsidRPr="00CF3ECE">
        <w:rPr>
          <w:rFonts w:asciiTheme="minorHAnsi" w:hAnsiTheme="minorHAnsi"/>
          <w:sz w:val="18"/>
          <w:szCs w:val="18"/>
        </w:rPr>
        <w:t>Newly Constructed (Addition Alone)</w:t>
      </w:r>
      <w:r w:rsidR="00CF3ECE">
        <w:rPr>
          <w:rFonts w:asciiTheme="minorHAnsi" w:hAnsiTheme="minorHAnsi"/>
          <w:sz w:val="18"/>
          <w:szCs w:val="18"/>
        </w:rPr>
        <w:t>”</w:t>
      </w:r>
      <w:r w:rsidR="00CF3ECE" w:rsidRPr="00CF3ECE">
        <w:rPr>
          <w:rFonts w:asciiTheme="minorHAnsi" w:hAnsiTheme="minorHAnsi"/>
          <w:sz w:val="18"/>
          <w:szCs w:val="18"/>
        </w:rPr>
        <w:t xml:space="preserve"> and</w:t>
      </w:r>
      <w:r w:rsidR="00CF3ECE">
        <w:rPr>
          <w:rFonts w:asciiTheme="minorHAnsi" w:hAnsiTheme="minorHAnsi"/>
          <w:sz w:val="18"/>
          <w:szCs w:val="18"/>
        </w:rPr>
        <w:t xml:space="preserve"> “</w:t>
      </w:r>
      <w:r w:rsidR="00CF3ECE" w:rsidRPr="00CF3ECE">
        <w:rPr>
          <w:rFonts w:asciiTheme="minorHAnsi" w:hAnsiTheme="minorHAnsi"/>
          <w:sz w:val="18"/>
          <w:szCs w:val="18"/>
        </w:rPr>
        <w:t>Addition and /or Alteration</w:t>
      </w:r>
      <w:r w:rsidR="00CF3ECE">
        <w:rPr>
          <w:rFonts w:asciiTheme="minorHAnsi" w:hAnsiTheme="minorHAnsi"/>
          <w:sz w:val="18"/>
          <w:szCs w:val="18"/>
        </w:rPr>
        <w:t>”</w:t>
      </w:r>
    </w:p>
    <w:p w14:paraId="0435B2DF" w14:textId="77777777" w:rsidR="00CF3ECE" w:rsidRPr="00CF3ECE" w:rsidRDefault="00CF3ECE" w:rsidP="00CF3ECE">
      <w:pPr>
        <w:pStyle w:val="ListParagraph"/>
        <w:numPr>
          <w:ilvl w:val="0"/>
          <w:numId w:val="21"/>
        </w:numPr>
        <w:rPr>
          <w:rFonts w:asciiTheme="minorHAnsi"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CF1R-NCB-01, </w:t>
      </w:r>
      <w:r>
        <w:rPr>
          <w:rFonts w:asciiTheme="minorHAnsi" w:hAnsiTheme="minorHAnsi"/>
          <w:sz w:val="18"/>
          <w:szCs w:val="18"/>
        </w:rPr>
        <w:t>values are “</w:t>
      </w:r>
      <w:r w:rsidRPr="00CF3ECE">
        <w:rPr>
          <w:rFonts w:asciiTheme="minorHAnsi" w:hAnsiTheme="minorHAnsi"/>
          <w:sz w:val="18"/>
          <w:szCs w:val="18"/>
        </w:rPr>
        <w:t>Newly Constructed</w:t>
      </w:r>
      <w:r>
        <w:rPr>
          <w:rFonts w:asciiTheme="minorHAnsi" w:hAnsiTheme="minorHAnsi"/>
          <w:sz w:val="18"/>
          <w:szCs w:val="18"/>
        </w:rPr>
        <w:t>”</w:t>
      </w:r>
      <w:r w:rsidRPr="00CF3ECE">
        <w:rPr>
          <w:rFonts w:asciiTheme="minorHAnsi" w:hAnsiTheme="minorHAnsi"/>
          <w:sz w:val="18"/>
          <w:szCs w:val="18"/>
        </w:rPr>
        <w:t xml:space="preserve"> and </w:t>
      </w:r>
      <w:r>
        <w:rPr>
          <w:rFonts w:asciiTheme="minorHAnsi" w:hAnsiTheme="minorHAnsi"/>
          <w:sz w:val="18"/>
          <w:szCs w:val="18"/>
        </w:rPr>
        <w:t>“</w:t>
      </w:r>
      <w:r w:rsidRPr="00CF3ECE">
        <w:rPr>
          <w:rFonts w:asciiTheme="minorHAnsi" w:hAnsiTheme="minorHAnsi"/>
          <w:sz w:val="18"/>
          <w:szCs w:val="18"/>
        </w:rPr>
        <w:t>Newly Constructed (Addition Alone)</w:t>
      </w:r>
      <w:r>
        <w:rPr>
          <w:rFonts w:asciiTheme="minorHAnsi" w:hAnsiTheme="minorHAnsi"/>
          <w:sz w:val="18"/>
          <w:szCs w:val="18"/>
        </w:rPr>
        <w:t>”</w:t>
      </w:r>
    </w:p>
    <w:p w14:paraId="0435B2E0" w14:textId="06686D90" w:rsidR="00AE10C0" w:rsidRDefault="00CF3ECE">
      <w:pPr>
        <w:pStyle w:val="ListParagraph"/>
        <w:numPr>
          <w:ilvl w:val="0"/>
          <w:numId w:val="21"/>
        </w:numPr>
        <w:rPr>
          <w:rFonts w:asciiTheme="minorHAnsi" w:eastAsia="Cambria"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CF1R-ADD-01, </w:t>
      </w:r>
      <w:r>
        <w:rPr>
          <w:rFonts w:asciiTheme="minorHAnsi" w:hAnsiTheme="minorHAnsi"/>
          <w:sz w:val="18"/>
          <w:szCs w:val="18"/>
        </w:rPr>
        <w:t>values are “</w:t>
      </w:r>
      <w:r w:rsidRPr="00CF3ECE">
        <w:rPr>
          <w:rFonts w:asciiTheme="minorHAnsi" w:hAnsiTheme="minorHAnsi"/>
          <w:sz w:val="18"/>
          <w:szCs w:val="18"/>
        </w:rPr>
        <w:t>ADU Addition &lt; 300 ft</w:t>
      </w:r>
      <w:r w:rsidRPr="009B68D4">
        <w:rPr>
          <w:rFonts w:asciiTheme="minorHAnsi" w:hAnsiTheme="minorHAnsi"/>
          <w:sz w:val="18"/>
          <w:szCs w:val="18"/>
          <w:vertAlign w:val="superscript"/>
        </w:rPr>
        <w: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300 to &lt; 400 ft</w:t>
      </w:r>
      <w:r w:rsidR="009B68D4" w:rsidRPr="009B68D4">
        <w:rPr>
          <w:rFonts w:asciiTheme="minorHAnsi" w:hAnsiTheme="minorHAnsi"/>
          <w:sz w:val="18"/>
          <w:szCs w:val="18"/>
          <w:vertAlign w:val="superscript"/>
        </w:rPr>
        <w: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400 to &lt; 700 ft</w:t>
      </w:r>
      <w:r w:rsidR="009B68D4" w:rsidRPr="009B68D4">
        <w:rPr>
          <w:rFonts w:asciiTheme="minorHAnsi" w:hAnsiTheme="minorHAnsi"/>
          <w:sz w:val="18"/>
          <w:szCs w:val="18"/>
          <w:vertAlign w:val="superscript"/>
        </w:rPr>
        <w:t>2</w:t>
      </w:r>
      <w:r>
        <w:rPr>
          <w:rFonts w:asciiTheme="minorHAnsi" w:hAnsiTheme="minorHAnsi"/>
          <w:sz w:val="18"/>
          <w:szCs w:val="18"/>
        </w:rPr>
        <w:t xml:space="preserve">” </w:t>
      </w:r>
      <w:r w:rsidRPr="00CF3ECE">
        <w:rPr>
          <w:rFonts w:asciiTheme="minorHAnsi" w:hAnsiTheme="minorHAnsi"/>
          <w:sz w:val="18"/>
          <w:szCs w:val="18"/>
        </w:rPr>
        <w:t xml:space="preserve">and </w:t>
      </w:r>
      <w:r>
        <w:rPr>
          <w:rFonts w:asciiTheme="minorHAnsi" w:hAnsiTheme="minorHAnsi"/>
          <w:sz w:val="18"/>
          <w:szCs w:val="18"/>
        </w:rPr>
        <w:t>“</w:t>
      </w:r>
      <w:r w:rsidRPr="00CF3ECE">
        <w:rPr>
          <w:rFonts w:asciiTheme="minorHAnsi" w:hAnsiTheme="minorHAnsi"/>
          <w:sz w:val="18"/>
          <w:szCs w:val="18"/>
        </w:rPr>
        <w:t>ADU Addition &gt; 700 to &lt; 1000 ft</w:t>
      </w:r>
      <w:r w:rsidR="009B68D4" w:rsidRPr="009B68D4">
        <w:rPr>
          <w:rFonts w:asciiTheme="minorHAnsi" w:hAnsiTheme="minorHAnsi"/>
          <w:sz w:val="18"/>
          <w:szCs w:val="18"/>
          <w:vertAlign w:val="superscript"/>
        </w:rPr>
        <w:t>2</w:t>
      </w:r>
      <w:r>
        <w:rPr>
          <w:rFonts w:asciiTheme="minorHAnsi" w:hAnsiTheme="minorHAnsi"/>
          <w:sz w:val="18"/>
          <w:szCs w:val="18"/>
        </w:rPr>
        <w:t>”</w:t>
      </w:r>
      <w:r w:rsidR="00495793" w:rsidRPr="00495793">
        <w:rPr>
          <w:rFonts w:asciiTheme="minorHAnsi" w:hAnsiTheme="minorHAnsi"/>
          <w:sz w:val="18"/>
          <w:szCs w:val="18"/>
        </w:rPr>
        <w:t>.</w:t>
      </w:r>
    </w:p>
    <w:p w14:paraId="0435B2E1" w14:textId="68AF5223" w:rsidR="00636F83" w:rsidRPr="00DE1FB9" w:rsidRDefault="004354D4"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Pr>
          <w:rFonts w:asciiTheme="minorHAnsi" w:hAnsiTheme="minorHAnsi"/>
          <w:sz w:val="18"/>
          <w:szCs w:val="18"/>
        </w:rPr>
        <w:t xml:space="preserve">: </w:t>
      </w:r>
      <w:r w:rsidRPr="009C5721">
        <w:rPr>
          <w:rFonts w:asciiTheme="minorHAnsi" w:hAnsiTheme="minorHAnsi"/>
          <w:sz w:val="18"/>
          <w:szCs w:val="18"/>
        </w:rPr>
        <w:t>This field is filled out automatically. It is referenced from the CF2R-MCH-01</w:t>
      </w:r>
      <w:r>
        <w:rPr>
          <w:rFonts w:asciiTheme="minorHAnsi" w:hAnsiTheme="minorHAnsi"/>
          <w:sz w:val="18"/>
          <w:szCs w:val="18"/>
        </w:rPr>
        <w:t>.</w:t>
      </w:r>
      <w:r w:rsidRPr="00D2491C" w:rsidDel="00D32EB3">
        <w:rPr>
          <w:rFonts w:asciiTheme="minorHAnsi" w:hAnsiTheme="minorHAnsi"/>
          <w:sz w:val="18"/>
          <w:szCs w:val="18"/>
        </w:rPr>
        <w:t xml:space="preserve"> </w:t>
      </w:r>
    </w:p>
    <w:p w14:paraId="0435B2E2" w14:textId="3E8BD50B" w:rsidR="00636F83" w:rsidRPr="00DE1FB9" w:rsidRDefault="0069465C"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Number of Bedrooms in Dwelling Unit: </w:t>
      </w:r>
      <w:r w:rsidRPr="009C5721">
        <w:rPr>
          <w:rFonts w:asciiTheme="minorHAnsi" w:hAnsiTheme="minorHAnsi"/>
          <w:sz w:val="18"/>
          <w:szCs w:val="18"/>
        </w:rPr>
        <w:t>This field is filled out automatically. It is referenced from the CF2R-MCH-01</w:t>
      </w:r>
      <w:r>
        <w:rPr>
          <w:rFonts w:asciiTheme="minorHAnsi" w:hAnsiTheme="minorHAnsi"/>
          <w:sz w:val="18"/>
          <w:szCs w:val="18"/>
        </w:rPr>
        <w:t>.</w:t>
      </w:r>
    </w:p>
    <w:p w14:paraId="0435B2F4" w14:textId="77777777" w:rsidR="00CE3C37" w:rsidRDefault="00CE3C37"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system Type: This may be filled out automatically or be user input.</w:t>
      </w:r>
    </w:p>
    <w:p w14:paraId="0435B2F5" w14:textId="77777777" w:rsidR="00CE3C37" w:rsidRPr="00CE3C37" w:rsidRDefault="00CE3C37" w:rsidP="00CE3C37">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0435B2F6" w14:textId="581A6040" w:rsidR="00CE3C37" w:rsidRPr="003E1B97" w:rsidRDefault="00AA3550"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If </w:t>
      </w:r>
      <w:r w:rsidR="00454307">
        <w:rPr>
          <w:rFonts w:asciiTheme="minorHAnsi" w:hAnsiTheme="minorHAnsi"/>
          <w:sz w:val="18"/>
          <w:szCs w:val="18"/>
        </w:rPr>
        <w:t>b</w:t>
      </w:r>
      <w:r w:rsidR="00CE3C37">
        <w:rPr>
          <w:rFonts w:asciiTheme="minorHAnsi" w:hAnsiTheme="minorHAnsi"/>
          <w:sz w:val="18"/>
          <w:szCs w:val="18"/>
        </w:rPr>
        <w:t xml:space="preserve">uilding type is equal to </w:t>
      </w:r>
      <w:proofErr w:type="gramStart"/>
      <w:r w:rsidR="00454307">
        <w:rPr>
          <w:rFonts w:asciiTheme="minorHAnsi" w:hAnsiTheme="minorHAnsi"/>
          <w:sz w:val="18"/>
          <w:szCs w:val="18"/>
        </w:rPr>
        <w:t>N</w:t>
      </w:r>
      <w:r w:rsidR="00CE3C37">
        <w:rPr>
          <w:rFonts w:asciiTheme="minorHAnsi" w:hAnsiTheme="minorHAnsi"/>
          <w:sz w:val="18"/>
          <w:szCs w:val="18"/>
        </w:rPr>
        <w:t>on-dwelling</w:t>
      </w:r>
      <w:proofErr w:type="gramEnd"/>
      <w:r w:rsidR="00CE3C37">
        <w:rPr>
          <w:rFonts w:asciiTheme="minorHAnsi" w:hAnsiTheme="minorHAnsi"/>
          <w:sz w:val="18"/>
          <w:szCs w:val="18"/>
        </w:rPr>
        <w:t xml:space="preserve"> unit, an N/A value will be filled out automatically.</w:t>
      </w:r>
    </w:p>
    <w:p w14:paraId="0435B2F7" w14:textId="77777777" w:rsidR="00CE3C37" w:rsidRPr="00E32596" w:rsidRDefault="00CE3C37" w:rsidP="00CE3C37">
      <w:pPr>
        <w:pStyle w:val="ListParagraph"/>
        <w:numPr>
          <w:ilvl w:val="0"/>
          <w:numId w:val="23"/>
        </w:numPr>
        <w:rPr>
          <w:rFonts w:asciiTheme="minorHAnsi" w:eastAsia="Cambria" w:hAnsiTheme="minorHAnsi"/>
          <w:sz w:val="18"/>
          <w:szCs w:val="18"/>
        </w:rPr>
      </w:pPr>
      <w:r w:rsidRPr="00CE3C37">
        <w:rPr>
          <w:rFonts w:asciiTheme="minorHAnsi" w:hAnsiTheme="minorHAnsi"/>
          <w:sz w:val="18"/>
          <w:szCs w:val="18"/>
        </w:rPr>
        <w:t xml:space="preserve">If parent document is the CF1R-NCB or CF1R-ADD, user selects from list of </w:t>
      </w:r>
      <w:r w:rsidRPr="00CE3C37">
        <w:rPr>
          <w:rFonts w:asciiTheme="minorHAnsi" w:hAnsiTheme="minorHAnsi" w:cstheme="minorHAnsi"/>
          <w:sz w:val="18"/>
          <w:szCs w:val="18"/>
        </w:rPr>
        <w:t xml:space="preserve">Supply, Exhaust, </w:t>
      </w:r>
      <w:r w:rsidR="00802732" w:rsidRPr="00802732">
        <w:rPr>
          <w:rFonts w:asciiTheme="minorHAnsi" w:hAnsiTheme="minorHAnsi" w:cstheme="minorHAnsi"/>
          <w:sz w:val="18"/>
          <w:szCs w:val="18"/>
        </w:rPr>
        <w:t>Balanced, Balanced – ERV, Balanced – HRV, Central Fan Integrated (CFI), Central Ventilation System – Supply</w:t>
      </w:r>
      <w:r w:rsidR="00AA3550">
        <w:rPr>
          <w:rFonts w:asciiTheme="minorHAnsi" w:hAnsiTheme="minorHAnsi" w:cstheme="minorHAnsi"/>
          <w:sz w:val="18"/>
          <w:szCs w:val="18"/>
        </w:rPr>
        <w:t xml:space="preserve"> and </w:t>
      </w:r>
      <w:r w:rsidR="00802732" w:rsidRPr="00802732">
        <w:rPr>
          <w:rFonts w:asciiTheme="minorHAnsi" w:hAnsiTheme="minorHAnsi" w:cstheme="minorHAnsi"/>
          <w:sz w:val="18"/>
          <w:szCs w:val="18"/>
        </w:rPr>
        <w:t>Central Ventilation System – Exhaust and Central Ventilation System Balanced</w:t>
      </w:r>
      <w:r w:rsidRPr="00E32596">
        <w:rPr>
          <w:rFonts w:asciiTheme="minorHAnsi" w:hAnsiTheme="minorHAnsi"/>
          <w:sz w:val="18"/>
          <w:szCs w:val="18"/>
        </w:rPr>
        <w:t xml:space="preserve">. </w:t>
      </w:r>
    </w:p>
    <w:p w14:paraId="0435B2F8" w14:textId="77777777" w:rsidR="00CE3C37" w:rsidRPr="00E32596" w:rsidRDefault="00802732"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operation schedule: This may be filled out automatically or be user input.</w:t>
      </w:r>
    </w:p>
    <w:p w14:paraId="0435B2F9" w14:textId="61D0F215" w:rsidR="00CE3C37" w:rsidRPr="00E32596" w:rsidRDefault="00802732"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Building type is equal to </w:t>
      </w:r>
      <w:proofErr w:type="gramStart"/>
      <w:r w:rsidR="00454307">
        <w:rPr>
          <w:rFonts w:asciiTheme="minorHAnsi" w:hAnsiTheme="minorHAnsi"/>
          <w:sz w:val="18"/>
          <w:szCs w:val="18"/>
        </w:rPr>
        <w:t>N</w:t>
      </w:r>
      <w:r>
        <w:rPr>
          <w:rFonts w:asciiTheme="minorHAnsi" w:hAnsiTheme="minorHAnsi"/>
          <w:sz w:val="18"/>
          <w:szCs w:val="18"/>
        </w:rPr>
        <w:t>on-dwelling</w:t>
      </w:r>
      <w:proofErr w:type="gramEnd"/>
      <w:r>
        <w:rPr>
          <w:rFonts w:asciiTheme="minorHAnsi" w:hAnsiTheme="minorHAnsi"/>
          <w:sz w:val="18"/>
          <w:szCs w:val="18"/>
        </w:rPr>
        <w:t xml:space="preserve"> </w:t>
      </w:r>
      <w:r w:rsidR="00AA3550">
        <w:rPr>
          <w:rFonts w:asciiTheme="minorHAnsi" w:hAnsiTheme="minorHAnsi"/>
          <w:sz w:val="18"/>
          <w:szCs w:val="18"/>
        </w:rPr>
        <w:t>unit;</w:t>
      </w:r>
      <w:r>
        <w:rPr>
          <w:rFonts w:asciiTheme="minorHAnsi" w:hAnsiTheme="minorHAnsi"/>
          <w:sz w:val="18"/>
          <w:szCs w:val="18"/>
        </w:rPr>
        <w:t xml:space="preserve"> an N/A value will be filled out automatically.</w:t>
      </w:r>
    </w:p>
    <w:p w14:paraId="0435B2FA" w14:textId="77777777" w:rsidR="00A768FF" w:rsidRPr="00E32596" w:rsidRDefault="00802732" w:rsidP="00A768FF">
      <w:pPr>
        <w:pStyle w:val="ListParagraph"/>
        <w:numPr>
          <w:ilvl w:val="0"/>
          <w:numId w:val="23"/>
        </w:numPr>
        <w:rPr>
          <w:rFonts w:asciiTheme="minorHAnsi" w:hAnsiTheme="minorHAnsi" w:cstheme="minorHAnsi"/>
          <w:sz w:val="18"/>
          <w:szCs w:val="18"/>
        </w:rPr>
      </w:pPr>
      <w:r>
        <w:rPr>
          <w:rFonts w:asciiTheme="minorHAnsi" w:hAnsiTheme="minorHAnsi"/>
          <w:sz w:val="18"/>
          <w:szCs w:val="18"/>
        </w:rPr>
        <w:t xml:space="preserve">User selects from list of </w:t>
      </w:r>
      <w:r w:rsidRPr="00802732">
        <w:rPr>
          <w:rFonts w:asciiTheme="minorHAnsi" w:hAnsiTheme="minorHAnsi" w:cstheme="minorHAnsi"/>
          <w:sz w:val="18"/>
          <w:szCs w:val="18"/>
        </w:rPr>
        <w:t>Continuous, Short-Term Average, Scheduled and Real-time Control.</w:t>
      </w:r>
    </w:p>
    <w:p w14:paraId="0435B2FB" w14:textId="61F622A2" w:rsidR="00E32596" w:rsidRDefault="00802732" w:rsidP="00A768FF">
      <w:pPr>
        <w:pStyle w:val="ListParagraph"/>
        <w:numPr>
          <w:ilvl w:val="0"/>
          <w:numId w:val="23"/>
        </w:numPr>
        <w:rPr>
          <w:rFonts w:asciiTheme="minorHAnsi" w:hAnsiTheme="minorHAnsi" w:cstheme="minorHAnsi"/>
          <w:sz w:val="18"/>
          <w:szCs w:val="18"/>
        </w:rPr>
      </w:pPr>
      <w:r w:rsidRPr="00802732">
        <w:rPr>
          <w:rFonts w:asciiTheme="minorHAnsi" w:hAnsiTheme="minorHAnsi" w:cstheme="minorHAnsi"/>
          <w:sz w:val="18"/>
          <w:szCs w:val="18"/>
        </w:rPr>
        <w:t>Note if “Ventilation System Type” (A</w:t>
      </w:r>
      <w:r w:rsidR="006150E9">
        <w:rPr>
          <w:rFonts w:asciiTheme="minorHAnsi" w:hAnsiTheme="minorHAnsi" w:cstheme="minorHAnsi"/>
          <w:sz w:val="18"/>
          <w:szCs w:val="18"/>
        </w:rPr>
        <w:t>06</w:t>
      </w:r>
      <w:r w:rsidRPr="00802732">
        <w:rPr>
          <w:rFonts w:asciiTheme="minorHAnsi" w:hAnsiTheme="minorHAnsi" w:cstheme="minorHAnsi"/>
          <w:sz w:val="18"/>
          <w:szCs w:val="18"/>
        </w:rPr>
        <w:t>) = Central Fan Integrated &amp; “Ventilation Operation Schedule” (A</w:t>
      </w:r>
      <w:r w:rsidR="008002F8">
        <w:rPr>
          <w:rFonts w:asciiTheme="minorHAnsi" w:hAnsiTheme="minorHAnsi" w:cstheme="minorHAnsi"/>
          <w:sz w:val="18"/>
          <w:szCs w:val="18"/>
        </w:rPr>
        <w:t>0</w:t>
      </w:r>
      <w:r w:rsidR="006150E9">
        <w:rPr>
          <w:rFonts w:asciiTheme="minorHAnsi" w:hAnsiTheme="minorHAnsi" w:cstheme="minorHAnsi"/>
          <w:sz w:val="18"/>
          <w:szCs w:val="18"/>
        </w:rPr>
        <w:t>7</w:t>
      </w:r>
      <w:r w:rsidR="00AA3550" w:rsidRPr="00802732">
        <w:rPr>
          <w:rFonts w:asciiTheme="minorHAnsi" w:hAnsiTheme="minorHAnsi" w:cstheme="minorHAnsi"/>
          <w:sz w:val="18"/>
          <w:szCs w:val="18"/>
        </w:rPr>
        <w:t>) =</w:t>
      </w:r>
      <w:r w:rsidRPr="00802732">
        <w:rPr>
          <w:rFonts w:asciiTheme="minorHAnsi" w:hAnsiTheme="minorHAnsi" w:cstheme="minorHAnsi"/>
          <w:sz w:val="18"/>
          <w:szCs w:val="18"/>
        </w:rPr>
        <w:t xml:space="preserve"> Continuous; then user will not be allowed to proceed.</w:t>
      </w:r>
    </w:p>
    <w:p w14:paraId="3A9B8D46" w14:textId="6F63F82D" w:rsidR="00215CD4" w:rsidRDefault="00215CD4" w:rsidP="00215CD4">
      <w:pPr>
        <w:rPr>
          <w:rFonts w:asciiTheme="minorHAnsi" w:hAnsiTheme="minorHAnsi" w:cstheme="minorHAnsi"/>
          <w:sz w:val="18"/>
          <w:szCs w:val="18"/>
        </w:rPr>
      </w:pPr>
    </w:p>
    <w:p w14:paraId="50C273BD" w14:textId="66156987" w:rsidR="00215CD4" w:rsidRPr="00960B32" w:rsidRDefault="00215CD4" w:rsidP="00215CD4">
      <w:pPr>
        <w:rPr>
          <w:ins w:id="95" w:author="Alhabibi, Haider@Energy" w:date="2022-02-10T09:43:00Z"/>
          <w:rFonts w:asciiTheme="minorHAnsi" w:eastAsia="Cambria" w:hAnsiTheme="minorHAnsi"/>
          <w:sz w:val="18"/>
          <w:szCs w:val="18"/>
        </w:rPr>
      </w:pPr>
      <w:ins w:id="96" w:author="Alhabibi, Haider@Energy" w:date="2022-02-10T09:43:00Z">
        <w:r w:rsidRPr="00BA617F">
          <w:rPr>
            <w:rFonts w:asciiTheme="minorHAnsi" w:eastAsia="Cambria" w:hAnsiTheme="minorHAnsi"/>
            <w:b/>
            <w:bCs/>
            <w:sz w:val="18"/>
            <w:szCs w:val="18"/>
          </w:rPr>
          <w:t xml:space="preserve">Section </w:t>
        </w:r>
        <w:r>
          <w:rPr>
            <w:rFonts w:asciiTheme="minorHAnsi" w:eastAsia="Cambria" w:hAnsiTheme="minorHAnsi"/>
            <w:b/>
            <w:bCs/>
            <w:sz w:val="18"/>
            <w:szCs w:val="18"/>
          </w:rPr>
          <w:t>B</w:t>
        </w:r>
        <w:r w:rsidRPr="00BA617F">
          <w:rPr>
            <w:rFonts w:asciiTheme="minorHAnsi" w:eastAsia="Cambria" w:hAnsiTheme="minorHAnsi"/>
            <w:b/>
            <w:bCs/>
            <w:sz w:val="18"/>
            <w:szCs w:val="18"/>
          </w:rPr>
          <w:t xml:space="preserve">2. </w:t>
        </w:r>
        <w:r w:rsidRPr="00BA617F">
          <w:rPr>
            <w:rFonts w:asciiTheme="minorHAnsi" w:hAnsiTheme="minorHAnsi" w:cstheme="minorHAnsi"/>
            <w:b/>
            <w:bCs/>
            <w:sz w:val="18"/>
            <w:szCs w:val="18"/>
          </w:rPr>
          <w:t>HRV</w:t>
        </w:r>
        <w:r w:rsidRPr="0041218C">
          <w:rPr>
            <w:rFonts w:asciiTheme="minorHAnsi" w:hAnsiTheme="minorHAnsi" w:cstheme="minorHAnsi"/>
            <w:b/>
            <w:bCs/>
            <w:sz w:val="18"/>
            <w:szCs w:val="18"/>
          </w:rPr>
          <w:t xml:space="preserve"> or ERV</w:t>
        </w:r>
        <w:r>
          <w:rPr>
            <w:rFonts w:asciiTheme="minorHAnsi" w:hAnsiTheme="minorHAnsi" w:cstheme="minorHAnsi"/>
            <w:b/>
            <w:bCs/>
            <w:sz w:val="18"/>
            <w:szCs w:val="18"/>
          </w:rPr>
          <w:t xml:space="preserve"> Information</w:t>
        </w:r>
      </w:ins>
    </w:p>
    <w:p w14:paraId="4EDEEEB4" w14:textId="77777777" w:rsidR="00215CD4" w:rsidRPr="00960B32" w:rsidRDefault="00215CD4" w:rsidP="00215CD4">
      <w:pPr>
        <w:numPr>
          <w:ilvl w:val="0"/>
          <w:numId w:val="34"/>
        </w:numPr>
        <w:rPr>
          <w:ins w:id="97" w:author="Alhabibi, Haider@Energy" w:date="2022-02-10T09:43:00Z"/>
          <w:rFonts w:asciiTheme="minorHAnsi" w:eastAsia="Cambria" w:hAnsiTheme="minorHAnsi"/>
          <w:sz w:val="18"/>
          <w:szCs w:val="18"/>
        </w:rPr>
      </w:pPr>
      <w:ins w:id="98" w:author="Alhabibi, Haider@Energy" w:date="2022-02-10T09:43:00Z">
        <w:r w:rsidRPr="00960B32">
          <w:rPr>
            <w:rFonts w:asciiTheme="minorHAnsi" w:eastAsia="Cambria" w:hAnsiTheme="minorHAnsi"/>
            <w:sz w:val="18"/>
            <w:szCs w:val="18"/>
          </w:rPr>
          <w:t>Manufacturer Make – User input text</w:t>
        </w:r>
      </w:ins>
    </w:p>
    <w:p w14:paraId="59784F73" w14:textId="77777777" w:rsidR="00215CD4" w:rsidRPr="00960B32" w:rsidRDefault="00215CD4" w:rsidP="00215CD4">
      <w:pPr>
        <w:numPr>
          <w:ilvl w:val="0"/>
          <w:numId w:val="34"/>
        </w:numPr>
        <w:rPr>
          <w:ins w:id="99" w:author="Alhabibi, Haider@Energy" w:date="2022-02-10T09:43:00Z"/>
          <w:rFonts w:asciiTheme="minorHAnsi" w:eastAsia="Cambria" w:hAnsiTheme="minorHAnsi"/>
          <w:sz w:val="18"/>
          <w:szCs w:val="18"/>
        </w:rPr>
      </w:pPr>
      <w:ins w:id="100" w:author="Alhabibi, Haider@Energy" w:date="2022-02-10T09:43:00Z">
        <w:r w:rsidRPr="00960B32">
          <w:rPr>
            <w:rFonts w:asciiTheme="minorHAnsi" w:eastAsia="Cambria" w:hAnsiTheme="minorHAnsi"/>
            <w:sz w:val="18"/>
            <w:szCs w:val="18"/>
          </w:rPr>
          <w:t xml:space="preserve">Manufacturer Model Number – User input text </w:t>
        </w:r>
      </w:ins>
    </w:p>
    <w:p w14:paraId="778CC35E" w14:textId="77777777" w:rsidR="00215CD4" w:rsidRPr="00960B32" w:rsidRDefault="00215CD4" w:rsidP="00215CD4">
      <w:pPr>
        <w:numPr>
          <w:ilvl w:val="0"/>
          <w:numId w:val="34"/>
        </w:numPr>
        <w:rPr>
          <w:ins w:id="101" w:author="Alhabibi, Haider@Energy" w:date="2022-02-10T09:43:00Z"/>
          <w:rFonts w:asciiTheme="minorHAnsi" w:eastAsia="Cambria" w:hAnsiTheme="minorHAnsi"/>
          <w:sz w:val="18"/>
          <w:szCs w:val="18"/>
        </w:rPr>
      </w:pPr>
      <w:ins w:id="102" w:author="Alhabibi, Haider@Energy" w:date="2022-02-10T09:43:00Z">
        <w:r w:rsidRPr="00960B32">
          <w:rPr>
            <w:rFonts w:asciiTheme="minorHAnsi" w:eastAsia="Cambria" w:hAnsiTheme="minorHAnsi"/>
            <w:sz w:val="18"/>
            <w:szCs w:val="18"/>
          </w:rPr>
          <w:t>Fan Efficacy Performance Rating – Reference information from CF1R</w:t>
        </w:r>
        <w:r>
          <w:rPr>
            <w:rFonts w:asciiTheme="minorHAnsi" w:eastAsia="Cambria" w:hAnsiTheme="minorHAnsi"/>
            <w:sz w:val="18"/>
            <w:szCs w:val="18"/>
          </w:rPr>
          <w:t xml:space="preserve"> </w:t>
        </w:r>
        <w:r w:rsidRPr="0009608C">
          <w:rPr>
            <w:rFonts w:asciiTheme="minorHAnsi" w:eastAsia="Cambria" w:hAnsiTheme="minorHAnsi"/>
            <w:sz w:val="18"/>
            <w:szCs w:val="18"/>
          </w:rPr>
          <w:t>or be user input</w:t>
        </w:r>
      </w:ins>
    </w:p>
    <w:p w14:paraId="6934D4AD" w14:textId="77777777" w:rsidR="00215CD4" w:rsidRPr="00215CD4" w:rsidRDefault="00215CD4" w:rsidP="00215CD4">
      <w:pPr>
        <w:rPr>
          <w:rFonts w:asciiTheme="minorHAnsi" w:hAnsiTheme="minorHAnsi" w:cstheme="minorHAnsi"/>
          <w:sz w:val="18"/>
          <w:szCs w:val="18"/>
        </w:rPr>
      </w:pPr>
    </w:p>
    <w:p w14:paraId="4F925A91" w14:textId="0DBC952B" w:rsidR="00CD1C6E" w:rsidRPr="00CD1C6E" w:rsidRDefault="00CD1C6E" w:rsidP="00CD1C6E">
      <w:pPr>
        <w:rPr>
          <w:rFonts w:asciiTheme="minorHAnsi" w:hAnsiTheme="minorHAnsi" w:cstheme="minorHAnsi"/>
          <w:b/>
          <w:sz w:val="18"/>
          <w:szCs w:val="18"/>
        </w:rPr>
      </w:pPr>
    </w:p>
    <w:p w14:paraId="0435B652" w14:textId="77777777" w:rsidR="00636F83" w:rsidRPr="00A35980" w:rsidRDefault="00636F83" w:rsidP="00636F83">
      <w:pPr>
        <w:contextualSpacing/>
        <w:rPr>
          <w:rFonts w:asciiTheme="minorHAnsi" w:eastAsia="Cambria" w:hAnsiTheme="minorHAnsi"/>
          <w:sz w:val="18"/>
          <w:szCs w:val="18"/>
        </w:rPr>
      </w:pPr>
    </w:p>
    <w:p w14:paraId="0435B660" w14:textId="2D26E7C8" w:rsidR="00EE3065" w:rsidRPr="006849B6" w:rsidRDefault="00EE3065" w:rsidP="008464D7">
      <w:pPr>
        <w:pStyle w:val="ListParagraph"/>
        <w:numPr>
          <w:ilvl w:val="0"/>
          <w:numId w:val="33"/>
        </w:numPr>
        <w:rPr>
          <w:rFonts w:asciiTheme="minorHAnsi" w:eastAsia="Cambria" w:hAnsiTheme="minorHAnsi"/>
          <w:sz w:val="18"/>
          <w:szCs w:val="18"/>
        </w:rPr>
        <w:sectPr w:rsidR="00EE3065" w:rsidRPr="006849B6" w:rsidSect="00FB7C8C">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0790"/>
      </w:tblGrid>
      <w:tr w:rsidR="0096325C" w14:paraId="0435B663" w14:textId="77777777" w:rsidTr="0096325C">
        <w:tc>
          <w:tcPr>
            <w:tcW w:w="11016" w:type="dxa"/>
          </w:tcPr>
          <w:p w14:paraId="0435B662" w14:textId="74FE7DB8" w:rsidR="0096325C" w:rsidRDefault="0096325C" w:rsidP="00D27AE0">
            <w:pPr>
              <w:rPr>
                <w:rFonts w:asciiTheme="minorHAnsi" w:hAnsiTheme="minorHAnsi"/>
                <w:sz w:val="18"/>
                <w:szCs w:val="18"/>
              </w:rPr>
            </w:pPr>
            <w:r w:rsidRPr="00CB00C9">
              <w:rPr>
                <w:rFonts w:asciiTheme="minorHAnsi" w:hAnsiTheme="minorHAnsi" w:cs="font78"/>
                <w:sz w:val="18"/>
                <w:szCs w:val="18"/>
              </w:rPr>
              <w:lastRenderedPageBreak/>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w:t>
            </w:r>
            <w:r w:rsidR="00A71969">
              <w:rPr>
                <w:rFonts w:asciiTheme="minorHAnsi" w:hAnsiTheme="minorHAnsi" w:cs="font78"/>
                <w:sz w:val="18"/>
                <w:szCs w:val="18"/>
              </w:rPr>
              <w:t xml:space="preserve"> </w:t>
            </w:r>
            <w:r w:rsidRPr="00CB00C9">
              <w:rPr>
                <w:rFonts w:asciiTheme="minorHAnsi" w:hAnsiTheme="minorHAnsi" w:cs="font78"/>
                <w:sz w:val="18"/>
                <w:szCs w:val="18"/>
              </w:rPr>
              <w:t>62.2</w:t>
            </w:r>
            <w:r w:rsidR="00700338">
              <w:rPr>
                <w:rFonts w:asciiTheme="minorHAnsi" w:hAnsiTheme="minorHAnsi" w:cs="font78"/>
                <w:sz w:val="18"/>
                <w:szCs w:val="18"/>
              </w:rPr>
              <w:t>-2016</w:t>
            </w:r>
            <w:r w:rsidRPr="00CB00C9">
              <w:rPr>
                <w:rFonts w:asciiTheme="minorHAnsi" w:hAnsiTheme="minorHAnsi" w:cs="font78"/>
                <w:sz w:val="18"/>
                <w:szCs w:val="18"/>
              </w:rPr>
              <w:t xml:space="preserve"> Ventilation and Acceptable Indoor Air Quality in Low-Rise Residential Buildings</w:t>
            </w:r>
            <w:r w:rsidR="00D27AE0">
              <w:rPr>
                <w:rFonts w:asciiTheme="minorHAnsi" w:hAnsiTheme="minorHAnsi" w:cs="font78"/>
                <w:sz w:val="18"/>
                <w:szCs w:val="18"/>
              </w:rPr>
              <w:t xml:space="preserve"> subject to the amendments specified by Title 24, Part 6, Section 150.0(o)1</w:t>
            </w:r>
          </w:p>
        </w:tc>
      </w:tr>
    </w:tbl>
    <w:p w14:paraId="0435B664" w14:textId="77777777" w:rsidR="002A1F1B" w:rsidRPr="009D3D1C" w:rsidRDefault="002A1F1B" w:rsidP="00D65FA1">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581"/>
        <w:gridCol w:w="5571"/>
      </w:tblGrid>
      <w:tr w:rsidR="002A1F1B" w:rsidRPr="00D2491C" w14:paraId="0435B666" w14:textId="77777777" w:rsidTr="006640E6">
        <w:tc>
          <w:tcPr>
            <w:tcW w:w="10790" w:type="dxa"/>
            <w:gridSpan w:val="3"/>
          </w:tcPr>
          <w:p w14:paraId="0435B665" w14:textId="77777777" w:rsidR="002A1F1B" w:rsidRPr="00F5715E" w:rsidRDefault="002A1F1B" w:rsidP="00EE306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A. Dwelling Mechanical Ventilation - General Information</w:t>
            </w:r>
          </w:p>
        </w:tc>
      </w:tr>
      <w:tr w:rsidR="002A1F1B" w:rsidRPr="00D2491C" w14:paraId="0435B66A" w14:textId="77777777" w:rsidTr="006640E6">
        <w:trPr>
          <w:trHeight w:val="158"/>
        </w:trPr>
        <w:tc>
          <w:tcPr>
            <w:tcW w:w="638" w:type="dxa"/>
            <w:vAlign w:val="center"/>
          </w:tcPr>
          <w:p w14:paraId="0435B667" w14:textId="77777777" w:rsidR="002A1F1B" w:rsidRPr="00F5715E" w:rsidRDefault="002A1F1B" w:rsidP="00EE3065">
            <w:pPr>
              <w:jc w:val="center"/>
              <w:rPr>
                <w:rFonts w:asciiTheme="minorHAnsi" w:hAnsiTheme="minorHAnsi"/>
                <w:sz w:val="18"/>
                <w:szCs w:val="18"/>
              </w:rPr>
            </w:pPr>
            <w:r>
              <w:rPr>
                <w:rFonts w:asciiTheme="minorHAnsi" w:hAnsiTheme="minorHAnsi"/>
                <w:sz w:val="18"/>
                <w:szCs w:val="18"/>
              </w:rPr>
              <w:t>01</w:t>
            </w:r>
          </w:p>
        </w:tc>
        <w:tc>
          <w:tcPr>
            <w:tcW w:w="4581" w:type="dxa"/>
            <w:vAlign w:val="center"/>
          </w:tcPr>
          <w:p w14:paraId="0435B668" w14:textId="77777777" w:rsidR="002A1F1B" w:rsidRPr="00F5715E" w:rsidRDefault="002A1F1B" w:rsidP="00EE3065">
            <w:pPr>
              <w:rPr>
                <w:rFonts w:asciiTheme="minorHAnsi" w:hAnsiTheme="minorHAnsi"/>
                <w:sz w:val="18"/>
                <w:szCs w:val="18"/>
              </w:rPr>
            </w:pPr>
            <w:r>
              <w:rPr>
                <w:rFonts w:asciiTheme="minorHAnsi" w:hAnsiTheme="minorHAnsi"/>
                <w:sz w:val="18"/>
                <w:szCs w:val="18"/>
              </w:rPr>
              <w:t>Dwelling Unit Name</w:t>
            </w:r>
          </w:p>
        </w:tc>
        <w:tc>
          <w:tcPr>
            <w:tcW w:w="5571" w:type="dxa"/>
          </w:tcPr>
          <w:p w14:paraId="0435B669" w14:textId="6229E903" w:rsidR="002A1F1B" w:rsidRPr="00F5715E" w:rsidRDefault="002A1F1B" w:rsidP="00B47A76">
            <w:pPr>
              <w:rPr>
                <w:rFonts w:asciiTheme="minorHAnsi" w:hAnsiTheme="minorHAnsi"/>
                <w:sz w:val="18"/>
                <w:szCs w:val="18"/>
              </w:rPr>
            </w:pPr>
            <w:r w:rsidRPr="00F5715E">
              <w:rPr>
                <w:rFonts w:asciiTheme="minorHAnsi" w:hAnsiTheme="minorHAnsi"/>
                <w:sz w:val="18"/>
                <w:szCs w:val="18"/>
              </w:rPr>
              <w:t xml:space="preserve">&lt;&lt;calculated field, referenced data from </w:t>
            </w:r>
            <w:r w:rsidR="00B47A76">
              <w:rPr>
                <w:rFonts w:asciiTheme="minorHAnsi" w:hAnsiTheme="minorHAnsi" w:cstheme="minorHAnsi"/>
                <w:sz w:val="18"/>
                <w:szCs w:val="18"/>
              </w:rPr>
              <w:t>MCH-01, “</w:t>
            </w:r>
            <w:r w:rsidR="00B47A76" w:rsidRPr="007A5D38">
              <w:rPr>
                <w:rFonts w:asciiTheme="minorHAnsi" w:hAnsiTheme="minorHAnsi" w:cstheme="minorHAnsi"/>
                <w:sz w:val="18"/>
                <w:szCs w:val="18"/>
              </w:rPr>
              <w:t>Dwelling Unit Name</w:t>
            </w:r>
            <w:r w:rsidR="00B47A76">
              <w:rPr>
                <w:rFonts w:asciiTheme="minorHAnsi" w:hAnsiTheme="minorHAnsi" w:cstheme="minorHAnsi"/>
                <w:sz w:val="18"/>
                <w:szCs w:val="18"/>
              </w:rPr>
              <w:t>” (A01)</w:t>
            </w:r>
            <w:r w:rsidRPr="00F5715E">
              <w:rPr>
                <w:rFonts w:asciiTheme="minorHAnsi" w:hAnsiTheme="minorHAnsi"/>
                <w:sz w:val="18"/>
                <w:szCs w:val="18"/>
              </w:rPr>
              <w:t>.</w:t>
            </w:r>
            <w:r>
              <w:rPr>
                <w:rFonts w:asciiTheme="minorHAnsi" w:hAnsiTheme="minorHAnsi"/>
                <w:sz w:val="18"/>
                <w:szCs w:val="18"/>
              </w:rPr>
              <w:t>&gt;&gt;</w:t>
            </w:r>
          </w:p>
        </w:tc>
      </w:tr>
      <w:tr w:rsidR="002A1F1B" w:rsidRPr="00D2491C" w14:paraId="0435B66E" w14:textId="77777777" w:rsidTr="006640E6">
        <w:trPr>
          <w:trHeight w:val="158"/>
        </w:trPr>
        <w:tc>
          <w:tcPr>
            <w:tcW w:w="638" w:type="dxa"/>
            <w:vAlign w:val="center"/>
          </w:tcPr>
          <w:p w14:paraId="0435B66B"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581" w:type="dxa"/>
            <w:vAlign w:val="center"/>
          </w:tcPr>
          <w:p w14:paraId="0435B66C"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Building Type</w:t>
            </w:r>
          </w:p>
        </w:tc>
        <w:tc>
          <w:tcPr>
            <w:tcW w:w="5571" w:type="dxa"/>
          </w:tcPr>
          <w:p w14:paraId="0435B66D" w14:textId="552FED3F" w:rsidR="002A1F1B" w:rsidRPr="00F5715E" w:rsidRDefault="00912920" w:rsidP="00EE3065">
            <w:pPr>
              <w:rPr>
                <w:rFonts w:asciiTheme="minorHAnsi" w:hAnsiTheme="minorHAnsi"/>
                <w:sz w:val="18"/>
                <w:szCs w:val="18"/>
              </w:rPr>
            </w:pPr>
            <w:r w:rsidRPr="007A5D38">
              <w:rPr>
                <w:rFonts w:asciiTheme="minorHAnsi" w:hAnsiTheme="minorHAnsi" w:cstheme="minorHAnsi"/>
                <w:sz w:val="18"/>
                <w:szCs w:val="18"/>
              </w:rPr>
              <w:t xml:space="preserve">&lt;&lt; calculated field, referenced data from CF1R, allowed values = </w:t>
            </w:r>
            <w:del w:id="107" w:author="Tsan, Bach@Energy" w:date="2021-11-05T14:41:00Z">
              <w:r w:rsidRPr="007A5D38" w:rsidDel="004F618E">
                <w:rPr>
                  <w:rFonts w:asciiTheme="minorHAnsi" w:hAnsiTheme="minorHAnsi" w:cstheme="minorHAnsi"/>
                  <w:sz w:val="18"/>
                  <w:szCs w:val="18"/>
                </w:rPr>
                <w:delText xml:space="preserve">multifamily, </w:delText>
              </w:r>
            </w:del>
            <w:r w:rsidRPr="007A5D38">
              <w:rPr>
                <w:rFonts w:asciiTheme="minorHAnsi" w:hAnsiTheme="minorHAnsi" w:cstheme="minorHAnsi"/>
                <w:sz w:val="18"/>
                <w:szCs w:val="18"/>
              </w:rPr>
              <w:t>single family detached, single family attached, or allow user to pick:</w:t>
            </w:r>
            <w:r w:rsidRPr="007A5D38">
              <w:rPr>
                <w:rFonts w:asciiTheme="minorHAnsi" w:hAnsiTheme="minorHAnsi" w:cstheme="minorHAnsi"/>
                <w:sz w:val="18"/>
                <w:szCs w:val="18"/>
              </w:rPr>
              <w:br/>
              <w:t>**</w:t>
            </w:r>
            <w:proofErr w:type="gramStart"/>
            <w:r w:rsidRPr="007A5D38">
              <w:rPr>
                <w:rFonts w:asciiTheme="minorHAnsi" w:hAnsiTheme="minorHAnsi" w:cstheme="minorHAnsi"/>
                <w:sz w:val="18"/>
                <w:szCs w:val="18"/>
              </w:rPr>
              <w:t>Non-dwelling</w:t>
            </w:r>
            <w:proofErr w:type="gramEnd"/>
            <w:r w:rsidRPr="007A5D38">
              <w:rPr>
                <w:rFonts w:asciiTheme="minorHAnsi" w:hAnsiTheme="minorHAnsi" w:cstheme="minorHAnsi"/>
                <w:sz w:val="18"/>
                <w:szCs w:val="18"/>
              </w:rPr>
              <w:t xml:space="preserve"> unit</w:t>
            </w:r>
            <w:r>
              <w:rPr>
                <w:rFonts w:asciiTheme="minorHAnsi" w:hAnsiTheme="minorHAnsi"/>
                <w:sz w:val="18"/>
                <w:szCs w:val="18"/>
              </w:rPr>
              <w:t>&gt;&gt;</w:t>
            </w:r>
          </w:p>
        </w:tc>
      </w:tr>
      <w:tr w:rsidR="002A1F1B" w:rsidRPr="00D2491C" w14:paraId="0435B675" w14:textId="77777777" w:rsidTr="006640E6">
        <w:trPr>
          <w:trHeight w:val="158"/>
        </w:trPr>
        <w:tc>
          <w:tcPr>
            <w:tcW w:w="638" w:type="dxa"/>
            <w:vAlign w:val="center"/>
          </w:tcPr>
          <w:p w14:paraId="0435B66F"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581" w:type="dxa"/>
            <w:vAlign w:val="center"/>
          </w:tcPr>
          <w:p w14:paraId="0435B670"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571" w:type="dxa"/>
          </w:tcPr>
          <w:p w14:paraId="0435B671" w14:textId="77777777" w:rsidR="00912920" w:rsidRPr="007A5D38" w:rsidRDefault="00912920" w:rsidP="00912920">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referenced data from </w:t>
            </w:r>
            <w:proofErr w:type="gramStart"/>
            <w:r w:rsidRPr="007A5D38">
              <w:rPr>
                <w:rFonts w:asciiTheme="minorHAnsi" w:hAnsiTheme="minorHAnsi" w:cstheme="minorHAnsi"/>
                <w:sz w:val="18"/>
                <w:szCs w:val="18"/>
              </w:rPr>
              <w:t>CF1R;</w:t>
            </w:r>
            <w:proofErr w:type="gramEnd"/>
          </w:p>
          <w:p w14:paraId="0435B672" w14:textId="77777777" w:rsidR="00912920" w:rsidRPr="007A5D38" w:rsidRDefault="00912920" w:rsidP="00912920">
            <w:pPr>
              <w:rPr>
                <w:rFonts w:asciiTheme="minorHAnsi" w:hAnsiTheme="minorHAnsi" w:cstheme="minorHAnsi"/>
                <w:sz w:val="18"/>
                <w:szCs w:val="18"/>
              </w:rPr>
            </w:pPr>
            <w:r w:rsidRPr="007A5D38">
              <w:rPr>
                <w:rFonts w:asciiTheme="minorHAnsi" w:hAnsiTheme="minorHAnsi" w:cstheme="minorHAnsi"/>
                <w:sz w:val="18"/>
                <w:szCs w:val="18"/>
              </w:rPr>
              <w:t xml:space="preserve">If parent document is CF1R-PRF-01, allowed values = Newly Constructed, Newly Constructed (Addition Alone), and Addition and /or </w:t>
            </w:r>
            <w:proofErr w:type="gramStart"/>
            <w:r w:rsidRPr="007A5D38">
              <w:rPr>
                <w:rFonts w:asciiTheme="minorHAnsi" w:hAnsiTheme="minorHAnsi" w:cstheme="minorHAnsi"/>
                <w:sz w:val="18"/>
                <w:szCs w:val="18"/>
              </w:rPr>
              <w:t>Alteration;</w:t>
            </w:r>
            <w:proofErr w:type="gramEnd"/>
          </w:p>
          <w:p w14:paraId="0435B673" w14:textId="77777777" w:rsidR="00912920" w:rsidRPr="007A5D38" w:rsidRDefault="00912920" w:rsidP="00912920">
            <w:pPr>
              <w:rPr>
                <w:rFonts w:asciiTheme="minorHAnsi" w:hAnsiTheme="minorHAnsi" w:cstheme="minorHAnsi"/>
                <w:sz w:val="18"/>
                <w:szCs w:val="18"/>
              </w:rPr>
            </w:pPr>
            <w:r w:rsidRPr="007A5D38">
              <w:rPr>
                <w:rFonts w:asciiTheme="minorHAnsi" w:hAnsiTheme="minorHAnsi" w:cstheme="minorHAnsi"/>
                <w:sz w:val="18"/>
                <w:szCs w:val="18"/>
              </w:rPr>
              <w:t>Else if parent document is CF1R-NCB-01, allowed values = Newly Constructed and Newly Constructed (Addition Alone</w:t>
            </w:r>
            <w:proofErr w:type="gramStart"/>
            <w:r w:rsidRPr="007A5D38">
              <w:rPr>
                <w:rFonts w:asciiTheme="minorHAnsi" w:hAnsiTheme="minorHAnsi" w:cstheme="minorHAnsi"/>
                <w:sz w:val="18"/>
                <w:szCs w:val="18"/>
              </w:rPr>
              <w:t>);</w:t>
            </w:r>
            <w:proofErr w:type="gramEnd"/>
          </w:p>
          <w:p w14:paraId="0435B674" w14:textId="20A59140" w:rsidR="002A1F1B" w:rsidRPr="00F5715E" w:rsidRDefault="00912920" w:rsidP="00912920">
            <w:pPr>
              <w:rPr>
                <w:rFonts w:asciiTheme="minorHAnsi" w:hAnsiTheme="minorHAnsi"/>
                <w:sz w:val="18"/>
                <w:szCs w:val="18"/>
              </w:rPr>
            </w:pPr>
            <w:r w:rsidRPr="007A5D38">
              <w:rPr>
                <w:rFonts w:asciiTheme="minorHAnsi" w:hAnsiTheme="minorHAnsi" w:cstheme="minorHAnsi"/>
                <w:sz w:val="18"/>
                <w:szCs w:val="18"/>
              </w:rPr>
              <w:t>Else if parent document is CF1R-ADD-01, allowed values = ADU Addition &lt; 300 ft2, ADU Addition &gt; 300 to &lt; 400 ft2, ADU Addition &gt; 400 to &lt; 700 ft2, and ADU Addition &gt; 700 to &lt; 1000 ft2</w:t>
            </w:r>
            <w:r w:rsidRPr="00F5715E">
              <w:rPr>
                <w:rFonts w:asciiTheme="minorHAnsi" w:hAnsiTheme="minorHAnsi"/>
                <w:sz w:val="18"/>
                <w:szCs w:val="18"/>
                <w:u w:val="single"/>
              </w:rPr>
              <w:t>&gt;&gt;</w:t>
            </w:r>
          </w:p>
        </w:tc>
      </w:tr>
      <w:tr w:rsidR="002A1F1B" w:rsidRPr="00D2491C" w14:paraId="0435B67A" w14:textId="77777777" w:rsidTr="006640E6">
        <w:trPr>
          <w:trHeight w:val="158"/>
        </w:trPr>
        <w:tc>
          <w:tcPr>
            <w:tcW w:w="638" w:type="dxa"/>
            <w:vAlign w:val="center"/>
          </w:tcPr>
          <w:p w14:paraId="0435B676"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04</w:t>
            </w:r>
          </w:p>
        </w:tc>
        <w:tc>
          <w:tcPr>
            <w:tcW w:w="4581" w:type="dxa"/>
            <w:vAlign w:val="center"/>
          </w:tcPr>
          <w:p w14:paraId="0435B677" w14:textId="77777777" w:rsidR="002A1F1B" w:rsidRDefault="002A1F1B" w:rsidP="00EE3065">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678"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571" w:type="dxa"/>
          </w:tcPr>
          <w:p w14:paraId="0435B679" w14:textId="18118B95" w:rsidR="002A1F1B" w:rsidRPr="00F5715E" w:rsidRDefault="002A1F1B" w:rsidP="00B47A76">
            <w:pPr>
              <w:rPr>
                <w:rFonts w:asciiTheme="minorHAnsi" w:hAnsiTheme="minorHAnsi"/>
                <w:sz w:val="18"/>
                <w:szCs w:val="18"/>
              </w:rPr>
            </w:pPr>
            <w:r>
              <w:rPr>
                <w:rFonts w:asciiTheme="minorHAnsi" w:hAnsiTheme="minorHAnsi"/>
                <w:sz w:val="18"/>
                <w:szCs w:val="18"/>
              </w:rPr>
              <w:t>&lt;&lt;calculated field: reference</w:t>
            </w:r>
            <w:r w:rsidR="00B47A76">
              <w:rPr>
                <w:rFonts w:asciiTheme="minorHAnsi" w:hAnsiTheme="minorHAnsi"/>
                <w:sz w:val="18"/>
                <w:szCs w:val="18"/>
              </w:rPr>
              <w:t>d</w:t>
            </w:r>
            <w:r>
              <w:rPr>
                <w:rFonts w:asciiTheme="minorHAnsi" w:hAnsiTheme="minorHAnsi"/>
                <w:sz w:val="18"/>
                <w:szCs w:val="18"/>
              </w:rPr>
              <w:t xml:space="preserve"> from MCH-01</w:t>
            </w:r>
            <w:r w:rsidR="00B47A76">
              <w:rPr>
                <w:rFonts w:asciiTheme="minorHAnsi" w:hAnsiTheme="minorHAnsi" w:cstheme="minorHAnsi"/>
                <w:sz w:val="18"/>
                <w:szCs w:val="18"/>
              </w:rPr>
              <w:t>, “</w:t>
            </w:r>
            <w:r w:rsidR="00B47A76" w:rsidRPr="00295655">
              <w:rPr>
                <w:rFonts w:ascii="Calibri" w:hAnsi="Calibri"/>
                <w:sz w:val="18"/>
                <w:szCs w:val="18"/>
              </w:rPr>
              <w:t xml:space="preserve">Dwelling Unit </w:t>
            </w:r>
            <w:r w:rsidR="00B47A76">
              <w:rPr>
                <w:rFonts w:ascii="Calibri" w:hAnsi="Calibri"/>
                <w:sz w:val="18"/>
                <w:szCs w:val="18"/>
              </w:rPr>
              <w:t xml:space="preserve">Total </w:t>
            </w:r>
            <w:r w:rsidR="00B47A76" w:rsidRPr="00295655">
              <w:rPr>
                <w:rFonts w:ascii="Calibri" w:hAnsi="Calibri"/>
                <w:sz w:val="18"/>
                <w:szCs w:val="18"/>
              </w:rPr>
              <w:t>Conditioned Floor Area (ft</w:t>
            </w:r>
            <w:r w:rsidR="00B47A76" w:rsidRPr="00F9147E">
              <w:rPr>
                <w:rFonts w:ascii="Calibri" w:hAnsi="Calibri"/>
                <w:sz w:val="18"/>
                <w:szCs w:val="18"/>
                <w:vertAlign w:val="superscript"/>
              </w:rPr>
              <w:t>2</w:t>
            </w:r>
            <w:r w:rsidR="00B47A76" w:rsidRPr="00295655">
              <w:rPr>
                <w:rFonts w:ascii="Calibri" w:hAnsi="Calibri"/>
                <w:sz w:val="18"/>
                <w:szCs w:val="18"/>
              </w:rPr>
              <w:t>)</w:t>
            </w:r>
            <w:r w:rsidR="00B47A76">
              <w:rPr>
                <w:rFonts w:ascii="Calibri" w:hAnsi="Calibri"/>
                <w:sz w:val="18"/>
                <w:szCs w:val="18"/>
              </w:rPr>
              <w:t>” (A03)</w:t>
            </w:r>
            <w:r w:rsidRPr="00384FF9">
              <w:rPr>
                <w:rFonts w:asciiTheme="minorHAnsi" w:hAnsiTheme="minorHAnsi"/>
                <w:sz w:val="18"/>
                <w:szCs w:val="18"/>
              </w:rPr>
              <w:t xml:space="preserve"> </w:t>
            </w:r>
            <w:r>
              <w:rPr>
                <w:rFonts w:asciiTheme="minorHAnsi" w:hAnsiTheme="minorHAnsi"/>
                <w:sz w:val="18"/>
                <w:szCs w:val="18"/>
              </w:rPr>
              <w:t>&gt;&gt;</w:t>
            </w:r>
          </w:p>
        </w:tc>
      </w:tr>
      <w:tr w:rsidR="002A1F1B" w:rsidRPr="00D2491C" w14:paraId="0435B67F" w14:textId="77777777" w:rsidTr="006640E6">
        <w:trPr>
          <w:trHeight w:val="158"/>
        </w:trPr>
        <w:tc>
          <w:tcPr>
            <w:tcW w:w="638" w:type="dxa"/>
            <w:vAlign w:val="center"/>
          </w:tcPr>
          <w:p w14:paraId="0435B67B"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05</w:t>
            </w:r>
          </w:p>
        </w:tc>
        <w:tc>
          <w:tcPr>
            <w:tcW w:w="4581" w:type="dxa"/>
            <w:vAlign w:val="center"/>
          </w:tcPr>
          <w:p w14:paraId="0435B67C" w14:textId="77777777" w:rsidR="002A1F1B" w:rsidRDefault="002A1F1B" w:rsidP="00EE3065">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67D"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571" w:type="dxa"/>
          </w:tcPr>
          <w:p w14:paraId="0435B67E" w14:textId="74248CAC" w:rsidR="002A1F1B" w:rsidRPr="00F5715E" w:rsidRDefault="002A1F1B" w:rsidP="00B47A76">
            <w:pPr>
              <w:rPr>
                <w:rFonts w:asciiTheme="minorHAnsi" w:hAnsiTheme="minorHAnsi"/>
                <w:sz w:val="18"/>
                <w:szCs w:val="18"/>
              </w:rPr>
            </w:pPr>
            <w:r w:rsidRPr="006121C5">
              <w:rPr>
                <w:rFonts w:asciiTheme="minorHAnsi" w:hAnsiTheme="minorHAnsi"/>
                <w:sz w:val="18"/>
                <w:szCs w:val="18"/>
              </w:rPr>
              <w:t>&lt;&lt;calculated field: reference</w:t>
            </w:r>
            <w:r w:rsidR="00B47A76">
              <w:rPr>
                <w:rFonts w:asciiTheme="minorHAnsi" w:hAnsiTheme="minorHAnsi"/>
                <w:sz w:val="18"/>
                <w:szCs w:val="18"/>
              </w:rPr>
              <w:t>d</w:t>
            </w:r>
            <w:r w:rsidRPr="006121C5">
              <w:rPr>
                <w:rFonts w:asciiTheme="minorHAnsi" w:hAnsiTheme="minorHAnsi"/>
                <w:sz w:val="18"/>
                <w:szCs w:val="18"/>
              </w:rPr>
              <w:t xml:space="preserve"> from MCH-01</w:t>
            </w:r>
            <w:r w:rsidR="00B47A76" w:rsidRPr="007A5D38">
              <w:rPr>
                <w:rFonts w:asciiTheme="minorHAnsi" w:hAnsiTheme="minorHAnsi" w:cstheme="minorHAnsi"/>
                <w:sz w:val="18"/>
                <w:szCs w:val="18"/>
              </w:rPr>
              <w:t>,</w:t>
            </w:r>
            <w:r w:rsidR="00B47A76">
              <w:rPr>
                <w:rFonts w:asciiTheme="minorHAnsi" w:hAnsiTheme="minorHAnsi" w:cstheme="minorHAnsi"/>
                <w:sz w:val="18"/>
                <w:szCs w:val="18"/>
              </w:rPr>
              <w:t xml:space="preserve"> “</w:t>
            </w:r>
            <w:r w:rsidR="00B47A76">
              <w:rPr>
                <w:rFonts w:ascii="Calibri" w:hAnsi="Calibri"/>
                <w:sz w:val="18"/>
                <w:szCs w:val="18"/>
              </w:rPr>
              <w:t>Dwelling Unit Number of Bedrooms” (A09);</w:t>
            </w:r>
            <w:r w:rsidR="00B47A76" w:rsidRPr="007A5D38">
              <w:rPr>
                <w:rFonts w:asciiTheme="minorHAnsi" w:hAnsiTheme="minorHAnsi" w:cstheme="minorHAnsi"/>
                <w:sz w:val="18"/>
                <w:szCs w:val="18"/>
              </w:rPr>
              <w:t xml:space="preserve"> if value from MCH-01 = 0 replace with 1</w:t>
            </w:r>
            <w:r w:rsidRPr="009D121A">
              <w:rPr>
                <w:rFonts w:asciiTheme="minorHAnsi" w:hAnsiTheme="minorHAnsi"/>
                <w:sz w:val="18"/>
                <w:szCs w:val="18"/>
              </w:rPr>
              <w:t>&gt;&gt;</w:t>
            </w:r>
          </w:p>
        </w:tc>
      </w:tr>
      <w:tr w:rsidR="00EE3065" w:rsidRPr="00D2491C" w14:paraId="0435B6B8" w14:textId="77777777" w:rsidTr="006640E6">
        <w:trPr>
          <w:trHeight w:val="158"/>
        </w:trPr>
        <w:tc>
          <w:tcPr>
            <w:tcW w:w="638" w:type="dxa"/>
            <w:vAlign w:val="center"/>
          </w:tcPr>
          <w:p w14:paraId="0435B6AB" w14:textId="603D38AC" w:rsidR="00EE3065" w:rsidRPr="00F5715E" w:rsidRDefault="008002F8" w:rsidP="00EE3065">
            <w:pPr>
              <w:jc w:val="center"/>
              <w:rPr>
                <w:rFonts w:asciiTheme="minorHAnsi" w:hAnsiTheme="minorHAnsi"/>
                <w:sz w:val="18"/>
                <w:szCs w:val="18"/>
              </w:rPr>
            </w:pPr>
            <w:r>
              <w:rPr>
                <w:rFonts w:asciiTheme="minorHAnsi" w:hAnsiTheme="minorHAnsi" w:cstheme="minorHAnsi"/>
                <w:sz w:val="18"/>
                <w:szCs w:val="18"/>
              </w:rPr>
              <w:t>06</w:t>
            </w:r>
          </w:p>
        </w:tc>
        <w:tc>
          <w:tcPr>
            <w:tcW w:w="4581" w:type="dxa"/>
            <w:vAlign w:val="center"/>
          </w:tcPr>
          <w:p w14:paraId="0435B6AC"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System Type</w:t>
            </w:r>
          </w:p>
        </w:tc>
        <w:tc>
          <w:tcPr>
            <w:tcW w:w="5571" w:type="dxa"/>
          </w:tcPr>
          <w:p w14:paraId="0435B6AD"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 calculated value if registered CF1R form equals CF1R-PRF-01, reference data from CF1R;</w:t>
            </w:r>
            <w:r w:rsidRPr="007A5D38">
              <w:rPr>
                <w:rFonts w:asciiTheme="minorHAnsi" w:hAnsiTheme="minorHAnsi" w:cstheme="minorHAnsi"/>
                <w:sz w:val="18"/>
                <w:szCs w:val="18"/>
              </w:rPr>
              <w:br/>
            </w:r>
            <w:r w:rsidR="001F7B1E">
              <w:rPr>
                <w:rFonts w:asciiTheme="minorHAnsi" w:hAnsiTheme="minorHAnsi" w:cstheme="minorHAnsi"/>
                <w:sz w:val="18"/>
                <w:szCs w:val="18"/>
              </w:rPr>
              <w:t>E</w:t>
            </w:r>
            <w:r w:rsidRPr="007A5D38">
              <w:rPr>
                <w:rFonts w:asciiTheme="minorHAnsi" w:hAnsiTheme="minorHAnsi" w:cstheme="minorHAnsi"/>
                <w:sz w:val="18"/>
                <w:szCs w:val="18"/>
              </w:rPr>
              <w:t xml:space="preserve">lse if registered CF1R form equals CF1R-NCB-01 or CF1R-ADD-01, user pick one from list:  </w:t>
            </w:r>
          </w:p>
          <w:p w14:paraId="0435B6AE" w14:textId="77777777" w:rsidR="00EE3065"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**Supply</w:t>
            </w:r>
          </w:p>
          <w:p w14:paraId="0435B6AF" w14:textId="77777777" w:rsidR="00EE3065" w:rsidRPr="007A5D38" w:rsidRDefault="00EE3065" w:rsidP="00EE3065">
            <w:pPr>
              <w:rPr>
                <w:rFonts w:asciiTheme="minorHAnsi" w:hAnsiTheme="minorHAnsi" w:cstheme="minorHAnsi"/>
                <w:sz w:val="18"/>
                <w:szCs w:val="18"/>
              </w:rPr>
            </w:pPr>
            <w:r>
              <w:rPr>
                <w:rFonts w:asciiTheme="minorHAnsi" w:hAnsiTheme="minorHAnsi" w:cstheme="minorHAnsi"/>
                <w:sz w:val="18"/>
                <w:szCs w:val="18"/>
              </w:rPr>
              <w:t>**Exhaust</w:t>
            </w:r>
            <w:r w:rsidRPr="007A5D38">
              <w:rPr>
                <w:rFonts w:asciiTheme="minorHAnsi" w:hAnsiTheme="minorHAnsi" w:cstheme="minorHAnsi"/>
                <w:sz w:val="18"/>
                <w:szCs w:val="18"/>
              </w:rPr>
              <w:t>;</w:t>
            </w:r>
            <w:r>
              <w:rPr>
                <w:rFonts w:asciiTheme="minorHAnsi" w:hAnsiTheme="minorHAnsi" w:cstheme="minorHAnsi"/>
                <w:sz w:val="18"/>
                <w:szCs w:val="18"/>
              </w:rPr>
              <w:t xml:space="preserve"> or</w:t>
            </w:r>
          </w:p>
          <w:p w14:paraId="0435B6B0"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**Balanced; or</w:t>
            </w:r>
          </w:p>
          <w:p w14:paraId="0435B6B1"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**Balanced – ERV; or</w:t>
            </w:r>
          </w:p>
          <w:p w14:paraId="0435B6B2"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**Balanced – HRV; or</w:t>
            </w:r>
          </w:p>
          <w:p w14:paraId="0435B6B3"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**Central Fan Integrated (CFI); or</w:t>
            </w:r>
          </w:p>
          <w:p w14:paraId="0435B6B4"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**Central Ventilation System – Supply; or</w:t>
            </w:r>
          </w:p>
          <w:p w14:paraId="0435B6B5"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**Central Ventilation System – Exhaust; or</w:t>
            </w:r>
          </w:p>
          <w:p w14:paraId="0435B6B6" w14:textId="77777777" w:rsidR="00EE3065" w:rsidRPr="007A5D38" w:rsidRDefault="00EE3065" w:rsidP="00EE3065">
            <w:pPr>
              <w:rPr>
                <w:rFonts w:asciiTheme="minorHAnsi" w:hAnsiTheme="minorHAnsi" w:cstheme="minorHAnsi"/>
                <w:sz w:val="18"/>
                <w:szCs w:val="18"/>
                <w:u w:val="single"/>
              </w:rPr>
            </w:pPr>
            <w:r w:rsidRPr="001C365C">
              <w:rPr>
                <w:rFonts w:asciiTheme="minorHAnsi" w:hAnsiTheme="minorHAnsi" w:cstheme="minorHAnsi"/>
                <w:sz w:val="18"/>
                <w:szCs w:val="18"/>
              </w:rPr>
              <w:t>**Central Ventilation System – Balanced; or</w:t>
            </w:r>
          </w:p>
          <w:p w14:paraId="0435B6B7"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N/A&gt;&gt;</w:t>
            </w:r>
          </w:p>
        </w:tc>
      </w:tr>
      <w:tr w:rsidR="00EE3065" w:rsidRPr="00D2491C" w14:paraId="0435B6C2" w14:textId="77777777" w:rsidTr="006640E6">
        <w:trPr>
          <w:trHeight w:val="158"/>
        </w:trPr>
        <w:tc>
          <w:tcPr>
            <w:tcW w:w="638" w:type="dxa"/>
            <w:vAlign w:val="center"/>
          </w:tcPr>
          <w:p w14:paraId="0435B6B9" w14:textId="1DA2EE72" w:rsidR="00EE3065" w:rsidRPr="00F5715E" w:rsidRDefault="008002F8" w:rsidP="00EE3065">
            <w:pPr>
              <w:jc w:val="center"/>
              <w:rPr>
                <w:rFonts w:asciiTheme="minorHAnsi" w:hAnsiTheme="minorHAnsi"/>
                <w:sz w:val="18"/>
                <w:szCs w:val="18"/>
              </w:rPr>
            </w:pPr>
            <w:r>
              <w:rPr>
                <w:rFonts w:asciiTheme="minorHAnsi" w:hAnsiTheme="minorHAnsi" w:cstheme="minorHAnsi"/>
                <w:sz w:val="18"/>
                <w:szCs w:val="18"/>
              </w:rPr>
              <w:t>07</w:t>
            </w:r>
          </w:p>
        </w:tc>
        <w:tc>
          <w:tcPr>
            <w:tcW w:w="4581" w:type="dxa"/>
            <w:vAlign w:val="center"/>
          </w:tcPr>
          <w:p w14:paraId="0435B6BA"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571" w:type="dxa"/>
          </w:tcPr>
          <w:p w14:paraId="0435B6BB" w14:textId="77777777" w:rsidR="001F7B1E"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w:t>
            </w:r>
            <w:r w:rsidR="001F7B1E" w:rsidRPr="007A5D38">
              <w:rPr>
                <w:rFonts w:asciiTheme="minorHAnsi" w:hAnsiTheme="minorHAnsi" w:cstheme="minorHAnsi"/>
                <w:sz w:val="18"/>
                <w:szCs w:val="18"/>
              </w:rPr>
              <w:t xml:space="preserve"> calculated value if registered CF1R form equals CF1R-PRF-01, reference data from </w:t>
            </w:r>
            <w:proofErr w:type="gramStart"/>
            <w:r w:rsidR="001F7B1E" w:rsidRPr="007A5D38">
              <w:rPr>
                <w:rFonts w:asciiTheme="minorHAnsi" w:hAnsiTheme="minorHAnsi" w:cstheme="minorHAnsi"/>
                <w:sz w:val="18"/>
                <w:szCs w:val="18"/>
              </w:rPr>
              <w:t>CF1R;</w:t>
            </w:r>
            <w:proofErr w:type="gramEnd"/>
          </w:p>
          <w:p w14:paraId="0435B6BC" w14:textId="77777777" w:rsidR="001F7B1E" w:rsidRPr="007A5D38" w:rsidRDefault="001F7B1E" w:rsidP="001F7B1E">
            <w:pPr>
              <w:rPr>
                <w:rFonts w:asciiTheme="minorHAnsi" w:hAnsiTheme="minorHAnsi" w:cstheme="minorHAnsi"/>
                <w:sz w:val="18"/>
                <w:szCs w:val="18"/>
              </w:rPr>
            </w:pPr>
            <w:r>
              <w:rPr>
                <w:rFonts w:asciiTheme="minorHAnsi" w:hAnsiTheme="minorHAnsi" w:cstheme="minorHAnsi"/>
                <w:sz w:val="18"/>
                <w:szCs w:val="18"/>
              </w:rPr>
              <w:t xml:space="preserve">Else </w:t>
            </w:r>
            <w:r w:rsidR="00EE3065" w:rsidRPr="001C365C">
              <w:rPr>
                <w:rFonts w:asciiTheme="minorHAnsi" w:hAnsiTheme="minorHAnsi" w:cstheme="minorHAnsi"/>
                <w:sz w:val="18"/>
                <w:szCs w:val="18"/>
              </w:rPr>
              <w:t>if “Building Type” (A02) = “</w:t>
            </w:r>
            <w:proofErr w:type="gramStart"/>
            <w:r w:rsidR="00EE3065" w:rsidRPr="001C365C">
              <w:rPr>
                <w:rFonts w:asciiTheme="minorHAnsi" w:hAnsiTheme="minorHAnsi" w:cstheme="minorHAnsi"/>
                <w:sz w:val="18"/>
                <w:szCs w:val="18"/>
              </w:rPr>
              <w:t>Non-dwelling</w:t>
            </w:r>
            <w:proofErr w:type="gramEnd"/>
            <w:r w:rsidR="00EE3065" w:rsidRPr="001C365C">
              <w:rPr>
                <w:rFonts w:asciiTheme="minorHAnsi" w:hAnsiTheme="minorHAnsi" w:cstheme="minorHAnsi"/>
                <w:sz w:val="18"/>
                <w:szCs w:val="18"/>
              </w:rPr>
              <w:t xml:space="preserve"> unit”, then value = N/A;</w:t>
            </w:r>
            <w:r w:rsidR="00EE3065" w:rsidRPr="001C365C">
              <w:rPr>
                <w:rFonts w:asciiTheme="minorHAnsi" w:hAnsiTheme="minorHAnsi" w:cstheme="minorHAnsi"/>
                <w:sz w:val="18"/>
                <w:szCs w:val="18"/>
              </w:rPr>
              <w:br/>
            </w:r>
            <w:r>
              <w:rPr>
                <w:rFonts w:asciiTheme="minorHAnsi" w:hAnsiTheme="minorHAnsi" w:cstheme="minorHAnsi"/>
                <w:sz w:val="18"/>
                <w:szCs w:val="18"/>
              </w:rPr>
              <w:t>E</w:t>
            </w:r>
            <w:r w:rsidRPr="007A5D38">
              <w:rPr>
                <w:rFonts w:asciiTheme="minorHAnsi" w:hAnsiTheme="minorHAnsi" w:cstheme="minorHAnsi"/>
                <w:sz w:val="18"/>
                <w:szCs w:val="18"/>
              </w:rPr>
              <w:t xml:space="preserve">lse if registered CF1R form equals CF1R-NCB-01 or CF1R-ADD-01, user pick one from list:  </w:t>
            </w:r>
          </w:p>
          <w:p w14:paraId="0435B6BD"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**Continuous; or</w:t>
            </w:r>
          </w:p>
          <w:p w14:paraId="2F4BBC3C" w14:textId="77777777" w:rsidR="00501B11" w:rsidRDefault="00EE3065" w:rsidP="00501B11">
            <w:pPr>
              <w:rPr>
                <w:rFonts w:asciiTheme="minorHAnsi" w:hAnsiTheme="minorHAnsi" w:cstheme="minorHAnsi"/>
                <w:sz w:val="18"/>
                <w:szCs w:val="18"/>
              </w:rPr>
            </w:pPr>
            <w:r w:rsidRPr="001C365C">
              <w:rPr>
                <w:rFonts w:asciiTheme="minorHAnsi" w:hAnsiTheme="minorHAnsi" w:cstheme="minorHAnsi"/>
                <w:sz w:val="18"/>
                <w:szCs w:val="18"/>
              </w:rPr>
              <w:t xml:space="preserve">**Short-Term </w:t>
            </w:r>
            <w:proofErr w:type="gramStart"/>
            <w:r w:rsidRPr="001C365C">
              <w:rPr>
                <w:rFonts w:asciiTheme="minorHAnsi" w:hAnsiTheme="minorHAnsi" w:cstheme="minorHAnsi"/>
                <w:sz w:val="18"/>
                <w:szCs w:val="18"/>
              </w:rPr>
              <w:t>Average;</w:t>
            </w:r>
            <w:proofErr w:type="gramEnd"/>
            <w:r w:rsidRPr="001C365C">
              <w:rPr>
                <w:rFonts w:asciiTheme="minorHAnsi" w:hAnsiTheme="minorHAnsi" w:cstheme="minorHAnsi"/>
                <w:sz w:val="18"/>
                <w:szCs w:val="18"/>
              </w:rPr>
              <w:t xml:space="preserve"> </w:t>
            </w:r>
          </w:p>
          <w:p w14:paraId="0435B6C0" w14:textId="79C6403A" w:rsidR="00EE3065" w:rsidRPr="007A5D38" w:rsidRDefault="001C365C" w:rsidP="00501B11">
            <w:pPr>
              <w:rPr>
                <w:rFonts w:asciiTheme="minorHAnsi" w:hAnsiTheme="minorHAnsi" w:cstheme="minorHAnsi"/>
                <w:sz w:val="18"/>
                <w:szCs w:val="18"/>
                <w:u w:val="single"/>
              </w:rPr>
            </w:pPr>
            <w:r>
              <w:rPr>
                <w:rFonts w:asciiTheme="minorHAnsi" w:hAnsiTheme="minorHAnsi" w:cstheme="minorHAnsi"/>
                <w:sz w:val="18"/>
                <w:szCs w:val="18"/>
              </w:rPr>
              <w:t xml:space="preserve">Else </w:t>
            </w:r>
            <w:r w:rsidR="00EE3065" w:rsidRPr="007A5D38">
              <w:rPr>
                <w:rFonts w:asciiTheme="minorHAnsi" w:hAnsiTheme="minorHAnsi" w:cstheme="minorHAnsi"/>
                <w:sz w:val="18"/>
                <w:szCs w:val="18"/>
              </w:rPr>
              <w:t>if “Ventilation System Type” (A</w:t>
            </w:r>
            <w:r w:rsidR="008002F8">
              <w:rPr>
                <w:rFonts w:asciiTheme="minorHAnsi" w:hAnsiTheme="minorHAnsi" w:cstheme="minorHAnsi"/>
                <w:sz w:val="18"/>
                <w:szCs w:val="18"/>
              </w:rPr>
              <w:t>06</w:t>
            </w:r>
            <w:r w:rsidR="00EE3065" w:rsidRPr="007A5D38">
              <w:rPr>
                <w:rFonts w:asciiTheme="minorHAnsi" w:hAnsiTheme="minorHAnsi" w:cstheme="minorHAnsi"/>
                <w:sz w:val="18"/>
                <w:szCs w:val="18"/>
              </w:rPr>
              <w:t>) =</w:t>
            </w:r>
            <w:r w:rsidR="00EE3065" w:rsidRPr="001C365C">
              <w:rPr>
                <w:rFonts w:asciiTheme="minorHAnsi" w:hAnsiTheme="minorHAnsi" w:cstheme="minorHAnsi"/>
                <w:sz w:val="18"/>
                <w:szCs w:val="18"/>
              </w:rPr>
              <w:t xml:space="preserve"> Central Fan Integrated </w:t>
            </w:r>
            <w:r w:rsidR="00EE3065" w:rsidRPr="007A5D38">
              <w:rPr>
                <w:rFonts w:asciiTheme="minorHAnsi" w:hAnsiTheme="minorHAnsi" w:cstheme="minorHAnsi"/>
                <w:sz w:val="18"/>
                <w:szCs w:val="18"/>
              </w:rPr>
              <w:t>&amp; “Ventilation Operation Schedule” (A</w:t>
            </w:r>
            <w:proofErr w:type="gramStart"/>
            <w:r w:rsidR="008002F8">
              <w:rPr>
                <w:rFonts w:asciiTheme="minorHAnsi" w:hAnsiTheme="minorHAnsi" w:cstheme="minorHAnsi"/>
                <w:sz w:val="18"/>
                <w:szCs w:val="18"/>
              </w:rPr>
              <w:t>07</w:t>
            </w:r>
            <w:r w:rsidR="00EE3065" w:rsidRPr="007A5D38">
              <w:rPr>
                <w:rFonts w:asciiTheme="minorHAnsi" w:hAnsiTheme="minorHAnsi" w:cstheme="minorHAnsi"/>
                <w:sz w:val="18"/>
                <w:szCs w:val="18"/>
              </w:rPr>
              <w:t>)=</w:t>
            </w:r>
            <w:proofErr w:type="gramEnd"/>
            <w:r w:rsidR="00EE3065" w:rsidRPr="007A5D38">
              <w:rPr>
                <w:rFonts w:asciiTheme="minorHAnsi" w:hAnsiTheme="minorHAnsi" w:cstheme="minorHAnsi"/>
                <w:sz w:val="18"/>
                <w:szCs w:val="18"/>
              </w:rPr>
              <w:t xml:space="preserve"> Continuous</w:t>
            </w:r>
            <w:r w:rsidR="00EE3065" w:rsidRPr="007A5D38">
              <w:rPr>
                <w:rFonts w:asciiTheme="minorHAnsi" w:hAnsiTheme="minorHAnsi" w:cstheme="minorHAnsi"/>
                <w:sz w:val="18"/>
                <w:szCs w:val="18"/>
                <w:u w:val="single"/>
              </w:rPr>
              <w:t>;</w:t>
            </w:r>
            <w:r w:rsidR="00EE3065" w:rsidRPr="007A5D38">
              <w:rPr>
                <w:rFonts w:asciiTheme="minorHAnsi" w:hAnsiTheme="minorHAnsi" w:cstheme="minorHAnsi"/>
                <w:sz w:val="18"/>
                <w:szCs w:val="18"/>
              </w:rPr>
              <w:t xml:space="preserve"> then display:</w:t>
            </w:r>
          </w:p>
          <w:p w14:paraId="0435B6C1"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“Central Fan Integrated Ventilation System Not Allowed to Operate Continuously</w:t>
            </w:r>
            <w:r w:rsidRPr="007A5D38">
              <w:rPr>
                <w:rFonts w:asciiTheme="minorHAnsi" w:hAnsiTheme="minorHAnsi" w:cstheme="minorHAnsi"/>
                <w:b/>
                <w:sz w:val="18"/>
                <w:szCs w:val="18"/>
              </w:rPr>
              <w:t xml:space="preserve"> - Do Not Proceed”&gt;&gt;</w:t>
            </w:r>
          </w:p>
        </w:tc>
      </w:tr>
      <w:tr w:rsidR="00EE3065" w:rsidRPr="00D2491C" w14:paraId="0435B6F1" w14:textId="77777777" w:rsidTr="006640E6">
        <w:trPr>
          <w:trHeight w:val="158"/>
        </w:trPr>
        <w:tc>
          <w:tcPr>
            <w:tcW w:w="638" w:type="dxa"/>
            <w:vAlign w:val="center"/>
          </w:tcPr>
          <w:p w14:paraId="0435B6DA" w14:textId="39358F81" w:rsidR="00EE3065" w:rsidRDefault="008002F8" w:rsidP="00355CC6">
            <w:pPr>
              <w:jc w:val="center"/>
              <w:rPr>
                <w:rFonts w:asciiTheme="minorHAnsi" w:hAnsiTheme="minorHAnsi"/>
                <w:sz w:val="18"/>
                <w:szCs w:val="18"/>
              </w:rPr>
            </w:pPr>
            <w:r>
              <w:rPr>
                <w:rFonts w:asciiTheme="minorHAnsi" w:hAnsiTheme="minorHAnsi" w:cstheme="minorHAnsi"/>
                <w:sz w:val="18"/>
                <w:szCs w:val="18"/>
              </w:rPr>
              <w:t>08</w:t>
            </w:r>
          </w:p>
        </w:tc>
        <w:tc>
          <w:tcPr>
            <w:tcW w:w="4581" w:type="dxa"/>
            <w:vAlign w:val="center"/>
          </w:tcPr>
          <w:p w14:paraId="0435B6DB"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 xml:space="preserve">determine compliance method for this document; display applicable tables </w:t>
            </w:r>
            <w:proofErr w:type="gramStart"/>
            <w:r w:rsidRPr="007A5D38">
              <w:rPr>
                <w:rFonts w:asciiTheme="minorHAnsi" w:hAnsiTheme="minorHAnsi" w:cstheme="minorHAnsi"/>
                <w:sz w:val="18"/>
                <w:szCs w:val="18"/>
              </w:rPr>
              <w:t>below;</w:t>
            </w:r>
            <w:proofErr w:type="gramEnd"/>
          </w:p>
          <w:p w14:paraId="0435B6DC" w14:textId="77777777" w:rsidR="00EE3065" w:rsidRPr="004F4818" w:rsidRDefault="00EE3065" w:rsidP="00EE3065">
            <w:pPr>
              <w:rPr>
                <w:rFonts w:asciiTheme="minorHAnsi" w:hAnsiTheme="minorHAnsi"/>
                <w:sz w:val="18"/>
                <w:szCs w:val="18"/>
              </w:rPr>
            </w:pPr>
            <w:r w:rsidRPr="007A5D38">
              <w:rPr>
                <w:rFonts w:asciiTheme="minorHAnsi" w:hAnsiTheme="minorHAnsi" w:cstheme="minorHAnsi"/>
                <w:sz w:val="18"/>
                <w:szCs w:val="18"/>
              </w:rPr>
              <w:t>(</w:t>
            </w:r>
            <w:proofErr w:type="gramStart"/>
            <w:r w:rsidRPr="007A5D38">
              <w:rPr>
                <w:rFonts w:asciiTheme="minorHAnsi" w:hAnsiTheme="minorHAnsi" w:cstheme="minorHAnsi"/>
                <w:sz w:val="18"/>
                <w:szCs w:val="18"/>
              </w:rPr>
              <w:t>this</w:t>
            </w:r>
            <w:proofErr w:type="gramEnd"/>
            <w:r w:rsidRPr="007A5D38">
              <w:rPr>
                <w:rFonts w:asciiTheme="minorHAnsi" w:hAnsiTheme="minorHAnsi" w:cstheme="minorHAnsi"/>
                <w:sz w:val="18"/>
                <w:szCs w:val="18"/>
              </w:rPr>
              <w:t xml:space="preserve"> row not visible to user)</w:t>
            </w:r>
          </w:p>
        </w:tc>
        <w:tc>
          <w:tcPr>
            <w:tcW w:w="5571" w:type="dxa"/>
          </w:tcPr>
          <w:p w14:paraId="0435B6DD"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&lt;&lt;calculated field:</w:t>
            </w:r>
          </w:p>
          <w:p w14:paraId="0435B6DF" w14:textId="4660F041" w:rsidR="00EE3065" w:rsidRPr="007A5D38" w:rsidRDefault="00EE3065" w:rsidP="00EE3065">
            <w:pPr>
              <w:rPr>
                <w:rFonts w:asciiTheme="minorHAnsi" w:hAnsiTheme="minorHAnsi" w:cstheme="minorHAnsi"/>
                <w:sz w:val="18"/>
                <w:szCs w:val="18"/>
                <w:u w:val="single"/>
              </w:rPr>
            </w:pPr>
            <w:r w:rsidRPr="007A5D38">
              <w:rPr>
                <w:rFonts w:asciiTheme="minorHAnsi" w:hAnsiTheme="minorHAnsi" w:cstheme="minorHAnsi"/>
                <w:sz w:val="18"/>
                <w:szCs w:val="18"/>
              </w:rPr>
              <w:t xml:space="preserve">if “Building Type” (A02) = </w:t>
            </w:r>
            <w:r w:rsidRPr="007A5D38">
              <w:rPr>
                <w:rFonts w:asciiTheme="minorHAnsi" w:hAnsiTheme="minorHAnsi" w:cstheme="minorHAnsi"/>
                <w:sz w:val="18"/>
                <w:szCs w:val="18"/>
                <w:u w:val="single"/>
              </w:rPr>
              <w:t>Single Family Detached or Single Family Attached and “Ventilation System Type” (A</w:t>
            </w:r>
            <w:r w:rsidR="008002F8">
              <w:rPr>
                <w:rFonts w:asciiTheme="minorHAnsi" w:hAnsiTheme="minorHAnsi" w:cstheme="minorHAnsi"/>
                <w:sz w:val="18"/>
                <w:szCs w:val="18"/>
                <w:u w:val="single"/>
              </w:rPr>
              <w:t>06</w:t>
            </w:r>
            <w:r w:rsidRPr="007A5D38">
              <w:rPr>
                <w:rFonts w:asciiTheme="minorHAnsi" w:hAnsiTheme="minorHAnsi" w:cstheme="minorHAnsi"/>
                <w:sz w:val="18"/>
                <w:szCs w:val="18"/>
                <w:u w:val="single"/>
              </w:rPr>
              <w:t xml:space="preserve">) = </w:t>
            </w:r>
            <w:r w:rsidRPr="007A5D38">
              <w:rPr>
                <w:rFonts w:asciiTheme="minorHAnsi" w:hAnsiTheme="minorHAnsi" w:cstheme="minorHAnsi"/>
                <w:sz w:val="18"/>
                <w:szCs w:val="18"/>
              </w:rPr>
              <w:t>Supply, E</w:t>
            </w:r>
            <w:r w:rsidRPr="007A5D38">
              <w:rPr>
                <w:rFonts w:asciiTheme="minorHAnsi" w:hAnsiTheme="minorHAnsi" w:cstheme="minorHAnsi"/>
                <w:sz w:val="18"/>
                <w:szCs w:val="18"/>
                <w:u w:val="single"/>
              </w:rPr>
              <w:t>xhaust, Balanced, Balanced – ERV, Balanced – HRV, or Central Fan Integrated and “Ventilation Operation Schedule (A</w:t>
            </w:r>
            <w:r w:rsidR="008002F8">
              <w:rPr>
                <w:rFonts w:asciiTheme="minorHAnsi" w:hAnsiTheme="minorHAnsi" w:cstheme="minorHAnsi"/>
                <w:sz w:val="18"/>
                <w:szCs w:val="18"/>
                <w:u w:val="single"/>
              </w:rPr>
              <w:t>07</w:t>
            </w:r>
            <w:r w:rsidRPr="007A5D38">
              <w:rPr>
                <w:rFonts w:asciiTheme="minorHAnsi" w:hAnsiTheme="minorHAnsi" w:cstheme="minorHAnsi"/>
                <w:sz w:val="18"/>
                <w:szCs w:val="18"/>
                <w:u w:val="single"/>
              </w:rPr>
              <w:t xml:space="preserve">) = Continuous, or Short-Term Average </w:t>
            </w:r>
            <w:r w:rsidRPr="007A5D38">
              <w:rPr>
                <w:rFonts w:asciiTheme="minorHAnsi" w:hAnsiTheme="minorHAnsi" w:cstheme="minorHAnsi"/>
                <w:sz w:val="18"/>
                <w:szCs w:val="18"/>
              </w:rPr>
              <w:t>then display method</w:t>
            </w:r>
            <w:r w:rsidRPr="007A5D38">
              <w:rPr>
                <w:rFonts w:asciiTheme="minorHAnsi" w:hAnsiTheme="minorHAnsi" w:cstheme="minorHAnsi"/>
                <w:sz w:val="18"/>
                <w:szCs w:val="18"/>
                <w:u w:val="single"/>
              </w:rPr>
              <w:t>:</w:t>
            </w:r>
          </w:p>
          <w:p w14:paraId="0435B6E2" w14:textId="23EF99BA" w:rsidR="00EE3065" w:rsidRPr="007A5D38" w:rsidRDefault="00EE3065" w:rsidP="00EE3065">
            <w:pPr>
              <w:rPr>
                <w:rFonts w:asciiTheme="minorHAnsi" w:hAnsiTheme="minorHAnsi" w:cstheme="minorHAnsi"/>
                <w:b/>
                <w:sz w:val="18"/>
                <w:szCs w:val="18"/>
                <w:u w:val="single"/>
              </w:rPr>
            </w:pPr>
            <w:r w:rsidRPr="007A5D38">
              <w:rPr>
                <w:rFonts w:asciiTheme="minorHAnsi" w:hAnsiTheme="minorHAnsi" w:cstheme="minorHAnsi"/>
                <w:b/>
                <w:sz w:val="18"/>
                <w:szCs w:val="18"/>
              </w:rPr>
              <w:t xml:space="preserve">**27a – Single Family Attached/Detached </w:t>
            </w:r>
            <w:proofErr w:type="gramStart"/>
            <w:r w:rsidRPr="007A5D38">
              <w:rPr>
                <w:rFonts w:asciiTheme="minorHAnsi" w:hAnsiTheme="minorHAnsi" w:cstheme="minorHAnsi"/>
                <w:b/>
                <w:sz w:val="18"/>
                <w:szCs w:val="18"/>
              </w:rPr>
              <w:t>Ventilation</w:t>
            </w:r>
            <w:r w:rsidRPr="007A5D38">
              <w:rPr>
                <w:rFonts w:asciiTheme="minorHAnsi" w:hAnsiTheme="minorHAnsi" w:cstheme="minorHAnsi"/>
                <w:b/>
                <w:sz w:val="18"/>
                <w:szCs w:val="18"/>
                <w:u w:val="single"/>
              </w:rPr>
              <w:t>;</w:t>
            </w:r>
            <w:proofErr w:type="gramEnd"/>
          </w:p>
          <w:p w14:paraId="0435B6ED" w14:textId="336DBF4C" w:rsidR="00EE3065" w:rsidRPr="007A5D38" w:rsidRDefault="00EE3065" w:rsidP="00EE3065">
            <w:pPr>
              <w:rPr>
                <w:rFonts w:asciiTheme="minorHAnsi" w:hAnsiTheme="minorHAnsi" w:cstheme="minorHAnsi"/>
                <w:sz w:val="18"/>
                <w:szCs w:val="18"/>
                <w:u w:val="single"/>
              </w:rPr>
            </w:pPr>
            <w:r w:rsidRPr="007A5D38">
              <w:rPr>
                <w:rFonts w:asciiTheme="minorHAnsi" w:hAnsiTheme="minorHAnsi" w:cstheme="minorHAnsi"/>
                <w:sz w:val="18"/>
                <w:szCs w:val="18"/>
              </w:rPr>
              <w:t xml:space="preserve">Else if “Building Type” (A02) = </w:t>
            </w:r>
            <w:r w:rsidRPr="007A5D38">
              <w:rPr>
                <w:rFonts w:asciiTheme="minorHAnsi" w:hAnsiTheme="minorHAnsi" w:cstheme="minorHAnsi"/>
                <w:sz w:val="18"/>
                <w:szCs w:val="18"/>
                <w:u w:val="single"/>
              </w:rPr>
              <w:t>Single Family Detached, Single Family Attached, or Multifamily and “Ventilation System Type” (A</w:t>
            </w:r>
            <w:r w:rsidR="008002F8">
              <w:rPr>
                <w:rFonts w:asciiTheme="minorHAnsi" w:hAnsiTheme="minorHAnsi" w:cstheme="minorHAnsi"/>
                <w:sz w:val="18"/>
                <w:szCs w:val="18"/>
                <w:u w:val="single"/>
              </w:rPr>
              <w:t>06</w:t>
            </w:r>
            <w:r w:rsidRPr="007A5D38">
              <w:rPr>
                <w:rFonts w:asciiTheme="minorHAnsi" w:hAnsiTheme="minorHAnsi" w:cstheme="minorHAnsi"/>
                <w:sz w:val="18"/>
                <w:szCs w:val="18"/>
                <w:u w:val="single"/>
              </w:rPr>
              <w:t xml:space="preserve">) = </w:t>
            </w:r>
            <w:r w:rsidRPr="007A5D38">
              <w:rPr>
                <w:rFonts w:asciiTheme="minorHAnsi" w:hAnsiTheme="minorHAnsi" w:cstheme="minorHAnsi"/>
                <w:sz w:val="18"/>
                <w:szCs w:val="18"/>
              </w:rPr>
              <w:t>Supply, E</w:t>
            </w:r>
            <w:r w:rsidRPr="007A5D38">
              <w:rPr>
                <w:rFonts w:asciiTheme="minorHAnsi" w:hAnsiTheme="minorHAnsi" w:cstheme="minorHAnsi"/>
                <w:sz w:val="18"/>
                <w:szCs w:val="18"/>
                <w:u w:val="single"/>
              </w:rPr>
              <w:t xml:space="preserve">xhaust, Balanced, Balanced – ERV, Balanced – HRV and “Ventilation </w:t>
            </w:r>
            <w:r w:rsidRPr="007A5D38">
              <w:rPr>
                <w:rFonts w:asciiTheme="minorHAnsi" w:hAnsiTheme="minorHAnsi" w:cstheme="minorHAnsi"/>
                <w:sz w:val="18"/>
                <w:szCs w:val="18"/>
                <w:u w:val="single"/>
              </w:rPr>
              <w:lastRenderedPageBreak/>
              <w:t>Operation Schedule (A</w:t>
            </w:r>
            <w:r w:rsidR="008002F8">
              <w:rPr>
                <w:rFonts w:asciiTheme="minorHAnsi" w:hAnsiTheme="minorHAnsi" w:cstheme="minorHAnsi"/>
                <w:sz w:val="18"/>
                <w:szCs w:val="18"/>
                <w:u w:val="single"/>
              </w:rPr>
              <w:t>07</w:t>
            </w:r>
            <w:r w:rsidRPr="007A5D38">
              <w:rPr>
                <w:rFonts w:asciiTheme="minorHAnsi" w:hAnsiTheme="minorHAnsi" w:cstheme="minorHAnsi"/>
                <w:sz w:val="18"/>
                <w:szCs w:val="18"/>
                <w:u w:val="single"/>
              </w:rPr>
              <w:t xml:space="preserve">) = Scheduled or Real-Time Control, </w:t>
            </w:r>
            <w:r w:rsidRPr="007A5D38">
              <w:rPr>
                <w:rFonts w:asciiTheme="minorHAnsi" w:hAnsiTheme="minorHAnsi" w:cstheme="minorHAnsi"/>
                <w:sz w:val="18"/>
                <w:szCs w:val="18"/>
              </w:rPr>
              <w:t>then display method</w:t>
            </w:r>
            <w:r w:rsidRPr="007A5D38">
              <w:rPr>
                <w:rFonts w:asciiTheme="minorHAnsi" w:hAnsiTheme="minorHAnsi" w:cstheme="minorHAnsi"/>
                <w:sz w:val="18"/>
                <w:szCs w:val="18"/>
                <w:u w:val="single"/>
              </w:rPr>
              <w:t>:</w:t>
            </w:r>
          </w:p>
          <w:p w14:paraId="0435B6EE" w14:textId="57FB533C" w:rsidR="00EE3065" w:rsidRPr="00982615" w:rsidRDefault="00EE3065" w:rsidP="00EE3065">
            <w:pPr>
              <w:rPr>
                <w:rFonts w:asciiTheme="minorHAnsi" w:hAnsiTheme="minorHAnsi" w:cstheme="minorHAnsi"/>
                <w:b/>
                <w:sz w:val="18"/>
                <w:szCs w:val="18"/>
                <w:u w:val="single"/>
              </w:rPr>
            </w:pPr>
            <w:r w:rsidRPr="00982615">
              <w:rPr>
                <w:rFonts w:asciiTheme="minorHAnsi" w:hAnsiTheme="minorHAnsi" w:cstheme="minorHAnsi"/>
                <w:b/>
                <w:sz w:val="18"/>
                <w:szCs w:val="18"/>
              </w:rPr>
              <w:t>**27</w:t>
            </w:r>
            <w:r w:rsidR="00C0202F" w:rsidRPr="00982615">
              <w:rPr>
                <w:rFonts w:asciiTheme="minorHAnsi" w:hAnsiTheme="minorHAnsi" w:cstheme="minorHAnsi"/>
                <w:b/>
                <w:sz w:val="18"/>
                <w:szCs w:val="18"/>
              </w:rPr>
              <w:t>c</w:t>
            </w:r>
            <w:r w:rsidRPr="00982615">
              <w:rPr>
                <w:rFonts w:asciiTheme="minorHAnsi" w:hAnsiTheme="minorHAnsi" w:cstheme="minorHAnsi"/>
                <w:b/>
                <w:sz w:val="18"/>
                <w:szCs w:val="18"/>
              </w:rPr>
              <w:t xml:space="preserve"> – Scheduled or Real-Time Control Ventilation </w:t>
            </w:r>
            <w:proofErr w:type="gramStart"/>
            <w:r w:rsidRPr="00982615">
              <w:rPr>
                <w:rFonts w:asciiTheme="minorHAnsi" w:hAnsiTheme="minorHAnsi" w:cstheme="minorHAnsi"/>
                <w:b/>
                <w:sz w:val="18"/>
                <w:szCs w:val="18"/>
              </w:rPr>
              <w:t>System</w:t>
            </w:r>
            <w:r w:rsidRPr="00982615">
              <w:rPr>
                <w:rFonts w:asciiTheme="minorHAnsi" w:hAnsiTheme="minorHAnsi" w:cstheme="minorHAnsi"/>
                <w:b/>
                <w:sz w:val="18"/>
                <w:szCs w:val="18"/>
                <w:u w:val="single"/>
              </w:rPr>
              <w:t>;</w:t>
            </w:r>
            <w:proofErr w:type="gramEnd"/>
          </w:p>
          <w:p w14:paraId="43622C9B" w14:textId="6B889990" w:rsidR="00B82057" w:rsidRPr="00381001" w:rsidDel="002476DB" w:rsidRDefault="00B82057" w:rsidP="00B82057">
            <w:pPr>
              <w:rPr>
                <w:del w:id="108" w:author="Tsan, Bach@Energy" w:date="2021-11-05T14:39:00Z"/>
                <w:rFonts w:asciiTheme="minorHAnsi" w:hAnsiTheme="minorHAnsi" w:cstheme="minorHAnsi"/>
                <w:sz w:val="18"/>
                <w:szCs w:val="18"/>
                <w:u w:val="single"/>
              </w:rPr>
            </w:pPr>
            <w:del w:id="109" w:author="Tsan, Bach@Energy" w:date="2021-11-05T14:39:00Z">
              <w:r w:rsidRPr="00381001" w:rsidDel="002476DB">
                <w:rPr>
                  <w:rFonts w:asciiTheme="minorHAnsi" w:hAnsiTheme="minorHAnsi" w:cstheme="minorHAnsi"/>
                  <w:sz w:val="18"/>
                  <w:szCs w:val="18"/>
                </w:rPr>
                <w:delText xml:space="preserve">Else if “Building Type” (A02) = </w:delText>
              </w:r>
              <w:r w:rsidRPr="00381001" w:rsidDel="00E361DF">
                <w:rPr>
                  <w:rFonts w:asciiTheme="minorHAnsi" w:hAnsiTheme="minorHAnsi" w:cstheme="minorHAnsi"/>
                  <w:sz w:val="18"/>
                  <w:szCs w:val="18"/>
                  <w:u w:val="single"/>
                </w:rPr>
                <w:delText>Multifamily</w:delText>
              </w:r>
              <w:r w:rsidR="00C06625" w:rsidRPr="00381001" w:rsidDel="00E361DF">
                <w:rPr>
                  <w:rFonts w:asciiTheme="minorHAnsi" w:hAnsiTheme="minorHAnsi" w:cstheme="minorHAnsi"/>
                  <w:sz w:val="18"/>
                  <w:szCs w:val="18"/>
                  <w:u w:val="single"/>
                </w:rPr>
                <w:delText xml:space="preserve"> </w:delText>
              </w:r>
              <w:r w:rsidR="00C06625" w:rsidRPr="00381001" w:rsidDel="00E361DF">
                <w:rPr>
                  <w:rFonts w:ascii="Calibri" w:eastAsia="Calibri" w:hAnsi="Calibri"/>
                  <w:sz w:val="18"/>
                  <w:szCs w:val="18"/>
                </w:rPr>
                <w:delText>and</w:delText>
              </w:r>
              <w:r w:rsidR="00C06625" w:rsidRPr="00381001" w:rsidDel="00E361DF">
                <w:rPr>
                  <w:rFonts w:ascii="Calibri" w:eastAsia="Calibri" w:hAnsi="Calibri"/>
                  <w:sz w:val="22"/>
                  <w:szCs w:val="22"/>
                </w:rPr>
                <w:delText xml:space="preserve"> </w:delText>
              </w:r>
              <w:r w:rsidR="00C06625" w:rsidRPr="00381001" w:rsidDel="002476DB">
                <w:rPr>
                  <w:rFonts w:ascii="Calibri" w:eastAsia="Calibri" w:hAnsi="Calibri" w:cs="Calibri"/>
                  <w:sz w:val="18"/>
                  <w:szCs w:val="18"/>
                </w:rPr>
                <w:delText xml:space="preserve">“Ventilation System Type” (A06) = </w:delText>
              </w:r>
              <w:r w:rsidR="00E20B00" w:rsidRPr="00381001" w:rsidDel="002476DB">
                <w:rPr>
                  <w:rFonts w:ascii="Calibri" w:eastAsia="Calibri" w:hAnsi="Calibri" w:cs="Calibri"/>
                  <w:sz w:val="18"/>
                  <w:szCs w:val="18"/>
                </w:rPr>
                <w:delText xml:space="preserve">Supply, Exhaust, Balanced, Balanced – ERV, Balanced – HRV, Central Fan Integrated (CFI), </w:delText>
              </w:r>
              <w:r w:rsidR="00C06625" w:rsidRPr="00381001" w:rsidDel="002476DB">
                <w:rPr>
                  <w:rFonts w:ascii="Calibri" w:eastAsia="Calibri" w:hAnsi="Calibri" w:cs="Calibri"/>
                  <w:sz w:val="18"/>
                  <w:szCs w:val="18"/>
                </w:rPr>
                <w:delText>Central Ventilation System – Supply</w:delText>
              </w:r>
              <w:r w:rsidR="00C06625" w:rsidRPr="00381001" w:rsidDel="002476DB">
                <w:rPr>
                  <w:rFonts w:ascii="Calibri" w:eastAsia="Calibri" w:hAnsi="Calibri"/>
                  <w:sz w:val="18"/>
                  <w:szCs w:val="18"/>
                </w:rPr>
                <w:delText>, Central Ventilation System – Exhaust, or Central Ventilation System – Balanced</w:delText>
              </w:r>
              <w:r w:rsidRPr="00381001" w:rsidDel="002476DB">
                <w:rPr>
                  <w:rFonts w:asciiTheme="minorHAnsi" w:hAnsiTheme="minorHAnsi" w:cstheme="minorHAnsi"/>
                  <w:sz w:val="18"/>
                  <w:szCs w:val="18"/>
                  <w:u w:val="single"/>
                </w:rPr>
                <w:delText xml:space="preserve">, </w:delText>
              </w:r>
              <w:r w:rsidRPr="00381001" w:rsidDel="002476DB">
                <w:rPr>
                  <w:rFonts w:asciiTheme="minorHAnsi" w:hAnsiTheme="minorHAnsi" w:cstheme="minorHAnsi"/>
                  <w:sz w:val="18"/>
                  <w:szCs w:val="18"/>
                </w:rPr>
                <w:delText>then display method</w:delText>
              </w:r>
              <w:r w:rsidRPr="00381001" w:rsidDel="002476DB">
                <w:rPr>
                  <w:rFonts w:asciiTheme="minorHAnsi" w:hAnsiTheme="minorHAnsi" w:cstheme="minorHAnsi"/>
                  <w:sz w:val="18"/>
                  <w:szCs w:val="18"/>
                  <w:u w:val="single"/>
                </w:rPr>
                <w:delText>:</w:delText>
              </w:r>
            </w:del>
          </w:p>
          <w:p w14:paraId="5FB4FB0A" w14:textId="1D2E8E6F" w:rsidR="00B82057" w:rsidRPr="00381001" w:rsidDel="002476DB" w:rsidRDefault="00B82057" w:rsidP="00B82057">
            <w:pPr>
              <w:rPr>
                <w:del w:id="110" w:author="Tsan, Bach@Energy" w:date="2021-11-05T14:39:00Z"/>
                <w:rFonts w:asciiTheme="minorHAnsi" w:hAnsiTheme="minorHAnsi" w:cstheme="minorHAnsi"/>
                <w:b/>
                <w:sz w:val="18"/>
                <w:szCs w:val="18"/>
                <w:u w:val="single"/>
              </w:rPr>
            </w:pPr>
            <w:del w:id="111" w:author="Tsan, Bach@Energy" w:date="2021-11-05T14:39:00Z">
              <w:r w:rsidRPr="00381001" w:rsidDel="002476DB">
                <w:rPr>
                  <w:rFonts w:asciiTheme="minorHAnsi" w:hAnsiTheme="minorHAnsi" w:cstheme="minorHAnsi"/>
                  <w:b/>
                  <w:sz w:val="18"/>
                  <w:szCs w:val="18"/>
                </w:rPr>
                <w:delText>**27b – Multifamily Ventilation</w:delText>
              </w:r>
              <w:r w:rsidRPr="00381001" w:rsidDel="002476DB">
                <w:rPr>
                  <w:rFonts w:asciiTheme="minorHAnsi" w:hAnsiTheme="minorHAnsi" w:cstheme="minorHAnsi"/>
                  <w:b/>
                  <w:sz w:val="18"/>
                  <w:szCs w:val="18"/>
                  <w:u w:val="single"/>
                </w:rPr>
                <w:delText>;</w:delText>
              </w:r>
            </w:del>
          </w:p>
          <w:p w14:paraId="0435B6EF" w14:textId="77777777" w:rsidR="00EE3065" w:rsidRPr="007A5D38" w:rsidRDefault="00EE3065" w:rsidP="00EE3065">
            <w:pPr>
              <w:rPr>
                <w:rFonts w:asciiTheme="minorHAnsi" w:hAnsiTheme="minorHAnsi" w:cstheme="minorHAnsi"/>
                <w:sz w:val="18"/>
                <w:szCs w:val="18"/>
                <w:u w:val="single"/>
              </w:rPr>
            </w:pPr>
            <w:r w:rsidRPr="001E4FD9">
              <w:rPr>
                <w:rFonts w:asciiTheme="minorHAnsi" w:hAnsiTheme="minorHAnsi" w:cstheme="minorHAnsi"/>
                <w:sz w:val="18"/>
                <w:szCs w:val="18"/>
              </w:rPr>
              <w:t>if “Building Type” (A</w:t>
            </w:r>
            <w:proofErr w:type="gramStart"/>
            <w:r w:rsidRPr="001E4FD9">
              <w:rPr>
                <w:rFonts w:asciiTheme="minorHAnsi" w:hAnsiTheme="minorHAnsi" w:cstheme="minorHAnsi"/>
                <w:sz w:val="18"/>
                <w:szCs w:val="18"/>
              </w:rPr>
              <w:t>02)=</w:t>
            </w:r>
            <w:proofErr w:type="gramEnd"/>
            <w:r w:rsidRPr="001E4FD9">
              <w:rPr>
                <w:rFonts w:asciiTheme="minorHAnsi" w:hAnsiTheme="minorHAnsi" w:cstheme="minorHAnsi"/>
                <w:sz w:val="18"/>
                <w:szCs w:val="18"/>
                <w:u w:val="single"/>
              </w:rPr>
              <w:t xml:space="preserve"> “Non-dwelling unit”;</w:t>
            </w:r>
            <w:r w:rsidRPr="001E4FD9">
              <w:rPr>
                <w:rFonts w:asciiTheme="minorHAnsi" w:hAnsiTheme="minorHAnsi" w:cstheme="minorHAnsi"/>
                <w:sz w:val="18"/>
                <w:szCs w:val="18"/>
              </w:rPr>
              <w:t xml:space="preserve">  then display method</w:t>
            </w:r>
            <w:r w:rsidRPr="001E4FD9">
              <w:rPr>
                <w:rFonts w:asciiTheme="minorHAnsi" w:hAnsiTheme="minorHAnsi" w:cstheme="minorHAnsi"/>
                <w:sz w:val="18"/>
                <w:szCs w:val="18"/>
                <w:u w:val="single"/>
              </w:rPr>
              <w:t>:</w:t>
            </w:r>
          </w:p>
          <w:p w14:paraId="0435B6F0" w14:textId="01B81897" w:rsidR="00EE3065" w:rsidRPr="007A5D38" w:rsidRDefault="00EE3065">
            <w:pPr>
              <w:rPr>
                <w:rFonts w:asciiTheme="minorHAnsi" w:hAnsiTheme="minorHAnsi" w:cstheme="minorHAnsi"/>
                <w:sz w:val="18"/>
                <w:szCs w:val="18"/>
              </w:rPr>
            </w:pPr>
            <w:r w:rsidRPr="007A5D38">
              <w:rPr>
                <w:rFonts w:asciiTheme="minorHAnsi" w:hAnsiTheme="minorHAnsi" w:cstheme="minorHAnsi"/>
                <w:b/>
                <w:sz w:val="18"/>
                <w:szCs w:val="18"/>
              </w:rPr>
              <w:t>**27</w:t>
            </w:r>
            <w:r w:rsidR="00C0202F">
              <w:rPr>
                <w:rFonts w:asciiTheme="minorHAnsi" w:hAnsiTheme="minorHAnsi" w:cstheme="minorHAnsi"/>
                <w:b/>
                <w:sz w:val="18"/>
                <w:szCs w:val="18"/>
              </w:rPr>
              <w:t>d</w:t>
            </w:r>
            <w:r w:rsidRPr="007A5D38">
              <w:rPr>
                <w:rFonts w:asciiTheme="minorHAnsi" w:hAnsiTheme="minorHAnsi" w:cstheme="minorHAnsi"/>
                <w:b/>
                <w:sz w:val="18"/>
                <w:szCs w:val="18"/>
              </w:rPr>
              <w:t xml:space="preserve"> – </w:t>
            </w:r>
            <w:proofErr w:type="gramStart"/>
            <w:r w:rsidRPr="007A5D38">
              <w:rPr>
                <w:rFonts w:asciiTheme="minorHAnsi" w:hAnsiTheme="minorHAnsi" w:cstheme="minorHAnsi"/>
                <w:b/>
                <w:sz w:val="18"/>
                <w:szCs w:val="18"/>
              </w:rPr>
              <w:t>Non-dwelling</w:t>
            </w:r>
            <w:proofErr w:type="gramEnd"/>
            <w:r w:rsidRPr="007A5D38">
              <w:rPr>
                <w:rFonts w:asciiTheme="minorHAnsi" w:hAnsiTheme="minorHAnsi" w:cstheme="minorHAnsi"/>
                <w:b/>
                <w:sz w:val="18"/>
                <w:szCs w:val="18"/>
              </w:rPr>
              <w:t xml:space="preserve"> unit&gt;&gt;</w:t>
            </w:r>
          </w:p>
        </w:tc>
      </w:tr>
      <w:tr w:rsidR="00D25827" w:rsidRPr="00D2491C" w14:paraId="1DF42859" w14:textId="77777777" w:rsidTr="006640E6">
        <w:trPr>
          <w:trHeight w:val="158"/>
        </w:trPr>
        <w:tc>
          <w:tcPr>
            <w:tcW w:w="638" w:type="dxa"/>
            <w:vAlign w:val="center"/>
          </w:tcPr>
          <w:p w14:paraId="1CA5E001" w14:textId="34B39C57" w:rsidR="00D25827" w:rsidRDefault="00D25827" w:rsidP="00D25827">
            <w:pPr>
              <w:jc w:val="center"/>
              <w:rPr>
                <w:rFonts w:asciiTheme="minorHAnsi" w:hAnsiTheme="minorHAnsi" w:cstheme="minorHAnsi"/>
                <w:sz w:val="18"/>
                <w:szCs w:val="18"/>
              </w:rPr>
            </w:pPr>
            <w:r>
              <w:rPr>
                <w:rFonts w:asciiTheme="minorHAnsi" w:hAnsiTheme="minorHAnsi" w:cstheme="minorHAnsi"/>
                <w:sz w:val="18"/>
                <w:szCs w:val="18"/>
              </w:rPr>
              <w:lastRenderedPageBreak/>
              <w:t>09</w:t>
            </w:r>
          </w:p>
        </w:tc>
        <w:tc>
          <w:tcPr>
            <w:tcW w:w="4581" w:type="dxa"/>
            <w:vAlign w:val="center"/>
          </w:tcPr>
          <w:p w14:paraId="228F42FB" w14:textId="698187F3" w:rsidR="00D25827" w:rsidRPr="007A5D38" w:rsidRDefault="00D25827" w:rsidP="00D25827">
            <w:pPr>
              <w:rPr>
                <w:rFonts w:asciiTheme="minorHAnsi" w:hAnsiTheme="minorHAnsi" w:cstheme="minorHAnsi"/>
                <w:sz w:val="18"/>
                <w:szCs w:val="18"/>
              </w:rPr>
            </w:pPr>
            <w:r>
              <w:rPr>
                <w:rFonts w:asciiTheme="minorHAnsi" w:hAnsiTheme="minorHAnsi" w:cstheme="minorHAnsi"/>
                <w:sz w:val="18"/>
                <w:szCs w:val="18"/>
              </w:rPr>
              <w:t>Climate Zone (this row is not visible to the user)</w:t>
            </w:r>
          </w:p>
        </w:tc>
        <w:tc>
          <w:tcPr>
            <w:tcW w:w="5571" w:type="dxa"/>
          </w:tcPr>
          <w:p w14:paraId="6D096EFF" w14:textId="29496705" w:rsidR="00D25827" w:rsidRPr="007A5D38" w:rsidRDefault="00D25827" w:rsidP="00D25827">
            <w:pPr>
              <w:rPr>
                <w:rFonts w:asciiTheme="minorHAnsi" w:hAnsiTheme="minorHAnsi" w:cstheme="minorHAnsi"/>
                <w:sz w:val="18"/>
                <w:szCs w:val="18"/>
              </w:rPr>
            </w:pPr>
            <w:r>
              <w:rPr>
                <w:rFonts w:asciiTheme="minorHAnsi" w:hAnsiTheme="minorHAnsi" w:cstheme="minorHAnsi"/>
                <w:sz w:val="18"/>
                <w:szCs w:val="18"/>
              </w:rPr>
              <w:t>&lt;&lt;value from CF1R&gt;&gt;</w:t>
            </w:r>
          </w:p>
        </w:tc>
      </w:tr>
      <w:tr w:rsidR="00D25827" w:rsidRPr="00D2491C" w14:paraId="0435B708" w14:textId="77777777" w:rsidTr="006640E6">
        <w:trPr>
          <w:trHeight w:val="158"/>
        </w:trPr>
        <w:tc>
          <w:tcPr>
            <w:tcW w:w="10790" w:type="dxa"/>
            <w:gridSpan w:val="3"/>
            <w:vAlign w:val="center"/>
          </w:tcPr>
          <w:p w14:paraId="0435B706" w14:textId="77777777" w:rsidR="00D25827" w:rsidRDefault="00D25827" w:rsidP="00D25827">
            <w:pPr>
              <w:rPr>
                <w:rFonts w:asciiTheme="minorHAnsi" w:hAnsiTheme="minorHAnsi"/>
                <w:sz w:val="18"/>
                <w:szCs w:val="18"/>
              </w:rPr>
            </w:pPr>
            <w:r>
              <w:rPr>
                <w:rFonts w:asciiTheme="minorHAnsi" w:hAnsiTheme="minorHAnsi"/>
                <w:sz w:val="18"/>
                <w:szCs w:val="18"/>
              </w:rPr>
              <w:t xml:space="preserve">Note: </w:t>
            </w:r>
          </w:p>
          <w:p w14:paraId="0435B707" w14:textId="77777777" w:rsidR="00D25827" w:rsidRDefault="00D25827" w:rsidP="00D25827">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564F5365" w14:textId="17B0DED5" w:rsidR="006C521F" w:rsidRPr="009D3D1C" w:rsidDel="005642F5" w:rsidRDefault="006C521F" w:rsidP="00D65FA1">
      <w:pPr>
        <w:rPr>
          <w:del w:id="112" w:author="Bucaneg, Haile@Energy" w:date="2022-01-06T07:56:00Z"/>
          <w:rFonts w:asciiTheme="minorHAnsi" w:hAnsiTheme="minorHAnsi"/>
          <w:sz w:val="18"/>
          <w:szCs w:val="18"/>
        </w:rPr>
      </w:pPr>
    </w:p>
    <w:tbl>
      <w:tblPr>
        <w:tblStyle w:val="TableGrid"/>
        <w:tblW w:w="0" w:type="auto"/>
        <w:tblLook w:val="04A0" w:firstRow="1" w:lastRow="0" w:firstColumn="1" w:lastColumn="0" w:noHBand="0" w:noVBand="1"/>
      </w:tblPr>
      <w:tblGrid>
        <w:gridCol w:w="10790"/>
      </w:tblGrid>
      <w:tr w:rsidR="003F49B9" w14:paraId="0435B70B" w14:textId="77777777" w:rsidTr="005642F5">
        <w:tc>
          <w:tcPr>
            <w:tcW w:w="10790" w:type="dxa"/>
          </w:tcPr>
          <w:p w14:paraId="0435B70A" w14:textId="32FD736E" w:rsidR="003F49B9" w:rsidRDefault="0029047D" w:rsidP="00A653AF">
            <w:pPr>
              <w:rPr>
                <w:rFonts w:asciiTheme="minorHAnsi" w:hAnsiTheme="minorHAnsi"/>
                <w:sz w:val="18"/>
                <w:szCs w:val="18"/>
              </w:rPr>
            </w:pPr>
            <w:r>
              <w:rPr>
                <w:rFonts w:asciiTheme="minorHAnsi" w:hAnsiTheme="minorHAnsi"/>
                <w:b/>
                <w:szCs w:val="18"/>
              </w:rPr>
              <w:t>MCH-</w:t>
            </w:r>
            <w:r w:rsidR="003F49B9" w:rsidRPr="0029047D">
              <w:rPr>
                <w:rFonts w:asciiTheme="minorHAnsi" w:hAnsiTheme="minorHAnsi"/>
                <w:b/>
                <w:szCs w:val="18"/>
              </w:rPr>
              <w:t>27</w:t>
            </w:r>
            <w:r w:rsidR="00A653AF">
              <w:rPr>
                <w:rFonts w:asciiTheme="minorHAnsi" w:hAnsiTheme="minorHAnsi"/>
                <w:b/>
                <w:szCs w:val="18"/>
              </w:rPr>
              <w:t>c</w:t>
            </w:r>
            <w:r w:rsidR="00DD4B3B">
              <w:rPr>
                <w:rFonts w:asciiTheme="minorHAnsi" w:hAnsiTheme="minorHAnsi"/>
                <w:b/>
                <w:szCs w:val="18"/>
              </w:rPr>
              <w:t xml:space="preserve"> </w:t>
            </w:r>
            <w:r w:rsidR="003C565D">
              <w:rPr>
                <w:rFonts w:asciiTheme="minorHAnsi" w:hAnsiTheme="minorHAnsi"/>
                <w:b/>
                <w:szCs w:val="18"/>
              </w:rPr>
              <w:t>–</w:t>
            </w:r>
            <w:r w:rsidR="00DD4B3B">
              <w:rPr>
                <w:rFonts w:asciiTheme="minorHAnsi" w:hAnsiTheme="minorHAnsi"/>
                <w:b/>
                <w:szCs w:val="18"/>
              </w:rPr>
              <w:t xml:space="preserve"> </w:t>
            </w:r>
            <w:r w:rsidR="003C565D">
              <w:rPr>
                <w:rFonts w:asciiTheme="minorHAnsi" w:hAnsiTheme="minorHAnsi"/>
                <w:b/>
                <w:szCs w:val="18"/>
              </w:rPr>
              <w:t>Single Family</w:t>
            </w:r>
            <w:del w:id="113" w:author="Alhabibi, Haider@Energy" w:date="2021-12-12T17:22:00Z">
              <w:r w:rsidR="00D44419" w:rsidDel="001C5B65">
                <w:rPr>
                  <w:rFonts w:asciiTheme="minorHAnsi" w:hAnsiTheme="minorHAnsi"/>
                  <w:b/>
                  <w:szCs w:val="18"/>
                </w:rPr>
                <w:delText xml:space="preserve"> </w:delText>
              </w:r>
              <w:r w:rsidR="00D76417" w:rsidDel="001C5B65">
                <w:rPr>
                  <w:rFonts w:asciiTheme="minorHAnsi" w:hAnsiTheme="minorHAnsi"/>
                  <w:b/>
                  <w:szCs w:val="18"/>
                </w:rPr>
                <w:delText xml:space="preserve">and Multifamily </w:delText>
              </w:r>
            </w:del>
            <w:r w:rsidR="00D76417">
              <w:rPr>
                <w:rFonts w:asciiTheme="minorHAnsi" w:hAnsiTheme="minorHAnsi"/>
                <w:b/>
                <w:szCs w:val="18"/>
              </w:rPr>
              <w:t>– Scheduled and Real-Time Control</w:t>
            </w:r>
          </w:p>
        </w:tc>
      </w:tr>
    </w:tbl>
    <w:p w14:paraId="272ECE74" w14:textId="77777777" w:rsidR="005642F5" w:rsidRDefault="005642F5" w:rsidP="005642F5">
      <w:pPr>
        <w:rPr>
          <w:ins w:id="114" w:author="Bucaneg, Haile@Energy" w:date="2022-01-06T07:56:00Z"/>
          <w:rFonts w:asciiTheme="minorHAnsi" w:hAnsiTheme="minorHAnsi"/>
          <w:sz w:val="18"/>
          <w:szCs w:val="18"/>
        </w:rPr>
      </w:pPr>
    </w:p>
    <w:tbl>
      <w:tblPr>
        <w:tblStyle w:val="TableGrid"/>
        <w:tblW w:w="10795" w:type="dxa"/>
        <w:tblLook w:val="04A0" w:firstRow="1" w:lastRow="0" w:firstColumn="1" w:lastColumn="0" w:noHBand="0" w:noVBand="1"/>
        <w:tblPrChange w:id="115" w:author="Bucaneg, Haile@Energy" w:date="2022-02-09T10:48:00Z">
          <w:tblPr>
            <w:tblStyle w:val="TableGrid"/>
            <w:tblW w:w="0" w:type="auto"/>
            <w:tblLook w:val="04A0" w:firstRow="1" w:lastRow="0" w:firstColumn="1" w:lastColumn="0" w:noHBand="0" w:noVBand="1"/>
          </w:tblPr>
        </w:tblPrChange>
      </w:tblPr>
      <w:tblGrid>
        <w:gridCol w:w="3055"/>
        <w:gridCol w:w="3420"/>
        <w:gridCol w:w="4320"/>
        <w:tblGridChange w:id="116">
          <w:tblGrid>
            <w:gridCol w:w="1705"/>
            <w:gridCol w:w="2430"/>
            <w:gridCol w:w="3957"/>
            <w:gridCol w:w="2698"/>
          </w:tblGrid>
        </w:tblGridChange>
      </w:tblGrid>
      <w:tr w:rsidR="005642F5" w14:paraId="47230225" w14:textId="77777777" w:rsidTr="00C6411C">
        <w:trPr>
          <w:ins w:id="117" w:author="Bucaneg, Haile@Energy" w:date="2022-01-06T07:56:00Z"/>
        </w:trPr>
        <w:tc>
          <w:tcPr>
            <w:tcW w:w="10795" w:type="dxa"/>
            <w:gridSpan w:val="3"/>
            <w:tcPrChange w:id="118" w:author="Bucaneg, Haile@Energy" w:date="2022-02-09T10:48:00Z">
              <w:tcPr>
                <w:tcW w:w="10790" w:type="dxa"/>
                <w:gridSpan w:val="4"/>
              </w:tcPr>
            </w:tcPrChange>
          </w:tcPr>
          <w:p w14:paraId="49B302C5" w14:textId="77777777" w:rsidR="005642F5" w:rsidRDefault="005642F5" w:rsidP="006D6921">
            <w:pPr>
              <w:rPr>
                <w:ins w:id="119" w:author="Bucaneg, Haile@Energy" w:date="2022-01-06T07:56:00Z"/>
                <w:rFonts w:asciiTheme="minorHAnsi" w:hAnsiTheme="minorHAnsi" w:cstheme="minorHAnsi"/>
                <w:b/>
                <w:bCs/>
                <w:sz w:val="18"/>
                <w:szCs w:val="18"/>
              </w:rPr>
            </w:pPr>
            <w:ins w:id="120" w:author="Bucaneg, Haile@Energy" w:date="2022-01-06T07:56:00Z">
              <w:r>
                <w:rPr>
                  <w:rFonts w:asciiTheme="minorHAnsi" w:hAnsiTheme="minorHAnsi" w:cstheme="minorHAnsi"/>
                  <w:b/>
                  <w:bCs/>
                  <w:sz w:val="18"/>
                  <w:szCs w:val="18"/>
                </w:rPr>
                <w:t xml:space="preserve">B. </w:t>
              </w:r>
              <w:r w:rsidRPr="006D6921">
                <w:rPr>
                  <w:rFonts w:asciiTheme="minorHAnsi" w:hAnsiTheme="minorHAnsi" w:cstheme="minorHAnsi"/>
                  <w:b/>
                  <w:bCs/>
                  <w:sz w:val="18"/>
                  <w:szCs w:val="18"/>
                </w:rPr>
                <w:t>HRV or ERV</w:t>
              </w:r>
            </w:ins>
          </w:p>
          <w:p w14:paraId="4DD7D0C2" w14:textId="77777777" w:rsidR="005642F5" w:rsidRDefault="005642F5" w:rsidP="006D6921">
            <w:pPr>
              <w:rPr>
                <w:ins w:id="121" w:author="Alhabibi, Haider@Energy" w:date="2022-01-06T18:48:00Z"/>
                <w:rFonts w:asciiTheme="minorHAnsi" w:hAnsiTheme="minorHAnsi" w:cstheme="minorHAnsi"/>
                <w:sz w:val="18"/>
                <w:szCs w:val="18"/>
              </w:rPr>
            </w:pPr>
            <w:ins w:id="122" w:author="Bucaneg, Haile@Energy" w:date="2022-01-06T07:56:00Z">
              <w:r>
                <w:rPr>
                  <w:rFonts w:asciiTheme="minorHAnsi" w:hAnsiTheme="minorHAnsi" w:cstheme="minorHAnsi"/>
                  <w:sz w:val="18"/>
                  <w:szCs w:val="18"/>
                </w:rPr>
                <w:t>Balanced ventilation systems shall comply with appropriate requirements in 150.0(o)2C.</w:t>
              </w:r>
            </w:ins>
          </w:p>
          <w:p w14:paraId="737E161B" w14:textId="1E0543B7" w:rsidR="00445437" w:rsidRPr="00367C46" w:rsidRDefault="00445437" w:rsidP="006D6921">
            <w:pPr>
              <w:rPr>
                <w:ins w:id="123" w:author="Bucaneg, Haile@Energy" w:date="2022-01-06T07:56:00Z"/>
                <w:rFonts w:asciiTheme="minorHAnsi" w:hAnsiTheme="minorHAnsi" w:cstheme="minorHAnsi"/>
                <w:sz w:val="18"/>
                <w:szCs w:val="18"/>
              </w:rPr>
            </w:pPr>
            <w:ins w:id="124" w:author="Alhabibi, Haider@Energy" w:date="2022-01-06T18:48:00Z">
              <w:r w:rsidRPr="00F070F8">
                <w:rPr>
                  <w:rFonts w:asciiTheme="minorHAnsi" w:hAnsiTheme="minorHAnsi" w:cstheme="minorHAnsi"/>
                  <w:sz w:val="18"/>
                  <w:szCs w:val="18"/>
                </w:rPr>
                <w:t>&lt;&lt;</w:t>
              </w:r>
              <w:r>
                <w:rPr>
                  <w:rFonts w:asciiTheme="minorHAnsi" w:hAnsiTheme="minorHAnsi" w:cstheme="minorHAnsi"/>
                  <w:sz w:val="18"/>
                  <w:szCs w:val="18"/>
                </w:rPr>
                <w:t xml:space="preserve">If A06=HRV or ERV </w:t>
              </w:r>
              <w:r w:rsidRPr="007A5D38">
                <w:rPr>
                  <w:rFonts w:asciiTheme="minorHAnsi" w:hAnsiTheme="minorHAnsi" w:cstheme="minorHAnsi"/>
                  <w:sz w:val="18"/>
                  <w:szCs w:val="18"/>
                </w:rPr>
                <w:t>then display</w:t>
              </w:r>
            </w:ins>
            <w:ins w:id="125" w:author="Alhabibi, Haider@Energy" w:date="2022-01-06T18:51:00Z">
              <w:r w:rsidR="00D87BB5">
                <w:t xml:space="preserve"> </w:t>
              </w:r>
              <w:r w:rsidR="00D87BB5" w:rsidRPr="00D87BB5">
                <w:rPr>
                  <w:rFonts w:asciiTheme="minorHAnsi" w:hAnsiTheme="minorHAnsi" w:cstheme="minorHAnsi"/>
                  <w:sz w:val="18"/>
                  <w:szCs w:val="18"/>
                </w:rPr>
                <w:t xml:space="preserve">table; Else display </w:t>
              </w:r>
              <w:proofErr w:type="gramStart"/>
              <w:r w:rsidR="00D87BB5" w:rsidRPr="00D87BB5">
                <w:rPr>
                  <w:rFonts w:asciiTheme="minorHAnsi" w:hAnsiTheme="minorHAnsi" w:cstheme="minorHAnsi"/>
                  <w:sz w:val="18"/>
                  <w:szCs w:val="18"/>
                </w:rPr>
                <w:t>the</w:t>
              </w:r>
            </w:ins>
            <w:ins w:id="126" w:author="Alhabibi, Haider@Energy" w:date="2022-01-06T18:58:00Z">
              <w:r w:rsidR="00C8791C">
                <w:rPr>
                  <w:rFonts w:asciiTheme="minorHAnsi" w:hAnsiTheme="minorHAnsi" w:cstheme="minorHAnsi"/>
                  <w:sz w:val="18"/>
                  <w:szCs w:val="18"/>
                </w:rPr>
                <w:t xml:space="preserve"> </w:t>
              </w:r>
              <w:r w:rsidR="00DB7851">
                <w:rPr>
                  <w:rFonts w:asciiTheme="minorHAnsi" w:hAnsiTheme="minorHAnsi" w:cstheme="minorHAnsi"/>
                  <w:sz w:val="18"/>
                  <w:szCs w:val="18"/>
                </w:rPr>
                <w:t>”</w:t>
              </w:r>
            </w:ins>
            <w:ins w:id="127" w:author="Alhabibi, Haider@Energy" w:date="2022-01-06T18:51:00Z">
              <w:r w:rsidR="00D87BB5" w:rsidRPr="00D87BB5">
                <w:rPr>
                  <w:rFonts w:asciiTheme="minorHAnsi" w:hAnsiTheme="minorHAnsi" w:cstheme="minorHAnsi"/>
                  <w:sz w:val="18"/>
                  <w:szCs w:val="18"/>
                </w:rPr>
                <w:t>section</w:t>
              </w:r>
              <w:proofErr w:type="gramEnd"/>
              <w:r w:rsidR="00D87BB5" w:rsidRPr="00D87BB5">
                <w:rPr>
                  <w:rFonts w:asciiTheme="minorHAnsi" w:hAnsiTheme="minorHAnsi" w:cstheme="minorHAnsi"/>
                  <w:sz w:val="18"/>
                  <w:szCs w:val="18"/>
                </w:rPr>
                <w:t xml:space="preserve"> does not apply</w:t>
              </w:r>
            </w:ins>
            <w:ins w:id="128" w:author="Alhabibi, Haider@Energy" w:date="2022-01-06T18:58:00Z">
              <w:r w:rsidR="00C8791C">
                <w:rPr>
                  <w:rFonts w:asciiTheme="minorHAnsi" w:hAnsiTheme="minorHAnsi" w:cstheme="minorHAnsi"/>
                  <w:sz w:val="18"/>
                  <w:szCs w:val="18"/>
                </w:rPr>
                <w:t>”</w:t>
              </w:r>
            </w:ins>
            <w:ins w:id="129" w:author="Alhabibi, Haider@Energy" w:date="2022-01-06T18:51:00Z">
              <w:r w:rsidR="00D87BB5" w:rsidRPr="00D87BB5">
                <w:rPr>
                  <w:rFonts w:asciiTheme="minorHAnsi" w:hAnsiTheme="minorHAnsi" w:cstheme="minorHAnsi"/>
                  <w:sz w:val="18"/>
                  <w:szCs w:val="18"/>
                </w:rPr>
                <w:t xml:space="preserve"> message&gt;&gt;</w:t>
              </w:r>
            </w:ins>
            <w:ins w:id="130" w:author="Alhabibi, Haider@Energy" w:date="2022-01-06T18:48:00Z">
              <w:r w:rsidRPr="007A5D38">
                <w:rPr>
                  <w:rFonts w:asciiTheme="minorHAnsi" w:hAnsiTheme="minorHAnsi" w:cstheme="minorHAnsi"/>
                  <w:sz w:val="18"/>
                  <w:szCs w:val="18"/>
                </w:rPr>
                <w:t xml:space="preserve"> </w:t>
              </w:r>
            </w:ins>
          </w:p>
        </w:tc>
      </w:tr>
      <w:tr w:rsidR="00C6411C" w14:paraId="6080AB58" w14:textId="77777777" w:rsidTr="00C6411C">
        <w:trPr>
          <w:ins w:id="131" w:author="Bucaneg, Haile@Energy" w:date="2022-01-06T07:56:00Z"/>
          <w:trPrChange w:id="132" w:author="Bucaneg, Haile@Energy" w:date="2022-02-09T10:48:00Z">
            <w:trPr>
              <w:gridAfter w:val="0"/>
              <w:wAfter w:w="2698" w:type="dxa"/>
            </w:trPr>
          </w:trPrChange>
        </w:trPr>
        <w:tc>
          <w:tcPr>
            <w:tcW w:w="3055" w:type="dxa"/>
            <w:tcPrChange w:id="133" w:author="Bucaneg, Haile@Energy" w:date="2022-02-09T10:48:00Z">
              <w:tcPr>
                <w:tcW w:w="1705" w:type="dxa"/>
              </w:tcPr>
            </w:tcPrChange>
          </w:tcPr>
          <w:p w14:paraId="2516147E" w14:textId="77777777" w:rsidR="00C6411C" w:rsidRDefault="00C6411C" w:rsidP="006D6921">
            <w:pPr>
              <w:rPr>
                <w:ins w:id="134" w:author="Bucaneg, Haile@Energy" w:date="2022-01-06T07:56:00Z"/>
                <w:rFonts w:asciiTheme="minorHAnsi" w:hAnsiTheme="minorHAnsi" w:cstheme="minorHAnsi"/>
                <w:sz w:val="18"/>
                <w:szCs w:val="18"/>
              </w:rPr>
            </w:pPr>
            <w:ins w:id="135" w:author="Bucaneg, Haile@Energy" w:date="2022-01-06T07:56:00Z">
              <w:r>
                <w:rPr>
                  <w:rFonts w:asciiTheme="minorHAnsi" w:hAnsiTheme="minorHAnsi" w:cstheme="minorHAnsi"/>
                  <w:sz w:val="18"/>
                  <w:szCs w:val="18"/>
                </w:rPr>
                <w:t>01</w:t>
              </w:r>
            </w:ins>
          </w:p>
        </w:tc>
        <w:tc>
          <w:tcPr>
            <w:tcW w:w="3420" w:type="dxa"/>
            <w:tcPrChange w:id="136" w:author="Bucaneg, Haile@Energy" w:date="2022-02-09T10:48:00Z">
              <w:tcPr>
                <w:tcW w:w="2430" w:type="dxa"/>
              </w:tcPr>
            </w:tcPrChange>
          </w:tcPr>
          <w:p w14:paraId="5B1CF173" w14:textId="77777777" w:rsidR="00C6411C" w:rsidRDefault="00C6411C" w:rsidP="006D6921">
            <w:pPr>
              <w:rPr>
                <w:ins w:id="137" w:author="Bucaneg, Haile@Energy" w:date="2022-01-06T07:56:00Z"/>
                <w:rFonts w:asciiTheme="minorHAnsi" w:hAnsiTheme="minorHAnsi" w:cstheme="minorHAnsi"/>
                <w:sz w:val="18"/>
                <w:szCs w:val="18"/>
              </w:rPr>
            </w:pPr>
            <w:ins w:id="138" w:author="Bucaneg, Haile@Energy" w:date="2022-01-06T07:56:00Z">
              <w:r>
                <w:rPr>
                  <w:rFonts w:asciiTheme="minorHAnsi" w:hAnsiTheme="minorHAnsi" w:cstheme="minorHAnsi"/>
                  <w:sz w:val="18"/>
                  <w:szCs w:val="18"/>
                </w:rPr>
                <w:t>02</w:t>
              </w:r>
            </w:ins>
          </w:p>
        </w:tc>
        <w:tc>
          <w:tcPr>
            <w:tcW w:w="4320" w:type="dxa"/>
            <w:tcPrChange w:id="139" w:author="Bucaneg, Haile@Energy" w:date="2022-02-09T10:48:00Z">
              <w:tcPr>
                <w:tcW w:w="3957" w:type="dxa"/>
              </w:tcPr>
            </w:tcPrChange>
          </w:tcPr>
          <w:p w14:paraId="0067B427" w14:textId="77777777" w:rsidR="00C6411C" w:rsidRDefault="00C6411C" w:rsidP="006D6921">
            <w:pPr>
              <w:rPr>
                <w:ins w:id="140" w:author="Bucaneg, Haile@Energy" w:date="2022-01-06T07:56:00Z"/>
                <w:rFonts w:asciiTheme="minorHAnsi" w:hAnsiTheme="minorHAnsi" w:cstheme="minorHAnsi"/>
                <w:sz w:val="18"/>
                <w:szCs w:val="18"/>
              </w:rPr>
            </w:pPr>
            <w:ins w:id="141" w:author="Bucaneg, Haile@Energy" w:date="2022-01-06T07:56:00Z">
              <w:r>
                <w:rPr>
                  <w:rFonts w:asciiTheme="minorHAnsi" w:hAnsiTheme="minorHAnsi" w:cstheme="minorHAnsi"/>
                  <w:sz w:val="18"/>
                  <w:szCs w:val="18"/>
                </w:rPr>
                <w:t>03</w:t>
              </w:r>
            </w:ins>
          </w:p>
        </w:tc>
      </w:tr>
      <w:tr w:rsidR="00C6411C" w14:paraId="0F94DD39" w14:textId="77777777" w:rsidTr="00C6411C">
        <w:trPr>
          <w:ins w:id="142" w:author="Bucaneg, Haile@Energy" w:date="2022-01-06T07:56:00Z"/>
          <w:trPrChange w:id="143" w:author="Bucaneg, Haile@Energy" w:date="2022-02-09T10:48:00Z">
            <w:trPr>
              <w:gridAfter w:val="0"/>
              <w:wAfter w:w="2698" w:type="dxa"/>
            </w:trPr>
          </w:trPrChange>
        </w:trPr>
        <w:tc>
          <w:tcPr>
            <w:tcW w:w="3055" w:type="dxa"/>
            <w:tcPrChange w:id="144" w:author="Bucaneg, Haile@Energy" w:date="2022-02-09T10:48:00Z">
              <w:tcPr>
                <w:tcW w:w="1705" w:type="dxa"/>
              </w:tcPr>
            </w:tcPrChange>
          </w:tcPr>
          <w:p w14:paraId="433A3685" w14:textId="77777777" w:rsidR="00C6411C" w:rsidRDefault="00C6411C" w:rsidP="006D6921">
            <w:pPr>
              <w:rPr>
                <w:ins w:id="145" w:author="Bucaneg, Haile@Energy" w:date="2022-01-06T07:56:00Z"/>
                <w:rFonts w:asciiTheme="minorHAnsi" w:hAnsiTheme="minorHAnsi" w:cstheme="minorHAnsi"/>
                <w:sz w:val="18"/>
                <w:szCs w:val="18"/>
              </w:rPr>
            </w:pPr>
            <w:ins w:id="146" w:author="Bucaneg, Haile@Energy" w:date="2022-01-06T07:56:00Z">
              <w:r>
                <w:rPr>
                  <w:rFonts w:asciiTheme="minorHAnsi" w:hAnsiTheme="minorHAnsi" w:cstheme="minorHAnsi"/>
                  <w:sz w:val="18"/>
                  <w:szCs w:val="18"/>
                </w:rPr>
                <w:t>Manufacturer Make</w:t>
              </w:r>
            </w:ins>
          </w:p>
        </w:tc>
        <w:tc>
          <w:tcPr>
            <w:tcW w:w="3420" w:type="dxa"/>
            <w:tcPrChange w:id="147" w:author="Bucaneg, Haile@Energy" w:date="2022-02-09T10:48:00Z">
              <w:tcPr>
                <w:tcW w:w="2430" w:type="dxa"/>
              </w:tcPr>
            </w:tcPrChange>
          </w:tcPr>
          <w:p w14:paraId="2B4A6735" w14:textId="77777777" w:rsidR="00C6411C" w:rsidRDefault="00C6411C" w:rsidP="006D6921">
            <w:pPr>
              <w:rPr>
                <w:ins w:id="148" w:author="Bucaneg, Haile@Energy" w:date="2022-01-06T07:56:00Z"/>
                <w:rFonts w:asciiTheme="minorHAnsi" w:hAnsiTheme="minorHAnsi" w:cstheme="minorHAnsi"/>
                <w:sz w:val="18"/>
                <w:szCs w:val="18"/>
              </w:rPr>
            </w:pPr>
            <w:ins w:id="149" w:author="Bucaneg, Haile@Energy" w:date="2022-01-06T07:56:00Z">
              <w:r>
                <w:rPr>
                  <w:rFonts w:asciiTheme="minorHAnsi" w:hAnsiTheme="minorHAnsi" w:cstheme="minorHAnsi"/>
                  <w:sz w:val="18"/>
                  <w:szCs w:val="18"/>
                </w:rPr>
                <w:t>Manufacturer Model Number</w:t>
              </w:r>
            </w:ins>
          </w:p>
        </w:tc>
        <w:tc>
          <w:tcPr>
            <w:tcW w:w="4320" w:type="dxa"/>
            <w:tcPrChange w:id="150" w:author="Bucaneg, Haile@Energy" w:date="2022-02-09T10:48:00Z">
              <w:tcPr>
                <w:tcW w:w="3957" w:type="dxa"/>
              </w:tcPr>
            </w:tcPrChange>
          </w:tcPr>
          <w:p w14:paraId="60661C64" w14:textId="77777777" w:rsidR="00C6411C" w:rsidRDefault="00C6411C" w:rsidP="006D6921">
            <w:pPr>
              <w:rPr>
                <w:ins w:id="151" w:author="Bucaneg, Haile@Energy" w:date="2022-01-06T07:56:00Z"/>
                <w:rFonts w:asciiTheme="minorHAnsi" w:hAnsiTheme="minorHAnsi" w:cstheme="minorHAnsi"/>
                <w:sz w:val="18"/>
                <w:szCs w:val="18"/>
              </w:rPr>
            </w:pPr>
            <w:ins w:id="152" w:author="Bucaneg, Haile@Energy" w:date="2022-01-06T07:56:00Z">
              <w:r>
                <w:rPr>
                  <w:rFonts w:asciiTheme="minorHAnsi" w:hAnsiTheme="minorHAnsi" w:cstheme="minorHAnsi"/>
                  <w:sz w:val="18"/>
                  <w:szCs w:val="18"/>
                </w:rPr>
                <w:t>Fan Efficacy Performance Rating (W/CFM)</w:t>
              </w:r>
            </w:ins>
          </w:p>
        </w:tc>
      </w:tr>
      <w:tr w:rsidR="00C6411C" w14:paraId="1F0354C1" w14:textId="77777777" w:rsidTr="00C6411C">
        <w:trPr>
          <w:ins w:id="153" w:author="Bucaneg, Haile@Energy" w:date="2022-01-06T07:56:00Z"/>
          <w:trPrChange w:id="154" w:author="Bucaneg, Haile@Energy" w:date="2022-02-09T10:48:00Z">
            <w:trPr>
              <w:gridAfter w:val="0"/>
              <w:wAfter w:w="2698" w:type="dxa"/>
            </w:trPr>
          </w:trPrChange>
        </w:trPr>
        <w:tc>
          <w:tcPr>
            <w:tcW w:w="3055" w:type="dxa"/>
            <w:tcPrChange w:id="155" w:author="Bucaneg, Haile@Energy" w:date="2022-02-09T10:48:00Z">
              <w:tcPr>
                <w:tcW w:w="1705" w:type="dxa"/>
              </w:tcPr>
            </w:tcPrChange>
          </w:tcPr>
          <w:p w14:paraId="5CF79485" w14:textId="66016350" w:rsidR="00C6411C" w:rsidRDefault="00C6411C" w:rsidP="004D353C">
            <w:pPr>
              <w:jc w:val="center"/>
              <w:rPr>
                <w:ins w:id="156" w:author="Bucaneg, Haile@Energy" w:date="2022-01-06T07:56:00Z"/>
                <w:rFonts w:asciiTheme="minorHAnsi" w:hAnsiTheme="minorHAnsi" w:cstheme="minorHAnsi"/>
                <w:sz w:val="18"/>
                <w:szCs w:val="18"/>
              </w:rPr>
            </w:pPr>
            <w:ins w:id="157" w:author="Alhabibi, Haider@Energy" w:date="2022-01-06T18:37:00Z">
              <w:r w:rsidRPr="00F070F8">
                <w:rPr>
                  <w:rFonts w:asciiTheme="minorHAnsi" w:hAnsiTheme="minorHAnsi" w:cstheme="minorHAnsi"/>
                  <w:sz w:val="18"/>
                  <w:szCs w:val="18"/>
                </w:rPr>
                <w:t>&lt;&lt;user input, text&gt;&gt;</w:t>
              </w:r>
            </w:ins>
          </w:p>
        </w:tc>
        <w:tc>
          <w:tcPr>
            <w:tcW w:w="3420" w:type="dxa"/>
            <w:tcPrChange w:id="158" w:author="Bucaneg, Haile@Energy" w:date="2022-02-09T10:48:00Z">
              <w:tcPr>
                <w:tcW w:w="2430" w:type="dxa"/>
              </w:tcPr>
            </w:tcPrChange>
          </w:tcPr>
          <w:p w14:paraId="210990BA" w14:textId="65BB1853" w:rsidR="00C6411C" w:rsidRDefault="00C6411C" w:rsidP="004D353C">
            <w:pPr>
              <w:jc w:val="center"/>
              <w:rPr>
                <w:ins w:id="159" w:author="Bucaneg, Haile@Energy" w:date="2022-01-06T07:56:00Z"/>
                <w:rFonts w:asciiTheme="minorHAnsi" w:hAnsiTheme="minorHAnsi" w:cstheme="minorHAnsi"/>
                <w:sz w:val="18"/>
                <w:szCs w:val="18"/>
              </w:rPr>
            </w:pPr>
            <w:ins w:id="160" w:author="Alhabibi, Haider@Energy" w:date="2022-01-06T18:49:00Z">
              <w:r w:rsidRPr="00F26302">
                <w:rPr>
                  <w:rFonts w:asciiTheme="minorHAnsi" w:hAnsiTheme="minorHAnsi" w:cstheme="minorHAnsi"/>
                  <w:sz w:val="18"/>
                  <w:szCs w:val="18"/>
                </w:rPr>
                <w:t>&lt;&lt;user input, text&gt;&gt;</w:t>
              </w:r>
            </w:ins>
          </w:p>
        </w:tc>
        <w:tc>
          <w:tcPr>
            <w:tcW w:w="4320" w:type="dxa"/>
            <w:tcPrChange w:id="161" w:author="Bucaneg, Haile@Energy" w:date="2022-02-09T10:48:00Z">
              <w:tcPr>
                <w:tcW w:w="3957" w:type="dxa"/>
              </w:tcPr>
            </w:tcPrChange>
          </w:tcPr>
          <w:p w14:paraId="07020451" w14:textId="5AA895C8" w:rsidR="00C6411C" w:rsidRDefault="00C6411C" w:rsidP="004D353C">
            <w:pPr>
              <w:jc w:val="center"/>
              <w:rPr>
                <w:ins w:id="162" w:author="Bucaneg, Haile@Energy" w:date="2022-01-06T07:56:00Z"/>
                <w:rFonts w:asciiTheme="minorHAnsi" w:hAnsiTheme="minorHAnsi" w:cstheme="minorHAnsi"/>
                <w:sz w:val="18"/>
                <w:szCs w:val="18"/>
              </w:rPr>
            </w:pPr>
            <w:ins w:id="163" w:author="Alhabibi, Haider@Energy" w:date="2022-01-13T09:29:00Z">
              <w:r w:rsidRPr="000171E2">
                <w:rPr>
                  <w:rFonts w:asciiTheme="minorHAnsi" w:hAnsiTheme="minorHAnsi" w:cstheme="minorHAnsi"/>
                  <w:sz w:val="18"/>
                  <w:szCs w:val="18"/>
                </w:rPr>
                <w:t>&lt;&lt;</w:t>
              </w:r>
              <w:r>
                <w:rPr>
                  <w:rFonts w:asciiTheme="minorHAnsi" w:hAnsiTheme="minorHAnsi" w:cstheme="minorHAnsi"/>
                  <w:sz w:val="18"/>
                  <w:szCs w:val="18"/>
                </w:rPr>
                <w:t xml:space="preserve">Call information from CF1R-PRF: Else </w:t>
              </w:r>
              <w:r w:rsidRPr="000171E2">
                <w:rPr>
                  <w:rFonts w:asciiTheme="minorHAnsi" w:hAnsiTheme="minorHAnsi" w:cstheme="minorHAnsi"/>
                  <w:sz w:val="18"/>
                  <w:szCs w:val="18"/>
                </w:rPr>
                <w:t>user input, text&gt;&gt;</w:t>
              </w:r>
            </w:ins>
          </w:p>
        </w:tc>
      </w:tr>
      <w:tr w:rsidR="00C6411C" w14:paraId="29F9429E" w14:textId="77777777" w:rsidTr="00C6411C">
        <w:trPr>
          <w:ins w:id="164" w:author="Bucaneg, Haile@Energy" w:date="2022-01-06T07:56:00Z"/>
          <w:trPrChange w:id="165" w:author="Bucaneg, Haile@Energy" w:date="2022-02-09T10:48:00Z">
            <w:trPr>
              <w:gridAfter w:val="0"/>
              <w:wAfter w:w="2698" w:type="dxa"/>
            </w:trPr>
          </w:trPrChange>
        </w:trPr>
        <w:tc>
          <w:tcPr>
            <w:tcW w:w="3055" w:type="dxa"/>
            <w:tcPrChange w:id="166" w:author="Bucaneg, Haile@Energy" w:date="2022-02-09T10:48:00Z">
              <w:tcPr>
                <w:tcW w:w="1705" w:type="dxa"/>
              </w:tcPr>
            </w:tcPrChange>
          </w:tcPr>
          <w:p w14:paraId="5DD724F0" w14:textId="77777777" w:rsidR="00C6411C" w:rsidRDefault="00C6411C" w:rsidP="006D6921">
            <w:pPr>
              <w:rPr>
                <w:ins w:id="167" w:author="Bucaneg, Haile@Energy" w:date="2022-01-06T07:56:00Z"/>
                <w:rFonts w:asciiTheme="minorHAnsi" w:hAnsiTheme="minorHAnsi" w:cstheme="minorHAnsi"/>
                <w:sz w:val="18"/>
                <w:szCs w:val="18"/>
              </w:rPr>
            </w:pPr>
          </w:p>
        </w:tc>
        <w:tc>
          <w:tcPr>
            <w:tcW w:w="3420" w:type="dxa"/>
            <w:tcPrChange w:id="168" w:author="Bucaneg, Haile@Energy" w:date="2022-02-09T10:48:00Z">
              <w:tcPr>
                <w:tcW w:w="2430" w:type="dxa"/>
              </w:tcPr>
            </w:tcPrChange>
          </w:tcPr>
          <w:p w14:paraId="21B0E734" w14:textId="77777777" w:rsidR="00C6411C" w:rsidRDefault="00C6411C" w:rsidP="006D6921">
            <w:pPr>
              <w:rPr>
                <w:ins w:id="169" w:author="Bucaneg, Haile@Energy" w:date="2022-01-06T07:56:00Z"/>
                <w:rFonts w:asciiTheme="minorHAnsi" w:hAnsiTheme="minorHAnsi" w:cstheme="minorHAnsi"/>
                <w:sz w:val="18"/>
                <w:szCs w:val="18"/>
              </w:rPr>
            </w:pPr>
          </w:p>
        </w:tc>
        <w:tc>
          <w:tcPr>
            <w:tcW w:w="4320" w:type="dxa"/>
            <w:tcPrChange w:id="170" w:author="Bucaneg, Haile@Energy" w:date="2022-02-09T10:48:00Z">
              <w:tcPr>
                <w:tcW w:w="3957" w:type="dxa"/>
              </w:tcPr>
            </w:tcPrChange>
          </w:tcPr>
          <w:p w14:paraId="1AA26B78" w14:textId="77777777" w:rsidR="00C6411C" w:rsidRDefault="00C6411C" w:rsidP="006D6921">
            <w:pPr>
              <w:rPr>
                <w:ins w:id="171" w:author="Bucaneg, Haile@Energy" w:date="2022-01-06T07:56:00Z"/>
                <w:rFonts w:asciiTheme="minorHAnsi" w:hAnsiTheme="minorHAnsi" w:cstheme="minorHAnsi"/>
                <w:sz w:val="18"/>
                <w:szCs w:val="18"/>
              </w:rPr>
            </w:pPr>
          </w:p>
        </w:tc>
      </w:tr>
      <w:tr w:rsidR="00C6411C" w14:paraId="1A7DBDF7" w14:textId="77777777" w:rsidTr="00C6411C">
        <w:trPr>
          <w:ins w:id="172" w:author="Bucaneg, Haile@Energy" w:date="2022-01-06T07:56:00Z"/>
          <w:trPrChange w:id="173" w:author="Bucaneg, Haile@Energy" w:date="2022-02-09T10:48:00Z">
            <w:trPr>
              <w:gridAfter w:val="0"/>
              <w:wAfter w:w="2698" w:type="dxa"/>
            </w:trPr>
          </w:trPrChange>
        </w:trPr>
        <w:tc>
          <w:tcPr>
            <w:tcW w:w="3055" w:type="dxa"/>
            <w:tcPrChange w:id="174" w:author="Bucaneg, Haile@Energy" w:date="2022-02-09T10:48:00Z">
              <w:tcPr>
                <w:tcW w:w="1705" w:type="dxa"/>
              </w:tcPr>
            </w:tcPrChange>
          </w:tcPr>
          <w:p w14:paraId="5A7D801D" w14:textId="77777777" w:rsidR="00C6411C" w:rsidRDefault="00C6411C" w:rsidP="006D6921">
            <w:pPr>
              <w:rPr>
                <w:ins w:id="175" w:author="Bucaneg, Haile@Energy" w:date="2022-01-06T07:56:00Z"/>
                <w:rFonts w:asciiTheme="minorHAnsi" w:hAnsiTheme="minorHAnsi" w:cstheme="minorHAnsi"/>
                <w:sz w:val="18"/>
                <w:szCs w:val="18"/>
              </w:rPr>
            </w:pPr>
          </w:p>
        </w:tc>
        <w:tc>
          <w:tcPr>
            <w:tcW w:w="3420" w:type="dxa"/>
            <w:tcPrChange w:id="176" w:author="Bucaneg, Haile@Energy" w:date="2022-02-09T10:48:00Z">
              <w:tcPr>
                <w:tcW w:w="2430" w:type="dxa"/>
              </w:tcPr>
            </w:tcPrChange>
          </w:tcPr>
          <w:p w14:paraId="1BA8B4C6" w14:textId="77777777" w:rsidR="00C6411C" w:rsidRDefault="00C6411C" w:rsidP="006D6921">
            <w:pPr>
              <w:rPr>
                <w:ins w:id="177" w:author="Bucaneg, Haile@Energy" w:date="2022-01-06T07:56:00Z"/>
                <w:rFonts w:asciiTheme="minorHAnsi" w:hAnsiTheme="minorHAnsi" w:cstheme="minorHAnsi"/>
                <w:sz w:val="18"/>
                <w:szCs w:val="18"/>
              </w:rPr>
            </w:pPr>
          </w:p>
        </w:tc>
        <w:tc>
          <w:tcPr>
            <w:tcW w:w="4320" w:type="dxa"/>
            <w:tcPrChange w:id="178" w:author="Bucaneg, Haile@Energy" w:date="2022-02-09T10:48:00Z">
              <w:tcPr>
                <w:tcW w:w="3957" w:type="dxa"/>
              </w:tcPr>
            </w:tcPrChange>
          </w:tcPr>
          <w:p w14:paraId="322BDA69" w14:textId="77777777" w:rsidR="00C6411C" w:rsidRDefault="00C6411C" w:rsidP="006D6921">
            <w:pPr>
              <w:rPr>
                <w:ins w:id="179" w:author="Bucaneg, Haile@Energy" w:date="2022-01-06T07:56:00Z"/>
                <w:rFonts w:asciiTheme="minorHAnsi" w:hAnsiTheme="minorHAnsi" w:cstheme="minorHAnsi"/>
                <w:sz w:val="18"/>
                <w:szCs w:val="18"/>
              </w:rPr>
            </w:pPr>
          </w:p>
        </w:tc>
      </w:tr>
    </w:tbl>
    <w:p w14:paraId="01F667EE" w14:textId="15D210A1" w:rsidR="006E08B4" w:rsidRPr="009D3D1C" w:rsidRDefault="006E08B4">
      <w:pPr>
        <w:rPr>
          <w:rFonts w:asciiTheme="minorHAnsi" w:hAnsiTheme="minorHAnsi" w:cstheme="minorHAnsi"/>
          <w:sz w:val="18"/>
          <w:szCs w:val="18"/>
        </w:rPr>
      </w:pPr>
    </w:p>
    <w:tbl>
      <w:tblPr>
        <w:tblStyle w:val="TableGrid"/>
        <w:tblW w:w="10790" w:type="dxa"/>
        <w:tblLook w:val="04A0" w:firstRow="1" w:lastRow="0" w:firstColumn="1" w:lastColumn="0" w:noHBand="0" w:noVBand="1"/>
      </w:tblPr>
      <w:tblGrid>
        <w:gridCol w:w="10790"/>
      </w:tblGrid>
      <w:tr w:rsidR="00A653AF" w14:paraId="6FADE231" w14:textId="77777777" w:rsidTr="00A653AF">
        <w:tc>
          <w:tcPr>
            <w:tcW w:w="10790" w:type="dxa"/>
          </w:tcPr>
          <w:p w14:paraId="6869FE94" w14:textId="77777777" w:rsidR="00A653AF" w:rsidRDefault="00A653AF" w:rsidP="00D76417">
            <w:pPr>
              <w:rPr>
                <w:rFonts w:asciiTheme="minorHAnsi" w:hAnsiTheme="minorHAnsi" w:cstheme="minorHAnsi"/>
                <w:sz w:val="18"/>
                <w:szCs w:val="18"/>
              </w:rPr>
            </w:pPr>
            <w:r>
              <w:rPr>
                <w:rFonts w:asciiTheme="minorHAnsi" w:hAnsiTheme="minorHAnsi" w:cstheme="minorHAnsi"/>
                <w:sz w:val="18"/>
                <w:szCs w:val="18"/>
              </w:rPr>
              <w:t>Intermittent ventilation systems, devices, or controls for use for compliance with field verification and diagnostic testing requirements for mechanical ventilation airflow are subject to a manufacturer providing sufficient evidence to the Executive Director that the installed mechanical ventilation systems, devices, or controls will provide at least the minimum ventilation airflow required by the Standards, and subject to consideration of the manufacturer’s proposed field verification and diagnostic test protocol for ventilation system(s).</w:t>
            </w:r>
          </w:p>
          <w:p w14:paraId="455867FB" w14:textId="77777777" w:rsidR="00A653AF" w:rsidRDefault="00A653AF" w:rsidP="00D76417">
            <w:pPr>
              <w:rPr>
                <w:rFonts w:asciiTheme="minorHAnsi" w:hAnsiTheme="minorHAnsi" w:cstheme="minorHAnsi"/>
                <w:sz w:val="18"/>
                <w:szCs w:val="18"/>
              </w:rPr>
            </w:pPr>
          </w:p>
          <w:p w14:paraId="324AB79A" w14:textId="6B99D775" w:rsidR="00A653AF" w:rsidRDefault="00A653AF" w:rsidP="00D76417">
            <w:r>
              <w:rPr>
                <w:rFonts w:asciiTheme="minorHAnsi" w:hAnsiTheme="minorHAnsi" w:cstheme="minorHAnsi"/>
                <w:sz w:val="18"/>
                <w:szCs w:val="18"/>
              </w:rPr>
              <w:t>Approved systems, devices, or controls, and field verification and diagnostic test protocols for intermittent mechanical ventilation systems shall be listed in directories published by the Energy Commission.</w:t>
            </w:r>
          </w:p>
        </w:tc>
      </w:tr>
    </w:tbl>
    <w:p w14:paraId="36D4B460" w14:textId="77777777" w:rsidR="006E08B4" w:rsidRDefault="006E08B4"/>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4A0" w:firstRow="1" w:lastRow="0" w:firstColumn="1" w:lastColumn="0" w:noHBand="0" w:noVBand="1"/>
      </w:tblPr>
      <w:tblGrid>
        <w:gridCol w:w="712"/>
        <w:gridCol w:w="10078"/>
      </w:tblGrid>
      <w:tr w:rsidR="005162D5" w14:paraId="37C885C3" w14:textId="77777777" w:rsidTr="005162D5">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256BE8A3" w14:textId="33420BD0" w:rsidR="005162D5" w:rsidRPr="00A75DC5" w:rsidRDefault="005162D5" w:rsidP="005162D5">
            <w:pPr>
              <w:keepNext/>
              <w:rPr>
                <w:rFonts w:asciiTheme="minorHAnsi" w:hAnsiTheme="minorHAnsi"/>
                <w:b/>
                <w:bCs/>
                <w:szCs w:val="18"/>
              </w:rPr>
            </w:pPr>
            <w:del w:id="180" w:author="Bucaneg, Haile@Energy" w:date="2022-01-06T07:53:00Z">
              <w:r w:rsidDel="006C521F">
                <w:rPr>
                  <w:rFonts w:asciiTheme="minorHAnsi" w:hAnsiTheme="minorHAnsi"/>
                  <w:b/>
                  <w:bCs/>
                  <w:szCs w:val="18"/>
                </w:rPr>
                <w:lastRenderedPageBreak/>
                <w:delText>B</w:delText>
              </w:r>
            </w:del>
            <w:ins w:id="181" w:author="Bucaneg, Haile@Energy" w:date="2022-01-06T07:53:00Z">
              <w:r w:rsidR="006C521F">
                <w:rPr>
                  <w:rFonts w:asciiTheme="minorHAnsi" w:hAnsiTheme="minorHAnsi"/>
                  <w:b/>
                  <w:bCs/>
                  <w:szCs w:val="18"/>
                </w:rPr>
                <w:t>C</w:t>
              </w:r>
            </w:ins>
            <w:r w:rsidRPr="0029047D">
              <w:rPr>
                <w:rFonts w:asciiTheme="minorHAnsi" w:hAnsiTheme="minorHAnsi"/>
                <w:b/>
                <w:bCs/>
                <w:szCs w:val="18"/>
              </w:rPr>
              <w:t>. Other Requirements</w:t>
            </w:r>
          </w:p>
        </w:tc>
      </w:tr>
      <w:tr w:rsidR="005162D5" w14:paraId="4B40EA6C" w14:textId="77777777" w:rsidTr="005162D5">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22C06DCC" w14:textId="498C5FF9" w:rsidR="005162D5" w:rsidRPr="00A75DC5" w:rsidRDefault="005162D5" w:rsidP="005162D5">
            <w:pPr>
              <w:keepNext/>
              <w:rPr>
                <w:rFonts w:asciiTheme="minorHAnsi" w:hAnsiTheme="minorHAnsi"/>
                <w:b/>
                <w:bCs/>
                <w:szCs w:val="18"/>
              </w:rPr>
            </w:pPr>
            <w:r w:rsidRPr="00A75DC5">
              <w:rPr>
                <w:rFonts w:asciiTheme="minorHAnsi" w:hAnsiTheme="minorHAnsi"/>
                <w:b/>
                <w:bCs/>
                <w:szCs w:val="18"/>
              </w:rPr>
              <w:t>The items listed below (6.1 through 6.</w:t>
            </w:r>
            <w:r>
              <w:rPr>
                <w:rFonts w:asciiTheme="minorHAnsi" w:hAnsiTheme="minorHAnsi"/>
                <w:b/>
                <w:bCs/>
                <w:szCs w:val="18"/>
              </w:rPr>
              <w:t xml:space="preserve">6 and </w:t>
            </w:r>
            <w:r w:rsidRPr="00A75DC5">
              <w:rPr>
                <w:rFonts w:asciiTheme="minorHAnsi" w:hAnsiTheme="minorHAnsi"/>
                <w:b/>
                <w:bCs/>
                <w:szCs w:val="18"/>
              </w:rPr>
              <w:t>6.</w:t>
            </w:r>
            <w:r>
              <w:rPr>
                <w:rFonts w:asciiTheme="minorHAnsi" w:hAnsiTheme="minorHAnsi"/>
                <w:b/>
                <w:bCs/>
                <w:szCs w:val="18"/>
              </w:rPr>
              <w:t>8</w:t>
            </w:r>
            <w:r w:rsidRPr="00A75DC5">
              <w:rPr>
                <w:rFonts w:asciiTheme="minorHAnsi" w:hAnsiTheme="minorHAnsi"/>
                <w:b/>
                <w:bCs/>
                <w:szCs w:val="18"/>
              </w:rPr>
              <w:t xml:space="preserve"> through 6.9) correspond to the information given in ASHRAE 62.2 Section 6 "Other Requirements".  Refer also to Chapter 4.6 of the Residential Compliance Manual (Section 4.6.8) for information describing these "Other Requirements".  The signature of the Responsible Person in the declaration statement below certifies that the building complies with these requirements specified in ASHRAE 62.2 Section 6.1 through 6.9 if applicable.</w:t>
            </w:r>
          </w:p>
        </w:tc>
      </w:tr>
      <w:tr w:rsidR="005162D5" w14:paraId="6EDD4D75" w14:textId="77777777" w:rsidTr="007668AF">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146E1DBC" w14:textId="77777777" w:rsidR="005162D5" w:rsidRDefault="005162D5" w:rsidP="005162D5">
            <w:pPr>
              <w:keepNext/>
              <w:jc w:val="center"/>
              <w:rPr>
                <w:rFonts w:asciiTheme="minorHAnsi" w:hAnsiTheme="minorHAnsi"/>
                <w:sz w:val="18"/>
                <w:szCs w:val="18"/>
              </w:rPr>
            </w:pPr>
            <w:r>
              <w:rPr>
                <w:rFonts w:asciiTheme="minorHAnsi" w:hAnsiTheme="minorHAnsi"/>
                <w:sz w:val="18"/>
                <w:szCs w:val="18"/>
              </w:rPr>
              <w:t>01</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F77695F" w14:textId="77777777" w:rsidR="005162D5" w:rsidRDefault="005162D5" w:rsidP="005162D5">
            <w:pPr>
              <w:pStyle w:val="ListParagraph"/>
              <w:keepNext/>
              <w:numPr>
                <w:ilvl w:val="1"/>
                <w:numId w:val="3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4" w:hanging="274"/>
              <w:rPr>
                <w:rStyle w:val="margin0020notechar"/>
                <w:rFonts w:asciiTheme="minorHAnsi" w:hAnsiTheme="minorHAnsi"/>
                <w:sz w:val="18"/>
                <w:szCs w:val="18"/>
              </w:rPr>
            </w:pPr>
            <w:r w:rsidRPr="00215D5D">
              <w:rPr>
                <w:rFonts w:asciiTheme="minorHAnsi" w:hAnsiTheme="minorHAnsi"/>
                <w:b/>
                <w:sz w:val="18"/>
                <w:szCs w:val="18"/>
              </w:rPr>
              <w:t>Adjacent Spaces and Transfer Air.</w:t>
            </w:r>
            <w:r w:rsidRPr="00215D5D">
              <w:rPr>
                <w:rFonts w:asciiTheme="minorHAnsi" w:hAnsiTheme="minorHAnsi"/>
                <w:sz w:val="18"/>
                <w:szCs w:val="18"/>
              </w:rPr>
              <w:t xml:space="preserve"> </w:t>
            </w:r>
            <w:r>
              <w:rPr>
                <w:rStyle w:val="margin0020notechar"/>
                <w:rFonts w:asciiTheme="minorHAnsi" w:hAnsiTheme="minorHAnsi"/>
                <w:sz w:val="18"/>
                <w:szCs w:val="18"/>
              </w:rPr>
              <w:t xml:space="preserve">Measures shall be taken to minimize air movement across envelope components to dwelling units from adjacent spaces such as garages, unconditioned crawlspaces, unconditioned attics, and other dwelling. </w:t>
            </w:r>
            <w:r w:rsidRPr="00423FB2">
              <w:rPr>
                <w:rStyle w:val="margin0020notechar"/>
                <w:rFonts w:asciiTheme="minorHAnsi" w:hAnsiTheme="minorHAnsi"/>
                <w:sz w:val="18"/>
                <w:szCs w:val="18"/>
              </w:rPr>
              <w:t>Supply and balanced ventilation systems shall be designed and constructed to provide ventilation air directly from the outdoors.</w:t>
            </w:r>
          </w:p>
          <w:p w14:paraId="03124492" w14:textId="77777777" w:rsidR="005162D5" w:rsidRDefault="005162D5" w:rsidP="005162D5">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63" w:hanging="403"/>
              <w:rPr>
                <w:rFonts w:asciiTheme="minorHAnsi" w:hAnsiTheme="minorHAnsi"/>
                <w:sz w:val="18"/>
                <w:szCs w:val="18"/>
              </w:rPr>
            </w:pPr>
            <w:r w:rsidRPr="00215D5D">
              <w:rPr>
                <w:rFonts w:asciiTheme="minorHAnsi" w:hAnsiTheme="minorHAnsi"/>
                <w:sz w:val="18"/>
                <w:szCs w:val="18"/>
              </w:rPr>
              <w:t>6.</w:t>
            </w:r>
            <w:r>
              <w:rPr>
                <w:rFonts w:asciiTheme="minorHAnsi" w:hAnsiTheme="minorHAnsi"/>
                <w:sz w:val="18"/>
                <w:szCs w:val="18"/>
              </w:rPr>
              <w:t xml:space="preserve">1.1 </w:t>
            </w:r>
            <w:r w:rsidRPr="00215D5D">
              <w:rPr>
                <w:rFonts w:asciiTheme="minorHAnsi" w:hAnsiTheme="minorHAnsi"/>
                <w:b/>
                <w:sz w:val="18"/>
                <w:szCs w:val="18"/>
              </w:rPr>
              <w:t>Compliance for Attached Dwelling Units</w:t>
            </w:r>
            <w:r w:rsidRPr="00792A45">
              <w:rPr>
                <w:rFonts w:asciiTheme="minorHAnsi" w:hAnsiTheme="minorHAnsi"/>
                <w:sz w:val="18"/>
                <w:szCs w:val="18"/>
              </w:rPr>
              <w:t>. One</w:t>
            </w:r>
            <w:r>
              <w:rPr>
                <w:rFonts w:asciiTheme="minorHAnsi" w:hAnsiTheme="minorHAnsi"/>
                <w:sz w:val="18"/>
                <w:szCs w:val="18"/>
              </w:rPr>
              <w:t xml:space="preserve"> </w:t>
            </w:r>
            <w:r w:rsidRPr="00792A45">
              <w:rPr>
                <w:rFonts w:asciiTheme="minorHAnsi" w:hAnsiTheme="minorHAnsi"/>
                <w:sz w:val="18"/>
                <w:szCs w:val="18"/>
              </w:rPr>
              <w:t>method of demonstrating compliance with Section 6.1 shall be</w:t>
            </w:r>
            <w:r>
              <w:rPr>
                <w:rFonts w:asciiTheme="minorHAnsi" w:hAnsiTheme="minorHAnsi"/>
                <w:sz w:val="18"/>
                <w:szCs w:val="18"/>
              </w:rPr>
              <w:t xml:space="preserve"> </w:t>
            </w:r>
            <w:r w:rsidRPr="00792A45">
              <w:rPr>
                <w:rFonts w:asciiTheme="minorHAnsi" w:hAnsiTheme="minorHAnsi"/>
                <w:sz w:val="18"/>
                <w:szCs w:val="18"/>
              </w:rPr>
              <w:t>to verify a leakage rate below a maximum of 0.3 cfm per ft</w:t>
            </w:r>
            <w:r w:rsidRPr="00215D5D">
              <w:rPr>
                <w:rFonts w:asciiTheme="minorHAnsi" w:hAnsiTheme="minorHAnsi"/>
                <w:sz w:val="18"/>
                <w:szCs w:val="18"/>
                <w:vertAlign w:val="superscript"/>
              </w:rPr>
              <w:t>2</w:t>
            </w:r>
            <w:r>
              <w:rPr>
                <w:rFonts w:asciiTheme="minorHAnsi" w:hAnsiTheme="minorHAnsi"/>
                <w:sz w:val="18"/>
                <w:szCs w:val="18"/>
              </w:rPr>
              <w:t xml:space="preserve"> </w:t>
            </w:r>
            <w:r w:rsidRPr="00E00577">
              <w:rPr>
                <w:rFonts w:asciiTheme="minorHAnsi" w:hAnsiTheme="minorHAnsi"/>
                <w:sz w:val="18"/>
                <w:szCs w:val="18"/>
              </w:rPr>
              <w:t>(150 L/s per 100 m2)</w:t>
            </w:r>
            <w:r>
              <w:rPr>
                <w:rFonts w:asciiTheme="minorHAnsi" w:hAnsiTheme="minorHAnsi"/>
                <w:sz w:val="18"/>
                <w:szCs w:val="18"/>
              </w:rPr>
              <w:t xml:space="preserve"> </w:t>
            </w:r>
            <w:r w:rsidRPr="00792A45">
              <w:rPr>
                <w:rFonts w:asciiTheme="minorHAnsi" w:hAnsiTheme="minorHAnsi"/>
                <w:sz w:val="18"/>
                <w:szCs w:val="18"/>
              </w:rPr>
              <w:t>of the dwelling unit envelope area (i.e.,</w:t>
            </w:r>
            <w:r>
              <w:rPr>
                <w:rFonts w:asciiTheme="minorHAnsi" w:hAnsiTheme="minorHAnsi"/>
                <w:sz w:val="18"/>
                <w:szCs w:val="18"/>
              </w:rPr>
              <w:t xml:space="preserve"> </w:t>
            </w:r>
            <w:r w:rsidRPr="00792A45">
              <w:rPr>
                <w:rFonts w:asciiTheme="minorHAnsi" w:hAnsiTheme="minorHAnsi"/>
                <w:sz w:val="18"/>
                <w:szCs w:val="18"/>
              </w:rPr>
              <w:t>the sum of the area of walls between dwelling units, exterior</w:t>
            </w:r>
            <w:r>
              <w:rPr>
                <w:rFonts w:asciiTheme="minorHAnsi" w:hAnsiTheme="minorHAnsi"/>
                <w:sz w:val="18"/>
                <w:szCs w:val="18"/>
              </w:rPr>
              <w:t xml:space="preserve"> </w:t>
            </w:r>
            <w:r w:rsidRPr="00792A45">
              <w:rPr>
                <w:rFonts w:asciiTheme="minorHAnsi" w:hAnsiTheme="minorHAnsi"/>
                <w:sz w:val="18"/>
                <w:szCs w:val="18"/>
              </w:rPr>
              <w:t>walls, ceiling, and floor) at a test pressure of 50 Pa by a blower</w:t>
            </w:r>
            <w:r>
              <w:rPr>
                <w:rFonts w:asciiTheme="minorHAnsi" w:hAnsiTheme="minorHAnsi"/>
                <w:sz w:val="18"/>
                <w:szCs w:val="18"/>
              </w:rPr>
              <w:t xml:space="preserve"> </w:t>
            </w:r>
            <w:r w:rsidRPr="00792A45">
              <w:rPr>
                <w:rFonts w:asciiTheme="minorHAnsi" w:hAnsiTheme="minorHAnsi"/>
                <w:sz w:val="18"/>
                <w:szCs w:val="18"/>
              </w:rPr>
              <w:t>door test conducted in accordance with either ANSI/ASTME779 or ANSI/ASTM-E1827. The test shall be conducted</w:t>
            </w:r>
            <w:r>
              <w:rPr>
                <w:rFonts w:asciiTheme="minorHAnsi" w:hAnsiTheme="minorHAnsi"/>
                <w:sz w:val="18"/>
                <w:szCs w:val="18"/>
              </w:rPr>
              <w:t xml:space="preserve"> </w:t>
            </w:r>
            <w:r w:rsidRPr="00792A45">
              <w:rPr>
                <w:rFonts w:asciiTheme="minorHAnsi" w:hAnsiTheme="minorHAnsi"/>
                <w:sz w:val="18"/>
                <w:szCs w:val="18"/>
              </w:rPr>
              <w:t>with the dwelling unit as if it were exposed to outdoor air on</w:t>
            </w:r>
            <w:r>
              <w:rPr>
                <w:rFonts w:asciiTheme="minorHAnsi" w:hAnsiTheme="minorHAnsi"/>
                <w:sz w:val="18"/>
                <w:szCs w:val="18"/>
              </w:rPr>
              <w:t xml:space="preserve"> </w:t>
            </w:r>
            <w:r w:rsidRPr="00792A45">
              <w:rPr>
                <w:rFonts w:asciiTheme="minorHAnsi" w:hAnsiTheme="minorHAnsi"/>
                <w:sz w:val="18"/>
                <w:szCs w:val="18"/>
              </w:rPr>
              <w:t>all sides, top, and bottom by opening doors and windows of</w:t>
            </w:r>
            <w:r>
              <w:rPr>
                <w:rFonts w:asciiTheme="minorHAnsi" w:hAnsiTheme="minorHAnsi"/>
                <w:sz w:val="18"/>
                <w:szCs w:val="18"/>
              </w:rPr>
              <w:t xml:space="preserve"> </w:t>
            </w:r>
            <w:r w:rsidRPr="00792A45">
              <w:rPr>
                <w:rFonts w:asciiTheme="minorHAnsi" w:hAnsiTheme="minorHAnsi"/>
                <w:sz w:val="18"/>
                <w:szCs w:val="18"/>
              </w:rPr>
              <w:t>adjacent dwelling units.</w:t>
            </w:r>
          </w:p>
        </w:tc>
      </w:tr>
      <w:tr w:rsidR="005162D5" w14:paraId="3314CBBB" w14:textId="77777777" w:rsidTr="007668AF">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AF17918" w14:textId="77777777" w:rsidR="005162D5" w:rsidRDefault="005162D5" w:rsidP="005162D5">
            <w:pPr>
              <w:keepNext/>
              <w:jc w:val="center"/>
              <w:rPr>
                <w:rFonts w:asciiTheme="minorHAnsi" w:hAnsiTheme="minorHAnsi"/>
                <w:sz w:val="18"/>
                <w:szCs w:val="18"/>
              </w:rPr>
            </w:pPr>
            <w:r>
              <w:rPr>
                <w:rFonts w:asciiTheme="minorHAnsi" w:hAnsiTheme="minorHAnsi"/>
                <w:sz w:val="18"/>
                <w:szCs w:val="18"/>
              </w:rPr>
              <w:t>02</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CBF5460" w14:textId="77777777" w:rsidR="005162D5" w:rsidRDefault="005162D5" w:rsidP="005162D5">
            <w:pPr>
              <w:keepNext/>
              <w:ind w:left="274" w:hanging="274"/>
            </w:pPr>
            <w:r>
              <w:rPr>
                <w:rFonts w:asciiTheme="minorHAnsi" w:hAnsiTheme="minorHAnsi"/>
                <w:b/>
                <w:sz w:val="18"/>
                <w:szCs w:val="18"/>
              </w:rPr>
              <w:t>6.2 Instructions and Labeling.</w:t>
            </w:r>
            <w:r>
              <w:rPr>
                <w:rFonts w:asciiTheme="minorHAnsi" w:hAnsiTheme="minorHAnsi"/>
                <w:sz w:val="18"/>
                <w:szCs w:val="18"/>
              </w:rPr>
              <w:t xml:space="preserve"> </w:t>
            </w:r>
            <w:r w:rsidRPr="00256541">
              <w:rPr>
                <w:rStyle w:val="margin0020notechar"/>
                <w:rFonts w:asciiTheme="minorHAnsi" w:hAnsiTheme="minorHAnsi"/>
                <w:sz w:val="18"/>
                <w:szCs w:val="18"/>
              </w:rPr>
              <w:t>Information on the ventilation</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design and/or ventilation systems installed, instructions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on their proper operation to meet the requirements of this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standard, and instructions detailing any required maintenance</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w:t>
            </w:r>
            <w:proofErr w:type="gramStart"/>
            <w:r w:rsidRPr="00256541">
              <w:rPr>
                <w:rStyle w:val="margin0020notechar"/>
                <w:rFonts w:asciiTheme="minorHAnsi" w:hAnsiTheme="minorHAnsi"/>
                <w:sz w:val="18"/>
                <w:szCs w:val="18"/>
              </w:rPr>
              <w:t>similar to</w:t>
            </w:r>
            <w:proofErr w:type="gramEnd"/>
            <w:r w:rsidRPr="00256541">
              <w:rPr>
                <w:rStyle w:val="margin0020notechar"/>
                <w:rFonts w:asciiTheme="minorHAnsi" w:hAnsiTheme="minorHAnsi"/>
                <w:sz w:val="18"/>
                <w:szCs w:val="18"/>
              </w:rPr>
              <w:t xml:space="preserve"> that provided</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for HVAC systems) shall be provided</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to the owner and the occupant of the dwelling unit. Controls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shall be labeled as to their function (unless that function is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obvious, such as toilet exhaust fan switches). See Section 13</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of ASHRAE Guideline 24</w:t>
            </w:r>
            <w:r>
              <w:rPr>
                <w:rStyle w:val="margin0020notechar"/>
                <w:rFonts w:asciiTheme="minorHAnsi" w:hAnsiTheme="minorHAnsi"/>
                <w:sz w:val="18"/>
                <w:szCs w:val="18"/>
              </w:rPr>
              <w:t xml:space="preserve"> </w:t>
            </w:r>
            <w:r w:rsidRPr="00215D5D">
              <w:rPr>
                <w:rStyle w:val="margin0020notechar"/>
                <w:rFonts w:asciiTheme="minorHAnsi" w:hAnsiTheme="minorHAnsi"/>
                <w:sz w:val="18"/>
                <w:szCs w:val="18"/>
                <w:vertAlign w:val="superscript"/>
              </w:rPr>
              <w:t>5</w:t>
            </w:r>
            <w:r w:rsidRPr="00256541">
              <w:rPr>
                <w:rStyle w:val="margin0020notechar"/>
                <w:rFonts w:asciiTheme="minorHAnsi" w:hAnsiTheme="minorHAnsi"/>
                <w:sz w:val="18"/>
                <w:szCs w:val="18"/>
              </w:rPr>
              <w:t xml:space="preserve"> for information on</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instructions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and labeling</w:t>
            </w:r>
            <w:r>
              <w:rPr>
                <w:rStyle w:val="margin0020notechar"/>
                <w:rFonts w:asciiTheme="minorHAnsi" w:hAnsiTheme="minorHAnsi"/>
                <w:sz w:val="18"/>
                <w:szCs w:val="18"/>
              </w:rPr>
              <w:t>.</w:t>
            </w:r>
          </w:p>
        </w:tc>
      </w:tr>
      <w:tr w:rsidR="005162D5" w14:paraId="168AF06C" w14:textId="77777777" w:rsidTr="007668AF">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FD88B24" w14:textId="77777777" w:rsidR="005162D5" w:rsidRDefault="005162D5" w:rsidP="005162D5">
            <w:pPr>
              <w:keepNext/>
              <w:jc w:val="center"/>
              <w:rPr>
                <w:rFonts w:asciiTheme="minorHAnsi" w:hAnsiTheme="minorHAnsi"/>
                <w:sz w:val="18"/>
                <w:szCs w:val="18"/>
              </w:rPr>
            </w:pPr>
            <w:r>
              <w:rPr>
                <w:rFonts w:asciiTheme="minorHAnsi" w:hAnsiTheme="minorHAnsi"/>
                <w:sz w:val="18"/>
                <w:szCs w:val="18"/>
              </w:rPr>
              <w:t>03</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15EC57B" w14:textId="77777777" w:rsidR="005162D5" w:rsidRDefault="005162D5" w:rsidP="005162D5">
            <w:pPr>
              <w:keepNext/>
              <w:rPr>
                <w:rStyle w:val="margin0020notechar"/>
                <w:rFonts w:asciiTheme="minorHAnsi" w:hAnsiTheme="minorHAnsi"/>
                <w:sz w:val="18"/>
                <w:szCs w:val="18"/>
              </w:rPr>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p>
          <w:p w14:paraId="5BCB04FB" w14:textId="77777777" w:rsidR="005162D5" w:rsidRDefault="005162D5" w:rsidP="005162D5">
            <w:pPr>
              <w:ind w:left="274"/>
              <w:rPr>
                <w:sz w:val="22"/>
              </w:rPr>
            </w:pPr>
            <w:r w:rsidRPr="00215D5D">
              <w:rPr>
                <w:rFonts w:asciiTheme="minorHAnsi" w:hAnsiTheme="minorHAnsi" w:cstheme="minorHAnsi"/>
                <w:sz w:val="18"/>
                <w:szCs w:val="18"/>
              </w:rPr>
              <w:t>Exception: Condensing dryers plumbed to a drain.</w:t>
            </w:r>
          </w:p>
        </w:tc>
      </w:tr>
      <w:tr w:rsidR="005162D5" w14:paraId="4FAD2CB7" w14:textId="77777777" w:rsidTr="007668AF">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B360D8A" w14:textId="77777777" w:rsidR="005162D5" w:rsidRDefault="005162D5" w:rsidP="005162D5">
            <w:pPr>
              <w:keepNext/>
              <w:jc w:val="center"/>
              <w:rPr>
                <w:rFonts w:asciiTheme="minorHAnsi" w:hAnsiTheme="minorHAnsi"/>
                <w:sz w:val="18"/>
                <w:szCs w:val="18"/>
              </w:rPr>
            </w:pPr>
            <w:r>
              <w:rPr>
                <w:rFonts w:asciiTheme="minorHAnsi" w:hAnsiTheme="minorHAnsi"/>
                <w:sz w:val="18"/>
                <w:szCs w:val="18"/>
              </w:rPr>
              <w:t>04</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13B24AB7" w14:textId="77777777" w:rsidR="005162D5" w:rsidRDefault="005162D5" w:rsidP="005162D5">
            <w:pPr>
              <w:pStyle w:val="margin0020note"/>
              <w:keepNext/>
              <w:spacing w:before="0" w:beforeAutospacing="0" w:after="0" w:afterAutospacing="0"/>
              <w:ind w:left="274" w:hanging="274"/>
              <w:rPr>
                <w:rFonts w:asciiTheme="minorHAnsi" w:hAnsiTheme="minorHAnsi"/>
                <w:b/>
                <w:sz w:val="18"/>
                <w:szCs w:val="18"/>
              </w:rPr>
            </w:pPr>
            <w:r>
              <w:rPr>
                <w:rFonts w:asciiTheme="minorHAnsi" w:hAnsiTheme="minorHAnsi"/>
                <w:b/>
                <w:sz w:val="18"/>
                <w:szCs w:val="18"/>
              </w:rPr>
              <w:t>6.4 Combustion and Solid-Fuel Burning Appliances.</w:t>
            </w:r>
          </w:p>
          <w:p w14:paraId="39E91164" w14:textId="2925C66C" w:rsidR="005162D5" w:rsidRDefault="005162D5" w:rsidP="005162D5">
            <w:pPr>
              <w:pStyle w:val="margin0020note"/>
              <w:keepNext/>
              <w:spacing w:before="0" w:beforeAutospacing="0" w:after="0" w:afterAutospacing="0"/>
              <w:ind w:left="763" w:hanging="403"/>
              <w:rPr>
                <w:rStyle w:val="margin0020notechar"/>
                <w:rFonts w:asciiTheme="minorHAnsi" w:hAnsiTheme="minorHAnsi"/>
                <w:sz w:val="18"/>
                <w:szCs w:val="18"/>
              </w:rPr>
            </w:pPr>
            <w:r w:rsidRPr="00215D5D">
              <w:rPr>
                <w:rFonts w:asciiTheme="minorHAnsi" w:hAnsiTheme="minorHAnsi"/>
                <w:sz w:val="18"/>
                <w:szCs w:val="18"/>
              </w:rPr>
              <w:t>6.</w:t>
            </w:r>
            <w:r>
              <w:rPr>
                <w:rFonts w:asciiTheme="minorHAnsi" w:hAnsiTheme="minorHAnsi"/>
                <w:sz w:val="18"/>
                <w:szCs w:val="18"/>
              </w:rPr>
              <w:t xml:space="preserve">4.1 </w:t>
            </w:r>
            <w:r w:rsidRPr="00E00577">
              <w:rPr>
                <w:rStyle w:val="margin0020notechar"/>
                <w:rFonts w:asciiTheme="minorHAnsi" w:hAnsiTheme="minorHAnsi"/>
                <w:sz w:val="18"/>
                <w:szCs w:val="18"/>
              </w:rPr>
              <w:t>Combustion and solid-fuel-burning appliances must be provided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with adequate </w:t>
            </w:r>
            <w:r>
              <w:rPr>
                <w:rStyle w:val="margin0020notechar"/>
                <w:rFonts w:asciiTheme="minorHAnsi" w:hAnsiTheme="minorHAnsi"/>
                <w:sz w:val="18"/>
                <w:szCs w:val="18"/>
              </w:rPr>
              <w:t>c</w:t>
            </w:r>
            <w:r w:rsidRPr="00E00577">
              <w:rPr>
                <w:rStyle w:val="margin0020notechar"/>
                <w:rFonts w:asciiTheme="minorHAnsi" w:hAnsiTheme="minorHAnsi"/>
                <w:sz w:val="18"/>
                <w:szCs w:val="18"/>
              </w:rPr>
              <w:t>ombustion and ventilation air and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installed in accordance with manufacturers’ installation</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instructions</w:t>
            </w:r>
            <w:del w:id="182" w:author="Moua, Cheng@Energy" w:date="2021-11-12T14:18:00Z">
              <w:r w:rsidRPr="00E00577" w:rsidDel="00D420B7">
                <w:rPr>
                  <w:rStyle w:val="margin0020notechar"/>
                  <w:rFonts w:asciiTheme="minorHAnsi" w:hAnsiTheme="minorHAnsi"/>
                  <w:sz w:val="18"/>
                  <w:szCs w:val="18"/>
                </w:rPr>
                <w:delText>;</w:delText>
              </w:r>
            </w:del>
            <w:r w:rsidRPr="00E00577">
              <w:rPr>
                <w:rStyle w:val="margin0020notechar"/>
                <w:rFonts w:asciiTheme="minorHAnsi" w:hAnsiTheme="minorHAnsi"/>
                <w:sz w:val="18"/>
                <w:szCs w:val="18"/>
              </w:rPr>
              <w:t xml:space="preserve"> </w:t>
            </w:r>
            <w:ins w:id="183" w:author="Moua, Cheng@Energy" w:date="2021-11-12T14:18:00Z">
              <w:r w:rsidR="001375DD">
                <w:rPr>
                  <w:rStyle w:val="margin0020notechar"/>
                  <w:rFonts w:asciiTheme="minorHAnsi" w:hAnsiTheme="minorHAnsi"/>
                  <w:sz w:val="18"/>
                  <w:szCs w:val="18"/>
                </w:rPr>
                <w:t xml:space="preserve">NFPA 31, </w:t>
              </w:r>
            </w:ins>
            <w:r w:rsidRPr="00E00577">
              <w:rPr>
                <w:rStyle w:val="margin0020notechar"/>
                <w:rFonts w:asciiTheme="minorHAnsi" w:hAnsiTheme="minorHAnsi"/>
                <w:sz w:val="18"/>
                <w:szCs w:val="18"/>
              </w:rPr>
              <w:t xml:space="preserve">NFPA 54/ANSI Z223.1, </w:t>
            </w:r>
            <w:del w:id="184" w:author="Moua, Cheng@Energy" w:date="2021-11-12T14:18:00Z">
              <w:r w:rsidRPr="00215D5D" w:rsidDel="001375DD">
                <w:rPr>
                  <w:rStyle w:val="margin0020notechar"/>
                  <w:rFonts w:asciiTheme="minorHAnsi" w:hAnsiTheme="minorHAnsi"/>
                  <w:i/>
                  <w:sz w:val="18"/>
                  <w:szCs w:val="18"/>
                </w:rPr>
                <w:delText>National Fuel Gas Code</w:delText>
              </w:r>
              <w:r w:rsidRPr="00E00577" w:rsidDel="001375DD">
                <w:rPr>
                  <w:rStyle w:val="margin0020notechar"/>
                  <w:rFonts w:asciiTheme="minorHAnsi" w:hAnsiTheme="minorHAnsi"/>
                  <w:sz w:val="18"/>
                  <w:szCs w:val="18"/>
                </w:rPr>
                <w:delText xml:space="preserve">; NFPA 31, </w:delText>
              </w:r>
              <w:r w:rsidRPr="00215D5D" w:rsidDel="001375DD">
                <w:rPr>
                  <w:rStyle w:val="margin0020notechar"/>
                  <w:rFonts w:asciiTheme="minorHAnsi" w:hAnsiTheme="minorHAnsi"/>
                  <w:i/>
                  <w:sz w:val="18"/>
                  <w:szCs w:val="18"/>
                </w:rPr>
                <w:delText>Standard for the Installation of Oil-Burning Equipment</w:delText>
              </w:r>
              <w:r w:rsidRPr="00E00577" w:rsidDel="001375DD">
                <w:rPr>
                  <w:rStyle w:val="margin0020notechar"/>
                  <w:rFonts w:asciiTheme="minorHAnsi" w:hAnsiTheme="minorHAnsi"/>
                  <w:sz w:val="18"/>
                  <w:szCs w:val="18"/>
                </w:rPr>
                <w:delText xml:space="preserve">; </w:delText>
              </w:r>
            </w:del>
            <w:r w:rsidRPr="00E00577">
              <w:rPr>
                <w:rStyle w:val="margin0020notechar"/>
                <w:rFonts w:asciiTheme="minorHAnsi" w:hAnsiTheme="minorHAnsi"/>
                <w:sz w:val="18"/>
                <w:szCs w:val="18"/>
              </w:rPr>
              <w:t xml:space="preserve">or NFPA 211, </w:t>
            </w:r>
            <w:del w:id="185" w:author="Moua, Cheng@Energy" w:date="2021-11-12T14:18:00Z">
              <w:r w:rsidRPr="00215D5D" w:rsidDel="001375DD">
                <w:rPr>
                  <w:rStyle w:val="margin0020notechar"/>
                  <w:rFonts w:asciiTheme="minorHAnsi" w:hAnsiTheme="minorHAnsi"/>
                  <w:i/>
                  <w:sz w:val="18"/>
                  <w:szCs w:val="18"/>
                </w:rPr>
                <w:delText>Standard for Chimneys, Fireplaces, Vents, and Solid-Fuel Burning Appliances</w:delText>
              </w:r>
              <w:r w:rsidRPr="00E00577" w:rsidDel="001375DD">
                <w:rPr>
                  <w:rStyle w:val="margin0020notechar"/>
                  <w:rFonts w:asciiTheme="minorHAnsi" w:hAnsiTheme="minorHAnsi"/>
                  <w:sz w:val="18"/>
                  <w:szCs w:val="18"/>
                </w:rPr>
                <w:delText xml:space="preserve">, </w:delText>
              </w:r>
            </w:del>
            <w:r w:rsidRPr="00E00577">
              <w:rPr>
                <w:rStyle w:val="margin0020notechar"/>
                <w:rFonts w:asciiTheme="minorHAnsi" w:hAnsiTheme="minorHAnsi"/>
                <w:sz w:val="18"/>
                <w:szCs w:val="18"/>
              </w:rPr>
              <w:t>or other</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equivalent code acceptable to the building official.</w:t>
            </w:r>
          </w:p>
          <w:p w14:paraId="3D4D0B09" w14:textId="2216FA34" w:rsidR="005162D5" w:rsidRDefault="005162D5" w:rsidP="005162D5">
            <w:pPr>
              <w:pStyle w:val="margin0020note"/>
              <w:keepNext/>
              <w:spacing w:before="0" w:beforeAutospacing="0" w:after="0" w:afterAutospacing="0"/>
              <w:ind w:left="763" w:hanging="403"/>
            </w:pPr>
            <w:r w:rsidRPr="00E00577">
              <w:rPr>
                <w:rStyle w:val="margin0020notechar"/>
                <w:rFonts w:asciiTheme="minorHAnsi" w:hAnsiTheme="minorHAnsi"/>
                <w:sz w:val="18"/>
                <w:szCs w:val="18"/>
              </w:rPr>
              <w:t xml:space="preserve"> </w:t>
            </w:r>
            <w:r w:rsidRPr="00215D5D">
              <w:rPr>
                <w:rFonts w:asciiTheme="minorHAnsi" w:hAnsiTheme="minorHAnsi"/>
                <w:sz w:val="18"/>
                <w:szCs w:val="18"/>
              </w:rPr>
              <w:t>6.</w:t>
            </w:r>
            <w:r>
              <w:rPr>
                <w:rFonts w:asciiTheme="minorHAnsi" w:hAnsiTheme="minorHAnsi"/>
                <w:sz w:val="18"/>
                <w:szCs w:val="18"/>
              </w:rPr>
              <w:t xml:space="preserve">4.2 </w:t>
            </w:r>
            <w:r w:rsidRPr="00E00577">
              <w:rPr>
                <w:rStyle w:val="margin0020notechar"/>
                <w:rFonts w:asciiTheme="minorHAnsi" w:hAnsiTheme="minorHAnsi"/>
                <w:sz w:val="18"/>
                <w:szCs w:val="18"/>
              </w:rPr>
              <w:t>Where</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atmospherically vented combustion appliances or </w:t>
            </w:r>
            <w:proofErr w:type="gramStart"/>
            <w:r w:rsidRPr="00E00577">
              <w:rPr>
                <w:rStyle w:val="margin0020notechar"/>
                <w:rFonts w:asciiTheme="minorHAnsi" w:hAnsiTheme="minorHAnsi"/>
                <w:sz w:val="18"/>
                <w:szCs w:val="18"/>
              </w:rPr>
              <w:t>solid-fuel</w:t>
            </w:r>
            <w:proofErr w:type="gramEnd"/>
            <w:ins w:id="186" w:author="Tsan, Bach@Energy" w:date="2021-11-10T09:23:00Z">
              <w:r w:rsidR="009C5D39">
                <w:rPr>
                  <w:rStyle w:val="margin0020notechar"/>
                  <w:rFonts w:asciiTheme="minorHAnsi" w:hAnsiTheme="minorHAnsi"/>
                  <w:sz w:val="18"/>
                  <w:szCs w:val="18"/>
                </w:rPr>
                <w:t xml:space="preserve"> </w:t>
              </w:r>
            </w:ins>
            <w:r w:rsidRPr="00E00577">
              <w:rPr>
                <w:rStyle w:val="margin0020notechar"/>
                <w:rFonts w:asciiTheme="minorHAnsi" w:hAnsiTheme="minorHAnsi"/>
                <w:sz w:val="18"/>
                <w:szCs w:val="18"/>
              </w:rPr>
              <w:t>burning</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appliances are located inside the pressure boundary,</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the total net exhaust flow of the two largest exhaust fans (not</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including a summer cooling fan intended to be operated only</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when windows or</w:t>
            </w:r>
            <w:r>
              <w:rPr>
                <w:rStyle w:val="margin0020notechar"/>
                <w:rFonts w:asciiTheme="minorHAnsi" w:hAnsiTheme="minorHAnsi"/>
                <w:sz w:val="18"/>
                <w:szCs w:val="18"/>
              </w:rPr>
              <w:t xml:space="preserve"> o</w:t>
            </w:r>
            <w:r w:rsidRPr="00E00577">
              <w:rPr>
                <w:rStyle w:val="margin0020notechar"/>
                <w:rFonts w:asciiTheme="minorHAnsi" w:hAnsiTheme="minorHAnsi"/>
                <w:sz w:val="18"/>
                <w:szCs w:val="18"/>
              </w:rPr>
              <w:t>ther air inlets are open) shall not exceed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15 cfm per 100 ft2 (75 L/s per 100 m2) of occupiable space</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when in operation at full </w:t>
            </w:r>
            <w:r>
              <w:rPr>
                <w:rStyle w:val="margin0020notechar"/>
                <w:rFonts w:asciiTheme="minorHAnsi" w:hAnsiTheme="minorHAnsi"/>
                <w:sz w:val="18"/>
                <w:szCs w:val="18"/>
              </w:rPr>
              <w:t>c</w:t>
            </w:r>
            <w:r w:rsidRPr="00E00577">
              <w:rPr>
                <w:rStyle w:val="margin0020notechar"/>
                <w:rFonts w:asciiTheme="minorHAnsi" w:hAnsiTheme="minorHAnsi"/>
                <w:sz w:val="18"/>
                <w:szCs w:val="18"/>
              </w:rPr>
              <w:t>apacity. If the designed total net</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flow exceeds this limit, the net exhaust flow must be reduced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by reducing the exhaust flow or </w:t>
            </w:r>
            <w:r>
              <w:rPr>
                <w:rStyle w:val="margin0020notechar"/>
                <w:rFonts w:asciiTheme="minorHAnsi" w:hAnsiTheme="minorHAnsi"/>
                <w:sz w:val="18"/>
                <w:szCs w:val="18"/>
              </w:rPr>
              <w:t>p</w:t>
            </w:r>
            <w:r w:rsidRPr="00E00577">
              <w:rPr>
                <w:rStyle w:val="margin0020notechar"/>
                <w:rFonts w:asciiTheme="minorHAnsi" w:hAnsiTheme="minorHAnsi"/>
                <w:sz w:val="18"/>
                <w:szCs w:val="18"/>
              </w:rPr>
              <w:t>roviding compensating outdoor</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air. Gravity or barometric dampers in nonpowered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exhaust makeup air systems shall not be used to provide compensating</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outdoor air. Atmospherically vented combustion</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appliances do not include direct-vent appliances</w:t>
            </w:r>
            <w:r>
              <w:rPr>
                <w:rStyle w:val="margin0020notechar"/>
                <w:rFonts w:asciiTheme="minorHAnsi" w:hAnsiTheme="minorHAnsi"/>
                <w:sz w:val="18"/>
                <w:szCs w:val="18"/>
              </w:rPr>
              <w:t xml:space="preserve">. </w:t>
            </w:r>
            <w:r w:rsidRPr="00423FB2">
              <w:rPr>
                <w:rStyle w:val="margin0020notechar"/>
                <w:rFonts w:asciiTheme="minorHAnsi" w:hAnsiTheme="minorHAnsi"/>
                <w:sz w:val="18"/>
                <w:szCs w:val="18"/>
              </w:rPr>
              <w:t>Combustion appliances that pass safety testing performed according to ANSI/BPI-1200</w:t>
            </w:r>
            <w:del w:id="187" w:author="Moua, Cheng@Energy" w:date="2021-11-12T14:18:00Z">
              <w:r w:rsidRPr="00423FB2" w:rsidDel="001375DD">
                <w:rPr>
                  <w:rStyle w:val="margin0020notechar"/>
                  <w:rFonts w:asciiTheme="minorHAnsi" w:hAnsiTheme="minorHAnsi"/>
                  <w:sz w:val="18"/>
                  <w:szCs w:val="18"/>
                </w:rPr>
                <w:delText xml:space="preserve">, Standard Practice for Basic Analysis of Buildings,21 </w:delText>
              </w:r>
            </w:del>
            <w:ins w:id="188" w:author="Moua, Cheng@Energy" w:date="2021-11-12T14:18:00Z">
              <w:r w:rsidR="001375DD">
                <w:rPr>
                  <w:rStyle w:val="margin0020notechar"/>
                  <w:rFonts w:asciiTheme="minorHAnsi" w:hAnsiTheme="minorHAnsi"/>
                  <w:sz w:val="18"/>
                  <w:szCs w:val="18"/>
                </w:rPr>
                <w:t xml:space="preserve"> </w:t>
              </w:r>
            </w:ins>
            <w:r w:rsidRPr="00423FB2">
              <w:rPr>
                <w:rStyle w:val="margin0020notechar"/>
                <w:rFonts w:asciiTheme="minorHAnsi" w:hAnsiTheme="minorHAnsi"/>
                <w:sz w:val="18"/>
                <w:szCs w:val="18"/>
              </w:rPr>
              <w:t>shall be deemed as complying with Section 6.4.2.</w:t>
            </w:r>
          </w:p>
        </w:tc>
      </w:tr>
      <w:tr w:rsidR="005162D5" w14:paraId="7026E8FD" w14:textId="77777777" w:rsidTr="007668AF">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41993728" w14:textId="77777777" w:rsidR="005162D5" w:rsidRDefault="005162D5" w:rsidP="005162D5">
            <w:pPr>
              <w:keepNext/>
              <w:jc w:val="center"/>
              <w:rPr>
                <w:rFonts w:asciiTheme="minorHAnsi" w:hAnsiTheme="minorHAnsi"/>
                <w:sz w:val="18"/>
                <w:szCs w:val="18"/>
              </w:rPr>
            </w:pPr>
            <w:r>
              <w:rPr>
                <w:rFonts w:asciiTheme="minorHAnsi" w:hAnsiTheme="minorHAnsi"/>
                <w:sz w:val="18"/>
                <w:szCs w:val="18"/>
              </w:rPr>
              <w:t>05</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DE5C8BB" w14:textId="77777777" w:rsidR="005162D5" w:rsidRDefault="005162D5" w:rsidP="005162D5">
            <w:pPr>
              <w:keepNext/>
              <w:ind w:left="273" w:hanging="273"/>
              <w:rPr>
                <w:rFonts w:asciiTheme="minorHAnsi" w:hAnsiTheme="minorHAnsi"/>
                <w:b/>
                <w:sz w:val="18"/>
                <w:szCs w:val="18"/>
              </w:rPr>
            </w:pPr>
            <w:r>
              <w:rPr>
                <w:rFonts w:asciiTheme="minorHAnsi" w:hAnsiTheme="minorHAnsi"/>
                <w:b/>
                <w:sz w:val="18"/>
                <w:szCs w:val="18"/>
              </w:rPr>
              <w:t>6.5 Air tightness Requirements</w:t>
            </w:r>
          </w:p>
          <w:p w14:paraId="6352878C" w14:textId="77777777" w:rsidR="005162D5" w:rsidRDefault="005162D5" w:rsidP="005162D5">
            <w:pPr>
              <w:keepNext/>
              <w:ind w:left="763" w:hanging="403"/>
            </w:pPr>
            <w:r w:rsidRPr="00215D5D">
              <w:rPr>
                <w:rFonts w:asciiTheme="minorHAnsi" w:hAnsiTheme="minorHAnsi"/>
                <w:sz w:val="18"/>
                <w:szCs w:val="18"/>
              </w:rPr>
              <w:t>6.5.1</w:t>
            </w:r>
            <w:r>
              <w:rPr>
                <w:rFonts w:asciiTheme="minorHAnsi" w:hAnsiTheme="minorHAnsi"/>
                <w:b/>
                <w:sz w:val="18"/>
                <w:szCs w:val="18"/>
              </w:rPr>
              <w:t xml:space="preserve"> Garages.</w:t>
            </w:r>
            <w:r>
              <w:t xml:space="preserve"> </w:t>
            </w:r>
            <w:r w:rsidRPr="00215D5D">
              <w:rPr>
                <w:rFonts w:asciiTheme="minorHAnsi" w:hAnsiTheme="minorHAnsi"/>
                <w:sz w:val="18"/>
                <w:szCs w:val="18"/>
              </w:rPr>
              <w:t>When an occupiable space adjoins a</w:t>
            </w:r>
            <w:r>
              <w:rPr>
                <w:rFonts w:asciiTheme="minorHAnsi" w:hAnsiTheme="minorHAnsi"/>
                <w:sz w:val="18"/>
                <w:szCs w:val="18"/>
              </w:rPr>
              <w:t xml:space="preserve"> </w:t>
            </w:r>
            <w:r w:rsidRPr="00215D5D">
              <w:rPr>
                <w:rFonts w:asciiTheme="minorHAnsi" w:hAnsiTheme="minorHAnsi"/>
                <w:sz w:val="18"/>
                <w:szCs w:val="18"/>
              </w:rPr>
              <w:t>garage, the design must prevent migration of contaminants to</w:t>
            </w:r>
            <w:r>
              <w:rPr>
                <w:rFonts w:asciiTheme="minorHAnsi" w:hAnsiTheme="minorHAnsi"/>
                <w:sz w:val="18"/>
                <w:szCs w:val="18"/>
              </w:rPr>
              <w:t xml:space="preserve"> </w:t>
            </w:r>
            <w:r w:rsidRPr="00215D5D">
              <w:rPr>
                <w:rFonts w:asciiTheme="minorHAnsi" w:hAnsiTheme="minorHAnsi"/>
                <w:sz w:val="18"/>
                <w:szCs w:val="18"/>
              </w:rPr>
              <w:t>the adjoining occupiable space. Air seal the walls, ceilings,</w:t>
            </w:r>
            <w:r>
              <w:rPr>
                <w:rFonts w:asciiTheme="minorHAnsi" w:hAnsiTheme="minorHAnsi"/>
                <w:sz w:val="18"/>
                <w:szCs w:val="18"/>
              </w:rPr>
              <w:t xml:space="preserve"> </w:t>
            </w:r>
            <w:r w:rsidRPr="00215D5D">
              <w:rPr>
                <w:rFonts w:asciiTheme="minorHAnsi" w:hAnsiTheme="minorHAnsi"/>
                <w:sz w:val="18"/>
                <w:szCs w:val="18"/>
              </w:rPr>
              <w:t>and floors that separate garages from occupiable space. To be</w:t>
            </w:r>
            <w:r>
              <w:rPr>
                <w:rFonts w:asciiTheme="minorHAnsi" w:hAnsiTheme="minorHAnsi"/>
                <w:sz w:val="18"/>
                <w:szCs w:val="18"/>
              </w:rPr>
              <w:t xml:space="preserve"> </w:t>
            </w:r>
            <w:r w:rsidRPr="00215D5D">
              <w:rPr>
                <w:rFonts w:asciiTheme="minorHAnsi" w:hAnsiTheme="minorHAnsi"/>
                <w:sz w:val="18"/>
                <w:szCs w:val="18"/>
              </w:rPr>
              <w:t>considered air-sealed, all joints, seams, penetrations, openings</w:t>
            </w:r>
            <w:r>
              <w:rPr>
                <w:rFonts w:asciiTheme="minorHAnsi" w:hAnsiTheme="minorHAnsi"/>
                <w:sz w:val="18"/>
                <w:szCs w:val="18"/>
              </w:rPr>
              <w:t xml:space="preserve"> </w:t>
            </w:r>
            <w:r w:rsidRPr="00215D5D">
              <w:rPr>
                <w:rFonts w:asciiTheme="minorHAnsi" w:hAnsiTheme="minorHAnsi"/>
                <w:sz w:val="18"/>
                <w:szCs w:val="18"/>
              </w:rPr>
              <w:t>between door assemblies and their respective jambs and</w:t>
            </w:r>
            <w:r>
              <w:rPr>
                <w:rFonts w:asciiTheme="minorHAnsi" w:hAnsiTheme="minorHAnsi"/>
                <w:sz w:val="18"/>
                <w:szCs w:val="18"/>
              </w:rPr>
              <w:t xml:space="preserve"> </w:t>
            </w:r>
            <w:r w:rsidRPr="00215D5D">
              <w:rPr>
                <w:rFonts w:asciiTheme="minorHAnsi" w:hAnsiTheme="minorHAnsi"/>
                <w:sz w:val="18"/>
                <w:szCs w:val="18"/>
              </w:rPr>
              <w:t>framing, and other sources of air leakage through wall and</w:t>
            </w:r>
            <w:r>
              <w:rPr>
                <w:rFonts w:asciiTheme="minorHAnsi" w:hAnsiTheme="minorHAnsi"/>
                <w:sz w:val="18"/>
                <w:szCs w:val="18"/>
              </w:rPr>
              <w:t xml:space="preserve"> </w:t>
            </w:r>
            <w:r w:rsidRPr="00215D5D">
              <w:rPr>
                <w:rFonts w:asciiTheme="minorHAnsi" w:hAnsiTheme="minorHAnsi"/>
                <w:sz w:val="18"/>
                <w:szCs w:val="18"/>
              </w:rPr>
              <w:t>ceiling assemblies separating the garage from the residence</w:t>
            </w:r>
            <w:r>
              <w:rPr>
                <w:rFonts w:asciiTheme="minorHAnsi" w:hAnsiTheme="minorHAnsi"/>
                <w:sz w:val="18"/>
                <w:szCs w:val="18"/>
              </w:rPr>
              <w:t xml:space="preserve"> </w:t>
            </w:r>
            <w:r w:rsidRPr="00215D5D">
              <w:rPr>
                <w:rFonts w:asciiTheme="minorHAnsi" w:hAnsiTheme="minorHAnsi"/>
                <w:sz w:val="18"/>
                <w:szCs w:val="18"/>
              </w:rPr>
              <w:t>and its attic area shall be caulked, gasketed, weather stripped,</w:t>
            </w:r>
            <w:r>
              <w:rPr>
                <w:rFonts w:asciiTheme="minorHAnsi" w:hAnsiTheme="minorHAnsi"/>
                <w:sz w:val="18"/>
                <w:szCs w:val="18"/>
              </w:rPr>
              <w:t xml:space="preserve"> </w:t>
            </w:r>
            <w:r w:rsidRPr="00215D5D">
              <w:rPr>
                <w:rFonts w:asciiTheme="minorHAnsi" w:hAnsiTheme="minorHAnsi"/>
                <w:sz w:val="18"/>
                <w:szCs w:val="18"/>
              </w:rPr>
              <w:t>wrapped, or otherwise sealed to limit air movement. Doors</w:t>
            </w:r>
            <w:r>
              <w:rPr>
                <w:rFonts w:asciiTheme="minorHAnsi" w:hAnsiTheme="minorHAnsi"/>
                <w:sz w:val="18"/>
                <w:szCs w:val="18"/>
              </w:rPr>
              <w:t xml:space="preserve"> </w:t>
            </w:r>
            <w:r w:rsidRPr="00215D5D">
              <w:rPr>
                <w:rFonts w:asciiTheme="minorHAnsi" w:hAnsiTheme="minorHAnsi"/>
                <w:sz w:val="18"/>
                <w:szCs w:val="18"/>
              </w:rPr>
              <w:t>between garages and occupiable spaces shall be gasketed or</w:t>
            </w:r>
            <w:r>
              <w:rPr>
                <w:rFonts w:asciiTheme="minorHAnsi" w:hAnsiTheme="minorHAnsi"/>
                <w:sz w:val="18"/>
                <w:szCs w:val="18"/>
              </w:rPr>
              <w:t xml:space="preserve"> </w:t>
            </w:r>
            <w:r w:rsidRPr="00215D5D">
              <w:rPr>
                <w:rFonts w:asciiTheme="minorHAnsi" w:hAnsiTheme="minorHAnsi"/>
                <w:sz w:val="18"/>
                <w:szCs w:val="18"/>
              </w:rPr>
              <w:t>made substantially airtight with weather stripping.</w:t>
            </w:r>
          </w:p>
        </w:tc>
      </w:tr>
      <w:tr w:rsidR="005162D5" w14:paraId="78A04B3C" w14:textId="77777777" w:rsidTr="007668AF">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1FC517AA" w14:textId="77777777" w:rsidR="005162D5" w:rsidRDefault="005162D5" w:rsidP="005162D5">
            <w:pPr>
              <w:keepNext/>
              <w:jc w:val="center"/>
              <w:rPr>
                <w:rFonts w:asciiTheme="minorHAnsi" w:hAnsiTheme="minorHAnsi"/>
                <w:sz w:val="18"/>
                <w:szCs w:val="18"/>
              </w:rPr>
            </w:pPr>
            <w:r>
              <w:rPr>
                <w:rFonts w:asciiTheme="minorHAnsi" w:hAnsiTheme="minorHAnsi"/>
                <w:sz w:val="18"/>
                <w:szCs w:val="18"/>
              </w:rPr>
              <w:t>06</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729A202" w14:textId="77777777" w:rsidR="005162D5" w:rsidRDefault="005162D5" w:rsidP="005162D5">
            <w:pPr>
              <w:keepNext/>
              <w:ind w:left="273" w:hanging="273"/>
              <w:rPr>
                <w:rStyle w:val="margin0020notechar"/>
                <w:rFonts w:asciiTheme="minorHAnsi" w:hAnsiTheme="minorHAnsi"/>
                <w:sz w:val="18"/>
                <w:szCs w:val="18"/>
              </w:rPr>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 xml:space="preserve">Spaces shall have ventilation openings as listed below. Such openings shall meet the requirements of Section 6.8. </w:t>
            </w:r>
            <w:r w:rsidRPr="00423FB2">
              <w:rPr>
                <w:rStyle w:val="margin0020notechar"/>
                <w:rFonts w:asciiTheme="minorHAnsi" w:hAnsiTheme="minorHAnsi"/>
                <w:sz w:val="18"/>
                <w:szCs w:val="18"/>
              </w:rPr>
              <w:t>Exception: Attached dwelling units and spaces that meet the local ventilation requirements set for bathrooms in Section 5</w:t>
            </w:r>
            <w:r>
              <w:rPr>
                <w:rStyle w:val="margin0020notechar"/>
                <w:rFonts w:asciiTheme="minorHAnsi" w:hAnsiTheme="minorHAnsi"/>
                <w:sz w:val="18"/>
                <w:szCs w:val="18"/>
              </w:rPr>
              <w:t xml:space="preserve"> [of ASHRAE 62.2]</w:t>
            </w:r>
            <w:r w:rsidRPr="00423FB2">
              <w:rPr>
                <w:rStyle w:val="margin0020notechar"/>
                <w:rFonts w:asciiTheme="minorHAnsi" w:hAnsiTheme="minorHAnsi"/>
                <w:sz w:val="18"/>
                <w:szCs w:val="18"/>
              </w:rPr>
              <w:t>.</w:t>
            </w:r>
          </w:p>
          <w:p w14:paraId="43390AFB" w14:textId="77777777" w:rsidR="005162D5" w:rsidRDefault="005162D5" w:rsidP="005162D5">
            <w:pPr>
              <w:keepNext/>
              <w:ind w:left="763" w:hanging="403"/>
              <w:rPr>
                <w:rFonts w:asciiTheme="minorHAnsi" w:hAnsiTheme="minorHAnsi"/>
                <w:sz w:val="18"/>
                <w:szCs w:val="18"/>
              </w:rPr>
            </w:pPr>
            <w:r w:rsidRPr="006C4B62">
              <w:rPr>
                <w:rFonts w:asciiTheme="minorHAnsi" w:hAnsiTheme="minorHAnsi"/>
                <w:sz w:val="18"/>
                <w:szCs w:val="18"/>
              </w:rPr>
              <w:t>6.</w:t>
            </w:r>
            <w:r>
              <w:rPr>
                <w:rFonts w:asciiTheme="minorHAnsi" w:hAnsiTheme="minorHAnsi"/>
                <w:sz w:val="18"/>
                <w:szCs w:val="18"/>
              </w:rPr>
              <w:t>6</w:t>
            </w:r>
            <w:r w:rsidRPr="006C4B62">
              <w:rPr>
                <w:rFonts w:asciiTheme="minorHAnsi" w:hAnsiTheme="minorHAnsi"/>
                <w:sz w:val="18"/>
                <w:szCs w:val="18"/>
              </w:rPr>
              <w:t>.1</w:t>
            </w:r>
            <w:r>
              <w:rPr>
                <w:rFonts w:asciiTheme="minorHAnsi" w:hAnsiTheme="minorHAnsi"/>
                <w:b/>
                <w:sz w:val="18"/>
                <w:szCs w:val="18"/>
              </w:rPr>
              <w:t xml:space="preserve"> </w:t>
            </w:r>
            <w:r w:rsidRPr="0001108C">
              <w:rPr>
                <w:rFonts w:asciiTheme="minorHAnsi" w:hAnsiTheme="minorHAnsi"/>
                <w:b/>
                <w:sz w:val="18"/>
                <w:szCs w:val="18"/>
              </w:rPr>
              <w:t>Habitable Spaces</w:t>
            </w:r>
            <w:r>
              <w:rPr>
                <w:rFonts w:asciiTheme="minorHAnsi" w:hAnsiTheme="minorHAnsi"/>
                <w:b/>
                <w:sz w:val="18"/>
                <w:szCs w:val="18"/>
              </w:rPr>
              <w:t>.</w:t>
            </w:r>
            <w:r>
              <w:t xml:space="preserve"> </w:t>
            </w:r>
            <w:r w:rsidRPr="0001108C">
              <w:rPr>
                <w:rFonts w:asciiTheme="minorHAnsi" w:hAnsiTheme="minorHAnsi"/>
                <w:sz w:val="18"/>
                <w:szCs w:val="18"/>
              </w:rPr>
              <w:t>Each habitable space shall be provided</w:t>
            </w:r>
            <w:r>
              <w:rPr>
                <w:rFonts w:asciiTheme="minorHAnsi" w:hAnsiTheme="minorHAnsi"/>
                <w:sz w:val="18"/>
                <w:szCs w:val="18"/>
              </w:rPr>
              <w:t xml:space="preserve"> </w:t>
            </w:r>
            <w:r w:rsidRPr="0001108C">
              <w:rPr>
                <w:rFonts w:asciiTheme="minorHAnsi" w:hAnsiTheme="minorHAnsi"/>
                <w:sz w:val="18"/>
                <w:szCs w:val="18"/>
              </w:rPr>
              <w:t>with ventilation openings with an openable area not</w:t>
            </w:r>
            <w:r>
              <w:rPr>
                <w:rFonts w:asciiTheme="minorHAnsi" w:hAnsiTheme="minorHAnsi"/>
                <w:sz w:val="18"/>
                <w:szCs w:val="18"/>
              </w:rPr>
              <w:t xml:space="preserve"> </w:t>
            </w:r>
            <w:r w:rsidRPr="0001108C">
              <w:rPr>
                <w:rFonts w:asciiTheme="minorHAnsi" w:hAnsiTheme="minorHAnsi"/>
                <w:sz w:val="18"/>
                <w:szCs w:val="18"/>
              </w:rPr>
              <w:t>less than 4% of the floor area or less than 5 ft2 (0.5 m2).</w:t>
            </w:r>
          </w:p>
          <w:p w14:paraId="7E671A5E" w14:textId="77777777" w:rsidR="005162D5" w:rsidRDefault="005162D5" w:rsidP="005162D5">
            <w:pPr>
              <w:keepNext/>
              <w:ind w:left="763" w:hanging="403"/>
              <w:rPr>
                <w:rFonts w:asciiTheme="minorHAnsi" w:hAnsiTheme="minorHAnsi"/>
                <w:sz w:val="18"/>
                <w:szCs w:val="18"/>
              </w:rPr>
            </w:pPr>
            <w:r w:rsidRPr="0001108C">
              <w:rPr>
                <w:rFonts w:asciiTheme="minorHAnsi" w:hAnsiTheme="minorHAnsi"/>
                <w:sz w:val="18"/>
                <w:szCs w:val="18"/>
              </w:rPr>
              <w:t xml:space="preserve">6.6.2 </w:t>
            </w:r>
            <w:r w:rsidRPr="00215D5D">
              <w:rPr>
                <w:rFonts w:asciiTheme="minorHAnsi" w:hAnsiTheme="minorHAnsi"/>
                <w:b/>
                <w:sz w:val="18"/>
                <w:szCs w:val="18"/>
              </w:rPr>
              <w:t>Toilets and Utility Rooms</w:t>
            </w:r>
            <w:r w:rsidRPr="0001108C">
              <w:rPr>
                <w:rFonts w:asciiTheme="minorHAnsi" w:hAnsiTheme="minorHAnsi"/>
                <w:sz w:val="18"/>
                <w:szCs w:val="18"/>
              </w:rPr>
              <w:t>. Toilets and utility rooms</w:t>
            </w:r>
            <w:r>
              <w:rPr>
                <w:rFonts w:asciiTheme="minorHAnsi" w:hAnsiTheme="minorHAnsi"/>
                <w:sz w:val="18"/>
                <w:szCs w:val="18"/>
              </w:rPr>
              <w:t xml:space="preserve"> </w:t>
            </w:r>
            <w:r w:rsidRPr="0001108C">
              <w:rPr>
                <w:rFonts w:asciiTheme="minorHAnsi" w:hAnsiTheme="minorHAnsi"/>
                <w:sz w:val="18"/>
                <w:szCs w:val="18"/>
              </w:rPr>
              <w:t>shall be provided with ventilation openings with an openable</w:t>
            </w:r>
            <w:r>
              <w:rPr>
                <w:rFonts w:asciiTheme="minorHAnsi" w:hAnsiTheme="minorHAnsi"/>
                <w:sz w:val="18"/>
                <w:szCs w:val="18"/>
              </w:rPr>
              <w:t xml:space="preserve"> </w:t>
            </w:r>
            <w:r w:rsidRPr="0001108C">
              <w:rPr>
                <w:rFonts w:asciiTheme="minorHAnsi" w:hAnsiTheme="minorHAnsi"/>
                <w:sz w:val="18"/>
                <w:szCs w:val="18"/>
              </w:rPr>
              <w:t>area not less than 4% of the room floor area or less than1.5 ft2 (0.15 m2).</w:t>
            </w:r>
          </w:p>
          <w:p w14:paraId="546B8A86" w14:textId="77777777" w:rsidR="005162D5" w:rsidRDefault="005162D5" w:rsidP="005162D5">
            <w:pPr>
              <w:keepNext/>
              <w:ind w:left="763"/>
              <w:rPr>
                <w:rFonts w:asciiTheme="minorHAnsi" w:hAnsiTheme="minorHAnsi"/>
                <w:sz w:val="18"/>
                <w:szCs w:val="18"/>
              </w:rPr>
            </w:pPr>
            <w:r w:rsidRPr="0001108C">
              <w:rPr>
                <w:rFonts w:asciiTheme="minorHAnsi" w:hAnsiTheme="minorHAnsi"/>
                <w:sz w:val="18"/>
                <w:szCs w:val="18"/>
              </w:rPr>
              <w:t>Exceptions:</w:t>
            </w:r>
          </w:p>
          <w:p w14:paraId="3CAE129E" w14:textId="77777777" w:rsidR="005162D5" w:rsidRDefault="005162D5" w:rsidP="005162D5">
            <w:pPr>
              <w:keepNext/>
              <w:ind w:left="1397" w:hanging="274"/>
              <w:rPr>
                <w:rFonts w:asciiTheme="minorHAnsi" w:hAnsiTheme="minorHAnsi"/>
                <w:sz w:val="18"/>
                <w:szCs w:val="18"/>
              </w:rPr>
            </w:pPr>
            <w:r w:rsidRPr="0001108C">
              <w:rPr>
                <w:rFonts w:asciiTheme="minorHAnsi" w:hAnsiTheme="minorHAnsi"/>
                <w:sz w:val="18"/>
                <w:szCs w:val="18"/>
              </w:rPr>
              <w:t>1. Utility rooms with a dryer exhaust duct.</w:t>
            </w:r>
          </w:p>
          <w:p w14:paraId="7D0D0C5D" w14:textId="77777777" w:rsidR="005162D5" w:rsidRDefault="005162D5" w:rsidP="005162D5">
            <w:pPr>
              <w:keepNext/>
              <w:ind w:left="1397" w:hanging="274"/>
            </w:pPr>
            <w:r w:rsidRPr="0001108C">
              <w:rPr>
                <w:rFonts w:asciiTheme="minorHAnsi" w:hAnsiTheme="minorHAnsi"/>
                <w:sz w:val="18"/>
                <w:szCs w:val="18"/>
              </w:rPr>
              <w:t>2. Toilet compartments in bathrooms.</w:t>
            </w:r>
          </w:p>
        </w:tc>
      </w:tr>
      <w:tr w:rsidR="005162D5" w14:paraId="47FD4D6B" w14:textId="77777777" w:rsidTr="007668AF">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8733BF3" w14:textId="77777777" w:rsidR="005162D5" w:rsidRDefault="005162D5" w:rsidP="005162D5">
            <w:pPr>
              <w:keepNext/>
              <w:jc w:val="center"/>
              <w:rPr>
                <w:rFonts w:asciiTheme="minorHAnsi" w:hAnsiTheme="minorHAnsi"/>
                <w:sz w:val="18"/>
                <w:szCs w:val="18"/>
              </w:rPr>
            </w:pPr>
            <w:r>
              <w:rPr>
                <w:rFonts w:asciiTheme="minorHAnsi" w:hAnsiTheme="minorHAnsi"/>
                <w:sz w:val="18"/>
                <w:szCs w:val="18"/>
              </w:rPr>
              <w:lastRenderedPageBreak/>
              <w:t>07</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7CFBC8F" w14:textId="77777777" w:rsidR="005162D5" w:rsidRDefault="005162D5" w:rsidP="005162D5">
            <w:pPr>
              <w:keepNext/>
              <w:ind w:left="274" w:hanging="274"/>
              <w:rPr>
                <w:rStyle w:val="margin0020notechar"/>
                <w:rFonts w:asciiTheme="minorHAnsi" w:hAnsiTheme="minorHAnsi"/>
                <w:sz w:val="18"/>
                <w:szCs w:val="18"/>
              </w:rPr>
            </w:pPr>
            <w:r>
              <w:rPr>
                <w:rFonts w:asciiTheme="minorHAnsi" w:hAnsiTheme="minorHAnsi"/>
                <w:b/>
                <w:sz w:val="18"/>
                <w:szCs w:val="18"/>
              </w:rPr>
              <w:t>6.8 Air Inlets.</w:t>
            </w:r>
            <w:r>
              <w:rPr>
                <w:rFonts w:asciiTheme="minorHAnsi" w:hAnsiTheme="minorHAnsi"/>
                <w:sz w:val="18"/>
                <w:szCs w:val="18"/>
              </w:rPr>
              <w:t xml:space="preserve"> </w:t>
            </w:r>
            <w:r w:rsidRPr="00B07B81">
              <w:rPr>
                <w:rStyle w:val="margin0020notechar"/>
                <w:rFonts w:asciiTheme="minorHAnsi" w:hAnsiTheme="minorHAnsi"/>
                <w:sz w:val="18"/>
                <w:szCs w:val="18"/>
              </w:rPr>
              <w:t>Air inlets that are part of the ventilation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design shall be located a minimum of 10 ft (3 m) from known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sources of contamination such as a stack, vent, exhaust hood,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or vehicle exhaust. The intake shall be placed so that entering</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air is not obstructed by snow, plantings, or other material.</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Forced air inlets shall be provided with rodent/insect screens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(mesh not larger than 1/2 in. [13 mm]).</w:t>
            </w:r>
          </w:p>
          <w:p w14:paraId="37818747" w14:textId="77777777" w:rsidR="005162D5" w:rsidRDefault="005162D5" w:rsidP="005162D5">
            <w:pPr>
              <w:keepNext/>
              <w:ind w:left="548" w:hanging="274"/>
              <w:rPr>
                <w:rStyle w:val="margin0020notechar"/>
                <w:rFonts w:asciiTheme="minorHAnsi" w:hAnsiTheme="minorHAnsi"/>
                <w:sz w:val="18"/>
                <w:szCs w:val="18"/>
              </w:rPr>
            </w:pPr>
            <w:r w:rsidRPr="00B07B81">
              <w:rPr>
                <w:rStyle w:val="margin0020notechar"/>
                <w:rFonts w:asciiTheme="minorHAnsi" w:hAnsiTheme="minorHAnsi"/>
                <w:sz w:val="18"/>
                <w:szCs w:val="18"/>
              </w:rPr>
              <w:t>Exceptions:</w:t>
            </w:r>
          </w:p>
          <w:p w14:paraId="7F2F73A6" w14:textId="77777777" w:rsidR="005162D5" w:rsidRDefault="005162D5" w:rsidP="006640E6">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1. Ventilation openings in the wall may be as close as a</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stretched-string distance of 3 ft (1 m) from sources of</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contamination exiting through the roof or dryer</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exhausts.</w:t>
            </w:r>
          </w:p>
          <w:p w14:paraId="5A74A4BC" w14:textId="77777777" w:rsidR="005162D5" w:rsidRDefault="005162D5" w:rsidP="005162D5">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2. No minimum separation distance shall be required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between windows and local exhaust outlets in kitchens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and bathrooms.</w:t>
            </w:r>
          </w:p>
          <w:p w14:paraId="47E09CD5" w14:textId="77777777" w:rsidR="005162D5" w:rsidRDefault="005162D5" w:rsidP="006640E6">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3. Vent terminations covered by and meeting the requirements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of the National Fuel Gas Code (NFPA 54/ANSI</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Z223.1)7 or equivalent.</w:t>
            </w:r>
          </w:p>
          <w:p w14:paraId="0EED7DBC" w14:textId="77777777" w:rsidR="005162D5" w:rsidRDefault="005162D5" w:rsidP="006640E6">
            <w:pPr>
              <w:keepNext/>
              <w:ind w:left="950" w:hanging="187"/>
            </w:pPr>
            <w:r w:rsidRPr="00B07B81">
              <w:rPr>
                <w:rStyle w:val="margin0020notechar"/>
                <w:rFonts w:asciiTheme="minorHAnsi" w:hAnsiTheme="minorHAnsi"/>
                <w:sz w:val="18"/>
                <w:szCs w:val="18"/>
              </w:rPr>
              <w:t>4. Where a combined exhaust/intake termination is used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to separate intake air from exhaust air originating in a</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living space other than kitchens, no minimum separation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distance between these two openings is required.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For these combined terminations, the exhaust air concentration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within the intake airflow shall not exceed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10%, as established by the manufacturer.</w:t>
            </w:r>
          </w:p>
        </w:tc>
      </w:tr>
      <w:tr w:rsidR="005162D5" w14:paraId="2EA7C40A" w14:textId="77777777" w:rsidTr="007668AF">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B8FDD95" w14:textId="77777777" w:rsidR="005162D5" w:rsidRDefault="005162D5" w:rsidP="005162D5">
            <w:pPr>
              <w:keepNext/>
              <w:jc w:val="center"/>
              <w:rPr>
                <w:rFonts w:asciiTheme="minorHAnsi" w:hAnsiTheme="minorHAnsi"/>
                <w:sz w:val="18"/>
                <w:szCs w:val="18"/>
              </w:rPr>
            </w:pPr>
            <w:r>
              <w:rPr>
                <w:rFonts w:asciiTheme="minorHAnsi" w:hAnsiTheme="minorHAnsi"/>
                <w:sz w:val="18"/>
                <w:szCs w:val="18"/>
              </w:rPr>
              <w:t>08</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934838E" w14:textId="77777777" w:rsidR="005162D5" w:rsidRDefault="005162D5" w:rsidP="005162D5">
            <w:pPr>
              <w:autoSpaceDE w:val="0"/>
              <w:autoSpaceDN w:val="0"/>
              <w:adjustRightInd w:val="0"/>
              <w:ind w:left="273" w:hanging="273"/>
            </w:pPr>
            <w:r>
              <w:rPr>
                <w:rFonts w:asciiTheme="minorHAnsi" w:hAnsiTheme="minorHAnsi"/>
                <w:b/>
                <w:sz w:val="18"/>
                <w:szCs w:val="18"/>
              </w:rPr>
              <w:t>6.9 Carbon Monoxide Alarms.</w:t>
            </w:r>
            <w:r>
              <w:t xml:space="preserve"> </w:t>
            </w:r>
            <w:r w:rsidRPr="00A625DC">
              <w:rPr>
                <w:rFonts w:asciiTheme="minorHAnsi" w:hAnsiTheme="minorHAnsi"/>
                <w:sz w:val="18"/>
                <w:szCs w:val="18"/>
              </w:rPr>
              <w:t>A carbon monoxide alarm</w:t>
            </w:r>
            <w:r>
              <w:rPr>
                <w:rFonts w:asciiTheme="minorHAnsi" w:hAnsiTheme="minorHAnsi"/>
                <w:sz w:val="18"/>
                <w:szCs w:val="18"/>
              </w:rPr>
              <w:t xml:space="preserve"> </w:t>
            </w:r>
            <w:r w:rsidRPr="00A625DC">
              <w:rPr>
                <w:rFonts w:asciiTheme="minorHAnsi" w:hAnsiTheme="minorHAnsi"/>
                <w:sz w:val="18"/>
                <w:szCs w:val="18"/>
              </w:rPr>
              <w:t>shall be installed in each dwelling unit in accordance with</w:t>
            </w:r>
            <w:r>
              <w:rPr>
                <w:rFonts w:asciiTheme="minorHAnsi" w:hAnsiTheme="minorHAnsi"/>
                <w:sz w:val="18"/>
                <w:szCs w:val="18"/>
              </w:rPr>
              <w:t xml:space="preserve"> </w:t>
            </w:r>
            <w:r w:rsidRPr="00A625DC">
              <w:rPr>
                <w:rFonts w:asciiTheme="minorHAnsi" w:hAnsiTheme="minorHAnsi"/>
                <w:sz w:val="18"/>
                <w:szCs w:val="18"/>
              </w:rPr>
              <w:t xml:space="preserve">NFPA 720, </w:t>
            </w:r>
            <w:r w:rsidRPr="00215D5D">
              <w:rPr>
                <w:rFonts w:asciiTheme="minorHAnsi" w:hAnsiTheme="minorHAnsi"/>
                <w:i/>
                <w:sz w:val="18"/>
                <w:szCs w:val="18"/>
              </w:rPr>
              <w:t>Standard for the Installation of Carbon Monoxide</w:t>
            </w:r>
            <w:r>
              <w:rPr>
                <w:rFonts w:asciiTheme="minorHAnsi" w:hAnsiTheme="minorHAnsi"/>
                <w:i/>
                <w:sz w:val="18"/>
                <w:szCs w:val="18"/>
              </w:rPr>
              <w:t xml:space="preserve"> </w:t>
            </w:r>
            <w:r w:rsidRPr="00215D5D">
              <w:rPr>
                <w:rFonts w:asciiTheme="minorHAnsi" w:hAnsiTheme="minorHAnsi"/>
                <w:i/>
                <w:sz w:val="18"/>
                <w:szCs w:val="18"/>
              </w:rPr>
              <w:t>(CO) Detection and Warning Equipment</w:t>
            </w:r>
            <w:r w:rsidRPr="00A625DC">
              <w:rPr>
                <w:rFonts w:asciiTheme="minorHAnsi" w:hAnsiTheme="minorHAnsi"/>
                <w:sz w:val="18"/>
                <w:szCs w:val="18"/>
              </w:rPr>
              <w:t>, and shall be consistent</w:t>
            </w:r>
            <w:r>
              <w:rPr>
                <w:rFonts w:asciiTheme="minorHAnsi" w:hAnsiTheme="minorHAnsi"/>
                <w:sz w:val="18"/>
                <w:szCs w:val="18"/>
              </w:rPr>
              <w:t xml:space="preserve"> </w:t>
            </w:r>
            <w:r w:rsidRPr="00A625DC">
              <w:rPr>
                <w:rFonts w:asciiTheme="minorHAnsi" w:hAnsiTheme="minorHAnsi"/>
                <w:sz w:val="18"/>
                <w:szCs w:val="18"/>
              </w:rPr>
              <w:t>with requirements of applicable laws, codes, and standards.</w:t>
            </w:r>
          </w:p>
        </w:tc>
      </w:tr>
      <w:tr w:rsidR="008F3D59" w14:paraId="33A4CF5E" w14:textId="77777777" w:rsidTr="007668AF">
        <w:trPr>
          <w:cantSplit/>
          <w:trHeight w:val="158"/>
          <w:ins w:id="189" w:author="Bucaneg, Haile@Energy" w:date="2022-01-06T07:51:00Z"/>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01A3F391" w14:textId="03ED1F56" w:rsidR="008F3D59" w:rsidRDefault="008F3D59" w:rsidP="008F3D59">
            <w:pPr>
              <w:keepNext/>
              <w:jc w:val="center"/>
              <w:rPr>
                <w:ins w:id="190" w:author="Bucaneg, Haile@Energy" w:date="2022-01-06T07:51:00Z"/>
                <w:rFonts w:asciiTheme="minorHAnsi" w:hAnsiTheme="minorHAnsi"/>
                <w:sz w:val="18"/>
                <w:szCs w:val="18"/>
              </w:rPr>
            </w:pPr>
            <w:ins w:id="191" w:author="Bucaneg, Haile@Energy" w:date="2022-01-06T07:51:00Z">
              <w:r>
                <w:rPr>
                  <w:rFonts w:asciiTheme="minorHAnsi" w:hAnsiTheme="minorHAnsi"/>
                  <w:sz w:val="18"/>
                  <w:szCs w:val="18"/>
                </w:rPr>
                <w:t>09</w:t>
              </w:r>
            </w:ins>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09C3B288" w14:textId="3AD7E329" w:rsidR="008F3D59" w:rsidRDefault="008F3D59" w:rsidP="008F3D59">
            <w:pPr>
              <w:autoSpaceDE w:val="0"/>
              <w:autoSpaceDN w:val="0"/>
              <w:adjustRightInd w:val="0"/>
              <w:ind w:left="273" w:hanging="273"/>
              <w:rPr>
                <w:ins w:id="192" w:author="Bucaneg, Haile@Energy" w:date="2022-01-06T07:51:00Z"/>
                <w:rFonts w:asciiTheme="minorHAnsi" w:hAnsiTheme="minorHAnsi"/>
                <w:b/>
                <w:sz w:val="18"/>
                <w:szCs w:val="18"/>
              </w:rPr>
            </w:pPr>
            <w:ins w:id="193" w:author="Bucaneg, Haile@Energy" w:date="2022-01-06T07:51:00Z">
              <w:del w:id="194" w:author="Alhabibi, Haider@Energy" w:date="2022-02-10T09:41:00Z">
                <w:r w:rsidDel="00422B3C">
                  <w:rPr>
                    <w:rFonts w:asciiTheme="minorHAnsi" w:hAnsiTheme="minorHAnsi"/>
                    <w:b/>
                    <w:sz w:val="18"/>
                    <w:szCs w:val="18"/>
                  </w:rPr>
                  <w:delText>6.10</w:delText>
                </w:r>
              </w:del>
              <w:r>
                <w:rPr>
                  <w:rFonts w:asciiTheme="minorHAnsi" w:hAnsiTheme="minorHAnsi"/>
                  <w:b/>
                  <w:sz w:val="18"/>
                  <w:szCs w:val="18"/>
                </w:rPr>
                <w:t xml:space="preserve"> Air Filter Efficiency. </w:t>
              </w:r>
              <w:r>
                <w:rPr>
                  <w:rFonts w:asciiTheme="minorHAnsi" w:hAnsiTheme="minorHAnsi"/>
                  <w:bCs/>
                  <w:sz w:val="18"/>
                  <w:szCs w:val="18"/>
                </w:rPr>
                <w:t>Supply only ventilation systems, makeup air-systems, and supply side balanced systems including HRV/ERV shall be provided with air filters having a designated efficiency equal to or greater than MERV 13 when tested in accordance with ASHRAE Standard 52.2, or a particle size efficiency rating equal to or greater than 50% in the 0.30-1.0 um range and equal to or greater than 85% in the 1.0-3.0 um range when tested in accordance with AHRI Standard 680.</w:t>
              </w:r>
            </w:ins>
          </w:p>
        </w:tc>
      </w:tr>
      <w:tr w:rsidR="008F3D59" w14:paraId="49A1F082" w14:textId="77777777" w:rsidTr="005162D5">
        <w:trPr>
          <w:cantSplit/>
          <w:trHeight w:val="158"/>
        </w:trPr>
        <w:tc>
          <w:tcPr>
            <w:tcW w:w="10790" w:type="dxa"/>
            <w:gridSpan w:val="2"/>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5188B39" w14:textId="77777777" w:rsidR="008F3D59" w:rsidRDefault="008F3D59" w:rsidP="008F3D59">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64948D28" w14:textId="77777777" w:rsidR="005162D5" w:rsidRDefault="005162D5" w:rsidP="005162D5"/>
    <w:p w14:paraId="31F820E2" w14:textId="77777777" w:rsidR="005162D5" w:rsidRDefault="005162D5" w:rsidP="005162D5">
      <w: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000" w:firstRow="0" w:lastRow="0" w:firstColumn="0" w:lastColumn="0" w:noHBand="0" w:noVBand="0"/>
      </w:tblPr>
      <w:tblGrid>
        <w:gridCol w:w="708"/>
        <w:gridCol w:w="10086"/>
      </w:tblGrid>
      <w:tr w:rsidR="005162D5" w:rsidRPr="006C4FD8" w14:paraId="0D99A46F" w14:textId="77777777" w:rsidTr="005162D5">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323DF2D5" w14:textId="02058D66" w:rsidR="005162D5" w:rsidRPr="0047390B" w:rsidRDefault="006C521F" w:rsidP="005162D5">
            <w:pPr>
              <w:rPr>
                <w:rFonts w:asciiTheme="minorHAnsi" w:hAnsiTheme="minorHAnsi" w:cs="Arial"/>
                <w:b/>
                <w:szCs w:val="18"/>
              </w:rPr>
            </w:pPr>
            <w:ins w:id="195" w:author="Bucaneg, Haile@Energy" w:date="2022-01-06T07:53:00Z">
              <w:r>
                <w:rPr>
                  <w:rFonts w:asciiTheme="minorHAnsi" w:hAnsiTheme="minorHAnsi" w:cs="Arial"/>
                  <w:b/>
                  <w:szCs w:val="18"/>
                </w:rPr>
                <w:lastRenderedPageBreak/>
                <w:t>D</w:t>
              </w:r>
            </w:ins>
            <w:del w:id="196" w:author="Bucaneg, Haile@Energy" w:date="2022-01-06T07:53:00Z">
              <w:r w:rsidR="005162D5" w:rsidDel="006C521F">
                <w:rPr>
                  <w:rFonts w:asciiTheme="minorHAnsi" w:hAnsiTheme="minorHAnsi" w:cs="Arial"/>
                  <w:b/>
                  <w:szCs w:val="18"/>
                </w:rPr>
                <w:delText>C</w:delText>
              </w:r>
            </w:del>
            <w:r w:rsidR="005162D5" w:rsidRPr="0047390B">
              <w:rPr>
                <w:rFonts w:asciiTheme="minorHAnsi" w:hAnsiTheme="minorHAnsi" w:cs="Arial"/>
                <w:b/>
                <w:szCs w:val="18"/>
              </w:rPr>
              <w:t>. Air Moving Equipment</w:t>
            </w:r>
          </w:p>
        </w:tc>
      </w:tr>
      <w:tr w:rsidR="005162D5" w:rsidRPr="006C4FD8" w14:paraId="4507E796" w14:textId="77777777" w:rsidTr="005162D5">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5A45DBA3" w14:textId="77777777" w:rsidR="005162D5" w:rsidRPr="0047390B" w:rsidRDefault="005162D5" w:rsidP="005162D5">
            <w:pPr>
              <w:rPr>
                <w:rFonts w:asciiTheme="minorHAnsi" w:hAnsiTheme="minorHAnsi" w:cs="Arial"/>
                <w:b/>
                <w:szCs w:val="18"/>
              </w:rPr>
            </w:pPr>
            <w:r w:rsidRPr="0047390B">
              <w:rPr>
                <w:rFonts w:asciiTheme="minorHAnsi" w:hAnsiTheme="minorHAnsi" w:cs="Arial"/>
                <w:b/>
                <w:szCs w:val="18"/>
              </w:rPr>
              <w:t>The items listed below (7.1 through 7.4) correspond to the information given in ASHRAE 62.2 Section 7 "Air-Moving Equipment".  Refer also to Chapter 4.6 of the Residential Compliance Manual (Section 4.6.9) for information describing these requirements in more detail.  The signature of the Responsible Person in the declaration statement below certifies that the building complies with these requirements specified in ASHRAE 62.2 Section 7.1 through 7.4 if applicable.</w:t>
            </w:r>
          </w:p>
        </w:tc>
      </w:tr>
      <w:tr w:rsidR="005162D5" w:rsidRPr="006C4FD8" w14:paraId="67DAA952" w14:textId="77777777" w:rsidTr="005162D5">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5B4C4A7F" w14:textId="77777777" w:rsidR="005162D5" w:rsidRPr="006C4FD8" w:rsidRDefault="005162D5" w:rsidP="005162D5">
            <w:pPr>
              <w:keepNext/>
              <w:jc w:val="center"/>
              <w:rPr>
                <w:rFonts w:asciiTheme="minorHAnsi" w:hAnsiTheme="minorHAnsi"/>
                <w:sz w:val="18"/>
                <w:szCs w:val="18"/>
              </w:rPr>
            </w:pPr>
            <w:r>
              <w:rPr>
                <w:rFonts w:asciiTheme="minorHAnsi" w:hAnsiTheme="minorHAnsi"/>
                <w:sz w:val="18"/>
                <w:szCs w:val="18"/>
              </w:rPr>
              <w:t>0</w:t>
            </w:r>
            <w:r w:rsidRPr="006C4FD8">
              <w:rPr>
                <w:rFonts w:asciiTheme="minorHAnsi" w:hAnsiTheme="minorHAnsi"/>
                <w:sz w:val="18"/>
                <w:szCs w:val="18"/>
              </w:rPr>
              <w:t>1</w:t>
            </w:r>
          </w:p>
        </w:tc>
        <w:tc>
          <w:tcPr>
            <w:tcW w:w="10086" w:type="dxa"/>
            <w:tcBorders>
              <w:top w:val="single" w:sz="4" w:space="0" w:color="auto"/>
              <w:left w:val="single" w:sz="4" w:space="0" w:color="auto"/>
              <w:bottom w:val="single" w:sz="4" w:space="0" w:color="auto"/>
              <w:right w:val="single" w:sz="4" w:space="0" w:color="auto"/>
            </w:tcBorders>
            <w:vAlign w:val="center"/>
          </w:tcPr>
          <w:p w14:paraId="18D2BE49" w14:textId="61CB8CDB" w:rsidR="005162D5" w:rsidRPr="00DA6319" w:rsidRDefault="005162D5" w:rsidP="005162D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52" w:hanging="252"/>
              <w:rPr>
                <w:rFonts w:asciiTheme="minorHAnsi" w:hAnsiTheme="minorHAnsi"/>
                <w:sz w:val="18"/>
                <w:szCs w:val="18"/>
              </w:rPr>
            </w:pPr>
            <w:r w:rsidRPr="00C47060">
              <w:rPr>
                <w:rFonts w:asciiTheme="minorHAnsi" w:hAnsiTheme="minorHAnsi"/>
                <w:b/>
                <w:sz w:val="18"/>
                <w:szCs w:val="18"/>
              </w:rPr>
              <w:t xml:space="preserve">7.1 </w:t>
            </w:r>
            <w:r w:rsidRPr="00C47060">
              <w:rPr>
                <w:rFonts w:asciiTheme="minorHAnsi" w:hAnsiTheme="minorHAnsi"/>
                <w:b/>
                <w:bCs/>
                <w:sz w:val="18"/>
                <w:szCs w:val="18"/>
              </w:rPr>
              <w:t>Selection and Installation</w:t>
            </w:r>
            <w:r w:rsidRPr="00CB00C9">
              <w:rPr>
                <w:rFonts w:asciiTheme="minorHAnsi" w:hAnsiTheme="minorHAnsi"/>
                <w:b/>
                <w:bCs/>
                <w:sz w:val="18"/>
                <w:szCs w:val="18"/>
              </w:rPr>
              <w:t xml:space="preserve">. </w:t>
            </w:r>
            <w:r w:rsidRPr="006640E6">
              <w:rPr>
                <w:rFonts w:asciiTheme="minorHAnsi" w:hAnsiTheme="minorHAnsi"/>
                <w:sz w:val="18"/>
                <w:szCs w:val="18"/>
              </w:rPr>
              <w:t>Ventilation devices and</w:t>
            </w:r>
            <w:r>
              <w:rPr>
                <w:rFonts w:asciiTheme="minorHAnsi" w:hAnsiTheme="minorHAnsi"/>
                <w:bCs/>
                <w:sz w:val="18"/>
                <w:szCs w:val="18"/>
              </w:rPr>
              <w:t xml:space="preserve"> </w:t>
            </w:r>
            <w:r w:rsidRPr="006640E6">
              <w:rPr>
                <w:rFonts w:asciiTheme="minorHAnsi" w:hAnsiTheme="minorHAnsi"/>
                <w:sz w:val="18"/>
                <w:szCs w:val="18"/>
              </w:rPr>
              <w:t>equipment serving individual dwelling units shall be tested in</w:t>
            </w:r>
            <w:r>
              <w:rPr>
                <w:rFonts w:asciiTheme="minorHAnsi" w:hAnsiTheme="minorHAnsi"/>
                <w:bCs/>
                <w:sz w:val="18"/>
                <w:szCs w:val="18"/>
              </w:rPr>
              <w:t xml:space="preserve"> </w:t>
            </w:r>
            <w:r w:rsidRPr="006640E6">
              <w:rPr>
                <w:rFonts w:asciiTheme="minorHAnsi" w:hAnsiTheme="minorHAnsi"/>
                <w:sz w:val="18"/>
                <w:szCs w:val="18"/>
              </w:rPr>
              <w:t>accordance with ANSI/ASHRAE Standard 51/AMCA 210,</w:t>
            </w:r>
            <w:r>
              <w:rPr>
                <w:rFonts w:asciiTheme="minorHAnsi" w:hAnsiTheme="minorHAnsi"/>
                <w:bCs/>
                <w:sz w:val="18"/>
                <w:szCs w:val="18"/>
              </w:rPr>
              <w:t xml:space="preserve"> </w:t>
            </w:r>
            <w:del w:id="197" w:author="Moua, Cheng@Energy" w:date="2021-11-12T14:19:00Z">
              <w:r w:rsidRPr="006640E6" w:rsidDel="001375DD">
                <w:rPr>
                  <w:rFonts w:asciiTheme="minorHAnsi" w:hAnsiTheme="minorHAnsi"/>
                  <w:i/>
                  <w:sz w:val="18"/>
                  <w:szCs w:val="18"/>
                </w:rPr>
                <w:delText>Laboratory Methods of Testing Fans for Aerodynamic Performance Rating</w:delText>
              </w:r>
              <w:r w:rsidRPr="006640E6" w:rsidDel="001375DD">
                <w:rPr>
                  <w:rFonts w:asciiTheme="minorHAnsi" w:hAnsiTheme="minorHAnsi"/>
                  <w:sz w:val="18"/>
                  <w:szCs w:val="18"/>
                </w:rPr>
                <w:delText>,</w:delText>
              </w:r>
            </w:del>
            <w:r w:rsidRPr="006640E6">
              <w:rPr>
                <w:rFonts w:asciiTheme="minorHAnsi" w:hAnsiTheme="minorHAnsi"/>
                <w:sz w:val="18"/>
                <w:szCs w:val="18"/>
              </w:rPr>
              <w:t xml:space="preserve"> and ANSI/AMCA Standard 300, </w:t>
            </w:r>
            <w:del w:id="198" w:author="Moua, Cheng@Energy" w:date="2021-11-12T14:19:00Z">
              <w:r w:rsidRPr="006640E6" w:rsidDel="002F0482">
                <w:rPr>
                  <w:rFonts w:asciiTheme="minorHAnsi" w:hAnsiTheme="minorHAnsi"/>
                  <w:i/>
                  <w:sz w:val="18"/>
                  <w:szCs w:val="18"/>
                </w:rPr>
                <w:delText>Reverberant Room Method for Sound Testing of Fans</w:delText>
              </w:r>
              <w:r w:rsidRPr="00B82057" w:rsidDel="002F0482">
                <w:rPr>
                  <w:rFonts w:asciiTheme="minorHAnsi" w:hAnsiTheme="minorHAnsi"/>
                  <w:sz w:val="18"/>
                  <w:szCs w:val="18"/>
                </w:rPr>
                <w:delText>,</w:delText>
              </w:r>
            </w:del>
            <w:r w:rsidRPr="00B82057">
              <w:rPr>
                <w:rFonts w:asciiTheme="minorHAnsi" w:hAnsiTheme="minorHAnsi"/>
                <w:sz w:val="18"/>
                <w:szCs w:val="18"/>
              </w:rPr>
              <w:t xml:space="preserve"> and rated in</w:t>
            </w:r>
            <w:r>
              <w:rPr>
                <w:rFonts w:asciiTheme="minorHAnsi" w:hAnsiTheme="minorHAnsi"/>
                <w:bCs/>
                <w:sz w:val="18"/>
                <w:szCs w:val="18"/>
              </w:rPr>
              <w:t xml:space="preserve"> </w:t>
            </w:r>
            <w:r w:rsidRPr="006640E6">
              <w:rPr>
                <w:rFonts w:asciiTheme="minorHAnsi" w:hAnsiTheme="minorHAnsi"/>
                <w:sz w:val="18"/>
                <w:szCs w:val="18"/>
              </w:rPr>
              <w:t>accordance with the airflow and sound rating procedures of</w:t>
            </w:r>
            <w:r>
              <w:rPr>
                <w:rFonts w:asciiTheme="minorHAnsi" w:hAnsiTheme="minorHAnsi"/>
                <w:bCs/>
                <w:sz w:val="18"/>
                <w:szCs w:val="18"/>
              </w:rPr>
              <w:t xml:space="preserve"> </w:t>
            </w:r>
            <w:r w:rsidRPr="006640E6">
              <w:rPr>
                <w:rFonts w:asciiTheme="minorHAnsi" w:hAnsiTheme="minorHAnsi"/>
                <w:sz w:val="18"/>
                <w:szCs w:val="18"/>
              </w:rPr>
              <w:t xml:space="preserve">the Home Ventilating Institute </w:t>
            </w:r>
            <w:del w:id="199" w:author="Moua, Cheng@Energy" w:date="2021-11-12T14:19:00Z">
              <w:r w:rsidRPr="006640E6" w:rsidDel="002F0482">
                <w:rPr>
                  <w:rFonts w:asciiTheme="minorHAnsi" w:hAnsiTheme="minorHAnsi"/>
                  <w:sz w:val="18"/>
                  <w:szCs w:val="18"/>
                </w:rPr>
                <w:delText>(HVI)</w:delText>
              </w:r>
            </w:del>
            <w:r w:rsidRPr="006640E6">
              <w:rPr>
                <w:rFonts w:asciiTheme="minorHAnsi" w:hAnsiTheme="minorHAnsi"/>
                <w:sz w:val="18"/>
                <w:szCs w:val="18"/>
              </w:rPr>
              <w:t xml:space="preserve"> (HVI 915, </w:t>
            </w:r>
            <w:ins w:id="200" w:author="Moua, Cheng@Energy" w:date="2021-11-12T14:19:00Z">
              <w:r w:rsidR="002F0482">
                <w:rPr>
                  <w:rFonts w:asciiTheme="minorHAnsi" w:hAnsiTheme="minorHAnsi"/>
                  <w:sz w:val="18"/>
                  <w:szCs w:val="18"/>
                </w:rPr>
                <w:t>916, 920)</w:t>
              </w:r>
            </w:ins>
            <w:ins w:id="201" w:author="Moua, Cheng@Energy" w:date="2021-11-12T14:20:00Z">
              <w:r w:rsidR="002F0482">
                <w:rPr>
                  <w:rFonts w:asciiTheme="minorHAnsi" w:hAnsiTheme="minorHAnsi"/>
                  <w:i/>
                  <w:sz w:val="18"/>
                  <w:szCs w:val="18"/>
                </w:rPr>
                <w:t xml:space="preserve">. </w:t>
              </w:r>
            </w:ins>
            <w:del w:id="202" w:author="Moua, Cheng@Energy" w:date="2021-11-12T14:20:00Z">
              <w:r w:rsidRPr="006640E6" w:rsidDel="002F0482">
                <w:rPr>
                  <w:rFonts w:asciiTheme="minorHAnsi" w:hAnsiTheme="minorHAnsi"/>
                  <w:i/>
                  <w:sz w:val="18"/>
                  <w:szCs w:val="18"/>
                </w:rPr>
                <w:delText>Loudness Testing and Rating Procedure</w:delText>
              </w:r>
              <w:r w:rsidRPr="006640E6" w:rsidDel="002F0482">
                <w:rPr>
                  <w:rFonts w:asciiTheme="minorHAnsi" w:hAnsiTheme="minorHAnsi"/>
                  <w:sz w:val="18"/>
                  <w:szCs w:val="18"/>
                </w:rPr>
                <w:delText xml:space="preserve">; HVI 916, </w:delText>
              </w:r>
              <w:r w:rsidRPr="00B82057" w:rsidDel="002F0482">
                <w:rPr>
                  <w:rFonts w:asciiTheme="minorHAnsi" w:hAnsiTheme="minorHAnsi"/>
                  <w:i/>
                  <w:sz w:val="18"/>
                  <w:szCs w:val="18"/>
                </w:rPr>
                <w:delText>Air Flow Test Procedure</w:delText>
              </w:r>
              <w:r w:rsidRPr="00B82057" w:rsidDel="002F0482">
                <w:rPr>
                  <w:rFonts w:asciiTheme="minorHAnsi" w:hAnsiTheme="minorHAnsi"/>
                  <w:sz w:val="18"/>
                  <w:szCs w:val="18"/>
                </w:rPr>
                <w:delText xml:space="preserve"> ; and HVI 920, </w:delText>
              </w:r>
              <w:r w:rsidRPr="003723C0" w:rsidDel="002F0482">
                <w:rPr>
                  <w:rFonts w:asciiTheme="minorHAnsi" w:hAnsiTheme="minorHAnsi"/>
                  <w:i/>
                  <w:sz w:val="18"/>
                  <w:szCs w:val="18"/>
                </w:rPr>
                <w:delText>Product Performance Certification Procedure Including Verification and Challenge</w:delText>
              </w:r>
              <w:r w:rsidRPr="003723C0" w:rsidDel="002F0482">
                <w:rPr>
                  <w:rFonts w:asciiTheme="minorHAnsi" w:hAnsiTheme="minorHAnsi"/>
                  <w:sz w:val="18"/>
                  <w:szCs w:val="18"/>
                </w:rPr>
                <w:delText>).</w:delText>
              </w:r>
              <w:r w:rsidDel="002F0482">
                <w:rPr>
                  <w:rFonts w:asciiTheme="minorHAnsi" w:hAnsiTheme="minorHAnsi"/>
                  <w:bCs/>
                  <w:sz w:val="18"/>
                  <w:szCs w:val="18"/>
                </w:rPr>
                <w:delText xml:space="preserve"> </w:delText>
              </w:r>
            </w:del>
            <w:r w:rsidRPr="006640E6">
              <w:rPr>
                <w:rFonts w:asciiTheme="minorHAnsi" w:hAnsiTheme="minorHAnsi"/>
                <w:sz w:val="18"/>
                <w:szCs w:val="18"/>
              </w:rPr>
              <w:t>Installations of systems or equipment shall be carried out in</w:t>
            </w:r>
            <w:r>
              <w:rPr>
                <w:rFonts w:asciiTheme="minorHAnsi" w:hAnsiTheme="minorHAnsi"/>
                <w:bCs/>
                <w:sz w:val="18"/>
                <w:szCs w:val="18"/>
              </w:rPr>
              <w:t xml:space="preserve"> </w:t>
            </w:r>
            <w:r w:rsidRPr="006640E6">
              <w:rPr>
                <w:rFonts w:asciiTheme="minorHAnsi" w:hAnsiTheme="minorHAnsi"/>
                <w:sz w:val="18"/>
                <w:szCs w:val="18"/>
              </w:rPr>
              <w:t>accordance with manufacturers’ design requirements and</w:t>
            </w:r>
            <w:r>
              <w:rPr>
                <w:rFonts w:asciiTheme="minorHAnsi" w:hAnsiTheme="minorHAnsi"/>
                <w:bCs/>
                <w:sz w:val="18"/>
                <w:szCs w:val="18"/>
              </w:rPr>
              <w:t xml:space="preserve"> </w:t>
            </w:r>
            <w:r w:rsidRPr="006640E6">
              <w:rPr>
                <w:rFonts w:asciiTheme="minorHAnsi" w:hAnsiTheme="minorHAnsi"/>
                <w:sz w:val="18"/>
                <w:szCs w:val="18"/>
              </w:rPr>
              <w:t>installation instructions.</w:t>
            </w:r>
          </w:p>
        </w:tc>
      </w:tr>
      <w:tr w:rsidR="005162D5" w:rsidRPr="006C4FD8" w14:paraId="1B97465A" w14:textId="77777777" w:rsidTr="005162D5">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4A9E8E79" w14:textId="77777777" w:rsidR="005162D5" w:rsidRPr="006C4FD8" w:rsidRDefault="005162D5" w:rsidP="005162D5">
            <w:pPr>
              <w:keepNext/>
              <w:jc w:val="center"/>
              <w:rPr>
                <w:rFonts w:asciiTheme="minorHAnsi" w:hAnsiTheme="minorHAnsi"/>
                <w:sz w:val="18"/>
                <w:szCs w:val="18"/>
              </w:rPr>
            </w:pPr>
            <w:r w:rsidRPr="006C4FD8">
              <w:rPr>
                <w:rFonts w:asciiTheme="minorHAnsi" w:hAnsiTheme="minorHAnsi"/>
                <w:sz w:val="18"/>
                <w:szCs w:val="18"/>
              </w:rPr>
              <w:t>02</w:t>
            </w:r>
          </w:p>
        </w:tc>
        <w:tc>
          <w:tcPr>
            <w:tcW w:w="10086" w:type="dxa"/>
            <w:tcBorders>
              <w:top w:val="single" w:sz="4" w:space="0" w:color="auto"/>
              <w:left w:val="single" w:sz="4" w:space="0" w:color="auto"/>
              <w:bottom w:val="single" w:sz="4" w:space="0" w:color="auto"/>
              <w:right w:val="single" w:sz="4" w:space="0" w:color="auto"/>
            </w:tcBorders>
            <w:vAlign w:val="center"/>
          </w:tcPr>
          <w:p w14:paraId="3FCC9013" w14:textId="77777777" w:rsidR="005162D5" w:rsidRDefault="005162D5" w:rsidP="005162D5">
            <w:pPr>
              <w:keepNext/>
              <w:autoSpaceDE w:val="0"/>
              <w:autoSpaceDN w:val="0"/>
              <w:adjustRightInd w:val="0"/>
              <w:ind w:left="274" w:hanging="274"/>
              <w:jc w:val="both"/>
              <w:rPr>
                <w:rFonts w:asciiTheme="minorHAnsi" w:hAnsiTheme="minorHAnsi"/>
                <w:bCs/>
                <w:sz w:val="18"/>
                <w:szCs w:val="18"/>
              </w:rPr>
            </w:pPr>
            <w:r w:rsidRPr="00C47060">
              <w:rPr>
                <w:rFonts w:asciiTheme="minorHAnsi" w:hAnsiTheme="minorHAnsi"/>
                <w:b/>
                <w:sz w:val="18"/>
                <w:szCs w:val="18"/>
              </w:rPr>
              <w:t xml:space="preserve">7.2 </w:t>
            </w:r>
            <w:r w:rsidRPr="00C47060">
              <w:rPr>
                <w:rFonts w:asciiTheme="minorHAnsi" w:hAnsiTheme="minorHAnsi"/>
                <w:b/>
                <w:bCs/>
                <w:sz w:val="18"/>
                <w:szCs w:val="18"/>
              </w:rPr>
              <w:t>Sound Ratings for Fans</w:t>
            </w:r>
            <w:r w:rsidRPr="00CB00C9">
              <w:rPr>
                <w:rFonts w:asciiTheme="minorHAnsi" w:hAnsiTheme="minorHAnsi"/>
                <w:b/>
                <w:bCs/>
                <w:sz w:val="18"/>
                <w:szCs w:val="18"/>
              </w:rPr>
              <w:t>.</w:t>
            </w:r>
            <w:r w:rsidRPr="006640E6">
              <w:rPr>
                <w:rFonts w:asciiTheme="minorHAnsi" w:hAnsiTheme="minorHAnsi"/>
                <w:sz w:val="18"/>
                <w:szCs w:val="18"/>
              </w:rPr>
              <w:t xml:space="preserve"> Ventilation fans shall be rated</w:t>
            </w:r>
            <w:r>
              <w:rPr>
                <w:rFonts w:asciiTheme="minorHAnsi" w:hAnsiTheme="minorHAnsi"/>
                <w:bCs/>
                <w:sz w:val="18"/>
                <w:szCs w:val="18"/>
              </w:rPr>
              <w:t xml:space="preserve"> </w:t>
            </w:r>
            <w:r w:rsidRPr="006640E6">
              <w:rPr>
                <w:rFonts w:asciiTheme="minorHAnsi" w:hAnsiTheme="minorHAnsi"/>
                <w:sz w:val="18"/>
                <w:szCs w:val="18"/>
              </w:rPr>
              <w:t>for sound at no less than the minimum airflow rate required</w:t>
            </w:r>
            <w:r>
              <w:rPr>
                <w:rFonts w:asciiTheme="minorHAnsi" w:hAnsiTheme="minorHAnsi"/>
                <w:bCs/>
                <w:sz w:val="18"/>
                <w:szCs w:val="18"/>
              </w:rPr>
              <w:t xml:space="preserve"> </w:t>
            </w:r>
            <w:r w:rsidRPr="006640E6">
              <w:rPr>
                <w:rFonts w:asciiTheme="minorHAnsi" w:hAnsiTheme="minorHAnsi"/>
                <w:sz w:val="18"/>
                <w:szCs w:val="18"/>
              </w:rPr>
              <w:t>by this standard as noted below. These sound ratings shall be</w:t>
            </w:r>
            <w:r>
              <w:rPr>
                <w:rFonts w:asciiTheme="minorHAnsi" w:hAnsiTheme="minorHAnsi"/>
                <w:bCs/>
                <w:sz w:val="18"/>
                <w:szCs w:val="18"/>
              </w:rPr>
              <w:t xml:space="preserve"> </w:t>
            </w:r>
            <w:r w:rsidRPr="006640E6">
              <w:rPr>
                <w:rFonts w:asciiTheme="minorHAnsi" w:hAnsiTheme="minorHAnsi"/>
                <w:sz w:val="18"/>
                <w:szCs w:val="18"/>
              </w:rPr>
              <w:t>at a minimum of 0.1 in. of water (25 Pa) static pressure in</w:t>
            </w:r>
            <w:r>
              <w:rPr>
                <w:rFonts w:asciiTheme="minorHAnsi" w:hAnsiTheme="minorHAnsi"/>
                <w:bCs/>
                <w:sz w:val="18"/>
                <w:szCs w:val="18"/>
              </w:rPr>
              <w:t xml:space="preserve"> </w:t>
            </w:r>
            <w:r w:rsidRPr="006640E6">
              <w:rPr>
                <w:rFonts w:asciiTheme="minorHAnsi" w:hAnsiTheme="minorHAnsi"/>
                <w:sz w:val="18"/>
                <w:szCs w:val="18"/>
              </w:rPr>
              <w:t>accordance with the HVI procedures referenced in Section</w:t>
            </w:r>
            <w:r>
              <w:rPr>
                <w:rFonts w:asciiTheme="minorHAnsi" w:hAnsiTheme="minorHAnsi"/>
                <w:bCs/>
                <w:sz w:val="18"/>
                <w:szCs w:val="18"/>
              </w:rPr>
              <w:t xml:space="preserve"> </w:t>
            </w:r>
            <w:r w:rsidRPr="006640E6">
              <w:rPr>
                <w:rFonts w:asciiTheme="minorHAnsi" w:hAnsiTheme="minorHAnsi"/>
                <w:sz w:val="18"/>
                <w:szCs w:val="18"/>
              </w:rPr>
              <w:t>7.1.</w:t>
            </w:r>
          </w:p>
          <w:p w14:paraId="25BFF3C2" w14:textId="77777777" w:rsidR="005162D5" w:rsidRDefault="005162D5" w:rsidP="005162D5">
            <w:pPr>
              <w:keepNext/>
              <w:autoSpaceDE w:val="0"/>
              <w:autoSpaceDN w:val="0"/>
              <w:adjustRightInd w:val="0"/>
              <w:ind w:left="292"/>
              <w:jc w:val="both"/>
              <w:rPr>
                <w:rFonts w:asciiTheme="minorHAnsi" w:hAnsiTheme="minorHAnsi"/>
                <w:sz w:val="18"/>
                <w:szCs w:val="18"/>
              </w:rPr>
            </w:pPr>
            <w:r w:rsidRPr="009F1501">
              <w:rPr>
                <w:rFonts w:asciiTheme="minorHAnsi" w:hAnsiTheme="minorHAnsi"/>
                <w:bCs/>
                <w:sz w:val="18"/>
                <w:szCs w:val="18"/>
              </w:rPr>
              <w:t>Exception: HVAC air handlers and remote mounted fans need not meet sound requirements. To be considered for this exception, a remote mounted fan must be mounted outside the habitable spaces, bathrooms, toilets, and hallways, and there must be at least 4 ft (1 m) of ductwork between the fan and the intake grille.</w:t>
            </w:r>
          </w:p>
          <w:p w14:paraId="565C3FEB" w14:textId="77777777" w:rsidR="005162D5" w:rsidRDefault="005162D5" w:rsidP="006640E6">
            <w:pPr>
              <w:keepNext/>
              <w:autoSpaceDE w:val="0"/>
              <w:autoSpaceDN w:val="0"/>
              <w:adjustRightInd w:val="0"/>
              <w:ind w:left="763" w:hanging="403"/>
              <w:jc w:val="both"/>
              <w:rPr>
                <w:rFonts w:asciiTheme="minorHAnsi" w:hAnsiTheme="minorHAnsi"/>
                <w:bCs/>
                <w:sz w:val="18"/>
                <w:szCs w:val="18"/>
              </w:rPr>
            </w:pPr>
            <w:r w:rsidRPr="00DA6319">
              <w:rPr>
                <w:rFonts w:asciiTheme="minorHAnsi" w:hAnsiTheme="minorHAnsi"/>
                <w:bCs/>
                <w:sz w:val="18"/>
                <w:szCs w:val="18"/>
              </w:rPr>
              <w:t>7.2.1</w:t>
            </w:r>
            <w:r w:rsidRPr="003C1C51">
              <w:rPr>
                <w:rFonts w:asciiTheme="minorHAnsi" w:hAnsiTheme="minorHAnsi"/>
                <w:b/>
                <w:bCs/>
                <w:sz w:val="18"/>
                <w:szCs w:val="18"/>
              </w:rPr>
              <w:t xml:space="preserve"> </w:t>
            </w:r>
            <w:r w:rsidRPr="00306C27">
              <w:rPr>
                <w:rFonts w:asciiTheme="minorHAnsi" w:hAnsiTheme="minorHAnsi"/>
                <w:b/>
                <w:bCs/>
                <w:sz w:val="18"/>
                <w:szCs w:val="18"/>
              </w:rPr>
              <w:t>Dwelling-Unit Ventilation or Continuous Local</w:t>
            </w:r>
            <w:r>
              <w:rPr>
                <w:rFonts w:asciiTheme="minorHAnsi" w:hAnsiTheme="minorHAnsi"/>
                <w:b/>
                <w:bCs/>
                <w:sz w:val="18"/>
                <w:szCs w:val="18"/>
              </w:rPr>
              <w:t xml:space="preserve"> </w:t>
            </w:r>
            <w:r w:rsidRPr="00306C27">
              <w:rPr>
                <w:rFonts w:asciiTheme="minorHAnsi" w:hAnsiTheme="minorHAnsi"/>
                <w:b/>
                <w:bCs/>
                <w:sz w:val="18"/>
                <w:szCs w:val="18"/>
              </w:rPr>
              <w:t>Exhaust Fans.</w:t>
            </w:r>
            <w:r w:rsidRPr="006640E6">
              <w:rPr>
                <w:rFonts w:asciiTheme="minorHAnsi" w:hAnsiTheme="minorHAnsi"/>
                <w:sz w:val="18"/>
                <w:szCs w:val="18"/>
              </w:rPr>
              <w:t xml:space="preserve"> These fans shall be rated for sound at a maximum</w:t>
            </w:r>
            <w:r>
              <w:rPr>
                <w:rFonts w:asciiTheme="minorHAnsi" w:hAnsiTheme="minorHAnsi"/>
                <w:bCs/>
                <w:sz w:val="18"/>
                <w:szCs w:val="18"/>
              </w:rPr>
              <w:t xml:space="preserve"> </w:t>
            </w:r>
            <w:r w:rsidRPr="006640E6">
              <w:rPr>
                <w:rFonts w:asciiTheme="minorHAnsi" w:hAnsiTheme="minorHAnsi"/>
                <w:sz w:val="18"/>
                <w:szCs w:val="18"/>
              </w:rPr>
              <w:t>of 1.0 sone.</w:t>
            </w:r>
          </w:p>
          <w:p w14:paraId="0C48BC05" w14:textId="77777777" w:rsidR="005162D5" w:rsidRDefault="005162D5" w:rsidP="005162D5">
            <w:pPr>
              <w:keepNext/>
              <w:ind w:left="763" w:hanging="403"/>
              <w:rPr>
                <w:rFonts w:asciiTheme="minorHAnsi" w:hAnsiTheme="minorHAnsi" w:cstheme="minorHAnsi"/>
                <w:sz w:val="18"/>
                <w:szCs w:val="18"/>
              </w:rPr>
            </w:pPr>
            <w:r w:rsidRPr="00DA6319">
              <w:rPr>
                <w:rFonts w:asciiTheme="minorHAnsi" w:hAnsiTheme="minorHAnsi"/>
                <w:bCs/>
                <w:sz w:val="18"/>
                <w:szCs w:val="18"/>
              </w:rPr>
              <w:t>7.2.2</w:t>
            </w:r>
            <w:r w:rsidRPr="003C1C51">
              <w:rPr>
                <w:rFonts w:asciiTheme="minorHAnsi" w:hAnsiTheme="minorHAnsi"/>
                <w:b/>
                <w:bCs/>
                <w:sz w:val="18"/>
                <w:szCs w:val="18"/>
              </w:rPr>
              <w:t xml:space="preserve"> </w:t>
            </w:r>
            <w:r>
              <w:rPr>
                <w:rFonts w:asciiTheme="minorHAnsi" w:hAnsiTheme="minorHAnsi"/>
                <w:b/>
                <w:bCs/>
                <w:sz w:val="18"/>
                <w:szCs w:val="18"/>
              </w:rPr>
              <w:t>Demand-Controlled Local</w:t>
            </w:r>
            <w:r w:rsidRPr="003C1C51">
              <w:rPr>
                <w:rFonts w:asciiTheme="minorHAnsi" w:hAnsiTheme="minorHAnsi"/>
                <w:b/>
                <w:bCs/>
                <w:sz w:val="18"/>
                <w:szCs w:val="18"/>
              </w:rPr>
              <w:t xml:space="preserve"> Exhaust Fans. </w:t>
            </w:r>
            <w:r w:rsidRPr="009920A1">
              <w:rPr>
                <w:rFonts w:asciiTheme="minorHAnsi" w:hAnsiTheme="minorHAnsi" w:cstheme="minorHAnsi"/>
                <w:sz w:val="18"/>
                <w:szCs w:val="18"/>
              </w:rPr>
              <w:t>Bathroom</w:t>
            </w:r>
            <w:r>
              <w:rPr>
                <w:rFonts w:asciiTheme="minorHAnsi" w:hAnsiTheme="minorHAnsi" w:cstheme="minorHAnsi"/>
                <w:sz w:val="18"/>
                <w:szCs w:val="18"/>
              </w:rPr>
              <w:t xml:space="preserve"> </w:t>
            </w:r>
            <w:r w:rsidRPr="009920A1">
              <w:rPr>
                <w:rFonts w:asciiTheme="minorHAnsi" w:hAnsiTheme="minorHAnsi" w:cstheme="minorHAnsi"/>
                <w:sz w:val="18"/>
                <w:szCs w:val="18"/>
              </w:rPr>
              <w:t>exhaust fans used to comply with Section 5.2 shall be</w:t>
            </w:r>
            <w:r>
              <w:rPr>
                <w:rFonts w:asciiTheme="minorHAnsi" w:hAnsiTheme="minorHAnsi" w:cstheme="minorHAnsi"/>
                <w:sz w:val="18"/>
                <w:szCs w:val="18"/>
              </w:rPr>
              <w:t xml:space="preserve"> </w:t>
            </w:r>
            <w:r w:rsidRPr="009920A1">
              <w:rPr>
                <w:rFonts w:asciiTheme="minorHAnsi" w:hAnsiTheme="minorHAnsi" w:cstheme="minorHAnsi"/>
                <w:sz w:val="18"/>
                <w:szCs w:val="18"/>
              </w:rPr>
              <w:t>rated for sound at a maximum of 3 sone. Kitchen exhaust fans</w:t>
            </w:r>
            <w:r>
              <w:rPr>
                <w:rFonts w:asciiTheme="minorHAnsi" w:hAnsiTheme="minorHAnsi" w:cstheme="minorHAnsi"/>
                <w:sz w:val="18"/>
                <w:szCs w:val="18"/>
              </w:rPr>
              <w:t xml:space="preserve"> </w:t>
            </w:r>
            <w:r w:rsidRPr="009920A1">
              <w:rPr>
                <w:rFonts w:asciiTheme="minorHAnsi" w:hAnsiTheme="minorHAnsi" w:cstheme="minorHAnsi"/>
                <w:sz w:val="18"/>
                <w:szCs w:val="18"/>
              </w:rPr>
              <w:t>used to comply with Section 5.2 shall be rated for sound at a</w:t>
            </w:r>
            <w:r>
              <w:rPr>
                <w:rFonts w:asciiTheme="minorHAnsi" w:hAnsiTheme="minorHAnsi" w:cstheme="minorHAnsi"/>
                <w:sz w:val="18"/>
                <w:szCs w:val="18"/>
              </w:rPr>
              <w:t xml:space="preserve"> </w:t>
            </w:r>
            <w:r w:rsidRPr="009920A1">
              <w:rPr>
                <w:rFonts w:asciiTheme="minorHAnsi" w:hAnsiTheme="minorHAnsi" w:cstheme="minorHAnsi"/>
                <w:sz w:val="18"/>
                <w:szCs w:val="18"/>
              </w:rPr>
              <w:t>maximum of 3 sones at one or more airflow settings greater</w:t>
            </w:r>
            <w:r>
              <w:rPr>
                <w:rFonts w:asciiTheme="minorHAnsi" w:hAnsiTheme="minorHAnsi" w:cstheme="minorHAnsi"/>
                <w:sz w:val="18"/>
                <w:szCs w:val="18"/>
              </w:rPr>
              <w:t xml:space="preserve"> </w:t>
            </w:r>
            <w:r w:rsidRPr="009920A1">
              <w:rPr>
                <w:rFonts w:asciiTheme="minorHAnsi" w:hAnsiTheme="minorHAnsi" w:cstheme="minorHAnsi"/>
                <w:sz w:val="18"/>
                <w:szCs w:val="18"/>
              </w:rPr>
              <w:t>than or equal to 100 cfm (47 L/s).</w:t>
            </w:r>
          </w:p>
          <w:p w14:paraId="5D61C19D" w14:textId="77777777" w:rsidR="005162D5" w:rsidRDefault="005162D5" w:rsidP="005162D5">
            <w:pPr>
              <w:keepNext/>
              <w:ind w:left="763"/>
              <w:rPr>
                <w:rFonts w:asciiTheme="minorHAnsi" w:hAnsiTheme="minorHAnsi"/>
                <w:sz w:val="18"/>
                <w:szCs w:val="18"/>
              </w:rPr>
            </w:pPr>
            <w:r w:rsidRPr="0001108C">
              <w:rPr>
                <w:rFonts w:asciiTheme="minorHAnsi" w:hAnsiTheme="minorHAnsi"/>
                <w:sz w:val="18"/>
                <w:szCs w:val="18"/>
              </w:rPr>
              <w:t>Exceptions:</w:t>
            </w:r>
          </w:p>
          <w:p w14:paraId="0A4D8DEA" w14:textId="77777777" w:rsidR="005162D5" w:rsidRDefault="005162D5" w:rsidP="005162D5">
            <w:pPr>
              <w:keepNext/>
              <w:ind w:left="763"/>
              <w:rPr>
                <w:rFonts w:asciiTheme="minorHAnsi" w:hAnsiTheme="minorHAnsi"/>
                <w:sz w:val="18"/>
                <w:szCs w:val="18"/>
              </w:rPr>
            </w:pPr>
            <w:r w:rsidRPr="0001108C">
              <w:rPr>
                <w:rFonts w:asciiTheme="minorHAnsi" w:hAnsiTheme="minorHAnsi"/>
                <w:sz w:val="18"/>
                <w:szCs w:val="18"/>
              </w:rPr>
              <w:t xml:space="preserve">1. </w:t>
            </w:r>
            <w:r w:rsidRPr="001706A4">
              <w:rPr>
                <w:rFonts w:asciiTheme="minorHAnsi" w:hAnsiTheme="minorHAnsi"/>
                <w:sz w:val="18"/>
                <w:szCs w:val="18"/>
              </w:rPr>
              <w:t>Fans with a minimum airflow setting exceeding</w:t>
            </w:r>
            <w:r>
              <w:rPr>
                <w:rFonts w:asciiTheme="minorHAnsi" w:hAnsiTheme="minorHAnsi"/>
                <w:sz w:val="18"/>
                <w:szCs w:val="18"/>
              </w:rPr>
              <w:t xml:space="preserve"> </w:t>
            </w:r>
            <w:r w:rsidRPr="001706A4">
              <w:rPr>
                <w:rFonts w:asciiTheme="minorHAnsi" w:hAnsiTheme="minorHAnsi"/>
                <w:sz w:val="18"/>
                <w:szCs w:val="18"/>
              </w:rPr>
              <w:t>400 cfm (189 L/s) need not comply.</w:t>
            </w:r>
          </w:p>
          <w:p w14:paraId="5C49F05F" w14:textId="43322644" w:rsidR="005162D5" w:rsidRDefault="005162D5" w:rsidP="006640E6">
            <w:pPr>
              <w:keepNext/>
              <w:autoSpaceDE w:val="0"/>
              <w:autoSpaceDN w:val="0"/>
              <w:adjustRightInd w:val="0"/>
              <w:ind w:left="763"/>
              <w:jc w:val="both"/>
            </w:pPr>
            <w:r w:rsidRPr="0001108C">
              <w:rPr>
                <w:rFonts w:asciiTheme="minorHAnsi" w:hAnsiTheme="minorHAnsi"/>
                <w:sz w:val="18"/>
                <w:szCs w:val="18"/>
              </w:rPr>
              <w:t xml:space="preserve">2. </w:t>
            </w:r>
            <w:r>
              <w:rPr>
                <w:rFonts w:asciiTheme="minorHAnsi" w:hAnsiTheme="minorHAnsi"/>
                <w:sz w:val="18"/>
                <w:szCs w:val="18"/>
              </w:rPr>
              <w:t>Kitchen Range hoods may be rated for sound at the static pressure determined at working speed as specified in HVI 916 section 7</w:t>
            </w:r>
            <w:r w:rsidRPr="0001108C">
              <w:rPr>
                <w:rFonts w:asciiTheme="minorHAnsi" w:hAnsiTheme="minorHAnsi"/>
                <w:sz w:val="18"/>
                <w:szCs w:val="18"/>
              </w:rPr>
              <w:t>.</w:t>
            </w:r>
          </w:p>
        </w:tc>
      </w:tr>
      <w:tr w:rsidR="005162D5" w:rsidRPr="006C4FD8" w14:paraId="2B3E2E54" w14:textId="77777777" w:rsidTr="005162D5">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1572BC5F" w14:textId="77777777" w:rsidR="005162D5" w:rsidRPr="006C4FD8" w:rsidRDefault="005162D5" w:rsidP="005162D5">
            <w:pPr>
              <w:keepNext/>
              <w:jc w:val="center"/>
              <w:rPr>
                <w:rFonts w:asciiTheme="minorHAnsi" w:hAnsiTheme="minorHAnsi"/>
                <w:sz w:val="18"/>
                <w:szCs w:val="18"/>
              </w:rPr>
            </w:pPr>
            <w:r w:rsidRPr="006C4FD8">
              <w:rPr>
                <w:rFonts w:asciiTheme="minorHAnsi" w:hAnsiTheme="minorHAnsi"/>
                <w:sz w:val="18"/>
                <w:szCs w:val="18"/>
              </w:rPr>
              <w:t>03</w:t>
            </w:r>
          </w:p>
        </w:tc>
        <w:tc>
          <w:tcPr>
            <w:tcW w:w="10086" w:type="dxa"/>
            <w:tcBorders>
              <w:top w:val="single" w:sz="4" w:space="0" w:color="auto"/>
              <w:left w:val="single" w:sz="4" w:space="0" w:color="auto"/>
              <w:bottom w:val="single" w:sz="4" w:space="0" w:color="auto"/>
              <w:right w:val="single" w:sz="4" w:space="0" w:color="auto"/>
            </w:tcBorders>
            <w:vAlign w:val="center"/>
          </w:tcPr>
          <w:p w14:paraId="6DB13B89" w14:textId="77777777" w:rsidR="005162D5" w:rsidRDefault="005162D5" w:rsidP="005162D5">
            <w:pPr>
              <w:keepNext/>
              <w:rPr>
                <w:rFonts w:asciiTheme="minorHAnsi" w:hAnsiTheme="minorHAnsi"/>
                <w:b/>
                <w:bCs/>
                <w:sz w:val="18"/>
                <w:szCs w:val="18"/>
              </w:rPr>
            </w:pPr>
            <w:r>
              <w:rPr>
                <w:rFonts w:asciiTheme="minorHAnsi" w:hAnsiTheme="minorHAnsi"/>
                <w:b/>
                <w:sz w:val="18"/>
                <w:szCs w:val="18"/>
              </w:rPr>
              <w:t xml:space="preserve">7.3 </w:t>
            </w:r>
            <w:r w:rsidRPr="00215D5D">
              <w:rPr>
                <w:rFonts w:asciiTheme="minorHAnsi" w:hAnsiTheme="minorHAnsi"/>
                <w:b/>
                <w:sz w:val="18"/>
                <w:szCs w:val="18"/>
              </w:rPr>
              <w:t>Exhaust Ducts</w:t>
            </w:r>
            <w:r w:rsidRPr="00215D5D">
              <w:rPr>
                <w:rFonts w:asciiTheme="minorHAnsi" w:hAnsiTheme="minorHAnsi"/>
                <w:b/>
                <w:bCs/>
                <w:sz w:val="18"/>
                <w:szCs w:val="18"/>
              </w:rPr>
              <w:t>.</w:t>
            </w:r>
          </w:p>
          <w:p w14:paraId="4345EB5C" w14:textId="7EFFEE76" w:rsidR="005162D5" w:rsidRDefault="005162D5" w:rsidP="005162D5">
            <w:pPr>
              <w:keepNext/>
              <w:ind w:left="1123" w:hanging="403"/>
              <w:rPr>
                <w:rFonts w:asciiTheme="minorHAnsi" w:hAnsiTheme="minorHAnsi"/>
                <w:sz w:val="18"/>
                <w:szCs w:val="18"/>
              </w:rPr>
            </w:pPr>
            <w:r w:rsidRPr="00215D5D">
              <w:rPr>
                <w:rFonts w:asciiTheme="minorHAnsi" w:hAnsiTheme="minorHAnsi"/>
                <w:bCs/>
                <w:sz w:val="18"/>
                <w:szCs w:val="18"/>
              </w:rPr>
              <w:t>7.3.1</w:t>
            </w:r>
            <w:r>
              <w:rPr>
                <w:rFonts w:asciiTheme="minorHAnsi" w:hAnsiTheme="minorHAnsi"/>
                <w:b/>
                <w:bCs/>
                <w:sz w:val="18"/>
                <w:szCs w:val="18"/>
              </w:rPr>
              <w:t xml:space="preserve"> </w:t>
            </w:r>
            <w:r w:rsidRPr="00215D5D">
              <w:rPr>
                <w:rFonts w:asciiTheme="minorHAnsi" w:hAnsiTheme="minorHAnsi"/>
                <w:b/>
                <w:bCs/>
                <w:sz w:val="18"/>
                <w:szCs w:val="18"/>
              </w:rPr>
              <w:t xml:space="preserve">Multiple Exhaust Fans Using One Duct. </w:t>
            </w:r>
            <w:r w:rsidRPr="006640E6">
              <w:rPr>
                <w:rFonts w:asciiTheme="minorHAnsi" w:hAnsiTheme="minorHAnsi"/>
                <w:sz w:val="18"/>
                <w:szCs w:val="18"/>
              </w:rPr>
              <w:t>Exhaust</w:t>
            </w:r>
            <w:r>
              <w:rPr>
                <w:rFonts w:asciiTheme="minorHAnsi" w:hAnsiTheme="minorHAnsi"/>
                <w:bCs/>
                <w:sz w:val="18"/>
                <w:szCs w:val="18"/>
              </w:rPr>
              <w:t xml:space="preserve"> </w:t>
            </w:r>
            <w:r w:rsidRPr="006640E6">
              <w:rPr>
                <w:rFonts w:asciiTheme="minorHAnsi" w:hAnsiTheme="minorHAnsi"/>
                <w:sz w:val="18"/>
                <w:szCs w:val="18"/>
              </w:rPr>
              <w:t>fans in separate dwelling units shall not share a common</w:t>
            </w:r>
            <w:r>
              <w:rPr>
                <w:rFonts w:asciiTheme="minorHAnsi" w:hAnsiTheme="minorHAnsi"/>
                <w:bCs/>
                <w:sz w:val="18"/>
                <w:szCs w:val="18"/>
              </w:rPr>
              <w:t xml:space="preserve"> </w:t>
            </w:r>
            <w:r w:rsidRPr="006640E6">
              <w:rPr>
                <w:rFonts w:asciiTheme="minorHAnsi" w:hAnsiTheme="minorHAnsi"/>
                <w:sz w:val="18"/>
                <w:szCs w:val="18"/>
              </w:rPr>
              <w:t>exhaust duct. If more than one of the exhaust fans in a single</w:t>
            </w:r>
            <w:r>
              <w:rPr>
                <w:rFonts w:asciiTheme="minorHAnsi" w:hAnsiTheme="minorHAnsi"/>
                <w:bCs/>
                <w:sz w:val="18"/>
                <w:szCs w:val="18"/>
              </w:rPr>
              <w:t xml:space="preserve"> </w:t>
            </w:r>
            <w:r w:rsidRPr="006640E6">
              <w:rPr>
                <w:rFonts w:asciiTheme="minorHAnsi" w:hAnsiTheme="minorHAnsi"/>
                <w:sz w:val="18"/>
                <w:szCs w:val="18"/>
              </w:rPr>
              <w:t>dwelling unit shares a common exhaust duct, each fan shall</w:t>
            </w:r>
            <w:r>
              <w:rPr>
                <w:rFonts w:asciiTheme="minorHAnsi" w:hAnsiTheme="minorHAnsi"/>
                <w:bCs/>
                <w:sz w:val="18"/>
                <w:szCs w:val="18"/>
              </w:rPr>
              <w:t xml:space="preserve"> </w:t>
            </w:r>
            <w:r w:rsidRPr="006640E6">
              <w:rPr>
                <w:rFonts w:asciiTheme="minorHAnsi" w:hAnsiTheme="minorHAnsi"/>
                <w:sz w:val="18"/>
                <w:szCs w:val="18"/>
              </w:rPr>
              <w:t>be equipped with a backdraft damper to prevent the recirculation</w:t>
            </w:r>
            <w:r>
              <w:rPr>
                <w:rFonts w:asciiTheme="minorHAnsi" w:hAnsiTheme="minorHAnsi"/>
                <w:bCs/>
                <w:sz w:val="18"/>
                <w:szCs w:val="18"/>
              </w:rPr>
              <w:t xml:space="preserve"> </w:t>
            </w:r>
            <w:r w:rsidRPr="006640E6">
              <w:rPr>
                <w:rFonts w:asciiTheme="minorHAnsi" w:hAnsiTheme="minorHAnsi"/>
                <w:sz w:val="18"/>
                <w:szCs w:val="18"/>
              </w:rPr>
              <w:t>of exhaust air from one room to another through the</w:t>
            </w:r>
            <w:r>
              <w:rPr>
                <w:rFonts w:asciiTheme="minorHAnsi" w:hAnsiTheme="minorHAnsi"/>
                <w:bCs/>
                <w:sz w:val="18"/>
                <w:szCs w:val="18"/>
              </w:rPr>
              <w:t xml:space="preserve"> </w:t>
            </w:r>
            <w:r w:rsidRPr="006640E6">
              <w:rPr>
                <w:rFonts w:asciiTheme="minorHAnsi" w:hAnsiTheme="minorHAnsi"/>
                <w:sz w:val="18"/>
                <w:szCs w:val="18"/>
              </w:rPr>
              <w:t>exhaust ducting system</w:t>
            </w:r>
            <w:r w:rsidRPr="00F47345">
              <w:rPr>
                <w:rFonts w:asciiTheme="minorHAnsi" w:hAnsiTheme="minorHAnsi"/>
                <w:b/>
                <w:bCs/>
                <w:sz w:val="18"/>
                <w:szCs w:val="18"/>
              </w:rPr>
              <w:t>.</w:t>
            </w:r>
          </w:p>
          <w:p w14:paraId="6C62F42C" w14:textId="33C7DA90" w:rsidR="005162D5" w:rsidRPr="006640E6" w:rsidRDefault="005162D5" w:rsidP="005162D5">
            <w:pPr>
              <w:keepNext/>
              <w:ind w:left="1123" w:hanging="403"/>
              <w:rPr>
                <w:rFonts w:asciiTheme="minorHAnsi" w:hAnsiTheme="minorHAnsi" w:cstheme="minorHAnsi"/>
                <w:sz w:val="18"/>
                <w:szCs w:val="18"/>
              </w:rPr>
            </w:pPr>
            <w:r w:rsidRPr="00215D5D">
              <w:rPr>
                <w:rFonts w:asciiTheme="minorHAnsi" w:hAnsiTheme="minorHAnsi" w:cstheme="minorHAnsi"/>
                <w:sz w:val="18"/>
                <w:szCs w:val="18"/>
              </w:rPr>
              <w:t>7.3.2</w:t>
            </w:r>
            <w:r>
              <w:rPr>
                <w:rFonts w:asciiTheme="minorHAnsi" w:hAnsiTheme="minorHAnsi" w:cstheme="minorHAnsi"/>
                <w:b/>
                <w:sz w:val="18"/>
                <w:szCs w:val="18"/>
              </w:rPr>
              <w:t xml:space="preserve"> </w:t>
            </w:r>
            <w:r w:rsidRPr="00F47345">
              <w:rPr>
                <w:rFonts w:asciiTheme="minorHAnsi" w:hAnsiTheme="minorHAnsi" w:cstheme="minorHAnsi"/>
                <w:b/>
                <w:sz w:val="18"/>
                <w:szCs w:val="18"/>
              </w:rPr>
              <w:t>Single Exhaust Fan Ducted to Multiple Inlets.</w:t>
            </w:r>
            <w:r>
              <w:rPr>
                <w:rFonts w:asciiTheme="minorHAnsi" w:hAnsiTheme="minorHAnsi" w:cstheme="minorHAnsi"/>
                <w:b/>
                <w:sz w:val="18"/>
                <w:szCs w:val="18"/>
              </w:rPr>
              <w:t xml:space="preserve"> </w:t>
            </w:r>
            <w:r w:rsidRPr="006640E6">
              <w:rPr>
                <w:rFonts w:asciiTheme="minorHAnsi" w:hAnsiTheme="minorHAnsi" w:cstheme="minorHAnsi"/>
                <w:sz w:val="18"/>
                <w:szCs w:val="18"/>
              </w:rPr>
              <w:t>Where exhaust inlets are commonly ducted across multiple</w:t>
            </w:r>
            <w:r>
              <w:rPr>
                <w:rFonts w:asciiTheme="minorHAnsi" w:hAnsiTheme="minorHAnsi" w:cstheme="minorHAnsi"/>
                <w:sz w:val="18"/>
                <w:szCs w:val="18"/>
              </w:rPr>
              <w:t xml:space="preserve"> </w:t>
            </w:r>
            <w:r w:rsidRPr="006640E6">
              <w:rPr>
                <w:rFonts w:asciiTheme="minorHAnsi" w:hAnsiTheme="minorHAnsi" w:cstheme="minorHAnsi"/>
                <w:sz w:val="18"/>
                <w:szCs w:val="18"/>
              </w:rPr>
              <w:t>dwelling units, one or more exhaust fans located downstream</w:t>
            </w:r>
            <w:r>
              <w:rPr>
                <w:rFonts w:asciiTheme="minorHAnsi" w:hAnsiTheme="minorHAnsi" w:cstheme="minorHAnsi"/>
                <w:sz w:val="18"/>
                <w:szCs w:val="18"/>
              </w:rPr>
              <w:t xml:space="preserve"> </w:t>
            </w:r>
            <w:r w:rsidRPr="006640E6">
              <w:rPr>
                <w:rFonts w:asciiTheme="minorHAnsi" w:hAnsiTheme="minorHAnsi" w:cstheme="minorHAnsi"/>
                <w:sz w:val="18"/>
                <w:szCs w:val="18"/>
              </w:rPr>
              <w:t>of the exhaust inlets shall be designed and intended to run</w:t>
            </w:r>
            <w:r>
              <w:rPr>
                <w:rFonts w:asciiTheme="minorHAnsi" w:hAnsiTheme="minorHAnsi" w:cstheme="minorHAnsi"/>
                <w:sz w:val="18"/>
                <w:szCs w:val="18"/>
              </w:rPr>
              <w:t xml:space="preserve"> </w:t>
            </w:r>
            <w:r w:rsidRPr="006640E6">
              <w:rPr>
                <w:rFonts w:asciiTheme="minorHAnsi" w:hAnsiTheme="minorHAnsi" w:cstheme="minorHAnsi"/>
                <w:sz w:val="18"/>
                <w:szCs w:val="18"/>
              </w:rPr>
              <w:t>continuously, or a system of one or more backdraft dampers</w:t>
            </w:r>
            <w:r>
              <w:rPr>
                <w:rFonts w:asciiTheme="minorHAnsi" w:hAnsiTheme="minorHAnsi" w:cstheme="minorHAnsi"/>
                <w:sz w:val="18"/>
                <w:szCs w:val="18"/>
              </w:rPr>
              <w:t xml:space="preserve"> </w:t>
            </w:r>
            <w:r w:rsidRPr="006640E6">
              <w:rPr>
                <w:rFonts w:asciiTheme="minorHAnsi" w:hAnsiTheme="minorHAnsi" w:cstheme="minorHAnsi"/>
                <w:sz w:val="18"/>
                <w:szCs w:val="18"/>
              </w:rPr>
              <w:t>shall be installed to isolate each dwelling unit from the common</w:t>
            </w:r>
            <w:r>
              <w:rPr>
                <w:rFonts w:asciiTheme="minorHAnsi" w:hAnsiTheme="minorHAnsi" w:cstheme="minorHAnsi"/>
                <w:sz w:val="18"/>
                <w:szCs w:val="18"/>
              </w:rPr>
              <w:t xml:space="preserve"> </w:t>
            </w:r>
            <w:r w:rsidRPr="006640E6">
              <w:rPr>
                <w:rFonts w:asciiTheme="minorHAnsi" w:hAnsiTheme="minorHAnsi" w:cstheme="minorHAnsi"/>
                <w:sz w:val="18"/>
                <w:szCs w:val="18"/>
              </w:rPr>
              <w:t xml:space="preserve">duct when the fan is not </w:t>
            </w:r>
            <w:r w:rsidRPr="007668AF">
              <w:rPr>
                <w:rFonts w:asciiTheme="minorHAnsi" w:hAnsiTheme="minorHAnsi" w:cstheme="minorHAnsi"/>
                <w:sz w:val="18"/>
                <w:szCs w:val="18"/>
              </w:rPr>
              <w:t>running</w:t>
            </w:r>
            <w:r>
              <w:rPr>
                <w:rFonts w:asciiTheme="minorHAnsi" w:hAnsiTheme="minorHAnsi" w:cstheme="minorHAnsi"/>
                <w:sz w:val="18"/>
                <w:szCs w:val="18"/>
              </w:rPr>
              <w:t>.</w:t>
            </w:r>
            <w:r w:rsidRPr="007668AF">
              <w:rPr>
                <w:rFonts w:asciiTheme="minorHAnsi" w:hAnsiTheme="minorHAnsi" w:cstheme="minorHAnsi"/>
                <w:sz w:val="18"/>
                <w:szCs w:val="18"/>
              </w:rPr>
              <w:t xml:space="preserve"> </w:t>
            </w:r>
          </w:p>
        </w:tc>
      </w:tr>
      <w:tr w:rsidR="005162D5" w:rsidRPr="006C4FD8" w14:paraId="2360C6CF" w14:textId="77777777" w:rsidTr="005162D5">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0B840730" w14:textId="77777777" w:rsidR="005162D5" w:rsidRPr="006C4FD8" w:rsidRDefault="005162D5" w:rsidP="005162D5">
            <w:pPr>
              <w:keepNext/>
              <w:jc w:val="center"/>
              <w:rPr>
                <w:rFonts w:asciiTheme="minorHAnsi" w:hAnsiTheme="minorHAnsi"/>
                <w:sz w:val="18"/>
                <w:szCs w:val="18"/>
              </w:rPr>
            </w:pPr>
            <w:r>
              <w:rPr>
                <w:rFonts w:asciiTheme="minorHAnsi" w:hAnsiTheme="minorHAnsi"/>
                <w:sz w:val="18"/>
                <w:szCs w:val="18"/>
              </w:rPr>
              <w:t>04</w:t>
            </w:r>
          </w:p>
        </w:tc>
        <w:tc>
          <w:tcPr>
            <w:tcW w:w="10086" w:type="dxa"/>
            <w:tcBorders>
              <w:top w:val="single" w:sz="4" w:space="0" w:color="auto"/>
              <w:left w:val="single" w:sz="4" w:space="0" w:color="auto"/>
              <w:bottom w:val="single" w:sz="4" w:space="0" w:color="auto"/>
              <w:right w:val="single" w:sz="4" w:space="0" w:color="auto"/>
            </w:tcBorders>
            <w:vAlign w:val="center"/>
          </w:tcPr>
          <w:p w14:paraId="63147887" w14:textId="77777777" w:rsidR="005162D5" w:rsidRDefault="005162D5" w:rsidP="005162D5">
            <w:pPr>
              <w:keepNext/>
              <w:ind w:left="274" w:hanging="274"/>
              <w:rPr>
                <w:rFonts w:asciiTheme="minorHAnsi" w:hAnsiTheme="minorHAnsi"/>
                <w:b/>
                <w:sz w:val="18"/>
                <w:szCs w:val="18"/>
              </w:rPr>
            </w:pPr>
            <w:r>
              <w:rPr>
                <w:rFonts w:asciiTheme="minorHAnsi" w:hAnsiTheme="minorHAnsi"/>
                <w:b/>
                <w:sz w:val="18"/>
                <w:szCs w:val="18"/>
              </w:rPr>
              <w:t xml:space="preserve">7.4 </w:t>
            </w:r>
            <w:r w:rsidRPr="00215D5D">
              <w:rPr>
                <w:rFonts w:asciiTheme="minorHAnsi" w:hAnsiTheme="minorHAnsi"/>
                <w:b/>
                <w:sz w:val="18"/>
                <w:szCs w:val="18"/>
              </w:rPr>
              <w:t>Supply Ducts</w:t>
            </w:r>
            <w:r w:rsidRPr="00215D5D">
              <w:rPr>
                <w:rFonts w:asciiTheme="minorHAnsi" w:hAnsiTheme="minorHAnsi"/>
                <w:b/>
                <w:bCs/>
                <w:sz w:val="18"/>
                <w:szCs w:val="18"/>
              </w:rPr>
              <w:t xml:space="preserve">. </w:t>
            </w:r>
            <w:r w:rsidRPr="00215D5D">
              <w:rPr>
                <w:rFonts w:asciiTheme="minorHAnsi" w:hAnsiTheme="minorHAnsi" w:cstheme="minorHAnsi"/>
                <w:sz w:val="18"/>
                <w:szCs w:val="18"/>
              </w:rPr>
              <w:t>Where supply outlets are commonly ducted across multiple dwelling units, one or more supply fans located upstream of all the supply outlets shall be designed and intended to run continuously, or a system of one or more backdraft dampers shall be installed to isolate each dwelling unit from the common duct when the fan is not running.</w:t>
            </w:r>
            <w:r w:rsidRPr="00215D5D">
              <w:rPr>
                <w:rFonts w:asciiTheme="minorHAnsi" w:hAnsiTheme="minorHAnsi" w:cstheme="minorHAnsi"/>
                <w:b/>
                <w:sz w:val="18"/>
                <w:szCs w:val="18"/>
              </w:rPr>
              <w:t xml:space="preserve"> </w:t>
            </w:r>
          </w:p>
        </w:tc>
      </w:tr>
      <w:tr w:rsidR="005162D5" w:rsidRPr="006C4FD8" w14:paraId="6E28427C" w14:textId="77777777" w:rsidTr="005162D5">
        <w:trPr>
          <w:cantSplit/>
          <w:trHeight w:val="158"/>
        </w:trPr>
        <w:tc>
          <w:tcPr>
            <w:tcW w:w="10794" w:type="dxa"/>
            <w:gridSpan w:val="2"/>
            <w:tcBorders>
              <w:top w:val="single" w:sz="4" w:space="0" w:color="auto"/>
              <w:left w:val="single" w:sz="4" w:space="0" w:color="auto"/>
              <w:bottom w:val="single" w:sz="4" w:space="0" w:color="auto"/>
              <w:right w:val="single" w:sz="4" w:space="0" w:color="auto"/>
            </w:tcBorders>
            <w:vAlign w:val="center"/>
          </w:tcPr>
          <w:p w14:paraId="52B7BF07" w14:textId="77777777" w:rsidR="005162D5" w:rsidRPr="006C4FD8" w:rsidRDefault="005162D5" w:rsidP="005162D5">
            <w:pPr>
              <w:keepNext/>
              <w:rPr>
                <w:rFonts w:asciiTheme="minorHAnsi" w:hAnsiTheme="minorHAnsi"/>
                <w:b/>
                <w:bCs/>
                <w:sz w:val="18"/>
                <w:szCs w:val="18"/>
              </w:rPr>
            </w:pPr>
            <w:r w:rsidRPr="0064067F">
              <w:rPr>
                <w:rFonts w:asciiTheme="minorHAnsi" w:hAnsiTheme="minorHAnsi"/>
                <w:b/>
                <w:sz w:val="18"/>
                <w:szCs w:val="18"/>
              </w:rPr>
              <w:t xml:space="preserve">The responsible person’s signature on this compliance document affirms that all applicable requirements in this table have been met.  </w:t>
            </w:r>
          </w:p>
        </w:tc>
      </w:tr>
    </w:tbl>
    <w:p w14:paraId="0435B743" w14:textId="77777777" w:rsidR="00A947A7" w:rsidRDefault="00A947A7">
      <w:r>
        <w:br w:type="page"/>
      </w:r>
    </w:p>
    <w:tbl>
      <w:tblPr>
        <w:tblW w:w="4940" w:type="pct"/>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164"/>
        <w:gridCol w:w="263"/>
        <w:gridCol w:w="2485"/>
        <w:gridCol w:w="2749"/>
      </w:tblGrid>
      <w:tr w:rsidR="000F7AAF" w:rsidRPr="009E2C1C" w14:paraId="0435B83E" w14:textId="77777777" w:rsidTr="00D76417">
        <w:trPr>
          <w:trHeight w:val="323"/>
        </w:trPr>
        <w:tc>
          <w:tcPr>
            <w:tcW w:w="10661" w:type="dxa"/>
            <w:gridSpan w:val="4"/>
            <w:vAlign w:val="center"/>
          </w:tcPr>
          <w:p w14:paraId="0435B83D" w14:textId="77777777" w:rsidR="000F7AAF" w:rsidRPr="009351D2" w:rsidRDefault="000F7AAF" w:rsidP="00D26DC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0F7AAF" w:rsidRPr="001B14D6" w14:paraId="0435B840" w14:textId="77777777" w:rsidTr="00D76417">
        <w:trPr>
          <w:trHeight w:val="206"/>
        </w:trPr>
        <w:tc>
          <w:tcPr>
            <w:tcW w:w="10661" w:type="dxa"/>
            <w:gridSpan w:val="4"/>
            <w:vAlign w:val="center"/>
          </w:tcPr>
          <w:p w14:paraId="0435B83F" w14:textId="77777777" w:rsidR="000F7AAF" w:rsidRPr="00E136A4" w:rsidRDefault="000F7AAF" w:rsidP="0029047D">
            <w:pPr>
              <w:keepNext/>
              <w:numPr>
                <w:ilvl w:val="0"/>
                <w:numId w:val="13"/>
              </w:numPr>
              <w:ind w:left="271" w:hanging="288"/>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0F7AAF" w:rsidRPr="00B272DC" w14:paraId="0435B843" w14:textId="77777777" w:rsidTr="00D76417">
        <w:trPr>
          <w:trHeight w:val="360"/>
        </w:trPr>
        <w:tc>
          <w:tcPr>
            <w:tcW w:w="5427" w:type="dxa"/>
            <w:gridSpan w:val="2"/>
          </w:tcPr>
          <w:p w14:paraId="0435B841"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234" w:type="dxa"/>
            <w:gridSpan w:val="2"/>
          </w:tcPr>
          <w:p w14:paraId="0435B842"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0F7AAF" w:rsidRPr="00B272DC" w14:paraId="0435B846" w14:textId="77777777" w:rsidTr="00D76417">
        <w:trPr>
          <w:trHeight w:val="360"/>
        </w:trPr>
        <w:tc>
          <w:tcPr>
            <w:tcW w:w="5427" w:type="dxa"/>
            <w:gridSpan w:val="2"/>
          </w:tcPr>
          <w:p w14:paraId="0435B844"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234" w:type="dxa"/>
            <w:gridSpan w:val="2"/>
          </w:tcPr>
          <w:p w14:paraId="0435B845"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0F7AAF" w:rsidRPr="00B272DC" w14:paraId="0435B849" w14:textId="77777777" w:rsidTr="00D76417">
        <w:trPr>
          <w:trHeight w:val="360"/>
        </w:trPr>
        <w:tc>
          <w:tcPr>
            <w:tcW w:w="5427" w:type="dxa"/>
            <w:gridSpan w:val="2"/>
          </w:tcPr>
          <w:p w14:paraId="0435B847"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Address:</w:t>
            </w:r>
          </w:p>
        </w:tc>
        <w:tc>
          <w:tcPr>
            <w:tcW w:w="5234" w:type="dxa"/>
            <w:gridSpan w:val="2"/>
          </w:tcPr>
          <w:p w14:paraId="0435B848" w14:textId="77777777" w:rsidR="000F7AAF" w:rsidRPr="00B272DC" w:rsidRDefault="000F7AAF" w:rsidP="0029047D">
            <w:pPr>
              <w:keepNext/>
              <w:rPr>
                <w:rFonts w:asciiTheme="minorHAnsi" w:hAnsiTheme="minorHAnsi"/>
                <w:sz w:val="14"/>
                <w:szCs w:val="14"/>
              </w:rPr>
            </w:pPr>
            <w:r w:rsidRPr="00B272DC">
              <w:rPr>
                <w:rFonts w:asciiTheme="minorHAnsi" w:hAnsiTheme="minorHAnsi"/>
                <w:sz w:val="14"/>
                <w:szCs w:val="14"/>
              </w:rPr>
              <w:t>CEA/CEPE/HERS certification identification (</w:t>
            </w:r>
            <w:r w:rsidR="0029047D">
              <w:rPr>
                <w:rFonts w:asciiTheme="minorHAnsi" w:hAnsiTheme="minorHAnsi"/>
                <w:sz w:val="14"/>
                <w:szCs w:val="14"/>
              </w:rPr>
              <w:t>i</w:t>
            </w:r>
            <w:r w:rsidRPr="00B272DC">
              <w:rPr>
                <w:rFonts w:asciiTheme="minorHAnsi" w:hAnsiTheme="minorHAnsi"/>
                <w:sz w:val="14"/>
                <w:szCs w:val="14"/>
              </w:rPr>
              <w:t>f applicable):</w:t>
            </w:r>
          </w:p>
        </w:tc>
      </w:tr>
      <w:tr w:rsidR="000F7AAF" w:rsidRPr="00B272DC" w14:paraId="0435B84C" w14:textId="77777777" w:rsidTr="00D76417">
        <w:trPr>
          <w:trHeight w:val="360"/>
        </w:trPr>
        <w:tc>
          <w:tcPr>
            <w:tcW w:w="5427" w:type="dxa"/>
            <w:gridSpan w:val="2"/>
          </w:tcPr>
          <w:p w14:paraId="0435B84A"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City/State/Zip:</w:t>
            </w:r>
          </w:p>
        </w:tc>
        <w:tc>
          <w:tcPr>
            <w:tcW w:w="5234" w:type="dxa"/>
            <w:gridSpan w:val="2"/>
          </w:tcPr>
          <w:p w14:paraId="0435B84B"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Phone:</w:t>
            </w:r>
          </w:p>
        </w:tc>
      </w:tr>
      <w:tr w:rsidR="000F7AAF" w:rsidRPr="008E6C57" w14:paraId="0435B84E" w14:textId="77777777" w:rsidTr="00D76417">
        <w:tblPrEx>
          <w:tblCellMar>
            <w:left w:w="115" w:type="dxa"/>
            <w:right w:w="115" w:type="dxa"/>
          </w:tblCellMar>
        </w:tblPrEx>
        <w:trPr>
          <w:trHeight w:val="296"/>
        </w:trPr>
        <w:tc>
          <w:tcPr>
            <w:tcW w:w="10661" w:type="dxa"/>
            <w:gridSpan w:val="4"/>
            <w:vAlign w:val="center"/>
          </w:tcPr>
          <w:p w14:paraId="0435B84D" w14:textId="77777777" w:rsidR="000F7AAF" w:rsidRDefault="000F7AAF" w:rsidP="00D26DC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0F7AAF" w:rsidRPr="008E6C57" w14:paraId="0435B855" w14:textId="77777777" w:rsidTr="00D76417">
        <w:tblPrEx>
          <w:tblCellMar>
            <w:left w:w="115" w:type="dxa"/>
            <w:right w:w="115" w:type="dxa"/>
          </w:tblCellMar>
        </w:tblPrEx>
        <w:trPr>
          <w:trHeight w:val="504"/>
        </w:trPr>
        <w:tc>
          <w:tcPr>
            <w:tcW w:w="10661" w:type="dxa"/>
            <w:gridSpan w:val="4"/>
          </w:tcPr>
          <w:p w14:paraId="0435B84F" w14:textId="77777777" w:rsidR="005D3BD0" w:rsidRPr="005D3BD0" w:rsidRDefault="005D3BD0" w:rsidP="005D3BD0">
            <w:pPr>
              <w:pStyle w:val="Heading3"/>
              <w:numPr>
                <w:ilvl w:val="0"/>
                <w:numId w:val="0"/>
              </w:numPr>
              <w:spacing w:before="60"/>
              <w:ind w:right="86"/>
              <w:rPr>
                <w:rFonts w:asciiTheme="minorHAnsi" w:hAnsiTheme="minorHAnsi"/>
                <w:caps/>
                <w:sz w:val="18"/>
                <w:szCs w:val="18"/>
              </w:rPr>
            </w:pPr>
            <w:r w:rsidRPr="005D3BD0">
              <w:rPr>
                <w:rFonts w:asciiTheme="minorHAnsi" w:hAnsiTheme="minorHAnsi"/>
                <w:sz w:val="18"/>
                <w:szCs w:val="18"/>
              </w:rPr>
              <w:t xml:space="preserve">I certify the following under penalty of perjury, under the laws of the State of California: </w:t>
            </w:r>
          </w:p>
          <w:p w14:paraId="0435B850" w14:textId="77777777" w:rsidR="005D3BD0" w:rsidRPr="005D3BD0" w:rsidRDefault="005D3BD0" w:rsidP="005D3BD0">
            <w:pPr>
              <w:pStyle w:val="Heading3"/>
              <w:numPr>
                <w:ilvl w:val="0"/>
                <w:numId w:val="18"/>
              </w:numPr>
              <w:spacing w:before="0"/>
              <w:ind w:right="90"/>
              <w:rPr>
                <w:rFonts w:asciiTheme="minorHAnsi" w:hAnsiTheme="minorHAnsi"/>
                <w:caps/>
                <w:sz w:val="18"/>
                <w:szCs w:val="18"/>
              </w:rPr>
            </w:pPr>
            <w:r w:rsidRPr="005D3BD0">
              <w:rPr>
                <w:rFonts w:asciiTheme="minorHAnsi" w:hAnsiTheme="minorHAnsi"/>
                <w:sz w:val="18"/>
                <w:szCs w:val="18"/>
              </w:rPr>
              <w:t xml:space="preserve">The information provided on this Certificate of Installation is true and correct. </w:t>
            </w:r>
          </w:p>
          <w:p w14:paraId="0435B851" w14:textId="77777777" w:rsidR="005D3BD0" w:rsidRPr="005D3BD0" w:rsidRDefault="005D3BD0" w:rsidP="005D3BD0">
            <w:pPr>
              <w:pStyle w:val="Heading3"/>
              <w:numPr>
                <w:ilvl w:val="0"/>
                <w:numId w:val="18"/>
              </w:numPr>
              <w:spacing w:before="0"/>
              <w:ind w:right="90"/>
              <w:rPr>
                <w:rFonts w:asciiTheme="minorHAnsi" w:hAnsiTheme="minorHAnsi"/>
                <w:caps/>
                <w:sz w:val="18"/>
                <w:szCs w:val="22"/>
              </w:rPr>
            </w:pPr>
            <w:r w:rsidRPr="005D3BD0">
              <w:rPr>
                <w:rFonts w:asciiTheme="minorHAnsi" w:hAnsiTheme="minorHAnsi"/>
                <w:snapToGrid w:val="0"/>
                <w:sz w:val="18"/>
                <w:szCs w:val="18"/>
              </w:rPr>
              <w:t xml:space="preserve">I am either: a) a responsible person eligible under Division 3 of the Business and Professions Code </w:t>
            </w:r>
            <w:r w:rsidRPr="005D3BD0">
              <w:rPr>
                <w:rFonts w:asciiTheme="minorHAnsi" w:hAnsiTheme="minorHAnsi"/>
                <w:sz w:val="18"/>
                <w:szCs w:val="18"/>
              </w:rPr>
              <w:t xml:space="preserve">in the applicable classification to accept responsibility for the system design, construction, or installation </w:t>
            </w:r>
            <w:r w:rsidRPr="005D3BD0">
              <w:rPr>
                <w:rFonts w:asciiTheme="minorHAnsi" w:hAnsiTheme="minorHAnsi"/>
                <w:snapToGrid w:val="0"/>
                <w:sz w:val="18"/>
                <w:szCs w:val="18"/>
              </w:rPr>
              <w:t xml:space="preserve">of features, materials, components, or manufactured devices </w:t>
            </w:r>
            <w:r w:rsidRPr="005D3BD0">
              <w:rPr>
                <w:rFonts w:asciiTheme="minorHAnsi" w:hAnsiTheme="minorHAnsi"/>
                <w:sz w:val="18"/>
                <w:szCs w:val="18"/>
              </w:rPr>
              <w:t xml:space="preserve">for the scope of work identified on this Certificate of Installation </w:t>
            </w:r>
            <w:r w:rsidRPr="005D3BD0">
              <w:rPr>
                <w:rFonts w:asciiTheme="minorHAnsi" w:hAnsiTheme="minorHAnsi"/>
                <w:snapToGrid w:val="0"/>
                <w:sz w:val="18"/>
                <w:szCs w:val="18"/>
              </w:rPr>
              <w:t>and attest to the declarations in this statement</w:t>
            </w:r>
            <w:r w:rsidRPr="005D3BD0">
              <w:rPr>
                <w:rFonts w:asciiTheme="minorHAnsi" w:hAnsiTheme="minorHAnsi"/>
                <w:sz w:val="18"/>
                <w:szCs w:val="18"/>
              </w:rPr>
              <w:t>, or b) I am an authorized representative of the responsible person and attest to the declarations in this statement on the responsible person’s behalf</w:t>
            </w:r>
            <w:r w:rsidRPr="005D3BD0">
              <w:rPr>
                <w:rFonts w:asciiTheme="minorHAnsi" w:eastAsia="Calibri" w:hAnsiTheme="minorHAnsi"/>
                <w:sz w:val="18"/>
                <w:szCs w:val="18"/>
              </w:rPr>
              <w:t>.</w:t>
            </w:r>
          </w:p>
          <w:p w14:paraId="0435B852" w14:textId="77777777" w:rsidR="005D3BD0" w:rsidRPr="005D3BD0" w:rsidRDefault="005D3BD0" w:rsidP="005D3BD0">
            <w:pPr>
              <w:keepNext/>
              <w:numPr>
                <w:ilvl w:val="0"/>
                <w:numId w:val="18"/>
              </w:numPr>
              <w:autoSpaceDE w:val="0"/>
              <w:autoSpaceDN w:val="0"/>
              <w:adjustRightInd w:val="0"/>
              <w:ind w:right="90"/>
              <w:rPr>
                <w:rFonts w:asciiTheme="minorHAnsi" w:hAnsiTheme="minorHAnsi"/>
                <w:sz w:val="18"/>
                <w:szCs w:val="18"/>
              </w:rPr>
            </w:pPr>
            <w:r w:rsidRPr="005D3BD0">
              <w:rPr>
                <w:rFonts w:asciiTheme="minorHAnsi" w:hAnsiTheme="minorHAnsi"/>
                <w:sz w:val="18"/>
                <w:szCs w:val="18"/>
              </w:rPr>
              <w:t xml:space="preserve">The constructed or installed features, materials, </w:t>
            </w:r>
            <w:proofErr w:type="gramStart"/>
            <w:r w:rsidRPr="005D3BD0">
              <w:rPr>
                <w:rFonts w:asciiTheme="minorHAnsi" w:hAnsiTheme="minorHAnsi"/>
                <w:sz w:val="18"/>
                <w:szCs w:val="18"/>
              </w:rPr>
              <w:t>components</w:t>
            </w:r>
            <w:proofErr w:type="gramEnd"/>
            <w:r w:rsidRPr="005D3BD0">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3BD0">
              <w:rPr>
                <w:rFonts w:asciiTheme="minorHAnsi" w:eastAsia="Calibri" w:hAnsiTheme="minorHAnsi" w:cs="TimesNewRomanPSMT"/>
                <w:sz w:val="18"/>
                <w:szCs w:val="18"/>
              </w:rPr>
              <w:t>.</w:t>
            </w:r>
          </w:p>
          <w:p w14:paraId="0435B853" w14:textId="77777777" w:rsidR="005D3BD0" w:rsidRPr="005D3BD0" w:rsidRDefault="005D3BD0" w:rsidP="005D3BD0">
            <w:pPr>
              <w:pStyle w:val="ListParagraph"/>
              <w:keepNext/>
              <w:numPr>
                <w:ilvl w:val="0"/>
                <w:numId w:val="18"/>
              </w:numPr>
              <w:autoSpaceDE w:val="0"/>
              <w:autoSpaceDN w:val="0"/>
              <w:adjustRightInd w:val="0"/>
              <w:rPr>
                <w:rFonts w:asciiTheme="minorHAnsi" w:hAnsiTheme="minorHAnsi"/>
                <w:sz w:val="18"/>
              </w:rPr>
            </w:pPr>
            <w:r w:rsidRPr="005D3BD0">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435B854" w14:textId="77777777" w:rsidR="000F7AAF" w:rsidRPr="00E74533" w:rsidRDefault="005D3BD0" w:rsidP="005D3BD0">
            <w:pPr>
              <w:pStyle w:val="ListParagraph"/>
              <w:keepNext/>
              <w:numPr>
                <w:ilvl w:val="0"/>
                <w:numId w:val="18"/>
              </w:numPr>
              <w:autoSpaceDE w:val="0"/>
              <w:autoSpaceDN w:val="0"/>
              <w:adjustRightInd w:val="0"/>
              <w:rPr>
                <w:rFonts w:asciiTheme="minorHAnsi" w:hAnsiTheme="minorHAnsi"/>
                <w:b/>
              </w:rPr>
            </w:pPr>
            <w:r w:rsidRPr="005D3BD0">
              <w:rPr>
                <w:rFonts w:asciiTheme="minorHAnsi" w:hAnsiTheme="minorHAnsi"/>
                <w:sz w:val="18"/>
                <w:szCs w:val="18"/>
              </w:rPr>
              <w:t xml:space="preserve">I will ensure that a registered copy of this Certificate of Installation shall be </w:t>
            </w:r>
            <w:proofErr w:type="gramStart"/>
            <w:r w:rsidRPr="005D3BD0">
              <w:rPr>
                <w:rFonts w:asciiTheme="minorHAnsi" w:hAnsiTheme="minorHAnsi"/>
                <w:sz w:val="18"/>
                <w:szCs w:val="18"/>
              </w:rPr>
              <w:t>posted, or</w:t>
            </w:r>
            <w:proofErr w:type="gramEnd"/>
            <w:r w:rsidRPr="005D3BD0">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F7AAF" w:rsidRPr="00B272DC" w14:paraId="0435B858" w14:textId="77777777" w:rsidTr="00D76417">
        <w:tblPrEx>
          <w:tblCellMar>
            <w:left w:w="108" w:type="dxa"/>
            <w:right w:w="108" w:type="dxa"/>
          </w:tblCellMar>
        </w:tblPrEx>
        <w:trPr>
          <w:trHeight w:val="360"/>
        </w:trPr>
        <w:tc>
          <w:tcPr>
            <w:tcW w:w="5164" w:type="dxa"/>
          </w:tcPr>
          <w:p w14:paraId="0435B856" w14:textId="77777777" w:rsidR="000F7AAF" w:rsidRPr="00B272DC"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497" w:type="dxa"/>
            <w:gridSpan w:val="3"/>
          </w:tcPr>
          <w:p w14:paraId="0435B857" w14:textId="77777777" w:rsidR="000F7AAF" w:rsidRPr="00B272DC"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0F7AAF" w:rsidRPr="00B272DC" w14:paraId="0435B85B" w14:textId="77777777" w:rsidTr="00D76417">
        <w:tblPrEx>
          <w:tblCellMar>
            <w:left w:w="108" w:type="dxa"/>
            <w:right w:w="108" w:type="dxa"/>
          </w:tblCellMar>
        </w:tblPrEx>
        <w:trPr>
          <w:trHeight w:val="360"/>
        </w:trPr>
        <w:tc>
          <w:tcPr>
            <w:tcW w:w="5164" w:type="dxa"/>
            <w:tcBorders>
              <w:top w:val="single" w:sz="4" w:space="0" w:color="auto"/>
              <w:left w:val="single" w:sz="4" w:space="0" w:color="auto"/>
              <w:bottom w:val="single" w:sz="4" w:space="0" w:color="auto"/>
              <w:right w:val="single" w:sz="4" w:space="0" w:color="auto"/>
            </w:tcBorders>
          </w:tcPr>
          <w:p w14:paraId="0435B859"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497" w:type="dxa"/>
            <w:gridSpan w:val="3"/>
            <w:tcBorders>
              <w:top w:val="single" w:sz="4" w:space="0" w:color="auto"/>
              <w:left w:val="single" w:sz="4" w:space="0" w:color="auto"/>
              <w:bottom w:val="single" w:sz="4" w:space="0" w:color="auto"/>
              <w:right w:val="single" w:sz="4" w:space="0" w:color="auto"/>
            </w:tcBorders>
          </w:tcPr>
          <w:p w14:paraId="0435B85A"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0F7AAF" w:rsidRPr="00B272DC" w14:paraId="0435B85E" w14:textId="77777777" w:rsidTr="00D76417">
        <w:tblPrEx>
          <w:tblCellMar>
            <w:left w:w="108" w:type="dxa"/>
            <w:right w:w="108" w:type="dxa"/>
          </w:tblCellMar>
        </w:tblPrEx>
        <w:trPr>
          <w:trHeight w:val="360"/>
        </w:trPr>
        <w:tc>
          <w:tcPr>
            <w:tcW w:w="5164" w:type="dxa"/>
            <w:tcBorders>
              <w:top w:val="single" w:sz="4" w:space="0" w:color="auto"/>
              <w:left w:val="single" w:sz="4" w:space="0" w:color="auto"/>
              <w:bottom w:val="single" w:sz="4" w:space="0" w:color="auto"/>
              <w:right w:val="single" w:sz="4" w:space="0" w:color="auto"/>
            </w:tcBorders>
          </w:tcPr>
          <w:p w14:paraId="0435B85C"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497" w:type="dxa"/>
            <w:gridSpan w:val="3"/>
            <w:tcBorders>
              <w:top w:val="single" w:sz="4" w:space="0" w:color="auto"/>
              <w:left w:val="single" w:sz="4" w:space="0" w:color="auto"/>
              <w:bottom w:val="single" w:sz="4" w:space="0" w:color="auto"/>
              <w:right w:val="single" w:sz="4" w:space="0" w:color="auto"/>
            </w:tcBorders>
          </w:tcPr>
          <w:p w14:paraId="0435B85D"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0F7AAF" w:rsidRPr="00B272DC" w14:paraId="0435B862" w14:textId="77777777" w:rsidTr="00D76417">
        <w:tblPrEx>
          <w:tblCellMar>
            <w:left w:w="108" w:type="dxa"/>
            <w:right w:w="108" w:type="dxa"/>
          </w:tblCellMar>
        </w:tblPrEx>
        <w:trPr>
          <w:trHeight w:val="360"/>
        </w:trPr>
        <w:tc>
          <w:tcPr>
            <w:tcW w:w="5164" w:type="dxa"/>
            <w:tcBorders>
              <w:top w:val="single" w:sz="4" w:space="0" w:color="auto"/>
              <w:left w:val="single" w:sz="4" w:space="0" w:color="auto"/>
              <w:bottom w:val="single" w:sz="4" w:space="0" w:color="auto"/>
              <w:right w:val="single" w:sz="4" w:space="0" w:color="auto"/>
            </w:tcBorders>
          </w:tcPr>
          <w:p w14:paraId="0435B85F"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748" w:type="dxa"/>
            <w:gridSpan w:val="2"/>
            <w:tcBorders>
              <w:top w:val="single" w:sz="4" w:space="0" w:color="auto"/>
              <w:left w:val="single" w:sz="4" w:space="0" w:color="auto"/>
              <w:bottom w:val="single" w:sz="4" w:space="0" w:color="auto"/>
              <w:right w:val="single" w:sz="4" w:space="0" w:color="auto"/>
            </w:tcBorders>
          </w:tcPr>
          <w:p w14:paraId="0435B860"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29047D">
              <w:rPr>
                <w:rFonts w:asciiTheme="minorHAnsi" w:hAnsiTheme="minorHAnsi"/>
                <w:sz w:val="14"/>
                <w:szCs w:val="14"/>
              </w:rPr>
              <w:t>:</w:t>
            </w:r>
          </w:p>
        </w:tc>
        <w:tc>
          <w:tcPr>
            <w:tcW w:w="2749" w:type="dxa"/>
            <w:tcBorders>
              <w:top w:val="single" w:sz="4" w:space="0" w:color="auto"/>
              <w:left w:val="single" w:sz="4" w:space="0" w:color="auto"/>
              <w:bottom w:val="single" w:sz="4" w:space="0" w:color="auto"/>
              <w:right w:val="single" w:sz="4" w:space="0" w:color="auto"/>
            </w:tcBorders>
          </w:tcPr>
          <w:p w14:paraId="0435B861"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0F7AAF" w:rsidRPr="00B272DC" w14:paraId="0435B865" w14:textId="77777777" w:rsidTr="00D76417">
        <w:tblPrEx>
          <w:tblCellMar>
            <w:left w:w="108" w:type="dxa"/>
            <w:right w:w="108" w:type="dxa"/>
          </w:tblCellMar>
        </w:tblPrEx>
        <w:trPr>
          <w:trHeight w:val="360"/>
        </w:trPr>
        <w:tc>
          <w:tcPr>
            <w:tcW w:w="5164" w:type="dxa"/>
            <w:tcBorders>
              <w:top w:val="single" w:sz="4" w:space="0" w:color="auto"/>
              <w:left w:val="single" w:sz="4" w:space="0" w:color="auto"/>
              <w:bottom w:val="single" w:sz="4" w:space="0" w:color="auto"/>
              <w:right w:val="single" w:sz="4" w:space="0" w:color="auto"/>
            </w:tcBorders>
          </w:tcPr>
          <w:p w14:paraId="0435B863"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497" w:type="dxa"/>
            <w:gridSpan w:val="3"/>
            <w:tcBorders>
              <w:top w:val="single" w:sz="4" w:space="0" w:color="auto"/>
              <w:left w:val="single" w:sz="4" w:space="0" w:color="auto"/>
              <w:bottom w:val="single" w:sz="4" w:space="0" w:color="auto"/>
              <w:right w:val="single" w:sz="4" w:space="0" w:color="auto"/>
            </w:tcBorders>
          </w:tcPr>
          <w:p w14:paraId="0435B864"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0435B867" w14:textId="77777777" w:rsidR="00202E7F" w:rsidRDefault="00202E7F" w:rsidP="00AE4108">
      <w:pPr>
        <w:rPr>
          <w:rFonts w:asciiTheme="minorHAnsi" w:hAnsiTheme="minorHAnsi"/>
          <w:sz w:val="18"/>
          <w:szCs w:val="18"/>
        </w:rPr>
      </w:pPr>
    </w:p>
    <w:sectPr w:rsidR="00202E7F" w:rsidSect="0076421E">
      <w:headerReference w:type="even" r:id="rId21"/>
      <w:headerReference w:type="default" r:id="rId22"/>
      <w:foot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7DCF7" w14:textId="77777777" w:rsidR="00601043" w:rsidRDefault="00601043">
      <w:r>
        <w:separator/>
      </w:r>
    </w:p>
  </w:endnote>
  <w:endnote w:type="continuationSeparator" w:id="0">
    <w:p w14:paraId="48B66419" w14:textId="77777777" w:rsidR="00601043" w:rsidRDefault="00601043">
      <w:r>
        <w:continuationSeparator/>
      </w:r>
    </w:p>
  </w:endnote>
  <w:endnote w:type="continuationNotice" w:id="1">
    <w:p w14:paraId="426564AE" w14:textId="77777777" w:rsidR="00601043" w:rsidRDefault="006010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6D852" w14:textId="77777777" w:rsidR="00137BBF" w:rsidRDefault="00137B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5" w14:textId="77777777" w:rsidR="00123837" w:rsidRPr="009213E6" w:rsidRDefault="00123837" w:rsidP="009213E6">
    <w:pPr>
      <w:pStyle w:val="Footer"/>
      <w:rPr>
        <w:b/>
      </w:rPr>
    </w:pPr>
    <w:r w:rsidRPr="009213E6">
      <w:t xml:space="preserve">Registration Number:                                            Registration Date/Time:                                                    HERS Provider:                                   </w:t>
    </w:r>
  </w:p>
  <w:p w14:paraId="0435B886" w14:textId="4013C0C1" w:rsidR="00123837" w:rsidRPr="009213E6" w:rsidRDefault="00123837" w:rsidP="009213E6">
    <w:pPr>
      <w:pStyle w:val="Footer"/>
    </w:pPr>
    <w:r w:rsidRPr="009213E6">
      <w:t>CA Building Energy Efficiency Standards - 20</w:t>
    </w:r>
    <w:ins w:id="86" w:author="Alhabibi, Haider@Energy" w:date="2021-08-24T15:57:00Z">
      <w:r w:rsidR="00974527">
        <w:t>22</w:t>
      </w:r>
    </w:ins>
    <w:del w:id="87" w:author="Alhabibi, Haider@Energy" w:date="2021-08-24T15:57:00Z">
      <w:r w:rsidRPr="009213E6" w:rsidDel="00974527">
        <w:delText>1</w:delText>
      </w:r>
      <w:r w:rsidDel="00974527">
        <w:delText>9</w:delText>
      </w:r>
    </w:del>
    <w:r w:rsidRPr="009213E6">
      <w:t xml:space="preserve"> Residential Compliance</w:t>
    </w:r>
    <w:r w:rsidRPr="009213E6">
      <w:tab/>
    </w:r>
    <w:r w:rsidR="00BE5FAE">
      <w:t xml:space="preserve">March </w:t>
    </w:r>
    <w:r>
      <w:t>20</w:t>
    </w:r>
    <w:ins w:id="88" w:author="Alhabibi, Haider@Energy" w:date="2021-08-24T15:57:00Z">
      <w:r w:rsidR="00974527">
        <w:t>22</w:t>
      </w:r>
    </w:ins>
    <w:del w:id="89" w:author="Alhabibi, Haider@Energy" w:date="2021-08-24T15:57:00Z">
      <w:r w:rsidDel="00974527">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D92F4" w14:textId="77777777" w:rsidR="00137BBF" w:rsidRDefault="00137B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0" w14:textId="15C86206" w:rsidR="00123837" w:rsidRPr="009213E6" w:rsidRDefault="00123837" w:rsidP="009213E6">
    <w:pPr>
      <w:pStyle w:val="Footer"/>
    </w:pPr>
    <w:r w:rsidRPr="009213E6">
      <w:t>CA Building Energy Efficiency Standards - 20</w:t>
    </w:r>
    <w:ins w:id="103" w:author="Alhabibi, Haider@Energy" w:date="2021-08-24T15:57:00Z">
      <w:r w:rsidR="00DF4968">
        <w:t>22</w:t>
      </w:r>
    </w:ins>
    <w:del w:id="104" w:author="Alhabibi, Haider@Energy" w:date="2021-08-24T15:57:00Z">
      <w:r w:rsidRPr="009213E6" w:rsidDel="00DF4968">
        <w:delText>1</w:delText>
      </w:r>
      <w:r w:rsidDel="00DF4968">
        <w:delText>9</w:delText>
      </w:r>
    </w:del>
    <w:r w:rsidRPr="009213E6">
      <w:t xml:space="preserve"> Residential Compliance</w:t>
    </w:r>
    <w:r w:rsidRPr="009213E6">
      <w:tab/>
    </w:r>
    <w:r w:rsidR="00BE5FAE">
      <w:t xml:space="preserve">March </w:t>
    </w:r>
    <w:r>
      <w:t>20</w:t>
    </w:r>
    <w:ins w:id="105" w:author="Alhabibi, Haider@Energy" w:date="2021-08-24T15:57:00Z">
      <w:r w:rsidR="00DF4968">
        <w:t>22</w:t>
      </w:r>
    </w:ins>
    <w:del w:id="106" w:author="Alhabibi, Haider@Energy" w:date="2021-08-24T15:57:00Z">
      <w:r w:rsidDel="00DF4968">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A" w14:textId="015A2A38" w:rsidR="00123837" w:rsidRPr="00A165EE" w:rsidRDefault="00123837" w:rsidP="009213E6">
    <w:pPr>
      <w:pStyle w:val="Footer"/>
      <w:rPr>
        <w:b/>
      </w:rPr>
    </w:pPr>
    <w:r w:rsidRPr="00A165EE">
      <w:t>CA Building Energy Efficiency Standards - 20</w:t>
    </w:r>
    <w:ins w:id="203" w:author="Alhabibi, Haider@Energy" w:date="2021-08-24T15:58:00Z">
      <w:r w:rsidR="00DF4968">
        <w:t>22</w:t>
      </w:r>
    </w:ins>
    <w:del w:id="204" w:author="Alhabibi, Haider@Energy" w:date="2021-08-24T15:58:00Z">
      <w:r w:rsidRPr="00A165EE" w:rsidDel="00DF4968">
        <w:delText>1</w:delText>
      </w:r>
      <w:r w:rsidDel="00DF4968">
        <w:delText>9</w:delText>
      </w:r>
    </w:del>
    <w:r w:rsidRPr="00A165EE">
      <w:t xml:space="preserve"> Residential Compliance</w:t>
    </w:r>
    <w:r w:rsidRPr="00A165EE">
      <w:tab/>
    </w:r>
    <w:r w:rsidR="00BE5FAE">
      <w:t>March</w:t>
    </w:r>
    <w:r>
      <w:t xml:space="preserve"> 20</w:t>
    </w:r>
    <w:ins w:id="205" w:author="Alhabibi, Haider@Energy" w:date="2021-08-24T15:58:00Z">
      <w:r w:rsidR="00DF4968">
        <w:t>22</w:t>
      </w:r>
    </w:ins>
    <w:del w:id="206" w:author="Alhabibi, Haider@Energy" w:date="2021-08-24T15:58:00Z">
      <w:r w:rsidDel="00DF4968">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26ACE" w14:textId="77777777" w:rsidR="00601043" w:rsidRDefault="00601043">
      <w:r>
        <w:separator/>
      </w:r>
    </w:p>
  </w:footnote>
  <w:footnote w:type="continuationSeparator" w:id="0">
    <w:p w14:paraId="3222F29B" w14:textId="77777777" w:rsidR="00601043" w:rsidRDefault="00601043">
      <w:r>
        <w:continuationSeparator/>
      </w:r>
    </w:p>
  </w:footnote>
  <w:footnote w:type="continuationNotice" w:id="1">
    <w:p w14:paraId="0990715E" w14:textId="77777777" w:rsidR="00601043" w:rsidRDefault="006010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72" w14:textId="0BFAA63B" w:rsidR="00123837" w:rsidRDefault="001238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73" w14:textId="30036FB8" w:rsidR="00123837" w:rsidRPr="007770C5" w:rsidRDefault="00137BBF" w:rsidP="00352336">
    <w:pPr>
      <w:suppressAutoHyphens/>
      <w:ind w:left="-90"/>
      <w:rPr>
        <w:rFonts w:ascii="Arial" w:hAnsi="Arial" w:cs="Arial"/>
        <w:sz w:val="14"/>
        <w:szCs w:val="14"/>
      </w:rPr>
    </w:pPr>
    <w:customXmlInsRangeStart w:id="81" w:author="Geiser, Che@Energy" w:date="2022-04-08T16:34:00Z"/>
    <w:sdt>
      <w:sdtPr>
        <w:rPr>
          <w:rFonts w:ascii="Arial" w:hAnsi="Arial" w:cs="Arial"/>
          <w:sz w:val="14"/>
          <w:szCs w:val="14"/>
        </w:rPr>
        <w:id w:val="499319945"/>
        <w:docPartObj>
          <w:docPartGallery w:val="Watermarks"/>
          <w:docPartUnique/>
        </w:docPartObj>
      </w:sdtPr>
      <w:sdtContent>
        <w:customXmlInsRangeEnd w:id="81"/>
        <w:ins w:id="82" w:author="Geiser, Che@Energy" w:date="2022-04-08T16:34:00Z">
          <w:r w:rsidRPr="00137BBF">
            <w:rPr>
              <w:rFonts w:ascii="Arial" w:hAnsi="Arial" w:cs="Arial"/>
              <w:noProof/>
              <w:sz w:val="14"/>
              <w:szCs w:val="14"/>
            </w:rPr>
            <w:pict w14:anchorId="4519BA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0"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83" w:author="Geiser, Che@Energy" w:date="2022-04-08T16:34:00Z"/>
      </w:sdtContent>
    </w:sdt>
    <w:customXmlInsRangeEnd w:id="83"/>
    <w:r w:rsidR="00123837" w:rsidRPr="007770C5">
      <w:rPr>
        <w:rFonts w:ascii="Arial" w:hAnsi="Arial" w:cs="Arial"/>
        <w:sz w:val="14"/>
        <w:szCs w:val="14"/>
      </w:rPr>
      <w:t>STATE OF CALIFORNIA</w:t>
    </w:r>
  </w:p>
  <w:p w14:paraId="0435B874" w14:textId="77777777" w:rsidR="00123837" w:rsidRPr="007770C5" w:rsidRDefault="00123837" w:rsidP="00352336">
    <w:pPr>
      <w:suppressAutoHyphens/>
      <w:ind w:left="-90"/>
      <w:rPr>
        <w:rFonts w:ascii="Arial" w:hAnsi="Arial" w:cs="Arial"/>
        <w:b/>
        <w:sz w:val="24"/>
        <w:szCs w:val="24"/>
      </w:rPr>
    </w:pPr>
    <w:r w:rsidRPr="0029047D">
      <w:rPr>
        <w:rFonts w:ascii="Arial" w:hAnsi="Arial" w:cs="Arial"/>
        <w:noProof/>
        <w:sz w:val="14"/>
        <w:szCs w:val="14"/>
      </w:rPr>
      <w:drawing>
        <wp:anchor distT="0" distB="0" distL="114300" distR="114300" simplePos="0" relativeHeight="251658249" behindDoc="0" locked="0" layoutInCell="1" allowOverlap="1" wp14:anchorId="0435B89E" wp14:editId="0435B89F">
          <wp:simplePos x="0" y="0"/>
          <wp:positionH relativeFrom="margin">
            <wp:posOffset>6618605</wp:posOffset>
          </wp:positionH>
          <wp:positionV relativeFrom="margin">
            <wp:posOffset>-1212850</wp:posOffset>
          </wp:positionV>
          <wp:extent cx="308610" cy="270510"/>
          <wp:effectExtent l="0" t="0" r="0" b="0"/>
          <wp:wrapSquare wrapText="bothSides"/>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anchor>
      </w:drawing>
    </w:r>
    <w:r>
      <w:rPr>
        <w:rFonts w:ascii="Arial" w:hAnsi="Arial" w:cs="Arial"/>
        <w:b/>
        <w:sz w:val="24"/>
        <w:szCs w:val="24"/>
      </w:rPr>
      <w:t>INDOOR AIR QUALITY AND MECHANICAL VENTILATION</w:t>
    </w:r>
  </w:p>
  <w:p w14:paraId="0435B875" w14:textId="749219A0" w:rsidR="00123837" w:rsidRPr="007770C5" w:rsidRDefault="00123837" w:rsidP="00352336">
    <w:pPr>
      <w:suppressAutoHyphens/>
      <w:ind w:left="-90"/>
      <w:rPr>
        <w:rFonts w:ascii="Arial" w:hAnsi="Arial" w:cs="Arial"/>
        <w:sz w:val="14"/>
        <w:szCs w:val="14"/>
      </w:rPr>
    </w:pPr>
    <w:r>
      <w:rPr>
        <w:rFonts w:ascii="Arial" w:hAnsi="Arial" w:cs="Arial"/>
        <w:sz w:val="14"/>
        <w:szCs w:val="14"/>
      </w:rPr>
      <w:t>CEC-CF2R-MCH-27c-H</w:t>
    </w:r>
    <w:r w:rsidRPr="007770C5">
      <w:rPr>
        <w:rFonts w:ascii="Arial" w:hAnsi="Arial" w:cs="Arial"/>
        <w:sz w:val="14"/>
        <w:szCs w:val="14"/>
      </w:rPr>
      <w:t xml:space="preserve"> (Revised</w:t>
    </w:r>
    <w:r>
      <w:rPr>
        <w:rFonts w:ascii="Arial" w:hAnsi="Arial" w:cs="Arial"/>
        <w:sz w:val="14"/>
        <w:szCs w:val="14"/>
      </w:rPr>
      <w:t xml:space="preserve"> 0</w:t>
    </w:r>
    <w:r w:rsidR="00BE5FAE">
      <w:rPr>
        <w:rFonts w:ascii="Arial" w:hAnsi="Arial" w:cs="Arial"/>
        <w:sz w:val="14"/>
        <w:szCs w:val="14"/>
      </w:rPr>
      <w:t>3</w:t>
    </w:r>
    <w:r>
      <w:rPr>
        <w:rFonts w:ascii="Arial" w:hAnsi="Arial" w:cs="Arial"/>
        <w:sz w:val="14"/>
        <w:szCs w:val="14"/>
      </w:rPr>
      <w:t>/</w:t>
    </w:r>
    <w:ins w:id="84" w:author="Alhabibi, Haider@Energy" w:date="2021-08-24T15:57:00Z">
      <w:r w:rsidR="00974527">
        <w:rPr>
          <w:rFonts w:ascii="Arial" w:hAnsi="Arial" w:cs="Arial"/>
          <w:sz w:val="14"/>
          <w:szCs w:val="14"/>
        </w:rPr>
        <w:t>22</w:t>
      </w:r>
    </w:ins>
    <w:del w:id="85" w:author="Alhabibi, Haider@Energy" w:date="2021-08-24T15:57:00Z">
      <w:r w:rsidDel="00974527">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123837" w:rsidRPr="00F85124" w14:paraId="0435B878" w14:textId="77777777" w:rsidTr="0013183D">
      <w:trPr>
        <w:cantSplit/>
        <w:trHeight w:val="288"/>
      </w:trPr>
      <w:tc>
        <w:tcPr>
          <w:tcW w:w="3881" w:type="pct"/>
          <w:gridSpan w:val="2"/>
          <w:tcBorders>
            <w:bottom w:val="single" w:sz="4" w:space="0" w:color="auto"/>
            <w:right w:val="nil"/>
          </w:tcBorders>
          <w:vAlign w:val="center"/>
        </w:tcPr>
        <w:p w14:paraId="0435B876" w14:textId="77777777" w:rsidR="00123837" w:rsidRPr="00D65FA1" w:rsidRDefault="00123837" w:rsidP="0013183D">
          <w:pPr>
            <w:pStyle w:val="Style17"/>
            <w:rPr>
              <w:b/>
              <w:sz w:val="20"/>
            </w:rPr>
          </w:pPr>
          <w:r w:rsidRPr="00D65FA1">
            <w:rPr>
              <w:sz w:val="20"/>
            </w:rPr>
            <w:t>CERTIFICATE OF INSTALLATION</w:t>
          </w:r>
        </w:p>
      </w:tc>
      <w:tc>
        <w:tcPr>
          <w:tcW w:w="1119" w:type="pct"/>
          <w:tcBorders>
            <w:left w:val="nil"/>
            <w:bottom w:val="single" w:sz="4" w:space="0" w:color="auto"/>
          </w:tcBorders>
          <w:tcMar>
            <w:left w:w="115" w:type="dxa"/>
            <w:right w:w="115" w:type="dxa"/>
          </w:tcMar>
          <w:vAlign w:val="center"/>
        </w:tcPr>
        <w:p w14:paraId="0435B877" w14:textId="77777777" w:rsidR="00123837" w:rsidRPr="00D65FA1" w:rsidRDefault="00123837" w:rsidP="007F6151">
          <w:pPr>
            <w:pStyle w:val="Style18"/>
            <w:rPr>
              <w:b/>
              <w:sz w:val="20"/>
            </w:rPr>
          </w:pPr>
          <w:r w:rsidRPr="00D65FA1">
            <w:rPr>
              <w:sz w:val="20"/>
            </w:rPr>
            <w:t>CF2R-MCH-27</w:t>
          </w:r>
          <w:r>
            <w:rPr>
              <w:sz w:val="20"/>
            </w:rPr>
            <w:t>-H</w:t>
          </w:r>
        </w:p>
      </w:tc>
    </w:tr>
    <w:tr w:rsidR="00123837" w:rsidRPr="00F85124" w14:paraId="0435B87B" w14:textId="77777777" w:rsidTr="0013183D">
      <w:trPr>
        <w:cantSplit/>
        <w:trHeight w:val="288"/>
      </w:trPr>
      <w:tc>
        <w:tcPr>
          <w:tcW w:w="2285" w:type="pct"/>
          <w:tcBorders>
            <w:right w:val="nil"/>
          </w:tcBorders>
        </w:tcPr>
        <w:p w14:paraId="0435B879" w14:textId="77777777" w:rsidR="00123837" w:rsidRPr="00F85124" w:rsidRDefault="00123837" w:rsidP="0013183D">
          <w:pPr>
            <w:pStyle w:val="Style19"/>
            <w:rPr>
              <w:sz w:val="12"/>
              <w:szCs w:val="12"/>
            </w:rPr>
          </w:pPr>
          <w:r w:rsidRPr="00505A99">
            <w:t>Indoor Air Quality and Mechanical Ventilation</w:t>
          </w:r>
        </w:p>
      </w:tc>
      <w:tc>
        <w:tcPr>
          <w:tcW w:w="2715" w:type="pct"/>
          <w:gridSpan w:val="2"/>
          <w:tcBorders>
            <w:left w:val="nil"/>
          </w:tcBorders>
        </w:tcPr>
        <w:p w14:paraId="0435B87A" w14:textId="4204AF93" w:rsidR="00123837" w:rsidRPr="00F85124" w:rsidRDefault="00123837" w:rsidP="0013183D">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BE5FAE" w:rsidRPr="00BE5FAE">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137BBF">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w:t>
          </w:r>
        </w:p>
      </w:tc>
    </w:tr>
    <w:tr w:rsidR="00123837" w:rsidRPr="00F85124" w14:paraId="0435B87F" w14:textId="77777777" w:rsidTr="0013183D">
      <w:trPr>
        <w:cantSplit/>
        <w:trHeight w:val="288"/>
      </w:trPr>
      <w:tc>
        <w:tcPr>
          <w:tcW w:w="0" w:type="auto"/>
        </w:tcPr>
        <w:p w14:paraId="0435B87C" w14:textId="77777777" w:rsidR="00123837" w:rsidRPr="00F85124" w:rsidRDefault="00123837" w:rsidP="0013183D">
          <w:pPr>
            <w:pStyle w:val="Style20"/>
          </w:pPr>
          <w:r w:rsidRPr="00F85124">
            <w:t>Project Name:</w:t>
          </w:r>
        </w:p>
      </w:tc>
      <w:tc>
        <w:tcPr>
          <w:tcW w:w="1596" w:type="pct"/>
        </w:tcPr>
        <w:p w14:paraId="0435B87D" w14:textId="77777777" w:rsidR="00123837" w:rsidRPr="00F85124" w:rsidRDefault="00123837" w:rsidP="0013183D">
          <w:pPr>
            <w:pStyle w:val="Style20"/>
          </w:pPr>
          <w:r w:rsidRPr="00F85124">
            <w:t>Enforcement Agency:</w:t>
          </w:r>
        </w:p>
      </w:tc>
      <w:tc>
        <w:tcPr>
          <w:tcW w:w="1119" w:type="pct"/>
        </w:tcPr>
        <w:p w14:paraId="0435B87E" w14:textId="77777777" w:rsidR="00123837" w:rsidRPr="00F85124" w:rsidRDefault="00123837" w:rsidP="0013183D">
          <w:pPr>
            <w:pStyle w:val="Style20"/>
          </w:pPr>
          <w:r w:rsidRPr="00F85124">
            <w:t>Permit Number:</w:t>
          </w:r>
        </w:p>
      </w:tc>
    </w:tr>
    <w:tr w:rsidR="00123837" w:rsidRPr="00F85124" w14:paraId="0435B883" w14:textId="77777777" w:rsidTr="0013183D">
      <w:trPr>
        <w:cantSplit/>
        <w:trHeight w:val="288"/>
      </w:trPr>
      <w:tc>
        <w:tcPr>
          <w:tcW w:w="0" w:type="auto"/>
        </w:tcPr>
        <w:p w14:paraId="0435B880" w14:textId="77777777" w:rsidR="00123837" w:rsidRPr="00F85124" w:rsidRDefault="00123837" w:rsidP="0013183D">
          <w:pPr>
            <w:pStyle w:val="Style20"/>
            <w:rPr>
              <w:vertAlign w:val="superscript"/>
            </w:rPr>
          </w:pPr>
          <w:r w:rsidRPr="00F85124">
            <w:t>Dwelling Address:</w:t>
          </w:r>
        </w:p>
      </w:tc>
      <w:tc>
        <w:tcPr>
          <w:tcW w:w="1596" w:type="pct"/>
        </w:tcPr>
        <w:p w14:paraId="0435B881" w14:textId="77777777" w:rsidR="00123837" w:rsidRPr="00F85124" w:rsidRDefault="00123837" w:rsidP="0013183D">
          <w:pPr>
            <w:pStyle w:val="Style20"/>
            <w:rPr>
              <w:vertAlign w:val="superscript"/>
            </w:rPr>
          </w:pPr>
          <w:r w:rsidRPr="00F85124">
            <w:t>City</w:t>
          </w:r>
          <w:r>
            <w:t>:</w:t>
          </w:r>
        </w:p>
      </w:tc>
      <w:tc>
        <w:tcPr>
          <w:tcW w:w="1119" w:type="pct"/>
        </w:tcPr>
        <w:p w14:paraId="0435B882" w14:textId="77777777" w:rsidR="00123837" w:rsidRPr="00F85124" w:rsidRDefault="00123837" w:rsidP="0013183D">
          <w:pPr>
            <w:pStyle w:val="Style20"/>
            <w:rPr>
              <w:vertAlign w:val="superscript"/>
            </w:rPr>
          </w:pPr>
          <w:r w:rsidRPr="00F85124">
            <w:t>Zip Code</w:t>
          </w:r>
          <w:r>
            <w:t>:</w:t>
          </w:r>
        </w:p>
      </w:tc>
    </w:tr>
  </w:tbl>
  <w:p w14:paraId="0435B884" w14:textId="77777777" w:rsidR="00123837" w:rsidRDefault="001238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7" w14:textId="59C23F13" w:rsidR="00123837" w:rsidRDefault="0012383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8" w14:textId="003D84ED" w:rsidR="00123837" w:rsidRDefault="0012383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123837" w:rsidRPr="00F85124" w14:paraId="0435B88B" w14:textId="77777777" w:rsidTr="00023A98">
      <w:trPr>
        <w:cantSplit/>
        <w:trHeight w:val="288"/>
      </w:trPr>
      <w:tc>
        <w:tcPr>
          <w:tcW w:w="3881" w:type="pct"/>
          <w:gridSpan w:val="2"/>
          <w:tcBorders>
            <w:bottom w:val="single" w:sz="4" w:space="0" w:color="auto"/>
            <w:right w:val="nil"/>
          </w:tcBorders>
          <w:vAlign w:val="center"/>
        </w:tcPr>
        <w:p w14:paraId="0435B889" w14:textId="77777777" w:rsidR="00123837" w:rsidRPr="00927918" w:rsidRDefault="00123837" w:rsidP="00023A98">
          <w:pPr>
            <w:pStyle w:val="Style17"/>
            <w:rPr>
              <w:b/>
              <w:sz w:val="20"/>
            </w:rPr>
          </w:pPr>
          <w:r w:rsidRPr="00927918">
            <w:rPr>
              <w:sz w:val="20"/>
            </w:rPr>
            <w:t>CERTIFICATE OF INSTALLATION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0435B88A" w14:textId="77777777" w:rsidR="00123837" w:rsidRPr="00927918" w:rsidRDefault="00123837" w:rsidP="00D85A3A">
          <w:pPr>
            <w:pStyle w:val="Style18"/>
            <w:rPr>
              <w:b/>
              <w:sz w:val="20"/>
            </w:rPr>
          </w:pPr>
          <w:r w:rsidRPr="00927918">
            <w:rPr>
              <w:sz w:val="20"/>
            </w:rPr>
            <w:t>CF2R-MCH-27</w:t>
          </w:r>
          <w:r>
            <w:rPr>
              <w:sz w:val="20"/>
            </w:rPr>
            <w:t>-H</w:t>
          </w:r>
        </w:p>
      </w:tc>
    </w:tr>
    <w:tr w:rsidR="00123837" w:rsidRPr="00F85124" w14:paraId="0435B88E" w14:textId="77777777" w:rsidTr="00023A98">
      <w:trPr>
        <w:cantSplit/>
        <w:trHeight w:val="288"/>
      </w:trPr>
      <w:tc>
        <w:tcPr>
          <w:tcW w:w="2285" w:type="pct"/>
          <w:tcBorders>
            <w:right w:val="nil"/>
          </w:tcBorders>
        </w:tcPr>
        <w:p w14:paraId="0435B88C" w14:textId="154BE469" w:rsidR="00123837" w:rsidRPr="00F85124" w:rsidRDefault="00123837" w:rsidP="00D76417">
          <w:pPr>
            <w:pStyle w:val="Style19"/>
            <w:rPr>
              <w:sz w:val="12"/>
              <w:szCs w:val="12"/>
            </w:rPr>
          </w:pPr>
          <w:r w:rsidRPr="00505A99">
            <w:t>Indoor Air Quality and Mechanical Ventilation</w:t>
          </w:r>
          <w:r>
            <w:t xml:space="preserve"> – MCH-27c</w:t>
          </w:r>
        </w:p>
      </w:tc>
      <w:tc>
        <w:tcPr>
          <w:tcW w:w="2715" w:type="pct"/>
          <w:gridSpan w:val="2"/>
          <w:tcBorders>
            <w:left w:val="nil"/>
          </w:tcBorders>
        </w:tcPr>
        <w:p w14:paraId="0435B88D" w14:textId="2AB3906E" w:rsidR="00123837" w:rsidRPr="00F85124" w:rsidRDefault="00123837"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BE5FAE" w:rsidRPr="00BE5FAE">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137BBF">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w:t>
          </w:r>
        </w:p>
      </w:tc>
    </w:tr>
  </w:tbl>
  <w:p w14:paraId="0435B88F" w14:textId="532115FE" w:rsidR="00123837" w:rsidRDefault="00123837" w:rsidP="00D65FA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1" w14:textId="716664FF" w:rsidR="00123837" w:rsidRDefault="0012383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2" w14:textId="6A81382A" w:rsidR="00123837" w:rsidRDefault="0012383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123837" w:rsidRPr="00F85124" w14:paraId="0435B895" w14:textId="77777777" w:rsidTr="00023A98">
      <w:trPr>
        <w:cantSplit/>
        <w:trHeight w:val="288"/>
      </w:trPr>
      <w:tc>
        <w:tcPr>
          <w:tcW w:w="3881" w:type="pct"/>
          <w:gridSpan w:val="2"/>
          <w:tcBorders>
            <w:bottom w:val="single" w:sz="4" w:space="0" w:color="auto"/>
            <w:right w:val="nil"/>
          </w:tcBorders>
          <w:vAlign w:val="center"/>
        </w:tcPr>
        <w:p w14:paraId="0435B893" w14:textId="77777777" w:rsidR="00123837" w:rsidRPr="00D65FA1" w:rsidRDefault="00123837"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0435B894" w14:textId="77777777" w:rsidR="00123837" w:rsidRPr="00D65FA1" w:rsidRDefault="00123837" w:rsidP="00D85A3A">
          <w:pPr>
            <w:pStyle w:val="Style18"/>
            <w:rPr>
              <w:b/>
              <w:sz w:val="20"/>
            </w:rPr>
          </w:pPr>
          <w:r w:rsidRPr="00D65FA1">
            <w:rPr>
              <w:sz w:val="20"/>
            </w:rPr>
            <w:t>CF2R-MCH-27</w:t>
          </w:r>
          <w:r>
            <w:rPr>
              <w:sz w:val="20"/>
            </w:rPr>
            <w:t>-H</w:t>
          </w:r>
        </w:p>
      </w:tc>
    </w:tr>
    <w:tr w:rsidR="00123837" w:rsidRPr="00F85124" w14:paraId="0435B898" w14:textId="77777777" w:rsidTr="00023A98">
      <w:trPr>
        <w:cantSplit/>
        <w:trHeight w:val="288"/>
      </w:trPr>
      <w:tc>
        <w:tcPr>
          <w:tcW w:w="2285" w:type="pct"/>
          <w:tcBorders>
            <w:right w:val="nil"/>
          </w:tcBorders>
        </w:tcPr>
        <w:p w14:paraId="0435B896" w14:textId="3FAEDCC5" w:rsidR="00123837" w:rsidRPr="00F85124" w:rsidRDefault="00123837" w:rsidP="00700338">
          <w:pPr>
            <w:pStyle w:val="Style19"/>
            <w:rPr>
              <w:sz w:val="12"/>
              <w:szCs w:val="12"/>
            </w:rPr>
          </w:pPr>
          <w:r w:rsidRPr="00505A99">
            <w:t>Indoor Air Quality and Mechanical Ventilation</w:t>
          </w:r>
          <w:r>
            <w:t xml:space="preserve"> – MCH-27c</w:t>
          </w:r>
        </w:p>
      </w:tc>
      <w:tc>
        <w:tcPr>
          <w:tcW w:w="2715" w:type="pct"/>
          <w:gridSpan w:val="2"/>
          <w:tcBorders>
            <w:left w:val="nil"/>
          </w:tcBorders>
        </w:tcPr>
        <w:p w14:paraId="0435B897" w14:textId="6B367F8A" w:rsidR="00123837" w:rsidRPr="00F85124" w:rsidRDefault="00123837"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BE5FAE" w:rsidRPr="00BE5FAE">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137BBF">
            <w:rPr>
              <w:rFonts w:asciiTheme="minorHAnsi" w:hAnsiTheme="minorHAnsi"/>
              <w:bCs/>
              <w:noProof/>
            </w:rPr>
            <w:t>6</w:t>
          </w:r>
          <w:r>
            <w:rPr>
              <w:rFonts w:asciiTheme="minorHAnsi" w:hAnsiTheme="minorHAnsi"/>
              <w:bCs/>
              <w:noProof/>
            </w:rPr>
            <w:fldChar w:fldCharType="end"/>
          </w:r>
          <w:r w:rsidRPr="00F85124">
            <w:rPr>
              <w:rFonts w:asciiTheme="minorHAnsi" w:hAnsiTheme="minorHAnsi"/>
              <w:bCs/>
            </w:rPr>
            <w:t>)</w:t>
          </w:r>
        </w:p>
      </w:tc>
    </w:tr>
  </w:tbl>
  <w:p w14:paraId="0435B899" w14:textId="7A549A3E" w:rsidR="00123837" w:rsidRDefault="00123837" w:rsidP="007F615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B" w14:textId="37559D53" w:rsidR="00123837" w:rsidRDefault="001238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1EA0C50"/>
    <w:multiLevelType w:val="hybridMultilevel"/>
    <w:tmpl w:val="B59CA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BC4FE0"/>
    <w:multiLevelType w:val="hybridMultilevel"/>
    <w:tmpl w:val="292E4F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E09A5"/>
    <w:multiLevelType w:val="hybridMultilevel"/>
    <w:tmpl w:val="43CEBF0A"/>
    <w:lvl w:ilvl="0" w:tplc="04090001">
      <w:start w:val="1"/>
      <w:numFmt w:val="bullet"/>
      <w:lvlText w:val=""/>
      <w:lvlJc w:val="left"/>
      <w:pPr>
        <w:ind w:left="1163" w:hanging="360"/>
      </w:pPr>
      <w:rPr>
        <w:rFonts w:ascii="Symbol" w:hAnsi="Symbol" w:hint="default"/>
      </w:rPr>
    </w:lvl>
    <w:lvl w:ilvl="1" w:tplc="04090003" w:tentative="1">
      <w:start w:val="1"/>
      <w:numFmt w:val="bullet"/>
      <w:lvlText w:val="o"/>
      <w:lvlJc w:val="left"/>
      <w:pPr>
        <w:ind w:left="1883" w:hanging="360"/>
      </w:pPr>
      <w:rPr>
        <w:rFonts w:ascii="Courier New" w:hAnsi="Courier New" w:cs="Courier New" w:hint="default"/>
      </w:rPr>
    </w:lvl>
    <w:lvl w:ilvl="2" w:tplc="04090005" w:tentative="1">
      <w:start w:val="1"/>
      <w:numFmt w:val="bullet"/>
      <w:lvlText w:val=""/>
      <w:lvlJc w:val="left"/>
      <w:pPr>
        <w:ind w:left="2603" w:hanging="360"/>
      </w:pPr>
      <w:rPr>
        <w:rFonts w:ascii="Wingdings" w:hAnsi="Wingdings" w:hint="default"/>
      </w:rPr>
    </w:lvl>
    <w:lvl w:ilvl="3" w:tplc="04090001" w:tentative="1">
      <w:start w:val="1"/>
      <w:numFmt w:val="bullet"/>
      <w:lvlText w:val=""/>
      <w:lvlJc w:val="left"/>
      <w:pPr>
        <w:ind w:left="3323" w:hanging="360"/>
      </w:pPr>
      <w:rPr>
        <w:rFonts w:ascii="Symbol" w:hAnsi="Symbol" w:hint="default"/>
      </w:rPr>
    </w:lvl>
    <w:lvl w:ilvl="4" w:tplc="04090003" w:tentative="1">
      <w:start w:val="1"/>
      <w:numFmt w:val="bullet"/>
      <w:lvlText w:val="o"/>
      <w:lvlJc w:val="left"/>
      <w:pPr>
        <w:ind w:left="4043" w:hanging="360"/>
      </w:pPr>
      <w:rPr>
        <w:rFonts w:ascii="Courier New" w:hAnsi="Courier New" w:cs="Courier New" w:hint="default"/>
      </w:rPr>
    </w:lvl>
    <w:lvl w:ilvl="5" w:tplc="04090005" w:tentative="1">
      <w:start w:val="1"/>
      <w:numFmt w:val="bullet"/>
      <w:lvlText w:val=""/>
      <w:lvlJc w:val="left"/>
      <w:pPr>
        <w:ind w:left="4763" w:hanging="360"/>
      </w:pPr>
      <w:rPr>
        <w:rFonts w:ascii="Wingdings" w:hAnsi="Wingdings" w:hint="default"/>
      </w:rPr>
    </w:lvl>
    <w:lvl w:ilvl="6" w:tplc="04090001" w:tentative="1">
      <w:start w:val="1"/>
      <w:numFmt w:val="bullet"/>
      <w:lvlText w:val=""/>
      <w:lvlJc w:val="left"/>
      <w:pPr>
        <w:ind w:left="5483" w:hanging="360"/>
      </w:pPr>
      <w:rPr>
        <w:rFonts w:ascii="Symbol" w:hAnsi="Symbol" w:hint="default"/>
      </w:rPr>
    </w:lvl>
    <w:lvl w:ilvl="7" w:tplc="04090003" w:tentative="1">
      <w:start w:val="1"/>
      <w:numFmt w:val="bullet"/>
      <w:lvlText w:val="o"/>
      <w:lvlJc w:val="left"/>
      <w:pPr>
        <w:ind w:left="6203" w:hanging="360"/>
      </w:pPr>
      <w:rPr>
        <w:rFonts w:ascii="Courier New" w:hAnsi="Courier New" w:cs="Courier New" w:hint="default"/>
      </w:rPr>
    </w:lvl>
    <w:lvl w:ilvl="8" w:tplc="04090005" w:tentative="1">
      <w:start w:val="1"/>
      <w:numFmt w:val="bullet"/>
      <w:lvlText w:val=""/>
      <w:lvlJc w:val="left"/>
      <w:pPr>
        <w:ind w:left="6923" w:hanging="360"/>
      </w:pPr>
      <w:rPr>
        <w:rFonts w:ascii="Wingdings" w:hAnsi="Wingdings" w:hint="default"/>
      </w:r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EBF771E"/>
    <w:multiLevelType w:val="multilevel"/>
    <w:tmpl w:val="4B2E9D9E"/>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7"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30BC1"/>
    <w:multiLevelType w:val="multilevel"/>
    <w:tmpl w:val="E4EE2BDA"/>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asciiTheme="minorHAnsi" w:hAnsiTheme="minorHAnsi" w:cstheme="minorHAnsi" w:hint="default"/>
        <w:b w:val="0"/>
        <w:sz w:val="18"/>
        <w:szCs w:val="18"/>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2B1D2344"/>
    <w:multiLevelType w:val="hybridMultilevel"/>
    <w:tmpl w:val="5164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B2D05EC"/>
    <w:multiLevelType w:val="hybridMultilevel"/>
    <w:tmpl w:val="7C647EF8"/>
    <w:lvl w:ilvl="0" w:tplc="8EBA107A">
      <w:start w:val="1"/>
      <w:numFmt w:val="decimal"/>
      <w:lvlText w:val="%1."/>
      <w:lvlJc w:val="left"/>
      <w:pPr>
        <w:ind w:left="1469" w:hanging="360"/>
      </w:pPr>
      <w:rPr>
        <w:rFonts w:asciiTheme="minorHAnsi" w:eastAsia="Times New Roman" w:hAnsiTheme="minorHAnsi" w:cstheme="minorHAnsi"/>
      </w:r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15" w15:restartNumberingAfterBreak="0">
    <w:nsid w:val="3163657B"/>
    <w:multiLevelType w:val="hybridMultilevel"/>
    <w:tmpl w:val="B71C3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7"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9"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609916F5"/>
    <w:multiLevelType w:val="hybridMultilevel"/>
    <w:tmpl w:val="0D44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9371CD"/>
    <w:multiLevelType w:val="hybridMultilevel"/>
    <w:tmpl w:val="EA043A38"/>
    <w:lvl w:ilvl="0" w:tplc="38F43DEA">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6D18BA"/>
    <w:multiLevelType w:val="hybridMultilevel"/>
    <w:tmpl w:val="ADB6C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FA73BE5"/>
    <w:multiLevelType w:val="multilevel"/>
    <w:tmpl w:val="4B2E9D9E"/>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26"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79D1746"/>
    <w:multiLevelType w:val="hybridMultilevel"/>
    <w:tmpl w:val="0066A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A46175E"/>
    <w:multiLevelType w:val="hybridMultilevel"/>
    <w:tmpl w:val="E9E0B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AEF037E"/>
    <w:multiLevelType w:val="multilevel"/>
    <w:tmpl w:val="4B2E9D9E"/>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30"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5"/>
  </w:num>
  <w:num w:numId="3">
    <w:abstractNumId w:val="20"/>
  </w:num>
  <w:num w:numId="4">
    <w:abstractNumId w:val="1"/>
  </w:num>
  <w:num w:numId="5">
    <w:abstractNumId w:val="0"/>
  </w:num>
  <w:num w:numId="6">
    <w:abstractNumId w:val="10"/>
  </w:num>
  <w:num w:numId="7">
    <w:abstractNumId w:val="21"/>
  </w:num>
  <w:num w:numId="8">
    <w:abstractNumId w:val="23"/>
  </w:num>
  <w:num w:numId="9">
    <w:abstractNumId w:val="9"/>
  </w:num>
  <w:num w:numId="10">
    <w:abstractNumId w:val="16"/>
  </w:num>
  <w:num w:numId="11">
    <w:abstractNumId w:val="26"/>
  </w:num>
  <w:num w:numId="12">
    <w:abstractNumId w:val="18"/>
  </w:num>
  <w:num w:numId="13">
    <w:abstractNumId w:val="12"/>
  </w:num>
  <w:num w:numId="14">
    <w:abstractNumId w:val="19"/>
  </w:num>
  <w:num w:numId="15">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10"/>
  </w:num>
  <w:num w:numId="18">
    <w:abstractNumId w:val="7"/>
  </w:num>
  <w:num w:numId="19">
    <w:abstractNumId w:val="8"/>
  </w:num>
  <w:num w:numId="20">
    <w:abstractNumId w:val="30"/>
  </w:num>
  <w:num w:numId="21">
    <w:abstractNumId w:val="13"/>
  </w:num>
  <w:num w:numId="22">
    <w:abstractNumId w:val="17"/>
  </w:num>
  <w:num w:numId="23">
    <w:abstractNumId w:val="28"/>
  </w:num>
  <w:num w:numId="24">
    <w:abstractNumId w:val="4"/>
  </w:num>
  <w:num w:numId="25">
    <w:abstractNumId w:val="2"/>
  </w:num>
  <w:num w:numId="26">
    <w:abstractNumId w:val="27"/>
  </w:num>
  <w:num w:numId="27">
    <w:abstractNumId w:val="15"/>
  </w:num>
  <w:num w:numId="28">
    <w:abstractNumId w:val="22"/>
  </w:num>
  <w:num w:numId="29">
    <w:abstractNumId w:val="24"/>
  </w:num>
  <w:num w:numId="30">
    <w:abstractNumId w:val="25"/>
  </w:num>
  <w:num w:numId="31">
    <w:abstractNumId w:val="14"/>
  </w:num>
  <w:num w:numId="32">
    <w:abstractNumId w:val="3"/>
  </w:num>
  <w:num w:numId="33">
    <w:abstractNumId w:val="29"/>
  </w:num>
  <w:num w:numId="34">
    <w:abstractNumId w:val="6"/>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ua, Cheng@Energy">
    <w15:presenceInfo w15:providerId="AD" w15:userId="S::Cheng.Moua@energy.ca.gov::0a7b5eaa-32b5-460c-b817-ff0d5e5e693f"/>
  </w15:person>
  <w15:person w15:author="Bucaneg, Haile@Energy">
    <w15:presenceInfo w15:providerId="AD" w15:userId="S::Haile.Bucaneg@energy.ca.gov::6da82fe0-f71f-47c0-a9da-67c18fe92ba1"/>
  </w15:person>
  <w15:person w15:author="Tsan, Bach@Energy">
    <w15:presenceInfo w15:providerId="AD" w15:userId="S::Bach.Tsan@energy.ca.gov::12b90a9a-310a-4ea4-8d41-6bc490e058d0"/>
  </w15:person>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1" w:cryptProviderType="rsaAES" w:cryptAlgorithmClass="hash" w:cryptAlgorithmType="typeAny" w:cryptAlgorithmSid="14" w:cryptSpinCount="100000" w:hash="5Ad4vEseYmify5xFeWwk+1133K6XjzovpTIo+SoCeXdDjBD2mkT/ojuC5JFL+zXrNeYZvElIq3JyEVXrbipQog==" w:salt="LXHDE6e4d7OL1xRf1P0bx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EE0"/>
    <w:rsid w:val="00003921"/>
    <w:rsid w:val="0001052E"/>
    <w:rsid w:val="00010C95"/>
    <w:rsid w:val="0001108C"/>
    <w:rsid w:val="000165F9"/>
    <w:rsid w:val="00023A98"/>
    <w:rsid w:val="00025040"/>
    <w:rsid w:val="00026B59"/>
    <w:rsid w:val="00031FF2"/>
    <w:rsid w:val="00035135"/>
    <w:rsid w:val="00037F93"/>
    <w:rsid w:val="000452DE"/>
    <w:rsid w:val="00045AF9"/>
    <w:rsid w:val="0005156F"/>
    <w:rsid w:val="00052480"/>
    <w:rsid w:val="00052E5A"/>
    <w:rsid w:val="00057BD8"/>
    <w:rsid w:val="0006136B"/>
    <w:rsid w:val="0006325B"/>
    <w:rsid w:val="00065AA8"/>
    <w:rsid w:val="00067802"/>
    <w:rsid w:val="00070E18"/>
    <w:rsid w:val="000738E3"/>
    <w:rsid w:val="000753FB"/>
    <w:rsid w:val="00093A7F"/>
    <w:rsid w:val="00094357"/>
    <w:rsid w:val="0009608C"/>
    <w:rsid w:val="00097FDE"/>
    <w:rsid w:val="000A01E6"/>
    <w:rsid w:val="000A6716"/>
    <w:rsid w:val="000A7A62"/>
    <w:rsid w:val="000B1B45"/>
    <w:rsid w:val="000C0B3F"/>
    <w:rsid w:val="000C31D2"/>
    <w:rsid w:val="000C4D97"/>
    <w:rsid w:val="000C6B12"/>
    <w:rsid w:val="000C6F34"/>
    <w:rsid w:val="000D01A4"/>
    <w:rsid w:val="000D065E"/>
    <w:rsid w:val="000D0C09"/>
    <w:rsid w:val="000D4776"/>
    <w:rsid w:val="000E0347"/>
    <w:rsid w:val="000E2FAB"/>
    <w:rsid w:val="000F2727"/>
    <w:rsid w:val="000F3711"/>
    <w:rsid w:val="000F685B"/>
    <w:rsid w:val="000F7AAF"/>
    <w:rsid w:val="00103283"/>
    <w:rsid w:val="00104155"/>
    <w:rsid w:val="001051B9"/>
    <w:rsid w:val="00106D1F"/>
    <w:rsid w:val="001079E1"/>
    <w:rsid w:val="00121986"/>
    <w:rsid w:val="00121AEA"/>
    <w:rsid w:val="00123837"/>
    <w:rsid w:val="00127A5E"/>
    <w:rsid w:val="0013183D"/>
    <w:rsid w:val="00131E30"/>
    <w:rsid w:val="00135299"/>
    <w:rsid w:val="001375DD"/>
    <w:rsid w:val="00137BBF"/>
    <w:rsid w:val="00141821"/>
    <w:rsid w:val="001456B0"/>
    <w:rsid w:val="0014582E"/>
    <w:rsid w:val="00163FB5"/>
    <w:rsid w:val="00164B1B"/>
    <w:rsid w:val="001706A4"/>
    <w:rsid w:val="00170A93"/>
    <w:rsid w:val="00174B78"/>
    <w:rsid w:val="001837A7"/>
    <w:rsid w:val="001844F5"/>
    <w:rsid w:val="00192313"/>
    <w:rsid w:val="001947AA"/>
    <w:rsid w:val="001A6444"/>
    <w:rsid w:val="001B1FE6"/>
    <w:rsid w:val="001B335E"/>
    <w:rsid w:val="001B37A2"/>
    <w:rsid w:val="001B6972"/>
    <w:rsid w:val="001C0809"/>
    <w:rsid w:val="001C0FD3"/>
    <w:rsid w:val="001C365C"/>
    <w:rsid w:val="001C4226"/>
    <w:rsid w:val="001C5B65"/>
    <w:rsid w:val="001C624C"/>
    <w:rsid w:val="001D331F"/>
    <w:rsid w:val="001E2BE1"/>
    <w:rsid w:val="001E3C1B"/>
    <w:rsid w:val="001E4FD9"/>
    <w:rsid w:val="001F4A5C"/>
    <w:rsid w:val="001F7B1E"/>
    <w:rsid w:val="002011BC"/>
    <w:rsid w:val="00202A63"/>
    <w:rsid w:val="00202E7F"/>
    <w:rsid w:val="00204C45"/>
    <w:rsid w:val="00212114"/>
    <w:rsid w:val="0021359B"/>
    <w:rsid w:val="00213B87"/>
    <w:rsid w:val="00215CD4"/>
    <w:rsid w:val="00215D5D"/>
    <w:rsid w:val="00222DEB"/>
    <w:rsid w:val="002230C9"/>
    <w:rsid w:val="00223BFD"/>
    <w:rsid w:val="00232C1C"/>
    <w:rsid w:val="00236F90"/>
    <w:rsid w:val="00237379"/>
    <w:rsid w:val="00246307"/>
    <w:rsid w:val="00246D26"/>
    <w:rsid w:val="002476DB"/>
    <w:rsid w:val="002477FB"/>
    <w:rsid w:val="002501AE"/>
    <w:rsid w:val="00254653"/>
    <w:rsid w:val="00256541"/>
    <w:rsid w:val="00260F33"/>
    <w:rsid w:val="0026531F"/>
    <w:rsid w:val="002679C3"/>
    <w:rsid w:val="00270950"/>
    <w:rsid w:val="00276E1F"/>
    <w:rsid w:val="0029047D"/>
    <w:rsid w:val="002912A4"/>
    <w:rsid w:val="0029154A"/>
    <w:rsid w:val="0029577A"/>
    <w:rsid w:val="002A1F1B"/>
    <w:rsid w:val="002A28EA"/>
    <w:rsid w:val="002A3C7E"/>
    <w:rsid w:val="002A3EBD"/>
    <w:rsid w:val="002A4574"/>
    <w:rsid w:val="002B6F25"/>
    <w:rsid w:val="002B70BD"/>
    <w:rsid w:val="002C03F1"/>
    <w:rsid w:val="002C4695"/>
    <w:rsid w:val="002C490A"/>
    <w:rsid w:val="002D0D46"/>
    <w:rsid w:val="002D1C94"/>
    <w:rsid w:val="002D2BE2"/>
    <w:rsid w:val="002D69FC"/>
    <w:rsid w:val="002F0482"/>
    <w:rsid w:val="002F25BB"/>
    <w:rsid w:val="002F5487"/>
    <w:rsid w:val="002F5EFB"/>
    <w:rsid w:val="002F679F"/>
    <w:rsid w:val="00300B7C"/>
    <w:rsid w:val="0030200E"/>
    <w:rsid w:val="00306C27"/>
    <w:rsid w:val="00324825"/>
    <w:rsid w:val="00326D40"/>
    <w:rsid w:val="00332461"/>
    <w:rsid w:val="003363E8"/>
    <w:rsid w:val="00340779"/>
    <w:rsid w:val="00341EBD"/>
    <w:rsid w:val="003426B7"/>
    <w:rsid w:val="00350756"/>
    <w:rsid w:val="00352336"/>
    <w:rsid w:val="00353923"/>
    <w:rsid w:val="00354C00"/>
    <w:rsid w:val="00355C2A"/>
    <w:rsid w:val="00355CC6"/>
    <w:rsid w:val="003563E7"/>
    <w:rsid w:val="003573E4"/>
    <w:rsid w:val="0036296B"/>
    <w:rsid w:val="00362ECD"/>
    <w:rsid w:val="0036351A"/>
    <w:rsid w:val="00370F90"/>
    <w:rsid w:val="003723C0"/>
    <w:rsid w:val="00377144"/>
    <w:rsid w:val="00380356"/>
    <w:rsid w:val="00381001"/>
    <w:rsid w:val="0038173A"/>
    <w:rsid w:val="003837C9"/>
    <w:rsid w:val="003952E1"/>
    <w:rsid w:val="003A3A65"/>
    <w:rsid w:val="003A3D8D"/>
    <w:rsid w:val="003A6A70"/>
    <w:rsid w:val="003A7CD3"/>
    <w:rsid w:val="003B497D"/>
    <w:rsid w:val="003B4F74"/>
    <w:rsid w:val="003B6CB0"/>
    <w:rsid w:val="003C0B0D"/>
    <w:rsid w:val="003C0DA6"/>
    <w:rsid w:val="003C565D"/>
    <w:rsid w:val="003C5ECC"/>
    <w:rsid w:val="003D0A5A"/>
    <w:rsid w:val="003D30A5"/>
    <w:rsid w:val="003D51F7"/>
    <w:rsid w:val="003E3948"/>
    <w:rsid w:val="003E7FF4"/>
    <w:rsid w:val="003F0923"/>
    <w:rsid w:val="003F1FCA"/>
    <w:rsid w:val="003F2391"/>
    <w:rsid w:val="003F49B9"/>
    <w:rsid w:val="004152D0"/>
    <w:rsid w:val="00422B3C"/>
    <w:rsid w:val="00423AC3"/>
    <w:rsid w:val="00423E8B"/>
    <w:rsid w:val="00431F8D"/>
    <w:rsid w:val="004351D2"/>
    <w:rsid w:val="004354D4"/>
    <w:rsid w:val="00444E93"/>
    <w:rsid w:val="00445437"/>
    <w:rsid w:val="00445E71"/>
    <w:rsid w:val="0044729E"/>
    <w:rsid w:val="004509C4"/>
    <w:rsid w:val="0045236C"/>
    <w:rsid w:val="00454307"/>
    <w:rsid w:val="004575B2"/>
    <w:rsid w:val="00465DA8"/>
    <w:rsid w:val="00467A82"/>
    <w:rsid w:val="004726CC"/>
    <w:rsid w:val="0047390B"/>
    <w:rsid w:val="004772E1"/>
    <w:rsid w:val="00484240"/>
    <w:rsid w:val="00490895"/>
    <w:rsid w:val="004913AF"/>
    <w:rsid w:val="004947F6"/>
    <w:rsid w:val="00495793"/>
    <w:rsid w:val="0049664A"/>
    <w:rsid w:val="004A0DF5"/>
    <w:rsid w:val="004A189F"/>
    <w:rsid w:val="004A27C6"/>
    <w:rsid w:val="004A3B1A"/>
    <w:rsid w:val="004A40B0"/>
    <w:rsid w:val="004A4C45"/>
    <w:rsid w:val="004B12CA"/>
    <w:rsid w:val="004B6E84"/>
    <w:rsid w:val="004C138D"/>
    <w:rsid w:val="004C3F98"/>
    <w:rsid w:val="004C4DA0"/>
    <w:rsid w:val="004C5AC8"/>
    <w:rsid w:val="004C65CB"/>
    <w:rsid w:val="004D1B4B"/>
    <w:rsid w:val="004D353C"/>
    <w:rsid w:val="004D64CA"/>
    <w:rsid w:val="004E0BF4"/>
    <w:rsid w:val="004E4F83"/>
    <w:rsid w:val="004E5751"/>
    <w:rsid w:val="004F0D78"/>
    <w:rsid w:val="004F2569"/>
    <w:rsid w:val="004F618E"/>
    <w:rsid w:val="00500338"/>
    <w:rsid w:val="00501B11"/>
    <w:rsid w:val="00502543"/>
    <w:rsid w:val="00502D64"/>
    <w:rsid w:val="00505A99"/>
    <w:rsid w:val="005066B1"/>
    <w:rsid w:val="00511464"/>
    <w:rsid w:val="005162D5"/>
    <w:rsid w:val="00517C75"/>
    <w:rsid w:val="00521E1D"/>
    <w:rsid w:val="005405B0"/>
    <w:rsid w:val="005410ED"/>
    <w:rsid w:val="0054256A"/>
    <w:rsid w:val="005518CD"/>
    <w:rsid w:val="005642F5"/>
    <w:rsid w:val="005670D3"/>
    <w:rsid w:val="00573D96"/>
    <w:rsid w:val="00584D67"/>
    <w:rsid w:val="0058641C"/>
    <w:rsid w:val="005952AD"/>
    <w:rsid w:val="005A21B1"/>
    <w:rsid w:val="005A2B97"/>
    <w:rsid w:val="005B0932"/>
    <w:rsid w:val="005D3BD0"/>
    <w:rsid w:val="005D410F"/>
    <w:rsid w:val="005D51CC"/>
    <w:rsid w:val="005D5A2C"/>
    <w:rsid w:val="005D66CB"/>
    <w:rsid w:val="005E1615"/>
    <w:rsid w:val="005E2F74"/>
    <w:rsid w:val="005F61B2"/>
    <w:rsid w:val="00601043"/>
    <w:rsid w:val="0060116F"/>
    <w:rsid w:val="006150E9"/>
    <w:rsid w:val="006312CE"/>
    <w:rsid w:val="006368EF"/>
    <w:rsid w:val="00636F83"/>
    <w:rsid w:val="0064067F"/>
    <w:rsid w:val="00640CBD"/>
    <w:rsid w:val="0064119B"/>
    <w:rsid w:val="00644DA5"/>
    <w:rsid w:val="00647B86"/>
    <w:rsid w:val="006610B8"/>
    <w:rsid w:val="0066221E"/>
    <w:rsid w:val="006640E6"/>
    <w:rsid w:val="00665B38"/>
    <w:rsid w:val="00665F31"/>
    <w:rsid w:val="00670A84"/>
    <w:rsid w:val="00673EF3"/>
    <w:rsid w:val="006740ED"/>
    <w:rsid w:val="00681623"/>
    <w:rsid w:val="006849B6"/>
    <w:rsid w:val="0069465C"/>
    <w:rsid w:val="00696A6F"/>
    <w:rsid w:val="00696D31"/>
    <w:rsid w:val="00697E52"/>
    <w:rsid w:val="006A0BDA"/>
    <w:rsid w:val="006A0D69"/>
    <w:rsid w:val="006A206B"/>
    <w:rsid w:val="006A4533"/>
    <w:rsid w:val="006A5191"/>
    <w:rsid w:val="006B7D08"/>
    <w:rsid w:val="006C521F"/>
    <w:rsid w:val="006D0675"/>
    <w:rsid w:val="006D0A26"/>
    <w:rsid w:val="006D3CC0"/>
    <w:rsid w:val="006D6FE1"/>
    <w:rsid w:val="006E0082"/>
    <w:rsid w:val="006E08B4"/>
    <w:rsid w:val="006E3552"/>
    <w:rsid w:val="006F20AA"/>
    <w:rsid w:val="006F5261"/>
    <w:rsid w:val="00700338"/>
    <w:rsid w:val="007043ED"/>
    <w:rsid w:val="007056D7"/>
    <w:rsid w:val="00707DEC"/>
    <w:rsid w:val="0072157A"/>
    <w:rsid w:val="00724B33"/>
    <w:rsid w:val="00731786"/>
    <w:rsid w:val="00746984"/>
    <w:rsid w:val="00752BAF"/>
    <w:rsid w:val="00753879"/>
    <w:rsid w:val="00762E40"/>
    <w:rsid w:val="0076421E"/>
    <w:rsid w:val="007668AF"/>
    <w:rsid w:val="00771100"/>
    <w:rsid w:val="00777B2F"/>
    <w:rsid w:val="00782C4B"/>
    <w:rsid w:val="00786052"/>
    <w:rsid w:val="0078705F"/>
    <w:rsid w:val="0079128F"/>
    <w:rsid w:val="00791629"/>
    <w:rsid w:val="00792A45"/>
    <w:rsid w:val="00795E0C"/>
    <w:rsid w:val="007A093B"/>
    <w:rsid w:val="007A4BBF"/>
    <w:rsid w:val="007A5D38"/>
    <w:rsid w:val="007C522D"/>
    <w:rsid w:val="007D3387"/>
    <w:rsid w:val="007D4CA3"/>
    <w:rsid w:val="007E1719"/>
    <w:rsid w:val="007E5494"/>
    <w:rsid w:val="007F6151"/>
    <w:rsid w:val="008002F8"/>
    <w:rsid w:val="00800C91"/>
    <w:rsid w:val="00802060"/>
    <w:rsid w:val="00802732"/>
    <w:rsid w:val="00802F5A"/>
    <w:rsid w:val="00806304"/>
    <w:rsid w:val="008236A7"/>
    <w:rsid w:val="00827F4B"/>
    <w:rsid w:val="00830150"/>
    <w:rsid w:val="008378BF"/>
    <w:rsid w:val="00840077"/>
    <w:rsid w:val="008464D7"/>
    <w:rsid w:val="008472E3"/>
    <w:rsid w:val="0085658C"/>
    <w:rsid w:val="008624D7"/>
    <w:rsid w:val="00873389"/>
    <w:rsid w:val="00883B90"/>
    <w:rsid w:val="008941A9"/>
    <w:rsid w:val="00894CA5"/>
    <w:rsid w:val="008951AB"/>
    <w:rsid w:val="008978A7"/>
    <w:rsid w:val="008A0EE5"/>
    <w:rsid w:val="008A18C2"/>
    <w:rsid w:val="008A46B9"/>
    <w:rsid w:val="008A46CE"/>
    <w:rsid w:val="008A77FE"/>
    <w:rsid w:val="008B7043"/>
    <w:rsid w:val="008C5AD3"/>
    <w:rsid w:val="008C702A"/>
    <w:rsid w:val="008D037B"/>
    <w:rsid w:val="008D2AD1"/>
    <w:rsid w:val="008D7DBB"/>
    <w:rsid w:val="008E74BE"/>
    <w:rsid w:val="008E7984"/>
    <w:rsid w:val="008F3D59"/>
    <w:rsid w:val="008F5AD6"/>
    <w:rsid w:val="008F6EED"/>
    <w:rsid w:val="008F77B0"/>
    <w:rsid w:val="0090171C"/>
    <w:rsid w:val="009062EA"/>
    <w:rsid w:val="009062F2"/>
    <w:rsid w:val="0091285E"/>
    <w:rsid w:val="00912920"/>
    <w:rsid w:val="00912F68"/>
    <w:rsid w:val="009213E6"/>
    <w:rsid w:val="00925EA3"/>
    <w:rsid w:val="00931F33"/>
    <w:rsid w:val="00932E1C"/>
    <w:rsid w:val="009335C5"/>
    <w:rsid w:val="009369F2"/>
    <w:rsid w:val="009402F9"/>
    <w:rsid w:val="00951BB7"/>
    <w:rsid w:val="009528FF"/>
    <w:rsid w:val="00954811"/>
    <w:rsid w:val="00954E27"/>
    <w:rsid w:val="0096325C"/>
    <w:rsid w:val="009701DE"/>
    <w:rsid w:val="00972E73"/>
    <w:rsid w:val="00974527"/>
    <w:rsid w:val="00982615"/>
    <w:rsid w:val="009867CD"/>
    <w:rsid w:val="00992AE0"/>
    <w:rsid w:val="0099732B"/>
    <w:rsid w:val="009A4F12"/>
    <w:rsid w:val="009A4F6D"/>
    <w:rsid w:val="009A708E"/>
    <w:rsid w:val="009B1087"/>
    <w:rsid w:val="009B1D56"/>
    <w:rsid w:val="009B68D4"/>
    <w:rsid w:val="009C5D39"/>
    <w:rsid w:val="009C7275"/>
    <w:rsid w:val="009D3D1C"/>
    <w:rsid w:val="009D4C4A"/>
    <w:rsid w:val="009D6D23"/>
    <w:rsid w:val="009E7A2F"/>
    <w:rsid w:val="009F2ADA"/>
    <w:rsid w:val="009F41D2"/>
    <w:rsid w:val="009F4FC9"/>
    <w:rsid w:val="00A064F6"/>
    <w:rsid w:val="00A106C7"/>
    <w:rsid w:val="00A11558"/>
    <w:rsid w:val="00A26E22"/>
    <w:rsid w:val="00A31477"/>
    <w:rsid w:val="00A35980"/>
    <w:rsid w:val="00A377D9"/>
    <w:rsid w:val="00A44C1C"/>
    <w:rsid w:val="00A4665D"/>
    <w:rsid w:val="00A56F73"/>
    <w:rsid w:val="00A6101B"/>
    <w:rsid w:val="00A625DC"/>
    <w:rsid w:val="00A635C0"/>
    <w:rsid w:val="00A648E4"/>
    <w:rsid w:val="00A653AF"/>
    <w:rsid w:val="00A70D8F"/>
    <w:rsid w:val="00A71969"/>
    <w:rsid w:val="00A729CA"/>
    <w:rsid w:val="00A75DC5"/>
    <w:rsid w:val="00A768FF"/>
    <w:rsid w:val="00A947A7"/>
    <w:rsid w:val="00AA157A"/>
    <w:rsid w:val="00AA2D3D"/>
    <w:rsid w:val="00AA3550"/>
    <w:rsid w:val="00AA3A32"/>
    <w:rsid w:val="00AA4AC4"/>
    <w:rsid w:val="00AA5BE8"/>
    <w:rsid w:val="00AA686E"/>
    <w:rsid w:val="00AA7267"/>
    <w:rsid w:val="00AB4A68"/>
    <w:rsid w:val="00AB4B57"/>
    <w:rsid w:val="00AB5308"/>
    <w:rsid w:val="00AB55F0"/>
    <w:rsid w:val="00AC01B4"/>
    <w:rsid w:val="00AC0F91"/>
    <w:rsid w:val="00AC1547"/>
    <w:rsid w:val="00AC2089"/>
    <w:rsid w:val="00AC36B4"/>
    <w:rsid w:val="00AC7866"/>
    <w:rsid w:val="00AC79A0"/>
    <w:rsid w:val="00AD1A32"/>
    <w:rsid w:val="00AD1C7C"/>
    <w:rsid w:val="00AD590B"/>
    <w:rsid w:val="00AE10C0"/>
    <w:rsid w:val="00AE4108"/>
    <w:rsid w:val="00AE5DAC"/>
    <w:rsid w:val="00AE6DE8"/>
    <w:rsid w:val="00AF342A"/>
    <w:rsid w:val="00AF584B"/>
    <w:rsid w:val="00B002FE"/>
    <w:rsid w:val="00B07B81"/>
    <w:rsid w:val="00B11C60"/>
    <w:rsid w:val="00B2607A"/>
    <w:rsid w:val="00B3284C"/>
    <w:rsid w:val="00B37E3B"/>
    <w:rsid w:val="00B41FFD"/>
    <w:rsid w:val="00B461A4"/>
    <w:rsid w:val="00B47A76"/>
    <w:rsid w:val="00B573A6"/>
    <w:rsid w:val="00B64414"/>
    <w:rsid w:val="00B71555"/>
    <w:rsid w:val="00B7353D"/>
    <w:rsid w:val="00B82057"/>
    <w:rsid w:val="00B85083"/>
    <w:rsid w:val="00B866CA"/>
    <w:rsid w:val="00B9070D"/>
    <w:rsid w:val="00B91C90"/>
    <w:rsid w:val="00B96332"/>
    <w:rsid w:val="00B97159"/>
    <w:rsid w:val="00BA3C37"/>
    <w:rsid w:val="00BA4F7A"/>
    <w:rsid w:val="00BA4F86"/>
    <w:rsid w:val="00BA6D7A"/>
    <w:rsid w:val="00BB2399"/>
    <w:rsid w:val="00BB7005"/>
    <w:rsid w:val="00BB76EC"/>
    <w:rsid w:val="00BC2AE6"/>
    <w:rsid w:val="00BC564F"/>
    <w:rsid w:val="00BD285F"/>
    <w:rsid w:val="00BE5FAE"/>
    <w:rsid w:val="00BF340F"/>
    <w:rsid w:val="00BF54E0"/>
    <w:rsid w:val="00C0165E"/>
    <w:rsid w:val="00C01E1A"/>
    <w:rsid w:val="00C0202F"/>
    <w:rsid w:val="00C03396"/>
    <w:rsid w:val="00C053EF"/>
    <w:rsid w:val="00C05881"/>
    <w:rsid w:val="00C06625"/>
    <w:rsid w:val="00C135F2"/>
    <w:rsid w:val="00C15DA6"/>
    <w:rsid w:val="00C16F33"/>
    <w:rsid w:val="00C16F9A"/>
    <w:rsid w:val="00C1794E"/>
    <w:rsid w:val="00C21469"/>
    <w:rsid w:val="00C23D5F"/>
    <w:rsid w:val="00C27BAB"/>
    <w:rsid w:val="00C3222B"/>
    <w:rsid w:val="00C43729"/>
    <w:rsid w:val="00C44A28"/>
    <w:rsid w:val="00C44D97"/>
    <w:rsid w:val="00C474C1"/>
    <w:rsid w:val="00C5055B"/>
    <w:rsid w:val="00C51F0C"/>
    <w:rsid w:val="00C53F9A"/>
    <w:rsid w:val="00C56E30"/>
    <w:rsid w:val="00C62D48"/>
    <w:rsid w:val="00C6411C"/>
    <w:rsid w:val="00C64DBF"/>
    <w:rsid w:val="00C76888"/>
    <w:rsid w:val="00C8791C"/>
    <w:rsid w:val="00C91598"/>
    <w:rsid w:val="00C9288D"/>
    <w:rsid w:val="00CA4DB1"/>
    <w:rsid w:val="00CA4FE4"/>
    <w:rsid w:val="00CA740A"/>
    <w:rsid w:val="00CB00C9"/>
    <w:rsid w:val="00CB01A0"/>
    <w:rsid w:val="00CB14DD"/>
    <w:rsid w:val="00CB22EC"/>
    <w:rsid w:val="00CB62E7"/>
    <w:rsid w:val="00CC5F3A"/>
    <w:rsid w:val="00CD11D5"/>
    <w:rsid w:val="00CD1C6E"/>
    <w:rsid w:val="00CD6B8A"/>
    <w:rsid w:val="00CE3C37"/>
    <w:rsid w:val="00CE3D5B"/>
    <w:rsid w:val="00CF0F79"/>
    <w:rsid w:val="00CF0FC6"/>
    <w:rsid w:val="00CF3857"/>
    <w:rsid w:val="00CF3ECE"/>
    <w:rsid w:val="00CF49BD"/>
    <w:rsid w:val="00CF4E00"/>
    <w:rsid w:val="00D000F8"/>
    <w:rsid w:val="00D0506C"/>
    <w:rsid w:val="00D0728E"/>
    <w:rsid w:val="00D13B70"/>
    <w:rsid w:val="00D1405D"/>
    <w:rsid w:val="00D2532B"/>
    <w:rsid w:val="00D25693"/>
    <w:rsid w:val="00D25827"/>
    <w:rsid w:val="00D26DCF"/>
    <w:rsid w:val="00D27AE0"/>
    <w:rsid w:val="00D329E4"/>
    <w:rsid w:val="00D32EB3"/>
    <w:rsid w:val="00D356D1"/>
    <w:rsid w:val="00D3687A"/>
    <w:rsid w:val="00D420B7"/>
    <w:rsid w:val="00D42F3C"/>
    <w:rsid w:val="00D431C2"/>
    <w:rsid w:val="00D434B0"/>
    <w:rsid w:val="00D44419"/>
    <w:rsid w:val="00D45D17"/>
    <w:rsid w:val="00D45E88"/>
    <w:rsid w:val="00D53C41"/>
    <w:rsid w:val="00D546E0"/>
    <w:rsid w:val="00D54DA1"/>
    <w:rsid w:val="00D54E7C"/>
    <w:rsid w:val="00D611EF"/>
    <w:rsid w:val="00D6244D"/>
    <w:rsid w:val="00D642FF"/>
    <w:rsid w:val="00D65FA1"/>
    <w:rsid w:val="00D66F84"/>
    <w:rsid w:val="00D67E5B"/>
    <w:rsid w:val="00D71F67"/>
    <w:rsid w:val="00D76417"/>
    <w:rsid w:val="00D820A5"/>
    <w:rsid w:val="00D84059"/>
    <w:rsid w:val="00D85A3A"/>
    <w:rsid w:val="00D85C84"/>
    <w:rsid w:val="00D87BB5"/>
    <w:rsid w:val="00D906DC"/>
    <w:rsid w:val="00D91A16"/>
    <w:rsid w:val="00D92BB9"/>
    <w:rsid w:val="00D9307B"/>
    <w:rsid w:val="00D951D1"/>
    <w:rsid w:val="00DA2536"/>
    <w:rsid w:val="00DA445F"/>
    <w:rsid w:val="00DB3BB0"/>
    <w:rsid w:val="00DB7851"/>
    <w:rsid w:val="00DC7F00"/>
    <w:rsid w:val="00DD2592"/>
    <w:rsid w:val="00DD4B3B"/>
    <w:rsid w:val="00DE034E"/>
    <w:rsid w:val="00DE0501"/>
    <w:rsid w:val="00DE0E94"/>
    <w:rsid w:val="00DE4D94"/>
    <w:rsid w:val="00DE79CE"/>
    <w:rsid w:val="00DF4968"/>
    <w:rsid w:val="00DF4E35"/>
    <w:rsid w:val="00DF62BF"/>
    <w:rsid w:val="00E00577"/>
    <w:rsid w:val="00E0224C"/>
    <w:rsid w:val="00E04D85"/>
    <w:rsid w:val="00E10C3F"/>
    <w:rsid w:val="00E168DF"/>
    <w:rsid w:val="00E16C95"/>
    <w:rsid w:val="00E20B00"/>
    <w:rsid w:val="00E22DBA"/>
    <w:rsid w:val="00E32596"/>
    <w:rsid w:val="00E326DF"/>
    <w:rsid w:val="00E3328B"/>
    <w:rsid w:val="00E35A2C"/>
    <w:rsid w:val="00E361DF"/>
    <w:rsid w:val="00E37C19"/>
    <w:rsid w:val="00E5118D"/>
    <w:rsid w:val="00E54A96"/>
    <w:rsid w:val="00E658A8"/>
    <w:rsid w:val="00E74FA7"/>
    <w:rsid w:val="00E84254"/>
    <w:rsid w:val="00E84F79"/>
    <w:rsid w:val="00E94DBE"/>
    <w:rsid w:val="00E9761F"/>
    <w:rsid w:val="00EB0E8F"/>
    <w:rsid w:val="00EB1DEC"/>
    <w:rsid w:val="00EB3465"/>
    <w:rsid w:val="00EB40E3"/>
    <w:rsid w:val="00EB5B50"/>
    <w:rsid w:val="00EC0A97"/>
    <w:rsid w:val="00EC36AD"/>
    <w:rsid w:val="00EC5EB2"/>
    <w:rsid w:val="00ED2264"/>
    <w:rsid w:val="00ED2D81"/>
    <w:rsid w:val="00ED2DAF"/>
    <w:rsid w:val="00ED7383"/>
    <w:rsid w:val="00EE1876"/>
    <w:rsid w:val="00EE3065"/>
    <w:rsid w:val="00EE6757"/>
    <w:rsid w:val="00EF05FF"/>
    <w:rsid w:val="00EF64A5"/>
    <w:rsid w:val="00EF74C1"/>
    <w:rsid w:val="00F03A9E"/>
    <w:rsid w:val="00F070F8"/>
    <w:rsid w:val="00F111F9"/>
    <w:rsid w:val="00F1220E"/>
    <w:rsid w:val="00F166B0"/>
    <w:rsid w:val="00F26302"/>
    <w:rsid w:val="00F33AAA"/>
    <w:rsid w:val="00F36EAC"/>
    <w:rsid w:val="00F42A48"/>
    <w:rsid w:val="00F464CD"/>
    <w:rsid w:val="00F46A43"/>
    <w:rsid w:val="00F47345"/>
    <w:rsid w:val="00F51F71"/>
    <w:rsid w:val="00F52A83"/>
    <w:rsid w:val="00F557F6"/>
    <w:rsid w:val="00F635DD"/>
    <w:rsid w:val="00F809B8"/>
    <w:rsid w:val="00F836EF"/>
    <w:rsid w:val="00F86E28"/>
    <w:rsid w:val="00F967F2"/>
    <w:rsid w:val="00FA76EA"/>
    <w:rsid w:val="00FB5CF1"/>
    <w:rsid w:val="00FB7C8C"/>
    <w:rsid w:val="00FC25CF"/>
    <w:rsid w:val="00FC5CD6"/>
    <w:rsid w:val="00FC6E8F"/>
    <w:rsid w:val="00FD0B67"/>
    <w:rsid w:val="00FD4D9A"/>
    <w:rsid w:val="00FE7376"/>
    <w:rsid w:val="00FF5B8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0435B138"/>
  <w15:docId w15:val="{939805BA-49F5-47F2-8EE7-4AADEC9F4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character" w:styleId="PlaceholderText">
    <w:name w:val="Placeholder Text"/>
    <w:basedOn w:val="DefaultParagraphFont"/>
    <w:rsid w:val="0099732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27200730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FDB545-2C52-45F9-A416-56526BE840F0}">
  <ds:schemaRefs>
    <ds:schemaRef ds:uri="http://schemas.microsoft.com/sharepoint/v3/contenttype/forms"/>
  </ds:schemaRefs>
</ds:datastoreItem>
</file>

<file path=customXml/itemProps2.xml><?xml version="1.0" encoding="utf-8"?>
<ds:datastoreItem xmlns:ds="http://schemas.openxmlformats.org/officeDocument/2006/customXml" ds:itemID="{3B9CAD25-9057-4D33-84CC-EC4189758F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6EF959-B0BC-4B67-8442-4443C56C1156}">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3CCC8A91-D5A4-4F66-AC49-A46A73E51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12</Pages>
  <Words>5594</Words>
  <Characters>31888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Balneg, Ronald@Energy</dc:creator>
  <cp:keywords/>
  <cp:lastModifiedBy>Geiser, Che@Energy</cp:lastModifiedBy>
  <cp:revision>73</cp:revision>
  <cp:lastPrinted>2018-11-21T19:12:00Z</cp:lastPrinted>
  <dcterms:created xsi:type="dcterms:W3CDTF">2018-11-28T22:03:00Z</dcterms:created>
  <dcterms:modified xsi:type="dcterms:W3CDTF">2022-04-08T23:35:00Z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