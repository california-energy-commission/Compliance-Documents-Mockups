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FD8C6" w14:textId="77777777" w:rsidR="00DC1AAE" w:rsidRPr="004C785A" w:rsidRDefault="00DC1AAE" w:rsidP="00A7165C">
      <w:pPr>
        <w:spacing w:after="0"/>
        <w:ind w:left="-90"/>
        <w:rPr>
          <w:rFonts w:asciiTheme="minorHAnsi" w:hAnsiTheme="minorHAnsi" w:cstheme="minorBidi"/>
          <w:sz w:val="24"/>
          <w:szCs w:val="24"/>
        </w:rPr>
      </w:pPr>
      <w:r w:rsidRPr="3EE4DB61">
        <w:rPr>
          <w:rFonts w:asciiTheme="minorHAnsi" w:hAnsiTheme="minorHAnsi" w:cstheme="minorBidi"/>
          <w:b/>
          <w:bCs/>
          <w:sz w:val="24"/>
          <w:szCs w:val="24"/>
        </w:rPr>
        <w:t xml:space="preserve">CERTIFICATE OF </w:t>
      </w:r>
      <w:r w:rsidRPr="3EE4DB61">
        <w:rPr>
          <w:rFonts w:cs="Calibri"/>
          <w:b/>
          <w:bCs/>
          <w:sz w:val="24"/>
          <w:szCs w:val="24"/>
        </w:rPr>
        <w:t>INSTALLATION</w:t>
      </w:r>
      <w:r>
        <w:br/>
      </w:r>
      <w:r w:rsidRPr="3EE4DB61">
        <w:rPr>
          <w:rFonts w:asciiTheme="minorHAnsi" w:hAnsiTheme="minorHAnsi" w:cstheme="minorBidi"/>
          <w:b/>
          <w:bCs/>
          <w:sz w:val="24"/>
          <w:szCs w:val="24"/>
        </w:rPr>
        <w:t>Note:</w:t>
      </w:r>
      <w:r w:rsidRPr="3EE4DB61">
        <w:rPr>
          <w:rFonts w:asciiTheme="minorHAnsi" w:hAnsiTheme="minorHAnsi" w:cstheme="minorBidi"/>
          <w:sz w:val="24"/>
          <w:szCs w:val="24"/>
        </w:rPr>
        <w:t xml:space="preserve"> This table completed by HERS Registry.</w:t>
      </w:r>
    </w:p>
    <w:tbl>
      <w:tblPr>
        <w:tblStyle w:val="TableGrid"/>
        <w:tblW w:w="5088" w:type="pct"/>
        <w:tblInd w:w="-95" w:type="dxa"/>
        <w:tblLook w:val="0020" w:firstRow="1" w:lastRow="0" w:firstColumn="0" w:lastColumn="0" w:noHBand="0" w:noVBand="0"/>
      </w:tblPr>
      <w:tblGrid>
        <w:gridCol w:w="5490"/>
        <w:gridCol w:w="5490"/>
      </w:tblGrid>
      <w:tr w:rsidR="00DC1AAE" w:rsidRPr="004C785A" w14:paraId="5BDFE089" w14:textId="77777777" w:rsidTr="00DC1AAE">
        <w:trPr>
          <w:trHeight w:val="288"/>
        </w:trPr>
        <w:tc>
          <w:tcPr>
            <w:tcW w:w="5490" w:type="dxa"/>
          </w:tcPr>
          <w:p w14:paraId="58DBE5CA" w14:textId="77777777" w:rsidR="00DC1AAE" w:rsidRPr="004C785A" w:rsidRDefault="00DC1AAE" w:rsidP="00EA0E31">
            <w:pPr>
              <w:spacing w:after="0"/>
              <w:rPr>
                <w:rFonts w:asciiTheme="minorHAnsi" w:hAnsiTheme="minorHAnsi" w:cstheme="minorHAnsi"/>
                <w:sz w:val="24"/>
                <w:szCs w:val="24"/>
              </w:rPr>
            </w:pPr>
            <w:r w:rsidRPr="004C785A">
              <w:rPr>
                <w:rFonts w:asciiTheme="minorHAnsi" w:hAnsiTheme="minorHAnsi" w:cstheme="minorHAnsi"/>
                <w:sz w:val="24"/>
                <w:szCs w:val="24"/>
              </w:rPr>
              <w:t>Project Name:</w:t>
            </w:r>
          </w:p>
        </w:tc>
        <w:tc>
          <w:tcPr>
            <w:tcW w:w="5490" w:type="dxa"/>
          </w:tcPr>
          <w:p w14:paraId="070B69A0" w14:textId="77777777" w:rsidR="00DC1AAE" w:rsidRPr="004C785A" w:rsidRDefault="00DC1AAE" w:rsidP="00EA0E31">
            <w:pPr>
              <w:spacing w:after="0"/>
              <w:rPr>
                <w:rFonts w:asciiTheme="minorHAnsi" w:hAnsiTheme="minorHAnsi" w:cstheme="minorHAnsi"/>
                <w:sz w:val="24"/>
                <w:szCs w:val="24"/>
              </w:rPr>
            </w:pPr>
            <w:r w:rsidRPr="004C785A">
              <w:rPr>
                <w:rFonts w:asciiTheme="minorHAnsi" w:hAnsiTheme="minorHAnsi" w:cstheme="minorHAnsi"/>
                <w:sz w:val="24"/>
                <w:szCs w:val="24"/>
              </w:rPr>
              <w:t>Enforcement Agency:</w:t>
            </w:r>
          </w:p>
        </w:tc>
      </w:tr>
      <w:tr w:rsidR="00DC1AAE" w:rsidRPr="004C785A" w14:paraId="3074EE53" w14:textId="77777777" w:rsidTr="00DC1AAE">
        <w:trPr>
          <w:trHeight w:val="288"/>
        </w:trPr>
        <w:tc>
          <w:tcPr>
            <w:tcW w:w="5490" w:type="dxa"/>
          </w:tcPr>
          <w:p w14:paraId="36B5D790" w14:textId="77777777" w:rsidR="00DC1AAE" w:rsidRPr="004C785A" w:rsidRDefault="00DC1AAE" w:rsidP="00EA0E31">
            <w:pPr>
              <w:spacing w:after="0"/>
              <w:rPr>
                <w:rFonts w:asciiTheme="minorHAnsi" w:hAnsiTheme="minorHAnsi" w:cstheme="minorHAnsi"/>
                <w:sz w:val="24"/>
                <w:szCs w:val="24"/>
                <w:vertAlign w:val="superscript"/>
              </w:rPr>
            </w:pPr>
            <w:r w:rsidRPr="004C785A">
              <w:rPr>
                <w:rFonts w:asciiTheme="minorHAnsi" w:hAnsiTheme="minorHAnsi" w:cstheme="minorHAnsi"/>
                <w:sz w:val="24"/>
                <w:szCs w:val="24"/>
              </w:rPr>
              <w:t>Dwelling Address:</w:t>
            </w:r>
          </w:p>
        </w:tc>
        <w:tc>
          <w:tcPr>
            <w:tcW w:w="5490" w:type="dxa"/>
          </w:tcPr>
          <w:p w14:paraId="791B8973" w14:textId="77777777" w:rsidR="00DC1AAE" w:rsidRPr="004C785A" w:rsidRDefault="00DC1AAE" w:rsidP="00EA0E31">
            <w:pPr>
              <w:spacing w:after="0"/>
              <w:rPr>
                <w:rFonts w:asciiTheme="minorHAnsi" w:hAnsiTheme="minorHAnsi" w:cstheme="minorHAnsi"/>
                <w:sz w:val="24"/>
                <w:szCs w:val="24"/>
                <w:vertAlign w:val="superscript"/>
              </w:rPr>
            </w:pPr>
            <w:r w:rsidRPr="004C785A">
              <w:rPr>
                <w:rFonts w:asciiTheme="minorHAnsi" w:hAnsiTheme="minorHAnsi" w:cstheme="minorHAnsi"/>
                <w:sz w:val="24"/>
                <w:szCs w:val="24"/>
              </w:rPr>
              <w:t>Permit Number:</w:t>
            </w:r>
          </w:p>
        </w:tc>
      </w:tr>
      <w:tr w:rsidR="00DC1AAE" w:rsidRPr="004C785A" w14:paraId="6B6E29CB" w14:textId="77777777" w:rsidTr="00DC1AAE">
        <w:trPr>
          <w:trHeight w:val="288"/>
        </w:trPr>
        <w:tc>
          <w:tcPr>
            <w:tcW w:w="5490" w:type="dxa"/>
          </w:tcPr>
          <w:p w14:paraId="10E7AF36" w14:textId="77777777" w:rsidR="00DC1AAE" w:rsidRPr="004C785A" w:rsidRDefault="00DC1AAE" w:rsidP="00EA0E31">
            <w:pPr>
              <w:spacing w:after="0"/>
              <w:rPr>
                <w:rFonts w:asciiTheme="minorHAnsi" w:hAnsiTheme="minorHAnsi" w:cstheme="minorHAnsi"/>
                <w:sz w:val="24"/>
                <w:szCs w:val="24"/>
              </w:rPr>
            </w:pPr>
            <w:r w:rsidRPr="004C785A">
              <w:rPr>
                <w:rFonts w:asciiTheme="minorHAnsi" w:hAnsiTheme="minorHAnsi" w:cstheme="minorHAnsi"/>
                <w:sz w:val="24"/>
                <w:szCs w:val="24"/>
              </w:rPr>
              <w:t>City and Zip Code:</w:t>
            </w:r>
          </w:p>
        </w:tc>
        <w:tc>
          <w:tcPr>
            <w:tcW w:w="5490" w:type="dxa"/>
          </w:tcPr>
          <w:p w14:paraId="233961EB" w14:textId="77777777" w:rsidR="00DC1AAE" w:rsidRPr="004C785A" w:rsidRDefault="00DC1AAE" w:rsidP="00EA0E31">
            <w:pPr>
              <w:spacing w:after="0"/>
              <w:rPr>
                <w:rFonts w:asciiTheme="minorHAnsi" w:hAnsiTheme="minorHAnsi" w:cstheme="minorHAnsi"/>
                <w:sz w:val="24"/>
                <w:szCs w:val="24"/>
              </w:rPr>
            </w:pPr>
            <w:r w:rsidRPr="004C785A">
              <w:rPr>
                <w:rFonts w:asciiTheme="minorHAnsi" w:hAnsiTheme="minorHAnsi" w:cstheme="minorHAnsi"/>
                <w:sz w:val="24"/>
                <w:szCs w:val="24"/>
              </w:rPr>
              <w:t>Date Permit Issued:</w:t>
            </w:r>
          </w:p>
        </w:tc>
      </w:tr>
    </w:tbl>
    <w:p w14:paraId="4D0F6808" w14:textId="797B5A5F" w:rsidR="006D3053" w:rsidRDefault="006D3053" w:rsidP="00DC1AAE">
      <w:pPr>
        <w:spacing w:after="0"/>
      </w:pPr>
    </w:p>
    <w:tbl>
      <w:tblPr>
        <w:tblpPr w:leftFromText="180" w:rightFromText="180" w:vertAnchor="text" w:tblpX="-95" w:tblpY="1"/>
        <w:tblOverlap w:val="never"/>
        <w:tblW w:w="5088"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95"/>
        <w:gridCol w:w="997"/>
        <w:gridCol w:w="999"/>
        <w:gridCol w:w="999"/>
        <w:gridCol w:w="999"/>
        <w:gridCol w:w="997"/>
        <w:gridCol w:w="999"/>
        <w:gridCol w:w="999"/>
        <w:gridCol w:w="999"/>
        <w:gridCol w:w="999"/>
        <w:gridCol w:w="898"/>
      </w:tblGrid>
      <w:tr w:rsidR="00F349F6" w:rsidRPr="009E01FE" w14:paraId="230DD579" w14:textId="390F5C85" w:rsidTr="002C218B">
        <w:trPr>
          <w:cantSplit/>
          <w:trHeight w:val="402"/>
        </w:trPr>
        <w:tc>
          <w:tcPr>
            <w:tcW w:w="5000" w:type="pct"/>
            <w:gridSpan w:val="11"/>
            <w:tcBorders>
              <w:top w:val="single" w:sz="4" w:space="0" w:color="auto"/>
              <w:left w:val="single" w:sz="4" w:space="0" w:color="auto"/>
              <w:bottom w:val="single" w:sz="4" w:space="0" w:color="auto"/>
              <w:right w:val="single" w:sz="4" w:space="0" w:color="auto"/>
            </w:tcBorders>
          </w:tcPr>
          <w:p w14:paraId="435556A6" w14:textId="188F507C" w:rsidR="00F349F6" w:rsidRPr="008733ED" w:rsidRDefault="00F349F6" w:rsidP="002E2A8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A</w:t>
            </w:r>
            <w:r w:rsidRPr="008733ED">
              <w:rPr>
                <w:rFonts w:asciiTheme="minorHAnsi" w:hAnsiTheme="minorHAnsi" w:cstheme="minorHAnsi"/>
                <w:b/>
                <w:sz w:val="20"/>
                <w:szCs w:val="20"/>
              </w:rPr>
              <w:t xml:space="preserve">. Design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Systems Information </w:t>
            </w:r>
            <w:r w:rsidR="00711F85">
              <w:rPr>
                <w:rFonts w:asciiTheme="minorHAnsi" w:hAnsiTheme="minorHAnsi" w:cstheme="minorHAnsi"/>
                <w:b/>
                <w:sz w:val="20"/>
                <w:szCs w:val="20"/>
              </w:rPr>
              <w:t>(other than HPWH)</w:t>
            </w:r>
          </w:p>
          <w:p w14:paraId="1D5D2685" w14:textId="55657DDD" w:rsidR="00F349F6" w:rsidRDefault="00F349F6" w:rsidP="002E2A8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w:t>
            </w:r>
            <w:r w:rsidR="002130B3">
              <w:rPr>
                <w:rFonts w:asciiTheme="minorHAnsi" w:eastAsia="Times New Roman" w:hAnsiTheme="minorHAnsi" w:cstheme="minorHAnsi"/>
                <w:sz w:val="20"/>
                <w:szCs w:val="20"/>
              </w:rPr>
              <w:t xml:space="preserve">features of </w:t>
            </w:r>
            <w:r w:rsidRPr="00236F4B">
              <w:rPr>
                <w:rFonts w:asciiTheme="minorHAnsi" w:eastAsia="Times New Roman" w:hAnsiTheme="minorHAnsi" w:cstheme="minorHAnsi"/>
                <w:sz w:val="18"/>
                <w:szCs w:val="20"/>
              </w:rPr>
              <w:t xml:space="preserve">the water heating system(s) </w:t>
            </w:r>
            <w:r w:rsidR="00963B61">
              <w:rPr>
                <w:rFonts w:asciiTheme="minorHAnsi" w:eastAsia="Times New Roman" w:hAnsiTheme="minorHAnsi" w:cstheme="minorHAnsi"/>
                <w:sz w:val="20"/>
                <w:szCs w:val="20"/>
              </w:rPr>
              <w:t xml:space="preserve">other than </w:t>
            </w:r>
            <w:r w:rsidR="00963B61" w:rsidRPr="00E40C70">
              <w:rPr>
                <w:rFonts w:asciiTheme="minorHAnsi" w:eastAsia="Times New Roman" w:hAnsiTheme="minorHAnsi" w:cstheme="minorHAnsi"/>
                <w:b/>
                <w:bCs/>
                <w:sz w:val="20"/>
                <w:szCs w:val="20"/>
              </w:rPr>
              <w:t>HPWH</w:t>
            </w:r>
            <w:r w:rsidR="00963B61">
              <w:rPr>
                <w:rFonts w:asciiTheme="minorHAnsi" w:eastAsia="Times New Roman" w:hAnsiTheme="minorHAnsi" w:cstheme="minorHAnsi"/>
                <w:sz w:val="20"/>
                <w:szCs w:val="20"/>
              </w:rPr>
              <w:t xml:space="preserve"> system</w:t>
            </w:r>
            <w:r w:rsidR="00963B61" w:rsidRPr="00236F4B">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specified on the registered CF1R compliance document for this project.</w:t>
            </w:r>
          </w:p>
        </w:tc>
      </w:tr>
      <w:tr w:rsidR="002E2A8C" w:rsidRPr="009E01FE" w14:paraId="73A56B1E" w14:textId="199B8BBE" w:rsidTr="002C218B">
        <w:trPr>
          <w:cantSplit/>
          <w:trHeight w:val="277"/>
        </w:trPr>
        <w:tc>
          <w:tcPr>
            <w:tcW w:w="498" w:type="pct"/>
            <w:tcBorders>
              <w:top w:val="single" w:sz="4" w:space="0" w:color="auto"/>
              <w:left w:val="single" w:sz="4" w:space="0" w:color="auto"/>
              <w:bottom w:val="single" w:sz="4" w:space="0" w:color="auto"/>
              <w:right w:val="single" w:sz="4" w:space="0" w:color="auto"/>
            </w:tcBorders>
          </w:tcPr>
          <w:p w14:paraId="1885D35D" w14:textId="506133EC"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18"/>
                <w:szCs w:val="20"/>
              </w:rPr>
              <w:t>01</w:t>
            </w:r>
          </w:p>
        </w:tc>
        <w:tc>
          <w:tcPr>
            <w:tcW w:w="454" w:type="pct"/>
            <w:tcBorders>
              <w:top w:val="single" w:sz="4" w:space="0" w:color="auto"/>
              <w:left w:val="single" w:sz="4" w:space="0" w:color="auto"/>
              <w:bottom w:val="single" w:sz="4" w:space="0" w:color="auto"/>
              <w:right w:val="single" w:sz="4" w:space="0" w:color="auto"/>
            </w:tcBorders>
            <w:vAlign w:val="center"/>
          </w:tcPr>
          <w:p w14:paraId="64C34BDC" w14:textId="2B8E960E"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2</w:t>
            </w:r>
          </w:p>
        </w:tc>
        <w:tc>
          <w:tcPr>
            <w:tcW w:w="455" w:type="pct"/>
            <w:tcBorders>
              <w:top w:val="single" w:sz="4" w:space="0" w:color="auto"/>
              <w:left w:val="single" w:sz="4" w:space="0" w:color="auto"/>
              <w:bottom w:val="single" w:sz="4" w:space="0" w:color="auto"/>
              <w:right w:val="single" w:sz="4" w:space="0" w:color="auto"/>
            </w:tcBorders>
            <w:vAlign w:val="center"/>
          </w:tcPr>
          <w:p w14:paraId="33422D03" w14:textId="181F6E15"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3</w:t>
            </w:r>
          </w:p>
        </w:tc>
        <w:tc>
          <w:tcPr>
            <w:tcW w:w="455" w:type="pct"/>
            <w:tcBorders>
              <w:top w:val="single" w:sz="4" w:space="0" w:color="auto"/>
              <w:left w:val="single" w:sz="4" w:space="0" w:color="auto"/>
              <w:bottom w:val="single" w:sz="4" w:space="0" w:color="auto"/>
              <w:right w:val="single" w:sz="4" w:space="0" w:color="auto"/>
            </w:tcBorders>
            <w:vAlign w:val="center"/>
          </w:tcPr>
          <w:p w14:paraId="0CC589C2" w14:textId="08CECAB0"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4</w:t>
            </w:r>
          </w:p>
        </w:tc>
        <w:tc>
          <w:tcPr>
            <w:tcW w:w="455" w:type="pct"/>
            <w:tcBorders>
              <w:top w:val="single" w:sz="4" w:space="0" w:color="auto"/>
              <w:left w:val="single" w:sz="4" w:space="0" w:color="auto"/>
              <w:bottom w:val="single" w:sz="4" w:space="0" w:color="auto"/>
              <w:right w:val="single" w:sz="4" w:space="0" w:color="auto"/>
            </w:tcBorders>
            <w:vAlign w:val="center"/>
          </w:tcPr>
          <w:p w14:paraId="11429DC3" w14:textId="0042781D"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5</w:t>
            </w:r>
          </w:p>
        </w:tc>
        <w:tc>
          <w:tcPr>
            <w:tcW w:w="454" w:type="pct"/>
            <w:tcBorders>
              <w:top w:val="single" w:sz="4" w:space="0" w:color="auto"/>
              <w:left w:val="single" w:sz="4" w:space="0" w:color="auto"/>
              <w:bottom w:val="single" w:sz="4" w:space="0" w:color="auto"/>
              <w:right w:val="single" w:sz="4" w:space="0" w:color="auto"/>
            </w:tcBorders>
            <w:vAlign w:val="center"/>
          </w:tcPr>
          <w:p w14:paraId="43AB03DA" w14:textId="1106B087"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6</w:t>
            </w:r>
          </w:p>
        </w:tc>
        <w:tc>
          <w:tcPr>
            <w:tcW w:w="455" w:type="pct"/>
            <w:tcBorders>
              <w:top w:val="single" w:sz="4" w:space="0" w:color="auto"/>
              <w:left w:val="single" w:sz="4" w:space="0" w:color="auto"/>
              <w:bottom w:val="single" w:sz="4" w:space="0" w:color="auto"/>
              <w:right w:val="single" w:sz="4" w:space="0" w:color="auto"/>
            </w:tcBorders>
            <w:vAlign w:val="center"/>
          </w:tcPr>
          <w:p w14:paraId="12BF9D03" w14:textId="48AEE32A"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7</w:t>
            </w:r>
          </w:p>
        </w:tc>
        <w:tc>
          <w:tcPr>
            <w:tcW w:w="455" w:type="pct"/>
            <w:tcBorders>
              <w:top w:val="single" w:sz="4" w:space="0" w:color="auto"/>
              <w:left w:val="single" w:sz="4" w:space="0" w:color="auto"/>
              <w:bottom w:val="single" w:sz="4" w:space="0" w:color="auto"/>
              <w:right w:val="single" w:sz="4" w:space="0" w:color="auto"/>
            </w:tcBorders>
            <w:vAlign w:val="center"/>
          </w:tcPr>
          <w:p w14:paraId="5BF73542" w14:textId="784DAC56"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8</w:t>
            </w:r>
          </w:p>
        </w:tc>
        <w:tc>
          <w:tcPr>
            <w:tcW w:w="455" w:type="pct"/>
            <w:tcBorders>
              <w:top w:val="single" w:sz="4" w:space="0" w:color="auto"/>
              <w:left w:val="single" w:sz="4" w:space="0" w:color="auto"/>
              <w:bottom w:val="single" w:sz="4" w:space="0" w:color="auto"/>
              <w:right w:val="single" w:sz="4" w:space="0" w:color="auto"/>
            </w:tcBorders>
          </w:tcPr>
          <w:p w14:paraId="181D626A" w14:textId="68C87145"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55" w:type="pct"/>
            <w:tcBorders>
              <w:top w:val="single" w:sz="4" w:space="0" w:color="auto"/>
              <w:left w:val="single" w:sz="4" w:space="0" w:color="auto"/>
              <w:bottom w:val="single" w:sz="4" w:space="0" w:color="auto"/>
              <w:right w:val="single" w:sz="4" w:space="0" w:color="auto"/>
            </w:tcBorders>
          </w:tcPr>
          <w:p w14:paraId="3A5540D8" w14:textId="6CAE5282" w:rsidR="004F1ACA" w:rsidRPr="00C10172"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c>
          <w:tcPr>
            <w:tcW w:w="409" w:type="pct"/>
            <w:tcBorders>
              <w:top w:val="single" w:sz="4" w:space="0" w:color="auto"/>
              <w:left w:val="single" w:sz="4" w:space="0" w:color="auto"/>
              <w:bottom w:val="single" w:sz="4" w:space="0" w:color="auto"/>
              <w:right w:val="single" w:sz="4" w:space="0" w:color="auto"/>
            </w:tcBorders>
          </w:tcPr>
          <w:p w14:paraId="7F4CC02D" w14:textId="76A03B63" w:rsidR="004F1ACA"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12</w:t>
            </w:r>
          </w:p>
        </w:tc>
      </w:tr>
      <w:tr w:rsidR="002E2A8C" w:rsidRPr="009E01FE" w14:paraId="26464F8A" w14:textId="3E757B7A" w:rsidTr="002C218B">
        <w:trPr>
          <w:cantSplit/>
          <w:trHeight w:val="288"/>
        </w:trPr>
        <w:tc>
          <w:tcPr>
            <w:tcW w:w="498" w:type="pct"/>
            <w:tcBorders>
              <w:top w:val="single" w:sz="4" w:space="0" w:color="auto"/>
              <w:left w:val="single" w:sz="4" w:space="0" w:color="auto"/>
              <w:bottom w:val="single" w:sz="4" w:space="0" w:color="auto"/>
              <w:right w:val="single" w:sz="4" w:space="0" w:color="auto"/>
            </w:tcBorders>
            <w:vAlign w:val="bottom"/>
          </w:tcPr>
          <w:p w14:paraId="62B01F6F" w14:textId="3C11D68D" w:rsidR="004F1ACA" w:rsidRPr="00236F4B"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54" w:type="pct"/>
            <w:tcBorders>
              <w:top w:val="single" w:sz="4" w:space="0" w:color="auto"/>
              <w:left w:val="single" w:sz="4" w:space="0" w:color="auto"/>
              <w:bottom w:val="single" w:sz="4" w:space="0" w:color="auto"/>
              <w:right w:val="single" w:sz="4" w:space="0" w:color="auto"/>
            </w:tcBorders>
            <w:vAlign w:val="bottom"/>
          </w:tcPr>
          <w:p w14:paraId="2C0B5722" w14:textId="610A496F" w:rsidR="004F1ACA" w:rsidRPr="00236F4B"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455" w:type="pct"/>
            <w:tcBorders>
              <w:top w:val="single" w:sz="4" w:space="0" w:color="auto"/>
              <w:left w:val="single" w:sz="4" w:space="0" w:color="auto"/>
              <w:bottom w:val="single" w:sz="4" w:space="0" w:color="auto"/>
              <w:right w:val="single" w:sz="4" w:space="0" w:color="auto"/>
            </w:tcBorders>
            <w:vAlign w:val="bottom"/>
          </w:tcPr>
          <w:p w14:paraId="4A1A894B" w14:textId="77777777" w:rsidR="004F1ACA" w:rsidRPr="00236F4B"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Type</w:t>
            </w:r>
          </w:p>
        </w:tc>
        <w:tc>
          <w:tcPr>
            <w:tcW w:w="455" w:type="pct"/>
            <w:tcBorders>
              <w:top w:val="single" w:sz="4" w:space="0" w:color="auto"/>
              <w:left w:val="single" w:sz="4" w:space="0" w:color="auto"/>
              <w:bottom w:val="single" w:sz="4" w:space="0" w:color="auto"/>
              <w:right w:val="single" w:sz="4" w:space="0" w:color="auto"/>
            </w:tcBorders>
            <w:vAlign w:val="bottom"/>
          </w:tcPr>
          <w:p w14:paraId="7711E932" w14:textId="77777777" w:rsidR="004F1ACA" w:rsidRPr="00236F4B"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Type</w:t>
            </w:r>
          </w:p>
        </w:tc>
        <w:tc>
          <w:tcPr>
            <w:tcW w:w="455" w:type="pct"/>
            <w:tcBorders>
              <w:top w:val="single" w:sz="4" w:space="0" w:color="auto"/>
              <w:left w:val="single" w:sz="4" w:space="0" w:color="auto"/>
              <w:bottom w:val="single" w:sz="4" w:space="0" w:color="auto"/>
              <w:right w:val="single" w:sz="4" w:space="0" w:color="auto"/>
            </w:tcBorders>
            <w:vAlign w:val="bottom"/>
          </w:tcPr>
          <w:p w14:paraId="052C1309" w14:textId="4231D2DD" w:rsidR="004F1ACA" w:rsidRPr="00236F4B"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of</w:t>
            </w:r>
            <w:r>
              <w:rPr>
                <w:rFonts w:asciiTheme="minorHAnsi" w:eastAsia="Times New Roman" w:hAnsiTheme="minorHAnsi" w:cstheme="minorHAnsi"/>
                <w:sz w:val="18"/>
                <w:szCs w:val="20"/>
              </w:rPr>
              <w:t xml:space="preserve"> Like (or Identical) </w:t>
            </w:r>
            <w:r w:rsidRPr="00236F4B">
              <w:rPr>
                <w:rFonts w:asciiTheme="minorHAnsi" w:eastAsia="Times New Roman" w:hAnsiTheme="minorHAnsi" w:cstheme="minorHAnsi"/>
                <w:sz w:val="18"/>
                <w:szCs w:val="20"/>
              </w:rPr>
              <w:t xml:space="preserve"> Water Heaters in System</w:t>
            </w:r>
          </w:p>
        </w:tc>
        <w:tc>
          <w:tcPr>
            <w:tcW w:w="454" w:type="pct"/>
            <w:tcBorders>
              <w:top w:val="single" w:sz="4" w:space="0" w:color="auto"/>
              <w:left w:val="single" w:sz="4" w:space="0" w:color="auto"/>
              <w:bottom w:val="single" w:sz="4" w:space="0" w:color="auto"/>
              <w:right w:val="single" w:sz="4" w:space="0" w:color="auto"/>
            </w:tcBorders>
            <w:vAlign w:val="bottom"/>
          </w:tcPr>
          <w:p w14:paraId="06E2FB18" w14:textId="77777777" w:rsidR="004F1ACA" w:rsidRPr="00236F4B"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Fuel Type</w:t>
            </w:r>
          </w:p>
        </w:tc>
        <w:tc>
          <w:tcPr>
            <w:tcW w:w="455" w:type="pct"/>
            <w:tcBorders>
              <w:top w:val="single" w:sz="4" w:space="0" w:color="auto"/>
              <w:left w:val="single" w:sz="4" w:space="0" w:color="auto"/>
              <w:bottom w:val="single" w:sz="4" w:space="0" w:color="auto"/>
              <w:right w:val="single" w:sz="4" w:space="0" w:color="auto"/>
            </w:tcBorders>
            <w:vAlign w:val="bottom"/>
          </w:tcPr>
          <w:p w14:paraId="4CC76B62" w14:textId="77777777" w:rsidR="004F1ACA" w:rsidRPr="00236F4B"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Type</w:t>
            </w:r>
          </w:p>
        </w:tc>
        <w:tc>
          <w:tcPr>
            <w:tcW w:w="455" w:type="pct"/>
            <w:tcBorders>
              <w:top w:val="single" w:sz="4" w:space="0" w:color="auto"/>
              <w:left w:val="single" w:sz="4" w:space="0" w:color="auto"/>
              <w:bottom w:val="single" w:sz="4" w:space="0" w:color="auto"/>
              <w:right w:val="single" w:sz="4" w:space="0" w:color="auto"/>
            </w:tcBorders>
            <w:vAlign w:val="bottom"/>
          </w:tcPr>
          <w:p w14:paraId="196F7A20" w14:textId="77777777" w:rsidR="004F1ACA" w:rsidRPr="00236F4B"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Value</w:t>
            </w:r>
          </w:p>
        </w:tc>
        <w:tc>
          <w:tcPr>
            <w:tcW w:w="455" w:type="pct"/>
            <w:tcBorders>
              <w:top w:val="single" w:sz="4" w:space="0" w:color="auto"/>
              <w:left w:val="single" w:sz="4" w:space="0" w:color="auto"/>
              <w:bottom w:val="single" w:sz="4" w:space="0" w:color="auto"/>
              <w:right w:val="single" w:sz="4" w:space="0" w:color="auto"/>
            </w:tcBorders>
            <w:vAlign w:val="bottom"/>
          </w:tcPr>
          <w:p w14:paraId="58A198CB" w14:textId="77777777" w:rsidR="004F1ACA" w:rsidRPr="00236F4B"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Dwelling Unit DHW System</w:t>
            </w:r>
          </w:p>
          <w:p w14:paraId="4A6F7DA9" w14:textId="77777777" w:rsidR="004F1ACA" w:rsidRPr="00236F4B"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Distribution Type</w:t>
            </w:r>
          </w:p>
        </w:tc>
        <w:tc>
          <w:tcPr>
            <w:tcW w:w="455" w:type="pct"/>
            <w:tcBorders>
              <w:top w:val="single" w:sz="4" w:space="0" w:color="auto"/>
              <w:left w:val="single" w:sz="4" w:space="0" w:color="auto"/>
              <w:bottom w:val="single" w:sz="4" w:space="0" w:color="auto"/>
              <w:right w:val="single" w:sz="4" w:space="0" w:color="auto"/>
            </w:tcBorders>
            <w:vAlign w:val="bottom"/>
          </w:tcPr>
          <w:p w14:paraId="32349509" w14:textId="6B416834" w:rsidR="004F1ACA" w:rsidRPr="00236F4B"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Compact Dist</w:t>
            </w:r>
            <w:r>
              <w:rPr>
                <w:rFonts w:asciiTheme="minorHAnsi" w:eastAsia="Times New Roman" w:hAnsiTheme="minorHAnsi" w:cstheme="minorHAnsi"/>
                <w:sz w:val="18"/>
                <w:szCs w:val="20"/>
              </w:rPr>
              <w:t>rib.</w:t>
            </w:r>
          </w:p>
        </w:tc>
        <w:tc>
          <w:tcPr>
            <w:tcW w:w="409" w:type="pct"/>
            <w:tcBorders>
              <w:top w:val="single" w:sz="4" w:space="0" w:color="auto"/>
              <w:left w:val="single" w:sz="4" w:space="0" w:color="auto"/>
              <w:bottom w:val="single" w:sz="4" w:space="0" w:color="auto"/>
              <w:right w:val="single" w:sz="4" w:space="0" w:color="auto"/>
            </w:tcBorders>
            <w:vAlign w:val="bottom"/>
          </w:tcPr>
          <w:p w14:paraId="3C0EDE59" w14:textId="717B4841" w:rsidR="004F1ACA" w:rsidRPr="00236F4B"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Drain Water Heat Recovery</w:t>
            </w:r>
          </w:p>
        </w:tc>
      </w:tr>
      <w:tr w:rsidR="002E2A8C" w:rsidRPr="009E01FE" w14:paraId="5D4DAF0C" w14:textId="2174CCCF" w:rsidTr="002C218B">
        <w:trPr>
          <w:cantSplit/>
          <w:trHeight w:val="246"/>
        </w:trPr>
        <w:tc>
          <w:tcPr>
            <w:tcW w:w="498" w:type="pct"/>
            <w:tcBorders>
              <w:top w:val="single" w:sz="4" w:space="0" w:color="auto"/>
              <w:left w:val="single" w:sz="4" w:space="0" w:color="auto"/>
              <w:bottom w:val="single" w:sz="4" w:space="0" w:color="auto"/>
              <w:right w:val="single" w:sz="4" w:space="0" w:color="auto"/>
            </w:tcBorders>
          </w:tcPr>
          <w:p w14:paraId="7A5694AD" w14:textId="77777777"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72662FBB" w14:textId="19B2C5AF"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55420787" w14:textId="77777777"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6127A3C7" w14:textId="77777777"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48C2EC0C" w14:textId="77777777"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78E671A1" w14:textId="77777777"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3BA2358F" w14:textId="77777777"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58ED8364" w14:textId="77777777"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tcPr>
          <w:p w14:paraId="033A4D5A" w14:textId="77777777"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tcPr>
          <w:p w14:paraId="6EB628F2" w14:textId="77777777" w:rsidR="004F1ACA" w:rsidRPr="00C10172"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9" w:type="pct"/>
            <w:tcBorders>
              <w:top w:val="single" w:sz="4" w:space="0" w:color="auto"/>
              <w:left w:val="single" w:sz="4" w:space="0" w:color="auto"/>
              <w:bottom w:val="single" w:sz="4" w:space="0" w:color="auto"/>
              <w:right w:val="single" w:sz="4" w:space="0" w:color="auto"/>
            </w:tcBorders>
          </w:tcPr>
          <w:p w14:paraId="18E1D7D3" w14:textId="77777777" w:rsidR="004F1ACA" w:rsidRPr="00C10172"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2E2A8C" w:rsidRPr="009E01FE" w14:paraId="08C00B59" w14:textId="2B217D17" w:rsidTr="002C218B">
        <w:trPr>
          <w:cantSplit/>
          <w:trHeight w:val="255"/>
        </w:trPr>
        <w:tc>
          <w:tcPr>
            <w:tcW w:w="498" w:type="pct"/>
            <w:tcBorders>
              <w:top w:val="single" w:sz="4" w:space="0" w:color="auto"/>
              <w:left w:val="single" w:sz="4" w:space="0" w:color="auto"/>
              <w:bottom w:val="single" w:sz="4" w:space="0" w:color="auto"/>
              <w:right w:val="single" w:sz="4" w:space="0" w:color="auto"/>
            </w:tcBorders>
          </w:tcPr>
          <w:p w14:paraId="22910910" w14:textId="77777777"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084135C1" w14:textId="6692A356"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48B7F126" w14:textId="77777777"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53AB15F2" w14:textId="77777777"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6575C844" w14:textId="77777777"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7290D35C" w14:textId="77777777"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39095786" w14:textId="77777777"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366F871F" w14:textId="77777777"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tcPr>
          <w:p w14:paraId="565C7ACC" w14:textId="77777777" w:rsidR="004F1ACA" w:rsidRPr="00095904"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tcPr>
          <w:p w14:paraId="34DFCCC9" w14:textId="77777777" w:rsidR="004F1ACA" w:rsidRPr="00C10172"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9" w:type="pct"/>
            <w:tcBorders>
              <w:top w:val="single" w:sz="4" w:space="0" w:color="auto"/>
              <w:left w:val="single" w:sz="4" w:space="0" w:color="auto"/>
              <w:bottom w:val="single" w:sz="4" w:space="0" w:color="auto"/>
              <w:right w:val="single" w:sz="4" w:space="0" w:color="auto"/>
            </w:tcBorders>
          </w:tcPr>
          <w:p w14:paraId="3EC8A11D" w14:textId="77777777" w:rsidR="004F1ACA" w:rsidRPr="00C10172" w:rsidRDefault="004F1ACA"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36E6BF0" w14:textId="77777777" w:rsidR="003C527B" w:rsidRDefault="003C527B" w:rsidP="00D879CA">
      <w:pPr>
        <w:spacing w:after="0" w:line="240" w:lineRule="auto"/>
        <w:rPr>
          <w:rFonts w:asciiTheme="minorHAnsi" w:hAnsiTheme="minorHAnsi" w:cstheme="minorHAnsi"/>
          <w:sz w:val="18"/>
          <w:szCs w:val="18"/>
        </w:rPr>
      </w:pPr>
    </w:p>
    <w:tbl>
      <w:tblPr>
        <w:tblStyle w:val="TableGrid4"/>
        <w:tblW w:w="11027" w:type="dxa"/>
        <w:tblInd w:w="-95" w:type="dxa"/>
        <w:tblLook w:val="04A0" w:firstRow="1" w:lastRow="0" w:firstColumn="1" w:lastColumn="0" w:noHBand="0" w:noVBand="1"/>
      </w:tblPr>
      <w:tblGrid>
        <w:gridCol w:w="900"/>
        <w:gridCol w:w="869"/>
        <w:gridCol w:w="1018"/>
        <w:gridCol w:w="926"/>
        <w:gridCol w:w="897"/>
        <w:gridCol w:w="946"/>
        <w:gridCol w:w="946"/>
        <w:gridCol w:w="1084"/>
        <w:gridCol w:w="1084"/>
        <w:gridCol w:w="1339"/>
        <w:gridCol w:w="1018"/>
      </w:tblGrid>
      <w:tr w:rsidR="007226D8" w:rsidRPr="00F40856" w14:paraId="786CF86D" w14:textId="4FFF4C6F" w:rsidTr="005B5E74">
        <w:trPr>
          <w:trHeight w:val="416"/>
        </w:trPr>
        <w:tc>
          <w:tcPr>
            <w:tcW w:w="11027" w:type="dxa"/>
            <w:gridSpan w:val="11"/>
          </w:tcPr>
          <w:p w14:paraId="033E6E1E" w14:textId="71DCCAA0" w:rsidR="007226D8" w:rsidRPr="00EB4154" w:rsidRDefault="007226D8" w:rsidP="00E40C70">
            <w:pPr>
              <w:spacing w:after="0" w:line="240" w:lineRule="auto"/>
              <w:rPr>
                <w:rFonts w:cstheme="minorHAnsi"/>
                <w:b/>
                <w:bCs/>
                <w:sz w:val="20"/>
                <w:szCs w:val="20"/>
              </w:rPr>
            </w:pPr>
            <w:r>
              <w:rPr>
                <w:rFonts w:cstheme="minorHAnsi"/>
                <w:b/>
                <w:bCs/>
                <w:sz w:val="20"/>
                <w:szCs w:val="20"/>
              </w:rPr>
              <w:t>A2</w:t>
            </w:r>
            <w:r w:rsidRPr="00EB4154">
              <w:rPr>
                <w:rFonts w:cstheme="minorHAnsi"/>
                <w:b/>
                <w:bCs/>
                <w:sz w:val="20"/>
                <w:szCs w:val="20"/>
              </w:rPr>
              <w:t xml:space="preserve">. Design </w:t>
            </w:r>
            <w:r w:rsidRPr="00C1150F">
              <w:rPr>
                <w:rFonts w:cstheme="minorHAnsi"/>
                <w:b/>
                <w:sz w:val="20"/>
                <w:szCs w:val="20"/>
              </w:rPr>
              <w:t xml:space="preserve">HERS Verified </w:t>
            </w:r>
            <w:r w:rsidRPr="00EB4154">
              <w:rPr>
                <w:rFonts w:cstheme="minorHAnsi"/>
                <w:b/>
                <w:bCs/>
                <w:sz w:val="20"/>
                <w:szCs w:val="20"/>
              </w:rPr>
              <w:t xml:space="preserve">Dwelling Unit </w:t>
            </w:r>
            <w:r>
              <w:rPr>
                <w:rFonts w:cstheme="minorHAnsi"/>
                <w:b/>
                <w:bCs/>
                <w:sz w:val="20"/>
                <w:szCs w:val="20"/>
              </w:rPr>
              <w:t>HPWH</w:t>
            </w:r>
            <w:r w:rsidRPr="00EB4154">
              <w:rPr>
                <w:rFonts w:cstheme="minorHAnsi"/>
                <w:b/>
                <w:bCs/>
                <w:sz w:val="20"/>
                <w:szCs w:val="20"/>
              </w:rPr>
              <w:t xml:space="preserve"> System Information</w:t>
            </w:r>
          </w:p>
          <w:p w14:paraId="10241013" w14:textId="02F0544D" w:rsidR="007226D8" w:rsidRDefault="007226D8" w:rsidP="00E40C70">
            <w:pPr>
              <w:spacing w:after="0" w:line="240" w:lineRule="auto"/>
              <w:rPr>
                <w:rFonts w:cstheme="minorHAnsi"/>
                <w:b/>
                <w:bCs/>
                <w:sz w:val="20"/>
                <w:szCs w:val="20"/>
              </w:rPr>
            </w:pPr>
            <w:r w:rsidRPr="00F40856">
              <w:rPr>
                <w:rFonts w:cstheme="minorHAnsi"/>
                <w:sz w:val="18"/>
                <w:szCs w:val="20"/>
              </w:rPr>
              <w:t>This table reports the water heating system(s) that were specified on the registered CF1R compliance document for this project.</w:t>
            </w:r>
          </w:p>
        </w:tc>
      </w:tr>
      <w:tr w:rsidR="003E29EA" w:rsidRPr="00F40856" w14:paraId="0FACB7CA" w14:textId="582EAE85" w:rsidTr="00A37C2A">
        <w:trPr>
          <w:trHeight w:val="187"/>
        </w:trPr>
        <w:tc>
          <w:tcPr>
            <w:tcW w:w="900" w:type="dxa"/>
            <w:tcBorders>
              <w:top w:val="single" w:sz="4" w:space="0" w:color="auto"/>
              <w:left w:val="single" w:sz="4" w:space="0" w:color="auto"/>
              <w:bottom w:val="single" w:sz="4" w:space="0" w:color="auto"/>
              <w:right w:val="single" w:sz="4" w:space="0" w:color="auto"/>
            </w:tcBorders>
          </w:tcPr>
          <w:p w14:paraId="07835959" w14:textId="77777777" w:rsidR="003E29EA" w:rsidRPr="00F40856" w:rsidRDefault="003E29EA" w:rsidP="003E29EA">
            <w:pPr>
              <w:spacing w:after="0" w:line="240" w:lineRule="auto"/>
              <w:jc w:val="center"/>
              <w:rPr>
                <w:rFonts w:cstheme="minorHAnsi"/>
                <w:sz w:val="18"/>
                <w:szCs w:val="20"/>
              </w:rPr>
            </w:pPr>
            <w:r w:rsidRPr="00F40856">
              <w:rPr>
                <w:rFonts w:cstheme="minorHAnsi"/>
                <w:sz w:val="18"/>
                <w:szCs w:val="18"/>
              </w:rPr>
              <w:t>01</w:t>
            </w:r>
          </w:p>
        </w:tc>
        <w:tc>
          <w:tcPr>
            <w:tcW w:w="869" w:type="dxa"/>
            <w:vAlign w:val="bottom"/>
          </w:tcPr>
          <w:p w14:paraId="55076699" w14:textId="77777777" w:rsidR="003E29EA" w:rsidRPr="00F40856" w:rsidRDefault="003E29EA" w:rsidP="003E29EA">
            <w:pPr>
              <w:spacing w:after="0" w:line="240" w:lineRule="auto"/>
              <w:jc w:val="center"/>
              <w:rPr>
                <w:rFonts w:cstheme="minorHAnsi"/>
                <w:sz w:val="18"/>
                <w:szCs w:val="20"/>
              </w:rPr>
            </w:pPr>
            <w:r w:rsidRPr="00F40856">
              <w:rPr>
                <w:rFonts w:cstheme="minorHAnsi"/>
                <w:sz w:val="18"/>
                <w:szCs w:val="20"/>
              </w:rPr>
              <w:t>02</w:t>
            </w:r>
          </w:p>
        </w:tc>
        <w:tc>
          <w:tcPr>
            <w:tcW w:w="1018" w:type="dxa"/>
            <w:vAlign w:val="bottom"/>
          </w:tcPr>
          <w:p w14:paraId="17F7EF6D" w14:textId="77777777" w:rsidR="003E29EA" w:rsidRPr="00F40856" w:rsidRDefault="003E29EA" w:rsidP="003E29EA">
            <w:pPr>
              <w:spacing w:after="0" w:line="240" w:lineRule="auto"/>
              <w:jc w:val="center"/>
              <w:rPr>
                <w:rFonts w:cstheme="minorHAnsi"/>
                <w:sz w:val="18"/>
                <w:szCs w:val="20"/>
              </w:rPr>
            </w:pPr>
            <w:r w:rsidRPr="00F40856">
              <w:rPr>
                <w:rFonts w:cstheme="minorHAnsi"/>
                <w:sz w:val="18"/>
                <w:szCs w:val="20"/>
              </w:rPr>
              <w:t>03</w:t>
            </w:r>
          </w:p>
        </w:tc>
        <w:tc>
          <w:tcPr>
            <w:tcW w:w="926" w:type="dxa"/>
          </w:tcPr>
          <w:p w14:paraId="1DA8D508" w14:textId="77777777" w:rsidR="003E29EA" w:rsidRPr="00F40856" w:rsidRDefault="003E29EA" w:rsidP="003E29EA">
            <w:pPr>
              <w:spacing w:after="0" w:line="240" w:lineRule="auto"/>
              <w:jc w:val="center"/>
              <w:rPr>
                <w:rFonts w:cstheme="minorHAnsi"/>
                <w:sz w:val="18"/>
                <w:szCs w:val="20"/>
              </w:rPr>
            </w:pPr>
            <w:r w:rsidRPr="00F40856">
              <w:rPr>
                <w:rFonts w:cstheme="minorHAnsi"/>
                <w:sz w:val="18"/>
                <w:szCs w:val="20"/>
              </w:rPr>
              <w:t>04</w:t>
            </w:r>
          </w:p>
        </w:tc>
        <w:tc>
          <w:tcPr>
            <w:tcW w:w="897" w:type="dxa"/>
          </w:tcPr>
          <w:p w14:paraId="710162BA" w14:textId="77777777" w:rsidR="003E29EA" w:rsidRPr="00F40856" w:rsidRDefault="003E29EA" w:rsidP="003E29EA">
            <w:pPr>
              <w:spacing w:after="0" w:line="240" w:lineRule="auto"/>
              <w:jc w:val="center"/>
              <w:rPr>
                <w:rFonts w:cstheme="minorHAnsi"/>
                <w:sz w:val="18"/>
                <w:szCs w:val="20"/>
              </w:rPr>
            </w:pPr>
            <w:r w:rsidRPr="00F40856">
              <w:rPr>
                <w:rFonts w:cstheme="minorHAnsi"/>
                <w:sz w:val="18"/>
                <w:szCs w:val="20"/>
              </w:rPr>
              <w:t>05</w:t>
            </w:r>
          </w:p>
        </w:tc>
        <w:tc>
          <w:tcPr>
            <w:tcW w:w="946" w:type="dxa"/>
          </w:tcPr>
          <w:p w14:paraId="5D357D11" w14:textId="77777777" w:rsidR="003E29EA" w:rsidRPr="00F40856" w:rsidRDefault="003E29EA" w:rsidP="003E29EA">
            <w:pPr>
              <w:spacing w:after="0" w:line="240" w:lineRule="auto"/>
              <w:jc w:val="center"/>
              <w:rPr>
                <w:rFonts w:cstheme="minorHAnsi"/>
                <w:sz w:val="18"/>
                <w:szCs w:val="20"/>
              </w:rPr>
            </w:pPr>
            <w:r w:rsidRPr="00F40856">
              <w:rPr>
                <w:rFonts w:cstheme="minorHAnsi"/>
                <w:sz w:val="18"/>
                <w:szCs w:val="20"/>
              </w:rPr>
              <w:t>06</w:t>
            </w:r>
          </w:p>
        </w:tc>
        <w:tc>
          <w:tcPr>
            <w:tcW w:w="946" w:type="dxa"/>
          </w:tcPr>
          <w:p w14:paraId="66D58135" w14:textId="0C050816" w:rsidR="003E29EA" w:rsidRPr="00F40856" w:rsidRDefault="003E29EA" w:rsidP="003E29EA">
            <w:pPr>
              <w:spacing w:after="0" w:line="240" w:lineRule="auto"/>
              <w:jc w:val="center"/>
              <w:rPr>
                <w:rFonts w:cstheme="minorHAnsi"/>
                <w:sz w:val="18"/>
                <w:szCs w:val="20"/>
              </w:rPr>
            </w:pPr>
            <w:ins w:id="0" w:author="Alhabibi, Haider@Energy" w:date="2023-11-01T16:14:00Z">
              <w:r w:rsidRPr="00F40856">
                <w:rPr>
                  <w:rFonts w:cstheme="minorHAnsi"/>
                  <w:sz w:val="18"/>
                  <w:szCs w:val="20"/>
                </w:rPr>
                <w:t>06</w:t>
              </w:r>
            </w:ins>
            <w:ins w:id="1" w:author="Alhabibi, Haider@Energy" w:date="2023-11-01T16:15:00Z">
              <w:r w:rsidR="00CA79FF">
                <w:rPr>
                  <w:rFonts w:cstheme="minorHAnsi"/>
                  <w:sz w:val="18"/>
                  <w:szCs w:val="20"/>
                </w:rPr>
                <w:t>a</w:t>
              </w:r>
            </w:ins>
          </w:p>
        </w:tc>
        <w:tc>
          <w:tcPr>
            <w:tcW w:w="1084" w:type="dxa"/>
          </w:tcPr>
          <w:p w14:paraId="680BECFC" w14:textId="47A6D8BC" w:rsidR="003E29EA" w:rsidRPr="00F40856" w:rsidRDefault="003E29EA" w:rsidP="003E29EA">
            <w:pPr>
              <w:spacing w:after="0" w:line="240" w:lineRule="auto"/>
              <w:jc w:val="center"/>
              <w:rPr>
                <w:rFonts w:cstheme="minorHAnsi"/>
                <w:sz w:val="18"/>
                <w:szCs w:val="20"/>
              </w:rPr>
            </w:pPr>
            <w:r w:rsidRPr="00F40856">
              <w:rPr>
                <w:rFonts w:cstheme="minorHAnsi"/>
                <w:sz w:val="18"/>
                <w:szCs w:val="20"/>
              </w:rPr>
              <w:t>07</w:t>
            </w:r>
          </w:p>
        </w:tc>
        <w:tc>
          <w:tcPr>
            <w:tcW w:w="1084" w:type="dxa"/>
          </w:tcPr>
          <w:p w14:paraId="2C8F6A65" w14:textId="77777777" w:rsidR="003E29EA" w:rsidRPr="00F40856" w:rsidRDefault="003E29EA" w:rsidP="003E29EA">
            <w:pPr>
              <w:spacing w:after="0" w:line="240" w:lineRule="auto"/>
              <w:jc w:val="center"/>
              <w:rPr>
                <w:rFonts w:cstheme="minorHAnsi"/>
                <w:sz w:val="18"/>
                <w:szCs w:val="20"/>
              </w:rPr>
            </w:pPr>
            <w:r w:rsidRPr="00F40856">
              <w:rPr>
                <w:rFonts w:cstheme="minorHAnsi"/>
                <w:sz w:val="18"/>
                <w:szCs w:val="20"/>
              </w:rPr>
              <w:t>08</w:t>
            </w:r>
          </w:p>
        </w:tc>
        <w:tc>
          <w:tcPr>
            <w:tcW w:w="1339" w:type="dxa"/>
          </w:tcPr>
          <w:p w14:paraId="14F17F48" w14:textId="77777777" w:rsidR="003E29EA" w:rsidRPr="00F40856" w:rsidRDefault="003E29EA" w:rsidP="003E29EA">
            <w:pPr>
              <w:spacing w:after="0" w:line="240" w:lineRule="auto"/>
              <w:jc w:val="center"/>
              <w:rPr>
                <w:rFonts w:cstheme="minorHAnsi"/>
                <w:sz w:val="18"/>
                <w:szCs w:val="20"/>
              </w:rPr>
            </w:pPr>
            <w:r w:rsidRPr="00F40856">
              <w:rPr>
                <w:rFonts w:cstheme="minorHAnsi"/>
                <w:sz w:val="18"/>
                <w:szCs w:val="20"/>
              </w:rPr>
              <w:t>09</w:t>
            </w:r>
          </w:p>
        </w:tc>
        <w:tc>
          <w:tcPr>
            <w:tcW w:w="1018" w:type="dxa"/>
          </w:tcPr>
          <w:p w14:paraId="11EA1323" w14:textId="58ADB3B9" w:rsidR="003E29EA" w:rsidRPr="00F40856" w:rsidRDefault="003E29EA" w:rsidP="003E29EA">
            <w:pPr>
              <w:spacing w:after="0" w:line="240" w:lineRule="auto"/>
              <w:jc w:val="center"/>
              <w:rPr>
                <w:rFonts w:cstheme="minorHAnsi"/>
                <w:sz w:val="18"/>
                <w:szCs w:val="20"/>
              </w:rPr>
            </w:pPr>
            <w:r>
              <w:rPr>
                <w:rFonts w:cstheme="minorHAnsi"/>
                <w:sz w:val="18"/>
                <w:szCs w:val="20"/>
              </w:rPr>
              <w:t>10</w:t>
            </w:r>
          </w:p>
        </w:tc>
      </w:tr>
      <w:tr w:rsidR="003E29EA" w:rsidRPr="00F40856" w14:paraId="0674DF25" w14:textId="44A02F83" w:rsidTr="00A37C2A">
        <w:trPr>
          <w:trHeight w:val="982"/>
        </w:trPr>
        <w:tc>
          <w:tcPr>
            <w:tcW w:w="900" w:type="dxa"/>
            <w:tcBorders>
              <w:top w:val="single" w:sz="4" w:space="0" w:color="auto"/>
              <w:left w:val="single" w:sz="4" w:space="0" w:color="auto"/>
              <w:bottom w:val="single" w:sz="4" w:space="0" w:color="auto"/>
              <w:right w:val="single" w:sz="4" w:space="0" w:color="auto"/>
            </w:tcBorders>
            <w:vAlign w:val="bottom"/>
          </w:tcPr>
          <w:p w14:paraId="7013708F" w14:textId="77777777" w:rsidR="003E29EA" w:rsidRPr="00F40856" w:rsidRDefault="003E29EA" w:rsidP="003E29E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18"/>
              </w:rPr>
              <w:t>Dwelling Unit Name</w:t>
            </w:r>
          </w:p>
        </w:tc>
        <w:tc>
          <w:tcPr>
            <w:tcW w:w="869" w:type="dxa"/>
            <w:vAlign w:val="bottom"/>
          </w:tcPr>
          <w:p w14:paraId="34D21649" w14:textId="77777777" w:rsidR="003E29EA" w:rsidRPr="00F40856" w:rsidRDefault="003E29EA" w:rsidP="003E29E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Water Heating System ID</w:t>
            </w:r>
          </w:p>
          <w:p w14:paraId="7AADBD91" w14:textId="77777777" w:rsidR="003E29EA" w:rsidRPr="00F40856" w:rsidRDefault="003E29EA" w:rsidP="003E29EA">
            <w:pPr>
              <w:spacing w:after="0" w:line="240" w:lineRule="auto"/>
              <w:jc w:val="center"/>
              <w:rPr>
                <w:rFonts w:cstheme="minorHAnsi"/>
                <w:sz w:val="18"/>
                <w:szCs w:val="20"/>
              </w:rPr>
            </w:pPr>
            <w:r w:rsidRPr="00F40856">
              <w:rPr>
                <w:rFonts w:cstheme="minorHAnsi"/>
                <w:sz w:val="18"/>
                <w:szCs w:val="20"/>
              </w:rPr>
              <w:t>or Name</w:t>
            </w:r>
          </w:p>
        </w:tc>
        <w:tc>
          <w:tcPr>
            <w:tcW w:w="1018" w:type="dxa"/>
            <w:vAlign w:val="bottom"/>
          </w:tcPr>
          <w:p w14:paraId="764E55B7" w14:textId="77777777" w:rsidR="003E29EA" w:rsidRPr="00F40856" w:rsidRDefault="003E29EA" w:rsidP="003E29E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Modeled Equipment</w:t>
            </w:r>
          </w:p>
          <w:p w14:paraId="363B3901" w14:textId="77777777" w:rsidR="003E29EA" w:rsidRPr="00F40856" w:rsidRDefault="003E29EA" w:rsidP="003E29EA">
            <w:pPr>
              <w:spacing w:after="0" w:line="240" w:lineRule="auto"/>
              <w:jc w:val="center"/>
              <w:rPr>
                <w:rFonts w:cstheme="minorHAnsi"/>
                <w:sz w:val="18"/>
                <w:szCs w:val="20"/>
              </w:rPr>
            </w:pPr>
            <w:r w:rsidRPr="00F40856">
              <w:rPr>
                <w:rFonts w:cstheme="minorHAnsi"/>
                <w:sz w:val="18"/>
                <w:szCs w:val="20"/>
              </w:rPr>
              <w:t>Make and Model</w:t>
            </w:r>
          </w:p>
        </w:tc>
        <w:tc>
          <w:tcPr>
            <w:tcW w:w="926" w:type="dxa"/>
            <w:vAlign w:val="bottom"/>
          </w:tcPr>
          <w:p w14:paraId="1906A805" w14:textId="77777777" w:rsidR="003E29EA" w:rsidRPr="00F40856" w:rsidRDefault="003E29EA" w:rsidP="003E29E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 of Like (or Identical) Water Heaters in System</w:t>
            </w:r>
          </w:p>
        </w:tc>
        <w:tc>
          <w:tcPr>
            <w:tcW w:w="897" w:type="dxa"/>
            <w:vAlign w:val="bottom"/>
          </w:tcPr>
          <w:p w14:paraId="2F687453" w14:textId="77777777" w:rsidR="003E29EA" w:rsidRPr="00F40856" w:rsidRDefault="003E29EA" w:rsidP="003E29E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Tank Location</w:t>
            </w:r>
          </w:p>
        </w:tc>
        <w:tc>
          <w:tcPr>
            <w:tcW w:w="946" w:type="dxa"/>
            <w:vAlign w:val="bottom"/>
          </w:tcPr>
          <w:p w14:paraId="554369F2" w14:textId="65EE7177" w:rsidR="003E29EA" w:rsidRPr="00F40856" w:rsidRDefault="003E29EA" w:rsidP="003E29E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Exterior Tank Insulation R-value</w:t>
            </w:r>
          </w:p>
        </w:tc>
        <w:tc>
          <w:tcPr>
            <w:tcW w:w="946" w:type="dxa"/>
            <w:vAlign w:val="bottom"/>
          </w:tcPr>
          <w:p w14:paraId="209ECB6D" w14:textId="6262BD9B" w:rsidR="003E29EA" w:rsidRPr="00F40856" w:rsidRDefault="003E29EA" w:rsidP="003E29EA">
            <w:pPr>
              <w:tabs>
                <w:tab w:val="left" w:pos="2160"/>
                <w:tab w:val="left" w:pos="2700"/>
                <w:tab w:val="left" w:pos="3420"/>
                <w:tab w:val="left" w:pos="3780"/>
                <w:tab w:val="left" w:pos="5760"/>
                <w:tab w:val="left" w:pos="7212"/>
              </w:tabs>
              <w:spacing w:after="0" w:line="240" w:lineRule="auto"/>
              <w:jc w:val="center"/>
              <w:rPr>
                <w:rFonts w:cstheme="minorHAnsi"/>
                <w:sz w:val="18"/>
                <w:szCs w:val="20"/>
              </w:rPr>
            </w:pPr>
            <w:ins w:id="2" w:author="Alhabibi, Haider@Energy" w:date="2023-11-01T16:14:00Z">
              <w:r>
                <w:rPr>
                  <w:rFonts w:cstheme="minorHAnsi"/>
                  <w:sz w:val="18"/>
                  <w:szCs w:val="20"/>
                </w:rPr>
                <w:t>Tank Volume</w:t>
              </w:r>
            </w:ins>
          </w:p>
        </w:tc>
        <w:tc>
          <w:tcPr>
            <w:tcW w:w="1084" w:type="dxa"/>
            <w:vAlign w:val="bottom"/>
          </w:tcPr>
          <w:p w14:paraId="164441EF" w14:textId="2D0B2BDF" w:rsidR="003E29EA" w:rsidRPr="00F40856" w:rsidRDefault="003E29EA" w:rsidP="003E29E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Dwelling Unit DHW System Distribution Type</w:t>
            </w:r>
          </w:p>
        </w:tc>
        <w:tc>
          <w:tcPr>
            <w:tcW w:w="1084" w:type="dxa"/>
            <w:vAlign w:val="bottom"/>
          </w:tcPr>
          <w:p w14:paraId="53A21935" w14:textId="77777777" w:rsidR="003E29EA" w:rsidRPr="00F40856" w:rsidRDefault="003E29EA" w:rsidP="003E29E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Compact Distribution</w:t>
            </w:r>
          </w:p>
        </w:tc>
        <w:tc>
          <w:tcPr>
            <w:tcW w:w="1339" w:type="dxa"/>
            <w:vAlign w:val="bottom"/>
          </w:tcPr>
          <w:p w14:paraId="0CADE69D" w14:textId="1A173FB7" w:rsidR="003E29EA" w:rsidRPr="00F40856" w:rsidRDefault="003E29EA" w:rsidP="003E29E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eastAsia="Times New Roman" w:cstheme="minorHAnsi"/>
                <w:sz w:val="18"/>
                <w:szCs w:val="18"/>
              </w:rPr>
              <w:t>Drain Water Heat Recovery</w:t>
            </w:r>
          </w:p>
        </w:tc>
        <w:tc>
          <w:tcPr>
            <w:tcW w:w="1018" w:type="dxa"/>
            <w:vAlign w:val="bottom"/>
          </w:tcPr>
          <w:p w14:paraId="504B8583" w14:textId="1AD494A7" w:rsidR="003E29EA" w:rsidRPr="00F40856" w:rsidRDefault="003E29EA" w:rsidP="003E29E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Simulated Equipment Make and Model</w:t>
            </w:r>
          </w:p>
        </w:tc>
      </w:tr>
      <w:tr w:rsidR="003E29EA" w:rsidRPr="00F40856" w14:paraId="04E58E39" w14:textId="731DABC4" w:rsidTr="00A37C2A">
        <w:trPr>
          <w:trHeight w:val="214"/>
        </w:trPr>
        <w:tc>
          <w:tcPr>
            <w:tcW w:w="900" w:type="dxa"/>
          </w:tcPr>
          <w:p w14:paraId="4CA13434" w14:textId="77777777" w:rsidR="003E29EA" w:rsidRPr="00F40856" w:rsidRDefault="003E29EA" w:rsidP="003E29EA">
            <w:pPr>
              <w:spacing w:after="0" w:line="240" w:lineRule="auto"/>
              <w:rPr>
                <w:rFonts w:cstheme="minorHAnsi"/>
                <w:sz w:val="20"/>
                <w:szCs w:val="20"/>
              </w:rPr>
            </w:pPr>
          </w:p>
        </w:tc>
        <w:tc>
          <w:tcPr>
            <w:tcW w:w="869" w:type="dxa"/>
          </w:tcPr>
          <w:p w14:paraId="5F5C9DB5" w14:textId="77777777" w:rsidR="003E29EA" w:rsidRPr="00F40856" w:rsidRDefault="003E29EA" w:rsidP="003E29EA">
            <w:pPr>
              <w:spacing w:after="0" w:line="240" w:lineRule="auto"/>
              <w:rPr>
                <w:rFonts w:cstheme="minorHAnsi"/>
                <w:sz w:val="20"/>
                <w:szCs w:val="20"/>
              </w:rPr>
            </w:pPr>
          </w:p>
        </w:tc>
        <w:tc>
          <w:tcPr>
            <w:tcW w:w="1018" w:type="dxa"/>
          </w:tcPr>
          <w:p w14:paraId="7F1B1B64" w14:textId="77777777" w:rsidR="003E29EA" w:rsidRPr="00F40856" w:rsidRDefault="003E29EA" w:rsidP="003E29EA">
            <w:pPr>
              <w:spacing w:after="0" w:line="240" w:lineRule="auto"/>
              <w:rPr>
                <w:rFonts w:cstheme="minorHAnsi"/>
                <w:sz w:val="20"/>
                <w:szCs w:val="20"/>
              </w:rPr>
            </w:pPr>
          </w:p>
        </w:tc>
        <w:tc>
          <w:tcPr>
            <w:tcW w:w="926" w:type="dxa"/>
          </w:tcPr>
          <w:p w14:paraId="4DF6C815" w14:textId="77777777" w:rsidR="003E29EA" w:rsidRPr="00F40856" w:rsidRDefault="003E29EA" w:rsidP="003E29EA">
            <w:pPr>
              <w:spacing w:after="0" w:line="240" w:lineRule="auto"/>
              <w:rPr>
                <w:rFonts w:cstheme="minorHAnsi"/>
                <w:sz w:val="20"/>
                <w:szCs w:val="20"/>
              </w:rPr>
            </w:pPr>
          </w:p>
        </w:tc>
        <w:tc>
          <w:tcPr>
            <w:tcW w:w="897" w:type="dxa"/>
          </w:tcPr>
          <w:p w14:paraId="0F66B81B" w14:textId="77777777" w:rsidR="003E29EA" w:rsidRPr="00F40856" w:rsidRDefault="003E29EA" w:rsidP="003E29EA">
            <w:pPr>
              <w:spacing w:after="0" w:line="240" w:lineRule="auto"/>
              <w:rPr>
                <w:rFonts w:cstheme="minorHAnsi"/>
                <w:sz w:val="20"/>
                <w:szCs w:val="20"/>
              </w:rPr>
            </w:pPr>
          </w:p>
        </w:tc>
        <w:tc>
          <w:tcPr>
            <w:tcW w:w="946" w:type="dxa"/>
          </w:tcPr>
          <w:p w14:paraId="72B19B8D" w14:textId="77777777" w:rsidR="003E29EA" w:rsidRPr="00F40856" w:rsidRDefault="003E29EA" w:rsidP="003E29EA">
            <w:pPr>
              <w:spacing w:after="0" w:line="240" w:lineRule="auto"/>
              <w:rPr>
                <w:rFonts w:cstheme="minorHAnsi"/>
                <w:sz w:val="20"/>
                <w:szCs w:val="20"/>
              </w:rPr>
            </w:pPr>
          </w:p>
        </w:tc>
        <w:tc>
          <w:tcPr>
            <w:tcW w:w="946" w:type="dxa"/>
          </w:tcPr>
          <w:p w14:paraId="1726C762" w14:textId="77777777" w:rsidR="003E29EA" w:rsidRPr="00F40856" w:rsidRDefault="003E29EA" w:rsidP="003E29EA">
            <w:pPr>
              <w:spacing w:after="0" w:line="240" w:lineRule="auto"/>
              <w:rPr>
                <w:rFonts w:cstheme="minorHAnsi"/>
                <w:sz w:val="20"/>
                <w:szCs w:val="20"/>
              </w:rPr>
            </w:pPr>
          </w:p>
        </w:tc>
        <w:tc>
          <w:tcPr>
            <w:tcW w:w="1084" w:type="dxa"/>
          </w:tcPr>
          <w:p w14:paraId="22A975D2" w14:textId="6CC9DCC1" w:rsidR="003E29EA" w:rsidRPr="00F40856" w:rsidRDefault="003E29EA" w:rsidP="003E29EA">
            <w:pPr>
              <w:spacing w:after="0" w:line="240" w:lineRule="auto"/>
              <w:rPr>
                <w:rFonts w:cstheme="minorHAnsi"/>
                <w:sz w:val="20"/>
                <w:szCs w:val="20"/>
              </w:rPr>
            </w:pPr>
          </w:p>
        </w:tc>
        <w:tc>
          <w:tcPr>
            <w:tcW w:w="1084" w:type="dxa"/>
          </w:tcPr>
          <w:p w14:paraId="5A19CE08" w14:textId="77777777" w:rsidR="003E29EA" w:rsidRPr="00F40856" w:rsidRDefault="003E29EA" w:rsidP="003E29EA">
            <w:pPr>
              <w:spacing w:after="0" w:line="240" w:lineRule="auto"/>
              <w:rPr>
                <w:rFonts w:cstheme="minorHAnsi"/>
                <w:sz w:val="20"/>
                <w:szCs w:val="20"/>
              </w:rPr>
            </w:pPr>
          </w:p>
        </w:tc>
        <w:tc>
          <w:tcPr>
            <w:tcW w:w="1339" w:type="dxa"/>
          </w:tcPr>
          <w:p w14:paraId="2B01F375" w14:textId="77777777" w:rsidR="003E29EA" w:rsidRPr="00F40856" w:rsidRDefault="003E29EA" w:rsidP="003E29EA">
            <w:pPr>
              <w:spacing w:after="0" w:line="240" w:lineRule="auto"/>
              <w:rPr>
                <w:rFonts w:cstheme="minorHAnsi"/>
                <w:sz w:val="20"/>
                <w:szCs w:val="20"/>
              </w:rPr>
            </w:pPr>
          </w:p>
        </w:tc>
        <w:tc>
          <w:tcPr>
            <w:tcW w:w="1018" w:type="dxa"/>
          </w:tcPr>
          <w:p w14:paraId="54537B55" w14:textId="77777777" w:rsidR="003E29EA" w:rsidRPr="00F40856" w:rsidRDefault="003E29EA" w:rsidP="003E29EA">
            <w:pPr>
              <w:spacing w:after="0" w:line="240" w:lineRule="auto"/>
              <w:rPr>
                <w:rFonts w:cstheme="minorHAnsi"/>
                <w:sz w:val="20"/>
                <w:szCs w:val="20"/>
              </w:rPr>
            </w:pPr>
          </w:p>
        </w:tc>
      </w:tr>
      <w:tr w:rsidR="003E29EA" w:rsidRPr="00F40856" w14:paraId="2F4818A2" w14:textId="1B9BEF1A" w:rsidTr="00A37C2A">
        <w:trPr>
          <w:trHeight w:val="201"/>
        </w:trPr>
        <w:tc>
          <w:tcPr>
            <w:tcW w:w="900" w:type="dxa"/>
          </w:tcPr>
          <w:p w14:paraId="758DD574" w14:textId="77777777" w:rsidR="003E29EA" w:rsidRPr="00F40856" w:rsidRDefault="003E29EA" w:rsidP="003E29EA">
            <w:pPr>
              <w:spacing w:after="0" w:line="240" w:lineRule="auto"/>
              <w:rPr>
                <w:rFonts w:cstheme="minorHAnsi"/>
                <w:sz w:val="20"/>
                <w:szCs w:val="20"/>
              </w:rPr>
            </w:pPr>
          </w:p>
        </w:tc>
        <w:tc>
          <w:tcPr>
            <w:tcW w:w="869" w:type="dxa"/>
          </w:tcPr>
          <w:p w14:paraId="5D42BE8C" w14:textId="77777777" w:rsidR="003E29EA" w:rsidRPr="00F40856" w:rsidRDefault="003E29EA" w:rsidP="003E29EA">
            <w:pPr>
              <w:spacing w:after="0" w:line="240" w:lineRule="auto"/>
              <w:rPr>
                <w:rFonts w:cstheme="minorHAnsi"/>
                <w:sz w:val="20"/>
                <w:szCs w:val="20"/>
              </w:rPr>
            </w:pPr>
          </w:p>
        </w:tc>
        <w:tc>
          <w:tcPr>
            <w:tcW w:w="1018" w:type="dxa"/>
          </w:tcPr>
          <w:p w14:paraId="6494E0FE" w14:textId="77777777" w:rsidR="003E29EA" w:rsidRPr="00F40856" w:rsidRDefault="003E29EA" w:rsidP="003E29EA">
            <w:pPr>
              <w:spacing w:after="0" w:line="240" w:lineRule="auto"/>
              <w:rPr>
                <w:rFonts w:cstheme="minorHAnsi"/>
                <w:sz w:val="20"/>
                <w:szCs w:val="20"/>
              </w:rPr>
            </w:pPr>
          </w:p>
        </w:tc>
        <w:tc>
          <w:tcPr>
            <w:tcW w:w="926" w:type="dxa"/>
          </w:tcPr>
          <w:p w14:paraId="3E884BD6" w14:textId="77777777" w:rsidR="003E29EA" w:rsidRPr="00F40856" w:rsidRDefault="003E29EA" w:rsidP="003E29EA">
            <w:pPr>
              <w:spacing w:after="0" w:line="240" w:lineRule="auto"/>
              <w:rPr>
                <w:rFonts w:cstheme="minorHAnsi"/>
                <w:sz w:val="20"/>
                <w:szCs w:val="20"/>
              </w:rPr>
            </w:pPr>
          </w:p>
        </w:tc>
        <w:tc>
          <w:tcPr>
            <w:tcW w:w="897" w:type="dxa"/>
          </w:tcPr>
          <w:p w14:paraId="0DD2293C" w14:textId="77777777" w:rsidR="003E29EA" w:rsidRPr="00F40856" w:rsidRDefault="003E29EA" w:rsidP="003E29EA">
            <w:pPr>
              <w:spacing w:after="0" w:line="240" w:lineRule="auto"/>
              <w:rPr>
                <w:rFonts w:cstheme="minorHAnsi"/>
                <w:sz w:val="20"/>
                <w:szCs w:val="20"/>
              </w:rPr>
            </w:pPr>
          </w:p>
        </w:tc>
        <w:tc>
          <w:tcPr>
            <w:tcW w:w="946" w:type="dxa"/>
          </w:tcPr>
          <w:p w14:paraId="5284AA21" w14:textId="77777777" w:rsidR="003E29EA" w:rsidRPr="00F40856" w:rsidRDefault="003E29EA" w:rsidP="003E29EA">
            <w:pPr>
              <w:spacing w:after="0" w:line="240" w:lineRule="auto"/>
              <w:rPr>
                <w:rFonts w:cstheme="minorHAnsi"/>
                <w:sz w:val="20"/>
                <w:szCs w:val="20"/>
              </w:rPr>
            </w:pPr>
          </w:p>
        </w:tc>
        <w:tc>
          <w:tcPr>
            <w:tcW w:w="946" w:type="dxa"/>
          </w:tcPr>
          <w:p w14:paraId="1C01AEA4" w14:textId="77777777" w:rsidR="003E29EA" w:rsidRPr="00F40856" w:rsidRDefault="003E29EA" w:rsidP="003E29EA">
            <w:pPr>
              <w:spacing w:after="0" w:line="240" w:lineRule="auto"/>
              <w:rPr>
                <w:rFonts w:cstheme="minorHAnsi"/>
                <w:sz w:val="20"/>
                <w:szCs w:val="20"/>
              </w:rPr>
            </w:pPr>
          </w:p>
        </w:tc>
        <w:tc>
          <w:tcPr>
            <w:tcW w:w="1084" w:type="dxa"/>
          </w:tcPr>
          <w:p w14:paraId="467F8AD5" w14:textId="3E99593F" w:rsidR="003E29EA" w:rsidRPr="00F40856" w:rsidRDefault="003E29EA" w:rsidP="003E29EA">
            <w:pPr>
              <w:spacing w:after="0" w:line="240" w:lineRule="auto"/>
              <w:rPr>
                <w:rFonts w:cstheme="minorHAnsi"/>
                <w:sz w:val="20"/>
                <w:szCs w:val="20"/>
              </w:rPr>
            </w:pPr>
          </w:p>
        </w:tc>
        <w:tc>
          <w:tcPr>
            <w:tcW w:w="1084" w:type="dxa"/>
          </w:tcPr>
          <w:p w14:paraId="25FDD4DD" w14:textId="77777777" w:rsidR="003E29EA" w:rsidRPr="00F40856" w:rsidRDefault="003E29EA" w:rsidP="003E29EA">
            <w:pPr>
              <w:spacing w:after="0" w:line="240" w:lineRule="auto"/>
              <w:rPr>
                <w:rFonts w:cstheme="minorHAnsi"/>
                <w:sz w:val="20"/>
                <w:szCs w:val="20"/>
              </w:rPr>
            </w:pPr>
          </w:p>
        </w:tc>
        <w:tc>
          <w:tcPr>
            <w:tcW w:w="1339" w:type="dxa"/>
          </w:tcPr>
          <w:p w14:paraId="15DBE0B4" w14:textId="77777777" w:rsidR="003E29EA" w:rsidRPr="00F40856" w:rsidRDefault="003E29EA" w:rsidP="003E29EA">
            <w:pPr>
              <w:spacing w:after="0" w:line="240" w:lineRule="auto"/>
              <w:rPr>
                <w:rFonts w:cstheme="minorHAnsi"/>
                <w:sz w:val="20"/>
                <w:szCs w:val="20"/>
              </w:rPr>
            </w:pPr>
          </w:p>
        </w:tc>
        <w:tc>
          <w:tcPr>
            <w:tcW w:w="1018" w:type="dxa"/>
          </w:tcPr>
          <w:p w14:paraId="48307BE1" w14:textId="77777777" w:rsidR="003E29EA" w:rsidRPr="00F40856" w:rsidRDefault="003E29EA" w:rsidP="003E29EA">
            <w:pPr>
              <w:spacing w:after="0" w:line="240" w:lineRule="auto"/>
              <w:rPr>
                <w:rFonts w:cstheme="minorHAnsi"/>
                <w:sz w:val="20"/>
                <w:szCs w:val="20"/>
              </w:rPr>
            </w:pPr>
          </w:p>
        </w:tc>
      </w:tr>
    </w:tbl>
    <w:p w14:paraId="1AE7AA08" w14:textId="77777777" w:rsidR="008F4CD0" w:rsidRDefault="008F4CD0">
      <w:pPr>
        <w:rPr>
          <w:ins w:id="3" w:author="Alhabibi, Haider@Energy" w:date="2022-07-14T15:58:00Z"/>
        </w:rPr>
      </w:pPr>
    </w:p>
    <w:tbl>
      <w:tblPr>
        <w:tblpPr w:leftFromText="180" w:rightFromText="180" w:vertAnchor="text" w:tblpX="-95" w:tblpY="1"/>
        <w:tblOverlap w:val="never"/>
        <w:tblW w:w="5086"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96"/>
        <w:gridCol w:w="998"/>
        <w:gridCol w:w="999"/>
        <w:gridCol w:w="999"/>
        <w:gridCol w:w="999"/>
        <w:gridCol w:w="997"/>
        <w:gridCol w:w="999"/>
        <w:gridCol w:w="999"/>
        <w:gridCol w:w="1100"/>
        <w:gridCol w:w="900"/>
        <w:gridCol w:w="990"/>
      </w:tblGrid>
      <w:tr w:rsidR="00F349F6" w:rsidRPr="009E01FE" w14:paraId="47428C92" w14:textId="13539CC9" w:rsidTr="002C218B">
        <w:trPr>
          <w:cantSplit/>
          <w:trHeight w:val="402"/>
        </w:trPr>
        <w:tc>
          <w:tcPr>
            <w:tcW w:w="5000" w:type="pct"/>
            <w:gridSpan w:val="11"/>
            <w:tcBorders>
              <w:top w:val="single" w:sz="4" w:space="0" w:color="auto"/>
              <w:left w:val="single" w:sz="4" w:space="0" w:color="auto"/>
              <w:bottom w:val="single" w:sz="4" w:space="0" w:color="auto"/>
              <w:right w:val="single" w:sz="4" w:space="0" w:color="auto"/>
            </w:tcBorders>
          </w:tcPr>
          <w:p w14:paraId="7C3CB381" w14:textId="03FAD439" w:rsidR="00F349F6" w:rsidRPr="00B33DFF" w:rsidRDefault="00F349F6" w:rsidP="002E2A8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8733ED">
              <w:rPr>
                <w:rFonts w:asciiTheme="minorHAnsi" w:hAnsiTheme="minorHAnsi" w:cstheme="minorHAnsi"/>
                <w:b/>
                <w:sz w:val="20"/>
                <w:szCs w:val="20"/>
              </w:rPr>
              <w:t xml:space="preserve">. Installed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Systems Information </w:t>
            </w:r>
          </w:p>
          <w:p w14:paraId="09B27B34" w14:textId="3F0C0E6C" w:rsidR="00F349F6" w:rsidRDefault="00F349F6" w:rsidP="002E2A8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w:t>
            </w:r>
            <w:r w:rsidR="00B70C68">
              <w:rPr>
                <w:rFonts w:asciiTheme="minorHAnsi" w:eastAsia="Times New Roman" w:hAnsiTheme="minorHAnsi" w:cstheme="minorHAnsi"/>
                <w:sz w:val="20"/>
                <w:szCs w:val="20"/>
              </w:rPr>
              <w:t>features</w:t>
            </w:r>
            <w:r w:rsidR="00B70C68" w:rsidRPr="00236F4B">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 xml:space="preserve">the water heating system </w:t>
            </w:r>
            <w:r w:rsidR="009B229B">
              <w:rPr>
                <w:rFonts w:asciiTheme="minorHAnsi" w:eastAsia="Times New Roman" w:hAnsiTheme="minorHAnsi" w:cstheme="minorHAnsi"/>
                <w:sz w:val="20"/>
                <w:szCs w:val="20"/>
              </w:rPr>
              <w:t xml:space="preserve">other than </w:t>
            </w:r>
            <w:r w:rsidR="009B229B">
              <w:rPr>
                <w:rFonts w:cstheme="minorHAnsi"/>
                <w:b/>
                <w:bCs/>
                <w:sz w:val="20"/>
                <w:szCs w:val="20"/>
              </w:rPr>
              <w:t>HPWH</w:t>
            </w:r>
            <w:r w:rsidR="009B229B" w:rsidRPr="005828AE">
              <w:rPr>
                <w:rFonts w:asciiTheme="minorHAnsi" w:eastAsia="Times New Roman" w:hAnsiTheme="minorHAnsi" w:cstheme="minorHAnsi"/>
                <w:sz w:val="20"/>
                <w:szCs w:val="20"/>
              </w:rPr>
              <w:t xml:space="preserve"> </w:t>
            </w:r>
            <w:r w:rsidR="009B229B">
              <w:rPr>
                <w:rFonts w:asciiTheme="minorHAnsi" w:eastAsia="Times New Roman" w:hAnsiTheme="minorHAnsi" w:cstheme="minorHAnsi"/>
                <w:sz w:val="20"/>
                <w:szCs w:val="20"/>
              </w:rPr>
              <w:t>systems</w:t>
            </w:r>
            <w:r w:rsidR="009B229B" w:rsidRPr="00236F4B">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installed in this project.</w:t>
            </w:r>
          </w:p>
        </w:tc>
      </w:tr>
      <w:tr w:rsidR="002E2A8C" w:rsidRPr="009E01FE" w14:paraId="5E10FB82" w14:textId="1F2D2580" w:rsidTr="002C218B">
        <w:trPr>
          <w:cantSplit/>
          <w:trHeight w:val="277"/>
        </w:trPr>
        <w:tc>
          <w:tcPr>
            <w:tcW w:w="454" w:type="pct"/>
            <w:tcBorders>
              <w:top w:val="single" w:sz="4" w:space="0" w:color="auto"/>
              <w:left w:val="single" w:sz="4" w:space="0" w:color="auto"/>
              <w:bottom w:val="single" w:sz="4" w:space="0" w:color="auto"/>
              <w:right w:val="single" w:sz="4" w:space="0" w:color="auto"/>
            </w:tcBorders>
          </w:tcPr>
          <w:p w14:paraId="75323EDC" w14:textId="19DFB56D"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9625D0">
              <w:rPr>
                <w:rFonts w:asciiTheme="minorHAnsi" w:eastAsia="Times New Roman" w:hAnsiTheme="minorHAnsi" w:cstheme="minorHAnsi"/>
                <w:sz w:val="20"/>
                <w:szCs w:val="20"/>
              </w:rPr>
              <w:t>01</w:t>
            </w:r>
          </w:p>
        </w:tc>
        <w:tc>
          <w:tcPr>
            <w:tcW w:w="455" w:type="pct"/>
            <w:tcBorders>
              <w:top w:val="single" w:sz="4" w:space="0" w:color="auto"/>
              <w:left w:val="single" w:sz="4" w:space="0" w:color="auto"/>
              <w:bottom w:val="single" w:sz="4" w:space="0" w:color="auto"/>
              <w:right w:val="single" w:sz="4" w:space="0" w:color="auto"/>
            </w:tcBorders>
            <w:vAlign w:val="center"/>
          </w:tcPr>
          <w:p w14:paraId="5F178F62" w14:textId="7C133009"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2</w:t>
            </w:r>
          </w:p>
        </w:tc>
        <w:tc>
          <w:tcPr>
            <w:tcW w:w="455" w:type="pct"/>
            <w:tcBorders>
              <w:top w:val="single" w:sz="4" w:space="0" w:color="auto"/>
              <w:left w:val="single" w:sz="4" w:space="0" w:color="auto"/>
              <w:bottom w:val="single" w:sz="4" w:space="0" w:color="auto"/>
              <w:right w:val="single" w:sz="4" w:space="0" w:color="auto"/>
            </w:tcBorders>
            <w:vAlign w:val="center"/>
          </w:tcPr>
          <w:p w14:paraId="25E49458" w14:textId="0726B8D7"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3</w:t>
            </w:r>
          </w:p>
        </w:tc>
        <w:tc>
          <w:tcPr>
            <w:tcW w:w="455" w:type="pct"/>
            <w:tcBorders>
              <w:top w:val="single" w:sz="4" w:space="0" w:color="auto"/>
              <w:left w:val="single" w:sz="4" w:space="0" w:color="auto"/>
              <w:bottom w:val="single" w:sz="4" w:space="0" w:color="auto"/>
              <w:right w:val="single" w:sz="4" w:space="0" w:color="auto"/>
            </w:tcBorders>
            <w:vAlign w:val="center"/>
          </w:tcPr>
          <w:p w14:paraId="4D1BC378" w14:textId="738DD569"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4</w:t>
            </w:r>
          </w:p>
        </w:tc>
        <w:tc>
          <w:tcPr>
            <w:tcW w:w="455" w:type="pct"/>
            <w:tcBorders>
              <w:top w:val="single" w:sz="4" w:space="0" w:color="auto"/>
              <w:left w:val="single" w:sz="4" w:space="0" w:color="auto"/>
              <w:bottom w:val="single" w:sz="4" w:space="0" w:color="auto"/>
              <w:right w:val="single" w:sz="4" w:space="0" w:color="auto"/>
            </w:tcBorders>
            <w:vAlign w:val="center"/>
          </w:tcPr>
          <w:p w14:paraId="3D26A1B8" w14:textId="23411E06"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5</w:t>
            </w:r>
          </w:p>
        </w:tc>
        <w:tc>
          <w:tcPr>
            <w:tcW w:w="454" w:type="pct"/>
            <w:tcBorders>
              <w:top w:val="single" w:sz="4" w:space="0" w:color="auto"/>
              <w:left w:val="single" w:sz="4" w:space="0" w:color="auto"/>
              <w:bottom w:val="single" w:sz="4" w:space="0" w:color="auto"/>
              <w:right w:val="single" w:sz="4" w:space="0" w:color="auto"/>
            </w:tcBorders>
            <w:vAlign w:val="center"/>
          </w:tcPr>
          <w:p w14:paraId="0E16E27E" w14:textId="14298FD8"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6</w:t>
            </w:r>
          </w:p>
        </w:tc>
        <w:tc>
          <w:tcPr>
            <w:tcW w:w="455" w:type="pct"/>
            <w:tcBorders>
              <w:top w:val="single" w:sz="4" w:space="0" w:color="auto"/>
              <w:left w:val="single" w:sz="4" w:space="0" w:color="auto"/>
              <w:bottom w:val="single" w:sz="4" w:space="0" w:color="auto"/>
              <w:right w:val="single" w:sz="4" w:space="0" w:color="auto"/>
            </w:tcBorders>
            <w:vAlign w:val="center"/>
          </w:tcPr>
          <w:p w14:paraId="1EFBBCAA" w14:textId="198005C5"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7</w:t>
            </w:r>
          </w:p>
        </w:tc>
        <w:tc>
          <w:tcPr>
            <w:tcW w:w="455" w:type="pct"/>
            <w:tcBorders>
              <w:top w:val="single" w:sz="4" w:space="0" w:color="auto"/>
              <w:left w:val="single" w:sz="4" w:space="0" w:color="auto"/>
              <w:bottom w:val="single" w:sz="4" w:space="0" w:color="auto"/>
              <w:right w:val="single" w:sz="4" w:space="0" w:color="auto"/>
            </w:tcBorders>
            <w:vAlign w:val="center"/>
          </w:tcPr>
          <w:p w14:paraId="3A8184C6" w14:textId="5F6A2829"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8</w:t>
            </w:r>
          </w:p>
        </w:tc>
        <w:tc>
          <w:tcPr>
            <w:tcW w:w="501" w:type="pct"/>
            <w:tcBorders>
              <w:top w:val="single" w:sz="4" w:space="0" w:color="auto"/>
              <w:left w:val="single" w:sz="4" w:space="0" w:color="auto"/>
              <w:bottom w:val="single" w:sz="4" w:space="0" w:color="auto"/>
              <w:right w:val="single" w:sz="4" w:space="0" w:color="auto"/>
            </w:tcBorders>
          </w:tcPr>
          <w:p w14:paraId="521DBC25" w14:textId="6947D68E"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10" w:type="pct"/>
            <w:tcBorders>
              <w:top w:val="single" w:sz="4" w:space="0" w:color="auto"/>
              <w:left w:val="single" w:sz="4" w:space="0" w:color="auto"/>
              <w:bottom w:val="single" w:sz="4" w:space="0" w:color="auto"/>
              <w:right w:val="single" w:sz="4" w:space="0" w:color="auto"/>
            </w:tcBorders>
          </w:tcPr>
          <w:p w14:paraId="59C7B8FF" w14:textId="03FEF755" w:rsidR="002E2A8C" w:rsidRPr="00C10172"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c>
          <w:tcPr>
            <w:tcW w:w="452" w:type="pct"/>
            <w:tcBorders>
              <w:top w:val="single" w:sz="4" w:space="0" w:color="auto"/>
              <w:left w:val="single" w:sz="4" w:space="0" w:color="auto"/>
              <w:bottom w:val="single" w:sz="4" w:space="0" w:color="auto"/>
              <w:right w:val="single" w:sz="4" w:space="0" w:color="auto"/>
            </w:tcBorders>
          </w:tcPr>
          <w:p w14:paraId="22046E67" w14:textId="67632103" w:rsidR="002E2A8C"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12</w:t>
            </w:r>
          </w:p>
        </w:tc>
      </w:tr>
      <w:tr w:rsidR="002E2A8C" w:rsidRPr="009E01FE" w14:paraId="285571F4" w14:textId="1F0C2329" w:rsidTr="002C218B">
        <w:trPr>
          <w:cantSplit/>
          <w:trHeight w:val="288"/>
        </w:trPr>
        <w:tc>
          <w:tcPr>
            <w:tcW w:w="454" w:type="pct"/>
            <w:tcBorders>
              <w:top w:val="single" w:sz="4" w:space="0" w:color="auto"/>
              <w:left w:val="single" w:sz="4" w:space="0" w:color="auto"/>
              <w:bottom w:val="single" w:sz="4" w:space="0" w:color="auto"/>
              <w:right w:val="single" w:sz="4" w:space="0" w:color="auto"/>
            </w:tcBorders>
            <w:vAlign w:val="bottom"/>
          </w:tcPr>
          <w:p w14:paraId="2BDEA299" w14:textId="363FE50C" w:rsidR="002E2A8C" w:rsidRPr="00236F4B"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55" w:type="pct"/>
            <w:tcBorders>
              <w:top w:val="single" w:sz="4" w:space="0" w:color="auto"/>
              <w:left w:val="single" w:sz="4" w:space="0" w:color="auto"/>
              <w:bottom w:val="single" w:sz="4" w:space="0" w:color="auto"/>
              <w:right w:val="single" w:sz="4" w:space="0" w:color="auto"/>
            </w:tcBorders>
            <w:vAlign w:val="bottom"/>
          </w:tcPr>
          <w:p w14:paraId="4C8D8125" w14:textId="23A27E93" w:rsidR="002E2A8C" w:rsidRPr="00236F4B"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455" w:type="pct"/>
            <w:tcBorders>
              <w:top w:val="single" w:sz="4" w:space="0" w:color="auto"/>
              <w:left w:val="single" w:sz="4" w:space="0" w:color="auto"/>
              <w:bottom w:val="single" w:sz="4" w:space="0" w:color="auto"/>
              <w:right w:val="single" w:sz="4" w:space="0" w:color="auto"/>
            </w:tcBorders>
            <w:vAlign w:val="bottom"/>
          </w:tcPr>
          <w:p w14:paraId="6BA036E4" w14:textId="77777777" w:rsidR="002E2A8C" w:rsidRPr="00236F4B"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Type</w:t>
            </w:r>
          </w:p>
        </w:tc>
        <w:tc>
          <w:tcPr>
            <w:tcW w:w="455" w:type="pct"/>
            <w:tcBorders>
              <w:top w:val="single" w:sz="4" w:space="0" w:color="auto"/>
              <w:left w:val="single" w:sz="4" w:space="0" w:color="auto"/>
              <w:bottom w:val="single" w:sz="4" w:space="0" w:color="auto"/>
              <w:right w:val="single" w:sz="4" w:space="0" w:color="auto"/>
            </w:tcBorders>
            <w:vAlign w:val="bottom"/>
          </w:tcPr>
          <w:p w14:paraId="7C66A97B" w14:textId="77777777" w:rsidR="002E2A8C" w:rsidRPr="00236F4B"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Type</w:t>
            </w:r>
          </w:p>
        </w:tc>
        <w:tc>
          <w:tcPr>
            <w:tcW w:w="455" w:type="pct"/>
            <w:tcBorders>
              <w:top w:val="single" w:sz="4" w:space="0" w:color="auto"/>
              <w:left w:val="single" w:sz="4" w:space="0" w:color="auto"/>
              <w:bottom w:val="single" w:sz="4" w:space="0" w:color="auto"/>
              <w:right w:val="single" w:sz="4" w:space="0" w:color="auto"/>
            </w:tcBorders>
            <w:vAlign w:val="bottom"/>
          </w:tcPr>
          <w:p w14:paraId="0980E02E" w14:textId="6C09F1F5" w:rsidR="002E2A8C" w:rsidRPr="00236F4B"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 of </w:t>
            </w:r>
            <w:r>
              <w:rPr>
                <w:rFonts w:asciiTheme="minorHAnsi" w:eastAsia="Times New Roman" w:hAnsiTheme="minorHAnsi" w:cstheme="minorHAnsi"/>
                <w:sz w:val="18"/>
                <w:szCs w:val="20"/>
              </w:rPr>
              <w:t xml:space="preserve">Like (or Identical) </w:t>
            </w:r>
            <w:r w:rsidRPr="00236F4B">
              <w:rPr>
                <w:rFonts w:asciiTheme="minorHAnsi" w:eastAsia="Times New Roman" w:hAnsiTheme="minorHAnsi" w:cstheme="minorHAnsi"/>
                <w:sz w:val="18"/>
                <w:szCs w:val="20"/>
              </w:rPr>
              <w:t>Water Heaters in System</w:t>
            </w:r>
          </w:p>
        </w:tc>
        <w:tc>
          <w:tcPr>
            <w:tcW w:w="454" w:type="pct"/>
            <w:tcBorders>
              <w:top w:val="single" w:sz="4" w:space="0" w:color="auto"/>
              <w:left w:val="single" w:sz="4" w:space="0" w:color="auto"/>
              <w:bottom w:val="single" w:sz="4" w:space="0" w:color="auto"/>
              <w:right w:val="single" w:sz="4" w:space="0" w:color="auto"/>
            </w:tcBorders>
            <w:vAlign w:val="bottom"/>
          </w:tcPr>
          <w:p w14:paraId="3024E801" w14:textId="77777777" w:rsidR="002E2A8C" w:rsidRPr="00236F4B"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Fuel Type</w:t>
            </w:r>
          </w:p>
        </w:tc>
        <w:tc>
          <w:tcPr>
            <w:tcW w:w="455" w:type="pct"/>
            <w:tcBorders>
              <w:top w:val="single" w:sz="4" w:space="0" w:color="auto"/>
              <w:left w:val="single" w:sz="4" w:space="0" w:color="auto"/>
              <w:bottom w:val="single" w:sz="4" w:space="0" w:color="auto"/>
              <w:right w:val="single" w:sz="4" w:space="0" w:color="auto"/>
            </w:tcBorders>
            <w:vAlign w:val="bottom"/>
          </w:tcPr>
          <w:p w14:paraId="12E5370C" w14:textId="77777777" w:rsidR="002E2A8C" w:rsidRPr="00236F4B"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Type</w:t>
            </w:r>
          </w:p>
        </w:tc>
        <w:tc>
          <w:tcPr>
            <w:tcW w:w="455" w:type="pct"/>
            <w:tcBorders>
              <w:top w:val="single" w:sz="4" w:space="0" w:color="auto"/>
              <w:left w:val="single" w:sz="4" w:space="0" w:color="auto"/>
              <w:bottom w:val="single" w:sz="4" w:space="0" w:color="auto"/>
              <w:right w:val="single" w:sz="4" w:space="0" w:color="auto"/>
            </w:tcBorders>
            <w:vAlign w:val="bottom"/>
          </w:tcPr>
          <w:p w14:paraId="7E7D822D" w14:textId="77777777" w:rsidR="002E2A8C" w:rsidRPr="00236F4B"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Value</w:t>
            </w:r>
          </w:p>
        </w:tc>
        <w:tc>
          <w:tcPr>
            <w:tcW w:w="501" w:type="pct"/>
            <w:tcBorders>
              <w:top w:val="single" w:sz="4" w:space="0" w:color="auto"/>
              <w:left w:val="single" w:sz="4" w:space="0" w:color="auto"/>
              <w:bottom w:val="single" w:sz="4" w:space="0" w:color="auto"/>
              <w:right w:val="single" w:sz="4" w:space="0" w:color="auto"/>
            </w:tcBorders>
            <w:vAlign w:val="bottom"/>
          </w:tcPr>
          <w:p w14:paraId="54A8862E" w14:textId="77777777" w:rsidR="002E2A8C" w:rsidRPr="00236F4B"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Dwelling Unit DHW System</w:t>
            </w:r>
          </w:p>
          <w:p w14:paraId="603085A6" w14:textId="77777777" w:rsidR="002E2A8C" w:rsidRPr="00236F4B"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Distribution Type</w:t>
            </w:r>
          </w:p>
        </w:tc>
        <w:tc>
          <w:tcPr>
            <w:tcW w:w="410" w:type="pct"/>
            <w:tcBorders>
              <w:top w:val="single" w:sz="4" w:space="0" w:color="auto"/>
              <w:left w:val="single" w:sz="4" w:space="0" w:color="auto"/>
              <w:bottom w:val="single" w:sz="4" w:space="0" w:color="auto"/>
              <w:right w:val="single" w:sz="4" w:space="0" w:color="auto"/>
            </w:tcBorders>
            <w:vAlign w:val="bottom"/>
          </w:tcPr>
          <w:p w14:paraId="40842392" w14:textId="143E47FD" w:rsidR="002E2A8C" w:rsidRPr="00236F4B"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Compact Dist</w:t>
            </w:r>
            <w:r>
              <w:rPr>
                <w:rFonts w:asciiTheme="minorHAnsi" w:eastAsia="Times New Roman" w:hAnsiTheme="minorHAnsi" w:cstheme="minorHAnsi"/>
                <w:sz w:val="18"/>
                <w:szCs w:val="20"/>
              </w:rPr>
              <w:t>rib.</w:t>
            </w:r>
          </w:p>
        </w:tc>
        <w:tc>
          <w:tcPr>
            <w:tcW w:w="452" w:type="pct"/>
            <w:tcBorders>
              <w:top w:val="single" w:sz="4" w:space="0" w:color="auto"/>
              <w:left w:val="single" w:sz="4" w:space="0" w:color="auto"/>
              <w:bottom w:val="single" w:sz="4" w:space="0" w:color="auto"/>
              <w:right w:val="single" w:sz="4" w:space="0" w:color="auto"/>
            </w:tcBorders>
            <w:vAlign w:val="bottom"/>
          </w:tcPr>
          <w:p w14:paraId="2FADA926" w14:textId="05845C62" w:rsidR="002E2A8C" w:rsidRPr="00236F4B"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Drain Water Heat Recovery</w:t>
            </w:r>
          </w:p>
        </w:tc>
      </w:tr>
      <w:tr w:rsidR="002E2A8C" w:rsidRPr="009E01FE" w14:paraId="6B02B3CA" w14:textId="343ED4B2" w:rsidTr="002C218B">
        <w:trPr>
          <w:cantSplit/>
          <w:trHeight w:val="246"/>
        </w:trPr>
        <w:tc>
          <w:tcPr>
            <w:tcW w:w="454" w:type="pct"/>
            <w:tcBorders>
              <w:top w:val="single" w:sz="4" w:space="0" w:color="auto"/>
              <w:left w:val="single" w:sz="4" w:space="0" w:color="auto"/>
              <w:bottom w:val="single" w:sz="4" w:space="0" w:color="auto"/>
              <w:right w:val="single" w:sz="4" w:space="0" w:color="auto"/>
            </w:tcBorders>
          </w:tcPr>
          <w:p w14:paraId="7152FD54" w14:textId="77777777"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71017647" w14:textId="17108F37"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60237D6C" w14:textId="77777777"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4C8F8D59" w14:textId="77777777"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3A2E6580" w14:textId="77777777"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20F8B4FF" w14:textId="77777777"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004457C8" w14:textId="77777777"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58E84F86" w14:textId="77777777"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1" w:type="pct"/>
            <w:tcBorders>
              <w:top w:val="single" w:sz="4" w:space="0" w:color="auto"/>
              <w:left w:val="single" w:sz="4" w:space="0" w:color="auto"/>
              <w:bottom w:val="single" w:sz="4" w:space="0" w:color="auto"/>
              <w:right w:val="single" w:sz="4" w:space="0" w:color="auto"/>
            </w:tcBorders>
          </w:tcPr>
          <w:p w14:paraId="1BE4E2B6" w14:textId="77777777"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6DA2D25" w14:textId="77777777" w:rsidR="002E2A8C" w:rsidRPr="00C10172"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2" w:type="pct"/>
            <w:tcBorders>
              <w:top w:val="single" w:sz="4" w:space="0" w:color="auto"/>
              <w:left w:val="single" w:sz="4" w:space="0" w:color="auto"/>
              <w:bottom w:val="single" w:sz="4" w:space="0" w:color="auto"/>
              <w:right w:val="single" w:sz="4" w:space="0" w:color="auto"/>
            </w:tcBorders>
          </w:tcPr>
          <w:p w14:paraId="69728BD9" w14:textId="77777777" w:rsidR="002E2A8C" w:rsidRPr="00C10172"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2E2A8C" w:rsidRPr="009E01FE" w14:paraId="066E83F2" w14:textId="6A6C0634" w:rsidTr="002C218B">
        <w:trPr>
          <w:cantSplit/>
          <w:trHeight w:val="255"/>
        </w:trPr>
        <w:tc>
          <w:tcPr>
            <w:tcW w:w="454" w:type="pct"/>
            <w:tcBorders>
              <w:top w:val="single" w:sz="4" w:space="0" w:color="auto"/>
              <w:left w:val="single" w:sz="4" w:space="0" w:color="auto"/>
              <w:bottom w:val="single" w:sz="4" w:space="0" w:color="auto"/>
              <w:right w:val="single" w:sz="4" w:space="0" w:color="auto"/>
            </w:tcBorders>
          </w:tcPr>
          <w:p w14:paraId="4230A196" w14:textId="77777777"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61B833EF" w14:textId="17CD833E"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72AD32DC" w14:textId="77777777"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7985165B" w14:textId="77777777"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01B7ABC1" w14:textId="77777777"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7E44C6FA" w14:textId="77777777"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2F926A0C" w14:textId="77777777"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1EFB1744" w14:textId="77777777"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1" w:type="pct"/>
            <w:tcBorders>
              <w:top w:val="single" w:sz="4" w:space="0" w:color="auto"/>
              <w:left w:val="single" w:sz="4" w:space="0" w:color="auto"/>
              <w:bottom w:val="single" w:sz="4" w:space="0" w:color="auto"/>
              <w:right w:val="single" w:sz="4" w:space="0" w:color="auto"/>
            </w:tcBorders>
          </w:tcPr>
          <w:p w14:paraId="389848A1" w14:textId="77777777" w:rsidR="002E2A8C" w:rsidRPr="00095904"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45270EC5" w14:textId="77777777" w:rsidR="002E2A8C" w:rsidRPr="00C10172"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2" w:type="pct"/>
            <w:tcBorders>
              <w:top w:val="single" w:sz="4" w:space="0" w:color="auto"/>
              <w:left w:val="single" w:sz="4" w:space="0" w:color="auto"/>
              <w:bottom w:val="single" w:sz="4" w:space="0" w:color="auto"/>
              <w:right w:val="single" w:sz="4" w:space="0" w:color="auto"/>
            </w:tcBorders>
          </w:tcPr>
          <w:p w14:paraId="4D36FB31" w14:textId="77777777" w:rsidR="002E2A8C" w:rsidRPr="00C10172" w:rsidRDefault="002E2A8C" w:rsidP="002E2A8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5FC35F8" w14:textId="478B9CA9" w:rsidR="007A73AF" w:rsidRDefault="007A73AF" w:rsidP="00D879CA">
      <w:pPr>
        <w:spacing w:after="0" w:line="240" w:lineRule="auto"/>
        <w:rPr>
          <w:rFonts w:asciiTheme="minorHAnsi" w:hAnsiTheme="minorHAnsi" w:cstheme="minorHAnsi"/>
          <w:sz w:val="18"/>
          <w:szCs w:val="18"/>
        </w:rPr>
      </w:pPr>
    </w:p>
    <w:p w14:paraId="7BEB79F5" w14:textId="5CD188A8" w:rsidR="00CA79FF" w:rsidRDefault="007C69DF" w:rsidP="007C69DF">
      <w:pPr>
        <w:spacing w:after="0" w:line="240" w:lineRule="auto"/>
        <w:ind w:left="-180"/>
        <w:rPr>
          <w:ins w:id="4" w:author="Alhabibi, Haider@Energy" w:date="2023-11-01T16:16:00Z"/>
          <w:rFonts w:asciiTheme="minorHAnsi" w:hAnsiTheme="minorHAnsi" w:cstheme="minorHAnsi"/>
          <w:sz w:val="18"/>
          <w:szCs w:val="18"/>
        </w:rPr>
      </w:pPr>
      <w:r>
        <w:rPr>
          <w:rFonts w:asciiTheme="minorHAnsi" w:hAnsiTheme="minorHAnsi" w:cstheme="minorHAnsi"/>
          <w:sz w:val="18"/>
          <w:szCs w:val="18"/>
        </w:rPr>
        <w:t xml:space="preserve"> </w:t>
      </w:r>
    </w:p>
    <w:p w14:paraId="6D7481AD" w14:textId="77777777" w:rsidR="00CA79FF" w:rsidRDefault="00CA79FF">
      <w:pPr>
        <w:spacing w:after="0" w:line="240" w:lineRule="auto"/>
        <w:rPr>
          <w:ins w:id="5" w:author="Alhabibi, Haider@Energy" w:date="2023-11-01T16:16:00Z"/>
          <w:rFonts w:asciiTheme="minorHAnsi" w:hAnsiTheme="minorHAnsi" w:cstheme="minorHAnsi"/>
          <w:sz w:val="18"/>
          <w:szCs w:val="18"/>
        </w:rPr>
      </w:pPr>
      <w:ins w:id="6" w:author="Alhabibi, Haider@Energy" w:date="2023-11-01T16:16:00Z">
        <w:r>
          <w:rPr>
            <w:rFonts w:asciiTheme="minorHAnsi" w:hAnsiTheme="minorHAnsi" w:cstheme="minorHAnsi"/>
            <w:sz w:val="18"/>
            <w:szCs w:val="18"/>
          </w:rPr>
          <w:br w:type="page"/>
        </w:r>
      </w:ins>
    </w:p>
    <w:p w14:paraId="17D18B16" w14:textId="77777777" w:rsidR="009070C1" w:rsidRDefault="009070C1" w:rsidP="007C69DF">
      <w:pPr>
        <w:spacing w:after="0" w:line="240" w:lineRule="auto"/>
        <w:ind w:left="-180"/>
        <w:rPr>
          <w:rFonts w:asciiTheme="minorHAnsi" w:hAnsiTheme="minorHAnsi" w:cstheme="minorHAnsi"/>
          <w:sz w:val="18"/>
          <w:szCs w:val="18"/>
        </w:rPr>
      </w:pPr>
    </w:p>
    <w:tbl>
      <w:tblPr>
        <w:tblStyle w:val="TableGrid5"/>
        <w:tblpPr w:leftFromText="180" w:rightFromText="180" w:vertAnchor="text" w:tblpX="-95" w:tblpY="1"/>
        <w:tblOverlap w:val="never"/>
        <w:tblW w:w="11002" w:type="dxa"/>
        <w:tblLayout w:type="fixed"/>
        <w:tblLook w:val="04A0" w:firstRow="1" w:lastRow="0" w:firstColumn="1" w:lastColumn="0" w:noHBand="0" w:noVBand="1"/>
      </w:tblPr>
      <w:tblGrid>
        <w:gridCol w:w="1100"/>
        <w:gridCol w:w="1100"/>
        <w:gridCol w:w="1100"/>
        <w:gridCol w:w="1100"/>
        <w:gridCol w:w="1101"/>
        <w:gridCol w:w="1100"/>
        <w:gridCol w:w="1100"/>
        <w:gridCol w:w="1100"/>
        <w:gridCol w:w="1100"/>
        <w:gridCol w:w="1101"/>
      </w:tblGrid>
      <w:tr w:rsidR="00CA79FF" w:rsidRPr="007B2CC9" w14:paraId="386BC9AE" w14:textId="0E5167C4" w:rsidTr="00CA79FF">
        <w:trPr>
          <w:trHeight w:val="456"/>
        </w:trPr>
        <w:tc>
          <w:tcPr>
            <w:tcW w:w="11002" w:type="dxa"/>
            <w:gridSpan w:val="10"/>
          </w:tcPr>
          <w:p w14:paraId="64649EA5" w14:textId="63F8BF46" w:rsidR="00CA79FF" w:rsidRPr="00EB4154" w:rsidRDefault="00CA79FF" w:rsidP="002E2A8C">
            <w:pPr>
              <w:spacing w:after="0" w:line="240" w:lineRule="auto"/>
              <w:rPr>
                <w:rFonts w:cstheme="minorHAnsi"/>
                <w:b/>
                <w:bCs/>
                <w:sz w:val="20"/>
                <w:szCs w:val="20"/>
              </w:rPr>
            </w:pPr>
            <w:r>
              <w:rPr>
                <w:rFonts w:cstheme="minorHAnsi"/>
                <w:b/>
                <w:bCs/>
                <w:sz w:val="20"/>
                <w:szCs w:val="20"/>
              </w:rPr>
              <w:t>B2</w:t>
            </w:r>
            <w:r w:rsidRPr="00EB4154">
              <w:rPr>
                <w:rFonts w:cstheme="minorHAnsi"/>
                <w:b/>
                <w:bCs/>
                <w:sz w:val="20"/>
                <w:szCs w:val="20"/>
              </w:rPr>
              <w:t xml:space="preserve">. Installed </w:t>
            </w:r>
            <w:r w:rsidRPr="00C1150F">
              <w:rPr>
                <w:rFonts w:cstheme="minorHAnsi"/>
                <w:b/>
                <w:sz w:val="20"/>
                <w:szCs w:val="20"/>
              </w:rPr>
              <w:t xml:space="preserve">HERS Verified </w:t>
            </w:r>
            <w:r w:rsidRPr="00EB4154">
              <w:rPr>
                <w:rFonts w:cstheme="minorHAnsi"/>
                <w:b/>
                <w:bCs/>
                <w:sz w:val="20"/>
                <w:szCs w:val="20"/>
              </w:rPr>
              <w:t xml:space="preserve">Dwelling Unit </w:t>
            </w:r>
            <w:r>
              <w:rPr>
                <w:rFonts w:cstheme="minorHAnsi"/>
                <w:b/>
                <w:bCs/>
                <w:sz w:val="20"/>
                <w:szCs w:val="20"/>
              </w:rPr>
              <w:t xml:space="preserve">HPWH </w:t>
            </w:r>
            <w:r w:rsidRPr="00EB4154">
              <w:rPr>
                <w:rFonts w:cstheme="minorHAnsi"/>
                <w:b/>
                <w:bCs/>
                <w:sz w:val="20"/>
                <w:szCs w:val="20"/>
              </w:rPr>
              <w:t>System Information</w:t>
            </w:r>
          </w:p>
          <w:p w14:paraId="64068BB0" w14:textId="3A0C977F" w:rsidR="00CA79FF" w:rsidRDefault="00CA79FF" w:rsidP="002E2A8C">
            <w:pPr>
              <w:spacing w:after="0" w:line="240" w:lineRule="auto"/>
              <w:rPr>
                <w:rFonts w:cstheme="minorHAnsi"/>
                <w:b/>
                <w:bCs/>
                <w:sz w:val="20"/>
                <w:szCs w:val="20"/>
              </w:rPr>
            </w:pPr>
            <w:r w:rsidRPr="007B2CC9">
              <w:rPr>
                <w:rFonts w:cstheme="minorHAnsi"/>
                <w:sz w:val="18"/>
                <w:szCs w:val="20"/>
              </w:rPr>
              <w:t>This table reports the water heating system(s) installed in this project.</w:t>
            </w:r>
          </w:p>
        </w:tc>
      </w:tr>
      <w:tr w:rsidR="00CA79FF" w:rsidRPr="007B2CC9" w14:paraId="57F6A5E1" w14:textId="03A635EB" w:rsidTr="00E607EB">
        <w:trPr>
          <w:trHeight w:val="206"/>
        </w:trPr>
        <w:tc>
          <w:tcPr>
            <w:tcW w:w="1100" w:type="dxa"/>
            <w:tcBorders>
              <w:top w:val="single" w:sz="4" w:space="0" w:color="auto"/>
              <w:left w:val="single" w:sz="4" w:space="0" w:color="auto"/>
              <w:bottom w:val="single" w:sz="4" w:space="0" w:color="auto"/>
              <w:right w:val="single" w:sz="4" w:space="0" w:color="auto"/>
            </w:tcBorders>
          </w:tcPr>
          <w:p w14:paraId="1A24EF5B" w14:textId="77777777" w:rsidR="00CA79FF" w:rsidRPr="007B2CC9" w:rsidRDefault="00CA79FF" w:rsidP="00CA79FF">
            <w:pPr>
              <w:spacing w:after="0" w:line="240" w:lineRule="auto"/>
              <w:jc w:val="center"/>
              <w:rPr>
                <w:rFonts w:cstheme="minorHAnsi"/>
                <w:sz w:val="18"/>
                <w:szCs w:val="20"/>
              </w:rPr>
            </w:pPr>
            <w:r w:rsidRPr="007B2CC9">
              <w:rPr>
                <w:rFonts w:cstheme="minorHAnsi"/>
                <w:sz w:val="18"/>
                <w:szCs w:val="20"/>
              </w:rPr>
              <w:t>01</w:t>
            </w:r>
          </w:p>
        </w:tc>
        <w:tc>
          <w:tcPr>
            <w:tcW w:w="1100" w:type="dxa"/>
            <w:vAlign w:val="bottom"/>
          </w:tcPr>
          <w:p w14:paraId="15FF330E" w14:textId="77777777" w:rsidR="00CA79FF" w:rsidRPr="007B2CC9" w:rsidRDefault="00CA79FF" w:rsidP="00CA79FF">
            <w:pPr>
              <w:spacing w:after="0" w:line="240" w:lineRule="auto"/>
              <w:jc w:val="center"/>
              <w:rPr>
                <w:rFonts w:cstheme="minorHAnsi"/>
                <w:sz w:val="18"/>
                <w:szCs w:val="20"/>
              </w:rPr>
            </w:pPr>
            <w:r w:rsidRPr="007B2CC9">
              <w:rPr>
                <w:rFonts w:cstheme="minorHAnsi"/>
                <w:sz w:val="18"/>
                <w:szCs w:val="20"/>
              </w:rPr>
              <w:t>02</w:t>
            </w:r>
          </w:p>
        </w:tc>
        <w:tc>
          <w:tcPr>
            <w:tcW w:w="1100" w:type="dxa"/>
            <w:vAlign w:val="bottom"/>
          </w:tcPr>
          <w:p w14:paraId="7A564E04" w14:textId="77777777" w:rsidR="00CA79FF" w:rsidRPr="007B2CC9" w:rsidRDefault="00CA79FF" w:rsidP="00CA79FF">
            <w:pPr>
              <w:spacing w:after="0" w:line="240" w:lineRule="auto"/>
              <w:jc w:val="center"/>
              <w:rPr>
                <w:rFonts w:cstheme="minorHAnsi"/>
                <w:sz w:val="18"/>
                <w:szCs w:val="20"/>
              </w:rPr>
            </w:pPr>
            <w:r w:rsidRPr="007B2CC9">
              <w:rPr>
                <w:rFonts w:cstheme="minorHAnsi"/>
                <w:sz w:val="18"/>
                <w:szCs w:val="20"/>
              </w:rPr>
              <w:t>03</w:t>
            </w:r>
          </w:p>
        </w:tc>
        <w:tc>
          <w:tcPr>
            <w:tcW w:w="1100" w:type="dxa"/>
          </w:tcPr>
          <w:p w14:paraId="5BFBD68E" w14:textId="77777777" w:rsidR="00CA79FF" w:rsidRPr="007B2CC9" w:rsidRDefault="00CA79FF" w:rsidP="00CA79FF">
            <w:pPr>
              <w:spacing w:after="0" w:line="240" w:lineRule="auto"/>
              <w:jc w:val="center"/>
              <w:rPr>
                <w:rFonts w:cstheme="minorHAnsi"/>
                <w:sz w:val="18"/>
                <w:szCs w:val="20"/>
              </w:rPr>
            </w:pPr>
            <w:r w:rsidRPr="007B2CC9">
              <w:rPr>
                <w:rFonts w:cstheme="minorHAnsi"/>
                <w:sz w:val="18"/>
                <w:szCs w:val="20"/>
              </w:rPr>
              <w:t>04</w:t>
            </w:r>
          </w:p>
        </w:tc>
        <w:tc>
          <w:tcPr>
            <w:tcW w:w="1101" w:type="dxa"/>
          </w:tcPr>
          <w:p w14:paraId="6762DD06" w14:textId="77777777" w:rsidR="00CA79FF" w:rsidRPr="007B2CC9" w:rsidRDefault="00CA79FF" w:rsidP="00CA79FF">
            <w:pPr>
              <w:spacing w:after="0" w:line="240" w:lineRule="auto"/>
              <w:jc w:val="center"/>
              <w:rPr>
                <w:rFonts w:cstheme="minorHAnsi"/>
                <w:sz w:val="18"/>
                <w:szCs w:val="20"/>
              </w:rPr>
            </w:pPr>
            <w:r w:rsidRPr="007B2CC9">
              <w:rPr>
                <w:rFonts w:cstheme="minorHAnsi"/>
                <w:sz w:val="18"/>
                <w:szCs w:val="20"/>
              </w:rPr>
              <w:t>05</w:t>
            </w:r>
          </w:p>
        </w:tc>
        <w:tc>
          <w:tcPr>
            <w:tcW w:w="1100" w:type="dxa"/>
          </w:tcPr>
          <w:p w14:paraId="56C62E68" w14:textId="77777777" w:rsidR="00CA79FF" w:rsidRPr="007B2CC9" w:rsidRDefault="00CA79FF" w:rsidP="00CA79FF">
            <w:pPr>
              <w:spacing w:after="0" w:line="240" w:lineRule="auto"/>
              <w:jc w:val="center"/>
              <w:rPr>
                <w:rFonts w:cstheme="minorHAnsi"/>
                <w:sz w:val="18"/>
                <w:szCs w:val="20"/>
              </w:rPr>
            </w:pPr>
            <w:r w:rsidRPr="007B2CC9">
              <w:rPr>
                <w:rFonts w:cstheme="minorHAnsi"/>
                <w:sz w:val="18"/>
                <w:szCs w:val="20"/>
              </w:rPr>
              <w:t>06</w:t>
            </w:r>
          </w:p>
        </w:tc>
        <w:tc>
          <w:tcPr>
            <w:tcW w:w="1100" w:type="dxa"/>
          </w:tcPr>
          <w:p w14:paraId="44E030F3" w14:textId="704710D0" w:rsidR="00CA79FF" w:rsidRPr="007B2CC9" w:rsidRDefault="00CA79FF" w:rsidP="00CA79FF">
            <w:pPr>
              <w:spacing w:after="0" w:line="240" w:lineRule="auto"/>
              <w:jc w:val="center"/>
              <w:rPr>
                <w:rFonts w:cstheme="minorHAnsi"/>
                <w:sz w:val="18"/>
                <w:szCs w:val="20"/>
              </w:rPr>
            </w:pPr>
            <w:ins w:id="7" w:author="Alhabibi, Haider@Energy" w:date="2023-11-01T16:15:00Z">
              <w:r w:rsidRPr="00F40856">
                <w:rPr>
                  <w:rFonts w:cstheme="minorHAnsi"/>
                  <w:sz w:val="18"/>
                  <w:szCs w:val="20"/>
                </w:rPr>
                <w:t>06</w:t>
              </w:r>
              <w:r>
                <w:rPr>
                  <w:rFonts w:cstheme="minorHAnsi"/>
                  <w:sz w:val="18"/>
                  <w:szCs w:val="20"/>
                </w:rPr>
                <w:t>a</w:t>
              </w:r>
            </w:ins>
          </w:p>
        </w:tc>
        <w:tc>
          <w:tcPr>
            <w:tcW w:w="1100" w:type="dxa"/>
          </w:tcPr>
          <w:p w14:paraId="0BEF35F5" w14:textId="06494B73" w:rsidR="00CA79FF" w:rsidRPr="007B2CC9" w:rsidRDefault="00CA79FF" w:rsidP="00CA79FF">
            <w:pPr>
              <w:spacing w:after="0" w:line="240" w:lineRule="auto"/>
              <w:jc w:val="center"/>
              <w:rPr>
                <w:rFonts w:cstheme="minorHAnsi"/>
                <w:sz w:val="18"/>
                <w:szCs w:val="20"/>
              </w:rPr>
            </w:pPr>
            <w:r w:rsidRPr="007B2CC9">
              <w:rPr>
                <w:rFonts w:cstheme="minorHAnsi"/>
                <w:sz w:val="18"/>
                <w:szCs w:val="20"/>
              </w:rPr>
              <w:t>07</w:t>
            </w:r>
          </w:p>
        </w:tc>
        <w:tc>
          <w:tcPr>
            <w:tcW w:w="1100" w:type="dxa"/>
          </w:tcPr>
          <w:p w14:paraId="72F5BA3D" w14:textId="77777777" w:rsidR="00CA79FF" w:rsidRPr="007B2CC9" w:rsidRDefault="00CA79FF" w:rsidP="00CA79FF">
            <w:pPr>
              <w:spacing w:after="0" w:line="240" w:lineRule="auto"/>
              <w:jc w:val="center"/>
              <w:rPr>
                <w:rFonts w:cstheme="minorHAnsi"/>
                <w:sz w:val="18"/>
                <w:szCs w:val="20"/>
              </w:rPr>
            </w:pPr>
            <w:r w:rsidRPr="007B2CC9">
              <w:rPr>
                <w:rFonts w:cstheme="minorHAnsi"/>
                <w:sz w:val="18"/>
                <w:szCs w:val="20"/>
              </w:rPr>
              <w:t>08</w:t>
            </w:r>
          </w:p>
        </w:tc>
        <w:tc>
          <w:tcPr>
            <w:tcW w:w="1101" w:type="dxa"/>
          </w:tcPr>
          <w:p w14:paraId="1A6F3DC2" w14:textId="5308BC94" w:rsidR="00CA79FF" w:rsidRPr="007B2CC9" w:rsidRDefault="00CA79FF" w:rsidP="00CA79FF">
            <w:pPr>
              <w:spacing w:after="0" w:line="240" w:lineRule="auto"/>
              <w:jc w:val="center"/>
              <w:rPr>
                <w:rFonts w:cstheme="minorHAnsi"/>
                <w:sz w:val="18"/>
                <w:szCs w:val="20"/>
              </w:rPr>
            </w:pPr>
            <w:r w:rsidRPr="00390453">
              <w:rPr>
                <w:rFonts w:eastAsia="Times New Roman" w:cstheme="minorHAnsi"/>
                <w:sz w:val="16"/>
                <w:szCs w:val="20"/>
              </w:rPr>
              <w:t>09</w:t>
            </w:r>
          </w:p>
        </w:tc>
      </w:tr>
      <w:tr w:rsidR="00CA79FF" w:rsidRPr="007B2CC9" w14:paraId="4DBD9CDF" w14:textId="18B47F4D" w:rsidTr="00E607EB">
        <w:trPr>
          <w:trHeight w:val="1503"/>
        </w:trPr>
        <w:tc>
          <w:tcPr>
            <w:tcW w:w="1100" w:type="dxa"/>
            <w:tcBorders>
              <w:top w:val="single" w:sz="4" w:space="0" w:color="auto"/>
              <w:left w:val="single" w:sz="4" w:space="0" w:color="auto"/>
              <w:bottom w:val="single" w:sz="4" w:space="0" w:color="auto"/>
              <w:right w:val="single" w:sz="4" w:space="0" w:color="auto"/>
            </w:tcBorders>
            <w:vAlign w:val="bottom"/>
          </w:tcPr>
          <w:p w14:paraId="2C467BFC" w14:textId="77777777" w:rsidR="00CA79FF" w:rsidRPr="007B2CC9" w:rsidRDefault="00CA79FF" w:rsidP="00CA79FF">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Name</w:t>
            </w:r>
          </w:p>
        </w:tc>
        <w:tc>
          <w:tcPr>
            <w:tcW w:w="1100" w:type="dxa"/>
            <w:vAlign w:val="bottom"/>
          </w:tcPr>
          <w:p w14:paraId="270F44D2" w14:textId="77777777" w:rsidR="00CA79FF" w:rsidRPr="007B2CC9" w:rsidRDefault="00CA79FF" w:rsidP="00CA79FF">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Water Heating System ID</w:t>
            </w:r>
          </w:p>
          <w:p w14:paraId="0FCFF0B4" w14:textId="77777777" w:rsidR="00CA79FF" w:rsidRPr="007B2CC9" w:rsidRDefault="00CA79FF" w:rsidP="00CA79FF">
            <w:pPr>
              <w:spacing w:after="0" w:line="240" w:lineRule="auto"/>
              <w:jc w:val="center"/>
              <w:rPr>
                <w:rFonts w:cstheme="minorHAnsi"/>
                <w:sz w:val="18"/>
                <w:szCs w:val="20"/>
              </w:rPr>
            </w:pPr>
            <w:r w:rsidRPr="007B2CC9">
              <w:rPr>
                <w:rFonts w:cstheme="minorHAnsi"/>
                <w:sz w:val="18"/>
                <w:szCs w:val="20"/>
              </w:rPr>
              <w:t>or Name</w:t>
            </w:r>
          </w:p>
        </w:tc>
        <w:tc>
          <w:tcPr>
            <w:tcW w:w="1100" w:type="dxa"/>
            <w:vAlign w:val="bottom"/>
          </w:tcPr>
          <w:p w14:paraId="3751D6A6" w14:textId="77777777" w:rsidR="00CA79FF" w:rsidRPr="007B2CC9" w:rsidRDefault="00CA79FF" w:rsidP="00CA79FF">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Modeled Equipment</w:t>
            </w:r>
          </w:p>
          <w:p w14:paraId="59A46D0E" w14:textId="77777777" w:rsidR="00CA79FF" w:rsidRPr="007B2CC9" w:rsidRDefault="00CA79FF" w:rsidP="00CA79FF">
            <w:pPr>
              <w:spacing w:after="0" w:line="240" w:lineRule="auto"/>
              <w:jc w:val="center"/>
              <w:rPr>
                <w:rFonts w:cstheme="minorHAnsi"/>
                <w:sz w:val="18"/>
                <w:szCs w:val="20"/>
              </w:rPr>
            </w:pPr>
            <w:r w:rsidRPr="007B2CC9">
              <w:rPr>
                <w:rFonts w:cstheme="minorHAnsi"/>
                <w:sz w:val="18"/>
                <w:szCs w:val="20"/>
              </w:rPr>
              <w:t>Make and Model</w:t>
            </w:r>
          </w:p>
        </w:tc>
        <w:tc>
          <w:tcPr>
            <w:tcW w:w="1100" w:type="dxa"/>
            <w:vAlign w:val="bottom"/>
          </w:tcPr>
          <w:p w14:paraId="13F88842" w14:textId="77777777" w:rsidR="00CA79FF" w:rsidRPr="007B2CC9" w:rsidRDefault="00CA79FF" w:rsidP="00CA79FF">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 of Like (or Identical) Water Heaters in System</w:t>
            </w:r>
          </w:p>
        </w:tc>
        <w:tc>
          <w:tcPr>
            <w:tcW w:w="1101" w:type="dxa"/>
            <w:vAlign w:val="bottom"/>
          </w:tcPr>
          <w:p w14:paraId="408FFB1B" w14:textId="77777777" w:rsidR="00CA79FF" w:rsidRPr="007B2CC9" w:rsidRDefault="00CA79FF" w:rsidP="00CA79FF">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Tank Location</w:t>
            </w:r>
          </w:p>
        </w:tc>
        <w:tc>
          <w:tcPr>
            <w:tcW w:w="1100" w:type="dxa"/>
            <w:vAlign w:val="bottom"/>
          </w:tcPr>
          <w:p w14:paraId="6EA11E50" w14:textId="4F069A54" w:rsidR="00CA79FF" w:rsidRPr="007B2CC9" w:rsidRDefault="00CA79FF" w:rsidP="00CA79FF">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Exterior Tank Insulation R-value</w:t>
            </w:r>
          </w:p>
        </w:tc>
        <w:tc>
          <w:tcPr>
            <w:tcW w:w="1100" w:type="dxa"/>
            <w:vAlign w:val="bottom"/>
          </w:tcPr>
          <w:p w14:paraId="7D34820B" w14:textId="596AB757" w:rsidR="00CA79FF" w:rsidRPr="007B2CC9" w:rsidRDefault="00CA79FF" w:rsidP="00CA79FF">
            <w:pPr>
              <w:tabs>
                <w:tab w:val="left" w:pos="2160"/>
                <w:tab w:val="left" w:pos="2700"/>
                <w:tab w:val="left" w:pos="3420"/>
                <w:tab w:val="left" w:pos="3780"/>
                <w:tab w:val="left" w:pos="5760"/>
                <w:tab w:val="left" w:pos="7212"/>
              </w:tabs>
              <w:spacing w:after="0" w:line="240" w:lineRule="auto"/>
              <w:jc w:val="center"/>
              <w:rPr>
                <w:rFonts w:cstheme="minorHAnsi"/>
                <w:sz w:val="18"/>
                <w:szCs w:val="20"/>
              </w:rPr>
            </w:pPr>
            <w:ins w:id="8" w:author="Alhabibi, Haider@Energy" w:date="2023-11-01T16:15:00Z">
              <w:r>
                <w:rPr>
                  <w:rFonts w:cstheme="minorHAnsi"/>
                  <w:sz w:val="18"/>
                  <w:szCs w:val="20"/>
                </w:rPr>
                <w:t>Tank Volume</w:t>
              </w:r>
            </w:ins>
          </w:p>
        </w:tc>
        <w:tc>
          <w:tcPr>
            <w:tcW w:w="1100" w:type="dxa"/>
            <w:vAlign w:val="bottom"/>
          </w:tcPr>
          <w:p w14:paraId="3614C54B" w14:textId="74FF322B" w:rsidR="00CA79FF" w:rsidRPr="007B2CC9" w:rsidRDefault="00CA79FF" w:rsidP="00CA79FF">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DHW System Distribution Type</w:t>
            </w:r>
          </w:p>
        </w:tc>
        <w:tc>
          <w:tcPr>
            <w:tcW w:w="1100" w:type="dxa"/>
            <w:vAlign w:val="bottom"/>
          </w:tcPr>
          <w:p w14:paraId="55E1AD2E" w14:textId="77777777" w:rsidR="00CA79FF" w:rsidRPr="007B2CC9" w:rsidRDefault="00CA79FF" w:rsidP="00CA79FF">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Compact Distribution</w:t>
            </w:r>
          </w:p>
        </w:tc>
        <w:tc>
          <w:tcPr>
            <w:tcW w:w="1101" w:type="dxa"/>
            <w:vAlign w:val="bottom"/>
          </w:tcPr>
          <w:p w14:paraId="5F847B0C" w14:textId="1137588E" w:rsidR="00CA79FF" w:rsidRPr="007B2CC9" w:rsidRDefault="00CA79FF" w:rsidP="00CA79FF">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eastAsia="Times New Roman" w:cstheme="minorHAnsi"/>
                <w:sz w:val="18"/>
                <w:szCs w:val="20"/>
              </w:rPr>
              <w:t>Drain Water Heat Recovery</w:t>
            </w:r>
          </w:p>
        </w:tc>
      </w:tr>
      <w:tr w:rsidR="00CA79FF" w:rsidRPr="007B2CC9" w14:paraId="3971C247" w14:textId="14B92DD5" w:rsidTr="00E607EB">
        <w:trPr>
          <w:trHeight w:val="220"/>
        </w:trPr>
        <w:tc>
          <w:tcPr>
            <w:tcW w:w="1100" w:type="dxa"/>
          </w:tcPr>
          <w:p w14:paraId="7E37E4B5" w14:textId="77777777" w:rsidR="00CA79FF" w:rsidRPr="007B2CC9" w:rsidRDefault="00CA79FF" w:rsidP="00CA79FF">
            <w:pPr>
              <w:spacing w:after="0" w:line="240" w:lineRule="auto"/>
              <w:rPr>
                <w:rFonts w:cstheme="minorHAnsi"/>
                <w:sz w:val="20"/>
                <w:szCs w:val="20"/>
              </w:rPr>
            </w:pPr>
          </w:p>
        </w:tc>
        <w:tc>
          <w:tcPr>
            <w:tcW w:w="1100" w:type="dxa"/>
          </w:tcPr>
          <w:p w14:paraId="414E01D1" w14:textId="77777777" w:rsidR="00CA79FF" w:rsidRPr="007B2CC9" w:rsidRDefault="00CA79FF" w:rsidP="00CA79FF">
            <w:pPr>
              <w:spacing w:after="0" w:line="240" w:lineRule="auto"/>
              <w:rPr>
                <w:rFonts w:cstheme="minorHAnsi"/>
                <w:sz w:val="20"/>
                <w:szCs w:val="20"/>
              </w:rPr>
            </w:pPr>
          </w:p>
        </w:tc>
        <w:tc>
          <w:tcPr>
            <w:tcW w:w="1100" w:type="dxa"/>
          </w:tcPr>
          <w:p w14:paraId="68A897C0" w14:textId="77777777" w:rsidR="00CA79FF" w:rsidRPr="007B2CC9" w:rsidRDefault="00CA79FF" w:rsidP="00CA79FF">
            <w:pPr>
              <w:spacing w:after="0" w:line="240" w:lineRule="auto"/>
              <w:rPr>
                <w:rFonts w:cstheme="minorHAnsi"/>
                <w:sz w:val="20"/>
                <w:szCs w:val="20"/>
              </w:rPr>
            </w:pPr>
          </w:p>
        </w:tc>
        <w:tc>
          <w:tcPr>
            <w:tcW w:w="1100" w:type="dxa"/>
          </w:tcPr>
          <w:p w14:paraId="26D27F03" w14:textId="77777777" w:rsidR="00CA79FF" w:rsidRPr="007B2CC9" w:rsidRDefault="00CA79FF" w:rsidP="00CA79FF">
            <w:pPr>
              <w:spacing w:after="0" w:line="240" w:lineRule="auto"/>
              <w:rPr>
                <w:rFonts w:cstheme="minorHAnsi"/>
                <w:sz w:val="20"/>
                <w:szCs w:val="20"/>
              </w:rPr>
            </w:pPr>
          </w:p>
        </w:tc>
        <w:tc>
          <w:tcPr>
            <w:tcW w:w="1101" w:type="dxa"/>
          </w:tcPr>
          <w:p w14:paraId="745F5CE5" w14:textId="77777777" w:rsidR="00CA79FF" w:rsidRPr="007B2CC9" w:rsidRDefault="00CA79FF" w:rsidP="00CA79FF">
            <w:pPr>
              <w:spacing w:after="0" w:line="240" w:lineRule="auto"/>
              <w:rPr>
                <w:rFonts w:cstheme="minorHAnsi"/>
                <w:sz w:val="20"/>
                <w:szCs w:val="20"/>
              </w:rPr>
            </w:pPr>
          </w:p>
        </w:tc>
        <w:tc>
          <w:tcPr>
            <w:tcW w:w="1100" w:type="dxa"/>
          </w:tcPr>
          <w:p w14:paraId="097BAFFC" w14:textId="77777777" w:rsidR="00CA79FF" w:rsidRPr="007B2CC9" w:rsidRDefault="00CA79FF" w:rsidP="00CA79FF">
            <w:pPr>
              <w:spacing w:after="0" w:line="240" w:lineRule="auto"/>
              <w:rPr>
                <w:rFonts w:cstheme="minorHAnsi"/>
                <w:sz w:val="20"/>
                <w:szCs w:val="20"/>
              </w:rPr>
            </w:pPr>
          </w:p>
        </w:tc>
        <w:tc>
          <w:tcPr>
            <w:tcW w:w="1100" w:type="dxa"/>
          </w:tcPr>
          <w:p w14:paraId="384ABE1F" w14:textId="77777777" w:rsidR="00CA79FF" w:rsidRPr="007B2CC9" w:rsidRDefault="00CA79FF" w:rsidP="00CA79FF">
            <w:pPr>
              <w:spacing w:after="0" w:line="240" w:lineRule="auto"/>
              <w:rPr>
                <w:rFonts w:cstheme="minorHAnsi"/>
                <w:sz w:val="20"/>
                <w:szCs w:val="20"/>
              </w:rPr>
            </w:pPr>
          </w:p>
        </w:tc>
        <w:tc>
          <w:tcPr>
            <w:tcW w:w="1100" w:type="dxa"/>
          </w:tcPr>
          <w:p w14:paraId="691B1483" w14:textId="3497A2BB" w:rsidR="00CA79FF" w:rsidRPr="007B2CC9" w:rsidRDefault="00CA79FF" w:rsidP="00CA79FF">
            <w:pPr>
              <w:spacing w:after="0" w:line="240" w:lineRule="auto"/>
              <w:rPr>
                <w:rFonts w:cstheme="minorHAnsi"/>
                <w:sz w:val="20"/>
                <w:szCs w:val="20"/>
              </w:rPr>
            </w:pPr>
          </w:p>
        </w:tc>
        <w:tc>
          <w:tcPr>
            <w:tcW w:w="1100" w:type="dxa"/>
          </w:tcPr>
          <w:p w14:paraId="4EEEC7BF" w14:textId="77777777" w:rsidR="00CA79FF" w:rsidRPr="007B2CC9" w:rsidRDefault="00CA79FF" w:rsidP="00CA79FF">
            <w:pPr>
              <w:spacing w:after="0" w:line="240" w:lineRule="auto"/>
              <w:rPr>
                <w:rFonts w:cstheme="minorHAnsi"/>
                <w:sz w:val="20"/>
                <w:szCs w:val="20"/>
              </w:rPr>
            </w:pPr>
          </w:p>
        </w:tc>
        <w:tc>
          <w:tcPr>
            <w:tcW w:w="1101" w:type="dxa"/>
          </w:tcPr>
          <w:p w14:paraId="1F1FF995" w14:textId="77777777" w:rsidR="00CA79FF" w:rsidRPr="007B2CC9" w:rsidRDefault="00CA79FF" w:rsidP="00CA79FF">
            <w:pPr>
              <w:spacing w:after="0" w:line="240" w:lineRule="auto"/>
              <w:rPr>
                <w:rFonts w:cstheme="minorHAnsi"/>
                <w:sz w:val="20"/>
                <w:szCs w:val="20"/>
              </w:rPr>
            </w:pPr>
          </w:p>
        </w:tc>
      </w:tr>
      <w:tr w:rsidR="00CA79FF" w:rsidRPr="007B2CC9" w14:paraId="2D79A802" w14:textId="44CC5F8B" w:rsidTr="00E607EB">
        <w:trPr>
          <w:trHeight w:val="220"/>
        </w:trPr>
        <w:tc>
          <w:tcPr>
            <w:tcW w:w="1100" w:type="dxa"/>
          </w:tcPr>
          <w:p w14:paraId="5C36FA1A" w14:textId="77777777" w:rsidR="00CA79FF" w:rsidRPr="007B2CC9" w:rsidRDefault="00CA79FF" w:rsidP="00CA79FF">
            <w:pPr>
              <w:spacing w:after="0" w:line="240" w:lineRule="auto"/>
              <w:rPr>
                <w:rFonts w:cstheme="minorHAnsi"/>
                <w:sz w:val="20"/>
                <w:szCs w:val="20"/>
              </w:rPr>
            </w:pPr>
          </w:p>
        </w:tc>
        <w:tc>
          <w:tcPr>
            <w:tcW w:w="1100" w:type="dxa"/>
          </w:tcPr>
          <w:p w14:paraId="4425AF41" w14:textId="77777777" w:rsidR="00CA79FF" w:rsidRPr="007B2CC9" w:rsidRDefault="00CA79FF" w:rsidP="00CA79FF">
            <w:pPr>
              <w:spacing w:after="0" w:line="240" w:lineRule="auto"/>
              <w:rPr>
                <w:rFonts w:cstheme="minorHAnsi"/>
                <w:sz w:val="20"/>
                <w:szCs w:val="20"/>
              </w:rPr>
            </w:pPr>
          </w:p>
        </w:tc>
        <w:tc>
          <w:tcPr>
            <w:tcW w:w="1100" w:type="dxa"/>
          </w:tcPr>
          <w:p w14:paraId="74C13B75" w14:textId="77777777" w:rsidR="00CA79FF" w:rsidRPr="007B2CC9" w:rsidRDefault="00CA79FF" w:rsidP="00CA79FF">
            <w:pPr>
              <w:spacing w:after="0" w:line="240" w:lineRule="auto"/>
              <w:rPr>
                <w:rFonts w:cstheme="minorHAnsi"/>
                <w:sz w:val="20"/>
                <w:szCs w:val="20"/>
              </w:rPr>
            </w:pPr>
          </w:p>
        </w:tc>
        <w:tc>
          <w:tcPr>
            <w:tcW w:w="1100" w:type="dxa"/>
          </w:tcPr>
          <w:p w14:paraId="3412F875" w14:textId="77777777" w:rsidR="00CA79FF" w:rsidRPr="007B2CC9" w:rsidRDefault="00CA79FF" w:rsidP="00CA79FF">
            <w:pPr>
              <w:spacing w:after="0" w:line="240" w:lineRule="auto"/>
              <w:rPr>
                <w:rFonts w:cstheme="minorHAnsi"/>
                <w:sz w:val="20"/>
                <w:szCs w:val="20"/>
              </w:rPr>
            </w:pPr>
          </w:p>
        </w:tc>
        <w:tc>
          <w:tcPr>
            <w:tcW w:w="1101" w:type="dxa"/>
          </w:tcPr>
          <w:p w14:paraId="56D26B35" w14:textId="77777777" w:rsidR="00CA79FF" w:rsidRPr="007B2CC9" w:rsidRDefault="00CA79FF" w:rsidP="00CA79FF">
            <w:pPr>
              <w:spacing w:after="0" w:line="240" w:lineRule="auto"/>
              <w:rPr>
                <w:rFonts w:cstheme="minorHAnsi"/>
                <w:sz w:val="20"/>
                <w:szCs w:val="20"/>
              </w:rPr>
            </w:pPr>
          </w:p>
        </w:tc>
        <w:tc>
          <w:tcPr>
            <w:tcW w:w="1100" w:type="dxa"/>
          </w:tcPr>
          <w:p w14:paraId="6167ADC3" w14:textId="77777777" w:rsidR="00CA79FF" w:rsidRPr="007B2CC9" w:rsidRDefault="00CA79FF" w:rsidP="00CA79FF">
            <w:pPr>
              <w:spacing w:after="0" w:line="240" w:lineRule="auto"/>
              <w:rPr>
                <w:rFonts w:cstheme="minorHAnsi"/>
                <w:sz w:val="20"/>
                <w:szCs w:val="20"/>
              </w:rPr>
            </w:pPr>
          </w:p>
        </w:tc>
        <w:tc>
          <w:tcPr>
            <w:tcW w:w="1100" w:type="dxa"/>
          </w:tcPr>
          <w:p w14:paraId="52456EBF" w14:textId="77777777" w:rsidR="00CA79FF" w:rsidRPr="007B2CC9" w:rsidRDefault="00CA79FF" w:rsidP="00CA79FF">
            <w:pPr>
              <w:spacing w:after="0" w:line="240" w:lineRule="auto"/>
              <w:rPr>
                <w:rFonts w:cstheme="minorHAnsi"/>
                <w:sz w:val="20"/>
                <w:szCs w:val="20"/>
              </w:rPr>
            </w:pPr>
          </w:p>
        </w:tc>
        <w:tc>
          <w:tcPr>
            <w:tcW w:w="1100" w:type="dxa"/>
          </w:tcPr>
          <w:p w14:paraId="6182060D" w14:textId="7641B83A" w:rsidR="00CA79FF" w:rsidRPr="007B2CC9" w:rsidRDefault="00CA79FF" w:rsidP="00CA79FF">
            <w:pPr>
              <w:spacing w:after="0" w:line="240" w:lineRule="auto"/>
              <w:rPr>
                <w:rFonts w:cstheme="minorHAnsi"/>
                <w:sz w:val="20"/>
                <w:szCs w:val="20"/>
              </w:rPr>
            </w:pPr>
          </w:p>
        </w:tc>
        <w:tc>
          <w:tcPr>
            <w:tcW w:w="1100" w:type="dxa"/>
          </w:tcPr>
          <w:p w14:paraId="542F165C" w14:textId="77777777" w:rsidR="00CA79FF" w:rsidRPr="007B2CC9" w:rsidRDefault="00CA79FF" w:rsidP="00CA79FF">
            <w:pPr>
              <w:spacing w:after="0" w:line="240" w:lineRule="auto"/>
              <w:rPr>
                <w:rFonts w:cstheme="minorHAnsi"/>
                <w:sz w:val="20"/>
                <w:szCs w:val="20"/>
              </w:rPr>
            </w:pPr>
          </w:p>
        </w:tc>
        <w:tc>
          <w:tcPr>
            <w:tcW w:w="1101" w:type="dxa"/>
          </w:tcPr>
          <w:p w14:paraId="6F7A1F0D" w14:textId="77777777" w:rsidR="00CA79FF" w:rsidRPr="007B2CC9" w:rsidRDefault="00CA79FF" w:rsidP="00CA79FF">
            <w:pPr>
              <w:spacing w:after="0" w:line="240" w:lineRule="auto"/>
              <w:rPr>
                <w:rFonts w:cstheme="minorHAnsi"/>
                <w:sz w:val="20"/>
                <w:szCs w:val="20"/>
              </w:rPr>
            </w:pPr>
          </w:p>
        </w:tc>
      </w:tr>
    </w:tbl>
    <w:p w14:paraId="7934E552" w14:textId="77777777" w:rsidR="007867D1" w:rsidRDefault="007867D1" w:rsidP="00D879CA">
      <w:pPr>
        <w:spacing w:after="0" w:line="240" w:lineRule="auto"/>
        <w:rPr>
          <w:rFonts w:asciiTheme="minorHAnsi" w:hAnsiTheme="minorHAnsi" w:cstheme="minorHAnsi"/>
          <w:sz w:val="18"/>
          <w:szCs w:val="18"/>
        </w:rPr>
      </w:pPr>
    </w:p>
    <w:tbl>
      <w:tblPr>
        <w:tblW w:w="5088" w:type="pct"/>
        <w:tblInd w:w="-95"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626"/>
        <w:gridCol w:w="1172"/>
        <w:gridCol w:w="1173"/>
        <w:gridCol w:w="1173"/>
        <w:gridCol w:w="1173"/>
        <w:gridCol w:w="1373"/>
        <w:gridCol w:w="3290"/>
      </w:tblGrid>
      <w:tr w:rsidR="007A73AF" w:rsidRPr="009E01FE" w14:paraId="40BDA61B" w14:textId="40EEB287" w:rsidTr="002C218B">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AF02F" w14:textId="1312CA83"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bookmarkStart w:id="9" w:name="_Hlk94016759"/>
            <w:r>
              <w:rPr>
                <w:rFonts w:asciiTheme="minorHAnsi" w:hAnsiTheme="minorHAnsi" w:cstheme="minorHAnsi"/>
                <w:b/>
                <w:sz w:val="20"/>
                <w:szCs w:val="20"/>
              </w:rPr>
              <w:t>C</w:t>
            </w:r>
            <w:r w:rsidRPr="008733ED">
              <w:rPr>
                <w:rFonts w:asciiTheme="minorHAnsi" w:hAnsiTheme="minorHAnsi" w:cstheme="minorHAnsi"/>
                <w:b/>
                <w:sz w:val="20"/>
                <w:szCs w:val="20"/>
              </w:rPr>
              <w:t xml:space="preserve">. Design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33DD02B5" w14:textId="03AA8CF8" w:rsidR="007A73AF" w:rsidRPr="008733ED"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This table reports the water heater(s) efficiency features specified on the registered CF1R compliance document for this project. (Not needed for central systems)</w:t>
            </w:r>
          </w:p>
        </w:tc>
      </w:tr>
      <w:tr w:rsidR="007A73AF" w:rsidRPr="009E01FE" w14:paraId="6B676368" w14:textId="7066483F" w:rsidTr="002C218B">
        <w:trPr>
          <w:cantSplit/>
          <w:trHeight w:val="144"/>
        </w:trPr>
        <w:tc>
          <w:tcPr>
            <w:tcW w:w="741" w:type="pct"/>
            <w:tcBorders>
              <w:top w:val="single" w:sz="4" w:space="0" w:color="auto"/>
              <w:left w:val="single" w:sz="4" w:space="0" w:color="auto"/>
              <w:bottom w:val="single" w:sz="4" w:space="0" w:color="auto"/>
              <w:right w:val="single" w:sz="4" w:space="0" w:color="auto"/>
            </w:tcBorders>
            <w:vAlign w:val="center"/>
          </w:tcPr>
          <w:p w14:paraId="469A372B" w14:textId="2043B3D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01</w:t>
            </w:r>
          </w:p>
        </w:tc>
        <w:tc>
          <w:tcPr>
            <w:tcW w:w="534" w:type="pct"/>
            <w:tcBorders>
              <w:top w:val="single" w:sz="4" w:space="0" w:color="auto"/>
              <w:left w:val="single" w:sz="4" w:space="0" w:color="auto"/>
              <w:bottom w:val="single" w:sz="4" w:space="0" w:color="auto"/>
              <w:right w:val="single" w:sz="4" w:space="0" w:color="auto"/>
            </w:tcBorders>
            <w:vAlign w:val="center"/>
          </w:tcPr>
          <w:p w14:paraId="254352E6" w14:textId="605828C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02</w:t>
            </w:r>
          </w:p>
        </w:tc>
        <w:tc>
          <w:tcPr>
            <w:tcW w:w="534" w:type="pct"/>
            <w:tcBorders>
              <w:top w:val="single" w:sz="4" w:space="0" w:color="auto"/>
              <w:left w:val="single" w:sz="4" w:space="0" w:color="auto"/>
              <w:bottom w:val="single" w:sz="4" w:space="0" w:color="auto"/>
              <w:right w:val="single" w:sz="4" w:space="0" w:color="auto"/>
            </w:tcBorders>
            <w:vAlign w:val="center"/>
          </w:tcPr>
          <w:p w14:paraId="22D01913" w14:textId="312178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03</w:t>
            </w:r>
          </w:p>
        </w:tc>
        <w:tc>
          <w:tcPr>
            <w:tcW w:w="534" w:type="pct"/>
            <w:tcBorders>
              <w:top w:val="single" w:sz="4" w:space="0" w:color="auto"/>
              <w:left w:val="single" w:sz="4" w:space="0" w:color="auto"/>
              <w:bottom w:val="single" w:sz="4" w:space="0" w:color="auto"/>
              <w:right w:val="single" w:sz="4" w:space="0" w:color="auto"/>
            </w:tcBorders>
            <w:vAlign w:val="center"/>
          </w:tcPr>
          <w:p w14:paraId="245EA760" w14:textId="6C14783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04</w:t>
            </w:r>
          </w:p>
        </w:tc>
        <w:tc>
          <w:tcPr>
            <w:tcW w:w="534" w:type="pct"/>
            <w:tcBorders>
              <w:top w:val="single" w:sz="4" w:space="0" w:color="auto"/>
              <w:left w:val="single" w:sz="4" w:space="0" w:color="auto"/>
              <w:bottom w:val="single" w:sz="4" w:space="0" w:color="auto"/>
              <w:right w:val="single" w:sz="4" w:space="0" w:color="auto"/>
            </w:tcBorders>
            <w:vAlign w:val="center"/>
          </w:tcPr>
          <w:p w14:paraId="5E47CD90" w14:textId="685467F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05</w:t>
            </w:r>
          </w:p>
        </w:tc>
        <w:tc>
          <w:tcPr>
            <w:tcW w:w="625" w:type="pct"/>
            <w:tcBorders>
              <w:top w:val="single" w:sz="4" w:space="0" w:color="auto"/>
              <w:left w:val="single" w:sz="4" w:space="0" w:color="auto"/>
              <w:bottom w:val="single" w:sz="4" w:space="0" w:color="auto"/>
              <w:right w:val="single" w:sz="4" w:space="0" w:color="auto"/>
            </w:tcBorders>
          </w:tcPr>
          <w:p w14:paraId="03A5F64B" w14:textId="092538FD"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06</w:t>
            </w:r>
          </w:p>
        </w:tc>
        <w:tc>
          <w:tcPr>
            <w:tcW w:w="1499" w:type="pct"/>
            <w:tcBorders>
              <w:top w:val="single" w:sz="4" w:space="0" w:color="auto"/>
              <w:left w:val="single" w:sz="4" w:space="0" w:color="auto"/>
              <w:bottom w:val="single" w:sz="4" w:space="0" w:color="auto"/>
              <w:right w:val="single" w:sz="4" w:space="0" w:color="auto"/>
            </w:tcBorders>
            <w:vAlign w:val="center"/>
          </w:tcPr>
          <w:p w14:paraId="10E63AB8" w14:textId="7407F59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07</w:t>
            </w:r>
          </w:p>
        </w:tc>
      </w:tr>
      <w:tr w:rsidR="007A73AF" w:rsidRPr="009E01FE" w14:paraId="290A51D1" w14:textId="61ECC085" w:rsidTr="002C218B">
        <w:trPr>
          <w:cantSplit/>
          <w:trHeight w:val="144"/>
        </w:trPr>
        <w:tc>
          <w:tcPr>
            <w:tcW w:w="741" w:type="pct"/>
            <w:tcBorders>
              <w:top w:val="single" w:sz="4" w:space="0" w:color="auto"/>
              <w:left w:val="single" w:sz="4" w:space="0" w:color="auto"/>
              <w:bottom w:val="single" w:sz="4" w:space="0" w:color="auto"/>
              <w:right w:val="single" w:sz="4" w:space="0" w:color="auto"/>
            </w:tcBorders>
            <w:vAlign w:val="bottom"/>
          </w:tcPr>
          <w:p w14:paraId="785D8051" w14:textId="1EEE8C5B"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534" w:type="pct"/>
            <w:tcBorders>
              <w:top w:val="single" w:sz="4" w:space="0" w:color="auto"/>
              <w:left w:val="single" w:sz="4" w:space="0" w:color="auto"/>
              <w:bottom w:val="single" w:sz="4" w:space="0" w:color="auto"/>
              <w:right w:val="single" w:sz="4" w:space="0" w:color="auto"/>
            </w:tcBorders>
            <w:vAlign w:val="bottom"/>
          </w:tcPr>
          <w:p w14:paraId="3610A73A" w14:textId="408B2F1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Type</w:t>
            </w:r>
          </w:p>
        </w:tc>
        <w:tc>
          <w:tcPr>
            <w:tcW w:w="534" w:type="pct"/>
            <w:tcBorders>
              <w:top w:val="single" w:sz="4" w:space="0" w:color="auto"/>
              <w:left w:val="single" w:sz="4" w:space="0" w:color="auto"/>
              <w:bottom w:val="single" w:sz="4" w:space="0" w:color="auto"/>
              <w:right w:val="single" w:sz="4" w:space="0" w:color="auto"/>
            </w:tcBorders>
            <w:vAlign w:val="bottom"/>
          </w:tcPr>
          <w:p w14:paraId="37EC2307" w14:textId="369A4964"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Value</w:t>
            </w:r>
          </w:p>
        </w:tc>
        <w:tc>
          <w:tcPr>
            <w:tcW w:w="534" w:type="pct"/>
            <w:tcBorders>
              <w:top w:val="single" w:sz="4" w:space="0" w:color="auto"/>
              <w:left w:val="single" w:sz="4" w:space="0" w:color="auto"/>
              <w:bottom w:val="single" w:sz="4" w:space="0" w:color="auto"/>
              <w:right w:val="single" w:sz="4" w:space="0" w:color="auto"/>
            </w:tcBorders>
            <w:vAlign w:val="bottom"/>
          </w:tcPr>
          <w:p w14:paraId="79089DE7" w14:textId="32EC24D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Standby Loss </w:t>
            </w:r>
          </w:p>
          <w:p w14:paraId="5A9EA95E" w14:textId="57FE587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t>
            </w:r>
          </w:p>
        </w:tc>
        <w:tc>
          <w:tcPr>
            <w:tcW w:w="534" w:type="pct"/>
            <w:tcBorders>
              <w:top w:val="single" w:sz="4" w:space="0" w:color="auto"/>
              <w:left w:val="single" w:sz="4" w:space="0" w:color="auto"/>
              <w:bottom w:val="single" w:sz="4" w:space="0" w:color="auto"/>
              <w:right w:val="single" w:sz="4" w:space="0" w:color="auto"/>
            </w:tcBorders>
            <w:vAlign w:val="bottom"/>
          </w:tcPr>
          <w:p w14:paraId="13D45E22" w14:textId="794E467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Exterior Insulation </w:t>
            </w:r>
          </w:p>
          <w:p w14:paraId="552BEFCE" w14:textId="5394D6F3"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R-Value</w:t>
            </w:r>
          </w:p>
        </w:tc>
        <w:tc>
          <w:tcPr>
            <w:tcW w:w="625" w:type="pct"/>
            <w:tcBorders>
              <w:top w:val="single" w:sz="4" w:space="0" w:color="auto"/>
              <w:left w:val="single" w:sz="4" w:space="0" w:color="auto"/>
              <w:bottom w:val="single" w:sz="4" w:space="0" w:color="auto"/>
              <w:right w:val="single" w:sz="4" w:space="0" w:color="auto"/>
            </w:tcBorders>
            <w:vAlign w:val="bottom"/>
          </w:tcPr>
          <w:p w14:paraId="119B872F" w14:textId="7F01814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169DC548" w14:textId="1006FC93"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Volume (gal)</w:t>
            </w:r>
          </w:p>
        </w:tc>
        <w:tc>
          <w:tcPr>
            <w:tcW w:w="1499" w:type="pct"/>
            <w:tcBorders>
              <w:top w:val="single" w:sz="4" w:space="0" w:color="auto"/>
              <w:left w:val="single" w:sz="4" w:space="0" w:color="auto"/>
              <w:bottom w:val="single" w:sz="4" w:space="0" w:color="auto"/>
              <w:right w:val="single" w:sz="4" w:space="0" w:color="auto"/>
            </w:tcBorders>
            <w:vAlign w:val="bottom"/>
          </w:tcPr>
          <w:p w14:paraId="3DA61F44" w14:textId="77145423" w:rsidR="007A73AF" w:rsidRPr="00236F4B" w:rsidRDefault="007A73AF" w:rsidP="00293E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Tank </w:t>
            </w:r>
            <w:r w:rsidR="00293EE6">
              <w:rPr>
                <w:rFonts w:asciiTheme="minorHAnsi" w:eastAsia="Times New Roman" w:hAnsiTheme="minorHAnsi" w:cstheme="minorHAnsi"/>
                <w:sz w:val="18"/>
                <w:szCs w:val="20"/>
              </w:rPr>
              <w:t>L</w:t>
            </w:r>
            <w:r w:rsidRPr="00236F4B">
              <w:rPr>
                <w:rFonts w:asciiTheme="minorHAnsi" w:eastAsia="Times New Roman" w:hAnsiTheme="minorHAnsi" w:cstheme="minorHAnsi"/>
                <w:sz w:val="18"/>
                <w:szCs w:val="20"/>
              </w:rPr>
              <w:t>ocation</w:t>
            </w:r>
          </w:p>
        </w:tc>
      </w:tr>
      <w:tr w:rsidR="007A73AF" w:rsidRPr="009E01FE" w14:paraId="25F4FB53" w14:textId="408D959C" w:rsidTr="002C218B">
        <w:trPr>
          <w:cantSplit/>
          <w:trHeight w:val="144"/>
        </w:trPr>
        <w:tc>
          <w:tcPr>
            <w:tcW w:w="741" w:type="pct"/>
            <w:tcBorders>
              <w:top w:val="single" w:sz="4" w:space="0" w:color="auto"/>
              <w:left w:val="single" w:sz="4" w:space="0" w:color="auto"/>
              <w:bottom w:val="single" w:sz="4" w:space="0" w:color="auto"/>
              <w:right w:val="single" w:sz="4" w:space="0" w:color="auto"/>
            </w:tcBorders>
            <w:vAlign w:val="center"/>
          </w:tcPr>
          <w:p w14:paraId="0BF177CD" w14:textId="52A2874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4" w:type="pct"/>
            <w:tcBorders>
              <w:top w:val="single" w:sz="4" w:space="0" w:color="auto"/>
              <w:left w:val="single" w:sz="4" w:space="0" w:color="auto"/>
              <w:bottom w:val="single" w:sz="4" w:space="0" w:color="auto"/>
              <w:right w:val="single" w:sz="4" w:space="0" w:color="auto"/>
            </w:tcBorders>
            <w:vAlign w:val="center"/>
          </w:tcPr>
          <w:p w14:paraId="498DA1C7" w14:textId="402BB9C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4" w:type="pct"/>
            <w:tcBorders>
              <w:top w:val="single" w:sz="4" w:space="0" w:color="auto"/>
              <w:left w:val="single" w:sz="4" w:space="0" w:color="auto"/>
              <w:bottom w:val="single" w:sz="4" w:space="0" w:color="auto"/>
              <w:right w:val="single" w:sz="4" w:space="0" w:color="auto"/>
            </w:tcBorders>
            <w:vAlign w:val="center"/>
          </w:tcPr>
          <w:p w14:paraId="598432DF" w14:textId="6882059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4" w:type="pct"/>
            <w:tcBorders>
              <w:top w:val="single" w:sz="4" w:space="0" w:color="auto"/>
              <w:left w:val="single" w:sz="4" w:space="0" w:color="auto"/>
              <w:bottom w:val="single" w:sz="4" w:space="0" w:color="auto"/>
              <w:right w:val="single" w:sz="4" w:space="0" w:color="auto"/>
            </w:tcBorders>
            <w:vAlign w:val="center"/>
          </w:tcPr>
          <w:p w14:paraId="3FA07E36" w14:textId="5F1D61F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4" w:type="pct"/>
            <w:tcBorders>
              <w:top w:val="single" w:sz="4" w:space="0" w:color="auto"/>
              <w:left w:val="single" w:sz="4" w:space="0" w:color="auto"/>
              <w:bottom w:val="single" w:sz="4" w:space="0" w:color="auto"/>
              <w:right w:val="single" w:sz="4" w:space="0" w:color="auto"/>
            </w:tcBorders>
            <w:vAlign w:val="center"/>
          </w:tcPr>
          <w:p w14:paraId="0B16B85C" w14:textId="054376E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5" w:type="pct"/>
            <w:tcBorders>
              <w:top w:val="single" w:sz="4" w:space="0" w:color="auto"/>
              <w:left w:val="single" w:sz="4" w:space="0" w:color="auto"/>
              <w:bottom w:val="single" w:sz="4" w:space="0" w:color="auto"/>
              <w:right w:val="single" w:sz="4" w:space="0" w:color="auto"/>
            </w:tcBorders>
          </w:tcPr>
          <w:p w14:paraId="01AB53A1" w14:textId="08363F2A"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99" w:type="pct"/>
            <w:tcBorders>
              <w:top w:val="single" w:sz="4" w:space="0" w:color="auto"/>
              <w:left w:val="single" w:sz="4" w:space="0" w:color="auto"/>
              <w:bottom w:val="single" w:sz="4" w:space="0" w:color="auto"/>
              <w:right w:val="single" w:sz="4" w:space="0" w:color="auto"/>
            </w:tcBorders>
            <w:vAlign w:val="center"/>
          </w:tcPr>
          <w:p w14:paraId="24B3EF6D" w14:textId="2421D24D"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9E01FE" w14:paraId="6972E575" w14:textId="71E6A389" w:rsidTr="002C218B">
        <w:trPr>
          <w:cantSplit/>
          <w:trHeight w:val="144"/>
        </w:trPr>
        <w:tc>
          <w:tcPr>
            <w:tcW w:w="741" w:type="pct"/>
            <w:tcBorders>
              <w:top w:val="single" w:sz="4" w:space="0" w:color="auto"/>
              <w:left w:val="single" w:sz="4" w:space="0" w:color="auto"/>
              <w:bottom w:val="single" w:sz="4" w:space="0" w:color="auto"/>
              <w:right w:val="single" w:sz="4" w:space="0" w:color="auto"/>
            </w:tcBorders>
            <w:vAlign w:val="center"/>
          </w:tcPr>
          <w:p w14:paraId="425A57A6" w14:textId="12B1600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4" w:type="pct"/>
            <w:tcBorders>
              <w:top w:val="single" w:sz="4" w:space="0" w:color="auto"/>
              <w:left w:val="single" w:sz="4" w:space="0" w:color="auto"/>
              <w:bottom w:val="single" w:sz="4" w:space="0" w:color="auto"/>
              <w:right w:val="single" w:sz="4" w:space="0" w:color="auto"/>
            </w:tcBorders>
            <w:vAlign w:val="center"/>
          </w:tcPr>
          <w:p w14:paraId="1EE1537F" w14:textId="39BCFA8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4" w:type="pct"/>
            <w:tcBorders>
              <w:top w:val="single" w:sz="4" w:space="0" w:color="auto"/>
              <w:left w:val="single" w:sz="4" w:space="0" w:color="auto"/>
              <w:bottom w:val="single" w:sz="4" w:space="0" w:color="auto"/>
              <w:right w:val="single" w:sz="4" w:space="0" w:color="auto"/>
            </w:tcBorders>
            <w:vAlign w:val="center"/>
          </w:tcPr>
          <w:p w14:paraId="454D00F5" w14:textId="21E2EF2C"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4" w:type="pct"/>
            <w:tcBorders>
              <w:top w:val="single" w:sz="4" w:space="0" w:color="auto"/>
              <w:left w:val="single" w:sz="4" w:space="0" w:color="auto"/>
              <w:bottom w:val="single" w:sz="4" w:space="0" w:color="auto"/>
              <w:right w:val="single" w:sz="4" w:space="0" w:color="auto"/>
            </w:tcBorders>
            <w:vAlign w:val="center"/>
          </w:tcPr>
          <w:p w14:paraId="362A9E55" w14:textId="19FE2954"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4" w:type="pct"/>
            <w:tcBorders>
              <w:top w:val="single" w:sz="4" w:space="0" w:color="auto"/>
              <w:left w:val="single" w:sz="4" w:space="0" w:color="auto"/>
              <w:bottom w:val="single" w:sz="4" w:space="0" w:color="auto"/>
              <w:right w:val="single" w:sz="4" w:space="0" w:color="auto"/>
            </w:tcBorders>
            <w:vAlign w:val="center"/>
          </w:tcPr>
          <w:p w14:paraId="1C08E8DD" w14:textId="468433C9"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5" w:type="pct"/>
            <w:tcBorders>
              <w:top w:val="single" w:sz="4" w:space="0" w:color="auto"/>
              <w:left w:val="single" w:sz="4" w:space="0" w:color="auto"/>
              <w:bottom w:val="single" w:sz="4" w:space="0" w:color="auto"/>
              <w:right w:val="single" w:sz="4" w:space="0" w:color="auto"/>
            </w:tcBorders>
          </w:tcPr>
          <w:p w14:paraId="1CDA32CA" w14:textId="58C38FAB"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99" w:type="pct"/>
            <w:tcBorders>
              <w:top w:val="single" w:sz="4" w:space="0" w:color="auto"/>
              <w:left w:val="single" w:sz="4" w:space="0" w:color="auto"/>
              <w:bottom w:val="single" w:sz="4" w:space="0" w:color="auto"/>
              <w:right w:val="single" w:sz="4" w:space="0" w:color="auto"/>
            </w:tcBorders>
            <w:vAlign w:val="center"/>
          </w:tcPr>
          <w:p w14:paraId="79DB3450" w14:textId="616B714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bookmarkEnd w:id="9"/>
    </w:tbl>
    <w:p w14:paraId="796C95BE" w14:textId="17699395" w:rsidR="00D7513B" w:rsidRPr="00236F4B" w:rsidRDefault="00D7513B" w:rsidP="0023694B">
      <w:pPr>
        <w:spacing w:after="0" w:line="240" w:lineRule="auto"/>
        <w:rPr>
          <w:rFonts w:asciiTheme="minorHAnsi" w:hAnsiTheme="minorHAnsi" w:cstheme="minorHAnsi"/>
          <w:sz w:val="18"/>
          <w:szCs w:val="18"/>
        </w:rPr>
      </w:pPr>
    </w:p>
    <w:tbl>
      <w:tblPr>
        <w:tblW w:w="5088" w:type="pct"/>
        <w:tblInd w:w="-95"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614"/>
        <w:gridCol w:w="1234"/>
        <w:gridCol w:w="1144"/>
        <w:gridCol w:w="1144"/>
        <w:gridCol w:w="1232"/>
        <w:gridCol w:w="1412"/>
        <w:gridCol w:w="3200"/>
      </w:tblGrid>
      <w:tr w:rsidR="007A73AF" w:rsidRPr="008733ED" w14:paraId="7B74D56E" w14:textId="3D1D907A" w:rsidTr="002C218B">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5DAB9D91" w14:textId="3BF12E34"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D</w:t>
            </w:r>
            <w:r w:rsidRPr="008733ED">
              <w:rPr>
                <w:rFonts w:asciiTheme="minorHAnsi" w:hAnsiTheme="minorHAnsi" w:cstheme="minorHAnsi"/>
                <w:b/>
                <w:sz w:val="20"/>
                <w:szCs w:val="20"/>
              </w:rPr>
              <w:t xml:space="preserve">. </w:t>
            </w:r>
            <w:r>
              <w:rPr>
                <w:rFonts w:asciiTheme="minorHAnsi" w:hAnsiTheme="minorHAnsi" w:cstheme="minorHAnsi"/>
                <w:b/>
                <w:sz w:val="20"/>
                <w:szCs w:val="20"/>
              </w:rPr>
              <w:t>Installed</w:t>
            </w:r>
            <w:r w:rsidRPr="008733ED">
              <w:rPr>
                <w:rFonts w:asciiTheme="minorHAnsi" w:hAnsiTheme="minorHAnsi" w:cstheme="minorHAnsi"/>
                <w:b/>
                <w:sz w:val="20"/>
                <w:szCs w:val="20"/>
              </w:rPr>
              <w:t xml:space="preserve">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1BC8A529" w14:textId="08D060C8" w:rsidR="007A73AF" w:rsidRPr="008733ED" w:rsidRDefault="007A73AF" w:rsidP="00CC1AF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the water heater(s) efficiency features </w:t>
            </w:r>
            <w:r w:rsidR="00CC1AFA">
              <w:rPr>
                <w:rFonts w:asciiTheme="minorHAnsi" w:eastAsia="Times New Roman" w:hAnsiTheme="minorHAnsi" w:cstheme="minorHAnsi"/>
                <w:sz w:val="18"/>
                <w:szCs w:val="20"/>
              </w:rPr>
              <w:t>installed in</w:t>
            </w:r>
            <w:r w:rsidRPr="00236F4B">
              <w:rPr>
                <w:rFonts w:asciiTheme="minorHAnsi" w:eastAsia="Times New Roman" w:hAnsiTheme="minorHAnsi" w:cstheme="minorHAnsi"/>
                <w:sz w:val="18"/>
                <w:szCs w:val="20"/>
              </w:rPr>
              <w:t xml:space="preserve"> this project.</w:t>
            </w:r>
            <w:r w:rsidRPr="00236F4B">
              <w:rPr>
                <w:sz w:val="20"/>
              </w:rPr>
              <w:t xml:space="preserve"> </w:t>
            </w:r>
            <w:r w:rsidRPr="00236F4B">
              <w:rPr>
                <w:rFonts w:asciiTheme="minorHAnsi" w:eastAsia="Times New Roman" w:hAnsiTheme="minorHAnsi" w:cstheme="minorHAnsi"/>
                <w:sz w:val="18"/>
                <w:szCs w:val="20"/>
              </w:rPr>
              <w:t>(Not needed for central systems)</w:t>
            </w:r>
          </w:p>
        </w:tc>
      </w:tr>
      <w:tr w:rsidR="007A73AF" w:rsidRPr="00095904" w14:paraId="7D819574" w14:textId="12DB8D4A" w:rsidTr="002C218B">
        <w:trPr>
          <w:cantSplit/>
          <w:trHeight w:val="144"/>
        </w:trPr>
        <w:tc>
          <w:tcPr>
            <w:tcW w:w="735" w:type="pct"/>
            <w:tcBorders>
              <w:top w:val="single" w:sz="4" w:space="0" w:color="auto"/>
              <w:left w:val="single" w:sz="4" w:space="0" w:color="auto"/>
              <w:bottom w:val="single" w:sz="4" w:space="0" w:color="auto"/>
              <w:right w:val="single" w:sz="4" w:space="0" w:color="auto"/>
            </w:tcBorders>
            <w:vAlign w:val="center"/>
          </w:tcPr>
          <w:p w14:paraId="4C2CDE5D" w14:textId="55CEAB3A"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01</w:t>
            </w:r>
          </w:p>
        </w:tc>
        <w:tc>
          <w:tcPr>
            <w:tcW w:w="562" w:type="pct"/>
            <w:tcBorders>
              <w:top w:val="single" w:sz="4" w:space="0" w:color="auto"/>
              <w:left w:val="single" w:sz="4" w:space="0" w:color="auto"/>
              <w:bottom w:val="single" w:sz="4" w:space="0" w:color="auto"/>
              <w:right w:val="single" w:sz="4" w:space="0" w:color="auto"/>
            </w:tcBorders>
            <w:vAlign w:val="center"/>
          </w:tcPr>
          <w:p w14:paraId="705B63EF" w14:textId="2E862FD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02</w:t>
            </w:r>
          </w:p>
        </w:tc>
        <w:tc>
          <w:tcPr>
            <w:tcW w:w="521" w:type="pct"/>
            <w:tcBorders>
              <w:top w:val="single" w:sz="4" w:space="0" w:color="auto"/>
              <w:left w:val="single" w:sz="4" w:space="0" w:color="auto"/>
              <w:bottom w:val="single" w:sz="4" w:space="0" w:color="auto"/>
              <w:right w:val="single" w:sz="4" w:space="0" w:color="auto"/>
            </w:tcBorders>
            <w:vAlign w:val="center"/>
          </w:tcPr>
          <w:p w14:paraId="7D15B2F8" w14:textId="6DF1C0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03</w:t>
            </w:r>
          </w:p>
        </w:tc>
        <w:tc>
          <w:tcPr>
            <w:tcW w:w="521" w:type="pct"/>
            <w:tcBorders>
              <w:top w:val="single" w:sz="4" w:space="0" w:color="auto"/>
              <w:left w:val="single" w:sz="4" w:space="0" w:color="auto"/>
              <w:bottom w:val="single" w:sz="4" w:space="0" w:color="auto"/>
              <w:right w:val="single" w:sz="4" w:space="0" w:color="auto"/>
            </w:tcBorders>
            <w:vAlign w:val="center"/>
          </w:tcPr>
          <w:p w14:paraId="447FCAB5" w14:textId="2A06F65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04</w:t>
            </w:r>
          </w:p>
        </w:tc>
        <w:tc>
          <w:tcPr>
            <w:tcW w:w="561" w:type="pct"/>
            <w:tcBorders>
              <w:top w:val="single" w:sz="4" w:space="0" w:color="auto"/>
              <w:left w:val="single" w:sz="4" w:space="0" w:color="auto"/>
              <w:bottom w:val="single" w:sz="4" w:space="0" w:color="auto"/>
              <w:right w:val="single" w:sz="4" w:space="0" w:color="auto"/>
            </w:tcBorders>
            <w:vAlign w:val="center"/>
          </w:tcPr>
          <w:p w14:paraId="759049E8" w14:textId="1447C1C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05</w:t>
            </w:r>
          </w:p>
        </w:tc>
        <w:tc>
          <w:tcPr>
            <w:tcW w:w="643" w:type="pct"/>
            <w:tcBorders>
              <w:top w:val="single" w:sz="4" w:space="0" w:color="auto"/>
              <w:left w:val="single" w:sz="4" w:space="0" w:color="auto"/>
              <w:bottom w:val="single" w:sz="4" w:space="0" w:color="auto"/>
              <w:right w:val="single" w:sz="4" w:space="0" w:color="auto"/>
            </w:tcBorders>
          </w:tcPr>
          <w:p w14:paraId="3B70466A" w14:textId="5DDB4C1E"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06</w:t>
            </w:r>
          </w:p>
        </w:tc>
        <w:tc>
          <w:tcPr>
            <w:tcW w:w="1457" w:type="pct"/>
            <w:tcBorders>
              <w:top w:val="single" w:sz="4" w:space="0" w:color="auto"/>
              <w:left w:val="single" w:sz="4" w:space="0" w:color="auto"/>
              <w:bottom w:val="single" w:sz="4" w:space="0" w:color="auto"/>
              <w:right w:val="single" w:sz="4" w:space="0" w:color="auto"/>
            </w:tcBorders>
            <w:vAlign w:val="center"/>
          </w:tcPr>
          <w:p w14:paraId="5D4A112B" w14:textId="54D88E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07</w:t>
            </w:r>
          </w:p>
        </w:tc>
      </w:tr>
      <w:tr w:rsidR="007A73AF" w:rsidRPr="00095904" w14:paraId="58AAB9AA" w14:textId="20B7B8AE" w:rsidTr="002C218B">
        <w:trPr>
          <w:cantSplit/>
          <w:trHeight w:val="144"/>
        </w:trPr>
        <w:tc>
          <w:tcPr>
            <w:tcW w:w="735" w:type="pct"/>
            <w:tcBorders>
              <w:top w:val="single" w:sz="4" w:space="0" w:color="auto"/>
              <w:left w:val="single" w:sz="4" w:space="0" w:color="auto"/>
              <w:bottom w:val="single" w:sz="4" w:space="0" w:color="auto"/>
              <w:right w:val="single" w:sz="4" w:space="0" w:color="auto"/>
            </w:tcBorders>
            <w:vAlign w:val="bottom"/>
          </w:tcPr>
          <w:p w14:paraId="6F4F867D" w14:textId="13A00D5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562" w:type="pct"/>
            <w:tcBorders>
              <w:top w:val="single" w:sz="4" w:space="0" w:color="auto"/>
              <w:left w:val="single" w:sz="4" w:space="0" w:color="auto"/>
              <w:bottom w:val="single" w:sz="4" w:space="0" w:color="auto"/>
              <w:right w:val="single" w:sz="4" w:space="0" w:color="auto"/>
            </w:tcBorders>
            <w:vAlign w:val="bottom"/>
          </w:tcPr>
          <w:p w14:paraId="58E75348" w14:textId="6290C3E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Type</w:t>
            </w:r>
          </w:p>
        </w:tc>
        <w:tc>
          <w:tcPr>
            <w:tcW w:w="521" w:type="pct"/>
            <w:tcBorders>
              <w:top w:val="single" w:sz="4" w:space="0" w:color="auto"/>
              <w:left w:val="single" w:sz="4" w:space="0" w:color="auto"/>
              <w:bottom w:val="single" w:sz="4" w:space="0" w:color="auto"/>
              <w:right w:val="single" w:sz="4" w:space="0" w:color="auto"/>
            </w:tcBorders>
            <w:vAlign w:val="bottom"/>
          </w:tcPr>
          <w:p w14:paraId="3D72E452" w14:textId="43512C9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Value</w:t>
            </w:r>
          </w:p>
        </w:tc>
        <w:tc>
          <w:tcPr>
            <w:tcW w:w="521" w:type="pct"/>
            <w:tcBorders>
              <w:top w:val="single" w:sz="4" w:space="0" w:color="auto"/>
              <w:left w:val="single" w:sz="4" w:space="0" w:color="auto"/>
              <w:bottom w:val="single" w:sz="4" w:space="0" w:color="auto"/>
              <w:right w:val="single" w:sz="4" w:space="0" w:color="auto"/>
            </w:tcBorders>
            <w:vAlign w:val="bottom"/>
          </w:tcPr>
          <w:p w14:paraId="7BADFE98" w14:textId="50F2264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Standby Loss </w:t>
            </w:r>
          </w:p>
          <w:p w14:paraId="5D0D0122" w14:textId="4DE5691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t>
            </w:r>
          </w:p>
        </w:tc>
        <w:tc>
          <w:tcPr>
            <w:tcW w:w="561" w:type="pct"/>
            <w:tcBorders>
              <w:top w:val="single" w:sz="4" w:space="0" w:color="auto"/>
              <w:left w:val="single" w:sz="4" w:space="0" w:color="auto"/>
              <w:bottom w:val="single" w:sz="4" w:space="0" w:color="auto"/>
              <w:right w:val="single" w:sz="4" w:space="0" w:color="auto"/>
            </w:tcBorders>
            <w:vAlign w:val="bottom"/>
          </w:tcPr>
          <w:p w14:paraId="56F14F31" w14:textId="407B114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Exterior Insulation </w:t>
            </w:r>
          </w:p>
          <w:p w14:paraId="0277DC7A" w14:textId="49E237B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R-Value</w:t>
            </w:r>
          </w:p>
        </w:tc>
        <w:tc>
          <w:tcPr>
            <w:tcW w:w="643" w:type="pct"/>
            <w:tcBorders>
              <w:top w:val="single" w:sz="4" w:space="0" w:color="auto"/>
              <w:left w:val="single" w:sz="4" w:space="0" w:color="auto"/>
              <w:bottom w:val="single" w:sz="4" w:space="0" w:color="auto"/>
              <w:right w:val="single" w:sz="4" w:space="0" w:color="auto"/>
            </w:tcBorders>
            <w:vAlign w:val="bottom"/>
          </w:tcPr>
          <w:p w14:paraId="4B51E759" w14:textId="1CFBBA1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20250F90" w14:textId="1037E56A"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Volume (gal)</w:t>
            </w:r>
          </w:p>
        </w:tc>
        <w:tc>
          <w:tcPr>
            <w:tcW w:w="1457" w:type="pct"/>
            <w:tcBorders>
              <w:top w:val="single" w:sz="4" w:space="0" w:color="auto"/>
              <w:left w:val="single" w:sz="4" w:space="0" w:color="auto"/>
              <w:bottom w:val="single" w:sz="4" w:space="0" w:color="auto"/>
              <w:right w:val="single" w:sz="4" w:space="0" w:color="auto"/>
            </w:tcBorders>
            <w:vAlign w:val="bottom"/>
          </w:tcPr>
          <w:p w14:paraId="48D2C3B4" w14:textId="3B9D6851"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Tank </w:t>
            </w:r>
            <w:r w:rsidR="00293EE6">
              <w:rPr>
                <w:rFonts w:asciiTheme="minorHAnsi" w:eastAsia="Times New Roman" w:hAnsiTheme="minorHAnsi" w:cstheme="minorHAnsi"/>
                <w:sz w:val="18"/>
                <w:szCs w:val="20"/>
              </w:rPr>
              <w:t>L</w:t>
            </w:r>
            <w:r w:rsidRPr="00236F4B">
              <w:rPr>
                <w:rFonts w:asciiTheme="minorHAnsi" w:eastAsia="Times New Roman" w:hAnsiTheme="minorHAnsi" w:cstheme="minorHAnsi"/>
                <w:sz w:val="18"/>
                <w:szCs w:val="20"/>
              </w:rPr>
              <w:t>ocation</w:t>
            </w:r>
          </w:p>
        </w:tc>
      </w:tr>
      <w:tr w:rsidR="007A73AF" w:rsidRPr="00095904" w14:paraId="1F458609" w14:textId="63BF4606" w:rsidTr="002C218B">
        <w:trPr>
          <w:cantSplit/>
          <w:trHeight w:val="144"/>
        </w:trPr>
        <w:tc>
          <w:tcPr>
            <w:tcW w:w="735" w:type="pct"/>
            <w:tcBorders>
              <w:top w:val="single" w:sz="4" w:space="0" w:color="auto"/>
              <w:left w:val="single" w:sz="4" w:space="0" w:color="auto"/>
              <w:bottom w:val="single" w:sz="4" w:space="0" w:color="auto"/>
              <w:right w:val="single" w:sz="4" w:space="0" w:color="auto"/>
            </w:tcBorders>
            <w:vAlign w:val="center"/>
          </w:tcPr>
          <w:p w14:paraId="28A19077" w14:textId="4334A91A"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vAlign w:val="center"/>
          </w:tcPr>
          <w:p w14:paraId="592FF9AC" w14:textId="564825A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1" w:type="pct"/>
            <w:tcBorders>
              <w:top w:val="single" w:sz="4" w:space="0" w:color="auto"/>
              <w:left w:val="single" w:sz="4" w:space="0" w:color="auto"/>
              <w:bottom w:val="single" w:sz="4" w:space="0" w:color="auto"/>
              <w:right w:val="single" w:sz="4" w:space="0" w:color="auto"/>
            </w:tcBorders>
            <w:vAlign w:val="center"/>
          </w:tcPr>
          <w:p w14:paraId="208A3086" w14:textId="28D893D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1" w:type="pct"/>
            <w:tcBorders>
              <w:top w:val="single" w:sz="4" w:space="0" w:color="auto"/>
              <w:left w:val="single" w:sz="4" w:space="0" w:color="auto"/>
              <w:bottom w:val="single" w:sz="4" w:space="0" w:color="auto"/>
              <w:right w:val="single" w:sz="4" w:space="0" w:color="auto"/>
            </w:tcBorders>
            <w:vAlign w:val="center"/>
          </w:tcPr>
          <w:p w14:paraId="707453E0" w14:textId="17AD613A"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1" w:type="pct"/>
            <w:tcBorders>
              <w:top w:val="single" w:sz="4" w:space="0" w:color="auto"/>
              <w:left w:val="single" w:sz="4" w:space="0" w:color="auto"/>
              <w:bottom w:val="single" w:sz="4" w:space="0" w:color="auto"/>
              <w:right w:val="single" w:sz="4" w:space="0" w:color="auto"/>
            </w:tcBorders>
            <w:vAlign w:val="center"/>
          </w:tcPr>
          <w:p w14:paraId="39C2B85A" w14:textId="71779CAC"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7E2737D2" w14:textId="14C271F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7" w:type="pct"/>
            <w:tcBorders>
              <w:top w:val="single" w:sz="4" w:space="0" w:color="auto"/>
              <w:left w:val="single" w:sz="4" w:space="0" w:color="auto"/>
              <w:bottom w:val="single" w:sz="4" w:space="0" w:color="auto"/>
              <w:right w:val="single" w:sz="4" w:space="0" w:color="auto"/>
            </w:tcBorders>
            <w:vAlign w:val="center"/>
          </w:tcPr>
          <w:p w14:paraId="41957F68" w14:textId="0299DCF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095904" w14:paraId="0D246455" w14:textId="117E26DC" w:rsidTr="002C218B">
        <w:trPr>
          <w:cantSplit/>
          <w:trHeight w:val="144"/>
        </w:trPr>
        <w:tc>
          <w:tcPr>
            <w:tcW w:w="735" w:type="pct"/>
            <w:tcBorders>
              <w:top w:val="single" w:sz="4" w:space="0" w:color="auto"/>
              <w:left w:val="single" w:sz="4" w:space="0" w:color="auto"/>
              <w:bottom w:val="single" w:sz="4" w:space="0" w:color="auto"/>
              <w:right w:val="single" w:sz="4" w:space="0" w:color="auto"/>
            </w:tcBorders>
            <w:vAlign w:val="center"/>
          </w:tcPr>
          <w:p w14:paraId="4933C529" w14:textId="3BEE40E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vAlign w:val="center"/>
          </w:tcPr>
          <w:p w14:paraId="621F9115" w14:textId="3E3CBDE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1" w:type="pct"/>
            <w:tcBorders>
              <w:top w:val="single" w:sz="4" w:space="0" w:color="auto"/>
              <w:left w:val="single" w:sz="4" w:space="0" w:color="auto"/>
              <w:bottom w:val="single" w:sz="4" w:space="0" w:color="auto"/>
              <w:right w:val="single" w:sz="4" w:space="0" w:color="auto"/>
            </w:tcBorders>
            <w:vAlign w:val="center"/>
          </w:tcPr>
          <w:p w14:paraId="700DAEA3" w14:textId="3B4E148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1" w:type="pct"/>
            <w:tcBorders>
              <w:top w:val="single" w:sz="4" w:space="0" w:color="auto"/>
              <w:left w:val="single" w:sz="4" w:space="0" w:color="auto"/>
              <w:bottom w:val="single" w:sz="4" w:space="0" w:color="auto"/>
              <w:right w:val="single" w:sz="4" w:space="0" w:color="auto"/>
            </w:tcBorders>
            <w:vAlign w:val="center"/>
          </w:tcPr>
          <w:p w14:paraId="57F1A584" w14:textId="3D76F93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1" w:type="pct"/>
            <w:tcBorders>
              <w:top w:val="single" w:sz="4" w:space="0" w:color="auto"/>
              <w:left w:val="single" w:sz="4" w:space="0" w:color="auto"/>
              <w:bottom w:val="single" w:sz="4" w:space="0" w:color="auto"/>
              <w:right w:val="single" w:sz="4" w:space="0" w:color="auto"/>
            </w:tcBorders>
            <w:vAlign w:val="center"/>
          </w:tcPr>
          <w:p w14:paraId="6C678DFF" w14:textId="18441305"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5BBF4FB2" w14:textId="069A5E58"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7" w:type="pct"/>
            <w:tcBorders>
              <w:top w:val="single" w:sz="4" w:space="0" w:color="auto"/>
              <w:left w:val="single" w:sz="4" w:space="0" w:color="auto"/>
              <w:bottom w:val="single" w:sz="4" w:space="0" w:color="auto"/>
              <w:right w:val="single" w:sz="4" w:space="0" w:color="auto"/>
            </w:tcBorders>
            <w:vAlign w:val="center"/>
          </w:tcPr>
          <w:p w14:paraId="55613468" w14:textId="6B21F9EF"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3233340" w14:textId="77777777" w:rsidR="00D7513B" w:rsidRPr="00236F4B" w:rsidRDefault="00D7513B" w:rsidP="0023694B">
      <w:pPr>
        <w:spacing w:after="0" w:line="240" w:lineRule="auto"/>
        <w:rPr>
          <w:rFonts w:asciiTheme="minorHAnsi" w:hAnsiTheme="minorHAnsi" w:cstheme="minorHAnsi"/>
          <w:sz w:val="18"/>
          <w:szCs w:val="18"/>
        </w:rPr>
      </w:pPr>
    </w:p>
    <w:tbl>
      <w:tblPr>
        <w:tblW w:w="5088" w:type="pct"/>
        <w:tblInd w:w="-95" w:type="dxa"/>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863"/>
        <w:gridCol w:w="3670"/>
        <w:gridCol w:w="5447"/>
      </w:tblGrid>
      <w:tr w:rsidR="0094138E" w:rsidRPr="002F18C2" w14:paraId="0F7F442B" w14:textId="77777777" w:rsidTr="002C218B">
        <w:trPr>
          <w:trHeight w:val="144"/>
        </w:trPr>
        <w:tc>
          <w:tcPr>
            <w:tcW w:w="10980" w:type="dxa"/>
            <w:gridSpan w:val="3"/>
            <w:tcBorders>
              <w:top w:val="single" w:sz="4" w:space="0" w:color="auto"/>
              <w:bottom w:val="single" w:sz="4" w:space="0" w:color="auto"/>
            </w:tcBorders>
            <w:vAlign w:val="center"/>
          </w:tcPr>
          <w:p w14:paraId="0F7F442A" w14:textId="457870B7" w:rsidR="0094138E" w:rsidRPr="00236F4B" w:rsidRDefault="006E1E9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18"/>
              </w:rPr>
            </w:pPr>
            <w:r>
              <w:rPr>
                <w:rFonts w:asciiTheme="minorHAnsi" w:hAnsiTheme="minorHAnsi" w:cstheme="minorHAnsi"/>
                <w:b/>
                <w:sz w:val="20"/>
                <w:szCs w:val="18"/>
              </w:rPr>
              <w:t>E</w:t>
            </w:r>
            <w:r w:rsidR="0094138E" w:rsidRPr="005C69A2">
              <w:rPr>
                <w:rFonts w:asciiTheme="minorHAnsi" w:hAnsiTheme="minorHAnsi" w:cstheme="minorHAnsi"/>
                <w:b/>
                <w:sz w:val="20"/>
                <w:szCs w:val="18"/>
              </w:rPr>
              <w:t>. Installed Water Heater Manufacturer Information</w:t>
            </w:r>
          </w:p>
        </w:tc>
      </w:tr>
      <w:tr w:rsidR="0094138E" w:rsidRPr="002F18C2" w14:paraId="0F7F442F" w14:textId="77777777" w:rsidTr="002C218B">
        <w:trPr>
          <w:trHeight w:val="144"/>
        </w:trPr>
        <w:tc>
          <w:tcPr>
            <w:tcW w:w="1863" w:type="dxa"/>
            <w:tcBorders>
              <w:top w:val="single" w:sz="4" w:space="0" w:color="auto"/>
              <w:bottom w:val="single" w:sz="4" w:space="0" w:color="auto"/>
              <w:right w:val="single" w:sz="4" w:space="0" w:color="auto"/>
            </w:tcBorders>
            <w:vAlign w:val="center"/>
          </w:tcPr>
          <w:p w14:paraId="0F7F442C"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01</w:t>
            </w:r>
          </w:p>
        </w:tc>
        <w:tc>
          <w:tcPr>
            <w:tcW w:w="3670" w:type="dxa"/>
            <w:tcBorders>
              <w:top w:val="single" w:sz="4" w:space="0" w:color="auto"/>
              <w:left w:val="single" w:sz="4" w:space="0" w:color="auto"/>
              <w:bottom w:val="single" w:sz="4" w:space="0" w:color="auto"/>
              <w:right w:val="single" w:sz="4" w:space="0" w:color="auto"/>
            </w:tcBorders>
            <w:vAlign w:val="center"/>
          </w:tcPr>
          <w:p w14:paraId="0F7F442D"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02</w:t>
            </w:r>
          </w:p>
        </w:tc>
        <w:tc>
          <w:tcPr>
            <w:tcW w:w="5447" w:type="dxa"/>
            <w:tcBorders>
              <w:top w:val="single" w:sz="4" w:space="0" w:color="auto"/>
              <w:left w:val="single" w:sz="4" w:space="0" w:color="auto"/>
              <w:bottom w:val="single" w:sz="4" w:space="0" w:color="auto"/>
            </w:tcBorders>
            <w:vAlign w:val="center"/>
          </w:tcPr>
          <w:p w14:paraId="0F7F442E"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03</w:t>
            </w:r>
          </w:p>
        </w:tc>
      </w:tr>
      <w:tr w:rsidR="0094138E" w:rsidRPr="002F18C2" w14:paraId="0F7F4433" w14:textId="77777777" w:rsidTr="002C218B">
        <w:trPr>
          <w:trHeight w:val="144"/>
        </w:trPr>
        <w:tc>
          <w:tcPr>
            <w:tcW w:w="1863" w:type="dxa"/>
            <w:tcBorders>
              <w:top w:val="single" w:sz="4" w:space="0" w:color="auto"/>
              <w:bottom w:val="single" w:sz="4" w:space="0" w:color="auto"/>
              <w:right w:val="single" w:sz="4" w:space="0" w:color="auto"/>
            </w:tcBorders>
            <w:vAlign w:val="bottom"/>
          </w:tcPr>
          <w:p w14:paraId="0F7F4430"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Water Heating System ID or Name</w:t>
            </w:r>
          </w:p>
        </w:tc>
        <w:tc>
          <w:tcPr>
            <w:tcW w:w="3670" w:type="dxa"/>
            <w:tcBorders>
              <w:top w:val="single" w:sz="4" w:space="0" w:color="auto"/>
              <w:left w:val="single" w:sz="4" w:space="0" w:color="auto"/>
              <w:bottom w:val="single" w:sz="4" w:space="0" w:color="auto"/>
              <w:right w:val="single" w:sz="4" w:space="0" w:color="auto"/>
            </w:tcBorders>
            <w:vAlign w:val="bottom"/>
          </w:tcPr>
          <w:p w14:paraId="0F7F4431"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Manufacturer</w:t>
            </w:r>
          </w:p>
        </w:tc>
        <w:tc>
          <w:tcPr>
            <w:tcW w:w="5447" w:type="dxa"/>
            <w:tcBorders>
              <w:top w:val="single" w:sz="4" w:space="0" w:color="auto"/>
              <w:left w:val="single" w:sz="4" w:space="0" w:color="auto"/>
              <w:bottom w:val="single" w:sz="4" w:space="0" w:color="auto"/>
            </w:tcBorders>
            <w:vAlign w:val="bottom"/>
          </w:tcPr>
          <w:p w14:paraId="0F7F4432"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Model Number</w:t>
            </w:r>
          </w:p>
        </w:tc>
      </w:tr>
      <w:tr w:rsidR="0094138E" w:rsidRPr="002F18C2" w14:paraId="0F7F4437" w14:textId="77777777" w:rsidTr="002C218B">
        <w:trPr>
          <w:trHeight w:val="144"/>
        </w:trPr>
        <w:tc>
          <w:tcPr>
            <w:tcW w:w="1863" w:type="dxa"/>
            <w:tcBorders>
              <w:top w:val="single" w:sz="4" w:space="0" w:color="auto"/>
              <w:bottom w:val="single" w:sz="4" w:space="0" w:color="auto"/>
              <w:right w:val="single" w:sz="4" w:space="0" w:color="auto"/>
            </w:tcBorders>
            <w:vAlign w:val="bottom"/>
          </w:tcPr>
          <w:p w14:paraId="0F7F4434"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670" w:type="dxa"/>
            <w:tcBorders>
              <w:top w:val="single" w:sz="4" w:space="0" w:color="auto"/>
              <w:left w:val="single" w:sz="4" w:space="0" w:color="auto"/>
              <w:bottom w:val="single" w:sz="4" w:space="0" w:color="auto"/>
              <w:right w:val="single" w:sz="4" w:space="0" w:color="auto"/>
            </w:tcBorders>
            <w:vAlign w:val="bottom"/>
          </w:tcPr>
          <w:p w14:paraId="0F7F4435"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47" w:type="dxa"/>
            <w:tcBorders>
              <w:top w:val="single" w:sz="4" w:space="0" w:color="auto"/>
              <w:left w:val="single" w:sz="4" w:space="0" w:color="auto"/>
              <w:bottom w:val="single" w:sz="4" w:space="0" w:color="auto"/>
            </w:tcBorders>
            <w:shd w:val="clear" w:color="auto" w:fill="FFFFFF" w:themeFill="background1"/>
          </w:tcPr>
          <w:p w14:paraId="0F7F4436"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r w:rsidR="0094138E" w:rsidRPr="002F18C2" w14:paraId="0F7F443B" w14:textId="77777777" w:rsidTr="002C218B">
        <w:trPr>
          <w:trHeight w:val="144"/>
        </w:trPr>
        <w:tc>
          <w:tcPr>
            <w:tcW w:w="1863" w:type="dxa"/>
            <w:tcBorders>
              <w:top w:val="single" w:sz="4" w:space="0" w:color="auto"/>
              <w:bottom w:val="single" w:sz="4" w:space="0" w:color="auto"/>
              <w:right w:val="single" w:sz="4" w:space="0" w:color="auto"/>
            </w:tcBorders>
            <w:vAlign w:val="bottom"/>
          </w:tcPr>
          <w:p w14:paraId="0F7F4438"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670" w:type="dxa"/>
            <w:tcBorders>
              <w:top w:val="single" w:sz="4" w:space="0" w:color="auto"/>
              <w:left w:val="single" w:sz="4" w:space="0" w:color="auto"/>
              <w:bottom w:val="single" w:sz="4" w:space="0" w:color="auto"/>
              <w:right w:val="single" w:sz="4" w:space="0" w:color="auto"/>
            </w:tcBorders>
            <w:vAlign w:val="bottom"/>
          </w:tcPr>
          <w:p w14:paraId="0F7F4439"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47" w:type="dxa"/>
            <w:tcBorders>
              <w:top w:val="single" w:sz="4" w:space="0" w:color="auto"/>
              <w:left w:val="single" w:sz="4" w:space="0" w:color="auto"/>
              <w:bottom w:val="single" w:sz="4" w:space="0" w:color="auto"/>
            </w:tcBorders>
          </w:tcPr>
          <w:p w14:paraId="0F7F443A"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bl>
    <w:p w14:paraId="0F7F4464" w14:textId="0CE70B47" w:rsidR="00DE7A20" w:rsidRDefault="00DE7A20" w:rsidP="00DC522B">
      <w:pPr>
        <w:spacing w:after="0" w:line="240" w:lineRule="auto"/>
        <w:rPr>
          <w:rFonts w:asciiTheme="minorHAnsi" w:hAnsiTheme="minorHAnsi" w:cs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9"/>
        <w:gridCol w:w="10181"/>
      </w:tblGrid>
      <w:tr w:rsidR="006C36EE" w:rsidRPr="002F18C2" w14:paraId="06394A1D" w14:textId="77777777" w:rsidTr="00E879AA">
        <w:trPr>
          <w:trHeight w:val="144"/>
        </w:trPr>
        <w:tc>
          <w:tcPr>
            <w:tcW w:w="11016" w:type="dxa"/>
            <w:gridSpan w:val="2"/>
            <w:tcBorders>
              <w:top w:val="single" w:sz="4" w:space="0" w:color="auto"/>
              <w:left w:val="single" w:sz="4" w:space="0" w:color="auto"/>
              <w:bottom w:val="single" w:sz="4" w:space="0" w:color="auto"/>
              <w:right w:val="single" w:sz="4" w:space="0" w:color="auto"/>
            </w:tcBorders>
          </w:tcPr>
          <w:p w14:paraId="6EF9F502" w14:textId="3134EABA" w:rsidR="006C36EE" w:rsidRPr="00935470" w:rsidRDefault="006C36EE" w:rsidP="00E879AA">
            <w:pPr>
              <w:keepNext/>
              <w:spacing w:after="0" w:line="240" w:lineRule="auto"/>
              <w:rPr>
                <w:rFonts w:asciiTheme="minorHAnsi" w:eastAsiaTheme="minorEastAsia" w:hAnsiTheme="minorHAnsi" w:cstheme="minorHAnsi"/>
                <w:sz w:val="20"/>
                <w:szCs w:val="18"/>
              </w:rPr>
            </w:pPr>
            <w:r>
              <w:rPr>
                <w:rFonts w:asciiTheme="minorHAnsi" w:eastAsiaTheme="minorEastAsia" w:hAnsiTheme="minorHAnsi" w:cstheme="minorHAnsi"/>
                <w:b/>
                <w:sz w:val="20"/>
                <w:szCs w:val="18"/>
              </w:rPr>
              <w:lastRenderedPageBreak/>
              <w:t>F</w:t>
            </w:r>
            <w:r w:rsidRPr="00583B52">
              <w:rPr>
                <w:rFonts w:asciiTheme="minorHAnsi" w:eastAsiaTheme="minorEastAsia" w:hAnsiTheme="minorHAnsi" w:cstheme="minorHAnsi"/>
                <w:b/>
                <w:sz w:val="20"/>
                <w:szCs w:val="18"/>
              </w:rPr>
              <w:t xml:space="preserve">. </w:t>
            </w:r>
            <w:r w:rsidRPr="00935470">
              <w:rPr>
                <w:rFonts w:asciiTheme="minorHAnsi" w:eastAsiaTheme="minorEastAsia" w:hAnsiTheme="minorHAnsi" w:cstheme="minorHAnsi"/>
                <w:b/>
                <w:sz w:val="20"/>
                <w:szCs w:val="18"/>
              </w:rPr>
              <w:t xml:space="preserve">Mandatory Measures for </w:t>
            </w:r>
            <w:r>
              <w:rPr>
                <w:rFonts w:asciiTheme="minorHAnsi" w:eastAsiaTheme="minorEastAsia" w:hAnsiTheme="minorHAnsi" w:cstheme="minorHAnsi"/>
                <w:b/>
                <w:sz w:val="20"/>
                <w:szCs w:val="18"/>
              </w:rPr>
              <w:t>all</w:t>
            </w:r>
            <w:r w:rsidRPr="00935470">
              <w:rPr>
                <w:rFonts w:asciiTheme="minorHAnsi" w:eastAsiaTheme="minorEastAsia" w:hAnsiTheme="minorHAnsi" w:cstheme="minorHAnsi"/>
                <w:b/>
                <w:sz w:val="20"/>
                <w:szCs w:val="18"/>
              </w:rPr>
              <w:t xml:space="preserve"> </w:t>
            </w:r>
            <w:r>
              <w:rPr>
                <w:rFonts w:asciiTheme="minorHAnsi" w:eastAsiaTheme="minorEastAsia" w:hAnsiTheme="minorHAnsi" w:cstheme="minorHAnsi"/>
                <w:b/>
                <w:sz w:val="20"/>
                <w:szCs w:val="18"/>
              </w:rPr>
              <w:t>Domestic H</w:t>
            </w:r>
            <w:r w:rsidR="005D11BC">
              <w:rPr>
                <w:rFonts w:asciiTheme="minorHAnsi" w:eastAsiaTheme="minorEastAsia" w:hAnsiTheme="minorHAnsi" w:cstheme="minorHAnsi"/>
                <w:b/>
                <w:sz w:val="20"/>
                <w:szCs w:val="18"/>
              </w:rPr>
              <w:t>ot Water Distribution Systems</w:t>
            </w:r>
          </w:p>
        </w:tc>
      </w:tr>
      <w:tr w:rsidR="006C36EE" w:rsidRPr="002F18C2" w14:paraId="7523B6E8" w14:textId="77777777" w:rsidTr="00E879AA">
        <w:trPr>
          <w:trHeight w:val="144"/>
          <w:tblHeader/>
        </w:trPr>
        <w:tc>
          <w:tcPr>
            <w:tcW w:w="615" w:type="dxa"/>
            <w:vAlign w:val="center"/>
          </w:tcPr>
          <w:p w14:paraId="5EDCDBBA"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01</w:t>
            </w:r>
          </w:p>
        </w:tc>
        <w:tc>
          <w:tcPr>
            <w:tcW w:w="10401" w:type="dxa"/>
            <w:vAlign w:val="center"/>
          </w:tcPr>
          <w:p w14:paraId="59E65A51" w14:textId="77777777"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Equipment shall meet the applicable requirements of the Appliance Efficiency Regulations (Section 110.3(b)1).</w:t>
            </w:r>
          </w:p>
        </w:tc>
      </w:tr>
      <w:tr w:rsidR="006C36EE" w:rsidRPr="002F18C2" w14:paraId="7640BCAF" w14:textId="77777777" w:rsidTr="00E879AA">
        <w:trPr>
          <w:trHeight w:val="144"/>
          <w:tblHeader/>
        </w:trPr>
        <w:tc>
          <w:tcPr>
            <w:tcW w:w="615" w:type="dxa"/>
            <w:vAlign w:val="center"/>
          </w:tcPr>
          <w:p w14:paraId="762CC82E"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02</w:t>
            </w:r>
          </w:p>
        </w:tc>
        <w:tc>
          <w:tcPr>
            <w:tcW w:w="10401" w:type="dxa"/>
            <w:vAlign w:val="center"/>
          </w:tcPr>
          <w:p w14:paraId="2F088E1D" w14:textId="4C920E97"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 xml:space="preserve">Unfired </w:t>
            </w:r>
            <w:r w:rsidR="00293EE6">
              <w:rPr>
                <w:rFonts w:asciiTheme="minorHAnsi" w:eastAsiaTheme="minorEastAsia" w:hAnsiTheme="minorHAnsi" w:cstheme="minorHAnsi"/>
                <w:sz w:val="18"/>
                <w:szCs w:val="18"/>
              </w:rPr>
              <w:t>s</w:t>
            </w:r>
            <w:r w:rsidRPr="00542719">
              <w:rPr>
                <w:rFonts w:asciiTheme="minorHAnsi" w:eastAsiaTheme="minorEastAsia" w:hAnsiTheme="minorHAnsi" w:cstheme="minorHAnsi"/>
                <w:sz w:val="18"/>
                <w:szCs w:val="18"/>
              </w:rPr>
              <w:t xml:space="preserve">torage </w:t>
            </w:r>
            <w:r w:rsidR="00293EE6">
              <w:rPr>
                <w:rFonts w:asciiTheme="minorHAnsi" w:eastAsiaTheme="minorEastAsia" w:hAnsiTheme="minorHAnsi" w:cstheme="minorHAnsi"/>
                <w:sz w:val="18"/>
                <w:szCs w:val="18"/>
              </w:rPr>
              <w:t>t</w:t>
            </w:r>
            <w:r w:rsidRPr="00542719">
              <w:rPr>
                <w:rFonts w:asciiTheme="minorHAnsi" w:eastAsiaTheme="minorEastAsia" w:hAnsiTheme="minorHAnsi" w:cstheme="minorHAnsi"/>
                <w:sz w:val="18"/>
                <w:szCs w:val="18"/>
              </w:rPr>
              <w:t>anks are insulated with an external R-</w:t>
            </w:r>
            <w:r w:rsidR="00676572">
              <w:rPr>
                <w:rFonts w:asciiTheme="minorHAnsi" w:eastAsiaTheme="minorEastAsia" w:hAnsiTheme="minorHAnsi" w:cstheme="minorHAnsi"/>
                <w:sz w:val="18"/>
                <w:szCs w:val="18"/>
              </w:rPr>
              <w:t>3.5</w:t>
            </w:r>
            <w:r w:rsidR="00676572" w:rsidRPr="00542719">
              <w:rPr>
                <w:rFonts w:asciiTheme="minorHAnsi" w:eastAsiaTheme="minorEastAsia" w:hAnsiTheme="minorHAnsi" w:cstheme="minorHAnsi"/>
                <w:sz w:val="18"/>
                <w:szCs w:val="18"/>
              </w:rPr>
              <w:t xml:space="preserve"> </w:t>
            </w:r>
            <w:r w:rsidRPr="00542719">
              <w:rPr>
                <w:rFonts w:asciiTheme="minorHAnsi" w:eastAsiaTheme="minorEastAsia" w:hAnsiTheme="minorHAnsi" w:cstheme="minorHAnsi"/>
                <w:sz w:val="18"/>
                <w:szCs w:val="18"/>
              </w:rPr>
              <w:t>or combination of R-16 internal and external Insulation. (Section 110.3(c)4).</w:t>
            </w:r>
          </w:p>
        </w:tc>
      </w:tr>
      <w:tr w:rsidR="006C36EE" w:rsidRPr="002F18C2" w14:paraId="60043560" w14:textId="77777777" w:rsidTr="00E879AA">
        <w:trPr>
          <w:trHeight w:val="144"/>
        </w:trPr>
        <w:tc>
          <w:tcPr>
            <w:tcW w:w="615" w:type="dxa"/>
            <w:vAlign w:val="center"/>
          </w:tcPr>
          <w:p w14:paraId="2C9370B9" w14:textId="77777777" w:rsidR="006C36EE" w:rsidRPr="00583B52" w:rsidRDefault="006C36EE" w:rsidP="00E879AA">
            <w:pPr>
              <w:keepNext/>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03</w:t>
            </w:r>
          </w:p>
        </w:tc>
        <w:tc>
          <w:tcPr>
            <w:tcW w:w="10401" w:type="dxa"/>
            <w:vAlign w:val="center"/>
          </w:tcPr>
          <w:p w14:paraId="01713044" w14:textId="09778D27" w:rsidR="006C36EE" w:rsidRPr="00542719" w:rsidRDefault="006C36EE" w:rsidP="00121CBA">
            <w:pPr>
              <w:keepNext/>
              <w:autoSpaceDE w:val="0"/>
              <w:autoSpaceDN w:val="0"/>
              <w:adjustRightInd w:val="0"/>
              <w:spacing w:after="0" w:line="240" w:lineRule="auto"/>
              <w:ind w:left="1080"/>
              <w:contextualSpacing/>
              <w:rPr>
                <w:rFonts w:asciiTheme="minorHAnsi" w:eastAsia="Times New Roman" w:hAnsiTheme="minorHAnsi" w:cstheme="minorHAnsi"/>
                <w:b/>
                <w:bCs/>
                <w:sz w:val="18"/>
                <w:szCs w:val="18"/>
              </w:rPr>
            </w:pPr>
            <w:r w:rsidRPr="00542719">
              <w:rPr>
                <w:rFonts w:asciiTheme="minorHAnsi" w:eastAsiaTheme="minorEastAsia" w:hAnsiTheme="minorHAnsi" w:cstheme="minorHAnsi"/>
                <w:bCs/>
                <w:sz w:val="18"/>
                <w:szCs w:val="18"/>
              </w:rPr>
              <w:t xml:space="preserve">All domestic hot water piping shall be insulated as specified in Section 609.11 of the California Plumbing Code. </w:t>
            </w:r>
          </w:p>
          <w:p w14:paraId="6E556316" w14:textId="1FA08AFC" w:rsidR="006C36EE" w:rsidRPr="00542719" w:rsidRDefault="006C36EE" w:rsidP="00E26207">
            <w:pPr>
              <w:keepNext/>
              <w:numPr>
                <w:ilvl w:val="1"/>
                <w:numId w:val="10"/>
              </w:numPr>
              <w:autoSpaceDE w:val="0"/>
              <w:autoSpaceDN w:val="0"/>
              <w:adjustRightInd w:val="0"/>
              <w:spacing w:after="0" w:line="240" w:lineRule="auto"/>
              <w:ind w:left="286" w:hanging="268"/>
              <w:contextualSpacing/>
              <w:rPr>
                <w:rFonts w:asciiTheme="minorHAnsi" w:eastAsia="Times New Roman" w:hAnsiTheme="minorHAnsi" w:cstheme="minorHAnsi"/>
                <w:bCs/>
                <w:sz w:val="18"/>
                <w:szCs w:val="18"/>
              </w:rPr>
            </w:pPr>
            <w:r w:rsidRPr="004B5988">
              <w:rPr>
                <w:rFonts w:asciiTheme="minorHAnsi" w:eastAsia="Times New Roman" w:hAnsiTheme="minorHAnsi" w:cstheme="minorHAnsi"/>
                <w:bCs/>
                <w:sz w:val="18"/>
                <w:szCs w:val="18"/>
              </w:rPr>
              <w:t>Insulation buried below grade must be installed in a waterproof and non-crushable casing or sleeve.</w:t>
            </w:r>
          </w:p>
          <w:p w14:paraId="6307F6D8" w14:textId="7340952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that penetrates framing members shall not be required to have pipe insulation for the dista</w:t>
            </w:r>
            <w:r w:rsidR="003F5E03">
              <w:rPr>
                <w:rFonts w:asciiTheme="minorHAnsi" w:eastAsia="Times New Roman" w:hAnsiTheme="minorHAnsi" w:cstheme="minorHAnsi"/>
                <w:bCs/>
                <w:sz w:val="18"/>
                <w:szCs w:val="18"/>
              </w:rPr>
              <w:t>nce of the framing penetration.</w:t>
            </w:r>
            <w:r w:rsidRPr="00542719">
              <w:rPr>
                <w:rFonts w:asciiTheme="minorHAnsi" w:eastAsia="Times New Roman" w:hAnsiTheme="minorHAnsi" w:cstheme="minorHAnsi"/>
                <w:bCs/>
                <w:sz w:val="18"/>
                <w:szCs w:val="18"/>
              </w:rPr>
              <w:t xml:space="preserve">Piping that penetrates metal framing shall use grommets, plugs, wrapping or other insulating material to assure that no contact is made with the metal framing. Insulation shall butt securely against all framing members. </w:t>
            </w:r>
          </w:p>
          <w:p w14:paraId="4395B4CE" w14:textId="7E849E0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interior or exterior walls that is surrounded on all sides by at least 1 inch (</w:t>
            </w:r>
            <w:r w:rsidR="00684EC5">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insulation.</w:t>
            </w:r>
          </w:p>
          <w:p w14:paraId="614611BC" w14:textId="6D1E2B0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crawlspace with a minimum of 1 inches (</w:t>
            </w:r>
            <w:r w:rsidR="00684EC5">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crawlspace insulation above and below.</w:t>
            </w:r>
          </w:p>
          <w:p w14:paraId="58233D66" w14:textId="58DEF539"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attics with a minimum of 4 inches (10 cm) of attic insulation on top</w:t>
            </w:r>
            <w:r w:rsidR="00293EE6">
              <w:rPr>
                <w:rFonts w:asciiTheme="minorHAnsi" w:eastAsia="Times New Roman" w:hAnsiTheme="minorHAnsi" w:cstheme="minorHAnsi"/>
                <w:bCs/>
                <w:sz w:val="18"/>
                <w:szCs w:val="18"/>
              </w:rPr>
              <w:t>.</w:t>
            </w:r>
          </w:p>
          <w:p w14:paraId="5AF765AB" w14:textId="77777777"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Pipe insulation shall fit tightly and all elbows and tees shall be fully insulated.</w:t>
            </w:r>
          </w:p>
        </w:tc>
      </w:tr>
      <w:tr w:rsidR="006C36EE" w:rsidRPr="002F18C2" w14:paraId="591364E0" w14:textId="77777777" w:rsidTr="00E879AA">
        <w:trPr>
          <w:trHeight w:val="144"/>
          <w:tblHeader/>
        </w:trPr>
        <w:tc>
          <w:tcPr>
            <w:tcW w:w="615" w:type="dxa"/>
            <w:vAlign w:val="center"/>
          </w:tcPr>
          <w:p w14:paraId="1C807F11"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583B52">
              <w:rPr>
                <w:rFonts w:asciiTheme="minorHAnsi" w:eastAsiaTheme="minorEastAsia" w:hAnsiTheme="minorHAnsi" w:cstheme="minorHAnsi"/>
                <w:sz w:val="20"/>
                <w:szCs w:val="18"/>
              </w:rPr>
              <w:t>04</w:t>
            </w:r>
          </w:p>
        </w:tc>
        <w:tc>
          <w:tcPr>
            <w:tcW w:w="10401" w:type="dxa"/>
            <w:vAlign w:val="center"/>
          </w:tcPr>
          <w:p w14:paraId="089764D4" w14:textId="4A6EBF8C" w:rsidR="006C36EE"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For Gas or Propane Water Heaters:  Ensure </w:t>
            </w:r>
            <w:r w:rsidR="00BF603C" w:rsidRPr="00BF603C">
              <w:rPr>
                <w:rFonts w:asciiTheme="minorHAnsi" w:eastAsia="Times New Roman" w:hAnsiTheme="minorHAnsi" w:cstheme="minorHAnsi"/>
                <w:sz w:val="18"/>
                <w:szCs w:val="18"/>
              </w:rPr>
              <w:t xml:space="preserve">either a </w:t>
            </w:r>
            <w:r w:rsidR="00BF603C" w:rsidRPr="00BF603C">
              <w:rPr>
                <w:rFonts w:asciiTheme="minorHAnsi" w:eastAsia="Times New Roman" w:hAnsiTheme="minorHAnsi" w:cstheme="minorHAnsi"/>
                <w:b/>
                <w:bCs/>
                <w:sz w:val="18"/>
                <w:szCs w:val="18"/>
              </w:rPr>
              <w:t>or</w:t>
            </w:r>
            <w:r w:rsidR="00BF603C" w:rsidRPr="00BF603C">
              <w:rPr>
                <w:rFonts w:asciiTheme="minorHAnsi" w:eastAsia="Times New Roman" w:hAnsiTheme="minorHAnsi" w:cstheme="minorHAnsi"/>
                <w:sz w:val="18"/>
                <w:szCs w:val="18"/>
              </w:rPr>
              <w:t xml:space="preserve"> b</w:t>
            </w:r>
            <w:r w:rsidRPr="00542719">
              <w:rPr>
                <w:rFonts w:asciiTheme="minorHAnsi" w:eastAsia="Times New Roman" w:hAnsiTheme="minorHAnsi" w:cstheme="minorHAnsi"/>
                <w:sz w:val="18"/>
                <w:szCs w:val="18"/>
              </w:rPr>
              <w:t xml:space="preserve"> are installed (Section 150.0(n))</w:t>
            </w:r>
          </w:p>
          <w:p w14:paraId="2CF6D7DC" w14:textId="77777777" w:rsidR="00BF603C" w:rsidRPr="00E96E3C" w:rsidRDefault="00BF603C" w:rsidP="00BF603C">
            <w:pPr>
              <w:pStyle w:val="ListParagraph"/>
              <w:keepNext/>
              <w:numPr>
                <w:ilvl w:val="0"/>
                <w:numId w:val="1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designated space at least 2.5 feet by 2.5 feet and 7 feet tall within 3 feet from the water heater</w:t>
            </w:r>
          </w:p>
          <w:p w14:paraId="2DFB9203" w14:textId="77777777" w:rsidR="00BF603C" w:rsidRPr="00542719" w:rsidRDefault="00BF603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p>
          <w:p w14:paraId="3303CE97" w14:textId="2B02943F" w:rsidR="006C36EE" w:rsidRPr="00542719" w:rsidRDefault="006C36EE" w:rsidP="00524349">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884" w:hanging="632"/>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dedicated 125V, 20A electrical receptacle connected to the electric panel with a 120/240V 3 conductor, 10 AWG copper branch circuit, within 3 feet from the water heater and</w:t>
            </w:r>
            <w:r w:rsidR="00293EE6">
              <w:rPr>
                <w:rFonts w:asciiTheme="minorHAnsi" w:eastAsia="Times New Roman" w:hAnsiTheme="minorHAnsi" w:cstheme="minorHAnsi"/>
                <w:sz w:val="18"/>
                <w:szCs w:val="18"/>
              </w:rPr>
              <w:t xml:space="preserve"> is</w:t>
            </w:r>
            <w:r w:rsidRPr="00542719">
              <w:rPr>
                <w:rFonts w:asciiTheme="minorHAnsi" w:eastAsia="Times New Roman" w:hAnsiTheme="minorHAnsi" w:cstheme="minorHAnsi"/>
                <w:sz w:val="18"/>
                <w:szCs w:val="18"/>
              </w:rPr>
              <w:t xml:space="preserve"> accessible with no obstructions;</w:t>
            </w:r>
          </w:p>
          <w:p w14:paraId="34194BD3" w14:textId="6D009B91" w:rsidR="006C36EE" w:rsidRPr="00542719" w:rsidRDefault="006C36EE" w:rsidP="00524349">
            <w:pPr>
              <w:keepNext/>
              <w:numPr>
                <w:ilvl w:val="1"/>
                <w:numId w:val="1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586"/>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The conductor shall be labeled with the </w:t>
            </w:r>
            <w:r w:rsidR="00293EE6">
              <w:rPr>
                <w:rFonts w:asciiTheme="minorHAnsi" w:eastAsia="Times New Roman" w:hAnsiTheme="minorHAnsi" w:cstheme="minorHAnsi"/>
                <w:sz w:val="18"/>
                <w:szCs w:val="18"/>
              </w:rPr>
              <w:t>word</w:t>
            </w:r>
            <w:r w:rsidR="00293EE6" w:rsidRPr="00542719">
              <w:rPr>
                <w:rFonts w:asciiTheme="minorHAnsi" w:eastAsia="Times New Roman" w:hAnsiTheme="minorHAnsi" w:cstheme="minorHAnsi"/>
                <w:sz w:val="18"/>
                <w:szCs w:val="18"/>
              </w:rPr>
              <w:t xml:space="preserve"> </w:t>
            </w:r>
            <w:r w:rsidRPr="00542719">
              <w:rPr>
                <w:rFonts w:asciiTheme="minorHAnsi" w:eastAsia="Times New Roman" w:hAnsiTheme="minorHAnsi" w:cstheme="minorHAnsi"/>
                <w:sz w:val="18"/>
                <w:szCs w:val="18"/>
              </w:rPr>
              <w:t>“Spare” on both ends; and</w:t>
            </w:r>
          </w:p>
          <w:p w14:paraId="497EB6BE" w14:textId="4B5D0874" w:rsidR="006C36EE" w:rsidRPr="00542719" w:rsidRDefault="006C36EE" w:rsidP="00524349">
            <w:pPr>
              <w:keepNext/>
              <w:numPr>
                <w:ilvl w:val="1"/>
                <w:numId w:val="1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586"/>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260C81E6" w14:textId="6A7E1068" w:rsidR="006C36EE" w:rsidRPr="00542719" w:rsidRDefault="006C36EE" w:rsidP="00524349">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884" w:hanging="632"/>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condensate drain no more than 2 inches higher than the base on water heater for natural draining</w:t>
            </w:r>
            <w:r w:rsidR="00293EE6">
              <w:rPr>
                <w:rFonts w:asciiTheme="minorHAnsi" w:eastAsia="Times New Roman" w:hAnsiTheme="minorHAnsi" w:cstheme="minorHAnsi"/>
                <w:sz w:val="18"/>
                <w:szCs w:val="18"/>
              </w:rPr>
              <w:t>.</w:t>
            </w:r>
          </w:p>
          <w:p w14:paraId="24CD7C15" w14:textId="64A041DB" w:rsidR="006C36EE" w:rsidRDefault="006C36EE" w:rsidP="00BF603C">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contextualSpacing/>
              <w:rPr>
                <w:rFonts w:asciiTheme="minorHAnsi" w:eastAsia="Times New Roman" w:hAnsiTheme="minorHAnsi" w:cstheme="minorHAnsi"/>
                <w:sz w:val="18"/>
                <w:szCs w:val="18"/>
              </w:rPr>
            </w:pPr>
          </w:p>
          <w:p w14:paraId="35ACEA6A" w14:textId="0A8CA372" w:rsidR="00524349" w:rsidRPr="004736BD" w:rsidRDefault="00524349" w:rsidP="00524349">
            <w:pPr>
              <w:pStyle w:val="ListParagraph"/>
              <w:keepNext/>
              <w:numPr>
                <w:ilvl w:val="0"/>
                <w:numId w:val="1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 xml:space="preserve">more than 3 feet </w:t>
            </w:r>
            <w:r w:rsidR="00E7429A">
              <w:rPr>
                <w:rFonts w:asciiTheme="minorHAnsi" w:eastAsia="Times New Roman" w:hAnsiTheme="minorHAnsi" w:cstheme="minorHAnsi"/>
                <w:sz w:val="18"/>
                <w:szCs w:val="18"/>
              </w:rPr>
              <w:t>from the water heater</w:t>
            </w:r>
          </w:p>
          <w:p w14:paraId="45A9C4B7" w14:textId="77777777" w:rsidR="00524349" w:rsidRPr="004B6B6C" w:rsidRDefault="00524349" w:rsidP="00524349">
            <w:pPr>
              <w:numPr>
                <w:ilvl w:val="0"/>
                <w:numId w:val="19"/>
              </w:numPr>
              <w:tabs>
                <w:tab w:val="left" w:pos="916"/>
              </w:tabs>
              <w:kinsoku w:val="0"/>
              <w:overflowPunct w:val="0"/>
              <w:autoSpaceDE w:val="0"/>
              <w:autoSpaceDN w:val="0"/>
              <w:adjustRightInd w:val="0"/>
              <w:spacing w:after="0" w:line="203" w:lineRule="exact"/>
              <w:ind w:left="1231" w:hanging="270"/>
              <w:rPr>
                <w:rFonts w:cs="Calibri"/>
                <w:sz w:val="20"/>
                <w:szCs w:val="20"/>
              </w:rPr>
            </w:pPr>
            <w:r w:rsidRPr="004B6B6C">
              <w:rPr>
                <w:rFonts w:cs="Calibri"/>
                <w:sz w:val="20"/>
                <w:szCs w:val="20"/>
                <w:u w:val="single"/>
              </w:rPr>
              <w:t>A dedicated</w:t>
            </w:r>
            <w:r w:rsidRPr="004B6B6C">
              <w:rPr>
                <w:rFonts w:cs="Calibri"/>
                <w:spacing w:val="1"/>
                <w:sz w:val="20"/>
                <w:szCs w:val="20"/>
                <w:u w:val="single"/>
              </w:rPr>
              <w:t xml:space="preserve"> </w:t>
            </w:r>
            <w:r w:rsidRPr="004B6B6C">
              <w:rPr>
                <w:rFonts w:cs="Calibri"/>
                <w:sz w:val="20"/>
                <w:szCs w:val="20"/>
                <w:u w:val="single"/>
              </w:rPr>
              <w:t>240 volt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p>
          <w:p w14:paraId="1CEC8303" w14:textId="77777777" w:rsidR="00524349" w:rsidRPr="004736BD" w:rsidRDefault="00524349" w:rsidP="00524349">
            <w:pPr>
              <w:pStyle w:val="ListParagraph"/>
              <w:numPr>
                <w:ilvl w:val="0"/>
                <w:numId w:val="19"/>
              </w:numPr>
              <w:kinsoku w:val="0"/>
              <w:overflowPunct w:val="0"/>
              <w:autoSpaceDE w:val="0"/>
              <w:autoSpaceDN w:val="0"/>
              <w:adjustRightInd w:val="0"/>
              <w:spacing w:after="0" w:line="240" w:lineRule="auto"/>
              <w:ind w:left="1231" w:right="293" w:hanging="270"/>
              <w:rPr>
                <w:rFonts w:cs="Calibri"/>
                <w:sz w:val="20"/>
                <w:szCs w:val="20"/>
              </w:rPr>
            </w:pPr>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p>
          <w:p w14:paraId="386ADE76"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p>
          <w:p w14:paraId="76E51C92"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4B6B6C">
              <w:rPr>
                <w:rFonts w:cs="Calibri"/>
                <w:sz w:val="20"/>
                <w:szCs w:val="20"/>
                <w:u w:val="single"/>
              </w:rPr>
              <w:t>Either a dedicated</w:t>
            </w:r>
            <w:r w:rsidRPr="004B6B6C">
              <w:rPr>
                <w:rFonts w:cs="Calibri"/>
                <w:spacing w:val="1"/>
                <w:sz w:val="20"/>
                <w:szCs w:val="20"/>
                <w:u w:val="single"/>
              </w:rPr>
              <w:t xml:space="preserve"> </w:t>
            </w:r>
            <w:r w:rsidRPr="004B6B6C">
              <w:rPr>
                <w:rFonts w:cs="Calibri"/>
                <w:sz w:val="20"/>
                <w:szCs w:val="20"/>
                <w:u w:val="single"/>
              </w:rPr>
              <w:t>cold water</w:t>
            </w:r>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p>
          <w:p w14:paraId="4E8606B9"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p>
          <w:p w14:paraId="06BCC073"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p>
          <w:p w14:paraId="48E01F08" w14:textId="122FBC12" w:rsidR="00524349" w:rsidRPr="000477C3" w:rsidRDefault="00524349" w:rsidP="00205CF5">
            <w:pPr>
              <w:pStyle w:val="ListParagraph"/>
              <w:keepNext/>
              <w:numPr>
                <w:ilvl w:val="0"/>
                <w:numId w:val="19"/>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54" w:hanging="270"/>
              <w:rPr>
                <w:rFonts w:asciiTheme="minorHAnsi" w:eastAsia="Times New Roman" w:hAnsiTheme="minorHAnsi" w:cstheme="minorHAnsi"/>
                <w:sz w:val="18"/>
                <w:szCs w:val="18"/>
              </w:rPr>
            </w:pPr>
            <w:r w:rsidRPr="00205CF5">
              <w:rPr>
                <w:rFonts w:cs="Calibri"/>
                <w:w w:val="99"/>
                <w:sz w:val="20"/>
                <w:szCs w:val="20"/>
                <w:u w:val="single"/>
              </w:rPr>
              <w:t>A condensate drain no mo</w:t>
            </w:r>
            <w:r w:rsidRPr="00205CF5">
              <w:rPr>
                <w:rFonts w:cs="Calibri"/>
                <w:sz w:val="20"/>
                <w:szCs w:val="20"/>
                <w:u w:val="single"/>
              </w:rPr>
              <w:t>re</w:t>
            </w:r>
            <w:r w:rsidRPr="00205CF5">
              <w:rPr>
                <w:rFonts w:cs="Calibri"/>
                <w:spacing w:val="-1"/>
                <w:sz w:val="20"/>
                <w:szCs w:val="20"/>
                <w:u w:val="single"/>
              </w:rPr>
              <w:t xml:space="preserve"> </w:t>
            </w:r>
            <w:r w:rsidRPr="00205CF5">
              <w:rPr>
                <w:rFonts w:cs="Calibri"/>
                <w:sz w:val="20"/>
                <w:szCs w:val="20"/>
                <w:u w:val="single"/>
              </w:rPr>
              <w:t>than</w:t>
            </w:r>
            <w:r w:rsidRPr="00205CF5">
              <w:rPr>
                <w:rFonts w:cs="Calibri"/>
                <w:spacing w:val="1"/>
                <w:sz w:val="20"/>
                <w:szCs w:val="20"/>
                <w:u w:val="single"/>
              </w:rPr>
              <w:t xml:space="preserve"> </w:t>
            </w:r>
            <w:r w:rsidRPr="00205CF5">
              <w:rPr>
                <w:rFonts w:cs="Calibri"/>
                <w:sz w:val="20"/>
                <w:szCs w:val="20"/>
                <w:u w:val="single"/>
              </w:rPr>
              <w:t>2 inches</w:t>
            </w:r>
            <w:r w:rsidRPr="00205CF5">
              <w:rPr>
                <w:rFonts w:cs="Calibri"/>
                <w:spacing w:val="1"/>
                <w:sz w:val="20"/>
                <w:szCs w:val="20"/>
                <w:u w:val="single"/>
              </w:rPr>
              <w:t xml:space="preserve"> </w:t>
            </w:r>
            <w:r w:rsidRPr="00205CF5">
              <w:rPr>
                <w:rFonts w:cs="Calibri"/>
                <w:sz w:val="20"/>
                <w:szCs w:val="20"/>
                <w:u w:val="single"/>
              </w:rPr>
              <w:t>higher than</w:t>
            </w:r>
            <w:r w:rsidRPr="00205CF5">
              <w:rPr>
                <w:rFonts w:cs="Calibri"/>
                <w:spacing w:val="1"/>
                <w:sz w:val="20"/>
                <w:szCs w:val="20"/>
                <w:u w:val="single"/>
              </w:rPr>
              <w:t xml:space="preserve"> </w:t>
            </w:r>
            <w:r w:rsidRPr="00205CF5">
              <w:rPr>
                <w:rFonts w:cs="Calibri"/>
                <w:sz w:val="20"/>
                <w:szCs w:val="20"/>
                <w:u w:val="single"/>
              </w:rPr>
              <w:t>the</w:t>
            </w:r>
            <w:r w:rsidRPr="00205CF5">
              <w:rPr>
                <w:rFonts w:cs="Calibri"/>
                <w:spacing w:val="-1"/>
                <w:sz w:val="20"/>
                <w:szCs w:val="20"/>
                <w:u w:val="single"/>
              </w:rPr>
              <w:t xml:space="preserve"> </w:t>
            </w:r>
            <w:r w:rsidRPr="00205CF5">
              <w:rPr>
                <w:rFonts w:cs="Calibri"/>
                <w:sz w:val="20"/>
                <w:szCs w:val="20"/>
                <w:u w:val="single"/>
              </w:rPr>
              <w:t>base</w:t>
            </w:r>
            <w:r w:rsidRPr="00205CF5">
              <w:rPr>
                <w:rFonts w:cs="Calibri"/>
                <w:spacing w:val="-1"/>
                <w:sz w:val="20"/>
                <w:szCs w:val="20"/>
                <w:u w:val="single"/>
              </w:rPr>
              <w:t xml:space="preserve"> </w:t>
            </w:r>
            <w:r w:rsidRPr="00205CF5">
              <w:rPr>
                <w:rFonts w:cs="Calibri"/>
                <w:sz w:val="20"/>
                <w:szCs w:val="20"/>
                <w:u w:val="single"/>
              </w:rPr>
              <w:t>of</w:t>
            </w:r>
            <w:r w:rsidRPr="00205CF5">
              <w:rPr>
                <w:rFonts w:cs="Calibri"/>
                <w:spacing w:val="-1"/>
                <w:sz w:val="20"/>
                <w:szCs w:val="20"/>
                <w:u w:val="single"/>
              </w:rPr>
              <w:t xml:space="preserve"> </w:t>
            </w:r>
            <w:r w:rsidRPr="00205CF5">
              <w:rPr>
                <w:rFonts w:cs="Calibri"/>
                <w:sz w:val="20"/>
                <w:szCs w:val="20"/>
                <w:u w:val="single"/>
              </w:rPr>
              <w:t>the</w:t>
            </w:r>
            <w:r w:rsidRPr="00205CF5">
              <w:rPr>
                <w:rFonts w:cs="Calibri"/>
                <w:spacing w:val="-2"/>
                <w:sz w:val="20"/>
                <w:szCs w:val="20"/>
                <w:u w:val="single"/>
              </w:rPr>
              <w:t xml:space="preserve"> </w:t>
            </w:r>
            <w:r w:rsidRPr="00205CF5">
              <w:rPr>
                <w:rFonts w:cs="Calibri"/>
                <w:sz w:val="20"/>
                <w:szCs w:val="20"/>
                <w:u w:val="single"/>
              </w:rPr>
              <w:t>installed</w:t>
            </w:r>
            <w:r w:rsidRPr="00205CF5">
              <w:rPr>
                <w:rFonts w:cs="Calibri"/>
                <w:spacing w:val="1"/>
                <w:sz w:val="20"/>
                <w:szCs w:val="20"/>
                <w:u w:val="single"/>
              </w:rPr>
              <w:t xml:space="preserve"> </w:t>
            </w:r>
            <w:r w:rsidRPr="00205CF5">
              <w:rPr>
                <w:rFonts w:cs="Calibri"/>
                <w:sz w:val="20"/>
                <w:szCs w:val="20"/>
                <w:u w:val="single"/>
              </w:rPr>
              <w:t>water heater,</w:t>
            </w:r>
            <w:r w:rsidRPr="00205CF5">
              <w:rPr>
                <w:rFonts w:cs="Calibri"/>
                <w:spacing w:val="1"/>
                <w:sz w:val="20"/>
                <w:szCs w:val="20"/>
                <w:u w:val="single"/>
              </w:rPr>
              <w:t xml:space="preserve"> </w:t>
            </w:r>
            <w:r w:rsidRPr="00205CF5">
              <w:rPr>
                <w:rFonts w:cs="Calibri"/>
                <w:sz w:val="20"/>
                <w:szCs w:val="20"/>
                <w:u w:val="single"/>
              </w:rPr>
              <w:t>and</w:t>
            </w:r>
            <w:r w:rsidRPr="00205CF5">
              <w:rPr>
                <w:rFonts w:cs="Calibri"/>
                <w:spacing w:val="1"/>
                <w:sz w:val="20"/>
                <w:szCs w:val="20"/>
                <w:u w:val="single"/>
              </w:rPr>
              <w:t xml:space="preserve"> </w:t>
            </w:r>
            <w:r w:rsidRPr="00205CF5">
              <w:rPr>
                <w:rFonts w:cs="Calibri"/>
                <w:sz w:val="20"/>
                <w:szCs w:val="20"/>
                <w:u w:val="single"/>
              </w:rPr>
              <w:t>allows</w:t>
            </w:r>
            <w:r w:rsidRPr="00205CF5">
              <w:rPr>
                <w:rFonts w:cs="Calibri"/>
                <w:spacing w:val="1"/>
                <w:sz w:val="20"/>
                <w:szCs w:val="20"/>
                <w:u w:val="single"/>
              </w:rPr>
              <w:t xml:space="preserve"> </w:t>
            </w:r>
            <w:r w:rsidRPr="00205CF5">
              <w:rPr>
                <w:rFonts w:cs="Calibri"/>
                <w:sz w:val="20"/>
                <w:szCs w:val="20"/>
                <w:u w:val="single"/>
              </w:rPr>
              <w:t>natural draining without pump</w:t>
            </w:r>
            <w:r w:rsidRPr="00205CF5">
              <w:rPr>
                <w:rFonts w:cs="Calibri"/>
                <w:spacing w:val="1"/>
                <w:sz w:val="20"/>
                <w:szCs w:val="20"/>
                <w:u w:val="single"/>
              </w:rPr>
              <w:t xml:space="preserve"> </w:t>
            </w:r>
            <w:r w:rsidRPr="00205CF5">
              <w:rPr>
                <w:rFonts w:cs="Calibri"/>
                <w:sz w:val="20"/>
                <w:szCs w:val="20"/>
                <w:u w:val="single"/>
              </w:rPr>
              <w:t>assistance.</w:t>
            </w:r>
          </w:p>
        </w:tc>
      </w:tr>
      <w:tr w:rsidR="006C36EE" w:rsidRPr="002F18C2" w14:paraId="3BEFD202" w14:textId="77777777" w:rsidTr="00E879AA">
        <w:trPr>
          <w:trHeight w:val="144"/>
          <w:tblHeader/>
        </w:trPr>
        <w:tc>
          <w:tcPr>
            <w:tcW w:w="11016" w:type="dxa"/>
            <w:gridSpan w:val="2"/>
            <w:vAlign w:val="center"/>
          </w:tcPr>
          <w:p w14:paraId="5811BF96"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p>
        </w:tc>
      </w:tr>
    </w:tbl>
    <w:p w14:paraId="1C1E4D6C" w14:textId="65966AA4" w:rsidR="005D11BC" w:rsidRDefault="005D11BC" w:rsidP="00236F4B">
      <w:pPr>
        <w:spacing w:after="0" w:line="240" w:lineRule="auto"/>
      </w:pPr>
    </w:p>
    <w:tbl>
      <w:tblPr>
        <w:tblStyle w:val="TableGrid"/>
        <w:tblW w:w="10800" w:type="dxa"/>
        <w:tblInd w:w="-5" w:type="dxa"/>
        <w:tblLayout w:type="fixed"/>
        <w:tblLook w:val="04A0" w:firstRow="1" w:lastRow="0" w:firstColumn="1" w:lastColumn="0" w:noHBand="0" w:noVBand="1"/>
      </w:tblPr>
      <w:tblGrid>
        <w:gridCol w:w="563"/>
        <w:gridCol w:w="337"/>
        <w:gridCol w:w="1080"/>
        <w:gridCol w:w="1260"/>
        <w:gridCol w:w="1350"/>
        <w:gridCol w:w="1260"/>
        <w:gridCol w:w="1170"/>
        <w:gridCol w:w="1260"/>
        <w:gridCol w:w="1260"/>
        <w:gridCol w:w="1260"/>
      </w:tblGrid>
      <w:tr w:rsidR="00EA0932" w:rsidRPr="008D6F63" w14:paraId="76C90DE7" w14:textId="24BE7EA0" w:rsidTr="004B6B6C">
        <w:tc>
          <w:tcPr>
            <w:tcW w:w="10800" w:type="dxa"/>
            <w:gridSpan w:val="10"/>
          </w:tcPr>
          <w:p w14:paraId="681EF971" w14:textId="10D296BE" w:rsidR="00EA0932" w:rsidRPr="008D6F63" w:rsidRDefault="00EA0932" w:rsidP="006E239E">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r w:rsidR="002C0390">
              <w:rPr>
                <w:rFonts w:cstheme="minorHAnsi"/>
                <w:b/>
                <w:sz w:val="18"/>
                <w:szCs w:val="18"/>
              </w:rPr>
              <w:t xml:space="preserve"> </w:t>
            </w:r>
          </w:p>
          <w:p w14:paraId="3B0C892E" w14:textId="21E73799" w:rsidR="00EA0932" w:rsidRPr="008D6F63" w:rsidRDefault="00EA0932" w:rsidP="006E239E">
            <w:pPr>
              <w:spacing w:after="0" w:line="240" w:lineRule="auto"/>
              <w:rPr>
                <w:rFonts w:cstheme="minorHAnsi"/>
                <w:b/>
                <w:sz w:val="18"/>
                <w:szCs w:val="18"/>
              </w:rPr>
            </w:pPr>
            <w:r>
              <w:rPr>
                <w:rFonts w:cstheme="minorHAnsi"/>
                <w:sz w:val="20"/>
                <w:szCs w:val="20"/>
              </w:rPr>
              <w:t>For dwelling units with multiple systems, enter the master bath distance and kitchen distance to the closest water heater, and enter the average of the furthest fixture to each water heater.</w:t>
            </w:r>
            <w:r w:rsidRPr="008D6F63">
              <w:rPr>
                <w:rFonts w:cstheme="minorHAnsi"/>
                <w:sz w:val="18"/>
                <w:szCs w:val="18"/>
              </w:rPr>
              <w:t xml:space="preserve"> </w:t>
            </w:r>
          </w:p>
        </w:tc>
      </w:tr>
      <w:tr w:rsidR="00EA0932" w:rsidRPr="00AC2387" w14:paraId="199C4069" w14:textId="6D840814" w:rsidTr="003D081B">
        <w:tc>
          <w:tcPr>
            <w:tcW w:w="900" w:type="dxa"/>
            <w:gridSpan w:val="2"/>
          </w:tcPr>
          <w:p w14:paraId="1A2750FB" w14:textId="77777777" w:rsidR="00EA0932" w:rsidRDefault="00EA0932" w:rsidP="006E239E">
            <w:pPr>
              <w:spacing w:after="0"/>
              <w:jc w:val="center"/>
              <w:rPr>
                <w:rFonts w:cstheme="minorHAnsi"/>
                <w:sz w:val="20"/>
                <w:szCs w:val="20"/>
              </w:rPr>
            </w:pPr>
            <w:r>
              <w:rPr>
                <w:rFonts w:cstheme="minorHAnsi"/>
                <w:sz w:val="20"/>
                <w:szCs w:val="20"/>
              </w:rPr>
              <w:t>01</w:t>
            </w:r>
          </w:p>
        </w:tc>
        <w:tc>
          <w:tcPr>
            <w:tcW w:w="1080" w:type="dxa"/>
          </w:tcPr>
          <w:p w14:paraId="715A5C9C" w14:textId="77777777" w:rsidR="00EA0932" w:rsidRDefault="00EA0932" w:rsidP="006E239E">
            <w:pPr>
              <w:spacing w:after="0"/>
              <w:jc w:val="center"/>
              <w:rPr>
                <w:rFonts w:cstheme="minorHAnsi"/>
                <w:sz w:val="20"/>
                <w:szCs w:val="20"/>
              </w:rPr>
            </w:pPr>
            <w:r>
              <w:rPr>
                <w:rFonts w:cstheme="minorHAnsi"/>
                <w:sz w:val="20"/>
                <w:szCs w:val="20"/>
              </w:rPr>
              <w:t>02</w:t>
            </w:r>
          </w:p>
        </w:tc>
        <w:tc>
          <w:tcPr>
            <w:tcW w:w="1260" w:type="dxa"/>
            <w:vAlign w:val="bottom"/>
          </w:tcPr>
          <w:p w14:paraId="329FCC0D" w14:textId="77777777" w:rsidR="00EA0932" w:rsidRDefault="00EA0932" w:rsidP="006E239E">
            <w:pPr>
              <w:spacing w:after="0"/>
              <w:jc w:val="center"/>
              <w:rPr>
                <w:rFonts w:cstheme="minorHAnsi"/>
                <w:sz w:val="20"/>
                <w:szCs w:val="20"/>
              </w:rPr>
            </w:pPr>
            <w:r>
              <w:rPr>
                <w:rFonts w:cstheme="minorHAnsi"/>
                <w:sz w:val="20"/>
                <w:szCs w:val="20"/>
              </w:rPr>
              <w:t>03</w:t>
            </w:r>
          </w:p>
        </w:tc>
        <w:tc>
          <w:tcPr>
            <w:tcW w:w="1350" w:type="dxa"/>
          </w:tcPr>
          <w:p w14:paraId="3763E078" w14:textId="77777777" w:rsidR="00EA0932" w:rsidRDefault="00EA0932" w:rsidP="006E239E">
            <w:pPr>
              <w:spacing w:after="0"/>
              <w:jc w:val="center"/>
              <w:rPr>
                <w:rFonts w:cstheme="minorHAnsi"/>
                <w:sz w:val="20"/>
                <w:szCs w:val="20"/>
              </w:rPr>
            </w:pPr>
            <w:r>
              <w:rPr>
                <w:rFonts w:cstheme="minorHAnsi"/>
                <w:sz w:val="20"/>
                <w:szCs w:val="20"/>
              </w:rPr>
              <w:t>04</w:t>
            </w:r>
          </w:p>
        </w:tc>
        <w:tc>
          <w:tcPr>
            <w:tcW w:w="1260" w:type="dxa"/>
          </w:tcPr>
          <w:p w14:paraId="0DA73BF4" w14:textId="77777777" w:rsidR="00EA0932" w:rsidRDefault="00EA0932" w:rsidP="006E239E">
            <w:pPr>
              <w:spacing w:after="0"/>
              <w:jc w:val="center"/>
              <w:rPr>
                <w:rFonts w:cstheme="minorHAnsi"/>
                <w:sz w:val="20"/>
                <w:szCs w:val="20"/>
              </w:rPr>
            </w:pPr>
            <w:r>
              <w:rPr>
                <w:rFonts w:cstheme="minorHAnsi"/>
                <w:sz w:val="20"/>
                <w:szCs w:val="20"/>
              </w:rPr>
              <w:t>05</w:t>
            </w:r>
          </w:p>
        </w:tc>
        <w:tc>
          <w:tcPr>
            <w:tcW w:w="1170" w:type="dxa"/>
          </w:tcPr>
          <w:p w14:paraId="63B3C9BE" w14:textId="77777777" w:rsidR="00EA0932" w:rsidRDefault="00EA0932" w:rsidP="006E239E">
            <w:pPr>
              <w:spacing w:after="0"/>
              <w:jc w:val="center"/>
              <w:rPr>
                <w:rFonts w:cstheme="minorHAnsi"/>
                <w:sz w:val="20"/>
                <w:szCs w:val="20"/>
              </w:rPr>
            </w:pPr>
            <w:r>
              <w:rPr>
                <w:rFonts w:cstheme="minorHAnsi"/>
                <w:sz w:val="20"/>
                <w:szCs w:val="20"/>
              </w:rPr>
              <w:t>06</w:t>
            </w:r>
          </w:p>
        </w:tc>
        <w:tc>
          <w:tcPr>
            <w:tcW w:w="1260" w:type="dxa"/>
          </w:tcPr>
          <w:p w14:paraId="034F7085" w14:textId="77777777" w:rsidR="00EA0932" w:rsidRDefault="00EA0932" w:rsidP="006E239E">
            <w:pPr>
              <w:spacing w:after="0"/>
              <w:jc w:val="center"/>
              <w:rPr>
                <w:rFonts w:cstheme="minorHAnsi"/>
                <w:sz w:val="20"/>
                <w:szCs w:val="20"/>
              </w:rPr>
            </w:pPr>
            <w:r>
              <w:rPr>
                <w:rFonts w:cstheme="minorHAnsi"/>
                <w:sz w:val="20"/>
                <w:szCs w:val="20"/>
              </w:rPr>
              <w:t>07</w:t>
            </w:r>
          </w:p>
        </w:tc>
        <w:tc>
          <w:tcPr>
            <w:tcW w:w="1260" w:type="dxa"/>
          </w:tcPr>
          <w:p w14:paraId="3F68505A" w14:textId="1A699EDC" w:rsidR="00EA0932" w:rsidRDefault="00EA0932" w:rsidP="006E239E">
            <w:pPr>
              <w:spacing w:after="0"/>
              <w:jc w:val="center"/>
              <w:rPr>
                <w:rFonts w:cstheme="minorHAnsi"/>
                <w:sz w:val="20"/>
                <w:szCs w:val="20"/>
              </w:rPr>
            </w:pPr>
            <w:r>
              <w:rPr>
                <w:rFonts w:cstheme="minorHAnsi"/>
                <w:sz w:val="20"/>
                <w:szCs w:val="20"/>
              </w:rPr>
              <w:t>08</w:t>
            </w:r>
          </w:p>
        </w:tc>
        <w:tc>
          <w:tcPr>
            <w:tcW w:w="1260" w:type="dxa"/>
          </w:tcPr>
          <w:p w14:paraId="7D36CF90" w14:textId="6945C259" w:rsidR="00EA0932" w:rsidRDefault="00EA0932" w:rsidP="006E239E">
            <w:pPr>
              <w:spacing w:after="0"/>
              <w:jc w:val="center"/>
              <w:rPr>
                <w:rFonts w:cstheme="minorHAnsi"/>
                <w:sz w:val="20"/>
                <w:szCs w:val="20"/>
              </w:rPr>
            </w:pPr>
            <w:r>
              <w:rPr>
                <w:rFonts w:cstheme="minorHAnsi"/>
                <w:sz w:val="20"/>
                <w:szCs w:val="20"/>
              </w:rPr>
              <w:t>09</w:t>
            </w:r>
          </w:p>
        </w:tc>
      </w:tr>
      <w:tr w:rsidR="00EA0932" w:rsidRPr="00AB4500" w14:paraId="78A2AB69" w14:textId="78E87021" w:rsidTr="003D081B">
        <w:tc>
          <w:tcPr>
            <w:tcW w:w="900" w:type="dxa"/>
            <w:gridSpan w:val="2"/>
            <w:vAlign w:val="bottom"/>
          </w:tcPr>
          <w:p w14:paraId="1A5FC86D" w14:textId="0DD9F066" w:rsidR="00EA0932" w:rsidRPr="00AB4500" w:rsidRDefault="00EA0932" w:rsidP="00EA0932">
            <w:pPr>
              <w:spacing w:after="0" w:line="240" w:lineRule="auto"/>
              <w:jc w:val="center"/>
              <w:rPr>
                <w:rFonts w:cstheme="minorHAnsi"/>
                <w:sz w:val="18"/>
                <w:szCs w:val="20"/>
              </w:rPr>
            </w:pPr>
            <w:r>
              <w:rPr>
                <w:rFonts w:cstheme="minorHAnsi"/>
                <w:sz w:val="18"/>
                <w:szCs w:val="20"/>
              </w:rPr>
              <w:t>Dwelling</w:t>
            </w:r>
            <w:r w:rsidRPr="00AB4500">
              <w:rPr>
                <w:rFonts w:cstheme="minorHAnsi"/>
                <w:sz w:val="18"/>
                <w:szCs w:val="20"/>
              </w:rPr>
              <w:t xml:space="preserve"> Name</w:t>
            </w:r>
          </w:p>
        </w:tc>
        <w:tc>
          <w:tcPr>
            <w:tcW w:w="1080" w:type="dxa"/>
            <w:vAlign w:val="bottom"/>
          </w:tcPr>
          <w:p w14:paraId="6798C4A1" w14:textId="77777777" w:rsidR="00EA0932" w:rsidRPr="00AB4500" w:rsidRDefault="00EA0932" w:rsidP="00EA0932">
            <w:pPr>
              <w:spacing w:after="0" w:line="240" w:lineRule="auto"/>
              <w:jc w:val="center"/>
              <w:rPr>
                <w:rFonts w:cstheme="minorHAnsi"/>
                <w:sz w:val="18"/>
                <w:szCs w:val="20"/>
              </w:rPr>
            </w:pPr>
            <w:r w:rsidRPr="00AB4500">
              <w:rPr>
                <w:rFonts w:cstheme="minorHAnsi"/>
                <w:sz w:val="18"/>
                <w:szCs w:val="20"/>
              </w:rPr>
              <w:t>Number of Stories</w:t>
            </w:r>
          </w:p>
        </w:tc>
        <w:tc>
          <w:tcPr>
            <w:tcW w:w="1260" w:type="dxa"/>
            <w:vAlign w:val="bottom"/>
          </w:tcPr>
          <w:p w14:paraId="6ABC35D1" w14:textId="77777777" w:rsidR="00EA0932" w:rsidRPr="00AB4500" w:rsidRDefault="00EA0932" w:rsidP="00EA0932">
            <w:pPr>
              <w:spacing w:after="0" w:line="240" w:lineRule="auto"/>
              <w:jc w:val="center"/>
              <w:rPr>
                <w:sz w:val="18"/>
              </w:rPr>
            </w:pPr>
            <w:r w:rsidRPr="00AB4500">
              <w:rPr>
                <w:rFonts w:cstheme="minorHAnsi"/>
                <w:sz w:val="18"/>
                <w:szCs w:val="20"/>
              </w:rPr>
              <w:t>Master Bath distance of furthest fixture to Water Heater in feet</w:t>
            </w:r>
          </w:p>
        </w:tc>
        <w:tc>
          <w:tcPr>
            <w:tcW w:w="1350" w:type="dxa"/>
            <w:vAlign w:val="bottom"/>
          </w:tcPr>
          <w:p w14:paraId="51699141" w14:textId="77777777" w:rsidR="00EA0932" w:rsidRPr="00AB4500" w:rsidRDefault="00EA0932" w:rsidP="00EA0932">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60" w:type="dxa"/>
            <w:vAlign w:val="bottom"/>
          </w:tcPr>
          <w:p w14:paraId="59F64DE4" w14:textId="6372ED7E" w:rsidR="00EA0932" w:rsidRPr="00AB4500" w:rsidRDefault="00EA0932" w:rsidP="00EA0932">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70" w:type="dxa"/>
            <w:vAlign w:val="bottom"/>
          </w:tcPr>
          <w:p w14:paraId="59171784" w14:textId="77777777" w:rsidR="00EA0932" w:rsidRPr="00AB4500" w:rsidRDefault="00EA0932" w:rsidP="00EA0932">
            <w:pPr>
              <w:spacing w:after="0" w:line="240" w:lineRule="auto"/>
              <w:jc w:val="center"/>
              <w:rPr>
                <w:sz w:val="18"/>
              </w:rPr>
            </w:pPr>
            <w:r w:rsidRPr="00AB4500">
              <w:rPr>
                <w:rFonts w:cstheme="minorHAnsi"/>
                <w:sz w:val="18"/>
                <w:szCs w:val="20"/>
              </w:rPr>
              <w:t>Weighted Distance</w:t>
            </w:r>
          </w:p>
        </w:tc>
        <w:tc>
          <w:tcPr>
            <w:tcW w:w="1260" w:type="dxa"/>
            <w:vAlign w:val="bottom"/>
          </w:tcPr>
          <w:p w14:paraId="65EE0E2C" w14:textId="77777777" w:rsidR="00EA0932" w:rsidRPr="00AB4500" w:rsidRDefault="00EA0932" w:rsidP="00EA0932">
            <w:pPr>
              <w:spacing w:after="0" w:line="240" w:lineRule="auto"/>
              <w:jc w:val="center"/>
              <w:rPr>
                <w:sz w:val="18"/>
              </w:rPr>
            </w:pPr>
            <w:r w:rsidRPr="00AB4500">
              <w:rPr>
                <w:rFonts w:cstheme="minorHAnsi"/>
                <w:sz w:val="18"/>
                <w:szCs w:val="20"/>
              </w:rPr>
              <w:t>Qualification Distance</w:t>
            </w:r>
          </w:p>
        </w:tc>
        <w:tc>
          <w:tcPr>
            <w:tcW w:w="1260" w:type="dxa"/>
            <w:vAlign w:val="bottom"/>
          </w:tcPr>
          <w:p w14:paraId="263878DE" w14:textId="0A34C1CA" w:rsidR="00EA0932" w:rsidRPr="00AB4500" w:rsidRDefault="00EA0932" w:rsidP="00EA0932">
            <w:pPr>
              <w:spacing w:after="0" w:line="240" w:lineRule="auto"/>
              <w:jc w:val="center"/>
              <w:rPr>
                <w:rFonts w:cstheme="minorHAnsi"/>
                <w:sz w:val="18"/>
                <w:szCs w:val="20"/>
              </w:rPr>
            </w:pPr>
            <w:r>
              <w:rPr>
                <w:rFonts w:cstheme="minorHAnsi"/>
                <w:sz w:val="18"/>
              </w:rPr>
              <w:t>Design Compactness Factor</w:t>
            </w:r>
          </w:p>
        </w:tc>
        <w:tc>
          <w:tcPr>
            <w:tcW w:w="1260" w:type="dxa"/>
            <w:vAlign w:val="bottom"/>
          </w:tcPr>
          <w:p w14:paraId="08229ADA" w14:textId="24FB2539" w:rsidR="00EA0932" w:rsidRPr="00AB4500" w:rsidRDefault="00EA0932" w:rsidP="00EA0932">
            <w:pPr>
              <w:spacing w:after="0" w:line="240" w:lineRule="auto"/>
              <w:jc w:val="center"/>
              <w:rPr>
                <w:rFonts w:cstheme="minorHAnsi"/>
                <w:sz w:val="18"/>
                <w:szCs w:val="20"/>
              </w:rPr>
            </w:pPr>
            <w:r>
              <w:rPr>
                <w:rFonts w:cstheme="minorHAnsi"/>
                <w:sz w:val="18"/>
              </w:rPr>
              <w:t>Calculated Compactness Factor</w:t>
            </w:r>
          </w:p>
        </w:tc>
      </w:tr>
      <w:tr w:rsidR="00EA0932" w:rsidRPr="00AB4500" w14:paraId="443F59FD" w14:textId="33036494" w:rsidTr="003D081B">
        <w:trPr>
          <w:trHeight w:val="305"/>
        </w:trPr>
        <w:tc>
          <w:tcPr>
            <w:tcW w:w="900" w:type="dxa"/>
            <w:gridSpan w:val="2"/>
          </w:tcPr>
          <w:p w14:paraId="1396DDE6" w14:textId="0AD83FA7" w:rsidR="00EA0932" w:rsidRPr="00AB4500" w:rsidRDefault="00EA0932" w:rsidP="00EA0932">
            <w:pPr>
              <w:spacing w:after="0" w:line="240" w:lineRule="auto"/>
              <w:rPr>
                <w:sz w:val="18"/>
                <w:szCs w:val="18"/>
              </w:rPr>
            </w:pPr>
          </w:p>
        </w:tc>
        <w:tc>
          <w:tcPr>
            <w:tcW w:w="1080" w:type="dxa"/>
          </w:tcPr>
          <w:p w14:paraId="20FB6AE8" w14:textId="4EC3F009" w:rsidR="00EA0932" w:rsidRPr="00AB4500" w:rsidRDefault="00EA0932" w:rsidP="00EA0932">
            <w:pPr>
              <w:spacing w:after="0" w:line="240" w:lineRule="auto"/>
              <w:rPr>
                <w:sz w:val="18"/>
                <w:szCs w:val="18"/>
              </w:rPr>
            </w:pPr>
          </w:p>
        </w:tc>
        <w:tc>
          <w:tcPr>
            <w:tcW w:w="1260" w:type="dxa"/>
          </w:tcPr>
          <w:p w14:paraId="25071C1C" w14:textId="2FE1A9AA" w:rsidR="00EA0932" w:rsidRPr="00AB4500" w:rsidRDefault="00EA0932" w:rsidP="00EA0932">
            <w:pPr>
              <w:spacing w:after="0" w:line="240" w:lineRule="auto"/>
              <w:rPr>
                <w:sz w:val="18"/>
                <w:szCs w:val="18"/>
              </w:rPr>
            </w:pPr>
          </w:p>
        </w:tc>
        <w:tc>
          <w:tcPr>
            <w:tcW w:w="1350" w:type="dxa"/>
          </w:tcPr>
          <w:p w14:paraId="2A2B8C19" w14:textId="37207C2C" w:rsidR="00EA0932" w:rsidRPr="00AB4500" w:rsidRDefault="00EA0932" w:rsidP="00EA0932">
            <w:pPr>
              <w:spacing w:after="0" w:line="240" w:lineRule="auto"/>
              <w:rPr>
                <w:sz w:val="18"/>
                <w:szCs w:val="18"/>
              </w:rPr>
            </w:pPr>
          </w:p>
        </w:tc>
        <w:tc>
          <w:tcPr>
            <w:tcW w:w="1260" w:type="dxa"/>
          </w:tcPr>
          <w:p w14:paraId="19550173" w14:textId="03E4B3F1" w:rsidR="00EA0932" w:rsidRPr="00AB4500" w:rsidRDefault="00EA0932" w:rsidP="00EA0932">
            <w:pPr>
              <w:spacing w:after="0" w:line="240" w:lineRule="auto"/>
              <w:rPr>
                <w:sz w:val="18"/>
                <w:szCs w:val="18"/>
              </w:rPr>
            </w:pPr>
          </w:p>
        </w:tc>
        <w:tc>
          <w:tcPr>
            <w:tcW w:w="1170" w:type="dxa"/>
          </w:tcPr>
          <w:p w14:paraId="0F5D3803" w14:textId="7C6699B0" w:rsidR="00EA0932" w:rsidRPr="00AB4500" w:rsidRDefault="00EA0932" w:rsidP="00EA0932">
            <w:pPr>
              <w:spacing w:after="0" w:line="240" w:lineRule="auto"/>
              <w:rPr>
                <w:sz w:val="18"/>
                <w:szCs w:val="18"/>
              </w:rPr>
            </w:pPr>
          </w:p>
        </w:tc>
        <w:tc>
          <w:tcPr>
            <w:tcW w:w="1260" w:type="dxa"/>
          </w:tcPr>
          <w:p w14:paraId="3FAF543C" w14:textId="3391FAE4" w:rsidR="00EA0932" w:rsidRPr="00AB4500" w:rsidRDefault="00EA0932" w:rsidP="00EA0932">
            <w:pPr>
              <w:spacing w:after="0" w:line="240" w:lineRule="auto"/>
              <w:rPr>
                <w:sz w:val="18"/>
                <w:szCs w:val="18"/>
              </w:rPr>
            </w:pPr>
          </w:p>
        </w:tc>
        <w:tc>
          <w:tcPr>
            <w:tcW w:w="1260" w:type="dxa"/>
          </w:tcPr>
          <w:p w14:paraId="3476F32D" w14:textId="77777777" w:rsidR="00EA0932" w:rsidRPr="00AB4500" w:rsidRDefault="00EA0932" w:rsidP="00EA0932">
            <w:pPr>
              <w:spacing w:after="0" w:line="240" w:lineRule="auto"/>
              <w:rPr>
                <w:sz w:val="18"/>
                <w:szCs w:val="18"/>
              </w:rPr>
            </w:pPr>
          </w:p>
        </w:tc>
        <w:tc>
          <w:tcPr>
            <w:tcW w:w="1260" w:type="dxa"/>
          </w:tcPr>
          <w:p w14:paraId="24364DBF" w14:textId="77777777" w:rsidR="00EA0932" w:rsidRPr="00AB4500" w:rsidRDefault="00EA0932" w:rsidP="00EA0932">
            <w:pPr>
              <w:spacing w:after="0" w:line="240" w:lineRule="auto"/>
              <w:rPr>
                <w:sz w:val="18"/>
                <w:szCs w:val="18"/>
              </w:rPr>
            </w:pPr>
          </w:p>
        </w:tc>
      </w:tr>
      <w:tr w:rsidR="00EA0932" w:rsidRPr="00D37C06" w14:paraId="4FE42E62" w14:textId="6569281D" w:rsidTr="003D081B">
        <w:tc>
          <w:tcPr>
            <w:tcW w:w="900" w:type="dxa"/>
            <w:gridSpan w:val="2"/>
            <w:tcBorders>
              <w:bottom w:val="single" w:sz="4" w:space="0" w:color="000000"/>
            </w:tcBorders>
          </w:tcPr>
          <w:p w14:paraId="4D6C10BB" w14:textId="77777777" w:rsidR="00EA0932" w:rsidRPr="00D37C06" w:rsidRDefault="00EA0932" w:rsidP="00EA0932">
            <w:pPr>
              <w:spacing w:after="0"/>
              <w:rPr>
                <w:sz w:val="20"/>
                <w:szCs w:val="20"/>
              </w:rPr>
            </w:pPr>
          </w:p>
        </w:tc>
        <w:tc>
          <w:tcPr>
            <w:tcW w:w="1080" w:type="dxa"/>
            <w:tcBorders>
              <w:bottom w:val="single" w:sz="4" w:space="0" w:color="000000"/>
            </w:tcBorders>
          </w:tcPr>
          <w:p w14:paraId="45CABD42" w14:textId="77777777" w:rsidR="00EA0932" w:rsidRPr="00D37C06" w:rsidRDefault="00EA0932" w:rsidP="00EA0932">
            <w:pPr>
              <w:spacing w:after="0"/>
              <w:rPr>
                <w:sz w:val="20"/>
                <w:szCs w:val="20"/>
              </w:rPr>
            </w:pPr>
          </w:p>
        </w:tc>
        <w:tc>
          <w:tcPr>
            <w:tcW w:w="1260" w:type="dxa"/>
            <w:tcBorders>
              <w:bottom w:val="single" w:sz="4" w:space="0" w:color="000000"/>
            </w:tcBorders>
          </w:tcPr>
          <w:p w14:paraId="0DCB7954" w14:textId="77777777" w:rsidR="00EA0932" w:rsidRPr="00D37C06" w:rsidRDefault="00EA0932" w:rsidP="00EA0932">
            <w:pPr>
              <w:spacing w:after="0"/>
              <w:rPr>
                <w:sz w:val="20"/>
                <w:szCs w:val="20"/>
              </w:rPr>
            </w:pPr>
          </w:p>
        </w:tc>
        <w:tc>
          <w:tcPr>
            <w:tcW w:w="1350" w:type="dxa"/>
            <w:tcBorders>
              <w:bottom w:val="single" w:sz="4" w:space="0" w:color="000000"/>
            </w:tcBorders>
          </w:tcPr>
          <w:p w14:paraId="51FA31A7" w14:textId="77777777" w:rsidR="00EA0932" w:rsidRPr="00D37C06" w:rsidRDefault="00EA0932" w:rsidP="00EA0932">
            <w:pPr>
              <w:spacing w:after="0"/>
              <w:rPr>
                <w:sz w:val="20"/>
                <w:szCs w:val="20"/>
              </w:rPr>
            </w:pPr>
          </w:p>
        </w:tc>
        <w:tc>
          <w:tcPr>
            <w:tcW w:w="1260" w:type="dxa"/>
            <w:tcBorders>
              <w:bottom w:val="single" w:sz="4" w:space="0" w:color="000000"/>
            </w:tcBorders>
          </w:tcPr>
          <w:p w14:paraId="064FBEF8" w14:textId="77777777" w:rsidR="00EA0932" w:rsidRPr="00D37C06" w:rsidRDefault="00EA0932" w:rsidP="00EA0932">
            <w:pPr>
              <w:spacing w:after="0"/>
              <w:rPr>
                <w:sz w:val="20"/>
                <w:szCs w:val="20"/>
              </w:rPr>
            </w:pPr>
          </w:p>
        </w:tc>
        <w:tc>
          <w:tcPr>
            <w:tcW w:w="1170" w:type="dxa"/>
            <w:tcBorders>
              <w:bottom w:val="single" w:sz="4" w:space="0" w:color="000000"/>
            </w:tcBorders>
          </w:tcPr>
          <w:p w14:paraId="3C5DE7C4" w14:textId="77777777" w:rsidR="00EA0932" w:rsidRPr="00D37C06" w:rsidRDefault="00EA0932" w:rsidP="00EA0932">
            <w:pPr>
              <w:spacing w:after="0"/>
              <w:rPr>
                <w:sz w:val="20"/>
                <w:szCs w:val="20"/>
              </w:rPr>
            </w:pPr>
          </w:p>
        </w:tc>
        <w:tc>
          <w:tcPr>
            <w:tcW w:w="1260" w:type="dxa"/>
            <w:tcBorders>
              <w:bottom w:val="single" w:sz="4" w:space="0" w:color="000000"/>
            </w:tcBorders>
          </w:tcPr>
          <w:p w14:paraId="79912277" w14:textId="77777777" w:rsidR="00EA0932" w:rsidRPr="00D37C06" w:rsidRDefault="00EA0932" w:rsidP="00EA0932">
            <w:pPr>
              <w:spacing w:after="0"/>
              <w:rPr>
                <w:sz w:val="20"/>
                <w:szCs w:val="20"/>
              </w:rPr>
            </w:pPr>
          </w:p>
        </w:tc>
        <w:tc>
          <w:tcPr>
            <w:tcW w:w="1260" w:type="dxa"/>
            <w:tcBorders>
              <w:bottom w:val="single" w:sz="4" w:space="0" w:color="000000"/>
            </w:tcBorders>
          </w:tcPr>
          <w:p w14:paraId="50A2EE31" w14:textId="77777777" w:rsidR="00EA0932" w:rsidRPr="00D37C06" w:rsidRDefault="00EA0932" w:rsidP="00EA0932">
            <w:pPr>
              <w:spacing w:after="0"/>
              <w:rPr>
                <w:sz w:val="20"/>
                <w:szCs w:val="20"/>
              </w:rPr>
            </w:pPr>
          </w:p>
        </w:tc>
        <w:tc>
          <w:tcPr>
            <w:tcW w:w="1260" w:type="dxa"/>
            <w:tcBorders>
              <w:bottom w:val="single" w:sz="4" w:space="0" w:color="000000"/>
            </w:tcBorders>
          </w:tcPr>
          <w:p w14:paraId="0E34D1FB" w14:textId="77777777" w:rsidR="00EA0932" w:rsidRPr="00D37C06" w:rsidRDefault="00EA0932" w:rsidP="00EA0932">
            <w:pPr>
              <w:spacing w:after="0"/>
              <w:rPr>
                <w:sz w:val="20"/>
                <w:szCs w:val="20"/>
              </w:rPr>
            </w:pPr>
          </w:p>
        </w:tc>
      </w:tr>
      <w:tr w:rsidR="00EA0932" w14:paraId="3747E7D2" w14:textId="7AD68F58" w:rsidTr="004B6B6C">
        <w:trPr>
          <w:trHeight w:val="291"/>
        </w:trPr>
        <w:tc>
          <w:tcPr>
            <w:tcW w:w="563" w:type="dxa"/>
            <w:tcBorders>
              <w:top w:val="single" w:sz="4" w:space="0" w:color="auto"/>
            </w:tcBorders>
          </w:tcPr>
          <w:p w14:paraId="7FD448E1" w14:textId="77777777" w:rsidR="00EA0932" w:rsidRPr="00AC2387" w:rsidRDefault="00EA0932" w:rsidP="00EA0932">
            <w:pPr>
              <w:spacing w:after="0"/>
              <w:rPr>
                <w:rFonts w:cstheme="minorHAnsi"/>
                <w:b/>
                <w:sz w:val="20"/>
                <w:szCs w:val="20"/>
              </w:rPr>
            </w:pPr>
            <w:r>
              <w:rPr>
                <w:rFonts w:cstheme="minorHAnsi"/>
                <w:sz w:val="20"/>
                <w:szCs w:val="18"/>
              </w:rPr>
              <w:lastRenderedPageBreak/>
              <w:t>08</w:t>
            </w:r>
          </w:p>
        </w:tc>
        <w:tc>
          <w:tcPr>
            <w:tcW w:w="10237" w:type="dxa"/>
            <w:gridSpan w:val="9"/>
            <w:tcBorders>
              <w:top w:val="single" w:sz="4" w:space="0" w:color="auto"/>
            </w:tcBorders>
          </w:tcPr>
          <w:p w14:paraId="1446184F" w14:textId="09592741" w:rsidR="00EA0932" w:rsidRPr="004B5988" w:rsidRDefault="00EA0932" w:rsidP="00EA0932">
            <w:pPr>
              <w:spacing w:after="0"/>
              <w:rPr>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EA0932" w14:paraId="05949AD5" w14:textId="129DB1D8" w:rsidTr="004B6B6C">
        <w:trPr>
          <w:trHeight w:val="288"/>
        </w:trPr>
        <w:tc>
          <w:tcPr>
            <w:tcW w:w="563" w:type="dxa"/>
          </w:tcPr>
          <w:p w14:paraId="5C953A5B" w14:textId="77777777" w:rsidR="00EA0932" w:rsidRPr="00AC2387" w:rsidRDefault="00EA0932" w:rsidP="00EA0932">
            <w:pPr>
              <w:spacing w:after="0"/>
              <w:rPr>
                <w:rFonts w:cstheme="minorHAnsi"/>
                <w:b/>
                <w:sz w:val="20"/>
                <w:szCs w:val="20"/>
              </w:rPr>
            </w:pPr>
            <w:r>
              <w:rPr>
                <w:rFonts w:cstheme="minorHAnsi"/>
                <w:sz w:val="20"/>
                <w:szCs w:val="18"/>
              </w:rPr>
              <w:t>09</w:t>
            </w:r>
          </w:p>
        </w:tc>
        <w:tc>
          <w:tcPr>
            <w:tcW w:w="10237" w:type="dxa"/>
            <w:gridSpan w:val="9"/>
          </w:tcPr>
          <w:p w14:paraId="46BC5D85" w14:textId="6A4A0ED7" w:rsidR="00EA0932" w:rsidRPr="004B5988" w:rsidRDefault="00EA0932" w:rsidP="00EA0932">
            <w:pPr>
              <w:spacing w:after="0"/>
              <w:rPr>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EA0932" w14:paraId="23101D05" w14:textId="3CD4327A" w:rsidTr="004B6B6C">
        <w:trPr>
          <w:trHeight w:val="288"/>
        </w:trPr>
        <w:tc>
          <w:tcPr>
            <w:tcW w:w="563" w:type="dxa"/>
          </w:tcPr>
          <w:p w14:paraId="31049DBE" w14:textId="77777777" w:rsidR="00EA0932" w:rsidRPr="00AC2387" w:rsidRDefault="00EA0932" w:rsidP="00EA0932">
            <w:pPr>
              <w:spacing w:after="0"/>
              <w:rPr>
                <w:rFonts w:cstheme="minorHAnsi"/>
                <w:b/>
                <w:sz w:val="20"/>
                <w:szCs w:val="20"/>
              </w:rPr>
            </w:pPr>
            <w:r>
              <w:rPr>
                <w:rFonts w:cstheme="minorHAnsi"/>
                <w:sz w:val="20"/>
                <w:szCs w:val="18"/>
              </w:rPr>
              <w:t>10</w:t>
            </w:r>
          </w:p>
        </w:tc>
        <w:tc>
          <w:tcPr>
            <w:tcW w:w="10237" w:type="dxa"/>
            <w:gridSpan w:val="9"/>
          </w:tcPr>
          <w:p w14:paraId="33A13442" w14:textId="6EAA13ED" w:rsidR="00EA0932" w:rsidRPr="004B5988" w:rsidRDefault="00EA0932" w:rsidP="00EA0932">
            <w:pPr>
              <w:spacing w:after="0"/>
              <w:rPr>
                <w:rFonts w:cstheme="minorHAnsi"/>
                <w:sz w:val="18"/>
                <w:szCs w:val="18"/>
              </w:rPr>
            </w:pPr>
            <w:r w:rsidRPr="004B5988">
              <w:rPr>
                <w:rFonts w:cstheme="minorHAnsi"/>
                <w:sz w:val="18"/>
                <w:szCs w:val="18"/>
              </w:rPr>
              <w:t>Two and three story buildings cannot have hot water distribution piping in the attic, unless the water heater is also located in the attic.</w:t>
            </w:r>
          </w:p>
        </w:tc>
      </w:tr>
      <w:tr w:rsidR="00EA0932" w14:paraId="4D85D7A8" w14:textId="7186CFB7" w:rsidTr="004B6B6C">
        <w:trPr>
          <w:trHeight w:val="288"/>
        </w:trPr>
        <w:tc>
          <w:tcPr>
            <w:tcW w:w="563" w:type="dxa"/>
          </w:tcPr>
          <w:p w14:paraId="3C360AC1" w14:textId="77777777" w:rsidR="00EA0932" w:rsidRPr="00AC2387" w:rsidRDefault="00EA0932" w:rsidP="00EA0932">
            <w:pPr>
              <w:spacing w:after="0"/>
              <w:rPr>
                <w:rFonts w:cstheme="minorHAnsi"/>
                <w:b/>
                <w:sz w:val="20"/>
                <w:szCs w:val="20"/>
              </w:rPr>
            </w:pPr>
            <w:r>
              <w:rPr>
                <w:rFonts w:cstheme="minorHAnsi"/>
                <w:sz w:val="20"/>
                <w:szCs w:val="18"/>
              </w:rPr>
              <w:t>11</w:t>
            </w:r>
          </w:p>
        </w:tc>
        <w:tc>
          <w:tcPr>
            <w:tcW w:w="10237" w:type="dxa"/>
            <w:gridSpan w:val="9"/>
          </w:tcPr>
          <w:p w14:paraId="5BDB9C76" w14:textId="7E69AFD9" w:rsidR="00EA0932" w:rsidRPr="004B5988" w:rsidRDefault="00EA0932" w:rsidP="00EA0932">
            <w:pPr>
              <w:spacing w:after="0"/>
              <w:rPr>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EA0932" w14:paraId="370BE188" w14:textId="79A3994C" w:rsidTr="003D081B">
        <w:trPr>
          <w:trHeight w:val="287"/>
        </w:trPr>
        <w:tc>
          <w:tcPr>
            <w:tcW w:w="10800" w:type="dxa"/>
            <w:gridSpan w:val="10"/>
          </w:tcPr>
          <w:p w14:paraId="143CE8B5" w14:textId="5B4B0B4F" w:rsidR="00EA0932" w:rsidRPr="00236F4B" w:rsidRDefault="00EA0932" w:rsidP="00EA0932">
            <w:pPr>
              <w:spacing w:after="0"/>
              <w:rPr>
                <w:rFonts w:cstheme="minorHAnsi"/>
                <w:b/>
                <w:sz w:val="18"/>
                <w:szCs w:val="20"/>
              </w:rPr>
            </w:pPr>
            <w:r w:rsidRPr="00236F4B">
              <w:rPr>
                <w:rFonts w:cstheme="minorHAnsi"/>
                <w:b/>
                <w:sz w:val="18"/>
                <w:szCs w:val="20"/>
              </w:rPr>
              <w:t>The responsible person’s signature on this compliance document affirms that all applicable requirements in this table have been met.</w:t>
            </w:r>
          </w:p>
        </w:tc>
      </w:tr>
    </w:tbl>
    <w:p w14:paraId="5746EEAD" w14:textId="61EF71E0" w:rsidR="00D7513B" w:rsidRDefault="00D7513B" w:rsidP="00DC522B">
      <w:pPr>
        <w:spacing w:after="0" w:line="240" w:lineRule="auto"/>
        <w:rPr>
          <w:rFonts w:asciiTheme="minorHAnsi" w:hAnsiTheme="minorHAnsi" w:cstheme="minorHAnsi"/>
          <w:sz w:val="18"/>
          <w:szCs w:val="18"/>
        </w:rPr>
      </w:pPr>
    </w:p>
    <w:p w14:paraId="39F09463" w14:textId="547814E7" w:rsidR="009E613E" w:rsidRDefault="009E613E" w:rsidP="00DC522B">
      <w:pPr>
        <w:spacing w:after="0" w:line="240" w:lineRule="auto"/>
        <w:rPr>
          <w:rFonts w:asciiTheme="minorHAnsi" w:hAnsiTheme="minorHAnsi" w:cstheme="minorHAnsi"/>
          <w:sz w:val="18"/>
          <w:szCs w:val="18"/>
        </w:rPr>
      </w:pPr>
    </w:p>
    <w:tbl>
      <w:tblPr>
        <w:tblStyle w:val="TableGrid"/>
        <w:tblW w:w="10795" w:type="dxa"/>
        <w:tblLayout w:type="fixed"/>
        <w:tblLook w:val="04A0" w:firstRow="1" w:lastRow="0" w:firstColumn="1" w:lastColumn="0" w:noHBand="0" w:noVBand="1"/>
      </w:tblPr>
      <w:tblGrid>
        <w:gridCol w:w="980"/>
        <w:gridCol w:w="1085"/>
        <w:gridCol w:w="1170"/>
        <w:gridCol w:w="1350"/>
        <w:gridCol w:w="1440"/>
        <w:gridCol w:w="1080"/>
        <w:gridCol w:w="1170"/>
        <w:gridCol w:w="1260"/>
        <w:gridCol w:w="1260"/>
      </w:tblGrid>
      <w:tr w:rsidR="003D081B" w:rsidRPr="00352318" w14:paraId="1D8D19EF" w14:textId="61296744" w:rsidTr="00F056D7">
        <w:trPr>
          <w:trHeight w:val="530"/>
        </w:trPr>
        <w:tc>
          <w:tcPr>
            <w:tcW w:w="10795" w:type="dxa"/>
            <w:gridSpan w:val="9"/>
          </w:tcPr>
          <w:p w14:paraId="58AA0FDC" w14:textId="415419D5" w:rsidR="003D081B" w:rsidRPr="00352318" w:rsidRDefault="003D081B" w:rsidP="006E239E">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0C6B93F7" w14:textId="5F113416" w:rsidR="003D081B" w:rsidRDefault="003D081B" w:rsidP="006E239E">
            <w:pPr>
              <w:spacing w:after="0" w:line="240" w:lineRule="auto"/>
              <w:rPr>
                <w:rFonts w:asciiTheme="minorHAnsi" w:hAnsiTheme="minorHAnsi" w:cstheme="minorHAnsi"/>
                <w:b/>
                <w:sz w:val="18"/>
                <w:szCs w:val="18"/>
              </w:rPr>
            </w:pPr>
            <w:r>
              <w:rPr>
                <w:rFonts w:cstheme="minorHAnsi"/>
                <w:sz w:val="20"/>
                <w:szCs w:val="20"/>
              </w:rPr>
              <w:t>For dwelling units with multiple systems, enter the master bath distance and kitchen distance to the closest water heater, and enter the average of the furthest fixture to each water heater</w:t>
            </w:r>
          </w:p>
        </w:tc>
      </w:tr>
      <w:tr w:rsidR="003D081B" w:rsidRPr="00352318" w14:paraId="3BCB6102" w14:textId="28B351A4" w:rsidTr="00F056D7">
        <w:tc>
          <w:tcPr>
            <w:tcW w:w="980" w:type="dxa"/>
            <w:vAlign w:val="center"/>
          </w:tcPr>
          <w:p w14:paraId="4928AB48"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1085" w:type="dxa"/>
            <w:vAlign w:val="center"/>
          </w:tcPr>
          <w:p w14:paraId="383FD19B"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170" w:type="dxa"/>
            <w:vAlign w:val="center"/>
          </w:tcPr>
          <w:p w14:paraId="03590918"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350" w:type="dxa"/>
            <w:vAlign w:val="center"/>
          </w:tcPr>
          <w:p w14:paraId="09BE92C6"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440" w:type="dxa"/>
            <w:vAlign w:val="center"/>
          </w:tcPr>
          <w:p w14:paraId="6F115A1E"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080" w:type="dxa"/>
            <w:vAlign w:val="center"/>
          </w:tcPr>
          <w:p w14:paraId="07BB26D7"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170" w:type="dxa"/>
            <w:vAlign w:val="center"/>
          </w:tcPr>
          <w:p w14:paraId="31CDB5FC"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60" w:type="dxa"/>
          </w:tcPr>
          <w:p w14:paraId="6CD83355" w14:textId="77259A0D" w:rsidR="003D081B" w:rsidRPr="00352318" w:rsidRDefault="00564E29" w:rsidP="006E239E">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260" w:type="dxa"/>
          </w:tcPr>
          <w:p w14:paraId="024FC1FF" w14:textId="1BC7CE58" w:rsidR="003D081B" w:rsidRPr="00352318" w:rsidRDefault="00564E29" w:rsidP="006E239E">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r>
      <w:tr w:rsidR="00564E29" w:rsidRPr="00352318" w14:paraId="30F97D81" w14:textId="1B630C98" w:rsidTr="00F056D7">
        <w:tc>
          <w:tcPr>
            <w:tcW w:w="980" w:type="dxa"/>
            <w:vAlign w:val="bottom"/>
          </w:tcPr>
          <w:p w14:paraId="0455691D" w14:textId="1AAC6999" w:rsidR="00564E29" w:rsidRPr="00352318" w:rsidRDefault="00564E29" w:rsidP="00564E29">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 xml:space="preserve">Dwelling </w:t>
            </w:r>
            <w:r w:rsidRPr="00352318">
              <w:rPr>
                <w:rFonts w:asciiTheme="minorHAnsi" w:hAnsiTheme="minorHAnsi" w:cstheme="minorHAnsi"/>
                <w:sz w:val="18"/>
                <w:szCs w:val="18"/>
              </w:rPr>
              <w:t>Name</w:t>
            </w:r>
          </w:p>
        </w:tc>
        <w:tc>
          <w:tcPr>
            <w:tcW w:w="1085" w:type="dxa"/>
            <w:vAlign w:val="bottom"/>
          </w:tcPr>
          <w:p w14:paraId="5BAE39C7"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170" w:type="dxa"/>
            <w:vAlign w:val="bottom"/>
          </w:tcPr>
          <w:p w14:paraId="45EB62A1"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350" w:type="dxa"/>
            <w:vAlign w:val="bottom"/>
          </w:tcPr>
          <w:p w14:paraId="7233A46F"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440" w:type="dxa"/>
            <w:vAlign w:val="bottom"/>
          </w:tcPr>
          <w:p w14:paraId="42383062" w14:textId="4AB7A4EE"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080" w:type="dxa"/>
            <w:vAlign w:val="bottom"/>
          </w:tcPr>
          <w:p w14:paraId="00A4F566"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170" w:type="dxa"/>
            <w:vAlign w:val="bottom"/>
          </w:tcPr>
          <w:p w14:paraId="5366FCB5"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60" w:type="dxa"/>
            <w:vAlign w:val="bottom"/>
          </w:tcPr>
          <w:p w14:paraId="03A3B5EA" w14:textId="53BBA311" w:rsidR="00564E29" w:rsidRPr="00352318" w:rsidRDefault="00564E29" w:rsidP="00564E29">
            <w:pPr>
              <w:spacing w:after="0" w:line="240" w:lineRule="auto"/>
              <w:jc w:val="center"/>
              <w:rPr>
                <w:rFonts w:asciiTheme="minorHAnsi" w:hAnsiTheme="minorHAnsi" w:cstheme="minorHAnsi"/>
                <w:sz w:val="18"/>
                <w:szCs w:val="18"/>
              </w:rPr>
            </w:pPr>
            <w:r>
              <w:rPr>
                <w:rFonts w:cstheme="minorHAnsi"/>
                <w:sz w:val="18"/>
              </w:rPr>
              <w:t>Design Compactness Factor</w:t>
            </w:r>
          </w:p>
        </w:tc>
        <w:tc>
          <w:tcPr>
            <w:tcW w:w="1260" w:type="dxa"/>
            <w:vAlign w:val="bottom"/>
          </w:tcPr>
          <w:p w14:paraId="41E6E30F" w14:textId="606BAACD" w:rsidR="00564E29" w:rsidRPr="00352318" w:rsidRDefault="00564E29" w:rsidP="00564E29">
            <w:pPr>
              <w:spacing w:after="0" w:line="240" w:lineRule="auto"/>
              <w:jc w:val="center"/>
              <w:rPr>
                <w:rFonts w:asciiTheme="minorHAnsi" w:hAnsiTheme="minorHAnsi" w:cstheme="minorHAnsi"/>
                <w:sz w:val="18"/>
                <w:szCs w:val="18"/>
              </w:rPr>
            </w:pPr>
            <w:r>
              <w:rPr>
                <w:rFonts w:cstheme="minorHAnsi"/>
                <w:sz w:val="18"/>
              </w:rPr>
              <w:t>Calculated Compactness Factor</w:t>
            </w:r>
          </w:p>
        </w:tc>
      </w:tr>
      <w:tr w:rsidR="00564E29" w:rsidRPr="00352318" w14:paraId="3F51A9FA" w14:textId="64502E88" w:rsidTr="00F056D7">
        <w:trPr>
          <w:trHeight w:val="305"/>
        </w:trPr>
        <w:tc>
          <w:tcPr>
            <w:tcW w:w="980" w:type="dxa"/>
          </w:tcPr>
          <w:p w14:paraId="6E508352" w14:textId="1E2390C8" w:rsidR="00564E29" w:rsidRPr="00352318" w:rsidRDefault="00564E29" w:rsidP="00564E29">
            <w:pPr>
              <w:spacing w:after="0" w:line="240" w:lineRule="auto"/>
              <w:rPr>
                <w:rFonts w:asciiTheme="minorHAnsi" w:hAnsiTheme="minorHAnsi" w:cstheme="minorHAnsi"/>
                <w:sz w:val="18"/>
                <w:szCs w:val="18"/>
              </w:rPr>
            </w:pPr>
          </w:p>
        </w:tc>
        <w:tc>
          <w:tcPr>
            <w:tcW w:w="1085" w:type="dxa"/>
          </w:tcPr>
          <w:p w14:paraId="7B970B17" w14:textId="0B6D9895"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1F519438" w14:textId="2FAE5D6D" w:rsidR="00564E29" w:rsidRPr="00352318" w:rsidRDefault="00564E29" w:rsidP="00564E29">
            <w:pPr>
              <w:spacing w:after="0" w:line="240" w:lineRule="auto"/>
              <w:rPr>
                <w:rFonts w:asciiTheme="minorHAnsi" w:hAnsiTheme="minorHAnsi" w:cstheme="minorHAnsi"/>
                <w:sz w:val="18"/>
                <w:szCs w:val="18"/>
              </w:rPr>
            </w:pPr>
          </w:p>
        </w:tc>
        <w:tc>
          <w:tcPr>
            <w:tcW w:w="1350" w:type="dxa"/>
          </w:tcPr>
          <w:p w14:paraId="513D5133" w14:textId="48E1E0ED" w:rsidR="00564E29" w:rsidRPr="00352318" w:rsidRDefault="00564E29" w:rsidP="00564E29">
            <w:pPr>
              <w:spacing w:after="0" w:line="240" w:lineRule="auto"/>
              <w:rPr>
                <w:rFonts w:asciiTheme="minorHAnsi" w:hAnsiTheme="minorHAnsi" w:cstheme="minorHAnsi"/>
                <w:sz w:val="18"/>
                <w:szCs w:val="18"/>
              </w:rPr>
            </w:pPr>
          </w:p>
        </w:tc>
        <w:tc>
          <w:tcPr>
            <w:tcW w:w="1440" w:type="dxa"/>
          </w:tcPr>
          <w:p w14:paraId="7C5162DD" w14:textId="60A08735" w:rsidR="00564E29" w:rsidRPr="00352318" w:rsidRDefault="00564E29" w:rsidP="00564E29">
            <w:pPr>
              <w:spacing w:after="0" w:line="240" w:lineRule="auto"/>
              <w:rPr>
                <w:rFonts w:asciiTheme="minorHAnsi" w:hAnsiTheme="minorHAnsi" w:cstheme="minorHAnsi"/>
                <w:sz w:val="18"/>
                <w:szCs w:val="18"/>
              </w:rPr>
            </w:pPr>
          </w:p>
        </w:tc>
        <w:tc>
          <w:tcPr>
            <w:tcW w:w="1080" w:type="dxa"/>
          </w:tcPr>
          <w:p w14:paraId="439408E4" w14:textId="14D59859"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5493A5EF" w14:textId="3099479F" w:rsidR="00564E29" w:rsidRPr="00352318" w:rsidRDefault="00564E29" w:rsidP="00564E29">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 </w:t>
            </w:r>
          </w:p>
        </w:tc>
        <w:tc>
          <w:tcPr>
            <w:tcW w:w="1260" w:type="dxa"/>
          </w:tcPr>
          <w:p w14:paraId="7B4927A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731603E6" w14:textId="77777777" w:rsidR="00564E29" w:rsidRPr="00352318" w:rsidRDefault="00564E29" w:rsidP="00564E29">
            <w:pPr>
              <w:spacing w:after="0" w:line="240" w:lineRule="auto"/>
              <w:rPr>
                <w:rFonts w:asciiTheme="minorHAnsi" w:hAnsiTheme="minorHAnsi" w:cstheme="minorHAnsi"/>
                <w:sz w:val="18"/>
                <w:szCs w:val="18"/>
              </w:rPr>
            </w:pPr>
          </w:p>
        </w:tc>
      </w:tr>
      <w:tr w:rsidR="00564E29" w:rsidRPr="00352318" w14:paraId="7D1E8DB8" w14:textId="3A3E0C31" w:rsidTr="00F056D7">
        <w:tc>
          <w:tcPr>
            <w:tcW w:w="980" w:type="dxa"/>
          </w:tcPr>
          <w:p w14:paraId="3AF2A1BB" w14:textId="77777777" w:rsidR="00564E29" w:rsidRPr="00352318" w:rsidRDefault="00564E29" w:rsidP="00564E29">
            <w:pPr>
              <w:spacing w:after="0" w:line="240" w:lineRule="auto"/>
              <w:rPr>
                <w:rFonts w:asciiTheme="minorHAnsi" w:hAnsiTheme="minorHAnsi" w:cstheme="minorHAnsi"/>
                <w:sz w:val="18"/>
                <w:szCs w:val="18"/>
              </w:rPr>
            </w:pPr>
          </w:p>
        </w:tc>
        <w:tc>
          <w:tcPr>
            <w:tcW w:w="1085" w:type="dxa"/>
          </w:tcPr>
          <w:p w14:paraId="09334879" w14:textId="77777777"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0F6FECA7" w14:textId="77777777" w:rsidR="00564E29" w:rsidRPr="00352318" w:rsidRDefault="00564E29" w:rsidP="00564E29">
            <w:pPr>
              <w:spacing w:after="0" w:line="240" w:lineRule="auto"/>
              <w:rPr>
                <w:rFonts w:asciiTheme="minorHAnsi" w:hAnsiTheme="minorHAnsi" w:cstheme="minorHAnsi"/>
                <w:sz w:val="18"/>
                <w:szCs w:val="18"/>
              </w:rPr>
            </w:pPr>
          </w:p>
        </w:tc>
        <w:tc>
          <w:tcPr>
            <w:tcW w:w="1350" w:type="dxa"/>
          </w:tcPr>
          <w:p w14:paraId="53D679F7" w14:textId="77777777" w:rsidR="00564E29" w:rsidRPr="00352318" w:rsidRDefault="00564E29" w:rsidP="00564E29">
            <w:pPr>
              <w:spacing w:after="0" w:line="240" w:lineRule="auto"/>
              <w:rPr>
                <w:rFonts w:asciiTheme="minorHAnsi" w:hAnsiTheme="minorHAnsi" w:cstheme="minorHAnsi"/>
                <w:sz w:val="18"/>
                <w:szCs w:val="18"/>
              </w:rPr>
            </w:pPr>
          </w:p>
        </w:tc>
        <w:tc>
          <w:tcPr>
            <w:tcW w:w="1440" w:type="dxa"/>
          </w:tcPr>
          <w:p w14:paraId="6611D484" w14:textId="77777777" w:rsidR="00564E29" w:rsidRPr="00352318" w:rsidRDefault="00564E29" w:rsidP="00564E29">
            <w:pPr>
              <w:spacing w:after="0" w:line="240" w:lineRule="auto"/>
              <w:rPr>
                <w:rFonts w:asciiTheme="minorHAnsi" w:hAnsiTheme="minorHAnsi" w:cstheme="minorHAnsi"/>
                <w:sz w:val="18"/>
                <w:szCs w:val="18"/>
              </w:rPr>
            </w:pPr>
          </w:p>
        </w:tc>
        <w:tc>
          <w:tcPr>
            <w:tcW w:w="1080" w:type="dxa"/>
          </w:tcPr>
          <w:p w14:paraId="5512B959" w14:textId="77777777"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4A5D6CA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6A98DF4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796680E6" w14:textId="77777777" w:rsidR="00564E29" w:rsidRPr="00352318" w:rsidRDefault="00564E29" w:rsidP="00564E29">
            <w:pPr>
              <w:spacing w:after="0" w:line="240" w:lineRule="auto"/>
              <w:rPr>
                <w:rFonts w:asciiTheme="minorHAnsi" w:hAnsiTheme="minorHAnsi" w:cstheme="minorHAnsi"/>
                <w:sz w:val="18"/>
                <w:szCs w:val="18"/>
              </w:rPr>
            </w:pPr>
          </w:p>
        </w:tc>
      </w:tr>
      <w:tr w:rsidR="00564E29" w:rsidRPr="00352318" w14:paraId="7E1DE9CF" w14:textId="1154DD69" w:rsidTr="00F056D7">
        <w:trPr>
          <w:trHeight w:val="323"/>
        </w:trPr>
        <w:tc>
          <w:tcPr>
            <w:tcW w:w="10795" w:type="dxa"/>
            <w:gridSpan w:val="9"/>
          </w:tcPr>
          <w:p w14:paraId="7FBEC8BA" w14:textId="3CFBD693" w:rsidR="00564E29" w:rsidRPr="00352318" w:rsidRDefault="00564E29" w:rsidP="00564E29">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16B56E2A" w14:textId="1891CC57" w:rsidR="002456C7" w:rsidRDefault="002456C7" w:rsidP="00DC522B">
      <w:pPr>
        <w:spacing w:after="0" w:line="240" w:lineRule="auto"/>
        <w:rPr>
          <w:rFonts w:asciiTheme="minorHAnsi" w:hAnsiTheme="minorHAnsi" w:cstheme="minorHAnsi"/>
          <w:sz w:val="18"/>
          <w:szCs w:val="18"/>
        </w:rPr>
      </w:pPr>
    </w:p>
    <w:tbl>
      <w:tblPr>
        <w:tblStyle w:val="TableGrid3"/>
        <w:tblW w:w="0" w:type="auto"/>
        <w:tblInd w:w="18" w:type="dxa"/>
        <w:tblLook w:val="04A0" w:firstRow="1" w:lastRow="0" w:firstColumn="1" w:lastColumn="0" w:noHBand="0" w:noVBand="1"/>
      </w:tblPr>
      <w:tblGrid>
        <w:gridCol w:w="1493"/>
        <w:gridCol w:w="179"/>
        <w:gridCol w:w="1481"/>
        <w:gridCol w:w="1478"/>
        <w:gridCol w:w="1412"/>
        <w:gridCol w:w="1129"/>
        <w:gridCol w:w="534"/>
        <w:gridCol w:w="1336"/>
        <w:gridCol w:w="1730"/>
      </w:tblGrid>
      <w:tr w:rsidR="0053634D" w:rsidRPr="002F18C2" w14:paraId="28C933DD" w14:textId="77777777" w:rsidTr="00975E71">
        <w:trPr>
          <w:trHeight w:val="242"/>
        </w:trPr>
        <w:tc>
          <w:tcPr>
            <w:tcW w:w="10998" w:type="dxa"/>
            <w:gridSpan w:val="9"/>
          </w:tcPr>
          <w:p w14:paraId="3B718E9B" w14:textId="00A3BC02" w:rsidR="0053634D" w:rsidRPr="00236F4B" w:rsidRDefault="0053634D">
            <w:pPr>
              <w:spacing w:after="0" w:line="240" w:lineRule="auto"/>
              <w:rPr>
                <w:rFonts w:asciiTheme="minorHAnsi" w:hAnsiTheme="minorHAnsi" w:cstheme="minorHAnsi"/>
                <w:b/>
                <w:sz w:val="20"/>
                <w:szCs w:val="18"/>
              </w:rPr>
            </w:pPr>
            <w:r>
              <w:rPr>
                <w:rFonts w:asciiTheme="minorHAnsi" w:hAnsiTheme="minorHAnsi" w:cstheme="minorHAnsi"/>
                <w:b/>
                <w:sz w:val="20"/>
                <w:szCs w:val="18"/>
              </w:rPr>
              <w:t>I</w:t>
            </w:r>
            <w:r w:rsidRPr="00236F4B">
              <w:rPr>
                <w:rFonts w:asciiTheme="minorHAnsi" w:hAnsiTheme="minorHAnsi" w:cstheme="minorHAnsi"/>
                <w:b/>
                <w:sz w:val="20"/>
                <w:szCs w:val="18"/>
              </w:rPr>
              <w:t>. HERS-Verified Drain Water Heat Recovery System (DWHR-H)</w:t>
            </w:r>
            <w:r w:rsidRPr="00570C0E">
              <w:rPr>
                <w:rFonts w:asciiTheme="minorHAnsi" w:hAnsiTheme="minorHAnsi" w:cstheme="minorHAnsi"/>
                <w:b/>
                <w:sz w:val="20"/>
                <w:szCs w:val="20"/>
              </w:rPr>
              <w:t xml:space="preserve"> </w:t>
            </w:r>
            <w:r w:rsidRPr="00570C0E">
              <w:rPr>
                <w:rFonts w:asciiTheme="minorHAnsi" w:hAnsiTheme="minorHAnsi" w:cstheme="minorHAnsi"/>
                <w:sz w:val="20"/>
                <w:szCs w:val="20"/>
              </w:rPr>
              <w:t>(RA3.6.9)</w:t>
            </w:r>
            <w:r w:rsidR="002C0390">
              <w:rPr>
                <w:rFonts w:asciiTheme="minorHAnsi" w:hAnsiTheme="minorHAnsi" w:cstheme="minorHAnsi"/>
                <w:sz w:val="20"/>
                <w:szCs w:val="20"/>
              </w:rPr>
              <w:t xml:space="preserve"> </w:t>
            </w:r>
          </w:p>
          <w:p w14:paraId="1ABB917D" w14:textId="3C9DF80B" w:rsidR="0053634D" w:rsidRPr="00236F4B" w:rsidRDefault="0053634D">
            <w:pPr>
              <w:spacing w:after="0" w:line="240" w:lineRule="auto"/>
              <w:rPr>
                <w:rFonts w:asciiTheme="minorHAnsi" w:hAnsiTheme="minorHAnsi" w:cstheme="minorHAnsi"/>
                <w:sz w:val="20"/>
                <w:szCs w:val="18"/>
              </w:rPr>
            </w:pPr>
            <w:r w:rsidRPr="00E879AA">
              <w:rPr>
                <w:rFonts w:asciiTheme="minorHAnsi" w:hAnsiTheme="minorHAnsi" w:cstheme="minorHAnsi"/>
                <w:sz w:val="18"/>
                <w:szCs w:val="18"/>
              </w:rPr>
              <w:t>DWHR devices shall comply with these requirements.</w:t>
            </w:r>
          </w:p>
        </w:tc>
      </w:tr>
      <w:tr w:rsidR="005157FC" w:rsidRPr="002F18C2" w14:paraId="2D67E9B1" w14:textId="77777777" w:rsidTr="005157FC">
        <w:trPr>
          <w:trHeight w:val="144"/>
        </w:trPr>
        <w:tc>
          <w:tcPr>
            <w:tcW w:w="10998" w:type="dxa"/>
            <w:gridSpan w:val="9"/>
          </w:tcPr>
          <w:p w14:paraId="14EB9961" w14:textId="0EF5AA8C" w:rsidR="005157FC" w:rsidRPr="005157FC" w:rsidRDefault="005157FC" w:rsidP="005157F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5157FC">
              <w:rPr>
                <w:rFonts w:asciiTheme="minorHAnsi" w:hAnsiTheme="minorHAnsi" w:cstheme="minorHAnsi"/>
                <w:b/>
                <w:sz w:val="18"/>
                <w:szCs w:val="18"/>
              </w:rPr>
              <w:t>Design DWHR System Information</w:t>
            </w:r>
          </w:p>
        </w:tc>
      </w:tr>
      <w:tr w:rsidR="00980DEE" w:rsidRPr="002F18C2" w14:paraId="29B704B5" w14:textId="77777777" w:rsidTr="00073FBD">
        <w:trPr>
          <w:trHeight w:val="144"/>
        </w:trPr>
        <w:tc>
          <w:tcPr>
            <w:tcW w:w="1710" w:type="dxa"/>
            <w:gridSpan w:val="2"/>
          </w:tcPr>
          <w:p w14:paraId="0B70E237" w14:textId="52E9B29D"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3016" w:type="dxa"/>
            <w:gridSpan w:val="2"/>
          </w:tcPr>
          <w:p w14:paraId="5069154F" w14:textId="08D39ED2"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2</w:t>
            </w:r>
          </w:p>
        </w:tc>
        <w:tc>
          <w:tcPr>
            <w:tcW w:w="2564" w:type="dxa"/>
            <w:gridSpan w:val="2"/>
          </w:tcPr>
          <w:p w14:paraId="6A6365B1" w14:textId="3980998F"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3</w:t>
            </w:r>
          </w:p>
        </w:tc>
        <w:tc>
          <w:tcPr>
            <w:tcW w:w="3708" w:type="dxa"/>
            <w:gridSpan w:val="3"/>
          </w:tcPr>
          <w:p w14:paraId="57E28FE4" w14:textId="158FD06E"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4</w:t>
            </w:r>
          </w:p>
        </w:tc>
      </w:tr>
      <w:tr w:rsidR="00980DEE" w:rsidRPr="002F18C2" w14:paraId="0F566FE9" w14:textId="77777777" w:rsidTr="00073FBD">
        <w:trPr>
          <w:trHeight w:val="144"/>
        </w:trPr>
        <w:tc>
          <w:tcPr>
            <w:tcW w:w="1710" w:type="dxa"/>
            <w:gridSpan w:val="2"/>
          </w:tcPr>
          <w:p w14:paraId="6EC8B9C2" w14:textId="71EF41E6"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3016" w:type="dxa"/>
            <w:gridSpan w:val="2"/>
          </w:tcPr>
          <w:p w14:paraId="258B2AE9" w14:textId="0EB45350"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2564" w:type="dxa"/>
            <w:gridSpan w:val="2"/>
          </w:tcPr>
          <w:p w14:paraId="66F9E19E" w14:textId="568D0CDD"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3708" w:type="dxa"/>
            <w:gridSpan w:val="3"/>
          </w:tcPr>
          <w:p w14:paraId="3B719463" w14:textId="0B28E5F1"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r>
      <w:tr w:rsidR="00980DEE" w:rsidRPr="002F18C2" w14:paraId="7C9910C6" w14:textId="77777777" w:rsidTr="00073FBD">
        <w:trPr>
          <w:trHeight w:val="144"/>
        </w:trPr>
        <w:tc>
          <w:tcPr>
            <w:tcW w:w="1710" w:type="dxa"/>
            <w:gridSpan w:val="2"/>
          </w:tcPr>
          <w:p w14:paraId="7A27B7AD" w14:textId="77777777"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016" w:type="dxa"/>
            <w:gridSpan w:val="2"/>
          </w:tcPr>
          <w:p w14:paraId="60BE6E0B"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564" w:type="dxa"/>
            <w:gridSpan w:val="2"/>
          </w:tcPr>
          <w:p w14:paraId="04908221"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08" w:type="dxa"/>
            <w:gridSpan w:val="3"/>
          </w:tcPr>
          <w:p w14:paraId="6E7794EC"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980DEE" w:rsidRPr="002F18C2" w14:paraId="453C28F8" w14:textId="77777777" w:rsidTr="00073FBD">
        <w:trPr>
          <w:trHeight w:val="144"/>
        </w:trPr>
        <w:tc>
          <w:tcPr>
            <w:tcW w:w="1710" w:type="dxa"/>
            <w:gridSpan w:val="2"/>
          </w:tcPr>
          <w:p w14:paraId="3D51FB89" w14:textId="77777777"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016" w:type="dxa"/>
            <w:gridSpan w:val="2"/>
          </w:tcPr>
          <w:p w14:paraId="0D2B8E84"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564" w:type="dxa"/>
            <w:gridSpan w:val="2"/>
          </w:tcPr>
          <w:p w14:paraId="5B0705F7"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08" w:type="dxa"/>
            <w:gridSpan w:val="3"/>
          </w:tcPr>
          <w:p w14:paraId="377CAE6C"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5157FC" w:rsidRPr="002F18C2" w14:paraId="22F57189" w14:textId="77777777" w:rsidTr="005157FC">
        <w:trPr>
          <w:trHeight w:val="144"/>
        </w:trPr>
        <w:tc>
          <w:tcPr>
            <w:tcW w:w="10998" w:type="dxa"/>
            <w:gridSpan w:val="9"/>
            <w:vAlign w:val="bottom"/>
          </w:tcPr>
          <w:p w14:paraId="3BC8D739" w14:textId="23ADFE86" w:rsidR="005157FC" w:rsidRPr="005157FC" w:rsidRDefault="005157FC" w:rsidP="005157F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5157FC">
              <w:rPr>
                <w:rFonts w:asciiTheme="minorHAnsi" w:hAnsiTheme="minorHAnsi" w:cstheme="minorHAnsi"/>
                <w:b/>
                <w:sz w:val="18"/>
                <w:szCs w:val="18"/>
              </w:rPr>
              <w:t>Installed DWHR System Information</w:t>
            </w:r>
          </w:p>
        </w:tc>
      </w:tr>
      <w:tr w:rsidR="00980DEE" w:rsidRPr="002F18C2" w14:paraId="08E60A61" w14:textId="77777777" w:rsidTr="00073FBD">
        <w:trPr>
          <w:trHeight w:val="144"/>
        </w:trPr>
        <w:tc>
          <w:tcPr>
            <w:tcW w:w="1530" w:type="dxa"/>
            <w:vAlign w:val="bottom"/>
          </w:tcPr>
          <w:p w14:paraId="21BBB9A8" w14:textId="25DFEE4E" w:rsidR="00980DEE"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687" w:type="dxa"/>
            <w:gridSpan w:val="2"/>
            <w:vAlign w:val="bottom"/>
          </w:tcPr>
          <w:p w14:paraId="39CE3893" w14:textId="3C3DEFF9"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509" w:type="dxa"/>
            <w:vAlign w:val="bottom"/>
          </w:tcPr>
          <w:p w14:paraId="375D3160" w14:textId="1710050C"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425" w:type="dxa"/>
            <w:vAlign w:val="bottom"/>
          </w:tcPr>
          <w:p w14:paraId="0D3BFEC7" w14:textId="6DA1D905"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691" w:type="dxa"/>
            <w:gridSpan w:val="2"/>
            <w:vAlign w:val="bottom"/>
          </w:tcPr>
          <w:p w14:paraId="51A9D608" w14:textId="5FF2DF90" w:rsidR="00980DEE" w:rsidRPr="00095F6F" w:rsidRDefault="00173A82" w:rsidP="0082708E">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1371" w:type="dxa"/>
            <w:vAlign w:val="bottom"/>
          </w:tcPr>
          <w:p w14:paraId="7B84E484" w14:textId="47ED23EC"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785" w:type="dxa"/>
            <w:vAlign w:val="bottom"/>
          </w:tcPr>
          <w:p w14:paraId="343FA692" w14:textId="3B457DAC" w:rsidR="00980DEE" w:rsidRPr="00095F6F" w:rsidRDefault="00173A82">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53634D" w:rsidRPr="002F18C2" w14:paraId="38AAE31B" w14:textId="77777777" w:rsidTr="00073FBD">
        <w:trPr>
          <w:trHeight w:val="144"/>
        </w:trPr>
        <w:tc>
          <w:tcPr>
            <w:tcW w:w="1530" w:type="dxa"/>
            <w:vAlign w:val="bottom"/>
          </w:tcPr>
          <w:p w14:paraId="0059DDE4" w14:textId="067FC11B" w:rsidR="0053634D" w:rsidRPr="00095F6F" w:rsidRDefault="0053634D"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687" w:type="dxa"/>
            <w:gridSpan w:val="2"/>
            <w:vAlign w:val="bottom"/>
          </w:tcPr>
          <w:p w14:paraId="6D3C564A" w14:textId="04A31B45"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Manufacturer</w:t>
            </w:r>
          </w:p>
        </w:tc>
        <w:tc>
          <w:tcPr>
            <w:tcW w:w="1509" w:type="dxa"/>
            <w:vAlign w:val="bottom"/>
          </w:tcPr>
          <w:p w14:paraId="3EC73A1D" w14:textId="5CF2EA60"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Model </w:t>
            </w:r>
            <w:r>
              <w:rPr>
                <w:rFonts w:asciiTheme="minorHAnsi" w:hAnsiTheme="minorHAnsi" w:cstheme="minorHAnsi"/>
                <w:sz w:val="18"/>
                <w:szCs w:val="18"/>
              </w:rPr>
              <w:t>Number</w:t>
            </w:r>
          </w:p>
        </w:tc>
        <w:tc>
          <w:tcPr>
            <w:tcW w:w="1425" w:type="dxa"/>
            <w:vAlign w:val="bottom"/>
          </w:tcPr>
          <w:p w14:paraId="7C0D2D4B" w14:textId="6E165F15"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1691" w:type="dxa"/>
            <w:gridSpan w:val="2"/>
            <w:vAlign w:val="bottom"/>
          </w:tcPr>
          <w:p w14:paraId="3EA2B613" w14:textId="339120FB" w:rsidR="0053634D" w:rsidRPr="00095F6F" w:rsidRDefault="0053634D" w:rsidP="0082708E">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1371" w:type="dxa"/>
            <w:vAlign w:val="bottom"/>
          </w:tcPr>
          <w:p w14:paraId="032FD2C5"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c>
          <w:tcPr>
            <w:tcW w:w="1785" w:type="dxa"/>
            <w:vAlign w:val="bottom"/>
          </w:tcPr>
          <w:p w14:paraId="32AE6794" w14:textId="77777777" w:rsidR="0053634D" w:rsidRDefault="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DWHR System Certified by CEC</w:t>
            </w:r>
          </w:p>
          <w:p w14:paraId="5CB57734" w14:textId="78D5F4AE"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53634D" w:rsidRPr="002F18C2" w14:paraId="7AB75586" w14:textId="77777777" w:rsidTr="00073FBD">
        <w:trPr>
          <w:trHeight w:val="188"/>
        </w:trPr>
        <w:tc>
          <w:tcPr>
            <w:tcW w:w="1530" w:type="dxa"/>
          </w:tcPr>
          <w:p w14:paraId="73A4F7AB"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87" w:type="dxa"/>
            <w:gridSpan w:val="2"/>
          </w:tcPr>
          <w:p w14:paraId="0ED74BCB" w14:textId="12A233AC"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509" w:type="dxa"/>
          </w:tcPr>
          <w:p w14:paraId="74835B12"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425" w:type="dxa"/>
          </w:tcPr>
          <w:p w14:paraId="6E49C7CF"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91" w:type="dxa"/>
            <w:gridSpan w:val="2"/>
          </w:tcPr>
          <w:p w14:paraId="08D07247"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371" w:type="dxa"/>
          </w:tcPr>
          <w:p w14:paraId="3FBCB49B"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85" w:type="dxa"/>
          </w:tcPr>
          <w:p w14:paraId="45697B98" w14:textId="6B4A8C48"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53634D" w:rsidRPr="002F18C2" w14:paraId="66C992EA" w14:textId="77777777" w:rsidTr="00073FBD">
        <w:trPr>
          <w:trHeight w:val="188"/>
        </w:trPr>
        <w:tc>
          <w:tcPr>
            <w:tcW w:w="1530" w:type="dxa"/>
          </w:tcPr>
          <w:p w14:paraId="11ADD0E1"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87" w:type="dxa"/>
            <w:gridSpan w:val="2"/>
          </w:tcPr>
          <w:p w14:paraId="76100B0B" w14:textId="1ABE4D72"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509" w:type="dxa"/>
          </w:tcPr>
          <w:p w14:paraId="60849CE1"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425" w:type="dxa"/>
          </w:tcPr>
          <w:p w14:paraId="5A83558E"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91" w:type="dxa"/>
            <w:gridSpan w:val="2"/>
          </w:tcPr>
          <w:p w14:paraId="78C68716"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371" w:type="dxa"/>
          </w:tcPr>
          <w:p w14:paraId="73395073"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785" w:type="dxa"/>
          </w:tcPr>
          <w:p w14:paraId="78D0368C"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r>
      <w:tr w:rsidR="0053634D" w:rsidRPr="002F18C2" w14:paraId="71BF0842" w14:textId="77777777" w:rsidTr="00073FBD">
        <w:trPr>
          <w:trHeight w:val="188"/>
        </w:trPr>
        <w:tc>
          <w:tcPr>
            <w:tcW w:w="1530" w:type="dxa"/>
          </w:tcPr>
          <w:p w14:paraId="4385D706" w14:textId="131DC985" w:rsidR="0053634D" w:rsidRPr="00095F6F"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c>
          <w:tcPr>
            <w:tcW w:w="9468" w:type="dxa"/>
            <w:gridSpan w:val="8"/>
          </w:tcPr>
          <w:p w14:paraId="0AE441DA" w14:textId="333D8496"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water heating system serving a single dwelling, the DWHR system shall, at the minimum, recover heat from the master bathroom shower and must transfer that heat either back to the respective shower</w:t>
            </w:r>
            <w:r>
              <w:rPr>
                <w:rFonts w:asciiTheme="minorHAnsi" w:hAnsiTheme="minorHAnsi" w:cstheme="minorHAnsi"/>
                <w:sz w:val="18"/>
                <w:szCs w:val="18"/>
              </w:rPr>
              <w:t>(</w:t>
            </w:r>
            <w:r w:rsidRPr="004B5988">
              <w:rPr>
                <w:rFonts w:asciiTheme="minorHAnsi" w:hAnsiTheme="minorHAnsi" w:cstheme="minorHAnsi"/>
                <w:sz w:val="18"/>
                <w:szCs w:val="18"/>
              </w:rPr>
              <w:t>s</w:t>
            </w:r>
            <w:r>
              <w:rPr>
                <w:rFonts w:asciiTheme="minorHAnsi" w:hAnsiTheme="minorHAnsi" w:cstheme="minorHAnsi"/>
                <w:sz w:val="18"/>
                <w:szCs w:val="18"/>
              </w:rPr>
              <w:t>)</w:t>
            </w:r>
            <w:r w:rsidRPr="004B5988">
              <w:rPr>
                <w:rFonts w:asciiTheme="minorHAnsi" w:hAnsiTheme="minorHAnsi" w:cstheme="minorHAnsi"/>
                <w:sz w:val="18"/>
                <w:szCs w:val="18"/>
              </w:rPr>
              <w:t xml:space="preserve"> or the water heater.</w:t>
            </w:r>
          </w:p>
        </w:tc>
      </w:tr>
      <w:tr w:rsidR="0053634D" w:rsidRPr="002F18C2" w14:paraId="72702A3F" w14:textId="77777777" w:rsidTr="00073FBD">
        <w:trPr>
          <w:trHeight w:val="188"/>
        </w:trPr>
        <w:tc>
          <w:tcPr>
            <w:tcW w:w="1530" w:type="dxa"/>
          </w:tcPr>
          <w:p w14:paraId="345A97A3" w14:textId="453205BA" w:rsidR="0053634D" w:rsidRPr="00095F6F"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13</w:t>
            </w:r>
          </w:p>
        </w:tc>
        <w:tc>
          <w:tcPr>
            <w:tcW w:w="9468" w:type="dxa"/>
            <w:gridSpan w:val="8"/>
          </w:tcPr>
          <w:p w14:paraId="713AA8F1" w14:textId="56D45A4D"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central water heating system serving multiple dwellings, the DWHR system shall, at the minimum, recover heat from half the showers located above the first floor and must transfer that heat either back to all the respective showers or the water heater.</w:t>
            </w:r>
          </w:p>
        </w:tc>
      </w:tr>
      <w:tr w:rsidR="0053634D" w:rsidRPr="002F18C2" w14:paraId="06284682" w14:textId="77777777" w:rsidTr="00073FBD">
        <w:trPr>
          <w:trHeight w:val="188"/>
        </w:trPr>
        <w:tc>
          <w:tcPr>
            <w:tcW w:w="1530" w:type="dxa"/>
          </w:tcPr>
          <w:p w14:paraId="26FE61E8" w14:textId="2B12949A" w:rsidR="0053634D"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14</w:t>
            </w:r>
          </w:p>
        </w:tc>
        <w:tc>
          <w:tcPr>
            <w:tcW w:w="9468" w:type="dxa"/>
            <w:gridSpan w:val="8"/>
          </w:tcPr>
          <w:p w14:paraId="705BA079" w14:textId="2B7EF762"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The DWHR unit(s) shall be installed within 1 degree of the rated slope.  Sloped DWHR shall have a minimum lengthwise slope of 1 degree.  The lateral level tolerance shall be within plus or minus 1 degree.</w:t>
            </w:r>
          </w:p>
        </w:tc>
      </w:tr>
      <w:tr w:rsidR="0053634D" w:rsidRPr="002F18C2" w14:paraId="7E22ADBE" w14:textId="77777777" w:rsidTr="00975E71">
        <w:trPr>
          <w:trHeight w:val="260"/>
        </w:trPr>
        <w:tc>
          <w:tcPr>
            <w:tcW w:w="10998" w:type="dxa"/>
            <w:gridSpan w:val="9"/>
          </w:tcPr>
          <w:p w14:paraId="6658F7AE" w14:textId="07FEC5E2" w:rsidR="0053634D" w:rsidRPr="00236F4B"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18"/>
              </w:rPr>
            </w:pPr>
            <w:r w:rsidRPr="00E879AA">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E879AA">
              <w:rPr>
                <w:rFonts w:asciiTheme="minorHAnsi" w:hAnsiTheme="minorHAnsi" w:cstheme="minorHAnsi"/>
                <w:b/>
                <w:sz w:val="18"/>
                <w:szCs w:val="18"/>
              </w:rPr>
              <w:t xml:space="preserve">  </w:t>
            </w:r>
          </w:p>
        </w:tc>
      </w:tr>
    </w:tbl>
    <w:p w14:paraId="32A2500B" w14:textId="6E169F4E" w:rsidR="00D7513B" w:rsidRPr="00236F4B" w:rsidRDefault="00D7513B" w:rsidP="00DC522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
        <w:gridCol w:w="10327"/>
      </w:tblGrid>
      <w:tr w:rsidR="002600BD" w:rsidRPr="002F18C2" w14:paraId="0F7F4467" w14:textId="77777777" w:rsidTr="00A259EF">
        <w:trPr>
          <w:trHeight w:val="144"/>
          <w:tblHeader/>
        </w:trPr>
        <w:tc>
          <w:tcPr>
            <w:tcW w:w="11016" w:type="dxa"/>
            <w:gridSpan w:val="2"/>
            <w:tcBorders>
              <w:bottom w:val="single" w:sz="4" w:space="0" w:color="000000"/>
            </w:tcBorders>
            <w:vAlign w:val="center"/>
          </w:tcPr>
          <w:p w14:paraId="0F7F4465" w14:textId="7B28BC8A" w:rsidR="00A82A43" w:rsidRPr="00583B52" w:rsidRDefault="006C36EE" w:rsidP="0023694B">
            <w:pPr>
              <w:keepNext/>
              <w:spacing w:after="0" w:line="240" w:lineRule="auto"/>
              <w:rPr>
                <w:rFonts w:asciiTheme="minorHAnsi" w:hAnsiTheme="minorHAnsi" w:cstheme="minorHAnsi"/>
                <w:b/>
                <w:sz w:val="20"/>
                <w:szCs w:val="18"/>
              </w:rPr>
            </w:pPr>
            <w:bookmarkStart w:id="10" w:name="_Toc323755513"/>
            <w:r>
              <w:rPr>
                <w:rFonts w:asciiTheme="minorHAnsi" w:hAnsiTheme="minorHAnsi" w:cstheme="minorHAnsi"/>
                <w:b/>
                <w:sz w:val="20"/>
                <w:szCs w:val="18"/>
              </w:rPr>
              <w:t>J</w:t>
            </w:r>
            <w:r w:rsidR="002600BD" w:rsidRPr="00935470">
              <w:rPr>
                <w:rFonts w:asciiTheme="minorHAnsi" w:hAnsiTheme="minorHAnsi" w:cstheme="minorHAnsi"/>
                <w:b/>
                <w:sz w:val="20"/>
                <w:szCs w:val="18"/>
              </w:rPr>
              <w:t xml:space="preserve">. HERS-Verified Pipe Insulation </w:t>
            </w:r>
            <w:r w:rsidR="0065796D" w:rsidRPr="00935470">
              <w:rPr>
                <w:rFonts w:asciiTheme="minorHAnsi" w:hAnsiTheme="minorHAnsi" w:cstheme="minorHAnsi"/>
                <w:b/>
                <w:sz w:val="20"/>
                <w:szCs w:val="18"/>
              </w:rPr>
              <w:t>Credit</w:t>
            </w:r>
            <w:r w:rsidR="001938BC" w:rsidRPr="005C69A2">
              <w:rPr>
                <w:rFonts w:asciiTheme="minorHAnsi" w:hAnsiTheme="minorHAnsi" w:cstheme="minorHAnsi"/>
                <w:b/>
                <w:sz w:val="20"/>
                <w:szCs w:val="18"/>
              </w:rPr>
              <w:t xml:space="preserve"> Requirements</w:t>
            </w:r>
            <w:r w:rsidR="00C309E7" w:rsidRPr="005C69A2">
              <w:rPr>
                <w:rFonts w:asciiTheme="minorHAnsi" w:hAnsiTheme="minorHAnsi" w:cstheme="minorHAnsi"/>
                <w:b/>
                <w:sz w:val="20"/>
                <w:szCs w:val="18"/>
              </w:rPr>
              <w:t xml:space="preserve"> </w:t>
            </w:r>
            <w:r w:rsidR="00DF32C1">
              <w:rPr>
                <w:rFonts w:asciiTheme="minorHAnsi" w:hAnsiTheme="minorHAnsi" w:cstheme="minorHAnsi"/>
                <w:b/>
                <w:sz w:val="20"/>
                <w:szCs w:val="18"/>
              </w:rPr>
              <w:t xml:space="preserve">(PIC-H) </w:t>
            </w:r>
            <w:r w:rsidR="00304DD4" w:rsidRPr="00A259EF">
              <w:rPr>
                <w:rFonts w:asciiTheme="minorHAnsi" w:hAnsiTheme="minorHAnsi" w:cstheme="minorHAnsi"/>
                <w:sz w:val="20"/>
                <w:szCs w:val="18"/>
              </w:rPr>
              <w:t>(</w:t>
            </w:r>
            <w:r w:rsidR="00C309E7" w:rsidRPr="00A259EF">
              <w:rPr>
                <w:rFonts w:asciiTheme="minorHAnsi" w:hAnsiTheme="minorHAnsi" w:cstheme="minorHAnsi"/>
                <w:sz w:val="20"/>
                <w:szCs w:val="18"/>
              </w:rPr>
              <w:t>RA</w:t>
            </w:r>
            <w:r w:rsidR="00DF4BB0" w:rsidRPr="00A259EF">
              <w:rPr>
                <w:rFonts w:asciiTheme="minorHAnsi" w:hAnsiTheme="minorHAnsi" w:cstheme="minorHAnsi"/>
                <w:sz w:val="20"/>
                <w:szCs w:val="18"/>
              </w:rPr>
              <w:t>3</w:t>
            </w:r>
            <w:r w:rsidR="00C309E7" w:rsidRPr="00A259EF">
              <w:rPr>
                <w:rFonts w:asciiTheme="minorHAnsi" w:hAnsiTheme="minorHAnsi" w:cstheme="minorHAnsi"/>
                <w:sz w:val="20"/>
                <w:szCs w:val="18"/>
              </w:rPr>
              <w:t>.</w:t>
            </w:r>
            <w:r w:rsidR="00DF4BB0" w:rsidRPr="00A259EF">
              <w:rPr>
                <w:rFonts w:asciiTheme="minorHAnsi" w:hAnsiTheme="minorHAnsi" w:cstheme="minorHAnsi"/>
                <w:sz w:val="20"/>
                <w:szCs w:val="18"/>
              </w:rPr>
              <w:t>6.3</w:t>
            </w:r>
            <w:r w:rsidR="00304DD4" w:rsidRPr="00A259EF">
              <w:rPr>
                <w:rFonts w:asciiTheme="minorHAnsi" w:hAnsiTheme="minorHAnsi" w:cstheme="minorHAnsi"/>
                <w:sz w:val="20"/>
                <w:szCs w:val="18"/>
              </w:rPr>
              <w:t>)</w:t>
            </w:r>
          </w:p>
          <w:p w14:paraId="0F7F4466" w14:textId="0D8C0E34" w:rsidR="009269B2" w:rsidRPr="005C69A2"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236F4B">
              <w:rPr>
                <w:rFonts w:asciiTheme="minorHAnsi" w:hAnsiTheme="minorHAnsi" w:cstheme="minorHAnsi"/>
                <w:sz w:val="18"/>
                <w:szCs w:val="18"/>
              </w:rPr>
              <w:t>Systems that utilize this distribution type shall comply with these requirements</w:t>
            </w:r>
            <w:r w:rsidR="00410ECB" w:rsidRPr="00236F4B">
              <w:rPr>
                <w:rFonts w:asciiTheme="minorHAnsi" w:hAnsiTheme="minorHAnsi" w:cstheme="minorHAnsi"/>
                <w:sz w:val="18"/>
                <w:szCs w:val="18"/>
              </w:rPr>
              <w:t>.</w:t>
            </w:r>
          </w:p>
        </w:tc>
      </w:tr>
      <w:tr w:rsidR="007E190B" w:rsidRPr="002F18C2" w14:paraId="0F7F446A" w14:textId="77777777" w:rsidTr="00A259EF">
        <w:trPr>
          <w:trHeight w:val="144"/>
          <w:tblHeader/>
        </w:trPr>
        <w:tc>
          <w:tcPr>
            <w:tcW w:w="468" w:type="dxa"/>
            <w:vAlign w:val="center"/>
          </w:tcPr>
          <w:p w14:paraId="0F7F4468" w14:textId="77777777" w:rsidR="009269B2" w:rsidRPr="00935470"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583B52">
              <w:rPr>
                <w:rFonts w:asciiTheme="minorHAnsi" w:hAnsiTheme="minorHAnsi" w:cstheme="minorHAnsi"/>
                <w:sz w:val="20"/>
                <w:szCs w:val="18"/>
              </w:rPr>
              <w:t>0</w:t>
            </w:r>
            <w:r w:rsidR="005D2389" w:rsidRPr="00935470">
              <w:rPr>
                <w:rFonts w:asciiTheme="minorHAnsi" w:hAnsiTheme="minorHAnsi" w:cstheme="minorHAnsi"/>
                <w:sz w:val="20"/>
                <w:szCs w:val="18"/>
              </w:rPr>
              <w:t>1</w:t>
            </w:r>
          </w:p>
        </w:tc>
        <w:tc>
          <w:tcPr>
            <w:tcW w:w="10548" w:type="dxa"/>
            <w:vAlign w:val="center"/>
          </w:tcPr>
          <w:p w14:paraId="0F7F4469" w14:textId="3271C369" w:rsidR="00B614D3" w:rsidRPr="005C69A2"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Pr>
                <w:rFonts w:asciiTheme="minorHAnsi" w:hAnsiTheme="minorHAnsi" w:cstheme="minorHAnsi"/>
                <w:sz w:val="18"/>
                <w:szCs w:val="18"/>
              </w:rPr>
              <w:t>HERS rater shall perform a</w:t>
            </w:r>
            <w:r w:rsidR="005D11BC">
              <w:rPr>
                <w:rFonts w:asciiTheme="minorHAnsi" w:hAnsiTheme="minorHAnsi" w:cstheme="minorHAnsi"/>
                <w:sz w:val="18"/>
                <w:szCs w:val="18"/>
              </w:rPr>
              <w:t xml:space="preserve"> visual inspection that a</w:t>
            </w:r>
            <w:r w:rsidR="00383435" w:rsidRPr="00236F4B">
              <w:rPr>
                <w:rFonts w:asciiTheme="minorHAnsi" w:hAnsiTheme="minorHAnsi" w:cstheme="minorHAnsi"/>
                <w:sz w:val="18"/>
                <w:szCs w:val="18"/>
              </w:rPr>
              <w:t xml:space="preserve">ll hot water piping </w:t>
            </w:r>
            <w:r w:rsidR="00293EE6">
              <w:rPr>
                <w:rFonts w:asciiTheme="minorHAnsi" w:hAnsiTheme="minorHAnsi" w:cstheme="minorHAnsi"/>
                <w:sz w:val="18"/>
                <w:szCs w:val="18"/>
              </w:rPr>
              <w:t>complies</w:t>
            </w:r>
            <w:r w:rsidR="00293EE6" w:rsidRPr="00236F4B">
              <w:rPr>
                <w:rFonts w:asciiTheme="minorHAnsi" w:hAnsiTheme="minorHAnsi" w:cstheme="minorHAnsi"/>
                <w:sz w:val="18"/>
                <w:szCs w:val="18"/>
              </w:rPr>
              <w:t xml:space="preserve"> </w:t>
            </w:r>
            <w:r w:rsidR="00383435" w:rsidRPr="00236F4B">
              <w:rPr>
                <w:rFonts w:asciiTheme="minorHAnsi" w:hAnsiTheme="minorHAnsi" w:cstheme="minorHAnsi"/>
                <w:sz w:val="18"/>
                <w:szCs w:val="18"/>
              </w:rPr>
              <w:t xml:space="preserve">with the insulation requirements in </w:t>
            </w:r>
            <w:r w:rsidR="005D11BC">
              <w:rPr>
                <w:rFonts w:asciiTheme="minorHAnsi" w:hAnsiTheme="minorHAnsi" w:cstheme="minorHAnsi"/>
                <w:sz w:val="18"/>
                <w:szCs w:val="18"/>
              </w:rPr>
              <w:t>150.0(J)</w:t>
            </w:r>
            <w:r w:rsidR="00A956FB">
              <w:rPr>
                <w:rFonts w:asciiTheme="minorHAnsi" w:hAnsiTheme="minorHAnsi" w:cstheme="minorHAnsi"/>
                <w:sz w:val="18"/>
                <w:szCs w:val="18"/>
              </w:rPr>
              <w:t>.</w:t>
            </w:r>
          </w:p>
        </w:tc>
      </w:tr>
      <w:tr w:rsidR="000E1685" w:rsidRPr="002F18C2" w14:paraId="0F7F446C" w14:textId="77777777" w:rsidTr="00A259EF">
        <w:trPr>
          <w:trHeight w:val="144"/>
          <w:tblHeader/>
        </w:trPr>
        <w:tc>
          <w:tcPr>
            <w:tcW w:w="11016" w:type="dxa"/>
            <w:gridSpan w:val="2"/>
            <w:vAlign w:val="center"/>
          </w:tcPr>
          <w:p w14:paraId="0F7F446B" w14:textId="77777777" w:rsidR="00A82A43" w:rsidRPr="00236F4B" w:rsidRDefault="000E1685"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18"/>
              </w:rPr>
            </w:pPr>
            <w:r w:rsidRPr="00236F4B">
              <w:rPr>
                <w:rFonts w:asciiTheme="minorHAnsi" w:eastAsiaTheme="minorEastAsia" w:hAnsiTheme="minorHAnsi" w:cstheme="minorHAnsi"/>
                <w:b/>
                <w:sz w:val="18"/>
                <w:szCs w:val="18"/>
              </w:rPr>
              <w:t xml:space="preserve">The responsible person’s signature on this compliance document affirms that all applicable requirements in this table have been met.  </w:t>
            </w:r>
          </w:p>
        </w:tc>
      </w:tr>
    </w:tbl>
    <w:p w14:paraId="1CB1EC14" w14:textId="0DDACB24" w:rsidR="00D879CA" w:rsidRDefault="00D879CA" w:rsidP="00DC522B">
      <w:pPr>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D56448" w:rsidRPr="002F18C2" w14:paraId="0F7F4470" w14:textId="77777777" w:rsidTr="00236F4B">
        <w:trPr>
          <w:trHeight w:val="144"/>
          <w:tblHeader/>
        </w:trPr>
        <w:tc>
          <w:tcPr>
            <w:tcW w:w="11016" w:type="dxa"/>
            <w:gridSpan w:val="2"/>
            <w:tcBorders>
              <w:bottom w:val="single" w:sz="4" w:space="0" w:color="auto"/>
            </w:tcBorders>
          </w:tcPr>
          <w:p w14:paraId="0F7F446E" w14:textId="1036AEC9" w:rsidR="00D56448" w:rsidRPr="00D75806"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lastRenderedPageBreak/>
              <w:t>K</w:t>
            </w:r>
            <w:r w:rsidR="00D56448" w:rsidRPr="005C69A2">
              <w:rPr>
                <w:rFonts w:asciiTheme="minorHAnsi" w:hAnsiTheme="minorHAnsi" w:cstheme="minorHAnsi"/>
                <w:b/>
                <w:sz w:val="20"/>
                <w:szCs w:val="18"/>
              </w:rPr>
              <w:t xml:space="preserve">. HERS-Verified Parallel Piping </w:t>
            </w:r>
            <w:r w:rsidR="001938BC" w:rsidRPr="00C80016">
              <w:rPr>
                <w:rFonts w:asciiTheme="minorHAnsi" w:hAnsiTheme="minorHAnsi" w:cstheme="minorHAnsi"/>
                <w:b/>
                <w:sz w:val="20"/>
                <w:szCs w:val="18"/>
              </w:rPr>
              <w:t>Requirements</w:t>
            </w:r>
            <w:r w:rsidR="00DF4BB0" w:rsidRPr="0053169A">
              <w:rPr>
                <w:rFonts w:asciiTheme="minorHAnsi" w:hAnsiTheme="minorHAnsi" w:cstheme="minorHAnsi"/>
                <w:b/>
                <w:sz w:val="20"/>
                <w:szCs w:val="18"/>
              </w:rPr>
              <w:t xml:space="preserve"> </w:t>
            </w:r>
            <w:r w:rsidR="00DF32C1">
              <w:rPr>
                <w:rFonts w:asciiTheme="minorHAnsi" w:hAnsiTheme="minorHAnsi" w:cstheme="minorHAnsi"/>
                <w:b/>
                <w:sz w:val="20"/>
                <w:szCs w:val="18"/>
              </w:rPr>
              <w:t>(PP-H)</w:t>
            </w:r>
            <w:r w:rsidR="00DF32C1" w:rsidRPr="00A259EF">
              <w:rPr>
                <w:rFonts w:asciiTheme="minorHAnsi" w:hAnsiTheme="minorHAnsi" w:cstheme="minorHAnsi"/>
                <w:sz w:val="20"/>
                <w:szCs w:val="18"/>
              </w:rPr>
              <w:t xml:space="preserve"> </w:t>
            </w:r>
            <w:r w:rsidR="00DF4BB0" w:rsidRPr="00A259EF">
              <w:rPr>
                <w:rFonts w:asciiTheme="minorHAnsi" w:hAnsiTheme="minorHAnsi" w:cstheme="minorHAnsi"/>
                <w:sz w:val="20"/>
                <w:szCs w:val="18"/>
              </w:rPr>
              <w:t>(RA3.6.4)</w:t>
            </w:r>
            <w:r w:rsidR="00EC473C">
              <w:rPr>
                <w:rFonts w:asciiTheme="minorHAnsi" w:hAnsiTheme="minorHAnsi" w:cstheme="minorHAnsi"/>
                <w:sz w:val="20"/>
                <w:szCs w:val="18"/>
              </w:rPr>
              <w:t xml:space="preserve"> </w:t>
            </w:r>
          </w:p>
          <w:p w14:paraId="0F7F446F" w14:textId="510993FE" w:rsidR="001938BC" w:rsidRPr="00D75806" w:rsidRDefault="001938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236F4B">
              <w:rPr>
                <w:rFonts w:asciiTheme="minorHAnsi" w:hAnsiTheme="minorHAnsi" w:cstheme="minorHAnsi"/>
                <w:sz w:val="18"/>
                <w:szCs w:val="18"/>
              </w:rPr>
              <w:t>Systems that utilize this distribution type shall comply with these requirements</w:t>
            </w:r>
            <w:r w:rsidR="00410ECB" w:rsidRPr="00236F4B">
              <w:rPr>
                <w:rFonts w:asciiTheme="minorHAnsi" w:hAnsiTheme="minorHAnsi" w:cstheme="minorHAnsi"/>
                <w:sz w:val="18"/>
                <w:szCs w:val="18"/>
              </w:rPr>
              <w:t>.</w:t>
            </w:r>
          </w:p>
        </w:tc>
      </w:tr>
      <w:tr w:rsidR="00383435" w:rsidRPr="002F18C2" w14:paraId="0F7F4473" w14:textId="77777777" w:rsidTr="00A259EF">
        <w:trPr>
          <w:trHeight w:val="144"/>
          <w:tblHeader/>
        </w:trPr>
        <w:tc>
          <w:tcPr>
            <w:tcW w:w="468" w:type="dxa"/>
            <w:vAlign w:val="center"/>
          </w:tcPr>
          <w:p w14:paraId="0F7F4471"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1</w:t>
            </w:r>
          </w:p>
        </w:tc>
        <w:tc>
          <w:tcPr>
            <w:tcW w:w="10548" w:type="dxa"/>
            <w:vAlign w:val="center"/>
          </w:tcPr>
          <w:p w14:paraId="0F7F4472" w14:textId="554A3C24" w:rsidR="009269B2" w:rsidRPr="00236F4B"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Each c</w:t>
            </w:r>
            <w:r w:rsidR="00383435" w:rsidRPr="00236F4B">
              <w:rPr>
                <w:rFonts w:asciiTheme="minorHAnsi" w:hAnsiTheme="minorHAnsi" w:cstheme="minorHAnsi"/>
                <w:sz w:val="18"/>
                <w:szCs w:val="18"/>
              </w:rPr>
              <w:t xml:space="preserve">entral manifold </w:t>
            </w:r>
            <w:r w:rsidRPr="00236F4B">
              <w:rPr>
                <w:rFonts w:asciiTheme="minorHAnsi" w:hAnsiTheme="minorHAnsi" w:cstheme="minorHAnsi"/>
                <w:sz w:val="18"/>
                <w:szCs w:val="18"/>
              </w:rPr>
              <w:t xml:space="preserve">has 5 </w:t>
            </w:r>
            <w:r w:rsidR="00383435" w:rsidRPr="00236F4B">
              <w:rPr>
                <w:rFonts w:asciiTheme="minorHAnsi" w:hAnsiTheme="minorHAnsi" w:cstheme="minorHAnsi"/>
                <w:sz w:val="18"/>
                <w:szCs w:val="18"/>
              </w:rPr>
              <w:t>feet or less of pipe between manifold and water heater</w:t>
            </w:r>
            <w:r w:rsidRPr="00236F4B">
              <w:rPr>
                <w:rFonts w:asciiTheme="minorHAnsi" w:hAnsiTheme="minorHAnsi" w:cstheme="minorHAnsi"/>
                <w:sz w:val="18"/>
                <w:szCs w:val="18"/>
              </w:rPr>
              <w:t>.</w:t>
            </w:r>
          </w:p>
        </w:tc>
      </w:tr>
      <w:tr w:rsidR="00383435" w:rsidRPr="002F18C2" w14:paraId="0F7F4476" w14:textId="77777777" w:rsidTr="00A259EF">
        <w:trPr>
          <w:trHeight w:val="144"/>
          <w:tblHeader/>
        </w:trPr>
        <w:tc>
          <w:tcPr>
            <w:tcW w:w="468" w:type="dxa"/>
            <w:vAlign w:val="center"/>
          </w:tcPr>
          <w:p w14:paraId="0F7F4474"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2</w:t>
            </w:r>
          </w:p>
        </w:tc>
        <w:tc>
          <w:tcPr>
            <w:tcW w:w="10548" w:type="dxa"/>
            <w:vAlign w:val="center"/>
          </w:tcPr>
          <w:p w14:paraId="0F7F4475" w14:textId="1BF2170F" w:rsidR="009269B2" w:rsidRPr="00236F4B"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For m</w:t>
            </w:r>
            <w:r w:rsidR="00383435" w:rsidRPr="00236F4B">
              <w:rPr>
                <w:rFonts w:asciiTheme="minorHAnsi" w:hAnsiTheme="minorHAnsi" w:cstheme="minorHAnsi"/>
                <w:sz w:val="18"/>
                <w:szCs w:val="18"/>
              </w:rPr>
              <w:t>anifolds that include valves</w:t>
            </w:r>
            <w:r w:rsidRPr="00236F4B">
              <w:rPr>
                <w:rFonts w:asciiTheme="minorHAnsi" w:hAnsiTheme="minorHAnsi" w:cstheme="minorHAnsi"/>
                <w:sz w:val="18"/>
                <w:szCs w:val="18"/>
              </w:rPr>
              <w:t>,</w:t>
            </w:r>
            <w:r w:rsidR="00383435" w:rsidRPr="00236F4B">
              <w:rPr>
                <w:rFonts w:asciiTheme="minorHAnsi" w:hAnsiTheme="minorHAnsi" w:cstheme="minorHAnsi"/>
                <w:sz w:val="18"/>
                <w:szCs w:val="18"/>
              </w:rPr>
              <w:t xml:space="preserve"> the manifold must be readily accessible in accordance with the plumbing code.</w:t>
            </w:r>
          </w:p>
        </w:tc>
      </w:tr>
      <w:tr w:rsidR="00383435" w:rsidRPr="002F18C2" w14:paraId="0F7F4479" w14:textId="77777777" w:rsidTr="00A259EF">
        <w:trPr>
          <w:trHeight w:val="144"/>
          <w:tblHeader/>
        </w:trPr>
        <w:tc>
          <w:tcPr>
            <w:tcW w:w="468" w:type="dxa"/>
            <w:vAlign w:val="center"/>
          </w:tcPr>
          <w:p w14:paraId="0F7F4477"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3</w:t>
            </w:r>
          </w:p>
        </w:tc>
        <w:tc>
          <w:tcPr>
            <w:tcW w:w="10548" w:type="dxa"/>
            <w:vAlign w:val="center"/>
          </w:tcPr>
          <w:p w14:paraId="0F7F4478" w14:textId="316B5618" w:rsidR="009269B2" w:rsidRPr="00236F4B" w:rsidRDefault="00383435"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Hot water distribution system piping from the manifold to the fixtures and appliances must take the most direct path.  </w:t>
            </w:r>
            <w:r w:rsidR="00CC3747" w:rsidRPr="00236F4B">
              <w:rPr>
                <w:rFonts w:asciiTheme="minorHAnsi" w:hAnsiTheme="minorHAnsi" w:cstheme="minorHAnsi"/>
                <w:sz w:val="18"/>
                <w:szCs w:val="18"/>
              </w:rPr>
              <w:t>For example, p</w:t>
            </w:r>
            <w:r w:rsidRPr="00236F4B">
              <w:rPr>
                <w:rFonts w:asciiTheme="minorHAnsi" w:hAnsiTheme="minorHAnsi" w:cstheme="minorHAnsi"/>
                <w:sz w:val="18"/>
                <w:szCs w:val="18"/>
              </w:rPr>
              <w:t>iping from a second story manifold cannot supply the first floor</w:t>
            </w:r>
            <w:r w:rsidR="00DF4BB0" w:rsidRPr="00236F4B">
              <w:rPr>
                <w:rFonts w:asciiTheme="minorHAnsi" w:hAnsiTheme="minorHAnsi" w:cstheme="minorHAnsi"/>
                <w:sz w:val="18"/>
                <w:szCs w:val="18"/>
              </w:rPr>
              <w:t>.</w:t>
            </w:r>
          </w:p>
        </w:tc>
      </w:tr>
      <w:tr w:rsidR="00383435" w:rsidRPr="002F18C2" w14:paraId="0F7F447C" w14:textId="77777777" w:rsidTr="00A259EF">
        <w:trPr>
          <w:trHeight w:val="144"/>
          <w:tblHeader/>
        </w:trPr>
        <w:tc>
          <w:tcPr>
            <w:tcW w:w="468" w:type="dxa"/>
            <w:vAlign w:val="center"/>
          </w:tcPr>
          <w:p w14:paraId="0F7F447A"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4</w:t>
            </w:r>
          </w:p>
        </w:tc>
        <w:tc>
          <w:tcPr>
            <w:tcW w:w="10548" w:type="dxa"/>
            <w:vAlign w:val="center"/>
          </w:tcPr>
          <w:p w14:paraId="0F7F447B" w14:textId="51626411" w:rsidR="00A82A43" w:rsidRPr="00236F4B" w:rsidRDefault="00383435" w:rsidP="00E879AA">
            <w:pPr>
              <w:keepNext/>
              <w:autoSpaceDE w:val="0"/>
              <w:autoSpaceDN w:val="0"/>
              <w:adjustRightInd w:val="0"/>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The hot water distribution piping must be separated by at least </w:t>
            </w:r>
            <w:r w:rsidR="00410ECB" w:rsidRPr="00236F4B">
              <w:rPr>
                <w:rFonts w:asciiTheme="minorHAnsi" w:hAnsiTheme="minorHAnsi" w:cstheme="minorHAnsi"/>
                <w:sz w:val="18"/>
                <w:szCs w:val="18"/>
              </w:rPr>
              <w:t>2</w:t>
            </w:r>
            <w:r w:rsidRPr="00236F4B">
              <w:rPr>
                <w:rFonts w:asciiTheme="minorHAnsi" w:hAnsiTheme="minorHAnsi" w:cstheme="minorHAnsi"/>
                <w:sz w:val="18"/>
                <w:szCs w:val="18"/>
              </w:rPr>
              <w:t xml:space="preserve"> inches from any other hot water supply piping</w:t>
            </w:r>
            <w:r w:rsidR="00CC3747" w:rsidRPr="00236F4B">
              <w:rPr>
                <w:rFonts w:asciiTheme="minorHAnsi" w:hAnsiTheme="minorHAnsi" w:cstheme="minorHAnsi"/>
                <w:sz w:val="18"/>
                <w:szCs w:val="18"/>
              </w:rPr>
              <w:t xml:space="preserve">, and at least </w:t>
            </w:r>
            <w:r w:rsidR="00410ECB" w:rsidRPr="00236F4B">
              <w:rPr>
                <w:rFonts w:asciiTheme="minorHAnsi" w:hAnsiTheme="minorHAnsi" w:cstheme="minorHAnsi"/>
                <w:sz w:val="18"/>
                <w:szCs w:val="18"/>
              </w:rPr>
              <w:t>6</w:t>
            </w:r>
            <w:r w:rsidR="00CC3747" w:rsidRPr="00236F4B">
              <w:rPr>
                <w:rFonts w:asciiTheme="minorHAnsi" w:hAnsiTheme="minorHAnsi" w:cstheme="minorHAnsi"/>
                <w:sz w:val="18"/>
                <w:szCs w:val="18"/>
              </w:rPr>
              <w:t xml:space="preserve"> inches from any cold water supply piping.  Alternatively, the hot water supply piping must be insulated to the thicknesses shown in </w:t>
            </w:r>
            <w:r w:rsidR="00293EE6">
              <w:rPr>
                <w:rFonts w:asciiTheme="minorHAnsi" w:hAnsiTheme="minorHAnsi" w:cstheme="minorHAnsi"/>
                <w:sz w:val="18"/>
                <w:szCs w:val="18"/>
              </w:rPr>
              <w:t>Table</w:t>
            </w:r>
            <w:r w:rsidR="00293EE6" w:rsidRPr="00236F4B">
              <w:rPr>
                <w:rFonts w:asciiTheme="minorHAnsi" w:hAnsiTheme="minorHAnsi" w:cstheme="minorHAnsi"/>
                <w:sz w:val="18"/>
                <w:szCs w:val="18"/>
              </w:rPr>
              <w:t xml:space="preserve"> </w:t>
            </w:r>
            <w:r w:rsidR="00CC3747" w:rsidRPr="00236F4B">
              <w:rPr>
                <w:rFonts w:asciiTheme="minorHAnsi" w:hAnsiTheme="minorHAnsi" w:cstheme="minorHAnsi"/>
                <w:sz w:val="18"/>
                <w:szCs w:val="18"/>
              </w:rPr>
              <w:t>120.3-A.</w:t>
            </w:r>
          </w:p>
        </w:tc>
      </w:tr>
      <w:tr w:rsidR="00707B29" w:rsidRPr="002F18C2" w14:paraId="212A67C0" w14:textId="77777777" w:rsidTr="00236F4B">
        <w:trPr>
          <w:trHeight w:val="144"/>
          <w:tblHeader/>
        </w:trPr>
        <w:tc>
          <w:tcPr>
            <w:tcW w:w="11016" w:type="dxa"/>
            <w:gridSpan w:val="2"/>
            <w:vAlign w:val="center"/>
          </w:tcPr>
          <w:p w14:paraId="25BEBB76" w14:textId="04C4ED29" w:rsidR="00707B29" w:rsidRPr="00D75806" w:rsidRDefault="00707B29"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236F4B">
              <w:rPr>
                <w:rFonts w:asciiTheme="minorHAnsi" w:hAnsiTheme="minorHAnsi" w:cstheme="minorHAnsi"/>
                <w:b/>
                <w:sz w:val="18"/>
                <w:szCs w:val="18"/>
              </w:rPr>
              <w:t xml:space="preserve">  </w:t>
            </w:r>
          </w:p>
        </w:tc>
      </w:tr>
    </w:tbl>
    <w:p w14:paraId="0F7F447F" w14:textId="67B82892" w:rsidR="00467528" w:rsidRDefault="00467528"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7D4A8B33" w14:textId="77777777" w:rsidTr="00236F4B">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C7BBAAE" w14:textId="311F443D" w:rsidR="002456C7" w:rsidRPr="00396DD3" w:rsidRDefault="006C36EE" w:rsidP="00236F4B">
            <w:pPr>
              <w:keepNext/>
              <w:spacing w:after="0" w:line="240" w:lineRule="auto"/>
              <w:rPr>
                <w:rFonts w:asciiTheme="minorHAnsi" w:hAnsiTheme="minorHAnsi" w:cstheme="minorHAnsi"/>
                <w:sz w:val="20"/>
                <w:szCs w:val="20"/>
              </w:rPr>
            </w:pPr>
            <w:r>
              <w:rPr>
                <w:rFonts w:asciiTheme="minorHAnsi" w:hAnsiTheme="minorHAnsi" w:cstheme="minorHAnsi"/>
                <w:b/>
                <w:sz w:val="20"/>
                <w:szCs w:val="20"/>
              </w:rPr>
              <w:t>L</w:t>
            </w:r>
            <w:r w:rsidR="002456C7" w:rsidRPr="00B33DFF">
              <w:rPr>
                <w:rFonts w:asciiTheme="minorHAnsi" w:hAnsiTheme="minorHAnsi" w:cstheme="minorHAnsi"/>
                <w:b/>
                <w:sz w:val="20"/>
                <w:szCs w:val="20"/>
              </w:rPr>
              <w:t xml:space="preserve">. Parallel Piping </w:t>
            </w:r>
            <w:r w:rsidR="002456C7" w:rsidRPr="00136321">
              <w:rPr>
                <w:rFonts w:asciiTheme="minorHAnsi" w:hAnsiTheme="minorHAnsi" w:cstheme="minorHAnsi"/>
                <w:b/>
                <w:sz w:val="20"/>
                <w:szCs w:val="20"/>
              </w:rPr>
              <w:t xml:space="preserve">Requirements </w:t>
            </w:r>
            <w:r w:rsidR="002456C7" w:rsidRPr="00F43FA8">
              <w:rPr>
                <w:rFonts w:asciiTheme="minorHAnsi" w:hAnsiTheme="minorHAnsi" w:cstheme="minorHAnsi"/>
                <w:b/>
                <w:sz w:val="20"/>
                <w:szCs w:val="20"/>
              </w:rPr>
              <w:t xml:space="preserve">(PP) </w:t>
            </w:r>
            <w:r w:rsidR="002456C7" w:rsidRPr="00A259EF">
              <w:rPr>
                <w:rFonts w:asciiTheme="minorHAnsi" w:hAnsiTheme="minorHAnsi" w:cstheme="minorHAnsi"/>
                <w:sz w:val="20"/>
                <w:szCs w:val="20"/>
              </w:rPr>
              <w:t>(RA4.4.4)</w:t>
            </w:r>
          </w:p>
          <w:p w14:paraId="11B58F63" w14:textId="77777777" w:rsidR="002456C7" w:rsidRPr="00484154" w:rsidRDefault="002456C7" w:rsidP="004B59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236F4B">
              <w:rPr>
                <w:rFonts w:asciiTheme="minorHAnsi" w:hAnsiTheme="minorHAnsi" w:cstheme="minorHAnsi"/>
                <w:sz w:val="18"/>
                <w:szCs w:val="20"/>
              </w:rPr>
              <w:t>Systems that utilize this distribution type shall comply with these requirements.</w:t>
            </w:r>
          </w:p>
        </w:tc>
      </w:tr>
      <w:tr w:rsidR="002456C7" w:rsidRPr="009E01FE" w14:paraId="60B9899F" w14:textId="77777777" w:rsidTr="00A259EF">
        <w:trPr>
          <w:cantSplit/>
          <w:trHeight w:val="288"/>
          <w:tblHeader/>
        </w:trPr>
        <w:tc>
          <w:tcPr>
            <w:tcW w:w="468" w:type="dxa"/>
            <w:vAlign w:val="center"/>
          </w:tcPr>
          <w:p w14:paraId="2FCB133F"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1CAE2B22" w14:textId="46A5C09C"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Each central manifold has 15 feet or less of pipe between manifold and water heater</w:t>
            </w:r>
            <w:r w:rsidR="00293EE6">
              <w:rPr>
                <w:rFonts w:asciiTheme="minorHAnsi" w:hAnsiTheme="minorHAnsi" w:cstheme="minorHAnsi"/>
                <w:sz w:val="18"/>
                <w:szCs w:val="20"/>
              </w:rPr>
              <w:t>.</w:t>
            </w:r>
          </w:p>
        </w:tc>
      </w:tr>
      <w:tr w:rsidR="002456C7" w:rsidRPr="009E01FE" w14:paraId="5D82B514" w14:textId="77777777" w:rsidTr="00A259EF">
        <w:trPr>
          <w:cantSplit/>
          <w:trHeight w:val="288"/>
          <w:tblHeader/>
        </w:trPr>
        <w:tc>
          <w:tcPr>
            <w:tcW w:w="468" w:type="dxa"/>
            <w:vAlign w:val="center"/>
          </w:tcPr>
          <w:p w14:paraId="48E18389"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02</w:t>
            </w:r>
          </w:p>
        </w:tc>
        <w:tc>
          <w:tcPr>
            <w:tcW w:w="10548" w:type="dxa"/>
            <w:vAlign w:val="center"/>
          </w:tcPr>
          <w:p w14:paraId="0E7FF265"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 xml:space="preserve">For manifolds that include valves, the manifold must be readily accessible in accordance with the plumbing code. </w:t>
            </w:r>
          </w:p>
        </w:tc>
      </w:tr>
      <w:tr w:rsidR="002456C7" w:rsidRPr="009E01FE" w14:paraId="4F2F3681" w14:textId="77777777" w:rsidTr="00A259EF">
        <w:trPr>
          <w:cantSplit/>
          <w:trHeight w:val="288"/>
          <w:tblHeader/>
        </w:trPr>
        <w:tc>
          <w:tcPr>
            <w:tcW w:w="468" w:type="dxa"/>
            <w:vAlign w:val="center"/>
          </w:tcPr>
          <w:p w14:paraId="7A69966E"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03</w:t>
            </w:r>
          </w:p>
        </w:tc>
        <w:tc>
          <w:tcPr>
            <w:tcW w:w="10548" w:type="dxa"/>
            <w:vAlign w:val="center"/>
          </w:tcPr>
          <w:p w14:paraId="3FBCF5D1" w14:textId="21675FD5"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293EE6">
              <w:rPr>
                <w:rFonts w:asciiTheme="minorHAnsi" w:hAnsiTheme="minorHAnsi" w:cstheme="minorHAnsi"/>
                <w:sz w:val="18"/>
                <w:szCs w:val="20"/>
              </w:rPr>
              <w:t>.</w:t>
            </w:r>
          </w:p>
        </w:tc>
      </w:tr>
      <w:tr w:rsidR="002456C7" w:rsidRPr="009E01FE" w14:paraId="7F5EF5C9" w14:textId="77777777" w:rsidTr="00A259EF">
        <w:trPr>
          <w:cantSplit/>
          <w:trHeight w:val="288"/>
          <w:tblHeader/>
        </w:trPr>
        <w:tc>
          <w:tcPr>
            <w:tcW w:w="468" w:type="dxa"/>
            <w:vAlign w:val="center"/>
          </w:tcPr>
          <w:p w14:paraId="614ADC10"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04</w:t>
            </w:r>
          </w:p>
        </w:tc>
        <w:tc>
          <w:tcPr>
            <w:tcW w:w="10548" w:type="dxa"/>
            <w:vAlign w:val="center"/>
          </w:tcPr>
          <w:p w14:paraId="0FE92C8E" w14:textId="5FDAF1BE"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w:t>
            </w:r>
            <w:r w:rsidR="00293EE6">
              <w:rPr>
                <w:rFonts w:asciiTheme="minorHAnsi" w:hAnsiTheme="minorHAnsi" w:cstheme="minorHAnsi"/>
                <w:sz w:val="18"/>
                <w:szCs w:val="20"/>
              </w:rPr>
              <w:t>Table</w:t>
            </w:r>
            <w:r w:rsidR="00293EE6" w:rsidRPr="00236F4B">
              <w:rPr>
                <w:rFonts w:asciiTheme="minorHAnsi" w:hAnsiTheme="minorHAnsi" w:cstheme="minorHAnsi"/>
                <w:sz w:val="18"/>
                <w:szCs w:val="20"/>
              </w:rPr>
              <w:t xml:space="preserve"> </w:t>
            </w:r>
            <w:r w:rsidRPr="00236F4B">
              <w:rPr>
                <w:rFonts w:asciiTheme="minorHAnsi" w:hAnsiTheme="minorHAnsi" w:cstheme="minorHAnsi"/>
                <w:sz w:val="18"/>
                <w:szCs w:val="20"/>
              </w:rPr>
              <w:t xml:space="preserve">120.3-A. </w:t>
            </w:r>
          </w:p>
        </w:tc>
      </w:tr>
      <w:tr w:rsidR="002456C7" w:rsidRPr="00E20AD9" w14:paraId="460E505F" w14:textId="77777777" w:rsidTr="00236F4B">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F250DD7" w14:textId="34C1090F" w:rsidR="002456C7" w:rsidRPr="00236F4B" w:rsidRDefault="002456C7" w:rsidP="00236F4B">
            <w:pPr>
              <w:keepNext/>
              <w:spacing w:after="0" w:line="240" w:lineRule="auto"/>
              <w:rPr>
                <w:rFonts w:asciiTheme="minorHAnsi" w:hAnsiTheme="minorHAnsi" w:cstheme="minorHAnsi"/>
                <w:b/>
                <w:sz w:val="18"/>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w:t>
            </w:r>
            <w:r w:rsidRPr="00236F4B">
              <w:rPr>
                <w:rFonts w:asciiTheme="minorHAnsi" w:hAnsiTheme="minorHAnsi" w:cstheme="minorHAnsi"/>
                <w:b/>
                <w:sz w:val="18"/>
                <w:szCs w:val="20"/>
              </w:rPr>
              <w:t xml:space="preserve"> been m</w:t>
            </w:r>
            <w:r w:rsidR="00E20AD9">
              <w:rPr>
                <w:rFonts w:asciiTheme="minorHAnsi" w:hAnsiTheme="minorHAnsi" w:cstheme="minorHAnsi"/>
                <w:b/>
                <w:sz w:val="18"/>
                <w:szCs w:val="20"/>
              </w:rPr>
              <w:t>et.</w:t>
            </w:r>
          </w:p>
          <w:p w14:paraId="790814AE" w14:textId="626C4878" w:rsidR="002456C7" w:rsidRPr="00236F4B" w:rsidRDefault="002456C7" w:rsidP="00236F4B">
            <w:pPr>
              <w:keepNext/>
              <w:spacing w:after="0" w:line="240" w:lineRule="auto"/>
              <w:rPr>
                <w:rFonts w:asciiTheme="minorHAnsi" w:hAnsiTheme="minorHAnsi" w:cstheme="minorHAnsi"/>
                <w:b/>
                <w:sz w:val="18"/>
                <w:szCs w:val="20"/>
              </w:rPr>
            </w:pPr>
            <w:r w:rsidRPr="00236F4B">
              <w:rPr>
                <w:rFonts w:asciiTheme="minorHAnsi" w:hAnsiTheme="minorHAnsi" w:cstheme="minorHAnsi"/>
                <w:b/>
                <w:sz w:val="18"/>
                <w:szCs w:val="20"/>
              </w:rPr>
              <w:t xml:space="preserve">et.  </w:t>
            </w:r>
          </w:p>
        </w:tc>
      </w:tr>
    </w:tbl>
    <w:p w14:paraId="5FC36772" w14:textId="77777777" w:rsidR="002456C7" w:rsidRDefault="002456C7" w:rsidP="00236F4B">
      <w:pPr>
        <w:spacing w:after="0" w:line="240" w:lineRule="auto"/>
      </w:pPr>
    </w:p>
    <w:tbl>
      <w:tblPr>
        <w:tblpPr w:leftFromText="180" w:rightFromText="180" w:vertAnchor="text" w:tblpX="18" w:tblpY="1"/>
        <w:tblOverlap w:val="neve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285"/>
      </w:tblGrid>
      <w:tr w:rsidR="002456C7" w:rsidRPr="009E01FE" w14:paraId="3196FB2A" w14:textId="77777777" w:rsidTr="00236F4B">
        <w:trPr>
          <w:trHeight w:val="144"/>
          <w:tblHeader/>
        </w:trPr>
        <w:tc>
          <w:tcPr>
            <w:tcW w:w="10976" w:type="dxa"/>
            <w:gridSpan w:val="2"/>
            <w:tcBorders>
              <w:bottom w:val="single" w:sz="4" w:space="0" w:color="auto"/>
            </w:tcBorders>
          </w:tcPr>
          <w:p w14:paraId="6697040E" w14:textId="716D4A54" w:rsidR="002456C7" w:rsidRPr="00396DD3" w:rsidRDefault="005D11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002456C7" w:rsidRPr="00136321">
              <w:rPr>
                <w:rFonts w:asciiTheme="minorHAnsi" w:hAnsiTheme="minorHAnsi" w:cstheme="minorHAnsi"/>
                <w:b/>
                <w:sz w:val="20"/>
                <w:szCs w:val="20"/>
              </w:rPr>
              <w:t xml:space="preserve">. Point of Use </w:t>
            </w:r>
            <w:r w:rsidR="002456C7" w:rsidRPr="00F43FA8">
              <w:rPr>
                <w:rFonts w:asciiTheme="minorHAnsi" w:hAnsiTheme="minorHAnsi" w:cstheme="minorHAnsi"/>
                <w:b/>
                <w:sz w:val="20"/>
                <w:szCs w:val="20"/>
              </w:rPr>
              <w:t>Requirements</w:t>
            </w:r>
            <w:r w:rsidR="002456C7">
              <w:rPr>
                <w:rFonts w:asciiTheme="minorHAnsi" w:hAnsiTheme="minorHAnsi" w:cstheme="minorHAnsi"/>
                <w:b/>
                <w:sz w:val="20"/>
                <w:szCs w:val="20"/>
              </w:rPr>
              <w:t xml:space="preserve"> </w:t>
            </w:r>
            <w:r w:rsidR="002456C7" w:rsidRPr="00F43FA8">
              <w:rPr>
                <w:rFonts w:asciiTheme="minorHAnsi" w:hAnsiTheme="minorHAnsi" w:cstheme="minorHAnsi"/>
                <w:b/>
                <w:sz w:val="20"/>
                <w:szCs w:val="20"/>
              </w:rPr>
              <w:t xml:space="preserve">(POU) </w:t>
            </w:r>
            <w:r w:rsidR="002456C7" w:rsidRPr="00A259EF">
              <w:rPr>
                <w:rFonts w:asciiTheme="minorHAnsi" w:hAnsiTheme="minorHAnsi" w:cstheme="minorHAnsi"/>
                <w:sz w:val="20"/>
                <w:szCs w:val="20"/>
              </w:rPr>
              <w:t>(RA4.4.5)</w:t>
            </w:r>
          </w:p>
          <w:p w14:paraId="4A837E74" w14:textId="2C8F1109" w:rsidR="002456C7" w:rsidRPr="00484154"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236F4B">
              <w:rPr>
                <w:rFonts w:asciiTheme="minorHAnsi" w:hAnsiTheme="minorHAnsi" w:cstheme="minorHAnsi"/>
                <w:sz w:val="18"/>
                <w:szCs w:val="20"/>
              </w:rPr>
              <w:t>Systems that utilize this distribution type shall comply with these requirements</w:t>
            </w:r>
            <w:r w:rsidR="009C10FB">
              <w:rPr>
                <w:rFonts w:asciiTheme="minorHAnsi" w:hAnsiTheme="minorHAnsi" w:cstheme="minorHAnsi"/>
                <w:sz w:val="18"/>
                <w:szCs w:val="20"/>
              </w:rPr>
              <w:t>.</w:t>
            </w:r>
          </w:p>
        </w:tc>
      </w:tr>
      <w:tr w:rsidR="002456C7" w:rsidRPr="009E01FE" w14:paraId="6A4D951C" w14:textId="77777777" w:rsidTr="00A259EF">
        <w:trPr>
          <w:trHeight w:val="1808"/>
          <w:tblHeader/>
        </w:trPr>
        <w:tc>
          <w:tcPr>
            <w:tcW w:w="468" w:type="dxa"/>
            <w:vAlign w:val="center"/>
          </w:tcPr>
          <w:p w14:paraId="082E37A1" w14:textId="77777777" w:rsidR="002456C7" w:rsidRPr="008733ED"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cstheme="minorHAnsi"/>
                <w:sz w:val="20"/>
                <w:szCs w:val="20"/>
              </w:rPr>
            </w:pPr>
            <w:r w:rsidRPr="00236F4B">
              <w:rPr>
                <w:rFonts w:asciiTheme="minorHAnsi" w:hAnsiTheme="minorHAnsi" w:cstheme="minorHAnsi"/>
                <w:sz w:val="18"/>
                <w:szCs w:val="20"/>
              </w:rPr>
              <w:t>01</w:t>
            </w:r>
          </w:p>
        </w:tc>
        <w:tc>
          <w:tcPr>
            <w:tcW w:w="10508" w:type="dxa"/>
          </w:tcPr>
          <w:p w14:paraId="7018C5E5"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sz w:val="18"/>
                <w:szCs w:val="20"/>
              </w:rPr>
            </w:pPr>
            <w:r w:rsidRPr="00236F4B">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016CDB0E" w14:textId="77777777" w:rsidR="002456C7" w:rsidRPr="00236F4B" w:rsidRDefault="002456C7" w:rsidP="00236F4B">
            <w:pPr>
              <w:pStyle w:val="TableTitle"/>
              <w:keepLines w:val="0"/>
              <w:suppressAutoHyphens w:val="0"/>
              <w:spacing w:before="0"/>
              <w:rPr>
                <w:rFonts w:asciiTheme="minorHAnsi" w:eastAsia="Calibri" w:hAnsiTheme="minorHAnsi" w:cstheme="minorHAnsi"/>
                <w:i w:val="0"/>
                <w:sz w:val="18"/>
              </w:rPr>
            </w:pPr>
            <w:r w:rsidRPr="00236F4B">
              <w:rPr>
                <w:rFonts w:asciiTheme="minorHAnsi" w:eastAsia="Calibri" w:hAnsiTheme="minorHAnsi" w:cstheme="minorHAnsi"/>
                <w:i w:val="0"/>
                <w:sz w:val="18"/>
              </w:rPr>
              <w:t>The maximum allowed length of piping for the longest run terminating in:</w:t>
            </w:r>
          </w:p>
          <w:p w14:paraId="481C5B1D" w14:textId="77777777" w:rsidR="002456C7" w:rsidRPr="00236F4B" w:rsidRDefault="002456C7" w:rsidP="00236F4B">
            <w:pPr>
              <w:pStyle w:val="TableTitle"/>
              <w:keepLines w:val="0"/>
              <w:suppressAutoHyphens w:val="0"/>
              <w:spacing w:before="0"/>
              <w:rPr>
                <w:rFonts w:asciiTheme="minorHAnsi" w:eastAsia="Calibri" w:hAnsiTheme="minorHAnsi" w:cstheme="minorHAnsi"/>
                <w:i w:val="0"/>
                <w:sz w:val="12"/>
              </w:rPr>
            </w:pPr>
          </w:p>
          <w:p w14:paraId="02E035C4" w14:textId="77777777" w:rsidR="002456C7" w:rsidRPr="00236F4B" w:rsidRDefault="002456C7" w:rsidP="00236F4B">
            <w:pPr>
              <w:pStyle w:val="TableTitle"/>
              <w:keepLines w:val="0"/>
              <w:suppressAutoHyphens w:val="0"/>
              <w:spacing w:before="0"/>
              <w:ind w:firstLine="432"/>
              <w:rPr>
                <w:rFonts w:asciiTheme="minorHAnsi" w:eastAsia="Calibri" w:hAnsiTheme="minorHAnsi" w:cstheme="minorHAnsi"/>
                <w:i w:val="0"/>
                <w:sz w:val="18"/>
              </w:rPr>
            </w:pPr>
            <w:r w:rsidRPr="00236F4B">
              <w:rPr>
                <w:rFonts w:asciiTheme="minorHAnsi" w:eastAsia="Calibri" w:hAnsiTheme="minorHAnsi" w:cstheme="minorHAnsi"/>
                <w:i w:val="0"/>
                <w:sz w:val="18"/>
              </w:rPr>
              <w:t>3/8 inch - For only one pipe size - max length allowed is 15 feet</w:t>
            </w:r>
          </w:p>
          <w:p w14:paraId="6E7B510E" w14:textId="6542D06F" w:rsidR="002456C7" w:rsidRPr="00236F4B" w:rsidRDefault="002456C7" w:rsidP="00293EE6">
            <w:pPr>
              <w:pStyle w:val="TableTitle"/>
              <w:keepLines w:val="0"/>
              <w:suppressAutoHyphens w:val="0"/>
              <w:spacing w:before="0"/>
              <w:ind w:left="1157" w:hanging="185"/>
              <w:rPr>
                <w:rFonts w:asciiTheme="minorHAnsi" w:eastAsia="Calibri" w:hAnsiTheme="minorHAnsi" w:cstheme="minorHAnsi"/>
                <w:i w:val="0"/>
                <w:sz w:val="18"/>
              </w:rPr>
            </w:pPr>
            <w:r w:rsidRPr="00236F4B">
              <w:rPr>
                <w:rFonts w:asciiTheme="minorHAnsi" w:eastAsia="Calibri" w:hAnsiTheme="minorHAnsi" w:cstheme="minorHAnsi"/>
                <w:i w:val="0"/>
                <w:sz w:val="18"/>
              </w:rPr>
              <w:t xml:space="preserve">     For combination pipe sizes the max allowed length of 3/8-inch piping is 7.5 feet, of </w:t>
            </w:r>
            <w:r w:rsidR="00293EE6">
              <w:rPr>
                <w:rFonts w:asciiTheme="minorHAnsi" w:eastAsia="Calibri" w:hAnsiTheme="minorHAnsi" w:cstheme="minorHAnsi"/>
                <w:i w:val="0"/>
                <w:sz w:val="18"/>
              </w:rPr>
              <w:t>1/2</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 xml:space="preserve">inch piping is 5 feet, and </w:t>
            </w:r>
            <w:r w:rsidR="00293EE6">
              <w:rPr>
                <w:rFonts w:asciiTheme="minorHAnsi" w:eastAsia="Calibri" w:hAnsiTheme="minorHAnsi" w:cstheme="minorHAnsi"/>
                <w:i w:val="0"/>
                <w:sz w:val="18"/>
              </w:rPr>
              <w:t>3/4</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inch piping is 2.5 feet.</w:t>
            </w:r>
          </w:p>
          <w:p w14:paraId="0BE1706A" w14:textId="77777777" w:rsidR="002456C7" w:rsidRPr="00236F4B" w:rsidRDefault="002456C7" w:rsidP="00236F4B">
            <w:pPr>
              <w:pStyle w:val="TableTitle"/>
              <w:keepLines w:val="0"/>
              <w:suppressAutoHyphens w:val="0"/>
              <w:spacing w:before="0"/>
              <w:ind w:left="972"/>
              <w:rPr>
                <w:rFonts w:asciiTheme="minorHAnsi" w:eastAsia="Calibri" w:hAnsiTheme="minorHAnsi" w:cstheme="minorHAnsi"/>
                <w:i w:val="0"/>
                <w:sz w:val="12"/>
              </w:rPr>
            </w:pPr>
          </w:p>
          <w:p w14:paraId="62A25352" w14:textId="4F431A79" w:rsidR="002456C7" w:rsidRPr="00236F4B" w:rsidRDefault="00293EE6" w:rsidP="00236F4B">
            <w:pPr>
              <w:pStyle w:val="TableTitle"/>
              <w:keepLines w:val="0"/>
              <w:suppressAutoHyphens w:val="0"/>
              <w:spacing w:before="0"/>
              <w:ind w:firstLine="432"/>
              <w:rPr>
                <w:rFonts w:asciiTheme="minorHAnsi" w:eastAsia="Calibri" w:hAnsiTheme="minorHAnsi" w:cstheme="minorHAnsi"/>
                <w:i w:val="0"/>
                <w:sz w:val="18"/>
              </w:rPr>
            </w:pPr>
            <w:r>
              <w:rPr>
                <w:rFonts w:asciiTheme="minorHAnsi" w:eastAsia="Calibri" w:hAnsiTheme="minorHAnsi" w:cstheme="minorHAnsi"/>
                <w:i w:val="0"/>
                <w:sz w:val="18"/>
              </w:rPr>
              <w:t>1/2</w:t>
            </w:r>
            <w:r w:rsidRPr="00236F4B">
              <w:rPr>
                <w:rFonts w:asciiTheme="minorHAnsi" w:eastAsia="Calibri" w:hAnsiTheme="minorHAnsi" w:cstheme="minorHAnsi"/>
                <w:i w:val="0"/>
                <w:sz w:val="18"/>
              </w:rPr>
              <w:t xml:space="preserve"> </w:t>
            </w:r>
            <w:r w:rsidR="002456C7" w:rsidRPr="00236F4B">
              <w:rPr>
                <w:rFonts w:asciiTheme="minorHAnsi" w:eastAsia="Calibri" w:hAnsiTheme="minorHAnsi" w:cstheme="minorHAnsi"/>
                <w:i w:val="0"/>
                <w:sz w:val="18"/>
              </w:rPr>
              <w:t>inch - For only one pipe size – max length allowed is 10 feet</w:t>
            </w:r>
          </w:p>
          <w:p w14:paraId="08634F34" w14:textId="3D531CF8" w:rsidR="002456C7" w:rsidRPr="00236F4B" w:rsidRDefault="002456C7" w:rsidP="00236F4B">
            <w:pPr>
              <w:pStyle w:val="TableTitle"/>
              <w:keepLines w:val="0"/>
              <w:tabs>
                <w:tab w:val="left" w:pos="1260"/>
              </w:tabs>
              <w:suppressAutoHyphens w:val="0"/>
              <w:spacing w:before="0"/>
              <w:ind w:left="1260" w:hanging="288"/>
              <w:rPr>
                <w:rFonts w:asciiTheme="minorHAnsi" w:eastAsia="Calibri" w:hAnsiTheme="minorHAnsi" w:cstheme="minorHAnsi"/>
                <w:i w:val="0"/>
                <w:sz w:val="18"/>
              </w:rPr>
            </w:pPr>
            <w:r w:rsidRPr="00236F4B">
              <w:rPr>
                <w:rFonts w:asciiTheme="minorHAnsi" w:eastAsia="Calibri" w:hAnsiTheme="minorHAnsi" w:cstheme="minorHAnsi"/>
                <w:i w:val="0"/>
                <w:sz w:val="18"/>
              </w:rPr>
              <w:t xml:space="preserve">   </w:t>
            </w:r>
            <w:r w:rsidR="00293EE6">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 xml:space="preserve">For combination pipe sizes the allowed length of </w:t>
            </w:r>
            <w:r w:rsidR="00293EE6">
              <w:rPr>
                <w:rFonts w:asciiTheme="minorHAnsi" w:eastAsia="Calibri" w:hAnsiTheme="minorHAnsi" w:cstheme="minorHAnsi"/>
                <w:i w:val="0"/>
                <w:sz w:val="18"/>
              </w:rPr>
              <w:t>1/2</w:t>
            </w:r>
            <w:r w:rsidRPr="00236F4B">
              <w:rPr>
                <w:rFonts w:asciiTheme="minorHAnsi" w:eastAsia="Calibri" w:hAnsiTheme="minorHAnsi" w:cstheme="minorHAnsi"/>
                <w:i w:val="0"/>
                <w:sz w:val="18"/>
              </w:rPr>
              <w:t xml:space="preserve">inch piping is 5 feet, and </w:t>
            </w:r>
            <w:r w:rsidR="00293EE6">
              <w:rPr>
                <w:rFonts w:asciiTheme="minorHAnsi" w:eastAsia="Calibri" w:hAnsiTheme="minorHAnsi" w:cstheme="minorHAnsi"/>
                <w:i w:val="0"/>
                <w:sz w:val="18"/>
              </w:rPr>
              <w:t>3/4</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inch piping is 2.5 feet.</w:t>
            </w:r>
          </w:p>
          <w:p w14:paraId="64E22C45" w14:textId="77777777" w:rsidR="002456C7" w:rsidRPr="00236F4B" w:rsidRDefault="002456C7" w:rsidP="00236F4B">
            <w:pPr>
              <w:pStyle w:val="TableTitle"/>
              <w:keepLines w:val="0"/>
              <w:tabs>
                <w:tab w:val="left" w:pos="1260"/>
              </w:tabs>
              <w:suppressAutoHyphens w:val="0"/>
              <w:spacing w:before="0"/>
              <w:ind w:left="1260" w:hanging="288"/>
              <w:rPr>
                <w:rFonts w:asciiTheme="minorHAnsi" w:eastAsia="Calibri" w:hAnsiTheme="minorHAnsi" w:cstheme="minorHAnsi"/>
                <w:i w:val="0"/>
                <w:sz w:val="12"/>
              </w:rPr>
            </w:pPr>
          </w:p>
          <w:p w14:paraId="53C93D9D" w14:textId="388B1F26" w:rsidR="002456C7" w:rsidRPr="00F50C2D" w:rsidRDefault="00293EE6" w:rsidP="00236F4B">
            <w:pPr>
              <w:pStyle w:val="TableTitle"/>
              <w:keepLines w:val="0"/>
              <w:suppressAutoHyphens w:val="0"/>
              <w:spacing w:before="0"/>
              <w:ind w:firstLine="432"/>
              <w:rPr>
                <w:rFonts w:asciiTheme="minorHAnsi" w:hAnsiTheme="minorHAnsi" w:cstheme="minorHAnsi"/>
              </w:rPr>
            </w:pPr>
            <w:r>
              <w:rPr>
                <w:rFonts w:asciiTheme="minorHAnsi" w:hAnsiTheme="minorHAnsi" w:cstheme="minorHAnsi"/>
                <w:i w:val="0"/>
                <w:sz w:val="18"/>
              </w:rPr>
              <w:t>3/4</w:t>
            </w:r>
            <w:r w:rsidRPr="00236F4B">
              <w:rPr>
                <w:rFonts w:asciiTheme="minorHAnsi" w:hAnsiTheme="minorHAnsi" w:cstheme="minorHAnsi"/>
                <w:i w:val="0"/>
                <w:sz w:val="18"/>
              </w:rPr>
              <w:t xml:space="preserve"> </w:t>
            </w:r>
            <w:r w:rsidR="002456C7" w:rsidRPr="00236F4B">
              <w:rPr>
                <w:rFonts w:asciiTheme="minorHAnsi" w:hAnsiTheme="minorHAnsi" w:cstheme="minorHAnsi"/>
                <w:i w:val="0"/>
                <w:sz w:val="18"/>
              </w:rPr>
              <w:t>inch - For only one pipe size = 5 feet</w:t>
            </w:r>
          </w:p>
        </w:tc>
      </w:tr>
      <w:tr w:rsidR="002456C7" w:rsidRPr="009E01FE" w14:paraId="66E23959" w14:textId="77777777" w:rsidTr="00236F4B">
        <w:trPr>
          <w:trHeight w:val="144"/>
          <w:tblHeader/>
        </w:trPr>
        <w:tc>
          <w:tcPr>
            <w:tcW w:w="10976" w:type="dxa"/>
            <w:gridSpan w:val="2"/>
            <w:tcBorders>
              <w:top w:val="single" w:sz="4" w:space="0" w:color="000000"/>
              <w:left w:val="single" w:sz="4" w:space="0" w:color="000000"/>
              <w:bottom w:val="single" w:sz="4" w:space="0" w:color="auto"/>
              <w:right w:val="single" w:sz="4" w:space="0" w:color="000000"/>
            </w:tcBorders>
            <w:vAlign w:val="center"/>
          </w:tcPr>
          <w:p w14:paraId="3D5E54A6" w14:textId="77777777" w:rsidR="002456C7" w:rsidRPr="00542719"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236F4B">
              <w:rPr>
                <w:rFonts w:asciiTheme="minorHAnsi" w:hAnsiTheme="minorHAnsi" w:cstheme="minorHAnsi"/>
                <w:b/>
                <w:sz w:val="18"/>
                <w:szCs w:val="20"/>
              </w:rPr>
              <w:t xml:space="preserve">. </w:t>
            </w:r>
          </w:p>
        </w:tc>
      </w:tr>
    </w:tbl>
    <w:p w14:paraId="1EF948BA" w14:textId="136BA04F"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196E8F5B" w14:textId="77777777" w:rsidTr="00A259EF">
        <w:trPr>
          <w:trHeight w:val="144"/>
          <w:tblHeader/>
        </w:trPr>
        <w:tc>
          <w:tcPr>
            <w:tcW w:w="11016" w:type="dxa"/>
            <w:gridSpan w:val="2"/>
            <w:tcBorders>
              <w:bottom w:val="single" w:sz="4" w:space="0" w:color="auto"/>
            </w:tcBorders>
          </w:tcPr>
          <w:p w14:paraId="0621AEA8" w14:textId="796CF7E1" w:rsidR="002456C7" w:rsidRPr="00542719"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002456C7" w:rsidRPr="00542719">
              <w:rPr>
                <w:rFonts w:asciiTheme="minorHAnsi" w:hAnsiTheme="minorHAnsi" w:cstheme="minorHAnsi"/>
                <w:b/>
                <w:sz w:val="20"/>
                <w:szCs w:val="20"/>
              </w:rPr>
              <w:t xml:space="preserve">. </w:t>
            </w:r>
            <w:r w:rsidR="002456C7" w:rsidRPr="00AD0319">
              <w:rPr>
                <w:rFonts w:asciiTheme="minorHAnsi" w:hAnsiTheme="minorHAnsi" w:cstheme="minorHAnsi"/>
                <w:b/>
                <w:sz w:val="20"/>
                <w:szCs w:val="20"/>
              </w:rPr>
              <w:t>Mandatory Requirements</w:t>
            </w:r>
            <w:r w:rsidR="002456C7">
              <w:rPr>
                <w:rFonts w:asciiTheme="minorHAnsi" w:hAnsiTheme="minorHAnsi" w:cstheme="minorHAnsi"/>
                <w:b/>
                <w:sz w:val="20"/>
                <w:szCs w:val="20"/>
              </w:rPr>
              <w:t xml:space="preserve"> for a</w:t>
            </w:r>
            <w:r w:rsidR="002456C7" w:rsidRPr="0088204F">
              <w:rPr>
                <w:rFonts w:asciiTheme="minorHAnsi" w:hAnsiTheme="minorHAnsi" w:cstheme="minorHAnsi"/>
                <w:b/>
                <w:sz w:val="20"/>
                <w:szCs w:val="20"/>
              </w:rPr>
              <w:t>ll Recirculation System</w:t>
            </w:r>
            <w:r w:rsidR="002456C7">
              <w:rPr>
                <w:rFonts w:asciiTheme="minorHAnsi" w:hAnsiTheme="minorHAnsi" w:cstheme="minorHAnsi"/>
                <w:b/>
                <w:sz w:val="20"/>
                <w:szCs w:val="20"/>
              </w:rPr>
              <w:t>s</w:t>
            </w:r>
            <w:r w:rsidR="002456C7" w:rsidRPr="00542719">
              <w:rPr>
                <w:rFonts w:asciiTheme="minorHAnsi" w:hAnsiTheme="minorHAnsi" w:cstheme="minorHAnsi"/>
                <w:b/>
                <w:sz w:val="20"/>
                <w:szCs w:val="20"/>
              </w:rPr>
              <w:t xml:space="preserve"> </w:t>
            </w:r>
            <w:r w:rsidR="002456C7" w:rsidRPr="00A259EF">
              <w:rPr>
                <w:rFonts w:asciiTheme="minorHAnsi" w:hAnsiTheme="minorHAnsi" w:cstheme="minorHAnsi"/>
                <w:sz w:val="20"/>
                <w:szCs w:val="20"/>
              </w:rPr>
              <w:t>(RA4.4.7)</w:t>
            </w:r>
          </w:p>
          <w:p w14:paraId="55362677" w14:textId="4C36D2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42719">
              <w:rPr>
                <w:rFonts w:asciiTheme="minorHAnsi" w:hAnsiTheme="minorHAnsi" w:cstheme="minorHAnsi"/>
                <w:sz w:val="20"/>
                <w:szCs w:val="20"/>
              </w:rPr>
              <w:t xml:space="preserve">Systems that utilize </w:t>
            </w:r>
            <w:r w:rsidR="00293EE6">
              <w:rPr>
                <w:rFonts w:asciiTheme="minorHAnsi" w:hAnsiTheme="minorHAnsi" w:cstheme="minorHAnsi"/>
                <w:sz w:val="20"/>
                <w:szCs w:val="20"/>
              </w:rPr>
              <w:t>a recirculation system</w:t>
            </w:r>
            <w:r w:rsidRPr="00542719">
              <w:rPr>
                <w:rFonts w:asciiTheme="minorHAnsi" w:hAnsiTheme="minorHAnsi" w:cstheme="minorHAnsi"/>
                <w:sz w:val="20"/>
                <w:szCs w:val="20"/>
              </w:rPr>
              <w:t xml:space="preserve"> shall comply with these requirements.</w:t>
            </w:r>
          </w:p>
        </w:tc>
      </w:tr>
      <w:tr w:rsidR="002456C7" w:rsidRPr="009E01FE" w14:paraId="399E2E6D" w14:textId="77777777" w:rsidTr="00A259EF">
        <w:trPr>
          <w:trHeight w:val="144"/>
          <w:tblHeader/>
        </w:trPr>
        <w:tc>
          <w:tcPr>
            <w:tcW w:w="468" w:type="dxa"/>
            <w:vAlign w:val="center"/>
          </w:tcPr>
          <w:p w14:paraId="417E4DA8"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2575F755"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A check valve located between the recirculation pump and the water heater to prevent unintentional recirculation.</w:t>
            </w:r>
          </w:p>
        </w:tc>
      </w:tr>
      <w:tr w:rsidR="002456C7" w:rsidRPr="009E01FE" w14:paraId="0F5D04B2" w14:textId="77777777" w:rsidTr="00A259EF">
        <w:trPr>
          <w:trHeight w:val="144"/>
          <w:tblHeader/>
        </w:trPr>
        <w:tc>
          <w:tcPr>
            <w:tcW w:w="468" w:type="dxa"/>
            <w:vAlign w:val="center"/>
          </w:tcPr>
          <w:p w14:paraId="0467EE6F"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02</w:t>
            </w:r>
          </w:p>
        </w:tc>
        <w:tc>
          <w:tcPr>
            <w:tcW w:w="10548" w:type="dxa"/>
            <w:vAlign w:val="center"/>
          </w:tcPr>
          <w:p w14:paraId="2232BBD8" w14:textId="3A6AA8F0"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asciiTheme="minorHAnsi" w:hAnsiTheme="minorHAnsi" w:cstheme="minorHAnsi"/>
                <w:sz w:val="18"/>
                <w:szCs w:val="20"/>
              </w:rPr>
              <w:t xml:space="preserve">Piping must take </w:t>
            </w:r>
            <w:r w:rsidR="00293EE6">
              <w:rPr>
                <w:rFonts w:asciiTheme="minorHAnsi" w:hAnsiTheme="minorHAnsi" w:cstheme="minorHAnsi"/>
                <w:sz w:val="18"/>
                <w:szCs w:val="20"/>
              </w:rPr>
              <w:t xml:space="preserve">the </w:t>
            </w:r>
            <w:r w:rsidRPr="00236F4B">
              <w:rPr>
                <w:rFonts w:asciiTheme="minorHAnsi" w:hAnsiTheme="minorHAnsi" w:cstheme="minorHAnsi"/>
                <w:sz w:val="18"/>
                <w:szCs w:val="20"/>
              </w:rPr>
              <w:t>most direct path between water heater and fixtures.</w:t>
            </w:r>
          </w:p>
        </w:tc>
      </w:tr>
      <w:tr w:rsidR="002456C7" w:rsidRPr="009E01FE" w14:paraId="1018FA8B" w14:textId="77777777" w:rsidTr="00A259EF">
        <w:trPr>
          <w:trHeight w:val="144"/>
          <w:tblHeader/>
        </w:trPr>
        <w:tc>
          <w:tcPr>
            <w:tcW w:w="468" w:type="dxa"/>
            <w:vAlign w:val="center"/>
          </w:tcPr>
          <w:p w14:paraId="7E89CF1E"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03</w:t>
            </w:r>
          </w:p>
        </w:tc>
        <w:tc>
          <w:tcPr>
            <w:tcW w:w="10548" w:type="dxa"/>
            <w:vAlign w:val="center"/>
          </w:tcPr>
          <w:p w14:paraId="07DBA36B" w14:textId="77777777"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cstheme="minorHAnsi"/>
                <w:sz w:val="18"/>
                <w:szCs w:val="20"/>
              </w:rPr>
              <w:t>Insulation is not required on the cold water line when it is used as the return.</w:t>
            </w:r>
          </w:p>
        </w:tc>
      </w:tr>
      <w:tr w:rsidR="002456C7" w:rsidRPr="009E01FE" w14:paraId="1FC097CE" w14:textId="77777777" w:rsidTr="00A259EF">
        <w:trPr>
          <w:trHeight w:val="144"/>
          <w:tblHeader/>
        </w:trPr>
        <w:tc>
          <w:tcPr>
            <w:tcW w:w="468" w:type="dxa"/>
            <w:vAlign w:val="center"/>
          </w:tcPr>
          <w:p w14:paraId="29506297"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04</w:t>
            </w:r>
          </w:p>
        </w:tc>
        <w:tc>
          <w:tcPr>
            <w:tcW w:w="10548" w:type="dxa"/>
            <w:vAlign w:val="center"/>
          </w:tcPr>
          <w:p w14:paraId="0BE30843" w14:textId="0B822CAE"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asciiTheme="minorHAnsi" w:hAnsiTheme="minorHAnsi" w:cstheme="minorHAnsi"/>
                <w:sz w:val="18"/>
                <w:szCs w:val="20"/>
              </w:rPr>
              <w:t>If more than one loop</w:t>
            </w:r>
            <w:r w:rsidR="00293EE6">
              <w:rPr>
                <w:rFonts w:asciiTheme="minorHAnsi" w:hAnsiTheme="minorHAnsi" w:cstheme="minorHAnsi"/>
                <w:sz w:val="18"/>
                <w:szCs w:val="20"/>
              </w:rPr>
              <w:t xml:space="preserve"> is</w:t>
            </w:r>
            <w:r w:rsidRPr="00236F4B">
              <w:rPr>
                <w:rFonts w:asciiTheme="minorHAnsi" w:hAnsiTheme="minorHAnsi" w:cstheme="minorHAnsi"/>
                <w:sz w:val="18"/>
                <w:szCs w:val="20"/>
              </w:rPr>
              <w:t xml:space="preserve"> installed each loop shall have its own pump and controls.</w:t>
            </w:r>
          </w:p>
        </w:tc>
      </w:tr>
      <w:tr w:rsidR="002456C7" w:rsidRPr="009E01FE" w14:paraId="3D01B16B" w14:textId="77777777" w:rsidTr="00A259EF">
        <w:trPr>
          <w:trHeight w:val="144"/>
          <w:tblHeader/>
        </w:trPr>
        <w:tc>
          <w:tcPr>
            <w:tcW w:w="11016" w:type="dxa"/>
            <w:gridSpan w:val="2"/>
            <w:vAlign w:val="center"/>
          </w:tcPr>
          <w:p w14:paraId="3A8C8CC8"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2F1B6C4" w14:textId="11A5FC60"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36C38DC0" w14:textId="77777777" w:rsidTr="00A259EF">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78940308" w14:textId="646E7749" w:rsidR="002456C7" w:rsidRPr="000E1923" w:rsidRDefault="005D11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002456C7" w:rsidRPr="00F43FA8">
              <w:rPr>
                <w:rFonts w:asciiTheme="minorHAnsi" w:hAnsiTheme="minorHAnsi" w:cstheme="minorHAnsi"/>
                <w:b/>
                <w:sz w:val="20"/>
                <w:szCs w:val="20"/>
              </w:rPr>
              <w:t>. Recirculation Non</w:t>
            </w:r>
            <w:r w:rsidR="002456C7" w:rsidRPr="00396DD3">
              <w:rPr>
                <w:rFonts w:asciiTheme="minorHAnsi" w:hAnsiTheme="minorHAnsi" w:cstheme="minorHAnsi"/>
                <w:b/>
                <w:sz w:val="20"/>
                <w:szCs w:val="20"/>
              </w:rPr>
              <w:t>-D</w:t>
            </w:r>
            <w:r w:rsidR="002456C7" w:rsidRPr="009E01FE">
              <w:rPr>
                <w:rFonts w:asciiTheme="minorHAnsi" w:hAnsiTheme="minorHAnsi" w:cstheme="minorHAnsi"/>
                <w:b/>
                <w:sz w:val="20"/>
                <w:szCs w:val="20"/>
              </w:rPr>
              <w:t xml:space="preserve">emand </w:t>
            </w:r>
            <w:r w:rsidR="002456C7" w:rsidRPr="00484154">
              <w:rPr>
                <w:rFonts w:asciiTheme="minorHAnsi" w:hAnsiTheme="minorHAnsi" w:cstheme="minorHAnsi"/>
                <w:b/>
                <w:sz w:val="20"/>
                <w:szCs w:val="20"/>
              </w:rPr>
              <w:t xml:space="preserve">Controls </w:t>
            </w:r>
            <w:r w:rsidR="002456C7" w:rsidRPr="00155D52">
              <w:rPr>
                <w:rFonts w:asciiTheme="minorHAnsi" w:hAnsiTheme="minorHAnsi" w:cstheme="minorHAnsi"/>
                <w:b/>
                <w:sz w:val="20"/>
                <w:szCs w:val="20"/>
              </w:rPr>
              <w:t xml:space="preserve">Requirements (R-ND) </w:t>
            </w:r>
            <w:r w:rsidR="002456C7" w:rsidRPr="00A259EF">
              <w:rPr>
                <w:rFonts w:asciiTheme="minorHAnsi" w:hAnsiTheme="minorHAnsi" w:cstheme="minorHAnsi"/>
                <w:sz w:val="20"/>
                <w:szCs w:val="20"/>
              </w:rPr>
              <w:t>(RA4.4.8)</w:t>
            </w:r>
          </w:p>
          <w:p w14:paraId="61453307" w14:textId="77777777" w:rsidR="002456C7" w:rsidRPr="00C672E8"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50C2D">
              <w:rPr>
                <w:rFonts w:asciiTheme="minorHAnsi" w:hAnsiTheme="minorHAnsi" w:cstheme="minorHAnsi"/>
                <w:sz w:val="20"/>
                <w:szCs w:val="20"/>
              </w:rPr>
              <w:t>Systems that utilize this distribution type shall comply with these requirements</w:t>
            </w:r>
            <w:r w:rsidRPr="006A4AED">
              <w:rPr>
                <w:rFonts w:asciiTheme="minorHAnsi" w:hAnsiTheme="minorHAnsi" w:cstheme="minorHAnsi"/>
                <w:sz w:val="20"/>
                <w:szCs w:val="20"/>
              </w:rPr>
              <w:t>.</w:t>
            </w:r>
          </w:p>
        </w:tc>
      </w:tr>
      <w:tr w:rsidR="002456C7" w:rsidRPr="009E01FE" w14:paraId="6600461B" w14:textId="77777777" w:rsidTr="00A259EF">
        <w:trPr>
          <w:trHeight w:val="288"/>
          <w:tblHeader/>
        </w:trPr>
        <w:tc>
          <w:tcPr>
            <w:tcW w:w="468" w:type="dxa"/>
            <w:vAlign w:val="center"/>
          </w:tcPr>
          <w:p w14:paraId="0721E269"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39F77996"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2456C7" w:rsidRPr="009E01FE" w14:paraId="7BC9184F" w14:textId="77777777" w:rsidTr="00A259EF">
        <w:trPr>
          <w:trHeight w:val="288"/>
          <w:tblHeader/>
        </w:trPr>
        <w:tc>
          <w:tcPr>
            <w:tcW w:w="11016" w:type="dxa"/>
            <w:gridSpan w:val="2"/>
            <w:tcBorders>
              <w:top w:val="single" w:sz="4" w:space="0" w:color="auto"/>
              <w:left w:val="single" w:sz="4" w:space="0" w:color="auto"/>
              <w:bottom w:val="single" w:sz="4" w:space="0" w:color="auto"/>
            </w:tcBorders>
            <w:vAlign w:val="center"/>
          </w:tcPr>
          <w:p w14:paraId="338E791D"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27CFB5FC" w14:textId="12146BAB"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876910" w:rsidRPr="006A4AED" w14:paraId="1A929385" w14:textId="77777777" w:rsidTr="00A259EF">
        <w:trPr>
          <w:trHeight w:val="144"/>
          <w:tblHeader/>
        </w:trPr>
        <w:tc>
          <w:tcPr>
            <w:tcW w:w="11016" w:type="dxa"/>
            <w:gridSpan w:val="2"/>
            <w:tcBorders>
              <w:bottom w:val="single" w:sz="4" w:space="0" w:color="auto"/>
            </w:tcBorders>
          </w:tcPr>
          <w:p w14:paraId="69C1EA2B" w14:textId="6D91EB80" w:rsidR="00876910" w:rsidRPr="006A4AED"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P</w:t>
            </w:r>
            <w:r w:rsidR="00876910" w:rsidRPr="006A4AED">
              <w:rPr>
                <w:rFonts w:asciiTheme="minorHAnsi" w:eastAsiaTheme="minorEastAsia" w:hAnsiTheme="minorHAnsi" w:cstheme="minorHAnsi"/>
                <w:b/>
                <w:sz w:val="20"/>
                <w:szCs w:val="20"/>
              </w:rPr>
              <w:t>. Dema</w:t>
            </w:r>
            <w:r w:rsidR="00876910">
              <w:rPr>
                <w:rFonts w:asciiTheme="minorHAnsi" w:eastAsiaTheme="minorEastAsia" w:hAnsiTheme="minorHAnsi" w:cstheme="minorHAnsi"/>
                <w:b/>
                <w:sz w:val="20"/>
                <w:szCs w:val="20"/>
              </w:rPr>
              <w:t xml:space="preserve">nd Recirculation Manual Control </w:t>
            </w:r>
            <w:r w:rsidR="00876910" w:rsidRPr="006A4AED">
              <w:rPr>
                <w:rFonts w:asciiTheme="minorHAnsi" w:eastAsiaTheme="minorEastAsia" w:hAnsiTheme="minorHAnsi" w:cstheme="minorHAnsi"/>
                <w:b/>
                <w:sz w:val="20"/>
                <w:szCs w:val="20"/>
              </w:rPr>
              <w:t>(R-DRmc)</w:t>
            </w:r>
            <w:r w:rsidR="00876910" w:rsidRPr="00A259EF">
              <w:rPr>
                <w:rFonts w:asciiTheme="minorHAnsi" w:eastAsiaTheme="minorEastAsia" w:hAnsiTheme="minorHAnsi" w:cstheme="minorHAnsi"/>
                <w:sz w:val="20"/>
                <w:szCs w:val="20"/>
              </w:rPr>
              <w:t xml:space="preserve"> (RA4.4.9)</w:t>
            </w:r>
            <w:r w:rsidR="00876910">
              <w:rPr>
                <w:rFonts w:asciiTheme="minorHAnsi" w:eastAsiaTheme="minorEastAsia" w:hAnsiTheme="minorHAnsi" w:cstheme="minorHAnsi"/>
                <w:b/>
                <w:sz w:val="20"/>
                <w:szCs w:val="20"/>
              </w:rPr>
              <w:t xml:space="preserve">/Sensor Control </w:t>
            </w:r>
            <w:r w:rsidR="00876910" w:rsidRPr="00484154">
              <w:rPr>
                <w:rFonts w:asciiTheme="minorHAnsi" w:hAnsiTheme="minorHAnsi" w:cstheme="minorHAnsi"/>
                <w:b/>
                <w:sz w:val="20"/>
                <w:szCs w:val="20"/>
              </w:rPr>
              <w:t xml:space="preserve">(RDRsc) </w:t>
            </w:r>
            <w:r w:rsidR="00876910" w:rsidRPr="00A259EF">
              <w:rPr>
                <w:rFonts w:asciiTheme="minorHAnsi" w:hAnsiTheme="minorHAnsi" w:cstheme="minorHAnsi"/>
                <w:sz w:val="20"/>
                <w:szCs w:val="20"/>
              </w:rPr>
              <w:t>(RA4.4.10)</w:t>
            </w:r>
            <w:r w:rsidR="00E879AA">
              <w:rPr>
                <w:rFonts w:asciiTheme="minorHAnsi" w:hAnsiTheme="minorHAnsi" w:cstheme="minorHAnsi"/>
                <w:b/>
                <w:sz w:val="20"/>
                <w:szCs w:val="20"/>
              </w:rPr>
              <w:t xml:space="preserve"> </w:t>
            </w:r>
            <w:r w:rsidR="00E879AA" w:rsidRPr="006A4AED">
              <w:rPr>
                <w:rFonts w:asciiTheme="minorHAnsi" w:eastAsiaTheme="minorEastAsia" w:hAnsiTheme="minorHAnsi" w:cstheme="minorHAnsi"/>
                <w:b/>
                <w:sz w:val="20"/>
                <w:szCs w:val="20"/>
              </w:rPr>
              <w:t>Requirements</w:t>
            </w:r>
          </w:p>
          <w:p w14:paraId="4F41637D" w14:textId="6E34FB04" w:rsidR="00876910" w:rsidRPr="006A4AED"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42719">
              <w:rPr>
                <w:rFonts w:asciiTheme="minorHAnsi" w:eastAsiaTheme="minorEastAsia" w:hAnsiTheme="minorHAnsi" w:cstheme="minorHAnsi"/>
                <w:sz w:val="18"/>
                <w:szCs w:val="20"/>
              </w:rPr>
              <w:t xml:space="preserve">Systems that utilize </w:t>
            </w:r>
            <w:r w:rsidR="00E04539">
              <w:rPr>
                <w:rFonts w:asciiTheme="minorHAnsi" w:eastAsiaTheme="minorEastAsia" w:hAnsiTheme="minorHAnsi" w:cstheme="minorHAnsi"/>
                <w:sz w:val="18"/>
                <w:szCs w:val="20"/>
              </w:rPr>
              <w:t>either of these</w:t>
            </w:r>
            <w:r w:rsidR="00E04539" w:rsidRPr="00542719">
              <w:rPr>
                <w:rFonts w:asciiTheme="minorHAnsi" w:eastAsiaTheme="minorEastAsia" w:hAnsiTheme="minorHAnsi" w:cstheme="minorHAnsi"/>
                <w:sz w:val="18"/>
                <w:szCs w:val="20"/>
              </w:rPr>
              <w:t xml:space="preserve"> </w:t>
            </w:r>
            <w:r w:rsidRPr="00542719">
              <w:rPr>
                <w:rFonts w:asciiTheme="minorHAnsi" w:eastAsiaTheme="minorEastAsia" w:hAnsiTheme="minorHAnsi" w:cstheme="minorHAnsi"/>
                <w:sz w:val="18"/>
                <w:szCs w:val="20"/>
              </w:rPr>
              <w:t>distribution type</w:t>
            </w:r>
            <w:r w:rsidR="00E04539">
              <w:rPr>
                <w:rFonts w:asciiTheme="minorHAnsi" w:eastAsiaTheme="minorEastAsia" w:hAnsiTheme="minorHAnsi" w:cstheme="minorHAnsi"/>
                <w:sz w:val="18"/>
                <w:szCs w:val="20"/>
              </w:rPr>
              <w:t>s</w:t>
            </w:r>
            <w:r w:rsidRPr="00542719">
              <w:rPr>
                <w:rFonts w:asciiTheme="minorHAnsi" w:eastAsiaTheme="minorEastAsia" w:hAnsiTheme="minorHAnsi" w:cstheme="minorHAnsi"/>
                <w:sz w:val="18"/>
                <w:szCs w:val="20"/>
              </w:rPr>
              <w:t xml:space="preserve"> shall comply with these requirements.</w:t>
            </w:r>
          </w:p>
        </w:tc>
      </w:tr>
      <w:tr w:rsidR="00876910" w:rsidRPr="006A4AED" w14:paraId="31465C85" w14:textId="77777777" w:rsidTr="00A259EF">
        <w:trPr>
          <w:trHeight w:val="144"/>
          <w:tblHeader/>
        </w:trPr>
        <w:tc>
          <w:tcPr>
            <w:tcW w:w="468" w:type="dxa"/>
            <w:tcBorders>
              <w:top w:val="single" w:sz="4" w:space="0" w:color="auto"/>
            </w:tcBorders>
            <w:vAlign w:val="center"/>
          </w:tcPr>
          <w:p w14:paraId="0432186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548" w:type="dxa"/>
            <w:tcBorders>
              <w:top w:val="single" w:sz="4" w:space="0" w:color="auto"/>
            </w:tcBorders>
            <w:vAlign w:val="center"/>
          </w:tcPr>
          <w:p w14:paraId="10DE0A85" w14:textId="5AE3272A"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876910" w:rsidRPr="006A4AED" w14:paraId="5633898D" w14:textId="77777777" w:rsidTr="00A259EF">
        <w:trPr>
          <w:trHeight w:val="144"/>
          <w:tblHeader/>
        </w:trPr>
        <w:tc>
          <w:tcPr>
            <w:tcW w:w="468" w:type="dxa"/>
            <w:vAlign w:val="center"/>
          </w:tcPr>
          <w:p w14:paraId="735829B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548" w:type="dxa"/>
            <w:vAlign w:val="center"/>
          </w:tcPr>
          <w:p w14:paraId="1846262F" w14:textId="77777777" w:rsidR="00876910" w:rsidRPr="00542719" w:rsidRDefault="00876910" w:rsidP="00E879AA">
            <w:pPr>
              <w:keepNext/>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controls shall be located in the kitchen, bathroom, and any hot water fixture location that is at least 20 feet from the water heater. </w:t>
            </w:r>
          </w:p>
        </w:tc>
      </w:tr>
      <w:tr w:rsidR="00876910" w:rsidRPr="006A4AED" w14:paraId="3B479A3E" w14:textId="77777777" w:rsidTr="00A259EF">
        <w:trPr>
          <w:trHeight w:val="144"/>
          <w:tblHeader/>
        </w:trPr>
        <w:tc>
          <w:tcPr>
            <w:tcW w:w="468" w:type="dxa"/>
            <w:vAlign w:val="center"/>
          </w:tcPr>
          <w:p w14:paraId="1230D41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548" w:type="dxa"/>
            <w:vAlign w:val="center"/>
          </w:tcPr>
          <w:p w14:paraId="764474F4"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Manual controls may be active by wired or wireless mechanisms. </w:t>
            </w:r>
          </w:p>
        </w:tc>
      </w:tr>
      <w:tr w:rsidR="00876910" w:rsidRPr="006A4AED" w14:paraId="1F114BD7" w14:textId="77777777" w:rsidTr="00A259EF">
        <w:trPr>
          <w:trHeight w:val="144"/>
          <w:tblHeader/>
        </w:trPr>
        <w:tc>
          <w:tcPr>
            <w:tcW w:w="468" w:type="dxa"/>
            <w:vAlign w:val="center"/>
          </w:tcPr>
          <w:p w14:paraId="44F5220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04</w:t>
            </w:r>
          </w:p>
        </w:tc>
        <w:tc>
          <w:tcPr>
            <w:tcW w:w="10548" w:type="dxa"/>
            <w:vAlign w:val="center"/>
          </w:tcPr>
          <w:p w14:paraId="0B282B49" w14:textId="57624E39"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Sensor </w:t>
            </w:r>
            <w:r w:rsidR="00E04539">
              <w:rPr>
                <w:rFonts w:asciiTheme="minorHAnsi" w:eastAsiaTheme="minorEastAsia" w:hAnsiTheme="minorHAnsi" w:cstheme="minorHAnsi"/>
                <w:sz w:val="18"/>
                <w:szCs w:val="20"/>
              </w:rPr>
              <w:t>c</w:t>
            </w:r>
            <w:r w:rsidRPr="00542719">
              <w:rPr>
                <w:rFonts w:asciiTheme="minorHAnsi" w:eastAsiaTheme="minorEastAsia" w:hAnsiTheme="minorHAnsi" w:cstheme="minorHAnsi"/>
                <w:sz w:val="18"/>
                <w:szCs w:val="20"/>
              </w:rPr>
              <w:t>ontrols may be activated by wired or wireless mechanisms, including buttons, motion sensors, door switches and flow switches. Each control shall have standby power of 1 Watt or less.</w:t>
            </w:r>
          </w:p>
        </w:tc>
      </w:tr>
      <w:tr w:rsidR="00876910" w:rsidRPr="006A4AED" w14:paraId="7C49A593" w14:textId="77777777" w:rsidTr="00A259EF">
        <w:trPr>
          <w:trHeight w:val="144"/>
          <w:tblHeader/>
        </w:trPr>
        <w:tc>
          <w:tcPr>
            <w:tcW w:w="468" w:type="dxa"/>
            <w:vAlign w:val="center"/>
          </w:tcPr>
          <w:p w14:paraId="7597330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05</w:t>
            </w:r>
          </w:p>
        </w:tc>
        <w:tc>
          <w:tcPr>
            <w:tcW w:w="10548" w:type="dxa"/>
            <w:vAlign w:val="center"/>
          </w:tcPr>
          <w:p w14:paraId="448E3930"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Pump and control placement shall meet one of the following criteria: </w:t>
            </w:r>
          </w:p>
          <w:p w14:paraId="1F34BA96"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44E6BF4B"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63457FED"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876910" w:rsidRPr="006A4AED" w14:paraId="49DAB0A6" w14:textId="77777777" w:rsidTr="00A259EF">
        <w:trPr>
          <w:trHeight w:val="144"/>
          <w:tblHeader/>
        </w:trPr>
        <w:tc>
          <w:tcPr>
            <w:tcW w:w="468" w:type="dxa"/>
            <w:vAlign w:val="center"/>
          </w:tcPr>
          <w:p w14:paraId="3061E99F"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06</w:t>
            </w:r>
          </w:p>
        </w:tc>
        <w:tc>
          <w:tcPr>
            <w:tcW w:w="10548" w:type="dxa"/>
            <w:vAlign w:val="center"/>
          </w:tcPr>
          <w:p w14:paraId="374C3DE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02F05351" w14:textId="35353520" w:rsidR="00876910" w:rsidRPr="00542719" w:rsidRDefault="00876910"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10°F (5.6°C) above the initial temperature of the water in the pipe</w:t>
            </w:r>
            <w:r w:rsidR="00E04539">
              <w:rPr>
                <w:rFonts w:asciiTheme="minorHAnsi" w:eastAsia="Times New Roman" w:hAnsiTheme="minorHAnsi" w:cstheme="minorHAnsi"/>
                <w:sz w:val="18"/>
                <w:szCs w:val="20"/>
              </w:rPr>
              <w:t>; or</w:t>
            </w:r>
          </w:p>
          <w:p w14:paraId="58B8EFF7" w14:textId="77777777" w:rsidR="00876910" w:rsidRPr="00542719" w:rsidRDefault="00876910"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102°F (38.9°C).</w:t>
            </w:r>
          </w:p>
        </w:tc>
      </w:tr>
      <w:tr w:rsidR="00876910" w:rsidRPr="006A4AED" w14:paraId="43780B17" w14:textId="77777777" w:rsidTr="00A259EF">
        <w:trPr>
          <w:trHeight w:val="144"/>
          <w:tblHeader/>
        </w:trPr>
        <w:tc>
          <w:tcPr>
            <w:tcW w:w="468" w:type="dxa"/>
            <w:vAlign w:val="center"/>
          </w:tcPr>
          <w:p w14:paraId="65B79995"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07</w:t>
            </w:r>
          </w:p>
        </w:tc>
        <w:tc>
          <w:tcPr>
            <w:tcW w:w="10548" w:type="dxa"/>
            <w:vAlign w:val="center"/>
          </w:tcPr>
          <w:p w14:paraId="4F8BDBB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42719">
              <w:rPr>
                <w:rFonts w:asciiTheme="minorHAnsi" w:eastAsiaTheme="minorEastAsia" w:hAnsiTheme="minorHAnsi" w:cstheme="minorHAnsi"/>
                <w:sz w:val="18"/>
                <w:szCs w:val="20"/>
              </w:rPr>
              <w:t xml:space="preserve">Controls shall limit operation to no more than 5 minutes following activation.  </w:t>
            </w:r>
          </w:p>
        </w:tc>
      </w:tr>
      <w:tr w:rsidR="00876910" w:rsidRPr="006A4AED" w14:paraId="27012D5C" w14:textId="77777777" w:rsidTr="00A259EF">
        <w:trPr>
          <w:trHeight w:val="144"/>
          <w:tblHeader/>
        </w:trPr>
        <w:tc>
          <w:tcPr>
            <w:tcW w:w="11016" w:type="dxa"/>
            <w:gridSpan w:val="2"/>
            <w:vAlign w:val="center"/>
          </w:tcPr>
          <w:p w14:paraId="6F4E3982" w14:textId="77777777" w:rsidR="00876910" w:rsidRPr="006A4AED" w:rsidRDefault="00876910"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19D36D68" w14:textId="77777777"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
        <w:gridCol w:w="10323"/>
      </w:tblGrid>
      <w:tr w:rsidR="00AC4B2D" w:rsidRPr="00323F2C" w14:paraId="0F7F44A5" w14:textId="77777777" w:rsidTr="00236F4B">
        <w:trPr>
          <w:trHeight w:val="144"/>
          <w:tblHeader/>
        </w:trPr>
        <w:tc>
          <w:tcPr>
            <w:tcW w:w="11016" w:type="dxa"/>
            <w:gridSpan w:val="2"/>
            <w:tcBorders>
              <w:bottom w:val="single" w:sz="4" w:space="0" w:color="auto"/>
            </w:tcBorders>
          </w:tcPr>
          <w:p w14:paraId="0F7F44A3" w14:textId="659234F8" w:rsidR="00AC4B2D" w:rsidRPr="00D75806" w:rsidRDefault="005D11BC"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t>Q</w:t>
            </w:r>
            <w:r w:rsidR="00AC4B2D" w:rsidRPr="00C80016">
              <w:rPr>
                <w:rFonts w:asciiTheme="minorHAnsi" w:hAnsiTheme="minorHAnsi" w:cstheme="minorHAnsi"/>
                <w:b/>
                <w:sz w:val="20"/>
                <w:szCs w:val="18"/>
              </w:rPr>
              <w:t xml:space="preserve">. HERS-Verified </w:t>
            </w:r>
            <w:r w:rsidR="00AC4B2D" w:rsidRPr="0053169A">
              <w:rPr>
                <w:rFonts w:asciiTheme="minorHAnsi" w:hAnsiTheme="minorHAnsi" w:cstheme="minorHAnsi"/>
                <w:b/>
                <w:sz w:val="20"/>
                <w:szCs w:val="18"/>
              </w:rPr>
              <w:t>Demand Recirculation Manual Control</w:t>
            </w:r>
            <w:r w:rsidR="00E879AA">
              <w:rPr>
                <w:rFonts w:asciiTheme="minorHAnsi" w:hAnsiTheme="minorHAnsi" w:cstheme="minorHAnsi"/>
                <w:b/>
                <w:sz w:val="20"/>
                <w:szCs w:val="18"/>
              </w:rPr>
              <w:t xml:space="preserve"> </w:t>
            </w:r>
            <w:r w:rsidR="00E879AA" w:rsidRPr="00C80016">
              <w:rPr>
                <w:rFonts w:asciiTheme="minorHAnsi" w:hAnsiTheme="minorHAnsi" w:cstheme="minorHAnsi"/>
                <w:b/>
                <w:sz w:val="20"/>
                <w:szCs w:val="18"/>
              </w:rPr>
              <w:t>(RDRmc-H)</w:t>
            </w:r>
            <w:r w:rsidR="00E879AA" w:rsidRPr="0053169A">
              <w:rPr>
                <w:rFonts w:asciiTheme="minorHAnsi" w:hAnsiTheme="minorHAnsi" w:cstheme="minorHAnsi"/>
                <w:b/>
                <w:sz w:val="20"/>
                <w:szCs w:val="18"/>
              </w:rPr>
              <w:t xml:space="preserve"> </w:t>
            </w:r>
            <w:r w:rsidR="00E879AA" w:rsidRPr="00A259EF">
              <w:rPr>
                <w:rFonts w:asciiTheme="minorHAnsi" w:hAnsiTheme="minorHAnsi" w:cstheme="minorHAnsi"/>
                <w:sz w:val="20"/>
                <w:szCs w:val="18"/>
              </w:rPr>
              <w:t>(RA3.6.6)</w:t>
            </w:r>
            <w:r w:rsidR="00E879AA">
              <w:rPr>
                <w:rFonts w:asciiTheme="minorHAnsi" w:hAnsiTheme="minorHAnsi" w:cstheme="minorHAnsi"/>
                <w:b/>
                <w:sz w:val="20"/>
                <w:szCs w:val="18"/>
              </w:rPr>
              <w:t xml:space="preserve">/Sensor Control </w:t>
            </w:r>
            <w:r w:rsidR="00E879AA" w:rsidRPr="00A259EF">
              <w:rPr>
                <w:rFonts w:asciiTheme="minorHAnsi" w:hAnsiTheme="minorHAnsi" w:cstheme="minorHAnsi"/>
                <w:b/>
                <w:sz w:val="20"/>
                <w:szCs w:val="18"/>
              </w:rPr>
              <w:t xml:space="preserve">(RDRsc-H) </w:t>
            </w:r>
            <w:r w:rsidR="00E879AA" w:rsidRPr="00A259EF">
              <w:rPr>
                <w:rFonts w:asciiTheme="minorHAnsi" w:hAnsiTheme="minorHAnsi" w:cstheme="minorHAnsi"/>
                <w:sz w:val="20"/>
                <w:szCs w:val="18"/>
              </w:rPr>
              <w:t>(RA3.6.7)</w:t>
            </w:r>
            <w:r w:rsidR="001938BC" w:rsidRPr="00A259EF">
              <w:rPr>
                <w:rFonts w:asciiTheme="minorHAnsi" w:hAnsiTheme="minorHAnsi" w:cstheme="minorHAnsi"/>
                <w:sz w:val="20"/>
                <w:szCs w:val="18"/>
              </w:rPr>
              <w:t xml:space="preserve"> </w:t>
            </w:r>
            <w:r w:rsidR="001938BC" w:rsidRPr="00D75806">
              <w:rPr>
                <w:rFonts w:asciiTheme="minorHAnsi" w:hAnsiTheme="minorHAnsi" w:cstheme="minorHAnsi"/>
                <w:b/>
                <w:sz w:val="20"/>
                <w:szCs w:val="18"/>
              </w:rPr>
              <w:t>Requirements</w:t>
            </w:r>
            <w:r w:rsidR="005C69A2">
              <w:rPr>
                <w:rFonts w:asciiTheme="minorHAnsi" w:hAnsiTheme="minorHAnsi" w:cstheme="minorHAnsi"/>
                <w:b/>
                <w:sz w:val="20"/>
                <w:szCs w:val="18"/>
              </w:rPr>
              <w:t xml:space="preserve"> </w:t>
            </w:r>
          </w:p>
          <w:p w14:paraId="0F7F44A4" w14:textId="77777777" w:rsidR="001938BC" w:rsidRPr="00D75806"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D75806">
              <w:rPr>
                <w:rFonts w:asciiTheme="minorHAnsi" w:hAnsiTheme="minorHAnsi" w:cstheme="minorHAnsi"/>
                <w:sz w:val="20"/>
                <w:szCs w:val="18"/>
              </w:rPr>
              <w:t>Systems that utilize this distribution type shall comply with these requirements</w:t>
            </w:r>
          </w:p>
        </w:tc>
      </w:tr>
      <w:tr w:rsidR="00E879AA" w:rsidRPr="00323F2C" w14:paraId="714E95E7" w14:textId="77777777" w:rsidTr="00A259EF">
        <w:trPr>
          <w:trHeight w:val="144"/>
          <w:tblHeader/>
        </w:trPr>
        <w:tc>
          <w:tcPr>
            <w:tcW w:w="468" w:type="dxa"/>
            <w:tcBorders>
              <w:bottom w:val="single" w:sz="4" w:space="0" w:color="auto"/>
            </w:tcBorders>
          </w:tcPr>
          <w:p w14:paraId="0D06823D" w14:textId="3AAD1F9E" w:rsidR="00E879AA" w:rsidRPr="00236F4B" w:rsidDel="006E1E98" w:rsidRDefault="00E879AA"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236F4B">
              <w:rPr>
                <w:rFonts w:asciiTheme="minorHAnsi" w:hAnsiTheme="minorHAnsi" w:cstheme="minorHAnsi"/>
                <w:sz w:val="20"/>
                <w:szCs w:val="18"/>
              </w:rPr>
              <w:t>01</w:t>
            </w:r>
          </w:p>
        </w:tc>
        <w:tc>
          <w:tcPr>
            <w:tcW w:w="10548" w:type="dxa"/>
            <w:tcBorders>
              <w:bottom w:val="single" w:sz="4" w:space="0" w:color="auto"/>
            </w:tcBorders>
          </w:tcPr>
          <w:p w14:paraId="50E4B708" w14:textId="03A65A74" w:rsidR="00E879AA" w:rsidRPr="00583B52" w:rsidDel="006E1E98" w:rsidRDefault="00E879AA" w:rsidP="009D172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sz w:val="18"/>
                <w:szCs w:val="18"/>
              </w:rPr>
              <w:t xml:space="preserve">HERS rater shall perform a visual inspection </w:t>
            </w:r>
            <w:r w:rsidR="004C395F" w:rsidRPr="004C395F">
              <w:rPr>
                <w:rFonts w:asciiTheme="minorHAnsi" w:hAnsiTheme="minorHAnsi" w:cstheme="minorHAnsi"/>
                <w:sz w:val="18"/>
                <w:szCs w:val="18"/>
              </w:rPr>
              <w:t>to veri</w:t>
            </w:r>
            <w:r w:rsidR="004C395F">
              <w:rPr>
                <w:rFonts w:asciiTheme="minorHAnsi" w:hAnsiTheme="minorHAnsi" w:cstheme="minorHAnsi"/>
                <w:sz w:val="18"/>
                <w:szCs w:val="18"/>
              </w:rPr>
              <w:t xml:space="preserve">fy that the demand pump, manual/sensor </w:t>
            </w:r>
            <w:r w:rsidR="004C395F" w:rsidRPr="004C395F">
              <w:rPr>
                <w:rFonts w:asciiTheme="minorHAnsi" w:hAnsiTheme="minorHAnsi" w:cstheme="minorHAnsi"/>
                <w:sz w:val="18"/>
                <w:szCs w:val="18"/>
              </w:rPr>
              <w:t>controls and thermo-sensor are</w:t>
            </w:r>
            <w:r w:rsidR="004C395F">
              <w:rPr>
                <w:rFonts w:asciiTheme="minorHAnsi" w:hAnsiTheme="minorHAnsi" w:cstheme="minorHAnsi"/>
                <w:sz w:val="18"/>
                <w:szCs w:val="18"/>
              </w:rPr>
              <w:t xml:space="preserve"> present and operating properly consisten</w:t>
            </w:r>
            <w:r w:rsidR="009D1721">
              <w:rPr>
                <w:rFonts w:asciiTheme="minorHAnsi" w:hAnsiTheme="minorHAnsi" w:cstheme="minorHAnsi"/>
                <w:sz w:val="18"/>
                <w:szCs w:val="18"/>
              </w:rPr>
              <w:t>t</w:t>
            </w:r>
            <w:r w:rsidR="004C395F">
              <w:rPr>
                <w:rFonts w:asciiTheme="minorHAnsi" w:hAnsiTheme="minorHAnsi" w:cstheme="minorHAnsi"/>
                <w:sz w:val="18"/>
                <w:szCs w:val="18"/>
              </w:rPr>
              <w:t xml:space="preserve"> with the applicable requirements of RA4.4.9 and RA4.4.10</w:t>
            </w:r>
          </w:p>
        </w:tc>
      </w:tr>
      <w:tr w:rsidR="00AC4B2D" w:rsidRPr="00323F2C" w14:paraId="0F7F44D3" w14:textId="77777777" w:rsidTr="00236F4B">
        <w:trPr>
          <w:trHeight w:val="144"/>
          <w:tblHeader/>
        </w:trPr>
        <w:tc>
          <w:tcPr>
            <w:tcW w:w="11016" w:type="dxa"/>
            <w:gridSpan w:val="2"/>
            <w:vAlign w:val="center"/>
          </w:tcPr>
          <w:p w14:paraId="0F7F44D2" w14:textId="77777777" w:rsidR="009269B2" w:rsidRPr="00D75806" w:rsidRDefault="00BD5A3B"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236F4B">
              <w:rPr>
                <w:rFonts w:asciiTheme="minorHAnsi" w:hAnsiTheme="minorHAnsi" w:cstheme="minorHAnsi"/>
                <w:b/>
                <w:sz w:val="18"/>
                <w:szCs w:val="18"/>
              </w:rPr>
              <w:t xml:space="preserve">  </w:t>
            </w:r>
          </w:p>
        </w:tc>
      </w:tr>
    </w:tbl>
    <w:p w14:paraId="0F7F4506" w14:textId="77777777" w:rsidR="00AC4B2D" w:rsidRPr="00236F4B" w:rsidRDefault="00AC4B2D" w:rsidP="00DC522B">
      <w:pPr>
        <w:spacing w:after="0" w:line="240" w:lineRule="auto"/>
        <w:rPr>
          <w:rFonts w:asciiTheme="minorHAnsi" w:hAnsiTheme="minorHAnsi" w:cstheme="minorHAnsi"/>
          <w:b/>
          <w:sz w:val="18"/>
          <w:szCs w:val="18"/>
        </w:rPr>
      </w:pPr>
    </w:p>
    <w:p w14:paraId="0F7F4507" w14:textId="77777777" w:rsidR="00AC4B2D" w:rsidRPr="00236F4B" w:rsidRDefault="00AC4B2D" w:rsidP="00DC522B">
      <w:pPr>
        <w:spacing w:after="0" w:line="240" w:lineRule="auto"/>
        <w:rPr>
          <w:rFonts w:asciiTheme="minorHAnsi" w:hAnsiTheme="minorHAnsi" w:cstheme="minorHAnsi"/>
          <w:b/>
          <w:sz w:val="18"/>
          <w:szCs w:val="18"/>
        </w:rPr>
      </w:pPr>
    </w:p>
    <w:p w14:paraId="3BBB4A2A" w14:textId="77777777" w:rsidR="00707B29" w:rsidRPr="00236F4B" w:rsidRDefault="00707B29" w:rsidP="00DC522B">
      <w:pPr>
        <w:spacing w:after="0" w:line="240" w:lineRule="auto"/>
        <w:rPr>
          <w:rFonts w:asciiTheme="minorHAnsi" w:hAnsiTheme="minorHAnsi" w:cs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6E08F4" w:rsidRPr="006E08F4" w14:paraId="1F5B91D4" w14:textId="77777777" w:rsidTr="00EA0E31">
        <w:trPr>
          <w:trHeight w:val="206"/>
        </w:trPr>
        <w:tc>
          <w:tcPr>
            <w:tcW w:w="10950" w:type="dxa"/>
            <w:gridSpan w:val="4"/>
            <w:vAlign w:val="center"/>
          </w:tcPr>
          <w:p w14:paraId="6EDC9561" w14:textId="77777777" w:rsidR="006E08F4" w:rsidRPr="006E08F4" w:rsidRDefault="006E08F4" w:rsidP="006E08F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6E08F4">
              <w:rPr>
                <w:rFonts w:asciiTheme="minorHAnsi" w:eastAsia="Times New Roman" w:hAnsiTheme="minorHAnsi" w:cs="Arial"/>
                <w:b/>
                <w:caps/>
                <w:sz w:val="20"/>
                <w:szCs w:val="20"/>
              </w:rPr>
              <w:lastRenderedPageBreak/>
              <w:t>Documentation Author's Declaration Statement</w:t>
            </w:r>
          </w:p>
        </w:tc>
      </w:tr>
      <w:tr w:rsidR="006E08F4" w:rsidRPr="006E08F4" w14:paraId="7F9B3B51" w14:textId="77777777" w:rsidTr="00EA0E31">
        <w:trPr>
          <w:trHeight w:val="206"/>
        </w:trPr>
        <w:tc>
          <w:tcPr>
            <w:tcW w:w="10950" w:type="dxa"/>
            <w:gridSpan w:val="4"/>
            <w:vAlign w:val="center"/>
          </w:tcPr>
          <w:p w14:paraId="16F63D52" w14:textId="77777777" w:rsidR="006E08F4" w:rsidRPr="006E08F4" w:rsidRDefault="006E08F4" w:rsidP="006E08F4">
            <w:pPr>
              <w:keepNext/>
              <w:numPr>
                <w:ilvl w:val="0"/>
                <w:numId w:val="3"/>
              </w:numPr>
              <w:spacing w:after="0" w:line="240" w:lineRule="auto"/>
              <w:ind w:left="360" w:hanging="270"/>
              <w:rPr>
                <w:rFonts w:asciiTheme="minorHAnsi" w:eastAsia="Times New Roman" w:hAnsiTheme="minorHAnsi"/>
                <w:sz w:val="20"/>
                <w:szCs w:val="20"/>
              </w:rPr>
            </w:pPr>
            <w:r w:rsidRPr="006E08F4">
              <w:rPr>
                <w:rFonts w:asciiTheme="minorHAnsi" w:eastAsia="Times New Roman" w:hAnsiTheme="minorHAnsi"/>
                <w:sz w:val="20"/>
                <w:szCs w:val="20"/>
              </w:rPr>
              <w:t>I certify that this Certificate of Installation documentation is accurate and complete.</w:t>
            </w:r>
          </w:p>
        </w:tc>
      </w:tr>
      <w:tr w:rsidR="006E08F4" w:rsidRPr="006E08F4" w14:paraId="62ED03C7" w14:textId="77777777" w:rsidTr="00EA0E31">
        <w:trPr>
          <w:trHeight w:val="360"/>
        </w:trPr>
        <w:tc>
          <w:tcPr>
            <w:tcW w:w="5577" w:type="dxa"/>
            <w:gridSpan w:val="2"/>
          </w:tcPr>
          <w:p w14:paraId="013F8C0A"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Documentation Author Name:</w:t>
            </w:r>
          </w:p>
        </w:tc>
        <w:tc>
          <w:tcPr>
            <w:tcW w:w="5373" w:type="dxa"/>
            <w:gridSpan w:val="2"/>
          </w:tcPr>
          <w:p w14:paraId="7DEC079D"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Documentation Author Signature:</w:t>
            </w:r>
          </w:p>
        </w:tc>
      </w:tr>
      <w:tr w:rsidR="006E08F4" w:rsidRPr="006E08F4" w14:paraId="39287AD2" w14:textId="77777777" w:rsidTr="00EA0E31">
        <w:trPr>
          <w:trHeight w:val="360"/>
        </w:trPr>
        <w:tc>
          <w:tcPr>
            <w:tcW w:w="5577" w:type="dxa"/>
            <w:gridSpan w:val="2"/>
          </w:tcPr>
          <w:p w14:paraId="39B6C455"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Documentation Author Company Name:</w:t>
            </w:r>
          </w:p>
        </w:tc>
        <w:tc>
          <w:tcPr>
            <w:tcW w:w="5373" w:type="dxa"/>
            <w:gridSpan w:val="2"/>
          </w:tcPr>
          <w:p w14:paraId="3396BEF5"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Date Signed:</w:t>
            </w:r>
          </w:p>
        </w:tc>
      </w:tr>
      <w:tr w:rsidR="006E08F4" w:rsidRPr="006E08F4" w14:paraId="4C5BC1FC" w14:textId="77777777" w:rsidTr="00EA0E31">
        <w:trPr>
          <w:trHeight w:val="360"/>
        </w:trPr>
        <w:tc>
          <w:tcPr>
            <w:tcW w:w="5577" w:type="dxa"/>
            <w:gridSpan w:val="2"/>
          </w:tcPr>
          <w:p w14:paraId="60FC9E82"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Address:</w:t>
            </w:r>
          </w:p>
        </w:tc>
        <w:tc>
          <w:tcPr>
            <w:tcW w:w="5373" w:type="dxa"/>
            <w:gridSpan w:val="2"/>
          </w:tcPr>
          <w:p w14:paraId="5659C15C"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CEA/HERS Certification Identification (If applicable):</w:t>
            </w:r>
          </w:p>
        </w:tc>
      </w:tr>
      <w:tr w:rsidR="006E08F4" w:rsidRPr="006E08F4" w14:paraId="69408992" w14:textId="77777777" w:rsidTr="00EA0E31">
        <w:trPr>
          <w:trHeight w:val="360"/>
        </w:trPr>
        <w:tc>
          <w:tcPr>
            <w:tcW w:w="5577" w:type="dxa"/>
            <w:gridSpan w:val="2"/>
          </w:tcPr>
          <w:p w14:paraId="772DB909"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City/State/Zip:</w:t>
            </w:r>
          </w:p>
        </w:tc>
        <w:tc>
          <w:tcPr>
            <w:tcW w:w="5373" w:type="dxa"/>
            <w:gridSpan w:val="2"/>
          </w:tcPr>
          <w:p w14:paraId="30207BF7"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Phone:</w:t>
            </w:r>
          </w:p>
        </w:tc>
      </w:tr>
      <w:tr w:rsidR="006E08F4" w:rsidRPr="006E08F4" w14:paraId="213829E2" w14:textId="77777777" w:rsidTr="00EA0E31">
        <w:tblPrEx>
          <w:tblCellMar>
            <w:left w:w="115" w:type="dxa"/>
            <w:right w:w="115" w:type="dxa"/>
          </w:tblCellMar>
        </w:tblPrEx>
        <w:trPr>
          <w:trHeight w:val="296"/>
        </w:trPr>
        <w:tc>
          <w:tcPr>
            <w:tcW w:w="10950" w:type="dxa"/>
            <w:gridSpan w:val="4"/>
            <w:vAlign w:val="center"/>
          </w:tcPr>
          <w:p w14:paraId="6BEA93E2" w14:textId="77777777" w:rsidR="006E08F4" w:rsidRPr="006E08F4" w:rsidRDefault="006E08F4" w:rsidP="006E08F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6E08F4">
              <w:rPr>
                <w:rFonts w:asciiTheme="minorHAnsi" w:eastAsia="Times New Roman" w:hAnsiTheme="minorHAnsi" w:cs="Arial"/>
                <w:b/>
                <w:caps/>
                <w:sz w:val="20"/>
                <w:szCs w:val="20"/>
              </w:rPr>
              <w:t xml:space="preserve">Responsible Person's Declaration statement  </w:t>
            </w:r>
          </w:p>
        </w:tc>
      </w:tr>
      <w:tr w:rsidR="006E08F4" w:rsidRPr="006E08F4" w14:paraId="71632AE2" w14:textId="77777777" w:rsidTr="00EA0E31">
        <w:tblPrEx>
          <w:tblCellMar>
            <w:left w:w="115" w:type="dxa"/>
            <w:right w:w="115" w:type="dxa"/>
          </w:tblCellMar>
        </w:tblPrEx>
        <w:trPr>
          <w:trHeight w:val="504"/>
        </w:trPr>
        <w:tc>
          <w:tcPr>
            <w:tcW w:w="10950" w:type="dxa"/>
            <w:gridSpan w:val="4"/>
          </w:tcPr>
          <w:p w14:paraId="02AB826C" w14:textId="77777777" w:rsidR="006E08F4" w:rsidRPr="006E08F4" w:rsidRDefault="006E08F4" w:rsidP="007E0960">
            <w:pPr>
              <w:keepNext/>
              <w:spacing w:after="0" w:line="240" w:lineRule="auto"/>
              <w:rPr>
                <w:rFonts w:eastAsia="Times New Roman"/>
                <w:sz w:val="20"/>
                <w:szCs w:val="20"/>
              </w:rPr>
            </w:pPr>
            <w:r w:rsidRPr="006E08F4">
              <w:rPr>
                <w:rFonts w:eastAsia="Times New Roman"/>
                <w:sz w:val="20"/>
                <w:szCs w:val="20"/>
              </w:rPr>
              <w:t>I certify the following under penalty of perjury, under the laws of the State of California:</w:t>
            </w:r>
          </w:p>
          <w:p w14:paraId="08B70902" w14:textId="77777777" w:rsidR="006E08F4" w:rsidRPr="006E08F4" w:rsidRDefault="006E08F4" w:rsidP="006E08F4">
            <w:pPr>
              <w:numPr>
                <w:ilvl w:val="0"/>
                <w:numId w:val="22"/>
              </w:numPr>
              <w:spacing w:after="0" w:line="240" w:lineRule="auto"/>
              <w:ind w:left="775" w:hanging="360"/>
              <w:contextualSpacing/>
              <w:rPr>
                <w:rFonts w:asciiTheme="minorHAnsi" w:eastAsia="Times New Roman" w:hAnsiTheme="minorHAnsi" w:cstheme="minorBidi"/>
                <w:caps/>
                <w:sz w:val="20"/>
                <w:szCs w:val="20"/>
              </w:rPr>
            </w:pPr>
            <w:r w:rsidRPr="006E08F4">
              <w:rPr>
                <w:rFonts w:asciiTheme="minorHAnsi" w:eastAsia="Times New Roman" w:hAnsiTheme="minorHAnsi" w:cstheme="minorBidi"/>
                <w:sz w:val="20"/>
                <w:szCs w:val="20"/>
              </w:rPr>
              <w:t xml:space="preserve">The information provided on this certificate of installation is true and correct. </w:t>
            </w:r>
          </w:p>
          <w:p w14:paraId="70E145CD" w14:textId="77777777" w:rsidR="006E08F4" w:rsidRPr="006E08F4" w:rsidRDefault="006E08F4" w:rsidP="006E08F4">
            <w:pPr>
              <w:numPr>
                <w:ilvl w:val="0"/>
                <w:numId w:val="22"/>
              </w:numPr>
              <w:spacing w:after="0" w:line="240" w:lineRule="auto"/>
              <w:ind w:left="775" w:hanging="360"/>
              <w:contextualSpacing/>
              <w:rPr>
                <w:rFonts w:asciiTheme="minorHAnsi" w:eastAsia="Times New Roman" w:hAnsiTheme="minorHAnsi" w:cstheme="minorHAnsi"/>
                <w:caps/>
                <w:sz w:val="20"/>
                <w:szCs w:val="20"/>
              </w:rPr>
            </w:pPr>
            <w:r w:rsidRPr="006E08F4">
              <w:rPr>
                <w:rFonts w:asciiTheme="minorHAnsi" w:eastAsia="Times New Roman" w:hAnsiTheme="minorHAnsi" w:cstheme="minorHAnsi"/>
                <w:sz w:val="20"/>
                <w:szCs w:val="20"/>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0D3FC386" w14:textId="77777777" w:rsidR="006E08F4" w:rsidRPr="006E08F4" w:rsidRDefault="006E08F4" w:rsidP="006E08F4">
            <w:pPr>
              <w:numPr>
                <w:ilvl w:val="0"/>
                <w:numId w:val="22"/>
              </w:numPr>
              <w:spacing w:after="0" w:line="240" w:lineRule="auto"/>
              <w:ind w:left="775" w:hanging="360"/>
              <w:contextualSpacing/>
              <w:rPr>
                <w:rFonts w:asciiTheme="minorHAnsi" w:eastAsia="Times New Roman" w:hAnsiTheme="minorHAnsi" w:cstheme="minorHAnsi"/>
                <w:caps/>
                <w:sz w:val="20"/>
                <w:szCs w:val="20"/>
              </w:rPr>
            </w:pPr>
            <w:r w:rsidRPr="006E08F4">
              <w:rPr>
                <w:rFonts w:asciiTheme="minorHAnsi" w:eastAsia="Times New Roman" w:hAnsiTheme="minorHAnsi" w:cstheme="minorHAnsi"/>
                <w:sz w:val="20"/>
                <w:szCs w:val="20"/>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23CB22F" w14:textId="77777777" w:rsidR="006E08F4" w:rsidRPr="006E08F4" w:rsidRDefault="006E08F4" w:rsidP="006E08F4">
            <w:pPr>
              <w:numPr>
                <w:ilvl w:val="0"/>
                <w:numId w:val="22"/>
              </w:numPr>
              <w:spacing w:after="0" w:line="240" w:lineRule="auto"/>
              <w:ind w:left="775" w:hanging="360"/>
              <w:contextualSpacing/>
              <w:rPr>
                <w:rFonts w:asciiTheme="minorHAnsi" w:eastAsia="Times New Roman" w:hAnsiTheme="minorHAnsi" w:cstheme="minorHAnsi"/>
                <w:caps/>
                <w:sz w:val="20"/>
                <w:szCs w:val="20"/>
              </w:rPr>
            </w:pPr>
            <w:r w:rsidRPr="006E08F4">
              <w:rPr>
                <w:rFonts w:asciiTheme="minorHAnsi" w:eastAsia="Times New Roman" w:hAnsiTheme="minorHAnsi" w:cstheme="minorHAnsi"/>
                <w:sz w:val="20"/>
                <w:szCs w:val="20"/>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D8CB25B" w14:textId="77777777" w:rsidR="006E08F4" w:rsidRPr="006E08F4" w:rsidRDefault="006E08F4" w:rsidP="006E08F4">
            <w:pPr>
              <w:numPr>
                <w:ilvl w:val="0"/>
                <w:numId w:val="22"/>
              </w:numPr>
              <w:spacing w:after="0" w:line="240" w:lineRule="auto"/>
              <w:ind w:left="775" w:hanging="360"/>
              <w:contextualSpacing/>
              <w:rPr>
                <w:rFonts w:asciiTheme="minorHAnsi" w:eastAsia="Times New Roman" w:hAnsiTheme="minorHAnsi" w:cstheme="minorBidi"/>
                <w:caps/>
                <w:sz w:val="20"/>
                <w:szCs w:val="20"/>
              </w:rPr>
            </w:pPr>
            <w:r w:rsidRPr="006E08F4">
              <w:rPr>
                <w:rFonts w:asciiTheme="minorHAnsi" w:eastAsia="Times New Roman" w:hAnsiTheme="minorHAnsi" w:cstheme="minorBidi"/>
                <w:sz w:val="20"/>
                <w:szCs w:val="20"/>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29A31B83" w14:textId="77777777" w:rsidR="006E08F4" w:rsidRPr="006E08F4" w:rsidRDefault="006E08F4" w:rsidP="006E08F4">
            <w:pPr>
              <w:numPr>
                <w:ilvl w:val="0"/>
                <w:numId w:val="22"/>
              </w:numPr>
              <w:spacing w:after="0" w:line="240" w:lineRule="auto"/>
              <w:ind w:left="775" w:hanging="360"/>
              <w:contextualSpacing/>
              <w:rPr>
                <w:rFonts w:asciiTheme="minorHAnsi" w:eastAsia="Times New Roman" w:hAnsiTheme="minorHAnsi"/>
                <w:sz w:val="20"/>
                <w:szCs w:val="20"/>
              </w:rPr>
            </w:pPr>
            <w:r w:rsidRPr="006E08F4">
              <w:rPr>
                <w:rFonts w:asciiTheme="minorHAnsi" w:eastAsia="Times New Roman" w:hAnsiTheme="minorHAnsi" w:cstheme="minorBidi"/>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6E08F4" w:rsidRPr="006E08F4" w14:paraId="33709A41" w14:textId="77777777" w:rsidTr="00EA0E31">
        <w:tblPrEx>
          <w:tblCellMar>
            <w:left w:w="108" w:type="dxa"/>
            <w:right w:w="108" w:type="dxa"/>
          </w:tblCellMar>
        </w:tblPrEx>
        <w:trPr>
          <w:trHeight w:val="360"/>
        </w:trPr>
        <w:tc>
          <w:tcPr>
            <w:tcW w:w="5307" w:type="dxa"/>
          </w:tcPr>
          <w:p w14:paraId="04710615" w14:textId="77777777" w:rsidR="006E08F4" w:rsidRPr="006E08F4" w:rsidRDefault="006E08F4" w:rsidP="006E08F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Responsible Builder/Installer Name:</w:t>
            </w:r>
          </w:p>
        </w:tc>
        <w:tc>
          <w:tcPr>
            <w:tcW w:w="5643" w:type="dxa"/>
            <w:gridSpan w:val="3"/>
          </w:tcPr>
          <w:p w14:paraId="7F030F58" w14:textId="77777777" w:rsidR="006E08F4" w:rsidRPr="006E08F4" w:rsidRDefault="006E08F4" w:rsidP="006E08F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Responsible Builder/Installer Signature:</w:t>
            </w:r>
          </w:p>
        </w:tc>
      </w:tr>
      <w:tr w:rsidR="006E08F4" w:rsidRPr="006E08F4" w14:paraId="5BA58355" w14:textId="77777777" w:rsidTr="00EA0E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1DA900D"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38D4ED6F"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Position With Company (Title):</w:t>
            </w:r>
          </w:p>
        </w:tc>
      </w:tr>
      <w:tr w:rsidR="006E08F4" w:rsidRPr="006E08F4" w14:paraId="140E61C0" w14:textId="77777777" w:rsidTr="00EA0E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7AC33B6"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2448B32C"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CSLB License:</w:t>
            </w:r>
          </w:p>
        </w:tc>
      </w:tr>
      <w:tr w:rsidR="006E08F4" w:rsidRPr="006E08F4" w14:paraId="251EBA50" w14:textId="77777777" w:rsidTr="00EA0E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C8B029"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C1ACB37"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Phone</w:t>
            </w:r>
          </w:p>
        </w:tc>
        <w:tc>
          <w:tcPr>
            <w:tcW w:w="2822" w:type="dxa"/>
            <w:tcBorders>
              <w:top w:val="single" w:sz="4" w:space="0" w:color="auto"/>
              <w:left w:val="single" w:sz="4" w:space="0" w:color="auto"/>
              <w:bottom w:val="single" w:sz="4" w:space="0" w:color="auto"/>
              <w:right w:val="single" w:sz="4" w:space="0" w:color="auto"/>
            </w:tcBorders>
          </w:tcPr>
          <w:p w14:paraId="0AF2F146"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Date Signed:</w:t>
            </w:r>
          </w:p>
        </w:tc>
      </w:tr>
      <w:tr w:rsidR="006E08F4" w:rsidRPr="006E08F4" w14:paraId="5C0D2766" w14:textId="77777777" w:rsidTr="00EA0E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6DE452A"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38101547"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 xml:space="preserve">Name of TPQCP (if applicable): </w:t>
            </w:r>
          </w:p>
        </w:tc>
      </w:tr>
    </w:tbl>
    <w:p w14:paraId="0F7F4534" w14:textId="77777777" w:rsidR="006D2E42" w:rsidRPr="00236F4B" w:rsidRDefault="006D2E42" w:rsidP="00DC522B">
      <w:pPr>
        <w:spacing w:after="0" w:line="240" w:lineRule="auto"/>
        <w:rPr>
          <w:rFonts w:asciiTheme="minorHAnsi" w:hAnsiTheme="minorHAnsi" w:cstheme="minorHAnsi"/>
          <w:b/>
          <w:sz w:val="18"/>
          <w:szCs w:val="18"/>
        </w:rPr>
      </w:pPr>
    </w:p>
    <w:p w14:paraId="0F7F4535" w14:textId="77777777" w:rsidR="006D2E42" w:rsidRPr="00236F4B" w:rsidRDefault="006D2E42" w:rsidP="00DC522B">
      <w:pPr>
        <w:spacing w:after="0" w:line="240" w:lineRule="auto"/>
        <w:rPr>
          <w:rFonts w:asciiTheme="minorHAnsi" w:hAnsiTheme="minorHAnsi" w:cstheme="minorHAnsi"/>
          <w:b/>
          <w:sz w:val="18"/>
          <w:szCs w:val="18"/>
        </w:rPr>
      </w:pPr>
    </w:p>
    <w:p w14:paraId="5C983BD0" w14:textId="1FE8C85E" w:rsidR="00E04539" w:rsidRDefault="00E04539" w:rsidP="00585D1F">
      <w:pPr>
        <w:spacing w:after="0" w:line="240" w:lineRule="auto"/>
        <w:jc w:val="center"/>
        <w:rPr>
          <w:rFonts w:asciiTheme="minorHAnsi" w:hAnsiTheme="minorHAnsi" w:cstheme="minorHAnsi"/>
          <w:b/>
          <w:sz w:val="18"/>
          <w:szCs w:val="18"/>
        </w:rPr>
        <w:sectPr w:rsidR="00E04539" w:rsidSect="00236F4B">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360"/>
        </w:sectPr>
      </w:pPr>
    </w:p>
    <w:p w14:paraId="45213D9A" w14:textId="6A3DB6BC" w:rsidR="00585D1F" w:rsidRPr="00236F4B" w:rsidRDefault="00585D1F" w:rsidP="00585D1F">
      <w:pPr>
        <w:spacing w:after="0" w:line="240" w:lineRule="auto"/>
        <w:jc w:val="center"/>
        <w:rPr>
          <w:b/>
          <w:sz w:val="18"/>
          <w:szCs w:val="18"/>
        </w:rPr>
      </w:pPr>
      <w:r w:rsidRPr="00236F4B">
        <w:rPr>
          <w:b/>
          <w:sz w:val="18"/>
          <w:szCs w:val="18"/>
        </w:rPr>
        <w:lastRenderedPageBreak/>
        <w:t>CF2R-PLB-22-H User Instructions</w:t>
      </w:r>
    </w:p>
    <w:p w14:paraId="147A221A"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C7AF0AD" w14:textId="1498D549" w:rsidR="00585D1F" w:rsidRPr="00236F4B" w:rsidRDefault="006E1E98" w:rsidP="00585D1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18"/>
        </w:rPr>
      </w:pPr>
      <w:r w:rsidRPr="00236F4B">
        <w:rPr>
          <w:rFonts w:asciiTheme="minorHAnsi" w:hAnsiTheme="minorHAnsi" w:cs="Arial"/>
          <w:b/>
          <w:sz w:val="18"/>
          <w:szCs w:val="18"/>
        </w:rPr>
        <w:t>A</w:t>
      </w:r>
      <w:r w:rsidR="00585D1F" w:rsidRPr="00236F4B">
        <w:rPr>
          <w:rFonts w:asciiTheme="minorHAnsi" w:hAnsiTheme="minorHAnsi" w:cs="Arial"/>
          <w:b/>
          <w:sz w:val="18"/>
          <w:szCs w:val="18"/>
        </w:rPr>
        <w:t xml:space="preserve">. Design </w:t>
      </w:r>
      <w:r w:rsidR="003A7C55">
        <w:rPr>
          <w:rFonts w:asciiTheme="minorHAnsi" w:hAnsiTheme="minorHAnsi" w:cstheme="minorHAnsi"/>
          <w:b/>
          <w:sz w:val="20"/>
          <w:szCs w:val="20"/>
        </w:rPr>
        <w:t xml:space="preserve">HERS Verified </w:t>
      </w:r>
      <w:r w:rsidR="0025496C">
        <w:rPr>
          <w:rFonts w:asciiTheme="minorHAnsi" w:hAnsiTheme="minorHAnsi" w:cs="Arial"/>
          <w:b/>
          <w:sz w:val="18"/>
          <w:szCs w:val="18"/>
        </w:rPr>
        <w:t>Dwelling Unit</w:t>
      </w:r>
      <w:r w:rsidR="0025496C" w:rsidRPr="00236F4B">
        <w:rPr>
          <w:rFonts w:asciiTheme="minorHAnsi" w:hAnsiTheme="minorHAnsi" w:cs="Arial"/>
          <w:b/>
          <w:sz w:val="18"/>
          <w:szCs w:val="18"/>
        </w:rPr>
        <w:t xml:space="preserve"> </w:t>
      </w:r>
      <w:r w:rsidR="00585D1F" w:rsidRPr="00236F4B">
        <w:rPr>
          <w:rFonts w:asciiTheme="minorHAnsi" w:hAnsiTheme="minorHAnsi" w:cs="Arial"/>
          <w:b/>
          <w:sz w:val="18"/>
          <w:szCs w:val="18"/>
        </w:rPr>
        <w:t>Water Heating Systems Information</w:t>
      </w:r>
    </w:p>
    <w:p w14:paraId="036FDD4A" w14:textId="129B10D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236F4B">
        <w:rPr>
          <w:rFonts w:asciiTheme="minorHAnsi" w:hAnsiTheme="minorHAnsi"/>
          <w:sz w:val="18"/>
          <w:szCs w:val="18"/>
        </w:rPr>
        <w:t xml:space="preserve">This table reports the water heating system features that were specified on the registered CF1R compliance document for this project. </w:t>
      </w:r>
      <w:r w:rsidR="00E04539">
        <w:rPr>
          <w:rFonts w:asciiTheme="minorHAnsi" w:hAnsiTheme="minorHAnsi"/>
          <w:sz w:val="18"/>
          <w:szCs w:val="18"/>
        </w:rPr>
        <w:t>His section is f</w:t>
      </w:r>
      <w:r w:rsidRPr="00236F4B">
        <w:rPr>
          <w:rFonts w:asciiTheme="minorHAnsi" w:hAnsiTheme="minorHAnsi"/>
          <w:sz w:val="18"/>
          <w:szCs w:val="18"/>
        </w:rPr>
        <w:t>or information</w:t>
      </w:r>
      <w:r w:rsidR="00E04539">
        <w:rPr>
          <w:rFonts w:asciiTheme="minorHAnsi" w:hAnsiTheme="minorHAnsi"/>
          <w:sz w:val="18"/>
          <w:szCs w:val="18"/>
        </w:rPr>
        <w:t>/verification purposes</w:t>
      </w:r>
      <w:r w:rsidRPr="00236F4B">
        <w:rPr>
          <w:rFonts w:asciiTheme="minorHAnsi" w:hAnsiTheme="minorHAnsi"/>
          <w:sz w:val="18"/>
          <w:szCs w:val="18"/>
        </w:rPr>
        <w:t xml:space="preserve"> only and requires no user input.</w:t>
      </w:r>
    </w:p>
    <w:p w14:paraId="75891B73"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18"/>
          <w:szCs w:val="18"/>
        </w:rPr>
      </w:pPr>
    </w:p>
    <w:p w14:paraId="612DE64B" w14:textId="09D4488B" w:rsidR="00A2703C" w:rsidRPr="005828AE" w:rsidRDefault="00A2703C" w:rsidP="00A2703C">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t>A</w:t>
      </w:r>
      <w:r w:rsidR="00E53F9A">
        <w:rPr>
          <w:rFonts w:asciiTheme="minorHAnsi" w:hAnsiTheme="minorHAnsi" w:cstheme="minorHAnsi"/>
          <w:b/>
          <w:sz w:val="18"/>
          <w:szCs w:val="18"/>
        </w:rPr>
        <w:t>2</w:t>
      </w:r>
      <w:r w:rsidRPr="005828AE">
        <w:rPr>
          <w:rFonts w:asciiTheme="minorHAnsi" w:hAnsiTheme="minorHAnsi" w:cstheme="minorHAnsi"/>
          <w:b/>
          <w:sz w:val="18"/>
          <w:szCs w:val="18"/>
        </w:rPr>
        <w:t xml:space="preserve">. Design </w:t>
      </w:r>
      <w:r w:rsidRPr="00C1150F">
        <w:rPr>
          <w:rFonts w:cstheme="minorHAnsi"/>
          <w:b/>
          <w:sz w:val="20"/>
          <w:szCs w:val="20"/>
        </w:rPr>
        <w:t xml:space="preserve">HERS Verified </w:t>
      </w:r>
      <w:r w:rsidRPr="005828AE">
        <w:rPr>
          <w:rFonts w:asciiTheme="minorHAnsi" w:hAnsiTheme="minorHAnsi" w:cstheme="minorHAnsi"/>
          <w:b/>
          <w:sz w:val="18"/>
          <w:szCs w:val="18"/>
        </w:rPr>
        <w:t xml:space="preserve">Dwelling Unit </w:t>
      </w:r>
      <w:r>
        <w:rPr>
          <w:rFonts w:asciiTheme="minorHAnsi" w:hAnsiTheme="minorHAnsi" w:cstheme="minorHAnsi"/>
          <w:b/>
          <w:sz w:val="18"/>
          <w:szCs w:val="18"/>
        </w:rPr>
        <w:t xml:space="preserve">HPWH System </w:t>
      </w:r>
      <w:r w:rsidRPr="005828AE">
        <w:rPr>
          <w:rFonts w:asciiTheme="minorHAnsi" w:hAnsiTheme="minorHAnsi" w:cstheme="minorHAnsi"/>
          <w:b/>
          <w:sz w:val="18"/>
          <w:szCs w:val="18"/>
        </w:rPr>
        <w:t>Information</w:t>
      </w:r>
    </w:p>
    <w:p w14:paraId="6A893849" w14:textId="77777777" w:rsidR="00A2703C" w:rsidRDefault="00A2703C" w:rsidP="00A2703C">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features that were specified on the registered CF1R compliance document for this project. </w:t>
      </w:r>
      <w:r>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p>
    <w:p w14:paraId="35444689" w14:textId="77777777" w:rsidR="00A2703C" w:rsidRDefault="00A2703C" w:rsidP="00A2703C">
      <w:pPr>
        <w:keepNext/>
        <w:spacing w:after="0" w:line="240" w:lineRule="auto"/>
        <w:rPr>
          <w:rFonts w:asciiTheme="minorHAnsi" w:hAnsiTheme="minorHAnsi" w:cstheme="minorHAnsi"/>
          <w:sz w:val="18"/>
          <w:szCs w:val="18"/>
        </w:rPr>
      </w:pPr>
    </w:p>
    <w:p w14:paraId="7C2891E7" w14:textId="261957A6" w:rsidR="00720D79" w:rsidRPr="00236F4B" w:rsidRDefault="006E1E98" w:rsidP="00A2703C">
      <w:pPr>
        <w:keepNext/>
        <w:spacing w:after="0" w:line="240" w:lineRule="auto"/>
        <w:rPr>
          <w:rFonts w:asciiTheme="minorHAnsi" w:hAnsiTheme="minorHAnsi" w:cstheme="minorHAnsi"/>
          <w:sz w:val="18"/>
          <w:szCs w:val="18"/>
        </w:rPr>
      </w:pPr>
      <w:r w:rsidRPr="00236F4B">
        <w:rPr>
          <w:rFonts w:asciiTheme="minorHAnsi" w:hAnsiTheme="minorHAnsi" w:cstheme="minorHAnsi"/>
          <w:b/>
          <w:sz w:val="18"/>
          <w:szCs w:val="18"/>
        </w:rPr>
        <w:t>B</w:t>
      </w:r>
      <w:r w:rsidR="00720D79" w:rsidRPr="00236F4B">
        <w:rPr>
          <w:rFonts w:asciiTheme="minorHAnsi" w:hAnsiTheme="minorHAnsi" w:cstheme="minorHAnsi"/>
          <w:b/>
          <w:sz w:val="18"/>
          <w:szCs w:val="18"/>
        </w:rPr>
        <w:t xml:space="preserve">. Installed </w:t>
      </w:r>
      <w:r w:rsidR="00B47F33">
        <w:rPr>
          <w:rFonts w:asciiTheme="minorHAnsi" w:hAnsiTheme="minorHAnsi" w:cstheme="minorHAnsi"/>
          <w:b/>
          <w:sz w:val="20"/>
          <w:szCs w:val="20"/>
        </w:rPr>
        <w:t xml:space="preserve">HERS Verified </w:t>
      </w:r>
      <w:r w:rsidR="00720D79" w:rsidRPr="00236F4B">
        <w:rPr>
          <w:rFonts w:asciiTheme="minorHAnsi" w:hAnsiTheme="minorHAnsi" w:cstheme="minorHAnsi"/>
          <w:b/>
          <w:sz w:val="18"/>
          <w:szCs w:val="18"/>
        </w:rPr>
        <w:t>Dwelling Unit Water Heating Systems Information</w:t>
      </w:r>
    </w:p>
    <w:p w14:paraId="3B724820" w14:textId="1DD2E288" w:rsidR="00720D79" w:rsidRPr="00236F4B" w:rsidRDefault="00720D79" w:rsidP="00720D79">
      <w:pPr>
        <w:keepNext/>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information that is being installed. Require one line for each </w:t>
      </w:r>
      <w:r w:rsidR="00EC0CA0">
        <w:rPr>
          <w:rFonts w:asciiTheme="minorHAnsi" w:hAnsiTheme="minorHAnsi" w:cstheme="minorHAnsi"/>
          <w:sz w:val="18"/>
          <w:szCs w:val="18"/>
        </w:rPr>
        <w:t>installed water heater</w:t>
      </w:r>
      <w:r w:rsidRPr="00236F4B">
        <w:rPr>
          <w:rFonts w:asciiTheme="minorHAnsi" w:hAnsiTheme="minorHAnsi" w:cstheme="minorHAnsi"/>
          <w:sz w:val="18"/>
          <w:szCs w:val="18"/>
        </w:rPr>
        <w:t>.</w:t>
      </w:r>
    </w:p>
    <w:p w14:paraId="54588895" w14:textId="5311577E" w:rsidR="00FB4EA5" w:rsidRPr="00EE55E3" w:rsidRDefault="00FB4EA5"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Dwelling Unit Name - Reference information from Table A. </w:t>
      </w:r>
    </w:p>
    <w:p w14:paraId="2A45BB2F" w14:textId="686FDFD1" w:rsidR="00720D79" w:rsidRPr="00EE55E3" w:rsidRDefault="00720D79"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Water Heating System ID or Name – Reference information from </w:t>
      </w:r>
      <w:r w:rsidR="0087483C" w:rsidRPr="00EE55E3">
        <w:rPr>
          <w:rFonts w:asciiTheme="minorHAnsi" w:hAnsiTheme="minorHAnsi" w:cstheme="minorHAnsi"/>
          <w:sz w:val="18"/>
          <w:szCs w:val="18"/>
        </w:rPr>
        <w:t>Table A</w:t>
      </w:r>
      <w:r w:rsidRPr="00EE55E3">
        <w:rPr>
          <w:rFonts w:asciiTheme="minorHAnsi" w:hAnsiTheme="minorHAnsi" w:cstheme="minorHAnsi"/>
          <w:sz w:val="18"/>
          <w:szCs w:val="18"/>
        </w:rPr>
        <w:t>.</w:t>
      </w:r>
    </w:p>
    <w:p w14:paraId="502ABF75" w14:textId="5690F2A8" w:rsidR="00720D79" w:rsidRPr="00EE55E3" w:rsidRDefault="00720D79"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Water Heating System Type – Reference information from </w:t>
      </w:r>
      <w:r w:rsidR="0087483C" w:rsidRPr="00EE55E3">
        <w:rPr>
          <w:rFonts w:asciiTheme="minorHAnsi" w:hAnsiTheme="minorHAnsi" w:cstheme="minorHAnsi"/>
          <w:sz w:val="18"/>
          <w:szCs w:val="18"/>
        </w:rPr>
        <w:t>Table A</w:t>
      </w:r>
      <w:r w:rsidRPr="00EE55E3">
        <w:rPr>
          <w:rFonts w:asciiTheme="minorHAnsi" w:hAnsiTheme="minorHAnsi" w:cstheme="minorHAnsi"/>
          <w:sz w:val="18"/>
          <w:szCs w:val="18"/>
        </w:rPr>
        <w:t>. The different kinds of water heating system type are DHW, or Combined Hydronic.</w:t>
      </w:r>
    </w:p>
    <w:p w14:paraId="12FFCCFD" w14:textId="78E46A83" w:rsidR="00720D79" w:rsidRPr="00EE55E3" w:rsidRDefault="00720D79"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Water Heater Type – </w:t>
      </w:r>
      <w:r w:rsidR="0087483C" w:rsidRPr="00EE55E3">
        <w:rPr>
          <w:rFonts w:asciiTheme="minorHAnsi" w:hAnsiTheme="minorHAnsi" w:cstheme="minorHAnsi"/>
          <w:sz w:val="18"/>
          <w:szCs w:val="18"/>
        </w:rPr>
        <w:t>Reference i</w:t>
      </w:r>
      <w:r w:rsidRPr="00EE55E3">
        <w:rPr>
          <w:rFonts w:asciiTheme="minorHAnsi" w:hAnsiTheme="minorHAnsi" w:cstheme="minorHAnsi"/>
          <w:sz w:val="18"/>
          <w:szCs w:val="18"/>
        </w:rPr>
        <w:t xml:space="preserve">nformation from </w:t>
      </w:r>
      <w:r w:rsidR="0087483C" w:rsidRPr="00EE55E3">
        <w:rPr>
          <w:rFonts w:asciiTheme="minorHAnsi" w:hAnsiTheme="minorHAnsi" w:cstheme="minorHAnsi"/>
          <w:sz w:val="18"/>
          <w:szCs w:val="18"/>
        </w:rPr>
        <w:t>Table A</w:t>
      </w:r>
      <w:r w:rsidRPr="00EE55E3">
        <w:rPr>
          <w:rFonts w:asciiTheme="minorHAnsi" w:hAnsiTheme="minorHAnsi" w:cstheme="minorHAnsi"/>
          <w:sz w:val="18"/>
          <w:szCs w:val="18"/>
        </w:rPr>
        <w:t>. The different kinds of water heaters are Large/Commercial Storage, Small/Consumer Storage, Residential-Duty Commercial Storage, Heat Pump, Boiler, Large/Commercial Instantaneous, Small/Consumer Instantaneous, Residential-Duty Commercial Instantaneous or Indirect.</w:t>
      </w:r>
    </w:p>
    <w:p w14:paraId="7A67C572" w14:textId="50F61B78" w:rsidR="00720D79" w:rsidRPr="00EE55E3" w:rsidRDefault="00720D79"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 of </w:t>
      </w:r>
      <w:r w:rsidR="001822B4" w:rsidRPr="00EE55E3">
        <w:rPr>
          <w:rFonts w:asciiTheme="minorHAnsi" w:eastAsia="Times New Roman" w:hAnsiTheme="minorHAnsi" w:cstheme="minorHAnsi"/>
          <w:sz w:val="18"/>
          <w:szCs w:val="20"/>
        </w:rPr>
        <w:t xml:space="preserve">Like (or Identical) </w:t>
      </w:r>
      <w:r w:rsidRPr="00EE55E3">
        <w:rPr>
          <w:rFonts w:asciiTheme="minorHAnsi" w:hAnsiTheme="minorHAnsi" w:cstheme="minorHAnsi"/>
          <w:sz w:val="18"/>
          <w:szCs w:val="18"/>
        </w:rPr>
        <w:t xml:space="preserve">Water Heaters in system – Reference information from </w:t>
      </w:r>
      <w:r w:rsidR="0087483C" w:rsidRPr="00EE55E3">
        <w:rPr>
          <w:rFonts w:asciiTheme="minorHAnsi" w:hAnsiTheme="minorHAnsi" w:cstheme="minorHAnsi"/>
          <w:sz w:val="18"/>
          <w:szCs w:val="18"/>
        </w:rPr>
        <w:t>Table A</w:t>
      </w:r>
      <w:r w:rsidRPr="00EE55E3">
        <w:rPr>
          <w:rFonts w:asciiTheme="minorHAnsi" w:hAnsiTheme="minorHAnsi" w:cstheme="minorHAnsi"/>
          <w:sz w:val="18"/>
          <w:szCs w:val="18"/>
        </w:rPr>
        <w:t>.</w:t>
      </w:r>
    </w:p>
    <w:p w14:paraId="1F48CB14" w14:textId="61941624" w:rsidR="00720D79" w:rsidRPr="00EE55E3" w:rsidRDefault="00720D79"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Fuel Type – Reference information from </w:t>
      </w:r>
      <w:r w:rsidR="0087483C" w:rsidRPr="00EE55E3">
        <w:rPr>
          <w:rFonts w:asciiTheme="minorHAnsi" w:hAnsiTheme="minorHAnsi" w:cstheme="minorHAnsi"/>
          <w:sz w:val="18"/>
          <w:szCs w:val="18"/>
        </w:rPr>
        <w:t>Table A</w:t>
      </w:r>
      <w:r w:rsidRPr="00EE55E3">
        <w:rPr>
          <w:rFonts w:asciiTheme="minorHAnsi" w:hAnsiTheme="minorHAnsi" w:cstheme="minorHAnsi"/>
          <w:sz w:val="18"/>
          <w:szCs w:val="18"/>
        </w:rPr>
        <w:t xml:space="preserve">. The different kinds of fuel types are </w:t>
      </w:r>
      <w:r w:rsidR="0087483C" w:rsidRPr="00EE55E3">
        <w:rPr>
          <w:rFonts w:asciiTheme="minorHAnsi" w:hAnsiTheme="minorHAnsi" w:cstheme="minorHAnsi"/>
          <w:sz w:val="18"/>
          <w:szCs w:val="18"/>
        </w:rPr>
        <w:t xml:space="preserve">heat pump, electric resistance, </w:t>
      </w:r>
      <w:r w:rsidRPr="00EE55E3">
        <w:rPr>
          <w:rFonts w:asciiTheme="minorHAnsi" w:hAnsiTheme="minorHAnsi" w:cstheme="minorHAnsi"/>
          <w:sz w:val="18"/>
          <w:szCs w:val="18"/>
        </w:rPr>
        <w:t xml:space="preserve">natural gas, </w:t>
      </w:r>
      <w:r w:rsidR="0087483C" w:rsidRPr="00EE55E3">
        <w:rPr>
          <w:rFonts w:asciiTheme="minorHAnsi" w:hAnsiTheme="minorHAnsi" w:cstheme="minorHAnsi"/>
          <w:sz w:val="18"/>
          <w:szCs w:val="18"/>
        </w:rPr>
        <w:t xml:space="preserve">and </w:t>
      </w:r>
      <w:r w:rsidRPr="00EE55E3">
        <w:rPr>
          <w:rFonts w:asciiTheme="minorHAnsi" w:hAnsiTheme="minorHAnsi" w:cstheme="minorHAnsi"/>
          <w:sz w:val="18"/>
          <w:szCs w:val="18"/>
        </w:rPr>
        <w:t>propane.</w:t>
      </w:r>
    </w:p>
    <w:p w14:paraId="46A38320" w14:textId="6EB087E1" w:rsidR="00720D79" w:rsidRPr="00EE55E3" w:rsidRDefault="00720D79"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Rated Input Type – Reference information from </w:t>
      </w:r>
      <w:r w:rsidR="0087483C" w:rsidRPr="00EE55E3">
        <w:rPr>
          <w:rFonts w:asciiTheme="minorHAnsi" w:hAnsiTheme="minorHAnsi" w:cstheme="minorHAnsi"/>
          <w:sz w:val="18"/>
          <w:szCs w:val="18"/>
        </w:rPr>
        <w:t>Table A</w:t>
      </w:r>
      <w:r w:rsidRPr="00EE55E3">
        <w:rPr>
          <w:rFonts w:asciiTheme="minorHAnsi" w:hAnsiTheme="minorHAnsi" w:cstheme="minorHAnsi"/>
          <w:sz w:val="18"/>
          <w:szCs w:val="18"/>
        </w:rPr>
        <w:t>. For natural gas</w:t>
      </w:r>
      <w:r w:rsidR="0087483C" w:rsidRPr="00EE55E3">
        <w:rPr>
          <w:rFonts w:asciiTheme="minorHAnsi" w:hAnsiTheme="minorHAnsi" w:cstheme="minorHAnsi"/>
          <w:sz w:val="18"/>
          <w:szCs w:val="18"/>
        </w:rPr>
        <w:t xml:space="preserve"> and</w:t>
      </w:r>
      <w:r w:rsidRPr="00EE55E3">
        <w:rPr>
          <w:rFonts w:asciiTheme="minorHAnsi" w:hAnsiTheme="minorHAnsi" w:cstheme="minorHAnsi"/>
          <w:sz w:val="18"/>
          <w:szCs w:val="18"/>
        </w:rPr>
        <w:t xml:space="preserve"> propane</w:t>
      </w:r>
      <w:r w:rsidR="0087483C" w:rsidRPr="00EE55E3">
        <w:rPr>
          <w:rFonts w:asciiTheme="minorHAnsi" w:hAnsiTheme="minorHAnsi" w:cstheme="minorHAnsi"/>
          <w:sz w:val="18"/>
          <w:szCs w:val="18"/>
        </w:rPr>
        <w:t>,</w:t>
      </w:r>
      <w:r w:rsidRPr="00EE55E3">
        <w:rPr>
          <w:rFonts w:asciiTheme="minorHAnsi" w:hAnsiTheme="minorHAnsi" w:cstheme="minorHAnsi"/>
          <w:sz w:val="18"/>
          <w:szCs w:val="18"/>
        </w:rPr>
        <w:t xml:space="preserve"> the input type is Btu/hr. For </w:t>
      </w:r>
      <w:r w:rsidR="0087483C" w:rsidRPr="00EE55E3">
        <w:rPr>
          <w:rFonts w:asciiTheme="minorHAnsi" w:hAnsiTheme="minorHAnsi" w:cstheme="minorHAnsi"/>
          <w:sz w:val="18"/>
          <w:szCs w:val="18"/>
        </w:rPr>
        <w:t xml:space="preserve">heat pump and </w:t>
      </w:r>
      <w:r w:rsidRPr="00EE55E3">
        <w:rPr>
          <w:rFonts w:asciiTheme="minorHAnsi" w:hAnsiTheme="minorHAnsi" w:cstheme="minorHAnsi"/>
          <w:sz w:val="18"/>
          <w:szCs w:val="18"/>
        </w:rPr>
        <w:t>electric</w:t>
      </w:r>
      <w:r w:rsidR="0087483C" w:rsidRPr="00EE55E3">
        <w:rPr>
          <w:rFonts w:asciiTheme="minorHAnsi" w:hAnsiTheme="minorHAnsi" w:cstheme="minorHAnsi"/>
          <w:sz w:val="18"/>
          <w:szCs w:val="18"/>
        </w:rPr>
        <w:t xml:space="preserve"> resistance,</w:t>
      </w:r>
      <w:r w:rsidRPr="00EE55E3">
        <w:rPr>
          <w:rFonts w:asciiTheme="minorHAnsi" w:hAnsiTheme="minorHAnsi" w:cstheme="minorHAnsi"/>
          <w:sz w:val="18"/>
          <w:szCs w:val="18"/>
        </w:rPr>
        <w:t xml:space="preserve"> the input type is kW.</w:t>
      </w:r>
    </w:p>
    <w:p w14:paraId="09EA39B2" w14:textId="620CFD6D" w:rsidR="00720D79" w:rsidRPr="00EE55E3" w:rsidRDefault="00720D79"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Rated Input Value – User input. Numerical value of the rated input. Must be equal to or less than value indicated on the CF1R.</w:t>
      </w:r>
    </w:p>
    <w:p w14:paraId="79B417AF" w14:textId="583AAEBC" w:rsidR="00720D79" w:rsidRPr="00EE55E3" w:rsidRDefault="00720D79" w:rsidP="005B0033">
      <w:pPr>
        <w:pStyle w:val="ListParagraph"/>
        <w:keepNext/>
        <w:numPr>
          <w:ilvl w:val="0"/>
          <w:numId w:val="25"/>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Dwelling Unit DHW System Distribution Type - Reference information from </w:t>
      </w:r>
      <w:r w:rsidR="0087483C" w:rsidRPr="00EE55E3">
        <w:rPr>
          <w:rFonts w:asciiTheme="minorHAnsi" w:hAnsiTheme="minorHAnsi" w:cstheme="minorHAnsi"/>
          <w:sz w:val="18"/>
          <w:szCs w:val="18"/>
        </w:rPr>
        <w:t>Table A</w:t>
      </w:r>
      <w:r w:rsidRPr="00EE55E3">
        <w:rPr>
          <w:rFonts w:asciiTheme="minorHAnsi" w:hAnsiTheme="minorHAnsi" w:cstheme="minorHAnsi"/>
          <w:sz w:val="18"/>
          <w:szCs w:val="18"/>
        </w:rPr>
        <w:t>.</w:t>
      </w:r>
    </w:p>
    <w:p w14:paraId="38E7CB77" w14:textId="4BBF4074" w:rsidR="00770BE1" w:rsidRPr="00EE55E3" w:rsidRDefault="00770BE1" w:rsidP="005B0033">
      <w:pPr>
        <w:pStyle w:val="ListParagraph"/>
        <w:keepNext/>
        <w:numPr>
          <w:ilvl w:val="0"/>
          <w:numId w:val="25"/>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Compact Distribution - Reference information from </w:t>
      </w:r>
      <w:r w:rsidR="0036442C" w:rsidRPr="00EE55E3">
        <w:rPr>
          <w:rFonts w:asciiTheme="minorHAnsi" w:hAnsiTheme="minorHAnsi" w:cstheme="minorHAnsi"/>
          <w:sz w:val="18"/>
          <w:szCs w:val="18"/>
        </w:rPr>
        <w:t>Table A</w:t>
      </w:r>
      <w:r w:rsidRPr="00EE55E3">
        <w:rPr>
          <w:rFonts w:asciiTheme="minorHAnsi" w:hAnsiTheme="minorHAnsi" w:cstheme="minorHAnsi"/>
          <w:sz w:val="18"/>
          <w:szCs w:val="18"/>
        </w:rPr>
        <w:t>.</w:t>
      </w:r>
    </w:p>
    <w:p w14:paraId="0CFD935B" w14:textId="1E237208" w:rsidR="00720D79" w:rsidRPr="00EE55E3" w:rsidRDefault="007B0D5E" w:rsidP="005B0033">
      <w:pPr>
        <w:pStyle w:val="ListParagraph"/>
        <w:keepNext/>
        <w:numPr>
          <w:ilvl w:val="0"/>
          <w:numId w:val="25"/>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Drain Water Heat Recovery - Reference information from </w:t>
      </w:r>
      <w:r w:rsidR="0036442C" w:rsidRPr="00EE55E3">
        <w:rPr>
          <w:rFonts w:asciiTheme="minorHAnsi" w:hAnsiTheme="minorHAnsi" w:cstheme="minorHAnsi"/>
          <w:sz w:val="18"/>
          <w:szCs w:val="18"/>
        </w:rPr>
        <w:t>Table A</w:t>
      </w:r>
      <w:r w:rsidRPr="00EE55E3">
        <w:rPr>
          <w:rFonts w:asciiTheme="minorHAnsi" w:hAnsiTheme="minorHAnsi" w:cstheme="minorHAnsi"/>
          <w:sz w:val="18"/>
          <w:szCs w:val="18"/>
        </w:rPr>
        <w:t>.</w:t>
      </w:r>
    </w:p>
    <w:p w14:paraId="783871E2" w14:textId="6649C32D" w:rsidR="00B416AE" w:rsidRDefault="00B416AE" w:rsidP="007B0D5E">
      <w:pPr>
        <w:keepNext/>
        <w:spacing w:after="0" w:line="240" w:lineRule="auto"/>
        <w:ind w:firstLine="270"/>
        <w:rPr>
          <w:rFonts w:asciiTheme="minorHAnsi" w:hAnsiTheme="minorHAnsi" w:cstheme="minorHAnsi"/>
          <w:sz w:val="18"/>
          <w:szCs w:val="18"/>
        </w:rPr>
      </w:pPr>
    </w:p>
    <w:p w14:paraId="67E94137" w14:textId="07777E2E" w:rsidR="00B416AE" w:rsidRPr="005828AE" w:rsidRDefault="00A2703C" w:rsidP="00B416AE">
      <w:pPr>
        <w:keepNext/>
        <w:spacing w:after="0" w:line="240" w:lineRule="auto"/>
        <w:rPr>
          <w:rFonts w:asciiTheme="minorHAnsi" w:hAnsiTheme="minorHAnsi" w:cstheme="minorHAnsi"/>
          <w:sz w:val="18"/>
          <w:szCs w:val="18"/>
        </w:rPr>
      </w:pPr>
      <w:r>
        <w:rPr>
          <w:rFonts w:asciiTheme="minorHAnsi" w:hAnsiTheme="minorHAnsi" w:cstheme="minorHAnsi"/>
          <w:b/>
          <w:sz w:val="18"/>
          <w:szCs w:val="18"/>
        </w:rPr>
        <w:t>B2</w:t>
      </w:r>
      <w:r w:rsidR="00B416AE" w:rsidRPr="005828AE">
        <w:rPr>
          <w:rFonts w:asciiTheme="minorHAnsi" w:hAnsiTheme="minorHAnsi" w:cstheme="minorHAnsi"/>
          <w:b/>
          <w:sz w:val="18"/>
          <w:szCs w:val="18"/>
        </w:rPr>
        <w:t xml:space="preserve">. Installed </w:t>
      </w:r>
      <w:r w:rsidR="004C5832" w:rsidRPr="00C1150F">
        <w:rPr>
          <w:rFonts w:cstheme="minorHAnsi"/>
          <w:b/>
          <w:sz w:val="20"/>
          <w:szCs w:val="20"/>
        </w:rPr>
        <w:t xml:space="preserve">HERS Verified </w:t>
      </w:r>
      <w:r w:rsidR="00B416AE" w:rsidRPr="005828AE">
        <w:rPr>
          <w:rFonts w:asciiTheme="minorHAnsi" w:hAnsiTheme="minorHAnsi" w:cstheme="minorHAnsi"/>
          <w:b/>
          <w:sz w:val="18"/>
          <w:szCs w:val="18"/>
        </w:rPr>
        <w:t xml:space="preserve">Dwelling Unit </w:t>
      </w:r>
      <w:r w:rsidR="00B416AE" w:rsidRPr="006B6989">
        <w:rPr>
          <w:rFonts w:asciiTheme="minorHAnsi" w:hAnsiTheme="minorHAnsi" w:cstheme="minorHAnsi"/>
          <w:b/>
          <w:sz w:val="18"/>
          <w:szCs w:val="18"/>
        </w:rPr>
        <w:t xml:space="preserve">HPWH System </w:t>
      </w:r>
      <w:r w:rsidR="00B416AE" w:rsidRPr="005828AE">
        <w:rPr>
          <w:rFonts w:asciiTheme="minorHAnsi" w:hAnsiTheme="minorHAnsi" w:cstheme="minorHAnsi"/>
          <w:b/>
          <w:sz w:val="18"/>
          <w:szCs w:val="18"/>
        </w:rPr>
        <w:t>Information</w:t>
      </w:r>
    </w:p>
    <w:p w14:paraId="69425135" w14:textId="77777777" w:rsidR="00A049C9" w:rsidRPr="00A049C9" w:rsidRDefault="00A049C9" w:rsidP="00A049C9">
      <w:pPr>
        <w:keepNext/>
        <w:spacing w:after="0" w:line="240" w:lineRule="auto"/>
        <w:rPr>
          <w:rFonts w:asciiTheme="minorHAnsi" w:hAnsiTheme="minorHAnsi" w:cstheme="minorHAnsi"/>
          <w:sz w:val="18"/>
          <w:szCs w:val="18"/>
        </w:rPr>
      </w:pPr>
      <w:r w:rsidRPr="00A049C9">
        <w:rPr>
          <w:rFonts w:asciiTheme="minorHAnsi" w:hAnsiTheme="minorHAnsi" w:cstheme="minorHAnsi"/>
          <w:sz w:val="18"/>
          <w:szCs w:val="18"/>
        </w:rPr>
        <w:t>This table reports the water heating system information that is being installed. Require one line for each installed water heater.</w:t>
      </w:r>
    </w:p>
    <w:p w14:paraId="30323C71" w14:textId="5F2C1F74" w:rsidR="00A049C9" w:rsidRPr="005B0033" w:rsidRDefault="00A049C9" w:rsidP="005B0033">
      <w:pPr>
        <w:pStyle w:val="ListParagraph"/>
        <w:keepNext/>
        <w:numPr>
          <w:ilvl w:val="0"/>
          <w:numId w:val="26"/>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Dwelling Unit Name - Reference information from Table A</w:t>
      </w:r>
      <w:r w:rsidR="00D428A3" w:rsidRPr="005B0033">
        <w:rPr>
          <w:rFonts w:asciiTheme="minorHAnsi" w:hAnsiTheme="minorHAnsi" w:cstheme="minorHAnsi"/>
          <w:sz w:val="18"/>
          <w:szCs w:val="18"/>
        </w:rPr>
        <w:t>2</w:t>
      </w:r>
      <w:r w:rsidRPr="005B0033">
        <w:rPr>
          <w:rFonts w:asciiTheme="minorHAnsi" w:hAnsiTheme="minorHAnsi" w:cstheme="minorHAnsi"/>
          <w:sz w:val="18"/>
          <w:szCs w:val="18"/>
        </w:rPr>
        <w:t>.</w:t>
      </w:r>
    </w:p>
    <w:p w14:paraId="12457AE5" w14:textId="6DC0DF13" w:rsidR="00A049C9" w:rsidRPr="005B0033" w:rsidRDefault="00A049C9" w:rsidP="005B0033">
      <w:pPr>
        <w:pStyle w:val="ListParagraph"/>
        <w:keepNext/>
        <w:numPr>
          <w:ilvl w:val="0"/>
          <w:numId w:val="26"/>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Water Heating System ID or Name – Reference information from Table A</w:t>
      </w:r>
      <w:r w:rsidR="00D428A3" w:rsidRPr="005B0033">
        <w:rPr>
          <w:rFonts w:asciiTheme="minorHAnsi" w:hAnsiTheme="minorHAnsi" w:cstheme="minorHAnsi"/>
          <w:sz w:val="18"/>
          <w:szCs w:val="18"/>
        </w:rPr>
        <w:t>2</w:t>
      </w:r>
      <w:r w:rsidRPr="005B0033">
        <w:rPr>
          <w:rFonts w:asciiTheme="minorHAnsi" w:hAnsiTheme="minorHAnsi" w:cstheme="minorHAnsi"/>
          <w:sz w:val="18"/>
          <w:szCs w:val="18"/>
        </w:rPr>
        <w:t>.</w:t>
      </w:r>
    </w:p>
    <w:p w14:paraId="0E884D61" w14:textId="0A683C9A" w:rsidR="00A049C9" w:rsidRPr="005B0033" w:rsidRDefault="00A049C9" w:rsidP="005B0033">
      <w:pPr>
        <w:pStyle w:val="ListParagraph"/>
        <w:numPr>
          <w:ilvl w:val="0"/>
          <w:numId w:val="26"/>
        </w:numPr>
        <w:tabs>
          <w:tab w:val="left" w:pos="-720"/>
          <w:tab w:val="left" w:pos="27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Modeled Equipment Make and Model number – </w:t>
      </w:r>
      <w:r w:rsidR="004201F4" w:rsidRPr="005B0033">
        <w:rPr>
          <w:rFonts w:asciiTheme="minorHAnsi" w:hAnsiTheme="minorHAnsi" w:cstheme="minorHAnsi"/>
          <w:sz w:val="18"/>
          <w:szCs w:val="18"/>
        </w:rPr>
        <w:t>User input must be equal to the value indicated on Table A2 as default and allow user to override</w:t>
      </w:r>
      <w:r w:rsidRPr="005B0033">
        <w:rPr>
          <w:rFonts w:asciiTheme="minorHAnsi" w:hAnsiTheme="minorHAnsi" w:cstheme="minorHAnsi"/>
          <w:sz w:val="18"/>
          <w:szCs w:val="18"/>
        </w:rPr>
        <w:t>.</w:t>
      </w:r>
    </w:p>
    <w:p w14:paraId="1E0D3FD5" w14:textId="63FA06FF" w:rsidR="00A049C9" w:rsidRPr="005B0033" w:rsidRDefault="00A049C9" w:rsidP="005B0033">
      <w:pPr>
        <w:pStyle w:val="ListParagraph"/>
        <w:keepNext/>
        <w:numPr>
          <w:ilvl w:val="0"/>
          <w:numId w:val="26"/>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 of </w:t>
      </w:r>
      <w:r w:rsidRPr="005B0033">
        <w:rPr>
          <w:rFonts w:asciiTheme="minorHAnsi" w:eastAsia="Times New Roman" w:hAnsiTheme="minorHAnsi" w:cstheme="minorHAnsi"/>
          <w:sz w:val="18"/>
          <w:szCs w:val="20"/>
        </w:rPr>
        <w:t xml:space="preserve">Like (or Identical) </w:t>
      </w:r>
      <w:r w:rsidRPr="005B0033">
        <w:rPr>
          <w:rFonts w:asciiTheme="minorHAnsi" w:hAnsiTheme="minorHAnsi" w:cstheme="minorHAnsi"/>
          <w:sz w:val="18"/>
          <w:szCs w:val="18"/>
        </w:rPr>
        <w:t>Water Heaters in system –Reference information from Table A</w:t>
      </w:r>
      <w:r w:rsidR="00D428A3" w:rsidRPr="005B0033">
        <w:rPr>
          <w:rFonts w:asciiTheme="minorHAnsi" w:hAnsiTheme="minorHAnsi" w:cstheme="minorHAnsi"/>
          <w:sz w:val="18"/>
          <w:szCs w:val="18"/>
        </w:rPr>
        <w:t>2</w:t>
      </w:r>
      <w:r w:rsidRPr="005B0033">
        <w:rPr>
          <w:rFonts w:asciiTheme="minorHAnsi" w:hAnsiTheme="minorHAnsi" w:cstheme="minorHAnsi"/>
          <w:sz w:val="18"/>
          <w:szCs w:val="18"/>
        </w:rPr>
        <w:t>.</w:t>
      </w:r>
    </w:p>
    <w:p w14:paraId="7D568DB1" w14:textId="27DBA0D2" w:rsidR="00A049C9" w:rsidRPr="005B0033" w:rsidRDefault="00A049C9" w:rsidP="005B0033">
      <w:pPr>
        <w:pStyle w:val="ListParagraph"/>
        <w:keepNext/>
        <w:numPr>
          <w:ilvl w:val="0"/>
          <w:numId w:val="26"/>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Tank Location – User input must equal reference information on Table A</w:t>
      </w:r>
      <w:r w:rsidR="00036FB1" w:rsidRPr="005B0033">
        <w:rPr>
          <w:rFonts w:asciiTheme="minorHAnsi" w:hAnsiTheme="minorHAnsi" w:cstheme="minorHAnsi"/>
          <w:sz w:val="18"/>
          <w:szCs w:val="18"/>
        </w:rPr>
        <w:t>2</w:t>
      </w:r>
      <w:r w:rsidRPr="005B0033">
        <w:rPr>
          <w:rFonts w:asciiTheme="minorHAnsi" w:hAnsiTheme="minorHAnsi" w:cstheme="minorHAnsi"/>
          <w:sz w:val="18"/>
          <w:szCs w:val="18"/>
        </w:rPr>
        <w:t>.</w:t>
      </w:r>
    </w:p>
    <w:p w14:paraId="7C86ABCB" w14:textId="763FEB1B" w:rsidR="00A049C9" w:rsidRDefault="00A049C9" w:rsidP="005B0033">
      <w:pPr>
        <w:pStyle w:val="ListParagraph"/>
        <w:keepNext/>
        <w:numPr>
          <w:ilvl w:val="0"/>
          <w:numId w:val="26"/>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Exterior Tank Insulation – User Input must be equal to or greater than reference information from Table A</w:t>
      </w:r>
      <w:r w:rsidR="00036FB1" w:rsidRPr="005B0033">
        <w:rPr>
          <w:rFonts w:asciiTheme="minorHAnsi" w:hAnsiTheme="minorHAnsi" w:cstheme="minorHAnsi"/>
          <w:sz w:val="18"/>
          <w:szCs w:val="18"/>
        </w:rPr>
        <w:t>2</w:t>
      </w:r>
      <w:r w:rsidRPr="005B0033">
        <w:rPr>
          <w:rFonts w:asciiTheme="minorHAnsi" w:hAnsiTheme="minorHAnsi" w:cstheme="minorHAnsi"/>
          <w:sz w:val="18"/>
          <w:szCs w:val="18"/>
        </w:rPr>
        <w:t>.</w:t>
      </w:r>
    </w:p>
    <w:p w14:paraId="40A5DCCD" w14:textId="7DDB23D4" w:rsidR="00A073E7" w:rsidRPr="00676AA6" w:rsidRDefault="00A073E7" w:rsidP="00A073E7">
      <w:pPr>
        <w:keepNext/>
        <w:spacing w:after="0" w:line="240" w:lineRule="auto"/>
        <w:ind w:left="360"/>
        <w:rPr>
          <w:ins w:id="11" w:author="Alhabibi, Haider@Energy" w:date="2023-11-01T16:40:00Z"/>
          <w:rFonts w:asciiTheme="minorHAnsi" w:hAnsiTheme="minorHAnsi" w:cstheme="minorHAnsi"/>
          <w:sz w:val="18"/>
          <w:szCs w:val="18"/>
        </w:rPr>
      </w:pPr>
      <w:ins w:id="12" w:author="Alhabibi, Haider@Energy" w:date="2023-11-01T16:40:00Z">
        <w:r>
          <w:rPr>
            <w:rFonts w:asciiTheme="minorHAnsi" w:hAnsiTheme="minorHAnsi" w:cstheme="minorHAnsi"/>
            <w:sz w:val="18"/>
            <w:szCs w:val="18"/>
          </w:rPr>
          <w:t xml:space="preserve">6a. </w:t>
        </w:r>
      </w:ins>
      <w:ins w:id="13" w:author="Alhabibi, Haider@Energy" w:date="2023-11-01T17:04:00Z">
        <w:r w:rsidR="009163CE">
          <w:rPr>
            <w:rFonts w:asciiTheme="minorHAnsi" w:hAnsiTheme="minorHAnsi" w:cstheme="minorHAnsi"/>
            <w:sz w:val="18"/>
            <w:szCs w:val="18"/>
          </w:rPr>
          <w:t xml:space="preserve"> </w:t>
        </w:r>
      </w:ins>
      <w:ins w:id="14" w:author="Alhabibi, Haider@Energy" w:date="2023-11-01T17:02:00Z">
        <w:r w:rsidR="0017771D">
          <w:rPr>
            <w:rFonts w:asciiTheme="minorHAnsi" w:hAnsiTheme="minorHAnsi" w:cstheme="minorHAnsi"/>
            <w:sz w:val="18"/>
            <w:szCs w:val="18"/>
          </w:rPr>
          <w:t xml:space="preserve"> </w:t>
        </w:r>
      </w:ins>
      <w:ins w:id="15" w:author="Alhabibi, Haider@Energy" w:date="2023-11-01T16:40:00Z">
        <w:r w:rsidRPr="00DA4FB0">
          <w:rPr>
            <w:rFonts w:asciiTheme="minorHAnsi" w:hAnsiTheme="minorHAnsi" w:cstheme="minorHAnsi"/>
            <w:sz w:val="18"/>
            <w:szCs w:val="18"/>
          </w:rPr>
          <w:t>Tank Volume</w:t>
        </w:r>
        <w:r>
          <w:rPr>
            <w:rFonts w:asciiTheme="minorHAnsi" w:hAnsiTheme="minorHAnsi" w:cstheme="minorHAnsi"/>
            <w:sz w:val="18"/>
            <w:szCs w:val="18"/>
          </w:rPr>
          <w:t xml:space="preserve"> – User </w:t>
        </w:r>
        <w:r w:rsidRPr="004E53AC">
          <w:rPr>
            <w:rFonts w:asciiTheme="minorHAnsi" w:hAnsiTheme="minorHAnsi" w:cstheme="minorHAnsi"/>
            <w:sz w:val="18"/>
            <w:szCs w:val="18"/>
          </w:rPr>
          <w:t>input must equal reference information on Table A2.</w:t>
        </w:r>
      </w:ins>
    </w:p>
    <w:p w14:paraId="55798B8C" w14:textId="74194DEB" w:rsidR="00A049C9" w:rsidRPr="005B0033" w:rsidRDefault="00A049C9" w:rsidP="00A073E7">
      <w:pPr>
        <w:pStyle w:val="ListParagraph"/>
        <w:numPr>
          <w:ilvl w:val="0"/>
          <w:numId w:val="26"/>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Dwelling Unit DHW System Distribution Type –Reference information from Table A</w:t>
      </w:r>
      <w:r w:rsidR="00036FB1" w:rsidRPr="005B0033">
        <w:rPr>
          <w:rFonts w:asciiTheme="minorHAnsi" w:hAnsiTheme="minorHAnsi" w:cstheme="minorHAnsi"/>
          <w:sz w:val="18"/>
          <w:szCs w:val="18"/>
        </w:rPr>
        <w:t>2</w:t>
      </w:r>
      <w:r w:rsidRPr="005B0033">
        <w:rPr>
          <w:rFonts w:asciiTheme="minorHAnsi" w:hAnsiTheme="minorHAnsi" w:cstheme="minorHAnsi"/>
          <w:sz w:val="18"/>
          <w:szCs w:val="18"/>
        </w:rPr>
        <w:t>.</w:t>
      </w:r>
    </w:p>
    <w:p w14:paraId="32EB5CFE" w14:textId="66D937BC" w:rsidR="00A049C9" w:rsidRPr="005B0033" w:rsidRDefault="00A049C9" w:rsidP="00A073E7">
      <w:pPr>
        <w:pStyle w:val="ListParagraph"/>
        <w:keepNext/>
        <w:numPr>
          <w:ilvl w:val="0"/>
          <w:numId w:val="26"/>
        </w:numPr>
        <w:spacing w:after="0" w:line="240" w:lineRule="auto"/>
        <w:rPr>
          <w:rFonts w:asciiTheme="minorHAnsi" w:eastAsiaTheme="minorEastAsia" w:hAnsiTheme="minorHAnsi" w:cstheme="minorHAnsi"/>
          <w:sz w:val="18"/>
          <w:szCs w:val="18"/>
        </w:rPr>
      </w:pPr>
      <w:r w:rsidRPr="005B0033">
        <w:rPr>
          <w:rFonts w:asciiTheme="minorHAnsi" w:eastAsiaTheme="minorEastAsia" w:hAnsiTheme="minorHAnsi" w:cstheme="minorHAnsi"/>
          <w:sz w:val="18"/>
          <w:szCs w:val="18"/>
        </w:rPr>
        <w:t>Compact Distribution - Reference information from Table A</w:t>
      </w:r>
      <w:r w:rsidR="00036FB1" w:rsidRPr="005B0033">
        <w:rPr>
          <w:rFonts w:asciiTheme="minorHAnsi" w:eastAsiaTheme="minorEastAsia" w:hAnsiTheme="minorHAnsi" w:cstheme="minorHAnsi"/>
          <w:sz w:val="18"/>
          <w:szCs w:val="18"/>
        </w:rPr>
        <w:t>2</w:t>
      </w:r>
      <w:r w:rsidRPr="005B0033">
        <w:rPr>
          <w:rFonts w:asciiTheme="minorHAnsi" w:eastAsiaTheme="minorEastAsia" w:hAnsiTheme="minorHAnsi" w:cstheme="minorHAnsi"/>
          <w:sz w:val="18"/>
          <w:szCs w:val="18"/>
        </w:rPr>
        <w:t>.</w:t>
      </w:r>
    </w:p>
    <w:p w14:paraId="36D187C4" w14:textId="77777777" w:rsidR="00B416AE" w:rsidRPr="00236F4B" w:rsidRDefault="00B416AE" w:rsidP="007B0D5E">
      <w:pPr>
        <w:keepNext/>
        <w:spacing w:after="0" w:line="240" w:lineRule="auto"/>
        <w:ind w:firstLine="270"/>
        <w:rPr>
          <w:rFonts w:asciiTheme="minorHAnsi" w:hAnsiTheme="minorHAnsi" w:cstheme="minorHAnsi"/>
          <w:sz w:val="18"/>
          <w:szCs w:val="18"/>
        </w:rPr>
      </w:pPr>
    </w:p>
    <w:p w14:paraId="735B7CAB" w14:textId="77777777" w:rsidR="007B0D5E" w:rsidRPr="00236F4B" w:rsidRDefault="007B0D5E" w:rsidP="00720D79">
      <w:pPr>
        <w:keepNext/>
        <w:spacing w:after="0" w:line="240" w:lineRule="auto"/>
        <w:rPr>
          <w:rFonts w:asciiTheme="minorHAnsi" w:hAnsiTheme="minorHAnsi" w:cstheme="minorHAnsi"/>
          <w:sz w:val="18"/>
          <w:szCs w:val="18"/>
        </w:rPr>
      </w:pPr>
    </w:p>
    <w:p w14:paraId="770ACA6B" w14:textId="5F821965" w:rsidR="00720D79" w:rsidRPr="00236F4B" w:rsidRDefault="006E1E98" w:rsidP="00720D79">
      <w:pPr>
        <w:keepNext/>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C</w:t>
      </w:r>
      <w:r w:rsidR="00720D79" w:rsidRPr="00236F4B">
        <w:rPr>
          <w:rFonts w:asciiTheme="minorHAnsi" w:hAnsiTheme="minorHAnsi" w:cstheme="minorHAnsi"/>
          <w:b/>
          <w:sz w:val="18"/>
          <w:szCs w:val="18"/>
        </w:rPr>
        <w:t xml:space="preserve">. Design </w:t>
      </w:r>
      <w:r w:rsidR="00B47F33">
        <w:rPr>
          <w:rFonts w:asciiTheme="minorHAnsi" w:hAnsiTheme="minorHAnsi" w:cstheme="minorHAnsi"/>
          <w:b/>
          <w:sz w:val="20"/>
          <w:szCs w:val="20"/>
        </w:rPr>
        <w:t xml:space="preserve">HERS Verified </w:t>
      </w:r>
      <w:r w:rsidR="00720D79" w:rsidRPr="00236F4B">
        <w:rPr>
          <w:rFonts w:asciiTheme="minorHAnsi" w:hAnsiTheme="minorHAnsi" w:cstheme="minorHAnsi"/>
          <w:b/>
          <w:sz w:val="18"/>
          <w:szCs w:val="18"/>
        </w:rPr>
        <w:t>Dwelling Unit Water Heating Efficiency Information</w:t>
      </w:r>
    </w:p>
    <w:p w14:paraId="74046C32" w14:textId="60FCE961" w:rsidR="00720D79" w:rsidRPr="00236F4B"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features that were specified on the registered CF1R compliance document for this project. </w:t>
      </w:r>
      <w:r w:rsidR="00E04539">
        <w:rPr>
          <w:rFonts w:asciiTheme="minorHAnsi" w:hAnsiTheme="minorHAnsi" w:cstheme="minorHAnsi"/>
          <w:sz w:val="18"/>
          <w:szCs w:val="18"/>
        </w:rPr>
        <w:t>This section is f</w:t>
      </w:r>
      <w:r w:rsidRPr="00236F4B">
        <w:rPr>
          <w:rFonts w:asciiTheme="minorHAnsi" w:hAnsiTheme="minorHAnsi" w:cstheme="minorHAnsi"/>
          <w:sz w:val="18"/>
          <w:szCs w:val="18"/>
        </w:rPr>
        <w:t>or information</w:t>
      </w:r>
      <w:r w:rsidR="00E04539">
        <w:rPr>
          <w:rFonts w:asciiTheme="minorHAnsi" w:hAnsiTheme="minorHAnsi" w:cstheme="minorHAnsi"/>
          <w:sz w:val="18"/>
          <w:szCs w:val="18"/>
        </w:rPr>
        <w:t>/verification purposes</w:t>
      </w:r>
      <w:r w:rsidRPr="00236F4B">
        <w:rPr>
          <w:rFonts w:asciiTheme="minorHAnsi" w:hAnsiTheme="minorHAnsi" w:cstheme="minorHAnsi"/>
          <w:sz w:val="18"/>
          <w:szCs w:val="18"/>
        </w:rPr>
        <w:t xml:space="preserve"> only and requires no user input.</w:t>
      </w:r>
    </w:p>
    <w:p w14:paraId="68B7A7C8" w14:textId="77777777" w:rsidR="00720D79" w:rsidRPr="00236F4B" w:rsidRDefault="00720D79" w:rsidP="00720D79">
      <w:pPr>
        <w:keepNext/>
        <w:spacing w:after="0" w:line="240" w:lineRule="auto"/>
        <w:rPr>
          <w:rFonts w:asciiTheme="minorHAnsi" w:hAnsiTheme="minorHAnsi" w:cstheme="minorHAnsi"/>
          <w:b/>
          <w:sz w:val="18"/>
          <w:szCs w:val="18"/>
        </w:rPr>
      </w:pPr>
    </w:p>
    <w:p w14:paraId="68AC99F7" w14:textId="54DCF1DC" w:rsidR="00720D79" w:rsidRPr="00236F4B" w:rsidRDefault="006E1E98" w:rsidP="00720D79">
      <w:pPr>
        <w:keepNext/>
        <w:spacing w:after="0" w:line="240" w:lineRule="auto"/>
        <w:rPr>
          <w:rFonts w:asciiTheme="minorHAnsi" w:hAnsiTheme="minorHAnsi" w:cstheme="minorHAnsi"/>
          <w:sz w:val="18"/>
          <w:szCs w:val="18"/>
        </w:rPr>
      </w:pPr>
      <w:r w:rsidRPr="00236F4B">
        <w:rPr>
          <w:rFonts w:asciiTheme="minorHAnsi" w:hAnsiTheme="minorHAnsi" w:cstheme="minorHAnsi"/>
          <w:b/>
          <w:sz w:val="18"/>
          <w:szCs w:val="18"/>
        </w:rPr>
        <w:t>D</w:t>
      </w:r>
      <w:r w:rsidR="00720D79" w:rsidRPr="00236F4B">
        <w:rPr>
          <w:rFonts w:asciiTheme="minorHAnsi" w:hAnsiTheme="minorHAnsi" w:cstheme="minorHAnsi"/>
          <w:b/>
          <w:sz w:val="18"/>
          <w:szCs w:val="18"/>
        </w:rPr>
        <w:t xml:space="preserve">. Installed </w:t>
      </w:r>
      <w:r w:rsidR="00B47F33">
        <w:rPr>
          <w:rFonts w:asciiTheme="minorHAnsi" w:hAnsiTheme="minorHAnsi" w:cstheme="minorHAnsi"/>
          <w:b/>
          <w:sz w:val="20"/>
          <w:szCs w:val="20"/>
        </w:rPr>
        <w:t xml:space="preserve">HERS Verified </w:t>
      </w:r>
      <w:r w:rsidR="00720D79" w:rsidRPr="00236F4B">
        <w:rPr>
          <w:rFonts w:asciiTheme="minorHAnsi" w:hAnsiTheme="minorHAnsi" w:cstheme="minorHAnsi"/>
          <w:b/>
          <w:sz w:val="18"/>
          <w:szCs w:val="18"/>
        </w:rPr>
        <w:t>Dwelling Unit Water Heating Efficiency Information</w:t>
      </w:r>
    </w:p>
    <w:p w14:paraId="409B91AA" w14:textId="3E493CAB" w:rsidR="00720D79" w:rsidRPr="00236F4B" w:rsidRDefault="00720D79" w:rsidP="00720D79">
      <w:pPr>
        <w:keepNext/>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information that is being installed. Require one line for each </w:t>
      </w:r>
      <w:r w:rsidR="00EC0CA0">
        <w:rPr>
          <w:rFonts w:asciiTheme="minorHAnsi" w:hAnsiTheme="minorHAnsi" w:cstheme="minorHAnsi"/>
          <w:sz w:val="18"/>
          <w:szCs w:val="18"/>
        </w:rPr>
        <w:t>installed water heater</w:t>
      </w:r>
      <w:r w:rsidRPr="00236F4B">
        <w:rPr>
          <w:rFonts w:asciiTheme="minorHAnsi" w:hAnsiTheme="minorHAnsi" w:cstheme="minorHAnsi"/>
          <w:sz w:val="18"/>
          <w:szCs w:val="18"/>
        </w:rPr>
        <w:t>.</w:t>
      </w:r>
    </w:p>
    <w:p w14:paraId="2B30070B" w14:textId="1111B01F" w:rsidR="00720D79" w:rsidRPr="005B0033" w:rsidRDefault="00720D79" w:rsidP="005B0033">
      <w:pPr>
        <w:pStyle w:val="ListParagraph"/>
        <w:numPr>
          <w:ilvl w:val="0"/>
          <w:numId w:val="28"/>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5B0033">
        <w:rPr>
          <w:rFonts w:asciiTheme="minorHAnsi" w:hAnsiTheme="minorHAnsi" w:cstheme="minorHAnsi"/>
          <w:sz w:val="18"/>
          <w:szCs w:val="18"/>
        </w:rPr>
        <w:t xml:space="preserve">Water Heating System ID or Name – Reference information from </w:t>
      </w:r>
      <w:r w:rsidR="0036442C" w:rsidRPr="005B0033">
        <w:rPr>
          <w:rFonts w:asciiTheme="minorHAnsi" w:hAnsiTheme="minorHAnsi" w:cstheme="minorHAnsi"/>
          <w:sz w:val="18"/>
          <w:szCs w:val="18"/>
        </w:rPr>
        <w:t>Table A.</w:t>
      </w:r>
    </w:p>
    <w:p w14:paraId="6C8AF421" w14:textId="6321609A" w:rsidR="00720D79" w:rsidRPr="005B0033" w:rsidRDefault="00720D79" w:rsidP="005B0033">
      <w:pPr>
        <w:pStyle w:val="ListParagraph"/>
        <w:keepNext/>
        <w:numPr>
          <w:ilvl w:val="0"/>
          <w:numId w:val="28"/>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Heating Efficiency Type – Reference information from </w:t>
      </w:r>
      <w:r w:rsidR="0036442C" w:rsidRPr="005B0033">
        <w:rPr>
          <w:rFonts w:asciiTheme="minorHAnsi" w:hAnsiTheme="minorHAnsi" w:cstheme="minorHAnsi"/>
          <w:sz w:val="18"/>
          <w:szCs w:val="18"/>
        </w:rPr>
        <w:t>Table C</w:t>
      </w:r>
      <w:r w:rsidRPr="005B0033">
        <w:rPr>
          <w:rFonts w:asciiTheme="minorHAnsi" w:hAnsiTheme="minorHAnsi" w:cstheme="minorHAnsi"/>
          <w:sz w:val="18"/>
          <w:szCs w:val="18"/>
        </w:rPr>
        <w:t xml:space="preserve">. Different efficiency types are </w:t>
      </w:r>
      <w:r w:rsidRPr="009C5096">
        <w:rPr>
          <w:rFonts w:asciiTheme="minorHAnsi" w:hAnsiTheme="minorHAnsi" w:cstheme="minorHAnsi"/>
          <w:sz w:val="18"/>
          <w:szCs w:val="18"/>
        </w:rPr>
        <w:t>Energy Factor</w:t>
      </w:r>
      <w:r w:rsidRPr="005B0033">
        <w:rPr>
          <w:rFonts w:asciiTheme="minorHAnsi" w:hAnsiTheme="minorHAnsi" w:cstheme="minorHAnsi"/>
          <w:sz w:val="18"/>
          <w:szCs w:val="18"/>
        </w:rPr>
        <w:t>, AFUE, UEF and Thermal Efficiency.</w:t>
      </w:r>
    </w:p>
    <w:p w14:paraId="29C48C9A" w14:textId="78FA10AD" w:rsidR="00720D79" w:rsidRPr="005B0033" w:rsidRDefault="00720D79" w:rsidP="005B0033">
      <w:pPr>
        <w:pStyle w:val="ListParagraph"/>
        <w:keepNext/>
        <w:numPr>
          <w:ilvl w:val="0"/>
          <w:numId w:val="28"/>
        </w:numPr>
        <w:spacing w:after="0" w:line="240" w:lineRule="auto"/>
        <w:rPr>
          <w:rFonts w:asciiTheme="minorHAnsi" w:hAnsiTheme="minorHAnsi" w:cstheme="minorHAnsi"/>
          <w:b/>
          <w:sz w:val="18"/>
          <w:szCs w:val="18"/>
        </w:rPr>
      </w:pPr>
      <w:r w:rsidRPr="005B0033">
        <w:rPr>
          <w:rFonts w:asciiTheme="minorHAnsi" w:hAnsiTheme="minorHAnsi" w:cstheme="minorHAnsi"/>
          <w:sz w:val="18"/>
          <w:szCs w:val="18"/>
        </w:rPr>
        <w:t xml:space="preserve">Heating Efficiency Value – User input </w:t>
      </w:r>
      <w:r w:rsidR="0036442C" w:rsidRPr="005B0033">
        <w:rPr>
          <w:rFonts w:asciiTheme="minorHAnsi" w:hAnsiTheme="minorHAnsi" w:cstheme="minorHAnsi"/>
          <w:sz w:val="18"/>
          <w:szCs w:val="18"/>
        </w:rPr>
        <w:t>m</w:t>
      </w:r>
      <w:r w:rsidRPr="005B0033">
        <w:rPr>
          <w:rFonts w:asciiTheme="minorHAnsi" w:hAnsiTheme="minorHAnsi" w:cstheme="minorHAnsi"/>
          <w:sz w:val="18"/>
          <w:szCs w:val="18"/>
        </w:rPr>
        <w:t>ust be equal to or higher efficiency than value indicated on the CF1R.</w:t>
      </w:r>
    </w:p>
    <w:p w14:paraId="7452B819" w14:textId="78003562" w:rsidR="00720D79" w:rsidRPr="005B0033" w:rsidRDefault="00720D79" w:rsidP="005B0033">
      <w:pPr>
        <w:pStyle w:val="ListParagraph"/>
        <w:keepNext/>
        <w:numPr>
          <w:ilvl w:val="0"/>
          <w:numId w:val="28"/>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Standby Loss – User input. Must be equal to or less than value indicated</w:t>
      </w:r>
      <w:r w:rsidR="00E04539" w:rsidRPr="005B0033">
        <w:rPr>
          <w:rFonts w:asciiTheme="minorHAnsi" w:hAnsiTheme="minorHAnsi" w:cstheme="minorHAnsi"/>
          <w:sz w:val="18"/>
          <w:szCs w:val="18"/>
        </w:rPr>
        <w:t xml:space="preserve"> in </w:t>
      </w:r>
      <w:r w:rsidR="0036442C" w:rsidRPr="005B0033">
        <w:rPr>
          <w:rFonts w:asciiTheme="minorHAnsi" w:hAnsiTheme="minorHAnsi" w:cstheme="minorHAnsi"/>
          <w:sz w:val="18"/>
          <w:szCs w:val="18"/>
        </w:rPr>
        <w:t>Table</w:t>
      </w:r>
      <w:r w:rsidR="00E04539" w:rsidRPr="005B0033">
        <w:rPr>
          <w:rFonts w:asciiTheme="minorHAnsi" w:hAnsiTheme="minorHAnsi" w:cstheme="minorHAnsi"/>
          <w:sz w:val="18"/>
          <w:szCs w:val="18"/>
        </w:rPr>
        <w:t xml:space="preserve"> C</w:t>
      </w:r>
      <w:r w:rsidRPr="005B0033">
        <w:rPr>
          <w:rFonts w:asciiTheme="minorHAnsi" w:hAnsiTheme="minorHAnsi" w:cstheme="minorHAnsi"/>
          <w:sz w:val="18"/>
          <w:szCs w:val="18"/>
        </w:rPr>
        <w:t xml:space="preserve">. Value may be N/A if CF1R value is N/A.  </w:t>
      </w:r>
    </w:p>
    <w:p w14:paraId="246D9437" w14:textId="78D853CA" w:rsidR="00720D79" w:rsidRPr="005B0033" w:rsidRDefault="00720D79" w:rsidP="005B0033">
      <w:pPr>
        <w:pStyle w:val="ListParagraph"/>
        <w:keepNext/>
        <w:numPr>
          <w:ilvl w:val="0"/>
          <w:numId w:val="28"/>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Exterior Insulation R-Value – User input. Must be equal to or higher than value indicated </w:t>
      </w:r>
      <w:r w:rsidR="00E04539" w:rsidRPr="005B0033">
        <w:rPr>
          <w:rFonts w:asciiTheme="minorHAnsi" w:hAnsiTheme="minorHAnsi" w:cstheme="minorHAnsi"/>
          <w:sz w:val="18"/>
          <w:szCs w:val="18"/>
        </w:rPr>
        <w:t xml:space="preserve">in </w:t>
      </w:r>
      <w:r w:rsidR="0036442C" w:rsidRPr="005B0033">
        <w:rPr>
          <w:rFonts w:asciiTheme="minorHAnsi" w:hAnsiTheme="minorHAnsi" w:cstheme="minorHAnsi"/>
          <w:sz w:val="18"/>
          <w:szCs w:val="18"/>
        </w:rPr>
        <w:t>Table</w:t>
      </w:r>
      <w:r w:rsidR="00E04539" w:rsidRPr="005B0033">
        <w:rPr>
          <w:rFonts w:asciiTheme="minorHAnsi" w:hAnsiTheme="minorHAnsi" w:cstheme="minorHAnsi"/>
          <w:sz w:val="18"/>
          <w:szCs w:val="18"/>
        </w:rPr>
        <w:t xml:space="preserve"> C</w:t>
      </w:r>
      <w:r w:rsidRPr="005B0033">
        <w:rPr>
          <w:rFonts w:asciiTheme="minorHAnsi" w:hAnsiTheme="minorHAnsi" w:cstheme="minorHAnsi"/>
          <w:sz w:val="18"/>
          <w:szCs w:val="18"/>
        </w:rPr>
        <w:t xml:space="preserve">. Value may be N/A if CF1R value is N/A.  </w:t>
      </w:r>
    </w:p>
    <w:p w14:paraId="0DC54883" w14:textId="752BB0D7" w:rsidR="006E1E98" w:rsidRPr="005B0033" w:rsidRDefault="006E1E98" w:rsidP="005B0033">
      <w:pPr>
        <w:pStyle w:val="ListParagraph"/>
        <w:keepNext/>
        <w:numPr>
          <w:ilvl w:val="0"/>
          <w:numId w:val="28"/>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Water Heater Storage Volume (gal) – User input. Value may be N/A if water heater type is instantaneous with zero storage.</w:t>
      </w:r>
    </w:p>
    <w:p w14:paraId="1ADBC2A5" w14:textId="038A85F0" w:rsidR="00720D79" w:rsidRPr="005B0033" w:rsidRDefault="00720D79" w:rsidP="005B0033">
      <w:pPr>
        <w:pStyle w:val="ListParagraph"/>
        <w:keepNext/>
        <w:numPr>
          <w:ilvl w:val="0"/>
          <w:numId w:val="28"/>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Tank location – User input. Must be equal to system type indicated </w:t>
      </w:r>
      <w:r w:rsidR="00E04539" w:rsidRPr="005B0033">
        <w:rPr>
          <w:rFonts w:asciiTheme="minorHAnsi" w:hAnsiTheme="minorHAnsi" w:cstheme="minorHAnsi"/>
          <w:sz w:val="18"/>
          <w:szCs w:val="18"/>
        </w:rPr>
        <w:t xml:space="preserve">in </w:t>
      </w:r>
      <w:r w:rsidR="0036442C" w:rsidRPr="005B0033">
        <w:rPr>
          <w:rFonts w:asciiTheme="minorHAnsi" w:hAnsiTheme="minorHAnsi" w:cstheme="minorHAnsi"/>
          <w:sz w:val="18"/>
          <w:szCs w:val="18"/>
        </w:rPr>
        <w:t>Table</w:t>
      </w:r>
      <w:r w:rsidR="00E04539" w:rsidRPr="005B0033">
        <w:rPr>
          <w:rFonts w:asciiTheme="minorHAnsi" w:hAnsiTheme="minorHAnsi" w:cstheme="minorHAnsi"/>
          <w:sz w:val="18"/>
          <w:szCs w:val="18"/>
        </w:rPr>
        <w:t xml:space="preserve"> C</w:t>
      </w:r>
      <w:r w:rsidRPr="005B0033">
        <w:rPr>
          <w:rFonts w:asciiTheme="minorHAnsi" w:hAnsiTheme="minorHAnsi" w:cstheme="minorHAnsi"/>
          <w:sz w:val="18"/>
          <w:szCs w:val="18"/>
        </w:rPr>
        <w:t>.</w:t>
      </w:r>
    </w:p>
    <w:p w14:paraId="7DD59A20" w14:textId="29E90A4F" w:rsidR="005B0033" w:rsidRDefault="005B0033">
      <w:pPr>
        <w:spacing w:after="0" w:line="240" w:lineRule="auto"/>
        <w:rPr>
          <w:rFonts w:asciiTheme="minorHAnsi" w:hAnsiTheme="minorHAnsi" w:cstheme="minorHAnsi"/>
          <w:b/>
          <w:sz w:val="18"/>
          <w:szCs w:val="18"/>
        </w:rPr>
      </w:pPr>
      <w:r>
        <w:rPr>
          <w:rFonts w:asciiTheme="minorHAnsi" w:hAnsiTheme="minorHAnsi" w:cstheme="minorHAnsi"/>
          <w:b/>
          <w:sz w:val="18"/>
          <w:szCs w:val="18"/>
        </w:rPr>
        <w:br w:type="page"/>
      </w:r>
    </w:p>
    <w:p w14:paraId="1D01337F" w14:textId="7D16107E" w:rsidR="00720D79" w:rsidRPr="00236F4B" w:rsidRDefault="006E1E98"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lastRenderedPageBreak/>
        <w:t>E</w:t>
      </w:r>
      <w:r w:rsidR="00720D79" w:rsidRPr="00236F4B">
        <w:rPr>
          <w:rFonts w:asciiTheme="minorHAnsi" w:hAnsiTheme="minorHAnsi" w:cstheme="minorHAnsi"/>
          <w:b/>
          <w:sz w:val="18"/>
          <w:szCs w:val="18"/>
        </w:rPr>
        <w:t>. Installed Water Heater Manufacturer Information</w:t>
      </w:r>
    </w:p>
    <w:p w14:paraId="522152A5"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This table reports the manufacturer information of the installed water heater(s). Require one line for each installed water heater</w:t>
      </w:r>
    </w:p>
    <w:p w14:paraId="636C7708" w14:textId="025B8489" w:rsidR="00720D79" w:rsidRPr="005B0033" w:rsidRDefault="00720D79" w:rsidP="005B0033">
      <w:pPr>
        <w:pStyle w:val="ListParagraph"/>
        <w:numPr>
          <w:ilvl w:val="0"/>
          <w:numId w:val="29"/>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5B0033">
        <w:rPr>
          <w:rFonts w:asciiTheme="minorHAnsi" w:hAnsiTheme="minorHAnsi" w:cstheme="minorHAnsi"/>
          <w:sz w:val="18"/>
          <w:szCs w:val="18"/>
        </w:rPr>
        <w:t>Water Heating System ID or Name – Reference information from CF1R.</w:t>
      </w:r>
    </w:p>
    <w:p w14:paraId="531F47BF" w14:textId="0BBEB077" w:rsidR="00720D79" w:rsidRPr="005B0033" w:rsidRDefault="00720D79" w:rsidP="005B0033">
      <w:pPr>
        <w:pStyle w:val="ListParagraph"/>
        <w:numPr>
          <w:ilvl w:val="0"/>
          <w:numId w:val="29"/>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5B0033">
        <w:rPr>
          <w:rFonts w:asciiTheme="minorHAnsi" w:hAnsiTheme="minorHAnsi" w:cstheme="minorHAnsi"/>
          <w:sz w:val="18"/>
          <w:szCs w:val="18"/>
        </w:rPr>
        <w:t>Manufacturer – User input. Enter the name of the water heater manufacturer.</w:t>
      </w:r>
    </w:p>
    <w:p w14:paraId="72103C0E" w14:textId="44ED202D" w:rsidR="00720D79" w:rsidRPr="005B0033" w:rsidRDefault="00720D79" w:rsidP="005B0033">
      <w:pPr>
        <w:pStyle w:val="ListParagraph"/>
        <w:numPr>
          <w:ilvl w:val="0"/>
          <w:numId w:val="29"/>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5B0033">
        <w:rPr>
          <w:rFonts w:asciiTheme="minorHAnsi" w:hAnsiTheme="minorHAnsi" w:cstheme="minorHAnsi"/>
          <w:sz w:val="18"/>
          <w:szCs w:val="18"/>
        </w:rPr>
        <w:t>Model Number – User input. Enter the model number of the water heater.</w:t>
      </w:r>
    </w:p>
    <w:p w14:paraId="16AA7EF8"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BB6B5E1" w14:textId="4C3BF84D" w:rsidR="006E4B25" w:rsidRPr="00236F4B" w:rsidRDefault="006E4B25" w:rsidP="006E4B25">
      <w:pPr>
        <w:spacing w:after="0" w:line="240" w:lineRule="auto"/>
        <w:rPr>
          <w:rFonts w:asciiTheme="minorHAnsi" w:hAnsiTheme="minorHAnsi" w:cs="Arial"/>
          <w:b/>
          <w:sz w:val="18"/>
          <w:szCs w:val="18"/>
        </w:rPr>
      </w:pPr>
      <w:r w:rsidRPr="00236F4B">
        <w:rPr>
          <w:rFonts w:asciiTheme="minorHAnsi" w:hAnsiTheme="minorHAnsi" w:cs="Arial"/>
          <w:b/>
          <w:sz w:val="18"/>
          <w:szCs w:val="18"/>
        </w:rPr>
        <w:t>F. Mandatory Measures for all Domestic Hot Water Distribution Systems</w:t>
      </w:r>
    </w:p>
    <w:p w14:paraId="1B6C4505" w14:textId="77777777" w:rsidR="006E4B25" w:rsidRPr="00236F4B"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lists the requirements for all DHW systems. HERS rater must ensure all the requirements in this table are met. </w:t>
      </w:r>
    </w:p>
    <w:p w14:paraId="130AD610"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CB7BE7A" w14:textId="5D27A28D" w:rsidR="006E4B25" w:rsidRPr="00236F4B" w:rsidRDefault="006E4B25" w:rsidP="00A259EF">
      <w:pPr>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G</w:t>
      </w:r>
      <w:r w:rsidR="00720D79" w:rsidRPr="00236F4B">
        <w:rPr>
          <w:rFonts w:asciiTheme="minorHAnsi" w:hAnsiTheme="minorHAnsi" w:cstheme="minorHAnsi"/>
          <w:b/>
          <w:sz w:val="18"/>
          <w:szCs w:val="18"/>
        </w:rPr>
        <w:t xml:space="preserve">. </w:t>
      </w:r>
      <w:r w:rsidR="00935470" w:rsidRPr="00095F6F">
        <w:rPr>
          <w:rFonts w:asciiTheme="minorHAnsi" w:hAnsiTheme="minorHAnsi" w:cstheme="minorHAnsi"/>
          <w:b/>
          <w:sz w:val="18"/>
          <w:szCs w:val="18"/>
        </w:rPr>
        <w:t xml:space="preserve">HERS-Verified Compact Hot Water Distribution </w:t>
      </w:r>
      <w:r w:rsidR="00935470" w:rsidRPr="00236F4B">
        <w:rPr>
          <w:rFonts w:asciiTheme="minorHAnsi" w:hAnsiTheme="minorHAnsi" w:cstheme="minorHAnsi"/>
          <w:b/>
          <w:sz w:val="18"/>
          <w:szCs w:val="18"/>
        </w:rPr>
        <w:t>Expanded Credit</w:t>
      </w:r>
      <w:r w:rsidRPr="00236F4B">
        <w:rPr>
          <w:rFonts w:asciiTheme="minorHAnsi" w:hAnsiTheme="minorHAnsi" w:cstheme="minorHAnsi"/>
          <w:b/>
          <w:sz w:val="18"/>
          <w:szCs w:val="18"/>
        </w:rPr>
        <w:t xml:space="preserve"> and</w:t>
      </w:r>
      <w:r w:rsidR="00C17ADA">
        <w:rPr>
          <w:rFonts w:asciiTheme="minorHAnsi" w:hAnsiTheme="minorHAnsi" w:cstheme="minorHAnsi"/>
          <w:b/>
          <w:sz w:val="18"/>
          <w:szCs w:val="18"/>
        </w:rPr>
        <w:t xml:space="preserve"> </w:t>
      </w:r>
      <w:r w:rsidRPr="00236F4B">
        <w:rPr>
          <w:rFonts w:asciiTheme="minorHAnsi" w:hAnsiTheme="minorHAnsi" w:cstheme="minorHAnsi"/>
          <w:b/>
          <w:sz w:val="18"/>
          <w:szCs w:val="18"/>
        </w:rPr>
        <w:t xml:space="preserve">H. </w:t>
      </w:r>
      <w:r w:rsidRPr="00236F4B">
        <w:rPr>
          <w:rFonts w:cstheme="minorHAnsi"/>
          <w:b/>
          <w:sz w:val="18"/>
          <w:szCs w:val="18"/>
        </w:rPr>
        <w:t>Compact Hot Water Distribution Basic</w:t>
      </w:r>
    </w:p>
    <w:p w14:paraId="1EFA6C4E" w14:textId="77777777" w:rsidR="00F41465" w:rsidRPr="00236F4B"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If performance compliance is used, this table lists the values used in the performance calculation and require no user input.</w:t>
      </w:r>
    </w:p>
    <w:p w14:paraId="0819B492" w14:textId="08C70208" w:rsidR="00F41465"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If prescriptive compliance is used, fill out this table</w:t>
      </w:r>
      <w:r w:rsidR="00E04539">
        <w:rPr>
          <w:rFonts w:asciiTheme="minorHAnsi" w:hAnsiTheme="minorHAnsi" w:cstheme="minorHAnsi"/>
          <w:sz w:val="18"/>
          <w:szCs w:val="18"/>
        </w:rPr>
        <w:t>.</w:t>
      </w:r>
    </w:p>
    <w:p w14:paraId="55A5A1BB" w14:textId="6C40F207" w:rsidR="00BF3581" w:rsidRPr="005B0033" w:rsidRDefault="00BF3581" w:rsidP="005B0033">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Reference information from CF1R</w:t>
      </w:r>
    </w:p>
    <w:p w14:paraId="5D30FC69" w14:textId="2F30A66D" w:rsidR="00F41465" w:rsidRPr="005B0033" w:rsidRDefault="00F41465" w:rsidP="005B0033">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Enter the </w:t>
      </w:r>
      <w:r w:rsidR="00E04539" w:rsidRPr="005B0033">
        <w:rPr>
          <w:rFonts w:asciiTheme="minorHAnsi" w:hAnsiTheme="minorHAnsi" w:cstheme="minorHAnsi"/>
          <w:sz w:val="18"/>
          <w:szCs w:val="18"/>
        </w:rPr>
        <w:t>m</w:t>
      </w:r>
      <w:r w:rsidRPr="005B0033">
        <w:rPr>
          <w:rFonts w:asciiTheme="minorHAnsi" w:hAnsiTheme="minorHAnsi" w:cstheme="minorHAnsi"/>
          <w:sz w:val="18"/>
          <w:szCs w:val="18"/>
        </w:rPr>
        <w:t xml:space="preserve">aster </w:t>
      </w:r>
      <w:r w:rsidR="00E04539" w:rsidRPr="005B0033">
        <w:rPr>
          <w:rFonts w:asciiTheme="minorHAnsi" w:hAnsiTheme="minorHAnsi" w:cstheme="minorHAnsi"/>
          <w:sz w:val="18"/>
          <w:szCs w:val="18"/>
        </w:rPr>
        <w:t>b</w:t>
      </w:r>
      <w:r w:rsidRPr="005B0033">
        <w:rPr>
          <w:rFonts w:asciiTheme="minorHAnsi" w:hAnsiTheme="minorHAnsi" w:cstheme="minorHAnsi"/>
          <w:sz w:val="18"/>
          <w:szCs w:val="18"/>
        </w:rPr>
        <w:t xml:space="preserve">ath distance of furthest fixture to </w:t>
      </w:r>
      <w:r w:rsidR="00E04539" w:rsidRPr="005B0033">
        <w:rPr>
          <w:rFonts w:asciiTheme="minorHAnsi" w:hAnsiTheme="minorHAnsi" w:cstheme="minorHAnsi"/>
          <w:sz w:val="18"/>
          <w:szCs w:val="18"/>
        </w:rPr>
        <w:t>w</w:t>
      </w:r>
      <w:r w:rsidRPr="005B0033">
        <w:rPr>
          <w:rFonts w:asciiTheme="minorHAnsi" w:hAnsiTheme="minorHAnsi" w:cstheme="minorHAnsi"/>
          <w:sz w:val="18"/>
          <w:szCs w:val="18"/>
        </w:rPr>
        <w:t xml:space="preserve">ater </w:t>
      </w:r>
      <w:r w:rsidR="00E04539" w:rsidRPr="005B0033">
        <w:rPr>
          <w:rFonts w:asciiTheme="minorHAnsi" w:hAnsiTheme="minorHAnsi" w:cstheme="minorHAnsi"/>
          <w:sz w:val="18"/>
          <w:szCs w:val="18"/>
        </w:rPr>
        <w:t>h</w:t>
      </w:r>
      <w:r w:rsidRPr="005B0033">
        <w:rPr>
          <w:rFonts w:asciiTheme="minorHAnsi" w:hAnsiTheme="minorHAnsi" w:cstheme="minorHAnsi"/>
          <w:sz w:val="18"/>
          <w:szCs w:val="18"/>
        </w:rPr>
        <w:t>eater in feet.</w:t>
      </w:r>
      <w:r w:rsidR="00975E71" w:rsidRPr="005B0033">
        <w:rPr>
          <w:rFonts w:asciiTheme="minorHAnsi" w:hAnsiTheme="minorHAnsi" w:cstheme="minorHAnsi"/>
          <w:sz w:val="18"/>
          <w:szCs w:val="18"/>
        </w:rPr>
        <w:t xml:space="preserve">  For multiple water heaters, enter the distance to the closest water heater.</w:t>
      </w:r>
    </w:p>
    <w:p w14:paraId="3B502AE7" w14:textId="796BFD1B" w:rsidR="00F41465" w:rsidRPr="005B0033" w:rsidRDefault="00F41465" w:rsidP="005B0033">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Enter the </w:t>
      </w:r>
      <w:r w:rsidR="00E04539" w:rsidRPr="005B0033">
        <w:rPr>
          <w:rFonts w:asciiTheme="minorHAnsi" w:hAnsiTheme="minorHAnsi" w:cstheme="minorHAnsi"/>
          <w:sz w:val="18"/>
          <w:szCs w:val="18"/>
        </w:rPr>
        <w:t>k</w:t>
      </w:r>
      <w:r w:rsidRPr="005B0033">
        <w:rPr>
          <w:rFonts w:asciiTheme="minorHAnsi" w:hAnsiTheme="minorHAnsi" w:cstheme="minorHAnsi"/>
          <w:sz w:val="18"/>
          <w:szCs w:val="18"/>
        </w:rPr>
        <w:t xml:space="preserve">itchen distance from furthest fixture to </w:t>
      </w:r>
      <w:r w:rsidR="00E04539" w:rsidRPr="005B0033">
        <w:rPr>
          <w:rFonts w:asciiTheme="minorHAnsi" w:hAnsiTheme="minorHAnsi" w:cstheme="minorHAnsi"/>
          <w:sz w:val="18"/>
          <w:szCs w:val="18"/>
        </w:rPr>
        <w:t>w</w:t>
      </w:r>
      <w:r w:rsidRPr="005B0033">
        <w:rPr>
          <w:rFonts w:asciiTheme="minorHAnsi" w:hAnsiTheme="minorHAnsi" w:cstheme="minorHAnsi"/>
          <w:sz w:val="18"/>
          <w:szCs w:val="18"/>
        </w:rPr>
        <w:t xml:space="preserve">ater </w:t>
      </w:r>
      <w:r w:rsidR="00E04539" w:rsidRPr="005B0033">
        <w:rPr>
          <w:rFonts w:asciiTheme="minorHAnsi" w:hAnsiTheme="minorHAnsi" w:cstheme="minorHAnsi"/>
          <w:sz w:val="18"/>
          <w:szCs w:val="18"/>
        </w:rPr>
        <w:t>h</w:t>
      </w:r>
      <w:r w:rsidRPr="005B0033">
        <w:rPr>
          <w:rFonts w:asciiTheme="minorHAnsi" w:hAnsiTheme="minorHAnsi" w:cstheme="minorHAnsi"/>
          <w:sz w:val="18"/>
          <w:szCs w:val="18"/>
        </w:rPr>
        <w:t>eater in feet</w:t>
      </w:r>
      <w:r w:rsidR="00E04539" w:rsidRPr="005B0033">
        <w:rPr>
          <w:rFonts w:asciiTheme="minorHAnsi" w:hAnsiTheme="minorHAnsi" w:cstheme="minorHAnsi"/>
          <w:sz w:val="18"/>
          <w:szCs w:val="18"/>
        </w:rPr>
        <w:t>.</w:t>
      </w:r>
      <w:r w:rsidR="00975E71" w:rsidRPr="005B0033">
        <w:rPr>
          <w:rFonts w:asciiTheme="minorHAnsi" w:hAnsiTheme="minorHAnsi" w:cstheme="minorHAnsi"/>
          <w:sz w:val="18"/>
          <w:szCs w:val="18"/>
        </w:rPr>
        <w:t xml:space="preserve"> For multiple water heaters, enter the distance to the closest water heater.</w:t>
      </w:r>
    </w:p>
    <w:p w14:paraId="0D8AA2D5" w14:textId="76D54BD7" w:rsidR="00F41465" w:rsidRPr="005B0033" w:rsidRDefault="00F41465" w:rsidP="005B0033">
      <w:pPr>
        <w:pStyle w:val="ListParagraph"/>
        <w:numPr>
          <w:ilvl w:val="0"/>
          <w:numId w:val="30"/>
        </w:num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Enter </w:t>
      </w:r>
      <w:r w:rsidR="00E04539" w:rsidRPr="005B0033">
        <w:rPr>
          <w:rFonts w:asciiTheme="minorHAnsi" w:hAnsiTheme="minorHAnsi" w:cstheme="minorHAnsi"/>
          <w:sz w:val="18"/>
          <w:szCs w:val="18"/>
        </w:rPr>
        <w:t>f</w:t>
      </w:r>
      <w:r w:rsidRPr="005B0033">
        <w:rPr>
          <w:rFonts w:asciiTheme="minorHAnsi" w:hAnsiTheme="minorHAnsi" w:cstheme="minorHAnsi"/>
          <w:sz w:val="18"/>
          <w:szCs w:val="18"/>
        </w:rPr>
        <w:t xml:space="preserve">urthest </w:t>
      </w:r>
      <w:r w:rsidR="00E04539" w:rsidRPr="005B0033">
        <w:rPr>
          <w:rFonts w:asciiTheme="minorHAnsi" w:hAnsiTheme="minorHAnsi" w:cstheme="minorHAnsi"/>
          <w:sz w:val="18"/>
          <w:szCs w:val="18"/>
        </w:rPr>
        <w:t>t</w:t>
      </w:r>
      <w:r w:rsidRPr="005B0033">
        <w:rPr>
          <w:rFonts w:asciiTheme="minorHAnsi" w:hAnsiTheme="minorHAnsi" w:cstheme="minorHAnsi"/>
          <w:sz w:val="18"/>
          <w:szCs w:val="18"/>
        </w:rPr>
        <w:t>hird fixtures from fixture to Water Heater in feet</w:t>
      </w:r>
      <w:r w:rsidR="00E04539" w:rsidRPr="005B0033">
        <w:rPr>
          <w:rFonts w:asciiTheme="minorHAnsi" w:hAnsiTheme="minorHAnsi" w:cstheme="minorHAnsi"/>
          <w:sz w:val="18"/>
          <w:szCs w:val="18"/>
        </w:rPr>
        <w:t>.</w:t>
      </w:r>
      <w:r w:rsidR="00975E71" w:rsidRPr="005B0033">
        <w:rPr>
          <w:rFonts w:asciiTheme="minorHAnsi" w:hAnsiTheme="minorHAnsi" w:cstheme="minorHAnsi"/>
          <w:sz w:val="18"/>
          <w:szCs w:val="18"/>
        </w:rPr>
        <w:t xml:space="preserve"> For multiple water heaters, enter the average of the furthest distance of each water heater.</w:t>
      </w:r>
    </w:p>
    <w:p w14:paraId="1A9580BA" w14:textId="362B2721" w:rsidR="00F41465" w:rsidRPr="005B0033" w:rsidRDefault="00E04539" w:rsidP="005B0033">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Weighted Distance - </w:t>
      </w:r>
      <w:r w:rsidR="00F41465" w:rsidRPr="005B0033">
        <w:rPr>
          <w:rFonts w:asciiTheme="minorHAnsi" w:hAnsiTheme="minorHAnsi" w:cstheme="minorHAnsi"/>
          <w:sz w:val="18"/>
          <w:szCs w:val="18"/>
        </w:rPr>
        <w:t>Calculated value – no user input required</w:t>
      </w:r>
      <w:r w:rsidRPr="005B0033">
        <w:rPr>
          <w:rFonts w:asciiTheme="minorHAnsi" w:hAnsiTheme="minorHAnsi" w:cstheme="minorHAnsi"/>
          <w:sz w:val="18"/>
          <w:szCs w:val="18"/>
        </w:rPr>
        <w:t>.</w:t>
      </w:r>
    </w:p>
    <w:p w14:paraId="74780DA6" w14:textId="7045BEBE" w:rsidR="00F41465" w:rsidRPr="005B0033" w:rsidRDefault="00E04539" w:rsidP="005B0033">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Qualification Distance - </w:t>
      </w:r>
      <w:r w:rsidR="00F41465" w:rsidRPr="005B0033">
        <w:rPr>
          <w:rFonts w:asciiTheme="minorHAnsi" w:hAnsiTheme="minorHAnsi" w:cstheme="minorHAnsi"/>
          <w:sz w:val="18"/>
          <w:szCs w:val="18"/>
        </w:rPr>
        <w:t>Calculated value – no user input required</w:t>
      </w:r>
      <w:r w:rsidRPr="005B0033">
        <w:rPr>
          <w:rFonts w:asciiTheme="minorHAnsi" w:hAnsiTheme="minorHAnsi" w:cstheme="minorHAnsi"/>
          <w:sz w:val="18"/>
          <w:szCs w:val="18"/>
        </w:rPr>
        <w:t>.</w:t>
      </w:r>
    </w:p>
    <w:p w14:paraId="2EBBC362" w14:textId="77777777" w:rsidR="00BF3581" w:rsidRPr="00236F4B" w:rsidRDefault="00BF3581"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3F094477" w14:textId="534B2199" w:rsidR="001B692C" w:rsidRPr="00095F6F" w:rsidRDefault="006E4B25" w:rsidP="001B692C">
      <w:pPr>
        <w:spacing w:after="0" w:line="240" w:lineRule="auto"/>
        <w:rPr>
          <w:rFonts w:asciiTheme="minorHAnsi" w:eastAsiaTheme="minorEastAsia" w:hAnsiTheme="minorHAnsi" w:cstheme="minorHAnsi"/>
          <w:b/>
          <w:sz w:val="18"/>
          <w:szCs w:val="18"/>
        </w:rPr>
      </w:pPr>
      <w:r w:rsidRPr="00236F4B">
        <w:rPr>
          <w:rFonts w:asciiTheme="minorHAnsi" w:hAnsiTheme="minorHAnsi" w:cs="Arial"/>
          <w:b/>
          <w:sz w:val="18"/>
          <w:szCs w:val="18"/>
        </w:rPr>
        <w:t>I</w:t>
      </w:r>
      <w:r w:rsidR="001B692C" w:rsidRPr="00236F4B">
        <w:rPr>
          <w:rFonts w:asciiTheme="minorHAnsi" w:hAnsiTheme="minorHAnsi" w:cs="Arial"/>
          <w:b/>
          <w:sz w:val="18"/>
          <w:szCs w:val="18"/>
        </w:rPr>
        <w:t xml:space="preserve">.  </w:t>
      </w:r>
      <w:r w:rsidR="001B692C" w:rsidRPr="00095F6F">
        <w:rPr>
          <w:rFonts w:asciiTheme="minorHAnsi" w:eastAsiaTheme="minorEastAsia" w:hAnsiTheme="minorHAnsi" w:cstheme="minorHAnsi"/>
          <w:b/>
          <w:sz w:val="18"/>
          <w:szCs w:val="18"/>
        </w:rPr>
        <w:t xml:space="preserve">HERS-Verified Drain Water Heat Recovery System  </w:t>
      </w:r>
    </w:p>
    <w:p w14:paraId="6ECC25FD" w14:textId="4AFC6AB5" w:rsidR="00B16B2C" w:rsidRDefault="00B16B2C" w:rsidP="00B16B2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lists the requirements for all </w:t>
      </w:r>
      <w:r w:rsidR="00E04539">
        <w:rPr>
          <w:rFonts w:asciiTheme="minorHAnsi" w:hAnsiTheme="minorHAnsi" w:cs="Arial"/>
          <w:sz w:val="18"/>
          <w:szCs w:val="18"/>
        </w:rPr>
        <w:t>drain water heat recovery</w:t>
      </w:r>
      <w:r w:rsidRPr="00236F4B">
        <w:rPr>
          <w:rFonts w:asciiTheme="minorHAnsi" w:hAnsiTheme="minorHAnsi" w:cs="Arial"/>
          <w:sz w:val="18"/>
          <w:szCs w:val="18"/>
        </w:rPr>
        <w:t xml:space="preserve"> systems. HERS rater must ensure all the requirements in this table are met. </w:t>
      </w:r>
    </w:p>
    <w:p w14:paraId="50968DF3" w14:textId="1D8CA48B" w:rsidR="00BF3581" w:rsidRPr="005B0033" w:rsidRDefault="00BF3581" w:rsidP="005B0033">
      <w:pPr>
        <w:pStyle w:val="ListParagraph"/>
        <w:numPr>
          <w:ilvl w:val="0"/>
          <w:numId w:val="31"/>
        </w:numPr>
        <w:tabs>
          <w:tab w:val="left" w:pos="-720"/>
          <w:tab w:val="left" w:pos="18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5B0033">
        <w:rPr>
          <w:rFonts w:asciiTheme="minorHAnsi" w:hAnsiTheme="minorHAnsi" w:cstheme="minorHAnsi"/>
          <w:sz w:val="18"/>
          <w:szCs w:val="18"/>
        </w:rPr>
        <w:t>Reference information from CF1R.</w:t>
      </w:r>
    </w:p>
    <w:p w14:paraId="2D1DED19" w14:textId="38057F6E" w:rsidR="00820267" w:rsidRPr="00820267" w:rsidRDefault="00832716" w:rsidP="005B0033">
      <w:pPr>
        <w:pStyle w:val="ListParagraph"/>
        <w:numPr>
          <w:ilvl w:val="0"/>
          <w:numId w:val="31"/>
        </w:numPr>
        <w:spacing w:after="0" w:line="240" w:lineRule="auto"/>
        <w:rPr>
          <w:rFonts w:asciiTheme="minorHAnsi" w:eastAsiaTheme="minorEastAsia" w:hAnsiTheme="minorHAnsi" w:cstheme="minorHAnsi"/>
          <w:sz w:val="18"/>
          <w:szCs w:val="18"/>
        </w:rPr>
      </w:pPr>
      <w:r w:rsidRPr="005B0033">
        <w:rPr>
          <w:rFonts w:asciiTheme="minorHAnsi" w:hAnsiTheme="minorHAnsi" w:cstheme="minorHAnsi"/>
          <w:sz w:val="18"/>
          <w:szCs w:val="18"/>
        </w:rPr>
        <w:t>Reference information from CF1R.</w:t>
      </w:r>
    </w:p>
    <w:p w14:paraId="4F784743" w14:textId="1AA045BF" w:rsidR="00832716" w:rsidRPr="005B0033" w:rsidRDefault="00832716" w:rsidP="005B0033">
      <w:pPr>
        <w:pStyle w:val="ListParagraph"/>
        <w:numPr>
          <w:ilvl w:val="0"/>
          <w:numId w:val="31"/>
        </w:numPr>
        <w:spacing w:after="0" w:line="240" w:lineRule="auto"/>
        <w:rPr>
          <w:rFonts w:asciiTheme="minorHAnsi" w:eastAsiaTheme="minorEastAsia" w:hAnsiTheme="minorHAnsi" w:cstheme="minorHAnsi"/>
          <w:sz w:val="18"/>
          <w:szCs w:val="18"/>
        </w:rPr>
      </w:pPr>
      <w:r w:rsidRPr="005B0033">
        <w:rPr>
          <w:rFonts w:asciiTheme="minorHAnsi" w:hAnsiTheme="minorHAnsi" w:cstheme="minorHAnsi"/>
          <w:sz w:val="18"/>
          <w:szCs w:val="18"/>
        </w:rPr>
        <w:t>Reference information from CF1R.</w:t>
      </w:r>
    </w:p>
    <w:p w14:paraId="02E3DCBD" w14:textId="31278BF6" w:rsidR="00832716" w:rsidRPr="005B0033" w:rsidRDefault="00832716" w:rsidP="005B0033">
      <w:pPr>
        <w:pStyle w:val="ListParagraph"/>
        <w:numPr>
          <w:ilvl w:val="0"/>
          <w:numId w:val="31"/>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Reference information from CF1R.</w:t>
      </w:r>
    </w:p>
    <w:p w14:paraId="52B8DEFD" w14:textId="574438E7" w:rsidR="00832716" w:rsidRPr="005B0033" w:rsidRDefault="00832716" w:rsidP="005B0033">
      <w:pPr>
        <w:pStyle w:val="ListParagraph"/>
        <w:numPr>
          <w:ilvl w:val="0"/>
          <w:numId w:val="31"/>
        </w:numPr>
        <w:spacing w:after="0" w:line="240" w:lineRule="auto"/>
        <w:rPr>
          <w:rFonts w:asciiTheme="minorHAnsi" w:eastAsiaTheme="minorEastAsia" w:hAnsiTheme="minorHAnsi" w:cstheme="minorHAnsi"/>
          <w:sz w:val="18"/>
          <w:szCs w:val="18"/>
        </w:rPr>
      </w:pPr>
      <w:r w:rsidRPr="005B0033">
        <w:rPr>
          <w:rFonts w:asciiTheme="minorHAnsi" w:hAnsiTheme="minorHAnsi" w:cstheme="minorHAnsi"/>
          <w:sz w:val="18"/>
          <w:szCs w:val="18"/>
        </w:rPr>
        <w:t>Reference information from CF1R.</w:t>
      </w:r>
    </w:p>
    <w:p w14:paraId="0AB5ECD4" w14:textId="15C51425" w:rsidR="00B16B2C" w:rsidRPr="005B0033" w:rsidRDefault="00B16B2C" w:rsidP="005B0033">
      <w:pPr>
        <w:pStyle w:val="ListParagraph"/>
        <w:numPr>
          <w:ilvl w:val="0"/>
          <w:numId w:val="31"/>
        </w:numPr>
        <w:spacing w:after="0" w:line="240" w:lineRule="auto"/>
        <w:rPr>
          <w:rFonts w:asciiTheme="minorHAnsi" w:eastAsiaTheme="minorEastAsia" w:hAnsiTheme="minorHAnsi" w:cstheme="minorHAnsi"/>
          <w:sz w:val="18"/>
          <w:szCs w:val="18"/>
        </w:rPr>
      </w:pPr>
      <w:r w:rsidRPr="005B0033">
        <w:rPr>
          <w:rFonts w:asciiTheme="minorHAnsi" w:eastAsiaTheme="minorEastAsia" w:hAnsiTheme="minorHAnsi" w:cstheme="minorHAnsi"/>
          <w:sz w:val="18"/>
          <w:szCs w:val="18"/>
        </w:rPr>
        <w:t xml:space="preserve">Drain Water Heat Recovery Manufacturer’s </w:t>
      </w:r>
      <w:r w:rsidR="00E04539" w:rsidRPr="005B0033">
        <w:rPr>
          <w:rFonts w:asciiTheme="minorHAnsi" w:eastAsiaTheme="minorEastAsia" w:hAnsiTheme="minorHAnsi" w:cstheme="minorHAnsi"/>
          <w:sz w:val="18"/>
          <w:szCs w:val="18"/>
        </w:rPr>
        <w:t>N</w:t>
      </w:r>
      <w:r w:rsidRPr="005B0033">
        <w:rPr>
          <w:rFonts w:asciiTheme="minorHAnsi" w:eastAsiaTheme="minorEastAsia" w:hAnsiTheme="minorHAnsi" w:cstheme="minorHAnsi"/>
          <w:sz w:val="18"/>
          <w:szCs w:val="18"/>
        </w:rPr>
        <w:t xml:space="preserve">ame- Enter the name of the </w:t>
      </w:r>
      <w:r w:rsidR="00E04539" w:rsidRPr="005B0033">
        <w:rPr>
          <w:rFonts w:asciiTheme="minorHAnsi" w:eastAsiaTheme="minorEastAsia" w:hAnsiTheme="minorHAnsi" w:cstheme="minorHAnsi"/>
          <w:sz w:val="18"/>
          <w:szCs w:val="18"/>
        </w:rPr>
        <w:t>m</w:t>
      </w:r>
      <w:r w:rsidRPr="005B0033">
        <w:rPr>
          <w:rFonts w:asciiTheme="minorHAnsi" w:eastAsiaTheme="minorEastAsia" w:hAnsiTheme="minorHAnsi" w:cstheme="minorHAnsi"/>
          <w:sz w:val="18"/>
          <w:szCs w:val="18"/>
        </w:rPr>
        <w:t>anufacturer</w:t>
      </w:r>
      <w:r w:rsidR="00E04921" w:rsidRPr="005B0033">
        <w:rPr>
          <w:rFonts w:asciiTheme="minorHAnsi" w:eastAsiaTheme="minorEastAsia" w:hAnsiTheme="minorHAnsi" w:cstheme="minorHAnsi"/>
          <w:sz w:val="18"/>
          <w:szCs w:val="18"/>
        </w:rPr>
        <w:t>.</w:t>
      </w:r>
    </w:p>
    <w:p w14:paraId="69C420E7" w14:textId="4FCB35B1" w:rsidR="00B16B2C" w:rsidRPr="005B0033" w:rsidRDefault="00B16B2C" w:rsidP="005B0033">
      <w:pPr>
        <w:pStyle w:val="ListParagraph"/>
        <w:numPr>
          <w:ilvl w:val="0"/>
          <w:numId w:val="31"/>
        </w:numPr>
        <w:spacing w:after="0" w:line="240" w:lineRule="auto"/>
        <w:rPr>
          <w:rFonts w:asciiTheme="minorHAnsi" w:eastAsiaTheme="minorEastAsia" w:hAnsiTheme="minorHAnsi" w:cstheme="minorHAnsi"/>
          <w:sz w:val="18"/>
          <w:szCs w:val="18"/>
        </w:rPr>
      </w:pPr>
      <w:r w:rsidRPr="005B0033">
        <w:rPr>
          <w:rFonts w:asciiTheme="minorHAnsi" w:eastAsiaTheme="minorEastAsia" w:hAnsiTheme="minorHAnsi" w:cstheme="minorHAnsi"/>
          <w:sz w:val="18"/>
          <w:szCs w:val="18"/>
        </w:rPr>
        <w:t xml:space="preserve">Drain Water Heat Recovery Manufacturer’s </w:t>
      </w:r>
      <w:r w:rsidR="00E04539" w:rsidRPr="005B0033">
        <w:rPr>
          <w:rFonts w:asciiTheme="minorHAnsi" w:eastAsiaTheme="minorEastAsia" w:hAnsiTheme="minorHAnsi" w:cstheme="minorHAnsi"/>
          <w:sz w:val="18"/>
          <w:szCs w:val="18"/>
        </w:rPr>
        <w:t>M</w:t>
      </w:r>
      <w:r w:rsidRPr="005B0033">
        <w:rPr>
          <w:rFonts w:asciiTheme="minorHAnsi" w:eastAsiaTheme="minorEastAsia" w:hAnsiTheme="minorHAnsi" w:cstheme="minorHAnsi"/>
          <w:sz w:val="18"/>
          <w:szCs w:val="18"/>
        </w:rPr>
        <w:t xml:space="preserve">odel </w:t>
      </w:r>
      <w:r w:rsidR="00E04539" w:rsidRPr="005B0033">
        <w:rPr>
          <w:rFonts w:asciiTheme="minorHAnsi" w:eastAsiaTheme="minorEastAsia" w:hAnsiTheme="minorHAnsi" w:cstheme="minorHAnsi"/>
          <w:sz w:val="18"/>
          <w:szCs w:val="18"/>
        </w:rPr>
        <w:t>N</w:t>
      </w:r>
      <w:r w:rsidRPr="005B0033">
        <w:rPr>
          <w:rFonts w:asciiTheme="minorHAnsi" w:eastAsiaTheme="minorEastAsia" w:hAnsiTheme="minorHAnsi" w:cstheme="minorHAnsi"/>
          <w:sz w:val="18"/>
          <w:szCs w:val="18"/>
        </w:rPr>
        <w:t xml:space="preserve">umber – Enter the </w:t>
      </w:r>
      <w:r w:rsidR="00E04539" w:rsidRPr="005B0033">
        <w:rPr>
          <w:rFonts w:asciiTheme="minorHAnsi" w:eastAsiaTheme="minorEastAsia" w:hAnsiTheme="minorHAnsi" w:cstheme="minorHAnsi"/>
          <w:sz w:val="18"/>
          <w:szCs w:val="18"/>
        </w:rPr>
        <w:t>m</w:t>
      </w:r>
      <w:r w:rsidRPr="005B0033">
        <w:rPr>
          <w:rFonts w:asciiTheme="minorHAnsi" w:eastAsiaTheme="minorEastAsia" w:hAnsiTheme="minorHAnsi" w:cstheme="minorHAnsi"/>
          <w:sz w:val="18"/>
          <w:szCs w:val="18"/>
        </w:rPr>
        <w:t>odel number</w:t>
      </w:r>
      <w:r w:rsidR="00E04921" w:rsidRPr="005B0033">
        <w:rPr>
          <w:rFonts w:asciiTheme="minorHAnsi" w:eastAsiaTheme="minorEastAsia" w:hAnsiTheme="minorHAnsi" w:cstheme="minorHAnsi"/>
          <w:sz w:val="18"/>
          <w:szCs w:val="18"/>
        </w:rPr>
        <w:t>.</w:t>
      </w:r>
    </w:p>
    <w:p w14:paraId="54A596F5" w14:textId="71477F92" w:rsidR="00B16B2C" w:rsidRPr="005B0033" w:rsidRDefault="00B16B2C" w:rsidP="005B0033">
      <w:pPr>
        <w:pStyle w:val="ListParagraph"/>
        <w:numPr>
          <w:ilvl w:val="0"/>
          <w:numId w:val="31"/>
        </w:numPr>
        <w:spacing w:after="0" w:line="240" w:lineRule="auto"/>
        <w:rPr>
          <w:rFonts w:asciiTheme="minorHAnsi" w:eastAsiaTheme="minorEastAsia" w:hAnsiTheme="minorHAnsi" w:cstheme="minorHAnsi"/>
          <w:sz w:val="18"/>
          <w:szCs w:val="18"/>
        </w:rPr>
      </w:pPr>
      <w:r w:rsidRPr="005B0033">
        <w:rPr>
          <w:rFonts w:asciiTheme="minorHAnsi" w:eastAsiaTheme="minorEastAsia" w:hAnsiTheme="minorHAnsi" w:cstheme="minorHAnsi"/>
          <w:sz w:val="18"/>
          <w:szCs w:val="18"/>
        </w:rPr>
        <w:t xml:space="preserve">Rated Effectiveness – Enter the rated effectiveness of the </w:t>
      </w:r>
      <w:r w:rsidR="00E04921" w:rsidRPr="005B0033">
        <w:rPr>
          <w:rFonts w:asciiTheme="minorHAnsi" w:eastAsiaTheme="minorEastAsia" w:hAnsiTheme="minorHAnsi" w:cstheme="minorHAnsi"/>
          <w:sz w:val="18"/>
          <w:szCs w:val="18"/>
        </w:rPr>
        <w:t>DWHR device</w:t>
      </w:r>
      <w:r w:rsidRPr="005B0033">
        <w:rPr>
          <w:rFonts w:asciiTheme="minorHAnsi" w:eastAsiaTheme="minorEastAsia" w:hAnsiTheme="minorHAnsi" w:cstheme="minorHAnsi"/>
          <w:sz w:val="18"/>
          <w:szCs w:val="18"/>
        </w:rPr>
        <w:t>.</w:t>
      </w:r>
    </w:p>
    <w:p w14:paraId="19DD8B37" w14:textId="179495DA" w:rsidR="00B16B2C" w:rsidRPr="005B0033" w:rsidRDefault="00B16B2C" w:rsidP="005B0033">
      <w:pPr>
        <w:pStyle w:val="ListParagraph"/>
        <w:numPr>
          <w:ilvl w:val="0"/>
          <w:numId w:val="31"/>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Installation Configuration</w:t>
      </w:r>
      <w:r w:rsidR="00E04921" w:rsidRPr="005B0033">
        <w:rPr>
          <w:rFonts w:asciiTheme="minorHAnsi" w:hAnsiTheme="minorHAnsi" w:cstheme="minorHAnsi"/>
          <w:sz w:val="18"/>
          <w:szCs w:val="18"/>
        </w:rPr>
        <w:t xml:space="preserve"> </w:t>
      </w:r>
      <w:r w:rsidRPr="005B0033">
        <w:rPr>
          <w:rFonts w:asciiTheme="minorHAnsi" w:hAnsiTheme="minorHAnsi" w:cstheme="minorHAnsi"/>
          <w:sz w:val="18"/>
          <w:szCs w:val="18"/>
        </w:rPr>
        <w:t>– Enter type of configuration.</w:t>
      </w:r>
      <w:r w:rsidR="00E04921" w:rsidRPr="005B0033">
        <w:rPr>
          <w:rFonts w:asciiTheme="minorHAnsi" w:hAnsiTheme="minorHAnsi" w:cstheme="minorHAnsi"/>
          <w:sz w:val="18"/>
          <w:szCs w:val="18"/>
        </w:rPr>
        <w:t xml:space="preserve">  Available options are</w:t>
      </w:r>
      <w:r w:rsidR="00E04539" w:rsidRPr="005B0033">
        <w:rPr>
          <w:rFonts w:asciiTheme="minorHAnsi" w:hAnsiTheme="minorHAnsi" w:cstheme="minorHAnsi"/>
          <w:sz w:val="18"/>
          <w:szCs w:val="18"/>
        </w:rPr>
        <w:t>:</w:t>
      </w:r>
      <w:r w:rsidR="00E04921" w:rsidRPr="005B0033">
        <w:rPr>
          <w:rFonts w:asciiTheme="minorHAnsi" w:hAnsiTheme="minorHAnsi" w:cstheme="minorHAnsi"/>
          <w:sz w:val="18"/>
          <w:szCs w:val="18"/>
        </w:rPr>
        <w:t xml:space="preserve"> Equal flow, unequal to shower, and unequal to water heater</w:t>
      </w:r>
    </w:p>
    <w:p w14:paraId="22A2E610" w14:textId="1769E75C" w:rsidR="00B16B2C" w:rsidRPr="005B0033" w:rsidRDefault="00B16B2C" w:rsidP="005B0033">
      <w:pPr>
        <w:pStyle w:val="ListParagraph"/>
        <w:numPr>
          <w:ilvl w:val="0"/>
          <w:numId w:val="31"/>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Percent of shower</w:t>
      </w:r>
      <w:r w:rsidR="00E04539" w:rsidRPr="005B0033">
        <w:rPr>
          <w:rFonts w:asciiTheme="minorHAnsi" w:hAnsiTheme="minorHAnsi" w:cstheme="minorHAnsi"/>
          <w:sz w:val="18"/>
          <w:szCs w:val="18"/>
        </w:rPr>
        <w:t>s</w:t>
      </w:r>
      <w:r w:rsidRPr="005B0033">
        <w:rPr>
          <w:rFonts w:asciiTheme="minorHAnsi" w:hAnsiTheme="minorHAnsi" w:cstheme="minorHAnsi"/>
          <w:sz w:val="18"/>
          <w:szCs w:val="18"/>
        </w:rPr>
        <w:t xml:space="preserve"> served by the DWHR device –</w:t>
      </w:r>
      <w:r w:rsidR="00E04921" w:rsidRPr="005B0033">
        <w:rPr>
          <w:rFonts w:asciiTheme="minorHAnsi" w:hAnsiTheme="minorHAnsi" w:cstheme="minorHAnsi"/>
          <w:sz w:val="18"/>
          <w:szCs w:val="18"/>
        </w:rPr>
        <w:t xml:space="preserve"> E</w:t>
      </w:r>
      <w:r w:rsidRPr="005B0033">
        <w:rPr>
          <w:rFonts w:asciiTheme="minorHAnsi" w:hAnsiTheme="minorHAnsi" w:cstheme="minorHAnsi"/>
          <w:sz w:val="18"/>
          <w:szCs w:val="18"/>
        </w:rPr>
        <w:t xml:space="preserve">nter the </w:t>
      </w:r>
      <w:r w:rsidR="00E04921" w:rsidRPr="005B0033">
        <w:rPr>
          <w:rFonts w:asciiTheme="minorHAnsi" w:hAnsiTheme="minorHAnsi" w:cstheme="minorHAnsi"/>
          <w:sz w:val="18"/>
          <w:szCs w:val="18"/>
        </w:rPr>
        <w:t>percent</w:t>
      </w:r>
      <w:r w:rsidRPr="005B0033">
        <w:rPr>
          <w:rFonts w:asciiTheme="minorHAnsi" w:hAnsiTheme="minorHAnsi" w:cstheme="minorHAnsi"/>
          <w:sz w:val="18"/>
          <w:szCs w:val="18"/>
        </w:rPr>
        <w:t xml:space="preserve"> of showers </w:t>
      </w:r>
      <w:r w:rsidR="00E04921" w:rsidRPr="005B0033">
        <w:rPr>
          <w:rFonts w:asciiTheme="minorHAnsi" w:hAnsiTheme="minorHAnsi" w:cstheme="minorHAnsi"/>
          <w:sz w:val="18"/>
          <w:szCs w:val="18"/>
        </w:rPr>
        <w:t>served by this</w:t>
      </w:r>
      <w:r w:rsidRPr="005B0033">
        <w:rPr>
          <w:rFonts w:asciiTheme="minorHAnsi" w:hAnsiTheme="minorHAnsi" w:cstheme="minorHAnsi"/>
          <w:sz w:val="18"/>
          <w:szCs w:val="18"/>
        </w:rPr>
        <w:t xml:space="preserve"> </w:t>
      </w:r>
      <w:r w:rsidR="00E04921" w:rsidRPr="005B0033">
        <w:rPr>
          <w:rFonts w:asciiTheme="minorHAnsi" w:hAnsiTheme="minorHAnsi" w:cstheme="minorHAnsi"/>
          <w:sz w:val="18"/>
          <w:szCs w:val="18"/>
        </w:rPr>
        <w:t>DWHR device.</w:t>
      </w:r>
    </w:p>
    <w:p w14:paraId="022A5B1D" w14:textId="3128D166" w:rsidR="00B16B2C" w:rsidRPr="005B0033" w:rsidRDefault="00B16B2C" w:rsidP="005B0033">
      <w:pPr>
        <w:pStyle w:val="ListParagraph"/>
        <w:numPr>
          <w:ilvl w:val="0"/>
          <w:numId w:val="31"/>
        </w:numPr>
        <w:spacing w:after="0" w:line="240" w:lineRule="auto"/>
        <w:rPr>
          <w:rFonts w:asciiTheme="minorHAnsi" w:eastAsiaTheme="minorEastAsia" w:hAnsiTheme="minorHAnsi" w:cstheme="minorHAnsi"/>
          <w:b/>
          <w:sz w:val="18"/>
          <w:szCs w:val="18"/>
        </w:rPr>
      </w:pPr>
      <w:r w:rsidRPr="005B0033">
        <w:rPr>
          <w:rFonts w:asciiTheme="minorHAnsi" w:hAnsiTheme="minorHAnsi" w:cstheme="minorHAnsi"/>
          <w:sz w:val="18"/>
          <w:szCs w:val="18"/>
        </w:rPr>
        <w:t>DWHR System Certified by CEC – Enter “Yes” if certified or else enter “No”.</w:t>
      </w:r>
    </w:p>
    <w:p w14:paraId="0FA7FA71"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171592E" w14:textId="2E79AF29" w:rsidR="00585D1F"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r w:rsidRPr="00236F4B">
        <w:rPr>
          <w:rFonts w:asciiTheme="minorHAnsi" w:hAnsiTheme="minorHAnsi" w:cs="Arial"/>
          <w:b/>
          <w:sz w:val="18"/>
          <w:szCs w:val="18"/>
        </w:rPr>
        <w:t>J</w:t>
      </w:r>
      <w:r w:rsidR="00585D1F" w:rsidRPr="00236F4B">
        <w:rPr>
          <w:rFonts w:asciiTheme="minorHAnsi" w:hAnsiTheme="minorHAnsi" w:cs="Arial"/>
          <w:b/>
          <w:sz w:val="18"/>
          <w:szCs w:val="18"/>
        </w:rPr>
        <w:t xml:space="preserve">. </w:t>
      </w:r>
      <w:r w:rsidR="00585D1F" w:rsidRPr="00236F4B">
        <w:rPr>
          <w:rFonts w:asciiTheme="minorHAnsi" w:hAnsiTheme="minorHAnsi"/>
          <w:b/>
          <w:sz w:val="18"/>
          <w:szCs w:val="18"/>
        </w:rPr>
        <w:t xml:space="preserve">HERS-Verified Pipe Insulation Credit </w:t>
      </w:r>
      <w:r w:rsidR="00585D1F" w:rsidRPr="00236F4B">
        <w:rPr>
          <w:rFonts w:asciiTheme="minorHAnsi" w:hAnsiTheme="minorHAnsi" w:cs="Arial"/>
          <w:b/>
          <w:sz w:val="18"/>
          <w:szCs w:val="18"/>
        </w:rPr>
        <w:t>Requirements</w:t>
      </w:r>
    </w:p>
    <w:p w14:paraId="6476FDF8" w14:textId="6342BC02" w:rsidR="00585D1F" w:rsidRPr="00236F4B"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HERS-Verified Pipe Insulation Credit</w:t>
      </w:r>
      <w:r w:rsidRPr="00C17ADA">
        <w:rPr>
          <w:rFonts w:asciiTheme="minorHAnsi" w:hAnsiTheme="minorHAnsi" w:cs="Arial"/>
          <w:sz w:val="18"/>
          <w:szCs w:val="18"/>
        </w:rPr>
        <w:t>.</w:t>
      </w:r>
      <w:r w:rsidRPr="00236F4B">
        <w:rPr>
          <w:rFonts w:asciiTheme="minorHAnsi" w:hAnsiTheme="minorHAnsi" w:cs="Arial"/>
          <w:b/>
          <w:sz w:val="18"/>
          <w:szCs w:val="18"/>
        </w:rPr>
        <w:t xml:space="preserve"> </w:t>
      </w:r>
      <w:r w:rsidRPr="00236F4B">
        <w:rPr>
          <w:rFonts w:asciiTheme="minorHAnsi" w:hAnsiTheme="minorHAnsi" w:cs="Arial"/>
          <w:sz w:val="18"/>
          <w:szCs w:val="18"/>
        </w:rPr>
        <w:t xml:space="preserve">In addition to the mandatory requirements in Table </w:t>
      </w:r>
      <w:r w:rsidR="006E4B25" w:rsidRPr="00236F4B">
        <w:rPr>
          <w:rFonts w:asciiTheme="minorHAnsi" w:hAnsiTheme="minorHAnsi" w:cs="Arial"/>
          <w:sz w:val="18"/>
          <w:szCs w:val="18"/>
        </w:rPr>
        <w:t>F</w:t>
      </w:r>
      <w:r w:rsidRPr="00236F4B">
        <w:rPr>
          <w:rFonts w:asciiTheme="minorHAnsi" w:hAnsiTheme="minorHAnsi" w:cs="Arial"/>
          <w:sz w:val="18"/>
          <w:szCs w:val="18"/>
        </w:rPr>
        <w:t xml:space="preserve">, the </w:t>
      </w:r>
      <w:r w:rsidR="006E4B25" w:rsidRPr="00095F6F">
        <w:rPr>
          <w:rFonts w:asciiTheme="minorHAnsi" w:hAnsiTheme="minorHAnsi" w:cstheme="minorHAnsi"/>
          <w:sz w:val="18"/>
          <w:szCs w:val="18"/>
        </w:rPr>
        <w:t>installer</w:t>
      </w:r>
      <w:r w:rsidR="006E4B25" w:rsidRPr="00236F4B" w:rsidDel="006E4B25">
        <w:rPr>
          <w:rFonts w:asciiTheme="minorHAnsi" w:hAnsiTheme="minorHAnsi" w:cs="Arial"/>
          <w:sz w:val="18"/>
          <w:szCs w:val="18"/>
        </w:rPr>
        <w:t xml:space="preserve"> </w:t>
      </w:r>
      <w:r w:rsidRPr="00236F4B">
        <w:rPr>
          <w:rFonts w:asciiTheme="minorHAnsi" w:hAnsiTheme="minorHAnsi" w:cs="Arial"/>
          <w:sz w:val="18"/>
          <w:szCs w:val="18"/>
        </w:rPr>
        <w:t xml:space="preserve">must ensure the requirements in this table are met.  </w:t>
      </w:r>
    </w:p>
    <w:p w14:paraId="43F9FF24"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p>
    <w:p w14:paraId="68BDDF11" w14:textId="0D418B25" w:rsidR="00585D1F"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236F4B">
        <w:rPr>
          <w:rFonts w:asciiTheme="minorHAnsi" w:hAnsiTheme="minorHAnsi" w:cs="Arial"/>
          <w:b/>
          <w:sz w:val="18"/>
          <w:szCs w:val="18"/>
        </w:rPr>
        <w:t>K</w:t>
      </w:r>
      <w:r w:rsidR="00585D1F" w:rsidRPr="00236F4B">
        <w:rPr>
          <w:rFonts w:asciiTheme="minorHAnsi" w:hAnsiTheme="minorHAnsi" w:cs="Arial"/>
          <w:b/>
          <w:sz w:val="18"/>
          <w:szCs w:val="18"/>
        </w:rPr>
        <w:t xml:space="preserve">. </w:t>
      </w:r>
      <w:r w:rsidR="00585D1F" w:rsidRPr="00236F4B">
        <w:rPr>
          <w:rFonts w:asciiTheme="minorHAnsi" w:hAnsiTheme="minorHAnsi"/>
          <w:b/>
          <w:sz w:val="18"/>
          <w:szCs w:val="18"/>
        </w:rPr>
        <w:t xml:space="preserve">HERS-Verified Parallel Piping </w:t>
      </w:r>
      <w:r w:rsidR="00585D1F" w:rsidRPr="00236F4B">
        <w:rPr>
          <w:rFonts w:asciiTheme="minorHAnsi" w:hAnsiTheme="minorHAnsi" w:cs="Arial"/>
          <w:b/>
          <w:sz w:val="18"/>
          <w:szCs w:val="18"/>
        </w:rPr>
        <w:t>Requirements</w:t>
      </w:r>
    </w:p>
    <w:p w14:paraId="57238AF5" w14:textId="64AD4FFE" w:rsidR="00585D1F" w:rsidRPr="00236F4B"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HERS-Verified Parallel Piping</w:t>
      </w:r>
      <w:r w:rsidRPr="00C17ADA">
        <w:rPr>
          <w:rFonts w:asciiTheme="minorHAnsi" w:hAnsiTheme="minorHAnsi" w:cs="Arial"/>
          <w:sz w:val="18"/>
          <w:szCs w:val="18"/>
        </w:rPr>
        <w:t>.</w:t>
      </w:r>
      <w:r w:rsidRPr="00236F4B">
        <w:rPr>
          <w:rFonts w:asciiTheme="minorHAnsi" w:hAnsiTheme="minorHAnsi" w:cs="Arial"/>
          <w:sz w:val="18"/>
          <w:szCs w:val="18"/>
        </w:rPr>
        <w:t xml:space="preserve"> In addition to the mandatory requirements in Table</w:t>
      </w:r>
      <w:r w:rsidR="00F41465" w:rsidRPr="00236F4B">
        <w:rPr>
          <w:rFonts w:asciiTheme="minorHAnsi" w:hAnsiTheme="minorHAnsi" w:cs="Arial"/>
          <w:sz w:val="18"/>
          <w:szCs w:val="18"/>
        </w:rPr>
        <w:t xml:space="preserve"> </w:t>
      </w:r>
      <w:r w:rsidR="006E4B25" w:rsidRPr="00236F4B">
        <w:rPr>
          <w:rFonts w:asciiTheme="minorHAnsi" w:hAnsiTheme="minorHAnsi" w:cs="Arial"/>
          <w:sz w:val="18"/>
          <w:szCs w:val="18"/>
        </w:rPr>
        <w:t>F</w:t>
      </w:r>
      <w:r w:rsidRPr="00236F4B">
        <w:rPr>
          <w:rFonts w:asciiTheme="minorHAnsi" w:hAnsiTheme="minorHAnsi" w:cs="Arial"/>
          <w:sz w:val="18"/>
          <w:szCs w:val="18"/>
        </w:rPr>
        <w:t xml:space="preserve">, the </w:t>
      </w:r>
      <w:r w:rsidR="006E4B25" w:rsidRPr="00095F6F">
        <w:rPr>
          <w:rFonts w:asciiTheme="minorHAnsi" w:hAnsiTheme="minorHAnsi" w:cstheme="minorHAnsi"/>
          <w:sz w:val="18"/>
          <w:szCs w:val="18"/>
        </w:rPr>
        <w:t>installer</w:t>
      </w:r>
      <w:r w:rsidR="006E4B25" w:rsidRPr="00236F4B" w:rsidDel="006E4B25">
        <w:rPr>
          <w:rFonts w:asciiTheme="minorHAnsi" w:hAnsiTheme="minorHAnsi" w:cs="Arial"/>
          <w:sz w:val="18"/>
          <w:szCs w:val="18"/>
        </w:rPr>
        <w:t xml:space="preserve"> </w:t>
      </w:r>
      <w:r w:rsidRPr="00236F4B">
        <w:rPr>
          <w:rFonts w:asciiTheme="minorHAnsi" w:hAnsiTheme="minorHAnsi" w:cs="Arial"/>
          <w:sz w:val="18"/>
          <w:szCs w:val="18"/>
        </w:rPr>
        <w:t xml:space="preserve">must ensure the requirements in this table are met.  </w:t>
      </w:r>
    </w:p>
    <w:p w14:paraId="0996B58B" w14:textId="572E204A"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0505CD90" w14:textId="2683C1DA" w:rsidR="006E4B25" w:rsidRPr="00236F4B" w:rsidRDefault="006E4B25" w:rsidP="006E4B25">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236F4B">
        <w:rPr>
          <w:rFonts w:asciiTheme="minorHAnsi" w:hAnsiTheme="minorHAnsi" w:cs="Arial"/>
          <w:b/>
          <w:sz w:val="18"/>
          <w:szCs w:val="18"/>
        </w:rPr>
        <w:t xml:space="preserve">L. </w:t>
      </w:r>
      <w:r w:rsidRPr="00236F4B">
        <w:rPr>
          <w:rFonts w:asciiTheme="minorHAnsi" w:hAnsiTheme="minorHAnsi"/>
          <w:b/>
          <w:sz w:val="18"/>
          <w:szCs w:val="18"/>
        </w:rPr>
        <w:t xml:space="preserve">Parallel Piping </w:t>
      </w:r>
      <w:r w:rsidRPr="00236F4B">
        <w:rPr>
          <w:rFonts w:asciiTheme="minorHAnsi" w:hAnsiTheme="minorHAnsi" w:cs="Arial"/>
          <w:b/>
          <w:sz w:val="18"/>
          <w:szCs w:val="18"/>
        </w:rPr>
        <w:t>Requirements</w:t>
      </w:r>
    </w:p>
    <w:p w14:paraId="4AABC19D" w14:textId="38752E10" w:rsidR="006E4B25" w:rsidRPr="00236F4B"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Parallel Piping</w:t>
      </w:r>
      <w:r w:rsidRPr="00C17ADA">
        <w:rPr>
          <w:rFonts w:asciiTheme="minorHAnsi" w:hAnsiTheme="minorHAnsi" w:cs="Arial"/>
          <w:sz w:val="18"/>
          <w:szCs w:val="18"/>
        </w:rPr>
        <w:t xml:space="preserve">. In </w:t>
      </w:r>
      <w:r w:rsidRPr="00236F4B">
        <w:rPr>
          <w:rFonts w:asciiTheme="minorHAnsi" w:hAnsiTheme="minorHAnsi" w:cs="Arial"/>
          <w:sz w:val="18"/>
          <w:szCs w:val="18"/>
        </w:rPr>
        <w:t xml:space="preserve">addition to the mandatory requirements in Table F, the </w:t>
      </w:r>
      <w:r w:rsidRPr="00095F6F">
        <w:rPr>
          <w:rFonts w:asciiTheme="minorHAnsi" w:hAnsiTheme="minorHAnsi" w:cstheme="minorHAnsi"/>
          <w:sz w:val="18"/>
          <w:szCs w:val="18"/>
        </w:rPr>
        <w:t>installer</w:t>
      </w:r>
      <w:r w:rsidRPr="00236F4B">
        <w:rPr>
          <w:rFonts w:asciiTheme="minorHAnsi" w:hAnsiTheme="minorHAnsi" w:cs="Arial"/>
          <w:sz w:val="18"/>
          <w:szCs w:val="18"/>
        </w:rPr>
        <w:t xml:space="preserve"> must ensure the requirements in this table are met.  </w:t>
      </w:r>
    </w:p>
    <w:p w14:paraId="1F998D6D"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79234620" w14:textId="27B09B41" w:rsidR="00585D1F" w:rsidRPr="00236F4B" w:rsidRDefault="006E4B25" w:rsidP="00585D1F">
      <w:pPr>
        <w:tabs>
          <w:tab w:val="left" w:pos="0"/>
        </w:tabs>
        <w:autoSpaceDE w:val="0"/>
        <w:autoSpaceDN w:val="0"/>
        <w:adjustRightInd w:val="0"/>
        <w:spacing w:after="0" w:line="240" w:lineRule="auto"/>
        <w:ind w:left="180" w:hanging="180"/>
        <w:rPr>
          <w:rFonts w:asciiTheme="minorHAnsi" w:hAnsiTheme="minorHAnsi" w:cs="Arial"/>
          <w:b/>
          <w:sz w:val="18"/>
          <w:szCs w:val="18"/>
        </w:rPr>
      </w:pPr>
      <w:r w:rsidRPr="00236F4B">
        <w:rPr>
          <w:rFonts w:asciiTheme="minorHAnsi" w:hAnsiTheme="minorHAnsi" w:cs="Arial"/>
          <w:b/>
          <w:sz w:val="18"/>
          <w:szCs w:val="18"/>
        </w:rPr>
        <w:t>M</w:t>
      </w:r>
      <w:r w:rsidR="00585D1F" w:rsidRPr="00236F4B">
        <w:rPr>
          <w:rFonts w:asciiTheme="minorHAnsi" w:hAnsiTheme="minorHAnsi" w:cs="Arial"/>
          <w:b/>
          <w:sz w:val="18"/>
          <w:szCs w:val="18"/>
        </w:rPr>
        <w:t xml:space="preserve">. </w:t>
      </w:r>
      <w:r w:rsidRPr="00236F4B">
        <w:rPr>
          <w:rFonts w:asciiTheme="minorHAnsi" w:hAnsiTheme="minorHAnsi"/>
          <w:b/>
          <w:sz w:val="18"/>
          <w:szCs w:val="18"/>
        </w:rPr>
        <w:t>Point of Use Requirements</w:t>
      </w:r>
    </w:p>
    <w:p w14:paraId="5946406B" w14:textId="05160B00" w:rsidR="00585D1F" w:rsidRPr="00C17ADA" w:rsidRDefault="00585D1F" w:rsidP="00585D1F">
      <w:pPr>
        <w:tabs>
          <w:tab w:val="left" w:pos="0"/>
        </w:tabs>
        <w:autoSpaceDE w:val="0"/>
        <w:autoSpaceDN w:val="0"/>
        <w:adjustRightInd w:val="0"/>
        <w:spacing w:after="0" w:line="240" w:lineRule="auto"/>
        <w:rPr>
          <w:rFonts w:asciiTheme="minorHAnsi" w:hAnsiTheme="minorHAnsi" w:cs="Arial"/>
          <w:sz w:val="18"/>
          <w:szCs w:val="18"/>
        </w:rPr>
      </w:pPr>
      <w:r w:rsidRPr="00236F4B">
        <w:rPr>
          <w:rFonts w:asciiTheme="minorHAnsi" w:hAnsiTheme="minorHAnsi" w:cs="Arial"/>
          <w:sz w:val="18"/>
          <w:szCs w:val="18"/>
        </w:rPr>
        <w:t>This table only applies to systems indicate</w:t>
      </w:r>
      <w:r w:rsidRPr="00C17ADA">
        <w:rPr>
          <w:rFonts w:asciiTheme="minorHAnsi" w:hAnsiTheme="minorHAnsi" w:cs="Arial"/>
          <w:sz w:val="18"/>
          <w:szCs w:val="18"/>
        </w:rPr>
        <w:t xml:space="preserve">d as </w:t>
      </w:r>
      <w:r w:rsidR="006E4B25" w:rsidRPr="00C17ADA">
        <w:rPr>
          <w:rFonts w:asciiTheme="minorHAnsi" w:hAnsiTheme="minorHAnsi"/>
          <w:sz w:val="18"/>
          <w:szCs w:val="18"/>
        </w:rPr>
        <w:t>Point of Use</w:t>
      </w:r>
      <w:r w:rsidRPr="00C17ADA">
        <w:rPr>
          <w:rFonts w:asciiTheme="minorHAnsi" w:hAnsiTheme="minorHAnsi" w:cs="Arial"/>
          <w:sz w:val="18"/>
          <w:szCs w:val="18"/>
        </w:rPr>
        <w:t xml:space="preserve"> In addition to the mandatory requirements in Table</w:t>
      </w:r>
      <w:r w:rsidR="006E4B25" w:rsidRPr="00C17ADA">
        <w:rPr>
          <w:rFonts w:asciiTheme="minorHAnsi" w:hAnsiTheme="minorHAnsi" w:cs="Arial"/>
          <w:sz w:val="18"/>
          <w:szCs w:val="18"/>
        </w:rPr>
        <w:t xml:space="preserve"> F</w:t>
      </w:r>
      <w:r w:rsidRPr="00C17ADA">
        <w:rPr>
          <w:rFonts w:asciiTheme="minorHAnsi" w:hAnsiTheme="minorHAnsi" w:cs="Arial"/>
          <w:sz w:val="18"/>
          <w:szCs w:val="18"/>
        </w:rPr>
        <w:t xml:space="preserve">, the </w:t>
      </w:r>
      <w:r w:rsidR="006E4B25" w:rsidRPr="00C17ADA">
        <w:rPr>
          <w:rFonts w:asciiTheme="minorHAnsi" w:hAnsiTheme="minorHAnsi" w:cstheme="minorHAnsi"/>
          <w:sz w:val="18"/>
          <w:szCs w:val="18"/>
        </w:rPr>
        <w:t>installer</w:t>
      </w:r>
      <w:r w:rsidR="006E4B25" w:rsidRPr="00C17ADA" w:rsidDel="006E4B25">
        <w:rPr>
          <w:rFonts w:asciiTheme="minorHAnsi" w:hAnsiTheme="minorHAnsi" w:cs="Arial"/>
          <w:sz w:val="18"/>
          <w:szCs w:val="18"/>
        </w:rPr>
        <w:t xml:space="preserve"> </w:t>
      </w:r>
      <w:r w:rsidRPr="00C17ADA">
        <w:rPr>
          <w:rFonts w:asciiTheme="minorHAnsi" w:hAnsiTheme="minorHAnsi" w:cs="Arial"/>
          <w:sz w:val="18"/>
          <w:szCs w:val="18"/>
        </w:rPr>
        <w:t>must ensure the requirements in this table are met.</w:t>
      </w:r>
    </w:p>
    <w:p w14:paraId="77224061" w14:textId="77777777" w:rsidR="00585D1F" w:rsidRPr="00236F4B" w:rsidRDefault="00585D1F" w:rsidP="00585D1F">
      <w:pPr>
        <w:tabs>
          <w:tab w:val="left" w:pos="0"/>
        </w:tabs>
        <w:autoSpaceDE w:val="0"/>
        <w:autoSpaceDN w:val="0"/>
        <w:adjustRightInd w:val="0"/>
        <w:spacing w:after="0" w:line="240" w:lineRule="auto"/>
        <w:rPr>
          <w:rFonts w:ascii="ArialMT" w:hAnsi="ArialMT" w:cs="ArialMT"/>
          <w:sz w:val="18"/>
          <w:szCs w:val="18"/>
        </w:rPr>
      </w:pPr>
    </w:p>
    <w:p w14:paraId="780CBE93" w14:textId="3D40E0A5" w:rsidR="00585D1F" w:rsidRPr="00236F4B" w:rsidRDefault="006E4B25" w:rsidP="00585D1F">
      <w:pPr>
        <w:tabs>
          <w:tab w:val="left" w:pos="0"/>
        </w:tabs>
        <w:autoSpaceDE w:val="0"/>
        <w:autoSpaceDN w:val="0"/>
        <w:adjustRightInd w:val="0"/>
        <w:spacing w:after="0" w:line="240" w:lineRule="auto"/>
        <w:rPr>
          <w:rFonts w:asciiTheme="minorHAnsi" w:hAnsiTheme="minorHAnsi" w:cs="Arial"/>
          <w:b/>
          <w:sz w:val="18"/>
          <w:szCs w:val="18"/>
        </w:rPr>
      </w:pPr>
      <w:r w:rsidRPr="00236F4B">
        <w:rPr>
          <w:rFonts w:asciiTheme="minorHAnsi" w:hAnsiTheme="minorHAnsi" w:cs="Arial"/>
          <w:b/>
          <w:sz w:val="18"/>
          <w:szCs w:val="18"/>
        </w:rPr>
        <w:t>N</w:t>
      </w:r>
      <w:r w:rsidR="00585D1F" w:rsidRPr="00236F4B">
        <w:rPr>
          <w:rFonts w:asciiTheme="minorHAnsi" w:hAnsiTheme="minorHAnsi" w:cs="Arial"/>
          <w:b/>
          <w:sz w:val="18"/>
          <w:szCs w:val="18"/>
        </w:rPr>
        <w:t xml:space="preserve">. </w:t>
      </w:r>
      <w:r w:rsidRPr="00236F4B">
        <w:rPr>
          <w:rFonts w:asciiTheme="minorHAnsi" w:hAnsiTheme="minorHAnsi" w:cs="Arial"/>
          <w:b/>
          <w:sz w:val="18"/>
          <w:szCs w:val="18"/>
        </w:rPr>
        <w:t xml:space="preserve">Mandatory Requirements for all Recirculation Systems </w:t>
      </w:r>
    </w:p>
    <w:p w14:paraId="75AD5AD8" w14:textId="77777777" w:rsidR="006E4B25" w:rsidRPr="00095F6F" w:rsidRDefault="006E4B25" w:rsidP="006E4B25">
      <w:pPr>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The requirements of this table apply to all recirculation systems listed below.</w:t>
      </w:r>
    </w:p>
    <w:p w14:paraId="01E17839" w14:textId="77777777" w:rsidR="006E4B25" w:rsidRPr="00236F4B"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3737BBC4" w14:textId="7CF6FBD5" w:rsidR="006E4B25" w:rsidRPr="00095F6F" w:rsidRDefault="006E4B25" w:rsidP="006E4B25">
      <w:pPr>
        <w:autoSpaceDE w:val="0"/>
        <w:autoSpaceDN w:val="0"/>
        <w:adjustRightInd w:val="0"/>
        <w:spacing w:after="0" w:line="240" w:lineRule="auto"/>
        <w:rPr>
          <w:rFonts w:asciiTheme="minorHAnsi" w:hAnsiTheme="minorHAnsi" w:cstheme="minorHAnsi"/>
          <w:b/>
          <w:sz w:val="18"/>
          <w:szCs w:val="18"/>
        </w:rPr>
      </w:pPr>
      <w:r w:rsidRPr="00095F6F">
        <w:rPr>
          <w:rFonts w:asciiTheme="minorHAnsi" w:hAnsiTheme="minorHAnsi" w:cstheme="minorHAnsi"/>
          <w:b/>
          <w:sz w:val="18"/>
          <w:szCs w:val="18"/>
        </w:rPr>
        <w:t>O. Recirculation Non-Demand Controls Requirements</w:t>
      </w:r>
    </w:p>
    <w:p w14:paraId="702B0E44" w14:textId="468A5DFC" w:rsidR="006E4B25" w:rsidRPr="00095F6F"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 xml:space="preserve">This table only applies to systems indicated as </w:t>
      </w:r>
      <w:r w:rsidRPr="00C17ADA">
        <w:rPr>
          <w:rFonts w:asciiTheme="minorHAnsi" w:hAnsiTheme="minorHAnsi" w:cstheme="minorHAnsi"/>
          <w:sz w:val="18"/>
          <w:szCs w:val="18"/>
        </w:rPr>
        <w:t xml:space="preserve">Recirculation Non-demand </w:t>
      </w:r>
      <w:r w:rsidR="00E04539" w:rsidRPr="00C17ADA">
        <w:rPr>
          <w:rFonts w:asciiTheme="minorHAnsi" w:hAnsiTheme="minorHAnsi" w:cstheme="minorHAnsi"/>
          <w:sz w:val="18"/>
          <w:szCs w:val="18"/>
        </w:rPr>
        <w:t>C</w:t>
      </w:r>
      <w:r w:rsidRPr="00C17ADA">
        <w:rPr>
          <w:rFonts w:asciiTheme="minorHAnsi" w:hAnsiTheme="minorHAnsi" w:cstheme="minorHAnsi"/>
          <w:sz w:val="18"/>
          <w:szCs w:val="18"/>
        </w:rPr>
        <w:t>ontrols.</w:t>
      </w:r>
      <w:r w:rsidRPr="00095F6F">
        <w:rPr>
          <w:rFonts w:asciiTheme="minorHAnsi" w:hAnsiTheme="minorHAnsi" w:cstheme="minorHAnsi"/>
          <w:sz w:val="18"/>
          <w:szCs w:val="18"/>
        </w:rPr>
        <w:t xml:space="preserve"> In addition to the mandatory requirements in Table F and N, the installer must ensure the requirements in this table are met.</w:t>
      </w:r>
    </w:p>
    <w:p w14:paraId="3ECF2C28" w14:textId="01A1AACA" w:rsidR="00DC1FD3" w:rsidRDefault="00DC1FD3">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p w14:paraId="3221B47E" w14:textId="77777777" w:rsidR="006E4B25" w:rsidRPr="00095F6F" w:rsidRDefault="006E4B25" w:rsidP="006E4B25">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2CDDD246" w14:textId="2A281377" w:rsidR="006E4B25" w:rsidRPr="00095F6F" w:rsidRDefault="006E4B25" w:rsidP="006E4B25">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095F6F">
        <w:rPr>
          <w:rFonts w:asciiTheme="minorHAnsi" w:hAnsiTheme="minorHAnsi" w:cstheme="minorHAnsi"/>
          <w:b/>
          <w:sz w:val="18"/>
          <w:szCs w:val="18"/>
        </w:rPr>
        <w:t>P. Demand Recirculation Manual Control/Sensor Control Requirements</w:t>
      </w:r>
    </w:p>
    <w:p w14:paraId="54D895CE" w14:textId="63365482" w:rsidR="006E4B25" w:rsidRPr="00C17ADA"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 xml:space="preserve">This table only applies to systems </w:t>
      </w:r>
      <w:r w:rsidRPr="00C17ADA">
        <w:rPr>
          <w:rFonts w:asciiTheme="minorHAnsi" w:hAnsiTheme="minorHAnsi" w:cstheme="minorHAnsi"/>
          <w:sz w:val="18"/>
          <w:szCs w:val="18"/>
        </w:rPr>
        <w:t>indicated as Demand Recirculation Manual Control</w:t>
      </w:r>
      <w:r w:rsidR="00B843FA" w:rsidRPr="00C17ADA">
        <w:rPr>
          <w:rFonts w:asciiTheme="minorHAnsi" w:hAnsiTheme="minorHAnsi" w:cstheme="minorHAnsi"/>
          <w:sz w:val="18"/>
          <w:szCs w:val="18"/>
        </w:rPr>
        <w:t>,</w:t>
      </w:r>
      <w:r w:rsidRPr="00C17ADA">
        <w:rPr>
          <w:rFonts w:asciiTheme="minorHAnsi" w:hAnsiTheme="minorHAnsi" w:cstheme="minorHAnsi"/>
          <w:sz w:val="18"/>
          <w:szCs w:val="18"/>
        </w:rPr>
        <w:t xml:space="preserve"> Demand Recirculation Senor Control</w:t>
      </w:r>
      <w:r w:rsidR="00B843FA" w:rsidRPr="00C17ADA">
        <w:rPr>
          <w:rFonts w:asciiTheme="minorHAnsi" w:hAnsiTheme="minorHAnsi" w:cstheme="minorHAnsi"/>
          <w:sz w:val="18"/>
          <w:szCs w:val="18"/>
        </w:rPr>
        <w:t>, HERS-Verified Demand Recirculation Manual Control or HERS-Verified Demand Recirculation Senor Control</w:t>
      </w:r>
      <w:r w:rsidRPr="00C17ADA">
        <w:rPr>
          <w:rFonts w:asciiTheme="minorHAnsi" w:hAnsiTheme="minorHAnsi" w:cstheme="minorHAnsi"/>
          <w:sz w:val="18"/>
          <w:szCs w:val="18"/>
        </w:rPr>
        <w:t>. In addition to the mandatory requirements in Table F and N, the installer must ensure the requirements in this table are met.</w:t>
      </w:r>
    </w:p>
    <w:p w14:paraId="08C34F10" w14:textId="77777777" w:rsidR="006E4B25" w:rsidRPr="00236F4B"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6E378515" w14:textId="313EC8B4" w:rsidR="000849F0" w:rsidRPr="00095F6F" w:rsidRDefault="006E4B25" w:rsidP="00236F4B">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236F4B">
        <w:rPr>
          <w:rFonts w:asciiTheme="minorHAnsi" w:hAnsiTheme="minorHAnsi" w:cstheme="minorHAnsi"/>
          <w:b/>
          <w:sz w:val="18"/>
          <w:szCs w:val="18"/>
        </w:rPr>
        <w:t>Q. HERS-Verified Demand Recirculation Manual Control/Sensor Control</w:t>
      </w:r>
      <w:r w:rsidR="002E14A5">
        <w:rPr>
          <w:rFonts w:asciiTheme="minorHAnsi" w:hAnsiTheme="minorHAnsi" w:cstheme="minorHAnsi"/>
          <w:b/>
          <w:sz w:val="18"/>
          <w:szCs w:val="18"/>
        </w:rPr>
        <w:t xml:space="preserve"> Requirements</w:t>
      </w:r>
    </w:p>
    <w:p w14:paraId="0A8AEDE8" w14:textId="2D04BFF0" w:rsidR="006E4B25" w:rsidRPr="00C17ADA"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C17ADA">
        <w:rPr>
          <w:rFonts w:asciiTheme="minorHAnsi" w:hAnsiTheme="minorHAnsi" w:cstheme="minorHAnsi"/>
          <w:sz w:val="18"/>
          <w:szCs w:val="18"/>
        </w:rPr>
        <w:t xml:space="preserve">This table only applies to systems indicated as </w:t>
      </w:r>
      <w:r w:rsidR="00850E4B" w:rsidRPr="00C17ADA">
        <w:rPr>
          <w:rFonts w:asciiTheme="minorHAnsi" w:hAnsiTheme="minorHAnsi" w:cstheme="minorHAnsi"/>
          <w:sz w:val="18"/>
          <w:szCs w:val="18"/>
        </w:rPr>
        <w:t xml:space="preserve">HERS-Verified </w:t>
      </w:r>
      <w:r w:rsidRPr="00C17ADA">
        <w:rPr>
          <w:rFonts w:asciiTheme="minorHAnsi" w:hAnsiTheme="minorHAnsi" w:cstheme="minorHAnsi"/>
          <w:sz w:val="18"/>
          <w:szCs w:val="18"/>
        </w:rPr>
        <w:t xml:space="preserve">Demand Recirculation Manual Control or </w:t>
      </w:r>
      <w:r w:rsidR="00850E4B" w:rsidRPr="00C17ADA">
        <w:rPr>
          <w:rFonts w:asciiTheme="minorHAnsi" w:hAnsiTheme="minorHAnsi" w:cstheme="minorHAnsi"/>
          <w:sz w:val="18"/>
          <w:szCs w:val="18"/>
        </w:rPr>
        <w:t xml:space="preserve">HERS-Verified </w:t>
      </w:r>
      <w:r w:rsidRPr="00C17ADA">
        <w:rPr>
          <w:rFonts w:asciiTheme="minorHAnsi" w:hAnsiTheme="minorHAnsi" w:cstheme="minorHAnsi"/>
          <w:sz w:val="18"/>
          <w:szCs w:val="18"/>
        </w:rPr>
        <w:t xml:space="preserve">Demand Recirculation Senor Control. </w:t>
      </w:r>
      <w:r w:rsidR="00850E4B" w:rsidRPr="00C17ADA">
        <w:rPr>
          <w:rFonts w:asciiTheme="minorHAnsi" w:hAnsiTheme="minorHAnsi" w:cstheme="minorHAnsi"/>
          <w:sz w:val="18"/>
          <w:szCs w:val="18"/>
        </w:rPr>
        <w:t xml:space="preserve"> </w:t>
      </w:r>
      <w:r w:rsidRPr="00C17ADA">
        <w:rPr>
          <w:rFonts w:asciiTheme="minorHAnsi" w:hAnsiTheme="minorHAnsi" w:cstheme="minorHAnsi"/>
          <w:sz w:val="18"/>
          <w:szCs w:val="18"/>
        </w:rPr>
        <w:t>In addition to the mandatory requirements in Table F and N, the installer must ensure the requirements in this table are met.</w:t>
      </w:r>
    </w:p>
    <w:p w14:paraId="67911F5A" w14:textId="77777777" w:rsidR="006E4B25" w:rsidRPr="00236F4B" w:rsidRDefault="006E4B25" w:rsidP="00DC522B">
      <w:pPr>
        <w:spacing w:after="0" w:line="240" w:lineRule="auto"/>
        <w:rPr>
          <w:rFonts w:asciiTheme="minorHAnsi" w:hAnsiTheme="minorHAnsi" w:cstheme="minorHAnsi"/>
          <w:b/>
          <w:sz w:val="18"/>
          <w:szCs w:val="18"/>
        </w:rPr>
        <w:sectPr w:rsidR="006E4B25" w:rsidRPr="00236F4B" w:rsidSect="00E04539">
          <w:headerReference w:type="default" r:id="rId18"/>
          <w:footerReference w:type="default" r:id="rId19"/>
          <w:pgSz w:w="12240" w:h="15840" w:code="1"/>
          <w:pgMar w:top="720" w:right="720" w:bottom="720" w:left="720" w:header="432" w:footer="432" w:gutter="0"/>
          <w:pgNumType w:start="1"/>
          <w:cols w:space="720"/>
          <w:docGrid w:linePitch="360"/>
        </w:sectPr>
      </w:pPr>
    </w:p>
    <w:tbl>
      <w:tblPr>
        <w:tblpPr w:leftFromText="180" w:rightFromText="180" w:vertAnchor="text" w:tblpY="1"/>
        <w:tblOverlap w:val="never"/>
        <w:tblW w:w="5003"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99"/>
        <w:gridCol w:w="793"/>
        <w:gridCol w:w="883"/>
        <w:gridCol w:w="749"/>
        <w:gridCol w:w="922"/>
        <w:gridCol w:w="751"/>
        <w:gridCol w:w="874"/>
        <w:gridCol w:w="771"/>
        <w:gridCol w:w="1127"/>
        <w:gridCol w:w="1047"/>
        <w:gridCol w:w="1980"/>
      </w:tblGrid>
      <w:tr w:rsidR="00F349F6" w:rsidRPr="00327949" w14:paraId="1C7982C8" w14:textId="0D8E46F4" w:rsidTr="00F349F6">
        <w:trPr>
          <w:trHeight w:val="402"/>
        </w:trPr>
        <w:tc>
          <w:tcPr>
            <w:tcW w:w="5000" w:type="pct"/>
            <w:gridSpan w:val="11"/>
            <w:tcBorders>
              <w:top w:val="single" w:sz="4" w:space="0" w:color="auto"/>
              <w:left w:val="single" w:sz="4" w:space="0" w:color="auto"/>
              <w:bottom w:val="single" w:sz="4" w:space="0" w:color="auto"/>
              <w:right w:val="single" w:sz="4" w:space="0" w:color="auto"/>
            </w:tcBorders>
          </w:tcPr>
          <w:bookmarkEnd w:id="10"/>
          <w:p w14:paraId="5FBAE417" w14:textId="40D87D2C" w:rsidR="00F349F6" w:rsidRPr="00327949" w:rsidRDefault="00F349F6" w:rsidP="002B092D">
            <w:pPr>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A</w:t>
            </w:r>
            <w:r w:rsidRPr="00327949">
              <w:rPr>
                <w:rFonts w:asciiTheme="minorHAnsi" w:hAnsiTheme="minorHAnsi" w:cstheme="minorHAnsi"/>
                <w:b/>
                <w:sz w:val="18"/>
                <w:szCs w:val="18"/>
              </w:rPr>
              <w:t xml:space="preserve">. Design </w:t>
            </w:r>
            <w:r w:rsidRPr="00236F4B">
              <w:rPr>
                <w:rFonts w:asciiTheme="minorHAnsi" w:hAnsiTheme="minorHAnsi" w:cstheme="minorHAnsi"/>
                <w:b/>
                <w:sz w:val="18"/>
                <w:szCs w:val="18"/>
              </w:rPr>
              <w:t>HERS Verified</w:t>
            </w:r>
            <w:r>
              <w:rPr>
                <w:rFonts w:asciiTheme="minorHAnsi" w:hAnsiTheme="minorHAnsi" w:cstheme="minorHAnsi"/>
                <w:b/>
                <w:sz w:val="20"/>
                <w:szCs w:val="20"/>
              </w:rPr>
              <w:t xml:space="preserve"> </w:t>
            </w:r>
            <w:r w:rsidRPr="00327949">
              <w:rPr>
                <w:rFonts w:asciiTheme="minorHAnsi" w:hAnsiTheme="minorHAnsi" w:cstheme="minorHAnsi"/>
                <w:b/>
                <w:sz w:val="18"/>
                <w:szCs w:val="18"/>
              </w:rPr>
              <w:t xml:space="preserve">Dwelling Unit Water Heating Systems Information </w:t>
            </w:r>
            <w:r w:rsidR="006A3904">
              <w:rPr>
                <w:rFonts w:asciiTheme="minorHAnsi" w:hAnsiTheme="minorHAnsi" w:cstheme="minorHAnsi"/>
                <w:b/>
                <w:sz w:val="20"/>
                <w:szCs w:val="20"/>
              </w:rPr>
              <w:t>(other than HPWH)</w:t>
            </w:r>
          </w:p>
          <w:p w14:paraId="1FCD1FD2" w14:textId="3CD28014" w:rsidR="00F349F6" w:rsidRPr="00327949" w:rsidRDefault="00F349F6" w:rsidP="002B092D">
            <w:pPr>
              <w:spacing w:after="0" w:line="240" w:lineRule="auto"/>
              <w:rPr>
                <w:rFonts w:asciiTheme="minorHAnsi" w:hAnsiTheme="minorHAnsi" w:cstheme="minorHAnsi"/>
                <w:sz w:val="18"/>
                <w:szCs w:val="18"/>
              </w:rPr>
            </w:pPr>
            <w:r w:rsidRPr="00327949">
              <w:rPr>
                <w:rFonts w:asciiTheme="minorHAnsi" w:hAnsiTheme="minorHAnsi" w:cstheme="minorHAnsi"/>
                <w:sz w:val="18"/>
                <w:szCs w:val="18"/>
              </w:rPr>
              <w:t>This table reports</w:t>
            </w:r>
            <w:r w:rsidR="0070204F" w:rsidRPr="005828AE">
              <w:rPr>
                <w:rFonts w:asciiTheme="minorHAnsi" w:eastAsia="Times New Roman" w:hAnsiTheme="minorHAnsi" w:cstheme="minorHAnsi"/>
                <w:sz w:val="20"/>
                <w:szCs w:val="20"/>
              </w:rPr>
              <w:t xml:space="preserve"> features</w:t>
            </w:r>
            <w:r w:rsidR="0070204F">
              <w:rPr>
                <w:rFonts w:asciiTheme="minorHAnsi" w:eastAsia="Times New Roman" w:hAnsiTheme="minorHAnsi" w:cstheme="minorHAnsi"/>
                <w:sz w:val="20"/>
                <w:szCs w:val="20"/>
              </w:rPr>
              <w:t xml:space="preserve"> of</w:t>
            </w:r>
            <w:r w:rsidR="0070204F" w:rsidRPr="00327949">
              <w:rPr>
                <w:rFonts w:asciiTheme="minorHAnsi" w:hAnsiTheme="minorHAnsi" w:cstheme="minorHAnsi"/>
                <w:sz w:val="18"/>
                <w:szCs w:val="18"/>
              </w:rPr>
              <w:t xml:space="preserve"> </w:t>
            </w:r>
            <w:r w:rsidRPr="00327949">
              <w:rPr>
                <w:rFonts w:asciiTheme="minorHAnsi" w:hAnsiTheme="minorHAnsi" w:cstheme="minorHAnsi"/>
                <w:sz w:val="18"/>
                <w:szCs w:val="18"/>
              </w:rPr>
              <w:t xml:space="preserve">the water heating system </w:t>
            </w:r>
            <w:r w:rsidR="001022AB">
              <w:rPr>
                <w:rFonts w:asciiTheme="minorHAnsi" w:eastAsia="Times New Roman" w:hAnsiTheme="minorHAnsi" w:cstheme="minorHAnsi"/>
                <w:sz w:val="20"/>
                <w:szCs w:val="20"/>
              </w:rPr>
              <w:t xml:space="preserve">other than </w:t>
            </w:r>
            <w:r w:rsidR="001022AB">
              <w:rPr>
                <w:rFonts w:cstheme="minorHAnsi"/>
                <w:b/>
                <w:bCs/>
                <w:sz w:val="20"/>
                <w:szCs w:val="20"/>
              </w:rPr>
              <w:t>HPWH</w:t>
            </w:r>
            <w:r w:rsidR="001022AB" w:rsidRPr="005828AE">
              <w:rPr>
                <w:rFonts w:asciiTheme="minorHAnsi" w:eastAsia="Times New Roman" w:hAnsiTheme="minorHAnsi" w:cstheme="minorHAnsi"/>
                <w:sz w:val="20"/>
                <w:szCs w:val="20"/>
              </w:rPr>
              <w:t xml:space="preserve"> </w:t>
            </w:r>
            <w:r w:rsidR="001022AB">
              <w:rPr>
                <w:rFonts w:asciiTheme="minorHAnsi" w:eastAsia="Times New Roman" w:hAnsiTheme="minorHAnsi" w:cstheme="minorHAnsi"/>
                <w:sz w:val="20"/>
                <w:szCs w:val="20"/>
              </w:rPr>
              <w:t>systems</w:t>
            </w:r>
            <w:r w:rsidRPr="00327949">
              <w:rPr>
                <w:rFonts w:asciiTheme="minorHAnsi" w:hAnsiTheme="minorHAnsi" w:cstheme="minorHAnsi"/>
                <w:sz w:val="18"/>
                <w:szCs w:val="18"/>
              </w:rPr>
              <w:t xml:space="preserve"> that were specified on the registered CF1R compliance document for this project.</w:t>
            </w:r>
          </w:p>
          <w:p w14:paraId="2644B5A4" w14:textId="518B8208" w:rsidR="00F349F6" w:rsidRPr="00327949" w:rsidRDefault="00F349F6" w:rsidP="00EC0CA0">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&lt;&lt;</w:t>
            </w:r>
            <w:r w:rsidR="00B73409">
              <w:t xml:space="preserve"> </w:t>
            </w:r>
            <w:r w:rsidR="00B73409" w:rsidRPr="00B73409">
              <w:rPr>
                <w:rFonts w:asciiTheme="minorHAnsi" w:hAnsiTheme="minorHAnsi" w:cstheme="minorHAnsi"/>
                <w:sz w:val="18"/>
                <w:szCs w:val="18"/>
              </w:rPr>
              <w:t xml:space="preserve">if CF1R </w:t>
            </w:r>
            <w:r w:rsidR="009024F2">
              <w:rPr>
                <w:rFonts w:asciiTheme="minorHAnsi" w:hAnsiTheme="minorHAnsi" w:cstheme="minorHAnsi"/>
                <w:sz w:val="18"/>
                <w:szCs w:val="18"/>
              </w:rPr>
              <w:t>do not have any</w:t>
            </w:r>
            <w:del w:id="20" w:author="Alhabibi, Haider@Energy [2]" w:date="2023-05-17T16:13:00Z">
              <w:r w:rsidR="009024F2" w:rsidDel="00A90BD2">
                <w:rPr>
                  <w:rFonts w:asciiTheme="minorHAnsi" w:hAnsiTheme="minorHAnsi" w:cstheme="minorHAnsi"/>
                  <w:sz w:val="18"/>
                  <w:szCs w:val="18"/>
                </w:rPr>
                <w:delText xml:space="preserve"> </w:delText>
              </w:r>
            </w:del>
            <w:r w:rsidR="00B73409" w:rsidRPr="00B73409">
              <w:rPr>
                <w:rFonts w:asciiTheme="minorHAnsi" w:hAnsiTheme="minorHAnsi" w:cstheme="minorHAnsi"/>
                <w:sz w:val="18"/>
                <w:szCs w:val="18"/>
              </w:rPr>
              <w:t xml:space="preserve"> </w:t>
            </w:r>
            <w:r w:rsidR="009024F2">
              <w:rPr>
                <w:rFonts w:asciiTheme="minorHAnsi" w:hAnsiTheme="minorHAnsi" w:cstheme="minorHAnsi"/>
                <w:sz w:val="18"/>
                <w:szCs w:val="18"/>
              </w:rPr>
              <w:t>non-</w:t>
            </w:r>
            <w:r w:rsidR="00B73409" w:rsidRPr="00B73409">
              <w:rPr>
                <w:rFonts w:asciiTheme="minorHAnsi" w:hAnsiTheme="minorHAnsi" w:cstheme="minorHAnsi"/>
                <w:sz w:val="18"/>
                <w:szCs w:val="18"/>
              </w:rPr>
              <w:t>HPWH</w:t>
            </w:r>
            <w:r w:rsidR="009024F2">
              <w:rPr>
                <w:rFonts w:asciiTheme="minorHAnsi" w:hAnsiTheme="minorHAnsi" w:cstheme="minorHAnsi"/>
                <w:sz w:val="18"/>
                <w:szCs w:val="18"/>
              </w:rPr>
              <w:t xml:space="preserve"> systems</w:t>
            </w:r>
            <w:r w:rsidR="00B73409" w:rsidRPr="00B73409">
              <w:rPr>
                <w:rFonts w:asciiTheme="minorHAnsi" w:hAnsiTheme="minorHAnsi" w:cstheme="minorHAnsi"/>
                <w:sz w:val="18"/>
                <w:szCs w:val="18"/>
              </w:rPr>
              <w:t xml:space="preserve">, then display the "section does not apply" message; else </w:t>
            </w:r>
            <w:r w:rsidRPr="00327949">
              <w:rPr>
                <w:rFonts w:asciiTheme="minorHAnsi" w:hAnsiTheme="minorHAnsi" w:cstheme="minorHAnsi"/>
                <w:sz w:val="18"/>
                <w:szCs w:val="18"/>
              </w:rPr>
              <w:t xml:space="preserve">require one row of data for each </w:t>
            </w:r>
            <w:r w:rsidR="009024F2">
              <w:rPr>
                <w:rFonts w:asciiTheme="minorHAnsi" w:hAnsiTheme="minorHAnsi" w:cstheme="minorHAnsi"/>
                <w:sz w:val="18"/>
                <w:szCs w:val="18"/>
              </w:rPr>
              <w:t xml:space="preserve">non-HPWH </w:t>
            </w:r>
            <w:r w:rsidR="00EC0CA0">
              <w:rPr>
                <w:rFonts w:asciiTheme="minorHAnsi" w:hAnsiTheme="minorHAnsi" w:cstheme="minorHAnsi"/>
                <w:sz w:val="18"/>
                <w:szCs w:val="18"/>
              </w:rPr>
              <w:t>water heater identified on the CF1R-</w:t>
            </w:r>
            <w:r w:rsidR="00EC0CA0" w:rsidRPr="00DC34CF">
              <w:rPr>
                <w:rFonts w:asciiTheme="minorHAnsi" w:hAnsiTheme="minorHAnsi" w:cstheme="minorHAnsi"/>
                <w:sz w:val="18"/>
                <w:szCs w:val="18"/>
              </w:rPr>
              <w:t>PRF</w:t>
            </w:r>
            <w:r w:rsidRPr="00327949">
              <w:rPr>
                <w:rFonts w:asciiTheme="minorHAnsi" w:hAnsiTheme="minorHAnsi" w:cstheme="minorHAnsi"/>
                <w:sz w:val="18"/>
                <w:szCs w:val="18"/>
              </w:rPr>
              <w:t>&gt;&gt;</w:t>
            </w:r>
          </w:p>
        </w:tc>
      </w:tr>
      <w:tr w:rsidR="002E2A8C" w:rsidRPr="00327949" w14:paraId="6AAB97F6" w14:textId="34F9147E" w:rsidTr="002E2A8C">
        <w:trPr>
          <w:trHeight w:val="277"/>
        </w:trPr>
        <w:tc>
          <w:tcPr>
            <w:tcW w:w="416" w:type="pct"/>
            <w:tcBorders>
              <w:top w:val="single" w:sz="4" w:space="0" w:color="auto"/>
              <w:left w:val="single" w:sz="4" w:space="0" w:color="auto"/>
              <w:bottom w:val="single" w:sz="4" w:space="0" w:color="auto"/>
              <w:right w:val="single" w:sz="4" w:space="0" w:color="auto"/>
            </w:tcBorders>
          </w:tcPr>
          <w:p w14:paraId="4B43E16D" w14:textId="3C91FDF4" w:rsidR="002E2A8C" w:rsidRPr="00327949" w:rsidRDefault="002E2A8C"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01</w:t>
            </w:r>
          </w:p>
        </w:tc>
        <w:tc>
          <w:tcPr>
            <w:tcW w:w="367" w:type="pct"/>
            <w:tcBorders>
              <w:top w:val="single" w:sz="4" w:space="0" w:color="auto"/>
              <w:left w:val="single" w:sz="4" w:space="0" w:color="auto"/>
              <w:bottom w:val="single" w:sz="4" w:space="0" w:color="auto"/>
              <w:right w:val="single" w:sz="4" w:space="0" w:color="auto"/>
            </w:tcBorders>
            <w:vAlign w:val="bottom"/>
          </w:tcPr>
          <w:p w14:paraId="7C9B00BA" w14:textId="0C90A9AC" w:rsidR="002E2A8C" w:rsidRPr="00327949" w:rsidRDefault="002E2A8C"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09" w:type="pct"/>
            <w:tcBorders>
              <w:top w:val="single" w:sz="4" w:space="0" w:color="auto"/>
              <w:left w:val="single" w:sz="4" w:space="0" w:color="auto"/>
              <w:bottom w:val="single" w:sz="4" w:space="0" w:color="auto"/>
              <w:right w:val="single" w:sz="4" w:space="0" w:color="auto"/>
            </w:tcBorders>
            <w:vAlign w:val="bottom"/>
          </w:tcPr>
          <w:p w14:paraId="6177EA1C" w14:textId="24C9EB40" w:rsidR="002E2A8C" w:rsidRPr="00327949" w:rsidRDefault="002E2A8C"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347" w:type="pct"/>
            <w:tcBorders>
              <w:top w:val="single" w:sz="4" w:space="0" w:color="auto"/>
              <w:left w:val="single" w:sz="4" w:space="0" w:color="auto"/>
              <w:bottom w:val="single" w:sz="4" w:space="0" w:color="auto"/>
              <w:right w:val="single" w:sz="4" w:space="0" w:color="auto"/>
            </w:tcBorders>
            <w:vAlign w:val="bottom"/>
          </w:tcPr>
          <w:p w14:paraId="505D2ED4" w14:textId="7152BFD4" w:rsidR="002E2A8C" w:rsidRPr="00327949" w:rsidRDefault="002E2A8C"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27" w:type="pct"/>
            <w:tcBorders>
              <w:top w:val="single" w:sz="4" w:space="0" w:color="auto"/>
              <w:left w:val="single" w:sz="4" w:space="0" w:color="auto"/>
              <w:bottom w:val="single" w:sz="4" w:space="0" w:color="auto"/>
              <w:right w:val="single" w:sz="4" w:space="0" w:color="auto"/>
            </w:tcBorders>
            <w:vAlign w:val="bottom"/>
          </w:tcPr>
          <w:p w14:paraId="21DA621E" w14:textId="0E961018" w:rsidR="002E2A8C" w:rsidRPr="00327949" w:rsidRDefault="002E2A8C"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348" w:type="pct"/>
            <w:tcBorders>
              <w:top w:val="single" w:sz="4" w:space="0" w:color="auto"/>
              <w:left w:val="single" w:sz="4" w:space="0" w:color="auto"/>
              <w:bottom w:val="single" w:sz="4" w:space="0" w:color="auto"/>
              <w:right w:val="single" w:sz="4" w:space="0" w:color="auto"/>
            </w:tcBorders>
            <w:vAlign w:val="bottom"/>
          </w:tcPr>
          <w:p w14:paraId="6FFB1278" w14:textId="2DF427BC" w:rsidR="002E2A8C" w:rsidRPr="00327949" w:rsidRDefault="002E2A8C"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405" w:type="pct"/>
            <w:tcBorders>
              <w:top w:val="single" w:sz="4" w:space="0" w:color="auto"/>
              <w:left w:val="single" w:sz="4" w:space="0" w:color="auto"/>
              <w:bottom w:val="single" w:sz="4" w:space="0" w:color="auto"/>
              <w:right w:val="single" w:sz="4" w:space="0" w:color="auto"/>
            </w:tcBorders>
            <w:vAlign w:val="bottom"/>
          </w:tcPr>
          <w:p w14:paraId="0E006FC5" w14:textId="0AA527EC" w:rsidR="002E2A8C" w:rsidRPr="00327949" w:rsidRDefault="002E2A8C"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357" w:type="pct"/>
            <w:tcBorders>
              <w:top w:val="single" w:sz="4" w:space="0" w:color="auto"/>
              <w:left w:val="single" w:sz="4" w:space="0" w:color="auto"/>
              <w:bottom w:val="single" w:sz="4" w:space="0" w:color="auto"/>
              <w:right w:val="single" w:sz="4" w:space="0" w:color="auto"/>
            </w:tcBorders>
            <w:vAlign w:val="bottom"/>
          </w:tcPr>
          <w:p w14:paraId="41CC9AE1" w14:textId="7CF94D4A" w:rsidR="002E2A8C" w:rsidRPr="00327949" w:rsidRDefault="002E2A8C"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522" w:type="pct"/>
            <w:tcBorders>
              <w:top w:val="single" w:sz="4" w:space="0" w:color="auto"/>
              <w:left w:val="single" w:sz="4" w:space="0" w:color="auto"/>
              <w:bottom w:val="single" w:sz="4" w:space="0" w:color="auto"/>
              <w:right w:val="single" w:sz="4" w:space="0" w:color="auto"/>
            </w:tcBorders>
            <w:vAlign w:val="bottom"/>
          </w:tcPr>
          <w:p w14:paraId="615E7A0F" w14:textId="27F9007F" w:rsidR="002E2A8C" w:rsidRPr="00327949" w:rsidRDefault="002E2A8C"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85" w:type="pct"/>
            <w:tcBorders>
              <w:top w:val="single" w:sz="4" w:space="0" w:color="auto"/>
              <w:left w:val="single" w:sz="4" w:space="0" w:color="auto"/>
              <w:bottom w:val="single" w:sz="4" w:space="0" w:color="auto"/>
              <w:right w:val="single" w:sz="4" w:space="0" w:color="auto"/>
            </w:tcBorders>
            <w:vAlign w:val="bottom"/>
          </w:tcPr>
          <w:p w14:paraId="007D86DE" w14:textId="1694C6A2" w:rsidR="002E2A8C" w:rsidRPr="00327949" w:rsidRDefault="002E2A8C"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Pr>
                <w:rFonts w:asciiTheme="minorHAnsi" w:hAnsiTheme="minorHAnsi" w:cstheme="minorHAnsi"/>
                <w:sz w:val="18"/>
                <w:szCs w:val="18"/>
              </w:rPr>
              <w:t>1</w:t>
            </w:r>
          </w:p>
        </w:tc>
        <w:tc>
          <w:tcPr>
            <w:tcW w:w="917" w:type="pct"/>
            <w:tcBorders>
              <w:top w:val="single" w:sz="4" w:space="0" w:color="auto"/>
              <w:left w:val="single" w:sz="4" w:space="0" w:color="auto"/>
              <w:bottom w:val="single" w:sz="4" w:space="0" w:color="auto"/>
              <w:right w:val="single" w:sz="4" w:space="0" w:color="auto"/>
            </w:tcBorders>
            <w:vAlign w:val="bottom"/>
          </w:tcPr>
          <w:p w14:paraId="5293FD4A" w14:textId="6494EBB2" w:rsidR="002E2A8C" w:rsidRPr="00327949" w:rsidRDefault="002E2A8C"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2E2A8C" w:rsidRPr="00327949" w14:paraId="716A8C8E" w14:textId="1268DFB8" w:rsidTr="002E2A8C">
        <w:trPr>
          <w:trHeight w:val="288"/>
        </w:trPr>
        <w:tc>
          <w:tcPr>
            <w:tcW w:w="416" w:type="pct"/>
            <w:tcBorders>
              <w:top w:val="single" w:sz="4" w:space="0" w:color="auto"/>
              <w:left w:val="single" w:sz="4" w:space="0" w:color="auto"/>
              <w:bottom w:val="single" w:sz="4" w:space="0" w:color="auto"/>
              <w:right w:val="single" w:sz="4" w:space="0" w:color="auto"/>
            </w:tcBorders>
            <w:vAlign w:val="bottom"/>
          </w:tcPr>
          <w:p w14:paraId="615910FC" w14:textId="47C8592D" w:rsidR="002E2A8C" w:rsidRPr="00327949" w:rsidRDefault="002E2A8C"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Dwelling Unit Name</w:t>
            </w:r>
          </w:p>
        </w:tc>
        <w:tc>
          <w:tcPr>
            <w:tcW w:w="367" w:type="pct"/>
            <w:tcBorders>
              <w:top w:val="single" w:sz="4" w:space="0" w:color="auto"/>
              <w:left w:val="single" w:sz="4" w:space="0" w:color="auto"/>
              <w:bottom w:val="single" w:sz="4" w:space="0" w:color="auto"/>
              <w:right w:val="single" w:sz="4" w:space="0" w:color="auto"/>
            </w:tcBorders>
            <w:vAlign w:val="bottom"/>
          </w:tcPr>
          <w:p w14:paraId="53F1A3BD" w14:textId="062C0218" w:rsidR="002E2A8C" w:rsidRPr="00327949" w:rsidRDefault="002E2A8C"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09" w:type="pct"/>
            <w:tcBorders>
              <w:top w:val="single" w:sz="4" w:space="0" w:color="auto"/>
              <w:left w:val="single" w:sz="4" w:space="0" w:color="auto"/>
              <w:bottom w:val="single" w:sz="4" w:space="0" w:color="auto"/>
              <w:right w:val="single" w:sz="4" w:space="0" w:color="auto"/>
            </w:tcBorders>
            <w:vAlign w:val="bottom"/>
          </w:tcPr>
          <w:p w14:paraId="78237A20" w14:textId="77777777" w:rsidR="002E2A8C" w:rsidRPr="00327949" w:rsidRDefault="002E2A8C"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347" w:type="pct"/>
            <w:tcBorders>
              <w:top w:val="single" w:sz="4" w:space="0" w:color="auto"/>
              <w:left w:val="single" w:sz="4" w:space="0" w:color="auto"/>
              <w:bottom w:val="single" w:sz="4" w:space="0" w:color="auto"/>
              <w:right w:val="single" w:sz="4" w:space="0" w:color="auto"/>
            </w:tcBorders>
            <w:vAlign w:val="bottom"/>
          </w:tcPr>
          <w:p w14:paraId="0411101F" w14:textId="77777777" w:rsidR="002E2A8C" w:rsidRPr="00327949" w:rsidRDefault="002E2A8C"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27" w:type="pct"/>
            <w:tcBorders>
              <w:top w:val="single" w:sz="4" w:space="0" w:color="auto"/>
              <w:left w:val="single" w:sz="4" w:space="0" w:color="auto"/>
              <w:bottom w:val="single" w:sz="4" w:space="0" w:color="auto"/>
              <w:right w:val="single" w:sz="4" w:space="0" w:color="auto"/>
            </w:tcBorders>
            <w:vAlign w:val="bottom"/>
          </w:tcPr>
          <w:p w14:paraId="1DA4175B" w14:textId="7418C65F" w:rsidR="002E2A8C" w:rsidRPr="00327949" w:rsidRDefault="002E2A8C"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of</w:t>
            </w:r>
            <w:r>
              <w:rPr>
                <w:rFonts w:asciiTheme="minorHAnsi" w:eastAsia="Times New Roman" w:hAnsiTheme="minorHAnsi" w:cstheme="minorHAnsi"/>
                <w:sz w:val="18"/>
                <w:szCs w:val="20"/>
              </w:rPr>
              <w:t xml:space="preserve"> Like (or Identical) </w:t>
            </w:r>
            <w:r w:rsidRPr="00327949">
              <w:rPr>
                <w:rFonts w:asciiTheme="minorHAnsi" w:hAnsiTheme="minorHAnsi" w:cstheme="minorHAnsi"/>
                <w:sz w:val="18"/>
                <w:szCs w:val="18"/>
              </w:rPr>
              <w:t>Water Heaters in System</w:t>
            </w:r>
          </w:p>
        </w:tc>
        <w:tc>
          <w:tcPr>
            <w:tcW w:w="348" w:type="pct"/>
            <w:tcBorders>
              <w:top w:val="single" w:sz="4" w:space="0" w:color="auto"/>
              <w:left w:val="single" w:sz="4" w:space="0" w:color="auto"/>
              <w:bottom w:val="single" w:sz="4" w:space="0" w:color="auto"/>
              <w:right w:val="single" w:sz="4" w:space="0" w:color="auto"/>
            </w:tcBorders>
            <w:vAlign w:val="bottom"/>
          </w:tcPr>
          <w:p w14:paraId="1CD40041" w14:textId="77777777" w:rsidR="002E2A8C" w:rsidRPr="00327949" w:rsidRDefault="002E2A8C"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405" w:type="pct"/>
            <w:tcBorders>
              <w:top w:val="single" w:sz="4" w:space="0" w:color="auto"/>
              <w:left w:val="single" w:sz="4" w:space="0" w:color="auto"/>
              <w:bottom w:val="single" w:sz="4" w:space="0" w:color="auto"/>
              <w:right w:val="single" w:sz="4" w:space="0" w:color="auto"/>
            </w:tcBorders>
            <w:vAlign w:val="bottom"/>
          </w:tcPr>
          <w:p w14:paraId="0C1A6E65" w14:textId="77777777" w:rsidR="002E2A8C" w:rsidRPr="00327949" w:rsidRDefault="002E2A8C"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357" w:type="pct"/>
            <w:tcBorders>
              <w:top w:val="single" w:sz="4" w:space="0" w:color="auto"/>
              <w:left w:val="single" w:sz="4" w:space="0" w:color="auto"/>
              <w:bottom w:val="single" w:sz="4" w:space="0" w:color="auto"/>
              <w:right w:val="single" w:sz="4" w:space="0" w:color="auto"/>
            </w:tcBorders>
            <w:vAlign w:val="bottom"/>
          </w:tcPr>
          <w:p w14:paraId="6D09D5AE" w14:textId="77777777" w:rsidR="002E2A8C" w:rsidRPr="00327949" w:rsidRDefault="002E2A8C"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522" w:type="pct"/>
            <w:tcBorders>
              <w:top w:val="single" w:sz="4" w:space="0" w:color="auto"/>
              <w:left w:val="single" w:sz="4" w:space="0" w:color="auto"/>
              <w:bottom w:val="single" w:sz="4" w:space="0" w:color="auto"/>
              <w:right w:val="single" w:sz="4" w:space="0" w:color="auto"/>
            </w:tcBorders>
            <w:vAlign w:val="bottom"/>
          </w:tcPr>
          <w:p w14:paraId="2D576EDF" w14:textId="59EF22E2" w:rsidR="002E2A8C" w:rsidRPr="00327949" w:rsidRDefault="002E2A8C"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0E4521D4" w14:textId="77777777" w:rsidR="002E2A8C" w:rsidRPr="00327949" w:rsidRDefault="002E2A8C"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85" w:type="pct"/>
            <w:tcBorders>
              <w:top w:val="single" w:sz="4" w:space="0" w:color="auto"/>
              <w:left w:val="single" w:sz="4" w:space="0" w:color="auto"/>
              <w:bottom w:val="single" w:sz="4" w:space="0" w:color="auto"/>
              <w:right w:val="single" w:sz="4" w:space="0" w:color="auto"/>
            </w:tcBorders>
            <w:vAlign w:val="bottom"/>
          </w:tcPr>
          <w:p w14:paraId="0D2F7A11" w14:textId="6764288B" w:rsidR="002E2A8C" w:rsidRPr="00327949" w:rsidRDefault="002E2A8C"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Compact Dist</w:t>
            </w:r>
            <w:r>
              <w:rPr>
                <w:rFonts w:asciiTheme="minorHAnsi" w:hAnsiTheme="minorHAnsi" w:cstheme="minorHAnsi"/>
                <w:sz w:val="18"/>
                <w:szCs w:val="18"/>
              </w:rPr>
              <w:t>rib.</w:t>
            </w:r>
          </w:p>
        </w:tc>
        <w:tc>
          <w:tcPr>
            <w:tcW w:w="917" w:type="pct"/>
            <w:tcBorders>
              <w:top w:val="single" w:sz="4" w:space="0" w:color="auto"/>
              <w:left w:val="single" w:sz="4" w:space="0" w:color="auto"/>
              <w:bottom w:val="single" w:sz="4" w:space="0" w:color="auto"/>
              <w:right w:val="single" w:sz="4" w:space="0" w:color="auto"/>
            </w:tcBorders>
            <w:vAlign w:val="bottom"/>
          </w:tcPr>
          <w:p w14:paraId="5C5B5588" w14:textId="4D6E3402" w:rsidR="002E2A8C" w:rsidRPr="00327949" w:rsidRDefault="002E2A8C"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2E2A8C" w:rsidRPr="00327949" w14:paraId="401E94FA" w14:textId="36ED2B62" w:rsidTr="002E2A8C">
        <w:trPr>
          <w:trHeight w:val="246"/>
        </w:trPr>
        <w:tc>
          <w:tcPr>
            <w:tcW w:w="416" w:type="pct"/>
            <w:tcBorders>
              <w:top w:val="single" w:sz="4" w:space="0" w:color="auto"/>
              <w:left w:val="single" w:sz="4" w:space="0" w:color="auto"/>
              <w:bottom w:val="single" w:sz="4" w:space="0" w:color="auto"/>
              <w:right w:val="single" w:sz="4" w:space="0" w:color="auto"/>
            </w:tcBorders>
          </w:tcPr>
          <w:p w14:paraId="1F36E464" w14:textId="4B975DC4" w:rsidR="002E2A8C" w:rsidRPr="002B092D" w:rsidRDefault="002E2A8C" w:rsidP="00F349F6">
            <w:pPr>
              <w:spacing w:after="0" w:line="240" w:lineRule="auto"/>
              <w:rPr>
                <w:rFonts w:asciiTheme="minorHAnsi" w:eastAsia="Times New Roman" w:hAnsiTheme="minorHAnsi" w:cstheme="minorHAnsi"/>
                <w:sz w:val="16"/>
                <w:szCs w:val="16"/>
              </w:rPr>
            </w:pPr>
            <w:r>
              <w:rPr>
                <w:rFonts w:asciiTheme="minorHAnsi" w:eastAsia="Times New Roman" w:hAnsiTheme="minorHAnsi" w:cstheme="minorHAnsi"/>
                <w:sz w:val="16"/>
                <w:szCs w:val="20"/>
              </w:rPr>
              <w:t xml:space="preserve">&lt;&lt;reference value from CF1R; if Single Family, then value = Single Family&gt;&gt; </w:t>
            </w:r>
          </w:p>
        </w:tc>
        <w:tc>
          <w:tcPr>
            <w:tcW w:w="367" w:type="pct"/>
            <w:tcBorders>
              <w:top w:val="single" w:sz="4" w:space="0" w:color="auto"/>
              <w:left w:val="single" w:sz="4" w:space="0" w:color="auto"/>
              <w:bottom w:val="single" w:sz="4" w:space="0" w:color="auto"/>
              <w:right w:val="single" w:sz="4" w:space="0" w:color="auto"/>
            </w:tcBorders>
          </w:tcPr>
          <w:p w14:paraId="1F9F0E23" w14:textId="30ED6B37" w:rsidR="002E2A8C" w:rsidRPr="002B092D" w:rsidRDefault="002E2A8C"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&lt;&lt;reference values from CF1R (see rule in header)&gt;&gt;</w:t>
            </w:r>
          </w:p>
        </w:tc>
        <w:tc>
          <w:tcPr>
            <w:tcW w:w="409" w:type="pct"/>
            <w:tcBorders>
              <w:top w:val="single" w:sz="4" w:space="0" w:color="auto"/>
              <w:left w:val="single" w:sz="4" w:space="0" w:color="auto"/>
              <w:bottom w:val="single" w:sz="4" w:space="0" w:color="auto"/>
              <w:right w:val="single" w:sz="4" w:space="0" w:color="auto"/>
            </w:tcBorders>
          </w:tcPr>
          <w:p w14:paraId="5406B233" w14:textId="77777777" w:rsidR="002E2A8C" w:rsidRPr="002B092D" w:rsidRDefault="002E2A8C"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CF1R </w:t>
            </w:r>
          </w:p>
          <w:p w14:paraId="1FEF36D4" w14:textId="77777777" w:rsidR="002E2A8C" w:rsidRPr="002B092D" w:rsidRDefault="002E2A8C"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allowed values=</w:t>
            </w:r>
          </w:p>
          <w:p w14:paraId="371736DC" w14:textId="77777777" w:rsidR="002E2A8C" w:rsidRPr="002B092D" w:rsidRDefault="002E2A8C" w:rsidP="00F349F6">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DHW, </w:t>
            </w:r>
          </w:p>
          <w:p w14:paraId="711495C9" w14:textId="10A07994" w:rsidR="002E2A8C" w:rsidRPr="002B092D" w:rsidRDefault="002E2A8C"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Combined Hydronic, Hydronic&gt;&gt;</w:t>
            </w:r>
          </w:p>
        </w:tc>
        <w:tc>
          <w:tcPr>
            <w:tcW w:w="347" w:type="pct"/>
            <w:tcBorders>
              <w:top w:val="single" w:sz="4" w:space="0" w:color="auto"/>
              <w:left w:val="single" w:sz="4" w:space="0" w:color="auto"/>
              <w:bottom w:val="single" w:sz="4" w:space="0" w:color="auto"/>
              <w:right w:val="single" w:sz="4" w:space="0" w:color="auto"/>
            </w:tcBorders>
          </w:tcPr>
          <w:p w14:paraId="515B2A78" w14:textId="3BDD1230" w:rsidR="002E2A8C" w:rsidRPr="002B092D" w:rsidRDefault="002E2A8C"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CF1R </w:t>
            </w:r>
          </w:p>
          <w:p w14:paraId="4887B952" w14:textId="3482AC02" w:rsidR="002E2A8C" w:rsidRPr="002B092D" w:rsidRDefault="002E2A8C"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Allowed values =</w:t>
            </w:r>
            <w:r>
              <w:rPr>
                <w:rFonts w:asciiTheme="minorHAnsi" w:eastAsia="Times New Roman" w:hAnsiTheme="minorHAnsi" w:cstheme="minorHAnsi"/>
                <w:sz w:val="16"/>
                <w:szCs w:val="16"/>
              </w:rPr>
              <w:t xml:space="preserve"> </w:t>
            </w:r>
          </w:p>
          <w:p w14:paraId="13D2647B" w14:textId="0E5F452C" w:rsidR="002E2A8C" w:rsidRPr="002B092D" w:rsidRDefault="002E2A8C"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Boiler, Indirect, Consumer Instantaneous, Commercial Instantaneous, Consumer Storage, Commercial Storage, Residential-Duty Commercial Storage, or Residential-Duty Commercial Instantaneous &gt;&gt;</w:t>
            </w:r>
          </w:p>
        </w:tc>
        <w:tc>
          <w:tcPr>
            <w:tcW w:w="427" w:type="pct"/>
            <w:tcBorders>
              <w:top w:val="single" w:sz="4" w:space="0" w:color="auto"/>
              <w:left w:val="single" w:sz="4" w:space="0" w:color="auto"/>
              <w:bottom w:val="single" w:sz="4" w:space="0" w:color="auto"/>
              <w:right w:val="single" w:sz="4" w:space="0" w:color="auto"/>
            </w:tcBorders>
          </w:tcPr>
          <w:p w14:paraId="0965884C" w14:textId="5D4EECC0" w:rsidR="002E2A8C" w:rsidRPr="002B092D" w:rsidRDefault="002E2A8C"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&lt;&lt;reference values from CF1R&gt;&gt;</w:t>
            </w:r>
          </w:p>
        </w:tc>
        <w:tc>
          <w:tcPr>
            <w:tcW w:w="348" w:type="pct"/>
            <w:tcBorders>
              <w:top w:val="single" w:sz="4" w:space="0" w:color="auto"/>
              <w:left w:val="single" w:sz="4" w:space="0" w:color="auto"/>
              <w:bottom w:val="single" w:sz="4" w:space="0" w:color="auto"/>
              <w:right w:val="single" w:sz="4" w:space="0" w:color="auto"/>
            </w:tcBorders>
          </w:tcPr>
          <w:p w14:paraId="52E1B19B" w14:textId="4240721A" w:rsidR="002E2A8C" w:rsidRPr="002B092D" w:rsidRDefault="002E2A8C"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&lt;&lt;reference values from CF1R.  Allowed values are Heat Pump, Electric Resistance, Natural Gas, or Propane</w:t>
            </w:r>
            <w:r w:rsidRPr="002B092D" w:rsidDel="00366412">
              <w:rPr>
                <w:rFonts w:asciiTheme="minorHAnsi" w:eastAsia="Times New Roman" w:hAnsiTheme="minorHAnsi" w:cstheme="minorHAnsi"/>
                <w:sz w:val="16"/>
                <w:szCs w:val="16"/>
              </w:rPr>
              <w:t xml:space="preserve"> </w:t>
            </w:r>
            <w:r w:rsidRPr="002B092D">
              <w:rPr>
                <w:rFonts w:asciiTheme="minorHAnsi" w:eastAsia="Times New Roman" w:hAnsiTheme="minorHAnsi" w:cstheme="minorHAnsi"/>
                <w:sz w:val="16"/>
                <w:szCs w:val="16"/>
              </w:rPr>
              <w:t>&gt;&gt;</w:t>
            </w:r>
          </w:p>
        </w:tc>
        <w:tc>
          <w:tcPr>
            <w:tcW w:w="405" w:type="pct"/>
            <w:tcBorders>
              <w:top w:val="single" w:sz="4" w:space="0" w:color="auto"/>
              <w:left w:val="single" w:sz="4" w:space="0" w:color="auto"/>
              <w:bottom w:val="single" w:sz="4" w:space="0" w:color="auto"/>
              <w:right w:val="single" w:sz="4" w:space="0" w:color="auto"/>
            </w:tcBorders>
          </w:tcPr>
          <w:p w14:paraId="67AA3E9C" w14:textId="77777777" w:rsidR="002E2A8C" w:rsidRPr="00D65B83" w:rsidRDefault="002E2A8C"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&lt;&lt;reference value from CF1R;</w:t>
            </w:r>
          </w:p>
          <w:p w14:paraId="0930D259" w14:textId="77777777" w:rsidR="002E2A8C" w:rsidRPr="00D65B83" w:rsidRDefault="002E2A8C"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If parent CF1R = CF1R-ADD, ALT or NCB, then value = NA;</w:t>
            </w:r>
          </w:p>
          <w:p w14:paraId="3102547C" w14:textId="40230A5E" w:rsidR="002E2A8C" w:rsidRPr="00D65B83" w:rsidRDefault="002E2A8C"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Elseif parent CF1R = CF1R-</w:t>
            </w:r>
            <w:r w:rsidRPr="00DC34CF">
              <w:rPr>
                <w:rFonts w:asciiTheme="minorHAnsi" w:eastAsia="Times New Roman" w:hAnsiTheme="minorHAnsi" w:cstheme="minorHAnsi"/>
                <w:sz w:val="16"/>
                <w:szCs w:val="16"/>
              </w:rPr>
              <w:t>PRF</w:t>
            </w:r>
            <w:r w:rsidRPr="00D65B83">
              <w:rPr>
                <w:rFonts w:asciiTheme="minorHAnsi" w:eastAsia="Times New Roman" w:hAnsiTheme="minorHAnsi" w:cstheme="minorHAnsi"/>
                <w:sz w:val="16"/>
                <w:szCs w:val="16"/>
              </w:rPr>
              <w:t>; then allowed values: if Fuel Type (A0</w:t>
            </w:r>
            <w:r>
              <w:rPr>
                <w:rFonts w:asciiTheme="minorHAnsi" w:eastAsia="Times New Roman" w:hAnsiTheme="minorHAnsi" w:cstheme="minorHAnsi"/>
                <w:sz w:val="16"/>
                <w:szCs w:val="16"/>
              </w:rPr>
              <w:t>6</w:t>
            </w:r>
            <w:r w:rsidRPr="00D65B83">
              <w:rPr>
                <w:rFonts w:asciiTheme="minorHAnsi" w:eastAsia="Times New Roman" w:hAnsiTheme="minorHAnsi" w:cstheme="minorHAnsi"/>
                <w:sz w:val="16"/>
                <w:szCs w:val="16"/>
              </w:rPr>
              <w:t xml:space="preserve">) = Natural Gas, Propane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xml:space="preserve"> = Btu/Hr;</w:t>
            </w:r>
          </w:p>
          <w:p w14:paraId="416FDCB5" w14:textId="6B13B4CB" w:rsidR="002E2A8C" w:rsidRPr="00D65B83" w:rsidRDefault="002E2A8C"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 xml:space="preserve">If Fuel Type = Electric Resistance,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kW;</w:t>
            </w:r>
          </w:p>
          <w:p w14:paraId="3C99B452" w14:textId="6C40C691" w:rsidR="002E2A8C" w:rsidRPr="002B092D" w:rsidRDefault="002E2A8C" w:rsidP="00F349F6">
            <w:pPr>
              <w:spacing w:after="0" w:line="240" w:lineRule="auto"/>
              <w:rPr>
                <w:rFonts w:asciiTheme="minorHAnsi" w:hAnsiTheme="minorHAnsi" w:cstheme="minorHAnsi"/>
                <w:sz w:val="16"/>
                <w:szCs w:val="16"/>
              </w:rPr>
            </w:pPr>
            <w:r w:rsidRPr="00D65B83">
              <w:rPr>
                <w:rFonts w:asciiTheme="minorHAnsi" w:eastAsia="Times New Roman" w:hAnsiTheme="minorHAnsi" w:cstheme="minorHAnsi"/>
                <w:sz w:val="16"/>
                <w:szCs w:val="16"/>
              </w:rPr>
              <w:t xml:space="preserve">If Fuel Type = Heat Pump,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xml:space="preserve"> = NA&gt;&gt;</w:t>
            </w:r>
          </w:p>
        </w:tc>
        <w:tc>
          <w:tcPr>
            <w:tcW w:w="357" w:type="pct"/>
            <w:tcBorders>
              <w:top w:val="single" w:sz="4" w:space="0" w:color="auto"/>
              <w:left w:val="single" w:sz="4" w:space="0" w:color="auto"/>
              <w:bottom w:val="single" w:sz="4" w:space="0" w:color="auto"/>
              <w:right w:val="single" w:sz="4" w:space="0" w:color="auto"/>
            </w:tcBorders>
          </w:tcPr>
          <w:p w14:paraId="43D1C0C9" w14:textId="1B5197E9" w:rsidR="002E2A8C" w:rsidRPr="002B092D" w:rsidRDefault="002E2A8C"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&lt;&lt;if A0</w:t>
            </w:r>
            <w:r>
              <w:rPr>
                <w:rFonts w:asciiTheme="minorHAnsi" w:eastAsia="Times New Roman" w:hAnsiTheme="minorHAnsi" w:cstheme="minorHAnsi"/>
                <w:sz w:val="16"/>
                <w:szCs w:val="16"/>
              </w:rPr>
              <w:t>6</w:t>
            </w:r>
            <w:r w:rsidRPr="002B092D">
              <w:rPr>
                <w:rFonts w:asciiTheme="minorHAnsi" w:eastAsia="Times New Roman" w:hAnsiTheme="minorHAnsi" w:cstheme="minorHAnsi"/>
                <w:sz w:val="16"/>
                <w:szCs w:val="16"/>
              </w:rPr>
              <w:t xml:space="preserve"> = Heat Pump, then result = NA; </w:t>
            </w:r>
          </w:p>
          <w:p w14:paraId="090AFD2A" w14:textId="4DD65BE2" w:rsidR="002E2A8C" w:rsidRPr="002B092D" w:rsidRDefault="002E2A8C" w:rsidP="00F349F6">
            <w:pPr>
              <w:spacing w:after="0" w:line="240" w:lineRule="auto"/>
              <w:rPr>
                <w:rFonts w:asciiTheme="minorHAnsi" w:hAnsiTheme="minorHAnsi" w:cstheme="minorHAnsi"/>
                <w:sz w:val="16"/>
                <w:szCs w:val="16"/>
              </w:rPr>
            </w:pPr>
            <w:r>
              <w:rPr>
                <w:rFonts w:asciiTheme="minorHAnsi" w:eastAsia="Times New Roman" w:hAnsiTheme="minorHAnsi" w:cstheme="minorHAnsi"/>
                <w:sz w:val="16"/>
                <w:szCs w:val="16"/>
              </w:rPr>
              <w:t xml:space="preserve">If performance, </w:t>
            </w:r>
            <w:r w:rsidRPr="002B092D">
              <w:rPr>
                <w:rFonts w:asciiTheme="minorHAnsi" w:eastAsia="Times New Roman" w:hAnsiTheme="minorHAnsi" w:cstheme="minorHAnsi"/>
                <w:sz w:val="16"/>
                <w:szCs w:val="16"/>
              </w:rPr>
              <w:t>reference value from CF1R</w:t>
            </w:r>
            <w:r>
              <w:rPr>
                <w:rFonts w:asciiTheme="minorHAnsi" w:eastAsia="Times New Roman" w:hAnsiTheme="minorHAnsi" w:cstheme="minorHAnsi"/>
                <w:sz w:val="16"/>
                <w:szCs w:val="16"/>
              </w:rPr>
              <w:t>-</w:t>
            </w:r>
            <w:r w:rsidRPr="00DC34CF">
              <w:rPr>
                <w:rFonts w:asciiTheme="minorHAnsi" w:eastAsia="Times New Roman" w:hAnsiTheme="minorHAnsi" w:cstheme="minorHAnsi"/>
                <w:sz w:val="16"/>
                <w:szCs w:val="16"/>
              </w:rPr>
              <w:t>PRF</w:t>
            </w:r>
            <w:r w:rsidRPr="002B092D">
              <w:rPr>
                <w:rFonts w:asciiTheme="minorHAnsi" w:eastAsia="Times New Roman" w:hAnsiTheme="minorHAnsi" w:cstheme="minorHAnsi"/>
                <w:sz w:val="16"/>
                <w:szCs w:val="16"/>
              </w:rPr>
              <w:t xml:space="preserve">; Elseif Prescriptive, then </w:t>
            </w:r>
            <w:r>
              <w:rPr>
                <w:rFonts w:asciiTheme="minorHAnsi" w:eastAsia="Times New Roman" w:hAnsiTheme="minorHAnsi" w:cstheme="minorHAnsi"/>
                <w:sz w:val="16"/>
                <w:szCs w:val="16"/>
              </w:rPr>
              <w:t>value</w:t>
            </w:r>
            <w:r w:rsidRPr="002B092D">
              <w:rPr>
                <w:rFonts w:asciiTheme="minorHAnsi" w:eastAsia="Times New Roman" w:hAnsiTheme="minorHAnsi" w:cstheme="minorHAnsi"/>
                <w:sz w:val="16"/>
                <w:szCs w:val="16"/>
              </w:rPr>
              <w:t xml:space="preserve"> = NA &gt;</w:t>
            </w:r>
            <w:r>
              <w:rPr>
                <w:rFonts w:asciiTheme="minorHAnsi" w:eastAsia="Times New Roman" w:hAnsiTheme="minorHAnsi" w:cstheme="minorHAnsi"/>
                <w:sz w:val="16"/>
                <w:szCs w:val="16"/>
              </w:rPr>
              <w:t>&gt;</w:t>
            </w:r>
          </w:p>
        </w:tc>
        <w:tc>
          <w:tcPr>
            <w:tcW w:w="522" w:type="pct"/>
            <w:tcBorders>
              <w:top w:val="single" w:sz="4" w:space="0" w:color="auto"/>
              <w:left w:val="single" w:sz="4" w:space="0" w:color="auto"/>
              <w:bottom w:val="single" w:sz="4" w:space="0" w:color="auto"/>
              <w:right w:val="single" w:sz="4" w:space="0" w:color="auto"/>
            </w:tcBorders>
          </w:tcPr>
          <w:p w14:paraId="4B1E8DA8" w14:textId="77777777" w:rsidR="002E2A8C" w:rsidRPr="002B092D" w:rsidRDefault="002E2A8C"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CF1R </w:t>
            </w:r>
          </w:p>
          <w:p w14:paraId="6E2D48C9" w14:textId="77777777" w:rsidR="002E2A8C" w:rsidRPr="002B092D" w:rsidRDefault="002E2A8C"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If performance and</w:t>
            </w:r>
          </w:p>
          <w:p w14:paraId="5A4E304B" w14:textId="243D7E5E" w:rsidR="002E2A8C" w:rsidRPr="002B092D" w:rsidRDefault="002E2A8C"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A0</w:t>
            </w:r>
            <w:r>
              <w:rPr>
                <w:rFonts w:asciiTheme="minorHAnsi" w:eastAsia="Times New Roman" w:hAnsiTheme="minorHAnsi" w:cstheme="minorHAnsi"/>
                <w:sz w:val="16"/>
                <w:szCs w:val="16"/>
              </w:rPr>
              <w:t>9</w:t>
            </w:r>
            <w:r w:rsidRPr="002B092D">
              <w:rPr>
                <w:rFonts w:asciiTheme="minorHAnsi" w:eastAsia="Times New Roman" w:hAnsiTheme="minorHAnsi" w:cstheme="minorHAnsi"/>
                <w:sz w:val="16"/>
                <w:szCs w:val="16"/>
              </w:rPr>
              <w:t xml:space="preserve"> = NA then allowed values are</w:t>
            </w:r>
          </w:p>
          <w:p w14:paraId="783EDAF4" w14:textId="77777777" w:rsidR="002E2A8C" w:rsidRPr="002B092D" w:rsidRDefault="002E2A8C"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*Standard Distribution System</w:t>
            </w:r>
          </w:p>
          <w:p w14:paraId="4B8F4499" w14:textId="77777777" w:rsidR="002E2A8C" w:rsidRPr="002B092D" w:rsidRDefault="002E2A8C"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Point of Use</w:t>
            </w:r>
          </w:p>
          <w:p w14:paraId="1BD24A59" w14:textId="77777777" w:rsidR="002E2A8C" w:rsidRPr="002B092D" w:rsidRDefault="002E2A8C"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Parallel Piping </w:t>
            </w:r>
          </w:p>
          <w:p w14:paraId="21D47D6E" w14:textId="77777777" w:rsidR="002E2A8C" w:rsidRPr="002B092D" w:rsidRDefault="002E2A8C"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*Recirculation System Non-Demand Control</w:t>
            </w:r>
          </w:p>
          <w:p w14:paraId="00C4A4D7" w14:textId="77777777" w:rsidR="002E2A8C" w:rsidRPr="002B092D" w:rsidRDefault="002E2A8C"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Demand Recirculation Manual Control </w:t>
            </w:r>
          </w:p>
          <w:p w14:paraId="49D7BCE7" w14:textId="77777777" w:rsidR="002E2A8C" w:rsidRPr="002B092D" w:rsidRDefault="002E2A8C"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Demand Recirculation Sensor Control </w:t>
            </w:r>
          </w:p>
          <w:p w14:paraId="73FF48D5" w14:textId="2A1FF117" w:rsidR="002E2A8C" w:rsidRPr="002B092D" w:rsidRDefault="002E2A8C"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*HERS-Verified Pipe Insulation Credit</w:t>
            </w:r>
          </w:p>
          <w:p w14:paraId="65FCEEC2" w14:textId="77777777" w:rsidR="002E2A8C" w:rsidRPr="002B092D" w:rsidRDefault="002E2A8C"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 HERS-Verified Parallel Piping </w:t>
            </w:r>
          </w:p>
          <w:p w14:paraId="0B9FDFD5" w14:textId="77777777" w:rsidR="002E2A8C" w:rsidRPr="002B092D" w:rsidRDefault="002E2A8C"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 HERS-Verified Demand Recirculation Manual Control </w:t>
            </w:r>
          </w:p>
          <w:p w14:paraId="222889EF" w14:textId="53F8C61A" w:rsidR="002E2A8C" w:rsidRPr="002B092D" w:rsidRDefault="002E2A8C"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HERS-Verified Demand Recirculation Sensor Control</w:t>
            </w:r>
            <w:r>
              <w:rPr>
                <w:rFonts w:eastAsia="Times New Roman"/>
                <w:sz w:val="16"/>
                <w:szCs w:val="16"/>
              </w:rPr>
              <w:t>;</w:t>
            </w:r>
            <w:r w:rsidRPr="002B092D">
              <w:rPr>
                <w:rFonts w:eastAsia="Times New Roman"/>
                <w:sz w:val="16"/>
                <w:szCs w:val="16"/>
              </w:rPr>
              <w:t xml:space="preserve"> </w:t>
            </w:r>
          </w:p>
          <w:p w14:paraId="0D95305B" w14:textId="6625A2E1" w:rsidR="002E2A8C" w:rsidRPr="002B092D" w:rsidRDefault="002E2A8C"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Else if </w:t>
            </w:r>
            <w:r>
              <w:rPr>
                <w:rFonts w:asciiTheme="minorHAnsi" w:eastAsia="Times New Roman" w:hAnsiTheme="minorHAnsi" w:cstheme="minorHAnsi"/>
                <w:sz w:val="16"/>
                <w:szCs w:val="16"/>
              </w:rPr>
              <w:t>performance and A09</w:t>
            </w:r>
            <w:r w:rsidRPr="002B092D">
              <w:rPr>
                <w:rFonts w:asciiTheme="minorHAnsi" w:eastAsia="Times New Roman" w:hAnsiTheme="minorHAnsi" w:cstheme="minorHAnsi"/>
                <w:sz w:val="16"/>
                <w:szCs w:val="16"/>
              </w:rPr>
              <w:t xml:space="preserve"> ≠ NA then allowed values are</w:t>
            </w:r>
          </w:p>
          <w:p w14:paraId="1BA849C0" w14:textId="180AB456" w:rsidR="002E2A8C" w:rsidRPr="002B092D" w:rsidRDefault="002E2A8C"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lastRenderedPageBreak/>
              <w:t>*HERS-Verified Pipe Insulation Credit</w:t>
            </w:r>
            <w:r>
              <w:rPr>
                <w:rFonts w:eastAsia="Times New Roman"/>
                <w:sz w:val="16"/>
                <w:szCs w:val="16"/>
              </w:rPr>
              <w:t>;</w:t>
            </w:r>
          </w:p>
          <w:p w14:paraId="79D2D568" w14:textId="1FE5ACDD" w:rsidR="002E2A8C" w:rsidRPr="002B092D" w:rsidRDefault="002E2A8C"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p>
          <w:p w14:paraId="69214E73" w14:textId="416BBF66" w:rsidR="002E2A8C" w:rsidRPr="002B092D" w:rsidRDefault="002E2A8C" w:rsidP="00F349F6">
            <w:pPr>
              <w:spacing w:after="0" w:line="240" w:lineRule="auto"/>
              <w:rPr>
                <w:rFonts w:cstheme="minorHAnsi"/>
                <w:sz w:val="16"/>
                <w:szCs w:val="16"/>
              </w:rPr>
            </w:pPr>
            <w:r w:rsidRPr="002B092D">
              <w:rPr>
                <w:rFonts w:cstheme="minorHAnsi"/>
                <w:sz w:val="16"/>
                <w:szCs w:val="16"/>
              </w:rPr>
              <w:t>Else if prescriptive</w:t>
            </w:r>
            <w:r>
              <w:rPr>
                <w:rFonts w:cstheme="minorHAnsi"/>
                <w:sz w:val="16"/>
                <w:szCs w:val="16"/>
              </w:rPr>
              <w:t xml:space="preserve"> and A09 = NA</w:t>
            </w:r>
            <w:r w:rsidRPr="002B092D">
              <w:rPr>
                <w:rFonts w:cstheme="minorHAnsi"/>
                <w:sz w:val="16"/>
                <w:szCs w:val="16"/>
              </w:rPr>
              <w:t xml:space="preserve">,  </w:t>
            </w:r>
          </w:p>
          <w:p w14:paraId="3DCB8791" w14:textId="77777777" w:rsidR="002E2A8C" w:rsidRPr="002B092D" w:rsidRDefault="002E2A8C" w:rsidP="00F349F6">
            <w:pPr>
              <w:spacing w:after="0" w:line="240" w:lineRule="auto"/>
              <w:rPr>
                <w:rFonts w:cstheme="minorHAnsi"/>
                <w:sz w:val="16"/>
                <w:szCs w:val="16"/>
              </w:rPr>
            </w:pPr>
            <w:r w:rsidRPr="002B092D">
              <w:rPr>
                <w:rFonts w:cstheme="minorHAnsi"/>
                <w:sz w:val="16"/>
                <w:szCs w:val="16"/>
              </w:rPr>
              <w:t xml:space="preserve">Allowed values are </w:t>
            </w:r>
          </w:p>
          <w:p w14:paraId="1679FB26" w14:textId="27DA7048" w:rsidR="002E2A8C" w:rsidRDefault="002E2A8C" w:rsidP="00F349F6">
            <w:pPr>
              <w:spacing w:after="0" w:line="240" w:lineRule="auto"/>
              <w:rPr>
                <w:rFonts w:cstheme="minorHAnsi"/>
                <w:sz w:val="16"/>
                <w:szCs w:val="16"/>
              </w:rPr>
            </w:pPr>
            <w:r w:rsidRPr="002B092D">
              <w:rPr>
                <w:rFonts w:cstheme="minorHAnsi"/>
                <w:sz w:val="16"/>
                <w:szCs w:val="16"/>
              </w:rPr>
              <w:t>*Standard Distribution System</w:t>
            </w:r>
          </w:p>
          <w:p w14:paraId="02123607" w14:textId="5F63C1C7" w:rsidR="002E2A8C" w:rsidRPr="002B092D" w:rsidRDefault="002E2A8C" w:rsidP="00F349F6">
            <w:pPr>
              <w:spacing w:after="0" w:line="240" w:lineRule="auto"/>
              <w:rPr>
                <w:rFonts w:cstheme="minorHAnsi"/>
                <w:sz w:val="16"/>
                <w:szCs w:val="16"/>
              </w:rPr>
            </w:pPr>
            <w:r>
              <w:rPr>
                <w:rFonts w:cstheme="minorHAnsi"/>
                <w:sz w:val="16"/>
                <w:szCs w:val="16"/>
              </w:rPr>
              <w:t>*Demand Recirculation</w:t>
            </w:r>
          </w:p>
          <w:p w14:paraId="6E27E922" w14:textId="317D41E5" w:rsidR="002E2A8C" w:rsidRPr="002B092D" w:rsidRDefault="002E2A8C" w:rsidP="00F349F6">
            <w:pPr>
              <w:spacing w:after="0" w:line="240" w:lineRule="auto"/>
              <w:rPr>
                <w:rFonts w:asciiTheme="minorHAnsi" w:hAnsiTheme="minorHAnsi" w:cstheme="minorHAnsi"/>
                <w:sz w:val="16"/>
                <w:szCs w:val="16"/>
              </w:rPr>
            </w:pPr>
            <w:r w:rsidRPr="002B092D">
              <w:rPr>
                <w:rFonts w:cstheme="minorHAnsi"/>
                <w:sz w:val="16"/>
                <w:szCs w:val="16"/>
              </w:rPr>
              <w:t>* Demand Recirculation Manual Control</w:t>
            </w:r>
            <w:r>
              <w:rPr>
                <w:rFonts w:cstheme="minorHAnsi"/>
                <w:sz w:val="16"/>
                <w:szCs w:val="16"/>
              </w:rPr>
              <w:t>&gt;&gt;</w:t>
            </w:r>
          </w:p>
        </w:tc>
        <w:tc>
          <w:tcPr>
            <w:tcW w:w="485" w:type="pct"/>
            <w:tcBorders>
              <w:top w:val="single" w:sz="4" w:space="0" w:color="auto"/>
              <w:left w:val="single" w:sz="4" w:space="0" w:color="auto"/>
              <w:bottom w:val="single" w:sz="4" w:space="0" w:color="auto"/>
              <w:right w:val="single" w:sz="4" w:space="0" w:color="auto"/>
            </w:tcBorders>
          </w:tcPr>
          <w:p w14:paraId="7C4E0A7E" w14:textId="766643AC" w:rsidR="002E2A8C" w:rsidRPr="001F752D" w:rsidRDefault="002E2A8C" w:rsidP="001F752D">
            <w:pPr>
              <w:spacing w:line="240" w:lineRule="auto"/>
              <w:rPr>
                <w:rFonts w:asciiTheme="minorHAnsi" w:hAnsiTheme="minorHAnsi" w:cstheme="minorHAnsi"/>
                <w:sz w:val="16"/>
                <w:szCs w:val="16"/>
              </w:rPr>
            </w:pPr>
            <w:r w:rsidRPr="002B092D">
              <w:rPr>
                <w:rFonts w:asciiTheme="minorHAnsi" w:hAnsiTheme="minorHAnsi" w:cstheme="minorHAnsi"/>
                <w:sz w:val="16"/>
                <w:szCs w:val="16"/>
              </w:rPr>
              <w:lastRenderedPageBreak/>
              <w:t>&lt;&lt;</w:t>
            </w:r>
            <w:r w:rsidRPr="002B092D" w:rsidDel="003A0950">
              <w:rPr>
                <w:rFonts w:asciiTheme="minorHAnsi" w:hAnsiTheme="minorHAnsi" w:cstheme="minorHAnsi"/>
                <w:sz w:val="16"/>
                <w:szCs w:val="16"/>
              </w:rPr>
              <w:t xml:space="preserve"> </w:t>
            </w:r>
            <w:r w:rsidRPr="001F752D">
              <w:rPr>
                <w:rFonts w:asciiTheme="minorHAnsi" w:hAnsiTheme="minorHAnsi" w:cstheme="minorHAnsi"/>
                <w:sz w:val="16"/>
                <w:szCs w:val="16"/>
              </w:rPr>
              <w:t>If parent CF1R = NCB-01, then if NCB-01 Field M09 = CompactHotWaterDistributionSystemHERS or CompactHotWaterDistributionSystemBasic or CompactDistributionDrainHeatRecoveryHERS then value is BasicType else NotCompact;</w:t>
            </w:r>
          </w:p>
          <w:p w14:paraId="58F576A3" w14:textId="77777777" w:rsidR="002E2A8C" w:rsidRPr="001F752D" w:rsidRDefault="002E2A8C" w:rsidP="001F752D">
            <w:pPr>
              <w:spacing w:after="0" w:line="240" w:lineRule="auto"/>
              <w:rPr>
                <w:rFonts w:asciiTheme="minorHAnsi" w:hAnsiTheme="minorHAnsi" w:cstheme="minorHAnsi"/>
                <w:sz w:val="16"/>
                <w:szCs w:val="16"/>
              </w:rPr>
            </w:pPr>
            <w:r w:rsidRPr="001F752D">
              <w:rPr>
                <w:rFonts w:asciiTheme="minorHAnsi" w:hAnsiTheme="minorHAnsi" w:cstheme="minorHAnsi"/>
                <w:sz w:val="16"/>
                <w:szCs w:val="16"/>
              </w:rPr>
              <w:t>Else if parent CF1R = ALT-01 or ADD-01, then value = NotCompact;</w:t>
            </w:r>
          </w:p>
          <w:p w14:paraId="5BD53696" w14:textId="77777777" w:rsidR="002E2A8C" w:rsidRPr="001F752D" w:rsidRDefault="002E2A8C" w:rsidP="001F752D">
            <w:pPr>
              <w:spacing w:after="0" w:line="240" w:lineRule="auto"/>
              <w:rPr>
                <w:rFonts w:asciiTheme="minorHAnsi" w:hAnsiTheme="minorHAnsi" w:cstheme="minorHAnsi"/>
                <w:sz w:val="16"/>
                <w:szCs w:val="16"/>
              </w:rPr>
            </w:pPr>
            <w:r w:rsidRPr="001F752D">
              <w:rPr>
                <w:rFonts w:asciiTheme="minorHAnsi" w:hAnsiTheme="minorHAnsi" w:cstheme="minorHAnsi"/>
                <w:sz w:val="16"/>
                <w:szCs w:val="16"/>
              </w:rPr>
              <w:t>Else if information not available from PRF-01, allow user select. Allowed values are</w:t>
            </w:r>
          </w:p>
          <w:p w14:paraId="1D9BFD7F" w14:textId="77777777" w:rsidR="002E2A8C" w:rsidRPr="001F752D" w:rsidRDefault="002E2A8C" w:rsidP="001F752D">
            <w:pPr>
              <w:spacing w:after="0" w:line="240" w:lineRule="auto"/>
              <w:rPr>
                <w:rFonts w:asciiTheme="minorHAnsi" w:hAnsiTheme="minorHAnsi" w:cstheme="minorHAnsi"/>
                <w:sz w:val="16"/>
                <w:szCs w:val="16"/>
              </w:rPr>
            </w:pPr>
            <w:r w:rsidRPr="001F752D">
              <w:rPr>
                <w:rFonts w:asciiTheme="minorHAnsi" w:hAnsiTheme="minorHAnsi" w:cstheme="minorHAnsi"/>
                <w:sz w:val="16"/>
                <w:szCs w:val="16"/>
              </w:rPr>
              <w:t>*Basic</w:t>
            </w:r>
          </w:p>
          <w:p w14:paraId="0458C549" w14:textId="77777777" w:rsidR="002E2A8C" w:rsidRPr="001F752D" w:rsidRDefault="002E2A8C" w:rsidP="001F752D">
            <w:pPr>
              <w:spacing w:after="0" w:line="240" w:lineRule="auto"/>
              <w:rPr>
                <w:rFonts w:asciiTheme="minorHAnsi" w:hAnsiTheme="minorHAnsi" w:cstheme="minorHAnsi"/>
                <w:sz w:val="16"/>
                <w:szCs w:val="16"/>
              </w:rPr>
            </w:pPr>
            <w:r w:rsidRPr="001F752D">
              <w:rPr>
                <w:rFonts w:asciiTheme="minorHAnsi" w:hAnsiTheme="minorHAnsi" w:cstheme="minorHAnsi"/>
                <w:sz w:val="16"/>
                <w:szCs w:val="16"/>
              </w:rPr>
              <w:t>*Expanded</w:t>
            </w:r>
          </w:p>
          <w:p w14:paraId="5C953452" w14:textId="77777777" w:rsidR="002E2A8C" w:rsidRPr="001F752D" w:rsidRDefault="002E2A8C" w:rsidP="001F752D">
            <w:pPr>
              <w:spacing w:after="0" w:line="240" w:lineRule="auto"/>
              <w:rPr>
                <w:rFonts w:asciiTheme="minorHAnsi" w:hAnsiTheme="minorHAnsi" w:cstheme="minorHAnsi"/>
                <w:sz w:val="16"/>
                <w:szCs w:val="16"/>
              </w:rPr>
            </w:pPr>
            <w:r w:rsidRPr="001F752D">
              <w:rPr>
                <w:rFonts w:asciiTheme="minorHAnsi" w:hAnsiTheme="minorHAnsi" w:cstheme="minorHAnsi"/>
                <w:sz w:val="16"/>
                <w:szCs w:val="16"/>
              </w:rPr>
              <w:t>*NotCompact;</w:t>
            </w:r>
          </w:p>
          <w:p w14:paraId="63050D78" w14:textId="77777777" w:rsidR="002E2A8C" w:rsidRPr="001F752D" w:rsidRDefault="002E2A8C" w:rsidP="001F752D">
            <w:pPr>
              <w:spacing w:after="0" w:line="240" w:lineRule="auto"/>
              <w:rPr>
                <w:rFonts w:asciiTheme="minorHAnsi" w:hAnsiTheme="minorHAnsi" w:cstheme="minorHAnsi"/>
                <w:sz w:val="16"/>
                <w:szCs w:val="16"/>
              </w:rPr>
            </w:pPr>
            <w:r w:rsidRPr="001F752D">
              <w:rPr>
                <w:rFonts w:asciiTheme="minorHAnsi" w:hAnsiTheme="minorHAnsi" w:cstheme="minorHAnsi"/>
                <w:sz w:val="16"/>
                <w:szCs w:val="16"/>
              </w:rPr>
              <w:t>Else use value from PRF-01;</w:t>
            </w:r>
          </w:p>
          <w:p w14:paraId="6891E582" w14:textId="1ABC1277" w:rsidR="002E2A8C" w:rsidRPr="002B092D" w:rsidRDefault="002E2A8C" w:rsidP="003A0950">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&gt;&gt;</w:t>
            </w:r>
          </w:p>
        </w:tc>
        <w:tc>
          <w:tcPr>
            <w:tcW w:w="917" w:type="pct"/>
            <w:tcBorders>
              <w:top w:val="single" w:sz="4" w:space="0" w:color="auto"/>
              <w:left w:val="single" w:sz="4" w:space="0" w:color="auto"/>
              <w:bottom w:val="single" w:sz="4" w:space="0" w:color="auto"/>
              <w:right w:val="single" w:sz="4" w:space="0" w:color="auto"/>
            </w:tcBorders>
          </w:tcPr>
          <w:p w14:paraId="1F989FA9" w14:textId="77777777" w:rsidR="002E2A8C" w:rsidRPr="00D25425" w:rsidRDefault="002E2A8C" w:rsidP="00D25425">
            <w:pPr>
              <w:spacing w:line="240" w:lineRule="auto"/>
              <w:rPr>
                <w:rFonts w:asciiTheme="minorHAnsi" w:hAnsiTheme="minorHAnsi" w:cstheme="minorHAnsi"/>
                <w:sz w:val="16"/>
                <w:szCs w:val="16"/>
              </w:rPr>
            </w:pPr>
            <w:r w:rsidRPr="002B092D">
              <w:rPr>
                <w:rFonts w:asciiTheme="minorHAnsi" w:hAnsiTheme="minorHAnsi" w:cstheme="minorHAnsi"/>
                <w:sz w:val="16"/>
                <w:szCs w:val="16"/>
              </w:rPr>
              <w:t>&lt;&lt;</w:t>
            </w:r>
            <w:r w:rsidRPr="002B092D" w:rsidDel="00D25425">
              <w:rPr>
                <w:rFonts w:asciiTheme="minorHAnsi" w:hAnsiTheme="minorHAnsi" w:cstheme="minorHAnsi"/>
                <w:sz w:val="16"/>
                <w:szCs w:val="16"/>
              </w:rPr>
              <w:t xml:space="preserve"> </w:t>
            </w:r>
            <w:r w:rsidRPr="00D25425">
              <w:rPr>
                <w:rFonts w:asciiTheme="minorHAnsi" w:hAnsiTheme="minorHAnsi" w:cstheme="minorHAnsi"/>
                <w:sz w:val="16"/>
                <w:szCs w:val="16"/>
              </w:rPr>
              <w:t>If parent CF1R = NCB-01, then if NCB-01 Field M09 = CompactDistriutionDrainHeatRecoveryHERS or DrainWaterHeatRecoveryHERS then value is DWHR else NoDWHR;</w:t>
            </w:r>
          </w:p>
          <w:p w14:paraId="3D31D0D7" w14:textId="77777777" w:rsidR="002E2A8C" w:rsidRPr="00D25425" w:rsidRDefault="002E2A8C" w:rsidP="00D25425">
            <w:pPr>
              <w:spacing w:after="0" w:line="240" w:lineRule="auto"/>
              <w:rPr>
                <w:rFonts w:asciiTheme="minorHAnsi" w:hAnsiTheme="minorHAnsi" w:cstheme="minorHAnsi"/>
                <w:sz w:val="16"/>
                <w:szCs w:val="16"/>
              </w:rPr>
            </w:pPr>
            <w:r w:rsidRPr="00D25425">
              <w:rPr>
                <w:rFonts w:asciiTheme="minorHAnsi" w:hAnsiTheme="minorHAnsi" w:cstheme="minorHAnsi"/>
                <w:sz w:val="16"/>
                <w:szCs w:val="16"/>
              </w:rPr>
              <w:t>Else if parent CF1R = ALT-01 or ADD-01, then value = NoDWHR;</w:t>
            </w:r>
          </w:p>
          <w:p w14:paraId="3B2595A8" w14:textId="77777777" w:rsidR="002E2A8C" w:rsidRPr="00D25425" w:rsidRDefault="002E2A8C" w:rsidP="00D25425">
            <w:pPr>
              <w:spacing w:after="0" w:line="240" w:lineRule="auto"/>
              <w:rPr>
                <w:rFonts w:asciiTheme="minorHAnsi" w:hAnsiTheme="minorHAnsi" w:cstheme="minorHAnsi"/>
                <w:sz w:val="16"/>
                <w:szCs w:val="16"/>
              </w:rPr>
            </w:pPr>
            <w:r w:rsidRPr="00D25425">
              <w:rPr>
                <w:rFonts w:asciiTheme="minorHAnsi" w:hAnsiTheme="minorHAnsi" w:cstheme="minorHAnsi"/>
                <w:sz w:val="16"/>
                <w:szCs w:val="16"/>
              </w:rPr>
              <w:t>Else if information not available from PRF-01, allow user select. Allowed values are</w:t>
            </w:r>
          </w:p>
          <w:p w14:paraId="2BEB27CC" w14:textId="77777777" w:rsidR="002E2A8C" w:rsidRPr="00D25425" w:rsidRDefault="002E2A8C" w:rsidP="00D25425">
            <w:pPr>
              <w:spacing w:after="0" w:line="240" w:lineRule="auto"/>
              <w:rPr>
                <w:rFonts w:asciiTheme="minorHAnsi" w:hAnsiTheme="minorHAnsi" w:cstheme="minorHAnsi"/>
                <w:sz w:val="16"/>
                <w:szCs w:val="16"/>
              </w:rPr>
            </w:pPr>
            <w:r w:rsidRPr="00D25425">
              <w:rPr>
                <w:rFonts w:asciiTheme="minorHAnsi" w:hAnsiTheme="minorHAnsi" w:cstheme="minorHAnsi"/>
                <w:sz w:val="16"/>
                <w:szCs w:val="16"/>
              </w:rPr>
              <w:t>*DWHR</w:t>
            </w:r>
          </w:p>
          <w:p w14:paraId="776287CF" w14:textId="77777777" w:rsidR="002E2A8C" w:rsidRPr="00D25425" w:rsidRDefault="002E2A8C" w:rsidP="00D25425">
            <w:pPr>
              <w:spacing w:after="0" w:line="240" w:lineRule="auto"/>
              <w:rPr>
                <w:rFonts w:asciiTheme="minorHAnsi" w:hAnsiTheme="minorHAnsi" w:cstheme="minorHAnsi"/>
                <w:sz w:val="16"/>
                <w:szCs w:val="16"/>
              </w:rPr>
            </w:pPr>
            <w:r w:rsidRPr="00D25425">
              <w:rPr>
                <w:rFonts w:asciiTheme="minorHAnsi" w:hAnsiTheme="minorHAnsi" w:cstheme="minorHAnsi"/>
                <w:sz w:val="16"/>
                <w:szCs w:val="16"/>
              </w:rPr>
              <w:t>*NoDWHR;</w:t>
            </w:r>
          </w:p>
          <w:p w14:paraId="1A011413" w14:textId="77777777" w:rsidR="002E2A8C" w:rsidRPr="00D25425" w:rsidRDefault="002E2A8C" w:rsidP="00D25425">
            <w:pPr>
              <w:spacing w:after="0" w:line="240" w:lineRule="auto"/>
              <w:rPr>
                <w:rFonts w:asciiTheme="minorHAnsi" w:hAnsiTheme="minorHAnsi" w:cstheme="minorHAnsi"/>
                <w:sz w:val="16"/>
                <w:szCs w:val="16"/>
              </w:rPr>
            </w:pPr>
            <w:r w:rsidRPr="00D25425">
              <w:rPr>
                <w:rFonts w:asciiTheme="minorHAnsi" w:hAnsiTheme="minorHAnsi" w:cstheme="minorHAnsi"/>
                <w:sz w:val="16"/>
                <w:szCs w:val="16"/>
              </w:rPr>
              <w:t>Else use value from PRF-01;</w:t>
            </w:r>
          </w:p>
          <w:p w14:paraId="43A6146F" w14:textId="3423F90E" w:rsidR="002E2A8C" w:rsidRPr="002B092D" w:rsidRDefault="002E2A8C" w:rsidP="00D25425">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&gt;&gt;</w:t>
            </w:r>
          </w:p>
        </w:tc>
      </w:tr>
    </w:tbl>
    <w:p w14:paraId="558E09C8" w14:textId="697C4994" w:rsidR="004338FC" w:rsidRDefault="004338FC" w:rsidP="00236F4B">
      <w:pPr>
        <w:spacing w:after="0" w:line="240" w:lineRule="auto"/>
        <w:rPr>
          <w:ins w:id="21" w:author="Alhabibi, Haider@Energy" w:date="2023-11-01T16:28:00Z"/>
          <w:rFonts w:asciiTheme="minorHAnsi" w:hAnsiTheme="minorHAnsi" w:cstheme="minorHAnsi"/>
          <w:sz w:val="18"/>
          <w:szCs w:val="18"/>
        </w:rPr>
      </w:pPr>
    </w:p>
    <w:p w14:paraId="601FAF85" w14:textId="77777777" w:rsidR="004338FC" w:rsidRDefault="004338FC">
      <w:pPr>
        <w:spacing w:after="0" w:line="240" w:lineRule="auto"/>
        <w:rPr>
          <w:ins w:id="22" w:author="Alhabibi, Haider@Energy" w:date="2023-11-01T16:28:00Z"/>
          <w:rFonts w:asciiTheme="minorHAnsi" w:hAnsiTheme="minorHAnsi" w:cstheme="minorHAnsi"/>
          <w:sz w:val="18"/>
          <w:szCs w:val="18"/>
        </w:rPr>
      </w:pPr>
      <w:ins w:id="23" w:author="Alhabibi, Haider@Energy" w:date="2023-11-01T16:28:00Z">
        <w:r>
          <w:rPr>
            <w:rFonts w:asciiTheme="minorHAnsi" w:hAnsiTheme="minorHAnsi" w:cstheme="minorHAnsi"/>
            <w:sz w:val="18"/>
            <w:szCs w:val="18"/>
          </w:rPr>
          <w:br w:type="page"/>
        </w:r>
      </w:ins>
    </w:p>
    <w:p w14:paraId="3B6D41A6" w14:textId="77777777" w:rsidR="00F1004F" w:rsidRDefault="00F1004F" w:rsidP="00236F4B">
      <w:pPr>
        <w:spacing w:after="0" w:line="240" w:lineRule="auto"/>
        <w:rPr>
          <w:rFonts w:asciiTheme="minorHAnsi" w:hAnsiTheme="minorHAnsi" w:cstheme="minorHAnsi"/>
          <w:sz w:val="18"/>
          <w:szCs w:val="18"/>
        </w:rPr>
      </w:pPr>
    </w:p>
    <w:tbl>
      <w:tblPr>
        <w:tblStyle w:val="TableGrid5"/>
        <w:tblpPr w:leftFromText="180" w:rightFromText="180" w:vertAnchor="text" w:tblpY="1"/>
        <w:tblOverlap w:val="never"/>
        <w:tblW w:w="10885" w:type="dxa"/>
        <w:tblLayout w:type="fixed"/>
        <w:tblLook w:val="04A0" w:firstRow="1" w:lastRow="0" w:firstColumn="1" w:lastColumn="0" w:noHBand="0" w:noVBand="1"/>
      </w:tblPr>
      <w:tblGrid>
        <w:gridCol w:w="989"/>
        <w:gridCol w:w="990"/>
        <w:gridCol w:w="989"/>
        <w:gridCol w:w="990"/>
        <w:gridCol w:w="989"/>
        <w:gridCol w:w="990"/>
        <w:gridCol w:w="989"/>
        <w:gridCol w:w="990"/>
        <w:gridCol w:w="989"/>
        <w:gridCol w:w="990"/>
        <w:gridCol w:w="990"/>
      </w:tblGrid>
      <w:tr w:rsidR="00CA79FF" w:rsidRPr="00C1150F" w14:paraId="0340D424" w14:textId="77777777" w:rsidTr="00BA090A">
        <w:trPr>
          <w:trHeight w:val="977"/>
        </w:trPr>
        <w:tc>
          <w:tcPr>
            <w:tcW w:w="10885" w:type="dxa"/>
            <w:gridSpan w:val="11"/>
          </w:tcPr>
          <w:p w14:paraId="6367CF06" w14:textId="1584FC31" w:rsidR="00CA79FF" w:rsidRPr="00C1150F" w:rsidRDefault="00CA79FF" w:rsidP="002E2A8C">
            <w:pPr>
              <w:spacing w:after="0" w:line="240" w:lineRule="auto"/>
              <w:ind w:right="876"/>
              <w:rPr>
                <w:rFonts w:cstheme="minorHAnsi"/>
                <w:b/>
                <w:sz w:val="20"/>
                <w:szCs w:val="20"/>
              </w:rPr>
            </w:pPr>
            <w:r>
              <w:rPr>
                <w:rFonts w:cstheme="minorHAnsi"/>
                <w:b/>
                <w:sz w:val="20"/>
                <w:szCs w:val="20"/>
              </w:rPr>
              <w:t>A2</w:t>
            </w:r>
            <w:r w:rsidRPr="00C1150F">
              <w:rPr>
                <w:rFonts w:cstheme="minorHAnsi"/>
                <w:b/>
                <w:sz w:val="20"/>
                <w:szCs w:val="20"/>
              </w:rPr>
              <w:t>.</w:t>
            </w:r>
            <w:r>
              <w:rPr>
                <w:rFonts w:cstheme="minorHAnsi"/>
                <w:b/>
                <w:sz w:val="20"/>
                <w:szCs w:val="20"/>
              </w:rPr>
              <w:t xml:space="preserve"> D</w:t>
            </w:r>
            <w:r w:rsidRPr="00C1150F">
              <w:rPr>
                <w:rFonts w:cstheme="minorHAnsi"/>
                <w:b/>
                <w:sz w:val="20"/>
                <w:szCs w:val="20"/>
              </w:rPr>
              <w:t xml:space="preserve">esign HERS Verified </w:t>
            </w:r>
            <w:r>
              <w:rPr>
                <w:rFonts w:cstheme="minorHAnsi"/>
                <w:b/>
                <w:sz w:val="20"/>
                <w:szCs w:val="20"/>
              </w:rPr>
              <w:t>Dwelling Unit HPWH</w:t>
            </w:r>
            <w:r w:rsidRPr="00C1150F">
              <w:rPr>
                <w:rFonts w:cstheme="minorHAnsi"/>
                <w:b/>
                <w:sz w:val="20"/>
                <w:szCs w:val="20"/>
              </w:rPr>
              <w:t xml:space="preserve"> System Information</w:t>
            </w:r>
          </w:p>
          <w:p w14:paraId="207DF977" w14:textId="77777777" w:rsidR="00CA79FF" w:rsidRPr="00C1150F" w:rsidRDefault="00CA79FF" w:rsidP="002E2A8C">
            <w:pPr>
              <w:spacing w:after="0" w:line="240" w:lineRule="auto"/>
              <w:ind w:right="876"/>
              <w:rPr>
                <w:rFonts w:cstheme="minorHAnsi"/>
                <w:sz w:val="18"/>
                <w:szCs w:val="20"/>
              </w:rPr>
            </w:pPr>
            <w:r w:rsidRPr="00C1150F">
              <w:rPr>
                <w:rFonts w:cstheme="minorHAnsi"/>
                <w:sz w:val="18"/>
                <w:szCs w:val="20"/>
              </w:rPr>
              <w:t>This table reports the water heating system(s) that were specified on the registered CF1R compliance document for this project.</w:t>
            </w:r>
          </w:p>
          <w:p w14:paraId="1BD80D5E" w14:textId="77777777" w:rsidR="00CA79FF" w:rsidRDefault="00CA79FF" w:rsidP="002E2A8C">
            <w:pPr>
              <w:spacing w:after="0"/>
              <w:rPr>
                <w:rFonts w:cstheme="minorHAnsi"/>
                <w:sz w:val="20"/>
                <w:szCs w:val="20"/>
              </w:rPr>
            </w:pPr>
            <w:r>
              <w:rPr>
                <w:rFonts w:cstheme="minorHAnsi"/>
                <w:sz w:val="20"/>
                <w:szCs w:val="20"/>
              </w:rPr>
              <w:t xml:space="preserve">&lt;&lt;If CF1R has HPWH, then require table, else </w:t>
            </w:r>
            <w:r w:rsidRPr="00E12A63">
              <w:rPr>
                <w:rFonts w:cstheme="minorHAnsi"/>
                <w:sz w:val="20"/>
                <w:szCs w:val="20"/>
              </w:rPr>
              <w:t>display the "section does not apply" message</w:t>
            </w:r>
            <w:r>
              <w:rPr>
                <w:rFonts w:cstheme="minorHAnsi"/>
                <w:sz w:val="20"/>
                <w:szCs w:val="20"/>
              </w:rPr>
              <w:t>&gt;&gt;</w:t>
            </w:r>
          </w:p>
          <w:p w14:paraId="4A859F65" w14:textId="77777777" w:rsidR="00CA79FF" w:rsidRPr="00C1150F" w:rsidRDefault="00CA79FF" w:rsidP="002E2A8C">
            <w:pPr>
              <w:spacing w:after="0" w:line="240" w:lineRule="auto"/>
              <w:ind w:right="876"/>
              <w:rPr>
                <w:rFonts w:cstheme="minorHAnsi"/>
                <w:b/>
                <w:sz w:val="20"/>
                <w:szCs w:val="20"/>
              </w:rPr>
            </w:pPr>
            <w:r w:rsidRPr="00C1150F">
              <w:rPr>
                <w:rFonts w:cstheme="minorHAnsi"/>
                <w:sz w:val="18"/>
                <w:szCs w:val="20"/>
              </w:rPr>
              <w:t xml:space="preserve">&lt;&lt;require one row of data for each </w:t>
            </w:r>
            <w:r>
              <w:rPr>
                <w:rFonts w:cstheme="minorHAnsi"/>
                <w:sz w:val="18"/>
                <w:szCs w:val="20"/>
              </w:rPr>
              <w:t xml:space="preserve">HPWH </w:t>
            </w:r>
            <w:r w:rsidRPr="00C1150F">
              <w:rPr>
                <w:rFonts w:cstheme="minorHAnsi"/>
                <w:sz w:val="18"/>
                <w:szCs w:val="20"/>
              </w:rPr>
              <w:t>water heater identified on the CF1R-</w:t>
            </w:r>
            <w:r w:rsidRPr="00DC34CF">
              <w:rPr>
                <w:rFonts w:cstheme="minorHAnsi"/>
                <w:sz w:val="18"/>
                <w:szCs w:val="20"/>
              </w:rPr>
              <w:t>PRF</w:t>
            </w:r>
            <w:r w:rsidRPr="00C1150F">
              <w:rPr>
                <w:rFonts w:cstheme="minorHAnsi"/>
                <w:sz w:val="18"/>
                <w:szCs w:val="20"/>
              </w:rPr>
              <w:t>&gt;&gt;</w:t>
            </w:r>
          </w:p>
        </w:tc>
      </w:tr>
      <w:tr w:rsidR="003A72BE" w:rsidRPr="00C1150F" w14:paraId="100FC844" w14:textId="77777777" w:rsidTr="003A72BE">
        <w:trPr>
          <w:trHeight w:val="221"/>
        </w:trPr>
        <w:tc>
          <w:tcPr>
            <w:tcW w:w="989" w:type="dxa"/>
            <w:tcBorders>
              <w:top w:val="single" w:sz="4" w:space="0" w:color="auto"/>
              <w:left w:val="single" w:sz="4" w:space="0" w:color="auto"/>
              <w:bottom w:val="single" w:sz="4" w:space="0" w:color="auto"/>
              <w:right w:val="single" w:sz="4" w:space="0" w:color="auto"/>
            </w:tcBorders>
          </w:tcPr>
          <w:p w14:paraId="69171283" w14:textId="77777777" w:rsidR="00CA79FF" w:rsidRPr="00C1150F" w:rsidRDefault="00CA79FF" w:rsidP="00CA79FF">
            <w:pPr>
              <w:spacing w:after="0" w:line="240" w:lineRule="auto"/>
              <w:jc w:val="center"/>
              <w:rPr>
                <w:rFonts w:eastAsia="Times New Roman" w:cstheme="minorHAnsi"/>
                <w:sz w:val="18"/>
                <w:szCs w:val="18"/>
              </w:rPr>
            </w:pPr>
            <w:r w:rsidRPr="00C1150F">
              <w:rPr>
                <w:rFonts w:eastAsia="Times New Roman" w:cstheme="minorHAnsi"/>
                <w:sz w:val="18"/>
                <w:szCs w:val="18"/>
              </w:rPr>
              <w:t>01</w:t>
            </w:r>
          </w:p>
        </w:tc>
        <w:tc>
          <w:tcPr>
            <w:tcW w:w="990" w:type="dxa"/>
            <w:vAlign w:val="bottom"/>
          </w:tcPr>
          <w:p w14:paraId="352E1697" w14:textId="77777777" w:rsidR="00CA79FF" w:rsidRPr="00C1150F" w:rsidRDefault="00CA79FF" w:rsidP="00CA79FF">
            <w:pPr>
              <w:spacing w:after="0" w:line="240" w:lineRule="auto"/>
              <w:jc w:val="center"/>
              <w:rPr>
                <w:rFonts w:cstheme="minorHAnsi"/>
                <w:sz w:val="18"/>
                <w:szCs w:val="18"/>
              </w:rPr>
            </w:pPr>
            <w:r w:rsidRPr="00C1150F">
              <w:rPr>
                <w:rFonts w:eastAsia="Times New Roman" w:cstheme="minorHAnsi"/>
                <w:sz w:val="18"/>
                <w:szCs w:val="18"/>
              </w:rPr>
              <w:t>02</w:t>
            </w:r>
          </w:p>
        </w:tc>
        <w:tc>
          <w:tcPr>
            <w:tcW w:w="989" w:type="dxa"/>
            <w:vAlign w:val="bottom"/>
          </w:tcPr>
          <w:p w14:paraId="44257805" w14:textId="77777777" w:rsidR="00CA79FF" w:rsidRPr="00C1150F" w:rsidRDefault="00CA79FF" w:rsidP="00CA79FF">
            <w:pPr>
              <w:spacing w:after="0" w:line="240" w:lineRule="auto"/>
              <w:jc w:val="center"/>
              <w:rPr>
                <w:rFonts w:cstheme="minorHAnsi"/>
                <w:sz w:val="18"/>
                <w:szCs w:val="18"/>
              </w:rPr>
            </w:pPr>
            <w:r w:rsidRPr="00C1150F">
              <w:rPr>
                <w:rFonts w:eastAsia="Times New Roman" w:cstheme="minorHAnsi"/>
                <w:sz w:val="18"/>
                <w:szCs w:val="18"/>
              </w:rPr>
              <w:t>03</w:t>
            </w:r>
          </w:p>
        </w:tc>
        <w:tc>
          <w:tcPr>
            <w:tcW w:w="990" w:type="dxa"/>
          </w:tcPr>
          <w:p w14:paraId="6C7A377F" w14:textId="77777777" w:rsidR="00CA79FF" w:rsidRPr="00C1150F" w:rsidRDefault="00CA79FF" w:rsidP="00CA79FF">
            <w:pPr>
              <w:spacing w:after="0" w:line="240" w:lineRule="auto"/>
              <w:jc w:val="center"/>
              <w:rPr>
                <w:rFonts w:eastAsia="Times New Roman" w:cstheme="minorHAnsi"/>
                <w:sz w:val="18"/>
                <w:szCs w:val="18"/>
              </w:rPr>
            </w:pPr>
            <w:r w:rsidRPr="00C1150F">
              <w:rPr>
                <w:rFonts w:eastAsia="Times New Roman" w:cstheme="minorHAnsi"/>
                <w:sz w:val="18"/>
                <w:szCs w:val="18"/>
              </w:rPr>
              <w:t>04</w:t>
            </w:r>
          </w:p>
        </w:tc>
        <w:tc>
          <w:tcPr>
            <w:tcW w:w="989" w:type="dxa"/>
          </w:tcPr>
          <w:p w14:paraId="27B0019E" w14:textId="77777777" w:rsidR="00CA79FF" w:rsidRPr="00C1150F" w:rsidRDefault="00CA79FF" w:rsidP="00CA79FF">
            <w:pPr>
              <w:spacing w:after="0" w:line="240" w:lineRule="auto"/>
              <w:jc w:val="center"/>
              <w:rPr>
                <w:rFonts w:eastAsia="Times New Roman" w:cstheme="minorHAnsi"/>
                <w:sz w:val="18"/>
                <w:szCs w:val="18"/>
              </w:rPr>
            </w:pPr>
            <w:r w:rsidRPr="00C1150F">
              <w:rPr>
                <w:rFonts w:eastAsia="Times New Roman" w:cstheme="minorHAnsi"/>
                <w:sz w:val="18"/>
                <w:szCs w:val="18"/>
              </w:rPr>
              <w:t>05</w:t>
            </w:r>
          </w:p>
        </w:tc>
        <w:tc>
          <w:tcPr>
            <w:tcW w:w="990" w:type="dxa"/>
          </w:tcPr>
          <w:p w14:paraId="263AD541" w14:textId="77777777" w:rsidR="00CA79FF" w:rsidRPr="00C1150F" w:rsidRDefault="00CA79FF" w:rsidP="00CA79FF">
            <w:pPr>
              <w:spacing w:after="0" w:line="240" w:lineRule="auto"/>
              <w:jc w:val="center"/>
              <w:rPr>
                <w:rFonts w:eastAsia="Times New Roman" w:cstheme="minorHAnsi"/>
                <w:sz w:val="18"/>
                <w:szCs w:val="18"/>
              </w:rPr>
            </w:pPr>
            <w:r w:rsidRPr="00C1150F">
              <w:rPr>
                <w:rFonts w:eastAsia="Times New Roman" w:cstheme="minorHAnsi"/>
                <w:sz w:val="18"/>
                <w:szCs w:val="18"/>
              </w:rPr>
              <w:t>06</w:t>
            </w:r>
          </w:p>
        </w:tc>
        <w:tc>
          <w:tcPr>
            <w:tcW w:w="989" w:type="dxa"/>
          </w:tcPr>
          <w:p w14:paraId="06DFCF16" w14:textId="407B3766" w:rsidR="00CA79FF" w:rsidRPr="00C1150F" w:rsidRDefault="00CA79FF" w:rsidP="00CA79FF">
            <w:pPr>
              <w:spacing w:after="0" w:line="240" w:lineRule="auto"/>
              <w:jc w:val="center"/>
              <w:rPr>
                <w:rFonts w:eastAsia="Times New Roman" w:cstheme="minorHAnsi"/>
                <w:sz w:val="18"/>
                <w:szCs w:val="18"/>
              </w:rPr>
            </w:pPr>
            <w:ins w:id="24" w:author="Alhabibi, Haider@Energy" w:date="2023-11-01T16:17:00Z">
              <w:r w:rsidRPr="00C1150F">
                <w:rPr>
                  <w:rFonts w:eastAsia="Times New Roman" w:cstheme="minorHAnsi"/>
                  <w:sz w:val="18"/>
                  <w:szCs w:val="18"/>
                </w:rPr>
                <w:t>06</w:t>
              </w:r>
              <w:r>
                <w:rPr>
                  <w:rFonts w:eastAsia="Times New Roman" w:cstheme="minorHAnsi"/>
                  <w:sz w:val="18"/>
                  <w:szCs w:val="18"/>
                </w:rPr>
                <w:t>a</w:t>
              </w:r>
            </w:ins>
          </w:p>
        </w:tc>
        <w:tc>
          <w:tcPr>
            <w:tcW w:w="990" w:type="dxa"/>
          </w:tcPr>
          <w:p w14:paraId="3A13E3B3" w14:textId="0A840C7D" w:rsidR="00CA79FF" w:rsidRPr="00C1150F" w:rsidRDefault="00CA79FF" w:rsidP="00CA79FF">
            <w:pPr>
              <w:spacing w:after="0" w:line="240" w:lineRule="auto"/>
              <w:jc w:val="center"/>
              <w:rPr>
                <w:rFonts w:eastAsia="Times New Roman" w:cstheme="minorHAnsi"/>
                <w:sz w:val="18"/>
                <w:szCs w:val="18"/>
              </w:rPr>
            </w:pPr>
            <w:r w:rsidRPr="00C1150F">
              <w:rPr>
                <w:rFonts w:eastAsia="Times New Roman" w:cstheme="minorHAnsi"/>
                <w:sz w:val="18"/>
                <w:szCs w:val="18"/>
              </w:rPr>
              <w:t>07</w:t>
            </w:r>
          </w:p>
        </w:tc>
        <w:tc>
          <w:tcPr>
            <w:tcW w:w="989" w:type="dxa"/>
          </w:tcPr>
          <w:p w14:paraId="28130FA3" w14:textId="77777777" w:rsidR="00CA79FF" w:rsidRPr="00C1150F" w:rsidRDefault="00CA79FF" w:rsidP="00CA79FF">
            <w:pPr>
              <w:spacing w:after="0" w:line="240" w:lineRule="auto"/>
              <w:jc w:val="center"/>
              <w:rPr>
                <w:rFonts w:eastAsia="Times New Roman" w:cstheme="minorHAnsi"/>
                <w:sz w:val="18"/>
                <w:szCs w:val="18"/>
              </w:rPr>
            </w:pPr>
            <w:r w:rsidRPr="00C1150F">
              <w:rPr>
                <w:rFonts w:eastAsia="Times New Roman" w:cstheme="minorHAnsi"/>
                <w:sz w:val="18"/>
                <w:szCs w:val="18"/>
              </w:rPr>
              <w:t>08</w:t>
            </w:r>
          </w:p>
        </w:tc>
        <w:tc>
          <w:tcPr>
            <w:tcW w:w="990" w:type="dxa"/>
          </w:tcPr>
          <w:p w14:paraId="7E4BB03C" w14:textId="3E6ECA5A" w:rsidR="00CA79FF" w:rsidRPr="00C1150F" w:rsidRDefault="00CA79FF" w:rsidP="00CA79FF">
            <w:pPr>
              <w:spacing w:after="0" w:line="240" w:lineRule="auto"/>
              <w:jc w:val="center"/>
              <w:rPr>
                <w:rFonts w:eastAsia="Times New Roman" w:cstheme="minorHAnsi"/>
                <w:sz w:val="18"/>
                <w:szCs w:val="18"/>
              </w:rPr>
            </w:pPr>
            <w:r w:rsidRPr="00C1150F">
              <w:rPr>
                <w:rFonts w:eastAsia="Times New Roman" w:cstheme="minorHAnsi"/>
                <w:sz w:val="18"/>
                <w:szCs w:val="18"/>
              </w:rPr>
              <w:t>09</w:t>
            </w:r>
          </w:p>
        </w:tc>
        <w:tc>
          <w:tcPr>
            <w:tcW w:w="990" w:type="dxa"/>
          </w:tcPr>
          <w:p w14:paraId="38B4EDB3" w14:textId="77777777" w:rsidR="00CA79FF" w:rsidRPr="00C1150F" w:rsidDel="00873A7F" w:rsidRDefault="00CA79FF" w:rsidP="00CA79FF">
            <w:pPr>
              <w:spacing w:after="0" w:line="240" w:lineRule="auto"/>
              <w:jc w:val="center"/>
              <w:rPr>
                <w:rFonts w:eastAsia="Times New Roman" w:cstheme="minorHAnsi"/>
                <w:sz w:val="18"/>
                <w:szCs w:val="18"/>
              </w:rPr>
            </w:pPr>
            <w:r w:rsidRPr="00C1150F">
              <w:rPr>
                <w:rFonts w:eastAsia="Times New Roman" w:cstheme="minorHAnsi"/>
                <w:sz w:val="18"/>
                <w:szCs w:val="18"/>
              </w:rPr>
              <w:t>10</w:t>
            </w:r>
          </w:p>
        </w:tc>
      </w:tr>
      <w:tr w:rsidR="003A72BE" w:rsidRPr="00C1150F" w14:paraId="6F7D1995" w14:textId="77777777" w:rsidTr="003A72BE">
        <w:trPr>
          <w:trHeight w:val="1322"/>
        </w:trPr>
        <w:tc>
          <w:tcPr>
            <w:tcW w:w="989" w:type="dxa"/>
            <w:tcBorders>
              <w:top w:val="single" w:sz="4" w:space="0" w:color="auto"/>
              <w:left w:val="single" w:sz="4" w:space="0" w:color="auto"/>
              <w:bottom w:val="single" w:sz="4" w:space="0" w:color="auto"/>
              <w:right w:val="single" w:sz="4" w:space="0" w:color="auto"/>
            </w:tcBorders>
            <w:vAlign w:val="bottom"/>
          </w:tcPr>
          <w:p w14:paraId="4882A32F" w14:textId="77777777" w:rsidR="00CA79FF" w:rsidRPr="00C1150F" w:rsidRDefault="00CA79FF" w:rsidP="00CA79F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Dwelling Unit Name</w:t>
            </w:r>
          </w:p>
        </w:tc>
        <w:tc>
          <w:tcPr>
            <w:tcW w:w="990" w:type="dxa"/>
            <w:vAlign w:val="bottom"/>
          </w:tcPr>
          <w:p w14:paraId="56BB0AAE" w14:textId="77777777" w:rsidR="00CA79FF" w:rsidRPr="00C1150F" w:rsidRDefault="00CA79FF" w:rsidP="00CA79F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Water Heating System ID</w:t>
            </w:r>
          </w:p>
          <w:p w14:paraId="60958F6C" w14:textId="77777777" w:rsidR="00CA79FF" w:rsidRPr="00C1150F" w:rsidRDefault="00CA79FF" w:rsidP="00CA79FF">
            <w:pPr>
              <w:spacing w:after="0" w:line="240" w:lineRule="auto"/>
              <w:jc w:val="center"/>
              <w:rPr>
                <w:rFonts w:cstheme="minorHAnsi"/>
                <w:sz w:val="18"/>
                <w:szCs w:val="18"/>
              </w:rPr>
            </w:pPr>
            <w:r w:rsidRPr="00C1150F">
              <w:rPr>
                <w:rFonts w:eastAsia="Times New Roman" w:cstheme="minorHAnsi"/>
                <w:sz w:val="18"/>
                <w:szCs w:val="18"/>
              </w:rPr>
              <w:t>or Name</w:t>
            </w:r>
          </w:p>
        </w:tc>
        <w:tc>
          <w:tcPr>
            <w:tcW w:w="989" w:type="dxa"/>
            <w:vAlign w:val="bottom"/>
          </w:tcPr>
          <w:p w14:paraId="64AC16BF" w14:textId="77777777" w:rsidR="00CA79FF" w:rsidRPr="00C1150F" w:rsidRDefault="00CA79FF" w:rsidP="00CA79F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Modeled Equipment</w:t>
            </w:r>
          </w:p>
          <w:p w14:paraId="38F18889" w14:textId="77777777" w:rsidR="00CA79FF" w:rsidRPr="00C1150F" w:rsidRDefault="00CA79FF" w:rsidP="00CA79FF">
            <w:pPr>
              <w:spacing w:after="0" w:line="240" w:lineRule="auto"/>
              <w:jc w:val="center"/>
              <w:rPr>
                <w:rFonts w:cstheme="minorHAnsi"/>
                <w:sz w:val="18"/>
                <w:szCs w:val="18"/>
              </w:rPr>
            </w:pPr>
            <w:r w:rsidRPr="00C1150F">
              <w:rPr>
                <w:rFonts w:eastAsia="Times New Roman" w:cstheme="minorHAnsi"/>
                <w:sz w:val="18"/>
                <w:szCs w:val="18"/>
              </w:rPr>
              <w:t>Make and Model</w:t>
            </w:r>
          </w:p>
        </w:tc>
        <w:tc>
          <w:tcPr>
            <w:tcW w:w="990" w:type="dxa"/>
            <w:vAlign w:val="bottom"/>
          </w:tcPr>
          <w:p w14:paraId="250FBFDF" w14:textId="77777777" w:rsidR="00CA79FF" w:rsidRPr="00C1150F" w:rsidRDefault="00CA79FF" w:rsidP="00CA79F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 xml:space="preserve"># of </w:t>
            </w:r>
            <w:r w:rsidRPr="00C1150F">
              <w:rPr>
                <w:rFonts w:eastAsia="Times New Roman" w:cstheme="minorHAnsi"/>
                <w:sz w:val="18"/>
                <w:szCs w:val="20"/>
              </w:rPr>
              <w:t xml:space="preserve">Like (or Identical) </w:t>
            </w:r>
            <w:r w:rsidRPr="00C1150F">
              <w:rPr>
                <w:rFonts w:eastAsia="Times New Roman" w:cstheme="minorHAnsi"/>
                <w:sz w:val="18"/>
                <w:szCs w:val="18"/>
              </w:rPr>
              <w:t>Water Heaters in System</w:t>
            </w:r>
          </w:p>
        </w:tc>
        <w:tc>
          <w:tcPr>
            <w:tcW w:w="989" w:type="dxa"/>
            <w:vAlign w:val="bottom"/>
          </w:tcPr>
          <w:p w14:paraId="68408827" w14:textId="77777777" w:rsidR="00CA79FF" w:rsidRPr="00C1150F" w:rsidRDefault="00CA79FF" w:rsidP="00CA79F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Tank Location</w:t>
            </w:r>
          </w:p>
        </w:tc>
        <w:tc>
          <w:tcPr>
            <w:tcW w:w="990" w:type="dxa"/>
            <w:vAlign w:val="bottom"/>
          </w:tcPr>
          <w:p w14:paraId="0EB43E93" w14:textId="352E9B5F" w:rsidR="00CA79FF" w:rsidRPr="00C1150F" w:rsidRDefault="00CA79FF" w:rsidP="00CA79F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Exterior Tank Insulation R-value</w:t>
            </w:r>
          </w:p>
        </w:tc>
        <w:tc>
          <w:tcPr>
            <w:tcW w:w="989" w:type="dxa"/>
            <w:vAlign w:val="bottom"/>
          </w:tcPr>
          <w:p w14:paraId="50B963AF" w14:textId="19691BB9" w:rsidR="00CA79FF" w:rsidRPr="00C1150F" w:rsidRDefault="00CA79FF" w:rsidP="00CA79F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ins w:id="25" w:author="Alhabibi, Haider@Energy" w:date="2023-11-01T16:17:00Z">
              <w:r>
                <w:rPr>
                  <w:rFonts w:eastAsia="Times New Roman" w:cstheme="minorHAnsi"/>
                  <w:sz w:val="18"/>
                  <w:szCs w:val="18"/>
                </w:rPr>
                <w:t>Tank Volume</w:t>
              </w:r>
            </w:ins>
          </w:p>
        </w:tc>
        <w:tc>
          <w:tcPr>
            <w:tcW w:w="990" w:type="dxa"/>
            <w:vAlign w:val="bottom"/>
          </w:tcPr>
          <w:p w14:paraId="33D1514A" w14:textId="64D81563" w:rsidR="00CA79FF" w:rsidRPr="00C1150F" w:rsidRDefault="00CA79FF" w:rsidP="00CA79F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Dwelling Unit DHW System Distribution Type</w:t>
            </w:r>
          </w:p>
        </w:tc>
        <w:tc>
          <w:tcPr>
            <w:tcW w:w="989" w:type="dxa"/>
            <w:vAlign w:val="bottom"/>
          </w:tcPr>
          <w:p w14:paraId="00284D18" w14:textId="77777777" w:rsidR="00CA79FF" w:rsidRPr="00C1150F" w:rsidRDefault="00CA79FF" w:rsidP="00CA79F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Compact Distrib</w:t>
            </w:r>
            <w:r>
              <w:rPr>
                <w:rFonts w:eastAsia="Times New Roman" w:cstheme="minorHAnsi"/>
                <w:sz w:val="18"/>
                <w:szCs w:val="18"/>
              </w:rPr>
              <w:t>ution</w:t>
            </w:r>
            <w:r w:rsidRPr="00C1150F">
              <w:rPr>
                <w:rFonts w:eastAsia="Times New Roman" w:cstheme="minorHAnsi"/>
                <w:sz w:val="18"/>
                <w:szCs w:val="18"/>
              </w:rPr>
              <w:t>.</w:t>
            </w:r>
          </w:p>
        </w:tc>
        <w:tc>
          <w:tcPr>
            <w:tcW w:w="990" w:type="dxa"/>
            <w:vAlign w:val="bottom"/>
          </w:tcPr>
          <w:p w14:paraId="25223097" w14:textId="3B55C01A" w:rsidR="00CA79FF" w:rsidRPr="00C1150F" w:rsidRDefault="00CA79FF" w:rsidP="00CA79F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Drain Water Heat Recovery</w:t>
            </w:r>
          </w:p>
        </w:tc>
        <w:tc>
          <w:tcPr>
            <w:tcW w:w="990" w:type="dxa"/>
            <w:vAlign w:val="bottom"/>
          </w:tcPr>
          <w:p w14:paraId="2BAEE467" w14:textId="77777777" w:rsidR="00CA79FF" w:rsidRPr="00C1150F" w:rsidRDefault="00CA79FF" w:rsidP="00CA79F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Simulated Equipment Make and Model</w:t>
            </w:r>
          </w:p>
        </w:tc>
      </w:tr>
      <w:tr w:rsidR="003A72BE" w:rsidRPr="00C1150F" w14:paraId="0D0DE88D" w14:textId="77777777" w:rsidTr="003A72BE">
        <w:trPr>
          <w:trHeight w:val="9481"/>
        </w:trPr>
        <w:tc>
          <w:tcPr>
            <w:tcW w:w="989" w:type="dxa"/>
            <w:tcBorders>
              <w:top w:val="single" w:sz="4" w:space="0" w:color="auto"/>
              <w:left w:val="single" w:sz="4" w:space="0" w:color="auto"/>
              <w:bottom w:val="single" w:sz="4" w:space="0" w:color="auto"/>
              <w:right w:val="single" w:sz="4" w:space="0" w:color="auto"/>
            </w:tcBorders>
          </w:tcPr>
          <w:p w14:paraId="2D4B64FD" w14:textId="77777777" w:rsidR="00CA79FF" w:rsidRPr="00C1150F" w:rsidRDefault="00CA79FF" w:rsidP="00CA79FF">
            <w:pPr>
              <w:spacing w:after="0" w:line="240" w:lineRule="auto"/>
              <w:jc w:val="center"/>
              <w:rPr>
                <w:rFonts w:cstheme="minorHAnsi"/>
                <w:sz w:val="16"/>
                <w:szCs w:val="18"/>
              </w:rPr>
            </w:pPr>
            <w:r w:rsidRPr="00C1150F">
              <w:rPr>
                <w:rFonts w:eastAsia="Times New Roman" w:cstheme="minorHAnsi"/>
                <w:sz w:val="16"/>
                <w:szCs w:val="20"/>
              </w:rPr>
              <w:t xml:space="preserve">&lt;&lt;reference value from CF1R; if Single Family, then value = Single Family&gt;&gt; </w:t>
            </w:r>
          </w:p>
        </w:tc>
        <w:tc>
          <w:tcPr>
            <w:tcW w:w="990" w:type="dxa"/>
          </w:tcPr>
          <w:p w14:paraId="406DFB20" w14:textId="77777777" w:rsidR="00CA79FF" w:rsidRPr="00C1150F" w:rsidRDefault="00CA79FF" w:rsidP="00CA79FF">
            <w:pPr>
              <w:spacing w:after="0" w:line="240" w:lineRule="auto"/>
              <w:jc w:val="center"/>
              <w:rPr>
                <w:rFonts w:cstheme="minorHAnsi"/>
                <w:sz w:val="16"/>
                <w:szCs w:val="18"/>
              </w:rPr>
            </w:pPr>
            <w:r w:rsidRPr="00C1150F">
              <w:rPr>
                <w:rFonts w:cstheme="minorHAnsi"/>
                <w:sz w:val="16"/>
                <w:szCs w:val="18"/>
              </w:rPr>
              <w:t>&lt;&lt;reference value from CF1R&gt;&gt;</w:t>
            </w:r>
          </w:p>
        </w:tc>
        <w:tc>
          <w:tcPr>
            <w:tcW w:w="989" w:type="dxa"/>
          </w:tcPr>
          <w:p w14:paraId="5647E3D3" w14:textId="77777777" w:rsidR="00CA79FF" w:rsidRPr="00C1150F" w:rsidRDefault="00CA79FF" w:rsidP="00CA79FF">
            <w:pPr>
              <w:spacing w:after="0" w:line="240" w:lineRule="auto"/>
              <w:jc w:val="center"/>
              <w:rPr>
                <w:rFonts w:cstheme="minorHAnsi"/>
                <w:sz w:val="16"/>
                <w:szCs w:val="18"/>
              </w:rPr>
            </w:pPr>
            <w:r w:rsidRPr="00C1150F">
              <w:rPr>
                <w:rFonts w:cstheme="minorHAnsi"/>
                <w:sz w:val="16"/>
                <w:szCs w:val="20"/>
              </w:rPr>
              <w:t>&lt;&lt;references value from CF1R-</w:t>
            </w:r>
            <w:r w:rsidRPr="00DC34CF">
              <w:rPr>
                <w:rFonts w:cstheme="minorHAnsi"/>
                <w:sz w:val="16"/>
                <w:szCs w:val="20"/>
              </w:rPr>
              <w:t>PRF</w:t>
            </w:r>
            <w:r w:rsidRPr="00C1150F">
              <w:rPr>
                <w:rFonts w:cstheme="minorHAnsi"/>
                <w:sz w:val="16"/>
                <w:szCs w:val="20"/>
              </w:rPr>
              <w:t xml:space="preserve">.  Else if prescriptive, display “NEEA Tier 3” </w:t>
            </w:r>
            <w:r w:rsidRPr="00C1150F">
              <w:rPr>
                <w:rFonts w:cstheme="minorHAnsi"/>
                <w:sz w:val="16"/>
                <w:szCs w:val="18"/>
              </w:rPr>
              <w:t>&gt;&gt;</w:t>
            </w:r>
          </w:p>
        </w:tc>
        <w:tc>
          <w:tcPr>
            <w:tcW w:w="990" w:type="dxa"/>
          </w:tcPr>
          <w:p w14:paraId="1EFBF065" w14:textId="77777777" w:rsidR="00CA79FF" w:rsidRPr="00C1150F" w:rsidRDefault="00CA79FF" w:rsidP="00CA79FF">
            <w:pPr>
              <w:spacing w:after="0" w:line="240" w:lineRule="auto"/>
              <w:jc w:val="center"/>
              <w:rPr>
                <w:rFonts w:eastAsia="Times New Roman" w:cstheme="minorHAnsi"/>
                <w:b/>
                <w:i/>
                <w:color w:val="FF0000"/>
                <w:sz w:val="16"/>
                <w:szCs w:val="18"/>
              </w:rPr>
            </w:pPr>
            <w:r w:rsidRPr="00C1150F">
              <w:rPr>
                <w:rFonts w:cstheme="minorHAnsi"/>
                <w:sz w:val="16"/>
                <w:szCs w:val="18"/>
              </w:rPr>
              <w:t>&lt;&lt;references values from CF1R&gt;&gt;</w:t>
            </w:r>
          </w:p>
        </w:tc>
        <w:tc>
          <w:tcPr>
            <w:tcW w:w="989" w:type="dxa"/>
          </w:tcPr>
          <w:p w14:paraId="424204E5" w14:textId="77777777" w:rsidR="00CA79FF" w:rsidRPr="00C1150F" w:rsidRDefault="00CA79FF" w:rsidP="00CA79F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b/>
                <w:i/>
                <w:color w:val="FF0000"/>
                <w:sz w:val="16"/>
                <w:szCs w:val="18"/>
              </w:rPr>
            </w:pPr>
            <w:r w:rsidRPr="00C1150F">
              <w:rPr>
                <w:rFonts w:eastAsia="Times New Roman" w:cstheme="minorHAnsi"/>
                <w:sz w:val="16"/>
                <w:szCs w:val="20"/>
              </w:rPr>
              <w:t>&lt;&lt; Reference value from CF1R&gt;&gt;</w:t>
            </w:r>
          </w:p>
        </w:tc>
        <w:tc>
          <w:tcPr>
            <w:tcW w:w="990" w:type="dxa"/>
          </w:tcPr>
          <w:p w14:paraId="79C2937D" w14:textId="77777777" w:rsidR="00CA79FF" w:rsidRPr="00C1150F" w:rsidRDefault="00CA79FF" w:rsidP="00CA79FF">
            <w:pPr>
              <w:spacing w:after="0" w:line="240" w:lineRule="auto"/>
              <w:jc w:val="center"/>
              <w:rPr>
                <w:rFonts w:cstheme="minorHAnsi"/>
                <w:sz w:val="16"/>
                <w:szCs w:val="18"/>
              </w:rPr>
            </w:pPr>
            <w:r w:rsidRPr="00C1150F">
              <w:rPr>
                <w:rFonts w:cstheme="minorHAnsi"/>
                <w:sz w:val="16"/>
                <w:szCs w:val="18"/>
              </w:rPr>
              <w:t>&lt;&lt;reference values from CF1R-</w:t>
            </w:r>
            <w:r w:rsidRPr="00DC34CF">
              <w:rPr>
                <w:rFonts w:cstheme="minorHAnsi"/>
                <w:sz w:val="16"/>
                <w:szCs w:val="18"/>
              </w:rPr>
              <w:t>PRF</w:t>
            </w:r>
            <w:r w:rsidRPr="00C1150F">
              <w:rPr>
                <w:rFonts w:cstheme="minorHAnsi"/>
                <w:sz w:val="16"/>
                <w:szCs w:val="18"/>
              </w:rPr>
              <w:t>; else NA&gt;&gt;</w:t>
            </w:r>
          </w:p>
        </w:tc>
        <w:tc>
          <w:tcPr>
            <w:tcW w:w="989" w:type="dxa"/>
          </w:tcPr>
          <w:p w14:paraId="2A90D184" w14:textId="77777777" w:rsidR="00006218" w:rsidRDefault="00CA79FF" w:rsidP="00006218">
            <w:pPr>
              <w:keepNext/>
              <w:tabs>
                <w:tab w:val="left" w:pos="2160"/>
                <w:tab w:val="left" w:pos="2700"/>
                <w:tab w:val="left" w:pos="3420"/>
                <w:tab w:val="left" w:pos="3780"/>
                <w:tab w:val="left" w:pos="5760"/>
                <w:tab w:val="left" w:pos="7212"/>
              </w:tabs>
              <w:spacing w:after="0" w:line="240" w:lineRule="auto"/>
              <w:contextualSpacing/>
              <w:rPr>
                <w:ins w:id="26" w:author="Alhabibi, Haider@Energy" w:date="2023-11-06T12:24:00Z"/>
                <w:rFonts w:cstheme="minorHAnsi"/>
                <w:sz w:val="16"/>
                <w:szCs w:val="20"/>
              </w:rPr>
            </w:pPr>
            <w:ins w:id="27" w:author="Alhabibi, Haider@Energy" w:date="2023-11-01T16:17:00Z">
              <w:r w:rsidRPr="00C1150F">
                <w:rPr>
                  <w:rFonts w:cstheme="minorHAnsi"/>
                  <w:sz w:val="16"/>
                  <w:szCs w:val="18"/>
                </w:rPr>
                <w:t>&lt;&lt;reference values from CF1R-</w:t>
              </w:r>
              <w:r w:rsidRPr="00DC34CF">
                <w:rPr>
                  <w:rFonts w:cstheme="minorHAnsi"/>
                  <w:sz w:val="16"/>
                  <w:szCs w:val="18"/>
                </w:rPr>
                <w:t>PRF</w:t>
              </w:r>
              <w:r w:rsidRPr="00C1150F">
                <w:rPr>
                  <w:rFonts w:cstheme="minorHAnsi"/>
                  <w:sz w:val="16"/>
                  <w:szCs w:val="18"/>
                </w:rPr>
                <w:t xml:space="preserve">; </w:t>
              </w:r>
            </w:ins>
            <w:ins w:id="28" w:author="Alhabibi, Haider@Energy" w:date="2023-11-06T12:24:00Z">
              <w:r w:rsidR="00006218" w:rsidRPr="00006218">
                <w:rPr>
                  <w:rFonts w:cstheme="minorHAnsi"/>
                  <w:sz w:val="16"/>
                  <w:szCs w:val="20"/>
                </w:rPr>
                <w:t xml:space="preserve"> </w:t>
              </w:r>
            </w:ins>
          </w:p>
          <w:p w14:paraId="153A63C3" w14:textId="37A40642" w:rsidR="00006218" w:rsidRPr="00006218" w:rsidRDefault="00006218" w:rsidP="00006218">
            <w:pPr>
              <w:keepNext/>
              <w:tabs>
                <w:tab w:val="left" w:pos="2160"/>
                <w:tab w:val="left" w:pos="2700"/>
                <w:tab w:val="left" w:pos="3420"/>
                <w:tab w:val="left" w:pos="3780"/>
                <w:tab w:val="left" w:pos="5760"/>
                <w:tab w:val="left" w:pos="7212"/>
              </w:tabs>
              <w:spacing w:after="0" w:line="240" w:lineRule="auto"/>
              <w:contextualSpacing/>
              <w:rPr>
                <w:ins w:id="29" w:author="Alhabibi, Haider@Energy" w:date="2023-11-06T12:24:00Z"/>
                <w:rFonts w:cstheme="minorHAnsi"/>
                <w:sz w:val="16"/>
                <w:szCs w:val="18"/>
              </w:rPr>
            </w:pPr>
            <w:ins w:id="30" w:author="Alhabibi, Haider@Energy" w:date="2023-11-06T12:24:00Z">
              <w:r w:rsidRPr="00006218">
                <w:rPr>
                  <w:rFonts w:cstheme="minorHAnsi"/>
                  <w:sz w:val="16"/>
                  <w:szCs w:val="18"/>
                </w:rPr>
                <w:t>else if parent CF1R = NCB-01 or ADD-01, then allow user input;</w:t>
              </w:r>
            </w:ins>
          </w:p>
          <w:p w14:paraId="6E3909BC" w14:textId="5932BF17" w:rsidR="00CA79FF" w:rsidRPr="00C1150F" w:rsidRDefault="00006218" w:rsidP="00006218">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ins w:id="31" w:author="Alhabibi, Haider@Energy" w:date="2023-11-06T12:24:00Z">
              <w:r w:rsidRPr="00006218">
                <w:rPr>
                  <w:rFonts w:cstheme="minorHAnsi"/>
                  <w:sz w:val="16"/>
                  <w:szCs w:val="18"/>
                </w:rPr>
                <w:t>else NA</w:t>
              </w:r>
              <w:r w:rsidRPr="00006218">
                <w:rPr>
                  <w:rFonts w:cstheme="minorHAnsi"/>
                  <w:sz w:val="16"/>
                  <w:szCs w:val="18"/>
                </w:rPr>
                <w:t xml:space="preserve"> </w:t>
              </w:r>
            </w:ins>
            <w:ins w:id="32" w:author="Alhabibi, Haider@Energy" w:date="2023-11-01T16:17:00Z">
              <w:r w:rsidR="00CA79FF" w:rsidRPr="00C1150F">
                <w:rPr>
                  <w:rFonts w:cstheme="minorHAnsi"/>
                  <w:sz w:val="16"/>
                  <w:szCs w:val="18"/>
                </w:rPr>
                <w:t>&gt;&gt;</w:t>
              </w:r>
            </w:ins>
          </w:p>
        </w:tc>
        <w:tc>
          <w:tcPr>
            <w:tcW w:w="990" w:type="dxa"/>
          </w:tcPr>
          <w:p w14:paraId="38A11B7F" w14:textId="31D5B2CC" w:rsidR="00CA79FF" w:rsidRPr="00C1150F" w:rsidRDefault="00CA79FF" w:rsidP="00CA79FF">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&lt;&lt;reference values from CF1R </w:t>
            </w:r>
          </w:p>
          <w:p w14:paraId="17A89EFF" w14:textId="77777777" w:rsidR="00CA79FF" w:rsidRPr="00C1150F" w:rsidRDefault="00CA79FF" w:rsidP="00CA79FF">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If performance, then allowed values are</w:t>
            </w:r>
          </w:p>
          <w:p w14:paraId="3AE85788" w14:textId="77777777" w:rsidR="00CA79FF" w:rsidRPr="00C1150F" w:rsidRDefault="00CA79FF" w:rsidP="00CA79FF">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*Standard Distribution System</w:t>
            </w:r>
          </w:p>
          <w:p w14:paraId="7E72CD66" w14:textId="77777777" w:rsidR="00CA79FF" w:rsidRPr="00C1150F" w:rsidRDefault="00CA79FF" w:rsidP="00CA79FF">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Point of Use</w:t>
            </w:r>
          </w:p>
          <w:p w14:paraId="153ECFD2" w14:textId="77777777" w:rsidR="00CA79FF" w:rsidRPr="00C1150F" w:rsidRDefault="00CA79FF" w:rsidP="00CA79FF">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 Parallel Piping </w:t>
            </w:r>
          </w:p>
          <w:p w14:paraId="25B7783E" w14:textId="77777777" w:rsidR="00CA79FF" w:rsidRPr="00C1150F" w:rsidRDefault="00CA79FF" w:rsidP="00CA79FF">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*Recirculation System Non-Demand Control</w:t>
            </w:r>
          </w:p>
          <w:p w14:paraId="0A8CAAE8" w14:textId="77777777" w:rsidR="00CA79FF" w:rsidRPr="00C1150F" w:rsidRDefault="00CA79FF" w:rsidP="00CA79FF">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 Demand Recirculation Manual Control </w:t>
            </w:r>
          </w:p>
          <w:p w14:paraId="51854B97" w14:textId="77777777" w:rsidR="00CA79FF" w:rsidRPr="00C1150F" w:rsidRDefault="00CA79FF" w:rsidP="00CA79FF">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 Demand Recirculation Sensor Control </w:t>
            </w:r>
          </w:p>
          <w:p w14:paraId="01B1BA5F" w14:textId="77777777" w:rsidR="00CA79FF" w:rsidRPr="00C1150F" w:rsidRDefault="00CA79FF" w:rsidP="00CA79FF">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*HERS-Verified Pipe Insulation Credit</w:t>
            </w:r>
          </w:p>
          <w:p w14:paraId="1A47922D" w14:textId="77777777" w:rsidR="00CA79FF" w:rsidRPr="00C1150F" w:rsidRDefault="00CA79FF" w:rsidP="00CA79FF">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 xml:space="preserve">* HERS-Verified Parallel Piping </w:t>
            </w:r>
          </w:p>
          <w:p w14:paraId="46BF7CA6" w14:textId="77777777" w:rsidR="00CA79FF" w:rsidRPr="00C1150F" w:rsidRDefault="00CA79FF" w:rsidP="00CA79FF">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 xml:space="preserve">* HERS-Verified Demand Recirculation Manual Control </w:t>
            </w:r>
          </w:p>
          <w:p w14:paraId="3B1DD4E8" w14:textId="77777777" w:rsidR="00CA79FF" w:rsidRPr="00C1150F" w:rsidRDefault="00CA79FF" w:rsidP="00CA79FF">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 xml:space="preserve">* HERS-Verified Demand Recirculation Sensor Control; </w:t>
            </w:r>
          </w:p>
          <w:p w14:paraId="027D91A4" w14:textId="77777777" w:rsidR="00CA79FF" w:rsidRPr="00C1150F" w:rsidRDefault="00CA79FF" w:rsidP="00CA79FF">
            <w:pPr>
              <w:spacing w:after="0" w:line="240" w:lineRule="auto"/>
              <w:rPr>
                <w:rFonts w:ascii="Calibri" w:hAnsi="Calibri" w:cstheme="minorHAnsi"/>
                <w:sz w:val="14"/>
                <w:szCs w:val="16"/>
              </w:rPr>
            </w:pPr>
            <w:r w:rsidRPr="00C1150F">
              <w:rPr>
                <w:rFonts w:ascii="Calibri" w:hAnsi="Calibri" w:cstheme="minorHAnsi"/>
                <w:sz w:val="14"/>
                <w:szCs w:val="16"/>
              </w:rPr>
              <w:t xml:space="preserve">Else if prescriptive,  </w:t>
            </w:r>
          </w:p>
          <w:p w14:paraId="2648ED63" w14:textId="77777777" w:rsidR="00CA79FF" w:rsidRPr="00C1150F" w:rsidRDefault="00CA79FF" w:rsidP="00CA79FF">
            <w:pPr>
              <w:spacing w:after="0" w:line="240" w:lineRule="auto"/>
              <w:rPr>
                <w:rFonts w:ascii="Calibri" w:hAnsi="Calibri" w:cstheme="minorHAnsi"/>
                <w:sz w:val="14"/>
                <w:szCs w:val="16"/>
              </w:rPr>
            </w:pPr>
            <w:r w:rsidRPr="00C1150F">
              <w:rPr>
                <w:rFonts w:ascii="Calibri" w:hAnsi="Calibri" w:cstheme="minorHAnsi"/>
                <w:sz w:val="14"/>
                <w:szCs w:val="16"/>
              </w:rPr>
              <w:t xml:space="preserve">Allowed values are </w:t>
            </w:r>
          </w:p>
          <w:p w14:paraId="56C7BA45" w14:textId="77777777" w:rsidR="00CA79FF" w:rsidRPr="00C1150F" w:rsidRDefault="00CA79FF" w:rsidP="00CA79FF">
            <w:pPr>
              <w:spacing w:after="0" w:line="240" w:lineRule="auto"/>
              <w:rPr>
                <w:rFonts w:ascii="Calibri" w:hAnsi="Calibri" w:cstheme="minorHAnsi"/>
                <w:sz w:val="14"/>
                <w:szCs w:val="16"/>
              </w:rPr>
            </w:pPr>
            <w:r w:rsidRPr="00C1150F">
              <w:rPr>
                <w:rFonts w:ascii="Calibri" w:hAnsi="Calibri" w:cstheme="minorHAnsi"/>
                <w:sz w:val="14"/>
                <w:szCs w:val="16"/>
              </w:rPr>
              <w:t>*Standard Distribution System</w:t>
            </w:r>
          </w:p>
          <w:p w14:paraId="4741C89A" w14:textId="77777777" w:rsidR="00CA79FF" w:rsidRPr="00C1150F" w:rsidRDefault="00CA79FF" w:rsidP="00CA79FF">
            <w:pPr>
              <w:spacing w:after="0" w:line="240" w:lineRule="auto"/>
              <w:rPr>
                <w:rFonts w:ascii="Calibri" w:hAnsi="Calibri" w:cstheme="minorHAnsi"/>
                <w:sz w:val="14"/>
                <w:szCs w:val="16"/>
              </w:rPr>
            </w:pPr>
            <w:r w:rsidRPr="00C1150F">
              <w:rPr>
                <w:rFonts w:ascii="Calibri" w:hAnsi="Calibri" w:cstheme="minorHAnsi"/>
                <w:sz w:val="14"/>
                <w:szCs w:val="16"/>
              </w:rPr>
              <w:t>*Demand Recirculation</w:t>
            </w:r>
          </w:p>
          <w:p w14:paraId="41B98620" w14:textId="77777777" w:rsidR="00CA79FF" w:rsidRPr="00C1150F" w:rsidRDefault="00CA79FF" w:rsidP="00CA79FF">
            <w:pPr>
              <w:spacing w:after="0" w:line="240" w:lineRule="auto"/>
              <w:rPr>
                <w:rFonts w:cstheme="minorHAnsi"/>
                <w:sz w:val="16"/>
                <w:szCs w:val="18"/>
              </w:rPr>
            </w:pPr>
            <w:r w:rsidRPr="00C1150F">
              <w:rPr>
                <w:rFonts w:ascii="Calibri" w:hAnsi="Calibri" w:cstheme="minorHAnsi"/>
                <w:sz w:val="14"/>
                <w:szCs w:val="16"/>
              </w:rPr>
              <w:t>* Demand Recirculation Manual Control&gt;&gt;</w:t>
            </w:r>
            <w:r w:rsidRPr="00C1150F" w:rsidDel="00CE1273">
              <w:rPr>
                <w:rFonts w:cstheme="minorHAnsi"/>
                <w:sz w:val="16"/>
                <w:szCs w:val="18"/>
              </w:rPr>
              <w:t xml:space="preserve"> </w:t>
            </w:r>
          </w:p>
        </w:tc>
        <w:tc>
          <w:tcPr>
            <w:tcW w:w="989" w:type="dxa"/>
          </w:tcPr>
          <w:p w14:paraId="748EE954" w14:textId="77777777" w:rsidR="00CA79FF" w:rsidRPr="006E1033" w:rsidRDefault="00CA79FF" w:rsidP="00CA79FF">
            <w:pPr>
              <w:spacing w:line="240" w:lineRule="auto"/>
              <w:rPr>
                <w:rFonts w:cstheme="minorHAnsi"/>
                <w:sz w:val="16"/>
                <w:szCs w:val="18"/>
              </w:rPr>
            </w:pPr>
            <w:r w:rsidRPr="00C1150F">
              <w:rPr>
                <w:rFonts w:cstheme="minorHAnsi"/>
                <w:sz w:val="16"/>
                <w:szCs w:val="18"/>
              </w:rPr>
              <w:t>&lt;&lt;</w:t>
            </w:r>
            <w:r w:rsidRPr="006E1033">
              <w:rPr>
                <w:rFonts w:cstheme="minorHAnsi"/>
                <w:sz w:val="16"/>
                <w:szCs w:val="18"/>
              </w:rPr>
              <w:t>If parent CF1R = NCB-01, then if NCB-01 Field M09 = CompactHotWaterDistributionSystemHERS or CompactHotWaterDistributionSystemBasic or CompactDistributionDrainHeatRecoveryHERS then value is BasicType else NotCompact;</w:t>
            </w:r>
          </w:p>
          <w:p w14:paraId="299A3354" w14:textId="77777777" w:rsidR="00CA79FF" w:rsidRPr="006E1033" w:rsidRDefault="00CA79FF" w:rsidP="00CA79FF">
            <w:pPr>
              <w:spacing w:after="0" w:line="240" w:lineRule="auto"/>
              <w:rPr>
                <w:rFonts w:cstheme="minorHAnsi"/>
                <w:sz w:val="16"/>
                <w:szCs w:val="18"/>
              </w:rPr>
            </w:pPr>
            <w:r w:rsidRPr="006E1033">
              <w:rPr>
                <w:rFonts w:cstheme="minorHAnsi"/>
                <w:sz w:val="16"/>
                <w:szCs w:val="18"/>
              </w:rPr>
              <w:t>Else if parent CF1R = ALT-01 or ADD-01, then value = NotCompact;</w:t>
            </w:r>
          </w:p>
          <w:p w14:paraId="1BAFE214" w14:textId="77777777" w:rsidR="00CA79FF" w:rsidRPr="006E1033" w:rsidRDefault="00CA79FF" w:rsidP="00CA79FF">
            <w:pPr>
              <w:spacing w:after="0" w:line="240" w:lineRule="auto"/>
              <w:rPr>
                <w:rFonts w:cstheme="minorHAnsi"/>
                <w:sz w:val="16"/>
                <w:szCs w:val="18"/>
              </w:rPr>
            </w:pPr>
            <w:r w:rsidRPr="006E1033">
              <w:rPr>
                <w:rFonts w:cstheme="minorHAnsi"/>
                <w:sz w:val="16"/>
                <w:szCs w:val="18"/>
              </w:rPr>
              <w:t>Else if information not available from PRF-01, allow user select. Allowed values are</w:t>
            </w:r>
          </w:p>
          <w:p w14:paraId="4580D475" w14:textId="77777777" w:rsidR="00CA79FF" w:rsidRPr="006E1033" w:rsidRDefault="00CA79FF" w:rsidP="00CA79FF">
            <w:pPr>
              <w:spacing w:after="0" w:line="240" w:lineRule="auto"/>
              <w:rPr>
                <w:rFonts w:cstheme="minorHAnsi"/>
                <w:sz w:val="16"/>
                <w:szCs w:val="18"/>
              </w:rPr>
            </w:pPr>
            <w:r w:rsidRPr="006E1033">
              <w:rPr>
                <w:rFonts w:cstheme="minorHAnsi"/>
                <w:sz w:val="16"/>
                <w:szCs w:val="18"/>
              </w:rPr>
              <w:t>*Basic</w:t>
            </w:r>
          </w:p>
          <w:p w14:paraId="7A63795F" w14:textId="77777777" w:rsidR="00CA79FF" w:rsidRPr="006E1033" w:rsidRDefault="00CA79FF" w:rsidP="00CA79FF">
            <w:pPr>
              <w:spacing w:after="0" w:line="240" w:lineRule="auto"/>
              <w:rPr>
                <w:rFonts w:cstheme="minorHAnsi"/>
                <w:sz w:val="16"/>
                <w:szCs w:val="18"/>
              </w:rPr>
            </w:pPr>
            <w:r w:rsidRPr="006E1033">
              <w:rPr>
                <w:rFonts w:cstheme="minorHAnsi"/>
                <w:sz w:val="16"/>
                <w:szCs w:val="18"/>
              </w:rPr>
              <w:t>*Expanded</w:t>
            </w:r>
          </w:p>
          <w:p w14:paraId="55342ECA" w14:textId="77777777" w:rsidR="00CA79FF" w:rsidRPr="006E1033" w:rsidRDefault="00CA79FF" w:rsidP="00CA79FF">
            <w:pPr>
              <w:spacing w:after="0" w:line="240" w:lineRule="auto"/>
              <w:rPr>
                <w:rFonts w:cstheme="minorHAnsi"/>
                <w:sz w:val="16"/>
                <w:szCs w:val="18"/>
              </w:rPr>
            </w:pPr>
            <w:r w:rsidRPr="006E1033">
              <w:rPr>
                <w:rFonts w:cstheme="minorHAnsi"/>
                <w:sz w:val="16"/>
                <w:szCs w:val="18"/>
              </w:rPr>
              <w:t>*NotCompact;</w:t>
            </w:r>
          </w:p>
          <w:p w14:paraId="4DF3F032" w14:textId="77777777" w:rsidR="00CA79FF" w:rsidRPr="006E1033" w:rsidRDefault="00CA79FF" w:rsidP="00CA79FF">
            <w:pPr>
              <w:spacing w:after="0" w:line="240" w:lineRule="auto"/>
              <w:rPr>
                <w:rFonts w:cstheme="minorHAnsi"/>
                <w:sz w:val="16"/>
                <w:szCs w:val="18"/>
              </w:rPr>
            </w:pPr>
            <w:r w:rsidRPr="006E1033">
              <w:rPr>
                <w:rFonts w:cstheme="minorHAnsi"/>
                <w:sz w:val="16"/>
                <w:szCs w:val="18"/>
              </w:rPr>
              <w:t>Else use value from PRF-01;</w:t>
            </w:r>
          </w:p>
          <w:p w14:paraId="006BA2AE" w14:textId="475F6645" w:rsidR="00CA79FF" w:rsidRPr="00C1150F" w:rsidRDefault="00CA79FF" w:rsidP="00CA79FF">
            <w:pPr>
              <w:spacing w:after="0" w:line="240" w:lineRule="auto"/>
              <w:rPr>
                <w:rFonts w:cstheme="minorHAnsi"/>
                <w:sz w:val="16"/>
                <w:szCs w:val="18"/>
              </w:rPr>
            </w:pPr>
            <w:r w:rsidRPr="00C1150F" w:rsidDel="006E1033">
              <w:rPr>
                <w:rFonts w:cstheme="minorHAnsi"/>
                <w:sz w:val="16"/>
                <w:szCs w:val="18"/>
              </w:rPr>
              <w:t xml:space="preserve"> </w:t>
            </w:r>
            <w:r w:rsidRPr="00C1150F">
              <w:rPr>
                <w:rFonts w:cstheme="minorHAnsi"/>
                <w:sz w:val="16"/>
                <w:szCs w:val="18"/>
              </w:rPr>
              <w:t>&gt;&gt;</w:t>
            </w:r>
          </w:p>
        </w:tc>
        <w:tc>
          <w:tcPr>
            <w:tcW w:w="990" w:type="dxa"/>
          </w:tcPr>
          <w:p w14:paraId="7080929F" w14:textId="77777777" w:rsidR="00CA79FF" w:rsidRPr="008E4103" w:rsidRDefault="00CA79FF" w:rsidP="00CA79FF">
            <w:pPr>
              <w:spacing w:line="240" w:lineRule="auto"/>
              <w:rPr>
                <w:rFonts w:cstheme="minorHAnsi"/>
                <w:sz w:val="16"/>
                <w:szCs w:val="18"/>
              </w:rPr>
            </w:pPr>
            <w:r w:rsidRPr="00C1150F">
              <w:rPr>
                <w:rFonts w:cstheme="minorHAnsi"/>
                <w:sz w:val="16"/>
                <w:szCs w:val="18"/>
              </w:rPr>
              <w:t>&lt;&lt;</w:t>
            </w:r>
            <w:r w:rsidRPr="008E4103">
              <w:rPr>
                <w:rFonts w:cstheme="minorHAnsi"/>
                <w:sz w:val="16"/>
                <w:szCs w:val="18"/>
              </w:rPr>
              <w:t>If parent CF1R = NCB-01, then if NCB-01 Field M09 = CompactDistriutionDrainHeatRecoveryHERS or DrainWaterHeatRecoveryHERS then value is DWHR else NoDWHR;</w:t>
            </w:r>
          </w:p>
          <w:p w14:paraId="0F85C10C" w14:textId="77777777" w:rsidR="00CA79FF" w:rsidRPr="008E4103" w:rsidRDefault="00CA79FF" w:rsidP="00CA79FF">
            <w:pPr>
              <w:spacing w:after="0" w:line="240" w:lineRule="auto"/>
              <w:rPr>
                <w:rFonts w:cstheme="minorHAnsi"/>
                <w:sz w:val="16"/>
                <w:szCs w:val="18"/>
              </w:rPr>
            </w:pPr>
            <w:r w:rsidRPr="008E4103">
              <w:rPr>
                <w:rFonts w:cstheme="minorHAnsi"/>
                <w:sz w:val="16"/>
                <w:szCs w:val="18"/>
              </w:rPr>
              <w:t>Else if parent CF1R = ALT-01 or ADD-01, then value = NoDWHR;</w:t>
            </w:r>
          </w:p>
          <w:p w14:paraId="194B9066" w14:textId="77777777" w:rsidR="00CA79FF" w:rsidRPr="008E4103" w:rsidRDefault="00CA79FF" w:rsidP="00CA79FF">
            <w:pPr>
              <w:spacing w:after="0" w:line="240" w:lineRule="auto"/>
              <w:rPr>
                <w:rFonts w:cstheme="minorHAnsi"/>
                <w:sz w:val="16"/>
                <w:szCs w:val="18"/>
              </w:rPr>
            </w:pPr>
            <w:r w:rsidRPr="008E4103">
              <w:rPr>
                <w:rFonts w:cstheme="minorHAnsi"/>
                <w:sz w:val="16"/>
                <w:szCs w:val="18"/>
              </w:rPr>
              <w:t>Else if information not available from PRF-01, allow user select. Allowed values are</w:t>
            </w:r>
          </w:p>
          <w:p w14:paraId="02EF64E3" w14:textId="77777777" w:rsidR="00CA79FF" w:rsidRPr="008E4103" w:rsidRDefault="00CA79FF" w:rsidP="00CA79FF">
            <w:pPr>
              <w:spacing w:after="0" w:line="240" w:lineRule="auto"/>
              <w:rPr>
                <w:rFonts w:cstheme="minorHAnsi"/>
                <w:sz w:val="16"/>
                <w:szCs w:val="18"/>
              </w:rPr>
            </w:pPr>
            <w:r w:rsidRPr="008E4103">
              <w:rPr>
                <w:rFonts w:cstheme="minorHAnsi"/>
                <w:sz w:val="16"/>
                <w:szCs w:val="18"/>
              </w:rPr>
              <w:t>*DWHR</w:t>
            </w:r>
          </w:p>
          <w:p w14:paraId="34FE050C" w14:textId="77777777" w:rsidR="00CA79FF" w:rsidRPr="008E4103" w:rsidRDefault="00CA79FF" w:rsidP="00CA79FF">
            <w:pPr>
              <w:spacing w:after="0" w:line="240" w:lineRule="auto"/>
              <w:rPr>
                <w:rFonts w:cstheme="minorHAnsi"/>
                <w:sz w:val="16"/>
                <w:szCs w:val="18"/>
              </w:rPr>
            </w:pPr>
            <w:r w:rsidRPr="008E4103">
              <w:rPr>
                <w:rFonts w:cstheme="minorHAnsi"/>
                <w:sz w:val="16"/>
                <w:szCs w:val="18"/>
              </w:rPr>
              <w:t>*NoDWHR;</w:t>
            </w:r>
          </w:p>
          <w:p w14:paraId="10147A20" w14:textId="77777777" w:rsidR="00CA79FF" w:rsidRPr="008E4103" w:rsidRDefault="00CA79FF" w:rsidP="00CA79FF">
            <w:pPr>
              <w:spacing w:after="0" w:line="240" w:lineRule="auto"/>
              <w:rPr>
                <w:rFonts w:cstheme="minorHAnsi"/>
                <w:sz w:val="16"/>
                <w:szCs w:val="18"/>
              </w:rPr>
            </w:pPr>
            <w:r w:rsidRPr="008E4103">
              <w:rPr>
                <w:rFonts w:cstheme="minorHAnsi"/>
                <w:sz w:val="16"/>
                <w:szCs w:val="18"/>
              </w:rPr>
              <w:t>Else use value from PRF-01;</w:t>
            </w:r>
          </w:p>
          <w:p w14:paraId="51165C6E" w14:textId="07AB6E85" w:rsidR="00CA79FF" w:rsidRPr="00C1150F" w:rsidRDefault="00CA79FF" w:rsidP="00CA79FF">
            <w:pPr>
              <w:spacing w:after="0" w:line="240" w:lineRule="auto"/>
              <w:rPr>
                <w:rFonts w:cstheme="minorHAnsi"/>
                <w:sz w:val="16"/>
                <w:szCs w:val="18"/>
              </w:rPr>
            </w:pPr>
            <w:r w:rsidRPr="00C1150F" w:rsidDel="008E4103">
              <w:rPr>
                <w:rFonts w:cstheme="minorHAnsi"/>
                <w:sz w:val="16"/>
                <w:szCs w:val="18"/>
              </w:rPr>
              <w:t xml:space="preserve"> </w:t>
            </w:r>
            <w:r w:rsidRPr="00C1150F">
              <w:rPr>
                <w:rFonts w:cstheme="minorHAnsi"/>
                <w:sz w:val="16"/>
                <w:szCs w:val="18"/>
              </w:rPr>
              <w:t>&gt;&gt;</w:t>
            </w:r>
          </w:p>
        </w:tc>
        <w:tc>
          <w:tcPr>
            <w:tcW w:w="990" w:type="dxa"/>
          </w:tcPr>
          <w:p w14:paraId="61E4C04D" w14:textId="77777777" w:rsidR="00CA79FF" w:rsidRPr="00C1150F" w:rsidRDefault="00CA79FF" w:rsidP="00CA79FF">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6"/>
                <w:szCs w:val="20"/>
              </w:rPr>
            </w:pPr>
            <w:r w:rsidRPr="00C1150F">
              <w:rPr>
                <w:rFonts w:eastAsia="Times New Roman" w:cstheme="minorHAnsi"/>
                <w:sz w:val="16"/>
                <w:szCs w:val="20"/>
              </w:rPr>
              <w:t>&lt;&lt;if performance, hide column from user, needed for equivalency lookup;</w:t>
            </w:r>
          </w:p>
          <w:p w14:paraId="1FB229BC" w14:textId="77777777" w:rsidR="00CA79FF" w:rsidRPr="00C1150F" w:rsidRDefault="00CA79FF" w:rsidP="00CA79FF">
            <w:pPr>
              <w:spacing w:after="0" w:line="240" w:lineRule="auto"/>
              <w:rPr>
                <w:rFonts w:eastAsia="Times New Roman" w:cstheme="minorHAnsi"/>
                <w:sz w:val="16"/>
                <w:szCs w:val="20"/>
              </w:rPr>
            </w:pPr>
            <w:r w:rsidRPr="00C1150F">
              <w:rPr>
                <w:rFonts w:eastAsia="Times New Roman" w:cstheme="minorHAnsi"/>
                <w:sz w:val="16"/>
                <w:szCs w:val="20"/>
              </w:rPr>
              <w:t>Reference value from XML;</w:t>
            </w:r>
          </w:p>
          <w:p w14:paraId="10F7CA05" w14:textId="77777777" w:rsidR="00CA79FF" w:rsidRPr="00C1150F" w:rsidRDefault="00CA79FF" w:rsidP="00CA79FF">
            <w:pPr>
              <w:spacing w:after="0" w:line="240" w:lineRule="auto"/>
              <w:rPr>
                <w:rFonts w:cstheme="minorHAnsi"/>
                <w:sz w:val="16"/>
                <w:szCs w:val="18"/>
              </w:rPr>
            </w:pPr>
            <w:r w:rsidRPr="00C1150F">
              <w:rPr>
                <w:rFonts w:eastAsia="Times New Roman" w:cstheme="minorHAnsi"/>
                <w:sz w:val="16"/>
                <w:szCs w:val="20"/>
              </w:rPr>
              <w:t>Elseif prescriptive, do not require field&gt;&gt;</w:t>
            </w:r>
          </w:p>
        </w:tc>
      </w:tr>
    </w:tbl>
    <w:p w14:paraId="54E532F1" w14:textId="77777777" w:rsidR="00157186" w:rsidRDefault="00157186" w:rsidP="00236F4B">
      <w:pPr>
        <w:spacing w:after="0" w:line="240" w:lineRule="auto"/>
        <w:rPr>
          <w:rFonts w:asciiTheme="minorHAnsi" w:hAnsiTheme="minorHAnsi" w:cstheme="minorHAnsi"/>
          <w:sz w:val="18"/>
          <w:szCs w:val="18"/>
        </w:rPr>
      </w:pPr>
    </w:p>
    <w:tbl>
      <w:tblPr>
        <w:tblpPr w:leftFromText="180" w:rightFromText="180" w:vertAnchor="text" w:tblpY="1"/>
        <w:tblOverlap w:val="never"/>
        <w:tblW w:w="500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98"/>
        <w:gridCol w:w="896"/>
        <w:gridCol w:w="896"/>
        <w:gridCol w:w="896"/>
        <w:gridCol w:w="896"/>
        <w:gridCol w:w="896"/>
        <w:gridCol w:w="896"/>
        <w:gridCol w:w="1282"/>
        <w:gridCol w:w="1079"/>
        <w:gridCol w:w="989"/>
        <w:gridCol w:w="1170"/>
      </w:tblGrid>
      <w:tr w:rsidR="00F349F6" w:rsidRPr="00327949" w14:paraId="3BD7F69F" w14:textId="77777777" w:rsidTr="001B2E52">
        <w:trPr>
          <w:trHeight w:val="402"/>
        </w:trPr>
        <w:tc>
          <w:tcPr>
            <w:tcW w:w="5000" w:type="pct"/>
            <w:gridSpan w:val="11"/>
            <w:tcBorders>
              <w:top w:val="single" w:sz="4" w:space="0" w:color="auto"/>
              <w:left w:val="single" w:sz="4" w:space="0" w:color="auto"/>
              <w:bottom w:val="single" w:sz="4" w:space="0" w:color="auto"/>
              <w:right w:val="single" w:sz="4" w:space="0" w:color="auto"/>
            </w:tcBorders>
          </w:tcPr>
          <w:p w14:paraId="25709ADF" w14:textId="0DE6B437" w:rsidR="00F349F6" w:rsidRPr="00327949" w:rsidRDefault="00F349F6" w:rsidP="00033689">
            <w:pPr>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 xml:space="preserve">B. Installed HERS Verified </w:t>
            </w:r>
            <w:r w:rsidRPr="00327949">
              <w:rPr>
                <w:rFonts w:asciiTheme="minorHAnsi" w:hAnsiTheme="minorHAnsi" w:cstheme="minorHAnsi"/>
                <w:b/>
                <w:sz w:val="18"/>
                <w:szCs w:val="18"/>
              </w:rPr>
              <w:t xml:space="preserve">Dwelling Unit Water Heating Systems Information </w:t>
            </w:r>
          </w:p>
          <w:p w14:paraId="6BF22CF5" w14:textId="70798FE4" w:rsidR="00F349F6" w:rsidRPr="00327949" w:rsidRDefault="00F349F6" w:rsidP="00033689">
            <w:pPr>
              <w:spacing w:after="0" w:line="240" w:lineRule="auto"/>
              <w:rPr>
                <w:rFonts w:asciiTheme="minorHAnsi" w:hAnsiTheme="minorHAnsi" w:cstheme="minorHAnsi"/>
                <w:sz w:val="18"/>
                <w:szCs w:val="18"/>
              </w:rPr>
            </w:pPr>
            <w:r w:rsidRPr="00327949">
              <w:rPr>
                <w:rFonts w:asciiTheme="minorHAnsi" w:hAnsiTheme="minorHAnsi" w:cstheme="minorHAnsi"/>
                <w:sz w:val="18"/>
                <w:szCs w:val="18"/>
              </w:rPr>
              <w:t>This table reports</w:t>
            </w:r>
            <w:r w:rsidR="00E64274">
              <w:rPr>
                <w:rFonts w:asciiTheme="minorHAnsi" w:hAnsiTheme="minorHAnsi" w:cstheme="minorHAnsi"/>
                <w:sz w:val="18"/>
                <w:szCs w:val="18"/>
              </w:rPr>
              <w:t xml:space="preserve"> </w:t>
            </w:r>
            <w:r w:rsidR="00E64274" w:rsidRPr="005828AE">
              <w:rPr>
                <w:rFonts w:asciiTheme="minorHAnsi" w:eastAsia="Times New Roman" w:hAnsiTheme="minorHAnsi" w:cstheme="minorHAnsi"/>
                <w:sz w:val="20"/>
                <w:szCs w:val="20"/>
              </w:rPr>
              <w:t>features</w:t>
            </w:r>
            <w:r w:rsidR="00E64274">
              <w:rPr>
                <w:rFonts w:asciiTheme="minorHAnsi" w:eastAsia="Times New Roman" w:hAnsiTheme="minorHAnsi" w:cstheme="minorHAnsi"/>
                <w:sz w:val="20"/>
                <w:szCs w:val="20"/>
              </w:rPr>
              <w:t xml:space="preserve"> of</w:t>
            </w:r>
            <w:r w:rsidRPr="00327949">
              <w:rPr>
                <w:rFonts w:asciiTheme="minorHAnsi" w:hAnsiTheme="minorHAnsi" w:cstheme="minorHAnsi"/>
                <w:sz w:val="18"/>
                <w:szCs w:val="18"/>
              </w:rPr>
              <w:t xml:space="preserve"> the water heating system </w:t>
            </w:r>
            <w:r w:rsidR="00BE794D">
              <w:rPr>
                <w:rFonts w:asciiTheme="minorHAnsi" w:eastAsia="Times New Roman" w:hAnsiTheme="minorHAnsi" w:cstheme="minorHAnsi"/>
                <w:sz w:val="20"/>
                <w:szCs w:val="20"/>
              </w:rPr>
              <w:t xml:space="preserve">other than </w:t>
            </w:r>
            <w:r w:rsidR="00BE794D">
              <w:rPr>
                <w:rFonts w:cstheme="minorHAnsi"/>
                <w:b/>
                <w:bCs/>
                <w:sz w:val="20"/>
                <w:szCs w:val="20"/>
              </w:rPr>
              <w:t>HPWH</w:t>
            </w:r>
            <w:r w:rsidR="00BE794D" w:rsidRPr="005828AE">
              <w:rPr>
                <w:rFonts w:asciiTheme="minorHAnsi" w:eastAsia="Times New Roman" w:hAnsiTheme="minorHAnsi" w:cstheme="minorHAnsi"/>
                <w:sz w:val="20"/>
                <w:szCs w:val="20"/>
              </w:rPr>
              <w:t xml:space="preserve"> </w:t>
            </w:r>
            <w:r w:rsidR="00BE794D">
              <w:rPr>
                <w:rFonts w:asciiTheme="minorHAnsi" w:eastAsia="Times New Roman" w:hAnsiTheme="minorHAnsi" w:cstheme="minorHAnsi"/>
                <w:sz w:val="20"/>
                <w:szCs w:val="20"/>
              </w:rPr>
              <w:t>systems</w:t>
            </w:r>
            <w:r w:rsidR="00BE794D" w:rsidRPr="00327949" w:rsidDel="00BE794D">
              <w:rPr>
                <w:rFonts w:asciiTheme="minorHAnsi" w:hAnsiTheme="minorHAnsi" w:cstheme="minorHAnsi"/>
                <w:sz w:val="18"/>
                <w:szCs w:val="18"/>
              </w:rPr>
              <w:t xml:space="preserve"> </w:t>
            </w:r>
            <w:r w:rsidRPr="00327949">
              <w:rPr>
                <w:rFonts w:asciiTheme="minorHAnsi" w:hAnsiTheme="minorHAnsi" w:cstheme="minorHAnsi"/>
                <w:sz w:val="18"/>
                <w:szCs w:val="18"/>
              </w:rPr>
              <w:t xml:space="preserve">that were </w:t>
            </w:r>
            <w:r>
              <w:rPr>
                <w:rFonts w:asciiTheme="minorHAnsi" w:hAnsiTheme="minorHAnsi" w:cstheme="minorHAnsi"/>
                <w:sz w:val="18"/>
                <w:szCs w:val="18"/>
              </w:rPr>
              <w:t>installed in</w:t>
            </w:r>
            <w:r w:rsidRPr="00327949">
              <w:rPr>
                <w:rFonts w:asciiTheme="minorHAnsi" w:hAnsiTheme="minorHAnsi" w:cstheme="minorHAnsi"/>
                <w:sz w:val="18"/>
                <w:szCs w:val="18"/>
              </w:rPr>
              <w:t xml:space="preserve"> this project.</w:t>
            </w:r>
          </w:p>
          <w:p w14:paraId="44B3ABF0" w14:textId="54E56EF6" w:rsidR="00F349F6" w:rsidRPr="00327949" w:rsidRDefault="00F349F6" w:rsidP="00033689">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&lt;&lt;</w:t>
            </w:r>
            <w:r w:rsidR="00163566">
              <w:t xml:space="preserve"> </w:t>
            </w:r>
            <w:r w:rsidR="00163566" w:rsidRPr="00163566">
              <w:rPr>
                <w:rFonts w:asciiTheme="minorHAnsi" w:hAnsiTheme="minorHAnsi" w:cstheme="minorHAnsi"/>
                <w:sz w:val="18"/>
                <w:szCs w:val="18"/>
              </w:rPr>
              <w:t xml:space="preserve">if </w:t>
            </w:r>
            <w:r w:rsidR="009024F2">
              <w:rPr>
                <w:rFonts w:asciiTheme="minorHAnsi" w:hAnsiTheme="minorHAnsi" w:cstheme="minorHAnsi"/>
                <w:sz w:val="18"/>
                <w:szCs w:val="18"/>
              </w:rPr>
              <w:t xml:space="preserve">Table A does not apply, </w:t>
            </w:r>
            <w:r w:rsidR="00163566" w:rsidRPr="00163566">
              <w:rPr>
                <w:rFonts w:asciiTheme="minorHAnsi" w:hAnsiTheme="minorHAnsi" w:cstheme="minorHAnsi"/>
                <w:sz w:val="18"/>
                <w:szCs w:val="18"/>
              </w:rPr>
              <w:t xml:space="preserve">then display the "section does not apply" message; else </w:t>
            </w:r>
            <w:r w:rsidRPr="00327949">
              <w:rPr>
                <w:rFonts w:asciiTheme="minorHAnsi" w:hAnsiTheme="minorHAnsi" w:cstheme="minorHAnsi"/>
                <w:sz w:val="18"/>
                <w:szCs w:val="18"/>
              </w:rPr>
              <w:t xml:space="preserve">require one row of data for each </w:t>
            </w:r>
            <w:r w:rsidR="00EC0CA0">
              <w:rPr>
                <w:rFonts w:asciiTheme="minorHAnsi" w:hAnsiTheme="minorHAnsi" w:cstheme="minorHAnsi"/>
                <w:sz w:val="18"/>
                <w:szCs w:val="18"/>
              </w:rPr>
              <w:t xml:space="preserve">water heater identified </w:t>
            </w:r>
            <w:r w:rsidR="009024F2">
              <w:rPr>
                <w:rFonts w:asciiTheme="minorHAnsi" w:hAnsiTheme="minorHAnsi" w:cstheme="minorHAnsi"/>
                <w:sz w:val="18"/>
                <w:szCs w:val="18"/>
              </w:rPr>
              <w:t>in table A</w:t>
            </w:r>
            <w:r w:rsidR="009024F2" w:rsidDel="009024F2">
              <w:rPr>
                <w:rFonts w:asciiTheme="minorHAnsi" w:hAnsiTheme="minorHAnsi" w:cstheme="minorHAnsi"/>
                <w:sz w:val="18"/>
                <w:szCs w:val="18"/>
              </w:rPr>
              <w:t xml:space="preserve"> </w:t>
            </w:r>
            <w:r w:rsidRPr="00327949">
              <w:rPr>
                <w:rFonts w:asciiTheme="minorHAnsi" w:hAnsiTheme="minorHAnsi" w:cstheme="minorHAnsi"/>
                <w:sz w:val="18"/>
                <w:szCs w:val="18"/>
              </w:rPr>
              <w:t>&gt;&gt;</w:t>
            </w:r>
          </w:p>
        </w:tc>
      </w:tr>
      <w:tr w:rsidR="00956D80" w:rsidRPr="00327949" w14:paraId="4907BC1F" w14:textId="77777777" w:rsidTr="00956D80">
        <w:trPr>
          <w:trHeight w:val="277"/>
        </w:trPr>
        <w:tc>
          <w:tcPr>
            <w:tcW w:w="416" w:type="pct"/>
            <w:tcBorders>
              <w:top w:val="single" w:sz="4" w:space="0" w:color="auto"/>
              <w:left w:val="single" w:sz="4" w:space="0" w:color="auto"/>
              <w:bottom w:val="single" w:sz="4" w:space="0" w:color="auto"/>
              <w:right w:val="single" w:sz="4" w:space="0" w:color="auto"/>
            </w:tcBorders>
            <w:vAlign w:val="bottom"/>
          </w:tcPr>
          <w:p w14:paraId="2933B40C" w14:textId="475FA7BD" w:rsidR="002E2A8C" w:rsidRPr="00327949" w:rsidRDefault="002E2A8C" w:rsidP="00033689">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01</w:t>
            </w:r>
          </w:p>
        </w:tc>
        <w:tc>
          <w:tcPr>
            <w:tcW w:w="415" w:type="pct"/>
            <w:tcBorders>
              <w:top w:val="single" w:sz="4" w:space="0" w:color="auto"/>
              <w:left w:val="single" w:sz="4" w:space="0" w:color="auto"/>
              <w:bottom w:val="single" w:sz="4" w:space="0" w:color="auto"/>
              <w:right w:val="single" w:sz="4" w:space="0" w:color="auto"/>
            </w:tcBorders>
            <w:vAlign w:val="bottom"/>
          </w:tcPr>
          <w:p w14:paraId="671D02D5" w14:textId="5D9A8DD6" w:rsidR="002E2A8C" w:rsidRPr="00327949" w:rsidRDefault="002E2A8C" w:rsidP="00033689">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15" w:type="pct"/>
            <w:tcBorders>
              <w:top w:val="single" w:sz="4" w:space="0" w:color="auto"/>
              <w:left w:val="single" w:sz="4" w:space="0" w:color="auto"/>
              <w:bottom w:val="single" w:sz="4" w:space="0" w:color="auto"/>
              <w:right w:val="single" w:sz="4" w:space="0" w:color="auto"/>
            </w:tcBorders>
            <w:vAlign w:val="bottom"/>
          </w:tcPr>
          <w:p w14:paraId="5F0293BF" w14:textId="0D402628" w:rsidR="002E2A8C" w:rsidRPr="00327949" w:rsidRDefault="002E2A8C" w:rsidP="00033689">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415" w:type="pct"/>
            <w:tcBorders>
              <w:top w:val="single" w:sz="4" w:space="0" w:color="auto"/>
              <w:left w:val="single" w:sz="4" w:space="0" w:color="auto"/>
              <w:bottom w:val="single" w:sz="4" w:space="0" w:color="auto"/>
              <w:right w:val="single" w:sz="4" w:space="0" w:color="auto"/>
            </w:tcBorders>
            <w:vAlign w:val="bottom"/>
          </w:tcPr>
          <w:p w14:paraId="00EAF596" w14:textId="71049715" w:rsidR="002E2A8C" w:rsidRPr="00327949" w:rsidRDefault="002E2A8C" w:rsidP="00033689">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15" w:type="pct"/>
            <w:tcBorders>
              <w:top w:val="single" w:sz="4" w:space="0" w:color="auto"/>
              <w:left w:val="single" w:sz="4" w:space="0" w:color="auto"/>
              <w:bottom w:val="single" w:sz="4" w:space="0" w:color="auto"/>
              <w:right w:val="single" w:sz="4" w:space="0" w:color="auto"/>
            </w:tcBorders>
            <w:vAlign w:val="bottom"/>
          </w:tcPr>
          <w:p w14:paraId="50DC1DE2" w14:textId="5824F691" w:rsidR="002E2A8C" w:rsidRPr="00327949" w:rsidRDefault="002E2A8C" w:rsidP="00033689">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415" w:type="pct"/>
            <w:tcBorders>
              <w:top w:val="single" w:sz="4" w:space="0" w:color="auto"/>
              <w:left w:val="single" w:sz="4" w:space="0" w:color="auto"/>
              <w:bottom w:val="single" w:sz="4" w:space="0" w:color="auto"/>
              <w:right w:val="single" w:sz="4" w:space="0" w:color="auto"/>
            </w:tcBorders>
            <w:vAlign w:val="bottom"/>
          </w:tcPr>
          <w:p w14:paraId="27734F41" w14:textId="1D13EEEC" w:rsidR="002E2A8C" w:rsidRPr="00327949" w:rsidRDefault="002E2A8C" w:rsidP="00033689">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415" w:type="pct"/>
            <w:tcBorders>
              <w:top w:val="single" w:sz="4" w:space="0" w:color="auto"/>
              <w:left w:val="single" w:sz="4" w:space="0" w:color="auto"/>
              <w:bottom w:val="single" w:sz="4" w:space="0" w:color="auto"/>
              <w:right w:val="single" w:sz="4" w:space="0" w:color="auto"/>
            </w:tcBorders>
            <w:vAlign w:val="bottom"/>
          </w:tcPr>
          <w:p w14:paraId="0DB441FD" w14:textId="20C189D6" w:rsidR="002E2A8C" w:rsidRPr="00327949" w:rsidRDefault="002E2A8C" w:rsidP="00033689">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594" w:type="pct"/>
            <w:tcBorders>
              <w:top w:val="single" w:sz="4" w:space="0" w:color="auto"/>
              <w:left w:val="single" w:sz="4" w:space="0" w:color="auto"/>
              <w:bottom w:val="single" w:sz="4" w:space="0" w:color="auto"/>
              <w:right w:val="single" w:sz="4" w:space="0" w:color="auto"/>
            </w:tcBorders>
            <w:vAlign w:val="bottom"/>
          </w:tcPr>
          <w:p w14:paraId="5754446D" w14:textId="3BD18FC3" w:rsidR="002E2A8C" w:rsidRPr="00327949" w:rsidRDefault="002E2A8C" w:rsidP="00033689">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500" w:type="pct"/>
            <w:tcBorders>
              <w:top w:val="single" w:sz="4" w:space="0" w:color="auto"/>
              <w:left w:val="single" w:sz="4" w:space="0" w:color="auto"/>
              <w:bottom w:val="single" w:sz="4" w:space="0" w:color="auto"/>
              <w:right w:val="single" w:sz="4" w:space="0" w:color="auto"/>
            </w:tcBorders>
            <w:vAlign w:val="bottom"/>
          </w:tcPr>
          <w:p w14:paraId="4DC9E8F4" w14:textId="188806C1" w:rsidR="002E2A8C" w:rsidRPr="00327949" w:rsidRDefault="002E2A8C" w:rsidP="00033689">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58" w:type="pct"/>
            <w:tcBorders>
              <w:top w:val="single" w:sz="4" w:space="0" w:color="auto"/>
              <w:left w:val="single" w:sz="4" w:space="0" w:color="auto"/>
              <w:bottom w:val="single" w:sz="4" w:space="0" w:color="auto"/>
              <w:right w:val="single" w:sz="4" w:space="0" w:color="auto"/>
            </w:tcBorders>
            <w:vAlign w:val="bottom"/>
          </w:tcPr>
          <w:p w14:paraId="55FAB2B4" w14:textId="3577DDC6" w:rsidR="002E2A8C" w:rsidRPr="00327949" w:rsidRDefault="002E2A8C" w:rsidP="00033689">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Pr>
                <w:rFonts w:asciiTheme="minorHAnsi" w:hAnsiTheme="minorHAnsi" w:cstheme="minorHAnsi"/>
                <w:sz w:val="18"/>
                <w:szCs w:val="18"/>
              </w:rPr>
              <w:t>1</w:t>
            </w:r>
          </w:p>
        </w:tc>
        <w:tc>
          <w:tcPr>
            <w:tcW w:w="542" w:type="pct"/>
            <w:tcBorders>
              <w:top w:val="single" w:sz="4" w:space="0" w:color="auto"/>
              <w:left w:val="single" w:sz="4" w:space="0" w:color="auto"/>
              <w:bottom w:val="single" w:sz="4" w:space="0" w:color="auto"/>
              <w:right w:val="single" w:sz="4" w:space="0" w:color="auto"/>
            </w:tcBorders>
            <w:vAlign w:val="bottom"/>
          </w:tcPr>
          <w:p w14:paraId="0DA689F9" w14:textId="62644AC4" w:rsidR="002E2A8C" w:rsidRPr="00327949" w:rsidRDefault="002E2A8C" w:rsidP="00033689">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956D80" w:rsidRPr="00327949" w14:paraId="110C1F45" w14:textId="77777777" w:rsidTr="00956D80">
        <w:trPr>
          <w:trHeight w:val="288"/>
        </w:trPr>
        <w:tc>
          <w:tcPr>
            <w:tcW w:w="416" w:type="pct"/>
            <w:tcBorders>
              <w:top w:val="single" w:sz="4" w:space="0" w:color="auto"/>
              <w:left w:val="single" w:sz="4" w:space="0" w:color="auto"/>
              <w:bottom w:val="single" w:sz="4" w:space="0" w:color="auto"/>
              <w:right w:val="single" w:sz="4" w:space="0" w:color="auto"/>
            </w:tcBorders>
            <w:vAlign w:val="bottom"/>
          </w:tcPr>
          <w:p w14:paraId="6B53B18B" w14:textId="3BB2C897" w:rsidR="002E2A8C" w:rsidRPr="00327949" w:rsidRDefault="002E2A8C" w:rsidP="00033689">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Dwelling Unit Name</w:t>
            </w:r>
          </w:p>
        </w:tc>
        <w:tc>
          <w:tcPr>
            <w:tcW w:w="415" w:type="pct"/>
            <w:tcBorders>
              <w:top w:val="single" w:sz="4" w:space="0" w:color="auto"/>
              <w:left w:val="single" w:sz="4" w:space="0" w:color="auto"/>
              <w:bottom w:val="single" w:sz="4" w:space="0" w:color="auto"/>
              <w:right w:val="single" w:sz="4" w:space="0" w:color="auto"/>
            </w:tcBorders>
            <w:vAlign w:val="bottom"/>
          </w:tcPr>
          <w:p w14:paraId="48C8C09C" w14:textId="3F8EFB83" w:rsidR="002E2A8C" w:rsidRPr="00327949" w:rsidRDefault="002E2A8C" w:rsidP="00033689">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15" w:type="pct"/>
            <w:tcBorders>
              <w:top w:val="single" w:sz="4" w:space="0" w:color="auto"/>
              <w:left w:val="single" w:sz="4" w:space="0" w:color="auto"/>
              <w:bottom w:val="single" w:sz="4" w:space="0" w:color="auto"/>
              <w:right w:val="single" w:sz="4" w:space="0" w:color="auto"/>
            </w:tcBorders>
            <w:vAlign w:val="bottom"/>
          </w:tcPr>
          <w:p w14:paraId="58920839" w14:textId="77777777" w:rsidR="002E2A8C" w:rsidRPr="00327949" w:rsidRDefault="002E2A8C" w:rsidP="00033689">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415" w:type="pct"/>
            <w:tcBorders>
              <w:top w:val="single" w:sz="4" w:space="0" w:color="auto"/>
              <w:left w:val="single" w:sz="4" w:space="0" w:color="auto"/>
              <w:bottom w:val="single" w:sz="4" w:space="0" w:color="auto"/>
              <w:right w:val="single" w:sz="4" w:space="0" w:color="auto"/>
            </w:tcBorders>
            <w:vAlign w:val="bottom"/>
          </w:tcPr>
          <w:p w14:paraId="75524D98" w14:textId="77777777" w:rsidR="002E2A8C" w:rsidRPr="00327949" w:rsidRDefault="002E2A8C" w:rsidP="00033689">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15" w:type="pct"/>
            <w:tcBorders>
              <w:top w:val="single" w:sz="4" w:space="0" w:color="auto"/>
              <w:left w:val="single" w:sz="4" w:space="0" w:color="auto"/>
              <w:bottom w:val="single" w:sz="4" w:space="0" w:color="auto"/>
              <w:right w:val="single" w:sz="4" w:space="0" w:color="auto"/>
            </w:tcBorders>
            <w:vAlign w:val="bottom"/>
          </w:tcPr>
          <w:p w14:paraId="7177A6B8" w14:textId="78041685" w:rsidR="002E2A8C" w:rsidRPr="00327949" w:rsidRDefault="002E2A8C" w:rsidP="00033689">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 of </w:t>
            </w:r>
            <w:r>
              <w:rPr>
                <w:rFonts w:asciiTheme="minorHAnsi" w:eastAsia="Times New Roman" w:hAnsiTheme="minorHAnsi" w:cstheme="minorHAnsi"/>
                <w:sz w:val="18"/>
                <w:szCs w:val="20"/>
              </w:rPr>
              <w:t xml:space="preserve">Like (or Identical) </w:t>
            </w:r>
            <w:r w:rsidRPr="00327949">
              <w:rPr>
                <w:rFonts w:asciiTheme="minorHAnsi" w:hAnsiTheme="minorHAnsi" w:cstheme="minorHAnsi"/>
                <w:sz w:val="18"/>
                <w:szCs w:val="18"/>
              </w:rPr>
              <w:t>Water Heaters in System</w:t>
            </w:r>
          </w:p>
        </w:tc>
        <w:tc>
          <w:tcPr>
            <w:tcW w:w="415" w:type="pct"/>
            <w:tcBorders>
              <w:top w:val="single" w:sz="4" w:space="0" w:color="auto"/>
              <w:left w:val="single" w:sz="4" w:space="0" w:color="auto"/>
              <w:bottom w:val="single" w:sz="4" w:space="0" w:color="auto"/>
              <w:right w:val="single" w:sz="4" w:space="0" w:color="auto"/>
            </w:tcBorders>
            <w:vAlign w:val="bottom"/>
          </w:tcPr>
          <w:p w14:paraId="1643CD45" w14:textId="77777777" w:rsidR="002E2A8C" w:rsidRPr="00327949" w:rsidRDefault="002E2A8C" w:rsidP="00033689">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415" w:type="pct"/>
            <w:tcBorders>
              <w:top w:val="single" w:sz="4" w:space="0" w:color="auto"/>
              <w:left w:val="single" w:sz="4" w:space="0" w:color="auto"/>
              <w:bottom w:val="single" w:sz="4" w:space="0" w:color="auto"/>
              <w:right w:val="single" w:sz="4" w:space="0" w:color="auto"/>
            </w:tcBorders>
            <w:vAlign w:val="bottom"/>
          </w:tcPr>
          <w:p w14:paraId="42267D40" w14:textId="77777777" w:rsidR="002E2A8C" w:rsidRPr="00327949" w:rsidRDefault="002E2A8C" w:rsidP="00033689">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594" w:type="pct"/>
            <w:tcBorders>
              <w:top w:val="single" w:sz="4" w:space="0" w:color="auto"/>
              <w:left w:val="single" w:sz="4" w:space="0" w:color="auto"/>
              <w:bottom w:val="single" w:sz="4" w:space="0" w:color="auto"/>
              <w:right w:val="single" w:sz="4" w:space="0" w:color="auto"/>
            </w:tcBorders>
            <w:vAlign w:val="bottom"/>
          </w:tcPr>
          <w:p w14:paraId="599FC808" w14:textId="77777777" w:rsidR="002E2A8C" w:rsidRPr="00327949" w:rsidRDefault="002E2A8C" w:rsidP="00033689">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500" w:type="pct"/>
            <w:tcBorders>
              <w:top w:val="single" w:sz="4" w:space="0" w:color="auto"/>
              <w:left w:val="single" w:sz="4" w:space="0" w:color="auto"/>
              <w:bottom w:val="single" w:sz="4" w:space="0" w:color="auto"/>
              <w:right w:val="single" w:sz="4" w:space="0" w:color="auto"/>
            </w:tcBorders>
            <w:vAlign w:val="bottom"/>
          </w:tcPr>
          <w:p w14:paraId="12391449" w14:textId="77777777" w:rsidR="002E2A8C" w:rsidRPr="00327949" w:rsidRDefault="002E2A8C" w:rsidP="00033689">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32CBF52F" w14:textId="77777777" w:rsidR="002E2A8C" w:rsidRPr="00327949" w:rsidRDefault="002E2A8C" w:rsidP="00033689">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58" w:type="pct"/>
            <w:tcBorders>
              <w:top w:val="single" w:sz="4" w:space="0" w:color="auto"/>
              <w:left w:val="single" w:sz="4" w:space="0" w:color="auto"/>
              <w:bottom w:val="single" w:sz="4" w:space="0" w:color="auto"/>
              <w:right w:val="single" w:sz="4" w:space="0" w:color="auto"/>
            </w:tcBorders>
            <w:vAlign w:val="bottom"/>
          </w:tcPr>
          <w:p w14:paraId="5589DC8C" w14:textId="322BE969" w:rsidR="002E2A8C" w:rsidRPr="00327949" w:rsidRDefault="002E2A8C" w:rsidP="00033689">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Compact Dist</w:t>
            </w:r>
            <w:r>
              <w:rPr>
                <w:rFonts w:asciiTheme="minorHAnsi" w:hAnsiTheme="minorHAnsi" w:cstheme="minorHAnsi"/>
                <w:sz w:val="18"/>
                <w:szCs w:val="18"/>
              </w:rPr>
              <w:t>rib.</w:t>
            </w:r>
          </w:p>
        </w:tc>
        <w:tc>
          <w:tcPr>
            <w:tcW w:w="542" w:type="pct"/>
            <w:tcBorders>
              <w:top w:val="single" w:sz="4" w:space="0" w:color="auto"/>
              <w:left w:val="single" w:sz="4" w:space="0" w:color="auto"/>
              <w:bottom w:val="single" w:sz="4" w:space="0" w:color="auto"/>
              <w:right w:val="single" w:sz="4" w:space="0" w:color="auto"/>
            </w:tcBorders>
            <w:vAlign w:val="bottom"/>
          </w:tcPr>
          <w:p w14:paraId="24DEC3D9" w14:textId="4268C212" w:rsidR="002E2A8C" w:rsidRPr="00327949" w:rsidRDefault="002E2A8C" w:rsidP="00033689">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956D80" w:rsidRPr="00327949" w14:paraId="5BEEEFCC" w14:textId="77777777" w:rsidTr="00956D80">
        <w:trPr>
          <w:trHeight w:val="246"/>
        </w:trPr>
        <w:tc>
          <w:tcPr>
            <w:tcW w:w="416" w:type="pct"/>
            <w:tcBorders>
              <w:top w:val="single" w:sz="4" w:space="0" w:color="auto"/>
              <w:left w:val="single" w:sz="4" w:space="0" w:color="auto"/>
              <w:bottom w:val="single" w:sz="4" w:space="0" w:color="auto"/>
              <w:right w:val="single" w:sz="4" w:space="0" w:color="auto"/>
            </w:tcBorders>
          </w:tcPr>
          <w:p w14:paraId="198BDEEE" w14:textId="54C614E8" w:rsidR="002E2A8C" w:rsidRPr="00E177D7" w:rsidRDefault="002E2A8C" w:rsidP="00033689">
            <w:pPr>
              <w:spacing w:after="0" w:line="240" w:lineRule="auto"/>
              <w:rPr>
                <w:rFonts w:asciiTheme="minorHAnsi" w:eastAsia="Times New Roman" w:hAnsiTheme="minorHAnsi" w:cstheme="minorHAnsi"/>
                <w:sz w:val="16"/>
                <w:szCs w:val="20"/>
              </w:rPr>
            </w:pPr>
            <w:r w:rsidRPr="004F1F5C">
              <w:rPr>
                <w:rFonts w:asciiTheme="minorHAnsi" w:eastAsia="Times New Roman" w:hAnsiTheme="minorHAnsi" w:cstheme="minorHAnsi"/>
                <w:sz w:val="16"/>
                <w:szCs w:val="16"/>
              </w:rPr>
              <w:t>&lt;&lt;Reference value from A01 &gt;&gt;</w:t>
            </w:r>
          </w:p>
        </w:tc>
        <w:tc>
          <w:tcPr>
            <w:tcW w:w="415" w:type="pct"/>
            <w:tcBorders>
              <w:top w:val="single" w:sz="4" w:space="0" w:color="auto"/>
              <w:left w:val="single" w:sz="4" w:space="0" w:color="auto"/>
              <w:bottom w:val="single" w:sz="4" w:space="0" w:color="auto"/>
              <w:right w:val="single" w:sz="4" w:space="0" w:color="auto"/>
            </w:tcBorders>
          </w:tcPr>
          <w:p w14:paraId="19185FD4" w14:textId="25BFCBD1" w:rsidR="002E2A8C" w:rsidRPr="00095904" w:rsidRDefault="002E2A8C" w:rsidP="00033689">
            <w:pPr>
              <w:spacing w:after="0" w:line="240" w:lineRule="auto"/>
              <w:rPr>
                <w:rFonts w:asciiTheme="minorHAnsi" w:hAnsiTheme="minorHAnsi" w:cstheme="minorHAnsi"/>
                <w:sz w:val="14"/>
                <w:szCs w:val="16"/>
              </w:rPr>
            </w:pPr>
            <w:r w:rsidRPr="00E177D7">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2</w:t>
            </w:r>
            <w:r w:rsidRPr="00E177D7">
              <w:rPr>
                <w:rFonts w:asciiTheme="minorHAnsi" w:eastAsia="Times New Roman" w:hAnsiTheme="minorHAnsi" w:cstheme="minorHAnsi"/>
                <w:sz w:val="16"/>
                <w:szCs w:val="20"/>
              </w:rPr>
              <w:t>&gt;&gt;</w:t>
            </w:r>
          </w:p>
        </w:tc>
        <w:tc>
          <w:tcPr>
            <w:tcW w:w="415" w:type="pct"/>
            <w:tcBorders>
              <w:top w:val="single" w:sz="4" w:space="0" w:color="auto"/>
              <w:left w:val="single" w:sz="4" w:space="0" w:color="auto"/>
              <w:bottom w:val="single" w:sz="4" w:space="0" w:color="auto"/>
              <w:right w:val="single" w:sz="4" w:space="0" w:color="auto"/>
            </w:tcBorders>
          </w:tcPr>
          <w:p w14:paraId="77E4DFEE" w14:textId="49FAE359" w:rsidR="002E2A8C" w:rsidRPr="00095904" w:rsidRDefault="002E2A8C" w:rsidP="00033689">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 value</w:t>
            </w:r>
            <w:r w:rsidRPr="00095904">
              <w:rPr>
                <w:rFonts w:asciiTheme="minorHAnsi" w:eastAsia="Times New Roman" w:hAnsiTheme="minorHAnsi" w:cstheme="minorHAnsi"/>
                <w:sz w:val="16"/>
                <w:szCs w:val="20"/>
              </w:rPr>
              <w:t xml:space="preserve"> from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3</w:t>
            </w:r>
          </w:p>
          <w:p w14:paraId="348BD037" w14:textId="03957BD9" w:rsidR="002E2A8C" w:rsidRPr="00095904" w:rsidRDefault="002E2A8C" w:rsidP="00033689">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&gt;&gt;</w:t>
            </w:r>
          </w:p>
        </w:tc>
        <w:tc>
          <w:tcPr>
            <w:tcW w:w="415" w:type="pct"/>
            <w:tcBorders>
              <w:top w:val="single" w:sz="4" w:space="0" w:color="auto"/>
              <w:left w:val="single" w:sz="4" w:space="0" w:color="auto"/>
              <w:bottom w:val="single" w:sz="4" w:space="0" w:color="auto"/>
              <w:right w:val="single" w:sz="4" w:space="0" w:color="auto"/>
            </w:tcBorders>
          </w:tcPr>
          <w:p w14:paraId="7C4D401E" w14:textId="38F09FAE" w:rsidR="002E2A8C" w:rsidRPr="00095904" w:rsidRDefault="002E2A8C" w:rsidP="00033689">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w:t>
            </w:r>
            <w:r w:rsidRPr="00095904">
              <w:rPr>
                <w:rFonts w:asciiTheme="minorHAnsi" w:eastAsia="Times New Roman" w:hAnsiTheme="minorHAnsi" w:cstheme="minorHAnsi"/>
                <w:sz w:val="16"/>
                <w:szCs w:val="20"/>
              </w:rPr>
              <w:t>eference value from A0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&gt;&gt;</w:t>
            </w:r>
          </w:p>
        </w:tc>
        <w:tc>
          <w:tcPr>
            <w:tcW w:w="415" w:type="pct"/>
            <w:tcBorders>
              <w:top w:val="single" w:sz="4" w:space="0" w:color="auto"/>
              <w:left w:val="single" w:sz="4" w:space="0" w:color="auto"/>
              <w:bottom w:val="single" w:sz="4" w:space="0" w:color="auto"/>
              <w:right w:val="single" w:sz="4" w:space="0" w:color="auto"/>
            </w:tcBorders>
          </w:tcPr>
          <w:p w14:paraId="3AA1B762" w14:textId="022AA198" w:rsidR="002E2A8C" w:rsidRPr="00095904" w:rsidRDefault="002E2A8C" w:rsidP="00033689">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w:t>
            </w:r>
            <w:r w:rsidRPr="00095904">
              <w:rPr>
                <w:rFonts w:asciiTheme="minorHAnsi" w:eastAsia="Times New Roman" w:hAnsiTheme="minorHAnsi" w:cstheme="minorHAnsi"/>
                <w:sz w:val="16"/>
                <w:szCs w:val="20"/>
              </w:rPr>
              <w:t>eference value A0</w:t>
            </w:r>
            <w:r>
              <w:rPr>
                <w:rFonts w:asciiTheme="minorHAnsi" w:eastAsia="Times New Roman" w:hAnsiTheme="minorHAnsi" w:cstheme="minorHAnsi"/>
                <w:sz w:val="16"/>
                <w:szCs w:val="20"/>
              </w:rPr>
              <w:t>5</w:t>
            </w:r>
            <w:r w:rsidRPr="00095904" w:rsidDel="00CD718F">
              <w:rPr>
                <w:rFonts w:asciiTheme="minorHAnsi" w:eastAsia="Times New Roman" w:hAnsiTheme="minorHAnsi" w:cstheme="minorHAnsi"/>
                <w:sz w:val="16"/>
                <w:szCs w:val="20"/>
              </w:rPr>
              <w:t xml:space="preserve"> </w:t>
            </w:r>
            <w:r w:rsidRPr="00095904">
              <w:rPr>
                <w:rFonts w:asciiTheme="minorHAnsi" w:eastAsia="Times New Roman" w:hAnsiTheme="minorHAnsi" w:cstheme="minorHAnsi"/>
                <w:sz w:val="16"/>
                <w:szCs w:val="20"/>
              </w:rPr>
              <w:t>&gt;&gt;</w:t>
            </w:r>
          </w:p>
        </w:tc>
        <w:tc>
          <w:tcPr>
            <w:tcW w:w="415" w:type="pct"/>
            <w:tcBorders>
              <w:top w:val="single" w:sz="4" w:space="0" w:color="auto"/>
              <w:left w:val="single" w:sz="4" w:space="0" w:color="auto"/>
              <w:bottom w:val="single" w:sz="4" w:space="0" w:color="auto"/>
              <w:right w:val="single" w:sz="4" w:space="0" w:color="auto"/>
            </w:tcBorders>
          </w:tcPr>
          <w:p w14:paraId="39BF727C" w14:textId="3885ED5B" w:rsidR="002E2A8C" w:rsidRPr="00095904" w:rsidRDefault="002E2A8C" w:rsidP="00033689">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6&gt;&gt;</w:t>
            </w:r>
          </w:p>
          <w:p w14:paraId="6905076F" w14:textId="2A84251B" w:rsidR="002E2A8C" w:rsidRPr="00095904" w:rsidRDefault="002E2A8C" w:rsidP="00033689">
            <w:pPr>
              <w:spacing w:after="0" w:line="240" w:lineRule="auto"/>
              <w:rPr>
                <w:rFonts w:asciiTheme="minorHAnsi" w:hAnsiTheme="minorHAnsi" w:cstheme="minorHAnsi"/>
                <w:sz w:val="14"/>
                <w:szCs w:val="16"/>
              </w:rPr>
            </w:pPr>
          </w:p>
        </w:tc>
        <w:tc>
          <w:tcPr>
            <w:tcW w:w="415" w:type="pct"/>
            <w:tcBorders>
              <w:top w:val="single" w:sz="4" w:space="0" w:color="auto"/>
              <w:left w:val="single" w:sz="4" w:space="0" w:color="auto"/>
              <w:bottom w:val="single" w:sz="4" w:space="0" w:color="auto"/>
              <w:right w:val="single" w:sz="4" w:space="0" w:color="auto"/>
            </w:tcBorders>
          </w:tcPr>
          <w:p w14:paraId="0097C1D0" w14:textId="04EF8B30" w:rsidR="002E2A8C" w:rsidRPr="00095904" w:rsidRDefault="002E2A8C" w:rsidP="00033689">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7</w:t>
            </w:r>
            <w:r w:rsidRPr="00095904">
              <w:rPr>
                <w:rFonts w:asciiTheme="minorHAnsi" w:eastAsia="Times New Roman" w:hAnsiTheme="minorHAnsi" w:cstheme="minorHAnsi"/>
                <w:sz w:val="16"/>
                <w:szCs w:val="20"/>
              </w:rPr>
              <w:t xml:space="preserve"> </w:t>
            </w:r>
            <w:r>
              <w:rPr>
                <w:rFonts w:asciiTheme="minorHAnsi" w:eastAsia="Times New Roman" w:hAnsiTheme="minorHAnsi" w:cstheme="minorHAnsi"/>
                <w:sz w:val="16"/>
                <w:szCs w:val="20"/>
              </w:rPr>
              <w:t>&gt;&gt;</w:t>
            </w:r>
          </w:p>
          <w:p w14:paraId="47CE21EB" w14:textId="328A3E8F" w:rsidR="002E2A8C" w:rsidRPr="00095904" w:rsidRDefault="002E2A8C" w:rsidP="00033689">
            <w:pPr>
              <w:spacing w:after="0" w:line="240" w:lineRule="auto"/>
              <w:rPr>
                <w:rFonts w:asciiTheme="minorHAnsi" w:hAnsiTheme="minorHAnsi" w:cstheme="minorHAnsi"/>
                <w:sz w:val="14"/>
                <w:szCs w:val="16"/>
              </w:rPr>
            </w:pPr>
          </w:p>
        </w:tc>
        <w:tc>
          <w:tcPr>
            <w:tcW w:w="594" w:type="pct"/>
            <w:tcBorders>
              <w:top w:val="single" w:sz="4" w:space="0" w:color="auto"/>
              <w:left w:val="single" w:sz="4" w:space="0" w:color="auto"/>
              <w:bottom w:val="single" w:sz="4" w:space="0" w:color="auto"/>
              <w:right w:val="single" w:sz="4" w:space="0" w:color="auto"/>
            </w:tcBorders>
          </w:tcPr>
          <w:p w14:paraId="3236F259" w14:textId="74BB73B8" w:rsidR="002E2A8C" w:rsidRPr="00095904" w:rsidRDefault="002E2A8C" w:rsidP="00033689">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&lt;&lt;User input value which must pass the following range tests:</w:t>
            </w:r>
            <w:r>
              <w:t xml:space="preserve"> </w:t>
            </w:r>
            <w:r w:rsidRPr="003E729A">
              <w:rPr>
                <w:rFonts w:asciiTheme="minorHAnsi" w:eastAsia="Times New Roman" w:hAnsiTheme="minorHAnsi" w:cstheme="minorHAnsi"/>
                <w:sz w:val="16"/>
                <w:szCs w:val="20"/>
              </w:rPr>
              <w:t xml:space="preserve">Value may be NA if </w:t>
            </w:r>
            <w:r>
              <w:rPr>
                <w:rFonts w:asciiTheme="minorHAnsi" w:eastAsia="Times New Roman" w:hAnsiTheme="minorHAnsi" w:cstheme="minorHAnsi"/>
                <w:sz w:val="16"/>
                <w:szCs w:val="20"/>
              </w:rPr>
              <w:t>A</w:t>
            </w:r>
            <w:r w:rsidRPr="003E729A">
              <w:rPr>
                <w:rFonts w:asciiTheme="minorHAnsi" w:eastAsia="Times New Roman" w:hAnsiTheme="minorHAnsi" w:cstheme="minorHAnsi"/>
                <w:sz w:val="16"/>
                <w:szCs w:val="20"/>
              </w:rPr>
              <w:t>0</w:t>
            </w:r>
            <w:r>
              <w:rPr>
                <w:rFonts w:asciiTheme="minorHAnsi" w:eastAsia="Times New Roman" w:hAnsiTheme="minorHAnsi" w:cstheme="minorHAnsi"/>
                <w:sz w:val="16"/>
                <w:szCs w:val="20"/>
              </w:rPr>
              <w:t>8</w:t>
            </w:r>
            <w:r w:rsidRPr="003E729A">
              <w:rPr>
                <w:rFonts w:asciiTheme="minorHAnsi" w:eastAsia="Times New Roman" w:hAnsiTheme="minorHAnsi" w:cstheme="minorHAnsi"/>
                <w:sz w:val="16"/>
                <w:szCs w:val="20"/>
              </w:rPr>
              <w:t xml:space="preserve"> is NA</w:t>
            </w:r>
            <w:r>
              <w:rPr>
                <w:rFonts w:asciiTheme="minorHAnsi" w:eastAsia="Times New Roman" w:hAnsiTheme="minorHAnsi" w:cstheme="minorHAnsi"/>
                <w:sz w:val="16"/>
                <w:szCs w:val="20"/>
              </w:rPr>
              <w:t>.</w:t>
            </w:r>
          </w:p>
          <w:p w14:paraId="00FC1634" w14:textId="56535E64" w:rsidR="002E2A8C" w:rsidRPr="00095904" w:rsidRDefault="002E2A8C" w:rsidP="00033689">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Natural Gas or Propane, then</w:t>
            </w:r>
          </w:p>
          <w:p w14:paraId="61EC8282" w14:textId="5759089B" w:rsidR="002E2A8C" w:rsidRPr="00095904" w:rsidRDefault="002E2A8C" w:rsidP="00033689">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then value must be &gt; 75,000 Btu/hr;</w:t>
            </w:r>
          </w:p>
          <w:p w14:paraId="4957A937" w14:textId="0DABF9D4" w:rsidR="002E2A8C" w:rsidRPr="00095904" w:rsidRDefault="002E2A8C" w:rsidP="00033689">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w:t>
            </w:r>
            <w:r>
              <w:rPr>
                <w:rFonts w:asciiTheme="minorHAnsi" w:eastAsia="Times New Roman" w:hAnsiTheme="minorHAnsi" w:cstheme="minorHAnsi"/>
                <w:sz w:val="16"/>
                <w:szCs w:val="20"/>
              </w:rPr>
              <w:t xml:space="preserve"> 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then value must be ≤ 75,000 Btu/hr;</w:t>
            </w:r>
          </w:p>
          <w:p w14:paraId="43038F2D" w14:textId="199BF37D" w:rsidR="002E2A8C" w:rsidRPr="00095904" w:rsidRDefault="002E2A8C" w:rsidP="00033689">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Instant, then value must be &gt; 200,000 Btu/hr;</w:t>
            </w:r>
          </w:p>
          <w:p w14:paraId="7A989646" w14:textId="0ED8C21A" w:rsidR="002E2A8C" w:rsidRPr="00095904" w:rsidRDefault="002E2A8C" w:rsidP="00033689">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Instant, then value must be ≤ 200,000 Btu/hr;</w:t>
            </w:r>
          </w:p>
          <w:p w14:paraId="4AC9EEF8" w14:textId="2C9B220F" w:rsidR="002E2A8C" w:rsidRPr="00095904" w:rsidRDefault="002E2A8C" w:rsidP="00033689">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Storage, then value must be ≤ 105,000 Btu/hr;</w:t>
            </w:r>
          </w:p>
          <w:p w14:paraId="3FE17D88" w14:textId="146EF216" w:rsidR="002E2A8C" w:rsidRPr="00095904" w:rsidRDefault="002E2A8C" w:rsidP="00033689">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06 = Electricity, then</w:t>
            </w:r>
          </w:p>
          <w:p w14:paraId="4899914A" w14:textId="56765F48" w:rsidR="002E2A8C" w:rsidRPr="00095904" w:rsidRDefault="002E2A8C" w:rsidP="00033689">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or Commercial Instant, then value must be &gt; 12 kW;</w:t>
            </w:r>
          </w:p>
          <w:p w14:paraId="46679747" w14:textId="16323216" w:rsidR="002E2A8C" w:rsidRPr="00095904" w:rsidRDefault="002E2A8C" w:rsidP="00033689">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lastRenderedPageBreak/>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or Consumer Instant, then value must be ≤ 12 kW;</w:t>
            </w:r>
          </w:p>
          <w:p w14:paraId="0F235F01" w14:textId="1EB8432C" w:rsidR="002E2A8C" w:rsidRPr="00095904" w:rsidRDefault="002E2A8C" w:rsidP="00033689">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Else 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Instantaneous, then value must be ≤ 58.6 kW;</w:t>
            </w:r>
          </w:p>
          <w:p w14:paraId="403C3207" w14:textId="1DF5A5E9" w:rsidR="002E2A8C" w:rsidRPr="00095904" w:rsidRDefault="002E2A8C" w:rsidP="00033689">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the value passes range test</w:t>
            </w:r>
            <w:r>
              <w:rPr>
                <w:rFonts w:asciiTheme="minorHAnsi" w:eastAsia="Times New Roman" w:hAnsiTheme="minorHAnsi" w:cstheme="minorHAnsi"/>
                <w:sz w:val="16"/>
                <w:szCs w:val="20"/>
              </w:rPr>
              <w:t xml:space="preserve"> and</w:t>
            </w:r>
            <w:r w:rsidRPr="00095904">
              <w:rPr>
                <w:rFonts w:asciiTheme="minorHAnsi" w:eastAsia="Times New Roman" w:hAnsiTheme="minorHAnsi" w:cstheme="minorHAnsi"/>
                <w:sz w:val="16"/>
                <w:szCs w:val="20"/>
              </w:rPr>
              <w:t xml:space="preserve"> if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Electric Resistance, it is stored in WaterHeaterElectricFiredRatedInput, Otherwise the value is stored in WaterHeaterGasFiredRatedInput&gt;&gt;</w:t>
            </w:r>
          </w:p>
          <w:p w14:paraId="4DC44E17" w14:textId="5FC46A55" w:rsidR="002E2A8C" w:rsidRPr="00095904" w:rsidRDefault="002E2A8C" w:rsidP="00033689">
            <w:pPr>
              <w:spacing w:after="0" w:line="240" w:lineRule="auto"/>
              <w:rPr>
                <w:rFonts w:asciiTheme="minorHAnsi" w:hAnsiTheme="minorHAnsi" w:cstheme="minorHAnsi"/>
                <w:sz w:val="14"/>
                <w:szCs w:val="16"/>
              </w:rPr>
            </w:pPr>
          </w:p>
        </w:tc>
        <w:tc>
          <w:tcPr>
            <w:tcW w:w="500" w:type="pct"/>
            <w:tcBorders>
              <w:top w:val="single" w:sz="4" w:space="0" w:color="auto"/>
              <w:left w:val="single" w:sz="4" w:space="0" w:color="auto"/>
              <w:bottom w:val="single" w:sz="4" w:space="0" w:color="auto"/>
              <w:right w:val="single" w:sz="4" w:space="0" w:color="auto"/>
            </w:tcBorders>
          </w:tcPr>
          <w:p w14:paraId="6C87B38C" w14:textId="0953407F" w:rsidR="002E2A8C" w:rsidRPr="00095904" w:rsidRDefault="002E2A8C" w:rsidP="00033689">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lastRenderedPageBreak/>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10&gt;&gt;</w:t>
            </w:r>
          </w:p>
        </w:tc>
        <w:tc>
          <w:tcPr>
            <w:tcW w:w="458" w:type="pct"/>
            <w:tcBorders>
              <w:top w:val="single" w:sz="4" w:space="0" w:color="auto"/>
              <w:left w:val="single" w:sz="4" w:space="0" w:color="auto"/>
              <w:bottom w:val="single" w:sz="4" w:space="0" w:color="auto"/>
              <w:right w:val="single" w:sz="4" w:space="0" w:color="auto"/>
            </w:tcBorders>
          </w:tcPr>
          <w:p w14:paraId="6FA787AB" w14:textId="59DE014E" w:rsidR="002E2A8C" w:rsidRPr="00095904" w:rsidRDefault="002E2A8C" w:rsidP="00033689">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A1</w:t>
            </w:r>
            <w:r>
              <w:rPr>
                <w:rFonts w:asciiTheme="minorHAnsi" w:eastAsia="Times New Roman" w:hAnsiTheme="minorHAnsi" w:cstheme="minorHAnsi"/>
                <w:sz w:val="16"/>
                <w:szCs w:val="20"/>
              </w:rPr>
              <w:t>1&gt;&gt;</w:t>
            </w:r>
          </w:p>
        </w:tc>
        <w:tc>
          <w:tcPr>
            <w:tcW w:w="542" w:type="pct"/>
            <w:tcBorders>
              <w:top w:val="single" w:sz="4" w:space="0" w:color="auto"/>
              <w:left w:val="single" w:sz="4" w:space="0" w:color="auto"/>
              <w:bottom w:val="single" w:sz="4" w:space="0" w:color="auto"/>
              <w:right w:val="single" w:sz="4" w:space="0" w:color="auto"/>
            </w:tcBorders>
          </w:tcPr>
          <w:p w14:paraId="4EEFADE4" w14:textId="5789B28E" w:rsidR="002E2A8C" w:rsidRPr="00095904" w:rsidRDefault="002E2A8C" w:rsidP="00033689">
            <w:pPr>
              <w:spacing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12&gt;&gt;</w:t>
            </w:r>
          </w:p>
        </w:tc>
      </w:tr>
    </w:tbl>
    <w:p w14:paraId="283B7563" w14:textId="0CA2B623" w:rsidR="001B2E52" w:rsidRDefault="001B2E52" w:rsidP="00236F4B">
      <w:pPr>
        <w:spacing w:after="0" w:line="240" w:lineRule="auto"/>
        <w:rPr>
          <w:ins w:id="33" w:author="Alhabibi, Haider@Energy" w:date="2023-11-01T16:33:00Z"/>
          <w:rFonts w:asciiTheme="minorHAnsi" w:hAnsiTheme="minorHAnsi" w:cstheme="minorHAnsi"/>
          <w:sz w:val="18"/>
          <w:szCs w:val="18"/>
        </w:rPr>
      </w:pPr>
    </w:p>
    <w:p w14:paraId="5932229F" w14:textId="77777777" w:rsidR="001B2E52" w:rsidRDefault="001B2E52">
      <w:pPr>
        <w:spacing w:after="0" w:line="240" w:lineRule="auto"/>
        <w:rPr>
          <w:ins w:id="34" w:author="Alhabibi, Haider@Energy" w:date="2023-11-01T16:33:00Z"/>
          <w:rFonts w:asciiTheme="minorHAnsi" w:hAnsiTheme="minorHAnsi" w:cstheme="minorHAnsi"/>
          <w:sz w:val="18"/>
          <w:szCs w:val="18"/>
        </w:rPr>
      </w:pPr>
      <w:ins w:id="35" w:author="Alhabibi, Haider@Energy" w:date="2023-11-01T16:33:00Z">
        <w:r>
          <w:rPr>
            <w:rFonts w:asciiTheme="minorHAnsi" w:hAnsiTheme="minorHAnsi" w:cstheme="minorHAnsi"/>
            <w:sz w:val="18"/>
            <w:szCs w:val="18"/>
          </w:rPr>
          <w:br w:type="page"/>
        </w:r>
      </w:ins>
    </w:p>
    <w:p w14:paraId="45ACAE2C" w14:textId="77777777" w:rsidR="00ED40A1" w:rsidRDefault="00ED40A1" w:rsidP="00236F4B">
      <w:pPr>
        <w:spacing w:after="0" w:line="240" w:lineRule="auto"/>
        <w:rPr>
          <w:rFonts w:asciiTheme="minorHAnsi" w:hAnsiTheme="minorHAnsi" w:cstheme="minorHAnsi"/>
          <w:sz w:val="18"/>
          <w:szCs w:val="18"/>
        </w:rPr>
      </w:pPr>
    </w:p>
    <w:tbl>
      <w:tblPr>
        <w:tblStyle w:val="TableGrid6"/>
        <w:tblW w:w="10795" w:type="dxa"/>
        <w:tblLayout w:type="fixed"/>
        <w:tblLook w:val="04A0" w:firstRow="1" w:lastRow="0" w:firstColumn="1" w:lastColumn="0" w:noHBand="0" w:noVBand="1"/>
      </w:tblPr>
      <w:tblGrid>
        <w:gridCol w:w="1079"/>
        <w:gridCol w:w="1080"/>
        <w:gridCol w:w="1079"/>
        <w:gridCol w:w="1080"/>
        <w:gridCol w:w="1079"/>
        <w:gridCol w:w="1080"/>
        <w:gridCol w:w="1079"/>
        <w:gridCol w:w="1080"/>
        <w:gridCol w:w="1079"/>
        <w:gridCol w:w="1080"/>
      </w:tblGrid>
      <w:tr w:rsidR="00EE08A5" w:rsidRPr="008C1142" w14:paraId="02111C38" w14:textId="77777777" w:rsidTr="001B2E52">
        <w:trPr>
          <w:trHeight w:val="991"/>
        </w:trPr>
        <w:tc>
          <w:tcPr>
            <w:tcW w:w="10795" w:type="dxa"/>
            <w:gridSpan w:val="10"/>
          </w:tcPr>
          <w:p w14:paraId="54A1B908" w14:textId="62647B56" w:rsidR="00EE08A5" w:rsidRPr="008C1142" w:rsidRDefault="00EE08A5" w:rsidP="008C1142">
            <w:pPr>
              <w:spacing w:after="0" w:line="240" w:lineRule="auto"/>
              <w:rPr>
                <w:rFonts w:cstheme="minorHAnsi"/>
                <w:b/>
                <w:sz w:val="20"/>
                <w:szCs w:val="20"/>
              </w:rPr>
            </w:pPr>
            <w:r>
              <w:rPr>
                <w:rFonts w:cstheme="minorHAnsi"/>
                <w:b/>
                <w:sz w:val="20"/>
                <w:szCs w:val="20"/>
              </w:rPr>
              <w:t>B2</w:t>
            </w:r>
            <w:r w:rsidRPr="008C1142">
              <w:rPr>
                <w:rFonts w:cstheme="minorHAnsi"/>
                <w:b/>
                <w:sz w:val="20"/>
                <w:szCs w:val="20"/>
              </w:rPr>
              <w:t xml:space="preserve">. Installed HERS Verified </w:t>
            </w:r>
            <w:r>
              <w:rPr>
                <w:rFonts w:cstheme="minorHAnsi"/>
                <w:b/>
                <w:sz w:val="20"/>
                <w:szCs w:val="20"/>
              </w:rPr>
              <w:t>Dwelling Unit HPWH</w:t>
            </w:r>
            <w:r w:rsidRPr="008C1142">
              <w:rPr>
                <w:rFonts w:cstheme="minorHAnsi"/>
                <w:b/>
                <w:sz w:val="20"/>
                <w:szCs w:val="20"/>
              </w:rPr>
              <w:t xml:space="preserve"> System Information</w:t>
            </w:r>
          </w:p>
          <w:p w14:paraId="5B44438B" w14:textId="78734551" w:rsidR="00EE08A5" w:rsidRDefault="00EE08A5" w:rsidP="008C1142">
            <w:pPr>
              <w:spacing w:after="0" w:line="240" w:lineRule="auto"/>
              <w:rPr>
                <w:rFonts w:cstheme="minorHAnsi"/>
                <w:sz w:val="18"/>
                <w:szCs w:val="18"/>
              </w:rPr>
            </w:pPr>
            <w:r w:rsidRPr="008C1142">
              <w:rPr>
                <w:rFonts w:cstheme="minorHAnsi"/>
                <w:sz w:val="18"/>
                <w:szCs w:val="20"/>
              </w:rPr>
              <w:t>This table reports the water heating system(s) that were installed in this projec</w:t>
            </w:r>
            <w:r w:rsidRPr="008C1142">
              <w:rPr>
                <w:rFonts w:cstheme="minorHAnsi"/>
                <w:sz w:val="18"/>
                <w:szCs w:val="18"/>
              </w:rPr>
              <w:t>t.</w:t>
            </w:r>
          </w:p>
          <w:p w14:paraId="3A12098A" w14:textId="42560B93" w:rsidR="00EE08A5" w:rsidRDefault="00EE08A5" w:rsidP="00C40B81">
            <w:pPr>
              <w:spacing w:after="0"/>
              <w:rPr>
                <w:rFonts w:cstheme="minorHAnsi"/>
                <w:sz w:val="20"/>
                <w:szCs w:val="20"/>
              </w:rPr>
            </w:pPr>
            <w:r>
              <w:rPr>
                <w:rFonts w:cstheme="minorHAnsi"/>
                <w:sz w:val="20"/>
                <w:szCs w:val="20"/>
              </w:rPr>
              <w:t xml:space="preserve">&lt;&lt;If Table A2 does not apply, then require table, else </w:t>
            </w:r>
            <w:r w:rsidRPr="00E12A63">
              <w:rPr>
                <w:rFonts w:cstheme="minorHAnsi"/>
                <w:sz w:val="20"/>
                <w:szCs w:val="20"/>
              </w:rPr>
              <w:t>display the "section does not apply" message</w:t>
            </w:r>
            <w:r>
              <w:rPr>
                <w:rFonts w:cstheme="minorHAnsi"/>
                <w:sz w:val="20"/>
                <w:szCs w:val="20"/>
              </w:rPr>
              <w:t>&gt;&gt;</w:t>
            </w:r>
          </w:p>
          <w:p w14:paraId="64E00AF4" w14:textId="4E85BF86" w:rsidR="00EE08A5" w:rsidRPr="008C1142" w:rsidRDefault="00EE08A5" w:rsidP="008C1142">
            <w:pPr>
              <w:spacing w:after="0" w:line="240" w:lineRule="auto"/>
              <w:rPr>
                <w:rFonts w:cstheme="minorHAnsi"/>
                <w:sz w:val="20"/>
                <w:szCs w:val="20"/>
              </w:rPr>
            </w:pPr>
            <w:r w:rsidRPr="008C1142">
              <w:rPr>
                <w:rFonts w:cstheme="minorHAnsi"/>
                <w:sz w:val="20"/>
                <w:szCs w:val="20"/>
              </w:rPr>
              <w:t xml:space="preserve">&lt;&lt;require one row of data for each water heater identified </w:t>
            </w:r>
            <w:r>
              <w:rPr>
                <w:rFonts w:cstheme="minorHAnsi"/>
                <w:sz w:val="20"/>
                <w:szCs w:val="20"/>
              </w:rPr>
              <w:t>in Table A2</w:t>
            </w:r>
            <w:r w:rsidRPr="008C1142">
              <w:rPr>
                <w:rFonts w:cstheme="minorHAnsi"/>
                <w:sz w:val="20"/>
                <w:szCs w:val="20"/>
              </w:rPr>
              <w:t>&gt;&gt;</w:t>
            </w:r>
          </w:p>
        </w:tc>
      </w:tr>
      <w:tr w:rsidR="00D055B9" w:rsidRPr="008C1142" w14:paraId="6D0E6456" w14:textId="77777777" w:rsidTr="001B2E52">
        <w:trPr>
          <w:trHeight w:val="220"/>
        </w:trPr>
        <w:tc>
          <w:tcPr>
            <w:tcW w:w="1079" w:type="dxa"/>
            <w:tcBorders>
              <w:top w:val="single" w:sz="4" w:space="0" w:color="auto"/>
              <w:left w:val="single" w:sz="4" w:space="0" w:color="auto"/>
              <w:bottom w:val="single" w:sz="4" w:space="0" w:color="auto"/>
              <w:right w:val="single" w:sz="4" w:space="0" w:color="auto"/>
            </w:tcBorders>
          </w:tcPr>
          <w:p w14:paraId="65744132" w14:textId="77777777" w:rsidR="00D055B9" w:rsidRPr="008C1142" w:rsidRDefault="00D055B9" w:rsidP="00D055B9">
            <w:pPr>
              <w:spacing w:after="0" w:line="240" w:lineRule="auto"/>
              <w:jc w:val="center"/>
              <w:rPr>
                <w:rFonts w:eastAsia="Times New Roman" w:cstheme="minorHAnsi"/>
                <w:sz w:val="16"/>
                <w:szCs w:val="20"/>
              </w:rPr>
            </w:pPr>
            <w:r w:rsidRPr="008C1142">
              <w:rPr>
                <w:rFonts w:eastAsia="Times New Roman" w:cstheme="minorHAnsi"/>
                <w:sz w:val="18"/>
                <w:szCs w:val="20"/>
              </w:rPr>
              <w:t>01</w:t>
            </w:r>
          </w:p>
        </w:tc>
        <w:tc>
          <w:tcPr>
            <w:tcW w:w="1080" w:type="dxa"/>
            <w:vAlign w:val="bottom"/>
          </w:tcPr>
          <w:p w14:paraId="37F6057E" w14:textId="77777777" w:rsidR="00D055B9" w:rsidRPr="008C1142" w:rsidRDefault="00D055B9" w:rsidP="00D055B9">
            <w:pPr>
              <w:spacing w:after="0" w:line="240" w:lineRule="auto"/>
              <w:jc w:val="center"/>
              <w:rPr>
                <w:rFonts w:cstheme="minorHAnsi"/>
                <w:sz w:val="16"/>
                <w:szCs w:val="20"/>
              </w:rPr>
            </w:pPr>
            <w:r w:rsidRPr="008C1142">
              <w:rPr>
                <w:rFonts w:eastAsia="Times New Roman" w:cstheme="minorHAnsi"/>
                <w:sz w:val="16"/>
                <w:szCs w:val="20"/>
              </w:rPr>
              <w:t>02</w:t>
            </w:r>
          </w:p>
        </w:tc>
        <w:tc>
          <w:tcPr>
            <w:tcW w:w="1079" w:type="dxa"/>
            <w:vAlign w:val="bottom"/>
          </w:tcPr>
          <w:p w14:paraId="743D7395" w14:textId="77777777" w:rsidR="00D055B9" w:rsidRPr="008C1142" w:rsidRDefault="00D055B9" w:rsidP="00D055B9">
            <w:pPr>
              <w:spacing w:after="0" w:line="240" w:lineRule="auto"/>
              <w:jc w:val="center"/>
              <w:rPr>
                <w:rFonts w:cstheme="minorHAnsi"/>
                <w:sz w:val="16"/>
                <w:szCs w:val="20"/>
              </w:rPr>
            </w:pPr>
            <w:r w:rsidRPr="008C1142">
              <w:rPr>
                <w:rFonts w:eastAsia="Times New Roman" w:cstheme="minorHAnsi"/>
                <w:sz w:val="16"/>
                <w:szCs w:val="20"/>
              </w:rPr>
              <w:t>03</w:t>
            </w:r>
          </w:p>
        </w:tc>
        <w:tc>
          <w:tcPr>
            <w:tcW w:w="1080" w:type="dxa"/>
          </w:tcPr>
          <w:p w14:paraId="74881FE6" w14:textId="77777777" w:rsidR="00D055B9" w:rsidRPr="008C1142" w:rsidRDefault="00D055B9" w:rsidP="00D055B9">
            <w:pPr>
              <w:spacing w:after="0" w:line="240" w:lineRule="auto"/>
              <w:jc w:val="center"/>
              <w:rPr>
                <w:rFonts w:eastAsia="Times New Roman" w:cstheme="minorHAnsi"/>
                <w:sz w:val="16"/>
                <w:szCs w:val="20"/>
              </w:rPr>
            </w:pPr>
            <w:r w:rsidRPr="008C1142">
              <w:rPr>
                <w:rFonts w:eastAsia="Times New Roman" w:cstheme="minorHAnsi"/>
                <w:sz w:val="16"/>
                <w:szCs w:val="20"/>
              </w:rPr>
              <w:t>04</w:t>
            </w:r>
          </w:p>
        </w:tc>
        <w:tc>
          <w:tcPr>
            <w:tcW w:w="1079" w:type="dxa"/>
          </w:tcPr>
          <w:p w14:paraId="253CB5AA" w14:textId="77777777" w:rsidR="00D055B9" w:rsidRPr="008C1142" w:rsidRDefault="00D055B9" w:rsidP="00D055B9">
            <w:pPr>
              <w:spacing w:after="0" w:line="240" w:lineRule="auto"/>
              <w:jc w:val="center"/>
              <w:rPr>
                <w:rFonts w:eastAsia="Times New Roman" w:cstheme="minorHAnsi"/>
                <w:sz w:val="16"/>
                <w:szCs w:val="20"/>
              </w:rPr>
            </w:pPr>
            <w:r w:rsidRPr="008C1142">
              <w:rPr>
                <w:rFonts w:eastAsia="Times New Roman" w:cstheme="minorHAnsi"/>
                <w:sz w:val="16"/>
                <w:szCs w:val="20"/>
              </w:rPr>
              <w:t>05</w:t>
            </w:r>
          </w:p>
        </w:tc>
        <w:tc>
          <w:tcPr>
            <w:tcW w:w="1080" w:type="dxa"/>
          </w:tcPr>
          <w:p w14:paraId="2511FF05" w14:textId="77777777" w:rsidR="00D055B9" w:rsidRPr="008C1142" w:rsidRDefault="00D055B9" w:rsidP="00D055B9">
            <w:pPr>
              <w:spacing w:after="0" w:line="240" w:lineRule="auto"/>
              <w:jc w:val="center"/>
              <w:rPr>
                <w:rFonts w:eastAsia="Times New Roman" w:cstheme="minorHAnsi"/>
                <w:sz w:val="16"/>
                <w:szCs w:val="20"/>
              </w:rPr>
            </w:pPr>
            <w:r w:rsidRPr="008C1142">
              <w:rPr>
                <w:rFonts w:eastAsia="Times New Roman" w:cstheme="minorHAnsi"/>
                <w:sz w:val="16"/>
                <w:szCs w:val="20"/>
              </w:rPr>
              <w:t>06</w:t>
            </w:r>
          </w:p>
        </w:tc>
        <w:tc>
          <w:tcPr>
            <w:tcW w:w="1079" w:type="dxa"/>
          </w:tcPr>
          <w:p w14:paraId="7CB504E8" w14:textId="0F112E9D" w:rsidR="00D055B9" w:rsidRPr="008C1142" w:rsidRDefault="00D055B9" w:rsidP="00D055B9">
            <w:pPr>
              <w:spacing w:after="0" w:line="240" w:lineRule="auto"/>
              <w:jc w:val="center"/>
              <w:rPr>
                <w:rFonts w:eastAsia="Times New Roman" w:cstheme="minorHAnsi"/>
                <w:sz w:val="16"/>
                <w:szCs w:val="20"/>
              </w:rPr>
            </w:pPr>
            <w:ins w:id="36" w:author="Alhabibi, Haider@Energy" w:date="2023-11-01T16:31:00Z">
              <w:r w:rsidRPr="008C1142">
                <w:rPr>
                  <w:rFonts w:eastAsia="Times New Roman" w:cstheme="minorHAnsi"/>
                  <w:sz w:val="16"/>
                  <w:szCs w:val="20"/>
                </w:rPr>
                <w:t>06</w:t>
              </w:r>
              <w:r>
                <w:rPr>
                  <w:rFonts w:eastAsia="Times New Roman" w:cstheme="minorHAnsi"/>
                  <w:sz w:val="16"/>
                  <w:szCs w:val="20"/>
                </w:rPr>
                <w:t>a</w:t>
              </w:r>
            </w:ins>
          </w:p>
        </w:tc>
        <w:tc>
          <w:tcPr>
            <w:tcW w:w="1080" w:type="dxa"/>
          </w:tcPr>
          <w:p w14:paraId="3E712880" w14:textId="0946D062" w:rsidR="00D055B9" w:rsidRPr="008C1142" w:rsidRDefault="00D055B9" w:rsidP="00D055B9">
            <w:pPr>
              <w:spacing w:after="0" w:line="240" w:lineRule="auto"/>
              <w:jc w:val="center"/>
              <w:rPr>
                <w:rFonts w:eastAsia="Times New Roman" w:cstheme="minorHAnsi"/>
                <w:sz w:val="16"/>
                <w:szCs w:val="20"/>
              </w:rPr>
            </w:pPr>
            <w:r w:rsidRPr="008C1142">
              <w:rPr>
                <w:rFonts w:eastAsia="Times New Roman" w:cstheme="minorHAnsi"/>
                <w:sz w:val="16"/>
                <w:szCs w:val="20"/>
              </w:rPr>
              <w:t>07</w:t>
            </w:r>
          </w:p>
        </w:tc>
        <w:tc>
          <w:tcPr>
            <w:tcW w:w="1079" w:type="dxa"/>
          </w:tcPr>
          <w:p w14:paraId="162B8D7F" w14:textId="77777777" w:rsidR="00D055B9" w:rsidRPr="008C1142" w:rsidRDefault="00D055B9" w:rsidP="00D055B9">
            <w:pPr>
              <w:spacing w:after="0" w:line="240" w:lineRule="auto"/>
              <w:jc w:val="center"/>
              <w:rPr>
                <w:rFonts w:eastAsia="Times New Roman" w:cstheme="minorHAnsi"/>
                <w:sz w:val="16"/>
                <w:szCs w:val="20"/>
              </w:rPr>
            </w:pPr>
            <w:r w:rsidRPr="008C1142">
              <w:rPr>
                <w:rFonts w:eastAsia="Times New Roman" w:cstheme="minorHAnsi"/>
                <w:sz w:val="16"/>
                <w:szCs w:val="20"/>
              </w:rPr>
              <w:t>08</w:t>
            </w:r>
          </w:p>
        </w:tc>
        <w:tc>
          <w:tcPr>
            <w:tcW w:w="1080" w:type="dxa"/>
          </w:tcPr>
          <w:p w14:paraId="1FDFF032" w14:textId="77777777" w:rsidR="00D055B9" w:rsidRPr="008C1142" w:rsidRDefault="00D055B9" w:rsidP="00D055B9">
            <w:pPr>
              <w:spacing w:after="0" w:line="240" w:lineRule="auto"/>
              <w:jc w:val="center"/>
              <w:rPr>
                <w:rFonts w:eastAsia="Times New Roman" w:cstheme="minorHAnsi"/>
                <w:sz w:val="16"/>
                <w:szCs w:val="20"/>
              </w:rPr>
            </w:pPr>
            <w:r w:rsidRPr="008C1142">
              <w:rPr>
                <w:rFonts w:eastAsia="Times New Roman" w:cstheme="minorHAnsi"/>
                <w:sz w:val="16"/>
                <w:szCs w:val="20"/>
              </w:rPr>
              <w:t>09</w:t>
            </w:r>
          </w:p>
        </w:tc>
      </w:tr>
      <w:tr w:rsidR="00D055B9" w:rsidRPr="008C1142" w14:paraId="7AE35895" w14:textId="77777777" w:rsidTr="001B2E52">
        <w:trPr>
          <w:trHeight w:val="1322"/>
        </w:trPr>
        <w:tc>
          <w:tcPr>
            <w:tcW w:w="1079" w:type="dxa"/>
            <w:tcBorders>
              <w:top w:val="single" w:sz="4" w:space="0" w:color="auto"/>
              <w:left w:val="single" w:sz="4" w:space="0" w:color="auto"/>
              <w:bottom w:val="single" w:sz="4" w:space="0" w:color="auto"/>
              <w:right w:val="single" w:sz="4" w:space="0" w:color="auto"/>
            </w:tcBorders>
            <w:vAlign w:val="bottom"/>
          </w:tcPr>
          <w:p w14:paraId="5C2C1D98" w14:textId="77777777" w:rsidR="00D055B9" w:rsidRPr="008C1142" w:rsidRDefault="00D055B9" w:rsidP="00D055B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Dwelling Unit Name</w:t>
            </w:r>
          </w:p>
        </w:tc>
        <w:tc>
          <w:tcPr>
            <w:tcW w:w="1080" w:type="dxa"/>
            <w:vAlign w:val="bottom"/>
          </w:tcPr>
          <w:p w14:paraId="23782EDB" w14:textId="77777777" w:rsidR="00D055B9" w:rsidRPr="008C1142" w:rsidRDefault="00D055B9" w:rsidP="00D055B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Water Heating System ID</w:t>
            </w:r>
          </w:p>
          <w:p w14:paraId="54AA4AD8" w14:textId="77777777" w:rsidR="00D055B9" w:rsidRPr="008C1142" w:rsidRDefault="00D055B9" w:rsidP="00D055B9">
            <w:pPr>
              <w:spacing w:after="0" w:line="240" w:lineRule="auto"/>
              <w:jc w:val="center"/>
              <w:rPr>
                <w:rFonts w:cstheme="minorHAnsi"/>
                <w:sz w:val="18"/>
                <w:szCs w:val="20"/>
              </w:rPr>
            </w:pPr>
            <w:r w:rsidRPr="008C1142">
              <w:rPr>
                <w:rFonts w:eastAsia="Times New Roman" w:cstheme="minorHAnsi"/>
                <w:sz w:val="18"/>
                <w:szCs w:val="20"/>
              </w:rPr>
              <w:t>or Name</w:t>
            </w:r>
          </w:p>
        </w:tc>
        <w:tc>
          <w:tcPr>
            <w:tcW w:w="1079" w:type="dxa"/>
            <w:vAlign w:val="bottom"/>
          </w:tcPr>
          <w:p w14:paraId="24061EA8" w14:textId="77777777" w:rsidR="00D055B9" w:rsidRPr="008C1142" w:rsidRDefault="00D055B9" w:rsidP="00D055B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Modeled Equipment</w:t>
            </w:r>
          </w:p>
          <w:p w14:paraId="19D2D2DF" w14:textId="77777777" w:rsidR="00D055B9" w:rsidRPr="008C1142" w:rsidRDefault="00D055B9" w:rsidP="00D055B9">
            <w:pPr>
              <w:spacing w:after="0" w:line="240" w:lineRule="auto"/>
              <w:jc w:val="center"/>
              <w:rPr>
                <w:rFonts w:cstheme="minorHAnsi"/>
                <w:sz w:val="18"/>
                <w:szCs w:val="20"/>
              </w:rPr>
            </w:pPr>
            <w:r w:rsidRPr="008C1142">
              <w:rPr>
                <w:rFonts w:eastAsia="Times New Roman" w:cstheme="minorHAnsi"/>
                <w:sz w:val="18"/>
                <w:szCs w:val="20"/>
              </w:rPr>
              <w:t>Make and Model</w:t>
            </w:r>
          </w:p>
        </w:tc>
        <w:tc>
          <w:tcPr>
            <w:tcW w:w="1080" w:type="dxa"/>
            <w:vAlign w:val="bottom"/>
          </w:tcPr>
          <w:p w14:paraId="47F0858F" w14:textId="77777777" w:rsidR="00D055B9" w:rsidRPr="008C1142" w:rsidRDefault="00D055B9" w:rsidP="00D055B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 of Like (or Identical) Water Heaters in System</w:t>
            </w:r>
          </w:p>
        </w:tc>
        <w:tc>
          <w:tcPr>
            <w:tcW w:w="1079" w:type="dxa"/>
            <w:vAlign w:val="bottom"/>
          </w:tcPr>
          <w:p w14:paraId="7140A2E7" w14:textId="77777777" w:rsidR="00D055B9" w:rsidRPr="008C1142" w:rsidRDefault="00D055B9" w:rsidP="00D055B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Tank Location</w:t>
            </w:r>
          </w:p>
        </w:tc>
        <w:tc>
          <w:tcPr>
            <w:tcW w:w="1080" w:type="dxa"/>
            <w:vAlign w:val="bottom"/>
          </w:tcPr>
          <w:p w14:paraId="57B65D98" w14:textId="72E1B3D8" w:rsidR="00D055B9" w:rsidRPr="008C1142" w:rsidRDefault="00D055B9" w:rsidP="00D055B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Exterior Tank Insulation R-value</w:t>
            </w:r>
          </w:p>
        </w:tc>
        <w:tc>
          <w:tcPr>
            <w:tcW w:w="1079" w:type="dxa"/>
            <w:vAlign w:val="bottom"/>
          </w:tcPr>
          <w:p w14:paraId="33E407D9" w14:textId="5C73200C" w:rsidR="00D055B9" w:rsidRPr="008C1142" w:rsidRDefault="00D055B9" w:rsidP="00D055B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ins w:id="37" w:author="Alhabibi, Haider@Energy" w:date="2023-11-01T16:31:00Z">
              <w:r>
                <w:rPr>
                  <w:rFonts w:eastAsia="Times New Roman" w:cstheme="minorHAnsi"/>
                  <w:sz w:val="18"/>
                  <w:szCs w:val="20"/>
                </w:rPr>
                <w:t>Tank Volume</w:t>
              </w:r>
            </w:ins>
          </w:p>
        </w:tc>
        <w:tc>
          <w:tcPr>
            <w:tcW w:w="1080" w:type="dxa"/>
            <w:vAlign w:val="bottom"/>
          </w:tcPr>
          <w:p w14:paraId="0A317CCB" w14:textId="7E0C2B3F" w:rsidR="00D055B9" w:rsidRPr="008C1142" w:rsidRDefault="00D055B9" w:rsidP="00D055B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Dwelling Unit DHW System Distribution Type</w:t>
            </w:r>
          </w:p>
        </w:tc>
        <w:tc>
          <w:tcPr>
            <w:tcW w:w="1079" w:type="dxa"/>
            <w:vAlign w:val="bottom"/>
          </w:tcPr>
          <w:p w14:paraId="278D32CB" w14:textId="42A54EE4" w:rsidR="00D055B9" w:rsidRPr="008C1142" w:rsidRDefault="00D055B9" w:rsidP="00D055B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Compact Distrib</w:t>
            </w:r>
            <w:r>
              <w:rPr>
                <w:rFonts w:eastAsia="Times New Roman" w:cstheme="minorHAnsi"/>
                <w:sz w:val="18"/>
                <w:szCs w:val="20"/>
              </w:rPr>
              <w:t>ution</w:t>
            </w:r>
            <w:r w:rsidRPr="008C1142">
              <w:rPr>
                <w:rFonts w:eastAsia="Times New Roman" w:cstheme="minorHAnsi"/>
                <w:sz w:val="18"/>
                <w:szCs w:val="20"/>
              </w:rPr>
              <w:t>.</w:t>
            </w:r>
          </w:p>
        </w:tc>
        <w:tc>
          <w:tcPr>
            <w:tcW w:w="1080" w:type="dxa"/>
            <w:vAlign w:val="bottom"/>
          </w:tcPr>
          <w:p w14:paraId="6EE24E50" w14:textId="77777777" w:rsidR="00D055B9" w:rsidRPr="008C1142" w:rsidRDefault="00D055B9" w:rsidP="00D055B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Drain Water Heat Recovery</w:t>
            </w:r>
          </w:p>
        </w:tc>
      </w:tr>
      <w:tr w:rsidR="00D055B9" w:rsidRPr="008C1142" w14:paraId="71E95B14" w14:textId="77777777" w:rsidTr="001B2E52">
        <w:trPr>
          <w:trHeight w:val="6841"/>
        </w:trPr>
        <w:tc>
          <w:tcPr>
            <w:tcW w:w="1079" w:type="dxa"/>
            <w:tcBorders>
              <w:top w:val="single" w:sz="4" w:space="0" w:color="auto"/>
              <w:left w:val="single" w:sz="4" w:space="0" w:color="auto"/>
              <w:bottom w:val="single" w:sz="4" w:space="0" w:color="auto"/>
              <w:right w:val="single" w:sz="4" w:space="0" w:color="auto"/>
            </w:tcBorders>
          </w:tcPr>
          <w:p w14:paraId="7ECA4057" w14:textId="7C1156E9" w:rsidR="00D055B9" w:rsidRPr="008C1142" w:rsidRDefault="00D055B9" w:rsidP="00D055B9">
            <w:pPr>
              <w:spacing w:after="0" w:line="240" w:lineRule="auto"/>
              <w:jc w:val="center"/>
              <w:rPr>
                <w:rFonts w:cstheme="minorHAnsi"/>
                <w:sz w:val="16"/>
                <w:szCs w:val="20"/>
              </w:rPr>
            </w:pPr>
            <w:r w:rsidRPr="008C1142">
              <w:rPr>
                <w:rFonts w:eastAsia="Times New Roman" w:cstheme="minorHAnsi"/>
                <w:sz w:val="16"/>
                <w:szCs w:val="16"/>
              </w:rPr>
              <w:t xml:space="preserve">&lt;&lt;Reference value from </w:t>
            </w:r>
            <w:r>
              <w:rPr>
                <w:rFonts w:eastAsia="Times New Roman" w:cstheme="minorHAnsi"/>
                <w:sz w:val="16"/>
                <w:szCs w:val="16"/>
              </w:rPr>
              <w:t>A2-</w:t>
            </w:r>
            <w:r w:rsidRPr="008C1142">
              <w:rPr>
                <w:rFonts w:eastAsia="Times New Roman" w:cstheme="minorHAnsi"/>
                <w:sz w:val="16"/>
                <w:szCs w:val="16"/>
              </w:rPr>
              <w:t>01 &gt;&gt;</w:t>
            </w:r>
          </w:p>
        </w:tc>
        <w:tc>
          <w:tcPr>
            <w:tcW w:w="1080" w:type="dxa"/>
          </w:tcPr>
          <w:p w14:paraId="30133F52" w14:textId="404023AD" w:rsidR="00D055B9" w:rsidRPr="008C1142" w:rsidRDefault="00D055B9" w:rsidP="00D055B9">
            <w:pPr>
              <w:spacing w:after="0" w:line="240" w:lineRule="auto"/>
              <w:jc w:val="center"/>
              <w:rPr>
                <w:rFonts w:cstheme="minorHAnsi"/>
                <w:sz w:val="16"/>
                <w:szCs w:val="20"/>
              </w:rPr>
            </w:pPr>
            <w:r w:rsidRPr="008C1142">
              <w:rPr>
                <w:rFonts w:cstheme="minorHAnsi"/>
                <w:sz w:val="16"/>
                <w:szCs w:val="20"/>
              </w:rPr>
              <w:t xml:space="preserve">&lt;&lt;reference value from </w:t>
            </w:r>
            <w:r>
              <w:rPr>
                <w:rFonts w:cstheme="minorHAnsi"/>
                <w:sz w:val="16"/>
                <w:szCs w:val="20"/>
              </w:rPr>
              <w:t>A2-</w:t>
            </w:r>
            <w:r w:rsidRPr="008C1142">
              <w:rPr>
                <w:rFonts w:cstheme="minorHAnsi"/>
                <w:sz w:val="16"/>
                <w:szCs w:val="20"/>
              </w:rPr>
              <w:t>02&gt;&gt;</w:t>
            </w:r>
          </w:p>
        </w:tc>
        <w:tc>
          <w:tcPr>
            <w:tcW w:w="1079" w:type="dxa"/>
          </w:tcPr>
          <w:p w14:paraId="6D70EE0D" w14:textId="1315A30C" w:rsidR="00D055B9" w:rsidRPr="008C1142" w:rsidRDefault="00D055B9" w:rsidP="00D055B9">
            <w:pPr>
              <w:spacing w:after="0" w:line="240" w:lineRule="auto"/>
              <w:jc w:val="center"/>
              <w:rPr>
                <w:rFonts w:cstheme="minorHAnsi"/>
                <w:sz w:val="16"/>
                <w:szCs w:val="20"/>
              </w:rPr>
            </w:pPr>
            <w:r w:rsidRPr="008C1142">
              <w:rPr>
                <w:rFonts w:cstheme="minorHAnsi"/>
                <w:sz w:val="16"/>
                <w:szCs w:val="20"/>
              </w:rPr>
              <w:t>&lt;&lt;if performance, user input</w:t>
            </w:r>
            <w:r w:rsidRPr="008C1142">
              <w:rPr>
                <w:rFonts w:eastAsia="Times New Roman" w:cstheme="minorHAnsi"/>
                <w:sz w:val="16"/>
                <w:szCs w:val="20"/>
              </w:rPr>
              <w:t xml:space="preserve"> is equal to </w:t>
            </w:r>
            <w:r>
              <w:rPr>
                <w:rFonts w:eastAsia="Times New Roman" w:cstheme="minorHAnsi"/>
                <w:sz w:val="16"/>
                <w:szCs w:val="20"/>
              </w:rPr>
              <w:t>C</w:t>
            </w:r>
            <w:r w:rsidRPr="008C1142">
              <w:rPr>
                <w:rFonts w:eastAsia="Times New Roman" w:cstheme="minorHAnsi"/>
                <w:sz w:val="16"/>
                <w:szCs w:val="20"/>
              </w:rPr>
              <w:t xml:space="preserve">03 as default, and allow user to override with an equivalent system based on the simulated equipment in </w:t>
            </w:r>
            <w:r>
              <w:rPr>
                <w:rFonts w:eastAsia="Times New Roman" w:cstheme="minorHAnsi"/>
                <w:sz w:val="16"/>
                <w:szCs w:val="20"/>
              </w:rPr>
              <w:t>A2-</w:t>
            </w:r>
            <w:r w:rsidRPr="008C1142">
              <w:rPr>
                <w:rFonts w:eastAsia="Times New Roman" w:cstheme="minorHAnsi"/>
                <w:sz w:val="16"/>
                <w:szCs w:val="20"/>
              </w:rPr>
              <w:t>10; elseif prescriptive</w:t>
            </w:r>
            <w:r>
              <w:rPr>
                <w:rFonts w:eastAsia="Times New Roman" w:cstheme="minorHAnsi"/>
                <w:sz w:val="16"/>
                <w:szCs w:val="20"/>
              </w:rPr>
              <w:t xml:space="preserve"> </w:t>
            </w:r>
            <w:r w:rsidRPr="00B63AC3">
              <w:rPr>
                <w:sz w:val="16"/>
                <w:szCs w:val="16"/>
              </w:rPr>
              <w:t>newly constructed, If CF1R M03 = 1 and # of bedroom &gt;1, then allow user to enter any 240V HPWH; Else if CF1R M03=1 and # of bedroom &lt;= 1, then allow user to enter any HPWH. Else</w:t>
            </w:r>
            <w:r>
              <w:rPr>
                <w:sz w:val="16"/>
                <w:szCs w:val="16"/>
              </w:rPr>
              <w:t xml:space="preserve"> </w:t>
            </w:r>
            <w:r w:rsidRPr="00B63AC3">
              <w:rPr>
                <w:sz w:val="16"/>
                <w:szCs w:val="16"/>
              </w:rPr>
              <w:t>if M03=2</w:t>
            </w:r>
            <w:r w:rsidRPr="008C1142">
              <w:rPr>
                <w:rFonts w:eastAsia="Times New Roman" w:cstheme="minorHAnsi"/>
                <w:sz w:val="16"/>
                <w:szCs w:val="20"/>
              </w:rPr>
              <w:t xml:space="preserve">, allow user to enter any Tier 3 </w:t>
            </w:r>
            <w:r>
              <w:rPr>
                <w:rFonts w:eastAsia="Times New Roman" w:cstheme="minorHAnsi"/>
                <w:sz w:val="16"/>
                <w:szCs w:val="20"/>
              </w:rPr>
              <w:t xml:space="preserve">or higher </w:t>
            </w:r>
            <w:r w:rsidRPr="008C1142">
              <w:rPr>
                <w:rFonts w:eastAsia="Times New Roman" w:cstheme="minorHAnsi"/>
                <w:sz w:val="16"/>
                <w:szCs w:val="20"/>
              </w:rPr>
              <w:t>model&gt;&gt;</w:t>
            </w:r>
          </w:p>
        </w:tc>
        <w:tc>
          <w:tcPr>
            <w:tcW w:w="1080" w:type="dxa"/>
          </w:tcPr>
          <w:p w14:paraId="20694A95" w14:textId="244F098A" w:rsidR="00D055B9" w:rsidRPr="008C1142" w:rsidRDefault="00D055B9" w:rsidP="00D055B9">
            <w:pPr>
              <w:spacing w:after="0" w:line="240" w:lineRule="auto"/>
              <w:jc w:val="center"/>
              <w:rPr>
                <w:rFonts w:eastAsia="Times New Roman" w:cstheme="minorHAnsi"/>
                <w:b/>
                <w:i/>
                <w:color w:val="FF0000"/>
                <w:sz w:val="16"/>
                <w:szCs w:val="20"/>
              </w:rPr>
            </w:pPr>
            <w:r w:rsidRPr="008C1142">
              <w:rPr>
                <w:rFonts w:cstheme="minorHAnsi"/>
                <w:sz w:val="16"/>
                <w:szCs w:val="20"/>
              </w:rPr>
              <w:t xml:space="preserve">&lt;&lt;Reference value from </w:t>
            </w:r>
            <w:r>
              <w:rPr>
                <w:rFonts w:cstheme="minorHAnsi"/>
                <w:sz w:val="16"/>
                <w:szCs w:val="20"/>
              </w:rPr>
              <w:t>A2-</w:t>
            </w:r>
            <w:r w:rsidRPr="008C1142">
              <w:rPr>
                <w:rFonts w:cstheme="minorHAnsi"/>
                <w:sz w:val="16"/>
                <w:szCs w:val="20"/>
              </w:rPr>
              <w:t>04&gt;&gt;</w:t>
            </w:r>
          </w:p>
        </w:tc>
        <w:tc>
          <w:tcPr>
            <w:tcW w:w="1079" w:type="dxa"/>
          </w:tcPr>
          <w:p w14:paraId="025EF24D" w14:textId="072DC5C8" w:rsidR="00D055B9" w:rsidRPr="008C1142" w:rsidRDefault="00D055B9" w:rsidP="00D055B9">
            <w:pPr>
              <w:spacing w:after="0" w:line="240" w:lineRule="auto"/>
              <w:jc w:val="center"/>
              <w:rPr>
                <w:rFonts w:eastAsia="Times New Roman" w:cstheme="minorHAnsi"/>
                <w:b/>
                <w:i/>
                <w:color w:val="FF0000"/>
                <w:sz w:val="16"/>
                <w:szCs w:val="20"/>
              </w:rPr>
            </w:pPr>
            <w:r w:rsidRPr="008C1142">
              <w:rPr>
                <w:rFonts w:cstheme="minorHAnsi"/>
                <w:sz w:val="16"/>
                <w:szCs w:val="20"/>
              </w:rPr>
              <w:t xml:space="preserve">&lt;&lt;Reference value from </w:t>
            </w:r>
            <w:r>
              <w:rPr>
                <w:rFonts w:cstheme="minorHAnsi"/>
                <w:sz w:val="16"/>
                <w:szCs w:val="20"/>
              </w:rPr>
              <w:t>A2-</w:t>
            </w:r>
            <w:r w:rsidRPr="008C1142">
              <w:rPr>
                <w:rFonts w:cstheme="minorHAnsi"/>
                <w:sz w:val="16"/>
                <w:szCs w:val="20"/>
              </w:rPr>
              <w:t>05.&gt;&gt;</w:t>
            </w:r>
          </w:p>
        </w:tc>
        <w:tc>
          <w:tcPr>
            <w:tcW w:w="1080" w:type="dxa"/>
          </w:tcPr>
          <w:p w14:paraId="0F8221FB" w14:textId="397D9BE0" w:rsidR="00D055B9" w:rsidRPr="004E20A7" w:rsidRDefault="00D055B9" w:rsidP="00D055B9">
            <w:pPr>
              <w:spacing w:after="0" w:line="240" w:lineRule="auto"/>
              <w:jc w:val="center"/>
              <w:rPr>
                <w:rFonts w:cstheme="minorHAnsi"/>
                <w:sz w:val="16"/>
                <w:szCs w:val="16"/>
              </w:rPr>
            </w:pPr>
            <w:r w:rsidRPr="00DC34CF">
              <w:rPr>
                <w:rFonts w:cstheme="minorHAnsi"/>
                <w:sz w:val="18"/>
                <w:szCs w:val="20"/>
              </w:rPr>
              <w:t>&lt;&lt;User input value; check value must be ≥</w:t>
            </w:r>
            <w:r>
              <w:rPr>
                <w:rFonts w:cstheme="minorHAnsi"/>
                <w:sz w:val="18"/>
                <w:szCs w:val="20"/>
              </w:rPr>
              <w:t>A2-</w:t>
            </w:r>
            <w:r w:rsidRPr="00DC34CF">
              <w:rPr>
                <w:rFonts w:cstheme="minorHAnsi"/>
                <w:sz w:val="18"/>
                <w:szCs w:val="20"/>
              </w:rPr>
              <w:t xml:space="preserve">06 to comply, else flag non-compliant values and do not allow the doc to be registered. Value may be NA if </w:t>
            </w:r>
            <w:r>
              <w:rPr>
                <w:rFonts w:cstheme="minorHAnsi"/>
                <w:sz w:val="18"/>
                <w:szCs w:val="20"/>
              </w:rPr>
              <w:t>A2-</w:t>
            </w:r>
            <w:r w:rsidRPr="00DC34CF">
              <w:rPr>
                <w:rFonts w:cstheme="minorHAnsi"/>
                <w:sz w:val="18"/>
                <w:szCs w:val="20"/>
              </w:rPr>
              <w:t>06 is NA &gt;&gt;</w:t>
            </w:r>
          </w:p>
        </w:tc>
        <w:tc>
          <w:tcPr>
            <w:tcW w:w="1079" w:type="dxa"/>
          </w:tcPr>
          <w:p w14:paraId="208E7817" w14:textId="01583F94" w:rsidR="00D055B9" w:rsidRPr="008C1142" w:rsidRDefault="00D055B9" w:rsidP="00D055B9">
            <w:pPr>
              <w:spacing w:after="0" w:line="240" w:lineRule="auto"/>
              <w:jc w:val="center"/>
              <w:rPr>
                <w:rFonts w:cstheme="minorHAnsi"/>
                <w:sz w:val="16"/>
                <w:szCs w:val="20"/>
              </w:rPr>
            </w:pPr>
            <w:ins w:id="38" w:author="Alhabibi, Haider@Energy" w:date="2023-11-01T16:31:00Z">
              <w:r w:rsidRPr="00DC34CF">
                <w:rPr>
                  <w:rFonts w:cstheme="minorHAnsi"/>
                  <w:sz w:val="18"/>
                  <w:szCs w:val="20"/>
                </w:rPr>
                <w:t>&lt;&lt;User input value; check value must be ≥</w:t>
              </w:r>
              <w:r>
                <w:rPr>
                  <w:rFonts w:cstheme="minorHAnsi"/>
                  <w:sz w:val="18"/>
                  <w:szCs w:val="20"/>
                </w:rPr>
                <w:t>A2-</w:t>
              </w:r>
              <w:r w:rsidRPr="00DC34CF">
                <w:rPr>
                  <w:rFonts w:cstheme="minorHAnsi"/>
                  <w:sz w:val="18"/>
                  <w:szCs w:val="20"/>
                </w:rPr>
                <w:t>06</w:t>
              </w:r>
              <w:r>
                <w:rPr>
                  <w:rFonts w:cstheme="minorHAnsi"/>
                  <w:sz w:val="18"/>
                  <w:szCs w:val="20"/>
                </w:rPr>
                <w:t>a</w:t>
              </w:r>
              <w:r w:rsidRPr="00DC34CF">
                <w:rPr>
                  <w:rFonts w:cstheme="minorHAnsi"/>
                  <w:sz w:val="18"/>
                  <w:szCs w:val="20"/>
                </w:rPr>
                <w:t xml:space="preserve"> to comply, else flag non-compliant values and do not allow the doc to be registered. Value may be NA if </w:t>
              </w:r>
              <w:r>
                <w:rPr>
                  <w:rFonts w:cstheme="minorHAnsi"/>
                  <w:sz w:val="18"/>
                  <w:szCs w:val="20"/>
                </w:rPr>
                <w:t>A2-</w:t>
              </w:r>
              <w:r w:rsidRPr="00DC34CF">
                <w:rPr>
                  <w:rFonts w:cstheme="minorHAnsi"/>
                  <w:sz w:val="18"/>
                  <w:szCs w:val="20"/>
                </w:rPr>
                <w:t>06</w:t>
              </w:r>
            </w:ins>
            <w:ins w:id="39" w:author="Alhabibi, Haider@Energy" w:date="2023-11-01T16:33:00Z">
              <w:r w:rsidR="001B2E52">
                <w:rPr>
                  <w:rFonts w:cstheme="minorHAnsi"/>
                  <w:sz w:val="18"/>
                  <w:szCs w:val="20"/>
                </w:rPr>
                <w:t>a</w:t>
              </w:r>
            </w:ins>
            <w:ins w:id="40" w:author="Alhabibi, Haider@Energy" w:date="2023-11-01T16:31:00Z">
              <w:r w:rsidRPr="00DC34CF">
                <w:rPr>
                  <w:rFonts w:cstheme="minorHAnsi"/>
                  <w:sz w:val="18"/>
                  <w:szCs w:val="20"/>
                </w:rPr>
                <w:t xml:space="preserve"> is NA &gt;&gt;</w:t>
              </w:r>
            </w:ins>
          </w:p>
        </w:tc>
        <w:tc>
          <w:tcPr>
            <w:tcW w:w="1080" w:type="dxa"/>
          </w:tcPr>
          <w:p w14:paraId="0E5E61E5" w14:textId="60A477A2" w:rsidR="00D055B9" w:rsidRPr="008C1142" w:rsidRDefault="00D055B9" w:rsidP="00D055B9">
            <w:pPr>
              <w:spacing w:after="0" w:line="240" w:lineRule="auto"/>
              <w:jc w:val="center"/>
              <w:rPr>
                <w:rFonts w:cstheme="minorHAnsi"/>
                <w:sz w:val="16"/>
                <w:szCs w:val="20"/>
              </w:rPr>
            </w:pPr>
            <w:r w:rsidRPr="008C1142">
              <w:rPr>
                <w:rFonts w:cstheme="minorHAnsi"/>
                <w:sz w:val="16"/>
                <w:szCs w:val="20"/>
              </w:rPr>
              <w:t xml:space="preserve">&lt;&lt; Reference values from </w:t>
            </w:r>
            <w:r>
              <w:rPr>
                <w:rFonts w:cstheme="minorHAnsi"/>
                <w:sz w:val="16"/>
                <w:szCs w:val="20"/>
              </w:rPr>
              <w:t>A2-</w:t>
            </w:r>
            <w:r w:rsidRPr="008C1142">
              <w:rPr>
                <w:rFonts w:cstheme="minorHAnsi"/>
                <w:sz w:val="16"/>
                <w:szCs w:val="20"/>
              </w:rPr>
              <w:t>07&gt;&gt;</w:t>
            </w:r>
          </w:p>
        </w:tc>
        <w:tc>
          <w:tcPr>
            <w:tcW w:w="1079" w:type="dxa"/>
          </w:tcPr>
          <w:p w14:paraId="55DE5226" w14:textId="61802890" w:rsidR="00D055B9" w:rsidRPr="008C1142" w:rsidRDefault="00D055B9" w:rsidP="00D055B9">
            <w:pPr>
              <w:spacing w:after="0" w:line="240" w:lineRule="auto"/>
              <w:jc w:val="center"/>
              <w:rPr>
                <w:rFonts w:cstheme="minorHAnsi"/>
                <w:sz w:val="16"/>
                <w:szCs w:val="20"/>
              </w:rPr>
            </w:pPr>
            <w:r w:rsidRPr="008C1142">
              <w:rPr>
                <w:rFonts w:cstheme="minorHAnsi"/>
                <w:sz w:val="16"/>
                <w:szCs w:val="20"/>
              </w:rPr>
              <w:t xml:space="preserve">&lt;&lt; Reference values from </w:t>
            </w:r>
            <w:r>
              <w:rPr>
                <w:rFonts w:cstheme="minorHAnsi"/>
                <w:sz w:val="16"/>
                <w:szCs w:val="20"/>
              </w:rPr>
              <w:t>A2-</w:t>
            </w:r>
            <w:r w:rsidRPr="008C1142">
              <w:rPr>
                <w:rFonts w:cstheme="minorHAnsi"/>
                <w:sz w:val="16"/>
                <w:szCs w:val="20"/>
              </w:rPr>
              <w:t>08&gt;&gt;</w:t>
            </w:r>
          </w:p>
        </w:tc>
        <w:tc>
          <w:tcPr>
            <w:tcW w:w="1080" w:type="dxa"/>
          </w:tcPr>
          <w:p w14:paraId="4D027257" w14:textId="0113866B" w:rsidR="00D055B9" w:rsidRPr="008C1142" w:rsidRDefault="00D055B9" w:rsidP="00D055B9">
            <w:pPr>
              <w:spacing w:after="0" w:line="240" w:lineRule="auto"/>
              <w:jc w:val="center"/>
              <w:rPr>
                <w:rFonts w:cstheme="minorHAnsi"/>
                <w:sz w:val="16"/>
                <w:szCs w:val="20"/>
              </w:rPr>
            </w:pPr>
            <w:r w:rsidRPr="008C1142">
              <w:rPr>
                <w:rFonts w:cstheme="minorHAnsi"/>
                <w:sz w:val="16"/>
                <w:szCs w:val="20"/>
              </w:rPr>
              <w:t xml:space="preserve">&lt;&lt; Reference values from </w:t>
            </w:r>
            <w:r>
              <w:rPr>
                <w:rFonts w:cstheme="minorHAnsi"/>
                <w:sz w:val="16"/>
                <w:szCs w:val="20"/>
              </w:rPr>
              <w:t>A2-</w:t>
            </w:r>
            <w:r w:rsidRPr="008C1142">
              <w:rPr>
                <w:rFonts w:cstheme="minorHAnsi"/>
                <w:sz w:val="16"/>
                <w:szCs w:val="20"/>
              </w:rPr>
              <w:t>09&gt;&gt;</w:t>
            </w:r>
          </w:p>
        </w:tc>
      </w:tr>
      <w:tr w:rsidR="00D055B9" w:rsidRPr="008C1142" w14:paraId="58320C05" w14:textId="77777777" w:rsidTr="001B2E52">
        <w:trPr>
          <w:trHeight w:val="198"/>
        </w:trPr>
        <w:tc>
          <w:tcPr>
            <w:tcW w:w="1079" w:type="dxa"/>
          </w:tcPr>
          <w:p w14:paraId="2058088D" w14:textId="77777777" w:rsidR="00D055B9" w:rsidRPr="008C1142" w:rsidRDefault="00D055B9" w:rsidP="00D055B9">
            <w:pPr>
              <w:spacing w:after="0" w:line="240" w:lineRule="auto"/>
              <w:jc w:val="center"/>
              <w:rPr>
                <w:rFonts w:cstheme="minorHAnsi"/>
                <w:sz w:val="16"/>
                <w:szCs w:val="20"/>
              </w:rPr>
            </w:pPr>
          </w:p>
        </w:tc>
        <w:tc>
          <w:tcPr>
            <w:tcW w:w="1080" w:type="dxa"/>
          </w:tcPr>
          <w:p w14:paraId="6C4CCD7B" w14:textId="77777777" w:rsidR="00D055B9" w:rsidRPr="008C1142" w:rsidRDefault="00D055B9" w:rsidP="00D055B9">
            <w:pPr>
              <w:spacing w:after="0" w:line="240" w:lineRule="auto"/>
              <w:jc w:val="center"/>
              <w:rPr>
                <w:rFonts w:cstheme="minorHAnsi"/>
                <w:sz w:val="16"/>
                <w:szCs w:val="20"/>
              </w:rPr>
            </w:pPr>
          </w:p>
        </w:tc>
        <w:tc>
          <w:tcPr>
            <w:tcW w:w="1079" w:type="dxa"/>
          </w:tcPr>
          <w:p w14:paraId="5973D3BB" w14:textId="77777777" w:rsidR="00D055B9" w:rsidRPr="008C1142" w:rsidRDefault="00D055B9" w:rsidP="00D055B9">
            <w:pPr>
              <w:spacing w:after="0" w:line="240" w:lineRule="auto"/>
              <w:jc w:val="center"/>
              <w:rPr>
                <w:rFonts w:cstheme="minorHAnsi"/>
                <w:sz w:val="16"/>
                <w:szCs w:val="20"/>
              </w:rPr>
            </w:pPr>
          </w:p>
        </w:tc>
        <w:tc>
          <w:tcPr>
            <w:tcW w:w="1080" w:type="dxa"/>
          </w:tcPr>
          <w:p w14:paraId="4B8E8413" w14:textId="77777777" w:rsidR="00D055B9" w:rsidRPr="008C1142" w:rsidRDefault="00D055B9" w:rsidP="00D055B9">
            <w:pPr>
              <w:spacing w:after="0" w:line="240" w:lineRule="auto"/>
              <w:jc w:val="center"/>
              <w:rPr>
                <w:rFonts w:cstheme="minorHAnsi"/>
                <w:sz w:val="16"/>
                <w:szCs w:val="20"/>
              </w:rPr>
            </w:pPr>
          </w:p>
        </w:tc>
        <w:tc>
          <w:tcPr>
            <w:tcW w:w="1079" w:type="dxa"/>
          </w:tcPr>
          <w:p w14:paraId="356DB042" w14:textId="77777777" w:rsidR="00D055B9" w:rsidRPr="008C1142" w:rsidRDefault="00D055B9" w:rsidP="00D055B9">
            <w:pPr>
              <w:spacing w:after="0" w:line="240" w:lineRule="auto"/>
              <w:jc w:val="center"/>
              <w:rPr>
                <w:rFonts w:cstheme="minorHAnsi"/>
                <w:sz w:val="16"/>
                <w:szCs w:val="20"/>
              </w:rPr>
            </w:pPr>
          </w:p>
        </w:tc>
        <w:tc>
          <w:tcPr>
            <w:tcW w:w="1080" w:type="dxa"/>
          </w:tcPr>
          <w:p w14:paraId="4C0FA845" w14:textId="77777777" w:rsidR="00D055B9" w:rsidRPr="008C1142" w:rsidRDefault="00D055B9" w:rsidP="00D055B9">
            <w:pPr>
              <w:spacing w:after="0" w:line="240" w:lineRule="auto"/>
              <w:jc w:val="center"/>
              <w:rPr>
                <w:rFonts w:cstheme="minorHAnsi"/>
                <w:sz w:val="16"/>
                <w:szCs w:val="20"/>
              </w:rPr>
            </w:pPr>
          </w:p>
        </w:tc>
        <w:tc>
          <w:tcPr>
            <w:tcW w:w="1079" w:type="dxa"/>
          </w:tcPr>
          <w:p w14:paraId="32303A0D" w14:textId="77777777" w:rsidR="00D055B9" w:rsidRPr="008C1142" w:rsidRDefault="00D055B9" w:rsidP="00D055B9">
            <w:pPr>
              <w:spacing w:after="0" w:line="240" w:lineRule="auto"/>
              <w:jc w:val="center"/>
              <w:rPr>
                <w:rFonts w:cstheme="minorHAnsi"/>
                <w:sz w:val="16"/>
                <w:szCs w:val="20"/>
              </w:rPr>
            </w:pPr>
          </w:p>
        </w:tc>
        <w:tc>
          <w:tcPr>
            <w:tcW w:w="1080" w:type="dxa"/>
            <w:vAlign w:val="bottom"/>
          </w:tcPr>
          <w:p w14:paraId="0FB7462C" w14:textId="71750AE7" w:rsidR="00D055B9" w:rsidRPr="008C1142" w:rsidRDefault="00D055B9" w:rsidP="00D055B9">
            <w:pPr>
              <w:spacing w:after="0" w:line="240" w:lineRule="auto"/>
              <w:jc w:val="center"/>
              <w:rPr>
                <w:rFonts w:cstheme="minorHAnsi"/>
                <w:sz w:val="16"/>
                <w:szCs w:val="20"/>
              </w:rPr>
            </w:pPr>
          </w:p>
        </w:tc>
        <w:tc>
          <w:tcPr>
            <w:tcW w:w="1079" w:type="dxa"/>
          </w:tcPr>
          <w:p w14:paraId="050BB711" w14:textId="77777777" w:rsidR="00D055B9" w:rsidRPr="008C1142" w:rsidRDefault="00D055B9" w:rsidP="00D055B9">
            <w:pPr>
              <w:spacing w:after="0" w:line="240" w:lineRule="auto"/>
              <w:jc w:val="center"/>
              <w:rPr>
                <w:rFonts w:cstheme="minorHAnsi"/>
                <w:sz w:val="16"/>
                <w:szCs w:val="20"/>
              </w:rPr>
            </w:pPr>
          </w:p>
        </w:tc>
        <w:tc>
          <w:tcPr>
            <w:tcW w:w="1080" w:type="dxa"/>
          </w:tcPr>
          <w:p w14:paraId="2D7AB9AE" w14:textId="77777777" w:rsidR="00D055B9" w:rsidRPr="008C1142" w:rsidRDefault="00D055B9" w:rsidP="00D055B9">
            <w:pPr>
              <w:spacing w:after="0" w:line="240" w:lineRule="auto"/>
              <w:jc w:val="center"/>
              <w:rPr>
                <w:rFonts w:cstheme="minorHAnsi"/>
                <w:sz w:val="16"/>
                <w:szCs w:val="20"/>
              </w:rPr>
            </w:pPr>
          </w:p>
        </w:tc>
      </w:tr>
    </w:tbl>
    <w:p w14:paraId="5CD01A22" w14:textId="77777777" w:rsidR="00ED40A1" w:rsidRDefault="00ED40A1" w:rsidP="00236F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29"/>
        <w:gridCol w:w="1409"/>
        <w:gridCol w:w="1146"/>
        <w:gridCol w:w="1323"/>
        <w:gridCol w:w="1500"/>
        <w:gridCol w:w="1821"/>
        <w:gridCol w:w="2162"/>
      </w:tblGrid>
      <w:tr w:rsidR="00FF28D5" w:rsidRPr="00323F2C" w14:paraId="750C4691" w14:textId="77777777" w:rsidTr="00FF28D5">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30E19F18" w14:textId="54DA0B91" w:rsidR="00FF28D5" w:rsidRPr="00236F4B"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C</w:t>
            </w:r>
            <w:r w:rsidR="00FF28D5" w:rsidRPr="00236F4B">
              <w:rPr>
                <w:rFonts w:asciiTheme="minorHAnsi" w:hAnsiTheme="minorHAnsi" w:cstheme="minorHAnsi"/>
                <w:b/>
                <w:sz w:val="18"/>
                <w:szCs w:val="18"/>
              </w:rPr>
              <w:t xml:space="preserve">. Design </w:t>
            </w:r>
            <w:r w:rsidR="00FF28D5">
              <w:rPr>
                <w:rFonts w:asciiTheme="minorHAnsi" w:hAnsiTheme="minorHAnsi" w:cstheme="minorHAnsi"/>
                <w:b/>
                <w:sz w:val="18"/>
                <w:szCs w:val="18"/>
              </w:rPr>
              <w:t xml:space="preserve">HERS Verified </w:t>
            </w:r>
            <w:r w:rsidR="00FF28D5" w:rsidRPr="00236F4B">
              <w:rPr>
                <w:rFonts w:asciiTheme="minorHAnsi" w:hAnsiTheme="minorHAnsi" w:cstheme="minorHAnsi"/>
                <w:b/>
                <w:sz w:val="18"/>
                <w:szCs w:val="18"/>
              </w:rPr>
              <w:t xml:space="preserve">Dwelling Unit Water Heating Efficiency Information </w:t>
            </w:r>
          </w:p>
          <w:p w14:paraId="5A19AC05" w14:textId="77777777" w:rsidR="00825ED4"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This table reports the water heater(s) efficiency features specified on the registered CF1R compliance document for this project.</w:t>
            </w:r>
            <w:r w:rsidR="00F43DC7">
              <w:rPr>
                <w:rFonts w:asciiTheme="minorHAnsi" w:eastAsia="Times New Roman" w:hAnsiTheme="minorHAnsi" w:cstheme="minorHAnsi"/>
                <w:sz w:val="18"/>
                <w:szCs w:val="18"/>
              </w:rPr>
              <w:t xml:space="preserve"> </w:t>
            </w:r>
          </w:p>
          <w:p w14:paraId="5AA1321C" w14:textId="5067DEB6" w:rsidR="00FF28D5" w:rsidRPr="00236F4B" w:rsidRDefault="00F43DC7" w:rsidP="00EC0CA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36F4B">
              <w:rPr>
                <w:rFonts w:cstheme="minorHAnsi"/>
                <w:sz w:val="18"/>
                <w:szCs w:val="20"/>
              </w:rPr>
              <w:t>&lt;&lt;</w:t>
            </w:r>
            <w:r w:rsidR="00EC0CA0">
              <w:rPr>
                <w:rFonts w:cstheme="minorHAnsi"/>
                <w:sz w:val="18"/>
                <w:szCs w:val="20"/>
              </w:rPr>
              <w:t xml:space="preserve">require one row of data for each water heater identified in Section </w:t>
            </w:r>
            <w:r w:rsidR="008B0934">
              <w:rPr>
                <w:rFonts w:cstheme="minorHAnsi"/>
                <w:sz w:val="18"/>
                <w:szCs w:val="20"/>
              </w:rPr>
              <w:t xml:space="preserve">A </w:t>
            </w:r>
            <w:r w:rsidR="00EB620B">
              <w:rPr>
                <w:rFonts w:cstheme="minorHAnsi"/>
                <w:sz w:val="18"/>
                <w:szCs w:val="20"/>
              </w:rPr>
              <w:t>and</w:t>
            </w:r>
            <w:r w:rsidR="00D52CC2">
              <w:rPr>
                <w:rFonts w:cstheme="minorHAnsi"/>
                <w:sz w:val="18"/>
                <w:szCs w:val="20"/>
              </w:rPr>
              <w:t xml:space="preserve"> </w:t>
            </w:r>
            <w:r w:rsidR="00192426">
              <w:rPr>
                <w:rFonts w:cstheme="minorHAnsi"/>
                <w:sz w:val="18"/>
                <w:szCs w:val="20"/>
              </w:rPr>
              <w:t>A2</w:t>
            </w:r>
            <w:r w:rsidR="00EC0CA0">
              <w:rPr>
                <w:rFonts w:cstheme="minorHAnsi"/>
                <w:sz w:val="18"/>
                <w:szCs w:val="20"/>
              </w:rPr>
              <w:t>.</w:t>
            </w:r>
            <w:r w:rsidRPr="00236F4B">
              <w:rPr>
                <w:rFonts w:cstheme="minorHAnsi"/>
                <w:sz w:val="18"/>
                <w:szCs w:val="20"/>
              </w:rPr>
              <w:t>&gt;&gt;</w:t>
            </w:r>
          </w:p>
        </w:tc>
      </w:tr>
      <w:tr w:rsidR="00FF28D5" w:rsidRPr="00323F2C" w14:paraId="50AAEAEF"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72FC262E"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653" w:type="pct"/>
            <w:tcBorders>
              <w:top w:val="single" w:sz="4" w:space="0" w:color="auto"/>
              <w:left w:val="single" w:sz="4" w:space="0" w:color="auto"/>
              <w:bottom w:val="single" w:sz="4" w:space="0" w:color="auto"/>
              <w:right w:val="single" w:sz="4" w:space="0" w:color="auto"/>
            </w:tcBorders>
            <w:vAlign w:val="center"/>
          </w:tcPr>
          <w:p w14:paraId="4E519624"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531" w:type="pct"/>
            <w:tcBorders>
              <w:top w:val="single" w:sz="4" w:space="0" w:color="auto"/>
              <w:left w:val="single" w:sz="4" w:space="0" w:color="auto"/>
              <w:bottom w:val="single" w:sz="4" w:space="0" w:color="auto"/>
              <w:right w:val="single" w:sz="4" w:space="0" w:color="auto"/>
            </w:tcBorders>
            <w:vAlign w:val="center"/>
          </w:tcPr>
          <w:p w14:paraId="2AF9BE6B"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c>
          <w:tcPr>
            <w:tcW w:w="613" w:type="pct"/>
            <w:tcBorders>
              <w:top w:val="single" w:sz="4" w:space="0" w:color="auto"/>
              <w:left w:val="single" w:sz="4" w:space="0" w:color="auto"/>
              <w:bottom w:val="single" w:sz="4" w:space="0" w:color="auto"/>
              <w:right w:val="single" w:sz="4" w:space="0" w:color="auto"/>
            </w:tcBorders>
            <w:vAlign w:val="center"/>
          </w:tcPr>
          <w:p w14:paraId="4A0AD27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04</w:t>
            </w:r>
          </w:p>
        </w:tc>
        <w:tc>
          <w:tcPr>
            <w:tcW w:w="695" w:type="pct"/>
            <w:tcBorders>
              <w:top w:val="single" w:sz="4" w:space="0" w:color="auto"/>
              <w:left w:val="single" w:sz="4" w:space="0" w:color="auto"/>
              <w:bottom w:val="single" w:sz="4" w:space="0" w:color="auto"/>
              <w:right w:val="single" w:sz="4" w:space="0" w:color="auto"/>
            </w:tcBorders>
            <w:vAlign w:val="center"/>
          </w:tcPr>
          <w:p w14:paraId="1C38A634"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05</w:t>
            </w:r>
          </w:p>
        </w:tc>
        <w:tc>
          <w:tcPr>
            <w:tcW w:w="844" w:type="pct"/>
            <w:tcBorders>
              <w:top w:val="single" w:sz="4" w:space="0" w:color="auto"/>
              <w:left w:val="single" w:sz="4" w:space="0" w:color="auto"/>
              <w:bottom w:val="single" w:sz="4" w:space="0" w:color="auto"/>
              <w:right w:val="single" w:sz="4" w:space="0" w:color="auto"/>
            </w:tcBorders>
          </w:tcPr>
          <w:p w14:paraId="461BAE5F" w14:textId="40A2CA14"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1002" w:type="pct"/>
            <w:tcBorders>
              <w:top w:val="single" w:sz="4" w:space="0" w:color="auto"/>
              <w:left w:val="single" w:sz="4" w:space="0" w:color="auto"/>
              <w:bottom w:val="single" w:sz="4" w:space="0" w:color="auto"/>
              <w:right w:val="single" w:sz="4" w:space="0" w:color="auto"/>
            </w:tcBorders>
            <w:vAlign w:val="center"/>
          </w:tcPr>
          <w:p w14:paraId="444CC83F" w14:textId="70375729"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F28D5" w:rsidRPr="00323F2C" w14:paraId="63E8380D"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bottom"/>
          </w:tcPr>
          <w:p w14:paraId="4803A8B1"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653" w:type="pct"/>
            <w:tcBorders>
              <w:top w:val="single" w:sz="4" w:space="0" w:color="auto"/>
              <w:left w:val="single" w:sz="4" w:space="0" w:color="auto"/>
              <w:bottom w:val="single" w:sz="4" w:space="0" w:color="auto"/>
              <w:right w:val="single" w:sz="4" w:space="0" w:color="auto"/>
            </w:tcBorders>
            <w:vAlign w:val="bottom"/>
          </w:tcPr>
          <w:p w14:paraId="4F6B6E4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6772B42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Value</w:t>
            </w:r>
          </w:p>
        </w:tc>
        <w:tc>
          <w:tcPr>
            <w:tcW w:w="613" w:type="pct"/>
            <w:tcBorders>
              <w:top w:val="single" w:sz="4" w:space="0" w:color="auto"/>
              <w:left w:val="single" w:sz="4" w:space="0" w:color="auto"/>
              <w:bottom w:val="single" w:sz="4" w:space="0" w:color="auto"/>
              <w:right w:val="single" w:sz="4" w:space="0" w:color="auto"/>
            </w:tcBorders>
            <w:vAlign w:val="bottom"/>
          </w:tcPr>
          <w:p w14:paraId="3675D02D"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Standby Loss </w:t>
            </w:r>
          </w:p>
          <w:p w14:paraId="60C014EE"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t>
            </w:r>
          </w:p>
        </w:tc>
        <w:tc>
          <w:tcPr>
            <w:tcW w:w="695" w:type="pct"/>
            <w:tcBorders>
              <w:top w:val="single" w:sz="4" w:space="0" w:color="auto"/>
              <w:left w:val="single" w:sz="4" w:space="0" w:color="auto"/>
              <w:bottom w:val="single" w:sz="4" w:space="0" w:color="auto"/>
              <w:right w:val="single" w:sz="4" w:space="0" w:color="auto"/>
            </w:tcBorders>
            <w:vAlign w:val="bottom"/>
          </w:tcPr>
          <w:p w14:paraId="43EFCC59" w14:textId="4F8AE036"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Exterior Insulation </w:t>
            </w:r>
          </w:p>
          <w:p w14:paraId="617F3CA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R-Value</w:t>
            </w:r>
          </w:p>
        </w:tc>
        <w:tc>
          <w:tcPr>
            <w:tcW w:w="844" w:type="pct"/>
            <w:tcBorders>
              <w:top w:val="single" w:sz="4" w:space="0" w:color="auto"/>
              <w:left w:val="single" w:sz="4" w:space="0" w:color="auto"/>
              <w:bottom w:val="single" w:sz="4" w:space="0" w:color="auto"/>
              <w:right w:val="single" w:sz="4" w:space="0" w:color="auto"/>
            </w:tcBorders>
          </w:tcPr>
          <w:p w14:paraId="435530CA" w14:textId="77777777" w:rsidR="00FF28D5" w:rsidRPr="00236F4B"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43E30756" w14:textId="363D9B10" w:rsidR="00FF28D5" w:rsidRPr="00323F2C"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Volume (gal)</w:t>
            </w:r>
          </w:p>
        </w:tc>
        <w:tc>
          <w:tcPr>
            <w:tcW w:w="1002" w:type="pct"/>
            <w:tcBorders>
              <w:top w:val="single" w:sz="4" w:space="0" w:color="auto"/>
              <w:left w:val="single" w:sz="4" w:space="0" w:color="auto"/>
              <w:bottom w:val="single" w:sz="4" w:space="0" w:color="auto"/>
              <w:right w:val="single" w:sz="4" w:space="0" w:color="auto"/>
            </w:tcBorders>
            <w:vAlign w:val="bottom"/>
          </w:tcPr>
          <w:p w14:paraId="6947006D" w14:textId="2A4241E8"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Tank </w:t>
            </w:r>
            <w:r w:rsidR="002E14A5">
              <w:rPr>
                <w:rFonts w:asciiTheme="minorHAnsi" w:eastAsia="Times New Roman" w:hAnsiTheme="minorHAnsi" w:cstheme="minorHAnsi"/>
                <w:sz w:val="18"/>
                <w:szCs w:val="18"/>
              </w:rPr>
              <w:t>L</w:t>
            </w:r>
            <w:r w:rsidRPr="00236F4B">
              <w:rPr>
                <w:rFonts w:asciiTheme="minorHAnsi" w:eastAsia="Times New Roman" w:hAnsiTheme="minorHAnsi" w:cstheme="minorHAnsi"/>
                <w:sz w:val="18"/>
                <w:szCs w:val="18"/>
              </w:rPr>
              <w:t>ocation</w:t>
            </w:r>
          </w:p>
        </w:tc>
      </w:tr>
      <w:tr w:rsidR="00FF28D5" w:rsidRPr="00323F2C" w14:paraId="7C34D908"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tcPr>
          <w:p w14:paraId="5EBB3E7C" w14:textId="289983F4" w:rsidR="00FF28D5" w:rsidRPr="00236F4B"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 A0</w:t>
            </w:r>
            <w:r w:rsidR="00F349F6">
              <w:rPr>
                <w:rFonts w:asciiTheme="minorHAnsi" w:eastAsia="Times New Roman" w:hAnsiTheme="minorHAnsi" w:cstheme="minorHAnsi"/>
                <w:sz w:val="18"/>
                <w:szCs w:val="20"/>
              </w:rPr>
              <w:t>2</w:t>
            </w:r>
            <w:r w:rsidR="003E5D49">
              <w:rPr>
                <w:rFonts w:asciiTheme="minorHAnsi" w:eastAsia="Times New Roman" w:hAnsiTheme="minorHAnsi" w:cstheme="minorHAnsi"/>
                <w:sz w:val="18"/>
                <w:szCs w:val="20"/>
              </w:rPr>
              <w:t xml:space="preserve"> or A</w:t>
            </w:r>
            <w:r w:rsidR="006A51EC">
              <w:rPr>
                <w:rFonts w:asciiTheme="minorHAnsi" w:eastAsia="Times New Roman" w:hAnsiTheme="minorHAnsi" w:cstheme="minorHAnsi"/>
                <w:sz w:val="18"/>
                <w:szCs w:val="20"/>
              </w:rPr>
              <w:t>2-02</w:t>
            </w:r>
            <w:r w:rsidRPr="00236F4B">
              <w:rPr>
                <w:rFonts w:asciiTheme="minorHAnsi" w:eastAsia="Times New Roman" w:hAnsiTheme="minorHAnsi" w:cstheme="minorHAnsi"/>
                <w:sz w:val="18"/>
                <w:szCs w:val="20"/>
              </w:rPr>
              <w:t>&gt;&gt;</w:t>
            </w:r>
          </w:p>
        </w:tc>
        <w:tc>
          <w:tcPr>
            <w:tcW w:w="653" w:type="pct"/>
            <w:tcBorders>
              <w:top w:val="single" w:sz="4" w:space="0" w:color="auto"/>
              <w:left w:val="single" w:sz="4" w:space="0" w:color="auto"/>
              <w:bottom w:val="single" w:sz="4" w:space="0" w:color="auto"/>
              <w:right w:val="single" w:sz="4" w:space="0" w:color="auto"/>
            </w:tcBorders>
          </w:tcPr>
          <w:p w14:paraId="58C09E41" w14:textId="77777777" w:rsidR="00825ED4"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&lt;&lt;</w:t>
            </w:r>
            <w:r w:rsidR="00825ED4">
              <w:rPr>
                <w:rFonts w:asciiTheme="minorHAnsi" w:eastAsia="Times New Roman" w:hAnsiTheme="minorHAnsi" w:cstheme="minorHAnsi"/>
                <w:sz w:val="18"/>
                <w:szCs w:val="20"/>
              </w:rPr>
              <w:t>reference values from CF1R; if parent CF1R = CF1R-ADD, ALT or NCB, then value = NA; else if parent = CF1R-</w:t>
            </w:r>
            <w:r w:rsidR="00825ED4" w:rsidRPr="00684F4E">
              <w:rPr>
                <w:rFonts w:asciiTheme="minorHAnsi" w:eastAsia="Times New Roman" w:hAnsiTheme="minorHAnsi" w:cstheme="minorHAnsi"/>
                <w:sz w:val="18"/>
                <w:szCs w:val="20"/>
              </w:rPr>
              <w:t>PRF</w:t>
            </w:r>
            <w:r w:rsidR="00825ED4">
              <w:rPr>
                <w:rFonts w:asciiTheme="minorHAnsi" w:eastAsia="Times New Roman" w:hAnsiTheme="minorHAnsi" w:cstheme="minorHAnsi"/>
                <w:sz w:val="18"/>
                <w:szCs w:val="20"/>
              </w:rPr>
              <w:t>, then allowed values are:</w:t>
            </w:r>
          </w:p>
          <w:p w14:paraId="07EB90A2" w14:textId="77777777" w:rsidR="00825ED4" w:rsidRPr="00680124"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680124">
              <w:rPr>
                <w:rFonts w:asciiTheme="minorHAnsi" w:eastAsia="Times New Roman" w:hAnsiTheme="minorHAnsi" w:cstheme="minorHAnsi"/>
                <w:sz w:val="18"/>
                <w:szCs w:val="20"/>
              </w:rPr>
              <w:t>*Uniform Energy Factor</w:t>
            </w:r>
          </w:p>
          <w:p w14:paraId="2144165A" w14:textId="77777777" w:rsidR="00825ED4"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680124">
              <w:rPr>
                <w:rFonts w:asciiTheme="minorHAnsi" w:eastAsia="Times New Roman" w:hAnsiTheme="minorHAnsi" w:cstheme="minorHAnsi"/>
                <w:sz w:val="18"/>
                <w:szCs w:val="20"/>
              </w:rPr>
              <w:t>*AFUE</w:t>
            </w:r>
          </w:p>
          <w:p w14:paraId="5232880C" w14:textId="77777777" w:rsidR="005458E7"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*Thermal Efficiency</w:t>
            </w:r>
          </w:p>
          <w:p w14:paraId="10F91AA0" w14:textId="77777777" w:rsidR="005458E7" w:rsidRPr="005828AE" w:rsidRDefault="005458E7" w:rsidP="005458E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*Value =NA</w:t>
            </w:r>
          </w:p>
          <w:p w14:paraId="3C39D892" w14:textId="5681F220" w:rsidR="00FF28D5" w:rsidRPr="005E56D8"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&gt;&gt;</w:t>
            </w:r>
          </w:p>
        </w:tc>
        <w:tc>
          <w:tcPr>
            <w:tcW w:w="531" w:type="pct"/>
            <w:tcBorders>
              <w:top w:val="single" w:sz="4" w:space="0" w:color="auto"/>
              <w:left w:val="single" w:sz="4" w:space="0" w:color="auto"/>
              <w:bottom w:val="single" w:sz="4" w:space="0" w:color="auto"/>
              <w:right w:val="single" w:sz="4" w:space="0" w:color="auto"/>
            </w:tcBorders>
          </w:tcPr>
          <w:p w14:paraId="12362DF0" w14:textId="6FC1C38D"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eastAsia="Times New Roman"/>
                <w:sz w:val="18"/>
                <w:szCs w:val="20"/>
              </w:rPr>
              <w:t>&lt;&lt;</w:t>
            </w:r>
            <w:r w:rsidRPr="00236F4B">
              <w:rPr>
                <w:sz w:val="18"/>
              </w:rPr>
              <w:t xml:space="preserve"> </w:t>
            </w:r>
            <w:r w:rsidRPr="00236F4B">
              <w:rPr>
                <w:rFonts w:eastAsia="Times New Roman"/>
                <w:sz w:val="18"/>
                <w:szCs w:val="20"/>
              </w:rPr>
              <w:t>reference values from CF1R-</w:t>
            </w:r>
            <w:r w:rsidRPr="00684F4E">
              <w:rPr>
                <w:rFonts w:eastAsia="Times New Roman"/>
                <w:sz w:val="18"/>
                <w:szCs w:val="20"/>
              </w:rPr>
              <w:t>PRF</w:t>
            </w:r>
            <w:r w:rsidRPr="00236F4B">
              <w:rPr>
                <w:rFonts w:eastAsia="Times New Roman"/>
                <w:sz w:val="18"/>
                <w:szCs w:val="20"/>
              </w:rPr>
              <w:t>-01; Else = NA&gt;&gt;</w:t>
            </w:r>
          </w:p>
        </w:tc>
        <w:tc>
          <w:tcPr>
            <w:tcW w:w="613" w:type="pct"/>
            <w:tcBorders>
              <w:top w:val="single" w:sz="4" w:space="0" w:color="auto"/>
              <w:left w:val="single" w:sz="4" w:space="0" w:color="auto"/>
              <w:bottom w:val="single" w:sz="4" w:space="0" w:color="auto"/>
              <w:right w:val="single" w:sz="4" w:space="0" w:color="auto"/>
            </w:tcBorders>
          </w:tcPr>
          <w:p w14:paraId="438CFBF2" w14:textId="2E819355"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values from CF1R-</w:t>
            </w:r>
            <w:r w:rsidRPr="00684F4E">
              <w:rPr>
                <w:rFonts w:asciiTheme="minorHAnsi" w:eastAsia="Times New Roman" w:hAnsiTheme="minorHAnsi" w:cstheme="minorHAnsi"/>
                <w:sz w:val="18"/>
                <w:szCs w:val="20"/>
              </w:rPr>
              <w:t>PRF</w:t>
            </w:r>
            <w:r w:rsidRPr="00236F4B">
              <w:rPr>
                <w:rFonts w:asciiTheme="minorHAnsi" w:eastAsia="Times New Roman" w:hAnsiTheme="minorHAnsi" w:cstheme="minorHAnsi"/>
                <w:sz w:val="18"/>
                <w:szCs w:val="20"/>
              </w:rPr>
              <w:t>-01</w:t>
            </w:r>
            <w:r w:rsidR="00611038">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 xml:space="preserve"> </w:t>
            </w:r>
            <w:r w:rsidRPr="00236F4B">
              <w:rPr>
                <w:rFonts w:eastAsia="Times New Roman"/>
                <w:sz w:val="18"/>
                <w:szCs w:val="20"/>
              </w:rPr>
              <w:t>Else = NA</w:t>
            </w:r>
            <w:r w:rsidRPr="00236F4B" w:rsidDel="00364C35">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&gt;&gt;</w:t>
            </w:r>
          </w:p>
        </w:tc>
        <w:tc>
          <w:tcPr>
            <w:tcW w:w="695" w:type="pct"/>
            <w:tcBorders>
              <w:top w:val="single" w:sz="4" w:space="0" w:color="auto"/>
              <w:left w:val="single" w:sz="4" w:space="0" w:color="auto"/>
              <w:bottom w:val="single" w:sz="4" w:space="0" w:color="auto"/>
              <w:right w:val="single" w:sz="4" w:space="0" w:color="auto"/>
            </w:tcBorders>
          </w:tcPr>
          <w:p w14:paraId="4D913324" w14:textId="3BFDDEEC" w:rsidR="00611038"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&lt;&lt;reference values from CF1R-</w:t>
            </w:r>
            <w:r w:rsidRPr="00684F4E">
              <w:rPr>
                <w:rFonts w:asciiTheme="minorHAnsi" w:eastAsia="Times New Roman" w:hAnsiTheme="minorHAnsi" w:cstheme="minorHAnsi"/>
                <w:sz w:val="18"/>
                <w:szCs w:val="20"/>
              </w:rPr>
              <w:t>PRF</w:t>
            </w:r>
            <w:r w:rsidRPr="00236F4B">
              <w:rPr>
                <w:rFonts w:asciiTheme="minorHAnsi" w:eastAsia="Times New Roman" w:hAnsiTheme="minorHAnsi" w:cstheme="minorHAnsi"/>
                <w:sz w:val="18"/>
                <w:szCs w:val="20"/>
              </w:rPr>
              <w:t>-01</w:t>
            </w:r>
            <w:r w:rsidR="00611038">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 xml:space="preserve"> </w:t>
            </w:r>
          </w:p>
          <w:p w14:paraId="12AA4FC1" w14:textId="4150A330"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eastAsia="Times New Roman"/>
                <w:sz w:val="18"/>
                <w:szCs w:val="20"/>
              </w:rPr>
              <w:t>Else = NA</w:t>
            </w:r>
            <w:r w:rsidRPr="00236F4B" w:rsidDel="00364C35">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&gt;&gt;</w:t>
            </w:r>
          </w:p>
        </w:tc>
        <w:tc>
          <w:tcPr>
            <w:tcW w:w="844" w:type="pct"/>
            <w:tcBorders>
              <w:top w:val="single" w:sz="4" w:space="0" w:color="auto"/>
              <w:left w:val="single" w:sz="4" w:space="0" w:color="auto"/>
              <w:bottom w:val="single" w:sz="4" w:space="0" w:color="auto"/>
              <w:right w:val="single" w:sz="4" w:space="0" w:color="auto"/>
            </w:tcBorders>
          </w:tcPr>
          <w:p w14:paraId="1CD4005F" w14:textId="77777777"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&lt;&lt;reference values from CF1R. NA is allowed only if Water Heater Type = Consumer Instantaneous,</w:t>
            </w:r>
          </w:p>
          <w:p w14:paraId="682DDBF0" w14:textId="0C1F09D7"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Commercial Instantaneous, or Residential-Duty Commercial Instantaneous &gt;&gt;</w:t>
            </w:r>
          </w:p>
        </w:tc>
        <w:tc>
          <w:tcPr>
            <w:tcW w:w="1002" w:type="pct"/>
            <w:tcBorders>
              <w:top w:val="single" w:sz="4" w:space="0" w:color="auto"/>
              <w:left w:val="single" w:sz="4" w:space="0" w:color="auto"/>
              <w:bottom w:val="single" w:sz="4" w:space="0" w:color="auto"/>
              <w:right w:val="single" w:sz="4" w:space="0" w:color="auto"/>
            </w:tcBorders>
          </w:tcPr>
          <w:p w14:paraId="2AC2549D" w14:textId="75F29A83" w:rsidR="00FF28D5" w:rsidRPr="00236F4B" w:rsidRDefault="00FF28D5" w:rsidP="004D3E4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r w:rsidR="004D3E46">
              <w:rPr>
                <w:rFonts w:asciiTheme="minorHAnsi" w:eastAsia="Times New Roman" w:hAnsiTheme="minorHAnsi" w:cstheme="minorHAnsi"/>
                <w:sz w:val="18"/>
                <w:szCs w:val="20"/>
              </w:rPr>
              <w:t>Reference value from CF1R</w:t>
            </w:r>
            <w:r w:rsidRPr="00236F4B">
              <w:rPr>
                <w:rFonts w:asciiTheme="minorHAnsi" w:eastAsia="Times New Roman" w:hAnsiTheme="minorHAnsi" w:cstheme="minorHAnsi"/>
                <w:sz w:val="18"/>
                <w:szCs w:val="20"/>
              </w:rPr>
              <w:t>&gt;&gt;</w:t>
            </w:r>
          </w:p>
        </w:tc>
      </w:tr>
      <w:tr w:rsidR="00FF28D5" w:rsidRPr="00323F2C" w14:paraId="5FD3FA69"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12770B7C"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53" w:type="pct"/>
            <w:tcBorders>
              <w:top w:val="single" w:sz="4" w:space="0" w:color="auto"/>
              <w:left w:val="single" w:sz="4" w:space="0" w:color="auto"/>
              <w:bottom w:val="single" w:sz="4" w:space="0" w:color="auto"/>
              <w:right w:val="single" w:sz="4" w:space="0" w:color="auto"/>
            </w:tcBorders>
            <w:vAlign w:val="center"/>
          </w:tcPr>
          <w:p w14:paraId="7C00460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vAlign w:val="center"/>
          </w:tcPr>
          <w:p w14:paraId="318B33F0"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13" w:type="pct"/>
            <w:tcBorders>
              <w:top w:val="single" w:sz="4" w:space="0" w:color="auto"/>
              <w:left w:val="single" w:sz="4" w:space="0" w:color="auto"/>
              <w:bottom w:val="single" w:sz="4" w:space="0" w:color="auto"/>
              <w:right w:val="single" w:sz="4" w:space="0" w:color="auto"/>
            </w:tcBorders>
            <w:vAlign w:val="center"/>
          </w:tcPr>
          <w:p w14:paraId="44545D6C"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95" w:type="pct"/>
            <w:tcBorders>
              <w:top w:val="single" w:sz="4" w:space="0" w:color="auto"/>
              <w:left w:val="single" w:sz="4" w:space="0" w:color="auto"/>
              <w:bottom w:val="single" w:sz="4" w:space="0" w:color="auto"/>
              <w:right w:val="single" w:sz="4" w:space="0" w:color="auto"/>
            </w:tcBorders>
            <w:vAlign w:val="center"/>
          </w:tcPr>
          <w:p w14:paraId="7390CCE7"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44" w:type="pct"/>
            <w:tcBorders>
              <w:top w:val="single" w:sz="4" w:space="0" w:color="auto"/>
              <w:left w:val="single" w:sz="4" w:space="0" w:color="auto"/>
              <w:bottom w:val="single" w:sz="4" w:space="0" w:color="auto"/>
              <w:right w:val="single" w:sz="4" w:space="0" w:color="auto"/>
            </w:tcBorders>
          </w:tcPr>
          <w:p w14:paraId="479F3148" w14:textId="77777777"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02" w:type="pct"/>
            <w:tcBorders>
              <w:top w:val="single" w:sz="4" w:space="0" w:color="auto"/>
              <w:left w:val="single" w:sz="4" w:space="0" w:color="auto"/>
              <w:bottom w:val="single" w:sz="4" w:space="0" w:color="auto"/>
              <w:right w:val="single" w:sz="4" w:space="0" w:color="auto"/>
            </w:tcBorders>
            <w:vAlign w:val="center"/>
          </w:tcPr>
          <w:p w14:paraId="15119D80" w14:textId="425B6785"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736968FD" w14:textId="2911ED5C" w:rsidR="00526D3D" w:rsidRPr="00236F4B" w:rsidRDefault="00526D3D" w:rsidP="00526D3D">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73"/>
        <w:gridCol w:w="1554"/>
        <w:gridCol w:w="1554"/>
        <w:gridCol w:w="1554"/>
        <w:gridCol w:w="1201"/>
        <w:gridCol w:w="1323"/>
        <w:gridCol w:w="2114"/>
      </w:tblGrid>
      <w:tr w:rsidR="00F43DC7" w:rsidRPr="00323F2C" w14:paraId="40C6D816" w14:textId="77777777" w:rsidTr="002456C7">
        <w:trPr>
          <w:cantSplit/>
          <w:trHeight w:val="144"/>
        </w:trPr>
        <w:tc>
          <w:tcPr>
            <w:tcW w:w="10998" w:type="dxa"/>
            <w:gridSpan w:val="7"/>
            <w:tcBorders>
              <w:top w:val="single" w:sz="4" w:space="0" w:color="auto"/>
              <w:left w:val="single" w:sz="4" w:space="0" w:color="auto"/>
              <w:bottom w:val="single" w:sz="4" w:space="0" w:color="auto"/>
              <w:right w:val="single" w:sz="4" w:space="0" w:color="auto"/>
            </w:tcBorders>
          </w:tcPr>
          <w:p w14:paraId="0A00FFB6" w14:textId="7341E72D" w:rsidR="00F43DC7" w:rsidRPr="00236F4B"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t>D</w:t>
            </w:r>
            <w:r w:rsidRPr="00236F4B">
              <w:rPr>
                <w:rFonts w:asciiTheme="minorHAnsi" w:hAnsiTheme="minorHAnsi" w:cstheme="minorHAnsi"/>
                <w:b/>
                <w:sz w:val="18"/>
                <w:szCs w:val="18"/>
              </w:rPr>
              <w:t>. Installed</w:t>
            </w:r>
            <w:r>
              <w:rPr>
                <w:rFonts w:asciiTheme="minorHAnsi" w:hAnsiTheme="minorHAnsi" w:cstheme="minorHAnsi"/>
                <w:b/>
                <w:sz w:val="18"/>
                <w:szCs w:val="18"/>
              </w:rPr>
              <w:t xml:space="preserve"> HERS Verified</w:t>
            </w:r>
            <w:r w:rsidRPr="00236F4B">
              <w:rPr>
                <w:rFonts w:asciiTheme="minorHAnsi" w:hAnsiTheme="minorHAnsi" w:cstheme="minorHAnsi"/>
                <w:b/>
                <w:sz w:val="18"/>
                <w:szCs w:val="18"/>
              </w:rPr>
              <w:t xml:space="preserve"> Dwelling Unit Water Heating Efficiency Information </w:t>
            </w:r>
          </w:p>
          <w:p w14:paraId="263D893A" w14:textId="77777777" w:rsidR="00825ED4" w:rsidRDefault="00F43DC7" w:rsidP="00F1004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This table reports the water heating system efficiency features that were installed in this project.</w:t>
            </w:r>
            <w:r>
              <w:rPr>
                <w:rFonts w:asciiTheme="minorHAnsi" w:eastAsia="Times New Roman" w:hAnsiTheme="minorHAnsi" w:cstheme="minorHAnsi"/>
                <w:sz w:val="18"/>
                <w:szCs w:val="18"/>
              </w:rPr>
              <w:t xml:space="preserve">  </w:t>
            </w:r>
          </w:p>
          <w:p w14:paraId="635EA402" w14:textId="7E583F45" w:rsidR="00F43DC7" w:rsidRPr="00236F4B" w:rsidRDefault="00E71469" w:rsidP="00EC0CA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eastAsia="Times New Roman" w:hAnsiTheme="minorHAnsi" w:cstheme="minorHAnsi"/>
                <w:sz w:val="18"/>
                <w:szCs w:val="20"/>
              </w:rPr>
              <w:t>&lt;&lt;</w:t>
            </w:r>
            <w:r w:rsidR="00EC0CA0">
              <w:rPr>
                <w:rFonts w:asciiTheme="minorHAnsi" w:eastAsia="Times New Roman" w:hAnsiTheme="minorHAnsi" w:cstheme="minorHAnsi"/>
                <w:sz w:val="18"/>
                <w:szCs w:val="20"/>
              </w:rPr>
              <w:t xml:space="preserve">require one row of data for each water heart identified in Section </w:t>
            </w:r>
            <w:r w:rsidR="006A51EC">
              <w:rPr>
                <w:rFonts w:asciiTheme="minorHAnsi" w:eastAsia="Times New Roman" w:hAnsiTheme="minorHAnsi" w:cstheme="minorHAnsi"/>
                <w:sz w:val="18"/>
                <w:szCs w:val="20"/>
              </w:rPr>
              <w:t>C</w:t>
            </w:r>
            <w:r w:rsidR="00EC0CA0">
              <w:rPr>
                <w:rFonts w:asciiTheme="minorHAnsi" w:eastAsia="Times New Roman" w:hAnsiTheme="minorHAnsi" w:cstheme="minorHAnsi"/>
                <w:sz w:val="18"/>
                <w:szCs w:val="20"/>
              </w:rPr>
              <w:t>.</w:t>
            </w:r>
            <w:r w:rsidR="00F43DC7" w:rsidRPr="00236F4B">
              <w:rPr>
                <w:rFonts w:asciiTheme="minorHAnsi" w:eastAsia="Times New Roman" w:hAnsiTheme="minorHAnsi" w:cstheme="minorHAnsi"/>
                <w:sz w:val="18"/>
                <w:szCs w:val="20"/>
              </w:rPr>
              <w:t>&gt;&gt;</w:t>
            </w:r>
          </w:p>
        </w:tc>
      </w:tr>
      <w:tr w:rsidR="00F43DC7" w:rsidRPr="00323F2C" w14:paraId="07282A38"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center"/>
          </w:tcPr>
          <w:p w14:paraId="275CAB65"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1586" w:type="dxa"/>
            <w:tcBorders>
              <w:top w:val="single" w:sz="4" w:space="0" w:color="auto"/>
              <w:left w:val="single" w:sz="4" w:space="0" w:color="auto"/>
              <w:bottom w:val="single" w:sz="4" w:space="0" w:color="auto"/>
              <w:right w:val="single" w:sz="4" w:space="0" w:color="auto"/>
            </w:tcBorders>
            <w:vAlign w:val="center"/>
          </w:tcPr>
          <w:p w14:paraId="29280EA5"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1587" w:type="dxa"/>
            <w:tcBorders>
              <w:top w:val="single" w:sz="4" w:space="0" w:color="auto"/>
              <w:left w:val="single" w:sz="4" w:space="0" w:color="auto"/>
              <w:bottom w:val="single" w:sz="4" w:space="0" w:color="auto"/>
              <w:right w:val="single" w:sz="4" w:space="0" w:color="auto"/>
            </w:tcBorders>
            <w:vAlign w:val="center"/>
          </w:tcPr>
          <w:p w14:paraId="00C69854"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c>
          <w:tcPr>
            <w:tcW w:w="1587" w:type="dxa"/>
            <w:tcBorders>
              <w:top w:val="single" w:sz="4" w:space="0" w:color="auto"/>
              <w:left w:val="single" w:sz="4" w:space="0" w:color="auto"/>
              <w:bottom w:val="single" w:sz="4" w:space="0" w:color="auto"/>
              <w:right w:val="single" w:sz="4" w:space="0" w:color="auto"/>
            </w:tcBorders>
            <w:vAlign w:val="center"/>
          </w:tcPr>
          <w:p w14:paraId="5DCE6D76"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04</w:t>
            </w:r>
          </w:p>
        </w:tc>
        <w:tc>
          <w:tcPr>
            <w:tcW w:w="1225" w:type="dxa"/>
            <w:tcBorders>
              <w:top w:val="single" w:sz="4" w:space="0" w:color="auto"/>
              <w:left w:val="single" w:sz="4" w:space="0" w:color="auto"/>
              <w:bottom w:val="single" w:sz="4" w:space="0" w:color="auto"/>
              <w:right w:val="single" w:sz="4" w:space="0" w:color="auto"/>
            </w:tcBorders>
            <w:vAlign w:val="center"/>
          </w:tcPr>
          <w:p w14:paraId="534A2262"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05</w:t>
            </w:r>
          </w:p>
        </w:tc>
        <w:tc>
          <w:tcPr>
            <w:tcW w:w="1350" w:type="dxa"/>
            <w:tcBorders>
              <w:top w:val="single" w:sz="4" w:space="0" w:color="auto"/>
              <w:left w:val="single" w:sz="4" w:space="0" w:color="auto"/>
              <w:bottom w:val="single" w:sz="4" w:space="0" w:color="auto"/>
              <w:right w:val="single" w:sz="4" w:space="0" w:color="auto"/>
            </w:tcBorders>
          </w:tcPr>
          <w:p w14:paraId="3E7CE48F" w14:textId="51BC7543" w:rsidR="00F43DC7" w:rsidRPr="00323F2C"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2160" w:type="dxa"/>
            <w:tcBorders>
              <w:top w:val="single" w:sz="4" w:space="0" w:color="auto"/>
              <w:left w:val="single" w:sz="4" w:space="0" w:color="auto"/>
              <w:bottom w:val="single" w:sz="4" w:space="0" w:color="auto"/>
              <w:right w:val="single" w:sz="4" w:space="0" w:color="auto"/>
            </w:tcBorders>
            <w:vAlign w:val="center"/>
          </w:tcPr>
          <w:p w14:paraId="5E15D8B9" w14:textId="487D59EB"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43DC7" w:rsidRPr="00323F2C" w14:paraId="26EB1F4F"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bottom"/>
          </w:tcPr>
          <w:p w14:paraId="2AE8673C"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1586" w:type="dxa"/>
            <w:tcBorders>
              <w:top w:val="single" w:sz="4" w:space="0" w:color="auto"/>
              <w:left w:val="single" w:sz="4" w:space="0" w:color="auto"/>
              <w:bottom w:val="single" w:sz="4" w:space="0" w:color="auto"/>
              <w:right w:val="single" w:sz="4" w:space="0" w:color="auto"/>
            </w:tcBorders>
            <w:vAlign w:val="bottom"/>
          </w:tcPr>
          <w:p w14:paraId="30CD27D0"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Type</w:t>
            </w:r>
          </w:p>
        </w:tc>
        <w:tc>
          <w:tcPr>
            <w:tcW w:w="1587" w:type="dxa"/>
            <w:tcBorders>
              <w:top w:val="single" w:sz="4" w:space="0" w:color="auto"/>
              <w:left w:val="single" w:sz="4" w:space="0" w:color="auto"/>
              <w:bottom w:val="single" w:sz="4" w:space="0" w:color="auto"/>
              <w:right w:val="single" w:sz="4" w:space="0" w:color="auto"/>
            </w:tcBorders>
            <w:vAlign w:val="bottom"/>
          </w:tcPr>
          <w:p w14:paraId="497D272F"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Value</w:t>
            </w:r>
          </w:p>
        </w:tc>
        <w:tc>
          <w:tcPr>
            <w:tcW w:w="1587" w:type="dxa"/>
            <w:tcBorders>
              <w:top w:val="single" w:sz="4" w:space="0" w:color="auto"/>
              <w:left w:val="single" w:sz="4" w:space="0" w:color="auto"/>
              <w:bottom w:val="single" w:sz="4" w:space="0" w:color="auto"/>
              <w:right w:val="single" w:sz="4" w:space="0" w:color="auto"/>
            </w:tcBorders>
            <w:vAlign w:val="bottom"/>
          </w:tcPr>
          <w:p w14:paraId="615520FF"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Standby Loss </w:t>
            </w:r>
          </w:p>
          <w:p w14:paraId="19DFB832"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t>
            </w:r>
          </w:p>
        </w:tc>
        <w:tc>
          <w:tcPr>
            <w:tcW w:w="1225" w:type="dxa"/>
            <w:tcBorders>
              <w:top w:val="single" w:sz="4" w:space="0" w:color="auto"/>
              <w:left w:val="single" w:sz="4" w:space="0" w:color="auto"/>
              <w:bottom w:val="single" w:sz="4" w:space="0" w:color="auto"/>
              <w:right w:val="single" w:sz="4" w:space="0" w:color="auto"/>
            </w:tcBorders>
            <w:vAlign w:val="bottom"/>
          </w:tcPr>
          <w:p w14:paraId="36AA1CAC" w14:textId="1E804140"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Exterior Insul.</w:t>
            </w:r>
          </w:p>
          <w:p w14:paraId="371AC967"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R-Value</w:t>
            </w:r>
          </w:p>
        </w:tc>
        <w:tc>
          <w:tcPr>
            <w:tcW w:w="1350" w:type="dxa"/>
            <w:tcBorders>
              <w:top w:val="single" w:sz="4" w:space="0" w:color="auto"/>
              <w:left w:val="single" w:sz="4" w:space="0" w:color="auto"/>
              <w:bottom w:val="single" w:sz="4" w:space="0" w:color="auto"/>
              <w:right w:val="single" w:sz="4" w:space="0" w:color="auto"/>
            </w:tcBorders>
          </w:tcPr>
          <w:p w14:paraId="4664DAA6" w14:textId="77777777" w:rsidR="00F43DC7" w:rsidRPr="00095904"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095904">
              <w:rPr>
                <w:rFonts w:asciiTheme="minorHAnsi" w:eastAsia="Times New Roman" w:hAnsiTheme="minorHAnsi" w:cstheme="minorHAnsi"/>
                <w:sz w:val="18"/>
                <w:szCs w:val="20"/>
              </w:rPr>
              <w:t>Water Heater Storage</w:t>
            </w:r>
          </w:p>
          <w:p w14:paraId="6DD3C2D2" w14:textId="2624EB3F"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095904">
              <w:rPr>
                <w:rFonts w:asciiTheme="minorHAnsi" w:eastAsia="Times New Roman" w:hAnsiTheme="minorHAnsi" w:cstheme="minorHAnsi"/>
                <w:sz w:val="18"/>
                <w:szCs w:val="20"/>
              </w:rPr>
              <w:t>Volume (gal)</w:t>
            </w:r>
          </w:p>
        </w:tc>
        <w:tc>
          <w:tcPr>
            <w:tcW w:w="2160" w:type="dxa"/>
            <w:tcBorders>
              <w:top w:val="single" w:sz="4" w:space="0" w:color="auto"/>
              <w:left w:val="single" w:sz="4" w:space="0" w:color="auto"/>
              <w:bottom w:val="single" w:sz="4" w:space="0" w:color="auto"/>
              <w:right w:val="single" w:sz="4" w:space="0" w:color="auto"/>
            </w:tcBorders>
            <w:vAlign w:val="bottom"/>
          </w:tcPr>
          <w:p w14:paraId="19AD42DF" w14:textId="4DCD9948"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Tank </w:t>
            </w:r>
            <w:r w:rsidR="002E14A5">
              <w:rPr>
                <w:rFonts w:asciiTheme="minorHAnsi" w:eastAsia="Times New Roman" w:hAnsiTheme="minorHAnsi" w:cstheme="minorHAnsi"/>
                <w:sz w:val="18"/>
                <w:szCs w:val="18"/>
              </w:rPr>
              <w:t>L</w:t>
            </w:r>
            <w:r w:rsidRPr="00236F4B">
              <w:rPr>
                <w:rFonts w:asciiTheme="minorHAnsi" w:eastAsia="Times New Roman" w:hAnsiTheme="minorHAnsi" w:cstheme="minorHAnsi"/>
                <w:sz w:val="18"/>
                <w:szCs w:val="18"/>
              </w:rPr>
              <w:t>ocation</w:t>
            </w:r>
          </w:p>
        </w:tc>
      </w:tr>
      <w:tr w:rsidR="00F43DC7" w:rsidRPr="00323F2C" w14:paraId="66670E71"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tcPr>
          <w:p w14:paraId="251CD951" w14:textId="455C0CE7" w:rsidR="00F43DC7" w:rsidRPr="00236F4B"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&lt;&lt;Reference value from </w:t>
            </w:r>
            <w:r w:rsidR="006A51EC">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w:t>
            </w:r>
            <w:r w:rsidR="00E13AEA">
              <w:rPr>
                <w:rFonts w:asciiTheme="minorHAnsi" w:eastAsia="Times New Roman" w:hAnsiTheme="minorHAnsi" w:cstheme="minorHAnsi"/>
                <w:sz w:val="18"/>
                <w:szCs w:val="20"/>
              </w:rPr>
              <w:t>1</w:t>
            </w:r>
            <w:r w:rsidRPr="00236F4B">
              <w:rPr>
                <w:rFonts w:asciiTheme="minorHAnsi" w:eastAsia="Times New Roman" w:hAnsiTheme="minorHAnsi" w:cstheme="minorHAnsi"/>
                <w:sz w:val="18"/>
                <w:szCs w:val="20"/>
              </w:rPr>
              <w:t>&gt;&gt;</w:t>
            </w:r>
          </w:p>
        </w:tc>
        <w:tc>
          <w:tcPr>
            <w:tcW w:w="1586" w:type="dxa"/>
            <w:tcBorders>
              <w:top w:val="single" w:sz="4" w:space="0" w:color="auto"/>
              <w:left w:val="single" w:sz="4" w:space="0" w:color="auto"/>
              <w:bottom w:val="single" w:sz="4" w:space="0" w:color="auto"/>
              <w:right w:val="single" w:sz="4" w:space="0" w:color="auto"/>
            </w:tcBorders>
          </w:tcPr>
          <w:p w14:paraId="5EC9B411" w14:textId="0090AD49" w:rsidR="00F43DC7" w:rsidRPr="00236F4B" w:rsidRDefault="00F43DC7" w:rsidP="006B0D0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r w:rsidR="006B0D0C">
              <w:rPr>
                <w:rFonts w:asciiTheme="minorHAnsi" w:eastAsia="Times New Roman" w:hAnsiTheme="minorHAnsi" w:cstheme="minorHAnsi"/>
                <w:sz w:val="18"/>
                <w:szCs w:val="20"/>
              </w:rPr>
              <w:t xml:space="preserve"> </w:t>
            </w:r>
            <w:r w:rsidR="00F01D9F" w:rsidRPr="00F01D9F">
              <w:rPr>
                <w:rFonts w:asciiTheme="minorHAnsi" w:eastAsia="Times New Roman" w:hAnsiTheme="minorHAnsi" w:cstheme="minorHAnsi"/>
                <w:sz w:val="18"/>
                <w:szCs w:val="20"/>
              </w:rPr>
              <w:t xml:space="preserve">If </w:t>
            </w:r>
            <w:r w:rsidR="00F01D9F" w:rsidRPr="00680124">
              <w:rPr>
                <w:rFonts w:asciiTheme="minorHAnsi" w:eastAsia="Times New Roman" w:hAnsiTheme="minorHAnsi" w:cstheme="minorHAnsi"/>
                <w:sz w:val="18"/>
                <w:szCs w:val="20"/>
              </w:rPr>
              <w:t>C02 = N/A then allow user to select from list: *Uniform Energy Factor, *AFUE, or *Thermal</w:t>
            </w:r>
            <w:r w:rsidR="00F01D9F" w:rsidRPr="00F01D9F">
              <w:rPr>
                <w:rFonts w:asciiTheme="minorHAnsi" w:eastAsia="Times New Roman" w:hAnsiTheme="minorHAnsi" w:cstheme="minorHAnsi"/>
                <w:sz w:val="18"/>
                <w:szCs w:val="20"/>
              </w:rPr>
              <w:t xml:space="preserve"> Efficiency; else reference value from C02 as default</w:t>
            </w:r>
            <w:r w:rsidRPr="00236F4B">
              <w:rPr>
                <w:rFonts w:asciiTheme="minorHAnsi" w:eastAsia="Times New Roman" w:hAnsiTheme="minorHAnsi" w:cstheme="minorHAnsi"/>
                <w:sz w:val="18"/>
                <w:szCs w:val="20"/>
              </w:rPr>
              <w:t>&gt;&gt;</w:t>
            </w:r>
          </w:p>
        </w:tc>
        <w:tc>
          <w:tcPr>
            <w:tcW w:w="1587" w:type="dxa"/>
            <w:tcBorders>
              <w:top w:val="single" w:sz="4" w:space="0" w:color="auto"/>
              <w:left w:val="single" w:sz="4" w:space="0" w:color="auto"/>
              <w:bottom w:val="single" w:sz="4" w:space="0" w:color="auto"/>
              <w:right w:val="single" w:sz="4" w:space="0" w:color="auto"/>
            </w:tcBorders>
          </w:tcPr>
          <w:p w14:paraId="7B0DE07D" w14:textId="7767D780"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&lt;&lt;User input value; check value must be ≥ value in </w:t>
            </w:r>
            <w:r w:rsidR="00574862">
              <w:rPr>
                <w:rFonts w:asciiTheme="minorHAnsi" w:eastAsia="Times New Roman" w:hAnsiTheme="minorHAnsi" w:cstheme="minorHAnsi"/>
                <w:sz w:val="18"/>
                <w:szCs w:val="20"/>
              </w:rPr>
              <w:t>C0</w:t>
            </w:r>
            <w:r w:rsidRPr="00236F4B">
              <w:rPr>
                <w:rFonts w:asciiTheme="minorHAnsi" w:eastAsia="Times New Roman" w:hAnsiTheme="minorHAnsi" w:cstheme="minorHAnsi"/>
                <w:sz w:val="18"/>
                <w:szCs w:val="20"/>
              </w:rPr>
              <w:t>3 to comply, else flag non-compliant values and do not allow the doc to be registered</w:t>
            </w:r>
            <w:r w:rsidR="00FA7B7E">
              <w:rPr>
                <w:rFonts w:asciiTheme="minorHAnsi" w:eastAsia="Times New Roman" w:hAnsiTheme="minorHAnsi" w:cstheme="minorHAnsi"/>
                <w:sz w:val="18"/>
                <w:szCs w:val="20"/>
              </w:rPr>
              <w:t xml:space="preserve">. </w:t>
            </w:r>
            <w:r w:rsidR="00FA7B7E" w:rsidRPr="005828AE">
              <w:rPr>
                <w:rFonts w:asciiTheme="minorHAnsi" w:eastAsia="Times New Roman" w:hAnsiTheme="minorHAnsi" w:cstheme="minorHAnsi"/>
                <w:sz w:val="18"/>
                <w:szCs w:val="20"/>
              </w:rPr>
              <w:t xml:space="preserve">Value may be NA if </w:t>
            </w:r>
            <w:r w:rsidR="00627C40">
              <w:rPr>
                <w:rFonts w:asciiTheme="minorHAnsi" w:eastAsia="Times New Roman" w:hAnsiTheme="minorHAnsi" w:cstheme="minorHAnsi"/>
                <w:sz w:val="18"/>
                <w:szCs w:val="20"/>
              </w:rPr>
              <w:t>C</w:t>
            </w:r>
            <w:r w:rsidR="00FA7B7E" w:rsidRPr="005828AE">
              <w:rPr>
                <w:rFonts w:asciiTheme="minorHAnsi" w:eastAsia="Times New Roman" w:hAnsiTheme="minorHAnsi" w:cstheme="minorHAnsi"/>
                <w:sz w:val="18"/>
                <w:szCs w:val="20"/>
              </w:rPr>
              <w:t>0</w:t>
            </w:r>
            <w:r w:rsidR="00FA7B7E">
              <w:rPr>
                <w:rFonts w:asciiTheme="minorHAnsi" w:eastAsia="Times New Roman" w:hAnsiTheme="minorHAnsi" w:cstheme="minorHAnsi"/>
                <w:sz w:val="18"/>
                <w:szCs w:val="20"/>
              </w:rPr>
              <w:t>3</w:t>
            </w:r>
            <w:r w:rsidR="00FA7B7E" w:rsidRPr="005828AE">
              <w:rPr>
                <w:rFonts w:asciiTheme="minorHAnsi" w:eastAsia="Times New Roman" w:hAnsiTheme="minorHAnsi" w:cstheme="minorHAnsi"/>
                <w:sz w:val="18"/>
                <w:szCs w:val="20"/>
              </w:rPr>
              <w:t xml:space="preserve"> is NA</w:t>
            </w:r>
            <w:r w:rsidRPr="00236F4B">
              <w:rPr>
                <w:rFonts w:asciiTheme="minorHAnsi" w:eastAsia="Times New Roman" w:hAnsiTheme="minorHAnsi" w:cstheme="minorHAnsi"/>
                <w:sz w:val="18"/>
                <w:szCs w:val="20"/>
              </w:rPr>
              <w:t xml:space="preserve"> &gt;&gt;</w:t>
            </w:r>
          </w:p>
        </w:tc>
        <w:tc>
          <w:tcPr>
            <w:tcW w:w="1587" w:type="dxa"/>
            <w:tcBorders>
              <w:top w:val="single" w:sz="4" w:space="0" w:color="auto"/>
              <w:left w:val="single" w:sz="4" w:space="0" w:color="auto"/>
              <w:bottom w:val="single" w:sz="4" w:space="0" w:color="auto"/>
              <w:right w:val="single" w:sz="4" w:space="0" w:color="auto"/>
            </w:tcBorders>
          </w:tcPr>
          <w:p w14:paraId="5E6A2653" w14:textId="02092C3C"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236F4B">
              <w:rPr>
                <w:rFonts w:asciiTheme="minorHAnsi" w:eastAsia="Times New Roman" w:hAnsiTheme="minorHAnsi" w:cstheme="minorHAnsi"/>
                <w:sz w:val="18"/>
                <w:szCs w:val="20"/>
              </w:rPr>
              <w:t xml:space="preserve">4 to comply, else flag non-compliant values and do not allow the doc to be registered. Value may be NA if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04 is NA &gt;&gt;</w:t>
            </w:r>
          </w:p>
        </w:tc>
        <w:tc>
          <w:tcPr>
            <w:tcW w:w="1225" w:type="dxa"/>
            <w:tcBorders>
              <w:top w:val="single" w:sz="4" w:space="0" w:color="auto"/>
              <w:left w:val="single" w:sz="4" w:space="0" w:color="auto"/>
              <w:bottom w:val="single" w:sz="4" w:space="0" w:color="auto"/>
              <w:right w:val="single" w:sz="4" w:space="0" w:color="auto"/>
            </w:tcBorders>
          </w:tcPr>
          <w:p w14:paraId="294D355D" w14:textId="55189768"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236F4B">
              <w:rPr>
                <w:rFonts w:asciiTheme="minorHAnsi" w:eastAsia="Times New Roman" w:hAnsiTheme="minorHAnsi" w:cstheme="minorHAnsi"/>
                <w:sz w:val="18"/>
                <w:szCs w:val="20"/>
              </w:rPr>
              <w:t xml:space="preserve">5 to comply, else flag non-compliant values and do not allow the doc to be registered. Value may be NA if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05 is NA &gt;&gt;</w:t>
            </w:r>
          </w:p>
        </w:tc>
        <w:tc>
          <w:tcPr>
            <w:tcW w:w="1350" w:type="dxa"/>
            <w:tcBorders>
              <w:top w:val="single" w:sz="4" w:space="0" w:color="auto"/>
              <w:left w:val="single" w:sz="4" w:space="0" w:color="auto"/>
              <w:bottom w:val="single" w:sz="4" w:space="0" w:color="auto"/>
              <w:right w:val="single" w:sz="4" w:space="0" w:color="auto"/>
            </w:tcBorders>
          </w:tcPr>
          <w:p w14:paraId="5F926BC3" w14:textId="0154917A" w:rsidR="00F43DC7" w:rsidRPr="00F43DC7" w:rsidDel="00F43DC7"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 User Input must equal reference values from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w:t>
            </w:r>
            <w:r w:rsidR="00574862">
              <w:rPr>
                <w:rFonts w:asciiTheme="minorHAnsi" w:eastAsia="Times New Roman" w:hAnsiTheme="minorHAnsi" w:cstheme="minorHAnsi"/>
                <w:sz w:val="18"/>
                <w:szCs w:val="20"/>
              </w:rPr>
              <w:t>6</w:t>
            </w:r>
            <w:r w:rsidR="0060478D">
              <w:rPr>
                <w:rFonts w:asciiTheme="minorHAnsi" w:eastAsia="Times New Roman" w:hAnsiTheme="minorHAnsi" w:cstheme="minorHAnsi"/>
                <w:sz w:val="18"/>
                <w:szCs w:val="20"/>
              </w:rPr>
              <w:t xml:space="preserve">, </w:t>
            </w:r>
            <w:r w:rsidR="0060478D" w:rsidRPr="00236F4B">
              <w:rPr>
                <w:rFonts w:asciiTheme="minorHAnsi" w:eastAsia="Times New Roman" w:hAnsiTheme="minorHAnsi" w:cstheme="minorHAnsi"/>
                <w:sz w:val="18"/>
                <w:szCs w:val="20"/>
              </w:rPr>
              <w:t>else flag non-compliant values and do not allow the doc to be registered.</w:t>
            </w:r>
            <w:r w:rsidRPr="00236F4B">
              <w:rPr>
                <w:rFonts w:asciiTheme="minorHAnsi" w:eastAsia="Times New Roman" w:hAnsiTheme="minorHAnsi" w:cstheme="minorHAnsi"/>
                <w:sz w:val="18"/>
                <w:szCs w:val="20"/>
              </w:rPr>
              <w:t xml:space="preserve"> NA is allowed only if Water Heater Type = Consumer Instantaneous or Commercial Instantaneous&gt;&gt;</w:t>
            </w:r>
          </w:p>
        </w:tc>
        <w:tc>
          <w:tcPr>
            <w:tcW w:w="2160" w:type="dxa"/>
            <w:tcBorders>
              <w:top w:val="single" w:sz="4" w:space="0" w:color="auto"/>
              <w:left w:val="single" w:sz="4" w:space="0" w:color="auto"/>
              <w:bottom w:val="single" w:sz="4" w:space="0" w:color="auto"/>
              <w:right w:val="single" w:sz="4" w:space="0" w:color="auto"/>
            </w:tcBorders>
          </w:tcPr>
          <w:p w14:paraId="12050A41" w14:textId="229B234E" w:rsidR="00F43DC7" w:rsidRPr="00236F4B" w:rsidRDefault="00F43DC7" w:rsidP="004D3E4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r w:rsidR="004D3E46">
              <w:rPr>
                <w:rFonts w:asciiTheme="minorHAnsi" w:eastAsia="Times New Roman" w:hAnsiTheme="minorHAnsi" w:cstheme="minorHAnsi"/>
                <w:sz w:val="18"/>
                <w:szCs w:val="20"/>
              </w:rPr>
              <w:t>Reference value from C07</w:t>
            </w:r>
            <w:r w:rsidR="00EF0F92">
              <w:rPr>
                <w:rFonts w:asciiTheme="minorHAnsi" w:eastAsia="Times New Roman" w:hAnsiTheme="minorHAnsi" w:cstheme="minorHAnsi"/>
                <w:sz w:val="18"/>
                <w:szCs w:val="20"/>
              </w:rPr>
              <w:t xml:space="preserve">. </w:t>
            </w:r>
            <w:r w:rsidR="00EF0F92" w:rsidRPr="005828AE">
              <w:rPr>
                <w:rFonts w:asciiTheme="minorHAnsi" w:eastAsia="Times New Roman" w:hAnsiTheme="minorHAnsi" w:cstheme="minorHAnsi"/>
                <w:sz w:val="18"/>
                <w:szCs w:val="20"/>
              </w:rPr>
              <w:t xml:space="preserve">Value may be NA if CF1R value is NA </w:t>
            </w:r>
            <w:r w:rsidRPr="00236F4B">
              <w:rPr>
                <w:rFonts w:asciiTheme="minorHAnsi" w:eastAsia="Times New Roman" w:hAnsiTheme="minorHAnsi" w:cstheme="minorHAnsi"/>
                <w:sz w:val="18"/>
                <w:szCs w:val="20"/>
              </w:rPr>
              <w:t>&gt;&gt;</w:t>
            </w:r>
          </w:p>
        </w:tc>
      </w:tr>
      <w:tr w:rsidR="00F43DC7" w:rsidRPr="00323F2C" w14:paraId="1BFCF610"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center"/>
          </w:tcPr>
          <w:p w14:paraId="1AA1F30C"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6" w:type="dxa"/>
            <w:tcBorders>
              <w:top w:val="single" w:sz="4" w:space="0" w:color="auto"/>
              <w:left w:val="single" w:sz="4" w:space="0" w:color="auto"/>
              <w:bottom w:val="single" w:sz="4" w:space="0" w:color="auto"/>
              <w:right w:val="single" w:sz="4" w:space="0" w:color="auto"/>
            </w:tcBorders>
            <w:vAlign w:val="center"/>
          </w:tcPr>
          <w:p w14:paraId="51F5DFB6"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7" w:type="dxa"/>
            <w:tcBorders>
              <w:top w:val="single" w:sz="4" w:space="0" w:color="auto"/>
              <w:left w:val="single" w:sz="4" w:space="0" w:color="auto"/>
              <w:bottom w:val="single" w:sz="4" w:space="0" w:color="auto"/>
              <w:right w:val="single" w:sz="4" w:space="0" w:color="auto"/>
            </w:tcBorders>
            <w:vAlign w:val="center"/>
          </w:tcPr>
          <w:p w14:paraId="6094267A"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7" w:type="dxa"/>
            <w:tcBorders>
              <w:top w:val="single" w:sz="4" w:space="0" w:color="auto"/>
              <w:left w:val="single" w:sz="4" w:space="0" w:color="auto"/>
              <w:bottom w:val="single" w:sz="4" w:space="0" w:color="auto"/>
              <w:right w:val="single" w:sz="4" w:space="0" w:color="auto"/>
            </w:tcBorders>
            <w:vAlign w:val="center"/>
          </w:tcPr>
          <w:p w14:paraId="2E94FC99"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25" w:type="dxa"/>
            <w:tcBorders>
              <w:top w:val="single" w:sz="4" w:space="0" w:color="auto"/>
              <w:left w:val="single" w:sz="4" w:space="0" w:color="auto"/>
              <w:bottom w:val="single" w:sz="4" w:space="0" w:color="auto"/>
              <w:right w:val="single" w:sz="4" w:space="0" w:color="auto"/>
            </w:tcBorders>
            <w:vAlign w:val="center"/>
          </w:tcPr>
          <w:p w14:paraId="24AB511A"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341B4354" w14:textId="77777777"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160" w:type="dxa"/>
            <w:tcBorders>
              <w:top w:val="single" w:sz="4" w:space="0" w:color="auto"/>
              <w:left w:val="single" w:sz="4" w:space="0" w:color="auto"/>
              <w:bottom w:val="single" w:sz="4" w:space="0" w:color="auto"/>
              <w:right w:val="single" w:sz="4" w:space="0" w:color="auto"/>
            </w:tcBorders>
            <w:vAlign w:val="center"/>
          </w:tcPr>
          <w:p w14:paraId="5B530BEA" w14:textId="0F3D0CA8"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2FCBBD3C" w14:textId="77777777" w:rsidR="00F1004F" w:rsidRPr="00236F4B" w:rsidRDefault="00F1004F" w:rsidP="00526D3D">
      <w:pPr>
        <w:spacing w:after="0" w:line="240" w:lineRule="auto"/>
        <w:rPr>
          <w:rFonts w:asciiTheme="minorHAnsi" w:hAnsiTheme="minorHAnsi" w:cstheme="minorHAnsi"/>
          <w:sz w:val="18"/>
          <w:szCs w:val="18"/>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605"/>
        <w:gridCol w:w="4230"/>
        <w:gridCol w:w="3955"/>
      </w:tblGrid>
      <w:tr w:rsidR="00526D3D" w:rsidRPr="00323F2C" w14:paraId="571E583F" w14:textId="77777777" w:rsidTr="0071146D">
        <w:trPr>
          <w:trHeight w:val="144"/>
        </w:trPr>
        <w:tc>
          <w:tcPr>
            <w:tcW w:w="10790" w:type="dxa"/>
            <w:gridSpan w:val="3"/>
            <w:tcBorders>
              <w:top w:val="single" w:sz="4" w:space="0" w:color="auto"/>
              <w:bottom w:val="single" w:sz="4" w:space="0" w:color="auto"/>
            </w:tcBorders>
            <w:vAlign w:val="center"/>
          </w:tcPr>
          <w:p w14:paraId="63194949" w14:textId="3CF7AA05" w:rsidR="00526D3D" w:rsidRDefault="00F43DC7" w:rsidP="00C309E7">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E</w:t>
            </w:r>
            <w:r w:rsidR="00526D3D" w:rsidRPr="00236F4B">
              <w:rPr>
                <w:rFonts w:asciiTheme="minorHAnsi" w:hAnsiTheme="minorHAnsi" w:cstheme="minorHAnsi"/>
                <w:b/>
                <w:sz w:val="18"/>
                <w:szCs w:val="18"/>
              </w:rPr>
              <w:t>. Installed Water Heater Manufacturer Information</w:t>
            </w:r>
          </w:p>
          <w:p w14:paraId="41D9AF14" w14:textId="0E719888" w:rsidR="00825ED4" w:rsidRPr="00236F4B" w:rsidRDefault="00825ED4" w:rsidP="00EC0CA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rFonts w:asciiTheme="minorHAnsi" w:eastAsia="Times New Roman" w:hAnsiTheme="minorHAnsi" w:cstheme="minorHAnsi"/>
                <w:sz w:val="18"/>
                <w:szCs w:val="20"/>
              </w:rPr>
              <w:t>&lt;&lt;</w:t>
            </w:r>
            <w:r w:rsidR="00EC0CA0">
              <w:rPr>
                <w:rFonts w:asciiTheme="minorHAnsi" w:eastAsia="Times New Roman" w:hAnsiTheme="minorHAnsi" w:cstheme="minorHAnsi"/>
                <w:sz w:val="18"/>
                <w:szCs w:val="20"/>
              </w:rPr>
              <w:t xml:space="preserve">require one row of data for each water heater identified in Section </w:t>
            </w:r>
            <w:r w:rsidR="005D4FC8">
              <w:rPr>
                <w:rFonts w:asciiTheme="minorHAnsi" w:eastAsia="Times New Roman" w:hAnsiTheme="minorHAnsi" w:cstheme="minorHAnsi"/>
                <w:sz w:val="18"/>
                <w:szCs w:val="20"/>
              </w:rPr>
              <w:t>C</w:t>
            </w:r>
            <w:r w:rsidR="00EC0CA0">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&gt;&gt;</w:t>
            </w:r>
          </w:p>
        </w:tc>
      </w:tr>
      <w:tr w:rsidR="00526D3D" w:rsidRPr="00323F2C" w14:paraId="3A0A7CF5" w14:textId="77777777" w:rsidTr="0071146D">
        <w:trPr>
          <w:trHeight w:val="144"/>
        </w:trPr>
        <w:tc>
          <w:tcPr>
            <w:tcW w:w="2605" w:type="dxa"/>
            <w:tcBorders>
              <w:top w:val="single" w:sz="4" w:space="0" w:color="auto"/>
              <w:bottom w:val="single" w:sz="4" w:space="0" w:color="auto"/>
              <w:right w:val="single" w:sz="4" w:space="0" w:color="auto"/>
            </w:tcBorders>
            <w:vAlign w:val="center"/>
          </w:tcPr>
          <w:p w14:paraId="422C5BC1"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4230" w:type="dxa"/>
            <w:tcBorders>
              <w:top w:val="single" w:sz="4" w:space="0" w:color="auto"/>
              <w:left w:val="single" w:sz="4" w:space="0" w:color="auto"/>
              <w:bottom w:val="single" w:sz="4" w:space="0" w:color="auto"/>
              <w:right w:val="single" w:sz="4" w:space="0" w:color="auto"/>
            </w:tcBorders>
            <w:vAlign w:val="center"/>
          </w:tcPr>
          <w:p w14:paraId="3AC8C00C"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3955" w:type="dxa"/>
            <w:tcBorders>
              <w:top w:val="single" w:sz="4" w:space="0" w:color="auto"/>
              <w:left w:val="single" w:sz="4" w:space="0" w:color="auto"/>
              <w:bottom w:val="single" w:sz="4" w:space="0" w:color="auto"/>
            </w:tcBorders>
            <w:vAlign w:val="center"/>
          </w:tcPr>
          <w:p w14:paraId="427C6A65"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r>
      <w:tr w:rsidR="00526D3D" w:rsidRPr="00323F2C" w14:paraId="059CA8FC" w14:textId="77777777" w:rsidTr="0071146D">
        <w:trPr>
          <w:trHeight w:val="144"/>
        </w:trPr>
        <w:tc>
          <w:tcPr>
            <w:tcW w:w="2605" w:type="dxa"/>
            <w:tcBorders>
              <w:top w:val="single" w:sz="4" w:space="0" w:color="auto"/>
              <w:bottom w:val="single" w:sz="4" w:space="0" w:color="auto"/>
              <w:right w:val="single" w:sz="4" w:space="0" w:color="auto"/>
            </w:tcBorders>
            <w:vAlign w:val="bottom"/>
          </w:tcPr>
          <w:p w14:paraId="3F689BCB"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4230" w:type="dxa"/>
            <w:tcBorders>
              <w:top w:val="single" w:sz="4" w:space="0" w:color="auto"/>
              <w:left w:val="single" w:sz="4" w:space="0" w:color="auto"/>
              <w:bottom w:val="single" w:sz="4" w:space="0" w:color="auto"/>
              <w:right w:val="single" w:sz="4" w:space="0" w:color="auto"/>
            </w:tcBorders>
            <w:vAlign w:val="bottom"/>
          </w:tcPr>
          <w:p w14:paraId="2B2D9DF4"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Manufacturer</w:t>
            </w:r>
          </w:p>
        </w:tc>
        <w:tc>
          <w:tcPr>
            <w:tcW w:w="3955" w:type="dxa"/>
            <w:tcBorders>
              <w:top w:val="single" w:sz="4" w:space="0" w:color="auto"/>
              <w:left w:val="single" w:sz="4" w:space="0" w:color="auto"/>
              <w:bottom w:val="single" w:sz="4" w:space="0" w:color="auto"/>
            </w:tcBorders>
            <w:vAlign w:val="bottom"/>
          </w:tcPr>
          <w:p w14:paraId="10116000"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Model Number</w:t>
            </w:r>
          </w:p>
        </w:tc>
      </w:tr>
      <w:tr w:rsidR="00C309E7" w:rsidRPr="00323F2C" w14:paraId="3F103E34" w14:textId="77777777" w:rsidTr="0071146D">
        <w:trPr>
          <w:trHeight w:val="144"/>
        </w:trPr>
        <w:tc>
          <w:tcPr>
            <w:tcW w:w="2605" w:type="dxa"/>
            <w:tcBorders>
              <w:top w:val="single" w:sz="4" w:space="0" w:color="auto"/>
              <w:bottom w:val="single" w:sz="4" w:space="0" w:color="auto"/>
              <w:right w:val="single" w:sz="4" w:space="0" w:color="auto"/>
            </w:tcBorders>
          </w:tcPr>
          <w:p w14:paraId="660B7BE0" w14:textId="36F54E88"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&lt;&lt;reference value from </w:t>
            </w:r>
            <w:r w:rsidR="00477514">
              <w:rPr>
                <w:rFonts w:asciiTheme="minorHAnsi" w:eastAsia="Times New Roman" w:hAnsiTheme="minorHAnsi" w:cstheme="minorHAnsi"/>
                <w:sz w:val="18"/>
                <w:szCs w:val="18"/>
              </w:rPr>
              <w:t>B</w:t>
            </w:r>
            <w:r w:rsidRPr="00236F4B">
              <w:rPr>
                <w:rFonts w:asciiTheme="minorHAnsi" w:eastAsia="Times New Roman" w:hAnsiTheme="minorHAnsi" w:cstheme="minorHAnsi"/>
                <w:sz w:val="18"/>
                <w:szCs w:val="18"/>
              </w:rPr>
              <w:t>0</w:t>
            </w:r>
            <w:r w:rsidR="00F349F6">
              <w:rPr>
                <w:rFonts w:asciiTheme="minorHAnsi" w:eastAsia="Times New Roman" w:hAnsiTheme="minorHAnsi" w:cstheme="minorHAnsi"/>
                <w:sz w:val="18"/>
                <w:szCs w:val="18"/>
              </w:rPr>
              <w:t>2</w:t>
            </w:r>
            <w:r w:rsidR="008B3C69">
              <w:rPr>
                <w:rFonts w:asciiTheme="minorHAnsi" w:eastAsia="Times New Roman" w:hAnsiTheme="minorHAnsi" w:cstheme="minorHAnsi"/>
                <w:sz w:val="18"/>
                <w:szCs w:val="18"/>
              </w:rPr>
              <w:t xml:space="preserve"> or </w:t>
            </w:r>
            <w:r w:rsidR="00CF48D2">
              <w:rPr>
                <w:rFonts w:asciiTheme="minorHAnsi" w:eastAsia="Times New Roman" w:hAnsiTheme="minorHAnsi" w:cstheme="minorHAnsi"/>
                <w:sz w:val="18"/>
                <w:szCs w:val="18"/>
              </w:rPr>
              <w:t>B2-02</w:t>
            </w:r>
            <w:r w:rsidRPr="00236F4B">
              <w:rPr>
                <w:rFonts w:asciiTheme="minorHAnsi" w:eastAsia="Times New Roman" w:hAnsiTheme="minorHAnsi" w:cstheme="minorHAnsi"/>
                <w:sz w:val="18"/>
                <w:szCs w:val="18"/>
              </w:rPr>
              <w:t>&gt;&gt;</w:t>
            </w:r>
          </w:p>
        </w:tc>
        <w:tc>
          <w:tcPr>
            <w:tcW w:w="4230" w:type="dxa"/>
            <w:tcBorders>
              <w:top w:val="single" w:sz="4" w:space="0" w:color="auto"/>
              <w:left w:val="single" w:sz="4" w:space="0" w:color="auto"/>
              <w:bottom w:val="single" w:sz="4" w:space="0" w:color="auto"/>
              <w:right w:val="single" w:sz="4" w:space="0" w:color="auto"/>
            </w:tcBorders>
          </w:tcPr>
          <w:p w14:paraId="619C2048" w14:textId="41E2E6DB"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&lt;&lt;User input&gt;&gt;</w:t>
            </w:r>
          </w:p>
        </w:tc>
        <w:tc>
          <w:tcPr>
            <w:tcW w:w="3955" w:type="dxa"/>
            <w:tcBorders>
              <w:top w:val="single" w:sz="4" w:space="0" w:color="auto"/>
              <w:left w:val="single" w:sz="4" w:space="0" w:color="auto"/>
              <w:bottom w:val="single" w:sz="4" w:space="0" w:color="auto"/>
            </w:tcBorders>
            <w:shd w:val="clear" w:color="auto" w:fill="FFFFFF" w:themeFill="background1"/>
          </w:tcPr>
          <w:p w14:paraId="3D8F572D" w14:textId="38BF34FA"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&lt;&lt;User input&gt;&gt;</w:t>
            </w:r>
          </w:p>
        </w:tc>
      </w:tr>
      <w:tr w:rsidR="00C309E7" w:rsidRPr="00323F2C" w14:paraId="6D821420" w14:textId="77777777" w:rsidTr="0071146D">
        <w:trPr>
          <w:trHeight w:val="144"/>
        </w:trPr>
        <w:tc>
          <w:tcPr>
            <w:tcW w:w="2605" w:type="dxa"/>
            <w:tcBorders>
              <w:top w:val="single" w:sz="4" w:space="0" w:color="auto"/>
              <w:bottom w:val="single" w:sz="4" w:space="0" w:color="auto"/>
              <w:right w:val="single" w:sz="4" w:space="0" w:color="auto"/>
            </w:tcBorders>
            <w:vAlign w:val="bottom"/>
          </w:tcPr>
          <w:p w14:paraId="6D2F1719"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4230" w:type="dxa"/>
            <w:tcBorders>
              <w:top w:val="single" w:sz="4" w:space="0" w:color="auto"/>
              <w:left w:val="single" w:sz="4" w:space="0" w:color="auto"/>
              <w:bottom w:val="single" w:sz="4" w:space="0" w:color="auto"/>
              <w:right w:val="single" w:sz="4" w:space="0" w:color="auto"/>
            </w:tcBorders>
            <w:vAlign w:val="bottom"/>
          </w:tcPr>
          <w:p w14:paraId="4295FB7D"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955" w:type="dxa"/>
            <w:tcBorders>
              <w:top w:val="single" w:sz="4" w:space="0" w:color="auto"/>
              <w:left w:val="single" w:sz="4" w:space="0" w:color="auto"/>
              <w:bottom w:val="single" w:sz="4" w:space="0" w:color="auto"/>
            </w:tcBorders>
          </w:tcPr>
          <w:p w14:paraId="0EDDC959"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40D9694C" w14:textId="47F6CCE5" w:rsidR="009268B1" w:rsidRDefault="009268B1" w:rsidP="00064F9C">
      <w:pPr>
        <w:spacing w:after="0" w:line="240" w:lineRule="auto"/>
        <w:rPr>
          <w:rFonts w:asciiTheme="minorHAnsi" w:hAnsiTheme="minorHAnsi" w:cstheme="minorHAnsi"/>
          <w:sz w:val="18"/>
          <w:szCs w:val="18"/>
        </w:rPr>
      </w:pPr>
    </w:p>
    <w:tbl>
      <w:tblPr>
        <w:tblW w:w="10782"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0"/>
        <w:gridCol w:w="10092"/>
      </w:tblGrid>
      <w:tr w:rsidR="00B843FA" w:rsidRPr="00B843FA" w14:paraId="2664D56C" w14:textId="77777777" w:rsidTr="00F63542">
        <w:trPr>
          <w:trHeight w:val="145"/>
        </w:trPr>
        <w:tc>
          <w:tcPr>
            <w:tcW w:w="10782" w:type="dxa"/>
            <w:gridSpan w:val="2"/>
            <w:tcBorders>
              <w:top w:val="single" w:sz="4" w:space="0" w:color="auto"/>
              <w:left w:val="single" w:sz="4" w:space="0" w:color="auto"/>
              <w:bottom w:val="single" w:sz="4" w:space="0" w:color="auto"/>
              <w:right w:val="single" w:sz="4" w:space="0" w:color="auto"/>
            </w:tcBorders>
          </w:tcPr>
          <w:p w14:paraId="203B84DD" w14:textId="15296C74" w:rsidR="00B843FA" w:rsidRPr="00B843FA" w:rsidRDefault="00B843FA" w:rsidP="00B843FA">
            <w:pPr>
              <w:keepNext/>
              <w:spacing w:after="0" w:line="240" w:lineRule="auto"/>
              <w:rPr>
                <w:rFonts w:asciiTheme="minorHAnsi" w:eastAsiaTheme="minorEastAsia" w:hAnsiTheme="minorHAnsi" w:cstheme="minorHAnsi"/>
                <w:sz w:val="20"/>
                <w:szCs w:val="18"/>
              </w:rPr>
            </w:pPr>
            <w:r w:rsidRPr="00B843FA">
              <w:rPr>
                <w:rFonts w:asciiTheme="minorHAnsi" w:eastAsiaTheme="minorEastAsia" w:hAnsiTheme="minorHAnsi" w:cstheme="minorHAnsi"/>
                <w:b/>
                <w:sz w:val="20"/>
                <w:szCs w:val="18"/>
              </w:rPr>
              <w:t>F. Mandatory Measures for all Domestic Hot Water Distribution Systems</w:t>
            </w:r>
          </w:p>
        </w:tc>
      </w:tr>
      <w:tr w:rsidR="00B843FA" w:rsidRPr="00B843FA" w14:paraId="25ABEACA" w14:textId="77777777" w:rsidTr="00F63542">
        <w:trPr>
          <w:trHeight w:val="145"/>
          <w:tblHeader/>
        </w:trPr>
        <w:tc>
          <w:tcPr>
            <w:tcW w:w="690" w:type="dxa"/>
            <w:vAlign w:val="center"/>
          </w:tcPr>
          <w:p w14:paraId="055C607D"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01</w:t>
            </w:r>
          </w:p>
        </w:tc>
        <w:tc>
          <w:tcPr>
            <w:tcW w:w="10092" w:type="dxa"/>
            <w:vAlign w:val="center"/>
          </w:tcPr>
          <w:p w14:paraId="43EE3D21"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B843FA">
              <w:rPr>
                <w:rFonts w:asciiTheme="minorHAnsi" w:eastAsiaTheme="minorEastAsia" w:hAnsiTheme="minorHAnsi" w:cstheme="minorHAnsi"/>
                <w:sz w:val="18"/>
                <w:szCs w:val="18"/>
              </w:rPr>
              <w:t>Equipment shall meet the applicable requirements of the Appliance Efficiency Regulations (Section 110.3(b)1).</w:t>
            </w:r>
          </w:p>
        </w:tc>
      </w:tr>
      <w:tr w:rsidR="00B843FA" w:rsidRPr="00B843FA" w14:paraId="6A98A891" w14:textId="77777777" w:rsidTr="00F63542">
        <w:trPr>
          <w:trHeight w:val="145"/>
          <w:tblHeader/>
        </w:trPr>
        <w:tc>
          <w:tcPr>
            <w:tcW w:w="690" w:type="dxa"/>
            <w:vAlign w:val="center"/>
          </w:tcPr>
          <w:p w14:paraId="4F5B0C04"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02</w:t>
            </w:r>
          </w:p>
        </w:tc>
        <w:tc>
          <w:tcPr>
            <w:tcW w:w="10092" w:type="dxa"/>
            <w:vAlign w:val="center"/>
          </w:tcPr>
          <w:p w14:paraId="72E8DDFA" w14:textId="56DBDDEA"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B843FA">
              <w:rPr>
                <w:rFonts w:asciiTheme="minorHAnsi" w:eastAsiaTheme="minorEastAsia" w:hAnsiTheme="minorHAnsi" w:cstheme="minorHAnsi"/>
                <w:sz w:val="18"/>
                <w:szCs w:val="18"/>
              </w:rPr>
              <w:t xml:space="preserve">Unfired </w:t>
            </w:r>
            <w:r w:rsidR="002E14A5">
              <w:rPr>
                <w:rFonts w:asciiTheme="minorHAnsi" w:eastAsiaTheme="minorEastAsia" w:hAnsiTheme="minorHAnsi" w:cstheme="minorHAnsi"/>
                <w:sz w:val="18"/>
                <w:szCs w:val="18"/>
              </w:rPr>
              <w:t>s</w:t>
            </w:r>
            <w:r w:rsidRPr="00B843FA">
              <w:rPr>
                <w:rFonts w:asciiTheme="minorHAnsi" w:eastAsiaTheme="minorEastAsia" w:hAnsiTheme="minorHAnsi" w:cstheme="minorHAnsi"/>
                <w:sz w:val="18"/>
                <w:szCs w:val="18"/>
              </w:rPr>
              <w:t xml:space="preserve">torage </w:t>
            </w:r>
            <w:r w:rsidR="002E14A5">
              <w:rPr>
                <w:rFonts w:asciiTheme="minorHAnsi" w:eastAsiaTheme="minorEastAsia" w:hAnsiTheme="minorHAnsi" w:cstheme="minorHAnsi"/>
                <w:sz w:val="18"/>
                <w:szCs w:val="18"/>
              </w:rPr>
              <w:t>t</w:t>
            </w:r>
            <w:r w:rsidRPr="00B843FA">
              <w:rPr>
                <w:rFonts w:asciiTheme="minorHAnsi" w:eastAsiaTheme="minorEastAsia" w:hAnsiTheme="minorHAnsi" w:cstheme="minorHAnsi"/>
                <w:sz w:val="18"/>
                <w:szCs w:val="18"/>
              </w:rPr>
              <w:t>anks are insulated with an external R-</w:t>
            </w:r>
            <w:r w:rsidR="00A1041C">
              <w:rPr>
                <w:rFonts w:asciiTheme="minorHAnsi" w:eastAsiaTheme="minorEastAsia" w:hAnsiTheme="minorHAnsi" w:cstheme="minorHAnsi"/>
                <w:sz w:val="18"/>
                <w:szCs w:val="18"/>
              </w:rPr>
              <w:t>3.5</w:t>
            </w:r>
            <w:r w:rsidR="00A1041C" w:rsidRPr="00B843FA">
              <w:rPr>
                <w:rFonts w:asciiTheme="minorHAnsi" w:eastAsiaTheme="minorEastAsia" w:hAnsiTheme="minorHAnsi" w:cstheme="minorHAnsi"/>
                <w:sz w:val="18"/>
                <w:szCs w:val="18"/>
              </w:rPr>
              <w:t xml:space="preserve"> </w:t>
            </w:r>
            <w:r w:rsidRPr="00B843FA">
              <w:rPr>
                <w:rFonts w:asciiTheme="minorHAnsi" w:eastAsiaTheme="minorEastAsia" w:hAnsiTheme="minorHAnsi" w:cstheme="minorHAnsi"/>
                <w:sz w:val="18"/>
                <w:szCs w:val="18"/>
              </w:rPr>
              <w:t>or combination of R-16 internal and external Insulation. (Section 110.3(c)4).</w:t>
            </w:r>
          </w:p>
        </w:tc>
      </w:tr>
      <w:tr w:rsidR="00B843FA" w:rsidRPr="00B843FA" w14:paraId="4DE928D5" w14:textId="77777777" w:rsidTr="00F63542">
        <w:trPr>
          <w:trHeight w:val="145"/>
        </w:trPr>
        <w:tc>
          <w:tcPr>
            <w:tcW w:w="690" w:type="dxa"/>
            <w:vAlign w:val="center"/>
          </w:tcPr>
          <w:p w14:paraId="7D87C07A" w14:textId="77777777" w:rsidR="00B843FA" w:rsidRPr="00B843FA" w:rsidRDefault="00B843FA" w:rsidP="00B843FA">
            <w:pPr>
              <w:keepNext/>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03</w:t>
            </w:r>
          </w:p>
        </w:tc>
        <w:tc>
          <w:tcPr>
            <w:tcW w:w="10092" w:type="dxa"/>
            <w:vAlign w:val="center"/>
          </w:tcPr>
          <w:p w14:paraId="5BF0078C" w14:textId="1D5FFC53" w:rsidR="00B843FA" w:rsidRPr="00B843FA" w:rsidRDefault="00B843FA" w:rsidP="00B843FA">
            <w:pPr>
              <w:keepNext/>
              <w:autoSpaceDE w:val="0"/>
              <w:autoSpaceDN w:val="0"/>
              <w:adjustRightInd w:val="0"/>
              <w:spacing w:after="0" w:line="240" w:lineRule="auto"/>
              <w:rPr>
                <w:rFonts w:asciiTheme="minorHAnsi" w:eastAsiaTheme="minorEastAsia" w:hAnsiTheme="minorHAnsi" w:cstheme="minorHAnsi"/>
                <w:b/>
                <w:bCs/>
                <w:sz w:val="18"/>
                <w:szCs w:val="18"/>
              </w:rPr>
            </w:pPr>
            <w:r w:rsidRPr="00B843FA">
              <w:rPr>
                <w:rFonts w:asciiTheme="minorHAnsi" w:eastAsiaTheme="minorEastAsia" w:hAnsiTheme="minorHAnsi" w:cstheme="minorHAnsi"/>
                <w:bCs/>
                <w:sz w:val="18"/>
                <w:szCs w:val="18"/>
              </w:rPr>
              <w:t>All domestic hot water piping shall be insulated as specified in Section 609.11 of the California Plumbing Code. In addition, the following piping conditions shall have a minimum insulation wall thickness of 1 inch or a mi</w:t>
            </w:r>
            <w:r w:rsidR="00A956FB">
              <w:rPr>
                <w:rFonts w:asciiTheme="minorHAnsi" w:eastAsiaTheme="minorEastAsia" w:hAnsiTheme="minorHAnsi" w:cstheme="minorHAnsi"/>
                <w:bCs/>
                <w:sz w:val="18"/>
                <w:szCs w:val="18"/>
              </w:rPr>
              <w:t>nimum insulation R-value of 7.7</w:t>
            </w:r>
            <w:r w:rsidRPr="00B843FA">
              <w:rPr>
                <w:rFonts w:asciiTheme="minorHAnsi" w:eastAsiaTheme="minorEastAsia" w:hAnsiTheme="minorHAnsi" w:cstheme="minorHAnsi"/>
                <w:bCs/>
                <w:sz w:val="18"/>
                <w:szCs w:val="18"/>
              </w:rPr>
              <w:t xml:space="preserve"> (RA4.4.1)</w:t>
            </w:r>
          </w:p>
          <w:p w14:paraId="338D8123" w14:textId="1F1CE9E0" w:rsidR="00B843FA" w:rsidRPr="003F5E03" w:rsidRDefault="00B843FA" w:rsidP="00E26207">
            <w:pPr>
              <w:keepNext/>
              <w:numPr>
                <w:ilvl w:val="1"/>
                <w:numId w:val="10"/>
              </w:numPr>
              <w:autoSpaceDE w:val="0"/>
              <w:autoSpaceDN w:val="0"/>
              <w:adjustRightInd w:val="0"/>
              <w:spacing w:after="0" w:line="240" w:lineRule="auto"/>
              <w:ind w:left="271" w:hanging="277"/>
              <w:contextualSpacing/>
              <w:rPr>
                <w:rFonts w:asciiTheme="minorHAnsi" w:eastAsia="Times New Roman" w:hAnsiTheme="minorHAnsi" w:cstheme="minorHAnsi"/>
                <w:bCs/>
                <w:sz w:val="18"/>
                <w:szCs w:val="18"/>
              </w:rPr>
            </w:pPr>
            <w:r w:rsidRPr="00B843FA">
              <w:rPr>
                <w:rFonts w:asciiTheme="minorHAnsi" w:eastAsia="Times New Roman" w:hAnsiTheme="minorHAnsi" w:cstheme="minorHAnsi"/>
                <w:bCs/>
                <w:sz w:val="18"/>
                <w:szCs w:val="18"/>
              </w:rPr>
              <w:t>Insulation buried below grade must be installed in a waterproof and non-crushable casing or sleeve.</w:t>
            </w:r>
          </w:p>
          <w:p w14:paraId="569FF2DB" w14:textId="77777777"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51349EEA" w14:textId="7825AB8D"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interior or exterior walls that is surrounded on all sides by at least 1 inch (</w:t>
            </w:r>
            <w:r w:rsidR="00684EC5">
              <w:rPr>
                <w:rFonts w:asciiTheme="minorHAnsi" w:eastAsia="Times New Roman" w:hAnsiTheme="minorHAnsi" w:cstheme="minorHAnsi"/>
                <w:bCs/>
                <w:sz w:val="18"/>
                <w:szCs w:val="18"/>
              </w:rPr>
              <w:t>2.</w:t>
            </w:r>
            <w:r w:rsidRPr="00B843FA">
              <w:rPr>
                <w:rFonts w:asciiTheme="minorHAnsi" w:eastAsia="Times New Roman" w:hAnsiTheme="minorHAnsi" w:cstheme="minorHAnsi"/>
                <w:bCs/>
                <w:sz w:val="18"/>
                <w:szCs w:val="18"/>
              </w:rPr>
              <w:t>5 cm) of insulation.</w:t>
            </w:r>
          </w:p>
          <w:p w14:paraId="6AC14B4D" w14:textId="7489EC29"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crawlspace with a minimum of 1 inches (</w:t>
            </w:r>
            <w:r w:rsidR="00684EC5">
              <w:rPr>
                <w:rFonts w:asciiTheme="minorHAnsi" w:eastAsia="Times New Roman" w:hAnsiTheme="minorHAnsi" w:cstheme="minorHAnsi"/>
                <w:bCs/>
                <w:sz w:val="18"/>
                <w:szCs w:val="18"/>
              </w:rPr>
              <w:t>2.</w:t>
            </w:r>
            <w:r w:rsidRPr="00B843FA">
              <w:rPr>
                <w:rFonts w:asciiTheme="minorHAnsi" w:eastAsia="Times New Roman" w:hAnsiTheme="minorHAnsi" w:cstheme="minorHAnsi"/>
                <w:bCs/>
                <w:sz w:val="18"/>
                <w:szCs w:val="18"/>
              </w:rPr>
              <w:t>5 cm) of crawlspace insulation above and below.</w:t>
            </w:r>
          </w:p>
          <w:p w14:paraId="1472B014" w14:textId="2F6C9FC1"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attics with a minimum of 4 inches (10 cm) of attic insulation on top</w:t>
            </w:r>
            <w:r w:rsidR="002E14A5">
              <w:rPr>
                <w:rFonts w:asciiTheme="minorHAnsi" w:eastAsia="Times New Roman" w:hAnsiTheme="minorHAnsi" w:cstheme="minorHAnsi"/>
                <w:bCs/>
                <w:sz w:val="18"/>
                <w:szCs w:val="18"/>
              </w:rPr>
              <w:t>.</w:t>
            </w:r>
          </w:p>
          <w:p w14:paraId="0ED9A059" w14:textId="77777777"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Pipe insulation shall fit tightly and all elbows and tees shall be fully insulated.</w:t>
            </w:r>
          </w:p>
        </w:tc>
      </w:tr>
      <w:tr w:rsidR="00B843FA" w:rsidRPr="00B843FA" w14:paraId="0A4A72E6" w14:textId="77777777" w:rsidTr="00F63542">
        <w:trPr>
          <w:trHeight w:val="145"/>
          <w:tblHeader/>
        </w:trPr>
        <w:tc>
          <w:tcPr>
            <w:tcW w:w="690" w:type="dxa"/>
            <w:vAlign w:val="center"/>
          </w:tcPr>
          <w:p w14:paraId="04D05D8E"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B843FA">
              <w:rPr>
                <w:rFonts w:asciiTheme="minorHAnsi" w:eastAsiaTheme="minorEastAsia" w:hAnsiTheme="minorHAnsi" w:cstheme="minorHAnsi"/>
                <w:sz w:val="20"/>
                <w:szCs w:val="18"/>
              </w:rPr>
              <w:t>04</w:t>
            </w:r>
          </w:p>
        </w:tc>
        <w:tc>
          <w:tcPr>
            <w:tcW w:w="10092" w:type="dxa"/>
            <w:vAlign w:val="center"/>
          </w:tcPr>
          <w:p w14:paraId="48A1D2D3" w14:textId="138829A4" w:rsid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For Gas or Propane Water Heaters:  Ensure </w:t>
            </w:r>
            <w:r w:rsidR="0020638D">
              <w:rPr>
                <w:rFonts w:asciiTheme="minorHAnsi" w:eastAsia="Times New Roman" w:hAnsiTheme="minorHAnsi" w:cstheme="minorHAnsi"/>
                <w:sz w:val="18"/>
                <w:szCs w:val="18"/>
              </w:rPr>
              <w:t xml:space="preserve">either a </w:t>
            </w:r>
            <w:r w:rsidR="0020638D" w:rsidRPr="00E96E3C">
              <w:rPr>
                <w:rFonts w:asciiTheme="minorHAnsi" w:eastAsia="Times New Roman" w:hAnsiTheme="minorHAnsi" w:cstheme="minorHAnsi"/>
                <w:b/>
                <w:bCs/>
                <w:sz w:val="20"/>
                <w:szCs w:val="20"/>
              </w:rPr>
              <w:t>or</w:t>
            </w:r>
            <w:r w:rsidR="0020638D">
              <w:rPr>
                <w:rFonts w:asciiTheme="minorHAnsi" w:eastAsia="Times New Roman" w:hAnsiTheme="minorHAnsi" w:cstheme="minorHAnsi"/>
                <w:sz w:val="18"/>
                <w:szCs w:val="18"/>
              </w:rPr>
              <w:t xml:space="preserve"> b</w:t>
            </w:r>
            <w:r w:rsidRPr="00B843FA">
              <w:rPr>
                <w:rFonts w:asciiTheme="minorHAnsi" w:eastAsia="Times New Roman" w:hAnsiTheme="minorHAnsi" w:cstheme="minorHAnsi"/>
                <w:sz w:val="18"/>
                <w:szCs w:val="18"/>
              </w:rPr>
              <w:t xml:space="preserve"> are installed (Section 150.0(n))</w:t>
            </w:r>
          </w:p>
          <w:p w14:paraId="6ADC5175" w14:textId="7DA16947" w:rsidR="00C37E7C" w:rsidRPr="00E96E3C" w:rsidRDefault="00C37E7C" w:rsidP="00287857">
            <w:pPr>
              <w:pStyle w:val="ListParagraph"/>
              <w:keepNext/>
              <w:numPr>
                <w:ilvl w:val="0"/>
                <w:numId w:val="21"/>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A designated space at least 2.5 feet by 2.5 feet and 7 feet tall within 3 feet from the water heater</w:t>
            </w:r>
          </w:p>
          <w:p w14:paraId="0321B203" w14:textId="33450055" w:rsidR="00B843FA" w:rsidRPr="00B843FA" w:rsidRDefault="00B843FA" w:rsidP="00E96E3C">
            <w:pPr>
              <w:keepNext/>
              <w:numPr>
                <w:ilvl w:val="1"/>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A dedicated 125V, 20A electrical receptacle connected to the electric panel with a 120/240V 3 conductor, 10 AWG copper branch circuit, within 3 feet from the water heater and </w:t>
            </w:r>
            <w:r w:rsidR="002E14A5">
              <w:rPr>
                <w:rFonts w:asciiTheme="minorHAnsi" w:eastAsia="Times New Roman" w:hAnsiTheme="minorHAnsi" w:cstheme="minorHAnsi"/>
                <w:sz w:val="18"/>
                <w:szCs w:val="18"/>
              </w:rPr>
              <w:t xml:space="preserve">is </w:t>
            </w:r>
            <w:r w:rsidRPr="00B843FA">
              <w:rPr>
                <w:rFonts w:asciiTheme="minorHAnsi" w:eastAsia="Times New Roman" w:hAnsiTheme="minorHAnsi" w:cstheme="minorHAnsi"/>
                <w:sz w:val="18"/>
                <w:szCs w:val="18"/>
              </w:rPr>
              <w:t>accessible with no obstructions</w:t>
            </w:r>
            <w:r w:rsidR="002E14A5">
              <w:rPr>
                <w:rFonts w:asciiTheme="minorHAnsi" w:eastAsia="Times New Roman" w:hAnsiTheme="minorHAnsi" w:cstheme="minorHAnsi"/>
                <w:sz w:val="18"/>
                <w:szCs w:val="18"/>
              </w:rPr>
              <w:t>.</w:t>
            </w:r>
          </w:p>
          <w:p w14:paraId="3EB6C9E6" w14:textId="792A7B11" w:rsidR="00B843FA" w:rsidRPr="00B843FA" w:rsidRDefault="00B843FA" w:rsidP="00E96E3C">
            <w:pPr>
              <w:keepNext/>
              <w:numPr>
                <w:ilvl w:val="1"/>
                <w:numId w:val="1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The conductor shall be labeled with the </w:t>
            </w:r>
            <w:r w:rsidR="002E14A5">
              <w:rPr>
                <w:rFonts w:asciiTheme="minorHAnsi" w:eastAsia="Times New Roman" w:hAnsiTheme="minorHAnsi" w:cstheme="minorHAnsi"/>
                <w:sz w:val="18"/>
                <w:szCs w:val="18"/>
              </w:rPr>
              <w:t>word</w:t>
            </w:r>
            <w:r w:rsidR="002E14A5" w:rsidRPr="00B843FA">
              <w:rPr>
                <w:rFonts w:asciiTheme="minorHAnsi" w:eastAsia="Times New Roman" w:hAnsiTheme="minorHAnsi" w:cstheme="minorHAnsi"/>
                <w:sz w:val="18"/>
                <w:szCs w:val="18"/>
              </w:rPr>
              <w:t xml:space="preserve"> </w:t>
            </w:r>
            <w:r w:rsidRPr="00B843FA">
              <w:rPr>
                <w:rFonts w:asciiTheme="minorHAnsi" w:eastAsia="Times New Roman" w:hAnsiTheme="minorHAnsi" w:cstheme="minorHAnsi"/>
                <w:sz w:val="18"/>
                <w:szCs w:val="18"/>
              </w:rPr>
              <w:t>“Spare” on both ends; and</w:t>
            </w:r>
          </w:p>
          <w:p w14:paraId="056C47DD" w14:textId="6DC0323C" w:rsidR="00B843FA" w:rsidRPr="00B843FA" w:rsidRDefault="00B843FA" w:rsidP="00E96E3C">
            <w:pPr>
              <w:keepNext/>
              <w:numPr>
                <w:ilvl w:val="1"/>
                <w:numId w:val="1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741E2CAE" w14:textId="1064AEB3" w:rsidR="00B843FA" w:rsidRDefault="00B843FA" w:rsidP="00E96E3C">
            <w:pPr>
              <w:keepNext/>
              <w:numPr>
                <w:ilvl w:val="1"/>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A condensate drain no more than 2 inches higher than the base on water heater for natural draining</w:t>
            </w:r>
            <w:r w:rsidR="002E14A5">
              <w:rPr>
                <w:rFonts w:asciiTheme="minorHAnsi" w:eastAsia="Times New Roman" w:hAnsiTheme="minorHAnsi" w:cstheme="minorHAnsi"/>
                <w:sz w:val="18"/>
                <w:szCs w:val="18"/>
              </w:rPr>
              <w:t>.</w:t>
            </w:r>
          </w:p>
          <w:p w14:paraId="018EB3BE" w14:textId="0ED28C11" w:rsidR="003824DC" w:rsidRPr="004736BD" w:rsidRDefault="00334F9B" w:rsidP="00121CBA">
            <w:pPr>
              <w:pStyle w:val="ListParagraph"/>
              <w:keepNext/>
              <w:numPr>
                <w:ilvl w:val="0"/>
                <w:numId w:val="21"/>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 xml:space="preserve">A designated space </w:t>
            </w:r>
            <w:r w:rsidR="0033347C" w:rsidRPr="00E96E3C">
              <w:rPr>
                <w:rFonts w:asciiTheme="minorHAnsi" w:eastAsia="Times New Roman" w:hAnsiTheme="minorHAnsi" w:cstheme="minorHAnsi"/>
                <w:sz w:val="18"/>
                <w:szCs w:val="18"/>
              </w:rPr>
              <w:t xml:space="preserve">at least 2.5 feet by 2.5 feet and 7 feet tall </w:t>
            </w:r>
            <w:r w:rsidR="00E96E3C">
              <w:rPr>
                <w:rFonts w:asciiTheme="minorHAnsi" w:eastAsia="Times New Roman" w:hAnsiTheme="minorHAnsi" w:cstheme="minorHAnsi"/>
                <w:sz w:val="18"/>
                <w:szCs w:val="18"/>
              </w:rPr>
              <w:t xml:space="preserve">more than 3 feet </w:t>
            </w:r>
            <w:r w:rsidR="00E7429A">
              <w:rPr>
                <w:rFonts w:asciiTheme="minorHAnsi" w:eastAsia="Times New Roman" w:hAnsiTheme="minorHAnsi" w:cstheme="minorHAnsi"/>
                <w:sz w:val="18"/>
                <w:szCs w:val="18"/>
              </w:rPr>
              <w:t>from the water heater</w:t>
            </w:r>
          </w:p>
          <w:p w14:paraId="779ABD9C" w14:textId="77777777" w:rsidR="004B6B6C" w:rsidRPr="004B6B6C" w:rsidRDefault="004B6B6C" w:rsidP="004736BD">
            <w:pPr>
              <w:numPr>
                <w:ilvl w:val="0"/>
                <w:numId w:val="19"/>
              </w:numPr>
              <w:tabs>
                <w:tab w:val="left" w:pos="916"/>
              </w:tabs>
              <w:kinsoku w:val="0"/>
              <w:overflowPunct w:val="0"/>
              <w:autoSpaceDE w:val="0"/>
              <w:autoSpaceDN w:val="0"/>
              <w:adjustRightInd w:val="0"/>
              <w:spacing w:after="0" w:line="203" w:lineRule="exact"/>
              <w:ind w:left="1231" w:hanging="270"/>
              <w:rPr>
                <w:rFonts w:cs="Calibri"/>
                <w:sz w:val="20"/>
                <w:szCs w:val="20"/>
              </w:rPr>
            </w:pPr>
            <w:r w:rsidRPr="004B6B6C">
              <w:rPr>
                <w:rFonts w:cs="Calibri"/>
                <w:sz w:val="20"/>
                <w:szCs w:val="20"/>
                <w:u w:val="single"/>
              </w:rPr>
              <w:t>A dedicated</w:t>
            </w:r>
            <w:r w:rsidRPr="004B6B6C">
              <w:rPr>
                <w:rFonts w:cs="Calibri"/>
                <w:spacing w:val="1"/>
                <w:sz w:val="20"/>
                <w:szCs w:val="20"/>
                <w:u w:val="single"/>
              </w:rPr>
              <w:t xml:space="preserve"> </w:t>
            </w:r>
            <w:r w:rsidRPr="004B6B6C">
              <w:rPr>
                <w:rFonts w:cs="Calibri"/>
                <w:sz w:val="20"/>
                <w:szCs w:val="20"/>
                <w:u w:val="single"/>
              </w:rPr>
              <w:t>240 volt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p>
          <w:p w14:paraId="066910EC" w14:textId="77777777" w:rsidR="004B6B6C" w:rsidRPr="004736BD" w:rsidRDefault="004B6B6C" w:rsidP="004736BD">
            <w:pPr>
              <w:pStyle w:val="ListParagraph"/>
              <w:numPr>
                <w:ilvl w:val="0"/>
                <w:numId w:val="19"/>
              </w:numPr>
              <w:kinsoku w:val="0"/>
              <w:overflowPunct w:val="0"/>
              <w:autoSpaceDE w:val="0"/>
              <w:autoSpaceDN w:val="0"/>
              <w:adjustRightInd w:val="0"/>
              <w:spacing w:after="0" w:line="240" w:lineRule="auto"/>
              <w:ind w:left="1231" w:right="293" w:hanging="270"/>
              <w:rPr>
                <w:rFonts w:cs="Calibri"/>
                <w:sz w:val="20"/>
                <w:szCs w:val="20"/>
              </w:rPr>
            </w:pPr>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p>
          <w:p w14:paraId="07BADBF8"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p>
          <w:p w14:paraId="26956F58"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4B6B6C">
              <w:rPr>
                <w:rFonts w:cs="Calibri"/>
                <w:sz w:val="20"/>
                <w:szCs w:val="20"/>
                <w:u w:val="single"/>
              </w:rPr>
              <w:t>Either a dedicated</w:t>
            </w:r>
            <w:r w:rsidRPr="004B6B6C">
              <w:rPr>
                <w:rFonts w:cs="Calibri"/>
                <w:spacing w:val="1"/>
                <w:sz w:val="20"/>
                <w:szCs w:val="20"/>
                <w:u w:val="single"/>
              </w:rPr>
              <w:t xml:space="preserve"> </w:t>
            </w:r>
            <w:r w:rsidRPr="004B6B6C">
              <w:rPr>
                <w:rFonts w:cs="Calibri"/>
                <w:sz w:val="20"/>
                <w:szCs w:val="20"/>
                <w:u w:val="single"/>
              </w:rPr>
              <w:t>cold water</w:t>
            </w:r>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p>
          <w:p w14:paraId="4DDD49ED"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p>
          <w:p w14:paraId="3D69E376"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p>
          <w:p w14:paraId="3F7FD08C" w14:textId="4621E382" w:rsidR="004B6B6C" w:rsidRPr="004736BD" w:rsidRDefault="004736BD" w:rsidP="004736BD">
            <w:pPr>
              <w:numPr>
                <w:ilvl w:val="0"/>
                <w:numId w:val="19"/>
              </w:numPr>
              <w:tabs>
                <w:tab w:val="left" w:pos="827"/>
              </w:tabs>
              <w:kinsoku w:val="0"/>
              <w:overflowPunct w:val="0"/>
              <w:autoSpaceDE w:val="0"/>
              <w:autoSpaceDN w:val="0"/>
              <w:adjustRightInd w:val="0"/>
              <w:spacing w:before="121" w:after="0" w:line="240" w:lineRule="auto"/>
              <w:ind w:left="1231" w:hanging="270"/>
              <w:rPr>
                <w:rFonts w:cs="Calibri"/>
                <w:sz w:val="20"/>
                <w:szCs w:val="20"/>
              </w:rPr>
            </w:pPr>
            <w:r w:rsidRPr="004736BD">
              <w:rPr>
                <w:rFonts w:cs="Calibri"/>
                <w:w w:val="99"/>
                <w:sz w:val="20"/>
                <w:szCs w:val="20"/>
                <w:u w:val="single"/>
              </w:rPr>
              <w:t>A condensate drain no mo</w:t>
            </w:r>
            <w:r w:rsidR="004B6B6C" w:rsidRPr="004736BD">
              <w:rPr>
                <w:rFonts w:cs="Calibri"/>
                <w:sz w:val="20"/>
                <w:szCs w:val="20"/>
                <w:u w:val="single"/>
              </w:rPr>
              <w:t>re</w:t>
            </w:r>
            <w:r w:rsidR="004B6B6C" w:rsidRPr="004736BD">
              <w:rPr>
                <w:rFonts w:cs="Calibri"/>
                <w:spacing w:val="-1"/>
                <w:sz w:val="20"/>
                <w:szCs w:val="20"/>
                <w:u w:val="single"/>
              </w:rPr>
              <w:t xml:space="preserve"> </w:t>
            </w:r>
            <w:r w:rsidR="004B6B6C" w:rsidRPr="004736BD">
              <w:rPr>
                <w:rFonts w:cs="Calibri"/>
                <w:sz w:val="20"/>
                <w:szCs w:val="20"/>
                <w:u w:val="single"/>
              </w:rPr>
              <w:t>than</w:t>
            </w:r>
            <w:r w:rsidR="004B6B6C" w:rsidRPr="004736BD">
              <w:rPr>
                <w:rFonts w:cs="Calibri"/>
                <w:spacing w:val="1"/>
                <w:sz w:val="20"/>
                <w:szCs w:val="20"/>
                <w:u w:val="single"/>
              </w:rPr>
              <w:t xml:space="preserve"> </w:t>
            </w:r>
            <w:r w:rsidR="004B6B6C" w:rsidRPr="004736BD">
              <w:rPr>
                <w:rFonts w:cs="Calibri"/>
                <w:sz w:val="20"/>
                <w:szCs w:val="20"/>
                <w:u w:val="single"/>
              </w:rPr>
              <w:t>2 inches</w:t>
            </w:r>
            <w:r w:rsidR="004B6B6C" w:rsidRPr="004736BD">
              <w:rPr>
                <w:rFonts w:cs="Calibri"/>
                <w:spacing w:val="1"/>
                <w:sz w:val="20"/>
                <w:szCs w:val="20"/>
                <w:u w:val="single"/>
              </w:rPr>
              <w:t xml:space="preserve"> </w:t>
            </w:r>
            <w:r w:rsidR="004B6B6C" w:rsidRPr="004736BD">
              <w:rPr>
                <w:rFonts w:cs="Calibri"/>
                <w:sz w:val="20"/>
                <w:szCs w:val="20"/>
                <w:u w:val="single"/>
              </w:rPr>
              <w:t>higher than</w:t>
            </w:r>
            <w:r w:rsidR="004B6B6C" w:rsidRPr="004736BD">
              <w:rPr>
                <w:rFonts w:cs="Calibri"/>
                <w:spacing w:val="1"/>
                <w:sz w:val="20"/>
                <w:szCs w:val="20"/>
                <w:u w:val="single"/>
              </w:rPr>
              <w:t xml:space="preserve"> </w:t>
            </w:r>
            <w:r w:rsidR="004B6B6C" w:rsidRPr="004736BD">
              <w:rPr>
                <w:rFonts w:cs="Calibri"/>
                <w:sz w:val="20"/>
                <w:szCs w:val="20"/>
                <w:u w:val="single"/>
              </w:rPr>
              <w:t>the</w:t>
            </w:r>
            <w:r w:rsidR="004B6B6C" w:rsidRPr="004736BD">
              <w:rPr>
                <w:rFonts w:cs="Calibri"/>
                <w:spacing w:val="-1"/>
                <w:sz w:val="20"/>
                <w:szCs w:val="20"/>
                <w:u w:val="single"/>
              </w:rPr>
              <w:t xml:space="preserve"> </w:t>
            </w:r>
            <w:r w:rsidR="004B6B6C" w:rsidRPr="004736BD">
              <w:rPr>
                <w:rFonts w:cs="Calibri"/>
                <w:sz w:val="20"/>
                <w:szCs w:val="20"/>
                <w:u w:val="single"/>
              </w:rPr>
              <w:t>base</w:t>
            </w:r>
            <w:r w:rsidR="004B6B6C" w:rsidRPr="004736BD">
              <w:rPr>
                <w:rFonts w:cs="Calibri"/>
                <w:spacing w:val="-1"/>
                <w:sz w:val="20"/>
                <w:szCs w:val="20"/>
                <w:u w:val="single"/>
              </w:rPr>
              <w:t xml:space="preserve"> </w:t>
            </w:r>
            <w:r w:rsidR="004B6B6C" w:rsidRPr="004736BD">
              <w:rPr>
                <w:rFonts w:cs="Calibri"/>
                <w:sz w:val="20"/>
                <w:szCs w:val="20"/>
                <w:u w:val="single"/>
              </w:rPr>
              <w:t>of</w:t>
            </w:r>
            <w:r w:rsidR="004B6B6C" w:rsidRPr="004736BD">
              <w:rPr>
                <w:rFonts w:cs="Calibri"/>
                <w:spacing w:val="-1"/>
                <w:sz w:val="20"/>
                <w:szCs w:val="20"/>
                <w:u w:val="single"/>
              </w:rPr>
              <w:t xml:space="preserve"> </w:t>
            </w:r>
            <w:r w:rsidR="004B6B6C" w:rsidRPr="004736BD">
              <w:rPr>
                <w:rFonts w:cs="Calibri"/>
                <w:sz w:val="20"/>
                <w:szCs w:val="20"/>
                <w:u w:val="single"/>
              </w:rPr>
              <w:t>the</w:t>
            </w:r>
            <w:r w:rsidR="004B6B6C" w:rsidRPr="004736BD">
              <w:rPr>
                <w:rFonts w:cs="Calibri"/>
                <w:spacing w:val="-2"/>
                <w:sz w:val="20"/>
                <w:szCs w:val="20"/>
                <w:u w:val="single"/>
              </w:rPr>
              <w:t xml:space="preserve"> </w:t>
            </w:r>
            <w:r w:rsidR="004B6B6C" w:rsidRPr="004736BD">
              <w:rPr>
                <w:rFonts w:cs="Calibri"/>
                <w:sz w:val="20"/>
                <w:szCs w:val="20"/>
                <w:u w:val="single"/>
              </w:rPr>
              <w:t>installed</w:t>
            </w:r>
            <w:r w:rsidR="004B6B6C" w:rsidRPr="004736BD">
              <w:rPr>
                <w:rFonts w:cs="Calibri"/>
                <w:spacing w:val="1"/>
                <w:sz w:val="20"/>
                <w:szCs w:val="20"/>
                <w:u w:val="single"/>
              </w:rPr>
              <w:t xml:space="preserve"> </w:t>
            </w:r>
            <w:r w:rsidR="004B6B6C" w:rsidRPr="004736BD">
              <w:rPr>
                <w:rFonts w:cs="Calibri"/>
                <w:sz w:val="20"/>
                <w:szCs w:val="20"/>
                <w:u w:val="single"/>
              </w:rPr>
              <w:t>water</w:t>
            </w:r>
            <w:r>
              <w:rPr>
                <w:rFonts w:cs="Calibri"/>
                <w:sz w:val="20"/>
                <w:szCs w:val="20"/>
                <w:u w:val="single"/>
              </w:rPr>
              <w:t xml:space="preserve"> </w:t>
            </w:r>
            <w:r w:rsidR="004B6B6C" w:rsidRPr="004736BD">
              <w:rPr>
                <w:rFonts w:cs="Calibri"/>
                <w:sz w:val="20"/>
                <w:szCs w:val="20"/>
                <w:u w:val="single"/>
              </w:rPr>
              <w:t>heater,</w:t>
            </w:r>
            <w:r w:rsidR="004B6B6C" w:rsidRPr="004736BD">
              <w:rPr>
                <w:rFonts w:cs="Calibri"/>
                <w:spacing w:val="1"/>
                <w:sz w:val="20"/>
                <w:szCs w:val="20"/>
                <w:u w:val="single"/>
              </w:rPr>
              <w:t xml:space="preserve"> </w:t>
            </w:r>
            <w:r w:rsidR="004B6B6C" w:rsidRPr="004736BD">
              <w:rPr>
                <w:rFonts w:cs="Calibri"/>
                <w:sz w:val="20"/>
                <w:szCs w:val="20"/>
                <w:u w:val="single"/>
              </w:rPr>
              <w:t>and</w:t>
            </w:r>
            <w:r w:rsidR="004B6B6C" w:rsidRPr="004736BD">
              <w:rPr>
                <w:rFonts w:cs="Calibri"/>
                <w:spacing w:val="1"/>
                <w:sz w:val="20"/>
                <w:szCs w:val="20"/>
                <w:u w:val="single"/>
              </w:rPr>
              <w:t xml:space="preserve"> </w:t>
            </w:r>
            <w:r w:rsidR="004B6B6C" w:rsidRPr="004736BD">
              <w:rPr>
                <w:rFonts w:cs="Calibri"/>
                <w:sz w:val="20"/>
                <w:szCs w:val="20"/>
                <w:u w:val="single"/>
              </w:rPr>
              <w:t>allows</w:t>
            </w:r>
            <w:r w:rsidR="004B6B6C" w:rsidRPr="004736BD">
              <w:rPr>
                <w:rFonts w:cs="Calibri"/>
                <w:spacing w:val="1"/>
                <w:sz w:val="20"/>
                <w:szCs w:val="20"/>
                <w:u w:val="single"/>
              </w:rPr>
              <w:t xml:space="preserve"> </w:t>
            </w:r>
            <w:r w:rsidR="004B6B6C" w:rsidRPr="004736BD">
              <w:rPr>
                <w:rFonts w:cs="Calibri"/>
                <w:sz w:val="20"/>
                <w:szCs w:val="20"/>
                <w:u w:val="single"/>
              </w:rPr>
              <w:t>natural draining without pump</w:t>
            </w:r>
            <w:r w:rsidR="004B6B6C" w:rsidRPr="004736BD">
              <w:rPr>
                <w:rFonts w:cs="Calibri"/>
                <w:spacing w:val="1"/>
                <w:sz w:val="20"/>
                <w:szCs w:val="20"/>
                <w:u w:val="single"/>
              </w:rPr>
              <w:t xml:space="preserve"> </w:t>
            </w:r>
            <w:r w:rsidR="004B6B6C" w:rsidRPr="004736BD">
              <w:rPr>
                <w:rFonts w:cs="Calibri"/>
                <w:sz w:val="20"/>
                <w:szCs w:val="20"/>
                <w:u w:val="single"/>
              </w:rPr>
              <w:t>assistance.</w:t>
            </w:r>
          </w:p>
          <w:p w14:paraId="591F7357" w14:textId="77777777" w:rsidR="0033347C" w:rsidRPr="00B843FA" w:rsidRDefault="0033347C" w:rsidP="00121CBA">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60"/>
              <w:contextualSpacing/>
              <w:rPr>
                <w:rFonts w:asciiTheme="minorHAnsi" w:eastAsia="Times New Roman" w:hAnsiTheme="minorHAnsi" w:cstheme="minorHAnsi"/>
                <w:sz w:val="18"/>
                <w:szCs w:val="18"/>
              </w:rPr>
            </w:pPr>
          </w:p>
          <w:p w14:paraId="44A508AB" w14:textId="45061277" w:rsidR="00B843FA" w:rsidRPr="00B843FA" w:rsidRDefault="00B843FA" w:rsidP="00121CBA">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60"/>
              <w:contextualSpacing/>
              <w:rPr>
                <w:rFonts w:asciiTheme="minorHAnsi" w:eastAsia="Times New Roman" w:hAnsiTheme="minorHAnsi" w:cstheme="minorHAnsi"/>
                <w:sz w:val="18"/>
                <w:szCs w:val="18"/>
              </w:rPr>
            </w:pPr>
          </w:p>
        </w:tc>
      </w:tr>
      <w:tr w:rsidR="00B843FA" w:rsidRPr="00B843FA" w14:paraId="13419051" w14:textId="77777777" w:rsidTr="00F63542">
        <w:trPr>
          <w:trHeight w:val="145"/>
          <w:tblHeader/>
        </w:trPr>
        <w:tc>
          <w:tcPr>
            <w:tcW w:w="10782" w:type="dxa"/>
            <w:gridSpan w:val="2"/>
            <w:vAlign w:val="center"/>
          </w:tcPr>
          <w:p w14:paraId="65268ECF"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B843FA">
              <w:rPr>
                <w:rFonts w:asciiTheme="minorHAnsi" w:eastAsiaTheme="minorEastAsia" w:hAnsiTheme="minorHAnsi" w:cstheme="minorHAnsi"/>
                <w:b/>
                <w:sz w:val="18"/>
                <w:szCs w:val="18"/>
              </w:rPr>
              <w:t>The responsible person’s signature on this compliance document affirms that all applicable requirements in this table have been met.</w:t>
            </w:r>
          </w:p>
        </w:tc>
      </w:tr>
    </w:tbl>
    <w:p w14:paraId="544A4E55" w14:textId="3B79CFA4" w:rsidR="00B843FA" w:rsidRPr="008D6F63" w:rsidRDefault="00B843FA">
      <w:pPr>
        <w:spacing w:after="0" w:line="240" w:lineRule="auto"/>
        <w:rPr>
          <w:rFonts w:asciiTheme="minorHAnsi" w:hAnsiTheme="minorHAnsi" w:cstheme="minorHAnsi"/>
          <w:sz w:val="18"/>
          <w:szCs w:val="18"/>
        </w:rPr>
      </w:pPr>
    </w:p>
    <w:tbl>
      <w:tblPr>
        <w:tblStyle w:val="TableGrid"/>
        <w:tblW w:w="5005" w:type="pct"/>
        <w:tblInd w:w="-5" w:type="dxa"/>
        <w:tblLayout w:type="fixed"/>
        <w:tblLook w:val="04A0" w:firstRow="1" w:lastRow="0" w:firstColumn="1" w:lastColumn="0" w:noHBand="0" w:noVBand="1"/>
      </w:tblPr>
      <w:tblGrid>
        <w:gridCol w:w="444"/>
        <w:gridCol w:w="531"/>
        <w:gridCol w:w="965"/>
        <w:gridCol w:w="1251"/>
        <w:gridCol w:w="1251"/>
        <w:gridCol w:w="1251"/>
        <w:gridCol w:w="1162"/>
        <w:gridCol w:w="1341"/>
        <w:gridCol w:w="1251"/>
        <w:gridCol w:w="1354"/>
      </w:tblGrid>
      <w:tr w:rsidR="004872EE" w:rsidRPr="008D6F63" w14:paraId="29DA773B" w14:textId="426EA6C0" w:rsidTr="00F63542">
        <w:trPr>
          <w:trHeight w:val="704"/>
        </w:trPr>
        <w:tc>
          <w:tcPr>
            <w:tcW w:w="10800" w:type="dxa"/>
            <w:gridSpan w:val="10"/>
          </w:tcPr>
          <w:p w14:paraId="01B0DD41" w14:textId="153516C4" w:rsidR="004872EE" w:rsidRPr="008D6F63" w:rsidRDefault="004872EE" w:rsidP="008D6F63">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p>
          <w:p w14:paraId="7924B06C" w14:textId="77777777" w:rsidR="004872EE" w:rsidRDefault="004872EE" w:rsidP="00975E71">
            <w:pPr>
              <w:spacing w:after="0" w:line="240" w:lineRule="auto"/>
              <w:rPr>
                <w:rFonts w:cstheme="minorHAnsi"/>
                <w:sz w:val="20"/>
                <w:szCs w:val="20"/>
              </w:rPr>
            </w:pPr>
            <w:r>
              <w:rPr>
                <w:rFonts w:cstheme="minorHAnsi"/>
                <w:sz w:val="20"/>
                <w:szCs w:val="20"/>
              </w:rPr>
              <w:t xml:space="preserve">For dwelling units with multiple systems, enter the master bath distance and kitchen distance </w:t>
            </w:r>
            <w:r w:rsidRPr="00F6062F">
              <w:rPr>
                <w:rFonts w:cstheme="minorHAnsi"/>
                <w:sz w:val="20"/>
                <w:szCs w:val="20"/>
              </w:rPr>
              <w:t>to the closest water heater, and enter the average of the furthest fixture to each water heater.</w:t>
            </w:r>
          </w:p>
          <w:p w14:paraId="29FFDE61" w14:textId="115B0149" w:rsidR="004872EE" w:rsidRPr="008D6F63" w:rsidRDefault="004872EE" w:rsidP="008D6F63">
            <w:pPr>
              <w:spacing w:after="0" w:line="240" w:lineRule="auto"/>
              <w:rPr>
                <w:rFonts w:cstheme="minorHAnsi"/>
                <w:b/>
                <w:sz w:val="18"/>
                <w:szCs w:val="18"/>
              </w:rPr>
            </w:pPr>
            <w:r>
              <w:rPr>
                <w:rFonts w:cstheme="minorHAnsi"/>
                <w:sz w:val="20"/>
                <w:szCs w:val="20"/>
              </w:rPr>
              <w:lastRenderedPageBreak/>
              <w:t xml:space="preserve">&lt;&lt; Require one row of data, reporting the longest distances, for each dwelling unit identified in </w:t>
            </w:r>
            <w:r w:rsidR="0078464C">
              <w:rPr>
                <w:rFonts w:cstheme="minorHAnsi"/>
                <w:sz w:val="20"/>
                <w:szCs w:val="20"/>
              </w:rPr>
              <w:t xml:space="preserve">Table </w:t>
            </w:r>
            <w:r>
              <w:rPr>
                <w:rFonts w:cstheme="minorHAnsi"/>
                <w:sz w:val="20"/>
                <w:szCs w:val="20"/>
              </w:rPr>
              <w:t>B</w:t>
            </w:r>
            <w:r w:rsidR="00E44611">
              <w:rPr>
                <w:rFonts w:cstheme="minorHAnsi"/>
                <w:sz w:val="20"/>
                <w:szCs w:val="20"/>
              </w:rPr>
              <w:t xml:space="preserve"> or </w:t>
            </w:r>
            <w:r w:rsidR="0078464C">
              <w:rPr>
                <w:rFonts w:cstheme="minorHAnsi"/>
                <w:sz w:val="20"/>
                <w:szCs w:val="20"/>
              </w:rPr>
              <w:t>B2</w:t>
            </w:r>
            <w:r>
              <w:rPr>
                <w:rFonts w:cstheme="minorHAnsi"/>
                <w:sz w:val="20"/>
                <w:szCs w:val="20"/>
              </w:rPr>
              <w:t xml:space="preserve">. with B11 </w:t>
            </w:r>
            <w:r w:rsidR="00E44611">
              <w:rPr>
                <w:rFonts w:cstheme="minorHAnsi"/>
                <w:sz w:val="20"/>
                <w:szCs w:val="20"/>
              </w:rPr>
              <w:t xml:space="preserve">or </w:t>
            </w:r>
            <w:r w:rsidR="00F7260C">
              <w:rPr>
                <w:rFonts w:cstheme="minorHAnsi"/>
                <w:sz w:val="20"/>
                <w:szCs w:val="20"/>
              </w:rPr>
              <w:t>B2-</w:t>
            </w:r>
            <w:r w:rsidR="00E44611">
              <w:rPr>
                <w:rFonts w:cstheme="minorHAnsi"/>
                <w:sz w:val="20"/>
                <w:szCs w:val="20"/>
              </w:rPr>
              <w:t xml:space="preserve">08 </w:t>
            </w:r>
            <w:r>
              <w:rPr>
                <w:rFonts w:cstheme="minorHAnsi"/>
                <w:sz w:val="20"/>
                <w:szCs w:val="20"/>
              </w:rPr>
              <w:t>= Expanded. If no dwelling in B11</w:t>
            </w:r>
            <w:r w:rsidR="00E44611">
              <w:rPr>
                <w:rFonts w:cstheme="minorHAnsi"/>
                <w:sz w:val="20"/>
                <w:szCs w:val="20"/>
              </w:rPr>
              <w:t xml:space="preserve">or </w:t>
            </w:r>
            <w:r w:rsidR="00127C14">
              <w:rPr>
                <w:rFonts w:cstheme="minorHAnsi"/>
                <w:sz w:val="20"/>
                <w:szCs w:val="20"/>
              </w:rPr>
              <w:t>B2-</w:t>
            </w:r>
            <w:r w:rsidR="00E44611">
              <w:rPr>
                <w:rFonts w:cstheme="minorHAnsi"/>
                <w:sz w:val="20"/>
                <w:szCs w:val="20"/>
              </w:rPr>
              <w:t>08</w:t>
            </w:r>
            <w:r>
              <w:rPr>
                <w:rFonts w:cstheme="minorHAnsi"/>
                <w:sz w:val="20"/>
                <w:szCs w:val="20"/>
              </w:rPr>
              <w:t xml:space="preserve"> = Expanded, then display section header and standard “This section does not apply” message&gt;&gt;</w:t>
            </w:r>
          </w:p>
        </w:tc>
      </w:tr>
      <w:tr w:rsidR="00E91074" w:rsidRPr="00AC2387" w14:paraId="72A6A348" w14:textId="63BC3E63" w:rsidTr="00F63542">
        <w:trPr>
          <w:trHeight w:val="286"/>
        </w:trPr>
        <w:tc>
          <w:tcPr>
            <w:tcW w:w="974" w:type="dxa"/>
            <w:gridSpan w:val="2"/>
          </w:tcPr>
          <w:p w14:paraId="62BE8BBF" w14:textId="5DBE22F9" w:rsidR="00E91074" w:rsidRDefault="00E91074" w:rsidP="00E91074">
            <w:pPr>
              <w:spacing w:after="0"/>
              <w:jc w:val="center"/>
              <w:rPr>
                <w:rFonts w:cstheme="minorHAnsi"/>
                <w:sz w:val="20"/>
                <w:szCs w:val="20"/>
              </w:rPr>
            </w:pPr>
            <w:r>
              <w:rPr>
                <w:rFonts w:cstheme="minorHAnsi"/>
                <w:sz w:val="20"/>
                <w:szCs w:val="20"/>
              </w:rPr>
              <w:lastRenderedPageBreak/>
              <w:t>01</w:t>
            </w:r>
          </w:p>
        </w:tc>
        <w:tc>
          <w:tcPr>
            <w:tcW w:w="965" w:type="dxa"/>
          </w:tcPr>
          <w:p w14:paraId="4303F6F4" w14:textId="62508C03" w:rsidR="00E91074" w:rsidRDefault="00E91074" w:rsidP="00E91074">
            <w:pPr>
              <w:spacing w:after="0"/>
              <w:jc w:val="center"/>
              <w:rPr>
                <w:rFonts w:cstheme="minorHAnsi"/>
                <w:sz w:val="20"/>
                <w:szCs w:val="20"/>
              </w:rPr>
            </w:pPr>
            <w:r>
              <w:rPr>
                <w:rFonts w:cstheme="minorHAnsi"/>
                <w:sz w:val="20"/>
                <w:szCs w:val="20"/>
              </w:rPr>
              <w:t>02</w:t>
            </w:r>
          </w:p>
        </w:tc>
        <w:tc>
          <w:tcPr>
            <w:tcW w:w="1251" w:type="dxa"/>
            <w:vAlign w:val="bottom"/>
          </w:tcPr>
          <w:p w14:paraId="0A25BCF2" w14:textId="47183BF6" w:rsidR="00E91074" w:rsidRDefault="00E91074" w:rsidP="00E91074">
            <w:pPr>
              <w:spacing w:after="0"/>
              <w:jc w:val="center"/>
              <w:rPr>
                <w:rFonts w:cstheme="minorHAnsi"/>
                <w:sz w:val="20"/>
                <w:szCs w:val="20"/>
              </w:rPr>
            </w:pPr>
            <w:r>
              <w:rPr>
                <w:rFonts w:cstheme="minorHAnsi"/>
                <w:sz w:val="20"/>
                <w:szCs w:val="20"/>
              </w:rPr>
              <w:t>03</w:t>
            </w:r>
          </w:p>
        </w:tc>
        <w:tc>
          <w:tcPr>
            <w:tcW w:w="1251" w:type="dxa"/>
          </w:tcPr>
          <w:p w14:paraId="64CE3C45" w14:textId="07C1234A" w:rsidR="00E91074" w:rsidRDefault="00E91074" w:rsidP="00E91074">
            <w:pPr>
              <w:spacing w:after="0"/>
              <w:jc w:val="center"/>
              <w:rPr>
                <w:rFonts w:cstheme="minorHAnsi"/>
                <w:sz w:val="20"/>
                <w:szCs w:val="20"/>
              </w:rPr>
            </w:pPr>
            <w:r>
              <w:rPr>
                <w:rFonts w:cstheme="minorHAnsi"/>
                <w:sz w:val="20"/>
                <w:szCs w:val="20"/>
              </w:rPr>
              <w:t>04</w:t>
            </w:r>
          </w:p>
        </w:tc>
        <w:tc>
          <w:tcPr>
            <w:tcW w:w="1251" w:type="dxa"/>
          </w:tcPr>
          <w:p w14:paraId="56EB1149" w14:textId="177375F9" w:rsidR="00E91074" w:rsidRDefault="00E91074" w:rsidP="00E91074">
            <w:pPr>
              <w:spacing w:after="0"/>
              <w:jc w:val="center"/>
              <w:rPr>
                <w:rFonts w:cstheme="minorHAnsi"/>
                <w:sz w:val="20"/>
                <w:szCs w:val="20"/>
              </w:rPr>
            </w:pPr>
            <w:r>
              <w:rPr>
                <w:rFonts w:cstheme="minorHAnsi"/>
                <w:sz w:val="20"/>
                <w:szCs w:val="20"/>
              </w:rPr>
              <w:t>05</w:t>
            </w:r>
          </w:p>
        </w:tc>
        <w:tc>
          <w:tcPr>
            <w:tcW w:w="1162" w:type="dxa"/>
          </w:tcPr>
          <w:p w14:paraId="1302FEC8" w14:textId="43818BC0" w:rsidR="00E91074" w:rsidRDefault="00E91074" w:rsidP="00E91074">
            <w:pPr>
              <w:spacing w:after="0"/>
              <w:jc w:val="center"/>
              <w:rPr>
                <w:rFonts w:cstheme="minorHAnsi"/>
                <w:sz w:val="20"/>
                <w:szCs w:val="20"/>
              </w:rPr>
            </w:pPr>
            <w:r>
              <w:rPr>
                <w:rFonts w:cstheme="minorHAnsi"/>
                <w:sz w:val="20"/>
                <w:szCs w:val="20"/>
              </w:rPr>
              <w:t>06</w:t>
            </w:r>
          </w:p>
        </w:tc>
        <w:tc>
          <w:tcPr>
            <w:tcW w:w="1341" w:type="dxa"/>
          </w:tcPr>
          <w:p w14:paraId="74F4E94A" w14:textId="5BDB2ABA" w:rsidR="00E91074" w:rsidRDefault="00E91074" w:rsidP="00E91074">
            <w:pPr>
              <w:spacing w:after="0"/>
              <w:jc w:val="center"/>
              <w:rPr>
                <w:rFonts w:cstheme="minorHAnsi"/>
                <w:sz w:val="20"/>
                <w:szCs w:val="20"/>
              </w:rPr>
            </w:pPr>
            <w:r>
              <w:rPr>
                <w:rFonts w:cstheme="minorHAnsi"/>
                <w:sz w:val="20"/>
                <w:szCs w:val="20"/>
              </w:rPr>
              <w:t>07</w:t>
            </w:r>
          </w:p>
        </w:tc>
        <w:tc>
          <w:tcPr>
            <w:tcW w:w="1251" w:type="dxa"/>
          </w:tcPr>
          <w:p w14:paraId="7E5C9B9B" w14:textId="75E38FA2" w:rsidR="00E91074" w:rsidRDefault="00E91074" w:rsidP="00E91074">
            <w:pPr>
              <w:spacing w:after="0"/>
              <w:jc w:val="center"/>
              <w:rPr>
                <w:rFonts w:cstheme="minorHAnsi"/>
                <w:sz w:val="20"/>
                <w:szCs w:val="20"/>
              </w:rPr>
            </w:pPr>
            <w:r>
              <w:rPr>
                <w:rFonts w:cstheme="minorHAnsi"/>
                <w:sz w:val="20"/>
                <w:szCs w:val="20"/>
              </w:rPr>
              <w:t>08</w:t>
            </w:r>
          </w:p>
        </w:tc>
        <w:tc>
          <w:tcPr>
            <w:tcW w:w="1354" w:type="dxa"/>
          </w:tcPr>
          <w:p w14:paraId="47B24012" w14:textId="360A2AC5" w:rsidR="00E91074" w:rsidRDefault="00E91074" w:rsidP="00E91074">
            <w:pPr>
              <w:spacing w:after="0"/>
              <w:jc w:val="center"/>
              <w:rPr>
                <w:rFonts w:cstheme="minorHAnsi"/>
                <w:sz w:val="20"/>
                <w:szCs w:val="20"/>
              </w:rPr>
            </w:pPr>
            <w:r>
              <w:rPr>
                <w:rFonts w:cstheme="minorHAnsi"/>
                <w:sz w:val="20"/>
                <w:szCs w:val="20"/>
              </w:rPr>
              <w:t>09</w:t>
            </w:r>
          </w:p>
        </w:tc>
      </w:tr>
      <w:tr w:rsidR="00E91074" w:rsidRPr="00AB4500" w14:paraId="14D2692F" w14:textId="3B522467" w:rsidTr="00F63542">
        <w:trPr>
          <w:trHeight w:val="1760"/>
        </w:trPr>
        <w:tc>
          <w:tcPr>
            <w:tcW w:w="974" w:type="dxa"/>
            <w:gridSpan w:val="2"/>
            <w:vAlign w:val="bottom"/>
          </w:tcPr>
          <w:p w14:paraId="3D1CEAB4" w14:textId="28075304" w:rsidR="00E91074" w:rsidRPr="00AB4500" w:rsidRDefault="00E91074" w:rsidP="00E91074">
            <w:pPr>
              <w:spacing w:after="0" w:line="240" w:lineRule="auto"/>
              <w:jc w:val="center"/>
              <w:rPr>
                <w:rFonts w:cstheme="minorHAnsi"/>
                <w:sz w:val="18"/>
                <w:szCs w:val="20"/>
              </w:rPr>
            </w:pPr>
            <w:bookmarkStart w:id="41" w:name="_Hlk84838181"/>
            <w:r>
              <w:rPr>
                <w:rFonts w:cstheme="minorHAnsi"/>
                <w:sz w:val="18"/>
                <w:szCs w:val="20"/>
              </w:rPr>
              <w:t xml:space="preserve">Dwelling </w:t>
            </w:r>
            <w:r w:rsidRPr="00AB4500">
              <w:rPr>
                <w:rFonts w:cstheme="minorHAnsi"/>
                <w:sz w:val="18"/>
                <w:szCs w:val="20"/>
              </w:rPr>
              <w:t>Name</w:t>
            </w:r>
          </w:p>
        </w:tc>
        <w:tc>
          <w:tcPr>
            <w:tcW w:w="965" w:type="dxa"/>
            <w:vAlign w:val="bottom"/>
          </w:tcPr>
          <w:p w14:paraId="1964C4D3" w14:textId="77777777" w:rsidR="00E91074" w:rsidRPr="00AB4500" w:rsidRDefault="00E91074" w:rsidP="00E91074">
            <w:pPr>
              <w:spacing w:after="0" w:line="240" w:lineRule="auto"/>
              <w:jc w:val="center"/>
              <w:rPr>
                <w:rFonts w:cstheme="minorHAnsi"/>
                <w:sz w:val="18"/>
                <w:szCs w:val="20"/>
              </w:rPr>
            </w:pPr>
            <w:r w:rsidRPr="00AB4500">
              <w:rPr>
                <w:rFonts w:cstheme="minorHAnsi"/>
                <w:sz w:val="18"/>
                <w:szCs w:val="20"/>
              </w:rPr>
              <w:t>Number of Stories</w:t>
            </w:r>
          </w:p>
        </w:tc>
        <w:tc>
          <w:tcPr>
            <w:tcW w:w="1251" w:type="dxa"/>
            <w:vAlign w:val="bottom"/>
          </w:tcPr>
          <w:p w14:paraId="49DF866D" w14:textId="77777777" w:rsidR="00E91074" w:rsidRPr="00AB4500" w:rsidRDefault="00E91074" w:rsidP="00E91074">
            <w:pPr>
              <w:spacing w:after="0" w:line="240" w:lineRule="auto"/>
              <w:jc w:val="center"/>
              <w:rPr>
                <w:sz w:val="18"/>
              </w:rPr>
            </w:pPr>
            <w:r w:rsidRPr="00AB4500">
              <w:rPr>
                <w:rFonts w:cstheme="minorHAnsi"/>
                <w:sz w:val="18"/>
                <w:szCs w:val="20"/>
              </w:rPr>
              <w:t>Master Bath distance of furthest fixture to Water Heater in feet</w:t>
            </w:r>
          </w:p>
        </w:tc>
        <w:tc>
          <w:tcPr>
            <w:tcW w:w="1251" w:type="dxa"/>
            <w:vAlign w:val="bottom"/>
          </w:tcPr>
          <w:p w14:paraId="1F34F125" w14:textId="77777777" w:rsidR="00E91074" w:rsidRPr="00AB4500" w:rsidRDefault="00E91074" w:rsidP="00E91074">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51" w:type="dxa"/>
            <w:vAlign w:val="bottom"/>
          </w:tcPr>
          <w:p w14:paraId="4D13E159" w14:textId="3C650C27" w:rsidR="00E91074" w:rsidRPr="00AB4500" w:rsidRDefault="00E91074" w:rsidP="00E91074">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62" w:type="dxa"/>
            <w:vAlign w:val="bottom"/>
          </w:tcPr>
          <w:p w14:paraId="0EB8E30F" w14:textId="77777777" w:rsidR="00E91074" w:rsidRPr="00AB4500" w:rsidRDefault="00E91074" w:rsidP="00E91074">
            <w:pPr>
              <w:spacing w:after="0" w:line="240" w:lineRule="auto"/>
              <w:jc w:val="center"/>
              <w:rPr>
                <w:sz w:val="18"/>
              </w:rPr>
            </w:pPr>
            <w:r w:rsidRPr="00AB4500">
              <w:rPr>
                <w:rFonts w:cstheme="minorHAnsi"/>
                <w:sz w:val="18"/>
                <w:szCs w:val="20"/>
              </w:rPr>
              <w:t>Weighted Distance</w:t>
            </w:r>
          </w:p>
        </w:tc>
        <w:tc>
          <w:tcPr>
            <w:tcW w:w="1341" w:type="dxa"/>
            <w:vAlign w:val="bottom"/>
          </w:tcPr>
          <w:p w14:paraId="65EB741D" w14:textId="77777777" w:rsidR="00E91074" w:rsidRPr="00AB4500" w:rsidRDefault="00E91074" w:rsidP="00E91074">
            <w:pPr>
              <w:spacing w:after="0" w:line="240" w:lineRule="auto"/>
              <w:jc w:val="center"/>
              <w:rPr>
                <w:sz w:val="18"/>
              </w:rPr>
            </w:pPr>
            <w:r w:rsidRPr="00AB4500">
              <w:rPr>
                <w:rFonts w:cstheme="minorHAnsi"/>
                <w:sz w:val="18"/>
                <w:szCs w:val="20"/>
              </w:rPr>
              <w:t>Qualification Distance</w:t>
            </w:r>
          </w:p>
        </w:tc>
        <w:tc>
          <w:tcPr>
            <w:tcW w:w="1251" w:type="dxa"/>
            <w:vAlign w:val="bottom"/>
          </w:tcPr>
          <w:p w14:paraId="4E25322E" w14:textId="3F179737" w:rsidR="00E91074" w:rsidRPr="00AB4500" w:rsidRDefault="00E91074" w:rsidP="00E91074">
            <w:pPr>
              <w:spacing w:after="0" w:line="240" w:lineRule="auto"/>
              <w:jc w:val="center"/>
              <w:rPr>
                <w:rFonts w:cstheme="minorHAnsi"/>
                <w:sz w:val="18"/>
                <w:szCs w:val="20"/>
              </w:rPr>
            </w:pPr>
            <w:r>
              <w:rPr>
                <w:rFonts w:cstheme="minorHAnsi"/>
                <w:sz w:val="18"/>
              </w:rPr>
              <w:t>Design Compactness Factor</w:t>
            </w:r>
          </w:p>
        </w:tc>
        <w:tc>
          <w:tcPr>
            <w:tcW w:w="1354" w:type="dxa"/>
            <w:vAlign w:val="bottom"/>
          </w:tcPr>
          <w:p w14:paraId="594B5F6E" w14:textId="0710F60C" w:rsidR="00E91074" w:rsidRPr="00AB4500" w:rsidRDefault="00E91074" w:rsidP="00E91074">
            <w:pPr>
              <w:spacing w:after="0" w:line="240" w:lineRule="auto"/>
              <w:jc w:val="center"/>
              <w:rPr>
                <w:rFonts w:cstheme="minorHAnsi"/>
                <w:sz w:val="18"/>
                <w:szCs w:val="20"/>
              </w:rPr>
            </w:pPr>
            <w:r>
              <w:rPr>
                <w:rFonts w:cstheme="minorHAnsi"/>
                <w:sz w:val="18"/>
              </w:rPr>
              <w:t>Calculated Compactness Factor</w:t>
            </w:r>
          </w:p>
        </w:tc>
      </w:tr>
      <w:bookmarkEnd w:id="41"/>
      <w:tr w:rsidR="00E91074" w:rsidRPr="00AB4500" w14:paraId="0D20F773" w14:textId="4A8CB3C5" w:rsidTr="00F63542">
        <w:trPr>
          <w:trHeight w:val="306"/>
        </w:trPr>
        <w:tc>
          <w:tcPr>
            <w:tcW w:w="974" w:type="dxa"/>
            <w:gridSpan w:val="2"/>
          </w:tcPr>
          <w:p w14:paraId="6719F216" w14:textId="480F6444" w:rsidR="00E91074" w:rsidRPr="00AB4500" w:rsidRDefault="00E91074" w:rsidP="00E91074">
            <w:pPr>
              <w:spacing w:after="0" w:line="240" w:lineRule="auto"/>
              <w:rPr>
                <w:sz w:val="18"/>
                <w:szCs w:val="18"/>
              </w:rPr>
            </w:pPr>
            <w:r w:rsidRPr="00AB4500">
              <w:rPr>
                <w:rFonts w:asciiTheme="minorHAnsi" w:eastAsia="Times New Roman" w:hAnsiTheme="minorHAnsi" w:cstheme="minorHAnsi"/>
                <w:sz w:val="18"/>
                <w:szCs w:val="18"/>
              </w:rPr>
              <w:t>&lt;&lt;Reference value from A01</w:t>
            </w:r>
            <w:r>
              <w:rPr>
                <w:rFonts w:asciiTheme="minorHAnsi" w:eastAsia="Times New Roman" w:hAnsiTheme="minorHAnsi" w:cstheme="minorHAnsi"/>
                <w:sz w:val="18"/>
                <w:szCs w:val="18"/>
              </w:rPr>
              <w:t xml:space="preserve"> or A2-01</w:t>
            </w:r>
            <w:r w:rsidRPr="00AB4500">
              <w:rPr>
                <w:rFonts w:asciiTheme="minorHAnsi" w:eastAsia="Times New Roman" w:hAnsiTheme="minorHAnsi" w:cstheme="minorHAnsi"/>
                <w:sz w:val="18"/>
                <w:szCs w:val="18"/>
              </w:rPr>
              <w:t>&gt;&gt;</w:t>
            </w:r>
          </w:p>
        </w:tc>
        <w:tc>
          <w:tcPr>
            <w:tcW w:w="965" w:type="dxa"/>
          </w:tcPr>
          <w:p w14:paraId="7EB68E5E" w14:textId="3C94D0A2" w:rsidR="00E91074" w:rsidRPr="00AB4500" w:rsidRDefault="00E91074" w:rsidP="00650C26">
            <w:pPr>
              <w:spacing w:after="0" w:line="240" w:lineRule="auto"/>
              <w:rPr>
                <w:sz w:val="18"/>
                <w:szCs w:val="18"/>
              </w:rPr>
            </w:pPr>
            <w:r w:rsidRPr="00AB4500">
              <w:rPr>
                <w:sz w:val="18"/>
                <w:szCs w:val="18"/>
              </w:rPr>
              <w:t>&lt;&lt;</w:t>
            </w:r>
            <w:r w:rsidR="00650C26" w:rsidRPr="00AB4500" w:rsidDel="00650C26">
              <w:rPr>
                <w:sz w:val="18"/>
                <w:szCs w:val="18"/>
              </w:rPr>
              <w:t xml:space="preserve"> </w:t>
            </w:r>
            <w:r w:rsidR="00650C26">
              <w:rPr>
                <w:rFonts w:asciiTheme="minorHAnsi" w:hAnsiTheme="minorHAnsi" w:cstheme="minorHAnsi"/>
                <w:sz w:val="18"/>
                <w:szCs w:val="18"/>
              </w:rPr>
              <w:t xml:space="preserve"> if prescriptive or H03/H04/H05 are not in performance file, user select from list: 1, 2, 3; Else value = N/A</w:t>
            </w:r>
            <w:r w:rsidR="00650C26" w:rsidRPr="00AB4500">
              <w:rPr>
                <w:sz w:val="18"/>
                <w:szCs w:val="18"/>
              </w:rPr>
              <w:t xml:space="preserve"> </w:t>
            </w:r>
            <w:r w:rsidRPr="00AB4500">
              <w:rPr>
                <w:sz w:val="18"/>
                <w:szCs w:val="18"/>
              </w:rPr>
              <w:t>&gt;&gt;</w:t>
            </w:r>
          </w:p>
        </w:tc>
        <w:tc>
          <w:tcPr>
            <w:tcW w:w="1251" w:type="dxa"/>
          </w:tcPr>
          <w:p w14:paraId="3C809CB1" w14:textId="77777777" w:rsidR="00E91074" w:rsidRPr="00AB4500" w:rsidRDefault="00E91074" w:rsidP="00E91074">
            <w:pPr>
              <w:spacing w:after="0" w:line="240" w:lineRule="auto"/>
              <w:rPr>
                <w:sz w:val="18"/>
                <w:szCs w:val="18"/>
              </w:rPr>
            </w:pPr>
            <w:r w:rsidRPr="00AB4500">
              <w:rPr>
                <w:sz w:val="18"/>
                <w:szCs w:val="18"/>
              </w:rPr>
              <w:t>&lt;&lt;Reference Value from CF1R-</w:t>
            </w:r>
            <w:r w:rsidRPr="00621545">
              <w:rPr>
                <w:sz w:val="18"/>
                <w:szCs w:val="18"/>
              </w:rPr>
              <w:t>PRF</w:t>
            </w:r>
            <w:r w:rsidRPr="00AB4500">
              <w:rPr>
                <w:sz w:val="18"/>
                <w:szCs w:val="18"/>
              </w:rPr>
              <w:t xml:space="preserve">; </w:t>
            </w:r>
          </w:p>
          <w:p w14:paraId="2D08058C" w14:textId="0949CA40" w:rsidR="00E91074" w:rsidRPr="00AB4500" w:rsidRDefault="00E91074" w:rsidP="00E91074">
            <w:pPr>
              <w:spacing w:after="0" w:line="240" w:lineRule="auto"/>
              <w:rPr>
                <w:sz w:val="18"/>
                <w:szCs w:val="18"/>
              </w:rPr>
            </w:pPr>
            <w:r w:rsidRPr="00AB4500">
              <w:rPr>
                <w:sz w:val="18"/>
                <w:szCs w:val="18"/>
              </w:rPr>
              <w:t>Else if prescriptive compliance</w:t>
            </w:r>
            <w:r>
              <w:rPr>
                <w:sz w:val="18"/>
                <w:szCs w:val="18"/>
              </w:rPr>
              <w:t xml:space="preserve"> or not in the XML</w:t>
            </w:r>
            <w:r w:rsidRPr="00AB4500">
              <w:rPr>
                <w:sz w:val="18"/>
                <w:szCs w:val="18"/>
              </w:rPr>
              <w:t>, user input&gt;&gt;</w:t>
            </w:r>
          </w:p>
        </w:tc>
        <w:tc>
          <w:tcPr>
            <w:tcW w:w="1251" w:type="dxa"/>
          </w:tcPr>
          <w:p w14:paraId="27C99E22" w14:textId="77777777" w:rsidR="00E91074" w:rsidRPr="00AB4500" w:rsidRDefault="00E91074" w:rsidP="00E91074">
            <w:pPr>
              <w:spacing w:after="0" w:line="240" w:lineRule="auto"/>
              <w:rPr>
                <w:sz w:val="18"/>
                <w:szCs w:val="18"/>
              </w:rPr>
            </w:pPr>
            <w:r w:rsidRPr="00AB4500">
              <w:rPr>
                <w:sz w:val="18"/>
                <w:szCs w:val="18"/>
              </w:rPr>
              <w:t>&lt;&lt;Reference Value from CF1R-</w:t>
            </w:r>
            <w:r w:rsidRPr="00621545">
              <w:rPr>
                <w:sz w:val="18"/>
                <w:szCs w:val="18"/>
              </w:rPr>
              <w:t>PRF</w:t>
            </w:r>
            <w:r w:rsidRPr="00AB4500">
              <w:rPr>
                <w:sz w:val="18"/>
                <w:szCs w:val="18"/>
              </w:rPr>
              <w:t xml:space="preserve">; </w:t>
            </w:r>
          </w:p>
          <w:p w14:paraId="7CC442C2" w14:textId="109D5CC0" w:rsidR="00E91074" w:rsidRPr="00AB4500" w:rsidRDefault="00E91074" w:rsidP="00E91074">
            <w:pPr>
              <w:spacing w:after="0" w:line="240" w:lineRule="auto"/>
              <w:rPr>
                <w:sz w:val="18"/>
                <w:szCs w:val="18"/>
              </w:rPr>
            </w:pPr>
            <w:r w:rsidRPr="00AB4500">
              <w:rPr>
                <w:sz w:val="18"/>
                <w:szCs w:val="18"/>
              </w:rPr>
              <w:t>Else if prescriptive compliance</w:t>
            </w:r>
            <w:r>
              <w:rPr>
                <w:sz w:val="18"/>
                <w:szCs w:val="18"/>
              </w:rPr>
              <w:t xml:space="preserve"> or not in the XML</w:t>
            </w:r>
            <w:r w:rsidRPr="00AB4500">
              <w:rPr>
                <w:sz w:val="18"/>
                <w:szCs w:val="18"/>
              </w:rPr>
              <w:t>, user input&gt;&gt;</w:t>
            </w:r>
          </w:p>
        </w:tc>
        <w:tc>
          <w:tcPr>
            <w:tcW w:w="1251" w:type="dxa"/>
          </w:tcPr>
          <w:p w14:paraId="10420677" w14:textId="77777777" w:rsidR="00E91074" w:rsidRPr="00AB4500" w:rsidRDefault="00E91074" w:rsidP="00E91074">
            <w:pPr>
              <w:spacing w:after="0" w:line="240" w:lineRule="auto"/>
              <w:rPr>
                <w:sz w:val="18"/>
                <w:szCs w:val="18"/>
              </w:rPr>
            </w:pPr>
            <w:r w:rsidRPr="00AB4500">
              <w:rPr>
                <w:sz w:val="18"/>
                <w:szCs w:val="18"/>
              </w:rPr>
              <w:t>&lt;&lt;Reference Value from CF1R-</w:t>
            </w:r>
            <w:r w:rsidRPr="00621545">
              <w:rPr>
                <w:sz w:val="18"/>
                <w:szCs w:val="18"/>
              </w:rPr>
              <w:t>PRF</w:t>
            </w:r>
            <w:r w:rsidRPr="00AB4500">
              <w:rPr>
                <w:sz w:val="18"/>
                <w:szCs w:val="18"/>
              </w:rPr>
              <w:t xml:space="preserve">; </w:t>
            </w:r>
          </w:p>
          <w:p w14:paraId="4FFEAB9E" w14:textId="3F06AF78" w:rsidR="00E91074" w:rsidRPr="00AB4500" w:rsidRDefault="00E91074" w:rsidP="00E91074">
            <w:pPr>
              <w:spacing w:after="0" w:line="240" w:lineRule="auto"/>
              <w:rPr>
                <w:sz w:val="18"/>
                <w:szCs w:val="18"/>
              </w:rPr>
            </w:pPr>
            <w:r w:rsidRPr="00AB4500">
              <w:rPr>
                <w:sz w:val="18"/>
                <w:szCs w:val="18"/>
              </w:rPr>
              <w:t>Else if prescriptive compliance</w:t>
            </w:r>
            <w:r>
              <w:rPr>
                <w:sz w:val="18"/>
                <w:szCs w:val="18"/>
              </w:rPr>
              <w:t xml:space="preserve"> or not in the XML</w:t>
            </w:r>
            <w:r w:rsidRPr="00AB4500">
              <w:rPr>
                <w:sz w:val="18"/>
                <w:szCs w:val="18"/>
              </w:rPr>
              <w:t>, user input&gt;&gt;</w:t>
            </w:r>
          </w:p>
        </w:tc>
        <w:tc>
          <w:tcPr>
            <w:tcW w:w="1162" w:type="dxa"/>
          </w:tcPr>
          <w:p w14:paraId="780AA290" w14:textId="77777777" w:rsidR="00E91074" w:rsidRPr="00AB4500" w:rsidRDefault="00E91074" w:rsidP="00E91074">
            <w:pPr>
              <w:spacing w:after="0" w:line="240" w:lineRule="auto"/>
              <w:rPr>
                <w:sz w:val="18"/>
                <w:szCs w:val="18"/>
              </w:rPr>
            </w:pPr>
            <w:r w:rsidRPr="00AB4500">
              <w:rPr>
                <w:sz w:val="18"/>
                <w:szCs w:val="18"/>
              </w:rPr>
              <w:t>&lt;&lt;Reference value from CF1R-</w:t>
            </w:r>
            <w:r w:rsidRPr="00621545">
              <w:rPr>
                <w:sz w:val="18"/>
                <w:szCs w:val="18"/>
              </w:rPr>
              <w:t>PRF</w:t>
            </w:r>
            <w:r w:rsidRPr="00AB4500">
              <w:rPr>
                <w:sz w:val="18"/>
                <w:szCs w:val="18"/>
              </w:rPr>
              <w:t xml:space="preserve">; </w:t>
            </w:r>
          </w:p>
          <w:p w14:paraId="4B0B6A2B" w14:textId="3414ACDF" w:rsidR="00E91074" w:rsidRPr="00AB4500" w:rsidRDefault="00E91074" w:rsidP="00E91074">
            <w:pPr>
              <w:spacing w:after="0" w:line="240" w:lineRule="auto"/>
              <w:rPr>
                <w:sz w:val="18"/>
                <w:szCs w:val="18"/>
              </w:rPr>
            </w:pPr>
            <w:r w:rsidRPr="00AB4500">
              <w:rPr>
                <w:sz w:val="18"/>
                <w:szCs w:val="18"/>
              </w:rPr>
              <w:t xml:space="preserve">else if prescriptive </w:t>
            </w:r>
            <w:r>
              <w:rPr>
                <w:sz w:val="18"/>
                <w:szCs w:val="18"/>
              </w:rPr>
              <w:t xml:space="preserve">or not in the XML </w:t>
            </w:r>
            <w:r w:rsidRPr="00AB4500">
              <w:rPr>
                <w:sz w:val="18"/>
                <w:szCs w:val="18"/>
              </w:rPr>
              <w:t>and A</w:t>
            </w:r>
            <w:r>
              <w:rPr>
                <w:sz w:val="18"/>
                <w:szCs w:val="18"/>
              </w:rPr>
              <w:t>10</w:t>
            </w:r>
            <w:r w:rsidRPr="00AB4500">
              <w:rPr>
                <w:sz w:val="18"/>
                <w:szCs w:val="18"/>
              </w:rPr>
              <w:t xml:space="preserve"> </w:t>
            </w:r>
            <w:r>
              <w:rPr>
                <w:sz w:val="18"/>
                <w:szCs w:val="18"/>
              </w:rPr>
              <w:t xml:space="preserve">or A2-07 </w:t>
            </w:r>
            <w:r w:rsidRPr="00AB4500">
              <w:rPr>
                <w:sz w:val="18"/>
                <w:szCs w:val="18"/>
              </w:rPr>
              <w:t xml:space="preserve">= </w:t>
            </w:r>
            <w:r w:rsidRPr="00AB4500">
              <w:rPr>
                <w:rFonts w:cstheme="minorHAnsi"/>
                <w:sz w:val="18"/>
                <w:szCs w:val="18"/>
              </w:rPr>
              <w:t>Standard Distribution System, then value =</w:t>
            </w:r>
            <w:r w:rsidRPr="00AB4500">
              <w:rPr>
                <w:sz w:val="18"/>
                <w:szCs w:val="18"/>
              </w:rPr>
              <w:t xml:space="preserve"> (G03*0.4)</w:t>
            </w:r>
            <w:r w:rsidRPr="00AB4500" w:rsidDel="00975464">
              <w:rPr>
                <w:sz w:val="18"/>
                <w:szCs w:val="18"/>
              </w:rPr>
              <w:t xml:space="preserve"> </w:t>
            </w:r>
            <w:r>
              <w:rPr>
                <w:sz w:val="18"/>
                <w:szCs w:val="18"/>
              </w:rPr>
              <w:t>+</w:t>
            </w:r>
            <w:r w:rsidRPr="00AB4500">
              <w:rPr>
                <w:sz w:val="18"/>
                <w:szCs w:val="18"/>
              </w:rPr>
              <w:t>(G04*0.4)</w:t>
            </w:r>
            <w:r w:rsidRPr="00AB4500" w:rsidDel="00975464">
              <w:rPr>
                <w:sz w:val="18"/>
                <w:szCs w:val="18"/>
              </w:rPr>
              <w:t xml:space="preserve"> </w:t>
            </w:r>
            <w:r>
              <w:rPr>
                <w:sz w:val="18"/>
                <w:szCs w:val="18"/>
              </w:rPr>
              <w:t>+</w:t>
            </w:r>
            <w:r w:rsidRPr="00AB4500">
              <w:rPr>
                <w:sz w:val="18"/>
                <w:szCs w:val="18"/>
              </w:rPr>
              <w:t>(G05*0.2);</w:t>
            </w:r>
          </w:p>
          <w:p w14:paraId="0FF4D734" w14:textId="1838AE92" w:rsidR="00E91074" w:rsidRPr="00AB4500" w:rsidRDefault="00E91074" w:rsidP="00E91074">
            <w:pPr>
              <w:spacing w:after="0" w:line="240" w:lineRule="auto"/>
              <w:rPr>
                <w:sz w:val="18"/>
                <w:szCs w:val="18"/>
              </w:rPr>
            </w:pPr>
            <w:r w:rsidRPr="00AB4500">
              <w:rPr>
                <w:sz w:val="18"/>
                <w:szCs w:val="18"/>
              </w:rPr>
              <w:t>else if A</w:t>
            </w:r>
            <w:r>
              <w:rPr>
                <w:sz w:val="18"/>
                <w:szCs w:val="18"/>
              </w:rPr>
              <w:t>10</w:t>
            </w:r>
            <w:r w:rsidRPr="00AB4500">
              <w:rPr>
                <w:sz w:val="18"/>
                <w:szCs w:val="18"/>
              </w:rPr>
              <w:t xml:space="preserve"> </w:t>
            </w:r>
            <w:r>
              <w:rPr>
                <w:sz w:val="18"/>
                <w:szCs w:val="18"/>
              </w:rPr>
              <w:t xml:space="preserve">or A2-07 </w:t>
            </w:r>
            <w:r w:rsidRPr="00AB4500">
              <w:rPr>
                <w:sz w:val="18"/>
                <w:szCs w:val="18"/>
              </w:rPr>
              <w:t xml:space="preserve">= </w:t>
            </w:r>
            <w:r w:rsidRPr="00AB4500">
              <w:rPr>
                <w:rFonts w:cstheme="minorHAnsi"/>
                <w:sz w:val="18"/>
                <w:szCs w:val="18"/>
              </w:rPr>
              <w:t xml:space="preserve">Demand Recirculation Manual Control, then value = </w:t>
            </w:r>
            <w:r>
              <w:rPr>
                <w:rFonts w:cstheme="minorHAnsi"/>
                <w:sz w:val="18"/>
                <w:szCs w:val="18"/>
              </w:rPr>
              <w:t>I</w:t>
            </w:r>
            <w:r w:rsidRPr="00AB4500">
              <w:rPr>
                <w:rFonts w:cstheme="minorHAnsi"/>
                <w:sz w:val="18"/>
                <w:szCs w:val="18"/>
              </w:rPr>
              <w:t>05&gt;&gt;</w:t>
            </w:r>
          </w:p>
        </w:tc>
        <w:tc>
          <w:tcPr>
            <w:tcW w:w="1341" w:type="dxa"/>
          </w:tcPr>
          <w:p w14:paraId="3EF0A8BA" w14:textId="77777777" w:rsidR="00E91074" w:rsidRDefault="00E91074" w:rsidP="00E91074">
            <w:pPr>
              <w:spacing w:after="0" w:line="240" w:lineRule="auto"/>
              <w:rPr>
                <w:rFonts w:cstheme="minorHAnsi"/>
                <w:sz w:val="18"/>
                <w:szCs w:val="18"/>
              </w:rPr>
            </w:pPr>
            <w:r w:rsidRPr="005828AE">
              <w:rPr>
                <w:rFonts w:cstheme="minorHAnsi"/>
                <w:sz w:val="18"/>
                <w:szCs w:val="18"/>
              </w:rPr>
              <w:t>&lt;&lt; Reference Value from CF1R-</w:t>
            </w:r>
            <w:r w:rsidRPr="00621545">
              <w:rPr>
                <w:rFonts w:cstheme="minorHAnsi"/>
                <w:sz w:val="18"/>
                <w:szCs w:val="18"/>
              </w:rPr>
              <w:t>PRF</w:t>
            </w:r>
            <w:r>
              <w:rPr>
                <w:rFonts w:cstheme="minorHAnsi"/>
                <w:sz w:val="18"/>
                <w:szCs w:val="18"/>
              </w:rPr>
              <w:t>;</w:t>
            </w:r>
            <w:r w:rsidRPr="005828AE">
              <w:rPr>
                <w:rFonts w:cstheme="minorHAnsi"/>
                <w:sz w:val="18"/>
                <w:szCs w:val="18"/>
              </w:rPr>
              <w:t xml:space="preserve"> </w:t>
            </w:r>
          </w:p>
          <w:p w14:paraId="4AAA5335" w14:textId="477B2516" w:rsidR="00E91074" w:rsidRDefault="00E91074" w:rsidP="00E91074">
            <w:pPr>
              <w:spacing w:after="0" w:line="240" w:lineRule="auto"/>
              <w:rPr>
                <w:sz w:val="18"/>
                <w:szCs w:val="18"/>
              </w:rPr>
            </w:pPr>
            <w:r w:rsidRPr="005828AE">
              <w:rPr>
                <w:rFonts w:cstheme="minorHAnsi"/>
                <w:sz w:val="18"/>
                <w:szCs w:val="18"/>
              </w:rPr>
              <w:t>Else if prescriptive compliance</w:t>
            </w:r>
            <w:r>
              <w:rPr>
                <w:rFonts w:cstheme="minorHAnsi"/>
                <w:sz w:val="18"/>
                <w:szCs w:val="18"/>
              </w:rPr>
              <w:t xml:space="preserve"> or not in the XML</w:t>
            </w:r>
            <w:r w:rsidRPr="005828AE">
              <w:rPr>
                <w:rFonts w:cstheme="minorHAnsi"/>
                <w:sz w:val="18"/>
                <w:szCs w:val="18"/>
              </w:rPr>
              <w:t xml:space="preserve">, </w:t>
            </w:r>
            <w:r>
              <w:rPr>
                <w:sz w:val="18"/>
                <w:szCs w:val="18"/>
              </w:rPr>
              <w:t>value</w:t>
            </w:r>
            <w:r w:rsidRPr="00CB5461">
              <w:rPr>
                <w:sz w:val="18"/>
                <w:szCs w:val="18"/>
              </w:rPr>
              <w:t xml:space="preserve"> = </w:t>
            </w:r>
          </w:p>
          <w:p w14:paraId="3185C24F" w14:textId="6794D2FE" w:rsidR="00E91074" w:rsidRPr="00E303B7" w:rsidRDefault="00E91074" w:rsidP="00E91074">
            <w:pPr>
              <w:spacing w:after="0" w:line="240" w:lineRule="auto"/>
              <w:rPr>
                <w:sz w:val="18"/>
                <w:szCs w:val="18"/>
              </w:rPr>
            </w:pPr>
            <w:r>
              <w:rPr>
                <w:sz w:val="18"/>
                <w:szCs w:val="18"/>
              </w:rPr>
              <w:t>(</w:t>
            </w:r>
            <w:r w:rsidRPr="00CB5461">
              <w:rPr>
                <w:sz w:val="18"/>
                <w:szCs w:val="18"/>
              </w:rPr>
              <w:t>(a+b *CFA)/n</w:t>
            </w:r>
            <w:r>
              <w:rPr>
                <w:sz w:val="18"/>
                <w:szCs w:val="18"/>
              </w:rPr>
              <w:t>) &gt;&gt;</w:t>
            </w:r>
          </w:p>
          <w:p w14:paraId="737C2943" w14:textId="77777777" w:rsidR="00E91074" w:rsidRPr="00AB4500" w:rsidRDefault="00E91074" w:rsidP="00E91074">
            <w:pPr>
              <w:spacing w:after="0"/>
              <w:rPr>
                <w:i/>
                <w:sz w:val="18"/>
                <w:szCs w:val="18"/>
              </w:rPr>
            </w:pPr>
            <w:r w:rsidRPr="00AB4500">
              <w:rPr>
                <w:i/>
                <w:sz w:val="18"/>
                <w:szCs w:val="18"/>
              </w:rPr>
              <w:t>Where:</w:t>
            </w:r>
          </w:p>
          <w:p w14:paraId="7D47E400" w14:textId="77777777" w:rsidR="00E91074" w:rsidRPr="00AB4500" w:rsidRDefault="00E91074" w:rsidP="00E91074">
            <w:pPr>
              <w:spacing w:after="0" w:line="240" w:lineRule="auto"/>
              <w:rPr>
                <w:i/>
                <w:sz w:val="18"/>
                <w:szCs w:val="18"/>
              </w:rPr>
            </w:pPr>
            <w:r w:rsidRPr="00AB4500">
              <w:rPr>
                <w:i/>
                <w:sz w:val="18"/>
                <w:szCs w:val="18"/>
              </w:rPr>
              <w:t>a, b = Qualification distance coefficients from Table 4.4.6-2 below,</w:t>
            </w:r>
          </w:p>
          <w:p w14:paraId="4A02CD29" w14:textId="77777777" w:rsidR="00E91074" w:rsidRPr="00AB4500" w:rsidRDefault="00E91074" w:rsidP="00E91074">
            <w:pPr>
              <w:spacing w:after="0" w:line="240" w:lineRule="auto"/>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from CF1R, and</w:t>
            </w:r>
          </w:p>
          <w:p w14:paraId="68856CCB" w14:textId="6E98B04D" w:rsidR="00E91074" w:rsidRPr="00AB4500" w:rsidRDefault="00E91074" w:rsidP="00E91074">
            <w:pPr>
              <w:spacing w:after="0" w:line="240" w:lineRule="auto"/>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 xml:space="preserve">5 or A2-04 </w:t>
            </w:r>
            <w:r w:rsidRPr="00AB4500">
              <w:rPr>
                <w:i/>
                <w:sz w:val="18"/>
                <w:szCs w:val="18"/>
              </w:rPr>
              <w:t>(unitless).</w:t>
            </w:r>
          </w:p>
          <w:p w14:paraId="61AB8BD9" w14:textId="77777777" w:rsidR="00E91074" w:rsidRPr="00AB4500" w:rsidRDefault="00E91074" w:rsidP="00E91074">
            <w:pPr>
              <w:spacing w:after="0" w:line="240" w:lineRule="auto"/>
              <w:rPr>
                <w:sz w:val="18"/>
                <w:szCs w:val="18"/>
              </w:rPr>
            </w:pPr>
            <w:r w:rsidRPr="00AB4500">
              <w:rPr>
                <w:rFonts w:cstheme="minorHAnsi"/>
                <w:sz w:val="18"/>
                <w:szCs w:val="18"/>
                <w:highlight w:val="yellow"/>
              </w:rPr>
              <w:t xml:space="preserve"> </w:t>
            </w:r>
          </w:p>
        </w:tc>
        <w:tc>
          <w:tcPr>
            <w:tcW w:w="1251" w:type="dxa"/>
          </w:tcPr>
          <w:p w14:paraId="30BBCE67" w14:textId="77777777" w:rsidR="00E91074" w:rsidRPr="001C31FC" w:rsidRDefault="00E91074" w:rsidP="00E91074">
            <w:pPr>
              <w:spacing w:after="0" w:line="240" w:lineRule="auto"/>
              <w:rPr>
                <w:rFonts w:cstheme="minorHAnsi"/>
                <w:sz w:val="18"/>
                <w:szCs w:val="18"/>
              </w:rPr>
            </w:pPr>
            <w:r w:rsidRPr="001C31FC">
              <w:rPr>
                <w:rFonts w:cstheme="minorHAnsi"/>
                <w:sz w:val="18"/>
                <w:szCs w:val="18"/>
              </w:rPr>
              <w:t>&lt;&lt;Reference value from CF1R-</w:t>
            </w:r>
            <w:r w:rsidRPr="00621545">
              <w:rPr>
                <w:rFonts w:cstheme="minorHAnsi"/>
                <w:sz w:val="18"/>
                <w:szCs w:val="18"/>
              </w:rPr>
              <w:t>PRF</w:t>
            </w:r>
            <w:r w:rsidRPr="001C31FC">
              <w:rPr>
                <w:rFonts w:cstheme="minorHAnsi"/>
                <w:sz w:val="18"/>
                <w:szCs w:val="18"/>
              </w:rPr>
              <w:t xml:space="preserve">; </w:t>
            </w:r>
          </w:p>
          <w:p w14:paraId="58DB3B63" w14:textId="2FEA070E" w:rsidR="00E91074" w:rsidRPr="005828AE" w:rsidRDefault="00E91074" w:rsidP="00E91074">
            <w:pPr>
              <w:spacing w:after="0" w:line="240" w:lineRule="auto"/>
              <w:rPr>
                <w:rFonts w:cstheme="minorHAnsi"/>
                <w:sz w:val="18"/>
                <w:szCs w:val="18"/>
              </w:rPr>
            </w:pPr>
            <w:r w:rsidRPr="001C31FC">
              <w:rPr>
                <w:rFonts w:cstheme="minorHAnsi"/>
                <w:sz w:val="18"/>
                <w:szCs w:val="18"/>
              </w:rPr>
              <w:t>elseif prescriptive, then value = n/a&gt;&gt;</w:t>
            </w:r>
          </w:p>
        </w:tc>
        <w:tc>
          <w:tcPr>
            <w:tcW w:w="1354" w:type="dxa"/>
          </w:tcPr>
          <w:p w14:paraId="401D826C" w14:textId="77777777" w:rsidR="00E91074" w:rsidRDefault="00E91074" w:rsidP="00E91074">
            <w:pPr>
              <w:spacing w:after="0"/>
              <w:rPr>
                <w:sz w:val="18"/>
                <w:szCs w:val="18"/>
              </w:rPr>
            </w:pPr>
            <w:r>
              <w:rPr>
                <w:rFonts w:cstheme="minorHAnsi"/>
                <w:sz w:val="18"/>
                <w:szCs w:val="18"/>
              </w:rPr>
              <w:t xml:space="preserve">&lt;&lt;Calculated value = </w:t>
            </w:r>
            <w:r w:rsidRPr="00AA14A8">
              <w:rPr>
                <w:sz w:val="18"/>
                <w:szCs w:val="18"/>
              </w:rPr>
              <w:t>0.3 + 0.4 * (</w:t>
            </w:r>
            <w:r>
              <w:rPr>
                <w:sz w:val="18"/>
                <w:szCs w:val="18"/>
              </w:rPr>
              <w:t>G</w:t>
            </w:r>
            <w:r w:rsidRPr="00AA14A8">
              <w:rPr>
                <w:sz w:val="18"/>
                <w:szCs w:val="18"/>
              </w:rPr>
              <w:t>06/</w:t>
            </w:r>
            <w:r>
              <w:rPr>
                <w:sz w:val="18"/>
                <w:szCs w:val="18"/>
              </w:rPr>
              <w:t>G</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G08; </w:t>
            </w:r>
          </w:p>
          <w:p w14:paraId="12D9655C" w14:textId="47213703" w:rsidR="00E91074" w:rsidRPr="005828AE" w:rsidRDefault="00E91074" w:rsidP="00E91074">
            <w:pPr>
              <w:spacing w:after="0" w:line="240" w:lineRule="auto"/>
              <w:rPr>
                <w:rFonts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E91074" w:rsidRPr="00D37C06" w14:paraId="0FAC6841" w14:textId="25F918CB" w:rsidTr="00F63542">
        <w:trPr>
          <w:trHeight w:val="286"/>
        </w:trPr>
        <w:tc>
          <w:tcPr>
            <w:tcW w:w="974" w:type="dxa"/>
            <w:gridSpan w:val="2"/>
            <w:tcBorders>
              <w:bottom w:val="single" w:sz="4" w:space="0" w:color="000000"/>
            </w:tcBorders>
          </w:tcPr>
          <w:p w14:paraId="44C1B4AB" w14:textId="77777777" w:rsidR="00E91074" w:rsidRPr="00D37C06" w:rsidRDefault="00E91074" w:rsidP="00E91074">
            <w:pPr>
              <w:spacing w:after="0"/>
              <w:rPr>
                <w:sz w:val="20"/>
                <w:szCs w:val="20"/>
              </w:rPr>
            </w:pPr>
          </w:p>
        </w:tc>
        <w:tc>
          <w:tcPr>
            <w:tcW w:w="965" w:type="dxa"/>
            <w:tcBorders>
              <w:bottom w:val="single" w:sz="4" w:space="0" w:color="000000"/>
            </w:tcBorders>
          </w:tcPr>
          <w:p w14:paraId="563CDF4F" w14:textId="77777777" w:rsidR="00E91074" w:rsidRPr="00D37C06" w:rsidRDefault="00E91074" w:rsidP="00E91074">
            <w:pPr>
              <w:spacing w:after="0"/>
              <w:rPr>
                <w:sz w:val="20"/>
                <w:szCs w:val="20"/>
              </w:rPr>
            </w:pPr>
          </w:p>
        </w:tc>
        <w:tc>
          <w:tcPr>
            <w:tcW w:w="1251" w:type="dxa"/>
            <w:tcBorders>
              <w:bottom w:val="single" w:sz="4" w:space="0" w:color="000000"/>
            </w:tcBorders>
          </w:tcPr>
          <w:p w14:paraId="784FB5B5" w14:textId="77777777" w:rsidR="00E91074" w:rsidRPr="00D37C06" w:rsidRDefault="00E91074" w:rsidP="00E91074">
            <w:pPr>
              <w:spacing w:after="0"/>
              <w:rPr>
                <w:sz w:val="20"/>
                <w:szCs w:val="20"/>
              </w:rPr>
            </w:pPr>
          </w:p>
        </w:tc>
        <w:tc>
          <w:tcPr>
            <w:tcW w:w="1251" w:type="dxa"/>
            <w:tcBorders>
              <w:bottom w:val="single" w:sz="4" w:space="0" w:color="000000"/>
            </w:tcBorders>
          </w:tcPr>
          <w:p w14:paraId="24FAE30E" w14:textId="77777777" w:rsidR="00E91074" w:rsidRPr="00D37C06" w:rsidRDefault="00E91074" w:rsidP="00E91074">
            <w:pPr>
              <w:spacing w:after="0"/>
              <w:rPr>
                <w:sz w:val="20"/>
                <w:szCs w:val="20"/>
              </w:rPr>
            </w:pPr>
          </w:p>
        </w:tc>
        <w:tc>
          <w:tcPr>
            <w:tcW w:w="1251" w:type="dxa"/>
            <w:tcBorders>
              <w:bottom w:val="single" w:sz="4" w:space="0" w:color="000000"/>
            </w:tcBorders>
          </w:tcPr>
          <w:p w14:paraId="47E56521" w14:textId="77777777" w:rsidR="00E91074" w:rsidRPr="00D37C06" w:rsidRDefault="00E91074" w:rsidP="00E91074">
            <w:pPr>
              <w:spacing w:after="0"/>
              <w:rPr>
                <w:sz w:val="20"/>
                <w:szCs w:val="20"/>
              </w:rPr>
            </w:pPr>
          </w:p>
        </w:tc>
        <w:tc>
          <w:tcPr>
            <w:tcW w:w="1162" w:type="dxa"/>
            <w:tcBorders>
              <w:bottom w:val="single" w:sz="4" w:space="0" w:color="000000"/>
            </w:tcBorders>
          </w:tcPr>
          <w:p w14:paraId="4665830C" w14:textId="77777777" w:rsidR="00E91074" w:rsidRPr="00D37C06" w:rsidRDefault="00E91074" w:rsidP="00E91074">
            <w:pPr>
              <w:spacing w:after="0"/>
              <w:rPr>
                <w:sz w:val="20"/>
                <w:szCs w:val="20"/>
              </w:rPr>
            </w:pPr>
          </w:p>
        </w:tc>
        <w:tc>
          <w:tcPr>
            <w:tcW w:w="1341" w:type="dxa"/>
            <w:tcBorders>
              <w:bottom w:val="single" w:sz="4" w:space="0" w:color="000000"/>
            </w:tcBorders>
          </w:tcPr>
          <w:p w14:paraId="3F6137F4" w14:textId="77777777" w:rsidR="00E91074" w:rsidRPr="00D37C06" w:rsidRDefault="00E91074" w:rsidP="00E91074">
            <w:pPr>
              <w:spacing w:after="0"/>
              <w:rPr>
                <w:sz w:val="20"/>
                <w:szCs w:val="20"/>
              </w:rPr>
            </w:pPr>
          </w:p>
        </w:tc>
        <w:tc>
          <w:tcPr>
            <w:tcW w:w="1251" w:type="dxa"/>
            <w:tcBorders>
              <w:bottom w:val="single" w:sz="4" w:space="0" w:color="000000"/>
            </w:tcBorders>
          </w:tcPr>
          <w:p w14:paraId="2BA51216" w14:textId="77777777" w:rsidR="00E91074" w:rsidRPr="00D37C06" w:rsidRDefault="00E91074" w:rsidP="00E91074">
            <w:pPr>
              <w:spacing w:after="0"/>
              <w:rPr>
                <w:sz w:val="20"/>
                <w:szCs w:val="20"/>
              </w:rPr>
            </w:pPr>
          </w:p>
        </w:tc>
        <w:tc>
          <w:tcPr>
            <w:tcW w:w="1354" w:type="dxa"/>
            <w:tcBorders>
              <w:bottom w:val="single" w:sz="4" w:space="0" w:color="000000"/>
            </w:tcBorders>
          </w:tcPr>
          <w:p w14:paraId="6038FA70" w14:textId="77777777" w:rsidR="00E91074" w:rsidRPr="00D37C06" w:rsidRDefault="00E91074" w:rsidP="00E91074">
            <w:pPr>
              <w:spacing w:after="0"/>
              <w:rPr>
                <w:sz w:val="20"/>
                <w:szCs w:val="20"/>
              </w:rPr>
            </w:pPr>
          </w:p>
        </w:tc>
      </w:tr>
      <w:tr w:rsidR="00E91074" w14:paraId="201A940E" w14:textId="3D843704" w:rsidTr="00F63542">
        <w:trPr>
          <w:trHeight w:val="292"/>
        </w:trPr>
        <w:tc>
          <w:tcPr>
            <w:tcW w:w="443" w:type="dxa"/>
            <w:tcBorders>
              <w:top w:val="single" w:sz="4" w:space="0" w:color="auto"/>
            </w:tcBorders>
          </w:tcPr>
          <w:p w14:paraId="17A7E49C" w14:textId="28A0630B" w:rsidR="00E91074" w:rsidRPr="00AC2387" w:rsidRDefault="00E91074" w:rsidP="00E91074">
            <w:pPr>
              <w:spacing w:after="0"/>
              <w:rPr>
                <w:rFonts w:cstheme="minorHAnsi"/>
                <w:b/>
                <w:sz w:val="20"/>
                <w:szCs w:val="20"/>
              </w:rPr>
            </w:pPr>
            <w:r>
              <w:rPr>
                <w:rFonts w:cstheme="minorHAnsi"/>
                <w:sz w:val="20"/>
                <w:szCs w:val="18"/>
              </w:rPr>
              <w:t>08</w:t>
            </w:r>
          </w:p>
        </w:tc>
        <w:tc>
          <w:tcPr>
            <w:tcW w:w="10357" w:type="dxa"/>
            <w:gridSpan w:val="9"/>
            <w:tcBorders>
              <w:top w:val="single" w:sz="4" w:space="0" w:color="auto"/>
            </w:tcBorders>
          </w:tcPr>
          <w:p w14:paraId="143F5AD0" w14:textId="3052C082" w:rsidR="00E91074" w:rsidRPr="004B5988" w:rsidRDefault="00E91074" w:rsidP="00E91074">
            <w:pPr>
              <w:spacing w:after="0"/>
              <w:rPr>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E91074" w14:paraId="17891BD3" w14:textId="5BE48658" w:rsidTr="00F63542">
        <w:trPr>
          <w:trHeight w:val="289"/>
        </w:trPr>
        <w:tc>
          <w:tcPr>
            <w:tcW w:w="443" w:type="dxa"/>
          </w:tcPr>
          <w:p w14:paraId="4BECD1D9" w14:textId="71F049F1" w:rsidR="00E91074" w:rsidRPr="00AC2387" w:rsidRDefault="00E91074" w:rsidP="00E91074">
            <w:pPr>
              <w:spacing w:after="0"/>
              <w:rPr>
                <w:rFonts w:cstheme="minorHAnsi"/>
                <w:b/>
                <w:sz w:val="20"/>
                <w:szCs w:val="20"/>
              </w:rPr>
            </w:pPr>
            <w:r>
              <w:rPr>
                <w:rFonts w:cstheme="minorHAnsi"/>
                <w:sz w:val="20"/>
                <w:szCs w:val="18"/>
              </w:rPr>
              <w:t>09</w:t>
            </w:r>
          </w:p>
        </w:tc>
        <w:tc>
          <w:tcPr>
            <w:tcW w:w="10357" w:type="dxa"/>
            <w:gridSpan w:val="9"/>
          </w:tcPr>
          <w:p w14:paraId="6902CAFD" w14:textId="204C7F69" w:rsidR="00E91074" w:rsidRPr="004B5988" w:rsidRDefault="00E91074" w:rsidP="00E91074">
            <w:pPr>
              <w:spacing w:after="0"/>
              <w:rPr>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E91074" w14:paraId="68906DC7" w14:textId="02C1BE8E" w:rsidTr="00F63542">
        <w:trPr>
          <w:trHeight w:val="289"/>
        </w:trPr>
        <w:tc>
          <w:tcPr>
            <w:tcW w:w="443" w:type="dxa"/>
          </w:tcPr>
          <w:p w14:paraId="1D2D543F" w14:textId="31E366AB" w:rsidR="00E91074" w:rsidRPr="00AC2387" w:rsidRDefault="00E91074" w:rsidP="00E91074">
            <w:pPr>
              <w:spacing w:after="0"/>
              <w:rPr>
                <w:rFonts w:cstheme="minorHAnsi"/>
                <w:b/>
                <w:sz w:val="20"/>
                <w:szCs w:val="20"/>
              </w:rPr>
            </w:pPr>
            <w:r>
              <w:rPr>
                <w:rFonts w:cstheme="minorHAnsi"/>
                <w:sz w:val="20"/>
                <w:szCs w:val="18"/>
              </w:rPr>
              <w:t>10</w:t>
            </w:r>
          </w:p>
        </w:tc>
        <w:tc>
          <w:tcPr>
            <w:tcW w:w="10357" w:type="dxa"/>
            <w:gridSpan w:val="9"/>
          </w:tcPr>
          <w:p w14:paraId="5DB80628" w14:textId="1EFD3F2A" w:rsidR="00E91074" w:rsidRPr="004B5988" w:rsidRDefault="00E91074" w:rsidP="00E91074">
            <w:pPr>
              <w:spacing w:after="0"/>
              <w:rPr>
                <w:rFonts w:cstheme="minorHAnsi"/>
                <w:sz w:val="18"/>
                <w:szCs w:val="18"/>
              </w:rPr>
            </w:pPr>
            <w:r w:rsidRPr="004B5988">
              <w:rPr>
                <w:rFonts w:cstheme="minorHAnsi"/>
                <w:sz w:val="18"/>
                <w:szCs w:val="18"/>
              </w:rPr>
              <w:t>Two and three story buildings cannot have hot water distribution piping in the attic, unless the water heater is also located in the attic.</w:t>
            </w:r>
          </w:p>
        </w:tc>
      </w:tr>
      <w:tr w:rsidR="00E91074" w14:paraId="5DB97DDA" w14:textId="6F8186FF" w:rsidTr="00F63542">
        <w:trPr>
          <w:trHeight w:val="289"/>
        </w:trPr>
        <w:tc>
          <w:tcPr>
            <w:tcW w:w="443" w:type="dxa"/>
          </w:tcPr>
          <w:p w14:paraId="1DCB269F" w14:textId="531D5FC3" w:rsidR="00E91074" w:rsidRPr="00AC2387" w:rsidRDefault="00E91074" w:rsidP="00E91074">
            <w:pPr>
              <w:spacing w:after="0"/>
              <w:rPr>
                <w:rFonts w:cstheme="minorHAnsi"/>
                <w:b/>
                <w:sz w:val="20"/>
                <w:szCs w:val="20"/>
              </w:rPr>
            </w:pPr>
            <w:r>
              <w:rPr>
                <w:rFonts w:cstheme="minorHAnsi"/>
                <w:sz w:val="20"/>
                <w:szCs w:val="18"/>
              </w:rPr>
              <w:t>11</w:t>
            </w:r>
          </w:p>
        </w:tc>
        <w:tc>
          <w:tcPr>
            <w:tcW w:w="10357" w:type="dxa"/>
            <w:gridSpan w:val="9"/>
          </w:tcPr>
          <w:p w14:paraId="5724CE49" w14:textId="40348C0F" w:rsidR="00E91074" w:rsidRPr="004B5988" w:rsidRDefault="00E91074" w:rsidP="00E91074">
            <w:pPr>
              <w:spacing w:after="0"/>
              <w:rPr>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E91074" w14:paraId="70BD58E3" w14:textId="09B5328D" w:rsidTr="00F63542">
        <w:trPr>
          <w:trHeight w:val="247"/>
        </w:trPr>
        <w:tc>
          <w:tcPr>
            <w:tcW w:w="10800" w:type="dxa"/>
            <w:gridSpan w:val="10"/>
          </w:tcPr>
          <w:p w14:paraId="07610991" w14:textId="30437BD6" w:rsidR="00E91074" w:rsidRPr="00236F4B" w:rsidRDefault="00E91074" w:rsidP="00E91074">
            <w:pPr>
              <w:spacing w:after="0"/>
              <w:rPr>
                <w:rFonts w:cstheme="minorHAnsi"/>
                <w:b/>
                <w:sz w:val="18"/>
                <w:szCs w:val="20"/>
              </w:rPr>
            </w:pPr>
            <w:r w:rsidRPr="00236F4B">
              <w:rPr>
                <w:rFonts w:cstheme="minorHAnsi"/>
                <w:b/>
                <w:sz w:val="18"/>
                <w:szCs w:val="20"/>
              </w:rPr>
              <w:t>The responsible person’s signature on this compliance document affirms that all applicable requirements in this table have been met.</w:t>
            </w:r>
          </w:p>
        </w:tc>
      </w:tr>
    </w:tbl>
    <w:p w14:paraId="4B1F9674" w14:textId="4F9920F3" w:rsidR="00B843FA" w:rsidRDefault="00B843FA">
      <w:pPr>
        <w:spacing w:after="0" w:line="240" w:lineRule="auto"/>
        <w:rPr>
          <w:rFonts w:asciiTheme="minorHAnsi" w:hAnsiTheme="minorHAnsi" w:cstheme="minorHAnsi"/>
          <w:sz w:val="18"/>
          <w:szCs w:val="18"/>
        </w:rPr>
      </w:pPr>
    </w:p>
    <w:tbl>
      <w:tblPr>
        <w:tblStyle w:val="TableGrid"/>
        <w:tblW w:w="10832" w:type="dxa"/>
        <w:tblLayout w:type="fixed"/>
        <w:tblLook w:val="04A0" w:firstRow="1" w:lastRow="0" w:firstColumn="1" w:lastColumn="0" w:noHBand="0" w:noVBand="1"/>
      </w:tblPr>
      <w:tblGrid>
        <w:gridCol w:w="967"/>
        <w:gridCol w:w="1070"/>
        <w:gridCol w:w="1243"/>
        <w:gridCol w:w="1243"/>
        <w:gridCol w:w="1243"/>
        <w:gridCol w:w="1243"/>
        <w:gridCol w:w="1332"/>
        <w:gridCol w:w="1243"/>
        <w:gridCol w:w="1248"/>
      </w:tblGrid>
      <w:tr w:rsidR="002027EC" w:rsidRPr="00352318" w14:paraId="29291855" w14:textId="739AFF49" w:rsidTr="00F63542">
        <w:trPr>
          <w:trHeight w:val="531"/>
        </w:trPr>
        <w:tc>
          <w:tcPr>
            <w:tcW w:w="10832" w:type="dxa"/>
            <w:gridSpan w:val="9"/>
          </w:tcPr>
          <w:p w14:paraId="0B018382" w14:textId="79AB4CA2" w:rsidR="002027EC" w:rsidRPr="00352318" w:rsidRDefault="002027EC" w:rsidP="00352318">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541EDC1B" w14:textId="77777777" w:rsidR="002027EC" w:rsidRDefault="002027EC" w:rsidP="00975E71">
            <w:pPr>
              <w:spacing w:after="0" w:line="240" w:lineRule="auto"/>
              <w:rPr>
                <w:rFonts w:cstheme="minorHAnsi"/>
                <w:sz w:val="20"/>
                <w:szCs w:val="20"/>
              </w:rPr>
            </w:pPr>
            <w:r>
              <w:rPr>
                <w:rFonts w:cstheme="minorHAnsi"/>
                <w:sz w:val="20"/>
                <w:szCs w:val="20"/>
              </w:rPr>
              <w:t xml:space="preserve">For dwelling units with multiple systems, enter the master bath distance and kitchen distance </w:t>
            </w:r>
            <w:r w:rsidRPr="00F6062F">
              <w:rPr>
                <w:rFonts w:cstheme="minorHAnsi"/>
                <w:sz w:val="20"/>
                <w:szCs w:val="20"/>
              </w:rPr>
              <w:t>to the closest water heater, and enter the average of the furthest fixture to each water heater.</w:t>
            </w:r>
          </w:p>
          <w:p w14:paraId="1C407A79" w14:textId="2CE4DE62" w:rsidR="002027EC" w:rsidRDefault="002027EC" w:rsidP="00352318">
            <w:pPr>
              <w:spacing w:after="0" w:line="240" w:lineRule="auto"/>
              <w:rPr>
                <w:rFonts w:asciiTheme="minorHAnsi" w:hAnsiTheme="minorHAnsi" w:cstheme="minorHAnsi"/>
                <w:b/>
                <w:sz w:val="18"/>
                <w:szCs w:val="18"/>
              </w:rPr>
            </w:pPr>
            <w:r>
              <w:rPr>
                <w:rFonts w:cstheme="minorHAnsi"/>
                <w:sz w:val="20"/>
                <w:szCs w:val="20"/>
              </w:rPr>
              <w:t>&lt;&lt; Require one row of data, reporting the longest distances, for each dwelling unit identified in Section B</w:t>
            </w:r>
            <w:r w:rsidR="00FD3495">
              <w:rPr>
                <w:rFonts w:cstheme="minorHAnsi"/>
                <w:sz w:val="20"/>
                <w:szCs w:val="20"/>
              </w:rPr>
              <w:t xml:space="preserve"> or </w:t>
            </w:r>
            <w:r w:rsidR="004172FC">
              <w:rPr>
                <w:rFonts w:cstheme="minorHAnsi"/>
                <w:sz w:val="20"/>
                <w:szCs w:val="20"/>
              </w:rPr>
              <w:t>B2</w:t>
            </w:r>
            <w:r>
              <w:rPr>
                <w:rFonts w:cstheme="minorHAnsi"/>
                <w:sz w:val="20"/>
                <w:szCs w:val="20"/>
              </w:rPr>
              <w:t xml:space="preserve">. with B11 </w:t>
            </w:r>
            <w:r w:rsidR="00FD3495">
              <w:rPr>
                <w:rFonts w:cstheme="minorHAnsi"/>
                <w:sz w:val="20"/>
                <w:szCs w:val="20"/>
              </w:rPr>
              <w:t xml:space="preserve">or </w:t>
            </w:r>
            <w:r w:rsidR="004172FC">
              <w:rPr>
                <w:rFonts w:cstheme="minorHAnsi"/>
                <w:sz w:val="20"/>
                <w:szCs w:val="20"/>
              </w:rPr>
              <w:t>B2-</w:t>
            </w:r>
            <w:r w:rsidR="00FD3495">
              <w:rPr>
                <w:rFonts w:cstheme="minorHAnsi"/>
                <w:sz w:val="20"/>
                <w:szCs w:val="20"/>
              </w:rPr>
              <w:t xml:space="preserve">08 </w:t>
            </w:r>
            <w:r>
              <w:rPr>
                <w:rFonts w:cstheme="minorHAnsi"/>
                <w:sz w:val="20"/>
                <w:szCs w:val="20"/>
              </w:rPr>
              <w:t xml:space="preserve">= Basic. If no dwelling in B11 </w:t>
            </w:r>
            <w:r w:rsidR="00FD3495">
              <w:rPr>
                <w:rFonts w:cstheme="minorHAnsi"/>
                <w:sz w:val="20"/>
                <w:szCs w:val="20"/>
              </w:rPr>
              <w:t xml:space="preserve">or </w:t>
            </w:r>
            <w:r w:rsidR="004172FC">
              <w:rPr>
                <w:rFonts w:cstheme="minorHAnsi"/>
                <w:sz w:val="20"/>
                <w:szCs w:val="20"/>
              </w:rPr>
              <w:t>B2-</w:t>
            </w:r>
            <w:r w:rsidR="00FD3495">
              <w:rPr>
                <w:rFonts w:cstheme="minorHAnsi"/>
                <w:sz w:val="20"/>
                <w:szCs w:val="20"/>
              </w:rPr>
              <w:t xml:space="preserve">08 </w:t>
            </w:r>
            <w:r>
              <w:rPr>
                <w:rFonts w:cstheme="minorHAnsi"/>
                <w:sz w:val="20"/>
                <w:szCs w:val="20"/>
              </w:rPr>
              <w:t>= Basic, then display section header and standard “This section does not apply” message&gt;&gt;</w:t>
            </w:r>
          </w:p>
        </w:tc>
      </w:tr>
      <w:tr w:rsidR="00DF0572" w:rsidRPr="00352318" w14:paraId="3FF536DA" w14:textId="496AE5D0" w:rsidTr="00F63542">
        <w:trPr>
          <w:trHeight w:val="208"/>
        </w:trPr>
        <w:tc>
          <w:tcPr>
            <w:tcW w:w="967" w:type="dxa"/>
            <w:vAlign w:val="center"/>
          </w:tcPr>
          <w:p w14:paraId="28974C52"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1070" w:type="dxa"/>
            <w:vAlign w:val="center"/>
          </w:tcPr>
          <w:p w14:paraId="4F57BEA7"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243" w:type="dxa"/>
            <w:vAlign w:val="center"/>
          </w:tcPr>
          <w:p w14:paraId="7439F6D7"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243" w:type="dxa"/>
            <w:vAlign w:val="center"/>
          </w:tcPr>
          <w:p w14:paraId="6EBF7EB4"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243" w:type="dxa"/>
            <w:vAlign w:val="center"/>
          </w:tcPr>
          <w:p w14:paraId="436CAF1C"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243" w:type="dxa"/>
            <w:vAlign w:val="center"/>
          </w:tcPr>
          <w:p w14:paraId="3B86986B"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332" w:type="dxa"/>
            <w:vAlign w:val="center"/>
          </w:tcPr>
          <w:p w14:paraId="35921325"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43" w:type="dxa"/>
          </w:tcPr>
          <w:p w14:paraId="21331F28" w14:textId="15E6C2CA" w:rsidR="00DF0572" w:rsidRPr="00352318" w:rsidRDefault="00DF0572" w:rsidP="00DF0572">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243" w:type="dxa"/>
          </w:tcPr>
          <w:p w14:paraId="24FF3488" w14:textId="50CB8657" w:rsidR="00DF0572" w:rsidRPr="00352318" w:rsidRDefault="00DF0572" w:rsidP="00DF0572">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r>
      <w:tr w:rsidR="00DF0572" w:rsidRPr="00352318" w14:paraId="24EEA366" w14:textId="4A1AEE8B" w:rsidTr="00F63542">
        <w:trPr>
          <w:trHeight w:val="1754"/>
        </w:trPr>
        <w:tc>
          <w:tcPr>
            <w:tcW w:w="967" w:type="dxa"/>
            <w:vAlign w:val="bottom"/>
          </w:tcPr>
          <w:p w14:paraId="3D461CD1" w14:textId="709CA1FA" w:rsidR="00DF0572" w:rsidRPr="00352318" w:rsidRDefault="00DF0572" w:rsidP="00DF0572">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lastRenderedPageBreak/>
              <w:t>Dwelling</w:t>
            </w:r>
            <w:r w:rsidRPr="00352318">
              <w:rPr>
                <w:rFonts w:asciiTheme="minorHAnsi" w:hAnsiTheme="minorHAnsi" w:cstheme="minorHAnsi"/>
                <w:sz w:val="18"/>
                <w:szCs w:val="18"/>
              </w:rPr>
              <w:t xml:space="preserve"> Name</w:t>
            </w:r>
          </w:p>
        </w:tc>
        <w:tc>
          <w:tcPr>
            <w:tcW w:w="1070" w:type="dxa"/>
            <w:vAlign w:val="bottom"/>
          </w:tcPr>
          <w:p w14:paraId="45CC4CAD"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243" w:type="dxa"/>
            <w:vAlign w:val="bottom"/>
          </w:tcPr>
          <w:p w14:paraId="49A65F04"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243" w:type="dxa"/>
            <w:vAlign w:val="bottom"/>
          </w:tcPr>
          <w:p w14:paraId="0E97F1F3"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243" w:type="dxa"/>
            <w:vAlign w:val="bottom"/>
          </w:tcPr>
          <w:p w14:paraId="7629B46A" w14:textId="09BC59D5"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243" w:type="dxa"/>
            <w:vAlign w:val="bottom"/>
          </w:tcPr>
          <w:p w14:paraId="38FB4F1A"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332" w:type="dxa"/>
            <w:vAlign w:val="bottom"/>
          </w:tcPr>
          <w:p w14:paraId="1C167762"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43" w:type="dxa"/>
            <w:vAlign w:val="bottom"/>
          </w:tcPr>
          <w:p w14:paraId="3A151305" w14:textId="2AED91F8" w:rsidR="00DF0572" w:rsidRPr="00352318" w:rsidRDefault="00DF0572" w:rsidP="00DF0572">
            <w:pPr>
              <w:spacing w:after="0" w:line="240" w:lineRule="auto"/>
              <w:rPr>
                <w:rFonts w:asciiTheme="minorHAnsi" w:hAnsiTheme="minorHAnsi" w:cstheme="minorHAnsi"/>
                <w:sz w:val="18"/>
                <w:szCs w:val="18"/>
              </w:rPr>
            </w:pPr>
            <w:r>
              <w:rPr>
                <w:rFonts w:cstheme="minorHAnsi"/>
                <w:sz w:val="18"/>
              </w:rPr>
              <w:t>Design Compactness Factor</w:t>
            </w:r>
          </w:p>
        </w:tc>
        <w:tc>
          <w:tcPr>
            <w:tcW w:w="1243" w:type="dxa"/>
            <w:vAlign w:val="bottom"/>
          </w:tcPr>
          <w:p w14:paraId="063E2191" w14:textId="7705B32D" w:rsidR="00DF0572" w:rsidRPr="00352318" w:rsidRDefault="00DF0572" w:rsidP="00DF0572">
            <w:pPr>
              <w:spacing w:after="0" w:line="240" w:lineRule="auto"/>
              <w:rPr>
                <w:rFonts w:asciiTheme="minorHAnsi" w:hAnsiTheme="minorHAnsi" w:cstheme="minorHAnsi"/>
                <w:sz w:val="18"/>
                <w:szCs w:val="18"/>
              </w:rPr>
            </w:pPr>
            <w:r>
              <w:rPr>
                <w:rFonts w:cstheme="minorHAnsi"/>
                <w:sz w:val="18"/>
              </w:rPr>
              <w:t>Calculated Compactness Factor</w:t>
            </w:r>
          </w:p>
        </w:tc>
      </w:tr>
      <w:tr w:rsidR="00DF0572" w:rsidRPr="00352318" w14:paraId="0538310C" w14:textId="02A189C8" w:rsidTr="00F63542">
        <w:trPr>
          <w:trHeight w:val="305"/>
        </w:trPr>
        <w:tc>
          <w:tcPr>
            <w:tcW w:w="967" w:type="dxa"/>
          </w:tcPr>
          <w:p w14:paraId="71FF4DC1" w14:textId="633430A3"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A01</w:t>
            </w:r>
            <w:r>
              <w:rPr>
                <w:rFonts w:asciiTheme="minorHAnsi" w:hAnsiTheme="minorHAnsi" w:cstheme="minorHAnsi"/>
                <w:sz w:val="18"/>
                <w:szCs w:val="18"/>
              </w:rPr>
              <w:t xml:space="preserve"> or A2-01</w:t>
            </w:r>
            <w:r w:rsidRPr="00352318">
              <w:rPr>
                <w:rFonts w:asciiTheme="minorHAnsi" w:hAnsiTheme="minorHAnsi" w:cstheme="minorHAnsi"/>
                <w:sz w:val="18"/>
                <w:szCs w:val="18"/>
              </w:rPr>
              <w:t>&gt;&gt;</w:t>
            </w:r>
          </w:p>
        </w:tc>
        <w:tc>
          <w:tcPr>
            <w:tcW w:w="1070" w:type="dxa"/>
          </w:tcPr>
          <w:p w14:paraId="1EFC3064" w14:textId="7DB50B1E"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w:t>
            </w:r>
            <w:r w:rsidRPr="00352318" w:rsidDel="00DF0572">
              <w:rPr>
                <w:rFonts w:asciiTheme="minorHAnsi" w:hAnsiTheme="minorHAnsi" w:cstheme="minorHAnsi"/>
                <w:sz w:val="18"/>
                <w:szCs w:val="18"/>
              </w:rPr>
              <w:t xml:space="preserve"> </w:t>
            </w:r>
            <w:r w:rsidR="001B074E">
              <w:rPr>
                <w:rFonts w:asciiTheme="minorHAnsi" w:hAnsiTheme="minorHAnsi" w:cstheme="minorHAnsi"/>
                <w:sz w:val="18"/>
                <w:szCs w:val="18"/>
              </w:rPr>
              <w:t>if prescriptive or H03/H04/H05 are not in performance file, user select from list: 1, 2, 3; Else value = N/A</w:t>
            </w:r>
            <w:r w:rsidR="001B074E" w:rsidRPr="00352318">
              <w:rPr>
                <w:rFonts w:asciiTheme="minorHAnsi" w:hAnsiTheme="minorHAnsi" w:cstheme="minorHAnsi"/>
                <w:sz w:val="18"/>
                <w:szCs w:val="18"/>
              </w:rPr>
              <w:t xml:space="preserve"> </w:t>
            </w:r>
            <w:r w:rsidRPr="00352318">
              <w:rPr>
                <w:rFonts w:asciiTheme="minorHAnsi" w:hAnsiTheme="minorHAnsi" w:cstheme="minorHAnsi"/>
                <w:sz w:val="18"/>
                <w:szCs w:val="18"/>
              </w:rPr>
              <w:t>&gt;&gt;</w:t>
            </w:r>
          </w:p>
        </w:tc>
        <w:tc>
          <w:tcPr>
            <w:tcW w:w="1243" w:type="dxa"/>
          </w:tcPr>
          <w:p w14:paraId="4BD92439"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644F8BE0" w14:textId="5DF85090"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43" w:type="dxa"/>
          </w:tcPr>
          <w:p w14:paraId="5AB6032A"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13A44697" w14:textId="0D7CBB65"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43" w:type="dxa"/>
          </w:tcPr>
          <w:p w14:paraId="2034CAA7"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244F1A33" w14:textId="2760C7CC"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43" w:type="dxa"/>
          </w:tcPr>
          <w:p w14:paraId="09ACCC7B"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452D35C4" w14:textId="25787CC1"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xml:space="preserve"> and A</w:t>
            </w:r>
            <w:r>
              <w:rPr>
                <w:rFonts w:asciiTheme="minorHAnsi" w:hAnsiTheme="minorHAnsi" w:cstheme="minorHAnsi"/>
                <w:sz w:val="18"/>
                <w:szCs w:val="18"/>
              </w:rPr>
              <w:t>10</w:t>
            </w:r>
            <w:r w:rsidRPr="00352318">
              <w:rPr>
                <w:rFonts w:asciiTheme="minorHAnsi" w:hAnsiTheme="minorHAnsi" w:cstheme="minorHAnsi"/>
                <w:sz w:val="18"/>
                <w:szCs w:val="18"/>
              </w:rPr>
              <w:t xml:space="preserve"> </w:t>
            </w:r>
            <w:r>
              <w:rPr>
                <w:rFonts w:asciiTheme="minorHAnsi" w:hAnsiTheme="minorHAnsi" w:cstheme="minorHAnsi"/>
                <w:sz w:val="18"/>
                <w:szCs w:val="18"/>
              </w:rPr>
              <w:t>or A2-07</w:t>
            </w:r>
            <w:r w:rsidRPr="00352318">
              <w:rPr>
                <w:rFonts w:asciiTheme="minorHAnsi" w:hAnsiTheme="minorHAnsi" w:cstheme="minorHAnsi"/>
                <w:sz w:val="18"/>
                <w:szCs w:val="18"/>
              </w:rPr>
              <w:t>= Standard Distribution System, then value = (</w:t>
            </w:r>
            <w:r>
              <w:rPr>
                <w:rFonts w:asciiTheme="minorHAnsi" w:hAnsiTheme="minorHAnsi" w:cstheme="minorHAnsi"/>
                <w:sz w:val="18"/>
                <w:szCs w:val="18"/>
              </w:rPr>
              <w:t>H03*0.4)+(H</w:t>
            </w:r>
            <w:r w:rsidRPr="00352318">
              <w:rPr>
                <w:rFonts w:asciiTheme="minorHAnsi" w:hAnsiTheme="minorHAnsi" w:cstheme="minorHAnsi"/>
                <w:sz w:val="18"/>
                <w:szCs w:val="18"/>
              </w:rPr>
              <w:t>04*0.4)</w:t>
            </w:r>
            <w:r>
              <w:rPr>
                <w:rFonts w:asciiTheme="minorHAnsi" w:hAnsiTheme="minorHAnsi" w:cstheme="minorHAnsi"/>
                <w:sz w:val="18"/>
                <w:szCs w:val="18"/>
              </w:rPr>
              <w:t>+</w:t>
            </w:r>
            <w:r w:rsidRPr="00352318">
              <w:rPr>
                <w:rFonts w:asciiTheme="minorHAnsi" w:hAnsiTheme="minorHAnsi" w:cstheme="minorHAnsi"/>
                <w:sz w:val="18"/>
                <w:szCs w:val="18"/>
              </w:rPr>
              <w:t xml:space="preserve">( </w:t>
            </w:r>
            <w:r>
              <w:rPr>
                <w:rFonts w:asciiTheme="minorHAnsi" w:hAnsiTheme="minorHAnsi" w:cstheme="minorHAnsi"/>
                <w:sz w:val="18"/>
                <w:szCs w:val="18"/>
              </w:rPr>
              <w:t>H</w:t>
            </w:r>
            <w:r w:rsidRPr="00352318">
              <w:rPr>
                <w:rFonts w:asciiTheme="minorHAnsi" w:hAnsiTheme="minorHAnsi" w:cstheme="minorHAnsi"/>
                <w:sz w:val="18"/>
                <w:szCs w:val="18"/>
              </w:rPr>
              <w:t>05*0.2);</w:t>
            </w:r>
          </w:p>
          <w:p w14:paraId="72748B0C" w14:textId="1A56BF86"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A</w:t>
            </w:r>
            <w:r>
              <w:rPr>
                <w:rFonts w:asciiTheme="minorHAnsi" w:hAnsiTheme="minorHAnsi" w:cstheme="minorHAnsi"/>
                <w:sz w:val="18"/>
                <w:szCs w:val="18"/>
              </w:rPr>
              <w:t>10 or A2-07</w:t>
            </w:r>
            <w:r w:rsidRPr="00352318">
              <w:rPr>
                <w:rFonts w:asciiTheme="minorHAnsi" w:hAnsiTheme="minorHAnsi" w:cstheme="minorHAnsi"/>
                <w:sz w:val="18"/>
                <w:szCs w:val="18"/>
              </w:rPr>
              <w:t xml:space="preserve"> = Demand Recirculation Manual Control, then value = </w:t>
            </w:r>
            <w:r>
              <w:rPr>
                <w:rFonts w:asciiTheme="minorHAnsi" w:hAnsiTheme="minorHAnsi" w:cstheme="minorHAnsi"/>
                <w:sz w:val="18"/>
                <w:szCs w:val="18"/>
              </w:rPr>
              <w:t>H</w:t>
            </w:r>
            <w:r w:rsidRPr="00352318">
              <w:rPr>
                <w:rFonts w:asciiTheme="minorHAnsi" w:hAnsiTheme="minorHAnsi" w:cstheme="minorHAnsi"/>
                <w:sz w:val="18"/>
                <w:szCs w:val="18"/>
              </w:rPr>
              <w:t>05&gt;&gt;</w:t>
            </w:r>
          </w:p>
        </w:tc>
        <w:tc>
          <w:tcPr>
            <w:tcW w:w="1332" w:type="dxa"/>
          </w:tcPr>
          <w:p w14:paraId="7C074C4F"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 Reference Value from CF1R-</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3F0763C4" w14:textId="16715A5A"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xml:space="preserve">, value = </w:t>
            </w:r>
          </w:p>
          <w:p w14:paraId="198B33CB"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((a+b *CFA)/n) &gt;&gt;</w:t>
            </w:r>
          </w:p>
          <w:p w14:paraId="0C4EA135" w14:textId="77777777" w:rsidR="00DF0572" w:rsidRPr="00352318" w:rsidRDefault="00DF0572" w:rsidP="00DF0572">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Where:</w:t>
            </w:r>
          </w:p>
          <w:p w14:paraId="3F8B130B" w14:textId="77777777" w:rsidR="00DF0572" w:rsidRPr="00352318" w:rsidRDefault="00DF0572" w:rsidP="00DF0572">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a, b = Qualification distance coefficients from Table 4.4.6-2 below,</w:t>
            </w:r>
          </w:p>
          <w:p w14:paraId="55666DF4" w14:textId="77777777" w:rsidR="00DF0572" w:rsidRPr="00352318" w:rsidRDefault="00DF0572" w:rsidP="00DF0572">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CFA = Conditioned floor area of the dwelling unit (ft</w:t>
            </w:r>
            <w:r w:rsidRPr="00352318">
              <w:rPr>
                <w:rFonts w:asciiTheme="minorHAnsi" w:hAnsiTheme="minorHAnsi" w:cstheme="minorHAnsi"/>
                <w:i/>
                <w:sz w:val="18"/>
                <w:szCs w:val="18"/>
                <w:vertAlign w:val="superscript"/>
              </w:rPr>
              <w:t>2</w:t>
            </w:r>
            <w:r w:rsidRPr="00352318">
              <w:rPr>
                <w:rFonts w:asciiTheme="minorHAnsi" w:hAnsiTheme="minorHAnsi" w:cstheme="minorHAnsi"/>
                <w:i/>
                <w:sz w:val="18"/>
                <w:szCs w:val="18"/>
              </w:rPr>
              <w:t>) from CF1R, and</w:t>
            </w:r>
          </w:p>
          <w:p w14:paraId="50F29482" w14:textId="6576FBA0" w:rsidR="00DF0572" w:rsidRPr="00352318" w:rsidRDefault="00DF0572" w:rsidP="00DF0572">
            <w:pPr>
              <w:spacing w:after="0" w:line="240" w:lineRule="auto"/>
              <w:rPr>
                <w:rFonts w:asciiTheme="minorHAnsi" w:hAnsiTheme="minorHAnsi" w:cstheme="minorBidi"/>
                <w:sz w:val="18"/>
                <w:szCs w:val="18"/>
              </w:rPr>
            </w:pPr>
            <w:r w:rsidRPr="2F6A1BB3">
              <w:rPr>
                <w:rFonts w:asciiTheme="minorHAnsi" w:hAnsiTheme="minorHAnsi" w:cstheme="minorBidi"/>
                <w:i/>
                <w:iCs/>
                <w:sz w:val="18"/>
                <w:szCs w:val="18"/>
              </w:rPr>
              <w:t>n = Number of water heaters in the dwelling unit from A05 or A2-04 (unitless).</w:t>
            </w:r>
            <w:r w:rsidRPr="2F6A1BB3">
              <w:rPr>
                <w:rFonts w:asciiTheme="minorHAnsi" w:hAnsiTheme="minorHAnsi" w:cstheme="minorBidi"/>
                <w:sz w:val="18"/>
                <w:szCs w:val="18"/>
              </w:rPr>
              <w:t xml:space="preserve"> </w:t>
            </w:r>
          </w:p>
        </w:tc>
        <w:tc>
          <w:tcPr>
            <w:tcW w:w="1243" w:type="dxa"/>
          </w:tcPr>
          <w:p w14:paraId="30B7CE9E" w14:textId="77777777" w:rsidR="00DF0572" w:rsidRPr="001C31FC" w:rsidRDefault="00DF0572" w:rsidP="00DF0572">
            <w:pPr>
              <w:spacing w:after="0" w:line="240" w:lineRule="auto"/>
              <w:rPr>
                <w:rFonts w:cstheme="minorHAnsi"/>
                <w:sz w:val="18"/>
                <w:szCs w:val="18"/>
              </w:rPr>
            </w:pPr>
            <w:r w:rsidRPr="001C31FC">
              <w:rPr>
                <w:rFonts w:cstheme="minorHAnsi"/>
                <w:sz w:val="18"/>
                <w:szCs w:val="18"/>
              </w:rPr>
              <w:t>&lt;&lt;Reference value from CF1R-</w:t>
            </w:r>
            <w:r w:rsidRPr="00BD3C19">
              <w:rPr>
                <w:rFonts w:cstheme="minorHAnsi"/>
                <w:sz w:val="18"/>
                <w:szCs w:val="18"/>
              </w:rPr>
              <w:t>PRF</w:t>
            </w:r>
            <w:r w:rsidRPr="001C31FC">
              <w:rPr>
                <w:rFonts w:cstheme="minorHAnsi"/>
                <w:sz w:val="18"/>
                <w:szCs w:val="18"/>
              </w:rPr>
              <w:t xml:space="preserve">; </w:t>
            </w:r>
          </w:p>
          <w:p w14:paraId="1C387D30" w14:textId="167E5440" w:rsidR="00DF0572" w:rsidRPr="00352318" w:rsidRDefault="00DF0572" w:rsidP="00DF0572">
            <w:pPr>
              <w:spacing w:after="0" w:line="240" w:lineRule="auto"/>
              <w:rPr>
                <w:rFonts w:asciiTheme="minorHAnsi" w:hAnsiTheme="minorHAnsi" w:cstheme="minorHAnsi"/>
                <w:sz w:val="18"/>
                <w:szCs w:val="18"/>
              </w:rPr>
            </w:pPr>
            <w:r w:rsidRPr="001C31FC">
              <w:rPr>
                <w:rFonts w:cstheme="minorHAnsi"/>
                <w:sz w:val="18"/>
                <w:szCs w:val="18"/>
              </w:rPr>
              <w:t>elseif prescriptive, then value = n/a&gt;&gt;</w:t>
            </w:r>
          </w:p>
        </w:tc>
        <w:tc>
          <w:tcPr>
            <w:tcW w:w="1243" w:type="dxa"/>
          </w:tcPr>
          <w:p w14:paraId="0772CE5B" w14:textId="77777777" w:rsidR="00DF0572" w:rsidRDefault="00DF0572" w:rsidP="00DF0572">
            <w:pPr>
              <w:spacing w:after="0"/>
              <w:rPr>
                <w:sz w:val="18"/>
                <w:szCs w:val="18"/>
              </w:rPr>
            </w:pPr>
            <w:r>
              <w:rPr>
                <w:rFonts w:cstheme="minorHAnsi"/>
                <w:sz w:val="18"/>
                <w:szCs w:val="18"/>
              </w:rPr>
              <w:t xml:space="preserve">&lt;&lt;Calculated value = </w:t>
            </w:r>
            <w:r w:rsidRPr="00AA14A8">
              <w:rPr>
                <w:sz w:val="18"/>
                <w:szCs w:val="18"/>
              </w:rPr>
              <w:t>0.3 + 0.4 * (</w:t>
            </w:r>
            <w:r>
              <w:rPr>
                <w:sz w:val="18"/>
                <w:szCs w:val="18"/>
              </w:rPr>
              <w:t>H</w:t>
            </w:r>
            <w:r w:rsidRPr="00AA14A8">
              <w:rPr>
                <w:sz w:val="18"/>
                <w:szCs w:val="18"/>
              </w:rPr>
              <w:t>06/</w:t>
            </w:r>
            <w:r>
              <w:rPr>
                <w:sz w:val="18"/>
                <w:szCs w:val="18"/>
              </w:rPr>
              <w:t>H</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H08; </w:t>
            </w:r>
          </w:p>
          <w:p w14:paraId="0A2F7256" w14:textId="5A6327E3" w:rsidR="00DF0572" w:rsidRPr="00352318" w:rsidRDefault="00DF0572" w:rsidP="00DF0572">
            <w:pPr>
              <w:spacing w:after="0" w:line="240" w:lineRule="auto"/>
              <w:rPr>
                <w:rFonts w:asciiTheme="minorHAnsi" w:hAnsiTheme="minorHAnsi"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DF0572" w:rsidRPr="00352318" w14:paraId="4738EBA2" w14:textId="28BA20CC" w:rsidTr="00F63542">
        <w:trPr>
          <w:trHeight w:val="221"/>
        </w:trPr>
        <w:tc>
          <w:tcPr>
            <w:tcW w:w="967" w:type="dxa"/>
          </w:tcPr>
          <w:p w14:paraId="57BE4976" w14:textId="77777777" w:rsidR="00DF0572" w:rsidRPr="00352318" w:rsidRDefault="00DF0572" w:rsidP="00DF0572">
            <w:pPr>
              <w:spacing w:after="0" w:line="240" w:lineRule="auto"/>
              <w:rPr>
                <w:rFonts w:asciiTheme="minorHAnsi" w:hAnsiTheme="minorHAnsi" w:cstheme="minorHAnsi"/>
                <w:sz w:val="18"/>
                <w:szCs w:val="18"/>
              </w:rPr>
            </w:pPr>
          </w:p>
        </w:tc>
        <w:tc>
          <w:tcPr>
            <w:tcW w:w="1070" w:type="dxa"/>
          </w:tcPr>
          <w:p w14:paraId="3A15253C" w14:textId="77777777" w:rsidR="00DF0572" w:rsidRPr="00352318" w:rsidRDefault="00DF0572" w:rsidP="00DF0572">
            <w:pPr>
              <w:spacing w:after="0" w:line="240" w:lineRule="auto"/>
              <w:rPr>
                <w:rFonts w:asciiTheme="minorHAnsi" w:hAnsiTheme="minorHAnsi" w:cstheme="minorHAnsi"/>
                <w:sz w:val="18"/>
                <w:szCs w:val="18"/>
              </w:rPr>
            </w:pPr>
          </w:p>
        </w:tc>
        <w:tc>
          <w:tcPr>
            <w:tcW w:w="1243" w:type="dxa"/>
          </w:tcPr>
          <w:p w14:paraId="584241D1" w14:textId="77777777" w:rsidR="00DF0572" w:rsidRPr="00352318" w:rsidRDefault="00DF0572" w:rsidP="00DF0572">
            <w:pPr>
              <w:spacing w:after="0" w:line="240" w:lineRule="auto"/>
              <w:rPr>
                <w:rFonts w:asciiTheme="minorHAnsi" w:hAnsiTheme="minorHAnsi" w:cstheme="minorHAnsi"/>
                <w:sz w:val="18"/>
                <w:szCs w:val="18"/>
              </w:rPr>
            </w:pPr>
          </w:p>
        </w:tc>
        <w:tc>
          <w:tcPr>
            <w:tcW w:w="1243" w:type="dxa"/>
          </w:tcPr>
          <w:p w14:paraId="00E3D2A9" w14:textId="77777777" w:rsidR="00DF0572" w:rsidRPr="00352318" w:rsidRDefault="00DF0572" w:rsidP="00DF0572">
            <w:pPr>
              <w:spacing w:after="0" w:line="240" w:lineRule="auto"/>
              <w:rPr>
                <w:rFonts w:asciiTheme="minorHAnsi" w:hAnsiTheme="minorHAnsi" w:cstheme="minorHAnsi"/>
                <w:sz w:val="18"/>
                <w:szCs w:val="18"/>
              </w:rPr>
            </w:pPr>
          </w:p>
        </w:tc>
        <w:tc>
          <w:tcPr>
            <w:tcW w:w="1243" w:type="dxa"/>
          </w:tcPr>
          <w:p w14:paraId="3F1547CE" w14:textId="77777777" w:rsidR="00DF0572" w:rsidRPr="00352318" w:rsidRDefault="00DF0572" w:rsidP="00DF0572">
            <w:pPr>
              <w:spacing w:after="0" w:line="240" w:lineRule="auto"/>
              <w:rPr>
                <w:rFonts w:asciiTheme="minorHAnsi" w:hAnsiTheme="minorHAnsi" w:cstheme="minorHAnsi"/>
                <w:sz w:val="18"/>
                <w:szCs w:val="18"/>
              </w:rPr>
            </w:pPr>
          </w:p>
        </w:tc>
        <w:tc>
          <w:tcPr>
            <w:tcW w:w="1243" w:type="dxa"/>
          </w:tcPr>
          <w:p w14:paraId="2E707C56" w14:textId="77777777" w:rsidR="00DF0572" w:rsidRPr="00352318" w:rsidRDefault="00DF0572" w:rsidP="00DF0572">
            <w:pPr>
              <w:spacing w:after="0" w:line="240" w:lineRule="auto"/>
              <w:rPr>
                <w:rFonts w:asciiTheme="minorHAnsi" w:hAnsiTheme="minorHAnsi" w:cstheme="minorHAnsi"/>
                <w:sz w:val="18"/>
                <w:szCs w:val="18"/>
              </w:rPr>
            </w:pPr>
          </w:p>
        </w:tc>
        <w:tc>
          <w:tcPr>
            <w:tcW w:w="1332" w:type="dxa"/>
          </w:tcPr>
          <w:p w14:paraId="2C5EADA9" w14:textId="77777777" w:rsidR="00DF0572" w:rsidRPr="00352318" w:rsidRDefault="00DF0572" w:rsidP="00DF0572">
            <w:pPr>
              <w:spacing w:after="0" w:line="240" w:lineRule="auto"/>
              <w:rPr>
                <w:rFonts w:asciiTheme="minorHAnsi" w:hAnsiTheme="minorHAnsi" w:cstheme="minorHAnsi"/>
                <w:sz w:val="18"/>
                <w:szCs w:val="18"/>
              </w:rPr>
            </w:pPr>
          </w:p>
        </w:tc>
        <w:tc>
          <w:tcPr>
            <w:tcW w:w="1243" w:type="dxa"/>
          </w:tcPr>
          <w:p w14:paraId="6AEAB819" w14:textId="77777777" w:rsidR="00DF0572" w:rsidRPr="00352318" w:rsidRDefault="00DF0572" w:rsidP="00DF0572">
            <w:pPr>
              <w:spacing w:after="0" w:line="240" w:lineRule="auto"/>
              <w:rPr>
                <w:rFonts w:asciiTheme="minorHAnsi" w:hAnsiTheme="minorHAnsi" w:cstheme="minorHAnsi"/>
                <w:sz w:val="18"/>
                <w:szCs w:val="18"/>
              </w:rPr>
            </w:pPr>
          </w:p>
        </w:tc>
        <w:tc>
          <w:tcPr>
            <w:tcW w:w="1243" w:type="dxa"/>
          </w:tcPr>
          <w:p w14:paraId="0788EA9C" w14:textId="77777777" w:rsidR="00DF0572" w:rsidRPr="00352318" w:rsidRDefault="00DF0572" w:rsidP="00DF0572">
            <w:pPr>
              <w:spacing w:after="0" w:line="240" w:lineRule="auto"/>
              <w:rPr>
                <w:rFonts w:asciiTheme="minorHAnsi" w:hAnsiTheme="minorHAnsi" w:cstheme="minorHAnsi"/>
                <w:sz w:val="18"/>
                <w:szCs w:val="18"/>
              </w:rPr>
            </w:pPr>
          </w:p>
        </w:tc>
      </w:tr>
      <w:tr w:rsidR="00DF0572" w:rsidRPr="00352318" w14:paraId="4253E6CC" w14:textId="0ED1E51E" w:rsidTr="00F63542">
        <w:trPr>
          <w:trHeight w:val="208"/>
        </w:trPr>
        <w:tc>
          <w:tcPr>
            <w:tcW w:w="10832" w:type="dxa"/>
            <w:gridSpan w:val="9"/>
          </w:tcPr>
          <w:p w14:paraId="254F75E2" w14:textId="4DBA7920" w:rsidR="00DF0572" w:rsidRPr="00352318" w:rsidRDefault="00DF0572" w:rsidP="00DF0572">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4E31226A" w14:textId="62319C76" w:rsidR="00641F8E" w:rsidRDefault="00641F8E">
      <w:pPr>
        <w:spacing w:after="0" w:line="240" w:lineRule="auto"/>
        <w:rPr>
          <w:rFonts w:asciiTheme="minorHAnsi" w:hAnsiTheme="minorHAnsi" w:cstheme="minorHAnsi"/>
          <w:sz w:val="18"/>
          <w:szCs w:val="18"/>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8D6F63" w:rsidRPr="008D6F63" w14:paraId="4549F6EB" w14:textId="77777777" w:rsidTr="00690C6A">
        <w:trPr>
          <w:cantSplit/>
          <w:trHeight w:val="170"/>
        </w:trPr>
        <w:tc>
          <w:tcPr>
            <w:tcW w:w="7825" w:type="dxa"/>
            <w:gridSpan w:val="5"/>
            <w:shd w:val="clear" w:color="auto" w:fill="auto"/>
            <w:noWrap/>
            <w:hideMark/>
          </w:tcPr>
          <w:p w14:paraId="4108EE62" w14:textId="77777777" w:rsidR="008D6F63" w:rsidRPr="008D6F63" w:rsidRDefault="008D6F63" w:rsidP="008D6F63">
            <w:pPr>
              <w:spacing w:after="0" w:line="240" w:lineRule="auto"/>
              <w:rPr>
                <w:sz w:val="18"/>
                <w:szCs w:val="18"/>
                <w:u w:val="single"/>
              </w:rPr>
            </w:pPr>
            <w:r w:rsidRPr="008D6F63">
              <w:rPr>
                <w:sz w:val="18"/>
                <w:szCs w:val="18"/>
                <w:u w:val="single"/>
              </w:rPr>
              <w:t>Table 4.4.6-2: Coefficients for the Qualification Distance Calculation</w:t>
            </w:r>
          </w:p>
          <w:p w14:paraId="0EAE06DD" w14:textId="0FA094F2" w:rsidR="008D6F63" w:rsidRPr="008D6F63" w:rsidRDefault="008D6F63" w:rsidP="008D6F63">
            <w:pPr>
              <w:spacing w:after="0" w:line="240" w:lineRule="auto"/>
              <w:rPr>
                <w:rFonts w:asciiTheme="minorHAnsi" w:eastAsiaTheme="minorEastAsia" w:hAnsiTheme="minorHAnsi" w:cstheme="minorBidi"/>
                <w:b/>
                <w:sz w:val="18"/>
                <w:szCs w:val="18"/>
              </w:rPr>
            </w:pPr>
            <w:r w:rsidRPr="008D6F63">
              <w:rPr>
                <w:b/>
                <w:sz w:val="18"/>
                <w:szCs w:val="18"/>
              </w:rPr>
              <w:t>&lt;&lt; do not show tab</w:t>
            </w:r>
            <w:r w:rsidR="00690C6A">
              <w:rPr>
                <w:b/>
                <w:sz w:val="18"/>
                <w:szCs w:val="18"/>
              </w:rPr>
              <w:t>le, only use for equation in G07 and H07</w:t>
            </w:r>
            <w:r w:rsidRPr="008D6F63">
              <w:rPr>
                <w:b/>
                <w:sz w:val="18"/>
                <w:szCs w:val="18"/>
              </w:rPr>
              <w:t>&gt;&gt;</w:t>
            </w:r>
          </w:p>
        </w:tc>
      </w:tr>
      <w:tr w:rsidR="008D6F63" w:rsidRPr="008D6F63" w14:paraId="0B624C5C" w14:textId="77777777" w:rsidTr="00690C6A">
        <w:trPr>
          <w:cantSplit/>
          <w:trHeight w:val="170"/>
        </w:trPr>
        <w:tc>
          <w:tcPr>
            <w:tcW w:w="1705" w:type="dxa"/>
            <w:shd w:val="clear" w:color="auto" w:fill="auto"/>
            <w:noWrap/>
          </w:tcPr>
          <w:p w14:paraId="41927CC6" w14:textId="77777777" w:rsidR="008D6F63" w:rsidRPr="008D6F63" w:rsidRDefault="008D6F63" w:rsidP="008D6F63">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2BC984E2" w14:textId="77777777" w:rsidR="008D6F63" w:rsidRPr="008D6F63" w:rsidRDefault="008D6F63" w:rsidP="008D6F63">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6CFB9A7B" w14:textId="77777777" w:rsidR="008D6F63" w:rsidRPr="008D6F63" w:rsidRDefault="008D6F63" w:rsidP="008D6F63">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b</w:t>
            </w:r>
          </w:p>
        </w:tc>
      </w:tr>
      <w:tr w:rsidR="008D6F63" w:rsidRPr="008D6F63" w14:paraId="7D4686FF" w14:textId="77777777" w:rsidTr="00690C6A">
        <w:trPr>
          <w:cantSplit/>
          <w:trHeight w:val="300"/>
        </w:trPr>
        <w:tc>
          <w:tcPr>
            <w:tcW w:w="1705" w:type="dxa"/>
            <w:shd w:val="clear" w:color="auto" w:fill="auto"/>
            <w:noWrap/>
            <w:vAlign w:val="bottom"/>
            <w:hideMark/>
          </w:tcPr>
          <w:p w14:paraId="551819A5"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189CBFF0"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507C0A5E"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41A68A1F"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2D0D962A"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r>
      <w:tr w:rsidR="00877BF9" w:rsidRPr="008D6F63" w14:paraId="0C0276EB" w14:textId="77777777" w:rsidTr="00690C6A">
        <w:trPr>
          <w:cantSplit/>
          <w:trHeight w:val="300"/>
        </w:trPr>
        <w:tc>
          <w:tcPr>
            <w:tcW w:w="1705" w:type="dxa"/>
            <w:shd w:val="clear" w:color="auto" w:fill="auto"/>
            <w:noWrap/>
          </w:tcPr>
          <w:p w14:paraId="15B5D841" w14:textId="77777777" w:rsidR="00877BF9" w:rsidRPr="008D6F63" w:rsidRDefault="00877BF9" w:rsidP="00877BF9">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Single Family</w:t>
            </w:r>
          </w:p>
        </w:tc>
        <w:tc>
          <w:tcPr>
            <w:tcW w:w="1800" w:type="dxa"/>
            <w:shd w:val="clear" w:color="auto" w:fill="auto"/>
            <w:noWrap/>
          </w:tcPr>
          <w:p w14:paraId="7FA29D14" w14:textId="2B667406" w:rsidR="00877BF9" w:rsidRPr="009F7E94" w:rsidRDefault="00877BF9" w:rsidP="00877BF9">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975464">
              <w:rPr>
                <w:rFonts w:asciiTheme="minorHAnsi" w:eastAsiaTheme="minorEastAsia" w:hAnsiTheme="minorHAnsi" w:cstheme="minorBidi"/>
                <w:sz w:val="18"/>
                <w:szCs w:val="18"/>
              </w:rPr>
              <w:t xml:space="preserve"> (A</w:t>
            </w:r>
            <w:r w:rsidR="00F349F6">
              <w:rPr>
                <w:rFonts w:asciiTheme="minorHAnsi" w:eastAsiaTheme="minorEastAsia" w:hAnsiTheme="minorHAnsi" w:cstheme="minorBidi"/>
                <w:sz w:val="18"/>
                <w:szCs w:val="18"/>
              </w:rPr>
              <w:t>10</w:t>
            </w:r>
            <w:r w:rsidR="00141137">
              <w:rPr>
                <w:rFonts w:asciiTheme="minorHAnsi" w:eastAsiaTheme="minorEastAsia" w:hAnsiTheme="minorHAnsi" w:cstheme="minorBidi"/>
                <w:sz w:val="18"/>
                <w:szCs w:val="18"/>
              </w:rPr>
              <w:t xml:space="preserve"> </w:t>
            </w:r>
            <w:r w:rsidR="00444DF8">
              <w:rPr>
                <w:rFonts w:asciiTheme="minorHAnsi" w:eastAsiaTheme="minorEastAsia" w:hAnsiTheme="minorHAnsi" w:cstheme="minorBidi"/>
                <w:sz w:val="18"/>
                <w:szCs w:val="18"/>
              </w:rPr>
              <w:t>O</w:t>
            </w:r>
            <w:r w:rsidR="00141137">
              <w:rPr>
                <w:rFonts w:asciiTheme="minorHAnsi" w:eastAsiaTheme="minorEastAsia" w:hAnsiTheme="minorHAnsi" w:cstheme="minorBidi"/>
                <w:sz w:val="18"/>
                <w:szCs w:val="18"/>
              </w:rPr>
              <w:t>r A2-</w:t>
            </w:r>
            <w:r w:rsidR="00444DF8">
              <w:rPr>
                <w:rFonts w:asciiTheme="minorHAnsi" w:eastAsiaTheme="minorEastAsia" w:hAnsiTheme="minorHAnsi" w:cstheme="minorBidi"/>
                <w:sz w:val="18"/>
                <w:szCs w:val="18"/>
              </w:rPr>
              <w:t>07</w:t>
            </w:r>
            <w:r w:rsidR="00975464">
              <w:rPr>
                <w:rFonts w:asciiTheme="minorHAnsi" w:eastAsiaTheme="minorEastAsia" w:hAnsiTheme="minorHAnsi" w:cstheme="minorBidi"/>
                <w:sz w:val="18"/>
                <w:szCs w:val="18"/>
              </w:rPr>
              <w:t>)</w:t>
            </w:r>
            <w:r>
              <w:rPr>
                <w:rFonts w:asciiTheme="minorHAnsi" w:eastAsiaTheme="minorEastAsia" w:hAnsiTheme="minorHAnsi" w:cstheme="minorBidi"/>
                <w:sz w:val="18"/>
                <w:szCs w:val="18"/>
              </w:rPr>
              <w:t xml:space="preserve"> is </w:t>
            </w:r>
            <w:r w:rsidRPr="005828AE">
              <w:rPr>
                <w:rFonts w:asciiTheme="minorHAnsi" w:eastAsia="Times New Roman" w:hAnsiTheme="minorHAnsi" w:cstheme="minorHAnsi"/>
                <w:sz w:val="16"/>
                <w:szCs w:val="20"/>
              </w:rPr>
              <w:t>*</w:t>
            </w:r>
            <w:r w:rsidRPr="009F7E94">
              <w:rPr>
                <w:rFonts w:asciiTheme="minorHAnsi" w:eastAsia="Times New Roman" w:hAnsiTheme="minorHAnsi" w:cstheme="minorHAnsi"/>
                <w:sz w:val="16"/>
                <w:szCs w:val="20"/>
              </w:rPr>
              <w:t>Standard Distribution System</w:t>
            </w:r>
          </w:p>
          <w:p w14:paraId="7C35F393" w14:textId="1C71010D" w:rsidR="00877BF9" w:rsidRPr="008D6F63" w:rsidRDefault="00877BF9" w:rsidP="00877BF9">
            <w:pPr>
              <w:spacing w:after="0" w:line="240" w:lineRule="auto"/>
              <w:jc w:val="center"/>
              <w:rPr>
                <w:rFonts w:asciiTheme="minorHAnsi" w:eastAsiaTheme="minorEastAsia" w:hAnsiTheme="minorHAnsi" w:cstheme="minorBidi"/>
                <w:sz w:val="18"/>
                <w:szCs w:val="18"/>
              </w:rPr>
            </w:pPr>
            <w:r>
              <w:rPr>
                <w:rFonts w:asciiTheme="minorHAnsi" w:eastAsiaTheme="minorEastAsia" w:hAnsiTheme="minorHAnsi" w:cstheme="minorBidi"/>
                <w:sz w:val="18"/>
                <w:szCs w:val="18"/>
              </w:rPr>
              <w:t xml:space="preserve"> </w:t>
            </w:r>
          </w:p>
        </w:tc>
        <w:tc>
          <w:tcPr>
            <w:tcW w:w="1710" w:type="dxa"/>
            <w:shd w:val="clear" w:color="auto" w:fill="auto"/>
            <w:noWrap/>
          </w:tcPr>
          <w:p w14:paraId="36422212" w14:textId="7A877B42" w:rsidR="00877BF9" w:rsidRPr="005828AE" w:rsidRDefault="00877BF9" w:rsidP="00877BF9">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975464">
              <w:rPr>
                <w:rFonts w:asciiTheme="minorHAnsi" w:eastAsiaTheme="minorEastAsia" w:hAnsiTheme="minorHAnsi" w:cstheme="minorBidi"/>
                <w:sz w:val="18"/>
                <w:szCs w:val="18"/>
              </w:rPr>
              <w:t xml:space="preserve"> (A</w:t>
            </w:r>
            <w:r w:rsidR="00F349F6">
              <w:rPr>
                <w:rFonts w:asciiTheme="minorHAnsi" w:eastAsiaTheme="minorEastAsia" w:hAnsiTheme="minorHAnsi" w:cstheme="minorBidi"/>
                <w:sz w:val="18"/>
                <w:szCs w:val="18"/>
              </w:rPr>
              <w:t>10</w:t>
            </w:r>
            <w:r w:rsidR="00444DF8">
              <w:rPr>
                <w:rFonts w:asciiTheme="minorHAnsi" w:eastAsiaTheme="minorEastAsia" w:hAnsiTheme="minorHAnsi" w:cstheme="minorBidi"/>
                <w:sz w:val="18"/>
                <w:szCs w:val="18"/>
              </w:rPr>
              <w:t xml:space="preserve"> Or</w:t>
            </w:r>
            <w:r w:rsidR="00F45E45">
              <w:rPr>
                <w:rFonts w:asciiTheme="minorHAnsi" w:eastAsiaTheme="minorEastAsia" w:hAnsiTheme="minorHAnsi" w:cstheme="minorBidi"/>
                <w:sz w:val="18"/>
                <w:szCs w:val="18"/>
              </w:rPr>
              <w:t xml:space="preserve"> A2-07</w:t>
            </w:r>
            <w:r w:rsidR="00975464">
              <w:rPr>
                <w:rFonts w:asciiTheme="minorHAnsi" w:eastAsiaTheme="minorEastAsia" w:hAnsiTheme="minorHAnsi" w:cstheme="minorBidi"/>
                <w:sz w:val="18"/>
                <w:szCs w:val="18"/>
              </w:rPr>
              <w:t>)</w:t>
            </w:r>
            <w:r>
              <w:rPr>
                <w:rFonts w:asciiTheme="minorHAnsi" w:eastAsiaTheme="minorEastAsia" w:hAnsiTheme="minorHAnsi" w:cstheme="minorBidi"/>
                <w:sz w:val="18"/>
                <w:szCs w:val="18"/>
              </w:rPr>
              <w:t xml:space="preserve"> is </w:t>
            </w:r>
          </w:p>
          <w:p w14:paraId="3CCE56EC" w14:textId="4D30BE9A" w:rsidR="00877BF9" w:rsidRPr="008D6F63" w:rsidRDefault="00877BF9" w:rsidP="00357C89">
            <w:pPr>
              <w:keepNext/>
              <w:tabs>
                <w:tab w:val="left" w:pos="2160"/>
                <w:tab w:val="left" w:pos="2700"/>
                <w:tab w:val="left" w:pos="3420"/>
                <w:tab w:val="left" w:pos="3780"/>
                <w:tab w:val="left" w:pos="5760"/>
                <w:tab w:val="left" w:pos="7212"/>
              </w:tabs>
              <w:spacing w:after="0" w:line="240" w:lineRule="auto"/>
              <w:contextualSpacing/>
              <w:rPr>
                <w:rFonts w:asciiTheme="minorHAnsi" w:eastAsiaTheme="minorEastAsia" w:hAnsiTheme="minorHAnsi" w:cstheme="minorBidi"/>
                <w:sz w:val="18"/>
                <w:szCs w:val="18"/>
              </w:rPr>
            </w:pPr>
            <w:r w:rsidRPr="005828AE">
              <w:rPr>
                <w:rFonts w:asciiTheme="minorHAnsi" w:eastAsia="Times New Roman" w:hAnsiTheme="minorHAnsi" w:cstheme="minorHAnsi"/>
                <w:sz w:val="16"/>
                <w:szCs w:val="20"/>
              </w:rPr>
              <w:t xml:space="preserve">* Demand Recirculation Manual Control </w:t>
            </w:r>
          </w:p>
        </w:tc>
        <w:tc>
          <w:tcPr>
            <w:tcW w:w="1350" w:type="dxa"/>
            <w:shd w:val="clear" w:color="auto" w:fill="auto"/>
            <w:noWrap/>
          </w:tcPr>
          <w:p w14:paraId="52E973C6"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610B5D2D"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727732B9" w14:textId="77777777" w:rsidTr="00690C6A">
        <w:trPr>
          <w:cantSplit/>
          <w:trHeight w:val="170"/>
        </w:trPr>
        <w:tc>
          <w:tcPr>
            <w:tcW w:w="1705" w:type="dxa"/>
            <w:shd w:val="clear" w:color="auto" w:fill="auto"/>
            <w:noWrap/>
            <w:hideMark/>
          </w:tcPr>
          <w:p w14:paraId="5598DA9B"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One story</w:t>
            </w:r>
          </w:p>
        </w:tc>
        <w:tc>
          <w:tcPr>
            <w:tcW w:w="1800" w:type="dxa"/>
            <w:shd w:val="clear" w:color="auto" w:fill="auto"/>
            <w:noWrap/>
            <w:hideMark/>
          </w:tcPr>
          <w:p w14:paraId="64073FDA"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10</w:t>
            </w:r>
          </w:p>
        </w:tc>
        <w:tc>
          <w:tcPr>
            <w:tcW w:w="1710" w:type="dxa"/>
            <w:shd w:val="clear" w:color="auto" w:fill="auto"/>
            <w:noWrap/>
            <w:hideMark/>
          </w:tcPr>
          <w:p w14:paraId="05297C58"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22.7</w:t>
            </w:r>
          </w:p>
        </w:tc>
        <w:tc>
          <w:tcPr>
            <w:tcW w:w="1350" w:type="dxa"/>
            <w:shd w:val="clear" w:color="auto" w:fill="auto"/>
            <w:noWrap/>
            <w:hideMark/>
          </w:tcPr>
          <w:p w14:paraId="2393EFE5"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0.0095</w:t>
            </w:r>
          </w:p>
        </w:tc>
        <w:tc>
          <w:tcPr>
            <w:tcW w:w="1260" w:type="dxa"/>
            <w:shd w:val="clear" w:color="auto" w:fill="auto"/>
            <w:noWrap/>
            <w:hideMark/>
          </w:tcPr>
          <w:p w14:paraId="7D66F94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0.0099</w:t>
            </w:r>
          </w:p>
        </w:tc>
      </w:tr>
      <w:tr w:rsidR="00877BF9" w:rsidRPr="008D6F63" w14:paraId="0DF3082F" w14:textId="77777777" w:rsidTr="00690C6A">
        <w:trPr>
          <w:cantSplit/>
          <w:trHeight w:val="215"/>
        </w:trPr>
        <w:tc>
          <w:tcPr>
            <w:tcW w:w="1705" w:type="dxa"/>
            <w:shd w:val="clear" w:color="auto" w:fill="auto"/>
            <w:noWrap/>
            <w:hideMark/>
          </w:tcPr>
          <w:p w14:paraId="61E1DA1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Two story</w:t>
            </w:r>
          </w:p>
        </w:tc>
        <w:tc>
          <w:tcPr>
            <w:tcW w:w="1800" w:type="dxa"/>
            <w:shd w:val="clear" w:color="auto" w:fill="auto"/>
            <w:noWrap/>
            <w:hideMark/>
          </w:tcPr>
          <w:p w14:paraId="307994E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15</w:t>
            </w:r>
          </w:p>
        </w:tc>
        <w:tc>
          <w:tcPr>
            <w:tcW w:w="1710" w:type="dxa"/>
            <w:shd w:val="clear" w:color="auto" w:fill="auto"/>
            <w:noWrap/>
            <w:hideMark/>
          </w:tcPr>
          <w:p w14:paraId="435334B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11.5</w:t>
            </w:r>
          </w:p>
        </w:tc>
        <w:tc>
          <w:tcPr>
            <w:tcW w:w="1350" w:type="dxa"/>
            <w:shd w:val="clear" w:color="auto" w:fill="auto"/>
            <w:noWrap/>
            <w:hideMark/>
          </w:tcPr>
          <w:p w14:paraId="6A1B4565"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0.0045</w:t>
            </w:r>
          </w:p>
        </w:tc>
        <w:tc>
          <w:tcPr>
            <w:tcW w:w="1260" w:type="dxa"/>
            <w:shd w:val="clear" w:color="auto" w:fill="auto"/>
            <w:noWrap/>
            <w:hideMark/>
          </w:tcPr>
          <w:p w14:paraId="334234D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0.0095</w:t>
            </w:r>
          </w:p>
        </w:tc>
      </w:tr>
      <w:tr w:rsidR="00877BF9" w:rsidRPr="008D6F63" w14:paraId="6BADE230" w14:textId="77777777" w:rsidTr="00690C6A">
        <w:trPr>
          <w:cantSplit/>
          <w:trHeight w:val="152"/>
        </w:trPr>
        <w:tc>
          <w:tcPr>
            <w:tcW w:w="1705" w:type="dxa"/>
            <w:shd w:val="clear" w:color="auto" w:fill="auto"/>
            <w:noWrap/>
            <w:hideMark/>
          </w:tcPr>
          <w:p w14:paraId="3F8DBD4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Three story</w:t>
            </w:r>
          </w:p>
        </w:tc>
        <w:tc>
          <w:tcPr>
            <w:tcW w:w="1800" w:type="dxa"/>
            <w:shd w:val="clear" w:color="auto" w:fill="auto"/>
            <w:noWrap/>
            <w:hideMark/>
          </w:tcPr>
          <w:p w14:paraId="3BA239B6"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10</w:t>
            </w:r>
          </w:p>
        </w:tc>
        <w:tc>
          <w:tcPr>
            <w:tcW w:w="1710" w:type="dxa"/>
            <w:shd w:val="clear" w:color="auto" w:fill="auto"/>
            <w:noWrap/>
            <w:hideMark/>
          </w:tcPr>
          <w:p w14:paraId="598CBF73"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0.5</w:t>
            </w:r>
          </w:p>
        </w:tc>
        <w:tc>
          <w:tcPr>
            <w:tcW w:w="1350" w:type="dxa"/>
            <w:shd w:val="clear" w:color="auto" w:fill="auto"/>
            <w:noWrap/>
            <w:hideMark/>
          </w:tcPr>
          <w:p w14:paraId="079991CC"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0.0030</w:t>
            </w:r>
          </w:p>
        </w:tc>
        <w:tc>
          <w:tcPr>
            <w:tcW w:w="1260" w:type="dxa"/>
            <w:shd w:val="clear" w:color="auto" w:fill="auto"/>
            <w:noWrap/>
            <w:hideMark/>
          </w:tcPr>
          <w:p w14:paraId="297AEB9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0.014</w:t>
            </w:r>
          </w:p>
        </w:tc>
      </w:tr>
      <w:tr w:rsidR="00877BF9" w:rsidRPr="008D6F63" w14:paraId="5E679E9A" w14:textId="77777777" w:rsidTr="00690C6A">
        <w:trPr>
          <w:cantSplit/>
          <w:trHeight w:val="152"/>
        </w:trPr>
        <w:tc>
          <w:tcPr>
            <w:tcW w:w="1705" w:type="dxa"/>
            <w:shd w:val="clear" w:color="auto" w:fill="auto"/>
            <w:noWrap/>
          </w:tcPr>
          <w:p w14:paraId="01966F82"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03408082"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5C8EAA22"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821B473"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7014860D"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26500A9B" w14:textId="77777777" w:rsidTr="00690C6A">
        <w:trPr>
          <w:cantSplit/>
          <w:trHeight w:val="152"/>
        </w:trPr>
        <w:tc>
          <w:tcPr>
            <w:tcW w:w="1705" w:type="dxa"/>
            <w:shd w:val="clear" w:color="auto" w:fill="auto"/>
            <w:noWrap/>
          </w:tcPr>
          <w:p w14:paraId="483C59C7" w14:textId="0E62C85A"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4E4D0D58"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7D05D1F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353F6BF"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272DE25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70741DAC" w14:textId="77777777" w:rsidTr="00690C6A">
        <w:trPr>
          <w:cantSplit/>
          <w:trHeight w:val="152"/>
        </w:trPr>
        <w:tc>
          <w:tcPr>
            <w:tcW w:w="1705" w:type="dxa"/>
            <w:shd w:val="clear" w:color="auto" w:fill="auto"/>
            <w:noWrap/>
          </w:tcPr>
          <w:p w14:paraId="67B3933B" w14:textId="7EACE37B"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6F241DBD" w14:textId="499FEE21"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5795DDA9" w14:textId="177F38FD"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2B657BEE" w14:textId="06BA02F4"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6F5023A3" w14:textId="290FF13B"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044F7F69" w14:textId="77777777" w:rsidTr="00690C6A">
        <w:trPr>
          <w:cantSplit/>
          <w:trHeight w:val="152"/>
        </w:trPr>
        <w:tc>
          <w:tcPr>
            <w:tcW w:w="1705" w:type="dxa"/>
            <w:shd w:val="clear" w:color="auto" w:fill="auto"/>
            <w:noWrap/>
          </w:tcPr>
          <w:p w14:paraId="40478FD8" w14:textId="63A62CD0" w:rsidR="00877BF9" w:rsidRPr="0006728B" w:rsidRDefault="00877BF9" w:rsidP="00877BF9">
            <w:pPr>
              <w:spacing w:after="0" w:line="240" w:lineRule="auto"/>
              <w:jc w:val="center"/>
              <w:rPr>
                <w:sz w:val="18"/>
                <w:u w:val="single"/>
                <w:lang w:eastAsia="x-none"/>
              </w:rPr>
            </w:pPr>
          </w:p>
        </w:tc>
        <w:tc>
          <w:tcPr>
            <w:tcW w:w="1800" w:type="dxa"/>
            <w:shd w:val="clear" w:color="auto" w:fill="auto"/>
            <w:noWrap/>
          </w:tcPr>
          <w:p w14:paraId="14662BC3" w14:textId="7912133B" w:rsidR="00877BF9" w:rsidRPr="0006728B" w:rsidRDefault="00877BF9" w:rsidP="00877BF9">
            <w:pPr>
              <w:spacing w:after="0" w:line="240" w:lineRule="auto"/>
              <w:jc w:val="center"/>
              <w:rPr>
                <w:sz w:val="18"/>
                <w:u w:val="single"/>
                <w:lang w:eastAsia="x-none"/>
              </w:rPr>
            </w:pPr>
          </w:p>
        </w:tc>
        <w:tc>
          <w:tcPr>
            <w:tcW w:w="1710" w:type="dxa"/>
            <w:shd w:val="clear" w:color="auto" w:fill="auto"/>
            <w:noWrap/>
          </w:tcPr>
          <w:p w14:paraId="2EA98699" w14:textId="4578BF4F" w:rsidR="00877BF9" w:rsidRPr="0006728B" w:rsidRDefault="00877BF9" w:rsidP="00877BF9">
            <w:pPr>
              <w:spacing w:after="0" w:line="240" w:lineRule="auto"/>
              <w:jc w:val="center"/>
              <w:rPr>
                <w:sz w:val="18"/>
                <w:u w:val="single"/>
                <w:lang w:eastAsia="x-none"/>
              </w:rPr>
            </w:pPr>
          </w:p>
        </w:tc>
        <w:tc>
          <w:tcPr>
            <w:tcW w:w="1350" w:type="dxa"/>
            <w:shd w:val="clear" w:color="auto" w:fill="auto"/>
            <w:noWrap/>
          </w:tcPr>
          <w:p w14:paraId="389D5C3F" w14:textId="445023B9" w:rsidR="00877BF9" w:rsidRPr="0006728B" w:rsidRDefault="00877BF9" w:rsidP="00877BF9">
            <w:pPr>
              <w:spacing w:after="0" w:line="240" w:lineRule="auto"/>
              <w:jc w:val="center"/>
              <w:rPr>
                <w:sz w:val="18"/>
                <w:u w:val="single"/>
                <w:lang w:eastAsia="x-none"/>
              </w:rPr>
            </w:pPr>
          </w:p>
        </w:tc>
        <w:tc>
          <w:tcPr>
            <w:tcW w:w="1260" w:type="dxa"/>
            <w:shd w:val="clear" w:color="auto" w:fill="auto"/>
            <w:noWrap/>
          </w:tcPr>
          <w:p w14:paraId="07E8AD5D" w14:textId="51774ADF" w:rsidR="00877BF9" w:rsidRPr="0006728B" w:rsidRDefault="00877BF9" w:rsidP="00877BF9">
            <w:pPr>
              <w:spacing w:after="0" w:line="240" w:lineRule="auto"/>
              <w:jc w:val="center"/>
              <w:rPr>
                <w:sz w:val="18"/>
                <w:u w:val="single"/>
                <w:lang w:eastAsia="x-none"/>
              </w:rPr>
            </w:pPr>
          </w:p>
        </w:tc>
      </w:tr>
    </w:tbl>
    <w:p w14:paraId="52F773F4" w14:textId="77777777" w:rsidR="008D6F63" w:rsidRDefault="008D6F63">
      <w:pPr>
        <w:spacing w:after="0" w:line="240" w:lineRule="auto"/>
        <w:rPr>
          <w:rFonts w:asciiTheme="minorHAnsi" w:hAnsiTheme="minorHAnsi" w:cstheme="minorHAnsi"/>
          <w:sz w:val="18"/>
          <w:szCs w:val="18"/>
        </w:rPr>
      </w:pPr>
    </w:p>
    <w:tbl>
      <w:tblPr>
        <w:tblStyle w:val="TableGrid3"/>
        <w:tblW w:w="10795" w:type="dxa"/>
        <w:tblLook w:val="04A0" w:firstRow="1" w:lastRow="0" w:firstColumn="1" w:lastColumn="0" w:noHBand="0" w:noVBand="1"/>
      </w:tblPr>
      <w:tblGrid>
        <w:gridCol w:w="1141"/>
        <w:gridCol w:w="752"/>
        <w:gridCol w:w="481"/>
        <w:gridCol w:w="1508"/>
        <w:gridCol w:w="459"/>
        <w:gridCol w:w="754"/>
        <w:gridCol w:w="2045"/>
        <w:gridCol w:w="1988"/>
        <w:gridCol w:w="1667"/>
      </w:tblGrid>
      <w:tr w:rsidR="0014411D" w:rsidRPr="00323F2C" w14:paraId="7114CB0E" w14:textId="77777777" w:rsidTr="00F63542">
        <w:trPr>
          <w:trHeight w:val="353"/>
        </w:trPr>
        <w:tc>
          <w:tcPr>
            <w:tcW w:w="10795" w:type="dxa"/>
            <w:gridSpan w:val="9"/>
          </w:tcPr>
          <w:p w14:paraId="00675BC9" w14:textId="2573548B" w:rsidR="0014411D" w:rsidRDefault="0014411D" w:rsidP="00531DE4">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I</w:t>
            </w:r>
            <w:r w:rsidRPr="009D79A7">
              <w:rPr>
                <w:rFonts w:asciiTheme="minorHAnsi" w:hAnsiTheme="minorHAnsi" w:cstheme="minorHAnsi"/>
                <w:b/>
                <w:sz w:val="18"/>
                <w:szCs w:val="18"/>
              </w:rPr>
              <w:t>. HERS-Verified Drain Water Heat Recovery System (DWHR-H)</w:t>
            </w:r>
            <w:r>
              <w:rPr>
                <w:rFonts w:asciiTheme="minorHAnsi" w:hAnsiTheme="minorHAnsi" w:cstheme="minorHAnsi"/>
                <w:b/>
                <w:sz w:val="18"/>
                <w:szCs w:val="18"/>
              </w:rPr>
              <w:t xml:space="preserve"> </w:t>
            </w:r>
            <w:r>
              <w:rPr>
                <w:rFonts w:asciiTheme="minorHAnsi" w:hAnsiTheme="minorHAnsi" w:cstheme="minorHAnsi"/>
                <w:sz w:val="18"/>
                <w:szCs w:val="18"/>
              </w:rPr>
              <w:t>(RA3.6.9</w:t>
            </w:r>
            <w:r w:rsidRPr="0081179F">
              <w:rPr>
                <w:rFonts w:asciiTheme="minorHAnsi" w:hAnsiTheme="minorHAnsi" w:cstheme="minorHAnsi"/>
                <w:sz w:val="18"/>
                <w:szCs w:val="18"/>
              </w:rPr>
              <w:t>)</w:t>
            </w:r>
          </w:p>
          <w:p w14:paraId="48CCBA53" w14:textId="16231919" w:rsidR="0014411D" w:rsidRPr="009D79A7" w:rsidRDefault="0014411D" w:rsidP="001964BA">
            <w:pPr>
              <w:keepNext/>
              <w:spacing w:after="0" w:line="240" w:lineRule="auto"/>
              <w:rPr>
                <w:rFonts w:asciiTheme="minorHAnsi" w:hAnsiTheme="minorHAnsi" w:cstheme="minorHAnsi"/>
                <w:sz w:val="18"/>
                <w:szCs w:val="18"/>
              </w:rPr>
            </w:pPr>
            <w:r>
              <w:rPr>
                <w:rFonts w:asciiTheme="minorHAnsi" w:hAnsiTheme="minorHAnsi" w:cstheme="minorHAnsi"/>
                <w:sz w:val="18"/>
                <w:szCs w:val="18"/>
              </w:rPr>
              <w:t>&lt;&lt;</w:t>
            </w:r>
            <w:r w:rsidR="00232426">
              <w:rPr>
                <w:rFonts w:asciiTheme="minorHAnsi" w:hAnsiTheme="minorHAnsi" w:cstheme="minorHAnsi"/>
                <w:sz w:val="18"/>
                <w:szCs w:val="18"/>
              </w:rPr>
              <w:t xml:space="preserve">require one row of data for each </w:t>
            </w:r>
            <w:r w:rsidR="001964BA">
              <w:rPr>
                <w:rFonts w:asciiTheme="minorHAnsi" w:hAnsiTheme="minorHAnsi" w:cstheme="minorHAnsi"/>
                <w:sz w:val="18"/>
                <w:szCs w:val="18"/>
              </w:rPr>
              <w:t>drain water heat recovery system</w:t>
            </w:r>
            <w:r w:rsidR="00232426">
              <w:rPr>
                <w:rFonts w:asciiTheme="minorHAnsi" w:hAnsiTheme="minorHAnsi" w:cstheme="minorHAnsi"/>
                <w:sz w:val="18"/>
                <w:szCs w:val="18"/>
              </w:rPr>
              <w:t xml:space="preserve"> identified in Section B</w:t>
            </w:r>
            <w:r w:rsidR="008D55F7">
              <w:rPr>
                <w:rFonts w:asciiTheme="minorHAnsi" w:hAnsiTheme="minorHAnsi" w:cstheme="minorHAnsi"/>
                <w:sz w:val="18"/>
                <w:szCs w:val="18"/>
              </w:rPr>
              <w:t xml:space="preserve"> or</w:t>
            </w:r>
            <w:r w:rsidR="00F45E45">
              <w:rPr>
                <w:rFonts w:asciiTheme="minorHAnsi" w:hAnsiTheme="minorHAnsi" w:cstheme="minorHAnsi"/>
                <w:sz w:val="18"/>
                <w:szCs w:val="18"/>
              </w:rPr>
              <w:t>B2</w:t>
            </w:r>
            <w:r w:rsidR="00232426">
              <w:rPr>
                <w:rFonts w:asciiTheme="minorHAnsi" w:hAnsiTheme="minorHAnsi" w:cstheme="minorHAnsi"/>
                <w:sz w:val="18"/>
                <w:szCs w:val="18"/>
              </w:rPr>
              <w:t xml:space="preserve">. with B12 </w:t>
            </w:r>
            <w:r w:rsidR="008D55F7">
              <w:rPr>
                <w:rFonts w:asciiTheme="minorHAnsi" w:hAnsiTheme="minorHAnsi" w:cstheme="minorHAnsi"/>
                <w:sz w:val="18"/>
                <w:szCs w:val="18"/>
              </w:rPr>
              <w:t xml:space="preserve">or </w:t>
            </w:r>
            <w:r w:rsidR="00F45E45">
              <w:rPr>
                <w:rFonts w:asciiTheme="minorHAnsi" w:hAnsiTheme="minorHAnsi" w:cstheme="minorHAnsi"/>
                <w:sz w:val="18"/>
                <w:szCs w:val="18"/>
              </w:rPr>
              <w:t>B2</w:t>
            </w:r>
            <w:r w:rsidR="009C1825">
              <w:rPr>
                <w:rFonts w:asciiTheme="minorHAnsi" w:hAnsiTheme="minorHAnsi" w:cstheme="minorHAnsi"/>
                <w:sz w:val="18"/>
                <w:szCs w:val="18"/>
              </w:rPr>
              <w:t>-</w:t>
            </w:r>
            <w:r w:rsidR="008D55F7">
              <w:rPr>
                <w:rFonts w:asciiTheme="minorHAnsi" w:hAnsiTheme="minorHAnsi" w:cstheme="minorHAnsi"/>
                <w:sz w:val="18"/>
                <w:szCs w:val="18"/>
              </w:rPr>
              <w:t xml:space="preserve">09 </w:t>
            </w:r>
            <w:r w:rsidR="00232426">
              <w:rPr>
                <w:rFonts w:asciiTheme="minorHAnsi" w:hAnsiTheme="minorHAnsi" w:cstheme="minorHAnsi"/>
                <w:sz w:val="18"/>
                <w:szCs w:val="18"/>
              </w:rPr>
              <w:t>= Yes. Else report section header and standard “This section does not apply” message</w:t>
            </w:r>
            <w:r w:rsidRPr="00890BBF">
              <w:rPr>
                <w:rFonts w:asciiTheme="minorHAnsi" w:hAnsiTheme="minorHAnsi" w:cstheme="minorHAnsi"/>
                <w:sz w:val="18"/>
                <w:szCs w:val="18"/>
              </w:rPr>
              <w:t>&gt;&gt;</w:t>
            </w:r>
          </w:p>
        </w:tc>
      </w:tr>
      <w:tr w:rsidR="00EE7C97" w:rsidRPr="00323F2C" w14:paraId="6C82A092" w14:textId="77777777" w:rsidTr="00F63542">
        <w:trPr>
          <w:trHeight w:val="144"/>
        </w:trPr>
        <w:tc>
          <w:tcPr>
            <w:tcW w:w="10795" w:type="dxa"/>
            <w:gridSpan w:val="9"/>
          </w:tcPr>
          <w:p w14:paraId="609C7007" w14:textId="02E922B0" w:rsidR="00EE7C97" w:rsidRPr="002A1FF1" w:rsidRDefault="00EE7C97" w:rsidP="002A1FF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A1FF1">
              <w:rPr>
                <w:rFonts w:asciiTheme="minorHAnsi" w:hAnsiTheme="minorHAnsi" w:cstheme="minorHAnsi"/>
                <w:b/>
                <w:sz w:val="18"/>
                <w:szCs w:val="18"/>
              </w:rPr>
              <w:t>Design DWHR System Information</w:t>
            </w:r>
          </w:p>
        </w:tc>
      </w:tr>
      <w:tr w:rsidR="009F716A" w:rsidRPr="00323F2C" w14:paraId="53639B1E" w14:textId="77777777" w:rsidTr="00F63542">
        <w:trPr>
          <w:trHeight w:val="335"/>
        </w:trPr>
        <w:tc>
          <w:tcPr>
            <w:tcW w:w="1883" w:type="dxa"/>
            <w:gridSpan w:val="2"/>
          </w:tcPr>
          <w:p w14:paraId="53C00794" w14:textId="3E13E1A6" w:rsidR="009F716A" w:rsidRPr="009D79A7" w:rsidRDefault="009F716A" w:rsidP="00531DE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2450" w:type="dxa"/>
            <w:gridSpan w:val="3"/>
          </w:tcPr>
          <w:p w14:paraId="79B2F2B1" w14:textId="00868C64" w:rsidR="009F716A" w:rsidRPr="009D79A7" w:rsidRDefault="009F716A"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02</w:t>
            </w:r>
          </w:p>
        </w:tc>
        <w:tc>
          <w:tcPr>
            <w:tcW w:w="2801" w:type="dxa"/>
            <w:gridSpan w:val="2"/>
          </w:tcPr>
          <w:p w14:paraId="611570BA" w14:textId="44C48CC7" w:rsidR="009F716A" w:rsidRPr="009D79A7" w:rsidRDefault="009F716A" w:rsidP="00531DE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3</w:t>
            </w:r>
          </w:p>
        </w:tc>
        <w:tc>
          <w:tcPr>
            <w:tcW w:w="3659" w:type="dxa"/>
            <w:gridSpan w:val="2"/>
          </w:tcPr>
          <w:p w14:paraId="1BF64FE4" w14:textId="43598DD4" w:rsidR="009F716A" w:rsidRPr="009D79A7" w:rsidRDefault="009F716A" w:rsidP="00A5768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4</w:t>
            </w:r>
          </w:p>
        </w:tc>
      </w:tr>
      <w:tr w:rsidR="009F716A" w:rsidRPr="00323F2C" w14:paraId="769D008B" w14:textId="77777777" w:rsidTr="00F63542">
        <w:trPr>
          <w:trHeight w:val="144"/>
        </w:trPr>
        <w:tc>
          <w:tcPr>
            <w:tcW w:w="1883" w:type="dxa"/>
            <w:gridSpan w:val="2"/>
          </w:tcPr>
          <w:p w14:paraId="4060781F" w14:textId="18B9D5F6" w:rsidR="009F716A"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2450" w:type="dxa"/>
            <w:gridSpan w:val="3"/>
            <w:vAlign w:val="bottom"/>
          </w:tcPr>
          <w:p w14:paraId="4FED0318" w14:textId="70E0D1AA" w:rsidR="009F716A" w:rsidRPr="009D79A7" w:rsidDel="0014411D"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801" w:type="dxa"/>
            <w:gridSpan w:val="2"/>
            <w:vAlign w:val="bottom"/>
          </w:tcPr>
          <w:p w14:paraId="529C94A5" w14:textId="7BD84A09" w:rsidR="009F716A" w:rsidRPr="009D79A7"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3659" w:type="dxa"/>
            <w:gridSpan w:val="2"/>
            <w:vAlign w:val="bottom"/>
          </w:tcPr>
          <w:p w14:paraId="43D5A80E" w14:textId="4B8607F9" w:rsidR="009F716A" w:rsidRPr="009D79A7"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r>
      <w:tr w:rsidR="00C16194" w:rsidRPr="00323F2C" w14:paraId="0943BA8B" w14:textId="77777777" w:rsidTr="00F63542">
        <w:trPr>
          <w:trHeight w:val="144"/>
        </w:trPr>
        <w:tc>
          <w:tcPr>
            <w:tcW w:w="1883" w:type="dxa"/>
            <w:gridSpan w:val="2"/>
          </w:tcPr>
          <w:p w14:paraId="6D1B373A" w14:textId="5B868010"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&lt;&lt;Reference value from A0</w:t>
            </w:r>
            <w:r w:rsidR="00F349F6">
              <w:rPr>
                <w:rFonts w:asciiTheme="minorHAnsi" w:eastAsia="Times New Roman" w:hAnsiTheme="minorHAnsi" w:cstheme="minorHAnsi"/>
                <w:sz w:val="18"/>
                <w:szCs w:val="18"/>
              </w:rPr>
              <w:t>2</w:t>
            </w:r>
            <w:r w:rsidR="008D55F7">
              <w:rPr>
                <w:rFonts w:asciiTheme="minorHAnsi" w:eastAsia="Times New Roman" w:hAnsiTheme="minorHAnsi" w:cstheme="minorHAnsi"/>
                <w:sz w:val="18"/>
                <w:szCs w:val="18"/>
              </w:rPr>
              <w:t xml:space="preserve"> or </w:t>
            </w:r>
            <w:r w:rsidR="00007F2A">
              <w:rPr>
                <w:rFonts w:asciiTheme="minorHAnsi" w:eastAsia="Times New Roman" w:hAnsiTheme="minorHAnsi" w:cstheme="minorHAnsi"/>
                <w:sz w:val="18"/>
                <w:szCs w:val="18"/>
              </w:rPr>
              <w:t>A2-</w:t>
            </w:r>
            <w:r w:rsidR="008D55F7">
              <w:rPr>
                <w:rFonts w:asciiTheme="minorHAnsi" w:eastAsia="Times New Roman" w:hAnsiTheme="minorHAnsi" w:cstheme="minorHAnsi"/>
                <w:sz w:val="18"/>
                <w:szCs w:val="18"/>
              </w:rPr>
              <w:t>02</w:t>
            </w:r>
            <w:r>
              <w:rPr>
                <w:rFonts w:asciiTheme="minorHAnsi" w:eastAsia="Times New Roman" w:hAnsiTheme="minorHAnsi" w:cstheme="minorHAnsi"/>
                <w:sz w:val="18"/>
                <w:szCs w:val="18"/>
              </w:rPr>
              <w:t>&gt;&gt;</w:t>
            </w:r>
          </w:p>
        </w:tc>
        <w:tc>
          <w:tcPr>
            <w:tcW w:w="2450" w:type="dxa"/>
            <w:gridSpan w:val="3"/>
          </w:tcPr>
          <w:p w14:paraId="5CEDB376" w14:textId="77777777" w:rsidR="000A2CFB" w:rsidRDefault="00C16194"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w:t>
            </w:r>
            <w:r w:rsidR="000C2529">
              <w:rPr>
                <w:rFonts w:asciiTheme="minorHAnsi" w:eastAsia="Times New Roman" w:hAnsiTheme="minorHAnsi" w:cstheme="minorHAnsi"/>
                <w:sz w:val="18"/>
                <w:szCs w:val="18"/>
              </w:rPr>
              <w:t>If performance, r</w:t>
            </w:r>
            <w:r>
              <w:rPr>
                <w:rFonts w:asciiTheme="minorHAnsi" w:eastAsia="Times New Roman" w:hAnsiTheme="minorHAnsi" w:cstheme="minorHAnsi"/>
                <w:sz w:val="18"/>
                <w:szCs w:val="18"/>
              </w:rPr>
              <w:t xml:space="preserve">eference value from </w:t>
            </w:r>
            <w:r w:rsidR="000C2529">
              <w:rPr>
                <w:rFonts w:asciiTheme="minorHAnsi" w:eastAsia="Times New Roman" w:hAnsiTheme="minorHAnsi" w:cstheme="minorHAnsi"/>
                <w:sz w:val="18"/>
                <w:szCs w:val="18"/>
              </w:rPr>
              <w:t>CF1R-</w:t>
            </w:r>
            <w:r w:rsidR="000C2529" w:rsidRPr="00F035EE">
              <w:rPr>
                <w:rFonts w:asciiTheme="minorHAnsi" w:eastAsia="Times New Roman" w:hAnsiTheme="minorHAnsi" w:cstheme="minorHAnsi"/>
                <w:sz w:val="18"/>
                <w:szCs w:val="18"/>
              </w:rPr>
              <w:t>PRF</w:t>
            </w:r>
            <w:r w:rsidR="000A2CFB">
              <w:rPr>
                <w:rFonts w:asciiTheme="minorHAnsi" w:eastAsia="Times New Roman" w:hAnsiTheme="minorHAnsi" w:cstheme="minorHAnsi"/>
                <w:sz w:val="18"/>
                <w:szCs w:val="18"/>
              </w:rPr>
              <w:t xml:space="preserve">.  </w:t>
            </w:r>
          </w:p>
          <w:p w14:paraId="4822A5D4" w14:textId="457AE852" w:rsidR="00C16194" w:rsidRPr="009D79A7" w:rsidDel="0014411D" w:rsidRDefault="000A2CFB"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 42%”</w:t>
            </w:r>
            <w:r w:rsidR="00C16194">
              <w:rPr>
                <w:rFonts w:asciiTheme="minorHAnsi" w:eastAsia="Times New Roman" w:hAnsiTheme="minorHAnsi" w:cstheme="minorHAnsi"/>
                <w:sz w:val="18"/>
                <w:szCs w:val="18"/>
              </w:rPr>
              <w:t>&gt;&gt;</w:t>
            </w:r>
          </w:p>
        </w:tc>
        <w:tc>
          <w:tcPr>
            <w:tcW w:w="2801" w:type="dxa"/>
            <w:gridSpan w:val="2"/>
          </w:tcPr>
          <w:p w14:paraId="594ED29E" w14:textId="77777777" w:rsidR="000A2CFB" w:rsidRDefault="000C2529"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&lt;&lt;If performance, reference value from CF1R-</w:t>
            </w:r>
            <w:r w:rsidRPr="00B97E66">
              <w:rPr>
                <w:rFonts w:asciiTheme="minorHAnsi" w:eastAsia="Times New Roman" w:hAnsiTheme="minorHAnsi" w:cstheme="minorHAnsi"/>
                <w:sz w:val="18"/>
                <w:szCs w:val="18"/>
              </w:rPr>
              <w:t>PRF</w:t>
            </w:r>
            <w:r w:rsidR="000A2CFB">
              <w:rPr>
                <w:rFonts w:asciiTheme="minorHAnsi" w:eastAsia="Times New Roman" w:hAnsiTheme="minorHAnsi" w:cstheme="minorHAnsi"/>
                <w:sz w:val="18"/>
                <w:szCs w:val="18"/>
              </w:rPr>
              <w:t xml:space="preserve">.  </w:t>
            </w:r>
          </w:p>
          <w:p w14:paraId="7440964C" w14:textId="060BE415" w:rsidR="00C16194" w:rsidRPr="009D79A7" w:rsidRDefault="000A2CFB"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w:t>
            </w:r>
            <w:r w:rsidR="000C2529">
              <w:rPr>
                <w:rFonts w:asciiTheme="minorHAnsi" w:eastAsia="Times New Roman" w:hAnsiTheme="minorHAnsi" w:cstheme="minorHAnsi"/>
                <w:sz w:val="18"/>
                <w:szCs w:val="18"/>
              </w:rPr>
              <w:t>&gt;&gt;</w:t>
            </w:r>
          </w:p>
        </w:tc>
        <w:tc>
          <w:tcPr>
            <w:tcW w:w="3659" w:type="dxa"/>
            <w:gridSpan w:val="2"/>
          </w:tcPr>
          <w:p w14:paraId="5B1DF4AD" w14:textId="77777777" w:rsidR="00976C25" w:rsidRDefault="000C2529"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&lt;&lt;If performance, reference value from CF1R-</w:t>
            </w:r>
            <w:r w:rsidRPr="00F035EE">
              <w:rPr>
                <w:rFonts w:asciiTheme="minorHAnsi" w:eastAsia="Times New Roman" w:hAnsiTheme="minorHAnsi" w:cstheme="minorHAnsi"/>
                <w:sz w:val="18"/>
                <w:szCs w:val="18"/>
              </w:rPr>
              <w:t>PRF</w:t>
            </w:r>
          </w:p>
          <w:p w14:paraId="2DD6172C" w14:textId="7A14340F" w:rsidR="00C16194" w:rsidRPr="009D79A7" w:rsidRDefault="00976C25"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w:t>
            </w:r>
            <w:r w:rsidR="000C2529">
              <w:rPr>
                <w:rFonts w:asciiTheme="minorHAnsi" w:eastAsia="Times New Roman" w:hAnsiTheme="minorHAnsi" w:cstheme="minorHAnsi"/>
                <w:sz w:val="18"/>
                <w:szCs w:val="18"/>
              </w:rPr>
              <w:t>&gt;&gt;</w:t>
            </w:r>
          </w:p>
        </w:tc>
      </w:tr>
      <w:tr w:rsidR="00C16194" w:rsidRPr="00323F2C" w14:paraId="410A1017" w14:textId="77777777" w:rsidTr="00F63542">
        <w:trPr>
          <w:trHeight w:val="144"/>
        </w:trPr>
        <w:tc>
          <w:tcPr>
            <w:tcW w:w="1883" w:type="dxa"/>
            <w:gridSpan w:val="2"/>
          </w:tcPr>
          <w:p w14:paraId="146B37E1" w14:textId="77777777"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50" w:type="dxa"/>
            <w:gridSpan w:val="3"/>
          </w:tcPr>
          <w:p w14:paraId="704B6490" w14:textId="77777777" w:rsidR="00C16194" w:rsidRPr="009D79A7" w:rsidDel="0014411D"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801" w:type="dxa"/>
            <w:gridSpan w:val="2"/>
          </w:tcPr>
          <w:p w14:paraId="175DE080"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659" w:type="dxa"/>
            <w:gridSpan w:val="2"/>
          </w:tcPr>
          <w:p w14:paraId="69D23A0E"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C16194" w:rsidRPr="00323F2C" w14:paraId="0302EDD6" w14:textId="77777777" w:rsidTr="00F63542">
        <w:trPr>
          <w:trHeight w:val="144"/>
        </w:trPr>
        <w:tc>
          <w:tcPr>
            <w:tcW w:w="10795" w:type="dxa"/>
            <w:gridSpan w:val="9"/>
          </w:tcPr>
          <w:p w14:paraId="36A8C10D" w14:textId="727A7001" w:rsidR="00C16194" w:rsidRPr="002A1FF1"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A1FF1">
              <w:rPr>
                <w:rFonts w:asciiTheme="minorHAnsi" w:hAnsiTheme="minorHAnsi" w:cstheme="minorHAnsi"/>
                <w:b/>
                <w:sz w:val="18"/>
                <w:szCs w:val="18"/>
              </w:rPr>
              <w:t>Installed DWHR System Information</w:t>
            </w:r>
          </w:p>
        </w:tc>
      </w:tr>
      <w:tr w:rsidR="00C16194" w:rsidRPr="00323F2C" w14:paraId="2B3C54DA" w14:textId="77777777" w:rsidTr="00F63542">
        <w:trPr>
          <w:trHeight w:val="144"/>
        </w:trPr>
        <w:tc>
          <w:tcPr>
            <w:tcW w:w="1131" w:type="dxa"/>
            <w:vAlign w:val="bottom"/>
          </w:tcPr>
          <w:p w14:paraId="62A7B505" w14:textId="6BCAFD6F"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233" w:type="dxa"/>
            <w:gridSpan w:val="2"/>
            <w:vAlign w:val="bottom"/>
          </w:tcPr>
          <w:p w14:paraId="56D87302" w14:textId="5AAFF480"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510" w:type="dxa"/>
            <w:vAlign w:val="bottom"/>
          </w:tcPr>
          <w:p w14:paraId="48C0E6AC" w14:textId="1B4D6624"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213" w:type="dxa"/>
            <w:gridSpan w:val="2"/>
            <w:vAlign w:val="bottom"/>
          </w:tcPr>
          <w:p w14:paraId="2B5E313F" w14:textId="1A3DB2F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2047" w:type="dxa"/>
            <w:vAlign w:val="bottom"/>
          </w:tcPr>
          <w:p w14:paraId="579412C8" w14:textId="39DA6E5C"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1991" w:type="dxa"/>
            <w:vAlign w:val="bottom"/>
          </w:tcPr>
          <w:p w14:paraId="66A154C7" w14:textId="26BBF84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667" w:type="dxa"/>
            <w:vAlign w:val="bottom"/>
          </w:tcPr>
          <w:p w14:paraId="563E3321" w14:textId="5C7F4776"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C16194" w:rsidRPr="00323F2C" w14:paraId="4FEA8DFE" w14:textId="77777777" w:rsidTr="00F63542">
        <w:trPr>
          <w:trHeight w:val="144"/>
        </w:trPr>
        <w:tc>
          <w:tcPr>
            <w:tcW w:w="1131" w:type="dxa"/>
            <w:vAlign w:val="bottom"/>
          </w:tcPr>
          <w:p w14:paraId="68540770" w14:textId="0BB05FD8"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233" w:type="dxa"/>
            <w:gridSpan w:val="2"/>
            <w:vAlign w:val="bottom"/>
          </w:tcPr>
          <w:p w14:paraId="2F42BE11" w14:textId="08EF887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Manufacturer</w:t>
            </w:r>
          </w:p>
        </w:tc>
        <w:tc>
          <w:tcPr>
            <w:tcW w:w="1510" w:type="dxa"/>
            <w:vAlign w:val="bottom"/>
          </w:tcPr>
          <w:p w14:paraId="2E8268CB" w14:textId="223F253B"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Model </w:t>
            </w:r>
            <w:r>
              <w:rPr>
                <w:rFonts w:asciiTheme="minorHAnsi" w:hAnsiTheme="minorHAnsi" w:cstheme="minorHAnsi"/>
                <w:sz w:val="18"/>
                <w:szCs w:val="18"/>
              </w:rPr>
              <w:t>Number</w:t>
            </w:r>
          </w:p>
        </w:tc>
        <w:tc>
          <w:tcPr>
            <w:tcW w:w="1213" w:type="dxa"/>
            <w:gridSpan w:val="2"/>
            <w:vAlign w:val="bottom"/>
          </w:tcPr>
          <w:p w14:paraId="5BFB0CAF" w14:textId="6B83FDDB"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047" w:type="dxa"/>
            <w:vAlign w:val="bottom"/>
          </w:tcPr>
          <w:p w14:paraId="4C96FEF5" w14:textId="5D71197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1991" w:type="dxa"/>
            <w:vAlign w:val="bottom"/>
          </w:tcPr>
          <w:p w14:paraId="57BFED18"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c>
          <w:tcPr>
            <w:tcW w:w="1667" w:type="dxa"/>
            <w:vAlign w:val="bottom"/>
          </w:tcPr>
          <w:p w14:paraId="23DF372E" w14:textId="77777777"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DWHR System Certified by CEC</w:t>
            </w:r>
          </w:p>
          <w:p w14:paraId="78F7A7BA" w14:textId="44120AA3"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C16194" w:rsidRPr="00323F2C" w14:paraId="0CFF93EB" w14:textId="77777777" w:rsidTr="00F63542">
        <w:trPr>
          <w:trHeight w:val="189"/>
        </w:trPr>
        <w:tc>
          <w:tcPr>
            <w:tcW w:w="1131" w:type="dxa"/>
          </w:tcPr>
          <w:p w14:paraId="09E6E542" w14:textId="5FB93215" w:rsidR="00C16194" w:rsidRPr="009D79A7" w:rsidRDefault="00F349F6"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&lt;&lt;Reference value from </w:t>
            </w:r>
            <w:r w:rsidR="00B55A00">
              <w:rPr>
                <w:rFonts w:asciiTheme="minorHAnsi" w:eastAsia="Times New Roman" w:hAnsiTheme="minorHAnsi" w:cstheme="minorHAnsi"/>
                <w:sz w:val="18"/>
                <w:szCs w:val="18"/>
              </w:rPr>
              <w:t>B</w:t>
            </w:r>
            <w:r>
              <w:rPr>
                <w:rFonts w:asciiTheme="minorHAnsi" w:eastAsia="Times New Roman" w:hAnsiTheme="minorHAnsi" w:cstheme="minorHAnsi"/>
                <w:sz w:val="18"/>
                <w:szCs w:val="18"/>
              </w:rPr>
              <w:t>02</w:t>
            </w:r>
            <w:r w:rsidR="00B55A00">
              <w:rPr>
                <w:rFonts w:asciiTheme="minorHAnsi" w:eastAsia="Times New Roman" w:hAnsiTheme="minorHAnsi" w:cstheme="minorHAnsi"/>
                <w:sz w:val="18"/>
                <w:szCs w:val="18"/>
              </w:rPr>
              <w:t xml:space="preserve"> or </w:t>
            </w:r>
            <w:r w:rsidR="002626A8">
              <w:rPr>
                <w:rFonts w:asciiTheme="minorHAnsi" w:eastAsia="Times New Roman" w:hAnsiTheme="minorHAnsi" w:cstheme="minorHAnsi"/>
                <w:sz w:val="18"/>
                <w:szCs w:val="18"/>
              </w:rPr>
              <w:t>B2-</w:t>
            </w:r>
            <w:r w:rsidR="00B55A00">
              <w:rPr>
                <w:rFonts w:asciiTheme="minorHAnsi" w:eastAsia="Times New Roman" w:hAnsiTheme="minorHAnsi" w:cstheme="minorHAnsi"/>
                <w:sz w:val="18"/>
                <w:szCs w:val="18"/>
              </w:rPr>
              <w:t>02</w:t>
            </w:r>
            <w:r w:rsidR="00C16194">
              <w:rPr>
                <w:rFonts w:asciiTheme="minorHAnsi" w:eastAsia="Times New Roman" w:hAnsiTheme="minorHAnsi" w:cstheme="minorHAnsi"/>
                <w:sz w:val="18"/>
                <w:szCs w:val="18"/>
              </w:rPr>
              <w:t>&gt;&gt;</w:t>
            </w:r>
          </w:p>
        </w:tc>
        <w:tc>
          <w:tcPr>
            <w:tcW w:w="1233" w:type="dxa"/>
            <w:gridSpan w:val="2"/>
          </w:tcPr>
          <w:p w14:paraId="74563A30" w14:textId="7AAE4055"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510" w:type="dxa"/>
          </w:tcPr>
          <w:p w14:paraId="2B033960" w14:textId="6D0A631F"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213" w:type="dxa"/>
            <w:gridSpan w:val="2"/>
          </w:tcPr>
          <w:p w14:paraId="35BCEE1E" w14:textId="10DD5C63"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w:t>
            </w:r>
            <w:r>
              <w:rPr>
                <w:rFonts w:asciiTheme="minorHAnsi" w:eastAsia="Times New Roman" w:hAnsiTheme="minorHAnsi" w:cstheme="minorHAnsi"/>
                <w:sz w:val="18"/>
                <w:szCs w:val="18"/>
              </w:rPr>
              <w:t xml:space="preserve">, </w:t>
            </w:r>
            <w:r w:rsidR="00976C25">
              <w:rPr>
                <w:rFonts w:asciiTheme="minorHAnsi" w:eastAsia="Times New Roman" w:hAnsiTheme="minorHAnsi" w:cstheme="minorHAnsi"/>
                <w:sz w:val="18"/>
                <w:szCs w:val="18"/>
              </w:rPr>
              <w:t xml:space="preserve">value ≥ Rated Effectiveness in I02, </w:t>
            </w:r>
            <w:r>
              <w:rPr>
                <w:rFonts w:asciiTheme="minorHAnsi" w:eastAsia="Times New Roman" w:hAnsiTheme="minorHAnsi" w:cstheme="minorHAnsi"/>
                <w:sz w:val="18"/>
                <w:szCs w:val="18"/>
              </w:rPr>
              <w:t xml:space="preserve">range check: 0.42≤I03&lt;1 </w:t>
            </w:r>
            <w:r w:rsidRPr="009D79A7">
              <w:rPr>
                <w:rFonts w:asciiTheme="minorHAnsi" w:eastAsia="Times New Roman" w:hAnsiTheme="minorHAnsi" w:cstheme="minorHAnsi"/>
                <w:sz w:val="18"/>
                <w:szCs w:val="18"/>
              </w:rPr>
              <w:t>&gt;&gt;</w:t>
            </w:r>
          </w:p>
        </w:tc>
        <w:tc>
          <w:tcPr>
            <w:tcW w:w="2047" w:type="dxa"/>
          </w:tcPr>
          <w:p w14:paraId="4937259A" w14:textId="33ACEFF4" w:rsidR="00C16194"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sz w:val="18"/>
                <w:szCs w:val="18"/>
              </w:rPr>
            </w:pPr>
            <w:r>
              <w:rPr>
                <w:rFonts w:asciiTheme="minorHAnsi" w:hAnsiTheme="minorHAnsi"/>
                <w:sz w:val="18"/>
                <w:szCs w:val="18"/>
              </w:rPr>
              <w:t>&lt;&lt;</w:t>
            </w:r>
            <w:r w:rsidR="00976C25">
              <w:rPr>
                <w:rFonts w:asciiTheme="minorHAnsi" w:hAnsiTheme="minorHAnsi"/>
                <w:sz w:val="18"/>
                <w:szCs w:val="18"/>
              </w:rPr>
              <w:t xml:space="preserve">If performance, reference value from I03.  If prescriptive, </w:t>
            </w:r>
            <w:r w:rsidRPr="00FE60ED">
              <w:rPr>
                <w:rFonts w:asciiTheme="minorHAnsi" w:hAnsiTheme="minorHAnsi"/>
                <w:sz w:val="18"/>
                <w:szCs w:val="18"/>
              </w:rPr>
              <w:t>user pick from list:</w:t>
            </w:r>
          </w:p>
          <w:p w14:paraId="5D97E0E2" w14:textId="77777777" w:rsidR="00C16194" w:rsidRPr="005A5077"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D79A7">
              <w:rPr>
                <w:rFonts w:asciiTheme="minorHAnsi" w:hAnsiTheme="minorHAnsi" w:cstheme="minorHAnsi"/>
                <w:sz w:val="18"/>
                <w:szCs w:val="18"/>
              </w:rPr>
              <w:t>Equal flow</w:t>
            </w:r>
            <w:r w:rsidRPr="005A5077">
              <w:rPr>
                <w:rFonts w:asciiTheme="minorHAnsi" w:hAnsiTheme="minorHAnsi"/>
                <w:sz w:val="18"/>
                <w:szCs w:val="18"/>
              </w:rPr>
              <w:t xml:space="preserve"> </w:t>
            </w:r>
          </w:p>
          <w:p w14:paraId="22802071" w14:textId="77777777" w:rsidR="00C16194"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shower</w:t>
            </w:r>
          </w:p>
          <w:p w14:paraId="42F795CE" w14:textId="4B0CF01E" w:rsidR="00C16194" w:rsidRPr="009D79A7"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water heater</w:t>
            </w:r>
            <w:r>
              <w:rPr>
                <w:rFonts w:asciiTheme="minorHAnsi" w:hAnsiTheme="minorHAnsi" w:cstheme="minorHAnsi"/>
                <w:sz w:val="18"/>
                <w:szCs w:val="18"/>
              </w:rPr>
              <w:t>&gt;&gt;</w:t>
            </w:r>
          </w:p>
        </w:tc>
        <w:tc>
          <w:tcPr>
            <w:tcW w:w="1991" w:type="dxa"/>
          </w:tcPr>
          <w:p w14:paraId="2F3AE271" w14:textId="602E46FE" w:rsidR="00C16194" w:rsidRPr="009D79A7" w:rsidRDefault="00C16194" w:rsidP="00976C25">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w:t>
            </w:r>
            <w:r w:rsidR="00976C25">
              <w:rPr>
                <w:rFonts w:asciiTheme="minorHAnsi" w:hAnsiTheme="minorHAnsi"/>
                <w:sz w:val="18"/>
                <w:szCs w:val="18"/>
              </w:rPr>
              <w:t xml:space="preserve"> If performance, reference value from I04.  If prescriptive, </w:t>
            </w:r>
            <w:r w:rsidRPr="009D79A7">
              <w:rPr>
                <w:rFonts w:asciiTheme="minorHAnsi" w:eastAsia="Times New Roman" w:hAnsiTheme="minorHAnsi" w:cstheme="minorHAnsi"/>
                <w:sz w:val="18"/>
                <w:szCs w:val="18"/>
              </w:rPr>
              <w:t>User input</w:t>
            </w:r>
            <w:r>
              <w:rPr>
                <w:rFonts w:asciiTheme="minorHAnsi" w:eastAsia="Times New Roman" w:hAnsiTheme="minorHAnsi" w:cstheme="minorHAnsi"/>
                <w:sz w:val="18"/>
                <w:szCs w:val="18"/>
              </w:rPr>
              <w:t xml:space="preserve">, range check: 0&lt;I06≤100 </w:t>
            </w:r>
            <w:r w:rsidRPr="009D79A7">
              <w:rPr>
                <w:rFonts w:asciiTheme="minorHAnsi" w:eastAsia="Times New Roman" w:hAnsiTheme="minorHAnsi" w:cstheme="minorHAnsi"/>
                <w:sz w:val="18"/>
                <w:szCs w:val="18"/>
              </w:rPr>
              <w:t>&gt;&gt;</w:t>
            </w:r>
          </w:p>
        </w:tc>
        <w:tc>
          <w:tcPr>
            <w:tcW w:w="1667" w:type="dxa"/>
          </w:tcPr>
          <w:p w14:paraId="010DE464" w14:textId="41AEA7F4"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&lt;&lt;user select from list: Yes or No&gt;&gt;</w:t>
            </w:r>
          </w:p>
        </w:tc>
      </w:tr>
      <w:tr w:rsidR="00C16194" w:rsidRPr="00323F2C" w14:paraId="6FCEBAFC" w14:textId="77777777" w:rsidTr="00F63542">
        <w:trPr>
          <w:trHeight w:val="189"/>
        </w:trPr>
        <w:tc>
          <w:tcPr>
            <w:tcW w:w="1131" w:type="dxa"/>
          </w:tcPr>
          <w:p w14:paraId="65401A00"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33" w:type="dxa"/>
            <w:gridSpan w:val="2"/>
          </w:tcPr>
          <w:p w14:paraId="657FC3C9" w14:textId="79F5C980"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10" w:type="dxa"/>
          </w:tcPr>
          <w:p w14:paraId="7186D494"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13" w:type="dxa"/>
            <w:gridSpan w:val="2"/>
          </w:tcPr>
          <w:p w14:paraId="5C961472"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47" w:type="dxa"/>
          </w:tcPr>
          <w:p w14:paraId="049B3BCD"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991" w:type="dxa"/>
          </w:tcPr>
          <w:p w14:paraId="5251C78B"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67" w:type="dxa"/>
          </w:tcPr>
          <w:p w14:paraId="2660EF72"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C16194" w:rsidRPr="00323F2C" w14:paraId="13372191" w14:textId="77777777" w:rsidTr="00F63542">
        <w:trPr>
          <w:trHeight w:val="189"/>
        </w:trPr>
        <w:tc>
          <w:tcPr>
            <w:tcW w:w="1131" w:type="dxa"/>
          </w:tcPr>
          <w:p w14:paraId="125D28B5" w14:textId="4A9EC579"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12</w:t>
            </w:r>
          </w:p>
        </w:tc>
        <w:tc>
          <w:tcPr>
            <w:tcW w:w="9663" w:type="dxa"/>
            <w:gridSpan w:val="8"/>
          </w:tcPr>
          <w:p w14:paraId="453EBF21" w14:textId="6F5A546C"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For water heating system serving a single dwelling, the DWHR system shall, at the minimum, recover heat from the master bathroom shower and must transfer that heat either back to the respective shower</w:t>
            </w:r>
            <w:r>
              <w:rPr>
                <w:rFonts w:asciiTheme="minorHAnsi" w:hAnsiTheme="minorHAnsi" w:cstheme="minorHAnsi"/>
                <w:sz w:val="18"/>
                <w:szCs w:val="18"/>
              </w:rPr>
              <w:t>(</w:t>
            </w:r>
            <w:r w:rsidRPr="00935859">
              <w:rPr>
                <w:rFonts w:asciiTheme="minorHAnsi" w:hAnsiTheme="minorHAnsi" w:cstheme="minorHAnsi"/>
                <w:sz w:val="18"/>
                <w:szCs w:val="18"/>
              </w:rPr>
              <w:t>s</w:t>
            </w:r>
            <w:r>
              <w:rPr>
                <w:rFonts w:asciiTheme="minorHAnsi" w:hAnsiTheme="minorHAnsi" w:cstheme="minorHAnsi"/>
                <w:sz w:val="18"/>
                <w:szCs w:val="18"/>
              </w:rPr>
              <w:t>)</w:t>
            </w:r>
            <w:r w:rsidRPr="00935859">
              <w:rPr>
                <w:rFonts w:asciiTheme="minorHAnsi" w:hAnsiTheme="minorHAnsi" w:cstheme="minorHAnsi"/>
                <w:sz w:val="18"/>
                <w:szCs w:val="18"/>
              </w:rPr>
              <w:t xml:space="preserve"> or the water heater.</w:t>
            </w:r>
          </w:p>
        </w:tc>
      </w:tr>
      <w:tr w:rsidR="00C16194" w:rsidRPr="00323F2C" w14:paraId="56DA45F1" w14:textId="77777777" w:rsidTr="00F63542">
        <w:trPr>
          <w:trHeight w:val="189"/>
        </w:trPr>
        <w:tc>
          <w:tcPr>
            <w:tcW w:w="1131" w:type="dxa"/>
          </w:tcPr>
          <w:p w14:paraId="6D8B6115" w14:textId="480A8CF2"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13</w:t>
            </w:r>
          </w:p>
        </w:tc>
        <w:tc>
          <w:tcPr>
            <w:tcW w:w="9663" w:type="dxa"/>
            <w:gridSpan w:val="8"/>
          </w:tcPr>
          <w:p w14:paraId="4CE3B66D" w14:textId="0F4C135B"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For central water heating system serving multiple dwellings, the DWHR system shall, at the minimum, recover heat from half the showers located above the first floor and must transfer that heat either back to all the respective showers or the water heater.</w:t>
            </w:r>
          </w:p>
        </w:tc>
      </w:tr>
      <w:tr w:rsidR="00C16194" w:rsidRPr="00323F2C" w14:paraId="65A75D61" w14:textId="77777777" w:rsidTr="00F63542">
        <w:trPr>
          <w:trHeight w:val="189"/>
        </w:trPr>
        <w:tc>
          <w:tcPr>
            <w:tcW w:w="1131" w:type="dxa"/>
          </w:tcPr>
          <w:p w14:paraId="1CD0DFEC" w14:textId="57CDFF85"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14</w:t>
            </w:r>
          </w:p>
        </w:tc>
        <w:tc>
          <w:tcPr>
            <w:tcW w:w="9663" w:type="dxa"/>
            <w:gridSpan w:val="8"/>
          </w:tcPr>
          <w:p w14:paraId="64427C4C" w14:textId="39E19848" w:rsidR="00C16194" w:rsidRPr="00935859"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The DWHR unit(s) shall be installed within 1 degree of the rated slope.  Sloped DWHR shall have a minimum lengthwise slope of 1 degree.  The lateral level tolerance shall be within plus or minus 1 degree.</w:t>
            </w:r>
          </w:p>
        </w:tc>
      </w:tr>
      <w:tr w:rsidR="00C16194" w:rsidRPr="00323F2C" w14:paraId="2897199D" w14:textId="77777777" w:rsidTr="00F63542">
        <w:trPr>
          <w:trHeight w:val="261"/>
        </w:trPr>
        <w:tc>
          <w:tcPr>
            <w:tcW w:w="10795" w:type="dxa"/>
            <w:gridSpan w:val="9"/>
          </w:tcPr>
          <w:p w14:paraId="43DA4BB4" w14:textId="142B266C"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DF3388">
              <w:rPr>
                <w:rFonts w:asciiTheme="minorHAnsi" w:eastAsiaTheme="minorEastAsia" w:hAnsiTheme="minorHAnsi" w:cstheme="minorHAnsi"/>
                <w:b/>
                <w:sz w:val="18"/>
                <w:szCs w:val="18"/>
              </w:rPr>
              <w:t xml:space="preserve">The responsible person’s </w:t>
            </w:r>
            <w:r w:rsidRPr="003027B1">
              <w:rPr>
                <w:rFonts w:asciiTheme="minorHAnsi" w:eastAsiaTheme="minorEastAsia" w:hAnsiTheme="minorHAnsi" w:cstheme="minorHAnsi"/>
                <w:b/>
                <w:sz w:val="18"/>
                <w:szCs w:val="18"/>
              </w:rPr>
              <w:t>signature on this compliance document affirms that all applicable requirements in this table have been met.</w:t>
            </w:r>
            <w:r w:rsidRPr="009D79A7">
              <w:rPr>
                <w:rFonts w:asciiTheme="minorHAnsi" w:hAnsiTheme="minorHAnsi" w:cstheme="minorHAnsi"/>
                <w:b/>
                <w:sz w:val="18"/>
                <w:szCs w:val="18"/>
              </w:rPr>
              <w:t xml:space="preserve">  </w:t>
            </w:r>
          </w:p>
        </w:tc>
      </w:tr>
    </w:tbl>
    <w:p w14:paraId="7D07AA51" w14:textId="0E06DBE7" w:rsidR="00E65CD8" w:rsidRPr="00236F4B" w:rsidRDefault="00E65CD8" w:rsidP="00411887">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3"/>
        <w:gridCol w:w="10217"/>
      </w:tblGrid>
      <w:tr w:rsidR="000E1685" w:rsidRPr="00323F2C" w14:paraId="0F7F46AF" w14:textId="77777777" w:rsidTr="002626A8">
        <w:trPr>
          <w:trHeight w:hRule="exact" w:val="712"/>
          <w:tblHeader/>
        </w:trPr>
        <w:tc>
          <w:tcPr>
            <w:tcW w:w="11016" w:type="dxa"/>
            <w:gridSpan w:val="2"/>
            <w:tcBorders>
              <w:bottom w:val="single" w:sz="4" w:space="0" w:color="auto"/>
            </w:tcBorders>
          </w:tcPr>
          <w:p w14:paraId="0F7F46AB" w14:textId="7FA5BCF6" w:rsidR="000E1685" w:rsidRPr="00236F4B" w:rsidRDefault="00641F8E" w:rsidP="000E1685">
            <w:pPr>
              <w:spacing w:after="0" w:line="240" w:lineRule="auto"/>
              <w:rPr>
                <w:rFonts w:asciiTheme="minorHAnsi" w:hAnsiTheme="minorHAnsi" w:cstheme="minorHAnsi"/>
                <w:b/>
                <w:sz w:val="18"/>
                <w:szCs w:val="18"/>
              </w:rPr>
            </w:pPr>
            <w:r>
              <w:rPr>
                <w:rFonts w:asciiTheme="minorHAnsi" w:hAnsiTheme="minorHAnsi" w:cstheme="minorHAnsi"/>
                <w:b/>
                <w:sz w:val="18"/>
                <w:szCs w:val="18"/>
              </w:rPr>
              <w:t>J</w:t>
            </w:r>
            <w:r w:rsidR="00B04692" w:rsidRPr="00236F4B">
              <w:rPr>
                <w:rFonts w:asciiTheme="minorHAnsi" w:hAnsiTheme="minorHAnsi" w:cstheme="minorHAnsi"/>
                <w:b/>
                <w:sz w:val="18"/>
                <w:szCs w:val="18"/>
              </w:rPr>
              <w:t>.</w:t>
            </w:r>
            <w:r w:rsidR="000E1685" w:rsidRPr="00236F4B">
              <w:rPr>
                <w:rFonts w:asciiTheme="minorHAnsi" w:hAnsiTheme="minorHAnsi" w:cstheme="minorHAnsi"/>
                <w:b/>
                <w:sz w:val="18"/>
                <w:szCs w:val="18"/>
              </w:rPr>
              <w:t xml:space="preserve"> HERS-Verified Pipe Insulation </w:t>
            </w:r>
            <w:r w:rsidR="0065796D" w:rsidRPr="00236F4B">
              <w:rPr>
                <w:rFonts w:asciiTheme="minorHAnsi" w:hAnsiTheme="minorHAnsi" w:cstheme="minorHAnsi"/>
                <w:b/>
                <w:sz w:val="18"/>
                <w:szCs w:val="18"/>
              </w:rPr>
              <w:t>Credit</w:t>
            </w:r>
            <w:r w:rsidR="001938BC" w:rsidRPr="00236F4B">
              <w:rPr>
                <w:rFonts w:asciiTheme="minorHAnsi" w:hAnsiTheme="minorHAnsi" w:cstheme="minorHAnsi"/>
                <w:b/>
                <w:sz w:val="18"/>
                <w:szCs w:val="18"/>
              </w:rPr>
              <w:t xml:space="preserve"> Requirements</w:t>
            </w:r>
            <w:r w:rsidR="00B04692" w:rsidRPr="00236F4B">
              <w:rPr>
                <w:rFonts w:asciiTheme="minorHAnsi" w:hAnsiTheme="minorHAnsi" w:cstheme="minorHAnsi"/>
                <w:b/>
                <w:sz w:val="18"/>
                <w:szCs w:val="18"/>
              </w:rPr>
              <w:t xml:space="preserve"> </w:t>
            </w:r>
            <w:r w:rsidR="00DF32C1">
              <w:rPr>
                <w:rFonts w:asciiTheme="minorHAnsi" w:hAnsiTheme="minorHAnsi" w:cstheme="minorHAnsi"/>
                <w:b/>
                <w:sz w:val="18"/>
                <w:szCs w:val="18"/>
              </w:rPr>
              <w:t xml:space="preserve">(PIC-H) </w:t>
            </w:r>
            <w:r w:rsidR="00B04692" w:rsidRPr="00A259EF">
              <w:rPr>
                <w:rFonts w:asciiTheme="minorHAnsi" w:hAnsiTheme="minorHAnsi" w:cstheme="minorHAnsi"/>
                <w:sz w:val="18"/>
                <w:szCs w:val="18"/>
              </w:rPr>
              <w:t>(RA3.6.3)</w:t>
            </w:r>
          </w:p>
          <w:p w14:paraId="1E9943C9" w14:textId="77777777" w:rsidR="002E14A5" w:rsidRDefault="001938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Systems that utilize this distribution type shall comply with these requirements</w:t>
            </w:r>
            <w:r w:rsidR="00092950" w:rsidRPr="00236F4B">
              <w:rPr>
                <w:rFonts w:asciiTheme="minorHAnsi" w:hAnsiTheme="minorHAnsi" w:cstheme="minorHAnsi"/>
                <w:sz w:val="18"/>
                <w:szCs w:val="18"/>
              </w:rPr>
              <w:t>.</w:t>
            </w:r>
            <w:r w:rsidR="00641F8E">
              <w:rPr>
                <w:rFonts w:asciiTheme="minorHAnsi" w:hAnsiTheme="minorHAnsi" w:cstheme="minorHAnsi"/>
                <w:sz w:val="18"/>
                <w:szCs w:val="18"/>
              </w:rPr>
              <w:t xml:space="preserve">  </w:t>
            </w:r>
          </w:p>
          <w:p w14:paraId="0F7F46AD" w14:textId="5EC3451D" w:rsidR="007305A1" w:rsidRPr="00236F4B" w:rsidRDefault="007305A1"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&lt;&lt;If </w:t>
            </w:r>
            <w:r w:rsidR="00F96517" w:rsidRPr="00236F4B">
              <w:rPr>
                <w:rFonts w:asciiTheme="minorHAnsi" w:hAnsiTheme="minorHAnsi" w:cstheme="minorHAnsi"/>
                <w:sz w:val="18"/>
                <w:szCs w:val="18"/>
              </w:rPr>
              <w:t xml:space="preserve">there are no systems in column </w:t>
            </w:r>
            <w:r w:rsidR="00FF28D5">
              <w:rPr>
                <w:rFonts w:asciiTheme="minorHAnsi" w:hAnsiTheme="minorHAnsi" w:cstheme="minorHAnsi"/>
                <w:sz w:val="18"/>
                <w:szCs w:val="18"/>
              </w:rPr>
              <w:t>A</w:t>
            </w:r>
            <w:r w:rsidR="00F349F6">
              <w:rPr>
                <w:rFonts w:asciiTheme="minorHAnsi" w:hAnsiTheme="minorHAnsi" w:cstheme="minorHAnsi"/>
                <w:sz w:val="18"/>
                <w:szCs w:val="18"/>
              </w:rPr>
              <w:t>10</w:t>
            </w:r>
            <w:r w:rsidR="00FF28D5" w:rsidRPr="00236F4B">
              <w:rPr>
                <w:rFonts w:asciiTheme="minorHAnsi" w:hAnsiTheme="minorHAnsi" w:cstheme="minorHAnsi"/>
                <w:sz w:val="18"/>
                <w:szCs w:val="18"/>
              </w:rPr>
              <w:t xml:space="preserve"> </w:t>
            </w:r>
            <w:r w:rsidR="008275A6">
              <w:rPr>
                <w:rFonts w:asciiTheme="minorHAnsi" w:hAnsiTheme="minorHAnsi" w:cstheme="minorHAnsi"/>
                <w:sz w:val="18"/>
                <w:szCs w:val="18"/>
              </w:rPr>
              <w:t xml:space="preserve">or </w:t>
            </w:r>
            <w:r w:rsidR="002626A8">
              <w:rPr>
                <w:rFonts w:asciiTheme="minorHAnsi" w:hAnsiTheme="minorHAnsi" w:cstheme="minorHAnsi"/>
                <w:sz w:val="18"/>
                <w:szCs w:val="18"/>
              </w:rPr>
              <w:t>A2-</w:t>
            </w:r>
            <w:r w:rsidR="008275A6">
              <w:rPr>
                <w:rFonts w:asciiTheme="minorHAnsi" w:hAnsiTheme="minorHAnsi" w:cstheme="minorHAnsi"/>
                <w:sz w:val="18"/>
                <w:szCs w:val="18"/>
              </w:rPr>
              <w:t xml:space="preserve">07 </w:t>
            </w:r>
            <w:r w:rsidR="00F96517" w:rsidRPr="00236F4B">
              <w:rPr>
                <w:rFonts w:asciiTheme="minorHAnsi" w:hAnsiTheme="minorHAnsi" w:cstheme="minorHAnsi"/>
                <w:sz w:val="18"/>
                <w:szCs w:val="18"/>
              </w:rPr>
              <w:t>that have a value =</w:t>
            </w:r>
            <w:r w:rsidR="00F4590C" w:rsidRPr="00236F4B">
              <w:rPr>
                <w:rFonts w:asciiTheme="minorHAnsi" w:hAnsiTheme="minorHAnsi" w:cstheme="minorHAnsi"/>
                <w:sz w:val="18"/>
                <w:szCs w:val="18"/>
              </w:rPr>
              <w:t xml:space="preserve"> “</w:t>
            </w:r>
            <w:r w:rsidR="00A82A43" w:rsidRPr="00236F4B">
              <w:rPr>
                <w:rFonts w:asciiTheme="minorHAnsi" w:hAnsiTheme="minorHAnsi" w:cstheme="minorHAnsi"/>
                <w:sz w:val="18"/>
                <w:szCs w:val="18"/>
              </w:rPr>
              <w:t xml:space="preserve">HERS-Verified Pipe Insulation </w:t>
            </w:r>
            <w:r w:rsidR="0065796D" w:rsidRPr="00236F4B">
              <w:rPr>
                <w:rFonts w:asciiTheme="minorHAnsi" w:hAnsiTheme="minorHAnsi" w:cstheme="minorHAnsi"/>
                <w:sz w:val="18"/>
                <w:szCs w:val="18"/>
              </w:rPr>
              <w:t>Credit</w:t>
            </w:r>
            <w:r w:rsidR="00F4590C" w:rsidRPr="00236F4B">
              <w:rPr>
                <w:rFonts w:asciiTheme="minorHAnsi" w:hAnsiTheme="minorHAnsi" w:cstheme="minorHAnsi"/>
                <w:sz w:val="18"/>
                <w:szCs w:val="18"/>
              </w:rPr>
              <w:t>”</w:t>
            </w:r>
            <w:r w:rsidRPr="00236F4B">
              <w:rPr>
                <w:rFonts w:asciiTheme="minorHAnsi" w:hAnsiTheme="minorHAnsi" w:cstheme="minorHAnsi"/>
                <w:sz w:val="18"/>
                <w:szCs w:val="18"/>
              </w:rPr>
              <w:t>, then display the "section does not apply" message</w:t>
            </w:r>
            <w:r w:rsidR="00F4590C" w:rsidRPr="00236F4B">
              <w:rPr>
                <w:rFonts w:asciiTheme="minorHAnsi" w:hAnsiTheme="minorHAnsi" w:cstheme="minorHAnsi"/>
                <w:sz w:val="18"/>
                <w:szCs w:val="18"/>
              </w:rPr>
              <w:t xml:space="preserve">; else display this entire table </w:t>
            </w:r>
            <w:r w:rsidRPr="00236F4B">
              <w:rPr>
                <w:rFonts w:asciiTheme="minorHAnsi" w:hAnsiTheme="minorHAnsi" w:cstheme="minorHAnsi"/>
                <w:sz w:val="18"/>
                <w:szCs w:val="18"/>
              </w:rPr>
              <w:t>&gt;&gt;</w:t>
            </w:r>
          </w:p>
          <w:p w14:paraId="0F7F46AE" w14:textId="77777777" w:rsidR="000E1685" w:rsidRPr="00236F4B" w:rsidRDefault="000E1685" w:rsidP="00064F9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r w:rsidR="00A956FB" w:rsidRPr="00323F2C" w14:paraId="0F7F46B2" w14:textId="77777777" w:rsidTr="00A956FB">
        <w:trPr>
          <w:trHeight w:hRule="exact" w:val="361"/>
          <w:tblHeader/>
        </w:trPr>
        <w:tc>
          <w:tcPr>
            <w:tcW w:w="577" w:type="dxa"/>
            <w:vAlign w:val="center"/>
          </w:tcPr>
          <w:p w14:paraId="0F7F46B0" w14:textId="77777777" w:rsidR="00A956FB" w:rsidRPr="00236F4B"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01</w:t>
            </w:r>
          </w:p>
        </w:tc>
        <w:tc>
          <w:tcPr>
            <w:tcW w:w="10439" w:type="dxa"/>
            <w:vAlign w:val="center"/>
          </w:tcPr>
          <w:p w14:paraId="0F7F46B1" w14:textId="1E9BDACC" w:rsidR="00A956FB" w:rsidRPr="00236F4B"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rFonts w:asciiTheme="minorHAnsi" w:hAnsiTheme="minorHAnsi" w:cstheme="minorHAnsi"/>
                <w:sz w:val="18"/>
                <w:szCs w:val="18"/>
              </w:rPr>
              <w:t>HERS rater shall perform a visual inspection that a</w:t>
            </w:r>
            <w:r w:rsidRPr="000E6E7E">
              <w:rPr>
                <w:rFonts w:asciiTheme="minorHAnsi" w:hAnsiTheme="minorHAnsi" w:cstheme="minorHAnsi"/>
                <w:sz w:val="18"/>
                <w:szCs w:val="18"/>
              </w:rPr>
              <w:t xml:space="preserve">ll hot water piping </w:t>
            </w:r>
            <w:r w:rsidR="002E14A5">
              <w:rPr>
                <w:rFonts w:asciiTheme="minorHAnsi" w:hAnsiTheme="minorHAnsi" w:cstheme="minorHAnsi"/>
                <w:sz w:val="18"/>
                <w:szCs w:val="18"/>
              </w:rPr>
              <w:t>complies</w:t>
            </w:r>
            <w:r w:rsidR="002E14A5" w:rsidRPr="000E6E7E">
              <w:rPr>
                <w:rFonts w:asciiTheme="minorHAnsi" w:hAnsiTheme="minorHAnsi" w:cstheme="minorHAnsi"/>
                <w:sz w:val="18"/>
                <w:szCs w:val="18"/>
              </w:rPr>
              <w:t xml:space="preserve"> </w:t>
            </w:r>
            <w:r w:rsidRPr="000E6E7E">
              <w:rPr>
                <w:rFonts w:asciiTheme="minorHAnsi" w:hAnsiTheme="minorHAnsi" w:cstheme="minorHAnsi"/>
                <w:sz w:val="18"/>
                <w:szCs w:val="18"/>
              </w:rPr>
              <w:t xml:space="preserve">with the insulation requirements in </w:t>
            </w:r>
            <w:r>
              <w:rPr>
                <w:rFonts w:asciiTheme="minorHAnsi" w:hAnsiTheme="minorHAnsi" w:cstheme="minorHAnsi"/>
                <w:sz w:val="18"/>
                <w:szCs w:val="18"/>
              </w:rPr>
              <w:t>150.0(J).</w:t>
            </w:r>
          </w:p>
        </w:tc>
      </w:tr>
      <w:tr w:rsidR="000E1685" w:rsidRPr="00323F2C" w14:paraId="0F7F46B5" w14:textId="77777777" w:rsidTr="00A956FB">
        <w:trPr>
          <w:trHeight w:hRule="exact" w:val="288"/>
          <w:tblHeader/>
        </w:trPr>
        <w:tc>
          <w:tcPr>
            <w:tcW w:w="11016" w:type="dxa"/>
            <w:gridSpan w:val="2"/>
            <w:tcBorders>
              <w:top w:val="single" w:sz="4" w:space="0" w:color="000000"/>
              <w:left w:val="single" w:sz="4" w:space="0" w:color="000000"/>
              <w:bottom w:val="single" w:sz="4" w:space="0" w:color="auto"/>
              <w:right w:val="single" w:sz="4" w:space="0" w:color="000000"/>
            </w:tcBorders>
          </w:tcPr>
          <w:p w14:paraId="0F7F46B3" w14:textId="77777777" w:rsidR="000E1685" w:rsidRPr="000849F0" w:rsidRDefault="000E1685" w:rsidP="00AE6068">
            <w:pPr>
              <w:spacing w:after="0" w:line="240" w:lineRule="auto"/>
              <w:rPr>
                <w:rFonts w:asciiTheme="minorHAnsi" w:hAnsiTheme="minorHAnsi" w:cstheme="minorHAnsi"/>
                <w:b/>
                <w:sz w:val="18"/>
                <w:szCs w:val="18"/>
              </w:rPr>
            </w:pPr>
            <w:r w:rsidRPr="003027B1">
              <w:rPr>
                <w:rFonts w:asciiTheme="minorHAnsi" w:hAnsiTheme="minorHAnsi" w:cstheme="minorHAnsi"/>
                <w:b/>
                <w:sz w:val="18"/>
                <w:szCs w:val="18"/>
              </w:rPr>
              <w:t xml:space="preserve">The responsible person’s signature on this compliance document affirms that all applicable requirements in this table have been met.  </w:t>
            </w:r>
          </w:p>
          <w:p w14:paraId="0F7F46B4" w14:textId="77777777" w:rsidR="000E1685" w:rsidRPr="001E3511" w:rsidRDefault="000E1685" w:rsidP="00AE6068">
            <w:pPr>
              <w:spacing w:after="0" w:line="240" w:lineRule="auto"/>
              <w:rPr>
                <w:rFonts w:asciiTheme="minorHAnsi" w:hAnsiTheme="minorHAnsi" w:cstheme="minorHAnsi"/>
                <w:b/>
                <w:sz w:val="18"/>
                <w:szCs w:val="18"/>
              </w:rPr>
            </w:pPr>
          </w:p>
        </w:tc>
      </w:tr>
    </w:tbl>
    <w:p w14:paraId="0F7F46B6" w14:textId="77777777" w:rsidR="000E1685" w:rsidRPr="00236F4B" w:rsidRDefault="000E1685" w:rsidP="000E1685">
      <w:pPr>
        <w:spacing w:after="0"/>
        <w:rPr>
          <w:rFonts w:asciiTheme="minorHAnsi" w:hAnsiTheme="minorHAnsi" w:cstheme="minorHAnsi"/>
          <w:sz w:val="18"/>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10215"/>
      </w:tblGrid>
      <w:tr w:rsidR="00064F9C" w:rsidRPr="00323F2C" w14:paraId="0F7F46BA" w14:textId="77777777" w:rsidTr="00236F4B">
        <w:trPr>
          <w:trHeight w:hRule="exact" w:val="712"/>
          <w:tblHeader/>
        </w:trPr>
        <w:tc>
          <w:tcPr>
            <w:tcW w:w="10998" w:type="dxa"/>
            <w:gridSpan w:val="2"/>
            <w:tcBorders>
              <w:bottom w:val="single" w:sz="4" w:space="0" w:color="auto"/>
            </w:tcBorders>
          </w:tcPr>
          <w:p w14:paraId="0F7F46B7" w14:textId="08AA7993" w:rsidR="00064F9C" w:rsidRPr="00236F4B" w:rsidRDefault="00641F8E"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K</w:t>
            </w:r>
            <w:r w:rsidR="00064F9C" w:rsidRPr="00236F4B">
              <w:rPr>
                <w:rFonts w:asciiTheme="minorHAnsi" w:hAnsiTheme="minorHAnsi" w:cstheme="minorHAnsi"/>
                <w:b/>
                <w:sz w:val="18"/>
                <w:szCs w:val="18"/>
              </w:rPr>
              <w:t xml:space="preserve">. HERS-Verified Parallel Piping </w:t>
            </w:r>
            <w:r w:rsidR="001938BC" w:rsidRPr="00236F4B">
              <w:rPr>
                <w:rFonts w:asciiTheme="minorHAnsi" w:hAnsiTheme="minorHAnsi" w:cstheme="minorHAnsi"/>
                <w:b/>
                <w:sz w:val="18"/>
                <w:szCs w:val="18"/>
              </w:rPr>
              <w:t>Requirements</w:t>
            </w:r>
            <w:r w:rsidR="00DF32C1">
              <w:rPr>
                <w:rFonts w:asciiTheme="minorHAnsi" w:hAnsiTheme="minorHAnsi" w:cstheme="minorHAnsi"/>
                <w:b/>
                <w:sz w:val="18"/>
                <w:szCs w:val="18"/>
              </w:rPr>
              <w:t xml:space="preserve"> (PP-H)</w:t>
            </w:r>
            <w:r w:rsidR="00DF32C1" w:rsidRPr="00A259EF">
              <w:rPr>
                <w:rFonts w:asciiTheme="minorHAnsi" w:hAnsiTheme="minorHAnsi" w:cstheme="minorHAnsi"/>
                <w:sz w:val="18"/>
                <w:szCs w:val="18"/>
              </w:rPr>
              <w:t xml:space="preserve"> </w:t>
            </w:r>
            <w:r w:rsidR="00777ED6" w:rsidRPr="00A259EF">
              <w:rPr>
                <w:rFonts w:asciiTheme="minorHAnsi" w:hAnsiTheme="minorHAnsi" w:cstheme="minorHAnsi"/>
                <w:sz w:val="18"/>
                <w:szCs w:val="18"/>
              </w:rPr>
              <w:t>(</w:t>
            </w:r>
            <w:r w:rsidR="00B04692" w:rsidRPr="00A259EF">
              <w:rPr>
                <w:rFonts w:asciiTheme="minorHAnsi" w:hAnsiTheme="minorHAnsi" w:cstheme="minorHAnsi"/>
                <w:sz w:val="18"/>
                <w:szCs w:val="18"/>
              </w:rPr>
              <w:t>RA3.6.4)</w:t>
            </w:r>
          </w:p>
          <w:p w14:paraId="04EF1139" w14:textId="77777777" w:rsidR="00825ED4" w:rsidRDefault="001938B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Systems that utilize this distribution type shall comply with these requirements</w:t>
            </w:r>
            <w:r w:rsidR="00092950" w:rsidRPr="00236F4B">
              <w:rPr>
                <w:rFonts w:asciiTheme="minorHAnsi" w:hAnsiTheme="minorHAnsi" w:cstheme="minorHAnsi"/>
                <w:sz w:val="18"/>
                <w:szCs w:val="18"/>
              </w:rPr>
              <w:t>.</w:t>
            </w:r>
            <w:r w:rsidR="00641F8E">
              <w:rPr>
                <w:rFonts w:asciiTheme="minorHAnsi" w:hAnsiTheme="minorHAnsi" w:cstheme="minorHAnsi"/>
                <w:sz w:val="18"/>
                <w:szCs w:val="18"/>
              </w:rPr>
              <w:t xml:space="preserve"> </w:t>
            </w:r>
          </w:p>
          <w:p w14:paraId="0F7F46B9" w14:textId="043F628C" w:rsidR="009269B2" w:rsidRPr="00236F4B" w:rsidRDefault="00B77D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r w:rsidR="0030216A">
              <w:rPr>
                <w:rFonts w:asciiTheme="minorHAnsi" w:hAnsiTheme="minorHAnsi" w:cstheme="minorHAnsi"/>
                <w:sz w:val="18"/>
                <w:szCs w:val="20"/>
              </w:rPr>
              <w:t xml:space="preserve"> or </w:t>
            </w:r>
            <w:r w:rsidR="002B1B1D">
              <w:rPr>
                <w:rFonts w:asciiTheme="minorHAnsi" w:hAnsiTheme="minorHAnsi" w:cstheme="minorHAnsi"/>
                <w:sz w:val="18"/>
                <w:szCs w:val="20"/>
              </w:rPr>
              <w:t>A2-</w:t>
            </w:r>
            <w:r w:rsidR="0030216A">
              <w:rPr>
                <w:rFonts w:asciiTheme="minorHAnsi" w:hAnsiTheme="minorHAnsi" w:cstheme="minorHAnsi"/>
                <w:sz w:val="18"/>
                <w:szCs w:val="20"/>
              </w:rPr>
              <w:t>07</w:t>
            </w:r>
            <w:r w:rsidRPr="00641F8E">
              <w:rPr>
                <w:rFonts w:asciiTheme="minorHAnsi" w:hAnsiTheme="minorHAnsi" w:cstheme="minorHAnsi"/>
                <w:sz w:val="18"/>
                <w:szCs w:val="20"/>
              </w:rPr>
              <w:t xml:space="preserve"> = “</w:t>
            </w:r>
            <w:r>
              <w:rPr>
                <w:rFonts w:asciiTheme="minorHAnsi" w:hAnsiTheme="minorHAnsi" w:cstheme="minorHAnsi"/>
                <w:sz w:val="18"/>
                <w:szCs w:val="20"/>
              </w:rPr>
              <w:t>HERS-Verified Parallel Piping</w:t>
            </w:r>
            <w:r w:rsidRPr="00641F8E">
              <w:rPr>
                <w:rFonts w:asciiTheme="minorHAnsi" w:hAnsiTheme="minorHAnsi" w:cstheme="minorHAnsi"/>
                <w:sz w:val="18"/>
                <w:szCs w:val="20"/>
              </w:rPr>
              <w:t>”, then display this entire table, else display “section does not apply" message&gt;&gt;</w:t>
            </w:r>
          </w:p>
        </w:tc>
      </w:tr>
      <w:tr w:rsidR="00CC3747" w:rsidRPr="00323F2C" w14:paraId="0F7F46BD" w14:textId="77777777" w:rsidTr="00236F4B">
        <w:trPr>
          <w:trHeight w:hRule="exact" w:val="288"/>
          <w:tblHeader/>
        </w:trPr>
        <w:tc>
          <w:tcPr>
            <w:tcW w:w="562" w:type="dxa"/>
            <w:vAlign w:val="center"/>
          </w:tcPr>
          <w:p w14:paraId="0F7F46BB"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01</w:t>
            </w:r>
          </w:p>
        </w:tc>
        <w:tc>
          <w:tcPr>
            <w:tcW w:w="10436" w:type="dxa"/>
            <w:vAlign w:val="center"/>
          </w:tcPr>
          <w:p w14:paraId="0F7F46BC" w14:textId="0E30D09D"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Each central manifold has 5 feet or less of pipe between manifold and water heater. (RA4.4.15)</w:t>
            </w:r>
          </w:p>
        </w:tc>
      </w:tr>
      <w:tr w:rsidR="00CC3747" w:rsidRPr="00323F2C" w14:paraId="0F7F46C0" w14:textId="77777777" w:rsidTr="00236F4B">
        <w:trPr>
          <w:trHeight w:hRule="exact" w:val="288"/>
          <w:tblHeader/>
        </w:trPr>
        <w:tc>
          <w:tcPr>
            <w:tcW w:w="562" w:type="dxa"/>
            <w:vAlign w:val="center"/>
          </w:tcPr>
          <w:p w14:paraId="0F7F46BE"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02</w:t>
            </w:r>
          </w:p>
        </w:tc>
        <w:tc>
          <w:tcPr>
            <w:tcW w:w="10436" w:type="dxa"/>
            <w:vAlign w:val="center"/>
          </w:tcPr>
          <w:p w14:paraId="0F7F46BF" w14:textId="01BFDCCC" w:rsidR="00CC3747" w:rsidRPr="00236F4B" w:rsidRDefault="00CC3747" w:rsidP="00583B5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For manifolds that include valves, the manifold must be readily accessible in accordance with the plumbing code. (RA4.4.4)</w:t>
            </w:r>
          </w:p>
        </w:tc>
      </w:tr>
      <w:tr w:rsidR="00CC3747" w:rsidRPr="00323F2C" w14:paraId="0F7F46C3" w14:textId="77777777" w:rsidTr="00236F4B">
        <w:trPr>
          <w:trHeight w:hRule="exact" w:val="532"/>
          <w:tblHeader/>
        </w:trPr>
        <w:tc>
          <w:tcPr>
            <w:tcW w:w="562" w:type="dxa"/>
            <w:vAlign w:val="center"/>
          </w:tcPr>
          <w:p w14:paraId="0F7F46C1"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03</w:t>
            </w:r>
          </w:p>
        </w:tc>
        <w:tc>
          <w:tcPr>
            <w:tcW w:w="10436" w:type="dxa"/>
            <w:vAlign w:val="center"/>
          </w:tcPr>
          <w:p w14:paraId="0F7F46C2" w14:textId="388635B5"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Hot water distribution system piping from the manifold to the fixtures and appliances must take the most direct path.  For example, piping from a second story manifold cannot supply the first floor.  (RA4.4.4)</w:t>
            </w:r>
          </w:p>
        </w:tc>
      </w:tr>
      <w:tr w:rsidR="00CC3747" w:rsidRPr="00323F2C" w14:paraId="0F7F46C6" w14:textId="77777777" w:rsidTr="00236F4B">
        <w:trPr>
          <w:trHeight w:hRule="exact" w:val="775"/>
          <w:tblHeader/>
        </w:trPr>
        <w:tc>
          <w:tcPr>
            <w:tcW w:w="562" w:type="dxa"/>
            <w:vAlign w:val="center"/>
          </w:tcPr>
          <w:p w14:paraId="0F7F46C4"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04</w:t>
            </w:r>
          </w:p>
        </w:tc>
        <w:tc>
          <w:tcPr>
            <w:tcW w:w="10436" w:type="dxa"/>
            <w:vAlign w:val="center"/>
          </w:tcPr>
          <w:p w14:paraId="0F7F46C5" w14:textId="3071ED84" w:rsidR="00CC3747" w:rsidRPr="00236F4B" w:rsidRDefault="00CC3747" w:rsidP="0009295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The hot water distribution piping must be separated by at least </w:t>
            </w:r>
            <w:r w:rsidR="00092950" w:rsidRPr="00236F4B">
              <w:rPr>
                <w:rFonts w:asciiTheme="minorHAnsi" w:hAnsiTheme="minorHAnsi" w:cstheme="minorHAnsi"/>
                <w:sz w:val="18"/>
                <w:szCs w:val="18"/>
              </w:rPr>
              <w:t>2</w:t>
            </w:r>
            <w:r w:rsidRPr="00236F4B">
              <w:rPr>
                <w:rFonts w:asciiTheme="minorHAnsi" w:hAnsiTheme="minorHAnsi" w:cstheme="minorHAnsi"/>
                <w:sz w:val="18"/>
                <w:szCs w:val="18"/>
              </w:rPr>
              <w:t xml:space="preserve"> inches from any other hot water supply piping, and at least </w:t>
            </w:r>
            <w:r w:rsidR="00092950" w:rsidRPr="00236F4B">
              <w:rPr>
                <w:rFonts w:asciiTheme="minorHAnsi" w:hAnsiTheme="minorHAnsi" w:cstheme="minorHAnsi"/>
                <w:sz w:val="18"/>
                <w:szCs w:val="18"/>
              </w:rPr>
              <w:t>6</w:t>
            </w:r>
            <w:r w:rsidRPr="00236F4B">
              <w:rPr>
                <w:rFonts w:asciiTheme="minorHAnsi" w:hAnsiTheme="minorHAnsi" w:cstheme="minorHAnsi"/>
                <w:sz w:val="18"/>
                <w:szCs w:val="18"/>
              </w:rPr>
              <w:t xml:space="preserve"> inches from any cold water supply piping.  Alternatively, the hot water supply piping must be insulated to the thicknesses shown in TABLE 120.3-A. (RA 4.4.4)</w:t>
            </w:r>
          </w:p>
        </w:tc>
      </w:tr>
      <w:tr w:rsidR="000E1685" w:rsidRPr="00323F2C" w14:paraId="0F7F46C9" w14:textId="77777777" w:rsidTr="00236F4B">
        <w:trPr>
          <w:trHeight w:hRule="exact" w:val="288"/>
          <w:tblHeader/>
        </w:trPr>
        <w:tc>
          <w:tcPr>
            <w:tcW w:w="10998" w:type="dxa"/>
            <w:gridSpan w:val="2"/>
            <w:tcBorders>
              <w:top w:val="single" w:sz="4" w:space="0" w:color="000000"/>
              <w:left w:val="single" w:sz="4" w:space="0" w:color="000000"/>
              <w:bottom w:val="single" w:sz="4" w:space="0" w:color="auto"/>
              <w:right w:val="single" w:sz="4" w:space="0" w:color="000000"/>
            </w:tcBorders>
          </w:tcPr>
          <w:p w14:paraId="0F7F46C7" w14:textId="77777777" w:rsidR="000E1685" w:rsidRPr="000849F0"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027B1">
              <w:rPr>
                <w:rFonts w:asciiTheme="minorHAnsi" w:hAnsiTheme="minorHAnsi" w:cstheme="minorHAnsi"/>
                <w:b/>
                <w:sz w:val="18"/>
                <w:szCs w:val="18"/>
              </w:rPr>
              <w:t xml:space="preserve">The responsible person’s signature on this compliance document affirms that all applicable requirements in this table have been met.  </w:t>
            </w:r>
          </w:p>
          <w:p w14:paraId="0F7F46C8" w14:textId="77777777" w:rsidR="000E1685" w:rsidRPr="001E3511"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bl>
    <w:p w14:paraId="795355A1" w14:textId="77777777" w:rsidR="00641F8E" w:rsidRPr="00236F4B" w:rsidRDefault="00641F8E">
      <w:pPr>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641F8E" w:rsidRPr="00641F8E" w14:paraId="3E592925" w14:textId="77777777" w:rsidTr="00E20AD9">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4FE92AA4" w14:textId="63E15D68" w:rsidR="00641F8E" w:rsidRPr="00641F8E" w:rsidRDefault="00641F8E" w:rsidP="00641F8E">
            <w:pPr>
              <w:keepNext/>
              <w:spacing w:after="0" w:line="240" w:lineRule="auto"/>
              <w:rPr>
                <w:rFonts w:asciiTheme="minorHAnsi" w:hAnsiTheme="minorHAnsi" w:cstheme="minorHAnsi"/>
                <w:sz w:val="20"/>
                <w:szCs w:val="20"/>
              </w:rPr>
            </w:pPr>
            <w:r w:rsidRPr="00641F8E">
              <w:rPr>
                <w:rFonts w:asciiTheme="minorHAnsi" w:hAnsiTheme="minorHAnsi" w:cstheme="minorHAnsi"/>
                <w:b/>
                <w:sz w:val="20"/>
                <w:szCs w:val="20"/>
              </w:rPr>
              <w:lastRenderedPageBreak/>
              <w:t xml:space="preserve">L. Parallel Piping Requirements (PP) </w:t>
            </w:r>
            <w:r w:rsidRPr="00175066">
              <w:rPr>
                <w:rFonts w:asciiTheme="minorHAnsi" w:hAnsiTheme="minorHAnsi" w:cstheme="minorHAnsi"/>
                <w:sz w:val="20"/>
                <w:szCs w:val="20"/>
              </w:rPr>
              <w:t>(RA4.4.4)</w:t>
            </w:r>
          </w:p>
          <w:p w14:paraId="078FE049" w14:textId="77777777" w:rsidR="002E14A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641F8E">
              <w:rPr>
                <w:rFonts w:asciiTheme="minorHAnsi" w:hAnsiTheme="minorHAnsi" w:cstheme="minorHAnsi"/>
                <w:sz w:val="20"/>
                <w:szCs w:val="20"/>
              </w:rPr>
              <w:t>Systems that utilize this distribution type shall comply with these requirements.</w:t>
            </w:r>
            <w:r>
              <w:rPr>
                <w:rFonts w:asciiTheme="minorHAnsi" w:hAnsiTheme="minorHAnsi" w:cstheme="minorHAnsi"/>
                <w:sz w:val="20"/>
                <w:szCs w:val="20"/>
              </w:rPr>
              <w:t xml:space="preserve"> </w:t>
            </w:r>
          </w:p>
          <w:p w14:paraId="3F15B1F7" w14:textId="0EB455C0" w:rsidR="00641F8E" w:rsidRPr="00641F8E" w:rsidRDefault="00B77D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r w:rsidR="0030216A">
              <w:rPr>
                <w:rFonts w:asciiTheme="minorHAnsi" w:hAnsiTheme="minorHAnsi" w:cstheme="minorHAnsi"/>
                <w:sz w:val="18"/>
                <w:szCs w:val="20"/>
              </w:rPr>
              <w:t xml:space="preserve"> or </w:t>
            </w:r>
            <w:r w:rsidR="005356DE">
              <w:rPr>
                <w:rFonts w:asciiTheme="minorHAnsi" w:hAnsiTheme="minorHAnsi" w:cstheme="minorHAnsi"/>
                <w:sz w:val="18"/>
                <w:szCs w:val="20"/>
              </w:rPr>
              <w:t>A2-</w:t>
            </w:r>
            <w:r w:rsidR="0030216A">
              <w:rPr>
                <w:rFonts w:asciiTheme="minorHAnsi" w:hAnsiTheme="minorHAnsi" w:cstheme="minorHAnsi"/>
                <w:sz w:val="18"/>
                <w:szCs w:val="20"/>
              </w:rPr>
              <w:t>07</w:t>
            </w:r>
            <w:r w:rsidRPr="00641F8E">
              <w:rPr>
                <w:rFonts w:asciiTheme="minorHAnsi" w:hAnsiTheme="minorHAnsi" w:cstheme="minorHAnsi"/>
                <w:sz w:val="18"/>
                <w:szCs w:val="20"/>
              </w:rPr>
              <w:t xml:space="preserve"> = “</w:t>
            </w:r>
            <w:r>
              <w:rPr>
                <w:rFonts w:asciiTheme="minorHAnsi" w:hAnsiTheme="minorHAnsi" w:cstheme="minorHAnsi"/>
                <w:sz w:val="18"/>
                <w:szCs w:val="20"/>
              </w:rPr>
              <w:t>Parallel Piping</w:t>
            </w:r>
            <w:r w:rsidRPr="00641F8E">
              <w:rPr>
                <w:rFonts w:asciiTheme="minorHAnsi" w:hAnsiTheme="minorHAnsi" w:cstheme="minorHAnsi"/>
                <w:sz w:val="18"/>
                <w:szCs w:val="20"/>
              </w:rPr>
              <w:t>”, then display this entire table, else display “section does not apply" message&gt;&gt;</w:t>
            </w:r>
          </w:p>
        </w:tc>
      </w:tr>
      <w:tr w:rsidR="00641F8E" w:rsidRPr="00641F8E" w14:paraId="66D92CBF" w14:textId="77777777" w:rsidTr="00E20AD9">
        <w:trPr>
          <w:cantSplit/>
          <w:trHeight w:val="288"/>
          <w:tblHeader/>
        </w:trPr>
        <w:tc>
          <w:tcPr>
            <w:tcW w:w="648" w:type="dxa"/>
            <w:vAlign w:val="center"/>
          </w:tcPr>
          <w:p w14:paraId="7D8C572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0368" w:type="dxa"/>
            <w:vAlign w:val="center"/>
          </w:tcPr>
          <w:p w14:paraId="0BF8E796" w14:textId="5C259960"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Each central manifold has 15 feet or less of pipe between manifold and water heater</w:t>
            </w:r>
            <w:r w:rsidR="002E14A5">
              <w:rPr>
                <w:rFonts w:asciiTheme="minorHAnsi" w:hAnsiTheme="minorHAnsi" w:cstheme="minorHAnsi"/>
                <w:sz w:val="18"/>
                <w:szCs w:val="20"/>
              </w:rPr>
              <w:t>.</w:t>
            </w:r>
          </w:p>
        </w:tc>
      </w:tr>
      <w:tr w:rsidR="00641F8E" w:rsidRPr="00641F8E" w14:paraId="0F072DFA" w14:textId="77777777" w:rsidTr="00E20AD9">
        <w:trPr>
          <w:cantSplit/>
          <w:trHeight w:val="288"/>
          <w:tblHeader/>
        </w:trPr>
        <w:tc>
          <w:tcPr>
            <w:tcW w:w="648" w:type="dxa"/>
            <w:vAlign w:val="center"/>
          </w:tcPr>
          <w:p w14:paraId="349691A0"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02</w:t>
            </w:r>
          </w:p>
        </w:tc>
        <w:tc>
          <w:tcPr>
            <w:tcW w:w="10368" w:type="dxa"/>
            <w:vAlign w:val="center"/>
          </w:tcPr>
          <w:p w14:paraId="0F5D72BB"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For manifolds that include valves, the manifold must be readily accessible in accordance with the plumbing code. </w:t>
            </w:r>
          </w:p>
        </w:tc>
      </w:tr>
      <w:tr w:rsidR="00641F8E" w:rsidRPr="00641F8E" w14:paraId="218E213E" w14:textId="77777777" w:rsidTr="00E20AD9">
        <w:trPr>
          <w:cantSplit/>
          <w:trHeight w:val="288"/>
          <w:tblHeader/>
        </w:trPr>
        <w:tc>
          <w:tcPr>
            <w:tcW w:w="648" w:type="dxa"/>
            <w:vAlign w:val="center"/>
          </w:tcPr>
          <w:p w14:paraId="217B9295"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03</w:t>
            </w:r>
          </w:p>
        </w:tc>
        <w:tc>
          <w:tcPr>
            <w:tcW w:w="10368" w:type="dxa"/>
            <w:vAlign w:val="center"/>
          </w:tcPr>
          <w:p w14:paraId="1CB331E7" w14:textId="4BF7C9A4"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2E14A5">
              <w:rPr>
                <w:rFonts w:asciiTheme="minorHAnsi" w:hAnsiTheme="minorHAnsi" w:cstheme="minorHAnsi"/>
                <w:sz w:val="18"/>
                <w:szCs w:val="20"/>
              </w:rPr>
              <w:t>.</w:t>
            </w:r>
          </w:p>
        </w:tc>
      </w:tr>
      <w:tr w:rsidR="00641F8E" w:rsidRPr="00641F8E" w14:paraId="4C45A347" w14:textId="77777777" w:rsidTr="00E20AD9">
        <w:trPr>
          <w:cantSplit/>
          <w:trHeight w:val="288"/>
          <w:tblHeader/>
        </w:trPr>
        <w:tc>
          <w:tcPr>
            <w:tcW w:w="648" w:type="dxa"/>
            <w:vAlign w:val="center"/>
          </w:tcPr>
          <w:p w14:paraId="649E1572"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04</w:t>
            </w:r>
          </w:p>
        </w:tc>
        <w:tc>
          <w:tcPr>
            <w:tcW w:w="10368" w:type="dxa"/>
            <w:vAlign w:val="center"/>
          </w:tcPr>
          <w:p w14:paraId="1FA9B306" w14:textId="2979ECD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w:t>
            </w:r>
            <w:r w:rsidR="002E14A5">
              <w:rPr>
                <w:rFonts w:asciiTheme="minorHAnsi" w:hAnsiTheme="minorHAnsi" w:cstheme="minorHAnsi"/>
                <w:sz w:val="18"/>
                <w:szCs w:val="20"/>
              </w:rPr>
              <w:t>Table</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 xml:space="preserve">120.3-A. </w:t>
            </w:r>
          </w:p>
        </w:tc>
      </w:tr>
      <w:tr w:rsidR="00641F8E" w:rsidRPr="00641F8E" w14:paraId="76F395FA" w14:textId="77777777" w:rsidTr="00E20AD9">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695BA2E" w14:textId="77777777" w:rsidR="00641F8E" w:rsidRPr="00641F8E" w:rsidRDefault="00641F8E" w:rsidP="00641F8E">
            <w:pPr>
              <w:keepNext/>
              <w:spacing w:after="0" w:line="240" w:lineRule="auto"/>
              <w:rPr>
                <w:rFonts w:asciiTheme="minorHAnsi" w:hAnsiTheme="minorHAnsi" w:cstheme="minorHAnsi"/>
                <w:b/>
                <w:sz w:val="20"/>
                <w:szCs w:val="20"/>
              </w:rPr>
            </w:pPr>
            <w:r w:rsidRPr="00641F8E">
              <w:rPr>
                <w:rFonts w:asciiTheme="minorHAnsi" w:eastAsiaTheme="minorEastAsia" w:hAnsiTheme="minorHAnsi" w:cstheme="minorHAnsi"/>
                <w:b/>
                <w:sz w:val="20"/>
                <w:szCs w:val="20"/>
              </w:rPr>
              <w:t>The responsible person’s signature on this compliance document affirms that all applicable requirements in this table have</w:t>
            </w:r>
            <w:r w:rsidRPr="00641F8E">
              <w:rPr>
                <w:rFonts w:asciiTheme="minorHAnsi" w:hAnsiTheme="minorHAnsi" w:cstheme="minorHAnsi"/>
                <w:b/>
                <w:sz w:val="20"/>
                <w:szCs w:val="20"/>
              </w:rPr>
              <w:t xml:space="preserve"> been m</w:t>
            </w:r>
          </w:p>
          <w:p w14:paraId="591432F4" w14:textId="77777777" w:rsidR="00641F8E" w:rsidRPr="00641F8E" w:rsidRDefault="00641F8E" w:rsidP="00641F8E">
            <w:pPr>
              <w:keepNext/>
              <w:spacing w:after="0" w:line="240" w:lineRule="auto"/>
              <w:rPr>
                <w:rFonts w:asciiTheme="minorHAnsi" w:hAnsiTheme="minorHAnsi" w:cstheme="minorHAnsi"/>
                <w:b/>
                <w:sz w:val="20"/>
                <w:szCs w:val="20"/>
              </w:rPr>
            </w:pPr>
            <w:r w:rsidRPr="00641F8E">
              <w:rPr>
                <w:rFonts w:asciiTheme="minorHAnsi" w:hAnsiTheme="minorHAnsi" w:cstheme="minorHAnsi"/>
                <w:b/>
                <w:sz w:val="20"/>
                <w:szCs w:val="20"/>
              </w:rPr>
              <w:t xml:space="preserve">et.  </w:t>
            </w:r>
          </w:p>
        </w:tc>
      </w:tr>
    </w:tbl>
    <w:p w14:paraId="3264F97C" w14:textId="77777777" w:rsidR="00641F8E" w:rsidRPr="00236F4B"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2"/>
        <w:gridCol w:w="10168"/>
      </w:tblGrid>
      <w:tr w:rsidR="00641F8E" w:rsidRPr="00641F8E" w14:paraId="426C961D" w14:textId="77777777" w:rsidTr="00E20AD9">
        <w:trPr>
          <w:trHeight w:val="144"/>
          <w:tblHeader/>
        </w:trPr>
        <w:tc>
          <w:tcPr>
            <w:tcW w:w="14616" w:type="dxa"/>
            <w:gridSpan w:val="2"/>
            <w:tcBorders>
              <w:bottom w:val="single" w:sz="4" w:space="0" w:color="auto"/>
            </w:tcBorders>
          </w:tcPr>
          <w:p w14:paraId="798454FA" w14:textId="1D4EE3EC"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Pr="00641F8E">
              <w:rPr>
                <w:rFonts w:asciiTheme="minorHAnsi" w:hAnsiTheme="minorHAnsi" w:cstheme="minorHAnsi"/>
                <w:b/>
                <w:sz w:val="20"/>
                <w:szCs w:val="20"/>
              </w:rPr>
              <w:t>. Point of Use Requirements (POU)</w:t>
            </w:r>
            <w:r w:rsidRPr="00175066">
              <w:rPr>
                <w:rFonts w:asciiTheme="minorHAnsi" w:hAnsiTheme="minorHAnsi" w:cstheme="minorHAnsi"/>
                <w:sz w:val="20"/>
                <w:szCs w:val="20"/>
              </w:rPr>
              <w:t xml:space="preserve"> (RA4.4.5)</w:t>
            </w:r>
          </w:p>
          <w:p w14:paraId="486C78D6" w14:textId="77777777" w:rsidR="002E14A5"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Systems that utilize this distribution type shall comply with these requirements </w:t>
            </w:r>
          </w:p>
          <w:p w14:paraId="64BD04C3" w14:textId="374A65C4"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r w:rsidRPr="00641F8E">
              <w:rPr>
                <w:rFonts w:asciiTheme="minorHAnsi" w:hAnsiTheme="minorHAnsi" w:cstheme="minorHAnsi"/>
                <w:sz w:val="18"/>
                <w:szCs w:val="20"/>
              </w:rPr>
              <w:t xml:space="preserve"> </w:t>
            </w:r>
            <w:r w:rsidR="0030216A">
              <w:rPr>
                <w:rFonts w:asciiTheme="minorHAnsi" w:hAnsiTheme="minorHAnsi" w:cstheme="minorHAnsi"/>
                <w:sz w:val="18"/>
                <w:szCs w:val="20"/>
              </w:rPr>
              <w:t xml:space="preserve">or </w:t>
            </w:r>
            <w:r w:rsidR="005356DE">
              <w:rPr>
                <w:rFonts w:asciiTheme="minorHAnsi" w:hAnsiTheme="minorHAnsi" w:cstheme="minorHAnsi"/>
                <w:sz w:val="18"/>
                <w:szCs w:val="20"/>
              </w:rPr>
              <w:t>A2-</w:t>
            </w:r>
            <w:r w:rsidR="0030216A">
              <w:rPr>
                <w:rFonts w:asciiTheme="minorHAnsi" w:hAnsiTheme="minorHAnsi" w:cstheme="minorHAnsi"/>
                <w:sz w:val="18"/>
                <w:szCs w:val="20"/>
              </w:rPr>
              <w:t xml:space="preserve">07 </w:t>
            </w:r>
            <w:r w:rsidRPr="00641F8E">
              <w:rPr>
                <w:rFonts w:asciiTheme="minorHAnsi" w:hAnsiTheme="minorHAnsi" w:cstheme="minorHAnsi"/>
                <w:sz w:val="18"/>
                <w:szCs w:val="20"/>
              </w:rPr>
              <w:t>= “Point of Use”, then display this entire table, else display “section does not apply" message&gt;&gt;</w:t>
            </w:r>
          </w:p>
        </w:tc>
      </w:tr>
      <w:tr w:rsidR="00641F8E" w:rsidRPr="00641F8E" w14:paraId="67A4FA8F" w14:textId="77777777" w:rsidTr="00E20AD9">
        <w:trPr>
          <w:trHeight w:val="144"/>
          <w:tblHeader/>
        </w:trPr>
        <w:tc>
          <w:tcPr>
            <w:tcW w:w="720" w:type="dxa"/>
            <w:vAlign w:val="center"/>
          </w:tcPr>
          <w:p w14:paraId="5AC7B83E"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3896" w:type="dxa"/>
          </w:tcPr>
          <w:p w14:paraId="3AF3F6F8"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3C5656C5" w14:textId="77777777" w:rsidR="00641F8E" w:rsidRPr="00641F8E" w:rsidRDefault="00641F8E" w:rsidP="00641F8E">
            <w:pPr>
              <w:keepNext/>
              <w:keepLines/>
              <w:spacing w:after="0" w:line="240" w:lineRule="auto"/>
              <w:rPr>
                <w:rFonts w:asciiTheme="minorHAnsi" w:hAnsiTheme="minorHAnsi" w:cstheme="minorHAnsi"/>
                <w:sz w:val="18"/>
                <w:szCs w:val="20"/>
              </w:rPr>
            </w:pPr>
            <w:r w:rsidRPr="00641F8E">
              <w:rPr>
                <w:rFonts w:asciiTheme="minorHAnsi" w:hAnsiTheme="minorHAnsi" w:cstheme="minorHAnsi"/>
                <w:sz w:val="18"/>
                <w:szCs w:val="20"/>
              </w:rPr>
              <w:t>The maximum allowed length of piping for the longest run terminating in:</w:t>
            </w:r>
          </w:p>
          <w:p w14:paraId="574B92C4" w14:textId="77777777" w:rsidR="00641F8E" w:rsidRPr="00641F8E" w:rsidRDefault="00641F8E" w:rsidP="00641F8E">
            <w:pPr>
              <w:keepNext/>
              <w:keepLines/>
              <w:spacing w:after="0" w:line="240" w:lineRule="auto"/>
              <w:rPr>
                <w:rFonts w:asciiTheme="minorHAnsi" w:hAnsiTheme="minorHAnsi" w:cstheme="minorHAnsi"/>
                <w:sz w:val="18"/>
                <w:szCs w:val="20"/>
              </w:rPr>
            </w:pPr>
          </w:p>
          <w:p w14:paraId="094A42D2" w14:textId="77777777" w:rsidR="00641F8E" w:rsidRPr="00641F8E" w:rsidRDefault="00641F8E" w:rsidP="00641F8E">
            <w:pPr>
              <w:keepNext/>
              <w:keepLines/>
              <w:suppressAutoHyphens/>
              <w:spacing w:after="0" w:line="240" w:lineRule="auto"/>
              <w:ind w:firstLine="432"/>
              <w:rPr>
                <w:rFonts w:asciiTheme="minorHAnsi" w:hAnsiTheme="minorHAnsi" w:cstheme="minorHAnsi"/>
                <w:sz w:val="18"/>
                <w:szCs w:val="20"/>
              </w:rPr>
            </w:pPr>
            <w:r w:rsidRPr="00641F8E">
              <w:rPr>
                <w:rFonts w:asciiTheme="minorHAnsi" w:hAnsiTheme="minorHAnsi" w:cstheme="minorHAnsi"/>
                <w:sz w:val="18"/>
                <w:szCs w:val="20"/>
              </w:rPr>
              <w:t>3/8 inch - For only one pipe size - max length allowed is 15 feet</w:t>
            </w:r>
          </w:p>
          <w:p w14:paraId="00F22F0F" w14:textId="6923B593" w:rsidR="00641F8E" w:rsidRPr="00641F8E" w:rsidRDefault="00641F8E" w:rsidP="002E14A5">
            <w:pPr>
              <w:keepNext/>
              <w:keepLines/>
              <w:suppressAutoHyphens/>
              <w:spacing w:after="0" w:line="240" w:lineRule="auto"/>
              <w:ind w:left="1175" w:hanging="203"/>
              <w:rPr>
                <w:rFonts w:asciiTheme="minorHAnsi" w:hAnsiTheme="minorHAnsi" w:cstheme="minorHAnsi"/>
                <w:sz w:val="18"/>
                <w:szCs w:val="20"/>
              </w:rPr>
            </w:pPr>
            <w:r w:rsidRPr="00641F8E">
              <w:rPr>
                <w:rFonts w:asciiTheme="minorHAnsi" w:hAnsiTheme="minorHAnsi" w:cstheme="minorHAnsi"/>
                <w:sz w:val="18"/>
                <w:szCs w:val="20"/>
              </w:rPr>
              <w:t xml:space="preserve">   </w:t>
            </w:r>
            <w:r w:rsidR="002E14A5">
              <w:rPr>
                <w:rFonts w:asciiTheme="minorHAnsi" w:hAnsiTheme="minorHAnsi" w:cstheme="minorHAnsi"/>
                <w:sz w:val="18"/>
                <w:szCs w:val="20"/>
              </w:rPr>
              <w:t xml:space="preserve"> </w:t>
            </w:r>
            <w:r w:rsidRPr="00641F8E">
              <w:rPr>
                <w:rFonts w:asciiTheme="minorHAnsi" w:hAnsiTheme="minorHAnsi" w:cstheme="minorHAnsi"/>
                <w:sz w:val="18"/>
                <w:szCs w:val="20"/>
              </w:rPr>
              <w:t xml:space="preserve"> For combination pipe sizes the max allowed length of 3/8-inch piping is 7.5 feet, of </w:t>
            </w:r>
            <w:r w:rsidR="002E14A5">
              <w:rPr>
                <w:rFonts w:asciiTheme="minorHAnsi" w:hAnsiTheme="minorHAnsi" w:cstheme="minorHAnsi"/>
                <w:sz w:val="18"/>
                <w:szCs w:val="20"/>
              </w:rPr>
              <w:t>1/2</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 xml:space="preserve">inch piping is 5 feet, and </w:t>
            </w:r>
            <w:r w:rsidR="002E14A5">
              <w:rPr>
                <w:rFonts w:asciiTheme="minorHAnsi" w:hAnsiTheme="minorHAnsi" w:cstheme="minorHAnsi"/>
                <w:sz w:val="18"/>
                <w:szCs w:val="20"/>
              </w:rPr>
              <w:t>3/4</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inch piping is 2.5 feet.</w:t>
            </w:r>
          </w:p>
          <w:p w14:paraId="660411D6" w14:textId="77777777" w:rsidR="00641F8E" w:rsidRPr="00641F8E" w:rsidRDefault="00641F8E" w:rsidP="00641F8E">
            <w:pPr>
              <w:keepNext/>
              <w:keepLines/>
              <w:suppressAutoHyphens/>
              <w:spacing w:after="0" w:line="240" w:lineRule="auto"/>
              <w:ind w:left="972"/>
              <w:rPr>
                <w:rFonts w:asciiTheme="minorHAnsi" w:hAnsiTheme="minorHAnsi" w:cstheme="minorHAnsi"/>
                <w:sz w:val="18"/>
                <w:szCs w:val="20"/>
              </w:rPr>
            </w:pPr>
          </w:p>
          <w:p w14:paraId="452D3235" w14:textId="19F9B1AE" w:rsidR="00641F8E" w:rsidRPr="00641F8E" w:rsidRDefault="002E14A5" w:rsidP="00641F8E">
            <w:pPr>
              <w:keepNext/>
              <w:keepLines/>
              <w:suppressAutoHyphens/>
              <w:spacing w:after="0" w:line="240" w:lineRule="auto"/>
              <w:ind w:firstLine="432"/>
              <w:rPr>
                <w:rFonts w:asciiTheme="minorHAnsi" w:hAnsiTheme="minorHAnsi" w:cstheme="minorHAnsi"/>
                <w:sz w:val="18"/>
                <w:szCs w:val="20"/>
              </w:rPr>
            </w:pPr>
            <w:r>
              <w:rPr>
                <w:rFonts w:asciiTheme="minorHAnsi" w:hAnsiTheme="minorHAnsi" w:cstheme="minorHAnsi"/>
                <w:sz w:val="18"/>
                <w:szCs w:val="20"/>
              </w:rPr>
              <w:t>1/2</w:t>
            </w:r>
            <w:r w:rsidRPr="00641F8E">
              <w:rPr>
                <w:rFonts w:asciiTheme="minorHAnsi" w:hAnsiTheme="minorHAnsi" w:cstheme="minorHAnsi"/>
                <w:sz w:val="18"/>
                <w:szCs w:val="20"/>
              </w:rPr>
              <w:t xml:space="preserve"> </w:t>
            </w:r>
            <w:r w:rsidR="00641F8E" w:rsidRPr="00641F8E">
              <w:rPr>
                <w:rFonts w:asciiTheme="minorHAnsi" w:hAnsiTheme="minorHAnsi" w:cstheme="minorHAnsi"/>
                <w:sz w:val="18"/>
                <w:szCs w:val="20"/>
              </w:rPr>
              <w:t>inch - For only one pipe size – max length allowed is 10 feet</w:t>
            </w:r>
          </w:p>
          <w:p w14:paraId="71EBFD08" w14:textId="0687EB09" w:rsidR="00641F8E" w:rsidRPr="00641F8E" w:rsidRDefault="00641F8E" w:rsidP="00641F8E">
            <w:pPr>
              <w:keepNext/>
              <w:keepLines/>
              <w:tabs>
                <w:tab w:val="left" w:pos="1260"/>
              </w:tabs>
              <w:suppressAutoHyphens/>
              <w:spacing w:after="0" w:line="240" w:lineRule="auto"/>
              <w:ind w:left="1260" w:hanging="288"/>
              <w:rPr>
                <w:rFonts w:asciiTheme="minorHAnsi" w:hAnsiTheme="minorHAnsi" w:cstheme="minorHAnsi"/>
                <w:sz w:val="18"/>
                <w:szCs w:val="20"/>
              </w:rPr>
            </w:pPr>
            <w:r w:rsidRPr="00641F8E">
              <w:rPr>
                <w:rFonts w:asciiTheme="minorHAnsi" w:hAnsiTheme="minorHAnsi" w:cstheme="minorHAnsi"/>
                <w:sz w:val="18"/>
                <w:szCs w:val="20"/>
              </w:rPr>
              <w:t xml:space="preserve">   </w:t>
            </w:r>
            <w:r w:rsidR="002E14A5">
              <w:rPr>
                <w:rFonts w:asciiTheme="minorHAnsi" w:hAnsiTheme="minorHAnsi" w:cstheme="minorHAnsi"/>
                <w:sz w:val="18"/>
                <w:szCs w:val="20"/>
              </w:rPr>
              <w:t xml:space="preserve">  </w:t>
            </w:r>
            <w:r w:rsidRPr="00641F8E">
              <w:rPr>
                <w:rFonts w:asciiTheme="minorHAnsi" w:hAnsiTheme="minorHAnsi" w:cstheme="minorHAnsi"/>
                <w:sz w:val="18"/>
                <w:szCs w:val="20"/>
              </w:rPr>
              <w:t xml:space="preserve">For combination pipe sizes the allowed length of </w:t>
            </w:r>
            <w:r w:rsidR="002E14A5">
              <w:rPr>
                <w:rFonts w:asciiTheme="minorHAnsi" w:hAnsiTheme="minorHAnsi" w:cstheme="minorHAnsi"/>
                <w:sz w:val="18"/>
                <w:szCs w:val="20"/>
              </w:rPr>
              <w:t>1/2</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 xml:space="preserve">inch piping is 5 feet, and </w:t>
            </w:r>
            <w:r w:rsidR="002E14A5">
              <w:rPr>
                <w:rFonts w:asciiTheme="minorHAnsi" w:hAnsiTheme="minorHAnsi" w:cstheme="minorHAnsi"/>
                <w:sz w:val="18"/>
                <w:szCs w:val="20"/>
              </w:rPr>
              <w:t>3/4</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inch piping is 2.5 feet.</w:t>
            </w:r>
          </w:p>
          <w:p w14:paraId="05571DB0" w14:textId="77777777" w:rsidR="00641F8E" w:rsidRPr="00641F8E" w:rsidRDefault="00641F8E" w:rsidP="00641F8E">
            <w:pPr>
              <w:keepNext/>
              <w:keepLines/>
              <w:tabs>
                <w:tab w:val="left" w:pos="1260"/>
              </w:tabs>
              <w:suppressAutoHyphens/>
              <w:spacing w:after="0" w:line="240" w:lineRule="auto"/>
              <w:ind w:left="1260" w:hanging="288"/>
              <w:rPr>
                <w:rFonts w:asciiTheme="minorHAnsi" w:hAnsiTheme="minorHAnsi" w:cstheme="minorHAnsi"/>
                <w:sz w:val="18"/>
                <w:szCs w:val="20"/>
              </w:rPr>
            </w:pPr>
          </w:p>
          <w:p w14:paraId="7A1A8D20" w14:textId="27506095" w:rsidR="00641F8E" w:rsidRPr="00641F8E" w:rsidRDefault="002E14A5" w:rsidP="00641F8E">
            <w:pPr>
              <w:keepNext/>
              <w:keepLines/>
              <w:suppressAutoHyphens/>
              <w:spacing w:after="0" w:line="240" w:lineRule="auto"/>
              <w:ind w:firstLine="432"/>
              <w:rPr>
                <w:rFonts w:asciiTheme="minorHAnsi" w:eastAsia="Times New Roman" w:hAnsiTheme="minorHAnsi" w:cstheme="minorHAnsi"/>
                <w:i/>
                <w:sz w:val="20"/>
                <w:szCs w:val="20"/>
              </w:rPr>
            </w:pPr>
            <w:r>
              <w:rPr>
                <w:rFonts w:asciiTheme="minorHAnsi" w:eastAsia="Times New Roman" w:hAnsiTheme="minorHAnsi" w:cstheme="minorHAnsi"/>
                <w:sz w:val="18"/>
                <w:szCs w:val="20"/>
              </w:rPr>
              <w:t>3/4</w:t>
            </w:r>
            <w:r w:rsidRPr="00641F8E">
              <w:rPr>
                <w:rFonts w:asciiTheme="minorHAnsi" w:eastAsia="Times New Roman" w:hAnsiTheme="minorHAnsi" w:cstheme="minorHAnsi"/>
                <w:sz w:val="18"/>
                <w:szCs w:val="20"/>
              </w:rPr>
              <w:t xml:space="preserve"> </w:t>
            </w:r>
            <w:r w:rsidR="00641F8E" w:rsidRPr="00641F8E">
              <w:rPr>
                <w:rFonts w:asciiTheme="minorHAnsi" w:eastAsia="Times New Roman" w:hAnsiTheme="minorHAnsi" w:cstheme="minorHAnsi"/>
                <w:sz w:val="18"/>
                <w:szCs w:val="20"/>
              </w:rPr>
              <w:t>inch - For only one pipe size = 5 feet</w:t>
            </w:r>
          </w:p>
        </w:tc>
      </w:tr>
      <w:tr w:rsidR="00641F8E" w:rsidRPr="00641F8E" w14:paraId="4578F00C" w14:textId="77777777" w:rsidTr="00E20AD9">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3F2D3C8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236F4B">
              <w:rPr>
                <w:rFonts w:asciiTheme="minorHAnsi" w:hAnsiTheme="minorHAnsi" w:cstheme="minorHAnsi"/>
                <w:b/>
                <w:sz w:val="18"/>
                <w:szCs w:val="20"/>
              </w:rPr>
              <w:t xml:space="preserve"> </w:t>
            </w:r>
          </w:p>
        </w:tc>
      </w:tr>
    </w:tbl>
    <w:p w14:paraId="10C0F076"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641F8E" w:rsidRPr="00641F8E" w14:paraId="6D88D665" w14:textId="77777777" w:rsidTr="00E20AD9">
        <w:trPr>
          <w:trHeight w:val="144"/>
          <w:tblHeader/>
        </w:trPr>
        <w:tc>
          <w:tcPr>
            <w:tcW w:w="10790" w:type="dxa"/>
            <w:gridSpan w:val="2"/>
            <w:tcBorders>
              <w:bottom w:val="single" w:sz="4" w:space="0" w:color="auto"/>
            </w:tcBorders>
          </w:tcPr>
          <w:p w14:paraId="13B78155" w14:textId="1D92E5D0"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Pr="00641F8E">
              <w:rPr>
                <w:rFonts w:asciiTheme="minorHAnsi" w:hAnsiTheme="minorHAnsi" w:cstheme="minorHAnsi"/>
                <w:b/>
                <w:sz w:val="20"/>
                <w:szCs w:val="20"/>
              </w:rPr>
              <w:t xml:space="preserve">. Mandatory Requirements for all Recirculation System </w:t>
            </w:r>
            <w:r w:rsidRPr="00175066">
              <w:rPr>
                <w:rFonts w:asciiTheme="minorHAnsi" w:hAnsiTheme="minorHAnsi" w:cstheme="minorHAnsi"/>
                <w:sz w:val="20"/>
                <w:szCs w:val="20"/>
              </w:rPr>
              <w:t>(RA4.4.7)</w:t>
            </w:r>
          </w:p>
          <w:p w14:paraId="1BB3E2F6" w14:textId="51960354" w:rsidR="002E14A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Systems that utilize </w:t>
            </w:r>
            <w:r w:rsidR="002E14A5">
              <w:rPr>
                <w:rFonts w:asciiTheme="minorHAnsi" w:hAnsiTheme="minorHAnsi" w:cstheme="minorHAnsi"/>
                <w:sz w:val="18"/>
                <w:szCs w:val="20"/>
              </w:rPr>
              <w:t>a recirculation system</w:t>
            </w:r>
            <w:r w:rsidRPr="00641F8E">
              <w:rPr>
                <w:rFonts w:asciiTheme="minorHAnsi" w:hAnsiTheme="minorHAnsi" w:cstheme="minorHAnsi"/>
                <w:sz w:val="18"/>
                <w:szCs w:val="20"/>
              </w:rPr>
              <w:t xml:space="preserve"> shall comply with these requirements.  </w:t>
            </w:r>
          </w:p>
          <w:p w14:paraId="01E94857" w14:textId="3C2EE0D4"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30216A">
              <w:rPr>
                <w:rFonts w:asciiTheme="minorHAnsi" w:hAnsiTheme="minorHAnsi" w:cstheme="minorHAnsi"/>
                <w:sz w:val="18"/>
                <w:szCs w:val="20"/>
              </w:rPr>
              <w:t xml:space="preserve"> or </w:t>
            </w:r>
            <w:r w:rsidR="005356DE">
              <w:rPr>
                <w:rFonts w:asciiTheme="minorHAnsi" w:hAnsiTheme="minorHAnsi" w:cstheme="minorHAnsi"/>
                <w:sz w:val="18"/>
                <w:szCs w:val="20"/>
              </w:rPr>
              <w:t>A2-</w:t>
            </w:r>
            <w:r w:rsidR="0030216A">
              <w:rPr>
                <w:rFonts w:asciiTheme="minorHAnsi" w:hAnsiTheme="minorHAnsi" w:cstheme="minorHAnsi"/>
                <w:sz w:val="18"/>
                <w:szCs w:val="20"/>
              </w:rPr>
              <w:t>07</w:t>
            </w:r>
            <w:r w:rsidR="00F349F6" w:rsidRPr="00641F8E">
              <w:rPr>
                <w:rFonts w:asciiTheme="minorHAnsi" w:hAnsiTheme="minorHAnsi" w:cstheme="minorHAnsi"/>
                <w:sz w:val="18"/>
                <w:szCs w:val="20"/>
              </w:rPr>
              <w:t xml:space="preserve"> </w:t>
            </w:r>
            <w:r w:rsidRPr="00641F8E">
              <w:rPr>
                <w:rFonts w:asciiTheme="minorHAnsi" w:hAnsiTheme="minorHAnsi" w:cstheme="minorHAnsi"/>
                <w:sz w:val="18"/>
                <w:szCs w:val="20"/>
              </w:rPr>
              <w:t>= “Recirculation System Non-Demand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Sensor Control”</w:t>
            </w:r>
            <w:r>
              <w:rPr>
                <w:rFonts w:asciiTheme="minorHAnsi" w:hAnsiTheme="minorHAnsi" w:cstheme="minorHAnsi"/>
                <w:sz w:val="18"/>
                <w:szCs w:val="20"/>
              </w:rPr>
              <w:t xml:space="preserve">, “HERS-Verified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message&gt;&gt;</w:t>
            </w:r>
          </w:p>
        </w:tc>
      </w:tr>
      <w:tr w:rsidR="00641F8E" w:rsidRPr="00641F8E" w14:paraId="36290D70" w14:textId="77777777" w:rsidTr="00E20AD9">
        <w:trPr>
          <w:trHeight w:val="144"/>
          <w:tblHeader/>
        </w:trPr>
        <w:tc>
          <w:tcPr>
            <w:tcW w:w="625" w:type="dxa"/>
            <w:vAlign w:val="center"/>
          </w:tcPr>
          <w:p w14:paraId="3595C1A7"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0165" w:type="dxa"/>
            <w:vAlign w:val="center"/>
          </w:tcPr>
          <w:p w14:paraId="4D32EFDF"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A check valve located between the recirculation pump and the water heater to prevent unintentional recirculation.</w:t>
            </w:r>
          </w:p>
        </w:tc>
      </w:tr>
      <w:tr w:rsidR="00641F8E" w:rsidRPr="00641F8E" w14:paraId="15DB76AD" w14:textId="77777777" w:rsidTr="00E20AD9">
        <w:trPr>
          <w:trHeight w:val="144"/>
          <w:tblHeader/>
        </w:trPr>
        <w:tc>
          <w:tcPr>
            <w:tcW w:w="625" w:type="dxa"/>
            <w:vAlign w:val="center"/>
          </w:tcPr>
          <w:p w14:paraId="5FF549D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02</w:t>
            </w:r>
          </w:p>
        </w:tc>
        <w:tc>
          <w:tcPr>
            <w:tcW w:w="10165" w:type="dxa"/>
            <w:vAlign w:val="center"/>
          </w:tcPr>
          <w:p w14:paraId="601EBA3C" w14:textId="2FF0F35F"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asciiTheme="minorHAnsi" w:hAnsiTheme="minorHAnsi" w:cstheme="minorHAnsi"/>
                <w:sz w:val="18"/>
                <w:szCs w:val="20"/>
              </w:rPr>
              <w:t xml:space="preserve">Piping must take </w:t>
            </w:r>
            <w:r w:rsidR="00D52378">
              <w:rPr>
                <w:rFonts w:asciiTheme="minorHAnsi" w:hAnsiTheme="minorHAnsi" w:cstheme="minorHAnsi"/>
                <w:sz w:val="18"/>
                <w:szCs w:val="20"/>
              </w:rPr>
              <w:t xml:space="preserve">the </w:t>
            </w:r>
            <w:r w:rsidRPr="00641F8E">
              <w:rPr>
                <w:rFonts w:asciiTheme="minorHAnsi" w:hAnsiTheme="minorHAnsi" w:cstheme="minorHAnsi"/>
                <w:sz w:val="18"/>
                <w:szCs w:val="20"/>
              </w:rPr>
              <w:t>most direct path between water heater and fixtures.</w:t>
            </w:r>
          </w:p>
        </w:tc>
      </w:tr>
      <w:tr w:rsidR="00641F8E" w:rsidRPr="00641F8E" w14:paraId="21352711" w14:textId="77777777" w:rsidTr="00E20AD9">
        <w:trPr>
          <w:trHeight w:val="144"/>
          <w:tblHeader/>
        </w:trPr>
        <w:tc>
          <w:tcPr>
            <w:tcW w:w="625" w:type="dxa"/>
            <w:vAlign w:val="center"/>
          </w:tcPr>
          <w:p w14:paraId="1F648D63"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cstheme="minorHAnsi"/>
                <w:sz w:val="20"/>
                <w:szCs w:val="20"/>
              </w:rPr>
              <w:t>03</w:t>
            </w:r>
          </w:p>
        </w:tc>
        <w:tc>
          <w:tcPr>
            <w:tcW w:w="10165" w:type="dxa"/>
            <w:vAlign w:val="center"/>
          </w:tcPr>
          <w:p w14:paraId="6F90CDD4" w14:textId="77777777"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cstheme="minorHAnsi"/>
                <w:sz w:val="18"/>
                <w:szCs w:val="20"/>
              </w:rPr>
              <w:t xml:space="preserve">Insulation is not required on the cold water line when it is used as the return. </w:t>
            </w:r>
          </w:p>
        </w:tc>
      </w:tr>
      <w:tr w:rsidR="00641F8E" w:rsidRPr="00641F8E" w14:paraId="5E6B37D2" w14:textId="77777777" w:rsidTr="00E20AD9">
        <w:trPr>
          <w:trHeight w:val="144"/>
          <w:tblHeader/>
        </w:trPr>
        <w:tc>
          <w:tcPr>
            <w:tcW w:w="625" w:type="dxa"/>
            <w:vAlign w:val="center"/>
          </w:tcPr>
          <w:p w14:paraId="0F288421"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cstheme="minorHAnsi"/>
                <w:sz w:val="20"/>
                <w:szCs w:val="20"/>
              </w:rPr>
              <w:t>04</w:t>
            </w:r>
          </w:p>
        </w:tc>
        <w:tc>
          <w:tcPr>
            <w:tcW w:w="10165" w:type="dxa"/>
            <w:vAlign w:val="center"/>
          </w:tcPr>
          <w:p w14:paraId="2061AE5F" w14:textId="5A264BBB"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asciiTheme="minorHAnsi" w:hAnsiTheme="minorHAnsi" w:cstheme="minorHAnsi"/>
                <w:sz w:val="18"/>
                <w:szCs w:val="20"/>
              </w:rPr>
              <w:t xml:space="preserve">If more than one loop </w:t>
            </w:r>
            <w:r w:rsidR="00D52378">
              <w:rPr>
                <w:rFonts w:asciiTheme="minorHAnsi" w:hAnsiTheme="minorHAnsi" w:cstheme="minorHAnsi"/>
                <w:sz w:val="18"/>
                <w:szCs w:val="20"/>
              </w:rPr>
              <w:t xml:space="preserve">is </w:t>
            </w:r>
            <w:r w:rsidRPr="00641F8E">
              <w:rPr>
                <w:rFonts w:asciiTheme="minorHAnsi" w:hAnsiTheme="minorHAnsi" w:cstheme="minorHAnsi"/>
                <w:sz w:val="18"/>
                <w:szCs w:val="20"/>
              </w:rPr>
              <w:t>installed each loop shall have its own pump and controls.</w:t>
            </w:r>
          </w:p>
        </w:tc>
      </w:tr>
      <w:tr w:rsidR="00641F8E" w:rsidRPr="00641F8E" w14:paraId="613A9B7F" w14:textId="77777777" w:rsidTr="00E20AD9">
        <w:trPr>
          <w:trHeight w:val="144"/>
          <w:tblHeader/>
        </w:trPr>
        <w:tc>
          <w:tcPr>
            <w:tcW w:w="10790" w:type="dxa"/>
            <w:gridSpan w:val="2"/>
            <w:vAlign w:val="center"/>
          </w:tcPr>
          <w:p w14:paraId="52494DCD"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B33DB4F"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641F8E" w:rsidRPr="00641F8E" w14:paraId="6BC13150" w14:textId="77777777" w:rsidTr="00E20AD9">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19709997" w14:textId="710DC9F9"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Pr="00641F8E">
              <w:rPr>
                <w:rFonts w:asciiTheme="minorHAnsi" w:hAnsiTheme="minorHAnsi" w:cstheme="minorHAnsi"/>
                <w:b/>
                <w:sz w:val="20"/>
                <w:szCs w:val="20"/>
              </w:rPr>
              <w:t xml:space="preserve">. Recirculation Non-Demand Controls Requirements (R-ND) </w:t>
            </w:r>
            <w:r w:rsidRPr="00175066">
              <w:rPr>
                <w:rFonts w:asciiTheme="minorHAnsi" w:hAnsiTheme="minorHAnsi" w:cstheme="minorHAnsi"/>
                <w:sz w:val="20"/>
                <w:szCs w:val="20"/>
              </w:rPr>
              <w:t>(RA4.4.8)</w:t>
            </w:r>
          </w:p>
          <w:p w14:paraId="2897AE6F" w14:textId="77777777" w:rsidR="00825ED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Systems that utilize this distribution type shall comply with these requirements.  </w:t>
            </w:r>
          </w:p>
          <w:p w14:paraId="770090D5" w14:textId="6D73E993"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F349F6" w:rsidRPr="00641F8E">
              <w:rPr>
                <w:rFonts w:asciiTheme="minorHAnsi" w:hAnsiTheme="minorHAnsi" w:cstheme="minorHAnsi"/>
                <w:sz w:val="18"/>
                <w:szCs w:val="20"/>
              </w:rPr>
              <w:t xml:space="preserve"> </w:t>
            </w:r>
            <w:r w:rsidR="002947E9">
              <w:rPr>
                <w:rFonts w:asciiTheme="minorHAnsi" w:hAnsiTheme="minorHAnsi" w:cstheme="minorHAnsi"/>
                <w:sz w:val="18"/>
                <w:szCs w:val="20"/>
              </w:rPr>
              <w:t xml:space="preserve">or </w:t>
            </w:r>
            <w:r w:rsidR="00C4788A">
              <w:rPr>
                <w:rFonts w:asciiTheme="minorHAnsi" w:hAnsiTheme="minorHAnsi" w:cstheme="minorHAnsi"/>
                <w:sz w:val="18"/>
                <w:szCs w:val="20"/>
              </w:rPr>
              <w:t>A2-</w:t>
            </w:r>
            <w:r w:rsidR="002947E9">
              <w:rPr>
                <w:rFonts w:asciiTheme="minorHAnsi" w:hAnsiTheme="minorHAnsi" w:cstheme="minorHAnsi"/>
                <w:sz w:val="18"/>
                <w:szCs w:val="20"/>
              </w:rPr>
              <w:t xml:space="preserve">07 </w:t>
            </w:r>
            <w:r w:rsidRPr="00641F8E">
              <w:rPr>
                <w:rFonts w:asciiTheme="minorHAnsi" w:hAnsiTheme="minorHAnsi" w:cstheme="minorHAnsi"/>
                <w:sz w:val="18"/>
                <w:szCs w:val="20"/>
              </w:rPr>
              <w:t>= “Recirculation System Non-Demand Control</w:t>
            </w:r>
            <w:r w:rsidR="00825ED4">
              <w:rPr>
                <w:rFonts w:asciiTheme="minorHAnsi" w:hAnsiTheme="minorHAnsi" w:cstheme="minorHAnsi"/>
                <w:sz w:val="18"/>
                <w:szCs w:val="20"/>
              </w:rPr>
              <w:t>”</w:t>
            </w:r>
            <w:r w:rsidRPr="00641F8E">
              <w:rPr>
                <w:rFonts w:asciiTheme="minorHAnsi" w:hAnsiTheme="minorHAnsi" w:cstheme="minorHAnsi"/>
                <w:sz w:val="18"/>
                <w:szCs w:val="20"/>
              </w:rPr>
              <w:t>, then display this entire table, else display “section does not apply" message &gt;&gt;</w:t>
            </w:r>
          </w:p>
        </w:tc>
      </w:tr>
      <w:tr w:rsidR="00641F8E" w:rsidRPr="00641F8E" w14:paraId="18079576" w14:textId="77777777" w:rsidTr="00E20AD9">
        <w:trPr>
          <w:trHeight w:val="288"/>
          <w:tblHeader/>
        </w:trPr>
        <w:tc>
          <w:tcPr>
            <w:tcW w:w="631" w:type="dxa"/>
            <w:vAlign w:val="center"/>
          </w:tcPr>
          <w:p w14:paraId="6D8DC6AA"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0159" w:type="dxa"/>
            <w:vAlign w:val="center"/>
          </w:tcPr>
          <w:p w14:paraId="730B6AA8"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641F8E">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641F8E" w:rsidRPr="00641F8E" w14:paraId="1B650478" w14:textId="77777777" w:rsidTr="00E20AD9">
        <w:trPr>
          <w:trHeight w:hRule="exact" w:val="274"/>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5FD8F07" w14:textId="77777777" w:rsidR="00641F8E" w:rsidRPr="00236F4B"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w:t>
            </w:r>
            <w:r w:rsidRPr="00236F4B">
              <w:rPr>
                <w:rFonts w:asciiTheme="minorHAnsi" w:hAnsiTheme="minorHAnsi" w:cstheme="minorHAnsi"/>
                <w:b/>
                <w:sz w:val="18"/>
                <w:szCs w:val="20"/>
              </w:rPr>
              <w:t xml:space="preserve"> </w:t>
            </w:r>
            <w:r w:rsidRPr="00236F4B">
              <w:rPr>
                <w:rFonts w:asciiTheme="minorHAnsi" w:eastAsiaTheme="minorEastAsia" w:hAnsiTheme="minorHAnsi" w:cstheme="minorHAnsi"/>
                <w:b/>
                <w:sz w:val="18"/>
                <w:szCs w:val="20"/>
              </w:rPr>
              <w:t>been met.</w:t>
            </w:r>
            <w:r w:rsidRPr="00236F4B">
              <w:rPr>
                <w:rFonts w:asciiTheme="minorHAnsi" w:hAnsiTheme="minorHAnsi" w:cstheme="minorHAnsi"/>
                <w:b/>
                <w:sz w:val="18"/>
                <w:szCs w:val="20"/>
              </w:rPr>
              <w:t xml:space="preserve">  </w:t>
            </w:r>
          </w:p>
        </w:tc>
      </w:tr>
    </w:tbl>
    <w:p w14:paraId="7DECFA7E"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641F8E" w:rsidRPr="00641F8E" w14:paraId="6641610C" w14:textId="77777777" w:rsidTr="00E20AD9">
        <w:trPr>
          <w:trHeight w:val="144"/>
          <w:tblHeader/>
        </w:trPr>
        <w:tc>
          <w:tcPr>
            <w:tcW w:w="10790" w:type="dxa"/>
            <w:gridSpan w:val="2"/>
            <w:tcBorders>
              <w:bottom w:val="single" w:sz="4" w:space="0" w:color="auto"/>
            </w:tcBorders>
          </w:tcPr>
          <w:p w14:paraId="56462261" w14:textId="1D38F4EA"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lastRenderedPageBreak/>
              <w:t>P</w:t>
            </w:r>
            <w:r w:rsidRPr="00641F8E">
              <w:rPr>
                <w:rFonts w:asciiTheme="minorHAnsi" w:eastAsiaTheme="minorEastAsia" w:hAnsiTheme="minorHAnsi" w:cstheme="minorHAnsi"/>
                <w:b/>
                <w:sz w:val="20"/>
                <w:szCs w:val="20"/>
              </w:rPr>
              <w:t xml:space="preserve">. Demand Recirculation Manual Control (R-DRmc) </w:t>
            </w:r>
            <w:r w:rsidRPr="00A259EF">
              <w:rPr>
                <w:rFonts w:asciiTheme="minorHAnsi" w:eastAsiaTheme="minorEastAsia" w:hAnsiTheme="minorHAnsi" w:cstheme="minorHAnsi"/>
                <w:sz w:val="20"/>
                <w:szCs w:val="20"/>
              </w:rPr>
              <w:t>(RA4.4.9)</w:t>
            </w:r>
            <w:r w:rsidRPr="00641F8E">
              <w:rPr>
                <w:rFonts w:asciiTheme="minorHAnsi" w:eastAsiaTheme="minorEastAsia" w:hAnsiTheme="minorHAnsi" w:cstheme="minorHAnsi"/>
                <w:b/>
                <w:sz w:val="20"/>
                <w:szCs w:val="20"/>
              </w:rPr>
              <w:t xml:space="preserve">/Sensor Control Requirements </w:t>
            </w:r>
            <w:r w:rsidRPr="00641F8E">
              <w:rPr>
                <w:rFonts w:asciiTheme="minorHAnsi" w:hAnsiTheme="minorHAnsi" w:cstheme="minorHAnsi"/>
                <w:b/>
                <w:sz w:val="20"/>
                <w:szCs w:val="20"/>
              </w:rPr>
              <w:t>(RDRsc)</w:t>
            </w:r>
            <w:r w:rsidRPr="00A259EF">
              <w:rPr>
                <w:rFonts w:asciiTheme="minorHAnsi" w:hAnsiTheme="minorHAnsi" w:cstheme="minorHAnsi"/>
                <w:sz w:val="20"/>
                <w:szCs w:val="20"/>
              </w:rPr>
              <w:t xml:space="preserve"> (RA4.4.10)</w:t>
            </w:r>
          </w:p>
          <w:p w14:paraId="2DAE8029" w14:textId="45EEE01E" w:rsidR="00D52378"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Systems that utilize </w:t>
            </w:r>
            <w:r w:rsidR="00D52378">
              <w:rPr>
                <w:rFonts w:asciiTheme="minorHAnsi" w:eastAsiaTheme="minorEastAsia" w:hAnsiTheme="minorHAnsi" w:cstheme="minorHAnsi"/>
                <w:sz w:val="18"/>
                <w:szCs w:val="20"/>
              </w:rPr>
              <w:t>either of these</w:t>
            </w:r>
            <w:r w:rsidR="00D52378" w:rsidRPr="00641F8E">
              <w:rPr>
                <w:rFonts w:asciiTheme="minorHAnsi" w:eastAsiaTheme="minorEastAsia" w:hAnsiTheme="minorHAnsi" w:cstheme="minorHAnsi"/>
                <w:sz w:val="18"/>
                <w:szCs w:val="20"/>
              </w:rPr>
              <w:t xml:space="preserve"> </w:t>
            </w:r>
            <w:r w:rsidRPr="00641F8E">
              <w:rPr>
                <w:rFonts w:asciiTheme="minorHAnsi" w:eastAsiaTheme="minorEastAsia" w:hAnsiTheme="minorHAnsi" w:cstheme="minorHAnsi"/>
                <w:sz w:val="18"/>
                <w:szCs w:val="20"/>
              </w:rPr>
              <w:t>distribution type</w:t>
            </w:r>
            <w:r w:rsidR="00D52378">
              <w:rPr>
                <w:rFonts w:asciiTheme="minorHAnsi" w:eastAsiaTheme="minorEastAsia" w:hAnsiTheme="minorHAnsi" w:cstheme="minorHAnsi"/>
                <w:sz w:val="18"/>
                <w:szCs w:val="20"/>
              </w:rPr>
              <w:t>s</w:t>
            </w:r>
            <w:r w:rsidRPr="00641F8E">
              <w:rPr>
                <w:rFonts w:asciiTheme="minorHAnsi" w:eastAsiaTheme="minorEastAsia" w:hAnsiTheme="minorHAnsi" w:cstheme="minorHAnsi"/>
                <w:sz w:val="18"/>
                <w:szCs w:val="20"/>
              </w:rPr>
              <w:t xml:space="preserve"> shall comply with these requirements.  </w:t>
            </w:r>
          </w:p>
          <w:p w14:paraId="5BA1B8F4" w14:textId="12D48DF6"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2947E9">
              <w:rPr>
                <w:rFonts w:asciiTheme="minorHAnsi" w:hAnsiTheme="minorHAnsi" w:cstheme="minorHAnsi"/>
                <w:sz w:val="18"/>
                <w:szCs w:val="20"/>
              </w:rPr>
              <w:t xml:space="preserve"> or </w:t>
            </w:r>
            <w:r w:rsidR="00C4788A">
              <w:rPr>
                <w:rFonts w:asciiTheme="minorHAnsi" w:hAnsiTheme="minorHAnsi" w:cstheme="minorHAnsi"/>
                <w:sz w:val="18"/>
                <w:szCs w:val="20"/>
              </w:rPr>
              <w:t>A2-</w:t>
            </w:r>
            <w:r w:rsidR="002947E9">
              <w:rPr>
                <w:rFonts w:asciiTheme="minorHAnsi" w:hAnsiTheme="minorHAnsi" w:cstheme="minorHAnsi"/>
                <w:sz w:val="18"/>
                <w:szCs w:val="20"/>
              </w:rPr>
              <w:t>07</w:t>
            </w:r>
            <w:r w:rsidR="00F349F6" w:rsidRPr="00641F8E">
              <w:rPr>
                <w:rFonts w:asciiTheme="minorHAnsi" w:hAnsiTheme="minorHAnsi" w:cstheme="minorHAnsi"/>
                <w:sz w:val="18"/>
                <w:szCs w:val="20"/>
              </w:rPr>
              <w:t xml:space="preserve"> </w:t>
            </w:r>
            <w:r w:rsidRPr="00641F8E">
              <w:rPr>
                <w:rFonts w:asciiTheme="minorHAnsi" w:hAnsiTheme="minorHAnsi" w:cstheme="minorHAnsi"/>
                <w:sz w:val="18"/>
                <w:szCs w:val="20"/>
              </w:rPr>
              <w:t>= “Deman</w:t>
            </w:r>
            <w:r>
              <w:rPr>
                <w:rFonts w:asciiTheme="minorHAnsi" w:hAnsiTheme="minorHAnsi" w:cstheme="minorHAnsi"/>
                <w:sz w:val="18"/>
                <w:szCs w:val="20"/>
              </w:rPr>
              <w:t>d Recirculation Manual Control”,</w:t>
            </w:r>
            <w:r w:rsidRPr="00641F8E">
              <w:rPr>
                <w:rFonts w:asciiTheme="minorHAnsi" w:hAnsiTheme="minorHAnsi" w:cstheme="minorHAnsi"/>
                <w:sz w:val="18"/>
                <w:szCs w:val="20"/>
              </w:rPr>
              <w:t xml:space="preserve"> “Demand Recirculation Sensor Control”</w:t>
            </w:r>
            <w:r>
              <w:rPr>
                <w:rFonts w:asciiTheme="minorHAnsi" w:hAnsiTheme="minorHAnsi" w:cstheme="minorHAnsi"/>
                <w:sz w:val="18"/>
                <w:szCs w:val="20"/>
              </w:rPr>
              <w:t xml:space="preserve">, </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14:paraId="226472CF" w14:textId="77777777" w:rsidTr="00E20AD9">
        <w:trPr>
          <w:trHeight w:val="144"/>
          <w:tblHeader/>
        </w:trPr>
        <w:tc>
          <w:tcPr>
            <w:tcW w:w="627" w:type="dxa"/>
            <w:tcBorders>
              <w:top w:val="single" w:sz="4" w:space="0" w:color="auto"/>
            </w:tcBorders>
            <w:vAlign w:val="center"/>
          </w:tcPr>
          <w:p w14:paraId="75350596"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01</w:t>
            </w:r>
          </w:p>
        </w:tc>
        <w:tc>
          <w:tcPr>
            <w:tcW w:w="10163" w:type="dxa"/>
            <w:tcBorders>
              <w:top w:val="single" w:sz="4" w:space="0" w:color="auto"/>
            </w:tcBorders>
            <w:vAlign w:val="center"/>
          </w:tcPr>
          <w:p w14:paraId="0E2451D8" w14:textId="693D1EC5"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641F8E" w:rsidRPr="00641F8E" w14:paraId="687C057B" w14:textId="77777777" w:rsidTr="00E20AD9">
        <w:trPr>
          <w:trHeight w:val="144"/>
          <w:tblHeader/>
        </w:trPr>
        <w:tc>
          <w:tcPr>
            <w:tcW w:w="627" w:type="dxa"/>
            <w:vAlign w:val="center"/>
          </w:tcPr>
          <w:p w14:paraId="0295308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02</w:t>
            </w:r>
          </w:p>
        </w:tc>
        <w:tc>
          <w:tcPr>
            <w:tcW w:w="10163" w:type="dxa"/>
            <w:vAlign w:val="center"/>
          </w:tcPr>
          <w:p w14:paraId="3073E098" w14:textId="77777777" w:rsidR="00641F8E" w:rsidRPr="00641F8E" w:rsidRDefault="00641F8E" w:rsidP="00641F8E">
            <w:pPr>
              <w:keepNext/>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The controls shall be located in the kitchen, bathroom, and any hot water fixture location that is at least 20 feet from the water heater. </w:t>
            </w:r>
          </w:p>
        </w:tc>
      </w:tr>
      <w:tr w:rsidR="00641F8E" w:rsidRPr="00641F8E" w14:paraId="55D1715D" w14:textId="77777777" w:rsidTr="00E20AD9">
        <w:trPr>
          <w:trHeight w:val="144"/>
          <w:tblHeader/>
        </w:trPr>
        <w:tc>
          <w:tcPr>
            <w:tcW w:w="627" w:type="dxa"/>
            <w:vAlign w:val="center"/>
          </w:tcPr>
          <w:p w14:paraId="78EB1D7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03</w:t>
            </w:r>
          </w:p>
        </w:tc>
        <w:tc>
          <w:tcPr>
            <w:tcW w:w="10163" w:type="dxa"/>
            <w:vAlign w:val="center"/>
          </w:tcPr>
          <w:p w14:paraId="6ED7547F"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Manual controls may be activated by wired or wireless mechanisms. </w:t>
            </w:r>
          </w:p>
        </w:tc>
      </w:tr>
      <w:tr w:rsidR="00641F8E" w:rsidRPr="00641F8E" w14:paraId="43939232" w14:textId="77777777" w:rsidTr="00E20AD9">
        <w:trPr>
          <w:trHeight w:val="144"/>
          <w:tblHeader/>
        </w:trPr>
        <w:tc>
          <w:tcPr>
            <w:tcW w:w="627" w:type="dxa"/>
            <w:vAlign w:val="center"/>
          </w:tcPr>
          <w:p w14:paraId="5EF6E5E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04</w:t>
            </w:r>
          </w:p>
        </w:tc>
        <w:tc>
          <w:tcPr>
            <w:tcW w:w="10163" w:type="dxa"/>
            <w:vAlign w:val="center"/>
          </w:tcPr>
          <w:p w14:paraId="40DEEF6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Sensor Controls may be activated by wired or wireless mechanisms, including buttons, motion sensors, door switches and flow switches. Each control shall have standby power of 1 Watt or less.</w:t>
            </w:r>
          </w:p>
        </w:tc>
      </w:tr>
      <w:tr w:rsidR="00641F8E" w:rsidRPr="00641F8E" w14:paraId="5405DDCE" w14:textId="77777777" w:rsidTr="00E20AD9">
        <w:trPr>
          <w:trHeight w:val="144"/>
          <w:tblHeader/>
        </w:trPr>
        <w:tc>
          <w:tcPr>
            <w:tcW w:w="627" w:type="dxa"/>
            <w:vAlign w:val="center"/>
          </w:tcPr>
          <w:p w14:paraId="0F5C561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05</w:t>
            </w:r>
          </w:p>
        </w:tc>
        <w:tc>
          <w:tcPr>
            <w:tcW w:w="10163" w:type="dxa"/>
            <w:vAlign w:val="center"/>
          </w:tcPr>
          <w:p w14:paraId="645F8699"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Pump and control placement shall meet one of the following criteria: </w:t>
            </w:r>
          </w:p>
          <w:p w14:paraId="3FBB780B" w14:textId="77777777" w:rsidR="00641F8E" w:rsidRPr="00641F8E"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15F91D62" w14:textId="77777777" w:rsidR="00641F8E" w:rsidRPr="00641F8E"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10E8F4D9" w14:textId="77777777" w:rsidR="00641F8E" w:rsidRPr="00641F8E"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641F8E" w:rsidRPr="00641F8E" w14:paraId="6B6A0F70" w14:textId="77777777" w:rsidTr="00E20AD9">
        <w:trPr>
          <w:trHeight w:val="144"/>
          <w:tblHeader/>
        </w:trPr>
        <w:tc>
          <w:tcPr>
            <w:tcW w:w="627" w:type="dxa"/>
            <w:vAlign w:val="center"/>
          </w:tcPr>
          <w:p w14:paraId="001B11C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06</w:t>
            </w:r>
          </w:p>
        </w:tc>
        <w:tc>
          <w:tcPr>
            <w:tcW w:w="10163" w:type="dxa"/>
            <w:vAlign w:val="center"/>
          </w:tcPr>
          <w:p w14:paraId="29861FB7"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197B8534" w14:textId="55115FA9" w:rsidR="00641F8E" w:rsidRPr="00641F8E" w:rsidRDefault="00641F8E"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41F8E">
              <w:rPr>
                <w:rFonts w:asciiTheme="minorHAnsi" w:eastAsia="Times New Roman" w:hAnsiTheme="minorHAnsi" w:cstheme="minorHAnsi"/>
                <w:sz w:val="18"/>
                <w:szCs w:val="20"/>
              </w:rPr>
              <w:t>Not more than 10°F (5.6°C) above the initial temperature of the water in the pipe</w:t>
            </w:r>
            <w:r w:rsidR="00D52378">
              <w:rPr>
                <w:rFonts w:asciiTheme="minorHAnsi" w:eastAsia="Times New Roman" w:hAnsiTheme="minorHAnsi" w:cstheme="minorHAnsi"/>
                <w:sz w:val="18"/>
                <w:szCs w:val="20"/>
              </w:rPr>
              <w:t>; or</w:t>
            </w:r>
          </w:p>
          <w:p w14:paraId="32B1D5F6" w14:textId="77777777" w:rsidR="00641F8E" w:rsidRPr="00641F8E" w:rsidRDefault="00641F8E"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41F8E">
              <w:rPr>
                <w:rFonts w:asciiTheme="minorHAnsi" w:eastAsia="Times New Roman" w:hAnsiTheme="minorHAnsi" w:cstheme="minorHAnsi"/>
                <w:sz w:val="18"/>
                <w:szCs w:val="20"/>
              </w:rPr>
              <w:t>Not more than 102°F (38.9°C).</w:t>
            </w:r>
          </w:p>
        </w:tc>
      </w:tr>
      <w:tr w:rsidR="00641F8E" w:rsidRPr="00641F8E" w14:paraId="3FFA54C8" w14:textId="77777777" w:rsidTr="00E20AD9">
        <w:trPr>
          <w:trHeight w:val="144"/>
          <w:tblHeader/>
        </w:trPr>
        <w:tc>
          <w:tcPr>
            <w:tcW w:w="627" w:type="dxa"/>
            <w:vAlign w:val="center"/>
          </w:tcPr>
          <w:p w14:paraId="5EDF2A0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07</w:t>
            </w:r>
          </w:p>
        </w:tc>
        <w:tc>
          <w:tcPr>
            <w:tcW w:w="10163" w:type="dxa"/>
            <w:vAlign w:val="center"/>
          </w:tcPr>
          <w:p w14:paraId="325D4A5B"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641F8E">
              <w:rPr>
                <w:rFonts w:asciiTheme="minorHAnsi" w:eastAsiaTheme="minorEastAsia" w:hAnsiTheme="minorHAnsi" w:cstheme="minorHAnsi"/>
                <w:sz w:val="18"/>
                <w:szCs w:val="20"/>
              </w:rPr>
              <w:t xml:space="preserve">Controls shall limit operation to no more than 5 minutes following activation.  </w:t>
            </w:r>
          </w:p>
        </w:tc>
      </w:tr>
      <w:tr w:rsidR="00641F8E" w:rsidRPr="00641F8E" w14:paraId="0DF10639" w14:textId="77777777" w:rsidTr="00E20AD9">
        <w:trPr>
          <w:trHeight w:val="144"/>
          <w:tblHeader/>
        </w:trPr>
        <w:tc>
          <w:tcPr>
            <w:tcW w:w="10790" w:type="dxa"/>
            <w:gridSpan w:val="2"/>
            <w:vAlign w:val="center"/>
          </w:tcPr>
          <w:p w14:paraId="019360B1"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5E48C5C4"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641F8E" w:rsidRPr="00641F8E" w14:paraId="0F467D49" w14:textId="77777777" w:rsidTr="00A259EF">
        <w:trPr>
          <w:trHeight w:val="144"/>
          <w:tblHeader/>
        </w:trPr>
        <w:tc>
          <w:tcPr>
            <w:tcW w:w="11016" w:type="dxa"/>
            <w:gridSpan w:val="2"/>
            <w:tcBorders>
              <w:bottom w:val="single" w:sz="4" w:space="0" w:color="000000"/>
            </w:tcBorders>
          </w:tcPr>
          <w:p w14:paraId="00269ABC" w14:textId="571AA9D2"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b/>
                <w:sz w:val="20"/>
                <w:szCs w:val="18"/>
              </w:rPr>
              <w:t xml:space="preserve">Q. HERS-Verified Demand Recirculation Manual Control (RDRmc-H) </w:t>
            </w:r>
            <w:r w:rsidRPr="00A259EF">
              <w:rPr>
                <w:rFonts w:asciiTheme="minorHAnsi" w:hAnsiTheme="minorHAnsi" w:cstheme="minorHAnsi"/>
                <w:sz w:val="20"/>
                <w:szCs w:val="18"/>
              </w:rPr>
              <w:t>(RA3.6.6)</w:t>
            </w:r>
            <w:r w:rsidRPr="00641F8E">
              <w:rPr>
                <w:rFonts w:asciiTheme="minorHAnsi" w:hAnsiTheme="minorHAnsi" w:cstheme="minorHAnsi"/>
                <w:b/>
                <w:sz w:val="20"/>
                <w:szCs w:val="18"/>
              </w:rPr>
              <w:t>/Sensor Control</w:t>
            </w:r>
            <w:r w:rsidRPr="00A259EF">
              <w:rPr>
                <w:rFonts w:asciiTheme="minorHAnsi" w:hAnsiTheme="minorHAnsi" w:cstheme="minorHAnsi"/>
                <w:b/>
                <w:szCs w:val="18"/>
              </w:rPr>
              <w:t xml:space="preserve"> </w:t>
            </w:r>
            <w:r w:rsidRPr="00A259EF">
              <w:rPr>
                <w:rFonts w:asciiTheme="minorHAnsi" w:hAnsiTheme="minorHAnsi" w:cstheme="minorHAnsi"/>
                <w:b/>
                <w:sz w:val="20"/>
                <w:szCs w:val="18"/>
              </w:rPr>
              <w:t xml:space="preserve">(RDRsc-H) </w:t>
            </w:r>
            <w:r w:rsidRPr="00A259EF">
              <w:rPr>
                <w:rFonts w:asciiTheme="minorHAnsi" w:hAnsiTheme="minorHAnsi" w:cstheme="minorHAnsi"/>
                <w:sz w:val="20"/>
                <w:szCs w:val="18"/>
              </w:rPr>
              <w:t>(RA3.6.7)</w:t>
            </w:r>
            <w:r w:rsidRPr="00A259EF">
              <w:rPr>
                <w:rFonts w:asciiTheme="minorHAnsi" w:hAnsiTheme="minorHAnsi" w:cstheme="minorHAnsi"/>
                <w:szCs w:val="18"/>
              </w:rPr>
              <w:t xml:space="preserve"> </w:t>
            </w:r>
            <w:r w:rsidRPr="00641F8E">
              <w:rPr>
                <w:rFonts w:asciiTheme="minorHAnsi" w:hAnsiTheme="minorHAnsi" w:cstheme="minorHAnsi"/>
                <w:b/>
                <w:sz w:val="20"/>
                <w:szCs w:val="18"/>
              </w:rPr>
              <w:t xml:space="preserve">Requirements </w:t>
            </w:r>
          </w:p>
          <w:p w14:paraId="716EAF7B" w14:textId="68D25F2E" w:rsidR="002E14A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641F8E">
              <w:rPr>
                <w:rFonts w:asciiTheme="minorHAnsi" w:hAnsiTheme="minorHAnsi" w:cstheme="minorHAnsi"/>
                <w:sz w:val="20"/>
                <w:szCs w:val="18"/>
              </w:rPr>
              <w:t xml:space="preserve">Systems that utilize </w:t>
            </w:r>
            <w:r w:rsidR="00D52378">
              <w:rPr>
                <w:rFonts w:asciiTheme="minorHAnsi" w:hAnsiTheme="minorHAnsi" w:cstheme="minorHAnsi"/>
                <w:sz w:val="20"/>
                <w:szCs w:val="18"/>
              </w:rPr>
              <w:t>either of these</w:t>
            </w:r>
            <w:r w:rsidR="00D52378" w:rsidRPr="00641F8E">
              <w:rPr>
                <w:rFonts w:asciiTheme="minorHAnsi" w:hAnsiTheme="minorHAnsi" w:cstheme="minorHAnsi"/>
                <w:sz w:val="20"/>
                <w:szCs w:val="18"/>
              </w:rPr>
              <w:t xml:space="preserve"> </w:t>
            </w:r>
            <w:r w:rsidRPr="00641F8E">
              <w:rPr>
                <w:rFonts w:asciiTheme="minorHAnsi" w:hAnsiTheme="minorHAnsi" w:cstheme="minorHAnsi"/>
                <w:sz w:val="20"/>
                <w:szCs w:val="18"/>
              </w:rPr>
              <w:t>distribution type</w:t>
            </w:r>
            <w:r w:rsidR="00D52378">
              <w:rPr>
                <w:rFonts w:asciiTheme="minorHAnsi" w:hAnsiTheme="minorHAnsi" w:cstheme="minorHAnsi"/>
                <w:sz w:val="20"/>
                <w:szCs w:val="18"/>
              </w:rPr>
              <w:t>s</w:t>
            </w:r>
            <w:r w:rsidRPr="00641F8E">
              <w:rPr>
                <w:rFonts w:asciiTheme="minorHAnsi" w:hAnsiTheme="minorHAnsi" w:cstheme="minorHAnsi"/>
                <w:sz w:val="20"/>
                <w:szCs w:val="18"/>
              </w:rPr>
              <w:t xml:space="preserve"> shall comply with these requirements</w:t>
            </w:r>
            <w:r>
              <w:rPr>
                <w:rFonts w:asciiTheme="minorHAnsi" w:hAnsiTheme="minorHAnsi" w:cstheme="minorHAnsi"/>
                <w:sz w:val="20"/>
                <w:szCs w:val="18"/>
              </w:rPr>
              <w:t xml:space="preserve">.  </w:t>
            </w:r>
          </w:p>
          <w:p w14:paraId="640AD97D" w14:textId="7F56DD05"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F349F6" w:rsidRPr="00641F8E">
              <w:rPr>
                <w:rFonts w:asciiTheme="minorHAnsi" w:hAnsiTheme="minorHAnsi" w:cstheme="minorHAnsi"/>
                <w:sz w:val="18"/>
                <w:szCs w:val="20"/>
              </w:rPr>
              <w:t xml:space="preserve"> </w:t>
            </w:r>
            <w:r w:rsidR="002947E9">
              <w:rPr>
                <w:rFonts w:asciiTheme="minorHAnsi" w:hAnsiTheme="minorHAnsi" w:cstheme="minorHAnsi"/>
                <w:sz w:val="18"/>
                <w:szCs w:val="20"/>
              </w:rPr>
              <w:t xml:space="preserve">or </w:t>
            </w:r>
            <w:r w:rsidR="00C4788A">
              <w:rPr>
                <w:rFonts w:asciiTheme="minorHAnsi" w:hAnsiTheme="minorHAnsi" w:cstheme="minorHAnsi"/>
                <w:sz w:val="18"/>
                <w:szCs w:val="20"/>
              </w:rPr>
              <w:t>A</w:t>
            </w:r>
            <w:r w:rsidR="005310C3">
              <w:rPr>
                <w:rFonts w:asciiTheme="minorHAnsi" w:hAnsiTheme="minorHAnsi" w:cstheme="minorHAnsi"/>
                <w:sz w:val="18"/>
                <w:szCs w:val="20"/>
              </w:rPr>
              <w:t>2-</w:t>
            </w:r>
            <w:r w:rsidR="002947E9">
              <w:rPr>
                <w:rFonts w:asciiTheme="minorHAnsi" w:hAnsiTheme="minorHAnsi" w:cstheme="minorHAnsi"/>
                <w:sz w:val="18"/>
                <w:szCs w:val="20"/>
              </w:rPr>
              <w:t xml:space="preserve">07 </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rsidDel="006E1E98" w14:paraId="42543086" w14:textId="77777777" w:rsidTr="00A259EF">
        <w:trPr>
          <w:trHeight w:val="144"/>
          <w:tblHeader/>
        </w:trPr>
        <w:tc>
          <w:tcPr>
            <w:tcW w:w="648" w:type="dxa"/>
            <w:tcBorders>
              <w:bottom w:val="single" w:sz="4" w:space="0" w:color="auto"/>
            </w:tcBorders>
            <w:vAlign w:val="center"/>
          </w:tcPr>
          <w:p w14:paraId="72FAEBE3" w14:textId="55ACA9F2" w:rsidR="00641F8E" w:rsidRPr="00236F4B" w:rsidDel="006E1E98" w:rsidRDefault="00641F8E"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236F4B">
              <w:rPr>
                <w:rFonts w:asciiTheme="minorHAnsi" w:hAnsiTheme="minorHAnsi" w:cstheme="minorHAnsi"/>
                <w:sz w:val="20"/>
                <w:szCs w:val="18"/>
              </w:rPr>
              <w:t>01</w:t>
            </w:r>
          </w:p>
        </w:tc>
        <w:tc>
          <w:tcPr>
            <w:tcW w:w="10368" w:type="dxa"/>
            <w:tcBorders>
              <w:bottom w:val="single" w:sz="4" w:space="0" w:color="auto"/>
            </w:tcBorders>
          </w:tcPr>
          <w:p w14:paraId="1E411876" w14:textId="5F611DEB" w:rsidR="00641F8E" w:rsidRPr="00641F8E" w:rsidDel="006E1E98" w:rsidRDefault="00641F8E" w:rsidP="009D172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sz w:val="18"/>
                <w:szCs w:val="18"/>
              </w:rPr>
              <w:t>HERS rater shall perform a visual inspection to verify that the demand pump, manual/sensor controls and thermo-sensor are present and operating properly consisten</w:t>
            </w:r>
            <w:r w:rsidR="009D1721">
              <w:rPr>
                <w:rFonts w:asciiTheme="minorHAnsi" w:hAnsiTheme="minorHAnsi" w:cstheme="minorHAnsi"/>
                <w:sz w:val="18"/>
                <w:szCs w:val="18"/>
              </w:rPr>
              <w:t>t</w:t>
            </w:r>
            <w:r w:rsidRPr="00641F8E">
              <w:rPr>
                <w:rFonts w:asciiTheme="minorHAnsi" w:hAnsiTheme="minorHAnsi" w:cstheme="minorHAnsi"/>
                <w:sz w:val="18"/>
                <w:szCs w:val="18"/>
              </w:rPr>
              <w:t xml:space="preserve"> with the applicable requirements of RA4.4.9 and RA4.4.10</w:t>
            </w:r>
          </w:p>
        </w:tc>
      </w:tr>
      <w:tr w:rsidR="00641F8E" w:rsidRPr="00641F8E" w14:paraId="6262A39A" w14:textId="77777777" w:rsidTr="00A259EF">
        <w:trPr>
          <w:trHeight w:val="144"/>
          <w:tblHeader/>
        </w:trPr>
        <w:tc>
          <w:tcPr>
            <w:tcW w:w="11016" w:type="dxa"/>
            <w:gridSpan w:val="2"/>
            <w:tcBorders>
              <w:top w:val="single" w:sz="4" w:space="0" w:color="auto"/>
            </w:tcBorders>
            <w:vAlign w:val="center"/>
          </w:tcPr>
          <w:p w14:paraId="32D64D5C"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641F8E">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641F8E">
              <w:rPr>
                <w:rFonts w:asciiTheme="minorHAnsi" w:hAnsiTheme="minorHAnsi" w:cstheme="minorHAnsi"/>
                <w:b/>
                <w:sz w:val="18"/>
                <w:szCs w:val="18"/>
              </w:rPr>
              <w:t xml:space="preserve">  </w:t>
            </w:r>
          </w:p>
        </w:tc>
      </w:tr>
    </w:tbl>
    <w:p w14:paraId="5841402F" w14:textId="0FC7320F" w:rsidR="00E65CD8" w:rsidRPr="00236F4B" w:rsidRDefault="00E65CD8" w:rsidP="00236F4B">
      <w:pPr>
        <w:spacing w:after="0" w:line="240" w:lineRule="auto"/>
        <w:rPr>
          <w:rFonts w:asciiTheme="minorHAnsi" w:hAnsiTheme="minorHAnsi" w:cstheme="minorHAnsi"/>
          <w:sz w:val="18"/>
          <w:szCs w:val="18"/>
        </w:rPr>
      </w:pPr>
    </w:p>
    <w:p w14:paraId="4BE98688" w14:textId="52DB5403" w:rsidR="00FB228D" w:rsidRPr="00236F4B" w:rsidRDefault="00FB228D" w:rsidP="00236F4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cstheme="minorHAnsi"/>
          <w:b/>
          <w:sz w:val="18"/>
          <w:szCs w:val="18"/>
        </w:rPr>
      </w:pPr>
    </w:p>
    <w:p w14:paraId="4332D3ED" w14:textId="77777777" w:rsidR="00FB228D" w:rsidRPr="00236F4B" w:rsidRDefault="00FB228D"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cstheme="minorHAnsi"/>
          <w:b/>
          <w:sz w:val="18"/>
          <w:szCs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153"/>
        <w:gridCol w:w="2830"/>
        <w:gridCol w:w="1807"/>
      </w:tblGrid>
      <w:tr w:rsidR="000E1685" w:rsidRPr="00323F2C" w14:paraId="0F7F477C" w14:textId="77777777" w:rsidTr="00411887">
        <w:trPr>
          <w:trHeight w:val="332"/>
          <w:jc w:val="center"/>
        </w:trPr>
        <w:tc>
          <w:tcPr>
            <w:tcW w:w="11003" w:type="dxa"/>
            <w:gridSpan w:val="3"/>
            <w:vAlign w:val="center"/>
          </w:tcPr>
          <w:p w14:paraId="0F7F477B" w14:textId="77777777" w:rsidR="000E1685" w:rsidRPr="00236F4B" w:rsidRDefault="000E1685" w:rsidP="00AE60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18"/>
                <w:szCs w:val="18"/>
              </w:rPr>
            </w:pPr>
            <w:r w:rsidRPr="003027B1">
              <w:rPr>
                <w:rFonts w:asciiTheme="minorHAnsi" w:eastAsia="Times New Roman" w:hAnsiTheme="minorHAnsi" w:cstheme="minorHAnsi"/>
                <w:b/>
                <w:caps/>
                <w:sz w:val="18"/>
                <w:szCs w:val="18"/>
              </w:rPr>
              <w:lastRenderedPageBreak/>
              <w:t>Documentation Author's Declaration Statement</w:t>
            </w:r>
          </w:p>
        </w:tc>
      </w:tr>
      <w:tr w:rsidR="000E1685" w:rsidRPr="00323F2C" w14:paraId="0F7F477E" w14:textId="77777777" w:rsidTr="00411887">
        <w:trPr>
          <w:trHeight w:val="206"/>
          <w:jc w:val="center"/>
        </w:trPr>
        <w:tc>
          <w:tcPr>
            <w:tcW w:w="11003" w:type="dxa"/>
            <w:gridSpan w:val="3"/>
            <w:vAlign w:val="center"/>
          </w:tcPr>
          <w:p w14:paraId="0F7F477D" w14:textId="77777777" w:rsidR="000E1685" w:rsidRPr="001E3511" w:rsidRDefault="000E1685" w:rsidP="00E26207">
            <w:pPr>
              <w:keepNext/>
              <w:numPr>
                <w:ilvl w:val="0"/>
                <w:numId w:val="4"/>
              </w:numPr>
              <w:spacing w:after="0" w:line="240" w:lineRule="auto"/>
              <w:ind w:left="360"/>
              <w:rPr>
                <w:rFonts w:asciiTheme="minorHAnsi" w:eastAsia="Times New Roman" w:hAnsiTheme="minorHAnsi" w:cstheme="minorHAnsi"/>
                <w:sz w:val="18"/>
                <w:szCs w:val="18"/>
              </w:rPr>
            </w:pPr>
            <w:r w:rsidRPr="003027B1">
              <w:rPr>
                <w:rFonts w:asciiTheme="minorHAnsi" w:eastAsia="Times New Roman" w:hAnsiTheme="minorHAnsi" w:cstheme="minorHAnsi"/>
                <w:sz w:val="18"/>
                <w:szCs w:val="18"/>
              </w:rPr>
              <w:t>I certify that this Certificate of Installation documentation is accurate and complete.</w:t>
            </w:r>
          </w:p>
        </w:tc>
      </w:tr>
      <w:tr w:rsidR="000E1685" w:rsidRPr="00323F2C" w14:paraId="0F7F4781" w14:textId="77777777" w:rsidTr="00411887">
        <w:trPr>
          <w:trHeight w:val="360"/>
          <w:jc w:val="center"/>
        </w:trPr>
        <w:tc>
          <w:tcPr>
            <w:tcW w:w="6282" w:type="dxa"/>
          </w:tcPr>
          <w:p w14:paraId="0F7F477F"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Name:</w:t>
            </w:r>
          </w:p>
        </w:tc>
        <w:tc>
          <w:tcPr>
            <w:tcW w:w="4721" w:type="dxa"/>
            <w:gridSpan w:val="2"/>
          </w:tcPr>
          <w:p w14:paraId="0F7F4780"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Signature:</w:t>
            </w:r>
          </w:p>
        </w:tc>
      </w:tr>
      <w:tr w:rsidR="000E1685" w:rsidRPr="00323F2C" w14:paraId="0F7F4784" w14:textId="77777777" w:rsidTr="00411887">
        <w:trPr>
          <w:trHeight w:val="360"/>
          <w:jc w:val="center"/>
        </w:trPr>
        <w:tc>
          <w:tcPr>
            <w:tcW w:w="6282" w:type="dxa"/>
          </w:tcPr>
          <w:p w14:paraId="0F7F4782"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Company Name:</w:t>
            </w:r>
          </w:p>
        </w:tc>
        <w:tc>
          <w:tcPr>
            <w:tcW w:w="4721" w:type="dxa"/>
            <w:gridSpan w:val="2"/>
          </w:tcPr>
          <w:p w14:paraId="0F7F4783"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0E1685" w:rsidRPr="00323F2C" w14:paraId="0F7F4787" w14:textId="77777777" w:rsidTr="00411887">
        <w:trPr>
          <w:trHeight w:val="360"/>
          <w:jc w:val="center"/>
        </w:trPr>
        <w:tc>
          <w:tcPr>
            <w:tcW w:w="6282" w:type="dxa"/>
          </w:tcPr>
          <w:p w14:paraId="0F7F4785"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4721" w:type="dxa"/>
            <w:gridSpan w:val="2"/>
          </w:tcPr>
          <w:p w14:paraId="0F7F4786" w14:textId="05AB3DCB"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CEA/HERS Certification Identification (</w:t>
            </w:r>
            <w:r w:rsidR="00E65CD8" w:rsidRPr="00E87371">
              <w:rPr>
                <w:rFonts w:asciiTheme="minorHAnsi" w:eastAsia="Times New Roman" w:hAnsiTheme="minorHAnsi" w:cstheme="minorHAnsi"/>
                <w:sz w:val="14"/>
                <w:szCs w:val="14"/>
              </w:rPr>
              <w:t>i</w:t>
            </w:r>
            <w:r w:rsidRPr="00E87371">
              <w:rPr>
                <w:rFonts w:asciiTheme="minorHAnsi" w:eastAsia="Times New Roman" w:hAnsiTheme="minorHAnsi" w:cstheme="minorHAnsi"/>
                <w:sz w:val="14"/>
                <w:szCs w:val="14"/>
              </w:rPr>
              <w:t>f applicable):</w:t>
            </w:r>
          </w:p>
        </w:tc>
      </w:tr>
      <w:tr w:rsidR="000E1685" w:rsidRPr="00323F2C" w14:paraId="0F7F478A" w14:textId="77777777" w:rsidTr="00411887">
        <w:trPr>
          <w:trHeight w:val="360"/>
          <w:jc w:val="center"/>
        </w:trPr>
        <w:tc>
          <w:tcPr>
            <w:tcW w:w="6282" w:type="dxa"/>
          </w:tcPr>
          <w:p w14:paraId="0F7F4788"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4721" w:type="dxa"/>
            <w:gridSpan w:val="2"/>
          </w:tcPr>
          <w:p w14:paraId="0F7F4789"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p>
        </w:tc>
      </w:tr>
      <w:tr w:rsidR="000E1685" w:rsidRPr="00323F2C" w14:paraId="0F7F478C" w14:textId="77777777" w:rsidTr="00411887">
        <w:tblPrEx>
          <w:tblCellMar>
            <w:left w:w="115" w:type="dxa"/>
            <w:right w:w="115" w:type="dxa"/>
          </w:tblCellMar>
        </w:tblPrEx>
        <w:trPr>
          <w:trHeight w:val="296"/>
          <w:jc w:val="center"/>
        </w:trPr>
        <w:tc>
          <w:tcPr>
            <w:tcW w:w="11003" w:type="dxa"/>
            <w:gridSpan w:val="3"/>
            <w:vAlign w:val="center"/>
          </w:tcPr>
          <w:p w14:paraId="0F7F478B" w14:textId="77777777" w:rsidR="000E1685" w:rsidRPr="001E3511" w:rsidRDefault="000E1685" w:rsidP="00AE60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3027B1">
              <w:rPr>
                <w:rFonts w:asciiTheme="minorHAnsi" w:eastAsia="Times New Roman" w:hAnsiTheme="minorHAnsi" w:cstheme="minorHAnsi"/>
                <w:b/>
                <w:caps/>
                <w:sz w:val="18"/>
                <w:szCs w:val="18"/>
              </w:rPr>
              <w:t xml:space="preserve">Responsible Person's Declaration statement  </w:t>
            </w:r>
          </w:p>
        </w:tc>
      </w:tr>
      <w:tr w:rsidR="000E1685" w:rsidRPr="00323F2C" w14:paraId="0F7F4794" w14:textId="77777777" w:rsidTr="00411887">
        <w:tblPrEx>
          <w:tblCellMar>
            <w:left w:w="115" w:type="dxa"/>
            <w:right w:w="115" w:type="dxa"/>
          </w:tblCellMar>
        </w:tblPrEx>
        <w:trPr>
          <w:trHeight w:val="504"/>
          <w:jc w:val="center"/>
        </w:trPr>
        <w:tc>
          <w:tcPr>
            <w:tcW w:w="11003" w:type="dxa"/>
            <w:gridSpan w:val="3"/>
          </w:tcPr>
          <w:p w14:paraId="69DECE9C" w14:textId="77777777" w:rsidR="000D610A" w:rsidRPr="001E3511" w:rsidRDefault="000D610A" w:rsidP="000D610A">
            <w:pPr>
              <w:pStyle w:val="Heading3"/>
              <w:numPr>
                <w:ilvl w:val="0"/>
                <w:numId w:val="0"/>
              </w:numPr>
              <w:spacing w:before="60"/>
              <w:ind w:right="86"/>
              <w:rPr>
                <w:rFonts w:asciiTheme="minorHAnsi" w:hAnsiTheme="minorHAnsi" w:cstheme="minorHAnsi"/>
                <w:b/>
                <w:caps/>
                <w:sz w:val="18"/>
                <w:szCs w:val="18"/>
              </w:rPr>
            </w:pPr>
            <w:r w:rsidRPr="003027B1">
              <w:rPr>
                <w:rFonts w:asciiTheme="minorHAnsi" w:hAnsiTheme="minorHAnsi" w:cstheme="minorHAnsi"/>
                <w:sz w:val="18"/>
                <w:szCs w:val="18"/>
              </w:rPr>
              <w:t xml:space="preserve">I certify the following under penalty of perjury, under the laws of the State of California: </w:t>
            </w:r>
          </w:p>
          <w:p w14:paraId="23A92531" w14:textId="77777777" w:rsidR="000D610A" w:rsidRPr="00323F2C" w:rsidRDefault="000D610A" w:rsidP="00E26207">
            <w:pPr>
              <w:pStyle w:val="Heading3"/>
              <w:numPr>
                <w:ilvl w:val="0"/>
                <w:numId w:val="9"/>
              </w:numPr>
              <w:tabs>
                <w:tab w:val="left" w:pos="-2600"/>
              </w:tabs>
              <w:spacing w:before="0"/>
              <w:ind w:right="90"/>
              <w:rPr>
                <w:rFonts w:asciiTheme="minorHAnsi" w:hAnsiTheme="minorHAnsi" w:cstheme="minorHAnsi"/>
                <w:b/>
                <w:caps/>
                <w:sz w:val="18"/>
                <w:szCs w:val="18"/>
              </w:rPr>
            </w:pPr>
            <w:r w:rsidRPr="00323F2C">
              <w:rPr>
                <w:rFonts w:asciiTheme="minorHAnsi" w:hAnsiTheme="minorHAnsi" w:cstheme="minorHAnsi"/>
                <w:sz w:val="18"/>
                <w:szCs w:val="18"/>
              </w:rPr>
              <w:t xml:space="preserve">The information provided on this Certificate of Installation is true and correct. </w:t>
            </w:r>
          </w:p>
          <w:p w14:paraId="2B049F92" w14:textId="77777777" w:rsidR="000D610A" w:rsidRPr="0053169A" w:rsidRDefault="000D610A" w:rsidP="00E26207">
            <w:pPr>
              <w:pStyle w:val="Heading3"/>
              <w:numPr>
                <w:ilvl w:val="0"/>
                <w:numId w:val="9"/>
              </w:numPr>
              <w:tabs>
                <w:tab w:val="left" w:pos="-2600"/>
              </w:tabs>
              <w:spacing w:before="0"/>
              <w:ind w:right="90"/>
              <w:rPr>
                <w:rFonts w:asciiTheme="minorHAnsi" w:hAnsiTheme="minorHAnsi" w:cstheme="minorHAnsi"/>
                <w:b/>
                <w:caps/>
                <w:sz w:val="18"/>
                <w:szCs w:val="18"/>
              </w:rPr>
            </w:pPr>
            <w:r w:rsidRPr="00323F2C">
              <w:rPr>
                <w:rFonts w:asciiTheme="minorHAnsi" w:hAnsiTheme="minorHAnsi" w:cstheme="minorHAnsi"/>
                <w:snapToGrid w:val="0"/>
                <w:sz w:val="18"/>
                <w:szCs w:val="18"/>
              </w:rPr>
              <w:t xml:space="preserve">I am either: a) a responsible person eligible under Division 3 of the Business and Professions Code </w:t>
            </w:r>
            <w:r w:rsidRPr="00323F2C">
              <w:rPr>
                <w:rFonts w:asciiTheme="minorHAnsi" w:hAnsiTheme="minorHAnsi" w:cstheme="minorHAnsi"/>
                <w:sz w:val="18"/>
                <w:szCs w:val="18"/>
              </w:rPr>
              <w:t xml:space="preserve">in the applicable classification to accept responsibility for the system design, construction, or installation </w:t>
            </w:r>
            <w:r w:rsidRPr="00D879CA">
              <w:rPr>
                <w:rFonts w:asciiTheme="minorHAnsi" w:hAnsiTheme="minorHAnsi" w:cstheme="minorHAnsi"/>
                <w:snapToGrid w:val="0"/>
                <w:sz w:val="18"/>
                <w:szCs w:val="18"/>
              </w:rPr>
              <w:t xml:space="preserve">of features, materials, components, or manufactured devices </w:t>
            </w:r>
            <w:r w:rsidRPr="0082708E">
              <w:rPr>
                <w:rFonts w:asciiTheme="minorHAnsi" w:hAnsiTheme="minorHAnsi" w:cstheme="minorHAnsi"/>
                <w:sz w:val="18"/>
                <w:szCs w:val="18"/>
              </w:rPr>
              <w:t xml:space="preserve">for the scope of work identified on this Certificate of Installation </w:t>
            </w:r>
            <w:r w:rsidRPr="00D405C8">
              <w:rPr>
                <w:rFonts w:asciiTheme="minorHAnsi" w:hAnsiTheme="minorHAnsi" w:cstheme="minorHAnsi"/>
                <w:snapToGrid w:val="0"/>
                <w:sz w:val="18"/>
                <w:szCs w:val="18"/>
              </w:rPr>
              <w:t>and attest to the declarations in this statement</w:t>
            </w:r>
            <w:r w:rsidRPr="00583B52">
              <w:rPr>
                <w:rFonts w:asciiTheme="minorHAnsi" w:hAnsiTheme="minorHAnsi" w:cstheme="minorHAnsi"/>
                <w:sz w:val="18"/>
                <w:szCs w:val="18"/>
              </w:rPr>
              <w:t>, or b) I am an authorized representative of the responsible person and attest to the declarations in this statement on the responsible person’s behalf</w:t>
            </w:r>
            <w:r w:rsidRPr="00583B52">
              <w:rPr>
                <w:rFonts w:asciiTheme="minorHAnsi" w:eastAsia="Calibri" w:hAnsiTheme="minorHAnsi" w:cstheme="minorHAnsi"/>
                <w:sz w:val="18"/>
                <w:szCs w:val="18"/>
              </w:rPr>
              <w:t>.</w:t>
            </w:r>
          </w:p>
          <w:p w14:paraId="6B6A648D" w14:textId="77777777" w:rsidR="000D610A" w:rsidRPr="00236F4B" w:rsidRDefault="000D610A" w:rsidP="00E26207">
            <w:pPr>
              <w:keepNext/>
              <w:numPr>
                <w:ilvl w:val="0"/>
                <w:numId w:val="9"/>
              </w:numPr>
              <w:autoSpaceDE w:val="0"/>
              <w:autoSpaceDN w:val="0"/>
              <w:adjustRightInd w:val="0"/>
              <w:spacing w:after="0" w:line="240" w:lineRule="auto"/>
              <w:ind w:right="90"/>
              <w:rPr>
                <w:rFonts w:asciiTheme="minorHAnsi" w:hAnsiTheme="minorHAnsi" w:cstheme="minorHAnsi"/>
                <w:sz w:val="18"/>
                <w:szCs w:val="18"/>
              </w:rPr>
            </w:pPr>
            <w:r w:rsidRPr="00236F4B">
              <w:rPr>
                <w:rFonts w:asciiTheme="minorHAnsi" w:hAnsiTheme="minorHAnsi" w:cs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BA05E1F" w14:textId="77777777" w:rsidR="000D610A" w:rsidRPr="00323F2C" w:rsidRDefault="000D610A" w:rsidP="00E26207">
            <w:pPr>
              <w:pStyle w:val="ListParagraph"/>
              <w:keepNext/>
              <w:numPr>
                <w:ilvl w:val="0"/>
                <w:numId w:val="9"/>
              </w:numPr>
              <w:autoSpaceDE w:val="0"/>
              <w:autoSpaceDN w:val="0"/>
              <w:adjustRightInd w:val="0"/>
              <w:spacing w:after="0" w:line="240" w:lineRule="auto"/>
              <w:rPr>
                <w:rFonts w:asciiTheme="minorHAnsi" w:hAnsiTheme="minorHAnsi" w:cstheme="minorHAnsi"/>
                <w:sz w:val="18"/>
                <w:szCs w:val="18"/>
              </w:rPr>
            </w:pPr>
            <w:r w:rsidRPr="003027B1">
              <w:rPr>
                <w:rFonts w:asciiTheme="minorHAnsi" w:hAnsiTheme="minorHAnsi" w:cstheme="minorHAnsi"/>
                <w:sz w:val="18"/>
                <w:szCs w:val="18"/>
              </w:rPr>
              <w:t>I understand that a HERS rater will check the installation to verify compliance and if such checking determines the installation fails to comply, I am required to offer any necessary corrective action at no cha</w:t>
            </w:r>
            <w:r w:rsidRPr="001E3511">
              <w:rPr>
                <w:rFonts w:asciiTheme="minorHAnsi" w:hAnsiTheme="minorHAnsi" w:cstheme="minorHAnsi"/>
                <w:sz w:val="18"/>
                <w:szCs w:val="18"/>
              </w:rPr>
              <w:t xml:space="preserve">rge to the building owner. </w:t>
            </w:r>
            <w:r w:rsidRPr="001E3511" w:rsidDel="001D633D">
              <w:rPr>
                <w:rFonts w:asciiTheme="minorHAnsi" w:hAnsiTheme="minorHAnsi" w:cstheme="minorHAnsi"/>
                <w:sz w:val="18"/>
                <w:szCs w:val="18"/>
              </w:rPr>
              <w:t xml:space="preserve"> </w:t>
            </w:r>
          </w:p>
          <w:p w14:paraId="0F7F4793" w14:textId="50BA757A" w:rsidR="000E1685" w:rsidRPr="00236F4B" w:rsidRDefault="000D610A" w:rsidP="00E26207">
            <w:pPr>
              <w:keepNext/>
              <w:numPr>
                <w:ilvl w:val="0"/>
                <w:numId w:val="9"/>
              </w:numPr>
              <w:autoSpaceDE w:val="0"/>
              <w:autoSpaceDN w:val="0"/>
              <w:adjustRightInd w:val="0"/>
              <w:spacing w:after="0" w:line="240" w:lineRule="auto"/>
              <w:contextualSpacing/>
              <w:rPr>
                <w:rFonts w:asciiTheme="minorHAnsi" w:eastAsia="Times New Roman" w:hAnsiTheme="minorHAnsi" w:cstheme="minorHAnsi"/>
                <w:b/>
                <w:sz w:val="18"/>
                <w:szCs w:val="18"/>
              </w:rPr>
            </w:pPr>
            <w:r w:rsidRPr="00323F2C">
              <w:rPr>
                <w:rFonts w:asciiTheme="minorHAnsi" w:hAnsiTheme="minorHAnsi" w:cs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0E1685" w:rsidRPr="00323F2C" w14:paraId="0F7F4797" w14:textId="77777777" w:rsidTr="00411887">
        <w:tblPrEx>
          <w:tblCellMar>
            <w:left w:w="108" w:type="dxa"/>
            <w:right w:w="108" w:type="dxa"/>
          </w:tblCellMar>
        </w:tblPrEx>
        <w:trPr>
          <w:trHeight w:val="360"/>
          <w:jc w:val="center"/>
        </w:trPr>
        <w:tc>
          <w:tcPr>
            <w:tcW w:w="6282" w:type="dxa"/>
          </w:tcPr>
          <w:p w14:paraId="0F7F4795" w14:textId="77777777" w:rsidR="000E1685" w:rsidRPr="00E87371" w:rsidRDefault="000E1685"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Name:</w:t>
            </w:r>
          </w:p>
        </w:tc>
        <w:tc>
          <w:tcPr>
            <w:tcW w:w="4721" w:type="dxa"/>
            <w:gridSpan w:val="2"/>
          </w:tcPr>
          <w:p w14:paraId="0F7F4796" w14:textId="77777777" w:rsidR="000E1685" w:rsidRPr="00E87371" w:rsidRDefault="000E1685"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Signature:</w:t>
            </w:r>
          </w:p>
        </w:tc>
      </w:tr>
      <w:tr w:rsidR="000E1685" w:rsidRPr="00323F2C" w14:paraId="0F7F479A"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8" w14:textId="156E3DF6"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Company Name: (Installing Subcontractor or General Contractor or Builder/Owner)</w:t>
            </w:r>
          </w:p>
        </w:tc>
        <w:tc>
          <w:tcPr>
            <w:tcW w:w="4721" w:type="dxa"/>
            <w:gridSpan w:val="2"/>
            <w:tcBorders>
              <w:top w:val="single" w:sz="4" w:space="0" w:color="auto"/>
              <w:left w:val="single" w:sz="4" w:space="0" w:color="auto"/>
              <w:bottom w:val="single" w:sz="4" w:space="0" w:color="auto"/>
              <w:right w:val="single" w:sz="4" w:space="0" w:color="auto"/>
            </w:tcBorders>
          </w:tcPr>
          <w:p w14:paraId="0F7F4799"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Position With Company (Title):</w:t>
            </w:r>
          </w:p>
        </w:tc>
      </w:tr>
      <w:tr w:rsidR="000E1685" w:rsidRPr="00323F2C" w14:paraId="0F7F479D"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B"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4721" w:type="dxa"/>
            <w:gridSpan w:val="2"/>
            <w:tcBorders>
              <w:top w:val="single" w:sz="4" w:space="0" w:color="auto"/>
              <w:left w:val="single" w:sz="4" w:space="0" w:color="auto"/>
              <w:bottom w:val="single" w:sz="4" w:space="0" w:color="auto"/>
              <w:right w:val="single" w:sz="4" w:space="0" w:color="auto"/>
            </w:tcBorders>
          </w:tcPr>
          <w:p w14:paraId="0F7F479C"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CSLB License:</w:t>
            </w:r>
          </w:p>
        </w:tc>
      </w:tr>
      <w:tr w:rsidR="000E1685" w:rsidRPr="00323F2C" w14:paraId="0F7F47A1"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E"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2886" w:type="dxa"/>
            <w:tcBorders>
              <w:top w:val="single" w:sz="4" w:space="0" w:color="auto"/>
              <w:left w:val="single" w:sz="4" w:space="0" w:color="auto"/>
              <w:bottom w:val="single" w:sz="4" w:space="0" w:color="auto"/>
              <w:right w:val="single" w:sz="4" w:space="0" w:color="auto"/>
            </w:tcBorders>
          </w:tcPr>
          <w:p w14:paraId="0F7F479F" w14:textId="1A642652"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r w:rsidR="00E65CD8" w:rsidRPr="00E87371">
              <w:rPr>
                <w:rFonts w:asciiTheme="minorHAnsi" w:eastAsia="Times New Roman" w:hAnsiTheme="minorHAnsi" w:cstheme="minorHAnsi"/>
                <w:sz w:val="14"/>
                <w:szCs w:val="14"/>
              </w:rPr>
              <w:t>:</w:t>
            </w:r>
          </w:p>
        </w:tc>
        <w:tc>
          <w:tcPr>
            <w:tcW w:w="1835" w:type="dxa"/>
            <w:tcBorders>
              <w:top w:val="single" w:sz="4" w:space="0" w:color="auto"/>
              <w:left w:val="single" w:sz="4" w:space="0" w:color="auto"/>
              <w:bottom w:val="single" w:sz="4" w:space="0" w:color="auto"/>
              <w:right w:val="single" w:sz="4" w:space="0" w:color="auto"/>
            </w:tcBorders>
          </w:tcPr>
          <w:p w14:paraId="0F7F47A0"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0E1685" w:rsidRPr="00323F2C" w14:paraId="0F7F47A4"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A2"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Third Party Quality Control Program (TPQCP) Status:</w:t>
            </w:r>
          </w:p>
        </w:tc>
        <w:tc>
          <w:tcPr>
            <w:tcW w:w="4721" w:type="dxa"/>
            <w:gridSpan w:val="2"/>
            <w:tcBorders>
              <w:top w:val="single" w:sz="4" w:space="0" w:color="auto"/>
              <w:left w:val="single" w:sz="4" w:space="0" w:color="auto"/>
              <w:bottom w:val="single" w:sz="4" w:space="0" w:color="auto"/>
              <w:right w:val="single" w:sz="4" w:space="0" w:color="auto"/>
            </w:tcBorders>
          </w:tcPr>
          <w:p w14:paraId="0F7F47A3"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 xml:space="preserve">Name of TPQCP (if applicable): </w:t>
            </w:r>
          </w:p>
        </w:tc>
      </w:tr>
    </w:tbl>
    <w:p w14:paraId="0F7F47A5" w14:textId="77777777" w:rsidR="008E388E" w:rsidRPr="00236F4B" w:rsidRDefault="008E388E" w:rsidP="00064F9C">
      <w:pPr>
        <w:spacing w:after="0" w:line="240" w:lineRule="auto"/>
        <w:rPr>
          <w:rFonts w:asciiTheme="minorHAnsi" w:hAnsiTheme="minorHAnsi" w:cstheme="minorHAnsi"/>
          <w:sz w:val="18"/>
          <w:szCs w:val="18"/>
        </w:rPr>
      </w:pPr>
    </w:p>
    <w:sectPr w:rsidR="008E388E" w:rsidRPr="00236F4B" w:rsidSect="00411887">
      <w:headerReference w:type="even" r:id="rId20"/>
      <w:headerReference w:type="default" r:id="rId21"/>
      <w:footerReference w:type="default" r:id="rId22"/>
      <w:headerReference w:type="first" r:id="rId23"/>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F7102" w14:textId="77777777" w:rsidR="009E5614" w:rsidRDefault="009E5614" w:rsidP="004E3B6C">
      <w:pPr>
        <w:spacing w:after="0" w:line="240" w:lineRule="auto"/>
      </w:pPr>
      <w:r>
        <w:separator/>
      </w:r>
    </w:p>
  </w:endnote>
  <w:endnote w:type="continuationSeparator" w:id="0">
    <w:p w14:paraId="4F811250" w14:textId="77777777" w:rsidR="009E5614" w:rsidRDefault="009E5614" w:rsidP="004E3B6C">
      <w:pPr>
        <w:spacing w:after="0" w:line="240" w:lineRule="auto"/>
      </w:pPr>
      <w:r>
        <w:continuationSeparator/>
      </w:r>
    </w:p>
  </w:endnote>
  <w:endnote w:type="continuationNotice" w:id="1">
    <w:p w14:paraId="485DC6CC" w14:textId="77777777" w:rsidR="009E5614" w:rsidRDefault="009E56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090DC" w14:textId="77777777" w:rsidR="0099137D" w:rsidRDefault="009913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BE" w14:textId="51BBAED5" w:rsidR="004B6B6C" w:rsidRPr="00C91513" w:rsidRDefault="004B6B6C" w:rsidP="006D2E42">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BF" w14:textId="1B12E867" w:rsidR="004B6B6C" w:rsidRPr="00C91513" w:rsidRDefault="004B6B6C"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Pr="00C91513">
      <w:rPr>
        <w:i w:val="0"/>
        <w:sz w:val="20"/>
        <w:szCs w:val="20"/>
      </w:rPr>
      <w:t>Residential Compliance</w:t>
    </w:r>
    <w:r>
      <w:rPr>
        <w:i w:val="0"/>
        <w:sz w:val="20"/>
        <w:szCs w:val="20"/>
      </w:rPr>
      <w:tab/>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1E245" w14:textId="77777777" w:rsidR="0099137D" w:rsidRDefault="009913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7A98D" w14:textId="7A9DE665" w:rsidR="004B6B6C" w:rsidRPr="00C91513" w:rsidRDefault="004B6B6C"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Pr="00C91513">
      <w:rPr>
        <w:i w:val="0"/>
        <w:sz w:val="20"/>
        <w:szCs w:val="20"/>
      </w:rPr>
      <w:t>Residential Compliance</w:t>
    </w:r>
    <w:r>
      <w:rPr>
        <w:i w:val="0"/>
        <w:sz w:val="20"/>
        <w:szCs w:val="20"/>
      </w:rPr>
      <w:tab/>
      <w:t>January 2022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A9AFF" w14:textId="77777777" w:rsidR="004B6B6C" w:rsidRPr="00C91513" w:rsidRDefault="004B6B6C" w:rsidP="00C80016">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D4" w14:textId="236DABFD" w:rsidR="004B6B6C" w:rsidRPr="00C80016" w:rsidRDefault="004B6B6C" w:rsidP="00C80016">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Pr="00C91513">
      <w:rPr>
        <w:i w:val="0"/>
        <w:sz w:val="20"/>
        <w:szCs w:val="20"/>
      </w:rPr>
      <w:t>Residential Compliance</w:t>
    </w:r>
    <w:r>
      <w:rPr>
        <w:i w:val="0"/>
        <w:sz w:val="20"/>
        <w:szCs w:val="20"/>
      </w:rPr>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360F9" w14:textId="77777777" w:rsidR="009E5614" w:rsidRDefault="009E5614" w:rsidP="004E3B6C">
      <w:pPr>
        <w:spacing w:after="0" w:line="240" w:lineRule="auto"/>
      </w:pPr>
      <w:r>
        <w:separator/>
      </w:r>
    </w:p>
  </w:footnote>
  <w:footnote w:type="continuationSeparator" w:id="0">
    <w:p w14:paraId="01900AF6" w14:textId="77777777" w:rsidR="009E5614" w:rsidRDefault="009E5614" w:rsidP="004E3B6C">
      <w:pPr>
        <w:spacing w:after="0" w:line="240" w:lineRule="auto"/>
      </w:pPr>
      <w:r>
        <w:continuationSeparator/>
      </w:r>
    </w:p>
  </w:footnote>
  <w:footnote w:type="continuationNotice" w:id="1">
    <w:p w14:paraId="5C1A1BE5" w14:textId="77777777" w:rsidR="009E5614" w:rsidRDefault="009E56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AA" w14:textId="77777777" w:rsidR="004B6B6C" w:rsidRDefault="00000000">
    <w:pPr>
      <w:pStyle w:val="Header"/>
    </w:pPr>
    <w:r>
      <w:rPr>
        <w:noProof/>
      </w:rPr>
      <w:pict w14:anchorId="0F7F4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6" o:spid="_x0000_s1026"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3BB38" w14:textId="77777777" w:rsidR="006D3053" w:rsidRPr="00ED0492" w:rsidRDefault="006D3053" w:rsidP="006D3053">
    <w:pPr>
      <w:suppressAutoHyphens/>
      <w:spacing w:after="0" w:line="240" w:lineRule="auto"/>
      <w:ind w:left="-90"/>
      <w:jc w:val="center"/>
      <w:rPr>
        <w:rFonts w:asciiTheme="minorHAnsi" w:eastAsia="Times New Roman" w:hAnsiTheme="minorHAnsi" w:cstheme="minorHAnsi"/>
        <w:b/>
        <w:sz w:val="28"/>
        <w:szCs w:val="28"/>
      </w:rPr>
    </w:pPr>
    <w:r w:rsidRPr="00ED0492">
      <w:rPr>
        <w:rFonts w:asciiTheme="minorHAnsi" w:eastAsia="Times New Roman" w:hAnsiTheme="minorHAnsi" w:cstheme="minorHAnsi"/>
        <w:noProof/>
        <w:sz w:val="32"/>
        <w:szCs w:val="32"/>
      </w:rPr>
      <w:drawing>
        <wp:anchor distT="0" distB="0" distL="114300" distR="114300" simplePos="0" relativeHeight="251658246" behindDoc="0" locked="0" layoutInCell="1" allowOverlap="1" wp14:anchorId="27AAD389" wp14:editId="5F81F427">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ED0492">
      <w:rPr>
        <w:rFonts w:asciiTheme="minorHAnsi" w:eastAsia="Times New Roman" w:hAnsiTheme="minorHAnsi" w:cstheme="minorHAnsi"/>
        <w:b/>
        <w:sz w:val="28"/>
        <w:szCs w:val="28"/>
      </w:rPr>
      <w:t>HERS VERIFIED SINGLE DWELLING UNIT HOT WATER SYSTEM DISTRIBUTION</w:t>
    </w:r>
  </w:p>
  <w:p w14:paraId="05B1FD62" w14:textId="77777777" w:rsidR="006D3053" w:rsidRPr="00ED0492" w:rsidRDefault="006D3053" w:rsidP="006D3053">
    <w:pPr>
      <w:tabs>
        <w:tab w:val="center" w:pos="4320"/>
        <w:tab w:val="right" w:pos="8640"/>
      </w:tabs>
      <w:spacing w:after="0" w:line="240" w:lineRule="auto"/>
      <w:ind w:left="360"/>
      <w:rPr>
        <w:rFonts w:ascii="Arial" w:eastAsia="Times New Roman" w:hAnsi="Arial" w:cs="Arial"/>
        <w:sz w:val="24"/>
        <w:szCs w:val="24"/>
      </w:rPr>
    </w:pPr>
    <w:r w:rsidRPr="00ED0492">
      <w:rPr>
        <w:rFonts w:ascii="Arial" w:eastAsia="Times New Roman" w:hAnsi="Arial" w:cs="Arial"/>
        <w:sz w:val="24"/>
        <w:szCs w:val="24"/>
      </w:rPr>
      <w:ptab w:relativeTo="margin" w:alignment="center" w:leader="none"/>
    </w:r>
    <w:r w:rsidRPr="00ED0492">
      <w:rPr>
        <w:rFonts w:ascii="Arial" w:eastAsia="Times New Roman" w:hAnsi="Arial" w:cs="Arial"/>
        <w:sz w:val="24"/>
        <w:szCs w:val="24"/>
      </w:rPr>
      <w:ptab w:relativeTo="margin" w:alignment="right" w:leader="none"/>
    </w:r>
    <w:r w:rsidRPr="00ED0492">
      <w:rPr>
        <w:rFonts w:eastAsia="Times New Roman" w:cs="Calibri"/>
        <w:sz w:val="28"/>
        <w:szCs w:val="28"/>
      </w:rPr>
      <w:t>CEC-CF</w:t>
    </w:r>
    <w:r>
      <w:rPr>
        <w:rFonts w:eastAsia="Times New Roman" w:cs="Calibri"/>
        <w:sz w:val="28"/>
        <w:szCs w:val="28"/>
      </w:rPr>
      <w:t>2</w:t>
    </w:r>
    <w:r w:rsidRPr="00ED0492">
      <w:rPr>
        <w:rFonts w:eastAsia="Times New Roman" w:cs="Calibri"/>
        <w:sz w:val="28"/>
        <w:szCs w:val="28"/>
      </w:rPr>
      <w:t>R-</w:t>
    </w:r>
    <w:r>
      <w:rPr>
        <w:rFonts w:eastAsia="Times New Roman" w:cs="Calibri"/>
        <w:sz w:val="28"/>
        <w:szCs w:val="28"/>
      </w:rPr>
      <w:t>PLB</w:t>
    </w:r>
    <w:r w:rsidRPr="00ED0492">
      <w:rPr>
        <w:rFonts w:eastAsia="Times New Roman" w:cs="Calibri"/>
        <w:sz w:val="28"/>
        <w:szCs w:val="28"/>
      </w:rPr>
      <w:t>-</w:t>
    </w:r>
    <w:r>
      <w:rPr>
        <w:rFonts w:eastAsia="Times New Roman" w:cs="Calibri"/>
        <w:sz w:val="28"/>
        <w:szCs w:val="28"/>
      </w:rPr>
      <w:t>22</w:t>
    </w:r>
    <w:r w:rsidRPr="00ED0492">
      <w:rPr>
        <w:rFonts w:eastAsia="Times New Roman" w:cs="Calibri"/>
        <w:sz w:val="28"/>
        <w:szCs w:val="28"/>
      </w:rPr>
      <w:t>-</w:t>
    </w:r>
    <w:r>
      <w:rPr>
        <w:rFonts w:eastAsia="Times New Roman" w:cs="Calibri"/>
        <w:sz w:val="28"/>
        <w:szCs w:val="28"/>
      </w:rPr>
      <w:t>H</w:t>
    </w:r>
  </w:p>
  <w:p w14:paraId="18524842" w14:textId="77777777" w:rsidR="006D3053" w:rsidRPr="00ED0492" w:rsidRDefault="006D3053" w:rsidP="006D3053">
    <w:pPr>
      <w:spacing w:after="160" w:line="259" w:lineRule="auto"/>
      <w:ind w:left="360"/>
      <w:rPr>
        <w:rFonts w:cs="Calibri"/>
        <w:b/>
        <w:bCs/>
        <w:i/>
        <w:iCs/>
        <w:sz w:val="28"/>
        <w:szCs w:val="28"/>
      </w:rPr>
    </w:pPr>
    <w:r w:rsidRPr="00ED0492">
      <w:rPr>
        <w:rFonts w:ascii="Arial" w:hAnsi="Arial" w:cs="Arial"/>
        <w:sz w:val="24"/>
      </w:rPr>
      <w:ptab w:relativeTo="margin" w:alignment="center" w:leader="none"/>
    </w:r>
    <w:r w:rsidRPr="00ED0492">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0" w14:textId="77777777" w:rsidR="004B6B6C" w:rsidRDefault="00000000">
    <w:pPr>
      <w:pStyle w:val="Header"/>
    </w:pPr>
    <w:r>
      <w:rPr>
        <w:noProof/>
      </w:rPr>
      <w:pict w14:anchorId="0F7F47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5" o:spid="_x0000_s1025"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747"/>
      <w:gridCol w:w="2980"/>
      <w:gridCol w:w="2039"/>
    </w:tblGrid>
    <w:tr w:rsidR="004B6B6C" w:rsidRPr="00F85124" w14:paraId="18279AA8" w14:textId="77777777" w:rsidTr="0036442C">
      <w:trPr>
        <w:cantSplit/>
        <w:trHeight w:val="144"/>
      </w:trPr>
      <w:tc>
        <w:tcPr>
          <w:tcW w:w="4053" w:type="pct"/>
          <w:gridSpan w:val="2"/>
          <w:tcBorders>
            <w:bottom w:val="single" w:sz="4" w:space="0" w:color="auto"/>
            <w:right w:val="nil"/>
          </w:tcBorders>
          <w:vAlign w:val="center"/>
        </w:tcPr>
        <w:p w14:paraId="41E27171" w14:textId="77777777" w:rsidR="004B6B6C" w:rsidRPr="00F85124" w:rsidRDefault="004B6B6C" w:rsidP="0036442C">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USER INSTRUCTIONS</w:t>
          </w:r>
        </w:p>
      </w:tc>
      <w:tc>
        <w:tcPr>
          <w:tcW w:w="947" w:type="pct"/>
          <w:tcBorders>
            <w:left w:val="nil"/>
            <w:bottom w:val="single" w:sz="4" w:space="0" w:color="auto"/>
          </w:tcBorders>
          <w:tcMar>
            <w:left w:w="115" w:type="dxa"/>
            <w:right w:w="115" w:type="dxa"/>
          </w:tcMar>
          <w:vAlign w:val="center"/>
        </w:tcPr>
        <w:p w14:paraId="2726D78A" w14:textId="36919C4D" w:rsidR="004B6B6C" w:rsidRPr="00F85124" w:rsidRDefault="004B6B6C" w:rsidP="0036442C">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w:t>
          </w:r>
          <w:del w:id="16" w:author="Alhabibi, Haider@Energy" w:date="2022-12-28T12:37:00Z">
            <w:r w:rsidDel="00497A32">
              <w:rPr>
                <w:rFonts w:asciiTheme="minorHAnsi" w:hAnsiTheme="minorHAnsi"/>
                <w:b w:val="0"/>
                <w:bCs/>
                <w:sz w:val="20"/>
              </w:rPr>
              <w:delText>0</w:delText>
            </w:r>
          </w:del>
          <w:ins w:id="17" w:author="Alhabibi, Haider@Energy" w:date="2022-12-28T12:37:00Z">
            <w:r w:rsidR="00497A32">
              <w:rPr>
                <w:rFonts w:asciiTheme="minorHAnsi" w:hAnsiTheme="minorHAnsi"/>
                <w:b w:val="0"/>
                <w:bCs/>
                <w:sz w:val="20"/>
              </w:rPr>
              <w:t>2</w:t>
            </w:r>
          </w:ins>
          <w:r>
            <w:rPr>
              <w:rFonts w:asciiTheme="minorHAnsi" w:hAnsiTheme="minorHAnsi"/>
              <w:b w:val="0"/>
              <w:bCs/>
              <w:sz w:val="20"/>
            </w:rPr>
            <w:t>2-</w:t>
          </w:r>
          <w:ins w:id="18" w:author="Alhabibi, Haider@Energy" w:date="2022-12-28T12:36:00Z">
            <w:r w:rsidR="0099137D">
              <w:rPr>
                <w:rFonts w:asciiTheme="minorHAnsi" w:hAnsiTheme="minorHAnsi"/>
                <w:b w:val="0"/>
                <w:bCs/>
                <w:sz w:val="20"/>
              </w:rPr>
              <w:t>H</w:t>
            </w:r>
          </w:ins>
          <w:del w:id="19" w:author="Alhabibi, Haider@Energy" w:date="2022-12-28T12:36:00Z">
            <w:r w:rsidDel="0099137D">
              <w:rPr>
                <w:rFonts w:asciiTheme="minorHAnsi" w:hAnsiTheme="minorHAnsi"/>
                <w:b w:val="0"/>
                <w:bCs/>
                <w:sz w:val="20"/>
              </w:rPr>
              <w:delText>E</w:delText>
            </w:r>
          </w:del>
        </w:p>
      </w:tc>
    </w:tr>
    <w:tr w:rsidR="004B6B6C" w:rsidRPr="00F85124" w14:paraId="576A2BF5" w14:textId="77777777" w:rsidTr="0036442C">
      <w:trPr>
        <w:cantSplit/>
        <w:trHeight w:val="288"/>
      </w:trPr>
      <w:tc>
        <w:tcPr>
          <w:tcW w:w="2669" w:type="pct"/>
          <w:tcBorders>
            <w:right w:val="nil"/>
          </w:tcBorders>
        </w:tcPr>
        <w:p w14:paraId="4264EA7C" w14:textId="60D063CA" w:rsidR="004B6B6C" w:rsidRPr="00586C72" w:rsidRDefault="004B6B6C" w:rsidP="0036442C">
          <w:pPr>
            <w:tabs>
              <w:tab w:val="right" w:pos="10543"/>
            </w:tabs>
            <w:spacing w:after="0"/>
            <w:rPr>
              <w:rFonts w:asciiTheme="minorHAnsi" w:hAnsiTheme="minorHAnsi"/>
              <w:sz w:val="20"/>
              <w:szCs w:val="20"/>
            </w:rPr>
          </w:pPr>
          <w:r>
            <w:rPr>
              <w:rFonts w:asciiTheme="minorHAnsi" w:hAnsiTheme="minorHAnsi"/>
              <w:bCs/>
              <w:sz w:val="20"/>
              <w:szCs w:val="20"/>
            </w:rPr>
            <w:t xml:space="preserve">HERS Verified </w:t>
          </w:r>
          <w:r w:rsidRPr="00586C72">
            <w:rPr>
              <w:rFonts w:asciiTheme="minorHAnsi" w:hAnsiTheme="minorHAnsi"/>
              <w:bCs/>
              <w:sz w:val="20"/>
              <w:szCs w:val="20"/>
            </w:rPr>
            <w:t>Single Dwelling Unit Hot Water System Distribution</w:t>
          </w:r>
        </w:p>
      </w:tc>
      <w:tc>
        <w:tcPr>
          <w:tcW w:w="2331" w:type="pct"/>
          <w:gridSpan w:val="2"/>
          <w:tcBorders>
            <w:left w:val="nil"/>
          </w:tcBorders>
        </w:tcPr>
        <w:p w14:paraId="34846D84" w14:textId="5DEDB328" w:rsidR="004B6B6C" w:rsidRPr="00586C72" w:rsidRDefault="004B6B6C" w:rsidP="0036442C">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006218">
            <w:rPr>
              <w:rFonts w:asciiTheme="minorHAnsi" w:hAnsiTheme="minorHAnsi"/>
              <w:bCs/>
              <w:noProof/>
              <w:sz w:val="20"/>
              <w:szCs w:val="20"/>
            </w:rPr>
            <w:t>3</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5221F694" w14:textId="60A656FC" w:rsidR="004B6B6C" w:rsidRPr="006D2E42" w:rsidRDefault="004B6B6C" w:rsidP="0036442C">
    <w:pPr>
      <w:suppressAutoHyphens/>
      <w:spacing w:after="0" w:line="240" w:lineRule="auto"/>
      <w:ind w:left="-90"/>
      <w:rPr>
        <w:sz w:val="16"/>
        <w:szCs w:val="16"/>
      </w:rPr>
    </w:pPr>
    <w:r>
      <w:rPr>
        <w:rFonts w:ascii="Arial" w:eastAsia="Times New Roman" w:hAnsi="Arial" w:cs="Arial"/>
        <w:noProof/>
        <w:sz w:val="14"/>
        <w:szCs w:val="14"/>
      </w:rPr>
      <w:drawing>
        <wp:anchor distT="0" distB="0" distL="114300" distR="114300" simplePos="0" relativeHeight="251658245" behindDoc="1" locked="0" layoutInCell="0" allowOverlap="1" wp14:anchorId="7D2A3EA9" wp14:editId="124E4B2A">
          <wp:simplePos x="0" y="0"/>
          <wp:positionH relativeFrom="margin">
            <wp:align>center</wp:align>
          </wp:positionH>
          <wp:positionV relativeFrom="margin">
            <wp:align>center</wp:align>
          </wp:positionV>
          <wp:extent cx="9144000" cy="6858000"/>
          <wp:effectExtent l="0" t="0" r="0" b="0"/>
          <wp:wrapNone/>
          <wp:docPr id="10" name="Picture 10"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C" w14:textId="77777777" w:rsidR="004B6B6C" w:rsidRDefault="00000000">
    <w:pPr>
      <w:pStyle w:val="Header"/>
    </w:pPr>
    <w:r>
      <w:rPr>
        <w:noProof/>
      </w:rPr>
      <w:pict w14:anchorId="0F7F47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2" o:spid="_x0000_s1032"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747"/>
      <w:gridCol w:w="3227"/>
      <w:gridCol w:w="1825"/>
    </w:tblGrid>
    <w:tr w:rsidR="004B6B6C" w:rsidRPr="00F85124" w14:paraId="0F7F47CF" w14:textId="77777777" w:rsidTr="002B092D">
      <w:trPr>
        <w:cantSplit/>
        <w:trHeight w:val="288"/>
      </w:trPr>
      <w:tc>
        <w:tcPr>
          <w:tcW w:w="4155" w:type="pct"/>
          <w:gridSpan w:val="2"/>
          <w:tcBorders>
            <w:bottom w:val="single" w:sz="4" w:space="0" w:color="auto"/>
            <w:right w:val="nil"/>
          </w:tcBorders>
          <w:vAlign w:val="center"/>
        </w:tcPr>
        <w:p w14:paraId="0F7F47CD" w14:textId="4AD1DC3E" w:rsidR="004B6B6C" w:rsidRPr="00F85124" w:rsidRDefault="004B6B6C" w:rsidP="00064F9C">
          <w:pPr>
            <w:pStyle w:val="Style14"/>
            <w:rPr>
              <w:b/>
            </w:rPr>
          </w:pPr>
          <w:r>
            <w:t>CERTIFICATE OF INSTALLATION – DATA FIELD DEFINITIONS AND CALCULATIONS</w:t>
          </w:r>
        </w:p>
      </w:tc>
      <w:tc>
        <w:tcPr>
          <w:tcW w:w="845" w:type="pct"/>
          <w:tcBorders>
            <w:left w:val="nil"/>
            <w:bottom w:val="single" w:sz="4" w:space="0" w:color="auto"/>
          </w:tcBorders>
          <w:tcMar>
            <w:left w:w="115" w:type="dxa"/>
            <w:right w:w="115" w:type="dxa"/>
          </w:tcMar>
          <w:vAlign w:val="center"/>
        </w:tcPr>
        <w:p w14:paraId="0F7F47CE" w14:textId="77777777" w:rsidR="004B6B6C" w:rsidRDefault="004B6B6C">
          <w:pPr>
            <w:pStyle w:val="Style15"/>
            <w:rPr>
              <w:b/>
            </w:rPr>
          </w:pPr>
          <w:r>
            <w:t>CF2R-PLB-22-H</w:t>
          </w:r>
        </w:p>
      </w:tc>
    </w:tr>
    <w:tr w:rsidR="004B6B6C" w:rsidRPr="00F85124" w14:paraId="0F7F47D2" w14:textId="77777777" w:rsidTr="002B092D">
      <w:trPr>
        <w:cantSplit/>
        <w:trHeight w:val="288"/>
      </w:trPr>
      <w:tc>
        <w:tcPr>
          <w:tcW w:w="2661" w:type="pct"/>
          <w:tcBorders>
            <w:right w:val="nil"/>
          </w:tcBorders>
        </w:tcPr>
        <w:p w14:paraId="0F7F47D0" w14:textId="77777777" w:rsidR="004B6B6C" w:rsidRPr="00F85124" w:rsidRDefault="004B6B6C" w:rsidP="00C33BFE">
          <w:pPr>
            <w:pStyle w:val="Style10"/>
            <w:rPr>
              <w:sz w:val="12"/>
              <w:szCs w:val="12"/>
            </w:rPr>
          </w:pPr>
          <w:r>
            <w:t xml:space="preserve">HERS Verified </w:t>
          </w:r>
          <w:r w:rsidRPr="006D2E42">
            <w:t>Single Dwelling Unit Hot Water System Distribution</w:t>
          </w:r>
        </w:p>
      </w:tc>
      <w:tc>
        <w:tcPr>
          <w:tcW w:w="2339" w:type="pct"/>
          <w:gridSpan w:val="2"/>
          <w:tcBorders>
            <w:left w:val="nil"/>
          </w:tcBorders>
        </w:tcPr>
        <w:p w14:paraId="0F7F47D1" w14:textId="0DADAA43" w:rsidR="004B6B6C" w:rsidRPr="00F85124" w:rsidRDefault="004B6B6C" w:rsidP="00C33BFE">
          <w:pPr>
            <w:pStyle w:val="Style11"/>
            <w:rPr>
              <w:sz w:val="12"/>
              <w:szCs w:val="12"/>
            </w:rPr>
          </w:pPr>
          <w:r w:rsidRPr="00F85124">
            <w:t xml:space="preserve">(Page </w:t>
          </w:r>
          <w:r>
            <w:fldChar w:fldCharType="begin"/>
          </w:r>
          <w:r>
            <w:instrText xml:space="preserve"> PAGE   \* MERGEFORMAT </w:instrText>
          </w:r>
          <w:r>
            <w:fldChar w:fldCharType="separate"/>
          </w:r>
          <w:r>
            <w:rPr>
              <w:noProof/>
            </w:rPr>
            <w:t>6</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006218">
            <w:rPr>
              <w:noProof/>
            </w:rPr>
            <w:t>14</w:t>
          </w:r>
          <w:r>
            <w:rPr>
              <w:noProof/>
            </w:rPr>
            <w:fldChar w:fldCharType="end"/>
          </w:r>
          <w:r w:rsidRPr="00F85124">
            <w:t>)</w:t>
          </w:r>
        </w:p>
      </w:tc>
    </w:tr>
  </w:tbl>
  <w:p w14:paraId="0F7F47D3" w14:textId="6FFB196D" w:rsidR="004B6B6C" w:rsidRPr="006D2E42" w:rsidRDefault="00000000" w:rsidP="004A16DC">
    <w:pPr>
      <w:pStyle w:val="Header"/>
      <w:spacing w:after="0"/>
      <w:rPr>
        <w:sz w:val="16"/>
        <w:szCs w:val="16"/>
      </w:rPr>
    </w:pPr>
    <w:r>
      <w:rPr>
        <w:noProof/>
      </w:rPr>
      <w:pict w14:anchorId="0F7F47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3" o:spid="_x0000_s1035"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D5" w14:textId="77777777" w:rsidR="004B6B6C" w:rsidRDefault="00000000">
    <w:pPr>
      <w:pStyle w:val="Header"/>
    </w:pPr>
    <w:r>
      <w:rPr>
        <w:noProof/>
      </w:rPr>
      <w:pict w14:anchorId="0F7F47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1" o:spid="_x0000_s1031"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lowerRoman"/>
      <w:lvlText w:val="%1."/>
      <w:lvlJc w:val="left"/>
      <w:pPr>
        <w:ind w:left="915" w:hanging="360"/>
      </w:pPr>
      <w:rPr>
        <w:rFonts w:ascii="Calibri" w:hAnsi="Calibri" w:cs="Calibri"/>
        <w:b w:val="0"/>
        <w:bCs w:val="0"/>
        <w:i w:val="0"/>
        <w:iCs w:val="0"/>
        <w:spacing w:val="-1"/>
        <w:w w:val="99"/>
        <w:sz w:val="20"/>
        <w:szCs w:val="20"/>
        <w:u w:val="single"/>
      </w:rPr>
    </w:lvl>
    <w:lvl w:ilvl="1">
      <w:numFmt w:val="bullet"/>
      <w:lvlText w:val="•"/>
      <w:lvlJc w:val="left"/>
      <w:pPr>
        <w:ind w:left="1722" w:hanging="360"/>
      </w:pPr>
    </w:lvl>
    <w:lvl w:ilvl="2">
      <w:numFmt w:val="bullet"/>
      <w:lvlText w:val="•"/>
      <w:lvlJc w:val="left"/>
      <w:pPr>
        <w:ind w:left="2524" w:hanging="360"/>
      </w:pPr>
    </w:lvl>
    <w:lvl w:ilvl="3">
      <w:numFmt w:val="bullet"/>
      <w:lvlText w:val="•"/>
      <w:lvlJc w:val="left"/>
      <w:pPr>
        <w:ind w:left="3326" w:hanging="360"/>
      </w:pPr>
    </w:lvl>
    <w:lvl w:ilvl="4">
      <w:numFmt w:val="bullet"/>
      <w:lvlText w:val="•"/>
      <w:lvlJc w:val="left"/>
      <w:pPr>
        <w:ind w:left="4128" w:hanging="360"/>
      </w:pPr>
    </w:lvl>
    <w:lvl w:ilvl="5">
      <w:numFmt w:val="bullet"/>
      <w:lvlText w:val="•"/>
      <w:lvlJc w:val="left"/>
      <w:pPr>
        <w:ind w:left="4930" w:hanging="360"/>
      </w:pPr>
    </w:lvl>
    <w:lvl w:ilvl="6">
      <w:numFmt w:val="bullet"/>
      <w:lvlText w:val="•"/>
      <w:lvlJc w:val="left"/>
      <w:pPr>
        <w:ind w:left="5732" w:hanging="360"/>
      </w:pPr>
    </w:lvl>
    <w:lvl w:ilvl="7">
      <w:numFmt w:val="bullet"/>
      <w:lvlText w:val="•"/>
      <w:lvlJc w:val="left"/>
      <w:pPr>
        <w:ind w:left="6534" w:hanging="360"/>
      </w:pPr>
    </w:lvl>
    <w:lvl w:ilvl="8">
      <w:numFmt w:val="bullet"/>
      <w:lvlText w:val="•"/>
      <w:lvlJc w:val="left"/>
      <w:pPr>
        <w:ind w:left="7336" w:hanging="360"/>
      </w:pPr>
    </w:lvl>
  </w:abstractNum>
  <w:abstractNum w:abstractNumId="1" w15:restartNumberingAfterBreak="0">
    <w:nsid w:val="036A1E99"/>
    <w:multiLevelType w:val="hybridMultilevel"/>
    <w:tmpl w:val="358A3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4520B8"/>
    <w:multiLevelType w:val="hybridMultilevel"/>
    <w:tmpl w:val="0B54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FA6D9A"/>
    <w:multiLevelType w:val="hybridMultilevel"/>
    <w:tmpl w:val="E99E0902"/>
    <w:lvl w:ilvl="0" w:tplc="546C24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0C0993"/>
    <w:multiLevelType w:val="hybridMultilevel"/>
    <w:tmpl w:val="F132C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3E314C"/>
    <w:multiLevelType w:val="hybridMultilevel"/>
    <w:tmpl w:val="CCCE7B48"/>
    <w:lvl w:ilvl="0" w:tplc="546C24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A471A99"/>
    <w:multiLevelType w:val="hybridMultilevel"/>
    <w:tmpl w:val="3A7C1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686034"/>
    <w:multiLevelType w:val="hybridMultilevel"/>
    <w:tmpl w:val="CAF23F94"/>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15:restartNumberingAfterBreak="0">
    <w:nsid w:val="2BC25DE0"/>
    <w:multiLevelType w:val="hybridMultilevel"/>
    <w:tmpl w:val="98ECFD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D6E2267"/>
    <w:multiLevelType w:val="hybridMultilevel"/>
    <w:tmpl w:val="26FC0D46"/>
    <w:lvl w:ilvl="0" w:tplc="546C2440">
      <w:start w:val="1"/>
      <w:numFmt w:val="decimal"/>
      <w:lvlText w:val="%1."/>
      <w:lvlJc w:val="left"/>
      <w:pPr>
        <w:ind w:left="972" w:hanging="360"/>
      </w:pPr>
      <w:rPr>
        <w:rFonts w:hint="default"/>
        <w:b w:val="0"/>
        <w:bCs/>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1" w15:restartNumberingAfterBreak="0">
    <w:nsid w:val="34B261C4"/>
    <w:multiLevelType w:val="hybridMultilevel"/>
    <w:tmpl w:val="95987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070A00"/>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564E25"/>
    <w:multiLevelType w:val="hybridMultilevel"/>
    <w:tmpl w:val="F0242EAE"/>
    <w:lvl w:ilvl="0" w:tplc="48B6D8D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5"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577D56"/>
    <w:multiLevelType w:val="hybridMultilevel"/>
    <w:tmpl w:val="3718F224"/>
    <w:lvl w:ilvl="0" w:tplc="FE20AD8C">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4516A1"/>
    <w:multiLevelType w:val="hybridMultilevel"/>
    <w:tmpl w:val="98ECF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A226AA"/>
    <w:multiLevelType w:val="hybridMultilevel"/>
    <w:tmpl w:val="A4605E4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B3090A"/>
    <w:multiLevelType w:val="hybridMultilevel"/>
    <w:tmpl w:val="F2B01366"/>
    <w:lvl w:ilvl="0" w:tplc="ABF2CE44">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54C725E1"/>
    <w:multiLevelType w:val="hybridMultilevel"/>
    <w:tmpl w:val="2F4E079C"/>
    <w:lvl w:ilvl="0" w:tplc="546C24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182F70"/>
    <w:multiLevelType w:val="hybridMultilevel"/>
    <w:tmpl w:val="E020B6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5B35CBC"/>
    <w:multiLevelType w:val="hybridMultilevel"/>
    <w:tmpl w:val="A5065820"/>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4" w15:restartNumberingAfterBreak="0">
    <w:nsid w:val="68D21C5F"/>
    <w:multiLevelType w:val="hybridMultilevel"/>
    <w:tmpl w:val="2DC07188"/>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15:restartNumberingAfterBreak="0">
    <w:nsid w:val="6D2620A5"/>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6D2E92"/>
    <w:multiLevelType w:val="hybridMultilevel"/>
    <w:tmpl w:val="7AD6F2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65131A"/>
    <w:multiLevelType w:val="hybridMultilevel"/>
    <w:tmpl w:val="FB744802"/>
    <w:lvl w:ilvl="0" w:tplc="FE20AD8C">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2A0976"/>
    <w:multiLevelType w:val="hybridMultilevel"/>
    <w:tmpl w:val="2564F576"/>
    <w:lvl w:ilvl="0" w:tplc="36D0106C">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44604C"/>
    <w:multiLevelType w:val="hybridMultilevel"/>
    <w:tmpl w:val="9F983B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1395208">
    <w:abstractNumId w:val="14"/>
  </w:num>
  <w:num w:numId="2" w16cid:durableId="1689595410">
    <w:abstractNumId w:val="6"/>
  </w:num>
  <w:num w:numId="3" w16cid:durableId="86927066">
    <w:abstractNumId w:val="20"/>
  </w:num>
  <w:num w:numId="4" w16cid:durableId="1502965634">
    <w:abstractNumId w:val="13"/>
  </w:num>
  <w:num w:numId="5" w16cid:durableId="73477200">
    <w:abstractNumId w:val="26"/>
  </w:num>
  <w:num w:numId="6" w16cid:durableId="906191080">
    <w:abstractNumId w:val="29"/>
  </w:num>
  <w:num w:numId="7" w16cid:durableId="877742249">
    <w:abstractNumId w:val="15"/>
  </w:num>
  <w:num w:numId="8" w16cid:durableId="1119027427">
    <w:abstractNumId w:val="6"/>
    <w:lvlOverride w:ilvl="0">
      <w:startOverride w:val="1"/>
    </w:lvlOverride>
    <w:lvlOverride w:ilvl="1"/>
    <w:lvlOverride w:ilvl="2"/>
    <w:lvlOverride w:ilvl="3"/>
    <w:lvlOverride w:ilvl="4"/>
    <w:lvlOverride w:ilvl="5"/>
    <w:lvlOverride w:ilvl="6"/>
    <w:lvlOverride w:ilvl="7"/>
    <w:lvlOverride w:ilvl="8"/>
  </w:num>
  <w:num w:numId="9" w16cid:durableId="1380284742">
    <w:abstractNumId w:val="28"/>
  </w:num>
  <w:num w:numId="10" w16cid:durableId="863714490">
    <w:abstractNumId w:val="19"/>
  </w:num>
  <w:num w:numId="11" w16cid:durableId="881357727">
    <w:abstractNumId w:val="2"/>
  </w:num>
  <w:num w:numId="12" w16cid:durableId="1808820169">
    <w:abstractNumId w:val="7"/>
  </w:num>
  <w:num w:numId="13" w16cid:durableId="913198201">
    <w:abstractNumId w:val="23"/>
  </w:num>
  <w:num w:numId="14" w16cid:durableId="1070807618">
    <w:abstractNumId w:val="8"/>
  </w:num>
  <w:num w:numId="15" w16cid:durableId="1711345892">
    <w:abstractNumId w:val="4"/>
  </w:num>
  <w:num w:numId="16" w16cid:durableId="710493431">
    <w:abstractNumId w:val="12"/>
  </w:num>
  <w:num w:numId="17" w16cid:durableId="1891191367">
    <w:abstractNumId w:val="24"/>
  </w:num>
  <w:num w:numId="18" w16cid:durableId="1757553467">
    <w:abstractNumId w:val="0"/>
  </w:num>
  <w:num w:numId="19" w16cid:durableId="1843157924">
    <w:abstractNumId w:val="11"/>
  </w:num>
  <w:num w:numId="20" w16cid:durableId="125466350">
    <w:abstractNumId w:val="30"/>
  </w:num>
  <w:num w:numId="21" w16cid:durableId="877358860">
    <w:abstractNumId w:val="25"/>
  </w:num>
  <w:num w:numId="22" w16cid:durableId="1806656442">
    <w:abstractNumId w:val="16"/>
  </w:num>
  <w:num w:numId="23" w16cid:durableId="251814219">
    <w:abstractNumId w:val="18"/>
  </w:num>
  <w:num w:numId="24" w16cid:durableId="558638739">
    <w:abstractNumId w:val="9"/>
  </w:num>
  <w:num w:numId="25" w16cid:durableId="639115888">
    <w:abstractNumId w:val="17"/>
  </w:num>
  <w:num w:numId="26" w16cid:durableId="1332683561">
    <w:abstractNumId w:val="1"/>
  </w:num>
  <w:num w:numId="27" w16cid:durableId="136336749">
    <w:abstractNumId w:val="27"/>
  </w:num>
  <w:num w:numId="28" w16cid:durableId="217936144">
    <w:abstractNumId w:val="21"/>
  </w:num>
  <w:num w:numId="29" w16cid:durableId="1094590530">
    <w:abstractNumId w:val="10"/>
  </w:num>
  <w:num w:numId="30" w16cid:durableId="2081168959">
    <w:abstractNumId w:val="5"/>
  </w:num>
  <w:num w:numId="31" w16cid:durableId="1613173160">
    <w:abstractNumId w:val="3"/>
  </w:num>
  <w:num w:numId="32" w16cid:durableId="340160657">
    <w:abstractNumId w:val="22"/>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trackRevisions/>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06218"/>
    <w:rsid w:val="00007F2A"/>
    <w:rsid w:val="00010453"/>
    <w:rsid w:val="00013667"/>
    <w:rsid w:val="00025661"/>
    <w:rsid w:val="00026F0A"/>
    <w:rsid w:val="00027A49"/>
    <w:rsid w:val="00033689"/>
    <w:rsid w:val="000348E3"/>
    <w:rsid w:val="00034C3F"/>
    <w:rsid w:val="00034EAB"/>
    <w:rsid w:val="00035EF9"/>
    <w:rsid w:val="00036FB1"/>
    <w:rsid w:val="00043CAA"/>
    <w:rsid w:val="0004560C"/>
    <w:rsid w:val="00046302"/>
    <w:rsid w:val="000477C3"/>
    <w:rsid w:val="00047C58"/>
    <w:rsid w:val="0005432F"/>
    <w:rsid w:val="000601F4"/>
    <w:rsid w:val="0006478B"/>
    <w:rsid w:val="00064983"/>
    <w:rsid w:val="00064F9C"/>
    <w:rsid w:val="00065203"/>
    <w:rsid w:val="00073FBD"/>
    <w:rsid w:val="000758DD"/>
    <w:rsid w:val="000823BB"/>
    <w:rsid w:val="000849F0"/>
    <w:rsid w:val="00092950"/>
    <w:rsid w:val="00095F6F"/>
    <w:rsid w:val="000969B0"/>
    <w:rsid w:val="0009742B"/>
    <w:rsid w:val="000A05A2"/>
    <w:rsid w:val="000A2CFB"/>
    <w:rsid w:val="000A3755"/>
    <w:rsid w:val="000B2A51"/>
    <w:rsid w:val="000B52D6"/>
    <w:rsid w:val="000B7422"/>
    <w:rsid w:val="000C0ADF"/>
    <w:rsid w:val="000C216B"/>
    <w:rsid w:val="000C223A"/>
    <w:rsid w:val="000C2529"/>
    <w:rsid w:val="000C281A"/>
    <w:rsid w:val="000C4ADD"/>
    <w:rsid w:val="000D3D9E"/>
    <w:rsid w:val="000D4598"/>
    <w:rsid w:val="000D5566"/>
    <w:rsid w:val="000D610A"/>
    <w:rsid w:val="000E1685"/>
    <w:rsid w:val="000E45E2"/>
    <w:rsid w:val="000F1D06"/>
    <w:rsid w:val="000F7055"/>
    <w:rsid w:val="000F75BC"/>
    <w:rsid w:val="001022AB"/>
    <w:rsid w:val="001042E0"/>
    <w:rsid w:val="00113CF1"/>
    <w:rsid w:val="00121CBA"/>
    <w:rsid w:val="00122A6B"/>
    <w:rsid w:val="00122DFF"/>
    <w:rsid w:val="001233C7"/>
    <w:rsid w:val="00127C14"/>
    <w:rsid w:val="0013071A"/>
    <w:rsid w:val="00131093"/>
    <w:rsid w:val="00132E81"/>
    <w:rsid w:val="00136975"/>
    <w:rsid w:val="001379AE"/>
    <w:rsid w:val="001409A6"/>
    <w:rsid w:val="00141137"/>
    <w:rsid w:val="001418FF"/>
    <w:rsid w:val="0014411D"/>
    <w:rsid w:val="0014483B"/>
    <w:rsid w:val="001455A6"/>
    <w:rsid w:val="00147EA4"/>
    <w:rsid w:val="00150E9A"/>
    <w:rsid w:val="0015184E"/>
    <w:rsid w:val="00157186"/>
    <w:rsid w:val="0015721D"/>
    <w:rsid w:val="00157DF4"/>
    <w:rsid w:val="00163566"/>
    <w:rsid w:val="00166F9C"/>
    <w:rsid w:val="00173A82"/>
    <w:rsid w:val="00175066"/>
    <w:rsid w:val="0017771D"/>
    <w:rsid w:val="00177CE0"/>
    <w:rsid w:val="00180B11"/>
    <w:rsid w:val="00181EE0"/>
    <w:rsid w:val="001822B4"/>
    <w:rsid w:val="00183F0C"/>
    <w:rsid w:val="00187D79"/>
    <w:rsid w:val="0019006C"/>
    <w:rsid w:val="00190379"/>
    <w:rsid w:val="001914EC"/>
    <w:rsid w:val="00192296"/>
    <w:rsid w:val="00192426"/>
    <w:rsid w:val="001938BC"/>
    <w:rsid w:val="00193F95"/>
    <w:rsid w:val="00194529"/>
    <w:rsid w:val="001950F9"/>
    <w:rsid w:val="001964BA"/>
    <w:rsid w:val="001A2C12"/>
    <w:rsid w:val="001A5DB6"/>
    <w:rsid w:val="001A7D50"/>
    <w:rsid w:val="001B074E"/>
    <w:rsid w:val="001B2E52"/>
    <w:rsid w:val="001B3105"/>
    <w:rsid w:val="001B5E9B"/>
    <w:rsid w:val="001B6293"/>
    <w:rsid w:val="001B692C"/>
    <w:rsid w:val="001B7AAB"/>
    <w:rsid w:val="001C1D69"/>
    <w:rsid w:val="001C4043"/>
    <w:rsid w:val="001C4BC8"/>
    <w:rsid w:val="001C58CC"/>
    <w:rsid w:val="001C6CB5"/>
    <w:rsid w:val="001C6EE0"/>
    <w:rsid w:val="001C791D"/>
    <w:rsid w:val="001D396A"/>
    <w:rsid w:val="001E2AA7"/>
    <w:rsid w:val="001E3511"/>
    <w:rsid w:val="001E58D1"/>
    <w:rsid w:val="001F0055"/>
    <w:rsid w:val="001F0A85"/>
    <w:rsid w:val="001F353A"/>
    <w:rsid w:val="001F3BFF"/>
    <w:rsid w:val="001F3C43"/>
    <w:rsid w:val="001F752D"/>
    <w:rsid w:val="002003C3"/>
    <w:rsid w:val="002027EC"/>
    <w:rsid w:val="00205CF5"/>
    <w:rsid w:val="0020638D"/>
    <w:rsid w:val="0021138F"/>
    <w:rsid w:val="002130B3"/>
    <w:rsid w:val="002145A5"/>
    <w:rsid w:val="002176C2"/>
    <w:rsid w:val="0022056E"/>
    <w:rsid w:val="0022213C"/>
    <w:rsid w:val="00222953"/>
    <w:rsid w:val="00224FFB"/>
    <w:rsid w:val="00232426"/>
    <w:rsid w:val="0023694B"/>
    <w:rsid w:val="00236F4B"/>
    <w:rsid w:val="0024269A"/>
    <w:rsid w:val="002431D7"/>
    <w:rsid w:val="00245336"/>
    <w:rsid w:val="002456C7"/>
    <w:rsid w:val="002472F2"/>
    <w:rsid w:val="002473C4"/>
    <w:rsid w:val="0025415A"/>
    <w:rsid w:val="002544C3"/>
    <w:rsid w:val="0025496C"/>
    <w:rsid w:val="00256B55"/>
    <w:rsid w:val="0025788B"/>
    <w:rsid w:val="002578E7"/>
    <w:rsid w:val="002600BD"/>
    <w:rsid w:val="00260EB7"/>
    <w:rsid w:val="0026153D"/>
    <w:rsid w:val="00261B04"/>
    <w:rsid w:val="002626A8"/>
    <w:rsid w:val="00264A7E"/>
    <w:rsid w:val="00264CF8"/>
    <w:rsid w:val="00267060"/>
    <w:rsid w:val="00267109"/>
    <w:rsid w:val="00276DD9"/>
    <w:rsid w:val="00287857"/>
    <w:rsid w:val="00293EE6"/>
    <w:rsid w:val="002947E9"/>
    <w:rsid w:val="002A058D"/>
    <w:rsid w:val="002A1FF1"/>
    <w:rsid w:val="002A45FE"/>
    <w:rsid w:val="002A4FD5"/>
    <w:rsid w:val="002A63C0"/>
    <w:rsid w:val="002A6EA3"/>
    <w:rsid w:val="002B092D"/>
    <w:rsid w:val="002B1B1D"/>
    <w:rsid w:val="002B4375"/>
    <w:rsid w:val="002B499B"/>
    <w:rsid w:val="002B5F75"/>
    <w:rsid w:val="002C0390"/>
    <w:rsid w:val="002C218B"/>
    <w:rsid w:val="002D344E"/>
    <w:rsid w:val="002D4005"/>
    <w:rsid w:val="002D4853"/>
    <w:rsid w:val="002E14A5"/>
    <w:rsid w:val="002E1D83"/>
    <w:rsid w:val="002E200E"/>
    <w:rsid w:val="002E2A8C"/>
    <w:rsid w:val="002F18C2"/>
    <w:rsid w:val="002F1EAA"/>
    <w:rsid w:val="002F44E2"/>
    <w:rsid w:val="002F5279"/>
    <w:rsid w:val="002F70F5"/>
    <w:rsid w:val="003004FB"/>
    <w:rsid w:val="00300508"/>
    <w:rsid w:val="0030216A"/>
    <w:rsid w:val="003027B1"/>
    <w:rsid w:val="00302D3E"/>
    <w:rsid w:val="00304DD4"/>
    <w:rsid w:val="00307BC9"/>
    <w:rsid w:val="0031022E"/>
    <w:rsid w:val="003102FC"/>
    <w:rsid w:val="003166CA"/>
    <w:rsid w:val="00316E14"/>
    <w:rsid w:val="003222A9"/>
    <w:rsid w:val="003237A1"/>
    <w:rsid w:val="00323F2C"/>
    <w:rsid w:val="00327949"/>
    <w:rsid w:val="003279CA"/>
    <w:rsid w:val="0033003F"/>
    <w:rsid w:val="00332C3F"/>
    <w:rsid w:val="0033347C"/>
    <w:rsid w:val="00334F9B"/>
    <w:rsid w:val="003410B5"/>
    <w:rsid w:val="003431D1"/>
    <w:rsid w:val="00352318"/>
    <w:rsid w:val="00352A48"/>
    <w:rsid w:val="00353208"/>
    <w:rsid w:val="003553ED"/>
    <w:rsid w:val="0035556A"/>
    <w:rsid w:val="00356EF4"/>
    <w:rsid w:val="00357C89"/>
    <w:rsid w:val="00357CFC"/>
    <w:rsid w:val="003609C5"/>
    <w:rsid w:val="00361A2A"/>
    <w:rsid w:val="003622D1"/>
    <w:rsid w:val="00362F77"/>
    <w:rsid w:val="0036348A"/>
    <w:rsid w:val="0036386E"/>
    <w:rsid w:val="0036442C"/>
    <w:rsid w:val="003648E9"/>
    <w:rsid w:val="00366C9E"/>
    <w:rsid w:val="00371CAD"/>
    <w:rsid w:val="003739EF"/>
    <w:rsid w:val="003765F9"/>
    <w:rsid w:val="00377E02"/>
    <w:rsid w:val="003806BB"/>
    <w:rsid w:val="003824DC"/>
    <w:rsid w:val="00383435"/>
    <w:rsid w:val="003838CF"/>
    <w:rsid w:val="003A0950"/>
    <w:rsid w:val="003A72BE"/>
    <w:rsid w:val="003A7C55"/>
    <w:rsid w:val="003B051E"/>
    <w:rsid w:val="003B2758"/>
    <w:rsid w:val="003B2928"/>
    <w:rsid w:val="003C08D4"/>
    <w:rsid w:val="003C1D51"/>
    <w:rsid w:val="003C2B0D"/>
    <w:rsid w:val="003C527B"/>
    <w:rsid w:val="003D02EE"/>
    <w:rsid w:val="003D081B"/>
    <w:rsid w:val="003D24E4"/>
    <w:rsid w:val="003D260A"/>
    <w:rsid w:val="003D3970"/>
    <w:rsid w:val="003D5A7E"/>
    <w:rsid w:val="003D7869"/>
    <w:rsid w:val="003D7F1B"/>
    <w:rsid w:val="003E29EA"/>
    <w:rsid w:val="003E2D1F"/>
    <w:rsid w:val="003E5D1D"/>
    <w:rsid w:val="003E5D49"/>
    <w:rsid w:val="003E761D"/>
    <w:rsid w:val="003E7706"/>
    <w:rsid w:val="003E796B"/>
    <w:rsid w:val="003F4DB5"/>
    <w:rsid w:val="003F5E03"/>
    <w:rsid w:val="003F6160"/>
    <w:rsid w:val="00400D12"/>
    <w:rsid w:val="004021C5"/>
    <w:rsid w:val="004035F2"/>
    <w:rsid w:val="004101C3"/>
    <w:rsid w:val="00410D90"/>
    <w:rsid w:val="00410ECB"/>
    <w:rsid w:val="00411887"/>
    <w:rsid w:val="004125D7"/>
    <w:rsid w:val="0041382D"/>
    <w:rsid w:val="004144C8"/>
    <w:rsid w:val="00416CD2"/>
    <w:rsid w:val="004172FC"/>
    <w:rsid w:val="004201F4"/>
    <w:rsid w:val="00422867"/>
    <w:rsid w:val="00426876"/>
    <w:rsid w:val="004338FC"/>
    <w:rsid w:val="00444DF8"/>
    <w:rsid w:val="0044510E"/>
    <w:rsid w:val="0044682A"/>
    <w:rsid w:val="00446A5C"/>
    <w:rsid w:val="00455CD1"/>
    <w:rsid w:val="00455E0B"/>
    <w:rsid w:val="004561B1"/>
    <w:rsid w:val="00456EA6"/>
    <w:rsid w:val="004577D2"/>
    <w:rsid w:val="004648AA"/>
    <w:rsid w:val="00467528"/>
    <w:rsid w:val="004710F2"/>
    <w:rsid w:val="004716A9"/>
    <w:rsid w:val="004736BD"/>
    <w:rsid w:val="004737C4"/>
    <w:rsid w:val="00477514"/>
    <w:rsid w:val="00480EA0"/>
    <w:rsid w:val="004818A4"/>
    <w:rsid w:val="004859E2"/>
    <w:rsid w:val="004872EE"/>
    <w:rsid w:val="00493F0F"/>
    <w:rsid w:val="0049441B"/>
    <w:rsid w:val="00494DCF"/>
    <w:rsid w:val="004953E7"/>
    <w:rsid w:val="00496FB9"/>
    <w:rsid w:val="00497A32"/>
    <w:rsid w:val="004A16DC"/>
    <w:rsid w:val="004A5342"/>
    <w:rsid w:val="004B0F33"/>
    <w:rsid w:val="004B28F4"/>
    <w:rsid w:val="004B4E3B"/>
    <w:rsid w:val="004B5988"/>
    <w:rsid w:val="004B6B6C"/>
    <w:rsid w:val="004B7988"/>
    <w:rsid w:val="004C395F"/>
    <w:rsid w:val="004C5832"/>
    <w:rsid w:val="004D1480"/>
    <w:rsid w:val="004D3E46"/>
    <w:rsid w:val="004D4362"/>
    <w:rsid w:val="004D6096"/>
    <w:rsid w:val="004D729F"/>
    <w:rsid w:val="004E16E0"/>
    <w:rsid w:val="004E20A7"/>
    <w:rsid w:val="004E3B6C"/>
    <w:rsid w:val="004E4DC2"/>
    <w:rsid w:val="004E53AC"/>
    <w:rsid w:val="004F1ACA"/>
    <w:rsid w:val="00503547"/>
    <w:rsid w:val="005157FC"/>
    <w:rsid w:val="00520259"/>
    <w:rsid w:val="00521B8C"/>
    <w:rsid w:val="00524349"/>
    <w:rsid w:val="005252EC"/>
    <w:rsid w:val="00526D3D"/>
    <w:rsid w:val="005310C3"/>
    <w:rsid w:val="0053169A"/>
    <w:rsid w:val="00531DE4"/>
    <w:rsid w:val="00533FC8"/>
    <w:rsid w:val="005356DE"/>
    <w:rsid w:val="0053634D"/>
    <w:rsid w:val="005438DF"/>
    <w:rsid w:val="005458E7"/>
    <w:rsid w:val="00552E12"/>
    <w:rsid w:val="00564E29"/>
    <w:rsid w:val="005667C7"/>
    <w:rsid w:val="00570C0E"/>
    <w:rsid w:val="00574862"/>
    <w:rsid w:val="00575109"/>
    <w:rsid w:val="005809A4"/>
    <w:rsid w:val="00581D77"/>
    <w:rsid w:val="00583B52"/>
    <w:rsid w:val="00585D1F"/>
    <w:rsid w:val="0058605A"/>
    <w:rsid w:val="00587770"/>
    <w:rsid w:val="00592019"/>
    <w:rsid w:val="00593C5A"/>
    <w:rsid w:val="00596745"/>
    <w:rsid w:val="00596CDF"/>
    <w:rsid w:val="005A5077"/>
    <w:rsid w:val="005B0033"/>
    <w:rsid w:val="005B1B6C"/>
    <w:rsid w:val="005B4893"/>
    <w:rsid w:val="005C1235"/>
    <w:rsid w:val="005C2181"/>
    <w:rsid w:val="005C69A2"/>
    <w:rsid w:val="005D0176"/>
    <w:rsid w:val="005D11BC"/>
    <w:rsid w:val="005D2389"/>
    <w:rsid w:val="005D39A0"/>
    <w:rsid w:val="005D4FC8"/>
    <w:rsid w:val="005E1CB6"/>
    <w:rsid w:val="005E56D8"/>
    <w:rsid w:val="005F39F7"/>
    <w:rsid w:val="005F55BF"/>
    <w:rsid w:val="005F5F84"/>
    <w:rsid w:val="00604247"/>
    <w:rsid w:val="0060478D"/>
    <w:rsid w:val="00611038"/>
    <w:rsid w:val="00614D5B"/>
    <w:rsid w:val="006155F7"/>
    <w:rsid w:val="00615B2E"/>
    <w:rsid w:val="00621545"/>
    <w:rsid w:val="00625EF9"/>
    <w:rsid w:val="00627215"/>
    <w:rsid w:val="00627C40"/>
    <w:rsid w:val="00630FCE"/>
    <w:rsid w:val="00633333"/>
    <w:rsid w:val="006362CD"/>
    <w:rsid w:val="00641F8E"/>
    <w:rsid w:val="00643B79"/>
    <w:rsid w:val="00650332"/>
    <w:rsid w:val="00650C26"/>
    <w:rsid w:val="00656A70"/>
    <w:rsid w:val="0065796D"/>
    <w:rsid w:val="00660D0A"/>
    <w:rsid w:val="00662936"/>
    <w:rsid w:val="00663CC9"/>
    <w:rsid w:val="00666C61"/>
    <w:rsid w:val="00667CBD"/>
    <w:rsid w:val="0067429A"/>
    <w:rsid w:val="00676572"/>
    <w:rsid w:val="00680124"/>
    <w:rsid w:val="00684EC5"/>
    <w:rsid w:val="00684F4E"/>
    <w:rsid w:val="00686358"/>
    <w:rsid w:val="0069075C"/>
    <w:rsid w:val="00690C6A"/>
    <w:rsid w:val="00692843"/>
    <w:rsid w:val="006935C9"/>
    <w:rsid w:val="006971F7"/>
    <w:rsid w:val="006A33CA"/>
    <w:rsid w:val="006A3904"/>
    <w:rsid w:val="006A51EC"/>
    <w:rsid w:val="006A7E82"/>
    <w:rsid w:val="006B0D0C"/>
    <w:rsid w:val="006B448B"/>
    <w:rsid w:val="006C167A"/>
    <w:rsid w:val="006C36EE"/>
    <w:rsid w:val="006D0D5A"/>
    <w:rsid w:val="006D27B8"/>
    <w:rsid w:val="006D2E42"/>
    <w:rsid w:val="006D3053"/>
    <w:rsid w:val="006D43C4"/>
    <w:rsid w:val="006D5383"/>
    <w:rsid w:val="006E0618"/>
    <w:rsid w:val="006E08F4"/>
    <w:rsid w:val="006E1033"/>
    <w:rsid w:val="006E1120"/>
    <w:rsid w:val="006E1E98"/>
    <w:rsid w:val="006E239E"/>
    <w:rsid w:val="006E258E"/>
    <w:rsid w:val="006E4B25"/>
    <w:rsid w:val="006F400D"/>
    <w:rsid w:val="006F4A34"/>
    <w:rsid w:val="0070121D"/>
    <w:rsid w:val="0070204F"/>
    <w:rsid w:val="00704E79"/>
    <w:rsid w:val="00705E40"/>
    <w:rsid w:val="00707B29"/>
    <w:rsid w:val="0071146D"/>
    <w:rsid w:val="00711F85"/>
    <w:rsid w:val="007135FD"/>
    <w:rsid w:val="00717062"/>
    <w:rsid w:val="00720D79"/>
    <w:rsid w:val="00722694"/>
    <w:rsid w:val="007226D8"/>
    <w:rsid w:val="007240D4"/>
    <w:rsid w:val="007305A1"/>
    <w:rsid w:val="00730CA2"/>
    <w:rsid w:val="00735003"/>
    <w:rsid w:val="00736541"/>
    <w:rsid w:val="007376A9"/>
    <w:rsid w:val="00747A98"/>
    <w:rsid w:val="007513F1"/>
    <w:rsid w:val="00754C30"/>
    <w:rsid w:val="00770BE1"/>
    <w:rsid w:val="007727F8"/>
    <w:rsid w:val="00775E71"/>
    <w:rsid w:val="00777ED6"/>
    <w:rsid w:val="0078464C"/>
    <w:rsid w:val="00785097"/>
    <w:rsid w:val="007867D1"/>
    <w:rsid w:val="00787826"/>
    <w:rsid w:val="007951A4"/>
    <w:rsid w:val="00795769"/>
    <w:rsid w:val="00795808"/>
    <w:rsid w:val="007A0AEE"/>
    <w:rsid w:val="007A27A1"/>
    <w:rsid w:val="007A56DD"/>
    <w:rsid w:val="007A73AF"/>
    <w:rsid w:val="007B0D5E"/>
    <w:rsid w:val="007B499C"/>
    <w:rsid w:val="007B6A87"/>
    <w:rsid w:val="007C0B16"/>
    <w:rsid w:val="007C2E10"/>
    <w:rsid w:val="007C69DF"/>
    <w:rsid w:val="007D028F"/>
    <w:rsid w:val="007D3579"/>
    <w:rsid w:val="007D76B1"/>
    <w:rsid w:val="007E0960"/>
    <w:rsid w:val="007E190B"/>
    <w:rsid w:val="007E6A62"/>
    <w:rsid w:val="007F04D6"/>
    <w:rsid w:val="007F2497"/>
    <w:rsid w:val="007F431D"/>
    <w:rsid w:val="007F5E60"/>
    <w:rsid w:val="007F7E71"/>
    <w:rsid w:val="008049A6"/>
    <w:rsid w:val="00811F8E"/>
    <w:rsid w:val="00815B61"/>
    <w:rsid w:val="00816EBB"/>
    <w:rsid w:val="00820267"/>
    <w:rsid w:val="00821398"/>
    <w:rsid w:val="00825ED4"/>
    <w:rsid w:val="0082708E"/>
    <w:rsid w:val="008273AE"/>
    <w:rsid w:val="008275A6"/>
    <w:rsid w:val="00832716"/>
    <w:rsid w:val="00841F88"/>
    <w:rsid w:val="008424AC"/>
    <w:rsid w:val="00843321"/>
    <w:rsid w:val="008444C9"/>
    <w:rsid w:val="00844F31"/>
    <w:rsid w:val="00845EE2"/>
    <w:rsid w:val="00845F7B"/>
    <w:rsid w:val="00850E4B"/>
    <w:rsid w:val="008555DE"/>
    <w:rsid w:val="00855D08"/>
    <w:rsid w:val="00860A93"/>
    <w:rsid w:val="00865941"/>
    <w:rsid w:val="00871743"/>
    <w:rsid w:val="00871BF4"/>
    <w:rsid w:val="008747B8"/>
    <w:rsid w:val="0087483C"/>
    <w:rsid w:val="00874A91"/>
    <w:rsid w:val="00875A96"/>
    <w:rsid w:val="00876910"/>
    <w:rsid w:val="00876C88"/>
    <w:rsid w:val="00876F4B"/>
    <w:rsid w:val="00877BF9"/>
    <w:rsid w:val="00885035"/>
    <w:rsid w:val="008873A7"/>
    <w:rsid w:val="00890BBF"/>
    <w:rsid w:val="008924B8"/>
    <w:rsid w:val="008A6EEA"/>
    <w:rsid w:val="008B05BB"/>
    <w:rsid w:val="008B0934"/>
    <w:rsid w:val="008B231F"/>
    <w:rsid w:val="008B3C69"/>
    <w:rsid w:val="008B5A85"/>
    <w:rsid w:val="008C1142"/>
    <w:rsid w:val="008C11DD"/>
    <w:rsid w:val="008C1A7B"/>
    <w:rsid w:val="008C511A"/>
    <w:rsid w:val="008C730E"/>
    <w:rsid w:val="008C7948"/>
    <w:rsid w:val="008D37C6"/>
    <w:rsid w:val="008D55F7"/>
    <w:rsid w:val="008D6F63"/>
    <w:rsid w:val="008D7929"/>
    <w:rsid w:val="008E21BC"/>
    <w:rsid w:val="008E2A8D"/>
    <w:rsid w:val="008E388E"/>
    <w:rsid w:val="008E4103"/>
    <w:rsid w:val="008E7932"/>
    <w:rsid w:val="008F0FC8"/>
    <w:rsid w:val="008F119E"/>
    <w:rsid w:val="008F15F7"/>
    <w:rsid w:val="008F4CD0"/>
    <w:rsid w:val="009024F2"/>
    <w:rsid w:val="009070C1"/>
    <w:rsid w:val="00911B47"/>
    <w:rsid w:val="00913A72"/>
    <w:rsid w:val="009163CE"/>
    <w:rsid w:val="0091782E"/>
    <w:rsid w:val="00917900"/>
    <w:rsid w:val="00924765"/>
    <w:rsid w:val="009268B1"/>
    <w:rsid w:val="009269B2"/>
    <w:rsid w:val="00930EB5"/>
    <w:rsid w:val="00935470"/>
    <w:rsid w:val="00935859"/>
    <w:rsid w:val="00940479"/>
    <w:rsid w:val="00940B67"/>
    <w:rsid w:val="0094138E"/>
    <w:rsid w:val="00945B86"/>
    <w:rsid w:val="0095386E"/>
    <w:rsid w:val="009563F0"/>
    <w:rsid w:val="00956505"/>
    <w:rsid w:val="00956D80"/>
    <w:rsid w:val="00961AE0"/>
    <w:rsid w:val="009625D0"/>
    <w:rsid w:val="00963B61"/>
    <w:rsid w:val="00964F6C"/>
    <w:rsid w:val="0096724B"/>
    <w:rsid w:val="009717E1"/>
    <w:rsid w:val="00975464"/>
    <w:rsid w:val="00975A1A"/>
    <w:rsid w:val="00975A94"/>
    <w:rsid w:val="00975B15"/>
    <w:rsid w:val="00975E71"/>
    <w:rsid w:val="00976C25"/>
    <w:rsid w:val="00980DEE"/>
    <w:rsid w:val="009813F1"/>
    <w:rsid w:val="00983DED"/>
    <w:rsid w:val="00983FF5"/>
    <w:rsid w:val="00990D0A"/>
    <w:rsid w:val="0099137D"/>
    <w:rsid w:val="009916D8"/>
    <w:rsid w:val="00992424"/>
    <w:rsid w:val="00994805"/>
    <w:rsid w:val="00994A2E"/>
    <w:rsid w:val="00994F23"/>
    <w:rsid w:val="00995DE1"/>
    <w:rsid w:val="009A07EC"/>
    <w:rsid w:val="009A203E"/>
    <w:rsid w:val="009A48FF"/>
    <w:rsid w:val="009A63CA"/>
    <w:rsid w:val="009A6B6C"/>
    <w:rsid w:val="009B0511"/>
    <w:rsid w:val="009B1376"/>
    <w:rsid w:val="009B229B"/>
    <w:rsid w:val="009B534F"/>
    <w:rsid w:val="009B681B"/>
    <w:rsid w:val="009B7609"/>
    <w:rsid w:val="009B7D4A"/>
    <w:rsid w:val="009B7F66"/>
    <w:rsid w:val="009C10FB"/>
    <w:rsid w:val="009C1825"/>
    <w:rsid w:val="009C19C3"/>
    <w:rsid w:val="009C1BD6"/>
    <w:rsid w:val="009C1D6E"/>
    <w:rsid w:val="009C5096"/>
    <w:rsid w:val="009D1721"/>
    <w:rsid w:val="009D6242"/>
    <w:rsid w:val="009E0D73"/>
    <w:rsid w:val="009E5614"/>
    <w:rsid w:val="009E613E"/>
    <w:rsid w:val="009E6483"/>
    <w:rsid w:val="009F716A"/>
    <w:rsid w:val="00A049C9"/>
    <w:rsid w:val="00A073E7"/>
    <w:rsid w:val="00A1041C"/>
    <w:rsid w:val="00A11FD9"/>
    <w:rsid w:val="00A122CA"/>
    <w:rsid w:val="00A123F0"/>
    <w:rsid w:val="00A15705"/>
    <w:rsid w:val="00A15B3B"/>
    <w:rsid w:val="00A218F7"/>
    <w:rsid w:val="00A24E00"/>
    <w:rsid w:val="00A252E9"/>
    <w:rsid w:val="00A259EF"/>
    <w:rsid w:val="00A2638A"/>
    <w:rsid w:val="00A2703C"/>
    <w:rsid w:val="00A31B8A"/>
    <w:rsid w:val="00A31D9D"/>
    <w:rsid w:val="00A35CAA"/>
    <w:rsid w:val="00A37C2A"/>
    <w:rsid w:val="00A417EC"/>
    <w:rsid w:val="00A45B6A"/>
    <w:rsid w:val="00A55D6E"/>
    <w:rsid w:val="00A57683"/>
    <w:rsid w:val="00A701DF"/>
    <w:rsid w:val="00A7165C"/>
    <w:rsid w:val="00A72721"/>
    <w:rsid w:val="00A82A43"/>
    <w:rsid w:val="00A90BD2"/>
    <w:rsid w:val="00A92D60"/>
    <w:rsid w:val="00A93E82"/>
    <w:rsid w:val="00A956FB"/>
    <w:rsid w:val="00AA01B2"/>
    <w:rsid w:val="00AA2204"/>
    <w:rsid w:val="00AA2A5A"/>
    <w:rsid w:val="00AA5E67"/>
    <w:rsid w:val="00AA6652"/>
    <w:rsid w:val="00AA7BA6"/>
    <w:rsid w:val="00AB3C60"/>
    <w:rsid w:val="00AB434E"/>
    <w:rsid w:val="00AC4964"/>
    <w:rsid w:val="00AC4B2D"/>
    <w:rsid w:val="00AD0DE8"/>
    <w:rsid w:val="00AD1BDD"/>
    <w:rsid w:val="00AD73BB"/>
    <w:rsid w:val="00AD7981"/>
    <w:rsid w:val="00AE1DDE"/>
    <w:rsid w:val="00AE3F87"/>
    <w:rsid w:val="00AE6068"/>
    <w:rsid w:val="00AE7D2E"/>
    <w:rsid w:val="00AF2949"/>
    <w:rsid w:val="00AF5BDE"/>
    <w:rsid w:val="00B02169"/>
    <w:rsid w:val="00B04692"/>
    <w:rsid w:val="00B04F1F"/>
    <w:rsid w:val="00B062D7"/>
    <w:rsid w:val="00B1560F"/>
    <w:rsid w:val="00B16B2C"/>
    <w:rsid w:val="00B20CA8"/>
    <w:rsid w:val="00B2258C"/>
    <w:rsid w:val="00B251DF"/>
    <w:rsid w:val="00B257BB"/>
    <w:rsid w:val="00B3542A"/>
    <w:rsid w:val="00B37017"/>
    <w:rsid w:val="00B40255"/>
    <w:rsid w:val="00B416AE"/>
    <w:rsid w:val="00B41E50"/>
    <w:rsid w:val="00B42098"/>
    <w:rsid w:val="00B4225F"/>
    <w:rsid w:val="00B47F33"/>
    <w:rsid w:val="00B50E4A"/>
    <w:rsid w:val="00B5420A"/>
    <w:rsid w:val="00B55A00"/>
    <w:rsid w:val="00B614D3"/>
    <w:rsid w:val="00B63AC3"/>
    <w:rsid w:val="00B65F0F"/>
    <w:rsid w:val="00B7047B"/>
    <w:rsid w:val="00B70C68"/>
    <w:rsid w:val="00B7334B"/>
    <w:rsid w:val="00B73409"/>
    <w:rsid w:val="00B73475"/>
    <w:rsid w:val="00B74627"/>
    <w:rsid w:val="00B77D9F"/>
    <w:rsid w:val="00B818EC"/>
    <w:rsid w:val="00B843FA"/>
    <w:rsid w:val="00B93A6C"/>
    <w:rsid w:val="00B9472A"/>
    <w:rsid w:val="00B971C9"/>
    <w:rsid w:val="00B97E66"/>
    <w:rsid w:val="00BA090A"/>
    <w:rsid w:val="00BA0DE5"/>
    <w:rsid w:val="00BA20B7"/>
    <w:rsid w:val="00BA5AC2"/>
    <w:rsid w:val="00BB0819"/>
    <w:rsid w:val="00BB3633"/>
    <w:rsid w:val="00BB5DE7"/>
    <w:rsid w:val="00BB6EE2"/>
    <w:rsid w:val="00BC0A50"/>
    <w:rsid w:val="00BC0D1C"/>
    <w:rsid w:val="00BC1603"/>
    <w:rsid w:val="00BC4104"/>
    <w:rsid w:val="00BD3C19"/>
    <w:rsid w:val="00BD5A3B"/>
    <w:rsid w:val="00BD69BA"/>
    <w:rsid w:val="00BD7E2D"/>
    <w:rsid w:val="00BE088A"/>
    <w:rsid w:val="00BE1972"/>
    <w:rsid w:val="00BE3305"/>
    <w:rsid w:val="00BE794D"/>
    <w:rsid w:val="00BF22A7"/>
    <w:rsid w:val="00BF25D5"/>
    <w:rsid w:val="00BF3581"/>
    <w:rsid w:val="00BF603C"/>
    <w:rsid w:val="00BF7314"/>
    <w:rsid w:val="00C04DCE"/>
    <w:rsid w:val="00C063FD"/>
    <w:rsid w:val="00C11154"/>
    <w:rsid w:val="00C1150F"/>
    <w:rsid w:val="00C1191C"/>
    <w:rsid w:val="00C12EA4"/>
    <w:rsid w:val="00C16194"/>
    <w:rsid w:val="00C16266"/>
    <w:rsid w:val="00C17920"/>
    <w:rsid w:val="00C17ADA"/>
    <w:rsid w:val="00C207A5"/>
    <w:rsid w:val="00C258EC"/>
    <w:rsid w:val="00C309E7"/>
    <w:rsid w:val="00C31E7D"/>
    <w:rsid w:val="00C33BFE"/>
    <w:rsid w:val="00C37E7C"/>
    <w:rsid w:val="00C40B81"/>
    <w:rsid w:val="00C41113"/>
    <w:rsid w:val="00C4167D"/>
    <w:rsid w:val="00C41DB5"/>
    <w:rsid w:val="00C46AC8"/>
    <w:rsid w:val="00C4788A"/>
    <w:rsid w:val="00C50541"/>
    <w:rsid w:val="00C510E2"/>
    <w:rsid w:val="00C51AD1"/>
    <w:rsid w:val="00C5262C"/>
    <w:rsid w:val="00C533F7"/>
    <w:rsid w:val="00C53FE6"/>
    <w:rsid w:val="00C549BD"/>
    <w:rsid w:val="00C55E3A"/>
    <w:rsid w:val="00C6275F"/>
    <w:rsid w:val="00C64F0C"/>
    <w:rsid w:val="00C7516C"/>
    <w:rsid w:val="00C7551D"/>
    <w:rsid w:val="00C80016"/>
    <w:rsid w:val="00C91513"/>
    <w:rsid w:val="00CA1005"/>
    <w:rsid w:val="00CA27B6"/>
    <w:rsid w:val="00CA42B3"/>
    <w:rsid w:val="00CA463B"/>
    <w:rsid w:val="00CA79FF"/>
    <w:rsid w:val="00CB1D01"/>
    <w:rsid w:val="00CB59A5"/>
    <w:rsid w:val="00CC1AFA"/>
    <w:rsid w:val="00CC3747"/>
    <w:rsid w:val="00CC3F68"/>
    <w:rsid w:val="00CC4CAF"/>
    <w:rsid w:val="00CD1D96"/>
    <w:rsid w:val="00CD3504"/>
    <w:rsid w:val="00CD4F6A"/>
    <w:rsid w:val="00CD718F"/>
    <w:rsid w:val="00CE1CE6"/>
    <w:rsid w:val="00CE1E2B"/>
    <w:rsid w:val="00CE2BDF"/>
    <w:rsid w:val="00CE616E"/>
    <w:rsid w:val="00CF48D2"/>
    <w:rsid w:val="00CF62EE"/>
    <w:rsid w:val="00D00483"/>
    <w:rsid w:val="00D01D5D"/>
    <w:rsid w:val="00D029BF"/>
    <w:rsid w:val="00D055B9"/>
    <w:rsid w:val="00D05C2C"/>
    <w:rsid w:val="00D11D0C"/>
    <w:rsid w:val="00D122CB"/>
    <w:rsid w:val="00D1391E"/>
    <w:rsid w:val="00D13C45"/>
    <w:rsid w:val="00D146D9"/>
    <w:rsid w:val="00D21FDB"/>
    <w:rsid w:val="00D23E4B"/>
    <w:rsid w:val="00D25425"/>
    <w:rsid w:val="00D27702"/>
    <w:rsid w:val="00D348F0"/>
    <w:rsid w:val="00D35CCC"/>
    <w:rsid w:val="00D362E8"/>
    <w:rsid w:val="00D405C8"/>
    <w:rsid w:val="00D405CB"/>
    <w:rsid w:val="00D428A3"/>
    <w:rsid w:val="00D442A6"/>
    <w:rsid w:val="00D44924"/>
    <w:rsid w:val="00D52378"/>
    <w:rsid w:val="00D52CC2"/>
    <w:rsid w:val="00D55D91"/>
    <w:rsid w:val="00D56448"/>
    <w:rsid w:val="00D65630"/>
    <w:rsid w:val="00D65B83"/>
    <w:rsid w:val="00D668B5"/>
    <w:rsid w:val="00D73EDD"/>
    <w:rsid w:val="00D7513B"/>
    <w:rsid w:val="00D75806"/>
    <w:rsid w:val="00D82384"/>
    <w:rsid w:val="00D843F8"/>
    <w:rsid w:val="00D86BD0"/>
    <w:rsid w:val="00D86D5C"/>
    <w:rsid w:val="00D879CA"/>
    <w:rsid w:val="00D90BC7"/>
    <w:rsid w:val="00D91F99"/>
    <w:rsid w:val="00D92C75"/>
    <w:rsid w:val="00D9470F"/>
    <w:rsid w:val="00DA08AB"/>
    <w:rsid w:val="00DA2983"/>
    <w:rsid w:val="00DA48EB"/>
    <w:rsid w:val="00DA4FB0"/>
    <w:rsid w:val="00DA591A"/>
    <w:rsid w:val="00DA5B77"/>
    <w:rsid w:val="00DB13D1"/>
    <w:rsid w:val="00DB7BEA"/>
    <w:rsid w:val="00DC1AAE"/>
    <w:rsid w:val="00DC1FD3"/>
    <w:rsid w:val="00DC25AA"/>
    <w:rsid w:val="00DC34CF"/>
    <w:rsid w:val="00DC522B"/>
    <w:rsid w:val="00DC71A3"/>
    <w:rsid w:val="00DC78B1"/>
    <w:rsid w:val="00DD7A9E"/>
    <w:rsid w:val="00DE1198"/>
    <w:rsid w:val="00DE23EE"/>
    <w:rsid w:val="00DE3596"/>
    <w:rsid w:val="00DE47AD"/>
    <w:rsid w:val="00DE5076"/>
    <w:rsid w:val="00DE5497"/>
    <w:rsid w:val="00DE68B9"/>
    <w:rsid w:val="00DE7A20"/>
    <w:rsid w:val="00DF0572"/>
    <w:rsid w:val="00DF277E"/>
    <w:rsid w:val="00DF3222"/>
    <w:rsid w:val="00DF32C1"/>
    <w:rsid w:val="00DF3388"/>
    <w:rsid w:val="00DF49E0"/>
    <w:rsid w:val="00DF4BB0"/>
    <w:rsid w:val="00DF67E5"/>
    <w:rsid w:val="00DF6C90"/>
    <w:rsid w:val="00E00248"/>
    <w:rsid w:val="00E008CB"/>
    <w:rsid w:val="00E02741"/>
    <w:rsid w:val="00E02C5F"/>
    <w:rsid w:val="00E04539"/>
    <w:rsid w:val="00E0468F"/>
    <w:rsid w:val="00E04921"/>
    <w:rsid w:val="00E07C31"/>
    <w:rsid w:val="00E10874"/>
    <w:rsid w:val="00E116A7"/>
    <w:rsid w:val="00E11E2A"/>
    <w:rsid w:val="00E13AEA"/>
    <w:rsid w:val="00E201AC"/>
    <w:rsid w:val="00E20AD9"/>
    <w:rsid w:val="00E22524"/>
    <w:rsid w:val="00E26207"/>
    <w:rsid w:val="00E318DC"/>
    <w:rsid w:val="00E43F52"/>
    <w:rsid w:val="00E44319"/>
    <w:rsid w:val="00E44611"/>
    <w:rsid w:val="00E44F15"/>
    <w:rsid w:val="00E5015A"/>
    <w:rsid w:val="00E53F43"/>
    <w:rsid w:val="00E53F9A"/>
    <w:rsid w:val="00E54E23"/>
    <w:rsid w:val="00E607EB"/>
    <w:rsid w:val="00E624D9"/>
    <w:rsid w:val="00E64274"/>
    <w:rsid w:val="00E65215"/>
    <w:rsid w:val="00E65CD8"/>
    <w:rsid w:val="00E71469"/>
    <w:rsid w:val="00E71FAB"/>
    <w:rsid w:val="00E7429A"/>
    <w:rsid w:val="00E74764"/>
    <w:rsid w:val="00E77A0E"/>
    <w:rsid w:val="00E81D52"/>
    <w:rsid w:val="00E85EA6"/>
    <w:rsid w:val="00E87371"/>
    <w:rsid w:val="00E879AA"/>
    <w:rsid w:val="00E91074"/>
    <w:rsid w:val="00E9142C"/>
    <w:rsid w:val="00E96E3C"/>
    <w:rsid w:val="00EA0932"/>
    <w:rsid w:val="00EA0965"/>
    <w:rsid w:val="00EB5D69"/>
    <w:rsid w:val="00EB620B"/>
    <w:rsid w:val="00EC0140"/>
    <w:rsid w:val="00EC0CA0"/>
    <w:rsid w:val="00EC1611"/>
    <w:rsid w:val="00EC1912"/>
    <w:rsid w:val="00EC1CBE"/>
    <w:rsid w:val="00EC473C"/>
    <w:rsid w:val="00ED40A1"/>
    <w:rsid w:val="00ED6E64"/>
    <w:rsid w:val="00EE08A5"/>
    <w:rsid w:val="00EE52B2"/>
    <w:rsid w:val="00EE55E3"/>
    <w:rsid w:val="00EE7C97"/>
    <w:rsid w:val="00EF0F92"/>
    <w:rsid w:val="00EF43E7"/>
    <w:rsid w:val="00EF51D1"/>
    <w:rsid w:val="00EF51D7"/>
    <w:rsid w:val="00EF7B18"/>
    <w:rsid w:val="00F017C1"/>
    <w:rsid w:val="00F0196F"/>
    <w:rsid w:val="00F01D9F"/>
    <w:rsid w:val="00F024B5"/>
    <w:rsid w:val="00F035EE"/>
    <w:rsid w:val="00F056D7"/>
    <w:rsid w:val="00F0599D"/>
    <w:rsid w:val="00F07F36"/>
    <w:rsid w:val="00F1004F"/>
    <w:rsid w:val="00F158CD"/>
    <w:rsid w:val="00F2136B"/>
    <w:rsid w:val="00F3055F"/>
    <w:rsid w:val="00F349F6"/>
    <w:rsid w:val="00F402F5"/>
    <w:rsid w:val="00F41465"/>
    <w:rsid w:val="00F43BE7"/>
    <w:rsid w:val="00F43DC7"/>
    <w:rsid w:val="00F4590C"/>
    <w:rsid w:val="00F45E45"/>
    <w:rsid w:val="00F54A5D"/>
    <w:rsid w:val="00F55E19"/>
    <w:rsid w:val="00F63542"/>
    <w:rsid w:val="00F63AA5"/>
    <w:rsid w:val="00F6547E"/>
    <w:rsid w:val="00F67605"/>
    <w:rsid w:val="00F7001C"/>
    <w:rsid w:val="00F7260C"/>
    <w:rsid w:val="00F7760E"/>
    <w:rsid w:val="00F826C6"/>
    <w:rsid w:val="00F83A1B"/>
    <w:rsid w:val="00F96517"/>
    <w:rsid w:val="00FA4660"/>
    <w:rsid w:val="00FA6321"/>
    <w:rsid w:val="00FA67D5"/>
    <w:rsid w:val="00FA7B7E"/>
    <w:rsid w:val="00FB0CB9"/>
    <w:rsid w:val="00FB228D"/>
    <w:rsid w:val="00FB266D"/>
    <w:rsid w:val="00FB4EA5"/>
    <w:rsid w:val="00FB57F9"/>
    <w:rsid w:val="00FC0855"/>
    <w:rsid w:val="00FC1BBC"/>
    <w:rsid w:val="00FC7BC6"/>
    <w:rsid w:val="00FD3495"/>
    <w:rsid w:val="00FD5FAF"/>
    <w:rsid w:val="00FF28D5"/>
    <w:rsid w:val="00FF373B"/>
    <w:rsid w:val="00FF3BD3"/>
    <w:rsid w:val="00FF4ECD"/>
    <w:rsid w:val="2F6A1B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F439A"/>
  <w15:docId w15:val="{13E50126-769B-4032-8A3E-C16B14194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tabs>
        <w:tab w:val="clear" w:pos="540"/>
      </w:tabs>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tabs>
        <w:tab w:val="clear" w:pos="2340"/>
      </w:tabs>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b/>
      <w:sz w:val="36"/>
    </w:rPr>
  </w:style>
  <w:style w:type="character" w:customStyle="1" w:styleId="Heading2Char">
    <w:name w:val="Heading 2 Char"/>
    <w:aliases w:val="h2 Char,h21 Char,h22 Char"/>
    <w:basedOn w:val="DefaultParagraphFont"/>
    <w:link w:val="Heading2"/>
    <w:rsid w:val="00CD1D96"/>
    <w:rPr>
      <w:rFonts w:ascii="Arial" w:eastAsia="Times New Roman" w:hAnsi="Arial"/>
      <w:b/>
      <w:i/>
      <w:sz w:val="22"/>
    </w:rPr>
  </w:style>
  <w:style w:type="character" w:customStyle="1" w:styleId="Heading3Char">
    <w:name w:val="Heading 3 Char"/>
    <w:aliases w:val="h3 Char,h31 Char,h32 Char"/>
    <w:basedOn w:val="DefaultParagraphFont"/>
    <w:link w:val="Heading3"/>
    <w:rsid w:val="00CD1D96"/>
    <w:rPr>
      <w:rFonts w:ascii="Arial Black" w:eastAsia="Times New Roman" w:hAnsi="Arial Black"/>
    </w:rPr>
  </w:style>
  <w:style w:type="character" w:customStyle="1" w:styleId="Heading4Char">
    <w:name w:val="Heading 4 Char"/>
    <w:basedOn w:val="DefaultParagraphFont"/>
    <w:link w:val="Heading4"/>
    <w:rsid w:val="00CD1D96"/>
    <w:rPr>
      <w:rFonts w:ascii="Arial" w:eastAsia="Times New Roman" w:hAnsi="Arial"/>
      <w:b/>
      <w:i/>
    </w:rPr>
  </w:style>
  <w:style w:type="character" w:customStyle="1" w:styleId="Heading5Char">
    <w:name w:val="Heading 5 Char"/>
    <w:basedOn w:val="DefaultParagraphFont"/>
    <w:link w:val="Heading5"/>
    <w:rsid w:val="00CD1D96"/>
    <w:rPr>
      <w:rFonts w:ascii="Arial" w:eastAsia="Times New Roman" w:hAnsi="Arial"/>
      <w:b/>
    </w:rPr>
  </w:style>
  <w:style w:type="character" w:customStyle="1" w:styleId="Heading6Char">
    <w:name w:val="Heading 6 Char"/>
    <w:basedOn w:val="DefaultParagraphFont"/>
    <w:link w:val="Heading6"/>
    <w:rsid w:val="00CD1D96"/>
    <w:rPr>
      <w:rFonts w:ascii="Arial" w:eastAsia="Times New Roman" w:hAnsi="Arial"/>
      <w:i/>
    </w:rPr>
  </w:style>
  <w:style w:type="character" w:customStyle="1" w:styleId="Heading7Char">
    <w:name w:val="Heading 7 Char"/>
    <w:basedOn w:val="DefaultParagraphFont"/>
    <w:link w:val="Heading7"/>
    <w:rsid w:val="00CD1D96"/>
    <w:rPr>
      <w:rFonts w:ascii="Arial" w:eastAsia="Times New Roman" w:hAnsi="Arial"/>
      <w:i/>
    </w:rPr>
  </w:style>
  <w:style w:type="character" w:customStyle="1" w:styleId="Heading8Char">
    <w:name w:val="Heading 8 Char"/>
    <w:basedOn w:val="DefaultParagraphFont"/>
    <w:link w:val="Heading8"/>
    <w:rsid w:val="00CD1D96"/>
    <w:rPr>
      <w:rFonts w:ascii="Arial" w:eastAsia="Times New Roman" w:hAnsi="Arial"/>
      <w:i/>
    </w:rPr>
  </w:style>
  <w:style w:type="character" w:customStyle="1" w:styleId="Heading9Char">
    <w:name w:val="Heading 9 Char"/>
    <w:basedOn w:val="DefaultParagraphFont"/>
    <w:link w:val="Heading9"/>
    <w:rsid w:val="00CD1D96"/>
    <w:rPr>
      <w:rFonts w:ascii="Arial" w:eastAsia="Times New Roman" w:hAnsi="Arial"/>
      <w:b/>
      <w:i/>
      <w:sz w:val="18"/>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 w:type="table" w:customStyle="1" w:styleId="TableGrid1">
    <w:name w:val="Table Grid1"/>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9B681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rsid w:val="007B6A87"/>
    <w:rPr>
      <w:vertAlign w:val="superscript"/>
    </w:rPr>
  </w:style>
  <w:style w:type="table" w:customStyle="1" w:styleId="TableGrid11">
    <w:name w:val="Table Grid11"/>
    <w:basedOn w:val="TableNormal"/>
    <w:next w:val="TableGrid"/>
    <w:uiPriority w:val="59"/>
    <w:rsid w:val="00B843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B843F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1F8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1150F"/>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8C1142"/>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477514"/>
    <w:rPr>
      <w:color w:val="605E5C"/>
      <w:shd w:val="clear" w:color="auto" w:fill="E1DFDD"/>
    </w:rPr>
  </w:style>
  <w:style w:type="character" w:styleId="Mention">
    <w:name w:val="Mention"/>
    <w:basedOn w:val="DefaultParagraphFont"/>
    <w:uiPriority w:val="99"/>
    <w:unhideWhenUsed/>
    <w:rsid w:val="00477514"/>
    <w:rPr>
      <w:color w:val="2B579A"/>
      <w:shd w:val="clear" w:color="auto" w:fill="E1DFDD"/>
    </w:rPr>
  </w:style>
  <w:style w:type="table" w:customStyle="1" w:styleId="TableGrid4">
    <w:name w:val="Table Grid4"/>
    <w:basedOn w:val="TableNormal"/>
    <w:next w:val="TableGrid"/>
    <w:uiPriority w:val="39"/>
    <w:rsid w:val="001C4BC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33333"/>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42856">
      <w:bodyDiv w:val="1"/>
      <w:marLeft w:val="0"/>
      <w:marRight w:val="0"/>
      <w:marTop w:val="0"/>
      <w:marBottom w:val="0"/>
      <w:divBdr>
        <w:top w:val="none" w:sz="0" w:space="0" w:color="auto"/>
        <w:left w:val="none" w:sz="0" w:space="0" w:color="auto"/>
        <w:bottom w:val="none" w:sz="0" w:space="0" w:color="auto"/>
        <w:right w:val="none" w:sz="0" w:space="0" w:color="auto"/>
      </w:divBdr>
    </w:div>
    <w:div w:id="789864881">
      <w:bodyDiv w:val="1"/>
      <w:marLeft w:val="0"/>
      <w:marRight w:val="0"/>
      <w:marTop w:val="0"/>
      <w:marBottom w:val="0"/>
      <w:divBdr>
        <w:top w:val="none" w:sz="0" w:space="0" w:color="auto"/>
        <w:left w:val="none" w:sz="0" w:space="0" w:color="auto"/>
        <w:bottom w:val="none" w:sz="0" w:space="0" w:color="auto"/>
        <w:right w:val="none" w:sz="0" w:space="0" w:color="auto"/>
      </w:divBdr>
    </w:div>
    <w:div w:id="1056002866">
      <w:bodyDiv w:val="1"/>
      <w:marLeft w:val="0"/>
      <w:marRight w:val="0"/>
      <w:marTop w:val="0"/>
      <w:marBottom w:val="0"/>
      <w:divBdr>
        <w:top w:val="none" w:sz="0" w:space="0" w:color="auto"/>
        <w:left w:val="none" w:sz="0" w:space="0" w:color="auto"/>
        <w:bottom w:val="none" w:sz="0" w:space="0" w:color="auto"/>
        <w:right w:val="none" w:sz="0" w:space="0" w:color="auto"/>
      </w:divBdr>
    </w:div>
    <w:div w:id="1177159660">
      <w:bodyDiv w:val="1"/>
      <w:marLeft w:val="0"/>
      <w:marRight w:val="0"/>
      <w:marTop w:val="0"/>
      <w:marBottom w:val="0"/>
      <w:divBdr>
        <w:top w:val="none" w:sz="0" w:space="0" w:color="auto"/>
        <w:left w:val="none" w:sz="0" w:space="0" w:color="auto"/>
        <w:bottom w:val="none" w:sz="0" w:space="0" w:color="auto"/>
        <w:right w:val="none" w:sz="0" w:space="0" w:color="auto"/>
      </w:divBdr>
    </w:div>
    <w:div w:id="1550607363">
      <w:bodyDiv w:val="1"/>
      <w:marLeft w:val="0"/>
      <w:marRight w:val="0"/>
      <w:marTop w:val="0"/>
      <w:marBottom w:val="0"/>
      <w:divBdr>
        <w:top w:val="none" w:sz="0" w:space="0" w:color="auto"/>
        <w:left w:val="none" w:sz="0" w:space="0" w:color="auto"/>
        <w:bottom w:val="none" w:sz="0" w:space="0" w:color="auto"/>
        <w:right w:val="none" w:sz="0" w:space="0" w:color="auto"/>
      </w:divBdr>
    </w:div>
    <w:div w:id="1615139050">
      <w:bodyDiv w:val="1"/>
      <w:marLeft w:val="0"/>
      <w:marRight w:val="0"/>
      <w:marTop w:val="0"/>
      <w:marBottom w:val="0"/>
      <w:divBdr>
        <w:top w:val="none" w:sz="0" w:space="0" w:color="auto"/>
        <w:left w:val="none" w:sz="0" w:space="0" w:color="auto"/>
        <w:bottom w:val="none" w:sz="0" w:space="0" w:color="auto"/>
        <w:right w:val="none" w:sz="0" w:space="0" w:color="auto"/>
      </w:divBdr>
    </w:div>
    <w:div w:id="1987464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
        <AccountId xsi:nil="true"/>
        <AccountType/>
      </UserInfo>
    </SharedWithUsers>
    <MediaLengthInSeconds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212C14B-9A95-4AF4-A2DE-F92B91FC51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E6E6EE-0802-4AFF-A770-2D096CD56AD8}">
  <ds:schemaRefs>
    <ds:schemaRef ds:uri="http://schemas.openxmlformats.org/officeDocument/2006/bibliography"/>
  </ds:schemaRefs>
</ds:datastoreItem>
</file>

<file path=customXml/itemProps3.xml><?xml version="1.0" encoding="utf-8"?>
<ds:datastoreItem xmlns:ds="http://schemas.openxmlformats.org/officeDocument/2006/customXml" ds:itemID="{1FD56BEA-B188-429E-8A1F-96F90DD8A7D9}">
  <ds:schemaRefs>
    <ds:schemaRef ds:uri="http://schemas.microsoft.com/sharepoint/v3/contenttype/forms"/>
  </ds:schemaRefs>
</ds:datastoreItem>
</file>

<file path=customXml/itemProps4.xml><?xml version="1.0" encoding="utf-8"?>
<ds:datastoreItem xmlns:ds="http://schemas.openxmlformats.org/officeDocument/2006/customXml" ds:itemID="{68A1AF3F-ADE2-48CA-94CB-8FCE59FFCF14}">
  <ds:schemaRefs>
    <ds:schemaRef ds:uri="http://schemas.openxmlformats.org/officeDocument/2006/bibliography"/>
  </ds:schemaRefs>
</ds:datastoreItem>
</file>

<file path=customXml/itemProps5.xml><?xml version="1.0" encoding="utf-8"?>
<ds:datastoreItem xmlns:ds="http://schemas.openxmlformats.org/officeDocument/2006/customXml" ds:itemID="{8EC2A80B-D165-4D5C-8C56-AA7A8358B680}">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24</Pages>
  <Words>9491</Words>
  <Characters>54100</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63465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schan</dc:creator>
  <cp:keywords/>
  <cp:lastModifiedBy>Alhabibi, Haider@Energy</cp:lastModifiedBy>
  <cp:revision>167</cp:revision>
  <cp:lastPrinted>2019-01-23T23:31:00Z</cp:lastPrinted>
  <dcterms:created xsi:type="dcterms:W3CDTF">2022-01-25T22:39:00Z</dcterms:created>
  <dcterms:modified xsi:type="dcterms:W3CDTF">2023-11-06T20:24:00Z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629100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