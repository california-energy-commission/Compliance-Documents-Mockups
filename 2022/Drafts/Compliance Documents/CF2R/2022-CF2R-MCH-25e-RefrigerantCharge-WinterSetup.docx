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0F7842" w:rsidRPr="00331215" w14:paraId="22383C08" w14:textId="77777777" w:rsidTr="00A23F79">
        <w:trPr>
          <w:cantSplit/>
          <w:trHeight w:val="449"/>
        </w:trPr>
        <w:tc>
          <w:tcPr>
            <w:tcW w:w="5000" w:type="pct"/>
            <w:gridSpan w:val="3"/>
          </w:tcPr>
          <w:p w14:paraId="22383C06" w14:textId="73B3B170" w:rsidR="000F7842" w:rsidRPr="00331215" w:rsidRDefault="000F7842" w:rsidP="00387069">
            <w:pPr>
              <w:rPr>
                <w:rFonts w:ascii="Calibri" w:hAnsi="Calibri"/>
                <w:b/>
              </w:rPr>
            </w:pPr>
            <w:r w:rsidRPr="00331215">
              <w:rPr>
                <w:rFonts w:ascii="Calibri" w:hAnsi="Calibri"/>
                <w:b/>
              </w:rPr>
              <w:t>A. System Information</w:t>
            </w:r>
          </w:p>
          <w:p w14:paraId="22383C07" w14:textId="77777777" w:rsidR="000F7842" w:rsidRPr="00D013F1" w:rsidRDefault="000F7842" w:rsidP="00387069">
            <w:pPr>
              <w:rPr>
                <w:rFonts w:ascii="Calibri" w:hAnsi="Calibri"/>
              </w:rPr>
            </w:pPr>
            <w:r w:rsidRPr="00D013F1">
              <w:rPr>
                <w:rFonts w:ascii="Calibri" w:hAnsi="Calibri"/>
              </w:rPr>
              <w:t>Each system requiring refrigerant charge verification will be documented on a separate certificate.</w:t>
            </w:r>
          </w:p>
        </w:tc>
      </w:tr>
      <w:tr w:rsidR="000F7842" w:rsidRPr="00331215" w14:paraId="22383C0C" w14:textId="77777777" w:rsidTr="00AC02CA">
        <w:trPr>
          <w:cantSplit/>
          <w:trHeight w:val="360"/>
        </w:trPr>
        <w:tc>
          <w:tcPr>
            <w:tcW w:w="288" w:type="pct"/>
            <w:vAlign w:val="center"/>
          </w:tcPr>
          <w:p w14:paraId="22383C0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vAlign w:val="center"/>
          </w:tcPr>
          <w:p w14:paraId="22383C0A" w14:textId="7B8ED252" w:rsidR="000F7842" w:rsidRPr="00331215" w:rsidRDefault="00C01847" w:rsidP="00387069">
            <w:pPr>
              <w:pStyle w:val="Header"/>
              <w:tabs>
                <w:tab w:val="clear" w:pos="4320"/>
                <w:tab w:val="clear" w:pos="8640"/>
              </w:tabs>
              <w:rPr>
                <w:rFonts w:ascii="Calibri" w:hAnsi="Calibri"/>
              </w:rPr>
            </w:pPr>
            <w:r>
              <w:rPr>
                <w:rFonts w:ascii="Calibri" w:hAnsi="Calibri"/>
              </w:rPr>
              <w:t xml:space="preserve">Space Conditioning </w:t>
            </w:r>
            <w:r w:rsidR="000F7842" w:rsidRPr="00331215">
              <w:rPr>
                <w:rFonts w:ascii="Calibri" w:hAnsi="Calibri"/>
              </w:rPr>
              <w:t>System Identification or Name</w:t>
            </w:r>
          </w:p>
        </w:tc>
        <w:tc>
          <w:tcPr>
            <w:tcW w:w="2500" w:type="pct"/>
          </w:tcPr>
          <w:p w14:paraId="22383C0B"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10" w14:textId="77777777" w:rsidTr="00AC02CA">
        <w:trPr>
          <w:cantSplit/>
          <w:trHeight w:val="360"/>
        </w:trPr>
        <w:tc>
          <w:tcPr>
            <w:tcW w:w="288" w:type="pct"/>
            <w:vAlign w:val="center"/>
          </w:tcPr>
          <w:p w14:paraId="22383C0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vAlign w:val="center"/>
          </w:tcPr>
          <w:p w14:paraId="22383C0E" w14:textId="31709511" w:rsidR="000F7842" w:rsidRPr="00331215" w:rsidRDefault="00C01847" w:rsidP="00387069">
            <w:pPr>
              <w:pStyle w:val="Header"/>
              <w:tabs>
                <w:tab w:val="clear" w:pos="4320"/>
                <w:tab w:val="clear" w:pos="8640"/>
              </w:tabs>
              <w:rPr>
                <w:rFonts w:ascii="Calibri" w:hAnsi="Calibri"/>
              </w:rPr>
            </w:pPr>
            <w:r>
              <w:rPr>
                <w:rFonts w:ascii="Calibri" w:hAnsi="Calibri"/>
              </w:rPr>
              <w:t xml:space="preserve">Space Conditioning </w:t>
            </w:r>
            <w:r w:rsidR="000F7842" w:rsidRPr="00331215">
              <w:rPr>
                <w:rFonts w:ascii="Calibri" w:hAnsi="Calibri"/>
              </w:rPr>
              <w:t>System Location or Area Served</w:t>
            </w:r>
          </w:p>
        </w:tc>
        <w:tc>
          <w:tcPr>
            <w:tcW w:w="2500" w:type="pct"/>
          </w:tcPr>
          <w:p w14:paraId="22383C0F" w14:textId="77777777" w:rsidR="000F7842" w:rsidRPr="00331215" w:rsidRDefault="000F7842" w:rsidP="00A23F79">
            <w:pPr>
              <w:spacing w:after="60"/>
              <w:rPr>
                <w:rFonts w:ascii="Calibri" w:hAnsi="Calibri"/>
              </w:rPr>
            </w:pPr>
          </w:p>
        </w:tc>
      </w:tr>
      <w:tr w:rsidR="000F7842" w:rsidRPr="00331215" w14:paraId="22383C14" w14:textId="77777777" w:rsidTr="00AC02CA">
        <w:trPr>
          <w:cantSplit/>
          <w:trHeight w:val="360"/>
        </w:trPr>
        <w:tc>
          <w:tcPr>
            <w:tcW w:w="288" w:type="pct"/>
            <w:vAlign w:val="center"/>
          </w:tcPr>
          <w:p w14:paraId="22383C1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vAlign w:val="center"/>
          </w:tcPr>
          <w:p w14:paraId="22383C12" w14:textId="6FB906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ake or </w:t>
            </w:r>
            <w:r w:rsidR="00387069">
              <w:rPr>
                <w:rFonts w:ascii="Calibri" w:hAnsi="Calibri"/>
              </w:rPr>
              <w:t>B</w:t>
            </w:r>
            <w:r w:rsidRPr="00331215">
              <w:rPr>
                <w:rFonts w:ascii="Calibri" w:hAnsi="Calibri"/>
              </w:rPr>
              <w:t>rand</w:t>
            </w:r>
          </w:p>
        </w:tc>
        <w:tc>
          <w:tcPr>
            <w:tcW w:w="2500" w:type="pct"/>
          </w:tcPr>
          <w:p w14:paraId="22383C13" w14:textId="77777777" w:rsidR="000F7842" w:rsidRPr="00331215" w:rsidRDefault="000F7842" w:rsidP="00A23F79">
            <w:pPr>
              <w:spacing w:after="60"/>
              <w:rPr>
                <w:rFonts w:ascii="Calibri" w:hAnsi="Calibri"/>
              </w:rPr>
            </w:pPr>
          </w:p>
        </w:tc>
      </w:tr>
      <w:tr w:rsidR="000F7842" w:rsidRPr="00331215" w14:paraId="22383C18" w14:textId="77777777" w:rsidTr="00AC02CA">
        <w:trPr>
          <w:cantSplit/>
          <w:trHeight w:val="360"/>
        </w:trPr>
        <w:tc>
          <w:tcPr>
            <w:tcW w:w="288" w:type="pct"/>
            <w:vAlign w:val="center"/>
          </w:tcPr>
          <w:p w14:paraId="22383C1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vAlign w:val="center"/>
          </w:tcPr>
          <w:p w14:paraId="22383C16" w14:textId="28499EC3"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odel </w:t>
            </w:r>
            <w:r w:rsidR="00387069">
              <w:rPr>
                <w:rFonts w:ascii="Calibri" w:hAnsi="Calibri"/>
              </w:rPr>
              <w:t>N</w:t>
            </w:r>
            <w:r w:rsidRPr="00331215">
              <w:rPr>
                <w:rFonts w:ascii="Calibri" w:hAnsi="Calibri"/>
              </w:rPr>
              <w:t>umber</w:t>
            </w:r>
          </w:p>
        </w:tc>
        <w:tc>
          <w:tcPr>
            <w:tcW w:w="2500" w:type="pct"/>
          </w:tcPr>
          <w:p w14:paraId="22383C17" w14:textId="77777777" w:rsidR="000F7842" w:rsidRPr="00331215" w:rsidRDefault="000F7842" w:rsidP="00A23F79">
            <w:pPr>
              <w:spacing w:after="60"/>
              <w:rPr>
                <w:rFonts w:ascii="Calibri" w:hAnsi="Calibri"/>
              </w:rPr>
            </w:pPr>
          </w:p>
        </w:tc>
      </w:tr>
      <w:tr w:rsidR="000F7842" w:rsidRPr="00331215" w14:paraId="22383C1C" w14:textId="77777777" w:rsidTr="00AC02CA">
        <w:trPr>
          <w:cantSplit/>
          <w:trHeight w:val="360"/>
        </w:trPr>
        <w:tc>
          <w:tcPr>
            <w:tcW w:w="288" w:type="pct"/>
            <w:vAlign w:val="center"/>
          </w:tcPr>
          <w:p w14:paraId="22383C1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vAlign w:val="center"/>
          </w:tcPr>
          <w:p w14:paraId="22383C1A" w14:textId="2B5C5B29" w:rsidR="000F7842" w:rsidRPr="00331215" w:rsidRDefault="000F7842" w:rsidP="00387069">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C1B" w14:textId="77777777" w:rsidR="000F7842" w:rsidRPr="00331215" w:rsidRDefault="000F7842" w:rsidP="00A23F79">
            <w:pPr>
              <w:spacing w:after="60"/>
              <w:rPr>
                <w:rFonts w:ascii="Calibri" w:hAnsi="Calibri"/>
              </w:rPr>
            </w:pPr>
          </w:p>
        </w:tc>
      </w:tr>
      <w:tr w:rsidR="000F7842" w:rsidRPr="00331215" w14:paraId="22383C20" w14:textId="77777777" w:rsidTr="00AC02CA">
        <w:trPr>
          <w:cantSplit/>
          <w:trHeight w:val="360"/>
        </w:trPr>
        <w:tc>
          <w:tcPr>
            <w:tcW w:w="288" w:type="pct"/>
            <w:vAlign w:val="center"/>
          </w:tcPr>
          <w:p w14:paraId="22383C1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vAlign w:val="center"/>
          </w:tcPr>
          <w:p w14:paraId="22383C1E" w14:textId="1121EFD7"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S</w:t>
            </w:r>
            <w:r w:rsidRPr="00331215">
              <w:rPr>
                <w:rFonts w:ascii="Calibri" w:hAnsi="Calibri"/>
              </w:rPr>
              <w:t xml:space="preserve">erial </w:t>
            </w:r>
            <w:r w:rsidR="00387069">
              <w:rPr>
                <w:rFonts w:ascii="Calibri" w:hAnsi="Calibri"/>
              </w:rPr>
              <w:t>N</w:t>
            </w:r>
            <w:r w:rsidRPr="00331215">
              <w:rPr>
                <w:rFonts w:ascii="Calibri" w:hAnsi="Calibri"/>
              </w:rPr>
              <w:t>umber</w:t>
            </w:r>
          </w:p>
        </w:tc>
        <w:tc>
          <w:tcPr>
            <w:tcW w:w="2500" w:type="pct"/>
          </w:tcPr>
          <w:p w14:paraId="22383C1F" w14:textId="77777777" w:rsidR="000F7842" w:rsidRPr="00331215" w:rsidRDefault="000F7842" w:rsidP="00A23F79">
            <w:pPr>
              <w:spacing w:after="60"/>
              <w:rPr>
                <w:rFonts w:ascii="Calibri" w:hAnsi="Calibri"/>
              </w:rPr>
            </w:pPr>
          </w:p>
        </w:tc>
      </w:tr>
      <w:tr w:rsidR="000F7842" w:rsidRPr="00331215" w14:paraId="22383C24" w14:textId="77777777" w:rsidTr="00AC02CA">
        <w:trPr>
          <w:cantSplit/>
          <w:trHeight w:val="360"/>
        </w:trPr>
        <w:tc>
          <w:tcPr>
            <w:tcW w:w="288" w:type="pct"/>
            <w:vAlign w:val="center"/>
          </w:tcPr>
          <w:p w14:paraId="22383C2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vAlign w:val="center"/>
          </w:tcPr>
          <w:p w14:paraId="22383C22" w14:textId="5DFACA91" w:rsidR="000F7842" w:rsidRPr="00331215" w:rsidRDefault="000F7842" w:rsidP="00387069">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C2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28" w14:textId="77777777" w:rsidTr="00AC02CA">
        <w:trPr>
          <w:cantSplit/>
          <w:trHeight w:val="360"/>
        </w:trPr>
        <w:tc>
          <w:tcPr>
            <w:tcW w:w="288" w:type="pct"/>
            <w:vAlign w:val="center"/>
          </w:tcPr>
          <w:p w14:paraId="22383C2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C26" w14:textId="793A171B" w:rsidR="000F7842" w:rsidRPr="00331215" w:rsidRDefault="000F7842" w:rsidP="00387069">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C27" w14:textId="77777777" w:rsidR="000F7842" w:rsidRPr="00331215" w:rsidRDefault="000F7842" w:rsidP="00A23F79">
            <w:pPr>
              <w:spacing w:after="60"/>
              <w:rPr>
                <w:rFonts w:ascii="Calibri" w:hAnsi="Calibri"/>
              </w:rPr>
            </w:pPr>
          </w:p>
        </w:tc>
      </w:tr>
      <w:tr w:rsidR="00577E06" w:rsidRPr="00331215" w14:paraId="30A6BD45" w14:textId="77777777" w:rsidTr="00AC02CA">
        <w:trPr>
          <w:cantSplit/>
          <w:trHeight w:val="360"/>
        </w:trPr>
        <w:tc>
          <w:tcPr>
            <w:tcW w:w="288" w:type="pct"/>
            <w:vAlign w:val="center"/>
          </w:tcPr>
          <w:p w14:paraId="309D381E" w14:textId="336328A0"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A7E94A4" w14:textId="44955F5E" w:rsidR="00577E06" w:rsidRDefault="00577E06" w:rsidP="00387069">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051924D5" w14:textId="77777777" w:rsidR="00577E06" w:rsidRPr="00331215" w:rsidRDefault="00577E06" w:rsidP="00A23F79">
            <w:pPr>
              <w:spacing w:after="60"/>
              <w:rPr>
                <w:rFonts w:ascii="Calibri" w:hAnsi="Calibri"/>
              </w:rPr>
            </w:pPr>
          </w:p>
        </w:tc>
      </w:tr>
      <w:tr w:rsidR="000F7842" w:rsidRPr="00331215" w14:paraId="22383C2C" w14:textId="77777777" w:rsidTr="00AC02CA">
        <w:trPr>
          <w:cantSplit/>
          <w:trHeight w:val="360"/>
        </w:trPr>
        <w:tc>
          <w:tcPr>
            <w:tcW w:w="288" w:type="pct"/>
            <w:vAlign w:val="center"/>
          </w:tcPr>
          <w:p w14:paraId="22383C29" w14:textId="312995F5" w:rsidR="000F7842"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C2A" w14:textId="31787D07" w:rsidR="000F7842" w:rsidRPr="00331215" w:rsidRDefault="000F7842" w:rsidP="00387069">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Type</w:t>
            </w:r>
          </w:p>
        </w:tc>
        <w:tc>
          <w:tcPr>
            <w:tcW w:w="2500" w:type="pct"/>
            <w:vAlign w:val="center"/>
          </w:tcPr>
          <w:p w14:paraId="22383C2B" w14:textId="77777777" w:rsidR="000F7842" w:rsidRPr="00331215" w:rsidRDefault="000F7842" w:rsidP="00A23F79">
            <w:pPr>
              <w:spacing w:after="60"/>
              <w:rPr>
                <w:rFonts w:ascii="Calibri" w:hAnsi="Calibri"/>
              </w:rPr>
            </w:pPr>
          </w:p>
        </w:tc>
      </w:tr>
      <w:tr w:rsidR="000F7842" w:rsidRPr="00331215" w14:paraId="22383C30" w14:textId="77777777" w:rsidTr="00AC02CA">
        <w:trPr>
          <w:cantSplit/>
          <w:trHeight w:val="360"/>
        </w:trPr>
        <w:tc>
          <w:tcPr>
            <w:tcW w:w="288" w:type="pct"/>
            <w:vAlign w:val="center"/>
          </w:tcPr>
          <w:p w14:paraId="22383C2D" w14:textId="236AA94E" w:rsidR="000F7842"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7EB6A673" w14:textId="1F3FBDB5" w:rsidR="00387069" w:rsidRDefault="007D273C" w:rsidP="00387069">
            <w:pPr>
              <w:pStyle w:val="Header"/>
              <w:tabs>
                <w:tab w:val="clear" w:pos="4320"/>
                <w:tab w:val="clear" w:pos="8640"/>
              </w:tabs>
              <w:rPr>
                <w:rFonts w:ascii="Calibri" w:hAnsi="Calibri"/>
              </w:rPr>
            </w:pPr>
            <w:r>
              <w:rPr>
                <w:rFonts w:ascii="Calibri" w:hAnsi="Calibri"/>
              </w:rPr>
              <w:t>Fault Indicator Display</w:t>
            </w:r>
            <w:r w:rsidR="000F7842" w:rsidRPr="00331215">
              <w:rPr>
                <w:rFonts w:ascii="Calibri" w:hAnsi="Calibri"/>
              </w:rPr>
              <w:t xml:space="preserve"> (</w:t>
            </w:r>
            <w:r>
              <w:rPr>
                <w:rFonts w:ascii="Calibri" w:hAnsi="Calibri"/>
              </w:rPr>
              <w:t>FID</w:t>
            </w:r>
            <w:r w:rsidR="000F7842" w:rsidRPr="00331215">
              <w:rPr>
                <w:rFonts w:ascii="Calibri" w:hAnsi="Calibri"/>
              </w:rPr>
              <w:t>) Status</w:t>
            </w:r>
          </w:p>
          <w:p w14:paraId="22383C2E" w14:textId="6B5D7FF9"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(Note: Even systems with </w:t>
            </w:r>
            <w:proofErr w:type="gramStart"/>
            <w:r w:rsidRPr="00331215">
              <w:rPr>
                <w:rFonts w:ascii="Calibri" w:hAnsi="Calibri"/>
              </w:rPr>
              <w:t>a</w:t>
            </w:r>
            <w:proofErr w:type="gramEnd"/>
            <w:r w:rsidRPr="00331215">
              <w:rPr>
                <w:rFonts w:ascii="Calibri" w:hAnsi="Calibri"/>
              </w:rPr>
              <w:t xml:space="preserve">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C2F" w14:textId="77777777" w:rsidR="000F7842" w:rsidRPr="00331215" w:rsidRDefault="000F7842" w:rsidP="00A23F79">
            <w:pPr>
              <w:spacing w:after="60"/>
              <w:rPr>
                <w:rFonts w:ascii="Calibri" w:hAnsi="Calibri"/>
              </w:rPr>
            </w:pPr>
          </w:p>
        </w:tc>
      </w:tr>
      <w:tr w:rsidR="000F7842" w:rsidRPr="00331215" w14:paraId="22383C34" w14:textId="77777777" w:rsidTr="00AC02CA">
        <w:trPr>
          <w:cantSplit/>
          <w:trHeight w:val="360"/>
        </w:trPr>
        <w:tc>
          <w:tcPr>
            <w:tcW w:w="288" w:type="pct"/>
            <w:vAlign w:val="center"/>
          </w:tcPr>
          <w:p w14:paraId="22383C31" w14:textId="7D036EA3" w:rsidR="000F7842"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C32" w14:textId="78665078"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Is the system of a type that the minimum airflow can be verified </w:t>
            </w:r>
            <w:r w:rsidR="00461B59">
              <w:rPr>
                <w:rFonts w:ascii="Calibri" w:hAnsi="Calibri"/>
              </w:rPr>
              <w:t xml:space="preserve">for all indoor units </w:t>
            </w:r>
            <w:r w:rsidRPr="00331215">
              <w:rPr>
                <w:rFonts w:ascii="Calibri" w:hAnsi="Calibri"/>
              </w:rPr>
              <w:t>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22383C33" w14:textId="77777777" w:rsidR="000F7842" w:rsidRPr="00331215" w:rsidRDefault="000F7842" w:rsidP="00A23F79">
            <w:pPr>
              <w:spacing w:after="60"/>
              <w:rPr>
                <w:rFonts w:ascii="Calibri" w:hAnsi="Calibri"/>
              </w:rPr>
            </w:pPr>
          </w:p>
        </w:tc>
      </w:tr>
      <w:tr w:rsidR="000F7842" w:rsidRPr="00331215" w14:paraId="22383C38" w14:textId="77777777" w:rsidTr="00AC02CA">
        <w:trPr>
          <w:cantSplit/>
          <w:trHeight w:val="360"/>
        </w:trPr>
        <w:tc>
          <w:tcPr>
            <w:tcW w:w="288" w:type="pct"/>
            <w:vAlign w:val="center"/>
          </w:tcPr>
          <w:p w14:paraId="22383C35" w14:textId="07B854BC" w:rsidR="000F7842"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C36" w14:textId="77777777" w:rsidR="000F7842" w:rsidRPr="00331215" w:rsidRDefault="000F7842" w:rsidP="00387069">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C37" w14:textId="77777777" w:rsidR="000F7842" w:rsidRPr="00331215" w:rsidRDefault="000F7842" w:rsidP="00A23F79">
            <w:pPr>
              <w:spacing w:after="60"/>
              <w:rPr>
                <w:rFonts w:ascii="Calibri" w:hAnsi="Calibri"/>
              </w:rPr>
            </w:pPr>
          </w:p>
        </w:tc>
      </w:tr>
      <w:tr w:rsidR="000F7842" w:rsidRPr="00331215" w14:paraId="22383C3C" w14:textId="77777777" w:rsidTr="00AC02CA">
        <w:trPr>
          <w:cantSplit/>
          <w:trHeight w:val="360"/>
        </w:trPr>
        <w:tc>
          <w:tcPr>
            <w:tcW w:w="288" w:type="pct"/>
            <w:vAlign w:val="center"/>
          </w:tcPr>
          <w:p w14:paraId="22383C39" w14:textId="45976AF7" w:rsidR="000F7842" w:rsidRPr="00331215" w:rsidRDefault="00577E06" w:rsidP="00AC02C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22383C3A" w14:textId="0EEA0B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387069">
              <w:rPr>
                <w:rFonts w:ascii="Calibri" w:hAnsi="Calibri"/>
              </w:rPr>
              <w:t>S</w:t>
            </w:r>
            <w:r w:rsidRPr="00331215">
              <w:rPr>
                <w:rFonts w:ascii="Calibri" w:hAnsi="Calibri"/>
              </w:rPr>
              <w:t>ystem</w:t>
            </w:r>
          </w:p>
        </w:tc>
        <w:tc>
          <w:tcPr>
            <w:tcW w:w="2500" w:type="pct"/>
            <w:vAlign w:val="center"/>
          </w:tcPr>
          <w:p w14:paraId="22383C3B" w14:textId="77777777" w:rsidR="000F7842" w:rsidRPr="00331215" w:rsidRDefault="000F7842" w:rsidP="00A23F79">
            <w:pPr>
              <w:rPr>
                <w:rFonts w:ascii="Calibri" w:hAnsi="Calibri"/>
              </w:rPr>
            </w:pPr>
          </w:p>
        </w:tc>
      </w:tr>
      <w:tr w:rsidR="000F7842" w:rsidRPr="00331215" w14:paraId="22383C40" w14:textId="77777777" w:rsidTr="00AC02CA">
        <w:trPr>
          <w:cantSplit/>
          <w:trHeight w:val="360"/>
        </w:trPr>
        <w:tc>
          <w:tcPr>
            <w:tcW w:w="288" w:type="pct"/>
            <w:vAlign w:val="center"/>
          </w:tcPr>
          <w:p w14:paraId="22383C3D" w14:textId="5CEF682F" w:rsidR="000F7842"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22383C3E" w14:textId="43D61DCA"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Refrigerant </w:t>
            </w:r>
            <w:r w:rsidR="00387069">
              <w:rPr>
                <w:rFonts w:ascii="Calibri" w:hAnsi="Calibri"/>
              </w:rPr>
              <w:t>C</w:t>
            </w:r>
            <w:r w:rsidRPr="00331215">
              <w:rPr>
                <w:rFonts w:ascii="Calibri" w:hAnsi="Calibri"/>
              </w:rPr>
              <w:t xml:space="preserve">harge </w:t>
            </w:r>
            <w:r w:rsidR="00387069">
              <w:rPr>
                <w:rFonts w:ascii="Calibri" w:hAnsi="Calibri"/>
              </w:rPr>
              <w:t>V</w:t>
            </w:r>
            <w:r w:rsidRPr="00331215">
              <w:rPr>
                <w:rFonts w:ascii="Calibri" w:hAnsi="Calibri"/>
              </w:rPr>
              <w:t xml:space="preserve">erification </w:t>
            </w:r>
            <w:r w:rsidR="00387069">
              <w:rPr>
                <w:rFonts w:ascii="Calibri" w:hAnsi="Calibri"/>
              </w:rPr>
              <w:t>M</w:t>
            </w:r>
            <w:r w:rsidRPr="00331215">
              <w:rPr>
                <w:rFonts w:ascii="Calibri" w:hAnsi="Calibri"/>
              </w:rPr>
              <w:t xml:space="preserve">ethod </w:t>
            </w:r>
            <w:r w:rsidR="00387069">
              <w:rPr>
                <w:rFonts w:ascii="Calibri" w:hAnsi="Calibri"/>
              </w:rPr>
              <w:t>U</w:t>
            </w:r>
            <w:r w:rsidRPr="00331215">
              <w:rPr>
                <w:rFonts w:ascii="Calibri" w:hAnsi="Calibri"/>
              </w:rPr>
              <w:t>sed</w:t>
            </w:r>
          </w:p>
        </w:tc>
        <w:tc>
          <w:tcPr>
            <w:tcW w:w="2500" w:type="pct"/>
            <w:vAlign w:val="center"/>
          </w:tcPr>
          <w:p w14:paraId="22383C3F" w14:textId="77777777" w:rsidR="000F7842" w:rsidRPr="00331215" w:rsidRDefault="000F7842" w:rsidP="000F7842">
            <w:pPr>
              <w:pStyle w:val="ListParagraph"/>
              <w:spacing w:after="60"/>
              <w:rPr>
                <w:rFonts w:ascii="Calibri" w:hAnsi="Calibri"/>
              </w:rPr>
            </w:pPr>
          </w:p>
        </w:tc>
      </w:tr>
      <w:tr w:rsidR="000F7842" w:rsidRPr="00331215" w14:paraId="22383C44" w14:textId="77777777" w:rsidTr="00AC02CA">
        <w:trPr>
          <w:cantSplit/>
          <w:trHeight w:val="953"/>
        </w:trPr>
        <w:tc>
          <w:tcPr>
            <w:tcW w:w="288" w:type="pct"/>
            <w:vAlign w:val="center"/>
          </w:tcPr>
          <w:p w14:paraId="22383C41" w14:textId="677CC6D6" w:rsidR="000F7842" w:rsidRPr="00331215" w:rsidRDefault="00577E06" w:rsidP="00AC02C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22383C42" w14:textId="38E4F1E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Person who </w:t>
            </w:r>
            <w:r w:rsidR="00387069">
              <w:rPr>
                <w:rFonts w:ascii="Calibri" w:hAnsi="Calibri"/>
              </w:rPr>
              <w:t>P</w:t>
            </w:r>
            <w:r w:rsidRPr="00331215">
              <w:rPr>
                <w:rFonts w:ascii="Calibri" w:hAnsi="Calibri"/>
              </w:rPr>
              <w:t xml:space="preserve">erformed the Refrigerant Charge Verification </w:t>
            </w:r>
            <w:r w:rsidR="00387069">
              <w:rPr>
                <w:rFonts w:ascii="Calibri" w:hAnsi="Calibri"/>
              </w:rPr>
              <w:t>R</w:t>
            </w:r>
            <w:r w:rsidRPr="00331215">
              <w:rPr>
                <w:rFonts w:ascii="Calibri" w:hAnsi="Calibri"/>
              </w:rPr>
              <w:t>eported on this Certificate of Installation</w:t>
            </w:r>
          </w:p>
        </w:tc>
        <w:tc>
          <w:tcPr>
            <w:tcW w:w="2500" w:type="pct"/>
            <w:vAlign w:val="center"/>
          </w:tcPr>
          <w:p w14:paraId="22383C43" w14:textId="77777777" w:rsidR="000F7842" w:rsidRPr="00331215" w:rsidRDefault="000F7842" w:rsidP="00A23F79">
            <w:pPr>
              <w:rPr>
                <w:rFonts w:ascii="Calibri" w:hAnsi="Calibri"/>
              </w:rPr>
            </w:pPr>
          </w:p>
        </w:tc>
      </w:tr>
      <w:tr w:rsidR="000F7842" w:rsidRPr="00331215" w14:paraId="22383C48" w14:textId="77777777" w:rsidTr="00AC02CA">
        <w:trPr>
          <w:cantSplit/>
          <w:trHeight w:val="953"/>
        </w:trPr>
        <w:tc>
          <w:tcPr>
            <w:tcW w:w="288" w:type="pct"/>
            <w:vAlign w:val="center"/>
          </w:tcPr>
          <w:p w14:paraId="22383C45" w14:textId="422230C5" w:rsidR="000F7842"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C46" w14:textId="08419592" w:rsidR="000F7842" w:rsidRPr="00331215" w:rsidRDefault="000F7842" w:rsidP="00387069">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C47" w14:textId="77777777" w:rsidR="000F7842" w:rsidRPr="00331215" w:rsidRDefault="000F7842" w:rsidP="00A23F79">
            <w:pPr>
              <w:rPr>
                <w:rFonts w:ascii="Calibri" w:hAnsi="Calibri"/>
              </w:rPr>
            </w:pPr>
          </w:p>
        </w:tc>
      </w:tr>
    </w:tbl>
    <w:p w14:paraId="22383C49" w14:textId="77777777" w:rsidR="000F7842" w:rsidRPr="00331215" w:rsidRDefault="000F7842" w:rsidP="000F7842"/>
    <w:p w14:paraId="22383C4A" w14:textId="77777777" w:rsidR="000F7842" w:rsidRPr="00331215" w:rsidRDefault="000F7842" w:rsidP="000F7842">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0F7842" w:rsidRPr="00331215" w14:paraId="22383C4E" w14:textId="77777777" w:rsidTr="00A23F79">
        <w:trPr>
          <w:cantSplit/>
          <w:trHeight w:val="288"/>
        </w:trPr>
        <w:tc>
          <w:tcPr>
            <w:tcW w:w="5000" w:type="pct"/>
            <w:vAlign w:val="center"/>
          </w:tcPr>
          <w:p w14:paraId="22383C4B" w14:textId="3ED375AC" w:rsidR="000F7842" w:rsidRPr="00331215" w:rsidRDefault="000F7842" w:rsidP="00CE67A8">
            <w:pPr>
              <w:keepNext/>
              <w:rPr>
                <w:rFonts w:ascii="Calibri" w:hAnsi="Calibri"/>
                <w:b/>
              </w:rPr>
            </w:pPr>
            <w:r w:rsidRPr="00331215">
              <w:rPr>
                <w:rFonts w:ascii="Calibri" w:hAnsi="Calibri"/>
                <w:b/>
              </w:rPr>
              <w:lastRenderedPageBreak/>
              <w:t>MCH</w:t>
            </w:r>
            <w:r w:rsidR="00A76FE4">
              <w:rPr>
                <w:rFonts w:ascii="Calibri" w:hAnsi="Calibri"/>
                <w:b/>
              </w:rPr>
              <w:t>-</w:t>
            </w:r>
            <w:r w:rsidRPr="00331215">
              <w:rPr>
                <w:rFonts w:ascii="Calibri" w:hAnsi="Calibri"/>
                <w:b/>
              </w:rPr>
              <w:t>25e</w:t>
            </w:r>
            <w:r w:rsidR="00B10025">
              <w:rPr>
                <w:rFonts w:ascii="Calibri" w:hAnsi="Calibri"/>
                <w:b/>
              </w:rPr>
              <w:t xml:space="preserve"> - Refrigerant Charge Verification - Winter Setup</w:t>
            </w:r>
          </w:p>
          <w:p w14:paraId="22383C4C" w14:textId="77777777" w:rsidR="000F7842" w:rsidRPr="00331215" w:rsidRDefault="000F7842" w:rsidP="00CE67A8">
            <w:pPr>
              <w:keepNext/>
              <w:numPr>
                <w:ilvl w:val="0"/>
                <w:numId w:val="13"/>
              </w:numPr>
              <w:rPr>
                <w:rFonts w:ascii="Calibri" w:hAnsi="Calibri"/>
                <w:i/>
              </w:rPr>
            </w:pPr>
            <w:r w:rsidRPr="00331215">
              <w:rPr>
                <w:rFonts w:ascii="Calibri" w:hAnsi="Calibri"/>
                <w:i/>
              </w:rPr>
              <w:t>Winter Setup for the Standard Charge Verification Procedure is specified in Reference Residential Appendix RA1.2.</w:t>
            </w:r>
          </w:p>
          <w:p w14:paraId="22383C4D" w14:textId="77777777" w:rsidR="000F7842" w:rsidRPr="00331215" w:rsidRDefault="000F7842" w:rsidP="00CE67A8">
            <w:pPr>
              <w:keepNext/>
              <w:numPr>
                <w:ilvl w:val="0"/>
                <w:numId w:val="13"/>
              </w:numPr>
              <w:rPr>
                <w:rFonts w:ascii="Calibri" w:hAnsi="Calibri"/>
              </w:rPr>
            </w:pPr>
            <w:r w:rsidRPr="00331215">
              <w:rPr>
                <w:rFonts w:ascii="Calibri" w:hAnsi="Calibri"/>
                <w:i/>
              </w:rPr>
              <w:t>Procedures for determining Refrigerant Charge using the Standard Charge Verification Procedure are given in Reference Residential Appendix RA3.2.2.</w:t>
            </w:r>
          </w:p>
        </w:tc>
      </w:tr>
    </w:tbl>
    <w:p w14:paraId="22383C4F" w14:textId="77777777" w:rsidR="000F7842" w:rsidRPr="00331215"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0F7842" w:rsidRPr="00331215" w14:paraId="22383C51" w14:textId="77777777" w:rsidTr="00A23F79">
        <w:trPr>
          <w:cantSplit/>
          <w:trHeight w:val="432"/>
        </w:trPr>
        <w:tc>
          <w:tcPr>
            <w:tcW w:w="5000" w:type="pct"/>
            <w:gridSpan w:val="3"/>
            <w:vAlign w:val="center"/>
          </w:tcPr>
          <w:p w14:paraId="22383C50" w14:textId="411179DB" w:rsidR="000F7842" w:rsidRPr="00331215" w:rsidRDefault="000F7842" w:rsidP="00A23F79">
            <w:pPr>
              <w:keepNext/>
              <w:rPr>
                <w:rFonts w:ascii="Calibri" w:hAnsi="Calibri"/>
                <w:b/>
              </w:rPr>
            </w:pPr>
            <w:r w:rsidRPr="00331215">
              <w:rPr>
                <w:rFonts w:ascii="Calibri" w:hAnsi="Calibri"/>
                <w:b/>
              </w:rPr>
              <w:t>B. System Model Applicability for Winter Setup Method</w:t>
            </w:r>
          </w:p>
        </w:tc>
      </w:tr>
      <w:tr w:rsidR="000F7842" w:rsidRPr="00331215" w14:paraId="22383C55" w14:textId="77777777" w:rsidTr="00A23F79">
        <w:trPr>
          <w:cantSplit/>
          <w:trHeight w:val="432"/>
        </w:trPr>
        <w:tc>
          <w:tcPr>
            <w:tcW w:w="253" w:type="pct"/>
            <w:vAlign w:val="center"/>
          </w:tcPr>
          <w:p w14:paraId="22383C5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53" w14:textId="5713A494" w:rsidR="000F7842" w:rsidRPr="00331215" w:rsidRDefault="000F7842" w:rsidP="00387069">
            <w:pPr>
              <w:keepNext/>
              <w:spacing w:after="60"/>
              <w:rPr>
                <w:rFonts w:ascii="Calibri" w:hAnsi="Calibri"/>
              </w:rPr>
            </w:pPr>
            <w:r w:rsidRPr="00331215">
              <w:rPr>
                <w:rFonts w:ascii="Calibri" w:hAnsi="Calibri"/>
              </w:rPr>
              <w:t xml:space="preserve">Refrigerant </w:t>
            </w:r>
            <w:r w:rsidR="00387069">
              <w:rPr>
                <w:rFonts w:ascii="Calibri" w:hAnsi="Calibri"/>
              </w:rPr>
              <w:t>M</w:t>
            </w:r>
            <w:r w:rsidRPr="00331215">
              <w:rPr>
                <w:rFonts w:ascii="Calibri" w:hAnsi="Calibri"/>
              </w:rPr>
              <w:t xml:space="preserve">etering </w:t>
            </w:r>
            <w:r w:rsidR="00387069">
              <w:rPr>
                <w:rFonts w:ascii="Calibri" w:hAnsi="Calibri"/>
              </w:rPr>
              <w:t>D</w:t>
            </w:r>
            <w:r w:rsidRPr="00331215">
              <w:rPr>
                <w:rFonts w:ascii="Calibri" w:hAnsi="Calibri"/>
              </w:rPr>
              <w:t>evice</w:t>
            </w:r>
            <w:r>
              <w:rPr>
                <w:rFonts w:ascii="Calibri" w:hAnsi="Calibri"/>
              </w:rPr>
              <w:t xml:space="preserve"> </w:t>
            </w:r>
            <w:r w:rsidR="00387069">
              <w:rPr>
                <w:rFonts w:ascii="Calibri" w:hAnsi="Calibri"/>
              </w:rPr>
              <w:t>T</w:t>
            </w:r>
            <w:r>
              <w:rPr>
                <w:rFonts w:ascii="Calibri" w:hAnsi="Calibri"/>
              </w:rPr>
              <w:t>ype</w:t>
            </w:r>
          </w:p>
        </w:tc>
        <w:tc>
          <w:tcPr>
            <w:tcW w:w="2500" w:type="pct"/>
            <w:vAlign w:val="center"/>
          </w:tcPr>
          <w:p w14:paraId="22383C54" w14:textId="77777777" w:rsidR="000F7842" w:rsidRPr="00331215" w:rsidRDefault="000F7842" w:rsidP="000F7842">
            <w:pPr>
              <w:keepNext/>
              <w:ind w:left="720"/>
              <w:rPr>
                <w:rFonts w:ascii="Calibri" w:hAnsi="Calibri"/>
              </w:rPr>
            </w:pPr>
          </w:p>
        </w:tc>
      </w:tr>
      <w:tr w:rsidR="000F7842" w:rsidRPr="00331215" w14:paraId="22383C59" w14:textId="77777777" w:rsidTr="00A23F79">
        <w:trPr>
          <w:cantSplit/>
          <w:trHeight w:val="432"/>
        </w:trPr>
        <w:tc>
          <w:tcPr>
            <w:tcW w:w="253" w:type="pct"/>
            <w:vAlign w:val="center"/>
          </w:tcPr>
          <w:p w14:paraId="22383C5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57" w14:textId="279DB7DB" w:rsidR="000F7842" w:rsidRPr="00331215" w:rsidRDefault="000F7842" w:rsidP="00387069">
            <w:pPr>
              <w:keepNext/>
              <w:spacing w:after="60"/>
              <w:rPr>
                <w:rFonts w:ascii="Calibri" w:hAnsi="Calibri"/>
              </w:rPr>
            </w:pPr>
            <w:r w:rsidRPr="00331215">
              <w:rPr>
                <w:rFonts w:ascii="Calibri" w:hAnsi="Calibri"/>
              </w:rPr>
              <w:t xml:space="preserve">Winter Setup Method </w:t>
            </w:r>
            <w:r w:rsidR="00387069">
              <w:rPr>
                <w:rFonts w:ascii="Calibri" w:hAnsi="Calibri"/>
              </w:rPr>
              <w:t>A</w:t>
            </w:r>
            <w:r w:rsidRPr="00331215">
              <w:rPr>
                <w:rFonts w:ascii="Calibri" w:hAnsi="Calibri"/>
              </w:rPr>
              <w:t xml:space="preserve">pplicability </w:t>
            </w:r>
            <w:r w:rsidR="00387069">
              <w:rPr>
                <w:rFonts w:ascii="Calibri" w:hAnsi="Calibri"/>
              </w:rPr>
              <w:t>S</w:t>
            </w:r>
            <w:r w:rsidRPr="00331215">
              <w:rPr>
                <w:rFonts w:ascii="Calibri" w:hAnsi="Calibri"/>
              </w:rPr>
              <w:t>tatus</w:t>
            </w:r>
          </w:p>
        </w:tc>
        <w:tc>
          <w:tcPr>
            <w:tcW w:w="2500" w:type="pct"/>
            <w:vAlign w:val="center"/>
          </w:tcPr>
          <w:p w14:paraId="22383C58" w14:textId="77777777" w:rsidR="000F7842" w:rsidRPr="00331215" w:rsidRDefault="000F7842" w:rsidP="00A23F79">
            <w:pPr>
              <w:keepNext/>
              <w:rPr>
                <w:rFonts w:ascii="Calibri" w:hAnsi="Calibri"/>
              </w:rPr>
            </w:pPr>
          </w:p>
        </w:tc>
      </w:tr>
      <w:tr w:rsidR="000F7842" w:rsidRPr="00331215" w14:paraId="22383C5D" w14:textId="77777777" w:rsidTr="00A23F79">
        <w:trPr>
          <w:cantSplit/>
          <w:trHeight w:val="432"/>
        </w:trPr>
        <w:tc>
          <w:tcPr>
            <w:tcW w:w="253" w:type="pct"/>
            <w:vAlign w:val="center"/>
          </w:tcPr>
          <w:p w14:paraId="22383C5A" w14:textId="77777777" w:rsidR="000F7842" w:rsidRPr="00331215" w:rsidRDefault="000F7842" w:rsidP="00A23F79">
            <w:pPr>
              <w:keepNext/>
              <w:rPr>
                <w:rFonts w:ascii="Calibri" w:hAnsi="Calibri"/>
              </w:rPr>
            </w:pPr>
            <w:r w:rsidRPr="00331215">
              <w:rPr>
                <w:rFonts w:ascii="Calibri" w:hAnsi="Calibri"/>
              </w:rPr>
              <w:t>03</w:t>
            </w:r>
          </w:p>
        </w:tc>
        <w:tc>
          <w:tcPr>
            <w:tcW w:w="4747" w:type="pct"/>
            <w:gridSpan w:val="2"/>
          </w:tcPr>
          <w:p w14:paraId="22383C5B" w14:textId="77777777" w:rsidR="000F7842" w:rsidRPr="00387069" w:rsidRDefault="000F7842" w:rsidP="00AC02CA">
            <w:pPr>
              <w:keepNext/>
              <w:rPr>
                <w:rFonts w:ascii="Calibri" w:hAnsi="Calibri"/>
              </w:rPr>
            </w:pPr>
            <w:r w:rsidRPr="00387069">
              <w:rPr>
                <w:rFonts w:ascii="Calibri" w:hAnsi="Calibri"/>
              </w:rPr>
              <w:t>The responsible person's</w:t>
            </w:r>
            <w:r w:rsidRPr="00387069" w:rsidDel="00EA7925">
              <w:rPr>
                <w:rFonts w:ascii="Calibri" w:hAnsi="Calibri"/>
              </w:rPr>
              <w:t xml:space="preserve"> </w:t>
            </w:r>
            <w:r w:rsidRPr="00387069">
              <w:rPr>
                <w:rFonts w:ascii="Calibri" w:hAnsi="Calibri"/>
              </w:rPr>
              <w:t>signature on this document indicates confirmation that the installed model number is currently listed as approved for Winter Setup Method on the Energy Commission website:</w:t>
            </w:r>
          </w:p>
          <w:p w14:paraId="22383C5C" w14:textId="7A6368F0" w:rsidR="000F7842" w:rsidRPr="00E777F7" w:rsidRDefault="00094C6E" w:rsidP="00A23F79">
            <w:pPr>
              <w:pStyle w:val="CommentText"/>
              <w:rPr>
                <w:rFonts w:asciiTheme="minorHAnsi" w:hAnsiTheme="minorHAnsi"/>
              </w:rPr>
            </w:pPr>
            <w:del w:id="0" w:author="Alhabibi, Haider@Energy" w:date="2021-12-08T16:37:00Z">
              <w:r w:rsidDel="00893BE4">
                <w:fldChar w:fldCharType="begin"/>
              </w:r>
              <w:r w:rsidDel="00893BE4">
                <w:delInstrText xml:space="preserve"> HYPERLINK "http://www.energy.ca.gov/title24/2008standards/special_case_appliance/" </w:delInstrText>
              </w:r>
              <w:r w:rsidDel="00893BE4">
                <w:fldChar w:fldCharType="separate"/>
              </w:r>
              <w:r w:rsidR="000F7842" w:rsidRPr="00E777F7" w:rsidDel="00893BE4">
                <w:rPr>
                  <w:rStyle w:val="Hyperlink"/>
                  <w:rFonts w:asciiTheme="minorHAnsi" w:hAnsiTheme="minorHAnsi"/>
                </w:rPr>
                <w:delText>http://www.energy.ca.gov/title24/2008standards/special_case_appliance/</w:delText>
              </w:r>
              <w:r w:rsidDel="00893BE4">
                <w:rPr>
                  <w:rStyle w:val="Hyperlink"/>
                  <w:rFonts w:asciiTheme="minorHAnsi" w:hAnsiTheme="minorHAnsi"/>
                </w:rPr>
                <w:fldChar w:fldCharType="end"/>
              </w:r>
            </w:del>
            <w:ins w:id="1" w:author="Alhabibi, Haider@Energy" w:date="2021-12-08T16:37:00Z">
              <w:r w:rsidR="00C839DC">
                <w:rPr>
                  <w:rStyle w:val="Hyperlink"/>
                  <w:rFonts w:asciiTheme="minorHAnsi" w:hAnsiTheme="minorHAnsi"/>
                </w:rPr>
                <w:t xml:space="preserve"> </w:t>
              </w:r>
              <w:r w:rsidR="00C839DC" w:rsidRPr="00C839DC">
                <w:rPr>
                  <w:rStyle w:val="Hyperlink"/>
                  <w:rFonts w:asciiTheme="minorHAnsi" w:hAnsiTheme="minorHAnsi"/>
                </w:rPr>
                <w:t>https://www.energy.ca.gov/rules-and-regulations/building-energy-efficiency/manufacturer-certification-building-equipment</w:t>
              </w:r>
            </w:ins>
          </w:p>
        </w:tc>
      </w:tr>
    </w:tbl>
    <w:p w14:paraId="22383C5E" w14:textId="77777777" w:rsidR="000F7842" w:rsidRPr="00331215" w:rsidRDefault="000F7842" w:rsidP="000F7842">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0F7842" w:rsidRPr="00331215" w14:paraId="22383C61" w14:textId="77777777" w:rsidTr="00A23F79">
        <w:trPr>
          <w:cantSplit/>
          <w:trHeight w:val="432"/>
        </w:trPr>
        <w:tc>
          <w:tcPr>
            <w:tcW w:w="5000" w:type="pct"/>
            <w:gridSpan w:val="3"/>
          </w:tcPr>
          <w:p w14:paraId="22383C5F" w14:textId="7B6E2955" w:rsidR="000F7842" w:rsidRPr="00331215" w:rsidRDefault="000F7842" w:rsidP="00A23F79">
            <w:pPr>
              <w:keepNext/>
              <w:rPr>
                <w:rFonts w:ascii="Calibri" w:hAnsi="Calibri"/>
                <w:b/>
              </w:rPr>
            </w:pPr>
            <w:r w:rsidRPr="00331215">
              <w:rPr>
                <w:rFonts w:ascii="Calibri" w:hAnsi="Calibri"/>
                <w:b/>
              </w:rPr>
              <w:t>C. Instrument Calibration</w:t>
            </w:r>
          </w:p>
          <w:p w14:paraId="22383C60" w14:textId="3E52B569" w:rsidR="000F7842" w:rsidRPr="00D013F1" w:rsidRDefault="000F7842" w:rsidP="00A23F79">
            <w:pPr>
              <w:keepNext/>
              <w:rPr>
                <w:rFonts w:ascii="Calibri" w:hAnsi="Calibri"/>
              </w:rPr>
            </w:pPr>
            <w:r w:rsidRPr="00D013F1">
              <w:rPr>
                <w:rFonts w:ascii="Calibri" w:hAnsi="Calibri"/>
                <w:sz w:val="18"/>
              </w:rPr>
              <w:t>Instrumentation specifications and procedures for instrument calibration are given in Reference Residential Appendix RA3.2.2.2 and RA3.2.2.4 respectively.</w:t>
            </w:r>
          </w:p>
        </w:tc>
      </w:tr>
      <w:tr w:rsidR="000F7842" w:rsidRPr="00331215" w14:paraId="22383C65" w14:textId="77777777" w:rsidTr="00A23F79">
        <w:trPr>
          <w:cantSplit/>
          <w:trHeight w:val="432"/>
        </w:trPr>
        <w:tc>
          <w:tcPr>
            <w:tcW w:w="253" w:type="pct"/>
            <w:vAlign w:val="center"/>
          </w:tcPr>
          <w:p w14:paraId="22383C6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63" w14:textId="68A30A39" w:rsidR="000F7842" w:rsidRPr="00331215" w:rsidRDefault="000F7842" w:rsidP="00A23F79">
            <w:pPr>
              <w:keepNext/>
              <w:rPr>
                <w:rFonts w:ascii="Calibri" w:hAnsi="Calibri"/>
              </w:rPr>
            </w:pPr>
            <w:r w:rsidRPr="00331215">
              <w:rPr>
                <w:rFonts w:ascii="Calibri" w:hAnsi="Calibri"/>
              </w:rPr>
              <w:t>Date of Digital Refrigerant Gauge Calibration</w:t>
            </w:r>
          </w:p>
        </w:tc>
        <w:tc>
          <w:tcPr>
            <w:tcW w:w="2500" w:type="pct"/>
            <w:vAlign w:val="center"/>
          </w:tcPr>
          <w:p w14:paraId="22383C64" w14:textId="77777777" w:rsidR="000F7842" w:rsidRPr="00331215" w:rsidRDefault="000F7842" w:rsidP="00A23F79">
            <w:pPr>
              <w:keepNext/>
              <w:rPr>
                <w:rFonts w:ascii="Calibri" w:hAnsi="Calibri"/>
              </w:rPr>
            </w:pPr>
          </w:p>
        </w:tc>
      </w:tr>
      <w:tr w:rsidR="000F7842" w:rsidRPr="00331215" w14:paraId="22383C69" w14:textId="77777777" w:rsidTr="00A23F79">
        <w:trPr>
          <w:cantSplit/>
          <w:trHeight w:val="432"/>
        </w:trPr>
        <w:tc>
          <w:tcPr>
            <w:tcW w:w="253" w:type="pct"/>
            <w:vAlign w:val="center"/>
          </w:tcPr>
          <w:p w14:paraId="22383C6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67" w14:textId="51CC195A" w:rsidR="000F7842" w:rsidRPr="00331215" w:rsidRDefault="000F7842" w:rsidP="00A23F79">
            <w:pPr>
              <w:keepNext/>
              <w:spacing w:after="60"/>
              <w:rPr>
                <w:rFonts w:ascii="Calibri" w:hAnsi="Calibri"/>
              </w:rPr>
            </w:pPr>
            <w:r w:rsidRPr="00331215">
              <w:rPr>
                <w:rFonts w:ascii="Calibri" w:hAnsi="Calibri"/>
              </w:rPr>
              <w:t>Date of Digital Thermocouple Calibration</w:t>
            </w:r>
          </w:p>
        </w:tc>
        <w:tc>
          <w:tcPr>
            <w:tcW w:w="2500" w:type="pct"/>
            <w:vAlign w:val="center"/>
          </w:tcPr>
          <w:p w14:paraId="22383C68" w14:textId="77777777" w:rsidR="000F7842" w:rsidRPr="00331215" w:rsidRDefault="000F7842" w:rsidP="00A23F79">
            <w:pPr>
              <w:keepNext/>
              <w:rPr>
                <w:rFonts w:ascii="Calibri" w:hAnsi="Calibri"/>
              </w:rPr>
            </w:pPr>
          </w:p>
        </w:tc>
      </w:tr>
      <w:tr w:rsidR="000F7842" w:rsidRPr="00331215" w14:paraId="22383C6D" w14:textId="77777777" w:rsidTr="00A23F79">
        <w:trPr>
          <w:cantSplit/>
          <w:trHeight w:val="432"/>
        </w:trPr>
        <w:tc>
          <w:tcPr>
            <w:tcW w:w="253" w:type="pct"/>
            <w:vAlign w:val="center"/>
          </w:tcPr>
          <w:p w14:paraId="22383C6A" w14:textId="77777777" w:rsidR="000F7842" w:rsidRPr="00331215" w:rsidRDefault="000F7842" w:rsidP="00A23F79">
            <w:pPr>
              <w:keepNext/>
              <w:rPr>
                <w:rFonts w:ascii="Calibri" w:hAnsi="Calibri"/>
              </w:rPr>
            </w:pPr>
            <w:r w:rsidRPr="00331215">
              <w:rPr>
                <w:rFonts w:ascii="Calibri" w:hAnsi="Calibri"/>
              </w:rPr>
              <w:t>03</w:t>
            </w:r>
          </w:p>
        </w:tc>
        <w:tc>
          <w:tcPr>
            <w:tcW w:w="2247" w:type="pct"/>
            <w:vAlign w:val="center"/>
          </w:tcPr>
          <w:p w14:paraId="22383C6B" w14:textId="1DF57A13" w:rsidR="000F7842" w:rsidRPr="00331215" w:rsidRDefault="000F7842" w:rsidP="00A23F79">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C6C" w14:textId="77777777" w:rsidR="000F7842" w:rsidRPr="00331215" w:rsidRDefault="000F7842" w:rsidP="00A23F79">
            <w:pPr>
              <w:keepNext/>
              <w:rPr>
                <w:rFonts w:ascii="Calibri" w:hAnsi="Calibri"/>
              </w:rPr>
            </w:pPr>
          </w:p>
        </w:tc>
      </w:tr>
      <w:tr w:rsidR="000F7842" w:rsidRPr="00331215" w14:paraId="22383C71" w14:textId="77777777" w:rsidTr="00A23F79">
        <w:trPr>
          <w:cantSplit/>
          <w:trHeight w:val="432"/>
        </w:trPr>
        <w:tc>
          <w:tcPr>
            <w:tcW w:w="253" w:type="pct"/>
            <w:vAlign w:val="center"/>
          </w:tcPr>
          <w:p w14:paraId="22383C6E" w14:textId="77777777" w:rsidR="000F7842" w:rsidRPr="00331215" w:rsidRDefault="000F7842" w:rsidP="00A23F79">
            <w:pPr>
              <w:keepNext/>
              <w:rPr>
                <w:rFonts w:ascii="Calibri" w:hAnsi="Calibri"/>
              </w:rPr>
            </w:pPr>
            <w:r w:rsidRPr="00331215">
              <w:rPr>
                <w:rFonts w:ascii="Calibri" w:hAnsi="Calibri"/>
              </w:rPr>
              <w:t>04</w:t>
            </w:r>
          </w:p>
        </w:tc>
        <w:tc>
          <w:tcPr>
            <w:tcW w:w="2247" w:type="pct"/>
            <w:vAlign w:val="center"/>
          </w:tcPr>
          <w:p w14:paraId="22383C6F" w14:textId="6D58DF5A" w:rsidR="000F7842" w:rsidRPr="00331215" w:rsidRDefault="000F7842" w:rsidP="00A23F79">
            <w:pPr>
              <w:keepNext/>
              <w:spacing w:after="60"/>
              <w:rPr>
                <w:rFonts w:ascii="Calibri" w:hAnsi="Calibri"/>
              </w:rPr>
            </w:pPr>
            <w:r w:rsidRPr="00331215">
              <w:rPr>
                <w:rFonts w:ascii="Calibri" w:hAnsi="Calibri"/>
              </w:rPr>
              <w:t>Digital Thermocouple Calibration Status</w:t>
            </w:r>
          </w:p>
        </w:tc>
        <w:tc>
          <w:tcPr>
            <w:tcW w:w="2500" w:type="pct"/>
            <w:vAlign w:val="center"/>
          </w:tcPr>
          <w:p w14:paraId="22383C70" w14:textId="77777777" w:rsidR="000F7842" w:rsidRPr="00331215" w:rsidRDefault="000F7842" w:rsidP="00A23F79">
            <w:pPr>
              <w:keepNext/>
              <w:rPr>
                <w:rFonts w:ascii="Calibri" w:hAnsi="Calibri"/>
              </w:rPr>
            </w:pPr>
          </w:p>
        </w:tc>
      </w:tr>
    </w:tbl>
    <w:p w14:paraId="22383C72" w14:textId="77777777" w:rsidR="000F7842" w:rsidRPr="00331215" w:rsidRDefault="000F7842" w:rsidP="000F784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0"/>
        <w:gridCol w:w="4955"/>
        <w:gridCol w:w="5395"/>
      </w:tblGrid>
      <w:tr w:rsidR="000F7842" w:rsidRPr="00331215" w14:paraId="22383C75" w14:textId="77777777" w:rsidTr="00A23F79">
        <w:trPr>
          <w:cantSplit/>
          <w:trHeight w:val="233"/>
        </w:trPr>
        <w:tc>
          <w:tcPr>
            <w:tcW w:w="5000" w:type="pct"/>
            <w:gridSpan w:val="3"/>
            <w:vAlign w:val="center"/>
          </w:tcPr>
          <w:p w14:paraId="22383C73" w14:textId="0894BDF4" w:rsidR="000F7842" w:rsidRPr="00331215" w:rsidRDefault="000F7842" w:rsidP="00A23F79">
            <w:pPr>
              <w:pStyle w:val="Header"/>
              <w:keepNext/>
              <w:tabs>
                <w:tab w:val="clear" w:pos="4320"/>
                <w:tab w:val="clear" w:pos="8640"/>
              </w:tabs>
              <w:rPr>
                <w:rFonts w:ascii="Calibri" w:hAnsi="Calibri"/>
                <w:b/>
              </w:rPr>
            </w:pPr>
            <w:r w:rsidRPr="00331215">
              <w:rPr>
                <w:rFonts w:ascii="Calibri" w:hAnsi="Calibri"/>
                <w:b/>
              </w:rPr>
              <w:t>D. Measurement Access Hole (MAH) Verification</w:t>
            </w:r>
          </w:p>
          <w:p w14:paraId="22383C74" w14:textId="600C231E" w:rsidR="000F7842" w:rsidRPr="00DD2BEF" w:rsidRDefault="000F7842" w:rsidP="00A23F79">
            <w:pPr>
              <w:pStyle w:val="Header"/>
              <w:keepNext/>
              <w:tabs>
                <w:tab w:val="clear" w:pos="4320"/>
                <w:tab w:val="clear" w:pos="8640"/>
              </w:tabs>
              <w:rPr>
                <w:rFonts w:ascii="Calibri" w:hAnsi="Calibri"/>
              </w:rPr>
            </w:pPr>
            <w:r w:rsidRPr="00D013F1">
              <w:rPr>
                <w:rFonts w:ascii="Calibri" w:hAnsi="Calibri"/>
                <w:sz w:val="18"/>
              </w:rPr>
              <w:t>Procedures for installing MAH are specified in Reference Residential Appendix RA3.2.2.3</w:t>
            </w:r>
            <w:r w:rsidR="00DD2BEF">
              <w:rPr>
                <w:rFonts w:ascii="Calibri" w:hAnsi="Calibri"/>
                <w:sz w:val="18"/>
              </w:rPr>
              <w:t>.</w:t>
            </w:r>
          </w:p>
        </w:tc>
      </w:tr>
      <w:tr w:rsidR="000F7842" w:rsidRPr="00331215" w14:paraId="22383C79" w14:textId="77777777" w:rsidTr="00A23F79">
        <w:trPr>
          <w:cantSplit/>
          <w:trHeight w:val="233"/>
        </w:trPr>
        <w:tc>
          <w:tcPr>
            <w:tcW w:w="204" w:type="pct"/>
            <w:vAlign w:val="center"/>
          </w:tcPr>
          <w:p w14:paraId="22383C76" w14:textId="77777777" w:rsidR="000F7842" w:rsidRPr="00331215" w:rsidRDefault="000F7842" w:rsidP="00A23F79">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C77" w14:textId="057D5F3C" w:rsidR="000F7842" w:rsidRPr="00331215" w:rsidRDefault="000F7842" w:rsidP="00451731">
            <w:pPr>
              <w:keepNext/>
              <w:rPr>
                <w:rFonts w:ascii="Calibri" w:hAnsi="Calibri"/>
              </w:rPr>
            </w:pPr>
            <w:r w:rsidRPr="00331215">
              <w:rPr>
                <w:rFonts w:ascii="Calibri" w:hAnsi="Calibri"/>
              </w:rPr>
              <w:t xml:space="preserve">Method </w:t>
            </w:r>
            <w:r w:rsidR="00451731">
              <w:rPr>
                <w:rFonts w:ascii="Calibri" w:hAnsi="Calibri"/>
              </w:rPr>
              <w:t>U</w:t>
            </w:r>
            <w:r w:rsidRPr="00331215">
              <w:rPr>
                <w:rFonts w:ascii="Calibri" w:hAnsi="Calibri"/>
              </w:rPr>
              <w:t xml:space="preserve">sed to </w:t>
            </w:r>
            <w:r w:rsidR="00451731">
              <w:rPr>
                <w:rFonts w:ascii="Calibri" w:hAnsi="Calibri"/>
              </w:rPr>
              <w:t>D</w:t>
            </w:r>
            <w:r w:rsidRPr="00331215">
              <w:rPr>
                <w:rFonts w:ascii="Calibri" w:hAnsi="Calibri"/>
              </w:rPr>
              <w:t xml:space="preserve">emonstrate </w:t>
            </w:r>
            <w:r w:rsidR="00451731">
              <w:rPr>
                <w:rFonts w:ascii="Calibri" w:hAnsi="Calibri"/>
              </w:rPr>
              <w:t>C</w:t>
            </w:r>
            <w:r w:rsidRPr="00331215">
              <w:rPr>
                <w:rFonts w:ascii="Calibri" w:hAnsi="Calibri"/>
              </w:rPr>
              <w:t xml:space="preserve">ompliance with the Measurement Access Hole (MAH) </w:t>
            </w:r>
            <w:r w:rsidR="00451731">
              <w:rPr>
                <w:rFonts w:ascii="Calibri" w:hAnsi="Calibri"/>
              </w:rPr>
              <w:t>R</w:t>
            </w:r>
            <w:r w:rsidRPr="00331215">
              <w:rPr>
                <w:rFonts w:ascii="Calibri" w:hAnsi="Calibri"/>
              </w:rPr>
              <w:t>equirement</w:t>
            </w:r>
          </w:p>
        </w:tc>
        <w:tc>
          <w:tcPr>
            <w:tcW w:w="2500" w:type="pct"/>
            <w:tcMar>
              <w:left w:w="115" w:type="dxa"/>
              <w:right w:w="101" w:type="dxa"/>
            </w:tcMar>
            <w:vAlign w:val="center"/>
          </w:tcPr>
          <w:p w14:paraId="22383C78" w14:textId="77777777" w:rsidR="000F7842" w:rsidRPr="00331215" w:rsidRDefault="000F7842" w:rsidP="000F7842">
            <w:pPr>
              <w:pStyle w:val="ListParagraph"/>
              <w:keepNext/>
              <w:rPr>
                <w:rFonts w:ascii="Calibri" w:hAnsi="Calibri"/>
              </w:rPr>
            </w:pPr>
          </w:p>
        </w:tc>
      </w:tr>
    </w:tbl>
    <w:p w14:paraId="22383C86" w14:textId="61406769" w:rsidR="000F7842"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88"/>
        <w:gridCol w:w="2646"/>
        <w:gridCol w:w="2203"/>
        <w:gridCol w:w="969"/>
        <w:gridCol w:w="4409"/>
        <w:gridCol w:w="17"/>
      </w:tblGrid>
      <w:tr w:rsidR="00C01847" w:rsidRPr="006A3EEB" w14:paraId="276D4B83" w14:textId="77777777" w:rsidTr="00C01847">
        <w:trPr>
          <w:cantSplit/>
          <w:trHeight w:val="432"/>
        </w:trPr>
        <w:tc>
          <w:tcPr>
            <w:tcW w:w="5000" w:type="pct"/>
            <w:gridSpan w:val="7"/>
            <w:tcBorders>
              <w:top w:val="single" w:sz="4" w:space="0" w:color="auto"/>
              <w:left w:val="single" w:sz="4" w:space="0" w:color="auto"/>
              <w:bottom w:val="single" w:sz="4" w:space="0" w:color="auto"/>
              <w:right w:val="single" w:sz="4" w:space="0" w:color="auto"/>
            </w:tcBorders>
            <w:vAlign w:val="center"/>
          </w:tcPr>
          <w:p w14:paraId="36453589" w14:textId="77777777" w:rsidR="00C01847" w:rsidRPr="00BC1E29" w:rsidRDefault="00C01847" w:rsidP="00004682">
            <w:pPr>
              <w:keepNext/>
              <w:rPr>
                <w:rFonts w:ascii="Calibri" w:hAnsi="Calibri"/>
                <w:b/>
              </w:rPr>
            </w:pPr>
            <w:r w:rsidRPr="00BC1E29">
              <w:rPr>
                <w:rFonts w:ascii="Calibri" w:hAnsi="Calibri"/>
                <w:b/>
              </w:rPr>
              <w:t>E. Minimum System Airflow Rate Verification</w:t>
            </w:r>
          </w:p>
          <w:p w14:paraId="1823908E" w14:textId="77777777" w:rsidR="00C01847" w:rsidRPr="0005715F" w:rsidRDefault="00C01847" w:rsidP="00004682">
            <w:pPr>
              <w:keepNext/>
              <w:rPr>
                <w:rFonts w:ascii="Calibri" w:hAnsi="Calibri"/>
              </w:rPr>
            </w:pPr>
            <w:r w:rsidRPr="0005715F">
              <w:rPr>
                <w:rFonts w:ascii="Calibri" w:hAnsi="Calibri"/>
              </w:rPr>
              <w:t>Procedures for verifying minimum system airflow are specified in Reference Residential Appendix RA3.3.3.</w:t>
            </w:r>
          </w:p>
        </w:tc>
      </w:tr>
      <w:tr w:rsidR="00C01847" w:rsidRPr="006A3EEB" w14:paraId="5B8712F9" w14:textId="77777777" w:rsidTr="004A18A7">
        <w:tblPrEx>
          <w:tblLook w:val="00A0" w:firstRow="1" w:lastRow="0" w:firstColumn="1" w:lastColumn="0" w:noHBand="0" w:noVBand="0"/>
        </w:tblPrEx>
        <w:trPr>
          <w:gridAfter w:val="1"/>
          <w:wAfter w:w="8" w:type="pct"/>
          <w:cantSplit/>
          <w:trHeight w:val="305"/>
        </w:trPr>
        <w:tc>
          <w:tcPr>
            <w:tcW w:w="1479" w:type="pct"/>
            <w:gridSpan w:val="3"/>
            <w:vAlign w:val="center"/>
          </w:tcPr>
          <w:p w14:paraId="26F6B5B6" w14:textId="77777777" w:rsidR="00C01847" w:rsidRPr="006A3EEB" w:rsidRDefault="00C01847" w:rsidP="00004682">
            <w:pPr>
              <w:keepNext/>
              <w:jc w:val="center"/>
              <w:rPr>
                <w:rFonts w:ascii="Calibri" w:hAnsi="Calibri"/>
                <w:sz w:val="18"/>
                <w:szCs w:val="18"/>
              </w:rPr>
            </w:pPr>
            <w:r>
              <w:rPr>
                <w:rFonts w:ascii="Calibri" w:hAnsi="Calibri"/>
                <w:sz w:val="18"/>
                <w:szCs w:val="18"/>
              </w:rPr>
              <w:t>01</w:t>
            </w:r>
          </w:p>
        </w:tc>
        <w:tc>
          <w:tcPr>
            <w:tcW w:w="1470" w:type="pct"/>
            <w:gridSpan w:val="2"/>
          </w:tcPr>
          <w:p w14:paraId="61A5C7C7" w14:textId="77777777" w:rsidR="00C01847" w:rsidRDefault="00C01847" w:rsidP="00004682">
            <w:pPr>
              <w:keepNext/>
              <w:jc w:val="center"/>
              <w:rPr>
                <w:rFonts w:ascii="Calibri" w:hAnsi="Calibri"/>
                <w:sz w:val="18"/>
                <w:szCs w:val="18"/>
              </w:rPr>
            </w:pPr>
            <w:r>
              <w:rPr>
                <w:rFonts w:ascii="Calibri" w:hAnsi="Calibri"/>
                <w:sz w:val="18"/>
                <w:szCs w:val="18"/>
              </w:rPr>
              <w:t>02</w:t>
            </w:r>
          </w:p>
        </w:tc>
        <w:tc>
          <w:tcPr>
            <w:tcW w:w="2043" w:type="pct"/>
            <w:vAlign w:val="center"/>
          </w:tcPr>
          <w:p w14:paraId="2FEE1421" w14:textId="77777777" w:rsidR="00C01847" w:rsidRPr="006A3EEB" w:rsidRDefault="00C01847" w:rsidP="00004682">
            <w:pPr>
              <w:keepNext/>
              <w:jc w:val="center"/>
              <w:rPr>
                <w:rFonts w:ascii="Calibri" w:hAnsi="Calibri"/>
                <w:sz w:val="18"/>
                <w:szCs w:val="18"/>
              </w:rPr>
            </w:pPr>
            <w:r>
              <w:rPr>
                <w:rFonts w:ascii="Calibri" w:hAnsi="Calibri"/>
                <w:sz w:val="18"/>
                <w:szCs w:val="18"/>
              </w:rPr>
              <w:t>03</w:t>
            </w:r>
          </w:p>
        </w:tc>
      </w:tr>
      <w:tr w:rsidR="00C01847" w:rsidRPr="006A3EEB" w14:paraId="0BD9DC6D" w14:textId="77777777" w:rsidTr="004A18A7">
        <w:tblPrEx>
          <w:tblLook w:val="00A0" w:firstRow="1" w:lastRow="0" w:firstColumn="1" w:lastColumn="0" w:noHBand="0" w:noVBand="0"/>
        </w:tblPrEx>
        <w:trPr>
          <w:gridAfter w:val="1"/>
          <w:wAfter w:w="8" w:type="pct"/>
          <w:cantSplit/>
          <w:trHeight w:val="882"/>
        </w:trPr>
        <w:tc>
          <w:tcPr>
            <w:tcW w:w="1479" w:type="pct"/>
            <w:gridSpan w:val="3"/>
            <w:tcBorders>
              <w:top w:val="nil"/>
            </w:tcBorders>
            <w:vAlign w:val="bottom"/>
          </w:tcPr>
          <w:p w14:paraId="67EFC441" w14:textId="77777777" w:rsidR="00C01847" w:rsidRPr="006A3EEB" w:rsidRDefault="00C01847" w:rsidP="00004682">
            <w:pPr>
              <w:keepNext/>
              <w:jc w:val="center"/>
              <w:rPr>
                <w:rFonts w:ascii="Calibri" w:hAnsi="Calibri"/>
                <w:sz w:val="18"/>
                <w:szCs w:val="18"/>
              </w:rPr>
            </w:pPr>
            <w:r w:rsidRPr="00442EA4">
              <w:rPr>
                <w:rFonts w:ascii="Calibri" w:hAnsi="Calibri"/>
                <w:sz w:val="18"/>
                <w:szCs w:val="18"/>
              </w:rPr>
              <w:t>Indoor Unit Name or Description of Area Served</w:t>
            </w:r>
          </w:p>
        </w:tc>
        <w:tc>
          <w:tcPr>
            <w:tcW w:w="1470" w:type="pct"/>
            <w:gridSpan w:val="2"/>
            <w:tcBorders>
              <w:top w:val="nil"/>
            </w:tcBorders>
            <w:vAlign w:val="bottom"/>
          </w:tcPr>
          <w:p w14:paraId="7448DDBB" w14:textId="77777777" w:rsidR="00C01847" w:rsidRPr="00810703" w:rsidRDefault="00C01847" w:rsidP="00004682">
            <w:pPr>
              <w:keepNext/>
              <w:jc w:val="center"/>
              <w:rPr>
                <w:rFonts w:ascii="Calibri" w:hAnsi="Calibri"/>
                <w:sz w:val="18"/>
                <w:szCs w:val="18"/>
              </w:rPr>
            </w:pPr>
            <w:r w:rsidRPr="00810703">
              <w:rPr>
                <w:rFonts w:ascii="Calibri" w:hAnsi="Calibri"/>
                <w:sz w:val="18"/>
                <w:szCs w:val="18"/>
              </w:rPr>
              <w:t>Minimum Required System Airflow Rate (cfm)</w:t>
            </w:r>
          </w:p>
        </w:tc>
        <w:tc>
          <w:tcPr>
            <w:tcW w:w="2043" w:type="pct"/>
            <w:tcBorders>
              <w:top w:val="nil"/>
            </w:tcBorders>
            <w:vAlign w:val="bottom"/>
          </w:tcPr>
          <w:p w14:paraId="2A6F5342" w14:textId="77777777" w:rsidR="00C01847" w:rsidRPr="006A3EEB" w:rsidRDefault="00C01847" w:rsidP="00004682">
            <w:pPr>
              <w:keepNext/>
              <w:jc w:val="center"/>
              <w:rPr>
                <w:rFonts w:ascii="Calibri" w:hAnsi="Calibri"/>
                <w:sz w:val="18"/>
                <w:szCs w:val="18"/>
              </w:rPr>
            </w:pPr>
            <w:r w:rsidRPr="005A5F9A">
              <w:rPr>
                <w:rFonts w:ascii="Calibri" w:hAnsi="Calibri"/>
                <w:sz w:val="18"/>
                <w:szCs w:val="18"/>
              </w:rPr>
              <w:t>System Airflow Rate Verification Status</w:t>
            </w:r>
          </w:p>
        </w:tc>
      </w:tr>
      <w:tr w:rsidR="00C01847" w:rsidRPr="006A3EEB" w14:paraId="2C89FB00" w14:textId="77777777" w:rsidTr="004A18A7">
        <w:tblPrEx>
          <w:tblLook w:val="00A0" w:firstRow="1" w:lastRow="0" w:firstColumn="1" w:lastColumn="0" w:noHBand="0" w:noVBand="0"/>
        </w:tblPrEx>
        <w:trPr>
          <w:gridAfter w:val="1"/>
          <w:wAfter w:w="8" w:type="pct"/>
          <w:cantSplit/>
          <w:trHeight w:val="305"/>
        </w:trPr>
        <w:tc>
          <w:tcPr>
            <w:tcW w:w="1479" w:type="pct"/>
            <w:gridSpan w:val="3"/>
          </w:tcPr>
          <w:p w14:paraId="3FEA0615" w14:textId="77777777" w:rsidR="00C01847" w:rsidRPr="00654A92" w:rsidRDefault="00C01847" w:rsidP="00004682">
            <w:pPr>
              <w:keepNext/>
              <w:rPr>
                <w:rFonts w:ascii="Calibri" w:hAnsi="Calibri"/>
                <w:sz w:val="14"/>
                <w:szCs w:val="14"/>
              </w:rPr>
            </w:pPr>
          </w:p>
        </w:tc>
        <w:tc>
          <w:tcPr>
            <w:tcW w:w="1470" w:type="pct"/>
            <w:gridSpan w:val="2"/>
          </w:tcPr>
          <w:p w14:paraId="0FF82E38" w14:textId="77777777" w:rsidR="00C01847" w:rsidRPr="00654A92" w:rsidRDefault="00C01847" w:rsidP="00004682">
            <w:pPr>
              <w:keepNext/>
              <w:rPr>
                <w:rFonts w:ascii="Calibri" w:hAnsi="Calibri"/>
                <w:sz w:val="14"/>
                <w:szCs w:val="14"/>
              </w:rPr>
            </w:pPr>
          </w:p>
        </w:tc>
        <w:tc>
          <w:tcPr>
            <w:tcW w:w="2043" w:type="pct"/>
          </w:tcPr>
          <w:p w14:paraId="3F11E4F9" w14:textId="77777777" w:rsidR="00C01847" w:rsidRPr="006A3EEB" w:rsidRDefault="00C01847" w:rsidP="00004682">
            <w:pPr>
              <w:keepNext/>
              <w:spacing w:afterLines="60" w:after="144"/>
              <w:ind w:left="720"/>
              <w:rPr>
                <w:rFonts w:ascii="Calibri" w:hAnsi="Calibri"/>
                <w:sz w:val="16"/>
                <w:szCs w:val="16"/>
              </w:rPr>
            </w:pPr>
          </w:p>
        </w:tc>
      </w:tr>
      <w:tr w:rsidR="00C01847" w:rsidRPr="006A3EEB" w14:paraId="6E287A82" w14:textId="77777777" w:rsidTr="004A18A7">
        <w:tblPrEx>
          <w:tblLook w:val="00A0" w:firstRow="1" w:lastRow="0" w:firstColumn="1" w:lastColumn="0" w:noHBand="0" w:noVBand="0"/>
        </w:tblPrEx>
        <w:trPr>
          <w:gridAfter w:val="1"/>
          <w:wAfter w:w="8" w:type="pct"/>
          <w:cantSplit/>
          <w:trHeight w:val="314"/>
        </w:trPr>
        <w:tc>
          <w:tcPr>
            <w:tcW w:w="1479" w:type="pct"/>
            <w:gridSpan w:val="3"/>
          </w:tcPr>
          <w:p w14:paraId="446F00F9" w14:textId="77777777" w:rsidR="00C01847" w:rsidRPr="006A3EEB" w:rsidRDefault="00C01847" w:rsidP="00004682">
            <w:pPr>
              <w:keepNext/>
              <w:rPr>
                <w:rFonts w:ascii="Calibri" w:hAnsi="Calibri"/>
                <w:sz w:val="16"/>
                <w:szCs w:val="16"/>
              </w:rPr>
            </w:pPr>
          </w:p>
        </w:tc>
        <w:tc>
          <w:tcPr>
            <w:tcW w:w="1470" w:type="pct"/>
            <w:gridSpan w:val="2"/>
          </w:tcPr>
          <w:p w14:paraId="71851F5B" w14:textId="77777777" w:rsidR="00C01847" w:rsidRPr="006A3EEB" w:rsidRDefault="00C01847" w:rsidP="00004682">
            <w:pPr>
              <w:keepNext/>
              <w:rPr>
                <w:rFonts w:ascii="Calibri" w:hAnsi="Calibri"/>
                <w:sz w:val="16"/>
                <w:szCs w:val="16"/>
              </w:rPr>
            </w:pPr>
          </w:p>
        </w:tc>
        <w:tc>
          <w:tcPr>
            <w:tcW w:w="2043" w:type="pct"/>
          </w:tcPr>
          <w:p w14:paraId="1B10CA2A" w14:textId="77777777" w:rsidR="00C01847" w:rsidRPr="006A3EEB" w:rsidRDefault="00C01847" w:rsidP="00004682">
            <w:pPr>
              <w:keepNext/>
              <w:rPr>
                <w:rFonts w:ascii="Calibri" w:hAnsi="Calibri"/>
                <w:sz w:val="16"/>
                <w:szCs w:val="16"/>
              </w:rPr>
            </w:pPr>
          </w:p>
        </w:tc>
      </w:tr>
      <w:tr w:rsidR="00C01847" w:rsidRPr="00BC1E29" w14:paraId="020F84C5" w14:textId="77777777" w:rsidTr="00C01847">
        <w:trPr>
          <w:gridAfter w:val="1"/>
          <w:wAfter w:w="8" w:type="pct"/>
          <w:trHeight w:val="260"/>
        </w:trPr>
        <w:tc>
          <w:tcPr>
            <w:tcW w:w="212" w:type="pct"/>
            <w:vAlign w:val="center"/>
          </w:tcPr>
          <w:p w14:paraId="21F0B17C" w14:textId="77777777" w:rsidR="00C01847" w:rsidRPr="00BC1E29" w:rsidRDefault="00C01847" w:rsidP="00004682">
            <w:pPr>
              <w:keepNext/>
              <w:jc w:val="center"/>
              <w:rPr>
                <w:rFonts w:ascii="Calibri" w:hAnsi="Calibri"/>
              </w:rPr>
            </w:pPr>
            <w:r>
              <w:rPr>
                <w:rFonts w:ascii="Calibri" w:hAnsi="Calibri"/>
              </w:rPr>
              <w:t>04</w:t>
            </w:r>
          </w:p>
        </w:tc>
        <w:tc>
          <w:tcPr>
            <w:tcW w:w="4780" w:type="pct"/>
            <w:gridSpan w:val="5"/>
          </w:tcPr>
          <w:p w14:paraId="29D59706" w14:textId="77777777" w:rsidR="00C01847" w:rsidRPr="00BC1E29" w:rsidRDefault="00C01847" w:rsidP="00004682">
            <w:pPr>
              <w:keepNext/>
              <w:rPr>
                <w:rFonts w:ascii="Calibri" w:hAnsi="Calibri"/>
              </w:rPr>
            </w:pPr>
            <w:r w:rsidRPr="00C9301F">
              <w:rPr>
                <w:rFonts w:ascii="Calibri" w:hAnsi="Calibri"/>
                <w:sz w:val="18"/>
              </w:rPr>
              <w:t xml:space="preserve">Compliance Statement: </w:t>
            </w:r>
          </w:p>
        </w:tc>
      </w:tr>
      <w:tr w:rsidR="00C01847" w:rsidRPr="006A3EEB" w14:paraId="4B921B46" w14:textId="77777777" w:rsidTr="00C01847">
        <w:tblPrEx>
          <w:tblLook w:val="00A0" w:firstRow="1" w:lastRow="0" w:firstColumn="1" w:lastColumn="0" w:noHBand="0" w:noVBand="0"/>
        </w:tblPrEx>
        <w:trPr>
          <w:gridAfter w:val="1"/>
          <w:wAfter w:w="8" w:type="pct"/>
          <w:cantSplit/>
        </w:trPr>
        <w:tc>
          <w:tcPr>
            <w:tcW w:w="4992" w:type="pct"/>
            <w:gridSpan w:val="6"/>
          </w:tcPr>
          <w:p w14:paraId="286526E6" w14:textId="77777777" w:rsidR="00C01847" w:rsidRPr="006A3EEB" w:rsidRDefault="00C01847" w:rsidP="00004682">
            <w:pPr>
              <w:rPr>
                <w:rFonts w:ascii="Calibri" w:hAnsi="Calibri"/>
                <w:sz w:val="18"/>
                <w:szCs w:val="18"/>
              </w:rPr>
            </w:pPr>
            <w:r w:rsidRPr="006A3EEB">
              <w:rPr>
                <w:rFonts w:ascii="Calibri" w:hAnsi="Calibri"/>
                <w:sz w:val="18"/>
                <w:szCs w:val="18"/>
              </w:rPr>
              <w:t>Notes:</w:t>
            </w:r>
          </w:p>
        </w:tc>
      </w:tr>
      <w:tr w:rsidR="000F7842" w:rsidRPr="00331215" w14:paraId="22383C89" w14:textId="77777777" w:rsidTr="00C01847">
        <w:trPr>
          <w:cantSplit/>
          <w:trHeight w:val="432"/>
        </w:trPr>
        <w:tc>
          <w:tcPr>
            <w:tcW w:w="5000" w:type="pct"/>
            <w:gridSpan w:val="7"/>
            <w:vAlign w:val="center"/>
          </w:tcPr>
          <w:p w14:paraId="22383C87" w14:textId="2CBD9E8C" w:rsidR="000F7842" w:rsidRPr="00331215" w:rsidRDefault="000F7842" w:rsidP="00AC02CA">
            <w:pPr>
              <w:keepNext/>
              <w:rPr>
                <w:rFonts w:ascii="Calibri" w:hAnsi="Calibri"/>
                <w:b/>
              </w:rPr>
            </w:pPr>
            <w:r w:rsidRPr="00331215">
              <w:rPr>
                <w:rFonts w:ascii="Calibri" w:hAnsi="Calibri"/>
                <w:b/>
              </w:rPr>
              <w:lastRenderedPageBreak/>
              <w:t>F. Data Collection and Calculations</w:t>
            </w:r>
          </w:p>
          <w:p w14:paraId="22383C88" w14:textId="77777777" w:rsidR="000F7842" w:rsidRPr="00DD2BEF" w:rsidRDefault="000F7842" w:rsidP="00AC02CA">
            <w:pPr>
              <w:keepNext/>
              <w:rPr>
                <w:rFonts w:ascii="Calibri" w:hAnsi="Calibri"/>
              </w:rPr>
            </w:pPr>
            <w:r w:rsidRPr="00D013F1">
              <w:rPr>
                <w:rFonts w:ascii="Calibri" w:hAnsi="Calibri"/>
                <w:sz w:val="18"/>
              </w:rPr>
              <w:t>Procedures for data collection and variable metering device calculations are given in Reference Residential Appendix RA3.2.2.5 and RA3.2.2.6.2 respectively.</w:t>
            </w:r>
          </w:p>
        </w:tc>
      </w:tr>
      <w:tr w:rsidR="000F7842" w:rsidRPr="00331215" w14:paraId="22383C8C" w14:textId="77777777" w:rsidTr="00C01847">
        <w:trPr>
          <w:cantSplit/>
          <w:trHeight w:val="432"/>
        </w:trPr>
        <w:tc>
          <w:tcPr>
            <w:tcW w:w="253" w:type="pct"/>
            <w:gridSpan w:val="2"/>
            <w:vAlign w:val="center"/>
          </w:tcPr>
          <w:p w14:paraId="22383C8A"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01</w:t>
            </w:r>
          </w:p>
        </w:tc>
        <w:tc>
          <w:tcPr>
            <w:tcW w:w="4747" w:type="pct"/>
            <w:gridSpan w:val="5"/>
            <w:vAlign w:val="center"/>
          </w:tcPr>
          <w:p w14:paraId="22383C8B" w14:textId="77777777" w:rsidR="000F7842" w:rsidRPr="00842D1A" w:rsidRDefault="000F7842" w:rsidP="00A23F79">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0F7842" w:rsidRPr="00331215" w14:paraId="22383C90" w14:textId="77777777" w:rsidTr="00C01847">
        <w:trPr>
          <w:cantSplit/>
          <w:trHeight w:val="432"/>
        </w:trPr>
        <w:tc>
          <w:tcPr>
            <w:tcW w:w="253" w:type="pct"/>
            <w:gridSpan w:val="2"/>
            <w:vAlign w:val="center"/>
          </w:tcPr>
          <w:p w14:paraId="22383C8D"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02</w:t>
            </w:r>
          </w:p>
        </w:tc>
        <w:tc>
          <w:tcPr>
            <w:tcW w:w="2247" w:type="pct"/>
            <w:gridSpan w:val="2"/>
            <w:vAlign w:val="center"/>
          </w:tcPr>
          <w:p w14:paraId="22383C8E" w14:textId="32B649FF" w:rsidR="000F7842" w:rsidRPr="00331215" w:rsidRDefault="000F7842" w:rsidP="00CE67A8">
            <w:pPr>
              <w:pStyle w:val="Header"/>
              <w:keepNext/>
              <w:tabs>
                <w:tab w:val="clear" w:pos="4320"/>
                <w:tab w:val="clear" w:pos="8640"/>
              </w:tabs>
              <w:rPr>
                <w:rFonts w:ascii="Calibri" w:hAnsi="Calibri"/>
              </w:rPr>
            </w:pPr>
            <w:r w:rsidRPr="00331215">
              <w:rPr>
                <w:rFonts w:ascii="Calibri" w:hAnsi="Calibri"/>
              </w:rPr>
              <w:t>Lowest return air dry</w:t>
            </w:r>
            <w:r w:rsidR="00CE67A8">
              <w:rPr>
                <w:rFonts w:ascii="Calibri" w:hAnsi="Calibri"/>
              </w:rPr>
              <w:t>-</w:t>
            </w:r>
            <w:r w:rsidRPr="00331215">
              <w:rPr>
                <w:rFonts w:ascii="Calibri" w:hAnsi="Calibri"/>
              </w:rPr>
              <w:t>bulb temperature that occurred during the refrigerant charge verification procedure (</w:t>
            </w:r>
            <w:r w:rsidR="00CE67A8">
              <w:rPr>
                <w:rFonts w:ascii="Calibri" w:hAnsi="Calibri"/>
              </w:rPr>
              <w:t>°</w:t>
            </w:r>
            <w:r w:rsidRPr="00331215">
              <w:rPr>
                <w:rFonts w:ascii="Calibri" w:hAnsi="Calibri"/>
              </w:rPr>
              <w:t>F)</w:t>
            </w:r>
          </w:p>
        </w:tc>
        <w:tc>
          <w:tcPr>
            <w:tcW w:w="2500" w:type="pct"/>
            <w:gridSpan w:val="3"/>
            <w:vAlign w:val="center"/>
          </w:tcPr>
          <w:p w14:paraId="22383C8F" w14:textId="77777777" w:rsidR="000F7842" w:rsidRPr="00331215" w:rsidRDefault="000F7842" w:rsidP="00A23F79">
            <w:pPr>
              <w:keepNext/>
              <w:spacing w:after="60"/>
              <w:rPr>
                <w:rFonts w:ascii="Calibri" w:hAnsi="Calibri"/>
              </w:rPr>
            </w:pPr>
          </w:p>
        </w:tc>
      </w:tr>
      <w:tr w:rsidR="000F7842" w:rsidRPr="00331215" w14:paraId="22383C94" w14:textId="77777777" w:rsidTr="00C01847">
        <w:trPr>
          <w:cantSplit/>
          <w:trHeight w:val="432"/>
        </w:trPr>
        <w:tc>
          <w:tcPr>
            <w:tcW w:w="253" w:type="pct"/>
            <w:gridSpan w:val="2"/>
            <w:vAlign w:val="center"/>
          </w:tcPr>
          <w:p w14:paraId="22383C91" w14:textId="77777777" w:rsidR="000F7842" w:rsidRPr="00331215" w:rsidRDefault="000F7842" w:rsidP="00A23F79">
            <w:pPr>
              <w:pStyle w:val="FootnoteText"/>
              <w:keepNext/>
              <w:rPr>
                <w:rFonts w:ascii="Calibri" w:hAnsi="Calibri"/>
              </w:rPr>
            </w:pPr>
            <w:r w:rsidRPr="00331215">
              <w:rPr>
                <w:rFonts w:ascii="Calibri" w:hAnsi="Calibri"/>
              </w:rPr>
              <w:t>03</w:t>
            </w:r>
          </w:p>
        </w:tc>
        <w:tc>
          <w:tcPr>
            <w:tcW w:w="2247" w:type="pct"/>
            <w:gridSpan w:val="2"/>
            <w:vAlign w:val="center"/>
          </w:tcPr>
          <w:p w14:paraId="22383C92" w14:textId="164189A4" w:rsidR="000F7842" w:rsidRPr="00331215" w:rsidRDefault="000F7842" w:rsidP="00CE67A8">
            <w:pPr>
              <w:keepNext/>
              <w:spacing w:after="60"/>
              <w:rPr>
                <w:rFonts w:ascii="Calibri" w:hAnsi="Calibri"/>
              </w:rPr>
            </w:pPr>
            <w:r w:rsidRPr="00331215">
              <w:rPr>
                <w:rFonts w:ascii="Calibri" w:hAnsi="Calibri"/>
              </w:rPr>
              <w:t xml:space="preserve">Measured Condenser </w:t>
            </w:r>
            <w:r w:rsidR="00451731">
              <w:rPr>
                <w:rFonts w:ascii="Calibri" w:hAnsi="Calibri"/>
              </w:rPr>
              <w:t>A</w:t>
            </w:r>
            <w:r w:rsidRPr="00331215">
              <w:rPr>
                <w:rFonts w:ascii="Calibri" w:hAnsi="Calibri"/>
              </w:rPr>
              <w:t xml:space="preserve">ir </w:t>
            </w:r>
            <w:r w:rsidR="00451731">
              <w:rPr>
                <w:rFonts w:ascii="Calibri" w:hAnsi="Calibri"/>
              </w:rPr>
              <w:t>E</w:t>
            </w:r>
            <w:r w:rsidRPr="00331215">
              <w:rPr>
                <w:rFonts w:ascii="Calibri" w:hAnsi="Calibri"/>
              </w:rPr>
              <w:t xml:space="preserve">ntering </w:t>
            </w:r>
            <w:r w:rsidR="00451731">
              <w:rPr>
                <w:rFonts w:ascii="Calibri" w:hAnsi="Calibri"/>
              </w:rPr>
              <w:t>D</w:t>
            </w:r>
            <w:r w:rsidRPr="00331215">
              <w:rPr>
                <w:rFonts w:ascii="Calibri" w:hAnsi="Calibri"/>
              </w:rPr>
              <w:t xml:space="preserve">ry-bulb </w:t>
            </w:r>
            <w:r w:rsidR="00451731">
              <w:rPr>
                <w:rFonts w:ascii="Calibri" w:hAnsi="Calibri"/>
              </w:rPr>
              <w:t>T</w:t>
            </w:r>
            <w:r w:rsidRPr="00331215">
              <w:rPr>
                <w:rFonts w:ascii="Calibri" w:hAnsi="Calibri"/>
              </w:rPr>
              <w:t xml:space="preserve">emperature (T </w:t>
            </w:r>
            <w:r w:rsidRPr="00331215">
              <w:rPr>
                <w:rFonts w:ascii="Calibri" w:hAnsi="Calibri"/>
                <w:vertAlign w:val="subscript"/>
              </w:rPr>
              <w:t xml:space="preserve">condenser, </w:t>
            </w:r>
            <w:proofErr w:type="spellStart"/>
            <w:r w:rsidRPr="00331215">
              <w:rPr>
                <w:rFonts w:ascii="Calibri" w:hAnsi="Calibri"/>
                <w:vertAlign w:val="subscript"/>
              </w:rPr>
              <w:t>db</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gridSpan w:val="3"/>
            <w:vAlign w:val="center"/>
          </w:tcPr>
          <w:p w14:paraId="22383C93" w14:textId="77777777" w:rsidR="000F7842" w:rsidRPr="00331215" w:rsidRDefault="000F7842" w:rsidP="00A23F79">
            <w:pPr>
              <w:keepNext/>
              <w:spacing w:after="60"/>
              <w:rPr>
                <w:rFonts w:ascii="Calibri" w:hAnsi="Calibri"/>
              </w:rPr>
            </w:pPr>
          </w:p>
        </w:tc>
      </w:tr>
      <w:tr w:rsidR="000F7842" w:rsidRPr="00331215" w14:paraId="22383C98" w14:textId="77777777" w:rsidTr="00C01847">
        <w:trPr>
          <w:cantSplit/>
          <w:trHeight w:val="432"/>
        </w:trPr>
        <w:tc>
          <w:tcPr>
            <w:tcW w:w="253" w:type="pct"/>
            <w:gridSpan w:val="2"/>
            <w:vAlign w:val="center"/>
          </w:tcPr>
          <w:p w14:paraId="22383C95"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04</w:t>
            </w:r>
          </w:p>
        </w:tc>
        <w:tc>
          <w:tcPr>
            <w:tcW w:w="2247" w:type="pct"/>
            <w:gridSpan w:val="2"/>
            <w:vAlign w:val="center"/>
          </w:tcPr>
          <w:p w14:paraId="22383C96" w14:textId="29432919"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2500" w:type="pct"/>
            <w:gridSpan w:val="3"/>
            <w:vAlign w:val="center"/>
          </w:tcPr>
          <w:p w14:paraId="22383C97" w14:textId="77777777" w:rsidR="000F7842" w:rsidRPr="00331215" w:rsidRDefault="000F7842" w:rsidP="00A23F79">
            <w:pPr>
              <w:keepNext/>
              <w:spacing w:after="60"/>
              <w:rPr>
                <w:rFonts w:ascii="Calibri" w:hAnsi="Calibri"/>
              </w:rPr>
            </w:pPr>
          </w:p>
        </w:tc>
      </w:tr>
      <w:tr w:rsidR="000F7842" w:rsidRPr="00331215" w14:paraId="22383C9C" w14:textId="77777777" w:rsidTr="00C01847">
        <w:trPr>
          <w:cantSplit/>
          <w:trHeight w:val="432"/>
        </w:trPr>
        <w:tc>
          <w:tcPr>
            <w:tcW w:w="253" w:type="pct"/>
            <w:gridSpan w:val="2"/>
            <w:vAlign w:val="center"/>
          </w:tcPr>
          <w:p w14:paraId="22383C99" w14:textId="77777777" w:rsidR="000F7842" w:rsidRPr="00331215" w:rsidRDefault="000F7842" w:rsidP="00A23F79">
            <w:pPr>
              <w:pStyle w:val="FootnoteText"/>
              <w:keepNext/>
              <w:rPr>
                <w:rFonts w:ascii="Calibri" w:hAnsi="Calibri"/>
              </w:rPr>
            </w:pPr>
            <w:r w:rsidRPr="00331215">
              <w:rPr>
                <w:rFonts w:ascii="Calibri" w:hAnsi="Calibri"/>
              </w:rPr>
              <w:t>05</w:t>
            </w:r>
          </w:p>
        </w:tc>
        <w:tc>
          <w:tcPr>
            <w:tcW w:w="2247" w:type="pct"/>
            <w:gridSpan w:val="2"/>
            <w:vAlign w:val="center"/>
          </w:tcPr>
          <w:p w14:paraId="22383C9A" w14:textId="6B4A0F6C" w:rsidR="000F7842" w:rsidRPr="00331215" w:rsidRDefault="000F7842" w:rsidP="00CE67A8">
            <w:pPr>
              <w:keepNext/>
              <w:spacing w:after="60"/>
              <w:rPr>
                <w:rFonts w:ascii="Calibri" w:hAnsi="Calibri"/>
              </w:rPr>
            </w:pPr>
            <w:r w:rsidRPr="00331215">
              <w:rPr>
                <w:rFonts w:ascii="Calibri" w:hAnsi="Calibri"/>
              </w:rPr>
              <w:t>Measured Liquid Line Temperature (</w:t>
            </w:r>
            <w:proofErr w:type="spellStart"/>
            <w:r w:rsidRPr="00331215">
              <w:rPr>
                <w:rFonts w:ascii="Calibri" w:hAnsi="Calibri"/>
              </w:rPr>
              <w:t>T</w:t>
            </w:r>
            <w:r w:rsidRPr="00331215">
              <w:rPr>
                <w:rFonts w:ascii="Calibri" w:hAnsi="Calibri"/>
                <w:vertAlign w:val="subscript"/>
              </w:rPr>
              <w:t>liquid</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gridSpan w:val="3"/>
            <w:vAlign w:val="center"/>
          </w:tcPr>
          <w:p w14:paraId="22383C9B" w14:textId="77777777" w:rsidR="000F7842" w:rsidRPr="00331215" w:rsidRDefault="000F7842" w:rsidP="00A23F79">
            <w:pPr>
              <w:keepNext/>
              <w:spacing w:after="60"/>
              <w:rPr>
                <w:rFonts w:ascii="Calibri" w:hAnsi="Calibri"/>
              </w:rPr>
            </w:pPr>
          </w:p>
        </w:tc>
      </w:tr>
      <w:tr w:rsidR="000F7842" w:rsidRPr="00331215" w14:paraId="22383CA0" w14:textId="77777777" w:rsidTr="00C01847">
        <w:trPr>
          <w:cantSplit/>
          <w:trHeight w:val="432"/>
        </w:trPr>
        <w:tc>
          <w:tcPr>
            <w:tcW w:w="253" w:type="pct"/>
            <w:gridSpan w:val="2"/>
            <w:vAlign w:val="center"/>
          </w:tcPr>
          <w:p w14:paraId="22383C9D" w14:textId="77777777" w:rsidR="000F7842" w:rsidRPr="00331215" w:rsidRDefault="000F7842" w:rsidP="00A23F79">
            <w:pPr>
              <w:keepNext/>
              <w:rPr>
                <w:rFonts w:ascii="Calibri" w:hAnsi="Calibri"/>
              </w:rPr>
            </w:pPr>
            <w:r w:rsidRPr="00331215">
              <w:rPr>
                <w:rFonts w:ascii="Calibri" w:hAnsi="Calibri"/>
              </w:rPr>
              <w:t>06</w:t>
            </w:r>
          </w:p>
        </w:tc>
        <w:tc>
          <w:tcPr>
            <w:tcW w:w="2247" w:type="pct"/>
            <w:gridSpan w:val="2"/>
            <w:vAlign w:val="center"/>
          </w:tcPr>
          <w:p w14:paraId="22383C9E" w14:textId="76CDAF2A" w:rsidR="000F7842" w:rsidRPr="00331215" w:rsidRDefault="000F7842" w:rsidP="00A23F79">
            <w:pPr>
              <w:keepNext/>
              <w:spacing w:after="60"/>
              <w:rPr>
                <w:rFonts w:ascii="Calibri" w:hAnsi="Calibri"/>
              </w:rPr>
            </w:pPr>
            <w:r w:rsidRPr="00331215">
              <w:rPr>
                <w:rFonts w:ascii="Calibri" w:hAnsi="Calibri"/>
              </w:rPr>
              <w:t>Measured Liquid Line Pressure (</w:t>
            </w:r>
            <w:proofErr w:type="spellStart"/>
            <w:r w:rsidRPr="00331215">
              <w:rPr>
                <w:rFonts w:ascii="Calibri" w:hAnsi="Calibri"/>
              </w:rPr>
              <w:t>P</w:t>
            </w:r>
            <w:r w:rsidRPr="00331215">
              <w:rPr>
                <w:rFonts w:ascii="Calibri" w:hAnsi="Calibri"/>
                <w:vertAlign w:val="subscript"/>
              </w:rPr>
              <w:t>liquid</w:t>
            </w:r>
            <w:proofErr w:type="spellEnd"/>
            <w:r w:rsidRPr="00331215">
              <w:rPr>
                <w:rFonts w:ascii="Calibri" w:hAnsi="Calibri"/>
              </w:rPr>
              <w:t>) (</w:t>
            </w:r>
            <w:proofErr w:type="spellStart"/>
            <w:r w:rsidRPr="00331215">
              <w:rPr>
                <w:rFonts w:ascii="Calibri" w:hAnsi="Calibri"/>
              </w:rPr>
              <w:t>pisg</w:t>
            </w:r>
            <w:proofErr w:type="spellEnd"/>
            <w:r w:rsidRPr="00331215">
              <w:rPr>
                <w:rFonts w:ascii="Calibri" w:hAnsi="Calibri"/>
              </w:rPr>
              <w:t>)</w:t>
            </w:r>
          </w:p>
        </w:tc>
        <w:tc>
          <w:tcPr>
            <w:tcW w:w="2500" w:type="pct"/>
            <w:gridSpan w:val="3"/>
            <w:vAlign w:val="center"/>
          </w:tcPr>
          <w:p w14:paraId="22383C9F" w14:textId="77777777" w:rsidR="000F7842" w:rsidRPr="00331215" w:rsidRDefault="000F7842" w:rsidP="00A23F79">
            <w:pPr>
              <w:keepNext/>
              <w:spacing w:after="60"/>
              <w:rPr>
                <w:rFonts w:ascii="Calibri" w:hAnsi="Calibri"/>
              </w:rPr>
            </w:pPr>
          </w:p>
        </w:tc>
      </w:tr>
      <w:tr w:rsidR="000F7842" w:rsidRPr="00331215" w14:paraId="22383CA5" w14:textId="77777777" w:rsidTr="00C01847">
        <w:trPr>
          <w:cantSplit/>
          <w:trHeight w:val="432"/>
        </w:trPr>
        <w:tc>
          <w:tcPr>
            <w:tcW w:w="253" w:type="pct"/>
            <w:gridSpan w:val="2"/>
            <w:vAlign w:val="center"/>
          </w:tcPr>
          <w:p w14:paraId="22383CA1" w14:textId="77777777" w:rsidR="000F7842" w:rsidRPr="00331215" w:rsidRDefault="000F7842" w:rsidP="00A23F79">
            <w:pPr>
              <w:keepNext/>
              <w:rPr>
                <w:rFonts w:ascii="Calibri" w:hAnsi="Calibri"/>
              </w:rPr>
            </w:pPr>
            <w:r w:rsidRPr="00331215">
              <w:rPr>
                <w:rFonts w:ascii="Calibri" w:hAnsi="Calibri"/>
              </w:rPr>
              <w:t>07</w:t>
            </w:r>
          </w:p>
        </w:tc>
        <w:tc>
          <w:tcPr>
            <w:tcW w:w="2247" w:type="pct"/>
            <w:gridSpan w:val="2"/>
            <w:vAlign w:val="center"/>
          </w:tcPr>
          <w:p w14:paraId="22383CA2" w14:textId="644E31D3" w:rsidR="000F7842" w:rsidRPr="00331215" w:rsidRDefault="000F7842" w:rsidP="00A23F79">
            <w:pPr>
              <w:keepNext/>
              <w:rPr>
                <w:rFonts w:ascii="Calibri" w:hAnsi="Calibri"/>
              </w:rPr>
            </w:pPr>
            <w:r w:rsidRPr="00331215">
              <w:rPr>
                <w:rFonts w:ascii="Calibri" w:hAnsi="Calibri"/>
              </w:rPr>
              <w:t xml:space="preserve">Condenser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condensor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A3" w14:textId="133EA0F1"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F06 (</w:t>
            </w:r>
            <w:r w:rsidR="00CE67A8">
              <w:rPr>
                <w:rFonts w:ascii="Calibri" w:hAnsi="Calibri"/>
              </w:rPr>
              <w:t>°</w:t>
            </w:r>
            <w:r w:rsidRPr="00331215">
              <w:rPr>
                <w:rFonts w:ascii="Calibri" w:hAnsi="Calibri"/>
              </w:rPr>
              <w:t>F)</w:t>
            </w:r>
          </w:p>
        </w:tc>
        <w:tc>
          <w:tcPr>
            <w:tcW w:w="2500" w:type="pct"/>
            <w:gridSpan w:val="3"/>
            <w:vAlign w:val="center"/>
          </w:tcPr>
          <w:p w14:paraId="22383CA4" w14:textId="77777777" w:rsidR="000F7842" w:rsidRPr="00331215" w:rsidRDefault="000F7842" w:rsidP="00A23F79">
            <w:pPr>
              <w:keepNext/>
              <w:spacing w:after="60"/>
              <w:rPr>
                <w:rFonts w:ascii="Calibri" w:hAnsi="Calibri"/>
              </w:rPr>
            </w:pPr>
          </w:p>
        </w:tc>
      </w:tr>
      <w:tr w:rsidR="000F7842" w:rsidRPr="00331215" w14:paraId="22383CA9" w14:textId="77777777" w:rsidTr="00C01847">
        <w:trPr>
          <w:cantSplit/>
          <w:trHeight w:val="432"/>
        </w:trPr>
        <w:tc>
          <w:tcPr>
            <w:tcW w:w="253" w:type="pct"/>
            <w:gridSpan w:val="2"/>
            <w:vAlign w:val="center"/>
          </w:tcPr>
          <w:p w14:paraId="22383CA6" w14:textId="77777777" w:rsidR="000F7842" w:rsidRPr="00331215" w:rsidRDefault="000F7842" w:rsidP="00A23F79">
            <w:pPr>
              <w:keepNext/>
              <w:rPr>
                <w:rFonts w:ascii="Calibri" w:hAnsi="Calibri"/>
              </w:rPr>
            </w:pPr>
            <w:r w:rsidRPr="00331215">
              <w:rPr>
                <w:rFonts w:ascii="Calibri" w:hAnsi="Calibri"/>
              </w:rPr>
              <w:t>08</w:t>
            </w:r>
          </w:p>
        </w:tc>
        <w:tc>
          <w:tcPr>
            <w:tcW w:w="2247" w:type="pct"/>
            <w:gridSpan w:val="2"/>
            <w:vAlign w:val="center"/>
          </w:tcPr>
          <w:p w14:paraId="22383CA7" w14:textId="64B0F705" w:rsidR="000F7842" w:rsidRPr="00331215" w:rsidRDefault="000F7842" w:rsidP="00CE67A8">
            <w:pPr>
              <w:keepNext/>
              <w:spacing w:after="60"/>
              <w:rPr>
                <w:rFonts w:ascii="Calibri" w:hAnsi="Calibri"/>
              </w:rPr>
            </w:pPr>
            <w:r w:rsidRPr="00331215">
              <w:rPr>
                <w:rFonts w:ascii="Calibri" w:hAnsi="Calibri"/>
              </w:rPr>
              <w:t xml:space="preserve">Measured </w:t>
            </w:r>
            <w:proofErr w:type="spellStart"/>
            <w:r w:rsidRPr="00331215">
              <w:rPr>
                <w:rFonts w:ascii="Calibri" w:hAnsi="Calibri"/>
              </w:rPr>
              <w:t>Subcool</w:t>
            </w:r>
            <w:proofErr w:type="spellEnd"/>
            <w:r w:rsidRPr="00331215">
              <w:rPr>
                <w:rFonts w:ascii="Calibri" w:hAnsi="Calibri"/>
              </w:rPr>
              <w:t xml:space="preserve"> (Line F07 – Line F05) (</w:t>
            </w:r>
            <w:r w:rsidR="00CE67A8">
              <w:rPr>
                <w:rFonts w:ascii="Calibri" w:hAnsi="Calibri"/>
              </w:rPr>
              <w:t>°</w:t>
            </w:r>
            <w:r w:rsidRPr="00331215">
              <w:rPr>
                <w:rFonts w:ascii="Calibri" w:hAnsi="Calibri"/>
              </w:rPr>
              <w:t>F)</w:t>
            </w:r>
          </w:p>
        </w:tc>
        <w:tc>
          <w:tcPr>
            <w:tcW w:w="2500" w:type="pct"/>
            <w:gridSpan w:val="3"/>
            <w:vAlign w:val="center"/>
          </w:tcPr>
          <w:p w14:paraId="22383CA8" w14:textId="77777777" w:rsidR="000F7842" w:rsidRPr="00331215" w:rsidRDefault="000F7842" w:rsidP="00A23F79">
            <w:pPr>
              <w:keepNext/>
              <w:spacing w:after="60"/>
              <w:rPr>
                <w:rFonts w:ascii="Calibri" w:hAnsi="Calibri"/>
              </w:rPr>
            </w:pPr>
          </w:p>
        </w:tc>
      </w:tr>
      <w:tr w:rsidR="000F7842" w:rsidRPr="00331215" w14:paraId="22383CAD" w14:textId="77777777" w:rsidTr="00C01847">
        <w:trPr>
          <w:cantSplit/>
          <w:trHeight w:val="432"/>
        </w:trPr>
        <w:tc>
          <w:tcPr>
            <w:tcW w:w="253" w:type="pct"/>
            <w:gridSpan w:val="2"/>
            <w:vAlign w:val="center"/>
          </w:tcPr>
          <w:p w14:paraId="22383CAA" w14:textId="77777777" w:rsidR="000F7842" w:rsidRPr="00331215" w:rsidRDefault="000F7842" w:rsidP="00A23F79">
            <w:pPr>
              <w:keepNext/>
              <w:rPr>
                <w:rFonts w:ascii="Calibri" w:hAnsi="Calibri"/>
              </w:rPr>
            </w:pPr>
            <w:r w:rsidRPr="00331215">
              <w:rPr>
                <w:rFonts w:ascii="Calibri" w:hAnsi="Calibri"/>
              </w:rPr>
              <w:t>09</w:t>
            </w:r>
          </w:p>
        </w:tc>
        <w:tc>
          <w:tcPr>
            <w:tcW w:w="2247" w:type="pct"/>
            <w:gridSpan w:val="2"/>
            <w:vAlign w:val="center"/>
          </w:tcPr>
          <w:p w14:paraId="22383CAB" w14:textId="740160DE" w:rsidR="000F7842" w:rsidRPr="00331215" w:rsidRDefault="000F7842" w:rsidP="00CE67A8">
            <w:pPr>
              <w:keepNext/>
              <w:spacing w:after="60"/>
              <w:rPr>
                <w:rFonts w:ascii="Calibri" w:hAnsi="Calibri"/>
              </w:rPr>
            </w:pPr>
            <w:r w:rsidRPr="00331215">
              <w:rPr>
                <w:rFonts w:ascii="Calibri" w:hAnsi="Calibri"/>
              </w:rPr>
              <w:t xml:space="preserve">Target </w:t>
            </w:r>
            <w:proofErr w:type="spellStart"/>
            <w:r w:rsidRPr="00331215">
              <w:rPr>
                <w:rFonts w:ascii="Calibri" w:hAnsi="Calibri"/>
              </w:rPr>
              <w:t>Subcool</w:t>
            </w:r>
            <w:proofErr w:type="spellEnd"/>
            <w:r w:rsidRPr="00331215">
              <w:rPr>
                <w:rFonts w:ascii="Calibri" w:hAnsi="Calibri"/>
              </w:rPr>
              <w:t xml:space="preserve"> from Manufacturer (</w:t>
            </w:r>
            <w:r w:rsidR="00CE67A8">
              <w:rPr>
                <w:rFonts w:ascii="Calibri" w:hAnsi="Calibri"/>
              </w:rPr>
              <w:t>°</w:t>
            </w:r>
            <w:r w:rsidRPr="00331215">
              <w:rPr>
                <w:rFonts w:ascii="Calibri" w:hAnsi="Calibri"/>
              </w:rPr>
              <w:t>F)</w:t>
            </w:r>
          </w:p>
        </w:tc>
        <w:tc>
          <w:tcPr>
            <w:tcW w:w="2500" w:type="pct"/>
            <w:gridSpan w:val="3"/>
            <w:vAlign w:val="center"/>
          </w:tcPr>
          <w:p w14:paraId="22383CAC" w14:textId="77777777" w:rsidR="000F7842" w:rsidRPr="00331215" w:rsidRDefault="000F7842" w:rsidP="00A23F79">
            <w:pPr>
              <w:keepNext/>
              <w:spacing w:after="60"/>
              <w:rPr>
                <w:rFonts w:ascii="Calibri" w:hAnsi="Calibri"/>
              </w:rPr>
            </w:pPr>
          </w:p>
        </w:tc>
      </w:tr>
      <w:tr w:rsidR="00CE67A8" w:rsidRPr="00331215" w14:paraId="22383CB0" w14:textId="77777777" w:rsidTr="00C01847">
        <w:trPr>
          <w:cantSplit/>
          <w:trHeight w:val="432"/>
        </w:trPr>
        <w:tc>
          <w:tcPr>
            <w:tcW w:w="253" w:type="pct"/>
            <w:gridSpan w:val="2"/>
            <w:vAlign w:val="center"/>
          </w:tcPr>
          <w:p w14:paraId="22383CAE" w14:textId="77777777" w:rsidR="00CE67A8" w:rsidRPr="00331215" w:rsidDel="00C76C40" w:rsidRDefault="00CE67A8" w:rsidP="00A23F79">
            <w:pPr>
              <w:keepNext/>
              <w:rPr>
                <w:rFonts w:ascii="Calibri" w:hAnsi="Calibri"/>
              </w:rPr>
            </w:pPr>
            <w:r w:rsidRPr="00331215">
              <w:rPr>
                <w:rFonts w:ascii="Calibri" w:hAnsi="Calibri"/>
              </w:rPr>
              <w:t>10</w:t>
            </w:r>
          </w:p>
        </w:tc>
        <w:tc>
          <w:tcPr>
            <w:tcW w:w="2247" w:type="pct"/>
            <w:gridSpan w:val="2"/>
            <w:vAlign w:val="center"/>
          </w:tcPr>
          <w:p w14:paraId="40A95E81" w14:textId="77777777" w:rsidR="00CE67A8" w:rsidRPr="00331215" w:rsidRDefault="00CE67A8" w:rsidP="000F7842">
            <w:pPr>
              <w:keepNext/>
              <w:spacing w:after="60"/>
              <w:rPr>
                <w:rFonts w:ascii="Calibri" w:hAnsi="Calibri"/>
              </w:rPr>
            </w:pPr>
            <w:r w:rsidRPr="00331215">
              <w:rPr>
                <w:rFonts w:ascii="Calibri" w:hAnsi="Calibri"/>
              </w:rPr>
              <w:t xml:space="preserve">Compliance Statement: </w:t>
            </w:r>
          </w:p>
        </w:tc>
        <w:tc>
          <w:tcPr>
            <w:tcW w:w="2500" w:type="pct"/>
            <w:gridSpan w:val="3"/>
            <w:vAlign w:val="center"/>
          </w:tcPr>
          <w:p w14:paraId="22383CAF" w14:textId="20AA4F1A" w:rsidR="00CE67A8" w:rsidRPr="00331215" w:rsidRDefault="00CE67A8" w:rsidP="000F7842">
            <w:pPr>
              <w:keepNext/>
              <w:spacing w:after="60"/>
              <w:rPr>
                <w:rFonts w:ascii="Calibri" w:hAnsi="Calibri"/>
              </w:rPr>
            </w:pPr>
          </w:p>
        </w:tc>
      </w:tr>
    </w:tbl>
    <w:p w14:paraId="22383CB1"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
        <w:gridCol w:w="4886"/>
        <w:gridCol w:w="5395"/>
      </w:tblGrid>
      <w:tr w:rsidR="000F7842" w:rsidRPr="00331215" w14:paraId="22383CB4" w14:textId="77777777" w:rsidTr="00A23F79">
        <w:trPr>
          <w:trHeight w:val="360"/>
        </w:trPr>
        <w:tc>
          <w:tcPr>
            <w:tcW w:w="5000" w:type="pct"/>
            <w:gridSpan w:val="3"/>
            <w:vAlign w:val="center"/>
          </w:tcPr>
          <w:p w14:paraId="22383CB2" w14:textId="77777777" w:rsidR="000F7842" w:rsidRPr="00331215" w:rsidRDefault="000F7842" w:rsidP="00A23F79">
            <w:pPr>
              <w:keepNext/>
              <w:rPr>
                <w:rFonts w:ascii="Calibri" w:hAnsi="Calibri"/>
                <w:b/>
              </w:rPr>
            </w:pPr>
            <w:r w:rsidRPr="00331215">
              <w:rPr>
                <w:rFonts w:ascii="Calibri" w:hAnsi="Calibri"/>
                <w:b/>
              </w:rPr>
              <w:t>G. Metering Device Verification</w:t>
            </w:r>
          </w:p>
          <w:p w14:paraId="22383CB3" w14:textId="2F9B8C4F" w:rsidR="000F7842" w:rsidRPr="00D013F1" w:rsidRDefault="000F7842" w:rsidP="00D013F1">
            <w:pPr>
              <w:keepNext/>
              <w:rPr>
                <w:rFonts w:ascii="Calibri" w:hAnsi="Calibri"/>
              </w:rPr>
            </w:pPr>
            <w:r w:rsidRPr="00D013F1">
              <w:rPr>
                <w:rFonts w:ascii="Calibri" w:hAnsi="Calibri"/>
                <w:sz w:val="18"/>
              </w:rPr>
              <w:t>Procedures for the verification of proper metering device operation are specified in RA3.2.2.5.2</w:t>
            </w:r>
            <w:r w:rsidR="00DD2BEF">
              <w:rPr>
                <w:rFonts w:ascii="Calibri" w:hAnsi="Calibri"/>
                <w:sz w:val="18"/>
              </w:rPr>
              <w:t>.</w:t>
            </w:r>
          </w:p>
        </w:tc>
      </w:tr>
      <w:tr w:rsidR="000F7842" w:rsidRPr="00331215" w14:paraId="22383CB8" w14:textId="77777777" w:rsidTr="00AA7E3E">
        <w:trPr>
          <w:trHeight w:val="360"/>
        </w:trPr>
        <w:tc>
          <w:tcPr>
            <w:tcW w:w="236" w:type="pct"/>
            <w:vAlign w:val="center"/>
          </w:tcPr>
          <w:p w14:paraId="22383CB5" w14:textId="77777777" w:rsidR="000F7842" w:rsidRPr="00331215" w:rsidRDefault="000F7842" w:rsidP="00AC02CA">
            <w:pPr>
              <w:keepNext/>
              <w:jc w:val="center"/>
              <w:rPr>
                <w:rFonts w:ascii="Calibri" w:hAnsi="Calibri"/>
              </w:rPr>
            </w:pPr>
            <w:r w:rsidRPr="00331215">
              <w:rPr>
                <w:rFonts w:ascii="Calibri" w:hAnsi="Calibri"/>
              </w:rPr>
              <w:t>01</w:t>
            </w:r>
          </w:p>
        </w:tc>
        <w:tc>
          <w:tcPr>
            <w:tcW w:w="2264" w:type="pct"/>
            <w:vAlign w:val="center"/>
          </w:tcPr>
          <w:p w14:paraId="22383CB6" w14:textId="73EE0D9F" w:rsidR="000F7842" w:rsidRPr="00331215" w:rsidRDefault="000F7842" w:rsidP="00CE67A8">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suction</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vAlign w:val="center"/>
          </w:tcPr>
          <w:p w14:paraId="22383CB7" w14:textId="77777777" w:rsidR="000F7842" w:rsidRPr="00331215" w:rsidRDefault="000F7842" w:rsidP="00A23F79">
            <w:pPr>
              <w:keepNext/>
              <w:spacing w:after="60"/>
              <w:rPr>
                <w:rFonts w:ascii="Calibri" w:hAnsi="Calibri"/>
              </w:rPr>
            </w:pPr>
          </w:p>
        </w:tc>
      </w:tr>
      <w:tr w:rsidR="000F7842" w:rsidRPr="00331215" w14:paraId="22383CBC" w14:textId="77777777" w:rsidTr="00AA7E3E">
        <w:trPr>
          <w:trHeight w:val="360"/>
        </w:trPr>
        <w:tc>
          <w:tcPr>
            <w:tcW w:w="236" w:type="pct"/>
            <w:vAlign w:val="center"/>
          </w:tcPr>
          <w:p w14:paraId="22383CB9" w14:textId="77777777" w:rsidR="000F7842" w:rsidRPr="00331215" w:rsidRDefault="000F7842" w:rsidP="00AC02CA">
            <w:pPr>
              <w:keepNext/>
              <w:jc w:val="center"/>
              <w:rPr>
                <w:rFonts w:ascii="Calibri" w:hAnsi="Calibri"/>
              </w:rPr>
            </w:pPr>
            <w:r w:rsidRPr="00331215">
              <w:rPr>
                <w:rFonts w:ascii="Calibri" w:hAnsi="Calibri"/>
              </w:rPr>
              <w:t>02</w:t>
            </w:r>
          </w:p>
        </w:tc>
        <w:tc>
          <w:tcPr>
            <w:tcW w:w="2264" w:type="pct"/>
            <w:vAlign w:val="center"/>
          </w:tcPr>
          <w:p w14:paraId="22383CBA" w14:textId="507F579F" w:rsidR="000F7842" w:rsidRPr="00331215" w:rsidRDefault="000F7842" w:rsidP="00451731">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P</w:t>
            </w:r>
            <w:r w:rsidRPr="00331215">
              <w:rPr>
                <w:rFonts w:ascii="Calibri" w:hAnsi="Calibri"/>
              </w:rPr>
              <w:t>ressure (</w:t>
            </w:r>
            <w:proofErr w:type="spellStart"/>
            <w:r w:rsidRPr="00331215">
              <w:rPr>
                <w:rFonts w:ascii="Calibri" w:hAnsi="Calibri"/>
              </w:rPr>
              <w:t>P</w:t>
            </w:r>
            <w:r w:rsidRPr="00331215">
              <w:rPr>
                <w:rFonts w:ascii="Calibri" w:hAnsi="Calibri"/>
                <w:vertAlign w:val="subscript"/>
              </w:rPr>
              <w:t>suction</w:t>
            </w:r>
            <w:proofErr w:type="spellEnd"/>
            <w:r w:rsidRPr="00331215">
              <w:rPr>
                <w:rFonts w:ascii="Calibri" w:hAnsi="Calibri"/>
              </w:rPr>
              <w:t>) (</w:t>
            </w:r>
            <w:proofErr w:type="spellStart"/>
            <w:r w:rsidRPr="00331215">
              <w:rPr>
                <w:rFonts w:ascii="Calibri" w:hAnsi="Calibri"/>
              </w:rPr>
              <w:t>psig</w:t>
            </w:r>
            <w:proofErr w:type="spellEnd"/>
            <w:r w:rsidRPr="00331215">
              <w:rPr>
                <w:rFonts w:ascii="Calibri" w:hAnsi="Calibri"/>
              </w:rPr>
              <w:t>)</w:t>
            </w:r>
          </w:p>
        </w:tc>
        <w:tc>
          <w:tcPr>
            <w:tcW w:w="2500" w:type="pct"/>
            <w:vAlign w:val="center"/>
          </w:tcPr>
          <w:p w14:paraId="22383CBB" w14:textId="77777777" w:rsidR="000F7842" w:rsidRPr="00331215" w:rsidRDefault="000F7842" w:rsidP="00A23F79">
            <w:pPr>
              <w:keepNext/>
              <w:spacing w:after="60"/>
              <w:rPr>
                <w:rFonts w:ascii="Calibri" w:hAnsi="Calibri"/>
              </w:rPr>
            </w:pPr>
          </w:p>
        </w:tc>
      </w:tr>
      <w:tr w:rsidR="000F7842" w:rsidRPr="00331215" w14:paraId="22383CC1" w14:textId="77777777" w:rsidTr="00AA7E3E">
        <w:trPr>
          <w:trHeight w:val="360"/>
        </w:trPr>
        <w:tc>
          <w:tcPr>
            <w:tcW w:w="236" w:type="pct"/>
            <w:vAlign w:val="center"/>
          </w:tcPr>
          <w:p w14:paraId="22383CBD" w14:textId="77777777" w:rsidR="000F7842" w:rsidRPr="00331215" w:rsidRDefault="000F7842" w:rsidP="00AC02CA">
            <w:pPr>
              <w:keepNext/>
              <w:jc w:val="center"/>
              <w:rPr>
                <w:rFonts w:ascii="Calibri" w:hAnsi="Calibri"/>
              </w:rPr>
            </w:pPr>
            <w:r w:rsidRPr="00331215">
              <w:rPr>
                <w:rFonts w:ascii="Calibri" w:hAnsi="Calibri"/>
              </w:rPr>
              <w:t>03</w:t>
            </w:r>
          </w:p>
        </w:tc>
        <w:tc>
          <w:tcPr>
            <w:tcW w:w="2264" w:type="pct"/>
            <w:vAlign w:val="center"/>
          </w:tcPr>
          <w:p w14:paraId="22383CBE" w14:textId="4DAD8718" w:rsidR="000F7842" w:rsidRPr="00331215" w:rsidRDefault="000F7842" w:rsidP="00A23F79">
            <w:pPr>
              <w:keepNext/>
              <w:rPr>
                <w:rFonts w:ascii="Calibri" w:hAnsi="Calibri"/>
              </w:rPr>
            </w:pPr>
            <w:r w:rsidRPr="00331215">
              <w:rPr>
                <w:rFonts w:ascii="Calibri" w:hAnsi="Calibri"/>
              </w:rPr>
              <w:t xml:space="preserve">Evaporator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evaporator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BF" w14:textId="0E8D7909"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G02 (</w:t>
            </w:r>
            <w:r w:rsidR="00CE67A8">
              <w:rPr>
                <w:rFonts w:ascii="Calibri" w:hAnsi="Calibri"/>
              </w:rPr>
              <w:t>°</w:t>
            </w:r>
            <w:r w:rsidRPr="00331215">
              <w:rPr>
                <w:rFonts w:ascii="Calibri" w:hAnsi="Calibri"/>
              </w:rPr>
              <w:t>F)</w:t>
            </w:r>
          </w:p>
        </w:tc>
        <w:tc>
          <w:tcPr>
            <w:tcW w:w="2500" w:type="pct"/>
            <w:vAlign w:val="center"/>
          </w:tcPr>
          <w:p w14:paraId="22383CC0" w14:textId="77777777" w:rsidR="000F7842" w:rsidRPr="00331215" w:rsidRDefault="000F7842" w:rsidP="00A23F79">
            <w:pPr>
              <w:keepNext/>
              <w:spacing w:after="60"/>
              <w:rPr>
                <w:rFonts w:ascii="Calibri" w:hAnsi="Calibri"/>
              </w:rPr>
            </w:pPr>
          </w:p>
        </w:tc>
      </w:tr>
      <w:tr w:rsidR="000F7842" w:rsidRPr="00331215" w14:paraId="22383CC5" w14:textId="77777777" w:rsidTr="00AA7E3E">
        <w:trPr>
          <w:trHeight w:val="360"/>
        </w:trPr>
        <w:tc>
          <w:tcPr>
            <w:tcW w:w="236" w:type="pct"/>
            <w:vAlign w:val="center"/>
          </w:tcPr>
          <w:p w14:paraId="22383CC2" w14:textId="77777777" w:rsidR="000F7842" w:rsidRPr="00331215" w:rsidRDefault="000F7842" w:rsidP="00AC02CA">
            <w:pPr>
              <w:keepNext/>
              <w:jc w:val="center"/>
              <w:rPr>
                <w:rFonts w:ascii="Calibri" w:hAnsi="Calibri"/>
              </w:rPr>
            </w:pPr>
            <w:r w:rsidRPr="00331215">
              <w:rPr>
                <w:rFonts w:ascii="Calibri" w:hAnsi="Calibri"/>
              </w:rPr>
              <w:t>04</w:t>
            </w:r>
          </w:p>
        </w:tc>
        <w:tc>
          <w:tcPr>
            <w:tcW w:w="2264" w:type="pct"/>
            <w:vAlign w:val="center"/>
          </w:tcPr>
          <w:p w14:paraId="22383CC3" w14:textId="646913E0" w:rsidR="000F7842" w:rsidRPr="00331215" w:rsidRDefault="000F7842" w:rsidP="00CE67A8">
            <w:pPr>
              <w:keepNext/>
              <w:spacing w:after="60"/>
              <w:rPr>
                <w:rFonts w:ascii="Calibri" w:hAnsi="Calibri"/>
              </w:rPr>
            </w:pPr>
            <w:r w:rsidRPr="00331215">
              <w:rPr>
                <w:rFonts w:ascii="Calibri" w:hAnsi="Calibri"/>
              </w:rPr>
              <w:t>Measured Superheat (Line G01 – Line G03) (</w:t>
            </w:r>
            <w:r w:rsidR="00CE67A8">
              <w:rPr>
                <w:rFonts w:ascii="Calibri" w:hAnsi="Calibri"/>
              </w:rPr>
              <w:t>°</w:t>
            </w:r>
            <w:r w:rsidRPr="00331215">
              <w:rPr>
                <w:rFonts w:ascii="Calibri" w:hAnsi="Calibri"/>
              </w:rPr>
              <w:t>F)</w:t>
            </w:r>
          </w:p>
        </w:tc>
        <w:tc>
          <w:tcPr>
            <w:tcW w:w="2500" w:type="pct"/>
            <w:vAlign w:val="center"/>
          </w:tcPr>
          <w:p w14:paraId="22383CC4" w14:textId="77777777" w:rsidR="000F7842" w:rsidRPr="00331215" w:rsidRDefault="000F7842" w:rsidP="00A23F79">
            <w:pPr>
              <w:keepNext/>
              <w:spacing w:after="60"/>
              <w:rPr>
                <w:rFonts w:ascii="Calibri" w:hAnsi="Calibri"/>
              </w:rPr>
            </w:pPr>
          </w:p>
        </w:tc>
      </w:tr>
      <w:tr w:rsidR="000F7842" w:rsidRPr="00331215" w14:paraId="22383CC9" w14:textId="77777777" w:rsidTr="00AA7E3E">
        <w:trPr>
          <w:trHeight w:val="360"/>
        </w:trPr>
        <w:tc>
          <w:tcPr>
            <w:tcW w:w="236" w:type="pct"/>
            <w:vAlign w:val="center"/>
          </w:tcPr>
          <w:p w14:paraId="22383CC6" w14:textId="77777777" w:rsidR="000F7842" w:rsidRPr="00331215" w:rsidDel="00C76C40" w:rsidRDefault="000F7842" w:rsidP="00AC02CA">
            <w:pPr>
              <w:keepNext/>
              <w:jc w:val="center"/>
              <w:rPr>
                <w:rFonts w:ascii="Calibri" w:hAnsi="Calibri"/>
              </w:rPr>
            </w:pPr>
            <w:r w:rsidRPr="00331215">
              <w:rPr>
                <w:rFonts w:ascii="Calibri" w:hAnsi="Calibri"/>
              </w:rPr>
              <w:t>05</w:t>
            </w:r>
          </w:p>
        </w:tc>
        <w:tc>
          <w:tcPr>
            <w:tcW w:w="2264" w:type="pct"/>
            <w:vAlign w:val="center"/>
          </w:tcPr>
          <w:p w14:paraId="22383CC7" w14:textId="2E2C6EC3" w:rsidR="000F7842" w:rsidRPr="00331215" w:rsidRDefault="000F7842" w:rsidP="00A23F79">
            <w:pPr>
              <w:keepNext/>
              <w:spacing w:after="60"/>
              <w:rPr>
                <w:rFonts w:ascii="Calibri" w:hAnsi="Calibri"/>
              </w:rPr>
            </w:pPr>
            <w:r w:rsidRPr="00331215">
              <w:rPr>
                <w:rFonts w:ascii="Calibri" w:hAnsi="Calibri"/>
              </w:rPr>
              <w:t>Measured Superheat (Line G04) is between 4</w:t>
            </w:r>
            <w:r w:rsidR="00CE67A8">
              <w:rPr>
                <w:rFonts w:ascii="Calibri" w:hAnsi="Calibri"/>
              </w:rPr>
              <w:t>°F</w:t>
            </w:r>
            <w:r w:rsidRPr="00331215">
              <w:rPr>
                <w:rFonts w:ascii="Calibri" w:hAnsi="Calibri"/>
              </w:rPr>
              <w:t xml:space="preserve"> and 25</w:t>
            </w:r>
            <w:r w:rsidR="00CE67A8">
              <w:rPr>
                <w:rFonts w:ascii="Calibri" w:hAnsi="Calibri"/>
              </w:rPr>
              <w:t>°</w:t>
            </w:r>
            <w:r w:rsidRPr="00331215">
              <w:rPr>
                <w:rFonts w:ascii="Calibri" w:hAnsi="Calibri"/>
              </w:rPr>
              <w:t>F (inclusive)</w:t>
            </w:r>
          </w:p>
        </w:tc>
        <w:tc>
          <w:tcPr>
            <w:tcW w:w="2500" w:type="pct"/>
          </w:tcPr>
          <w:p w14:paraId="22383CC8" w14:textId="77777777" w:rsidR="000F7842" w:rsidRPr="00331215" w:rsidRDefault="000F7842" w:rsidP="00A23F79">
            <w:pPr>
              <w:keepNext/>
              <w:spacing w:after="60"/>
              <w:rPr>
                <w:rFonts w:ascii="Calibri" w:hAnsi="Calibri"/>
              </w:rPr>
            </w:pPr>
          </w:p>
        </w:tc>
      </w:tr>
      <w:tr w:rsidR="000F7842" w:rsidRPr="00331215" w14:paraId="22383CCD" w14:textId="77777777" w:rsidTr="00AA7E3E">
        <w:trPr>
          <w:trHeight w:val="360"/>
        </w:trPr>
        <w:tc>
          <w:tcPr>
            <w:tcW w:w="236" w:type="pct"/>
            <w:vAlign w:val="center"/>
          </w:tcPr>
          <w:p w14:paraId="22383CCA" w14:textId="77777777" w:rsidR="000F7842" w:rsidRPr="00331215" w:rsidRDefault="000F7842" w:rsidP="00AC02CA">
            <w:pPr>
              <w:keepNext/>
              <w:jc w:val="center"/>
              <w:rPr>
                <w:rFonts w:ascii="Calibri" w:hAnsi="Calibri"/>
              </w:rPr>
            </w:pPr>
            <w:r w:rsidRPr="00331215">
              <w:rPr>
                <w:rFonts w:ascii="Calibri" w:hAnsi="Calibri"/>
              </w:rPr>
              <w:t>06</w:t>
            </w:r>
          </w:p>
        </w:tc>
        <w:tc>
          <w:tcPr>
            <w:tcW w:w="2264" w:type="pct"/>
            <w:vAlign w:val="center"/>
          </w:tcPr>
          <w:p w14:paraId="22383CCB" w14:textId="58284D66" w:rsidR="000F7842" w:rsidRPr="00331215" w:rsidRDefault="000F7842" w:rsidP="00CE67A8">
            <w:pPr>
              <w:keepNext/>
              <w:spacing w:after="60"/>
              <w:rPr>
                <w:rFonts w:ascii="Calibri" w:hAnsi="Calibri"/>
              </w:rPr>
            </w:pPr>
            <w:r w:rsidRPr="00331215">
              <w:rPr>
                <w:rFonts w:ascii="Calibri" w:hAnsi="Calibri"/>
              </w:rPr>
              <w:t xml:space="preserve">Measured Superheat (Line G04) is within </w:t>
            </w:r>
            <w:r w:rsidR="00451731">
              <w:rPr>
                <w:rFonts w:ascii="Calibri" w:hAnsi="Calibri"/>
              </w:rPr>
              <w:t>M</w:t>
            </w:r>
            <w:r w:rsidRPr="00331215">
              <w:rPr>
                <w:rFonts w:ascii="Calibri" w:hAnsi="Calibri"/>
              </w:rPr>
              <w:t xml:space="preserve">anufacturer’s </w:t>
            </w:r>
            <w:r w:rsidR="00451731">
              <w:rPr>
                <w:rFonts w:ascii="Calibri" w:hAnsi="Calibri"/>
              </w:rPr>
              <w:t>S</w:t>
            </w:r>
            <w:r w:rsidRPr="00331215">
              <w:rPr>
                <w:rFonts w:ascii="Calibri" w:hAnsi="Calibri"/>
              </w:rPr>
              <w:t xml:space="preserve">pecifications </w:t>
            </w:r>
            <w:r w:rsidR="00CE67A8">
              <w:rPr>
                <w:rFonts w:ascii="Calibri" w:hAnsi="Calibri"/>
              </w:rPr>
              <w:t>(</w:t>
            </w:r>
            <w:r w:rsidRPr="00331215">
              <w:rPr>
                <w:rFonts w:ascii="Calibri" w:hAnsi="Calibri"/>
              </w:rPr>
              <w:t>if known</w:t>
            </w:r>
            <w:r w:rsidR="003D5F91">
              <w:rPr>
                <w:rFonts w:ascii="Calibri" w:hAnsi="Calibri"/>
              </w:rPr>
              <w:t>)</w:t>
            </w:r>
          </w:p>
        </w:tc>
        <w:tc>
          <w:tcPr>
            <w:tcW w:w="2500" w:type="pct"/>
          </w:tcPr>
          <w:p w14:paraId="22383CCC" w14:textId="77777777" w:rsidR="000F7842" w:rsidRPr="00331215" w:rsidRDefault="000F7842" w:rsidP="00A23F79">
            <w:pPr>
              <w:keepNext/>
              <w:spacing w:after="60"/>
              <w:rPr>
                <w:rFonts w:ascii="Calibri" w:hAnsi="Calibri"/>
              </w:rPr>
            </w:pPr>
          </w:p>
        </w:tc>
      </w:tr>
      <w:tr w:rsidR="00CE67A8" w:rsidRPr="00331215" w14:paraId="22383CD0" w14:textId="77777777" w:rsidTr="00CE67A8">
        <w:trPr>
          <w:trHeight w:val="360"/>
        </w:trPr>
        <w:tc>
          <w:tcPr>
            <w:tcW w:w="236" w:type="pct"/>
            <w:vAlign w:val="center"/>
          </w:tcPr>
          <w:p w14:paraId="22383CCE" w14:textId="77777777" w:rsidR="00CE67A8" w:rsidRPr="00331215" w:rsidRDefault="00CE67A8" w:rsidP="00AC02CA">
            <w:pPr>
              <w:keepNext/>
              <w:jc w:val="center"/>
              <w:rPr>
                <w:rFonts w:ascii="Calibri" w:hAnsi="Calibri"/>
              </w:rPr>
            </w:pPr>
            <w:r w:rsidRPr="00331215">
              <w:rPr>
                <w:rFonts w:ascii="Calibri" w:hAnsi="Calibri"/>
              </w:rPr>
              <w:t>07</w:t>
            </w:r>
          </w:p>
        </w:tc>
        <w:tc>
          <w:tcPr>
            <w:tcW w:w="2264" w:type="pct"/>
            <w:vAlign w:val="center"/>
          </w:tcPr>
          <w:p w14:paraId="3D8240B7" w14:textId="77777777" w:rsidR="00CE67A8" w:rsidRPr="00331215" w:rsidRDefault="00CE67A8" w:rsidP="00CE67A8">
            <w:pPr>
              <w:keepNext/>
              <w:rPr>
                <w:rFonts w:ascii="Calibri" w:hAnsi="Calibri"/>
              </w:rPr>
            </w:pPr>
            <w:r w:rsidRPr="00331215">
              <w:rPr>
                <w:rFonts w:ascii="Calibri" w:hAnsi="Calibri"/>
              </w:rPr>
              <w:t xml:space="preserve">Compliance Statement: </w:t>
            </w:r>
          </w:p>
        </w:tc>
        <w:tc>
          <w:tcPr>
            <w:tcW w:w="2500" w:type="pct"/>
            <w:vAlign w:val="center"/>
          </w:tcPr>
          <w:p w14:paraId="22383CCF" w14:textId="7009A816" w:rsidR="00CE67A8" w:rsidRPr="00331215" w:rsidRDefault="00CE67A8" w:rsidP="00CE67A8">
            <w:pPr>
              <w:keepNext/>
              <w:rPr>
                <w:rFonts w:ascii="Calibri" w:hAnsi="Calibri"/>
              </w:rPr>
            </w:pPr>
          </w:p>
        </w:tc>
      </w:tr>
    </w:tbl>
    <w:p w14:paraId="22383CD1" w14:textId="77777777" w:rsidR="000F7842" w:rsidRPr="00331215" w:rsidRDefault="000F7842" w:rsidP="000F7842"/>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0F7842" w:rsidRPr="00331215" w14:paraId="22383CD4" w14:textId="77777777" w:rsidTr="00A23F79">
        <w:trPr>
          <w:trHeight w:val="504"/>
        </w:trPr>
        <w:tc>
          <w:tcPr>
            <w:tcW w:w="5000" w:type="pct"/>
            <w:gridSpan w:val="3"/>
            <w:vAlign w:val="center"/>
          </w:tcPr>
          <w:p w14:paraId="22383CD2" w14:textId="3B93B825" w:rsidR="000F7842" w:rsidRPr="00331215" w:rsidRDefault="000F7842" w:rsidP="00D013F1">
            <w:pPr>
              <w:keepNext/>
              <w:rPr>
                <w:rFonts w:ascii="Calibri" w:hAnsi="Calibri"/>
                <w:b/>
              </w:rPr>
            </w:pPr>
            <w:r w:rsidRPr="00331215">
              <w:rPr>
                <w:rFonts w:ascii="Calibri" w:hAnsi="Calibri"/>
                <w:b/>
              </w:rPr>
              <w:t>H. Confirmation of Refrigerant Pressure Differential</w:t>
            </w:r>
          </w:p>
          <w:p w14:paraId="22383CD3" w14:textId="059E93DF" w:rsidR="000F7842" w:rsidRPr="00DD2BEF" w:rsidRDefault="000F7842" w:rsidP="00DD2BEF">
            <w:pPr>
              <w:keepNext/>
              <w:rPr>
                <w:rFonts w:ascii="Calibri" w:hAnsi="Calibri"/>
                <w:b/>
              </w:rPr>
            </w:pPr>
            <w:r w:rsidRPr="00D013F1">
              <w:rPr>
                <w:rFonts w:ascii="Calibri" w:hAnsi="Calibri"/>
                <w:sz w:val="18"/>
              </w:rPr>
              <w:t>Procedures for the Winter Setup are detailed in RA1.2.22</w:t>
            </w:r>
            <w:r w:rsidR="00DD2BEF">
              <w:rPr>
                <w:rFonts w:ascii="Calibri" w:hAnsi="Calibri"/>
                <w:sz w:val="18"/>
              </w:rPr>
              <w:t>.</w:t>
            </w:r>
          </w:p>
        </w:tc>
      </w:tr>
      <w:tr w:rsidR="000F7842" w:rsidRPr="00331215" w14:paraId="22383CD8" w14:textId="77777777" w:rsidTr="00A23F79">
        <w:trPr>
          <w:trHeight w:val="144"/>
        </w:trPr>
        <w:tc>
          <w:tcPr>
            <w:tcW w:w="211" w:type="pct"/>
            <w:vAlign w:val="center"/>
          </w:tcPr>
          <w:p w14:paraId="22383CD5" w14:textId="77777777" w:rsidR="000F7842" w:rsidRPr="00331215" w:rsidRDefault="000F7842" w:rsidP="00A23F79">
            <w:pPr>
              <w:keepNext/>
              <w:jc w:val="center"/>
              <w:rPr>
                <w:rFonts w:ascii="Calibri" w:hAnsi="Calibri"/>
              </w:rPr>
            </w:pPr>
            <w:r w:rsidRPr="00331215">
              <w:rPr>
                <w:rFonts w:ascii="Calibri" w:hAnsi="Calibri"/>
              </w:rPr>
              <w:t>01</w:t>
            </w:r>
          </w:p>
        </w:tc>
        <w:tc>
          <w:tcPr>
            <w:tcW w:w="2288" w:type="pct"/>
            <w:vAlign w:val="center"/>
          </w:tcPr>
          <w:p w14:paraId="22383CD6" w14:textId="6687EEE1" w:rsidR="000F7842" w:rsidRPr="00331215" w:rsidRDefault="000F7842" w:rsidP="00A23F79">
            <w:pPr>
              <w:keepNext/>
              <w:rPr>
                <w:rFonts w:ascii="Calibri" w:hAnsi="Calibri"/>
              </w:rPr>
            </w:pPr>
            <w:proofErr w:type="spellStart"/>
            <w:r w:rsidRPr="00331215">
              <w:rPr>
                <w:rFonts w:ascii="Calibri" w:hAnsi="Calibri" w:cs="ArialMT"/>
              </w:rPr>
              <w:t>P</w:t>
            </w:r>
            <w:r w:rsidRPr="00331215">
              <w:rPr>
                <w:rFonts w:ascii="Calibri" w:hAnsi="Calibri" w:cs="ArialMT"/>
                <w:sz w:val="13"/>
                <w:szCs w:val="13"/>
              </w:rPr>
              <w:t>high</w:t>
            </w:r>
            <w:proofErr w:type="spellEnd"/>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w:t>
            </w:r>
            <w:proofErr w:type="gramStart"/>
            <w:r w:rsidRPr="00331215">
              <w:rPr>
                <w:rFonts w:ascii="Calibri" w:hAnsi="Calibri" w:cs="ArialMT"/>
              </w:rPr>
              <w:t>psi)  from</w:t>
            </w:r>
            <w:proofErr w:type="gramEnd"/>
            <w:r w:rsidRPr="00331215">
              <w:rPr>
                <w:rFonts w:ascii="Calibri" w:hAnsi="Calibri" w:cs="ArialMT"/>
              </w:rPr>
              <w:t xml:space="preserve"> F06 and G02</w:t>
            </w:r>
          </w:p>
        </w:tc>
        <w:tc>
          <w:tcPr>
            <w:tcW w:w="2501" w:type="pct"/>
          </w:tcPr>
          <w:p w14:paraId="22383CD7" w14:textId="77777777" w:rsidR="000F7842" w:rsidRPr="00331215" w:rsidRDefault="000F7842" w:rsidP="00A23F79">
            <w:pPr>
              <w:pStyle w:val="Header"/>
              <w:keepNext/>
              <w:tabs>
                <w:tab w:val="clear" w:pos="4320"/>
                <w:tab w:val="clear" w:pos="8640"/>
              </w:tabs>
              <w:spacing w:after="60"/>
              <w:rPr>
                <w:rFonts w:ascii="Calibri" w:hAnsi="Calibri"/>
              </w:rPr>
            </w:pPr>
          </w:p>
        </w:tc>
      </w:tr>
      <w:tr w:rsidR="00CE67A8" w:rsidRPr="00331215" w14:paraId="22383CDB" w14:textId="77777777" w:rsidTr="00CE67A8">
        <w:trPr>
          <w:trHeight w:val="330"/>
        </w:trPr>
        <w:tc>
          <w:tcPr>
            <w:tcW w:w="211" w:type="pct"/>
            <w:vAlign w:val="center"/>
          </w:tcPr>
          <w:p w14:paraId="22383CD9" w14:textId="77777777" w:rsidR="00CE67A8" w:rsidRPr="00331215" w:rsidRDefault="00CE67A8" w:rsidP="00A23F79">
            <w:pPr>
              <w:keepNext/>
              <w:jc w:val="center"/>
              <w:rPr>
                <w:rFonts w:ascii="Calibri" w:hAnsi="Calibri"/>
              </w:rPr>
            </w:pPr>
            <w:r w:rsidRPr="00331215">
              <w:rPr>
                <w:rFonts w:ascii="Calibri" w:hAnsi="Calibri"/>
              </w:rPr>
              <w:t>02</w:t>
            </w:r>
          </w:p>
        </w:tc>
        <w:tc>
          <w:tcPr>
            <w:tcW w:w="2288" w:type="pct"/>
            <w:vAlign w:val="center"/>
          </w:tcPr>
          <w:p w14:paraId="77C5A3A7" w14:textId="77777777" w:rsidR="00CE67A8" w:rsidRPr="00331215" w:rsidRDefault="00CE67A8" w:rsidP="000F7842">
            <w:pPr>
              <w:keepNext/>
              <w:rPr>
                <w:rFonts w:ascii="Calibri" w:hAnsi="Calibri" w:cs="ArialMT"/>
              </w:rPr>
            </w:pPr>
            <w:r w:rsidRPr="00331215">
              <w:rPr>
                <w:rFonts w:ascii="Calibri" w:hAnsi="Calibri"/>
              </w:rPr>
              <w:t xml:space="preserve">Compliance Statement: </w:t>
            </w:r>
          </w:p>
        </w:tc>
        <w:tc>
          <w:tcPr>
            <w:tcW w:w="2501" w:type="pct"/>
            <w:vAlign w:val="center"/>
          </w:tcPr>
          <w:p w14:paraId="22383CDA" w14:textId="6F42FBE0" w:rsidR="00CE67A8" w:rsidRPr="00331215" w:rsidRDefault="00CE67A8" w:rsidP="000F7842">
            <w:pPr>
              <w:keepNext/>
              <w:rPr>
                <w:rFonts w:ascii="Calibri" w:hAnsi="Calibri" w:cs="ArialMT"/>
              </w:rPr>
            </w:pPr>
          </w:p>
        </w:tc>
      </w:tr>
    </w:tbl>
    <w:p w14:paraId="22383CDC" w14:textId="77777777" w:rsidR="000F7842" w:rsidRPr="00331215" w:rsidRDefault="000F7842" w:rsidP="000F7842"/>
    <w:p w14:paraId="089F39FA" w14:textId="77777777" w:rsidR="00E606CA" w:rsidRDefault="00E606CA">
      <w:pPr>
        <w:rPr>
          <w:rFonts w:asciiTheme="minorHAnsi" w:hAnsiTheme="minorHAnsi"/>
          <w:b/>
          <w:sz w:val="18"/>
          <w:szCs w:val="18"/>
        </w:rPr>
      </w:pPr>
      <w:r>
        <w:rPr>
          <w:rFonts w:asciiTheme="minorHAnsi" w:hAnsiTheme="minorHAnsi"/>
          <w:b/>
          <w:sz w:val="18"/>
          <w:szCs w:val="18"/>
        </w:rPr>
        <w:br w:type="page"/>
      </w:r>
    </w:p>
    <w:p w14:paraId="16BD1504" w14:textId="6EDBFDA9"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lastRenderedPageBreak/>
        <w:t>MCH-25d - Refrigerant Charge Verification - Fault Indicator Display (FID)</w:t>
      </w:r>
    </w:p>
    <w:p w14:paraId="18864803" w14:textId="77777777" w:rsidR="00E606CA" w:rsidRDefault="00E606C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0F7842" w:rsidRPr="00331215" w14:paraId="22383CE0" w14:textId="77777777" w:rsidTr="00A23F79">
        <w:trPr>
          <w:trHeight w:val="504"/>
        </w:trPr>
        <w:tc>
          <w:tcPr>
            <w:tcW w:w="5000" w:type="pct"/>
            <w:gridSpan w:val="3"/>
            <w:vAlign w:val="center"/>
          </w:tcPr>
          <w:p w14:paraId="22383CDE" w14:textId="1D2E2BEE" w:rsidR="000F7842" w:rsidRPr="00331215" w:rsidRDefault="000F7842" w:rsidP="00AC02CA">
            <w:pPr>
              <w:rPr>
                <w:rFonts w:ascii="Calibri" w:hAnsi="Calibri"/>
                <w:b/>
              </w:rPr>
            </w:pPr>
            <w:r w:rsidRPr="00331215">
              <w:rPr>
                <w:rFonts w:ascii="Calibri" w:hAnsi="Calibri"/>
                <w:b/>
              </w:rPr>
              <w:t xml:space="preserve">I. </w:t>
            </w:r>
            <w:r w:rsidR="007D273C">
              <w:rPr>
                <w:rFonts w:ascii="Calibri" w:hAnsi="Calibri"/>
                <w:b/>
              </w:rPr>
              <w:t>Fault Indicator Display</w:t>
            </w:r>
          </w:p>
          <w:p w14:paraId="22383CDF" w14:textId="0F581631" w:rsidR="000F7842" w:rsidRPr="00DD2BEF" w:rsidRDefault="000F7842" w:rsidP="00AC02CA">
            <w:pPr>
              <w:rPr>
                <w:rFonts w:ascii="Calibri" w:hAnsi="Calibri"/>
                <w:b/>
              </w:rPr>
            </w:pPr>
            <w:r w:rsidRPr="00D013F1">
              <w:rPr>
                <w:rFonts w:ascii="Calibri" w:hAnsi="Calibri"/>
                <w:sz w:val="18"/>
              </w:rPr>
              <w:t xml:space="preserve">Procedures for the </w:t>
            </w:r>
            <w:r w:rsidR="007D273C" w:rsidRPr="00D013F1">
              <w:rPr>
                <w:rFonts w:ascii="Calibri" w:hAnsi="Calibri"/>
                <w:sz w:val="18"/>
              </w:rPr>
              <w:t>Fault Indicator Display</w:t>
            </w:r>
            <w:r w:rsidRPr="00D013F1">
              <w:rPr>
                <w:rFonts w:ascii="Calibri" w:hAnsi="Calibri"/>
                <w:sz w:val="18"/>
              </w:rPr>
              <w:t xml:space="preserve"> Verification are detailed in RA3.4.2</w:t>
            </w:r>
            <w:r w:rsidR="00DD2BEF" w:rsidRPr="00D013F1">
              <w:rPr>
                <w:rFonts w:ascii="Calibri" w:hAnsi="Calibri"/>
                <w:sz w:val="18"/>
              </w:rPr>
              <w:t>.</w:t>
            </w:r>
          </w:p>
        </w:tc>
      </w:tr>
      <w:tr w:rsidR="000F7842" w:rsidRPr="00331215" w14:paraId="22383CE4" w14:textId="77777777" w:rsidTr="00A23F79">
        <w:trPr>
          <w:trHeight w:val="144"/>
        </w:trPr>
        <w:tc>
          <w:tcPr>
            <w:tcW w:w="211" w:type="pct"/>
            <w:vAlign w:val="center"/>
          </w:tcPr>
          <w:p w14:paraId="22383CE1" w14:textId="77777777" w:rsidR="000F7842" w:rsidRPr="00331215" w:rsidRDefault="000F7842" w:rsidP="00A23F79">
            <w:pPr>
              <w:jc w:val="center"/>
              <w:rPr>
                <w:rFonts w:ascii="Calibri" w:hAnsi="Calibri"/>
              </w:rPr>
            </w:pPr>
            <w:r w:rsidRPr="00331215">
              <w:rPr>
                <w:rFonts w:ascii="Calibri" w:hAnsi="Calibri"/>
              </w:rPr>
              <w:t>01</w:t>
            </w:r>
          </w:p>
        </w:tc>
        <w:tc>
          <w:tcPr>
            <w:tcW w:w="2288" w:type="pct"/>
            <w:vAlign w:val="center"/>
          </w:tcPr>
          <w:p w14:paraId="22383CE2" w14:textId="41580947"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Manufacturer Name/Make</w:t>
            </w:r>
          </w:p>
        </w:tc>
        <w:tc>
          <w:tcPr>
            <w:tcW w:w="2501" w:type="pct"/>
          </w:tcPr>
          <w:p w14:paraId="22383CE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8" w14:textId="77777777" w:rsidTr="00A23F79">
        <w:trPr>
          <w:trHeight w:val="144"/>
        </w:trPr>
        <w:tc>
          <w:tcPr>
            <w:tcW w:w="211" w:type="pct"/>
            <w:vAlign w:val="center"/>
          </w:tcPr>
          <w:p w14:paraId="22383CE5" w14:textId="77777777" w:rsidR="000F7842" w:rsidRPr="00331215" w:rsidRDefault="000F7842" w:rsidP="00A23F79">
            <w:pPr>
              <w:jc w:val="center"/>
              <w:rPr>
                <w:rFonts w:ascii="Calibri" w:hAnsi="Calibri"/>
              </w:rPr>
            </w:pPr>
            <w:r w:rsidRPr="00331215">
              <w:rPr>
                <w:rFonts w:ascii="Calibri" w:hAnsi="Calibri"/>
              </w:rPr>
              <w:t>02</w:t>
            </w:r>
          </w:p>
        </w:tc>
        <w:tc>
          <w:tcPr>
            <w:tcW w:w="2288" w:type="pct"/>
            <w:vAlign w:val="center"/>
          </w:tcPr>
          <w:p w14:paraId="22383CE6" w14:textId="6968BA76"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Model Number</w:t>
            </w:r>
          </w:p>
        </w:tc>
        <w:tc>
          <w:tcPr>
            <w:tcW w:w="2501" w:type="pct"/>
          </w:tcPr>
          <w:p w14:paraId="22383CE7"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C" w14:textId="77777777" w:rsidTr="00A23F79">
        <w:trPr>
          <w:trHeight w:val="233"/>
        </w:trPr>
        <w:tc>
          <w:tcPr>
            <w:tcW w:w="211" w:type="pct"/>
            <w:tcBorders>
              <w:top w:val="nil"/>
            </w:tcBorders>
            <w:vAlign w:val="center"/>
          </w:tcPr>
          <w:p w14:paraId="22383CE9" w14:textId="77777777" w:rsidR="000F7842" w:rsidRPr="00331215" w:rsidRDefault="000F7842" w:rsidP="00A23F79">
            <w:pPr>
              <w:jc w:val="center"/>
              <w:rPr>
                <w:rFonts w:ascii="Calibri" w:hAnsi="Calibri"/>
              </w:rPr>
            </w:pPr>
            <w:r w:rsidRPr="00331215">
              <w:rPr>
                <w:rFonts w:ascii="Calibri" w:hAnsi="Calibri"/>
              </w:rPr>
              <w:t>03</w:t>
            </w:r>
          </w:p>
        </w:tc>
        <w:tc>
          <w:tcPr>
            <w:tcW w:w="2288" w:type="pct"/>
            <w:tcBorders>
              <w:top w:val="nil"/>
            </w:tcBorders>
            <w:vAlign w:val="center"/>
          </w:tcPr>
          <w:p w14:paraId="22383CEA" w14:textId="3F6E8E13" w:rsidR="000F7842" w:rsidRPr="00331215" w:rsidRDefault="000F7842" w:rsidP="00A23F79">
            <w:pPr>
              <w:rPr>
                <w:rFonts w:ascii="Calibri" w:hAnsi="Calibri"/>
              </w:rPr>
            </w:pPr>
            <w:r w:rsidRPr="00331215">
              <w:rPr>
                <w:rFonts w:ascii="Calibri" w:hAnsi="Calibri"/>
              </w:rPr>
              <w:t>The display module is mounted adjacent to the system thermostat</w:t>
            </w:r>
            <w:r w:rsidR="00E95588">
              <w:rPr>
                <w:rFonts w:ascii="Calibri" w:hAnsi="Calibri"/>
              </w:rPr>
              <w:t>.</w:t>
            </w:r>
          </w:p>
        </w:tc>
        <w:tc>
          <w:tcPr>
            <w:tcW w:w="2501" w:type="pct"/>
            <w:tcBorders>
              <w:top w:val="nil"/>
            </w:tcBorders>
            <w:vAlign w:val="center"/>
          </w:tcPr>
          <w:p w14:paraId="22383CEB" w14:textId="77777777" w:rsidR="000F7842" w:rsidRPr="00331215" w:rsidRDefault="000F7842" w:rsidP="00A23F79">
            <w:pPr>
              <w:keepNext/>
              <w:rPr>
                <w:rFonts w:ascii="Calibri" w:hAnsi="Calibri"/>
              </w:rPr>
            </w:pPr>
          </w:p>
        </w:tc>
      </w:tr>
      <w:tr w:rsidR="000F7842" w:rsidRPr="00331215" w14:paraId="22383CF0" w14:textId="77777777" w:rsidTr="00A23F79">
        <w:trPr>
          <w:trHeight w:val="233"/>
        </w:trPr>
        <w:tc>
          <w:tcPr>
            <w:tcW w:w="211" w:type="pct"/>
            <w:vAlign w:val="center"/>
          </w:tcPr>
          <w:p w14:paraId="22383CED" w14:textId="77777777" w:rsidR="000F7842" w:rsidRPr="00331215" w:rsidRDefault="000F7842" w:rsidP="00A23F79">
            <w:pPr>
              <w:jc w:val="center"/>
              <w:rPr>
                <w:rFonts w:ascii="Calibri" w:hAnsi="Calibri"/>
              </w:rPr>
            </w:pPr>
            <w:r w:rsidRPr="00331215">
              <w:rPr>
                <w:rFonts w:ascii="Calibri" w:hAnsi="Calibri"/>
              </w:rPr>
              <w:t>04</w:t>
            </w:r>
          </w:p>
        </w:tc>
        <w:tc>
          <w:tcPr>
            <w:tcW w:w="2288" w:type="pct"/>
            <w:vAlign w:val="center"/>
          </w:tcPr>
          <w:p w14:paraId="22383CEE" w14:textId="5DA9E1FC" w:rsidR="000F7842" w:rsidRPr="00331215" w:rsidRDefault="000F7842" w:rsidP="00A23F79">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E95588">
              <w:rPr>
                <w:rFonts w:ascii="Calibri" w:hAnsi="Calibri"/>
              </w:rPr>
              <w:t>.</w:t>
            </w:r>
          </w:p>
        </w:tc>
        <w:tc>
          <w:tcPr>
            <w:tcW w:w="2501" w:type="pct"/>
            <w:vAlign w:val="center"/>
          </w:tcPr>
          <w:p w14:paraId="22383CEF" w14:textId="77777777" w:rsidR="000F7842" w:rsidRPr="00331215" w:rsidRDefault="000F7842" w:rsidP="00A23F79">
            <w:pPr>
              <w:keepNext/>
              <w:rPr>
                <w:rFonts w:ascii="Calibri" w:hAnsi="Calibri"/>
              </w:rPr>
            </w:pPr>
          </w:p>
        </w:tc>
      </w:tr>
      <w:tr w:rsidR="000F7842" w:rsidRPr="00331215" w14:paraId="22383CF4" w14:textId="77777777" w:rsidTr="00A23F79">
        <w:trPr>
          <w:trHeight w:val="278"/>
        </w:trPr>
        <w:tc>
          <w:tcPr>
            <w:tcW w:w="211" w:type="pct"/>
            <w:vAlign w:val="center"/>
          </w:tcPr>
          <w:p w14:paraId="22383CF1" w14:textId="77777777" w:rsidR="000F7842" w:rsidRPr="00331215" w:rsidRDefault="000F7842" w:rsidP="00A23F79">
            <w:pPr>
              <w:jc w:val="center"/>
              <w:rPr>
                <w:rFonts w:ascii="Calibri" w:hAnsi="Calibri"/>
              </w:rPr>
            </w:pPr>
            <w:r w:rsidRPr="00331215">
              <w:rPr>
                <w:rFonts w:ascii="Calibri" w:hAnsi="Calibri"/>
              </w:rPr>
              <w:t>05</w:t>
            </w:r>
          </w:p>
        </w:tc>
        <w:tc>
          <w:tcPr>
            <w:tcW w:w="2288" w:type="pct"/>
            <w:vAlign w:val="center"/>
          </w:tcPr>
          <w:p w14:paraId="22383CF2" w14:textId="594F72A9" w:rsidR="000F7842" w:rsidRPr="00331215" w:rsidRDefault="000F7842" w:rsidP="00A23F79">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CF3" w14:textId="77777777" w:rsidR="000F7842" w:rsidRPr="00331215" w:rsidRDefault="000F7842" w:rsidP="00A23F79">
            <w:pPr>
              <w:keepNext/>
              <w:rPr>
                <w:rFonts w:ascii="Calibri" w:hAnsi="Calibri"/>
              </w:rPr>
            </w:pPr>
          </w:p>
        </w:tc>
      </w:tr>
    </w:tbl>
    <w:p w14:paraId="22383CF5"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5"/>
        <w:gridCol w:w="10309"/>
        <w:gridCol w:w="6"/>
      </w:tblGrid>
      <w:tr w:rsidR="000F7842" w:rsidRPr="00331215" w14:paraId="22383CF8" w14:textId="77777777" w:rsidTr="00A23F79">
        <w:trPr>
          <w:trHeight w:val="206"/>
        </w:trPr>
        <w:tc>
          <w:tcPr>
            <w:tcW w:w="10972" w:type="dxa"/>
            <w:gridSpan w:val="3"/>
            <w:vAlign w:val="center"/>
          </w:tcPr>
          <w:p w14:paraId="22383CF7" w14:textId="57EEAFBC" w:rsidR="000F7842" w:rsidRPr="00AC02CA" w:rsidRDefault="000F7842" w:rsidP="00A23F7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AC02CA">
              <w:rPr>
                <w:rFonts w:asciiTheme="minorHAnsi" w:hAnsiTheme="minorHAnsi" w:cs="Arial"/>
                <w:b/>
                <w:caps/>
              </w:rPr>
              <w:t xml:space="preserve">J. </w:t>
            </w:r>
            <w:r w:rsidR="007D273C">
              <w:rPr>
                <w:rFonts w:asciiTheme="minorHAnsi" w:hAnsiTheme="minorHAnsi"/>
                <w:b/>
              </w:rPr>
              <w:t>Fault Indicator Display</w:t>
            </w:r>
            <w:r w:rsidR="00E95588" w:rsidRPr="00AC02CA">
              <w:rPr>
                <w:rFonts w:asciiTheme="minorHAnsi" w:hAnsiTheme="minorHAnsi"/>
                <w:b/>
              </w:rPr>
              <w:t xml:space="preserve"> – Additional Requirements</w:t>
            </w:r>
          </w:p>
        </w:tc>
      </w:tr>
      <w:tr w:rsidR="000F7842" w:rsidRPr="00331215" w14:paraId="22383CFB"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9" w14:textId="77777777" w:rsidR="000F7842" w:rsidRPr="00331215" w:rsidRDefault="000F7842" w:rsidP="00E95588">
            <w:pPr>
              <w:keepNext/>
              <w:jc w:val="center"/>
              <w:rPr>
                <w:rFonts w:ascii="Calibri" w:hAnsi="Calibri"/>
              </w:rPr>
            </w:pPr>
            <w:r w:rsidRPr="00331215">
              <w:rPr>
                <w:rFonts w:ascii="Calibri" w:hAnsi="Calibri"/>
              </w:rPr>
              <w:t>01</w:t>
            </w:r>
          </w:p>
        </w:tc>
        <w:tc>
          <w:tcPr>
            <w:tcW w:w="10490" w:type="dxa"/>
            <w:vAlign w:val="center"/>
          </w:tcPr>
          <w:p w14:paraId="22383CFA" w14:textId="6385D93A" w:rsidR="000F7842" w:rsidRPr="00331215" w:rsidRDefault="007D273C" w:rsidP="00AC02CA">
            <w:pPr>
              <w:pStyle w:val="Header"/>
              <w:keepNext/>
              <w:tabs>
                <w:tab w:val="clear" w:pos="4320"/>
                <w:tab w:val="clear" w:pos="8640"/>
              </w:tabs>
              <w:rPr>
                <w:rFonts w:ascii="Calibri" w:hAnsi="Calibri"/>
              </w:rPr>
            </w:pPr>
            <w:r>
              <w:rPr>
                <w:rFonts w:ascii="Calibri" w:hAnsi="Calibri" w:cs="ArialMT"/>
              </w:rPr>
              <w:t>Fault Indicator Display</w:t>
            </w:r>
            <w:r w:rsidR="000F7842" w:rsidRPr="00331215">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0F7842" w:rsidRPr="00331215">
              <w:rPr>
                <w:rFonts w:ascii="Calibri" w:hAnsi="Calibri" w:cs="ArialMT"/>
              </w:rPr>
              <w:t xml:space="preserve"> manufacturer’s specifications.</w:t>
            </w:r>
          </w:p>
        </w:tc>
      </w:tr>
      <w:tr w:rsidR="000F7842" w:rsidRPr="00331215" w14:paraId="22383CFE"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C" w14:textId="77777777" w:rsidR="000F7842" w:rsidRPr="00331215" w:rsidRDefault="000F7842" w:rsidP="00E95588">
            <w:pPr>
              <w:keepNext/>
              <w:jc w:val="center"/>
              <w:rPr>
                <w:rFonts w:ascii="Calibri" w:hAnsi="Calibri"/>
              </w:rPr>
            </w:pPr>
            <w:r w:rsidRPr="00331215">
              <w:rPr>
                <w:rFonts w:ascii="Calibri" w:hAnsi="Calibri"/>
              </w:rPr>
              <w:t>02</w:t>
            </w:r>
          </w:p>
        </w:tc>
        <w:tc>
          <w:tcPr>
            <w:tcW w:w="10490" w:type="dxa"/>
            <w:vAlign w:val="center"/>
          </w:tcPr>
          <w:p w14:paraId="22383CFD" w14:textId="20EB8214" w:rsidR="000F7842" w:rsidRPr="00331215" w:rsidRDefault="000F7842" w:rsidP="00AC02CA">
            <w:pPr>
              <w:pStyle w:val="Header"/>
              <w:keepNext/>
              <w:tabs>
                <w:tab w:val="clear" w:pos="4320"/>
                <w:tab w:val="clear" w:pos="8640"/>
              </w:tabs>
              <w:rPr>
                <w:rFonts w:ascii="Calibri" w:hAnsi="Calibri"/>
              </w:rPr>
            </w:pPr>
            <w:r w:rsidRPr="00331215">
              <w:rPr>
                <w:rFonts w:ascii="Calibri" w:hAnsi="Calibri" w:cs="ArialMT"/>
              </w:rPr>
              <w:t xml:space="preserve">The installer shall ensure that a copy of the </w:t>
            </w:r>
            <w:r w:rsidR="007D273C">
              <w:rPr>
                <w:rFonts w:ascii="Calibri" w:hAnsi="Calibri" w:cs="ArialMT"/>
              </w:rPr>
              <w:t>FID</w:t>
            </w:r>
            <w:r w:rsidRPr="00331215">
              <w:rPr>
                <w:rFonts w:ascii="Calibri" w:hAnsi="Calibri" w:cs="ArialMT"/>
              </w:rPr>
              <w:t xml:space="preserve"> manufacturer's user instructions documentation has been made available to the building owner.</w:t>
            </w:r>
          </w:p>
        </w:tc>
      </w:tr>
      <w:tr w:rsidR="000F7842" w:rsidRPr="00331215" w14:paraId="22383D00" w14:textId="77777777" w:rsidTr="00A23F79">
        <w:tblPrEx>
          <w:tblCellMar>
            <w:top w:w="29" w:type="dxa"/>
            <w:left w:w="115" w:type="dxa"/>
            <w:bottom w:w="29" w:type="dxa"/>
            <w:right w:w="115" w:type="dxa"/>
          </w:tblCellMar>
        </w:tblPrEx>
        <w:trPr>
          <w:gridAfter w:val="1"/>
          <w:wAfter w:w="6" w:type="dxa"/>
          <w:trHeight w:val="201"/>
        </w:trPr>
        <w:tc>
          <w:tcPr>
            <w:tcW w:w="10966" w:type="dxa"/>
            <w:gridSpan w:val="2"/>
            <w:vAlign w:val="center"/>
          </w:tcPr>
          <w:p w14:paraId="22383CFF" w14:textId="77777777" w:rsidR="000F7842" w:rsidRPr="00912E9E" w:rsidRDefault="000F7842" w:rsidP="00A23F79">
            <w:pPr>
              <w:pStyle w:val="Header"/>
              <w:keepNext/>
              <w:tabs>
                <w:tab w:val="clear" w:pos="4320"/>
                <w:tab w:val="clear" w:pos="8640"/>
              </w:tabs>
              <w:spacing w:after="60"/>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D01" w14:textId="77777777" w:rsidR="005F02F3" w:rsidRDefault="005F02F3" w:rsidP="00C34275"/>
    <w:p w14:paraId="22383D02" w14:textId="77777777" w:rsidR="005F02F3" w:rsidRPr="00331215" w:rsidRDefault="005F02F3" w:rsidP="008A10A5"/>
    <w:p w14:paraId="22383D03" w14:textId="77777777" w:rsidR="005F02F3" w:rsidRPr="00331215" w:rsidRDefault="005F02F3" w:rsidP="008A10A5"/>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73539F" w:rsidRPr="00331215" w14:paraId="22383D05" w14:textId="77777777" w:rsidTr="00A9189F">
        <w:trPr>
          <w:trHeight w:val="206"/>
        </w:trPr>
        <w:tc>
          <w:tcPr>
            <w:tcW w:w="10950" w:type="dxa"/>
            <w:gridSpan w:val="4"/>
            <w:vAlign w:val="center"/>
          </w:tcPr>
          <w:p w14:paraId="22383D0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31215">
              <w:rPr>
                <w:rFonts w:asciiTheme="minorHAnsi" w:hAnsiTheme="minorHAnsi" w:cs="Arial"/>
                <w:b/>
                <w:caps/>
                <w:sz w:val="18"/>
                <w:szCs w:val="18"/>
              </w:rPr>
              <w:lastRenderedPageBreak/>
              <w:t>Documentation Author's Declaration Statement</w:t>
            </w:r>
          </w:p>
        </w:tc>
      </w:tr>
      <w:tr w:rsidR="0073539F" w:rsidRPr="00331215" w14:paraId="22383D07" w14:textId="77777777" w:rsidTr="00A9189F">
        <w:trPr>
          <w:trHeight w:val="206"/>
        </w:trPr>
        <w:tc>
          <w:tcPr>
            <w:tcW w:w="10950" w:type="dxa"/>
            <w:gridSpan w:val="4"/>
            <w:vAlign w:val="center"/>
          </w:tcPr>
          <w:p w14:paraId="22383D06" w14:textId="77777777" w:rsidR="0073539F" w:rsidRPr="00331215" w:rsidRDefault="0073539F" w:rsidP="00AC02CA">
            <w:pPr>
              <w:keepNext/>
              <w:numPr>
                <w:ilvl w:val="0"/>
                <w:numId w:val="9"/>
              </w:numPr>
              <w:ind w:left="271" w:hanging="270"/>
              <w:rPr>
                <w:rFonts w:asciiTheme="minorHAnsi" w:hAnsiTheme="minorHAnsi"/>
                <w:sz w:val="18"/>
                <w:szCs w:val="18"/>
              </w:rPr>
            </w:pPr>
            <w:r w:rsidRPr="00331215">
              <w:rPr>
                <w:rFonts w:asciiTheme="minorHAnsi" w:hAnsiTheme="minorHAnsi"/>
                <w:sz w:val="18"/>
                <w:szCs w:val="18"/>
              </w:rPr>
              <w:t>I certify that this Certificate of Installation documentation is accurate and complete.</w:t>
            </w:r>
          </w:p>
        </w:tc>
      </w:tr>
      <w:tr w:rsidR="0073539F" w:rsidRPr="00331215" w14:paraId="22383D0A" w14:textId="77777777" w:rsidTr="00A9189F">
        <w:trPr>
          <w:trHeight w:val="360"/>
        </w:trPr>
        <w:tc>
          <w:tcPr>
            <w:tcW w:w="5577" w:type="dxa"/>
            <w:gridSpan w:val="2"/>
          </w:tcPr>
          <w:p w14:paraId="22383D08"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Name:</w:t>
            </w:r>
          </w:p>
        </w:tc>
        <w:tc>
          <w:tcPr>
            <w:tcW w:w="5373" w:type="dxa"/>
            <w:gridSpan w:val="2"/>
          </w:tcPr>
          <w:p w14:paraId="22383D09"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Signature:</w:t>
            </w:r>
          </w:p>
        </w:tc>
      </w:tr>
      <w:tr w:rsidR="0073539F" w:rsidRPr="00331215" w14:paraId="22383D0D" w14:textId="77777777" w:rsidTr="00A9189F">
        <w:trPr>
          <w:trHeight w:val="360"/>
        </w:trPr>
        <w:tc>
          <w:tcPr>
            <w:tcW w:w="5577" w:type="dxa"/>
            <w:gridSpan w:val="2"/>
          </w:tcPr>
          <w:p w14:paraId="22383D0B"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Company Name:</w:t>
            </w:r>
          </w:p>
        </w:tc>
        <w:tc>
          <w:tcPr>
            <w:tcW w:w="5373" w:type="dxa"/>
            <w:gridSpan w:val="2"/>
          </w:tcPr>
          <w:p w14:paraId="22383D0C"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Date Signed:</w:t>
            </w:r>
          </w:p>
        </w:tc>
      </w:tr>
      <w:tr w:rsidR="0073539F" w:rsidRPr="00331215" w14:paraId="22383D10" w14:textId="77777777" w:rsidTr="00A9189F">
        <w:trPr>
          <w:trHeight w:val="360"/>
        </w:trPr>
        <w:tc>
          <w:tcPr>
            <w:tcW w:w="5577" w:type="dxa"/>
            <w:gridSpan w:val="2"/>
          </w:tcPr>
          <w:p w14:paraId="22383D0E"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Address:</w:t>
            </w:r>
          </w:p>
        </w:tc>
        <w:tc>
          <w:tcPr>
            <w:tcW w:w="5373" w:type="dxa"/>
            <w:gridSpan w:val="2"/>
          </w:tcPr>
          <w:p w14:paraId="22383D0F" w14:textId="0F709990"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CEA/HERS Certification Identification (</w:t>
            </w:r>
            <w:r w:rsidR="00E95588">
              <w:rPr>
                <w:rFonts w:asciiTheme="minorHAnsi" w:hAnsiTheme="minorHAnsi"/>
                <w:sz w:val="14"/>
                <w:szCs w:val="14"/>
              </w:rPr>
              <w:t>i</w:t>
            </w:r>
            <w:r w:rsidRPr="00331215">
              <w:rPr>
                <w:rFonts w:asciiTheme="minorHAnsi" w:hAnsiTheme="minorHAnsi"/>
                <w:sz w:val="14"/>
                <w:szCs w:val="14"/>
              </w:rPr>
              <w:t>f applicable):</w:t>
            </w:r>
          </w:p>
        </w:tc>
      </w:tr>
      <w:tr w:rsidR="0073539F" w:rsidRPr="00331215" w14:paraId="22383D13" w14:textId="77777777" w:rsidTr="00A9189F">
        <w:trPr>
          <w:trHeight w:val="360"/>
        </w:trPr>
        <w:tc>
          <w:tcPr>
            <w:tcW w:w="5577" w:type="dxa"/>
            <w:gridSpan w:val="2"/>
          </w:tcPr>
          <w:p w14:paraId="22383D11"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City/State/Zip:</w:t>
            </w:r>
          </w:p>
        </w:tc>
        <w:tc>
          <w:tcPr>
            <w:tcW w:w="5373" w:type="dxa"/>
            <w:gridSpan w:val="2"/>
          </w:tcPr>
          <w:p w14:paraId="22383D12"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Phone:</w:t>
            </w:r>
          </w:p>
        </w:tc>
      </w:tr>
      <w:tr w:rsidR="0073539F" w:rsidRPr="00331215" w14:paraId="22383D15" w14:textId="77777777" w:rsidTr="00A9189F">
        <w:tblPrEx>
          <w:tblCellMar>
            <w:left w:w="115" w:type="dxa"/>
            <w:right w:w="115" w:type="dxa"/>
          </w:tblCellMar>
        </w:tblPrEx>
        <w:trPr>
          <w:trHeight w:val="296"/>
        </w:trPr>
        <w:tc>
          <w:tcPr>
            <w:tcW w:w="10950" w:type="dxa"/>
            <w:gridSpan w:val="4"/>
            <w:vAlign w:val="center"/>
          </w:tcPr>
          <w:p w14:paraId="22383D1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31215">
              <w:rPr>
                <w:rFonts w:asciiTheme="minorHAnsi" w:hAnsiTheme="minorHAnsi" w:cs="Arial"/>
                <w:b/>
                <w:caps/>
                <w:sz w:val="18"/>
                <w:szCs w:val="18"/>
              </w:rPr>
              <w:t xml:space="preserve">Responsible Person's Declaration statement  </w:t>
            </w:r>
          </w:p>
        </w:tc>
      </w:tr>
      <w:tr w:rsidR="0073539F" w:rsidRPr="00331215" w14:paraId="22383D1D" w14:textId="77777777" w:rsidTr="00A9189F">
        <w:tblPrEx>
          <w:tblCellMar>
            <w:left w:w="115" w:type="dxa"/>
            <w:right w:w="115" w:type="dxa"/>
          </w:tblCellMar>
        </w:tblPrEx>
        <w:trPr>
          <w:trHeight w:val="504"/>
        </w:trPr>
        <w:tc>
          <w:tcPr>
            <w:tcW w:w="10950" w:type="dxa"/>
            <w:gridSpan w:val="4"/>
          </w:tcPr>
          <w:p w14:paraId="22383D16" w14:textId="77777777" w:rsidR="0073539F" w:rsidRPr="00710AB1" w:rsidRDefault="0073539F" w:rsidP="00AC02CA">
            <w:pPr>
              <w:keepNext/>
              <w:tabs>
                <w:tab w:val="left" w:pos="-2600"/>
              </w:tabs>
              <w:ind w:right="86"/>
              <w:outlineLvl w:val="2"/>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81DB230"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2649DC2B"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7A901357" w14:textId="77777777" w:rsidR="005A7166" w:rsidRPr="00710AB1" w:rsidRDefault="005A7166" w:rsidP="005A7166">
            <w:pPr>
              <w:keepNext/>
              <w:numPr>
                <w:ilvl w:val="0"/>
                <w:numId w:val="27"/>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 xml:space="preserve">The constructed or installed features, materials, </w:t>
            </w:r>
            <w:proofErr w:type="gramStart"/>
            <w:r w:rsidRPr="00710AB1">
              <w:rPr>
                <w:rFonts w:asciiTheme="minorHAnsi" w:hAnsiTheme="minorHAnsi"/>
                <w:sz w:val="18"/>
                <w:szCs w:val="18"/>
              </w:rPr>
              <w:t>components</w:t>
            </w:r>
            <w:proofErr w:type="gramEnd"/>
            <w:r w:rsidRPr="00710AB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0442F9E1" w14:textId="77777777" w:rsidR="005A7166" w:rsidRPr="00710AB1" w:rsidRDefault="005A7166" w:rsidP="005A7166">
            <w:pPr>
              <w:pStyle w:val="ListParagraph"/>
              <w:keepNext/>
              <w:numPr>
                <w:ilvl w:val="0"/>
                <w:numId w:val="27"/>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D1C" w14:textId="15A236CF" w:rsidR="0073539F" w:rsidRPr="00331215" w:rsidRDefault="005A7166" w:rsidP="00710AB1">
            <w:pPr>
              <w:pStyle w:val="ListParagraph"/>
              <w:numPr>
                <w:ilvl w:val="0"/>
                <w:numId w:val="27"/>
              </w:numPr>
              <w:rPr>
                <w:b/>
              </w:rPr>
            </w:pPr>
            <w:r w:rsidRPr="00710AB1">
              <w:rPr>
                <w:rFonts w:asciiTheme="minorHAnsi" w:hAnsiTheme="minorHAnsi"/>
                <w:sz w:val="18"/>
                <w:szCs w:val="18"/>
              </w:rPr>
              <w:t xml:space="preserve">I will ensure that a registered copy of this Certificate of Installation shall be </w:t>
            </w:r>
            <w:proofErr w:type="gramStart"/>
            <w:r w:rsidRPr="00710AB1">
              <w:rPr>
                <w:rFonts w:asciiTheme="minorHAnsi" w:hAnsiTheme="minorHAnsi"/>
                <w:sz w:val="18"/>
                <w:szCs w:val="18"/>
              </w:rPr>
              <w:t>posted, or</w:t>
            </w:r>
            <w:proofErr w:type="gramEnd"/>
            <w:r w:rsidRPr="00710AB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3539F" w:rsidRPr="00331215" w14:paraId="22383D20" w14:textId="77777777" w:rsidTr="00A9189F">
        <w:tblPrEx>
          <w:tblCellMar>
            <w:left w:w="108" w:type="dxa"/>
            <w:right w:w="108" w:type="dxa"/>
          </w:tblCellMar>
        </w:tblPrEx>
        <w:trPr>
          <w:trHeight w:val="360"/>
        </w:trPr>
        <w:tc>
          <w:tcPr>
            <w:tcW w:w="5307" w:type="dxa"/>
          </w:tcPr>
          <w:p w14:paraId="22383D1E"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Name:</w:t>
            </w:r>
          </w:p>
        </w:tc>
        <w:tc>
          <w:tcPr>
            <w:tcW w:w="5643" w:type="dxa"/>
            <w:gridSpan w:val="3"/>
          </w:tcPr>
          <w:p w14:paraId="22383D1F"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Signature:</w:t>
            </w:r>
          </w:p>
        </w:tc>
      </w:tr>
      <w:tr w:rsidR="0073539F" w:rsidRPr="00331215" w14:paraId="22383D23"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1" w14:textId="10BCD8C8"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2383D22"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Position With Company (Title):</w:t>
            </w:r>
          </w:p>
        </w:tc>
      </w:tr>
      <w:tr w:rsidR="0073539F" w:rsidRPr="00331215" w14:paraId="22383D26"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4"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2383D25"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CSLB License:</w:t>
            </w:r>
          </w:p>
        </w:tc>
      </w:tr>
      <w:tr w:rsidR="0073539F" w:rsidRPr="00331215" w14:paraId="22383D2A"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7"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2383D28" w14:textId="0BA8F22B"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Phone</w:t>
            </w:r>
            <w:r w:rsidR="00E9558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2383D29"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Date Signed:</w:t>
            </w:r>
          </w:p>
        </w:tc>
      </w:tr>
      <w:tr w:rsidR="0073539F" w:rsidRPr="00331215" w14:paraId="22383D2D"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B"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2383D2C"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 xml:space="preserve">Name of TPQCP (if applicable): </w:t>
            </w:r>
          </w:p>
        </w:tc>
      </w:tr>
    </w:tbl>
    <w:p w14:paraId="22383D2E" w14:textId="77777777" w:rsidR="005F02F3" w:rsidRPr="00331215" w:rsidRDefault="005F02F3" w:rsidP="00BA2E0E">
      <w:pPr>
        <w:rPr>
          <w:rFonts w:ascii="Calibri" w:hAnsi="Calibri"/>
        </w:rPr>
      </w:pPr>
    </w:p>
    <w:p w14:paraId="22383D2F" w14:textId="77777777" w:rsidR="005F02F3" w:rsidRPr="00331215" w:rsidRDefault="005F02F3" w:rsidP="00C34275">
      <w:pPr>
        <w:rPr>
          <w:rFonts w:ascii="Calibri" w:hAnsi="Calibri"/>
          <w:sz w:val="24"/>
          <w:szCs w:val="2"/>
        </w:rPr>
      </w:pPr>
    </w:p>
    <w:p w14:paraId="22383D30" w14:textId="77777777" w:rsidR="005F02F3" w:rsidRPr="00331215" w:rsidRDefault="005F02F3" w:rsidP="00C34275">
      <w:pPr>
        <w:rPr>
          <w:rFonts w:ascii="Calibri" w:hAnsi="Calibri"/>
          <w:sz w:val="24"/>
          <w:szCs w:val="2"/>
        </w:rPr>
        <w:sectPr w:rsidR="005F02F3" w:rsidRPr="00331215" w:rsidSect="00D013F1">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22383D32" w14:textId="32930EBA" w:rsidR="005F02F3" w:rsidRPr="00AC02CA" w:rsidRDefault="00E95588" w:rsidP="00AC02CA">
      <w:pPr>
        <w:jc w:val="center"/>
        <w:rPr>
          <w:rFonts w:asciiTheme="minorHAnsi" w:hAnsiTheme="minorHAnsi"/>
          <w:b/>
        </w:rPr>
      </w:pPr>
      <w:r w:rsidRPr="00AC02CA">
        <w:rPr>
          <w:rFonts w:asciiTheme="minorHAnsi" w:hAnsiTheme="minorHAnsi"/>
          <w:b/>
        </w:rPr>
        <w:lastRenderedPageBreak/>
        <w:t>CF2R-MCH-25e-H User Instructions</w:t>
      </w:r>
    </w:p>
    <w:p w14:paraId="22383D33" w14:textId="77777777" w:rsidR="005F02F3" w:rsidRPr="007867DB" w:rsidRDefault="005F02F3" w:rsidP="003E5F65">
      <w:pPr>
        <w:rPr>
          <w:rFonts w:asciiTheme="minorHAnsi" w:hAnsiTheme="minorHAnsi"/>
        </w:rPr>
      </w:pPr>
    </w:p>
    <w:p w14:paraId="22383D34" w14:textId="45AD59F8" w:rsidR="003D0B24" w:rsidRPr="00AC02CA" w:rsidRDefault="003D0B24" w:rsidP="003D0B24">
      <w:pPr>
        <w:rPr>
          <w:rFonts w:asciiTheme="minorHAnsi" w:hAnsiTheme="minorHAnsi"/>
          <w:b/>
        </w:rPr>
      </w:pPr>
      <w:r w:rsidRPr="00AC02CA">
        <w:rPr>
          <w:rFonts w:asciiTheme="minorHAnsi" w:hAnsiTheme="minorHAnsi"/>
          <w:b/>
        </w:rPr>
        <w:t>Section A. System Information</w:t>
      </w:r>
    </w:p>
    <w:p w14:paraId="22383D36"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7"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8"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9"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A"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B"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C"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Choose the type of refrigerant used by the system being verified.</w:t>
      </w:r>
    </w:p>
    <w:p w14:paraId="22383D3D" w14:textId="0138090E"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If “Other” is chosen in A07, then indicate the type of refrigerant being used. If R-22 or R-410A is being used (regardless of trade name, </w:t>
      </w:r>
      <w:proofErr w:type="spellStart"/>
      <w:r w:rsidRPr="007867DB">
        <w:rPr>
          <w:rFonts w:asciiTheme="minorHAnsi" w:hAnsiTheme="minorHAnsi"/>
        </w:rPr>
        <w:t>Puron</w:t>
      </w:r>
      <w:proofErr w:type="spellEnd"/>
      <w:r w:rsidRPr="007867DB">
        <w:rPr>
          <w:rFonts w:asciiTheme="minorHAnsi" w:hAnsiTheme="minorHAnsi"/>
        </w:rPr>
        <w:t xml:space="preserve">, </w:t>
      </w:r>
      <w:proofErr w:type="spellStart"/>
      <w:r w:rsidRPr="007867DB">
        <w:rPr>
          <w:rFonts w:asciiTheme="minorHAnsi" w:hAnsiTheme="minorHAnsi"/>
        </w:rPr>
        <w:t>Genetron</w:t>
      </w:r>
      <w:proofErr w:type="spellEnd"/>
      <w:r w:rsidRPr="007867DB">
        <w:rPr>
          <w:rFonts w:asciiTheme="minorHAnsi" w:hAnsiTheme="minorHAnsi"/>
        </w:rPr>
        <w:t>, etc.) it should be indicated in A07. This row is only for refrigerants other than R-22 and R-410a. Documentation of refrigerant may be requested.</w:t>
      </w:r>
    </w:p>
    <w:p w14:paraId="4C495DEE" w14:textId="6BCC5781" w:rsidR="00577E06" w:rsidRDefault="00577E06" w:rsidP="003D0B24">
      <w:pPr>
        <w:pStyle w:val="ListParagraph"/>
        <w:numPr>
          <w:ilvl w:val="0"/>
          <w:numId w:val="14"/>
        </w:numPr>
        <w:rPr>
          <w:rFonts w:asciiTheme="minorHAnsi" w:hAnsiTheme="minorHAnsi"/>
        </w:rPr>
      </w:pPr>
      <w:r>
        <w:rPr>
          <w:rFonts w:asciiTheme="minorHAnsi" w:hAnsiTheme="minorHAnsi"/>
        </w:rPr>
        <w:t xml:space="preserve">If applicable, a liquid line filter drier shall be installed according to manufacturer’s </w:t>
      </w:r>
      <w:proofErr w:type="spellStart"/>
      <w:r>
        <w:rPr>
          <w:rFonts w:asciiTheme="minorHAnsi" w:hAnsiTheme="minorHAnsi"/>
        </w:rPr>
        <w:t>specifcations</w:t>
      </w:r>
      <w:proofErr w:type="spellEnd"/>
      <w:r>
        <w:rPr>
          <w:rFonts w:asciiTheme="minorHAnsi" w:hAnsiTheme="minorHAnsi"/>
        </w:rPr>
        <w:t>.</w:t>
      </w:r>
    </w:p>
    <w:p w14:paraId="22383D3E"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Indicate whether the HVAC system is Completely New, Replacement or an Alteration. These are defined in detail the Residential Compliance Manual.</w:t>
      </w:r>
    </w:p>
    <w:p w14:paraId="22383D3F" w14:textId="3DF68E9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Select the appropriate choice regarding whether this system has a </w:t>
      </w:r>
      <w:r w:rsidR="007D273C">
        <w:rPr>
          <w:rFonts w:asciiTheme="minorHAnsi" w:hAnsiTheme="minorHAnsi"/>
        </w:rPr>
        <w:t>Fault Indicator Display</w:t>
      </w:r>
      <w:r w:rsidRPr="007867DB">
        <w:rPr>
          <w:rFonts w:asciiTheme="minorHAnsi" w:hAnsiTheme="minorHAnsi"/>
        </w:rPr>
        <w:t xml:space="preserve"> (</w:t>
      </w:r>
      <w:r w:rsidR="007D273C">
        <w:rPr>
          <w:rFonts w:asciiTheme="minorHAnsi" w:hAnsiTheme="minorHAnsi"/>
        </w:rPr>
        <w:t>FID</w:t>
      </w:r>
      <w:r w:rsidRPr="007867DB">
        <w:rPr>
          <w:rFonts w:asciiTheme="minorHAnsi" w:hAnsiTheme="minorHAnsi"/>
        </w:rPr>
        <w:t xml:space="preserve">). Qualifying </w:t>
      </w:r>
      <w:r w:rsidR="007D273C">
        <w:rPr>
          <w:rFonts w:asciiTheme="minorHAnsi" w:hAnsiTheme="minorHAnsi"/>
        </w:rPr>
        <w:t>FID</w:t>
      </w:r>
      <w:r w:rsidRPr="007867DB">
        <w:rPr>
          <w:rFonts w:asciiTheme="minorHAnsi" w:hAnsiTheme="minorHAnsi"/>
        </w:rPr>
        <w:t xml:space="preserve">’s may exempt a system from HERS refrigerant charge verification. </w:t>
      </w:r>
      <w:proofErr w:type="gramStart"/>
      <w:r w:rsidR="007D273C">
        <w:rPr>
          <w:rFonts w:asciiTheme="minorHAnsi" w:hAnsiTheme="minorHAnsi"/>
        </w:rPr>
        <w:t>FID</w:t>
      </w:r>
      <w:r w:rsidRPr="007867DB">
        <w:rPr>
          <w:rFonts w:asciiTheme="minorHAnsi" w:hAnsiTheme="minorHAnsi"/>
        </w:rPr>
        <w:t>’s</w:t>
      </w:r>
      <w:proofErr w:type="gramEnd"/>
      <w:r w:rsidRPr="007867DB">
        <w:rPr>
          <w:rFonts w:asciiTheme="minorHAnsi" w:hAnsiTheme="minorHAnsi"/>
        </w:rPr>
        <w:t xml:space="preserve"> are described in Joint Appendix JA6.1. </w:t>
      </w:r>
      <w:proofErr w:type="spellStart"/>
      <w:r w:rsidRPr="007867DB">
        <w:rPr>
          <w:rFonts w:asciiTheme="minorHAnsi" w:hAnsiTheme="minorHAnsi"/>
        </w:rPr>
        <w:t>Qualfying</w:t>
      </w:r>
      <w:proofErr w:type="spellEnd"/>
      <w:r w:rsidRPr="007867DB">
        <w:rPr>
          <w:rFonts w:asciiTheme="minorHAnsi" w:hAnsiTheme="minorHAnsi"/>
        </w:rPr>
        <w:t xml:space="preserve"> </w:t>
      </w:r>
      <w:r w:rsidR="007D273C">
        <w:rPr>
          <w:rFonts w:asciiTheme="minorHAnsi" w:hAnsiTheme="minorHAnsi"/>
        </w:rPr>
        <w:t>FID</w:t>
      </w:r>
      <w:r w:rsidRPr="007867DB">
        <w:rPr>
          <w:rFonts w:asciiTheme="minorHAnsi" w:hAnsiTheme="minorHAnsi"/>
        </w:rPr>
        <w:t>’s must appear on a list of approved devices kept by the Commission.</w:t>
      </w:r>
    </w:p>
    <w:p w14:paraId="22383D40" w14:textId="58C38328"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22383D41" w14:textId="04DD2E6F"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22383D42"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Specify the date the refrigerant charge verification was performed.</w:t>
      </w:r>
    </w:p>
    <w:p w14:paraId="22383D43"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Select the refrigerant charge verification method used from the choices provided:</w:t>
      </w:r>
    </w:p>
    <w:p w14:paraId="22383D44" w14:textId="1E9F89C0"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Superheat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F. It is only used on systems with fixed orifice refrigerant metering devices (non-variable metering devices). This method is detailed in Reference Appendix RA3.2.2.6.1. Systems verified using this method may be eligible for HERS verification compliance using sampling. Choosing this option will generate a CF2R-MCH-25a.</w:t>
      </w:r>
    </w:p>
    <w:p w14:paraId="22383D45" w14:textId="36EBFDEB"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Subcooling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F. It is only used on systems with variable metering devices (TXV or EXV). This method is detailed in Reference Appendix RA3.2.2.6.2. Systems verified using this method may be eligible for HERS verification compliance using sampling. Choosing this option will generate a CF2R-MCH-25b.</w:t>
      </w:r>
    </w:p>
    <w:p w14:paraId="22383D46" w14:textId="44FA892D"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 xml:space="preserve">Weigh-in; </w:t>
      </w:r>
      <w:r w:rsidR="007B3E5D">
        <w:rPr>
          <w:rFonts w:asciiTheme="minorHAnsi" w:hAnsiTheme="minorHAnsi"/>
        </w:rPr>
        <w:t>t</w:t>
      </w:r>
      <w:r w:rsidRPr="007867DB">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22383D47" w14:textId="5A356F72"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Winter Setup (applicable when outdoor temperature is &lt;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he Winter Setup verification method is a special version of the Subcooling method. It can be used when the outdoor temperature is between 37</w:t>
      </w:r>
      <w:r w:rsidR="00B128D2">
        <w:rPr>
          <w:rFonts w:asciiTheme="minorHAnsi" w:hAnsiTheme="minorHAnsi"/>
        </w:rPr>
        <w:t>°F</w:t>
      </w:r>
      <w:r w:rsidRPr="007867DB">
        <w:rPr>
          <w:rFonts w:asciiTheme="minorHAnsi" w:hAnsiTheme="minorHAnsi"/>
        </w:rPr>
        <w:t xml:space="preserve"> and 55</w:t>
      </w:r>
      <w:r w:rsidR="00B128D2">
        <w:rPr>
          <w:rFonts w:asciiTheme="minorHAnsi" w:hAnsiTheme="minorHAnsi"/>
        </w:rPr>
        <w:t>°</w:t>
      </w:r>
      <w:r w:rsidRPr="007867DB">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22383D48" w14:textId="0CE822AE"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 xml:space="preserve">New Package Unit Factory </w:t>
      </w:r>
      <w:proofErr w:type="gramStart"/>
      <w:r w:rsidRPr="007867DB">
        <w:rPr>
          <w:rFonts w:asciiTheme="minorHAnsi" w:hAnsiTheme="minorHAnsi"/>
        </w:rPr>
        <w:t>Charge;</w:t>
      </w:r>
      <w:proofErr w:type="gramEnd"/>
      <w:r w:rsidRPr="007867DB">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22383D49" w14:textId="1C7380CD"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w:t>
      </w:r>
      <w:proofErr w:type="gramStart"/>
      <w:r w:rsidRPr="007867DB">
        <w:rPr>
          <w:rFonts w:asciiTheme="minorHAnsi" w:hAnsiTheme="minorHAnsi"/>
        </w:rPr>
        <w:t>in</w:t>
      </w:r>
      <w:proofErr w:type="gramEnd"/>
      <w:r w:rsidRPr="007867DB">
        <w:rPr>
          <w:rFonts w:asciiTheme="minorHAnsi" w:hAnsiTheme="minorHAnsi"/>
        </w:rPr>
        <w:t xml:space="preserve"> behalf of the Installing Contractor (applies to any method but Weigh-In) and the Rater will enter same results on both the CF2R and CF3R.</w:t>
      </w:r>
    </w:p>
    <w:p w14:paraId="22383D4A" w14:textId="7F8DCD82"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The Group Sampling status is automatically displayed based on the input results of </w:t>
      </w:r>
      <w:r w:rsidR="00D42684">
        <w:rPr>
          <w:rFonts w:asciiTheme="minorHAnsi" w:hAnsiTheme="minorHAnsi"/>
        </w:rPr>
        <w:t>A15</w:t>
      </w:r>
      <w:r w:rsidRPr="007867DB">
        <w:rPr>
          <w:rFonts w:asciiTheme="minorHAnsi" w:hAnsiTheme="minorHAnsi"/>
        </w:rPr>
        <w:t xml:space="preserve"> and </w:t>
      </w:r>
      <w:r w:rsidR="00D42684">
        <w:rPr>
          <w:rFonts w:asciiTheme="minorHAnsi" w:hAnsiTheme="minorHAnsi"/>
        </w:rPr>
        <w:t>A16</w:t>
      </w:r>
      <w:r w:rsidRPr="007867DB">
        <w:rPr>
          <w:rFonts w:asciiTheme="minorHAnsi" w:hAnsiTheme="minorHAnsi"/>
        </w:rPr>
        <w:t>. Group Sampling procedures are detailed Residential Appendix RA2.3.</w:t>
      </w:r>
    </w:p>
    <w:p w14:paraId="22383D4B" w14:textId="77777777" w:rsidR="003D0B24" w:rsidRPr="007867DB" w:rsidRDefault="003D0B24" w:rsidP="003D0B24">
      <w:pPr>
        <w:rPr>
          <w:rFonts w:asciiTheme="minorHAnsi" w:hAnsiTheme="minorHAnsi"/>
        </w:rPr>
      </w:pPr>
    </w:p>
    <w:p w14:paraId="22383D4C" w14:textId="77777777" w:rsidR="003D0B24" w:rsidRPr="00AC02CA" w:rsidRDefault="003D0B24" w:rsidP="003D0B24">
      <w:pPr>
        <w:rPr>
          <w:rFonts w:asciiTheme="minorHAnsi" w:hAnsiTheme="minorHAnsi"/>
          <w:b/>
        </w:rPr>
      </w:pPr>
      <w:r w:rsidRPr="00AC02CA">
        <w:rPr>
          <w:rFonts w:asciiTheme="minorHAnsi" w:hAnsiTheme="minorHAnsi"/>
          <w:b/>
        </w:rPr>
        <w:lastRenderedPageBreak/>
        <w:t>Section B. System Model Applicability for Winter Setup Method</w:t>
      </w:r>
    </w:p>
    <w:p w14:paraId="22383D4E" w14:textId="4359A5B2"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Select the correct metering device used on the system being verified. This will check against the refrigerant charge verification method selected in </w:t>
      </w:r>
      <w:r w:rsidR="00D42684">
        <w:rPr>
          <w:rFonts w:asciiTheme="minorHAnsi" w:hAnsiTheme="minorHAnsi"/>
        </w:rPr>
        <w:t>A15</w:t>
      </w:r>
      <w:r w:rsidRPr="007867DB">
        <w:rPr>
          <w:rFonts w:asciiTheme="minorHAnsi" w:hAnsiTheme="minorHAnsi"/>
        </w:rPr>
        <w:t>. An error message will appear in B02 if the wrong verification method</w:t>
      </w:r>
      <w:r>
        <w:rPr>
          <w:rFonts w:asciiTheme="minorHAnsi" w:hAnsiTheme="minorHAnsi"/>
        </w:rPr>
        <w:t xml:space="preserve"> is</w:t>
      </w:r>
      <w:r w:rsidRPr="007867DB">
        <w:rPr>
          <w:rFonts w:asciiTheme="minorHAnsi" w:hAnsiTheme="minorHAnsi"/>
        </w:rPr>
        <w:t xml:space="preserve"> selected. The Winter Setup Method can only be used on systems with variable metering devices (TXV or EXV). </w:t>
      </w:r>
    </w:p>
    <w:p w14:paraId="22383D4F" w14:textId="61366704"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An error message in here indicates that the wrong verification method </w:t>
      </w:r>
      <w:r>
        <w:rPr>
          <w:rFonts w:asciiTheme="minorHAnsi" w:hAnsiTheme="minorHAnsi"/>
        </w:rPr>
        <w:t>has</w:t>
      </w:r>
      <w:r w:rsidRPr="007867DB">
        <w:rPr>
          <w:rFonts w:asciiTheme="minorHAnsi" w:hAnsiTheme="minorHAnsi"/>
        </w:rPr>
        <w:t xml:space="preserve"> been selected. The Winter Setup Method can only be used on systems with variable metering devices (TXV or EXV). </w:t>
      </w:r>
    </w:p>
    <w:p w14:paraId="22383D50" w14:textId="498E9E36"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Winter Setup Method shall only be used on system model numbers that have a TXV or EXV, and for which the manufacturer has provided written approval to the energy Commission indicating that the Winter Setup Method may be used to verify refrigerant charge. The list of approved systems can be found at the web address shown on the form. The installer must confirm that the model number for the equipment being verified appears on this list.</w:t>
      </w:r>
    </w:p>
    <w:p w14:paraId="22383D51" w14:textId="77777777" w:rsidR="003D0B24" w:rsidRPr="007867DB" w:rsidRDefault="003D0B24" w:rsidP="003D0B24">
      <w:pPr>
        <w:rPr>
          <w:rFonts w:asciiTheme="minorHAnsi" w:hAnsiTheme="minorHAnsi"/>
        </w:rPr>
      </w:pPr>
    </w:p>
    <w:p w14:paraId="22383D52" w14:textId="77777777" w:rsidR="003D0B24" w:rsidRPr="00AC02CA" w:rsidRDefault="003D0B24" w:rsidP="003D0B24">
      <w:pPr>
        <w:rPr>
          <w:rFonts w:asciiTheme="minorHAnsi" w:hAnsiTheme="minorHAnsi"/>
          <w:b/>
        </w:rPr>
      </w:pPr>
      <w:r w:rsidRPr="00AC02CA">
        <w:rPr>
          <w:rFonts w:asciiTheme="minorHAnsi" w:hAnsiTheme="minorHAnsi"/>
          <w:b/>
        </w:rPr>
        <w:t>Section C. Instrument Calibration</w:t>
      </w:r>
    </w:p>
    <w:p w14:paraId="22383D54" w14:textId="10F3E626"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most recent Digital Refrigerant Gauge Calibration Field Check. Analog gauges are not allowed for verification purposes under the 201</w:t>
      </w:r>
      <w:r w:rsidR="00B128D2">
        <w:rPr>
          <w:rFonts w:asciiTheme="minorHAnsi" w:hAnsiTheme="minorHAnsi"/>
        </w:rPr>
        <w:t>6</w:t>
      </w:r>
      <w:r w:rsidRPr="007867DB">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22383D55" w14:textId="3C91C8B0"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22383D56" w14:textId="32297F0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7867DB">
        <w:rPr>
          <w:rFonts w:asciiTheme="minorHAnsi" w:hAnsiTheme="minorHAnsi"/>
        </w:rPr>
        <w:t>required</w:t>
      </w:r>
      <w:proofErr w:type="gramEnd"/>
      <w:r w:rsidRPr="007867DB">
        <w:rPr>
          <w:rFonts w:asciiTheme="minorHAnsi" w:hAnsiTheme="minorHAnsi"/>
        </w:rPr>
        <w:t xml:space="preserve">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7" w14:textId="420ECF8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7867DB">
        <w:rPr>
          <w:rFonts w:asciiTheme="minorHAnsi" w:hAnsiTheme="minorHAnsi"/>
        </w:rPr>
        <w:t>required</w:t>
      </w:r>
      <w:proofErr w:type="gramEnd"/>
      <w:r w:rsidRPr="007867DB">
        <w:rPr>
          <w:rFonts w:asciiTheme="minorHAnsi" w:hAnsiTheme="minorHAnsi"/>
        </w:rPr>
        <w:t xml:space="preserve">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8" w14:textId="77777777" w:rsidR="003D0B24" w:rsidRPr="007867DB" w:rsidRDefault="003D0B24" w:rsidP="003D0B24">
      <w:pPr>
        <w:pStyle w:val="ListParagraph"/>
        <w:rPr>
          <w:rFonts w:asciiTheme="minorHAnsi" w:hAnsiTheme="minorHAnsi"/>
        </w:rPr>
      </w:pPr>
    </w:p>
    <w:p w14:paraId="22383D59" w14:textId="7F804288" w:rsidR="003D0B24" w:rsidRPr="00AC02CA" w:rsidRDefault="003D0B24" w:rsidP="003D0B24">
      <w:pPr>
        <w:rPr>
          <w:rFonts w:asciiTheme="minorHAnsi" w:hAnsiTheme="minorHAnsi"/>
          <w:b/>
        </w:rPr>
      </w:pPr>
      <w:r w:rsidRPr="00AC02CA">
        <w:rPr>
          <w:rFonts w:asciiTheme="minorHAnsi" w:hAnsiTheme="minorHAnsi"/>
          <w:b/>
        </w:rPr>
        <w:t>Section D. Measurement Access Hole (MAH) Verification</w:t>
      </w:r>
    </w:p>
    <w:p w14:paraId="22383D5B" w14:textId="4D3C51C6" w:rsidR="003D0B24" w:rsidRPr="007867DB" w:rsidRDefault="003D0B24" w:rsidP="003D0B24">
      <w:pPr>
        <w:pStyle w:val="ListParagraph"/>
        <w:numPr>
          <w:ilvl w:val="0"/>
          <w:numId w:val="15"/>
        </w:numPr>
        <w:rPr>
          <w:rFonts w:asciiTheme="minorHAnsi" w:hAnsiTheme="minorHAnsi"/>
        </w:rPr>
      </w:pPr>
      <w:r w:rsidRPr="007867DB">
        <w:rPr>
          <w:rFonts w:asciiTheme="minorHAnsi" w:hAnsiTheme="minorHAnsi"/>
        </w:rPr>
        <w:t xml:space="preserve">Indicate the method used to demonstrate compliance with the MAH requirement by selecting the appropriate method from the </w:t>
      </w:r>
      <w:proofErr w:type="gramStart"/>
      <w:r w:rsidRPr="007867DB">
        <w:rPr>
          <w:rFonts w:asciiTheme="minorHAnsi" w:hAnsiTheme="minorHAnsi"/>
        </w:rPr>
        <w:t>drop down</w:t>
      </w:r>
      <w:proofErr w:type="gramEnd"/>
      <w:r w:rsidRPr="007867DB">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22383D5C" w14:textId="77777777" w:rsidR="003D0B24" w:rsidRPr="007867DB" w:rsidRDefault="003D0B24" w:rsidP="003D0B24">
      <w:pPr>
        <w:pStyle w:val="ListParagraph"/>
        <w:ind w:left="0"/>
        <w:rPr>
          <w:rFonts w:asciiTheme="minorHAnsi" w:hAnsiTheme="minorHAnsi"/>
        </w:rPr>
      </w:pPr>
    </w:p>
    <w:p w14:paraId="22383D5D" w14:textId="4D2072F1" w:rsidR="003D0B24" w:rsidRPr="00AC02CA" w:rsidRDefault="003D0B24" w:rsidP="003D0B24">
      <w:pPr>
        <w:rPr>
          <w:rFonts w:asciiTheme="minorHAnsi" w:hAnsiTheme="minorHAnsi"/>
          <w:b/>
        </w:rPr>
      </w:pPr>
      <w:r w:rsidRPr="00AC02CA">
        <w:rPr>
          <w:rFonts w:asciiTheme="minorHAnsi" w:hAnsiTheme="minorHAnsi"/>
          <w:b/>
        </w:rPr>
        <w:t>Section E. Minimum System Airflow Rate Verification</w:t>
      </w:r>
    </w:p>
    <w:p w14:paraId="22383D5F" w14:textId="7B228DC7" w:rsidR="003D0B24" w:rsidRPr="007867DB" w:rsidRDefault="003D0B24" w:rsidP="003D0B24">
      <w:pPr>
        <w:pStyle w:val="ListParagraph"/>
        <w:numPr>
          <w:ilvl w:val="0"/>
          <w:numId w:val="16"/>
        </w:numPr>
        <w:rPr>
          <w:rFonts w:asciiTheme="minorHAnsi" w:hAnsiTheme="minorHAnsi"/>
        </w:rPr>
      </w:pPr>
      <w:r w:rsidRPr="007867DB">
        <w:rPr>
          <w:rFonts w:asciiTheme="minorHAnsi" w:hAnsiTheme="minorHAnsi"/>
        </w:rPr>
        <w:t xml:space="preserve">This information is automatically calculated based on the information given in </w:t>
      </w:r>
      <w:r w:rsidR="00D42684">
        <w:rPr>
          <w:rFonts w:asciiTheme="minorHAnsi" w:hAnsiTheme="minorHAnsi"/>
        </w:rPr>
        <w:t>A10</w:t>
      </w:r>
      <w:r w:rsidRPr="007867DB">
        <w:rPr>
          <w:rFonts w:asciiTheme="minorHAnsi" w:hAnsiTheme="minorHAnsi"/>
        </w:rPr>
        <w:t>. This is the target minimum system airflow required for the system being verified.</w:t>
      </w:r>
    </w:p>
    <w:p w14:paraId="22383D60" w14:textId="77A5F8E9" w:rsidR="003D0B24" w:rsidRPr="00120E9A" w:rsidRDefault="003D0B24" w:rsidP="003D0B24">
      <w:pPr>
        <w:pStyle w:val="ListParagraph"/>
        <w:numPr>
          <w:ilvl w:val="0"/>
          <w:numId w:val="16"/>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22383D62" w14:textId="77777777" w:rsidR="003D0B24" w:rsidRPr="007867DB" w:rsidRDefault="003D0B24" w:rsidP="003D0B24">
      <w:pPr>
        <w:rPr>
          <w:rFonts w:asciiTheme="minorHAnsi" w:hAnsiTheme="minorHAnsi"/>
        </w:rPr>
      </w:pPr>
    </w:p>
    <w:p w14:paraId="22383D63" w14:textId="6158198C" w:rsidR="003D0B24" w:rsidRPr="00AC02CA" w:rsidRDefault="003D0B24" w:rsidP="003D0B24">
      <w:pPr>
        <w:rPr>
          <w:rFonts w:asciiTheme="minorHAnsi" w:hAnsiTheme="minorHAnsi"/>
          <w:b/>
        </w:rPr>
      </w:pPr>
      <w:r w:rsidRPr="00AC02CA">
        <w:rPr>
          <w:rFonts w:asciiTheme="minorHAnsi" w:hAnsiTheme="minorHAnsi"/>
          <w:b/>
        </w:rPr>
        <w:t>Section F. Winter Setup Method – Data Collection and Calculations</w:t>
      </w:r>
    </w:p>
    <w:p w14:paraId="22383D65" w14:textId="354AF8F5"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The Winter Setup Method is a variation on the Subcooling Method and involves using a Condenser Outlet Restrictor to drive up the refrigerant pressures. The procedures for this are detailed in Residential Appendix RA1.2.2</w:t>
      </w:r>
    </w:p>
    <w:p w14:paraId="22383D66" w14:textId="08B4345B"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 xml:space="preserve">Measure and record the lowest return air dry-bulb temperature that occurred during the refrigerant charge procedure, in </w:t>
      </w:r>
      <w:r w:rsidR="00B128D2">
        <w:rPr>
          <w:rFonts w:asciiTheme="minorHAnsi" w:hAnsiTheme="minorHAnsi"/>
        </w:rPr>
        <w:t>°</w:t>
      </w:r>
      <w:r w:rsidRPr="007867DB">
        <w:rPr>
          <w:rFonts w:asciiTheme="minorHAnsi" w:hAnsiTheme="minorHAnsi"/>
        </w:rPr>
        <w:t>F. This temperature must remain above 70</w:t>
      </w:r>
      <w:r w:rsidR="00B128D2">
        <w:rPr>
          <w:rFonts w:asciiTheme="minorHAnsi" w:hAnsiTheme="minorHAnsi"/>
        </w:rPr>
        <w:t>°</w:t>
      </w:r>
      <w:r w:rsidRPr="007867DB">
        <w:rPr>
          <w:rFonts w:asciiTheme="minorHAnsi" w:hAnsiTheme="minorHAnsi"/>
        </w:rPr>
        <w:t>F during the verification procedure. This requirement is detailed in Residential Appendix RA3.2.2.5.</w:t>
      </w:r>
    </w:p>
    <w:p w14:paraId="22383D67" w14:textId="3C38D68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condenser air dry-bulb temperature (</w:t>
      </w:r>
      <w:proofErr w:type="spellStart"/>
      <w:r w:rsidRPr="007867DB">
        <w:rPr>
          <w:rFonts w:asciiTheme="minorHAnsi" w:hAnsiTheme="minorHAnsi"/>
        </w:rPr>
        <w:t>T</w:t>
      </w:r>
      <w:r w:rsidRPr="007867DB">
        <w:rPr>
          <w:rFonts w:asciiTheme="minorHAnsi" w:hAnsiTheme="minorHAnsi"/>
          <w:vertAlign w:val="subscript"/>
        </w:rPr>
        <w:t>condenser</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value must be at least 37</w:t>
      </w:r>
      <w:r w:rsidR="00B128D2">
        <w:rPr>
          <w:rFonts w:asciiTheme="minorHAnsi" w:hAnsiTheme="minorHAnsi"/>
        </w:rPr>
        <w:t>°</w:t>
      </w:r>
      <w:r w:rsidRPr="007867DB">
        <w:rPr>
          <w:rFonts w:asciiTheme="minorHAnsi" w:hAnsiTheme="minorHAnsi"/>
        </w:rPr>
        <w:t xml:space="preserve">F and no more than </w:t>
      </w:r>
      <w:r>
        <w:rPr>
          <w:rFonts w:asciiTheme="minorHAnsi" w:hAnsiTheme="minorHAnsi"/>
        </w:rPr>
        <w:t>70</w:t>
      </w:r>
      <w:r w:rsidR="00B128D2">
        <w:rPr>
          <w:rFonts w:asciiTheme="minorHAnsi" w:hAnsiTheme="minorHAnsi"/>
        </w:rPr>
        <w:t>°</w:t>
      </w:r>
      <w:r w:rsidRPr="007867DB">
        <w:rPr>
          <w:rFonts w:asciiTheme="minorHAnsi" w:hAnsiTheme="minorHAnsi"/>
        </w:rPr>
        <w:t>F to use the Subcooling Charge Verification Method.</w:t>
      </w:r>
    </w:p>
    <w:p w14:paraId="22383D68" w14:textId="4A3132D7"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If a value less than 37</w:t>
      </w:r>
      <w:r w:rsidR="00B128D2">
        <w:rPr>
          <w:rFonts w:asciiTheme="minorHAnsi" w:hAnsiTheme="minorHAnsi"/>
        </w:rPr>
        <w:t>°</w:t>
      </w:r>
      <w:r w:rsidRPr="007867DB">
        <w:rPr>
          <w:rFonts w:asciiTheme="minorHAnsi" w:hAnsiTheme="minorHAnsi"/>
        </w:rPr>
        <w:t xml:space="preserve">F or greater than </w:t>
      </w:r>
      <w:r>
        <w:rPr>
          <w:rFonts w:asciiTheme="minorHAnsi" w:hAnsiTheme="minorHAnsi"/>
        </w:rPr>
        <w:t>70</w:t>
      </w:r>
      <w:r w:rsidR="00B128D2">
        <w:rPr>
          <w:rFonts w:asciiTheme="minorHAnsi" w:hAnsiTheme="minorHAnsi"/>
        </w:rPr>
        <w:t>°</w:t>
      </w:r>
      <w:r w:rsidRPr="007867DB">
        <w:rPr>
          <w:rFonts w:asciiTheme="minorHAnsi" w:hAnsiTheme="minorHAnsi"/>
        </w:rPr>
        <w:t>F is entered in F03 the Subcooling Method cannot be used.</w:t>
      </w:r>
    </w:p>
    <w:p w14:paraId="22383D69" w14:textId="0CD9D67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temperature (</w:t>
      </w:r>
      <w:proofErr w:type="spellStart"/>
      <w:r w:rsidRPr="007867DB">
        <w:rPr>
          <w:rFonts w:asciiTheme="minorHAnsi" w:hAnsiTheme="minorHAnsi"/>
        </w:rPr>
        <w:t>T</w:t>
      </w:r>
      <w:r w:rsidRPr="007867DB">
        <w:rPr>
          <w:rFonts w:asciiTheme="minorHAnsi" w:hAnsiTheme="minorHAnsi"/>
          <w:vertAlign w:val="subscript"/>
        </w:rPr>
        <w:t>liquid</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 xml:space="preserve">F. This procedure is detailed in RA3.2.2.5. This value is used to calculate the measured </w:t>
      </w:r>
      <w:proofErr w:type="spellStart"/>
      <w:r w:rsidRPr="007867DB">
        <w:rPr>
          <w:rFonts w:asciiTheme="minorHAnsi" w:hAnsiTheme="minorHAnsi"/>
        </w:rPr>
        <w:t>subcool</w:t>
      </w:r>
      <w:proofErr w:type="spellEnd"/>
      <w:r w:rsidRPr="007867DB">
        <w:rPr>
          <w:rFonts w:asciiTheme="minorHAnsi" w:hAnsiTheme="minorHAnsi"/>
        </w:rPr>
        <w:t xml:space="preserve"> temperature.</w:t>
      </w:r>
    </w:p>
    <w:p w14:paraId="22383D6A" w14:textId="3B4F9D6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pressure (</w:t>
      </w:r>
      <w:proofErr w:type="spellStart"/>
      <w:r w:rsidRPr="007867DB">
        <w:rPr>
          <w:rFonts w:asciiTheme="minorHAnsi" w:hAnsiTheme="minorHAnsi"/>
        </w:rPr>
        <w:t>P</w:t>
      </w:r>
      <w:r w:rsidRPr="007867DB">
        <w:rPr>
          <w:rFonts w:asciiTheme="minorHAnsi" w:hAnsiTheme="minorHAnsi"/>
          <w:vertAlign w:val="subscript"/>
        </w:rPr>
        <w:t>liquid</w:t>
      </w:r>
      <w:proofErr w:type="spellEnd"/>
      <w:r w:rsidRPr="007867DB">
        <w:rPr>
          <w:rFonts w:asciiTheme="minorHAnsi" w:hAnsiTheme="minorHAnsi"/>
        </w:rPr>
        <w:t xml:space="preserve">) in </w:t>
      </w:r>
      <w:proofErr w:type="spellStart"/>
      <w:r w:rsidRPr="007867DB">
        <w:rPr>
          <w:rFonts w:asciiTheme="minorHAnsi" w:hAnsiTheme="minorHAnsi"/>
        </w:rPr>
        <w:t>psig</w:t>
      </w:r>
      <w:proofErr w:type="spellEnd"/>
      <w:r w:rsidRPr="007867DB">
        <w:rPr>
          <w:rFonts w:asciiTheme="minorHAnsi" w:hAnsiTheme="minorHAnsi"/>
        </w:rPr>
        <w:t>. This procedure is detailed in RA3.2.2.5. This value is used to determine the condenser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condenser,sat</w:t>
      </w:r>
      <w:proofErr w:type="spellEnd"/>
      <w:proofErr w:type="gramEnd"/>
      <w:r w:rsidRPr="007867DB">
        <w:rPr>
          <w:rFonts w:asciiTheme="minorHAnsi" w:hAnsiTheme="minorHAnsi"/>
        </w:rPr>
        <w:t xml:space="preserve">) from a pressure temperature chart for the appropriate refrigerant (can be internal to a digital gauge), which is entered into F07. </w:t>
      </w:r>
    </w:p>
    <w:p w14:paraId="22383D6B" w14:textId="48B7A8D8"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the condenser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condenser,sat</w:t>
      </w:r>
      <w:proofErr w:type="spellEnd"/>
      <w:proofErr w:type="gramEnd"/>
      <w:r w:rsidRPr="007867DB">
        <w:rPr>
          <w:rFonts w:asciiTheme="minorHAnsi" w:hAnsiTheme="minorHAnsi"/>
        </w:rPr>
        <w:t xml:space="preserve">) from the digital gauge or a separate pressure-temperature chart that corresponds to the liquid line pressure entered in F06, in </w:t>
      </w:r>
      <w:r w:rsidR="00B128D2">
        <w:rPr>
          <w:rFonts w:asciiTheme="minorHAnsi" w:hAnsiTheme="minorHAnsi"/>
        </w:rPr>
        <w:t>°</w:t>
      </w:r>
      <w:r w:rsidRPr="007867DB">
        <w:rPr>
          <w:rFonts w:asciiTheme="minorHAnsi" w:hAnsiTheme="minorHAnsi"/>
        </w:rPr>
        <w:t>F.</w:t>
      </w:r>
    </w:p>
    <w:p w14:paraId="22383D6C" w14:textId="3AFC46BF"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lastRenderedPageBreak/>
        <w:t>Measured Subcooling is automatically calculated as the difference between the liquid line temperature (F05) and the condenser saturation temperature (F07)</w:t>
      </w:r>
    </w:p>
    <w:p w14:paraId="22383D6D" w14:textId="3808542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22383D6E" w14:textId="1AF8DEC9"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System passes Subcooling Method when F09 is within plus or minus 5</w:t>
      </w:r>
      <w:r w:rsidR="00B128D2">
        <w:rPr>
          <w:rFonts w:asciiTheme="minorHAnsi" w:hAnsiTheme="minorHAnsi"/>
        </w:rPr>
        <w:t>°F</w:t>
      </w:r>
      <w:r w:rsidRPr="007867DB">
        <w:rPr>
          <w:rFonts w:asciiTheme="minorHAnsi" w:hAnsiTheme="minorHAnsi"/>
        </w:rPr>
        <w:t xml:space="preserve"> of F08.</w:t>
      </w:r>
    </w:p>
    <w:p w14:paraId="22383D6F" w14:textId="77777777" w:rsidR="003D0B24" w:rsidRPr="007867DB" w:rsidRDefault="003D0B24" w:rsidP="003D0B24">
      <w:pPr>
        <w:rPr>
          <w:rFonts w:asciiTheme="minorHAnsi" w:hAnsiTheme="minorHAnsi"/>
        </w:rPr>
      </w:pPr>
    </w:p>
    <w:p w14:paraId="22383D70" w14:textId="77777777" w:rsidR="003D0B24" w:rsidRPr="00AC02CA" w:rsidRDefault="003D0B24" w:rsidP="003D0B24">
      <w:pPr>
        <w:rPr>
          <w:rFonts w:asciiTheme="minorHAnsi" w:hAnsiTheme="minorHAnsi"/>
          <w:b/>
        </w:rPr>
      </w:pPr>
      <w:r w:rsidRPr="00AC02CA">
        <w:rPr>
          <w:rFonts w:asciiTheme="minorHAnsi" w:hAnsiTheme="minorHAnsi"/>
          <w:b/>
        </w:rPr>
        <w:t>Section G. Metering Device Verification</w:t>
      </w:r>
    </w:p>
    <w:p w14:paraId="22383D72" w14:textId="56E0BAA2"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temperature (</w:t>
      </w:r>
      <w:proofErr w:type="spellStart"/>
      <w:r w:rsidRPr="007867DB">
        <w:rPr>
          <w:rFonts w:asciiTheme="minorHAnsi" w:hAnsiTheme="minorHAnsi"/>
        </w:rPr>
        <w:t>T</w:t>
      </w:r>
      <w:r w:rsidRPr="007867DB">
        <w:rPr>
          <w:rFonts w:asciiTheme="minorHAnsi" w:hAnsiTheme="minorHAnsi"/>
          <w:vertAlign w:val="subscript"/>
        </w:rPr>
        <w:t>suction</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procedure is detailed in RA3.2.2.5. This value is used to calculate the measured superheat.</w:t>
      </w:r>
    </w:p>
    <w:p w14:paraId="22383D73" w14:textId="6025221A"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pressure (</w:t>
      </w:r>
      <w:proofErr w:type="spellStart"/>
      <w:r w:rsidRPr="007867DB">
        <w:rPr>
          <w:rFonts w:asciiTheme="minorHAnsi" w:hAnsiTheme="minorHAnsi"/>
        </w:rPr>
        <w:t>P</w:t>
      </w:r>
      <w:r w:rsidRPr="007867DB">
        <w:rPr>
          <w:rFonts w:asciiTheme="minorHAnsi" w:hAnsiTheme="minorHAnsi"/>
          <w:vertAlign w:val="subscript"/>
        </w:rPr>
        <w:t>suction</w:t>
      </w:r>
      <w:proofErr w:type="spellEnd"/>
      <w:r w:rsidRPr="007867DB">
        <w:rPr>
          <w:rFonts w:asciiTheme="minorHAnsi" w:hAnsiTheme="minorHAnsi"/>
        </w:rPr>
        <w:t xml:space="preserve">) in </w:t>
      </w:r>
      <w:proofErr w:type="spellStart"/>
      <w:r w:rsidRPr="007867DB">
        <w:rPr>
          <w:rFonts w:asciiTheme="minorHAnsi" w:hAnsiTheme="minorHAnsi"/>
        </w:rPr>
        <w:t>psig</w:t>
      </w:r>
      <w:proofErr w:type="spellEnd"/>
      <w:r w:rsidRPr="007867DB">
        <w:rPr>
          <w:rFonts w:asciiTheme="minorHAnsi" w:hAnsiTheme="minorHAnsi"/>
        </w:rPr>
        <w:t>. This procedure is detailed in RA3.2.2.5. This value is used to determine the evaporator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evaporator,sat</w:t>
      </w:r>
      <w:proofErr w:type="spellEnd"/>
      <w:proofErr w:type="gramEnd"/>
      <w:r w:rsidRPr="007867DB">
        <w:rPr>
          <w:rFonts w:asciiTheme="minorHAnsi" w:hAnsiTheme="minorHAnsi"/>
        </w:rPr>
        <w:t xml:space="preserve">) from a pressure temperature chart for the appropriate refrigerant (can be internal to a digital gauge), which is entered into G03. </w:t>
      </w:r>
    </w:p>
    <w:p w14:paraId="22383D74" w14:textId="3255B0DB"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Enter the evaporator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evaporator,sat</w:t>
      </w:r>
      <w:proofErr w:type="spellEnd"/>
      <w:proofErr w:type="gramEnd"/>
      <w:r w:rsidRPr="007867DB">
        <w:rPr>
          <w:rFonts w:asciiTheme="minorHAnsi" w:hAnsiTheme="minorHAnsi"/>
        </w:rPr>
        <w:t xml:space="preserve">) from the digital gauge or a separate pressure-temperature chart that corresponds to the suction line pressure entered in G02, in </w:t>
      </w:r>
      <w:r w:rsidR="00B128D2">
        <w:rPr>
          <w:rFonts w:asciiTheme="minorHAnsi" w:hAnsiTheme="minorHAnsi"/>
        </w:rPr>
        <w:t>°</w:t>
      </w:r>
      <w:r w:rsidRPr="007867DB">
        <w:rPr>
          <w:rFonts w:asciiTheme="minorHAnsi" w:hAnsiTheme="minorHAnsi"/>
        </w:rPr>
        <w:t>F.</w:t>
      </w:r>
    </w:p>
    <w:p w14:paraId="22383D75" w14:textId="58B71BF6"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Measured superheat is automatically calculated as the difference between the suction line temperature (G01) and the evaporator saturation temperature (G03)</w:t>
      </w:r>
    </w:p>
    <w:p w14:paraId="22383D76" w14:textId="605097F1"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inclusive. This row checks the CEC requirement.</w:t>
      </w:r>
    </w:p>
    <w:p w14:paraId="22383D77" w14:textId="0A733F6F"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If the manufacturer’s target superheat for ensuring proper metering device operation is known, it supersedes the CEC requirement of being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If “Yes, documentation to be provided upon request.” is selected, the installer should be prepared to provide documentation for the target values used.</w:t>
      </w:r>
    </w:p>
    <w:p w14:paraId="22383D78" w14:textId="1ACAEAD0"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961F63">
        <w:rPr>
          <w:rFonts w:asciiTheme="minorHAnsi" w:hAnsiTheme="minorHAnsi"/>
        </w:rPr>
        <w:t>°F</w:t>
      </w:r>
      <w:r w:rsidRPr="007867DB">
        <w:rPr>
          <w:rFonts w:asciiTheme="minorHAnsi" w:hAnsiTheme="minorHAnsi"/>
        </w:rPr>
        <w:t xml:space="preserve"> and 25</w:t>
      </w:r>
      <w:r w:rsidR="00961F63">
        <w:rPr>
          <w:rFonts w:asciiTheme="minorHAnsi" w:hAnsiTheme="minorHAnsi"/>
        </w:rPr>
        <w:t>°</w:t>
      </w:r>
      <w:r w:rsidRPr="007867DB">
        <w:rPr>
          <w:rFonts w:asciiTheme="minorHAnsi" w:hAnsiTheme="minorHAnsi"/>
        </w:rPr>
        <w:t>F, inclusive. If “Yes, documentation to be provided upon request.” is selected in G06, the installer should be prepared to provide documentation for the target values used.</w:t>
      </w:r>
    </w:p>
    <w:p w14:paraId="22383D79" w14:textId="77777777" w:rsidR="003D0B24" w:rsidRPr="007867DB" w:rsidRDefault="003D0B24" w:rsidP="003D0B24">
      <w:pPr>
        <w:rPr>
          <w:rFonts w:asciiTheme="minorHAnsi" w:hAnsiTheme="minorHAnsi"/>
        </w:rPr>
      </w:pPr>
    </w:p>
    <w:p w14:paraId="22383D7A" w14:textId="77777777" w:rsidR="003D0B24" w:rsidRPr="00AC02CA" w:rsidRDefault="003D0B24" w:rsidP="003D0B24">
      <w:pPr>
        <w:rPr>
          <w:rFonts w:asciiTheme="minorHAnsi" w:hAnsiTheme="minorHAnsi"/>
          <w:b/>
        </w:rPr>
      </w:pPr>
      <w:r w:rsidRPr="00AC02CA">
        <w:rPr>
          <w:rFonts w:asciiTheme="minorHAnsi" w:hAnsiTheme="minorHAnsi"/>
          <w:b/>
        </w:rPr>
        <w:t>Section H. Confirmation of Refrigerant Pressure Differential</w:t>
      </w:r>
    </w:p>
    <w:p w14:paraId="22383D7C" w14:textId="6C797F4D"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psig and 220 psig, inclusive, for R-410a </w:t>
      </w:r>
      <w:proofErr w:type="gramStart"/>
      <w:r w:rsidRPr="007867DB">
        <w:rPr>
          <w:rFonts w:asciiTheme="minorHAnsi" w:hAnsiTheme="minorHAnsi"/>
        </w:rPr>
        <w:t>refrigerant;</w:t>
      </w:r>
      <w:proofErr w:type="gramEnd"/>
      <w:r w:rsidRPr="007867DB">
        <w:rPr>
          <w:rFonts w:asciiTheme="minorHAnsi" w:hAnsiTheme="minorHAnsi"/>
        </w:rPr>
        <w:t xml:space="preserve"> and between 100 psig and 145 psig, inclusive, for R-22 refrigerant. These procedures are detailed in Residential Appendix RA1.2.2.</w:t>
      </w:r>
    </w:p>
    <w:p w14:paraId="22383D7D" w14:textId="2AB9848A"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psig and 220 psig, inclusive, for R-410a </w:t>
      </w:r>
      <w:proofErr w:type="gramStart"/>
      <w:r w:rsidRPr="007867DB">
        <w:rPr>
          <w:rFonts w:asciiTheme="minorHAnsi" w:hAnsiTheme="minorHAnsi"/>
        </w:rPr>
        <w:t>refrigerant;</w:t>
      </w:r>
      <w:proofErr w:type="gramEnd"/>
      <w:r w:rsidRPr="007867DB">
        <w:rPr>
          <w:rFonts w:asciiTheme="minorHAnsi" w:hAnsiTheme="minorHAnsi"/>
        </w:rPr>
        <w:t xml:space="preserve"> and between 100 psig and 145 psig, inclusive, for R-22 refrigerant. These procedures are detailed in Residential Appendix RA1.2.2. If the pressure differential is not within the correct range, a statement will appear here that the system does not </w:t>
      </w:r>
      <w:proofErr w:type="gramStart"/>
      <w:r w:rsidRPr="007867DB">
        <w:rPr>
          <w:rFonts w:asciiTheme="minorHAnsi" w:hAnsiTheme="minorHAnsi"/>
        </w:rPr>
        <w:t>comply</w:t>
      </w:r>
      <w:proofErr w:type="gramEnd"/>
      <w:r w:rsidRPr="007867DB">
        <w:rPr>
          <w:rFonts w:asciiTheme="minorHAnsi" w:hAnsiTheme="minorHAnsi"/>
        </w:rPr>
        <w:t xml:space="preserve"> and the test will need to be redone using the appropriate procedures.</w:t>
      </w:r>
    </w:p>
    <w:p w14:paraId="22383D7E" w14:textId="77777777" w:rsidR="003D0B24" w:rsidRPr="007867DB" w:rsidRDefault="003D0B24" w:rsidP="003D0B24">
      <w:pPr>
        <w:rPr>
          <w:rFonts w:asciiTheme="minorHAnsi" w:hAnsiTheme="minorHAnsi"/>
        </w:rPr>
      </w:pPr>
    </w:p>
    <w:p w14:paraId="22383D7F" w14:textId="2A1E5E4D" w:rsidR="003D0B24" w:rsidRPr="00AC02CA" w:rsidRDefault="00E95588" w:rsidP="003D0B24">
      <w:pPr>
        <w:rPr>
          <w:rFonts w:asciiTheme="minorHAnsi" w:hAnsiTheme="minorHAnsi"/>
          <w:b/>
        </w:rPr>
      </w:pPr>
      <w:r>
        <w:rPr>
          <w:rFonts w:asciiTheme="minorHAnsi" w:hAnsiTheme="minorHAnsi"/>
        </w:rPr>
        <w:br w:type="page"/>
      </w:r>
      <w:r w:rsidR="003D0B24" w:rsidRPr="00AC02CA">
        <w:rPr>
          <w:rFonts w:asciiTheme="minorHAnsi" w:hAnsiTheme="minorHAnsi"/>
          <w:b/>
        </w:rPr>
        <w:lastRenderedPageBreak/>
        <w:t xml:space="preserve">Section I. </w:t>
      </w:r>
      <w:r w:rsidR="007D273C">
        <w:rPr>
          <w:rFonts w:asciiTheme="minorHAnsi" w:hAnsiTheme="minorHAnsi"/>
          <w:b/>
        </w:rPr>
        <w:t>Fault Indicator Display</w:t>
      </w:r>
    </w:p>
    <w:p w14:paraId="22383D81" w14:textId="6A148457"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name or make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2" w14:textId="3025EBAD"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model number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3" w14:textId="39CF1F2B"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w:t>
      </w:r>
      <w:r w:rsidR="007D273C">
        <w:rPr>
          <w:rFonts w:asciiTheme="minorHAnsi" w:hAnsiTheme="minorHAnsi"/>
        </w:rPr>
        <w:t>FID</w:t>
      </w:r>
      <w:r w:rsidRPr="007867DB">
        <w:rPr>
          <w:rFonts w:asciiTheme="minorHAnsi" w:hAnsiTheme="minorHAnsi"/>
        </w:rPr>
        <w:t xml:space="preserve"> display module is mounted adjacent to thermostat that controls the system being verified. This requirement is detailed in Residential Appendix RA3.4.2.</w:t>
      </w:r>
    </w:p>
    <w:p w14:paraId="22383D84" w14:textId="59EB8DDC"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installed </w:t>
      </w:r>
      <w:r w:rsidR="007D273C">
        <w:rPr>
          <w:rFonts w:asciiTheme="minorHAnsi" w:hAnsiTheme="minorHAnsi"/>
        </w:rPr>
        <w:t>FID</w:t>
      </w:r>
      <w:r w:rsidRPr="007867DB">
        <w:rPr>
          <w:rFonts w:asciiTheme="minorHAnsi" w:hAnsiTheme="minorHAnsi"/>
        </w:rPr>
        <w:t xml:space="preserve"> is approved and appears the list of approved devices kept by the Commission. This requirement is detailed in Residential Appendix RA3.4.2.</w:t>
      </w:r>
    </w:p>
    <w:p w14:paraId="22383D85" w14:textId="3CAE1793"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system has operated for at least 15 minutes and that they system is operating within acceptable parameters as specified by the </w:t>
      </w:r>
      <w:r w:rsidR="007D273C">
        <w:rPr>
          <w:rFonts w:asciiTheme="minorHAnsi" w:hAnsiTheme="minorHAnsi"/>
        </w:rPr>
        <w:t>FID</w:t>
      </w:r>
      <w:r w:rsidRPr="007867DB">
        <w:rPr>
          <w:rFonts w:asciiTheme="minorHAnsi" w:hAnsiTheme="minorHAnsi"/>
        </w:rPr>
        <w:t xml:space="preserve"> and equipment manufacturers. This requirement is detailed in Residential Appendix RA3.4.2.</w:t>
      </w:r>
    </w:p>
    <w:p w14:paraId="22383D86" w14:textId="77777777" w:rsidR="003D0B24" w:rsidRPr="00331215" w:rsidRDefault="003D0B24" w:rsidP="003D0B24"/>
    <w:p w14:paraId="22383D87" w14:textId="77F2B248" w:rsidR="003D0B24" w:rsidRPr="00AC02CA" w:rsidRDefault="003D0B24" w:rsidP="003D0B24">
      <w:pPr>
        <w:rPr>
          <w:rFonts w:asciiTheme="minorHAnsi" w:hAnsiTheme="minorHAnsi"/>
          <w:b/>
        </w:rPr>
      </w:pPr>
      <w:r w:rsidRPr="00AC02CA">
        <w:rPr>
          <w:rFonts w:asciiTheme="minorHAnsi" w:hAnsiTheme="minorHAnsi"/>
          <w:b/>
        </w:rPr>
        <w:t>Section J.</w:t>
      </w:r>
      <w:r w:rsidR="00E95588" w:rsidRPr="00AC02CA">
        <w:rPr>
          <w:rFonts w:asciiTheme="minorHAnsi" w:hAnsiTheme="minorHAnsi"/>
          <w:b/>
        </w:rPr>
        <w:t xml:space="preserve"> </w:t>
      </w:r>
      <w:r w:rsidR="007D273C">
        <w:rPr>
          <w:rFonts w:asciiTheme="minorHAnsi" w:hAnsiTheme="minorHAnsi"/>
          <w:b/>
        </w:rPr>
        <w:t>Fault Indicator Display</w:t>
      </w:r>
      <w:r w:rsidRPr="00AC02CA">
        <w:rPr>
          <w:rFonts w:asciiTheme="minorHAnsi" w:hAnsiTheme="minorHAnsi"/>
          <w:b/>
        </w:rPr>
        <w:t xml:space="preserve"> – Additional Requirements</w:t>
      </w:r>
    </w:p>
    <w:p w14:paraId="22383D89" w14:textId="34AE5C15"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7D273C">
        <w:rPr>
          <w:rFonts w:asciiTheme="minorHAnsi" w:hAnsiTheme="minorHAnsi"/>
        </w:rPr>
        <w:t>FID</w:t>
      </w:r>
      <w:r w:rsidRPr="00464996">
        <w:rPr>
          <w:rFonts w:asciiTheme="minorHAnsi" w:hAnsiTheme="minorHAnsi"/>
        </w:rPr>
        <w:t>s to manufacturer’s specifications (unless factory installed) can be found in Joint Appendix JA6.1.3.</w:t>
      </w:r>
    </w:p>
    <w:p w14:paraId="22383D8A" w14:textId="200F6913"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7D273C">
        <w:rPr>
          <w:rFonts w:asciiTheme="minorHAnsi" w:hAnsiTheme="minorHAnsi"/>
        </w:rPr>
        <w:t>FID</w:t>
      </w:r>
      <w:r w:rsidRPr="00464996">
        <w:rPr>
          <w:rFonts w:asciiTheme="minorHAnsi" w:hAnsiTheme="minorHAnsi"/>
        </w:rPr>
        <w:t>s can be found in Joint Appendix JA6.1.4.</w:t>
      </w:r>
    </w:p>
    <w:p w14:paraId="22383DDF" w14:textId="77777777" w:rsidR="005F02F3" w:rsidRPr="00331215" w:rsidRDefault="005F02F3" w:rsidP="00BA2E0E">
      <w:pPr>
        <w:rPr>
          <w:rFonts w:ascii="Calibri" w:hAnsi="Calibri"/>
          <w:sz w:val="24"/>
          <w:szCs w:val="2"/>
        </w:rPr>
      </w:pPr>
    </w:p>
    <w:p w14:paraId="22383DE0" w14:textId="77777777" w:rsidR="005F02F3" w:rsidRPr="00331215" w:rsidRDefault="005F02F3" w:rsidP="00BA2E0E">
      <w:pPr>
        <w:rPr>
          <w:rFonts w:ascii="Calibri" w:hAnsi="Calibri"/>
          <w:sz w:val="24"/>
          <w:szCs w:val="2"/>
        </w:rPr>
      </w:pPr>
    </w:p>
    <w:p w14:paraId="22383DE1" w14:textId="77777777" w:rsidR="005F02F3" w:rsidRPr="00331215" w:rsidRDefault="005F02F3" w:rsidP="00D92E7B">
      <w:pPr>
        <w:rPr>
          <w:i/>
        </w:rPr>
        <w:sectPr w:rsidR="005F02F3" w:rsidRPr="00331215" w:rsidSect="00D013F1">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5F02F3" w:rsidRPr="00331215" w14:paraId="22383DE4" w14:textId="77777777" w:rsidTr="00CA2D4F">
        <w:trPr>
          <w:cantSplit/>
          <w:trHeight w:val="449"/>
        </w:trPr>
        <w:tc>
          <w:tcPr>
            <w:tcW w:w="5000" w:type="pct"/>
            <w:gridSpan w:val="3"/>
          </w:tcPr>
          <w:p w14:paraId="22383DE2" w14:textId="16DFD327" w:rsidR="005F02F3" w:rsidRPr="00331215" w:rsidRDefault="005F02F3" w:rsidP="00AC02CA">
            <w:pPr>
              <w:rPr>
                <w:rFonts w:ascii="Calibri" w:hAnsi="Calibri"/>
                <w:b/>
              </w:rPr>
            </w:pPr>
            <w:r w:rsidRPr="00331215">
              <w:rPr>
                <w:rFonts w:ascii="Calibri" w:hAnsi="Calibri"/>
                <w:b/>
              </w:rPr>
              <w:lastRenderedPageBreak/>
              <w:t>A. System Information</w:t>
            </w:r>
          </w:p>
          <w:p w14:paraId="22383DE3" w14:textId="77777777" w:rsidR="005F02F3" w:rsidRPr="00D013F1" w:rsidRDefault="005F02F3" w:rsidP="00AC02CA">
            <w:pPr>
              <w:rPr>
                <w:rFonts w:ascii="Calibri" w:hAnsi="Calibri"/>
              </w:rPr>
            </w:pPr>
            <w:r w:rsidRPr="00D013F1">
              <w:rPr>
                <w:rFonts w:ascii="Calibri" w:hAnsi="Calibri"/>
                <w:sz w:val="18"/>
              </w:rPr>
              <w:t>Each system requiring refrigerant charge verification will be documented on a separate certificate.</w:t>
            </w:r>
          </w:p>
        </w:tc>
      </w:tr>
      <w:tr w:rsidR="005F02F3" w:rsidRPr="00331215" w14:paraId="22383DE8" w14:textId="77777777" w:rsidTr="00AC02CA">
        <w:trPr>
          <w:cantSplit/>
          <w:trHeight w:val="360"/>
        </w:trPr>
        <w:tc>
          <w:tcPr>
            <w:tcW w:w="288" w:type="pct"/>
            <w:vAlign w:val="center"/>
          </w:tcPr>
          <w:p w14:paraId="22383DE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tcPr>
          <w:p w14:paraId="22383DE6" w14:textId="312617A3" w:rsidR="005F02F3" w:rsidRPr="00331215" w:rsidRDefault="00C01847" w:rsidP="00CA2D4F">
            <w:pPr>
              <w:pStyle w:val="Header"/>
              <w:tabs>
                <w:tab w:val="clear" w:pos="4320"/>
                <w:tab w:val="clear" w:pos="8640"/>
              </w:tabs>
              <w:rPr>
                <w:rFonts w:ascii="Calibri" w:hAnsi="Calibri"/>
              </w:rPr>
            </w:pPr>
            <w:r>
              <w:rPr>
                <w:rFonts w:ascii="Calibri" w:hAnsi="Calibri"/>
              </w:rPr>
              <w:t xml:space="preserve">Space Conditioning </w:t>
            </w:r>
            <w:r w:rsidR="005F02F3" w:rsidRPr="00331215">
              <w:rPr>
                <w:rFonts w:ascii="Calibri" w:hAnsi="Calibri"/>
              </w:rPr>
              <w:t>System Identification or Name</w:t>
            </w:r>
          </w:p>
        </w:tc>
        <w:tc>
          <w:tcPr>
            <w:tcW w:w="2500" w:type="pct"/>
          </w:tcPr>
          <w:p w14:paraId="22383DE7" w14:textId="77777777" w:rsidR="005F02F3" w:rsidRPr="00331215" w:rsidRDefault="005F02F3" w:rsidP="00CA2D4F">
            <w:pPr>
              <w:pStyle w:val="Header"/>
              <w:tabs>
                <w:tab w:val="clear" w:pos="4320"/>
                <w:tab w:val="clear" w:pos="8640"/>
              </w:tabs>
              <w:spacing w:after="60"/>
              <w:rPr>
                <w:rFonts w:ascii="Calibri" w:hAnsi="Calibri"/>
              </w:rPr>
            </w:pPr>
            <w:r w:rsidRPr="00331215">
              <w:rPr>
                <w:rFonts w:ascii="Calibri" w:hAnsi="Calibri"/>
              </w:rPr>
              <w:t>&lt;&lt;auto filled text: referenced from MCH01&gt;&gt;</w:t>
            </w:r>
          </w:p>
        </w:tc>
      </w:tr>
      <w:tr w:rsidR="005F02F3" w:rsidRPr="00331215" w14:paraId="22383DEC" w14:textId="77777777" w:rsidTr="00AC02CA">
        <w:trPr>
          <w:cantSplit/>
          <w:trHeight w:val="360"/>
        </w:trPr>
        <w:tc>
          <w:tcPr>
            <w:tcW w:w="288" w:type="pct"/>
            <w:vAlign w:val="center"/>
          </w:tcPr>
          <w:p w14:paraId="22383DE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tcPr>
          <w:p w14:paraId="22383DEA" w14:textId="73E78754" w:rsidR="005F02F3" w:rsidRPr="00331215" w:rsidRDefault="00C01847" w:rsidP="00CA2D4F">
            <w:pPr>
              <w:pStyle w:val="Header"/>
              <w:tabs>
                <w:tab w:val="clear" w:pos="4320"/>
                <w:tab w:val="clear" w:pos="8640"/>
              </w:tabs>
              <w:rPr>
                <w:rFonts w:ascii="Calibri" w:hAnsi="Calibri"/>
              </w:rPr>
            </w:pPr>
            <w:r>
              <w:rPr>
                <w:rFonts w:ascii="Calibri" w:hAnsi="Calibri"/>
              </w:rPr>
              <w:t xml:space="preserve">Space Conditioning </w:t>
            </w:r>
            <w:r w:rsidR="005F02F3" w:rsidRPr="00331215">
              <w:rPr>
                <w:rFonts w:ascii="Calibri" w:hAnsi="Calibri"/>
              </w:rPr>
              <w:t>System Location or Area Served</w:t>
            </w:r>
          </w:p>
        </w:tc>
        <w:tc>
          <w:tcPr>
            <w:tcW w:w="2500" w:type="pct"/>
          </w:tcPr>
          <w:p w14:paraId="22383DE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0" w14:textId="77777777" w:rsidTr="00AC02CA">
        <w:trPr>
          <w:cantSplit/>
          <w:trHeight w:val="360"/>
        </w:trPr>
        <w:tc>
          <w:tcPr>
            <w:tcW w:w="288" w:type="pct"/>
            <w:vAlign w:val="center"/>
          </w:tcPr>
          <w:p w14:paraId="22383DE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tcPr>
          <w:p w14:paraId="22383DEE" w14:textId="3B66B5C5"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ake or </w:t>
            </w:r>
            <w:r w:rsidR="00672DCD">
              <w:rPr>
                <w:rFonts w:ascii="Calibri" w:hAnsi="Calibri"/>
              </w:rPr>
              <w:t>B</w:t>
            </w:r>
            <w:r w:rsidRPr="00331215">
              <w:rPr>
                <w:rFonts w:ascii="Calibri" w:hAnsi="Calibri"/>
              </w:rPr>
              <w:t>rand</w:t>
            </w:r>
          </w:p>
        </w:tc>
        <w:tc>
          <w:tcPr>
            <w:tcW w:w="2500" w:type="pct"/>
          </w:tcPr>
          <w:p w14:paraId="22383DEF"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4" w14:textId="77777777" w:rsidTr="00AC02CA">
        <w:trPr>
          <w:cantSplit/>
          <w:trHeight w:val="360"/>
        </w:trPr>
        <w:tc>
          <w:tcPr>
            <w:tcW w:w="288" w:type="pct"/>
            <w:vAlign w:val="center"/>
          </w:tcPr>
          <w:p w14:paraId="22383DF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tcPr>
          <w:p w14:paraId="22383DF2" w14:textId="6E581444"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odel </w:t>
            </w:r>
            <w:r w:rsidR="00672DCD">
              <w:rPr>
                <w:rFonts w:ascii="Calibri" w:hAnsi="Calibri"/>
              </w:rPr>
              <w:t>N</w:t>
            </w:r>
            <w:r w:rsidRPr="00331215">
              <w:rPr>
                <w:rFonts w:ascii="Calibri" w:hAnsi="Calibri"/>
              </w:rPr>
              <w:t>umber</w:t>
            </w:r>
          </w:p>
        </w:tc>
        <w:tc>
          <w:tcPr>
            <w:tcW w:w="2500" w:type="pct"/>
          </w:tcPr>
          <w:p w14:paraId="22383DF3"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8" w14:textId="77777777" w:rsidTr="00AC02CA">
        <w:trPr>
          <w:cantSplit/>
          <w:trHeight w:val="360"/>
        </w:trPr>
        <w:tc>
          <w:tcPr>
            <w:tcW w:w="288" w:type="pct"/>
            <w:vAlign w:val="center"/>
          </w:tcPr>
          <w:p w14:paraId="22383DF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tcPr>
          <w:p w14:paraId="22383DF6" w14:textId="440E5C67" w:rsidR="005F02F3" w:rsidRPr="00331215" w:rsidRDefault="005F02F3" w:rsidP="00CA2D4F">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DF7"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C" w14:textId="77777777" w:rsidTr="00AC02CA">
        <w:trPr>
          <w:cantSplit/>
          <w:trHeight w:val="360"/>
        </w:trPr>
        <w:tc>
          <w:tcPr>
            <w:tcW w:w="288" w:type="pct"/>
            <w:vAlign w:val="center"/>
          </w:tcPr>
          <w:p w14:paraId="22383DF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tcPr>
          <w:p w14:paraId="22383DFA" w14:textId="75FBC43D"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S</w:t>
            </w:r>
            <w:r w:rsidRPr="00331215">
              <w:rPr>
                <w:rFonts w:ascii="Calibri" w:hAnsi="Calibri"/>
              </w:rPr>
              <w:t xml:space="preserve">erial </w:t>
            </w:r>
            <w:r w:rsidR="00672DCD">
              <w:rPr>
                <w:rFonts w:ascii="Calibri" w:hAnsi="Calibri"/>
              </w:rPr>
              <w:t>N</w:t>
            </w:r>
            <w:r w:rsidRPr="00331215">
              <w:rPr>
                <w:rFonts w:ascii="Calibri" w:hAnsi="Calibri"/>
              </w:rPr>
              <w:t>umber</w:t>
            </w:r>
          </w:p>
        </w:tc>
        <w:tc>
          <w:tcPr>
            <w:tcW w:w="2500" w:type="pct"/>
          </w:tcPr>
          <w:p w14:paraId="22383DF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E00" w14:textId="77777777" w:rsidTr="00AC02CA">
        <w:trPr>
          <w:cantSplit/>
          <w:trHeight w:val="360"/>
        </w:trPr>
        <w:tc>
          <w:tcPr>
            <w:tcW w:w="288" w:type="pct"/>
            <w:vAlign w:val="center"/>
          </w:tcPr>
          <w:p w14:paraId="22383DF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tcPr>
          <w:p w14:paraId="22383DFE" w14:textId="56A45CC8" w:rsidR="005F02F3" w:rsidRPr="00331215" w:rsidRDefault="005F02F3" w:rsidP="00CA2D4F">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DFF" w14:textId="4A3DCB4F" w:rsidR="005F02F3" w:rsidRPr="00331215" w:rsidRDefault="005F02F3" w:rsidP="00C82FEA">
            <w:pPr>
              <w:pStyle w:val="Header"/>
              <w:tabs>
                <w:tab w:val="clear" w:pos="4320"/>
                <w:tab w:val="clear" w:pos="8640"/>
              </w:tabs>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select from list: </w:t>
            </w:r>
            <w:r w:rsidRPr="00331215">
              <w:rPr>
                <w:rFonts w:ascii="Calibri" w:hAnsi="Calibri"/>
                <w:u w:val="single"/>
              </w:rPr>
              <w:t>R-22</w:t>
            </w:r>
            <w:r w:rsidRPr="00331215">
              <w:rPr>
                <w:rFonts w:ascii="Calibri" w:hAnsi="Calibri"/>
              </w:rPr>
              <w:t xml:space="preserve">, or </w:t>
            </w:r>
            <w:r w:rsidRPr="00331215">
              <w:rPr>
                <w:rFonts w:ascii="Calibri" w:hAnsi="Calibri"/>
                <w:u w:val="single"/>
              </w:rPr>
              <w:t>R-410A</w:t>
            </w:r>
            <w:r w:rsidRPr="00331215">
              <w:rPr>
                <w:rFonts w:ascii="Calibri" w:hAnsi="Calibri"/>
              </w:rPr>
              <w:t xml:space="preserve">, or </w:t>
            </w:r>
            <w:r w:rsidRPr="00331215">
              <w:rPr>
                <w:rFonts w:ascii="Calibri" w:hAnsi="Calibri"/>
                <w:u w:val="single"/>
              </w:rPr>
              <w:t>other</w:t>
            </w:r>
            <w:r w:rsidRPr="00331215">
              <w:rPr>
                <w:rFonts w:ascii="Calibri" w:hAnsi="Calibri"/>
              </w:rPr>
              <w:t>&gt;&gt;</w:t>
            </w:r>
          </w:p>
        </w:tc>
      </w:tr>
      <w:tr w:rsidR="005F02F3" w:rsidRPr="00331215" w14:paraId="22383E04" w14:textId="77777777" w:rsidTr="00AC02CA">
        <w:trPr>
          <w:cantSplit/>
          <w:trHeight w:val="360"/>
        </w:trPr>
        <w:tc>
          <w:tcPr>
            <w:tcW w:w="288" w:type="pct"/>
            <w:vAlign w:val="center"/>
          </w:tcPr>
          <w:p w14:paraId="22383E0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E02" w14:textId="7A8851D3" w:rsidR="005F02F3" w:rsidRPr="00331215" w:rsidRDefault="005F02F3" w:rsidP="00CA2D4F">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E03" w14:textId="0AEFF340" w:rsidR="005F02F3" w:rsidRPr="00331215" w:rsidRDefault="005F02F3" w:rsidP="00C82FEA">
            <w:pPr>
              <w:spacing w:after="60"/>
              <w:rPr>
                <w:rFonts w:ascii="Calibri" w:hAnsi="Calibri"/>
              </w:rPr>
            </w:pPr>
            <w:r w:rsidRPr="00331215">
              <w:rPr>
                <w:rFonts w:ascii="Calibri" w:hAnsi="Calibri"/>
              </w:rPr>
              <w:t>&lt;&lt;</w:t>
            </w:r>
            <w:r w:rsidR="00C82FEA">
              <w:rPr>
                <w:rFonts w:ascii="Calibri" w:hAnsi="Calibri"/>
              </w:rPr>
              <w:t xml:space="preserve"> if A07 value = R-22 or R-410A then value in this field = N/A; elseif value in A07= other, then </w:t>
            </w:r>
            <w:r w:rsidRPr="00331215">
              <w:rPr>
                <w:rFonts w:ascii="Calibri" w:hAnsi="Calibri"/>
              </w:rPr>
              <w:t>user input: text</w:t>
            </w:r>
            <w:r w:rsidR="00C82FEA">
              <w:rPr>
                <w:rFonts w:ascii="Calibri" w:hAnsi="Calibri"/>
              </w:rPr>
              <w:t xml:space="preserve"> in this field to identify the refrigerant type</w:t>
            </w:r>
            <w:r w:rsidR="00C82FEA" w:rsidRPr="00331215" w:rsidDel="00C82FEA">
              <w:rPr>
                <w:rFonts w:ascii="Calibri" w:hAnsi="Calibri"/>
              </w:rPr>
              <w:t xml:space="preserve"> </w:t>
            </w:r>
            <w:r w:rsidRPr="00331215">
              <w:rPr>
                <w:rFonts w:ascii="Calibri" w:hAnsi="Calibri"/>
              </w:rPr>
              <w:t>&gt;&gt;</w:t>
            </w:r>
          </w:p>
        </w:tc>
      </w:tr>
      <w:tr w:rsidR="00577E06" w:rsidRPr="00331215" w14:paraId="787D50E2" w14:textId="77777777" w:rsidTr="00AC02CA">
        <w:trPr>
          <w:cantSplit/>
          <w:trHeight w:val="360"/>
        </w:trPr>
        <w:tc>
          <w:tcPr>
            <w:tcW w:w="288" w:type="pct"/>
            <w:vAlign w:val="center"/>
          </w:tcPr>
          <w:p w14:paraId="10B80F27" w14:textId="7A94D62C"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02A089D" w14:textId="5AB7FE71" w:rsidR="00577E06" w:rsidRDefault="00577E06" w:rsidP="00CA2D4F">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67992069" w14:textId="788EDAFC" w:rsidR="00577E06" w:rsidRPr="00331215" w:rsidRDefault="00577E06" w:rsidP="003C5586">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5F02F3" w:rsidRPr="00331215" w14:paraId="22383E08" w14:textId="77777777" w:rsidTr="00AC02CA">
        <w:trPr>
          <w:cantSplit/>
          <w:trHeight w:val="360"/>
        </w:trPr>
        <w:tc>
          <w:tcPr>
            <w:tcW w:w="288" w:type="pct"/>
            <w:vAlign w:val="center"/>
          </w:tcPr>
          <w:p w14:paraId="22383E05" w14:textId="0A3EB068" w:rsidR="005F02F3"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E06" w14:textId="5FA91961" w:rsidR="005F02F3" w:rsidRPr="00331215" w:rsidRDefault="003C5586" w:rsidP="00CA2D4F">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w:t>
            </w:r>
            <w:r w:rsidR="005F02F3" w:rsidRPr="00331215">
              <w:rPr>
                <w:rFonts w:ascii="Calibri" w:hAnsi="Calibri"/>
              </w:rPr>
              <w:t>Type</w:t>
            </w:r>
          </w:p>
        </w:tc>
        <w:tc>
          <w:tcPr>
            <w:tcW w:w="2500" w:type="pct"/>
            <w:vAlign w:val="center"/>
          </w:tcPr>
          <w:p w14:paraId="22383E07" w14:textId="77777777" w:rsidR="005F02F3" w:rsidRPr="00331215" w:rsidRDefault="005F02F3" w:rsidP="003C5586">
            <w:pPr>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pick one from list: </w:t>
            </w:r>
            <w:r w:rsidRPr="00331215">
              <w:rPr>
                <w:rFonts w:ascii="Calibri" w:hAnsi="Calibri"/>
                <w:u w:val="single"/>
              </w:rPr>
              <w:t>New</w:t>
            </w:r>
            <w:r w:rsidRPr="00331215">
              <w:rPr>
                <w:rFonts w:ascii="Calibri" w:hAnsi="Calibri"/>
              </w:rPr>
              <w:t xml:space="preserve">; or </w:t>
            </w:r>
            <w:r w:rsidRPr="00331215">
              <w:rPr>
                <w:rFonts w:ascii="Calibri" w:hAnsi="Calibri"/>
                <w:u w:val="single"/>
              </w:rPr>
              <w:t>Replacement</w:t>
            </w:r>
            <w:r w:rsidRPr="00331215">
              <w:rPr>
                <w:rFonts w:ascii="Calibri" w:hAnsi="Calibri"/>
              </w:rPr>
              <w:t xml:space="preserve">; or </w:t>
            </w:r>
            <w:r w:rsidRPr="00331215">
              <w:rPr>
                <w:rFonts w:ascii="Calibri" w:hAnsi="Calibri"/>
                <w:u w:val="single"/>
              </w:rPr>
              <w:t>Alteration</w:t>
            </w:r>
            <w:r w:rsidRPr="00331215">
              <w:rPr>
                <w:rFonts w:ascii="Calibri" w:hAnsi="Calibri"/>
              </w:rPr>
              <w:t xml:space="preserve"> &gt;&gt;</w:t>
            </w:r>
          </w:p>
        </w:tc>
      </w:tr>
      <w:tr w:rsidR="005F02F3" w:rsidRPr="00331215" w14:paraId="22383E0C" w14:textId="77777777" w:rsidTr="00AC02CA">
        <w:trPr>
          <w:cantSplit/>
          <w:trHeight w:val="360"/>
        </w:trPr>
        <w:tc>
          <w:tcPr>
            <w:tcW w:w="288" w:type="pct"/>
            <w:vAlign w:val="center"/>
          </w:tcPr>
          <w:p w14:paraId="22383E09" w14:textId="22024998" w:rsidR="005F02F3"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6F102024" w14:textId="55563617" w:rsidR="00672DCD" w:rsidRDefault="007D273C" w:rsidP="00CA2D4F">
            <w:pPr>
              <w:pStyle w:val="Header"/>
              <w:tabs>
                <w:tab w:val="clear" w:pos="4320"/>
                <w:tab w:val="clear" w:pos="8640"/>
              </w:tabs>
              <w:rPr>
                <w:rFonts w:ascii="Calibri" w:hAnsi="Calibri"/>
              </w:rPr>
            </w:pPr>
            <w:r>
              <w:rPr>
                <w:rFonts w:ascii="Calibri" w:hAnsi="Calibri"/>
              </w:rPr>
              <w:t>Fault Indicator Display</w:t>
            </w:r>
            <w:r w:rsidR="005F02F3" w:rsidRPr="00331215">
              <w:rPr>
                <w:rFonts w:ascii="Calibri" w:hAnsi="Calibri"/>
              </w:rPr>
              <w:t xml:space="preserve"> (</w:t>
            </w:r>
            <w:r>
              <w:rPr>
                <w:rFonts w:ascii="Calibri" w:hAnsi="Calibri"/>
              </w:rPr>
              <w:t>FID</w:t>
            </w:r>
            <w:r w:rsidR="005F02F3" w:rsidRPr="00331215">
              <w:rPr>
                <w:rFonts w:ascii="Calibri" w:hAnsi="Calibri"/>
              </w:rPr>
              <w:t>) Status</w:t>
            </w:r>
          </w:p>
          <w:p w14:paraId="22383E0A" w14:textId="67660205"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(Note: Even systems with </w:t>
            </w:r>
            <w:proofErr w:type="gramStart"/>
            <w:r w:rsidRPr="00331215">
              <w:rPr>
                <w:rFonts w:ascii="Calibri" w:hAnsi="Calibri"/>
              </w:rPr>
              <w:t>a</w:t>
            </w:r>
            <w:proofErr w:type="gramEnd"/>
            <w:r w:rsidRPr="00331215">
              <w:rPr>
                <w:rFonts w:ascii="Calibri" w:hAnsi="Calibri"/>
              </w:rPr>
              <w:t xml:space="preserve">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E0B" w14:textId="72237F0E"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u w:val="single"/>
              </w:rPr>
              <w:t xml:space="preserve">This system has a factory installed </w:t>
            </w:r>
            <w:proofErr w:type="gramStart"/>
            <w:r w:rsidR="007D273C">
              <w:rPr>
                <w:rFonts w:ascii="Calibri" w:hAnsi="Calibri"/>
                <w:u w:val="single"/>
              </w:rPr>
              <w:t>FID</w:t>
            </w:r>
            <w:r w:rsidRPr="00331215">
              <w:rPr>
                <w:rFonts w:ascii="Calibri" w:hAnsi="Calibri"/>
              </w:rPr>
              <w:t>;  or</w:t>
            </w:r>
            <w:proofErr w:type="gramEnd"/>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rPr>
              <w:t>;  or</w:t>
            </w:r>
            <w:r w:rsidRPr="00331215">
              <w:rPr>
                <w:rFonts w:ascii="Calibri" w:hAnsi="Calibri"/>
                <w:u w:val="single"/>
              </w:rPr>
              <w:t xml:space="preserve"> This system does not have a </w:t>
            </w:r>
            <w:r w:rsidR="007D273C">
              <w:rPr>
                <w:rFonts w:ascii="Calibri" w:hAnsi="Calibri"/>
                <w:u w:val="single"/>
              </w:rPr>
              <w:t>FID</w:t>
            </w:r>
            <w:r w:rsidRPr="00331215">
              <w:rPr>
                <w:rFonts w:ascii="Calibri" w:hAnsi="Calibri"/>
                <w:u w:val="single"/>
              </w:rPr>
              <w:t xml:space="preserve"> device installed&gt;&gt;</w:t>
            </w:r>
          </w:p>
        </w:tc>
      </w:tr>
      <w:tr w:rsidR="005F02F3" w:rsidRPr="00331215" w14:paraId="22383E10" w14:textId="77777777" w:rsidTr="00AC02CA">
        <w:trPr>
          <w:cantSplit/>
          <w:trHeight w:val="360"/>
        </w:trPr>
        <w:tc>
          <w:tcPr>
            <w:tcW w:w="288" w:type="pct"/>
            <w:vAlign w:val="center"/>
          </w:tcPr>
          <w:p w14:paraId="22383E0D" w14:textId="56CE26DC" w:rsidR="005F02F3"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E0E" w14:textId="36B00740"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Is the system of a type that the minimum airflow can be verified </w:t>
            </w:r>
            <w:r w:rsidR="00461B59">
              <w:rPr>
                <w:rFonts w:ascii="Calibri" w:hAnsi="Calibri"/>
              </w:rPr>
              <w:t xml:space="preserve">for all indoor units </w:t>
            </w:r>
            <w:r w:rsidRPr="00331215">
              <w:rPr>
                <w:rFonts w:ascii="Calibri" w:hAnsi="Calibri"/>
              </w:rPr>
              <w:t>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18BA0313" w14:textId="77777777" w:rsidR="005C17A9" w:rsidRDefault="005F02F3" w:rsidP="00CA2D4F">
            <w:pPr>
              <w:spacing w:after="60"/>
              <w:rPr>
                <w:rFonts w:ascii="Calibri" w:hAnsi="Calibri"/>
              </w:rPr>
            </w:pPr>
            <w:r w:rsidRPr="00331215">
              <w:rPr>
                <w:rFonts w:ascii="Calibri" w:hAnsi="Calibri"/>
              </w:rPr>
              <w:t>&lt;</w:t>
            </w:r>
            <w:proofErr w:type="gramStart"/>
            <w:r w:rsidRPr="00331215">
              <w:rPr>
                <w:rFonts w:ascii="Calibri" w:hAnsi="Calibri"/>
              </w:rPr>
              <w:t>&lt;</w:t>
            </w:r>
            <w:r w:rsidR="00E606CA">
              <w:rPr>
                <w:rFonts w:ascii="Calibri" w:hAnsi="Calibri"/>
              </w:rPr>
              <w:t>(</w:t>
            </w:r>
            <w:proofErr w:type="gramEnd"/>
            <w:r w:rsidR="005C17A9" w:rsidRPr="009B391A">
              <w:rPr>
                <w:rFonts w:ascii="Calibri" w:hAnsi="Calibri"/>
              </w:rPr>
              <w:t xml:space="preserve">*for criterion 1 below </w:t>
            </w:r>
            <w:r w:rsidR="00E606CA">
              <w:rPr>
                <w:rFonts w:ascii="Calibri" w:hAnsi="Calibri"/>
              </w:rPr>
              <w:t xml:space="preserve">reference data on MCH-01: MCH-01a section J field 12; or MCH-01b </w:t>
            </w:r>
            <w:r w:rsidR="005C17A9">
              <w:rPr>
                <w:rFonts w:ascii="Calibri" w:hAnsi="Calibri"/>
              </w:rPr>
              <w:t xml:space="preserve">section F field 11 or </w:t>
            </w:r>
            <w:r w:rsidR="00E606CA">
              <w:rPr>
                <w:rFonts w:ascii="Calibri" w:hAnsi="Calibri"/>
              </w:rPr>
              <w:t xml:space="preserve">section G field </w:t>
            </w:r>
            <w:r w:rsidR="008E2755">
              <w:rPr>
                <w:rFonts w:ascii="Calibri" w:hAnsi="Calibri"/>
              </w:rPr>
              <w:t>13</w:t>
            </w:r>
            <w:r w:rsidR="00E606CA">
              <w:rPr>
                <w:rFonts w:ascii="Calibri" w:hAnsi="Calibri"/>
              </w:rPr>
              <w:t>; or MCH-01c section I field 11</w:t>
            </w:r>
            <w:r w:rsidR="00F52C0B">
              <w:rPr>
                <w:rFonts w:ascii="Calibri" w:hAnsi="Calibri"/>
              </w:rPr>
              <w:t xml:space="preserve">, or </w:t>
            </w:r>
            <w:r w:rsidR="00CA61BB">
              <w:rPr>
                <w:rFonts w:ascii="Calibri" w:hAnsi="Calibri"/>
              </w:rPr>
              <w:t xml:space="preserve">MCH-01d </w:t>
            </w:r>
            <w:r w:rsidR="005C17A9">
              <w:rPr>
                <w:rFonts w:ascii="Calibri" w:hAnsi="Calibri"/>
              </w:rPr>
              <w:t xml:space="preserve">section K field 11 or </w:t>
            </w:r>
            <w:r w:rsidR="00CA61BB">
              <w:rPr>
                <w:rFonts w:ascii="Calibri" w:hAnsi="Calibri"/>
              </w:rPr>
              <w:t xml:space="preserve">section L field </w:t>
            </w:r>
            <w:r w:rsidR="008E2755">
              <w:rPr>
                <w:rFonts w:ascii="Calibri" w:hAnsi="Calibri"/>
              </w:rPr>
              <w:t>13</w:t>
            </w:r>
            <w:r w:rsidR="005C17A9">
              <w:rPr>
                <w:rFonts w:ascii="Calibri" w:hAnsi="Calibri"/>
              </w:rPr>
              <w:t>;</w:t>
            </w:r>
          </w:p>
          <w:p w14:paraId="660D88B1" w14:textId="77777777" w:rsidR="005C17A9" w:rsidRPr="00126BEC" w:rsidRDefault="005C17A9" w:rsidP="005C17A9">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1B185718" w14:textId="3041E4FD" w:rsidR="00E606CA" w:rsidRDefault="005C17A9" w:rsidP="005C17A9">
            <w:pPr>
              <w:spacing w:after="60"/>
              <w:rPr>
                <w:rFonts w:ascii="Calibri" w:hAnsi="Calibri"/>
              </w:rPr>
            </w:pPr>
            <w:r w:rsidRPr="00126BEC">
              <w:rPr>
                <w:rFonts w:ascii="Calibri" w:hAnsi="Calibri"/>
              </w:rPr>
              <w:t>*for criterion 3 below reference data on MCH-01: MCH-01b C12, C13; MCH-01d D06, D13</w:t>
            </w:r>
            <w:r w:rsidR="00E606CA">
              <w:rPr>
                <w:rFonts w:ascii="Calibri" w:hAnsi="Calibri"/>
              </w:rPr>
              <w:t>)</w:t>
            </w:r>
          </w:p>
          <w:p w14:paraId="304DD182" w14:textId="77777777" w:rsidR="005C17A9" w:rsidRDefault="00E606CA" w:rsidP="005C17A9">
            <w:pPr>
              <w:spacing w:after="60"/>
              <w:rPr>
                <w:rFonts w:ascii="Calibri" w:hAnsi="Calibri"/>
              </w:rPr>
            </w:pPr>
            <w:r>
              <w:rPr>
                <w:rFonts w:ascii="Calibri" w:hAnsi="Calibri"/>
              </w:rPr>
              <w:t xml:space="preserve">If </w:t>
            </w:r>
            <w:r w:rsidR="005C17A9" w:rsidRPr="00126BEC">
              <w:rPr>
                <w:rFonts w:ascii="Calibri" w:hAnsi="Calibri"/>
              </w:rPr>
              <w:t>one of the following three criteria are true:</w:t>
            </w:r>
          </w:p>
          <w:p w14:paraId="2D2C6383" w14:textId="4F0817B1" w:rsidR="005C17A9" w:rsidRDefault="005C17A9" w:rsidP="005C17A9">
            <w:pPr>
              <w:spacing w:after="60"/>
              <w:rPr>
                <w:rFonts w:ascii="Calibri" w:hAnsi="Calibri"/>
              </w:rPr>
            </w:pPr>
            <w:r>
              <w:rPr>
                <w:rFonts w:ascii="Calibri" w:hAnsi="Calibri"/>
              </w:rPr>
              <w:t>criterion 1: [</w:t>
            </w:r>
            <w:r w:rsidR="00E606CA">
              <w:rPr>
                <w:rFonts w:ascii="Calibri" w:hAnsi="Calibri"/>
              </w:rPr>
              <w:t xml:space="preserve">value </w:t>
            </w:r>
            <w:r w:rsidRPr="00AB4364">
              <w:rPr>
                <w:rFonts w:ascii="Calibri" w:hAnsi="Calibri"/>
              </w:rPr>
              <w:t xml:space="preserve">for the RA3 airflow measurement question field for any of the ducted indoor units for this system </w:t>
            </w:r>
            <w:r w:rsidR="00E606CA">
              <w:rPr>
                <w:rFonts w:ascii="Calibri" w:hAnsi="Calibri"/>
              </w:rPr>
              <w:t>on MCH-01=</w:t>
            </w:r>
            <w:r>
              <w:rPr>
                <w:rFonts w:ascii="Calibri" w:hAnsi="Calibri"/>
              </w:rPr>
              <w:t>No</w:t>
            </w:r>
            <w:proofErr w:type="gramStart"/>
            <w:r>
              <w:rPr>
                <w:rFonts w:ascii="Calibri" w:hAnsi="Calibri"/>
              </w:rPr>
              <w:t>];</w:t>
            </w:r>
            <w:proofErr w:type="gramEnd"/>
          </w:p>
          <w:p w14:paraId="7919E6B5" w14:textId="77777777" w:rsidR="005C17A9" w:rsidRPr="00AB4364" w:rsidRDefault="005C17A9" w:rsidP="005C17A9">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1B4B752" w14:textId="77777777" w:rsidR="005C17A9" w:rsidRDefault="005C17A9" w:rsidP="005C17A9">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58E5B6BA" w14:textId="729E0B74" w:rsidR="00E606CA" w:rsidRDefault="00E606CA" w:rsidP="005C17A9">
            <w:pPr>
              <w:spacing w:after="60"/>
              <w:rPr>
                <w:rFonts w:ascii="Calibri" w:hAnsi="Calibri"/>
                <w:u w:val="single"/>
              </w:rPr>
            </w:pPr>
            <w:r>
              <w:rPr>
                <w:rFonts w:ascii="Calibri" w:hAnsi="Calibri"/>
              </w:rPr>
              <w:t>then value in this field=</w:t>
            </w:r>
            <w:r w:rsidR="005C17A9">
              <w:rPr>
                <w:rFonts w:ascii="Calibri" w:hAnsi="Calibri"/>
                <w:b/>
                <w:u w:val="single"/>
              </w:rPr>
              <w:t>no</w:t>
            </w:r>
            <w:r w:rsidR="005F02F3" w:rsidRPr="00331215">
              <w:rPr>
                <w:rFonts w:ascii="Calibri" w:hAnsi="Calibri"/>
                <w:u w:val="single"/>
              </w:rPr>
              <w:t xml:space="preserve">, the system airflow rate measurement procedures in RA3.3 or </w:t>
            </w:r>
            <w:r w:rsidR="005F02F3" w:rsidRPr="00331215">
              <w:rPr>
                <w:rFonts w:ascii="Calibri" w:hAnsi="Calibri"/>
              </w:rPr>
              <w:t>RA</w:t>
            </w:r>
            <w:r w:rsidR="004A27EA">
              <w:rPr>
                <w:rFonts w:ascii="Calibri" w:hAnsi="Calibri"/>
              </w:rPr>
              <w:t>3.3.3</w:t>
            </w:r>
            <w:r w:rsidR="005F02F3" w:rsidRPr="00331215">
              <w:rPr>
                <w:rFonts w:ascii="Calibri" w:hAnsi="Calibri"/>
              </w:rPr>
              <w:t xml:space="preserve"> </w:t>
            </w:r>
            <w:r w:rsidR="005F02F3" w:rsidRPr="00331215">
              <w:rPr>
                <w:rFonts w:ascii="Calibri" w:hAnsi="Calibri"/>
                <w:u w:val="single"/>
              </w:rPr>
              <w:t>can</w:t>
            </w:r>
            <w:r w:rsidR="005C17A9">
              <w:rPr>
                <w:rFonts w:ascii="Calibri" w:hAnsi="Calibri"/>
                <w:u w:val="single"/>
              </w:rPr>
              <w:t>not</w:t>
            </w:r>
            <w:r w:rsidR="005F02F3" w:rsidRPr="00331215">
              <w:rPr>
                <w:rFonts w:ascii="Calibri" w:hAnsi="Calibri"/>
                <w:u w:val="single"/>
              </w:rPr>
              <w:t xml:space="preserve"> be used to verify system airflow rate requirements</w:t>
            </w:r>
            <w:r w:rsidR="005C17A9">
              <w:rPr>
                <w:rFonts w:ascii="Calibri" w:hAnsi="Calibri"/>
                <w:u w:val="single"/>
              </w:rPr>
              <w:t xml:space="preserve"> for all the indoor units for this </w:t>
            </w:r>
            <w:proofErr w:type="gramStart"/>
            <w:r w:rsidR="005C17A9">
              <w:rPr>
                <w:rFonts w:ascii="Calibri" w:hAnsi="Calibri"/>
                <w:u w:val="single"/>
              </w:rPr>
              <w:t>system</w:t>
            </w:r>
            <w:r w:rsidR="005F02F3" w:rsidRPr="00331215">
              <w:rPr>
                <w:rFonts w:ascii="Calibri" w:hAnsi="Calibri"/>
                <w:u w:val="single"/>
              </w:rPr>
              <w:t>;</w:t>
            </w:r>
            <w:proofErr w:type="gramEnd"/>
          </w:p>
          <w:p w14:paraId="22383E0F" w14:textId="04E8754F" w:rsidR="005F02F3" w:rsidRPr="00331215" w:rsidRDefault="005C17A9" w:rsidP="00994F75">
            <w:pPr>
              <w:spacing w:after="60"/>
              <w:rPr>
                <w:rFonts w:ascii="Calibri" w:hAnsi="Calibri"/>
              </w:rPr>
            </w:pPr>
            <w:r>
              <w:rPr>
                <w:rFonts w:ascii="Calibri" w:hAnsi="Calibri"/>
                <w:u w:val="single"/>
              </w:rPr>
              <w:t>else value = yes</w:t>
            </w:r>
            <w:r w:rsidR="005F02F3" w:rsidRPr="00331215">
              <w:rPr>
                <w:rFonts w:ascii="Calibri" w:hAnsi="Calibri"/>
                <w:u w:val="single"/>
              </w:rPr>
              <w:t>&gt;&gt;</w:t>
            </w:r>
          </w:p>
        </w:tc>
      </w:tr>
      <w:tr w:rsidR="005F02F3" w:rsidRPr="00331215" w14:paraId="22383E14" w14:textId="77777777" w:rsidTr="00AC02CA">
        <w:trPr>
          <w:cantSplit/>
          <w:trHeight w:val="360"/>
        </w:trPr>
        <w:tc>
          <w:tcPr>
            <w:tcW w:w="288" w:type="pct"/>
            <w:vAlign w:val="center"/>
          </w:tcPr>
          <w:p w14:paraId="22383E11" w14:textId="0FD1EDF1" w:rsidR="005F02F3"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E12" w14:textId="77777777" w:rsidR="005F02F3" w:rsidRPr="00331215" w:rsidRDefault="005F02F3" w:rsidP="00CA2D4F">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E13" w14:textId="77777777"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b/>
                <w:u w:val="single"/>
              </w:rPr>
              <w:t>yes</w:t>
            </w:r>
            <w:r w:rsidRPr="00331215">
              <w:rPr>
                <w:rFonts w:ascii="Calibri" w:hAnsi="Calibri"/>
                <w:u w:val="single"/>
              </w:rPr>
              <w:t xml:space="preserve">, one of the Refrigerant charge verification procedures from RA3.2.2 or RA1 is applicable to this system and can be used to verify </w:t>
            </w:r>
            <w:proofErr w:type="gramStart"/>
            <w:r w:rsidRPr="00331215">
              <w:rPr>
                <w:rFonts w:ascii="Calibri" w:hAnsi="Calibri"/>
                <w:u w:val="single"/>
              </w:rPr>
              <w:t>compliance;</w:t>
            </w:r>
            <w:r w:rsidRPr="00331215">
              <w:rPr>
                <w:rFonts w:ascii="Calibri" w:hAnsi="Calibri"/>
              </w:rPr>
              <w:t xml:space="preserve">  or</w:t>
            </w:r>
            <w:proofErr w:type="gramEnd"/>
            <w:r w:rsidRPr="00331215">
              <w:rPr>
                <w:rFonts w:ascii="Calibri" w:hAnsi="Calibri"/>
              </w:rPr>
              <w:t xml:space="preserve"> </w:t>
            </w:r>
            <w:r w:rsidRPr="00331215">
              <w:rPr>
                <w:rFonts w:ascii="Calibri" w:hAnsi="Calibri"/>
                <w:b/>
                <w:u w:val="single"/>
              </w:rPr>
              <w:t>no</w:t>
            </w:r>
            <w:r w:rsidRPr="00331215">
              <w:rPr>
                <w:rFonts w:ascii="Calibri" w:hAnsi="Calibri"/>
                <w:u w:val="single"/>
              </w:rPr>
              <w:t>,</w:t>
            </w:r>
            <w:r w:rsidRPr="00331215">
              <w:rPr>
                <w:rFonts w:ascii="Calibri" w:hAnsi="Calibri"/>
              </w:rPr>
              <w:t xml:space="preserve"> </w:t>
            </w:r>
            <w:r w:rsidRPr="00331215">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331215">
              <w:rPr>
                <w:rFonts w:ascii="Calibri" w:hAnsi="Calibri"/>
              </w:rPr>
              <w:t>&gt;&gt;</w:t>
            </w:r>
          </w:p>
        </w:tc>
      </w:tr>
      <w:tr w:rsidR="005F02F3" w:rsidRPr="00331215" w14:paraId="22383E18" w14:textId="77777777" w:rsidTr="00AC02CA">
        <w:trPr>
          <w:cantSplit/>
          <w:trHeight w:val="360"/>
        </w:trPr>
        <w:tc>
          <w:tcPr>
            <w:tcW w:w="288" w:type="pct"/>
            <w:vAlign w:val="center"/>
          </w:tcPr>
          <w:p w14:paraId="22383E15" w14:textId="4A1E9BD4" w:rsidR="005F02F3" w:rsidRPr="00331215" w:rsidRDefault="00577E06" w:rsidP="00AC02CA">
            <w:pPr>
              <w:pStyle w:val="Header"/>
              <w:tabs>
                <w:tab w:val="clear" w:pos="4320"/>
                <w:tab w:val="clear" w:pos="8640"/>
              </w:tabs>
              <w:jc w:val="center"/>
              <w:rPr>
                <w:rFonts w:ascii="Calibri" w:hAnsi="Calibri"/>
              </w:rPr>
            </w:pPr>
            <w:r>
              <w:rPr>
                <w:rFonts w:ascii="Calibri" w:hAnsi="Calibri"/>
              </w:rPr>
              <w:lastRenderedPageBreak/>
              <w:t>14</w:t>
            </w:r>
          </w:p>
        </w:tc>
        <w:tc>
          <w:tcPr>
            <w:tcW w:w="2212" w:type="pct"/>
            <w:vAlign w:val="center"/>
          </w:tcPr>
          <w:p w14:paraId="22383E16" w14:textId="202D7A96"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672DCD">
              <w:rPr>
                <w:rFonts w:ascii="Calibri" w:hAnsi="Calibri"/>
              </w:rPr>
              <w:t>S</w:t>
            </w:r>
            <w:r w:rsidRPr="00331215">
              <w:rPr>
                <w:rFonts w:ascii="Calibri" w:hAnsi="Calibri"/>
              </w:rPr>
              <w:t>ystem</w:t>
            </w:r>
          </w:p>
        </w:tc>
        <w:tc>
          <w:tcPr>
            <w:tcW w:w="2500" w:type="pct"/>
            <w:vAlign w:val="center"/>
          </w:tcPr>
          <w:p w14:paraId="22383E17" w14:textId="77777777" w:rsidR="005F02F3" w:rsidRPr="00331215" w:rsidRDefault="005F02F3" w:rsidP="00CA2D4F">
            <w:pPr>
              <w:rPr>
                <w:rFonts w:ascii="Calibri" w:hAnsi="Calibri"/>
              </w:rPr>
            </w:pPr>
            <w:r w:rsidRPr="00331215">
              <w:rPr>
                <w:rFonts w:ascii="Calibri" w:hAnsi="Calibri"/>
              </w:rPr>
              <w:t>&lt;&lt;user input: date: use validated date format&gt;&gt;</w:t>
            </w:r>
          </w:p>
        </w:tc>
      </w:tr>
      <w:tr w:rsidR="005F02F3" w:rsidRPr="00331215" w14:paraId="22383E21" w14:textId="77777777" w:rsidTr="00AC02CA">
        <w:trPr>
          <w:cantSplit/>
          <w:trHeight w:val="360"/>
        </w:trPr>
        <w:tc>
          <w:tcPr>
            <w:tcW w:w="288" w:type="pct"/>
            <w:vAlign w:val="center"/>
          </w:tcPr>
          <w:p w14:paraId="22383E19" w14:textId="32D101DC" w:rsidR="005F02F3"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88" w:type="pct"/>
            <w:vAlign w:val="center"/>
          </w:tcPr>
          <w:p w14:paraId="22383E1A" w14:textId="4989AEBC" w:rsidR="000A2217" w:rsidRDefault="005F02F3" w:rsidP="00672DCD">
            <w:pPr>
              <w:pStyle w:val="Header"/>
              <w:tabs>
                <w:tab w:val="clear" w:pos="4320"/>
                <w:tab w:val="clear" w:pos="8640"/>
              </w:tabs>
              <w:rPr>
                <w:rFonts w:ascii="Calibri" w:hAnsi="Calibri"/>
              </w:rPr>
            </w:pPr>
            <w:r w:rsidRPr="00331215">
              <w:rPr>
                <w:rFonts w:ascii="Calibri" w:hAnsi="Calibri"/>
              </w:rPr>
              <w:t xml:space="preserve">Refrigerant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M</w:t>
            </w:r>
            <w:r w:rsidRPr="00331215">
              <w:rPr>
                <w:rFonts w:ascii="Calibri" w:hAnsi="Calibri"/>
              </w:rPr>
              <w:t xml:space="preserve">ethod </w:t>
            </w:r>
            <w:r w:rsidR="00672DCD">
              <w:rPr>
                <w:rFonts w:ascii="Calibri" w:hAnsi="Calibri"/>
              </w:rPr>
              <w:t>U</w:t>
            </w:r>
            <w:r w:rsidRPr="00331215">
              <w:rPr>
                <w:rFonts w:ascii="Calibri" w:hAnsi="Calibri"/>
              </w:rPr>
              <w:t>sed</w:t>
            </w:r>
          </w:p>
          <w:p w14:paraId="7BDC6F22" w14:textId="77777777" w:rsidR="000A2217" w:rsidRPr="001129E1" w:rsidRDefault="000A2217" w:rsidP="001129E1"/>
          <w:p w14:paraId="6DAA2B28" w14:textId="77777777" w:rsidR="000A2217" w:rsidRPr="001129E1" w:rsidRDefault="000A2217" w:rsidP="001129E1"/>
          <w:p w14:paraId="13B3ABE8" w14:textId="77777777" w:rsidR="000A2217" w:rsidRPr="001129E1" w:rsidRDefault="000A2217" w:rsidP="001129E1"/>
          <w:p w14:paraId="3B426C8D" w14:textId="77777777" w:rsidR="000A2217" w:rsidRPr="001129E1" w:rsidRDefault="000A2217" w:rsidP="001129E1"/>
          <w:p w14:paraId="42013C49" w14:textId="5FCD3C61" w:rsidR="000A2217" w:rsidRDefault="000A2217" w:rsidP="000A2217"/>
          <w:p w14:paraId="40385B51" w14:textId="77777777" w:rsidR="000A2217" w:rsidRPr="000A2217" w:rsidRDefault="000A2217"/>
          <w:p w14:paraId="5F923B97" w14:textId="5141B0F3" w:rsidR="000A2217" w:rsidRDefault="000A2217" w:rsidP="000A2217"/>
          <w:p w14:paraId="602E4460" w14:textId="7ABCCA6E" w:rsidR="000A2217" w:rsidRDefault="000A2217" w:rsidP="000A2217"/>
          <w:p w14:paraId="37AEE13C" w14:textId="77777777" w:rsidR="005F02F3" w:rsidRPr="001129E1" w:rsidRDefault="005F02F3" w:rsidP="001129E1"/>
        </w:tc>
        <w:tc>
          <w:tcPr>
            <w:tcW w:w="2500" w:type="pct"/>
            <w:vAlign w:val="center"/>
          </w:tcPr>
          <w:p w14:paraId="22383E1B" w14:textId="77777777" w:rsidR="005F02F3" w:rsidRPr="00331215" w:rsidRDefault="005F02F3" w:rsidP="00CA2D4F">
            <w:pPr>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pick one from list: </w:t>
            </w:r>
          </w:p>
          <w:p w14:paraId="22383E1C"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Superheat (outdoor temperature must be ≥ 55 </w:t>
            </w:r>
            <w:proofErr w:type="spellStart"/>
            <w:r w:rsidRPr="00331215">
              <w:rPr>
                <w:rFonts w:ascii="Calibri" w:hAnsi="Calibri"/>
                <w:u w:val="single"/>
              </w:rPr>
              <w:t>degF</w:t>
            </w:r>
            <w:proofErr w:type="spellEnd"/>
            <w:r w:rsidRPr="00331215">
              <w:rPr>
                <w:rFonts w:ascii="Calibri" w:hAnsi="Calibri"/>
                <w:u w:val="single"/>
              </w:rPr>
              <w:t>)</w:t>
            </w:r>
            <w:r w:rsidRPr="00331215">
              <w:rPr>
                <w:rFonts w:ascii="Calibri" w:hAnsi="Calibri"/>
              </w:rPr>
              <w:t xml:space="preserve">; or </w:t>
            </w:r>
          </w:p>
          <w:p w14:paraId="22383E1D"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Subcooling (outdoor temperature must be ≥ 55 </w:t>
            </w:r>
            <w:proofErr w:type="spellStart"/>
            <w:r w:rsidRPr="00331215">
              <w:rPr>
                <w:rFonts w:ascii="Calibri" w:hAnsi="Calibri"/>
                <w:u w:val="single"/>
              </w:rPr>
              <w:t>degF</w:t>
            </w:r>
            <w:proofErr w:type="spellEnd"/>
            <w:r w:rsidRPr="00331215">
              <w:rPr>
                <w:rFonts w:ascii="Calibri" w:hAnsi="Calibri"/>
                <w:u w:val="single"/>
              </w:rPr>
              <w:t>)</w:t>
            </w:r>
            <w:r w:rsidRPr="00331215">
              <w:rPr>
                <w:rFonts w:ascii="Calibri" w:hAnsi="Calibri"/>
              </w:rPr>
              <w:t xml:space="preserve">; or </w:t>
            </w:r>
          </w:p>
          <w:p w14:paraId="22383E1E" w14:textId="04E2A1AA" w:rsidR="005F02F3" w:rsidRDefault="005F02F3" w:rsidP="00CA2D4F">
            <w:pPr>
              <w:pStyle w:val="ListParagraph"/>
              <w:numPr>
                <w:ilvl w:val="0"/>
                <w:numId w:val="10"/>
              </w:numPr>
              <w:spacing w:after="60"/>
              <w:rPr>
                <w:rFonts w:ascii="Calibri" w:hAnsi="Calibri"/>
              </w:rPr>
            </w:pPr>
            <w:r w:rsidRPr="00331215">
              <w:rPr>
                <w:rFonts w:ascii="Calibri" w:hAnsi="Calibri"/>
                <w:u w:val="single"/>
              </w:rPr>
              <w:t>Weigh-in</w:t>
            </w:r>
            <w:r w:rsidR="00F52C0B">
              <w:rPr>
                <w:rFonts w:ascii="Calibri" w:hAnsi="Calibri"/>
                <w:u w:val="single"/>
              </w:rPr>
              <w:t xml:space="preserve"> with Installer independent</w:t>
            </w:r>
            <w:r w:rsidRPr="00331215">
              <w:rPr>
                <w:rFonts w:ascii="Calibri" w:hAnsi="Calibri"/>
              </w:rPr>
              <w:t xml:space="preserve">; or </w:t>
            </w:r>
          </w:p>
          <w:p w14:paraId="05609F39" w14:textId="48BDB40E" w:rsidR="00F52C0B" w:rsidRPr="00331215" w:rsidRDefault="00F52C0B" w:rsidP="00CA2D4F">
            <w:pPr>
              <w:pStyle w:val="ListParagraph"/>
              <w:numPr>
                <w:ilvl w:val="0"/>
                <w:numId w:val="10"/>
              </w:numPr>
              <w:spacing w:after="60"/>
              <w:rPr>
                <w:rFonts w:ascii="Calibri" w:hAnsi="Calibri"/>
              </w:rPr>
            </w:pPr>
            <w:r>
              <w:rPr>
                <w:rFonts w:ascii="Calibri" w:hAnsi="Calibri"/>
                <w:u w:val="single"/>
              </w:rPr>
              <w:t>Weigh</w:t>
            </w:r>
            <w:r w:rsidRPr="00F52C0B">
              <w:rPr>
                <w:rFonts w:ascii="Calibri" w:hAnsi="Calibri"/>
                <w:u w:val="single"/>
              </w:rPr>
              <w:t>-</w:t>
            </w:r>
            <w:r>
              <w:rPr>
                <w:rFonts w:ascii="Calibri" w:hAnsi="Calibri"/>
              </w:rPr>
              <w:t>in with HERS Rater observation; or</w:t>
            </w:r>
          </w:p>
          <w:p w14:paraId="22383E20"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New Package Unit Factory Charge </w:t>
            </w:r>
            <w:r w:rsidRPr="00331215">
              <w:rPr>
                <w:rFonts w:ascii="Calibri" w:hAnsi="Calibri"/>
              </w:rPr>
              <w:t>&gt;&gt;</w:t>
            </w:r>
          </w:p>
        </w:tc>
      </w:tr>
      <w:tr w:rsidR="005F02F3" w:rsidRPr="00331215" w14:paraId="22383E25" w14:textId="77777777" w:rsidTr="00AC02CA">
        <w:trPr>
          <w:cantSplit/>
          <w:trHeight w:val="953"/>
        </w:trPr>
        <w:tc>
          <w:tcPr>
            <w:tcW w:w="288" w:type="pct"/>
            <w:vAlign w:val="center"/>
          </w:tcPr>
          <w:p w14:paraId="22383E22" w14:textId="17411583" w:rsidR="005F02F3" w:rsidRPr="00331215" w:rsidRDefault="00577E06" w:rsidP="00AC02C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22383E23" w14:textId="36E30C18"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Person who </w:t>
            </w:r>
            <w:r w:rsidR="00672DCD">
              <w:rPr>
                <w:rFonts w:ascii="Calibri" w:hAnsi="Calibri"/>
              </w:rPr>
              <w:t>P</w:t>
            </w:r>
            <w:r w:rsidRPr="00331215">
              <w:rPr>
                <w:rFonts w:ascii="Calibri" w:hAnsi="Calibri"/>
              </w:rPr>
              <w:t xml:space="preserve">erformed the Refrigerant Charge Verification </w:t>
            </w:r>
            <w:r w:rsidR="00672DCD">
              <w:rPr>
                <w:rFonts w:ascii="Calibri" w:hAnsi="Calibri"/>
              </w:rPr>
              <w:t>R</w:t>
            </w:r>
            <w:r w:rsidRPr="00331215">
              <w:rPr>
                <w:rFonts w:ascii="Calibri" w:hAnsi="Calibri"/>
              </w:rPr>
              <w:t>eported on this Certificate of Installation</w:t>
            </w:r>
          </w:p>
        </w:tc>
        <w:tc>
          <w:tcPr>
            <w:tcW w:w="2500" w:type="pct"/>
            <w:vAlign w:val="center"/>
          </w:tcPr>
          <w:p w14:paraId="5AEFB062" w14:textId="702C983A" w:rsidR="00F52C0B" w:rsidRDefault="005F02F3" w:rsidP="00F52C0B">
            <w:pPr>
              <w:rPr>
                <w:rFonts w:ascii="Calibri" w:hAnsi="Calibri"/>
              </w:rPr>
            </w:pPr>
            <w:r w:rsidRPr="00331215">
              <w:rPr>
                <w:rFonts w:ascii="Calibri" w:hAnsi="Calibri"/>
              </w:rPr>
              <w:t>&lt;&lt;</w:t>
            </w:r>
            <w:r w:rsidR="00F52C0B">
              <w:rPr>
                <w:rFonts w:ascii="Calibri" w:hAnsi="Calibri"/>
              </w:rPr>
              <w:t xml:space="preserve">if A15 = Weigh-in with Installer independent, or Weigh-in with HERS Rater observation, then value = HVAC System Installer; else prompt </w:t>
            </w:r>
            <w:r w:rsidRPr="00331215">
              <w:rPr>
                <w:rFonts w:ascii="Calibri" w:hAnsi="Calibri"/>
              </w:rPr>
              <w:t xml:space="preserve">user </w:t>
            </w:r>
            <w:r w:rsidR="00F52C0B">
              <w:rPr>
                <w:rFonts w:ascii="Calibri" w:hAnsi="Calibri"/>
              </w:rPr>
              <w:t>to</w:t>
            </w:r>
            <w:r w:rsidRPr="00331215">
              <w:rPr>
                <w:rFonts w:ascii="Calibri" w:hAnsi="Calibri"/>
              </w:rPr>
              <w:t xml:space="preserve"> pick from list: </w:t>
            </w:r>
          </w:p>
          <w:p w14:paraId="35171F39" w14:textId="77777777" w:rsidR="00F52C0B" w:rsidRDefault="005F02F3" w:rsidP="00F52C0B">
            <w:pPr>
              <w:pStyle w:val="ListParagraph"/>
              <w:numPr>
                <w:ilvl w:val="0"/>
                <w:numId w:val="26"/>
              </w:numPr>
              <w:rPr>
                <w:rFonts w:ascii="Calibri" w:hAnsi="Calibri"/>
              </w:rPr>
            </w:pPr>
            <w:r w:rsidRPr="00F52C0B">
              <w:rPr>
                <w:rFonts w:ascii="Calibri" w:hAnsi="Calibri"/>
                <w:u w:val="single"/>
              </w:rPr>
              <w:t>HVAC System Installer</w:t>
            </w:r>
            <w:r w:rsidRPr="00F52C0B">
              <w:rPr>
                <w:rFonts w:ascii="Calibri" w:hAnsi="Calibri"/>
              </w:rPr>
              <w:t xml:space="preserve">; or </w:t>
            </w:r>
          </w:p>
          <w:p w14:paraId="22383E24" w14:textId="5315A24D" w:rsidR="005F02F3" w:rsidRPr="00F52C0B" w:rsidRDefault="005F02F3" w:rsidP="00F52C0B">
            <w:pPr>
              <w:pStyle w:val="ListParagraph"/>
              <w:numPr>
                <w:ilvl w:val="0"/>
                <w:numId w:val="26"/>
              </w:numPr>
              <w:rPr>
                <w:rFonts w:ascii="Calibri" w:hAnsi="Calibri"/>
              </w:rPr>
            </w:pPr>
            <w:r w:rsidRPr="00F52C0B">
              <w:rPr>
                <w:rFonts w:ascii="Calibri" w:hAnsi="Calibri"/>
                <w:u w:val="single"/>
              </w:rPr>
              <w:t>HERS Rater</w:t>
            </w:r>
            <w:r w:rsidRPr="00F52C0B">
              <w:rPr>
                <w:rFonts w:ascii="Calibri" w:hAnsi="Calibri"/>
              </w:rPr>
              <w:t xml:space="preserve"> &gt;&gt;</w:t>
            </w:r>
          </w:p>
        </w:tc>
      </w:tr>
      <w:tr w:rsidR="005F02F3" w:rsidRPr="00331215" w14:paraId="22383E35" w14:textId="77777777" w:rsidTr="00AC02CA">
        <w:trPr>
          <w:cantSplit/>
          <w:trHeight w:val="953"/>
        </w:trPr>
        <w:tc>
          <w:tcPr>
            <w:tcW w:w="288" w:type="pct"/>
            <w:vAlign w:val="center"/>
          </w:tcPr>
          <w:p w14:paraId="22383E26" w14:textId="3F53D5D4" w:rsidR="005F02F3"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E27" w14:textId="0CCFDA5F" w:rsidR="005F02F3" w:rsidRPr="00331215" w:rsidRDefault="005F02F3" w:rsidP="00CA2D4F">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E28" w14:textId="1E806D8C" w:rsidR="005F02F3" w:rsidRPr="00331215" w:rsidRDefault="005F02F3" w:rsidP="00CA2D4F">
            <w:pPr>
              <w:rPr>
                <w:rFonts w:ascii="Calibri" w:hAnsi="Calibri"/>
              </w:rPr>
            </w:pPr>
            <w:r w:rsidRPr="00331215">
              <w:rPr>
                <w:rFonts w:ascii="Calibri" w:hAnsi="Calibri"/>
              </w:rPr>
              <w:t xml:space="preserve">&lt;&lt;calculated field:  if </w:t>
            </w:r>
            <w:proofErr w:type="spellStart"/>
            <w:r w:rsidRPr="00331215">
              <w:rPr>
                <w:rFonts w:ascii="Calibri" w:hAnsi="Calibri"/>
              </w:rPr>
              <w:t>if</w:t>
            </w:r>
            <w:proofErr w:type="spellEnd"/>
            <w:r w:rsidRPr="00331215">
              <w:rPr>
                <w:rFonts w:ascii="Calibri" w:hAnsi="Calibri"/>
              </w:rPr>
              <w:t xml:space="preserve"> A1</w:t>
            </w:r>
            <w:r w:rsidR="00386251">
              <w:rPr>
                <w:rFonts w:ascii="Calibri" w:hAnsi="Calibri"/>
              </w:rPr>
              <w:t>2</w:t>
            </w:r>
            <w:r w:rsidRPr="00331215">
              <w:rPr>
                <w:rFonts w:ascii="Calibri" w:hAnsi="Calibri"/>
              </w:rPr>
              <w:t xml:space="preserve"> or A1</w:t>
            </w:r>
            <w:r w:rsidR="00386251">
              <w:rPr>
                <w:rFonts w:ascii="Calibri" w:hAnsi="Calibri"/>
              </w:rPr>
              <w:t>3</w:t>
            </w:r>
            <w:r w:rsidRPr="00331215">
              <w:rPr>
                <w:rFonts w:ascii="Calibri" w:hAnsi="Calibri"/>
              </w:rPr>
              <w:t>=no, then display text"</w:t>
            </w:r>
          </w:p>
          <w:p w14:paraId="22383E29" w14:textId="77777777" w:rsidR="005F02F3" w:rsidRPr="00331215" w:rsidRDefault="005F02F3" w:rsidP="00CA2D4F">
            <w:pPr>
              <w:rPr>
                <w:rFonts w:ascii="Calibri" w:hAnsi="Calibri"/>
              </w:rPr>
            </w:pPr>
            <w:r w:rsidRPr="00331215">
              <w:rPr>
                <w:rFonts w:ascii="Calibri" w:hAnsi="Calibri"/>
              </w:rPr>
              <w:t>"System does not qualify for Group Sampling</w:t>
            </w:r>
            <w:proofErr w:type="gramStart"/>
            <w:r w:rsidRPr="00331215">
              <w:rPr>
                <w:rFonts w:ascii="Calibri" w:hAnsi="Calibri"/>
              </w:rPr>
              <w:t>";</w:t>
            </w:r>
            <w:proofErr w:type="gramEnd"/>
            <w:r w:rsidRPr="00331215">
              <w:rPr>
                <w:rFonts w:ascii="Calibri" w:hAnsi="Calibri"/>
              </w:rPr>
              <w:t xml:space="preserve"> </w:t>
            </w:r>
          </w:p>
          <w:p w14:paraId="22383E2A" w14:textId="77777777" w:rsidR="005F02F3" w:rsidRPr="00331215" w:rsidRDefault="005F02F3" w:rsidP="00CA2D4F">
            <w:pPr>
              <w:rPr>
                <w:rFonts w:ascii="Calibri" w:hAnsi="Calibri"/>
              </w:rPr>
            </w:pPr>
          </w:p>
          <w:p w14:paraId="22383E2B" w14:textId="00004097"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observation</w:t>
            </w:r>
            <w:r w:rsidRPr="00331215">
              <w:rPr>
                <w:rFonts w:ascii="Calibri" w:hAnsi="Calibri"/>
              </w:rPr>
              <w:t xml:space="preserve">, then display text: </w:t>
            </w:r>
          </w:p>
          <w:p w14:paraId="22383E2C" w14:textId="77777777" w:rsidR="005F02F3" w:rsidRPr="00331215" w:rsidRDefault="005F02F3" w:rsidP="00CA2D4F">
            <w:pPr>
              <w:rPr>
                <w:rFonts w:ascii="Calibri" w:hAnsi="Calibri"/>
              </w:rPr>
            </w:pPr>
            <w:r w:rsidRPr="00331215">
              <w:rPr>
                <w:rFonts w:ascii="Calibri" w:hAnsi="Calibri"/>
              </w:rPr>
              <w:t>"System does not qualify for Group Sampling</w:t>
            </w:r>
            <w:proofErr w:type="gramStart"/>
            <w:r w:rsidRPr="00331215">
              <w:rPr>
                <w:rFonts w:ascii="Calibri" w:hAnsi="Calibri"/>
              </w:rPr>
              <w:t>";</w:t>
            </w:r>
            <w:proofErr w:type="gramEnd"/>
            <w:r w:rsidRPr="00331215">
              <w:rPr>
                <w:rFonts w:ascii="Calibri" w:hAnsi="Calibri"/>
              </w:rPr>
              <w:t xml:space="preserve"> </w:t>
            </w:r>
          </w:p>
          <w:p w14:paraId="22383E2D" w14:textId="77777777" w:rsidR="005F02F3" w:rsidRPr="00331215" w:rsidRDefault="005F02F3" w:rsidP="00CA2D4F">
            <w:pPr>
              <w:rPr>
                <w:rFonts w:ascii="Calibri" w:hAnsi="Calibri"/>
              </w:rPr>
            </w:pPr>
          </w:p>
          <w:p w14:paraId="22383E2E" w14:textId="102D153D"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 xml:space="preserve"> = </w:t>
            </w:r>
            <w:r w:rsidRPr="00331215">
              <w:rPr>
                <w:rFonts w:ascii="Calibri" w:hAnsi="Calibri"/>
                <w:u w:val="single"/>
              </w:rPr>
              <w:t>New Package Unit Factory Charge</w:t>
            </w:r>
            <w:r w:rsidRPr="00331215">
              <w:rPr>
                <w:rFonts w:ascii="Calibri" w:hAnsi="Calibri"/>
              </w:rPr>
              <w:t>, then display text: “HERS verification of refrigerant charge is not required</w:t>
            </w:r>
            <w:proofErr w:type="gramStart"/>
            <w:r w:rsidRPr="00331215">
              <w:rPr>
                <w:rFonts w:ascii="Calibri" w:hAnsi="Calibri"/>
              </w:rPr>
              <w:t>”;</w:t>
            </w:r>
            <w:proofErr w:type="gramEnd"/>
          </w:p>
          <w:p w14:paraId="22383E2F" w14:textId="77777777" w:rsidR="005F02F3" w:rsidRPr="00331215" w:rsidRDefault="005F02F3" w:rsidP="00CA2D4F">
            <w:pPr>
              <w:rPr>
                <w:rFonts w:ascii="Calibri" w:hAnsi="Calibri"/>
              </w:rPr>
            </w:pPr>
          </w:p>
          <w:p w14:paraId="22383E30" w14:textId="2C948D51" w:rsidR="005F02F3" w:rsidRPr="00331215" w:rsidRDefault="005F02F3" w:rsidP="00CA2D4F">
            <w:pPr>
              <w:rPr>
                <w:rFonts w:ascii="Calibri" w:hAnsi="Calibri"/>
              </w:rPr>
            </w:pPr>
            <w:r w:rsidRPr="00331215">
              <w:rPr>
                <w:rFonts w:ascii="Calibri" w:hAnsi="Calibri"/>
              </w:rPr>
              <w:t>elseif, A1</w:t>
            </w:r>
            <w:r w:rsidR="00386251">
              <w:rPr>
                <w:rFonts w:ascii="Calibri" w:hAnsi="Calibri"/>
              </w:rPr>
              <w:t>6</w:t>
            </w:r>
            <w:r w:rsidRPr="00331215">
              <w:rPr>
                <w:rFonts w:ascii="Calibri" w:hAnsi="Calibri"/>
              </w:rPr>
              <w:t>=</w:t>
            </w:r>
            <w:r w:rsidRPr="00331215">
              <w:rPr>
                <w:rFonts w:ascii="Calibri" w:hAnsi="Calibri"/>
                <w:u w:val="single"/>
              </w:rPr>
              <w:t>HERS Rater</w:t>
            </w:r>
            <w:r w:rsidRPr="00331215">
              <w:rPr>
                <w:rFonts w:ascii="Calibri" w:hAnsi="Calibri"/>
              </w:rPr>
              <w:t>, then display text:</w:t>
            </w:r>
          </w:p>
          <w:p w14:paraId="22383E31" w14:textId="77777777" w:rsidR="005F02F3" w:rsidRPr="00331215" w:rsidRDefault="005F02F3" w:rsidP="00CA2D4F">
            <w:pPr>
              <w:rPr>
                <w:rFonts w:ascii="Calibri" w:hAnsi="Calibri"/>
              </w:rPr>
            </w:pPr>
            <w:r w:rsidRPr="00331215">
              <w:rPr>
                <w:rFonts w:ascii="Calibri" w:hAnsi="Calibri"/>
              </w:rPr>
              <w:t xml:space="preserve">"System does not qualify for Group </w:t>
            </w:r>
            <w:proofErr w:type="gramStart"/>
            <w:r w:rsidRPr="00331215">
              <w:rPr>
                <w:rFonts w:ascii="Calibri" w:hAnsi="Calibri"/>
              </w:rPr>
              <w:t>Sampling;</w:t>
            </w:r>
            <w:proofErr w:type="gramEnd"/>
            <w:r w:rsidRPr="00331215">
              <w:rPr>
                <w:rFonts w:ascii="Calibri" w:hAnsi="Calibri"/>
              </w:rPr>
              <w:t xml:space="preserve"> </w:t>
            </w:r>
          </w:p>
          <w:p w14:paraId="22383E32" w14:textId="77777777" w:rsidR="005F02F3" w:rsidRPr="00331215" w:rsidRDefault="005F02F3" w:rsidP="00CA2D4F">
            <w:pPr>
              <w:rPr>
                <w:rFonts w:ascii="Calibri" w:hAnsi="Calibri"/>
              </w:rPr>
            </w:pPr>
          </w:p>
          <w:p w14:paraId="22383E33" w14:textId="77777777" w:rsidR="005F02F3" w:rsidRPr="00331215" w:rsidRDefault="005F02F3" w:rsidP="00CA2D4F">
            <w:pPr>
              <w:rPr>
                <w:rFonts w:ascii="Calibri" w:hAnsi="Calibri"/>
              </w:rPr>
            </w:pPr>
            <w:r w:rsidRPr="00331215">
              <w:rPr>
                <w:rFonts w:ascii="Calibri" w:hAnsi="Calibri"/>
              </w:rPr>
              <w:t xml:space="preserve">else display text: </w:t>
            </w:r>
          </w:p>
          <w:p w14:paraId="22383E34" w14:textId="77777777" w:rsidR="005F02F3" w:rsidRPr="00331215" w:rsidRDefault="005F02F3" w:rsidP="00CA2D4F">
            <w:pPr>
              <w:rPr>
                <w:rFonts w:ascii="Calibri" w:hAnsi="Calibri"/>
              </w:rPr>
            </w:pPr>
            <w:proofErr w:type="gramStart"/>
            <w:r w:rsidRPr="00331215">
              <w:rPr>
                <w:rFonts w:ascii="Calibri" w:hAnsi="Calibri"/>
              </w:rPr>
              <w:t>”System</w:t>
            </w:r>
            <w:proofErr w:type="gramEnd"/>
            <w:r w:rsidRPr="00331215">
              <w:rPr>
                <w:rFonts w:ascii="Calibri" w:hAnsi="Calibri"/>
              </w:rPr>
              <w:t xml:space="preserve"> qualifies for Group Sampling.”&gt;&gt;</w:t>
            </w:r>
          </w:p>
        </w:tc>
      </w:tr>
      <w:tr w:rsidR="005F02F3" w:rsidRPr="00331215" w14:paraId="22383E4A" w14:textId="77777777" w:rsidTr="00AC02CA">
        <w:trPr>
          <w:cantSplit/>
          <w:trHeight w:val="953"/>
        </w:trPr>
        <w:tc>
          <w:tcPr>
            <w:tcW w:w="288" w:type="pct"/>
            <w:vAlign w:val="center"/>
          </w:tcPr>
          <w:p w14:paraId="22383E36" w14:textId="59FE3331" w:rsidR="005F02F3" w:rsidRPr="00AC02CA" w:rsidDel="005B4BA0" w:rsidRDefault="005F02F3" w:rsidP="00AC02CA">
            <w:pPr>
              <w:pStyle w:val="Header"/>
              <w:tabs>
                <w:tab w:val="clear" w:pos="4320"/>
                <w:tab w:val="clear" w:pos="8640"/>
              </w:tabs>
              <w:jc w:val="center"/>
              <w:rPr>
                <w:rFonts w:asciiTheme="minorHAnsi" w:hAnsiTheme="minorHAnsi"/>
              </w:rPr>
            </w:pPr>
          </w:p>
        </w:tc>
        <w:tc>
          <w:tcPr>
            <w:tcW w:w="2212" w:type="pct"/>
            <w:vAlign w:val="center"/>
          </w:tcPr>
          <w:p w14:paraId="22383E37" w14:textId="77777777" w:rsidR="005F02F3" w:rsidRPr="00AC02CA" w:rsidRDefault="005F02F3" w:rsidP="00CA2D4F">
            <w:pPr>
              <w:rPr>
                <w:rFonts w:asciiTheme="minorHAnsi" w:hAnsiTheme="minorHAnsi"/>
              </w:rPr>
            </w:pPr>
            <w:r w:rsidRPr="00AC02CA">
              <w:rPr>
                <w:rFonts w:asciiTheme="minorHAnsi" w:hAnsiTheme="minorHAnsi"/>
              </w:rPr>
              <w:t xml:space="preserve">determine compliance method for this </w:t>
            </w:r>
            <w:proofErr w:type="gramStart"/>
            <w:r w:rsidRPr="00AC02CA">
              <w:rPr>
                <w:rFonts w:asciiTheme="minorHAnsi" w:hAnsiTheme="minorHAnsi"/>
              </w:rPr>
              <w:t>document;  display</w:t>
            </w:r>
            <w:proofErr w:type="gramEnd"/>
            <w:r w:rsidRPr="00AC02CA">
              <w:rPr>
                <w:rFonts w:asciiTheme="minorHAnsi" w:hAnsiTheme="minorHAnsi"/>
              </w:rPr>
              <w:t xml:space="preserve"> applicable tables below;</w:t>
            </w:r>
          </w:p>
          <w:p w14:paraId="22383E38" w14:textId="77777777" w:rsidR="005F02F3" w:rsidRPr="00AC02CA" w:rsidRDefault="005F02F3" w:rsidP="00CA2D4F">
            <w:pPr>
              <w:pStyle w:val="Header"/>
              <w:tabs>
                <w:tab w:val="clear" w:pos="4320"/>
                <w:tab w:val="clear" w:pos="8640"/>
              </w:tabs>
              <w:rPr>
                <w:rFonts w:asciiTheme="minorHAnsi" w:hAnsiTheme="minorHAnsi"/>
              </w:rPr>
            </w:pPr>
            <w:r w:rsidRPr="00AC02CA">
              <w:rPr>
                <w:rFonts w:asciiTheme="minorHAnsi" w:hAnsiTheme="minorHAnsi"/>
              </w:rPr>
              <w:t>(this row not visible to user)</w:t>
            </w:r>
          </w:p>
        </w:tc>
        <w:tc>
          <w:tcPr>
            <w:tcW w:w="2500" w:type="pct"/>
            <w:vAlign w:val="center"/>
          </w:tcPr>
          <w:p w14:paraId="22383E39" w14:textId="77777777" w:rsidR="005F02F3" w:rsidRPr="00331215" w:rsidRDefault="005F02F3" w:rsidP="00CA2D4F">
            <w:pPr>
              <w:rPr>
                <w:rFonts w:ascii="Calibri" w:hAnsi="Calibri"/>
              </w:rPr>
            </w:pPr>
            <w:r w:rsidRPr="00331215">
              <w:rPr>
                <w:rFonts w:ascii="Calibri" w:hAnsi="Calibri"/>
              </w:rPr>
              <w:t xml:space="preserve">&lt;&lt;calculated field:  </w:t>
            </w:r>
          </w:p>
          <w:p w14:paraId="22383E3A" w14:textId="155C929E" w:rsidR="005F02F3" w:rsidRPr="00331215" w:rsidRDefault="005F02F3" w:rsidP="00CA2D4F">
            <w:pPr>
              <w:rPr>
                <w:rFonts w:ascii="Cambria" w:hAnsi="Cambria"/>
              </w:rPr>
            </w:pPr>
            <w:r w:rsidRPr="00331215">
              <w:rPr>
                <w:rFonts w:ascii="Calibri" w:hAnsi="Calibri"/>
              </w:rPr>
              <w:t>if 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proofErr w:type="gramStart"/>
            <w:r w:rsidRPr="00331215">
              <w:rPr>
                <w:rFonts w:ascii="Calibri" w:hAnsi="Calibri"/>
                <w:u w:val="single"/>
              </w:rPr>
              <w:t>Superheat</w:t>
            </w:r>
            <w:r w:rsidRPr="00331215">
              <w:rPr>
                <w:rFonts w:ascii="Cambria" w:hAnsi="Cambria"/>
              </w:rPr>
              <w:t>;  then</w:t>
            </w:r>
            <w:proofErr w:type="gramEnd"/>
            <w:r w:rsidRPr="00331215">
              <w:rPr>
                <w:rFonts w:ascii="Cambria" w:hAnsi="Cambria"/>
              </w:rPr>
              <w:t xml:space="preserve"> display method:</w:t>
            </w:r>
          </w:p>
          <w:p w14:paraId="22383E3B" w14:textId="77777777" w:rsidR="005F02F3" w:rsidRPr="00331215" w:rsidRDefault="005F02F3" w:rsidP="00CA2D4F">
            <w:pPr>
              <w:rPr>
                <w:rFonts w:ascii="Cambria" w:hAnsi="Cambria"/>
              </w:rPr>
            </w:pPr>
            <w:r w:rsidRPr="00331215">
              <w:rPr>
                <w:rFonts w:ascii="Cambria" w:hAnsi="Cambria"/>
              </w:rPr>
              <w:t xml:space="preserve">25a Superheat Charge Verification </w:t>
            </w:r>
            <w:proofErr w:type="gramStart"/>
            <w:r w:rsidRPr="00331215">
              <w:rPr>
                <w:rFonts w:ascii="Cambria" w:hAnsi="Cambria"/>
              </w:rPr>
              <w:t>Procedure;</w:t>
            </w:r>
            <w:proofErr w:type="gramEnd"/>
          </w:p>
          <w:p w14:paraId="22383E3C" w14:textId="77777777" w:rsidR="005F02F3" w:rsidRPr="00331215" w:rsidRDefault="005F02F3" w:rsidP="00CA2D4F">
            <w:pPr>
              <w:rPr>
                <w:rFonts w:ascii="Cambria" w:hAnsi="Cambria"/>
              </w:rPr>
            </w:pPr>
          </w:p>
          <w:p w14:paraId="22383E3D" w14:textId="2CBECE8E"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w:t>
            </w:r>
            <w:proofErr w:type="gramStart"/>
            <w:r w:rsidRPr="00331215">
              <w:rPr>
                <w:rFonts w:ascii="Calibri" w:hAnsi="Calibri"/>
                <w:u w:val="single"/>
              </w:rPr>
              <w:t>Subcooling;</w:t>
            </w:r>
            <w:r w:rsidRPr="00331215">
              <w:rPr>
                <w:rFonts w:ascii="Cambria" w:hAnsi="Cambria"/>
              </w:rPr>
              <w:t xml:space="preserve">  then</w:t>
            </w:r>
            <w:proofErr w:type="gramEnd"/>
            <w:r w:rsidRPr="00331215">
              <w:rPr>
                <w:rFonts w:ascii="Cambria" w:hAnsi="Cambria"/>
              </w:rPr>
              <w:t xml:space="preserve"> display method:</w:t>
            </w:r>
          </w:p>
          <w:p w14:paraId="22383E3E" w14:textId="77777777" w:rsidR="005F02F3" w:rsidRPr="00331215" w:rsidRDefault="005F02F3" w:rsidP="00CA2D4F">
            <w:pPr>
              <w:rPr>
                <w:rFonts w:ascii="Calibri" w:hAnsi="Calibri"/>
              </w:rPr>
            </w:pPr>
            <w:r w:rsidRPr="00331215">
              <w:rPr>
                <w:rFonts w:ascii="Calibri" w:hAnsi="Calibri"/>
              </w:rPr>
              <w:t xml:space="preserve">25b. Subcooling Charge Verification </w:t>
            </w:r>
            <w:proofErr w:type="gramStart"/>
            <w:r w:rsidRPr="00331215">
              <w:rPr>
                <w:rFonts w:ascii="Calibri" w:hAnsi="Calibri"/>
              </w:rPr>
              <w:t>Method;</w:t>
            </w:r>
            <w:proofErr w:type="gramEnd"/>
          </w:p>
          <w:p w14:paraId="22383E3F" w14:textId="77777777" w:rsidR="005F02F3" w:rsidRPr="00331215" w:rsidRDefault="005F02F3" w:rsidP="00CA2D4F">
            <w:pPr>
              <w:rPr>
                <w:rFonts w:ascii="Cambria" w:hAnsi="Cambria"/>
              </w:rPr>
            </w:pPr>
          </w:p>
          <w:p w14:paraId="22383E40" w14:textId="24BA8174"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w:t>
            </w:r>
            <w:proofErr w:type="gramStart"/>
            <w:r w:rsidR="00F52C0B">
              <w:rPr>
                <w:rFonts w:ascii="Calibri" w:hAnsi="Calibri"/>
                <w:u w:val="single"/>
              </w:rPr>
              <w:t>observation</w:t>
            </w:r>
            <w:r w:rsidRPr="00331215">
              <w:rPr>
                <w:rFonts w:ascii="Calibri" w:hAnsi="Calibri"/>
                <w:u w:val="single"/>
              </w:rPr>
              <w:t>;</w:t>
            </w:r>
            <w:r w:rsidRPr="00331215">
              <w:rPr>
                <w:rFonts w:ascii="Cambria" w:hAnsi="Cambria"/>
              </w:rPr>
              <w:t xml:space="preserve">  then</w:t>
            </w:r>
            <w:proofErr w:type="gramEnd"/>
            <w:r w:rsidRPr="00331215">
              <w:rPr>
                <w:rFonts w:ascii="Cambria" w:hAnsi="Cambria"/>
              </w:rPr>
              <w:t xml:space="preserve"> display method:</w:t>
            </w:r>
          </w:p>
          <w:p w14:paraId="22383E41" w14:textId="77777777" w:rsidR="005F02F3" w:rsidRPr="00331215" w:rsidRDefault="005F02F3" w:rsidP="00CA2D4F">
            <w:pPr>
              <w:rPr>
                <w:rFonts w:ascii="Calibri" w:hAnsi="Calibri"/>
              </w:rPr>
            </w:pPr>
            <w:r w:rsidRPr="00331215">
              <w:rPr>
                <w:rFonts w:ascii="Calibri" w:hAnsi="Calibri"/>
              </w:rPr>
              <w:t xml:space="preserve">25c. </w:t>
            </w:r>
            <w:r w:rsidRPr="00331215">
              <w:rPr>
                <w:rFonts w:ascii="Calibri" w:hAnsi="Calibri"/>
                <w:u w:val="single"/>
              </w:rPr>
              <w:t>Weigh-in</w:t>
            </w:r>
            <w:r w:rsidRPr="00331215">
              <w:rPr>
                <w:rFonts w:ascii="Calibri" w:hAnsi="Calibri"/>
              </w:rPr>
              <w:t xml:space="preserve"> Charging </w:t>
            </w:r>
            <w:proofErr w:type="gramStart"/>
            <w:r w:rsidRPr="00331215">
              <w:rPr>
                <w:rFonts w:ascii="Calibri" w:hAnsi="Calibri"/>
              </w:rPr>
              <w:t>Procedure;</w:t>
            </w:r>
            <w:proofErr w:type="gramEnd"/>
          </w:p>
          <w:p w14:paraId="22383E42" w14:textId="77777777" w:rsidR="005F02F3" w:rsidRPr="00331215" w:rsidRDefault="005F02F3" w:rsidP="00CA2D4F">
            <w:pPr>
              <w:rPr>
                <w:rFonts w:ascii="Cambria" w:hAnsi="Cambria"/>
              </w:rPr>
            </w:pPr>
          </w:p>
          <w:p w14:paraId="22383E43" w14:textId="7C163441"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Winter </w:t>
            </w:r>
            <w:proofErr w:type="gramStart"/>
            <w:r w:rsidRPr="00331215">
              <w:rPr>
                <w:rFonts w:ascii="Calibri" w:hAnsi="Calibri"/>
                <w:u w:val="single"/>
              </w:rPr>
              <w:t>Setup;</w:t>
            </w:r>
            <w:r w:rsidRPr="00331215">
              <w:rPr>
                <w:rFonts w:ascii="Cambria" w:hAnsi="Cambria"/>
              </w:rPr>
              <w:t xml:space="preserve">  then</w:t>
            </w:r>
            <w:proofErr w:type="gramEnd"/>
            <w:r w:rsidRPr="00331215">
              <w:rPr>
                <w:rFonts w:ascii="Cambria" w:hAnsi="Cambria"/>
              </w:rPr>
              <w:t xml:space="preserve"> display method:</w:t>
            </w:r>
          </w:p>
          <w:p w14:paraId="22383E44" w14:textId="77777777" w:rsidR="005F02F3" w:rsidRPr="00331215" w:rsidRDefault="005F02F3" w:rsidP="00CA2D4F">
            <w:pPr>
              <w:rPr>
                <w:rFonts w:ascii="Calibri" w:hAnsi="Calibri"/>
              </w:rPr>
            </w:pPr>
            <w:r w:rsidRPr="00331215">
              <w:rPr>
                <w:rFonts w:ascii="Calibri" w:hAnsi="Calibri"/>
              </w:rPr>
              <w:t xml:space="preserve">25e. Winter Setup for Standard Charge </w:t>
            </w:r>
            <w:proofErr w:type="gramStart"/>
            <w:r w:rsidRPr="00331215">
              <w:rPr>
                <w:rFonts w:ascii="Calibri" w:hAnsi="Calibri"/>
              </w:rPr>
              <w:t>Verification;</w:t>
            </w:r>
            <w:proofErr w:type="gramEnd"/>
          </w:p>
          <w:p w14:paraId="22383E45" w14:textId="77777777" w:rsidR="005F02F3" w:rsidRPr="00331215" w:rsidRDefault="005F02F3" w:rsidP="00CA2D4F">
            <w:pPr>
              <w:rPr>
                <w:rFonts w:ascii="Cambria" w:hAnsi="Cambria"/>
              </w:rPr>
            </w:pPr>
          </w:p>
          <w:p w14:paraId="22383E46" w14:textId="7E950113"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New Package Unit Factory </w:t>
            </w:r>
            <w:proofErr w:type="gramStart"/>
            <w:r w:rsidRPr="00331215">
              <w:rPr>
                <w:rFonts w:ascii="Calibri" w:hAnsi="Calibri"/>
                <w:u w:val="single"/>
              </w:rPr>
              <w:t>Charge;</w:t>
            </w:r>
            <w:r w:rsidRPr="00331215">
              <w:rPr>
                <w:rFonts w:ascii="Cambria" w:hAnsi="Cambria"/>
              </w:rPr>
              <w:t xml:space="preserve">  then</w:t>
            </w:r>
            <w:proofErr w:type="gramEnd"/>
            <w:r w:rsidRPr="00331215">
              <w:rPr>
                <w:rFonts w:ascii="Cambria" w:hAnsi="Cambria"/>
              </w:rPr>
              <w:t xml:space="preserve"> display method:</w:t>
            </w:r>
            <w:r w:rsidRPr="00331215">
              <w:rPr>
                <w:rFonts w:ascii="Calibri" w:hAnsi="Calibri"/>
              </w:rPr>
              <w:t xml:space="preserve"> </w:t>
            </w:r>
          </w:p>
          <w:p w14:paraId="22383E47" w14:textId="32F095F4" w:rsidR="005F02F3" w:rsidRPr="00331215" w:rsidRDefault="005F02F3" w:rsidP="00CA2D4F">
            <w:pPr>
              <w:rPr>
                <w:rFonts w:ascii="Calibri" w:hAnsi="Calibri"/>
              </w:rPr>
            </w:pPr>
            <w:r w:rsidRPr="00331215">
              <w:rPr>
                <w:rFonts w:ascii="Calibri" w:hAnsi="Calibri"/>
              </w:rPr>
              <w:t xml:space="preserve">25f. </w:t>
            </w:r>
            <w:r w:rsidRPr="00331215">
              <w:rPr>
                <w:rFonts w:ascii="Calibri" w:hAnsi="Calibri"/>
                <w:u w:val="single"/>
              </w:rPr>
              <w:t>New Package Unit with Factory Charge</w:t>
            </w:r>
            <w:r w:rsidRPr="00331215">
              <w:rPr>
                <w:rFonts w:ascii="Calibri" w:hAnsi="Calibri"/>
              </w:rPr>
              <w:t>;</w:t>
            </w:r>
            <w:r w:rsidR="00F52C0B">
              <w:rPr>
                <w:rFonts w:ascii="Calibri" w:hAnsi="Calibri"/>
              </w:rPr>
              <w:t xml:space="preserve"> and do not require a CF3R-MCH-25 for the SC system when a CF2R-MCH-25f is used.</w:t>
            </w:r>
          </w:p>
          <w:p w14:paraId="22383E48" w14:textId="77777777" w:rsidR="005F02F3" w:rsidRPr="00331215" w:rsidRDefault="005F02F3" w:rsidP="00CA2D4F">
            <w:pPr>
              <w:rPr>
                <w:rFonts w:ascii="Calibri" w:hAnsi="Calibri"/>
              </w:rPr>
            </w:pPr>
          </w:p>
          <w:p w14:paraId="22383E49" w14:textId="6BC3D293" w:rsidR="005F02F3" w:rsidRPr="00331215" w:rsidRDefault="005F02F3" w:rsidP="00386251">
            <w:pPr>
              <w:rPr>
                <w:rFonts w:ascii="Calibri" w:hAnsi="Calibri"/>
              </w:rPr>
            </w:pPr>
            <w:proofErr w:type="spellStart"/>
            <w:r w:rsidRPr="00331215">
              <w:rPr>
                <w:rFonts w:ascii="Calibri" w:hAnsi="Calibri"/>
              </w:rPr>
              <w:t>elsif</w:t>
            </w:r>
            <w:proofErr w:type="spellEnd"/>
            <w:r w:rsidRPr="00331215">
              <w:rPr>
                <w:rFonts w:ascii="Calibri" w:hAnsi="Calibri"/>
              </w:rPr>
              <w:t xml:space="preserve"> A1</w:t>
            </w:r>
            <w:r w:rsidR="00386251">
              <w:rPr>
                <w:rFonts w:ascii="Calibri" w:hAnsi="Calibri"/>
              </w:rPr>
              <w:t>2</w:t>
            </w:r>
            <w:r w:rsidRPr="00331215">
              <w:rPr>
                <w:rFonts w:ascii="Calibri" w:hAnsi="Calibri"/>
              </w:rPr>
              <w:t>=no, or A1</w:t>
            </w:r>
            <w:r w:rsidR="00386251">
              <w:rPr>
                <w:rFonts w:ascii="Calibri" w:hAnsi="Calibri"/>
              </w:rPr>
              <w:t>3</w:t>
            </w:r>
            <w:r w:rsidRPr="00331215">
              <w:rPr>
                <w:rFonts w:ascii="Calibri" w:hAnsi="Calibri"/>
              </w:rPr>
              <w:t xml:space="preserve">=no; then display method: 25c. </w:t>
            </w:r>
            <w:r w:rsidRPr="00331215">
              <w:rPr>
                <w:rFonts w:ascii="Calibri" w:hAnsi="Calibri"/>
                <w:u w:val="single"/>
              </w:rPr>
              <w:t>Weigh-in</w:t>
            </w:r>
            <w:r w:rsidRPr="00331215">
              <w:rPr>
                <w:rFonts w:ascii="Calibri" w:hAnsi="Calibri"/>
              </w:rPr>
              <w:t xml:space="preserve"> Charging Procedure</w:t>
            </w:r>
          </w:p>
        </w:tc>
      </w:tr>
    </w:tbl>
    <w:p w14:paraId="22383E4B" w14:textId="77777777" w:rsidR="005F02F3" w:rsidRPr="00331215" w:rsidRDefault="005F02F3"/>
    <w:p w14:paraId="22383E4C" w14:textId="77777777" w:rsidR="005F02F3" w:rsidRPr="00331215" w:rsidRDefault="005F02F3">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5F02F3" w:rsidRPr="00331215" w14:paraId="22383E50" w14:textId="77777777" w:rsidTr="004B4C6C">
        <w:trPr>
          <w:cantSplit/>
          <w:trHeight w:val="288"/>
        </w:trPr>
        <w:tc>
          <w:tcPr>
            <w:tcW w:w="5000" w:type="pct"/>
            <w:vAlign w:val="center"/>
          </w:tcPr>
          <w:p w14:paraId="22383E4E" w14:textId="515628F7" w:rsidR="005F02F3" w:rsidRPr="00331215" w:rsidRDefault="004412E4" w:rsidP="00A76FE4">
            <w:pPr>
              <w:keepNext/>
              <w:spacing w:after="60"/>
              <w:rPr>
                <w:rFonts w:ascii="Calibri" w:hAnsi="Calibri"/>
                <w:i/>
              </w:rPr>
            </w:pPr>
            <w:r w:rsidRPr="00331215">
              <w:rPr>
                <w:rFonts w:ascii="Calibri" w:hAnsi="Calibri"/>
                <w:b/>
              </w:rPr>
              <w:lastRenderedPageBreak/>
              <w:t>MCH</w:t>
            </w:r>
            <w:r w:rsidR="00A76FE4">
              <w:rPr>
                <w:rFonts w:ascii="Calibri" w:hAnsi="Calibri"/>
                <w:b/>
              </w:rPr>
              <w:t>-</w:t>
            </w:r>
            <w:r w:rsidRPr="00331215">
              <w:rPr>
                <w:rFonts w:ascii="Calibri" w:hAnsi="Calibri"/>
                <w:b/>
              </w:rPr>
              <w:t>25e</w:t>
            </w:r>
            <w:r>
              <w:rPr>
                <w:rFonts w:ascii="Calibri" w:hAnsi="Calibri"/>
                <w:b/>
              </w:rPr>
              <w:t xml:space="preserve"> - Refrigerant Charge Verification - Winter Setup</w:t>
            </w:r>
            <w:r w:rsidRPr="00331215" w:rsidDel="004412E4">
              <w:rPr>
                <w:rFonts w:ascii="Calibri" w:hAnsi="Calibri"/>
                <w:b/>
              </w:rPr>
              <w:t xml:space="preserve"> </w:t>
            </w:r>
            <w:r w:rsidR="005F02F3" w:rsidRPr="00331215">
              <w:rPr>
                <w:rFonts w:ascii="Calibri" w:hAnsi="Calibri"/>
                <w:i/>
              </w:rPr>
              <w:t>Winter Setup for the Standard Charge Verification Procedure is specified in Reference Residential Appendix RA1.2.</w:t>
            </w:r>
          </w:p>
          <w:p w14:paraId="22383E4F" w14:textId="77777777" w:rsidR="005F02F3" w:rsidRPr="00331215" w:rsidRDefault="005F02F3" w:rsidP="005B2DEE">
            <w:pPr>
              <w:keepNext/>
              <w:numPr>
                <w:ilvl w:val="0"/>
                <w:numId w:val="13"/>
              </w:numPr>
              <w:spacing w:after="60"/>
              <w:rPr>
                <w:rFonts w:ascii="Calibri" w:hAnsi="Calibri"/>
              </w:rPr>
            </w:pPr>
            <w:r w:rsidRPr="00331215">
              <w:rPr>
                <w:rFonts w:ascii="Calibri" w:hAnsi="Calibri"/>
                <w:i/>
              </w:rPr>
              <w:t>Procedures for determining Refrigerant Charge using the Standard Charge Verification Procedure are given in Reference Residential Appendix RA3.2.2.</w:t>
            </w:r>
          </w:p>
        </w:tc>
      </w:tr>
    </w:tbl>
    <w:p w14:paraId="22383E51" w14:textId="77777777" w:rsidR="005F02F3" w:rsidRPr="00331215"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53" w14:textId="77777777" w:rsidTr="004B4C6C">
        <w:trPr>
          <w:cantSplit/>
          <w:trHeight w:val="432"/>
        </w:trPr>
        <w:tc>
          <w:tcPr>
            <w:tcW w:w="5000" w:type="pct"/>
            <w:gridSpan w:val="3"/>
            <w:vAlign w:val="center"/>
          </w:tcPr>
          <w:p w14:paraId="22383E52" w14:textId="4CF3D565" w:rsidR="005F02F3" w:rsidRPr="00331215" w:rsidRDefault="005F02F3" w:rsidP="004B4C6C">
            <w:pPr>
              <w:keepNext/>
              <w:rPr>
                <w:rFonts w:ascii="Calibri" w:hAnsi="Calibri"/>
                <w:b/>
              </w:rPr>
            </w:pPr>
            <w:r w:rsidRPr="00331215">
              <w:rPr>
                <w:rFonts w:ascii="Calibri" w:hAnsi="Calibri"/>
                <w:b/>
              </w:rPr>
              <w:t>B. System Model Applicability for Winter Setup Method</w:t>
            </w:r>
          </w:p>
        </w:tc>
      </w:tr>
      <w:tr w:rsidR="005F02F3" w:rsidRPr="00331215" w14:paraId="22383E5A" w14:textId="77777777" w:rsidTr="00B54FFD">
        <w:trPr>
          <w:cantSplit/>
          <w:trHeight w:val="432"/>
        </w:trPr>
        <w:tc>
          <w:tcPr>
            <w:tcW w:w="253" w:type="pct"/>
            <w:vAlign w:val="center"/>
          </w:tcPr>
          <w:p w14:paraId="22383E54" w14:textId="77777777" w:rsidR="005F02F3" w:rsidRPr="00331215" w:rsidRDefault="005F02F3" w:rsidP="003679C7">
            <w:pPr>
              <w:keepNext/>
              <w:rPr>
                <w:rFonts w:ascii="Calibri" w:hAnsi="Calibri"/>
              </w:rPr>
            </w:pPr>
            <w:r w:rsidRPr="00331215">
              <w:rPr>
                <w:rFonts w:ascii="Calibri" w:hAnsi="Calibri"/>
              </w:rPr>
              <w:t>01</w:t>
            </w:r>
          </w:p>
        </w:tc>
        <w:tc>
          <w:tcPr>
            <w:tcW w:w="2247" w:type="pct"/>
            <w:vAlign w:val="center"/>
          </w:tcPr>
          <w:p w14:paraId="22383E55" w14:textId="1CF92EE1" w:rsidR="005F02F3" w:rsidRPr="00331215" w:rsidRDefault="005F02F3" w:rsidP="00672DCD">
            <w:pPr>
              <w:keepNext/>
              <w:spacing w:after="60"/>
              <w:rPr>
                <w:rFonts w:ascii="Calibri" w:hAnsi="Calibri"/>
              </w:rPr>
            </w:pPr>
            <w:r w:rsidRPr="00331215">
              <w:rPr>
                <w:rFonts w:ascii="Calibri" w:hAnsi="Calibri"/>
              </w:rPr>
              <w:t xml:space="preserve">Refrigerant </w:t>
            </w:r>
            <w:r w:rsidR="00672DCD">
              <w:rPr>
                <w:rFonts w:ascii="Calibri" w:hAnsi="Calibri"/>
              </w:rPr>
              <w:t>M</w:t>
            </w:r>
            <w:r w:rsidRPr="00331215">
              <w:rPr>
                <w:rFonts w:ascii="Calibri" w:hAnsi="Calibri"/>
              </w:rPr>
              <w:t xml:space="preserve">etering </w:t>
            </w:r>
            <w:r w:rsidR="00672DCD">
              <w:rPr>
                <w:rFonts w:ascii="Calibri" w:hAnsi="Calibri"/>
              </w:rPr>
              <w:t>D</w:t>
            </w:r>
            <w:r w:rsidRPr="00331215">
              <w:rPr>
                <w:rFonts w:ascii="Calibri" w:hAnsi="Calibri"/>
              </w:rPr>
              <w:t>evice</w:t>
            </w:r>
            <w:r w:rsidR="0027642E">
              <w:rPr>
                <w:rFonts w:ascii="Calibri" w:hAnsi="Calibri"/>
              </w:rPr>
              <w:t xml:space="preserve"> </w:t>
            </w:r>
            <w:r w:rsidR="00672DCD">
              <w:rPr>
                <w:rFonts w:ascii="Calibri" w:hAnsi="Calibri"/>
              </w:rPr>
              <w:t>T</w:t>
            </w:r>
            <w:r w:rsidR="0098485F">
              <w:rPr>
                <w:rFonts w:ascii="Calibri" w:hAnsi="Calibri"/>
              </w:rPr>
              <w:t>ype</w:t>
            </w:r>
          </w:p>
        </w:tc>
        <w:tc>
          <w:tcPr>
            <w:tcW w:w="2500" w:type="pct"/>
            <w:vAlign w:val="center"/>
          </w:tcPr>
          <w:p w14:paraId="22383E56" w14:textId="77777777" w:rsidR="005F02F3" w:rsidRPr="00331215" w:rsidRDefault="005F02F3" w:rsidP="003679C7">
            <w:pPr>
              <w:keepNext/>
              <w:rPr>
                <w:rFonts w:ascii="Calibri" w:hAnsi="Calibri"/>
                <w:sz w:val="22"/>
              </w:rPr>
            </w:pPr>
            <w:r w:rsidRPr="00331215">
              <w:rPr>
                <w:rFonts w:ascii="Calibri" w:hAnsi="Calibri"/>
              </w:rPr>
              <w:t xml:space="preserve"> &lt;&lt;Choose one: </w:t>
            </w:r>
          </w:p>
          <w:p w14:paraId="22383E57"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Thermostatic Expansion Valve</w:t>
            </w:r>
            <w:r w:rsidRPr="00331215">
              <w:rPr>
                <w:rFonts w:ascii="Calibri" w:hAnsi="Calibri"/>
              </w:rPr>
              <w:t xml:space="preserve"> (TXV); or</w:t>
            </w:r>
          </w:p>
          <w:p w14:paraId="22383E58"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Electronic Expansion Valve</w:t>
            </w:r>
            <w:r w:rsidRPr="00331215">
              <w:rPr>
                <w:rFonts w:ascii="Calibri" w:hAnsi="Calibri"/>
              </w:rPr>
              <w:t xml:space="preserve"> (EXV); or</w:t>
            </w:r>
          </w:p>
          <w:p w14:paraId="22383E59" w14:textId="77777777" w:rsidR="005F02F3" w:rsidRPr="00331215" w:rsidRDefault="005F02F3" w:rsidP="002040FD">
            <w:pPr>
              <w:keepNext/>
              <w:numPr>
                <w:ilvl w:val="0"/>
                <w:numId w:val="11"/>
              </w:numPr>
              <w:rPr>
                <w:rFonts w:ascii="Calibri" w:hAnsi="Calibri"/>
              </w:rPr>
            </w:pPr>
            <w:r w:rsidRPr="00331215">
              <w:rPr>
                <w:rFonts w:ascii="Calibri" w:hAnsi="Calibri"/>
                <w:u w:val="single"/>
              </w:rPr>
              <w:t>Fixed orifice</w:t>
            </w:r>
            <w:r w:rsidRPr="00331215">
              <w:rPr>
                <w:rFonts w:ascii="Calibri" w:hAnsi="Calibri"/>
              </w:rPr>
              <w:t>&gt;&gt;</w:t>
            </w:r>
          </w:p>
        </w:tc>
      </w:tr>
      <w:tr w:rsidR="005F02F3" w:rsidRPr="00331215" w14:paraId="22383E61" w14:textId="77777777" w:rsidTr="00B54FFD">
        <w:trPr>
          <w:cantSplit/>
          <w:trHeight w:val="432"/>
        </w:trPr>
        <w:tc>
          <w:tcPr>
            <w:tcW w:w="253" w:type="pct"/>
            <w:vAlign w:val="center"/>
          </w:tcPr>
          <w:p w14:paraId="22383E5B" w14:textId="77777777" w:rsidR="005F02F3" w:rsidRPr="00331215" w:rsidRDefault="005F02F3" w:rsidP="003679C7">
            <w:pPr>
              <w:keepNext/>
              <w:rPr>
                <w:rFonts w:ascii="Calibri" w:hAnsi="Calibri"/>
              </w:rPr>
            </w:pPr>
            <w:r w:rsidRPr="00331215">
              <w:rPr>
                <w:rFonts w:ascii="Calibri" w:hAnsi="Calibri"/>
              </w:rPr>
              <w:t>02</w:t>
            </w:r>
          </w:p>
        </w:tc>
        <w:tc>
          <w:tcPr>
            <w:tcW w:w="2247" w:type="pct"/>
            <w:vAlign w:val="center"/>
          </w:tcPr>
          <w:p w14:paraId="22383E5C" w14:textId="1E882257" w:rsidR="005F02F3" w:rsidRPr="00331215" w:rsidRDefault="005F02F3" w:rsidP="00672DCD">
            <w:pPr>
              <w:keepNext/>
              <w:spacing w:after="60"/>
              <w:rPr>
                <w:rFonts w:ascii="Calibri" w:hAnsi="Calibri"/>
              </w:rPr>
            </w:pPr>
            <w:r w:rsidRPr="00331215">
              <w:rPr>
                <w:rFonts w:ascii="Calibri" w:hAnsi="Calibri"/>
              </w:rPr>
              <w:t xml:space="preserve">Winter Setup Method </w:t>
            </w:r>
            <w:r w:rsidR="00672DCD">
              <w:rPr>
                <w:rFonts w:ascii="Calibri" w:hAnsi="Calibri"/>
              </w:rPr>
              <w:t>A</w:t>
            </w:r>
            <w:r w:rsidRPr="00331215">
              <w:rPr>
                <w:rFonts w:ascii="Calibri" w:hAnsi="Calibri"/>
              </w:rPr>
              <w:t xml:space="preserve">pplicability </w:t>
            </w:r>
            <w:r w:rsidR="00672DCD">
              <w:rPr>
                <w:rFonts w:ascii="Calibri" w:hAnsi="Calibri"/>
              </w:rPr>
              <w:t>S</w:t>
            </w:r>
            <w:r w:rsidRPr="00331215">
              <w:rPr>
                <w:rFonts w:ascii="Calibri" w:hAnsi="Calibri"/>
              </w:rPr>
              <w:t>tatus</w:t>
            </w:r>
          </w:p>
        </w:tc>
        <w:tc>
          <w:tcPr>
            <w:tcW w:w="2500" w:type="pct"/>
            <w:vAlign w:val="center"/>
          </w:tcPr>
          <w:p w14:paraId="22383E5D" w14:textId="77777777" w:rsidR="005F02F3" w:rsidRPr="00331215" w:rsidRDefault="005F02F3" w:rsidP="003679C7">
            <w:pPr>
              <w:keepNext/>
              <w:rPr>
                <w:rFonts w:ascii="Calibri" w:hAnsi="Calibri"/>
              </w:rPr>
            </w:pPr>
            <w:r w:rsidRPr="00331215">
              <w:rPr>
                <w:rFonts w:ascii="Calibri" w:hAnsi="Calibri"/>
              </w:rPr>
              <w:t xml:space="preserve">&lt;&lt; If B01 </w:t>
            </w:r>
            <w:proofErr w:type="gramStart"/>
            <w:r w:rsidRPr="00331215">
              <w:rPr>
                <w:rFonts w:ascii="Calibri" w:hAnsi="Calibri"/>
              </w:rPr>
              <w:t>= ;</w:t>
            </w:r>
            <w:proofErr w:type="gramEnd"/>
            <w:r w:rsidRPr="00331215">
              <w:rPr>
                <w:rFonts w:ascii="Calibri" w:hAnsi="Calibri"/>
              </w:rPr>
              <w:t xml:space="preserve">  </w:t>
            </w:r>
            <w:r w:rsidRPr="00331215">
              <w:rPr>
                <w:rFonts w:ascii="Calibri" w:hAnsi="Calibri"/>
                <w:u w:val="single"/>
              </w:rPr>
              <w:t>Fixed Orifice</w:t>
            </w:r>
            <w:r w:rsidRPr="00331215">
              <w:rPr>
                <w:rFonts w:ascii="Calibri" w:hAnsi="Calibri"/>
              </w:rPr>
              <w:t xml:space="preserve">, then display text: </w:t>
            </w:r>
          </w:p>
          <w:p w14:paraId="22383E5E" w14:textId="77777777" w:rsidR="005F02F3" w:rsidRPr="00331215" w:rsidRDefault="005F02F3" w:rsidP="003679C7">
            <w:pPr>
              <w:keepNext/>
              <w:rPr>
                <w:rFonts w:ascii="Calibri" w:hAnsi="Calibri"/>
                <w:sz w:val="22"/>
              </w:rPr>
            </w:pPr>
            <w:r w:rsidRPr="00331215">
              <w:rPr>
                <w:rFonts w:ascii="Calibri" w:hAnsi="Calibri"/>
              </w:rPr>
              <w:t xml:space="preserve">“Winter Setup Method is </w:t>
            </w:r>
            <w:r w:rsidRPr="00331215">
              <w:rPr>
                <w:rFonts w:ascii="Calibri" w:hAnsi="Calibri"/>
                <w:u w:val="single"/>
              </w:rPr>
              <w:t>not</w:t>
            </w:r>
            <w:r w:rsidRPr="00331215">
              <w:rPr>
                <w:rFonts w:ascii="Calibri" w:hAnsi="Calibri"/>
              </w:rPr>
              <w:t xml:space="preserve"> applicable to this system metering device type” (do not proceed</w:t>
            </w:r>
            <w:proofErr w:type="gramStart"/>
            <w:r w:rsidRPr="00331215">
              <w:rPr>
                <w:rFonts w:ascii="Calibri" w:hAnsi="Calibri"/>
              </w:rPr>
              <w:t>);</w:t>
            </w:r>
            <w:proofErr w:type="gramEnd"/>
            <w:r w:rsidRPr="00331215">
              <w:rPr>
                <w:rFonts w:ascii="Calibri" w:hAnsi="Calibri"/>
              </w:rPr>
              <w:t xml:space="preserve"> </w:t>
            </w:r>
          </w:p>
          <w:p w14:paraId="22383E5F" w14:textId="77777777" w:rsidR="005F02F3" w:rsidRPr="00331215" w:rsidRDefault="005F02F3" w:rsidP="003679C7">
            <w:pPr>
              <w:keepNext/>
              <w:rPr>
                <w:rFonts w:ascii="Calibri" w:hAnsi="Calibri"/>
                <w:sz w:val="22"/>
              </w:rPr>
            </w:pPr>
            <w:r w:rsidRPr="00331215">
              <w:rPr>
                <w:rFonts w:ascii="Calibri" w:hAnsi="Calibri"/>
              </w:rPr>
              <w:t>else, display text:</w:t>
            </w:r>
          </w:p>
          <w:p w14:paraId="22383E60" w14:textId="77777777" w:rsidR="005F02F3" w:rsidRPr="00331215" w:rsidRDefault="005F02F3" w:rsidP="0000731C">
            <w:pPr>
              <w:keepNext/>
              <w:rPr>
                <w:rFonts w:ascii="Calibri" w:hAnsi="Calibri"/>
              </w:rPr>
            </w:pPr>
            <w:r w:rsidRPr="00331215">
              <w:rPr>
                <w:rFonts w:ascii="Calibri" w:hAnsi="Calibri"/>
              </w:rPr>
              <w:t>” Winter Setup Method is applicable to this system metering device type”&gt;&gt;</w:t>
            </w:r>
          </w:p>
        </w:tc>
      </w:tr>
      <w:tr w:rsidR="005F02F3" w:rsidRPr="00331215" w14:paraId="22383E65" w14:textId="77777777" w:rsidTr="00EA7925">
        <w:trPr>
          <w:cantSplit/>
          <w:trHeight w:val="432"/>
        </w:trPr>
        <w:tc>
          <w:tcPr>
            <w:tcW w:w="253" w:type="pct"/>
            <w:vAlign w:val="center"/>
          </w:tcPr>
          <w:p w14:paraId="22383E62" w14:textId="77777777" w:rsidR="005F02F3" w:rsidRPr="00331215" w:rsidRDefault="005F02F3" w:rsidP="003679C7">
            <w:pPr>
              <w:keepNext/>
              <w:rPr>
                <w:rFonts w:ascii="Calibri" w:hAnsi="Calibri"/>
              </w:rPr>
            </w:pPr>
            <w:r w:rsidRPr="00331215">
              <w:rPr>
                <w:rFonts w:ascii="Calibri" w:hAnsi="Calibri"/>
              </w:rPr>
              <w:t>03</w:t>
            </w:r>
          </w:p>
        </w:tc>
        <w:tc>
          <w:tcPr>
            <w:tcW w:w="4747" w:type="pct"/>
            <w:gridSpan w:val="2"/>
          </w:tcPr>
          <w:p w14:paraId="22383E63" w14:textId="77777777" w:rsidR="005F02F3" w:rsidRPr="00AC02CA" w:rsidRDefault="005F02F3" w:rsidP="00AC02CA">
            <w:pPr>
              <w:keepNext/>
              <w:rPr>
                <w:rFonts w:ascii="Calibri" w:hAnsi="Calibri"/>
              </w:rPr>
            </w:pPr>
            <w:r w:rsidRPr="00AC02CA">
              <w:rPr>
                <w:rFonts w:ascii="Calibri" w:hAnsi="Calibri"/>
              </w:rPr>
              <w:t>The responsible person's</w:t>
            </w:r>
            <w:r w:rsidRPr="00AC02CA" w:rsidDel="00EA7925">
              <w:rPr>
                <w:rFonts w:ascii="Calibri" w:hAnsi="Calibri"/>
              </w:rPr>
              <w:t xml:space="preserve"> </w:t>
            </w:r>
            <w:r w:rsidRPr="00AC02CA">
              <w:rPr>
                <w:rFonts w:ascii="Calibri" w:hAnsi="Calibri"/>
              </w:rPr>
              <w:t>signature on this document indicates confirmation that the installed model number is currently listed as approved for Winter Setup Method on the Energy Commission website:</w:t>
            </w:r>
          </w:p>
          <w:p w14:paraId="22383E64" w14:textId="2BA1B186" w:rsidR="005F02F3" w:rsidRPr="00E777F7" w:rsidRDefault="006D3225" w:rsidP="003379B6">
            <w:pPr>
              <w:pStyle w:val="CommentText"/>
              <w:rPr>
                <w:rFonts w:asciiTheme="minorHAnsi" w:hAnsiTheme="minorHAnsi"/>
              </w:rPr>
            </w:pPr>
            <w:ins w:id="15" w:author="Alhabibi, Haider@Energy" w:date="2021-12-08T17:05:00Z">
              <w:r>
                <w:rPr>
                  <w:rFonts w:asciiTheme="minorHAnsi" w:hAnsiTheme="minorHAnsi"/>
                </w:rPr>
                <w:fldChar w:fldCharType="begin"/>
              </w:r>
              <w:r>
                <w:rPr>
                  <w:rFonts w:asciiTheme="minorHAnsi" w:hAnsiTheme="minorHAnsi"/>
                </w:rPr>
                <w:instrText xml:space="preserve"> HYPERLINK "" </w:instrText>
              </w:r>
              <w:r>
                <w:rPr>
                  <w:rFonts w:asciiTheme="minorHAnsi" w:hAnsiTheme="minorHAnsi"/>
                </w:rPr>
                <w:fldChar w:fldCharType="separate"/>
              </w:r>
            </w:ins>
            <w:del w:id="16" w:author="Alhabibi, Haider@Energy" w:date="2021-12-08T17:04:00Z">
              <w:r w:rsidRPr="00065876" w:rsidDel="00C4244C">
                <w:rPr>
                  <w:rStyle w:val="Hyperlink"/>
                  <w:rFonts w:asciiTheme="minorHAnsi" w:hAnsiTheme="minorHAnsi"/>
                </w:rPr>
                <w:delText>http://www.energy.ca.gov/title24/2008standards/special_case_appliance/</w:delText>
              </w:r>
            </w:del>
            <w:ins w:id="17" w:author="Alhabibi, Haider@Energy" w:date="2021-12-08T17:05:00Z">
              <w:r>
                <w:rPr>
                  <w:rFonts w:asciiTheme="minorHAnsi" w:hAnsiTheme="minorHAnsi"/>
                </w:rPr>
                <w:fldChar w:fldCharType="end"/>
              </w:r>
            </w:ins>
            <w:ins w:id="18" w:author="Alhabibi, Haider@Energy" w:date="2021-12-08T16:38:00Z">
              <w:r w:rsidR="00E01D29" w:rsidRPr="00E01D29">
                <w:rPr>
                  <w:rStyle w:val="Hyperlink"/>
                  <w:rFonts w:asciiTheme="minorHAnsi" w:hAnsiTheme="minorHAnsi"/>
                </w:rPr>
                <w:t>://www.energy.ca.gov/rules-and-regulations/building-energy-efficiency/manufacturer-certification-building-equipment</w:t>
              </w:r>
            </w:ins>
          </w:p>
        </w:tc>
      </w:tr>
    </w:tbl>
    <w:p w14:paraId="22383E66" w14:textId="77777777" w:rsidR="005F02F3" w:rsidRPr="00331215" w:rsidRDefault="005F02F3" w:rsidP="00D92E7B">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69" w14:textId="77777777" w:rsidTr="0027647F">
        <w:trPr>
          <w:cantSplit/>
          <w:trHeight w:val="432"/>
        </w:trPr>
        <w:tc>
          <w:tcPr>
            <w:tcW w:w="5000" w:type="pct"/>
            <w:gridSpan w:val="3"/>
          </w:tcPr>
          <w:p w14:paraId="22383E67" w14:textId="0617C052" w:rsidR="005F02F3" w:rsidRPr="00331215" w:rsidRDefault="005F02F3" w:rsidP="0027647F">
            <w:pPr>
              <w:keepNext/>
              <w:rPr>
                <w:rFonts w:ascii="Calibri" w:hAnsi="Calibri"/>
                <w:b/>
              </w:rPr>
            </w:pPr>
            <w:r w:rsidRPr="00331215">
              <w:rPr>
                <w:rFonts w:ascii="Calibri" w:hAnsi="Calibri"/>
                <w:b/>
              </w:rPr>
              <w:t>C. Instrument Calibration</w:t>
            </w:r>
          </w:p>
          <w:p w14:paraId="22383E68" w14:textId="03A2E844" w:rsidR="005F02F3" w:rsidRPr="00D013F1" w:rsidRDefault="005F02F3" w:rsidP="00DD2BEF">
            <w:pPr>
              <w:keepNext/>
              <w:rPr>
                <w:rFonts w:ascii="Calibri" w:hAnsi="Calibri"/>
              </w:rPr>
            </w:pPr>
            <w:r w:rsidRPr="00D013F1">
              <w:rPr>
                <w:rFonts w:ascii="Calibri" w:hAnsi="Calibri"/>
                <w:sz w:val="18"/>
              </w:rPr>
              <w:t>Instrumentation specifications and procedures for instrument calibration are given in Reference Residential Appendix RA3.2.2.2 and RA3.2.2.4 respectively.</w:t>
            </w:r>
          </w:p>
        </w:tc>
      </w:tr>
      <w:tr w:rsidR="005F02F3" w:rsidRPr="00331215" w14:paraId="22383E6D" w14:textId="77777777" w:rsidTr="0027647F">
        <w:trPr>
          <w:cantSplit/>
          <w:trHeight w:val="432"/>
        </w:trPr>
        <w:tc>
          <w:tcPr>
            <w:tcW w:w="253" w:type="pct"/>
            <w:vAlign w:val="center"/>
          </w:tcPr>
          <w:p w14:paraId="22383E6A" w14:textId="77777777" w:rsidR="005F02F3" w:rsidRPr="00331215" w:rsidRDefault="005F02F3" w:rsidP="0027647F">
            <w:pPr>
              <w:keepNext/>
              <w:rPr>
                <w:rFonts w:ascii="Calibri" w:hAnsi="Calibri"/>
              </w:rPr>
            </w:pPr>
            <w:r w:rsidRPr="00331215">
              <w:rPr>
                <w:rFonts w:ascii="Calibri" w:hAnsi="Calibri"/>
              </w:rPr>
              <w:t>01</w:t>
            </w:r>
          </w:p>
        </w:tc>
        <w:tc>
          <w:tcPr>
            <w:tcW w:w="2247" w:type="pct"/>
            <w:vAlign w:val="center"/>
          </w:tcPr>
          <w:p w14:paraId="22383E6B" w14:textId="679A2AB6" w:rsidR="005F02F3" w:rsidRPr="00331215" w:rsidRDefault="005F02F3" w:rsidP="0027647F">
            <w:pPr>
              <w:keepNext/>
              <w:rPr>
                <w:rFonts w:ascii="Calibri" w:hAnsi="Calibri"/>
              </w:rPr>
            </w:pPr>
            <w:r w:rsidRPr="00331215">
              <w:rPr>
                <w:rFonts w:ascii="Calibri" w:hAnsi="Calibri"/>
              </w:rPr>
              <w:t>Date of Digital Refrigerant Gauge Calibration</w:t>
            </w:r>
          </w:p>
        </w:tc>
        <w:tc>
          <w:tcPr>
            <w:tcW w:w="2500" w:type="pct"/>
            <w:vAlign w:val="center"/>
          </w:tcPr>
          <w:p w14:paraId="22383E6C"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1" w14:textId="77777777" w:rsidTr="0027647F">
        <w:trPr>
          <w:cantSplit/>
          <w:trHeight w:val="432"/>
        </w:trPr>
        <w:tc>
          <w:tcPr>
            <w:tcW w:w="253" w:type="pct"/>
            <w:vAlign w:val="center"/>
          </w:tcPr>
          <w:p w14:paraId="22383E6E" w14:textId="77777777" w:rsidR="005F02F3" w:rsidRPr="00331215" w:rsidRDefault="005F02F3" w:rsidP="0027647F">
            <w:pPr>
              <w:keepNext/>
              <w:rPr>
                <w:rFonts w:ascii="Calibri" w:hAnsi="Calibri"/>
              </w:rPr>
            </w:pPr>
            <w:r w:rsidRPr="00331215">
              <w:rPr>
                <w:rFonts w:ascii="Calibri" w:hAnsi="Calibri"/>
              </w:rPr>
              <w:t>02</w:t>
            </w:r>
          </w:p>
        </w:tc>
        <w:tc>
          <w:tcPr>
            <w:tcW w:w="2247" w:type="pct"/>
            <w:vAlign w:val="center"/>
          </w:tcPr>
          <w:p w14:paraId="22383E6F" w14:textId="2065706B" w:rsidR="005F02F3" w:rsidRPr="00331215" w:rsidRDefault="005F02F3" w:rsidP="0027647F">
            <w:pPr>
              <w:keepNext/>
              <w:spacing w:after="60"/>
              <w:rPr>
                <w:rFonts w:ascii="Calibri" w:hAnsi="Calibri"/>
              </w:rPr>
            </w:pPr>
            <w:r w:rsidRPr="00331215">
              <w:rPr>
                <w:rFonts w:ascii="Calibri" w:hAnsi="Calibri"/>
              </w:rPr>
              <w:t>Date of Digital Thermocouple Calibration</w:t>
            </w:r>
          </w:p>
        </w:tc>
        <w:tc>
          <w:tcPr>
            <w:tcW w:w="2500" w:type="pct"/>
            <w:vAlign w:val="center"/>
          </w:tcPr>
          <w:p w14:paraId="22383E70"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8" w14:textId="77777777" w:rsidTr="0027647F">
        <w:trPr>
          <w:cantSplit/>
          <w:trHeight w:val="432"/>
        </w:trPr>
        <w:tc>
          <w:tcPr>
            <w:tcW w:w="253" w:type="pct"/>
            <w:vAlign w:val="center"/>
          </w:tcPr>
          <w:p w14:paraId="22383E72" w14:textId="77777777" w:rsidR="005F02F3" w:rsidRPr="00331215" w:rsidRDefault="005F02F3" w:rsidP="0027647F">
            <w:pPr>
              <w:keepNext/>
              <w:rPr>
                <w:rFonts w:ascii="Calibri" w:hAnsi="Calibri"/>
              </w:rPr>
            </w:pPr>
            <w:r w:rsidRPr="00331215">
              <w:rPr>
                <w:rFonts w:ascii="Calibri" w:hAnsi="Calibri"/>
              </w:rPr>
              <w:t>03</w:t>
            </w:r>
          </w:p>
        </w:tc>
        <w:tc>
          <w:tcPr>
            <w:tcW w:w="2247" w:type="pct"/>
            <w:vAlign w:val="center"/>
          </w:tcPr>
          <w:p w14:paraId="22383E73" w14:textId="6E968CB7" w:rsidR="005F02F3" w:rsidRPr="00331215" w:rsidRDefault="005F02F3" w:rsidP="0027647F">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E74" w14:textId="1BB53207"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C01 is greater than one month, then display text:  </w:t>
            </w:r>
          </w:p>
          <w:p w14:paraId="22383E75" w14:textId="77777777" w:rsidR="005F02F3" w:rsidRPr="00331215" w:rsidRDefault="005F02F3" w:rsidP="0027647F">
            <w:pPr>
              <w:keepNext/>
              <w:rPr>
                <w:rFonts w:ascii="Calibri" w:hAnsi="Calibri"/>
              </w:rPr>
            </w:pPr>
            <w:r w:rsidRPr="00331215">
              <w:rPr>
                <w:rFonts w:ascii="Calibri" w:hAnsi="Calibri"/>
              </w:rPr>
              <w:t>"Digital Refrigerant Gauge requires Calibration (do not proceed)</w:t>
            </w:r>
            <w:proofErr w:type="gramStart"/>
            <w:r w:rsidRPr="00331215">
              <w:rPr>
                <w:rFonts w:ascii="Calibri" w:hAnsi="Calibri"/>
              </w:rPr>
              <w:t>";</w:t>
            </w:r>
            <w:proofErr w:type="gramEnd"/>
          </w:p>
          <w:p w14:paraId="22383E76" w14:textId="114CFF4C"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 xml:space="preserve">one </w:t>
            </w:r>
            <w:proofErr w:type="gramStart"/>
            <w:r w:rsidRPr="00331215">
              <w:rPr>
                <w:rFonts w:ascii="Calibri" w:hAnsi="Calibri"/>
              </w:rPr>
              <w:t>month;  then</w:t>
            </w:r>
            <w:proofErr w:type="gramEnd"/>
            <w:r w:rsidRPr="00331215">
              <w:rPr>
                <w:rFonts w:ascii="Calibri" w:hAnsi="Calibri"/>
              </w:rPr>
              <w:t xml:space="preserve"> display text:</w:t>
            </w:r>
          </w:p>
          <w:p w14:paraId="22383E77" w14:textId="77777777" w:rsidR="005F02F3" w:rsidRPr="00331215" w:rsidRDefault="005F02F3" w:rsidP="0027647F">
            <w:pPr>
              <w:keepNext/>
              <w:rPr>
                <w:rFonts w:ascii="Calibri" w:hAnsi="Calibri"/>
              </w:rPr>
            </w:pPr>
            <w:r w:rsidRPr="00331215">
              <w:rPr>
                <w:rFonts w:ascii="Calibri" w:hAnsi="Calibri"/>
              </w:rPr>
              <w:t>"calibration is current"&gt;&gt;</w:t>
            </w:r>
          </w:p>
        </w:tc>
      </w:tr>
      <w:tr w:rsidR="005F02F3" w:rsidRPr="00331215" w14:paraId="22383E80" w14:textId="77777777" w:rsidTr="0027647F">
        <w:trPr>
          <w:cantSplit/>
          <w:trHeight w:val="432"/>
        </w:trPr>
        <w:tc>
          <w:tcPr>
            <w:tcW w:w="253" w:type="pct"/>
            <w:vAlign w:val="center"/>
          </w:tcPr>
          <w:p w14:paraId="22383E79" w14:textId="77777777" w:rsidR="005F02F3" w:rsidRPr="00331215" w:rsidRDefault="005F02F3" w:rsidP="0027647F">
            <w:pPr>
              <w:keepNext/>
              <w:rPr>
                <w:rFonts w:ascii="Calibri" w:hAnsi="Calibri"/>
              </w:rPr>
            </w:pPr>
            <w:r w:rsidRPr="00331215">
              <w:rPr>
                <w:rFonts w:ascii="Calibri" w:hAnsi="Calibri"/>
              </w:rPr>
              <w:t>04</w:t>
            </w:r>
          </w:p>
        </w:tc>
        <w:tc>
          <w:tcPr>
            <w:tcW w:w="2247" w:type="pct"/>
            <w:vAlign w:val="center"/>
          </w:tcPr>
          <w:p w14:paraId="22383E7A" w14:textId="20A12C23" w:rsidR="005F02F3" w:rsidRPr="00331215" w:rsidRDefault="005F02F3" w:rsidP="0027647F">
            <w:pPr>
              <w:keepNext/>
              <w:spacing w:after="60"/>
              <w:rPr>
                <w:rFonts w:ascii="Calibri" w:hAnsi="Calibri"/>
              </w:rPr>
            </w:pPr>
            <w:r w:rsidRPr="00331215">
              <w:rPr>
                <w:rFonts w:ascii="Calibri" w:hAnsi="Calibri"/>
              </w:rPr>
              <w:t>Digital Thermocouple Calibration Status</w:t>
            </w:r>
          </w:p>
        </w:tc>
        <w:tc>
          <w:tcPr>
            <w:tcW w:w="2500" w:type="pct"/>
            <w:vAlign w:val="center"/>
          </w:tcPr>
          <w:p w14:paraId="22383E7B" w14:textId="51EAC0C1"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C02 is greater than one month, then display text:  </w:t>
            </w:r>
          </w:p>
          <w:p w14:paraId="22383E7C" w14:textId="77777777" w:rsidR="005F02F3" w:rsidRPr="00331215" w:rsidRDefault="005F02F3" w:rsidP="0027647F">
            <w:pPr>
              <w:keepNext/>
              <w:rPr>
                <w:rFonts w:ascii="Calibri" w:hAnsi="Calibri"/>
              </w:rPr>
            </w:pPr>
            <w:r w:rsidRPr="00331215">
              <w:rPr>
                <w:rFonts w:ascii="Calibri" w:hAnsi="Calibri"/>
              </w:rPr>
              <w:t>"Digital Thermocouple Gauge requires Calibration (do not proceed)"</w:t>
            </w:r>
          </w:p>
          <w:p w14:paraId="22383E7D" w14:textId="77777777" w:rsidR="005F02F3" w:rsidRPr="00331215" w:rsidRDefault="005F02F3" w:rsidP="0027647F">
            <w:pPr>
              <w:keepNext/>
              <w:rPr>
                <w:rFonts w:ascii="Calibri" w:hAnsi="Calibri"/>
              </w:rPr>
            </w:pPr>
          </w:p>
          <w:p w14:paraId="22383E7E" w14:textId="35F18428"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 xml:space="preserve">one </w:t>
            </w:r>
            <w:proofErr w:type="gramStart"/>
            <w:r w:rsidRPr="00331215">
              <w:rPr>
                <w:rFonts w:ascii="Calibri" w:hAnsi="Calibri"/>
              </w:rPr>
              <w:t>month;  then</w:t>
            </w:r>
            <w:proofErr w:type="gramEnd"/>
            <w:r w:rsidRPr="00331215">
              <w:rPr>
                <w:rFonts w:ascii="Calibri" w:hAnsi="Calibri"/>
              </w:rPr>
              <w:t xml:space="preserve"> display text:</w:t>
            </w:r>
          </w:p>
          <w:p w14:paraId="22383E7F" w14:textId="77777777" w:rsidR="005F02F3" w:rsidRPr="00331215" w:rsidRDefault="005F02F3" w:rsidP="0027647F">
            <w:pPr>
              <w:keepNext/>
              <w:rPr>
                <w:rFonts w:ascii="Calibri" w:hAnsi="Calibri"/>
              </w:rPr>
            </w:pPr>
            <w:r w:rsidRPr="00331215">
              <w:rPr>
                <w:rFonts w:ascii="Calibri" w:hAnsi="Calibri"/>
              </w:rPr>
              <w:t>"calibration is current"&gt;&gt;</w:t>
            </w:r>
          </w:p>
        </w:tc>
      </w:tr>
    </w:tbl>
    <w:p w14:paraId="22383E81" w14:textId="77777777" w:rsidR="005F02F3" w:rsidRPr="00331215" w:rsidRDefault="005F02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0"/>
        <w:gridCol w:w="4955"/>
        <w:gridCol w:w="5395"/>
      </w:tblGrid>
      <w:tr w:rsidR="005F02F3" w:rsidRPr="00331215" w14:paraId="22383E84" w14:textId="77777777" w:rsidTr="006D0E2F">
        <w:trPr>
          <w:cantSplit/>
          <w:trHeight w:val="233"/>
        </w:trPr>
        <w:tc>
          <w:tcPr>
            <w:tcW w:w="5000" w:type="pct"/>
            <w:gridSpan w:val="3"/>
            <w:vAlign w:val="center"/>
          </w:tcPr>
          <w:p w14:paraId="22383E82" w14:textId="7245350C" w:rsidR="005F02F3" w:rsidRPr="00331215" w:rsidRDefault="005F02F3" w:rsidP="0027647F">
            <w:pPr>
              <w:pStyle w:val="Header"/>
              <w:keepNext/>
              <w:tabs>
                <w:tab w:val="clear" w:pos="4320"/>
                <w:tab w:val="clear" w:pos="8640"/>
              </w:tabs>
              <w:rPr>
                <w:rFonts w:ascii="Calibri" w:hAnsi="Calibri"/>
                <w:b/>
              </w:rPr>
            </w:pPr>
            <w:r w:rsidRPr="00331215">
              <w:rPr>
                <w:rFonts w:ascii="Calibri" w:hAnsi="Calibri"/>
                <w:b/>
              </w:rPr>
              <w:lastRenderedPageBreak/>
              <w:t>D. Measurement Access Hole (MAH) Verification</w:t>
            </w:r>
          </w:p>
          <w:p w14:paraId="22383E83" w14:textId="52A8017E" w:rsidR="005F02F3" w:rsidRPr="00DD2BEF" w:rsidRDefault="005F02F3" w:rsidP="0027647F">
            <w:pPr>
              <w:pStyle w:val="Header"/>
              <w:keepNext/>
              <w:tabs>
                <w:tab w:val="clear" w:pos="4320"/>
                <w:tab w:val="clear" w:pos="8640"/>
              </w:tabs>
              <w:rPr>
                <w:rFonts w:ascii="Calibri" w:hAnsi="Calibri"/>
              </w:rPr>
            </w:pPr>
            <w:r w:rsidRPr="00D013F1">
              <w:rPr>
                <w:rFonts w:ascii="Calibri" w:hAnsi="Calibri"/>
                <w:sz w:val="18"/>
              </w:rPr>
              <w:t>Procedures for installing MAH are specified in Reference Residential Appendix RA3.2.2.3</w:t>
            </w:r>
            <w:r w:rsidR="00DD2BEF" w:rsidRPr="00D013F1">
              <w:rPr>
                <w:rFonts w:ascii="Calibri" w:hAnsi="Calibri"/>
                <w:sz w:val="18"/>
              </w:rPr>
              <w:t>.</w:t>
            </w:r>
          </w:p>
        </w:tc>
      </w:tr>
      <w:tr w:rsidR="005F02F3" w:rsidRPr="00331215" w14:paraId="22383E8B" w14:textId="77777777" w:rsidTr="00B54FFD">
        <w:trPr>
          <w:cantSplit/>
          <w:trHeight w:val="233"/>
        </w:trPr>
        <w:tc>
          <w:tcPr>
            <w:tcW w:w="204" w:type="pct"/>
            <w:vAlign w:val="center"/>
          </w:tcPr>
          <w:p w14:paraId="22383E85" w14:textId="77777777" w:rsidR="005F02F3" w:rsidRPr="00331215" w:rsidRDefault="005F02F3" w:rsidP="0027647F">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E86" w14:textId="62270484" w:rsidR="005F02F3" w:rsidRPr="00331215" w:rsidRDefault="005F02F3" w:rsidP="00672DCD">
            <w:pPr>
              <w:keepNext/>
              <w:rPr>
                <w:rFonts w:ascii="Calibri" w:hAnsi="Calibri"/>
              </w:rPr>
            </w:pPr>
            <w:r w:rsidRPr="00331215">
              <w:rPr>
                <w:rFonts w:ascii="Calibri" w:hAnsi="Calibri"/>
              </w:rPr>
              <w:t xml:space="preserve">Method </w:t>
            </w:r>
            <w:r w:rsidR="00672DCD">
              <w:rPr>
                <w:rFonts w:ascii="Calibri" w:hAnsi="Calibri"/>
              </w:rPr>
              <w:t>U</w:t>
            </w:r>
            <w:r w:rsidRPr="00331215">
              <w:rPr>
                <w:rFonts w:ascii="Calibri" w:hAnsi="Calibri"/>
              </w:rPr>
              <w:t xml:space="preserve">sed to </w:t>
            </w:r>
            <w:r w:rsidR="00672DCD">
              <w:rPr>
                <w:rFonts w:ascii="Calibri" w:hAnsi="Calibri"/>
              </w:rPr>
              <w:t>D</w:t>
            </w:r>
            <w:r w:rsidRPr="00331215">
              <w:rPr>
                <w:rFonts w:ascii="Calibri" w:hAnsi="Calibri"/>
              </w:rPr>
              <w:t xml:space="preserve">emonstrate </w:t>
            </w:r>
            <w:r w:rsidR="00672DCD">
              <w:rPr>
                <w:rFonts w:ascii="Calibri" w:hAnsi="Calibri"/>
              </w:rPr>
              <w:t>C</w:t>
            </w:r>
            <w:r w:rsidRPr="00331215">
              <w:rPr>
                <w:rFonts w:ascii="Calibri" w:hAnsi="Calibri"/>
              </w:rPr>
              <w:t xml:space="preserve">ompliance with the Measurement Access Hole (MAH) </w:t>
            </w:r>
            <w:r w:rsidR="00672DCD">
              <w:rPr>
                <w:rFonts w:ascii="Calibri" w:hAnsi="Calibri"/>
              </w:rPr>
              <w:t>R</w:t>
            </w:r>
            <w:r w:rsidRPr="00331215">
              <w:rPr>
                <w:rFonts w:ascii="Calibri" w:hAnsi="Calibri"/>
              </w:rPr>
              <w:t>equirement</w:t>
            </w:r>
          </w:p>
        </w:tc>
        <w:tc>
          <w:tcPr>
            <w:tcW w:w="2500" w:type="pct"/>
            <w:tcMar>
              <w:left w:w="115" w:type="dxa"/>
              <w:right w:w="101" w:type="dxa"/>
            </w:tcMar>
            <w:vAlign w:val="center"/>
          </w:tcPr>
          <w:p w14:paraId="22383E87" w14:textId="77777777" w:rsidR="005F02F3" w:rsidRPr="00331215" w:rsidRDefault="005F02F3" w:rsidP="0027647F">
            <w:pPr>
              <w:pStyle w:val="Header"/>
              <w:keepNext/>
              <w:tabs>
                <w:tab w:val="clear" w:pos="4320"/>
                <w:tab w:val="clear" w:pos="8640"/>
              </w:tabs>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select one of the options from list: </w:t>
            </w:r>
          </w:p>
          <w:p w14:paraId="22383E88"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 xml:space="preserve">"MAH installed and labeled consistent with Figure 3.2-1"; or </w:t>
            </w:r>
          </w:p>
          <w:p w14:paraId="22383E89"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"Return side of system is located entirely within conditioned space such that an accurate return air dry-bulb temperature can be taken at the return grille"; or</w:t>
            </w:r>
          </w:p>
          <w:p w14:paraId="22383E8A" w14:textId="77777777" w:rsidR="005F02F3" w:rsidRPr="00331215" w:rsidRDefault="005F02F3" w:rsidP="0027647F">
            <w:pPr>
              <w:pStyle w:val="ListParagraph"/>
              <w:keepNext/>
              <w:numPr>
                <w:ilvl w:val="0"/>
                <w:numId w:val="12"/>
              </w:numPr>
              <w:rPr>
                <w:rFonts w:ascii="Calibri" w:hAnsi="Calibri"/>
              </w:rPr>
            </w:pPr>
            <w:r w:rsidRPr="00331215">
              <w:rPr>
                <w:rFonts w:ascii="Calibri" w:hAnsi="Calibri"/>
              </w:rPr>
              <w:t>"MAH cannot be installed consistent with Figure 3.2-1.  An alternative location has been provided and clearly labeled"&gt;&gt;</w:t>
            </w:r>
          </w:p>
        </w:tc>
      </w:tr>
    </w:tbl>
    <w:p w14:paraId="22383E8C" w14:textId="77777777" w:rsidR="005F02F3" w:rsidRPr="00331215" w:rsidRDefault="005F02F3"/>
    <w:p w14:paraId="22383EA6" w14:textId="22C0AC23" w:rsidR="005F02F3"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88"/>
        <w:gridCol w:w="2466"/>
        <w:gridCol w:w="2381"/>
        <w:gridCol w:w="1145"/>
        <w:gridCol w:w="4230"/>
        <w:gridCol w:w="18"/>
      </w:tblGrid>
      <w:tr w:rsidR="00C01847" w:rsidRPr="006A3EEB" w14:paraId="192F041B" w14:textId="77777777" w:rsidTr="00C01847">
        <w:trPr>
          <w:gridAfter w:val="1"/>
          <w:wAfter w:w="18" w:type="dxa"/>
          <w:cantSplit/>
        </w:trPr>
        <w:tc>
          <w:tcPr>
            <w:tcW w:w="10998" w:type="dxa"/>
            <w:gridSpan w:val="6"/>
          </w:tcPr>
          <w:p w14:paraId="235DC41B" w14:textId="77777777" w:rsidR="00C01847" w:rsidRPr="00BC1E29" w:rsidRDefault="00C01847" w:rsidP="00004682">
            <w:pPr>
              <w:keepNext/>
              <w:rPr>
                <w:rFonts w:ascii="Calibri" w:hAnsi="Calibri"/>
                <w:b/>
              </w:rPr>
            </w:pPr>
            <w:r w:rsidRPr="00BC1E29">
              <w:rPr>
                <w:rFonts w:ascii="Calibri" w:hAnsi="Calibri"/>
                <w:b/>
              </w:rPr>
              <w:t>E. Minimum System Airflow Rate Verification</w:t>
            </w:r>
          </w:p>
          <w:p w14:paraId="5F39026B" w14:textId="77777777" w:rsidR="00C01847" w:rsidRDefault="00C01847" w:rsidP="00004682">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291EAF12" w14:textId="77777777" w:rsidR="00C01847" w:rsidRPr="00654A92" w:rsidRDefault="00C01847" w:rsidP="00004682">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C01847" w:rsidRPr="006A3EEB" w14:paraId="6D5AB993" w14:textId="77777777" w:rsidTr="0005715F">
        <w:trPr>
          <w:gridAfter w:val="1"/>
          <w:wAfter w:w="18" w:type="dxa"/>
          <w:cantSplit/>
          <w:trHeight w:val="305"/>
        </w:trPr>
        <w:tc>
          <w:tcPr>
            <w:tcW w:w="3078" w:type="dxa"/>
            <w:gridSpan w:val="3"/>
            <w:vAlign w:val="center"/>
          </w:tcPr>
          <w:p w14:paraId="3BBD4CFC" w14:textId="77777777" w:rsidR="00C01847" w:rsidRPr="006A3EEB" w:rsidRDefault="00C01847" w:rsidP="00004682">
            <w:pPr>
              <w:keepNext/>
              <w:jc w:val="center"/>
              <w:rPr>
                <w:rFonts w:ascii="Calibri" w:hAnsi="Calibri"/>
                <w:sz w:val="18"/>
                <w:szCs w:val="18"/>
              </w:rPr>
            </w:pPr>
            <w:r>
              <w:rPr>
                <w:rFonts w:ascii="Calibri" w:hAnsi="Calibri"/>
                <w:sz w:val="18"/>
                <w:szCs w:val="18"/>
              </w:rPr>
              <w:t>01</w:t>
            </w:r>
          </w:p>
        </w:tc>
        <w:tc>
          <w:tcPr>
            <w:tcW w:w="3600" w:type="dxa"/>
            <w:gridSpan w:val="2"/>
          </w:tcPr>
          <w:p w14:paraId="683F3CD5" w14:textId="77777777" w:rsidR="00C01847" w:rsidRDefault="00C01847" w:rsidP="00004682">
            <w:pPr>
              <w:keepNext/>
              <w:jc w:val="center"/>
              <w:rPr>
                <w:rFonts w:ascii="Calibri" w:hAnsi="Calibri"/>
                <w:sz w:val="18"/>
                <w:szCs w:val="18"/>
              </w:rPr>
            </w:pPr>
            <w:r>
              <w:rPr>
                <w:rFonts w:ascii="Calibri" w:hAnsi="Calibri"/>
                <w:sz w:val="18"/>
                <w:szCs w:val="18"/>
              </w:rPr>
              <w:t>02</w:t>
            </w:r>
          </w:p>
        </w:tc>
        <w:tc>
          <w:tcPr>
            <w:tcW w:w="4320" w:type="dxa"/>
            <w:vAlign w:val="center"/>
          </w:tcPr>
          <w:p w14:paraId="5D0D96B0" w14:textId="77777777" w:rsidR="00C01847" w:rsidRPr="006A3EEB" w:rsidRDefault="00C01847" w:rsidP="00004682">
            <w:pPr>
              <w:keepNext/>
              <w:jc w:val="center"/>
              <w:rPr>
                <w:rFonts w:ascii="Calibri" w:hAnsi="Calibri"/>
                <w:sz w:val="18"/>
                <w:szCs w:val="18"/>
              </w:rPr>
            </w:pPr>
            <w:r>
              <w:rPr>
                <w:rFonts w:ascii="Calibri" w:hAnsi="Calibri"/>
                <w:sz w:val="18"/>
                <w:szCs w:val="18"/>
              </w:rPr>
              <w:t>03</w:t>
            </w:r>
          </w:p>
        </w:tc>
      </w:tr>
      <w:tr w:rsidR="00C01847" w:rsidRPr="006A3EEB" w14:paraId="67566DCD" w14:textId="77777777" w:rsidTr="0005715F">
        <w:trPr>
          <w:gridAfter w:val="1"/>
          <w:wAfter w:w="18" w:type="dxa"/>
          <w:cantSplit/>
          <w:trHeight w:val="882"/>
        </w:trPr>
        <w:tc>
          <w:tcPr>
            <w:tcW w:w="3078" w:type="dxa"/>
            <w:gridSpan w:val="3"/>
            <w:tcBorders>
              <w:top w:val="nil"/>
            </w:tcBorders>
            <w:vAlign w:val="bottom"/>
          </w:tcPr>
          <w:p w14:paraId="4C8E1BDC" w14:textId="77777777" w:rsidR="00C01847" w:rsidRPr="006A3EEB" w:rsidRDefault="00C01847" w:rsidP="00004682">
            <w:pPr>
              <w:keepNext/>
              <w:jc w:val="center"/>
              <w:rPr>
                <w:rFonts w:ascii="Calibri" w:hAnsi="Calibri"/>
                <w:sz w:val="18"/>
                <w:szCs w:val="18"/>
              </w:rPr>
            </w:pPr>
            <w:r w:rsidRPr="00442EA4">
              <w:rPr>
                <w:rFonts w:ascii="Calibri" w:hAnsi="Calibri"/>
                <w:sz w:val="18"/>
                <w:szCs w:val="18"/>
              </w:rPr>
              <w:t>Indoor Unit Name or Description of Area Served</w:t>
            </w:r>
          </w:p>
        </w:tc>
        <w:tc>
          <w:tcPr>
            <w:tcW w:w="3600" w:type="dxa"/>
            <w:gridSpan w:val="2"/>
            <w:tcBorders>
              <w:top w:val="nil"/>
            </w:tcBorders>
            <w:vAlign w:val="bottom"/>
          </w:tcPr>
          <w:p w14:paraId="02CFB0A6" w14:textId="77777777" w:rsidR="00C01847" w:rsidRPr="006A3EEB" w:rsidRDefault="00C01847" w:rsidP="00004682">
            <w:pPr>
              <w:keepNext/>
              <w:jc w:val="center"/>
              <w:rPr>
                <w:rFonts w:ascii="Calibri" w:hAnsi="Calibri"/>
                <w:sz w:val="18"/>
                <w:szCs w:val="18"/>
              </w:rPr>
            </w:pPr>
            <w:r w:rsidRPr="005A5F9A">
              <w:rPr>
                <w:rFonts w:ascii="Calibri" w:hAnsi="Calibri"/>
              </w:rPr>
              <w:t>Minimum Required System Airflow Rate (cfm)</w:t>
            </w:r>
          </w:p>
        </w:tc>
        <w:tc>
          <w:tcPr>
            <w:tcW w:w="4320" w:type="dxa"/>
            <w:tcBorders>
              <w:top w:val="nil"/>
            </w:tcBorders>
            <w:vAlign w:val="bottom"/>
          </w:tcPr>
          <w:p w14:paraId="74B88F17" w14:textId="77777777" w:rsidR="00C01847" w:rsidRPr="006A3EEB" w:rsidRDefault="00C01847" w:rsidP="00004682">
            <w:pPr>
              <w:keepNext/>
              <w:jc w:val="center"/>
              <w:rPr>
                <w:rFonts w:ascii="Calibri" w:hAnsi="Calibri"/>
                <w:sz w:val="18"/>
                <w:szCs w:val="18"/>
              </w:rPr>
            </w:pPr>
            <w:r w:rsidRPr="005A5F9A">
              <w:rPr>
                <w:rFonts w:ascii="Calibri" w:hAnsi="Calibri"/>
                <w:sz w:val="18"/>
                <w:szCs w:val="18"/>
              </w:rPr>
              <w:t>System Airflow Rate Verification Status</w:t>
            </w:r>
          </w:p>
        </w:tc>
      </w:tr>
      <w:tr w:rsidR="00C01847" w:rsidRPr="006A3EEB" w14:paraId="7B8C9842" w14:textId="77777777" w:rsidTr="0005715F">
        <w:trPr>
          <w:gridAfter w:val="1"/>
          <w:wAfter w:w="18" w:type="dxa"/>
          <w:cantSplit/>
          <w:trHeight w:val="2816"/>
        </w:trPr>
        <w:tc>
          <w:tcPr>
            <w:tcW w:w="3078" w:type="dxa"/>
            <w:gridSpan w:val="3"/>
          </w:tcPr>
          <w:p w14:paraId="79BF3965" w14:textId="77777777" w:rsidR="00C01847" w:rsidRPr="00654A92" w:rsidRDefault="00C01847" w:rsidP="00004682">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600" w:type="dxa"/>
            <w:gridSpan w:val="2"/>
          </w:tcPr>
          <w:p w14:paraId="6C389186" w14:textId="77777777" w:rsidR="00A920B7" w:rsidRDefault="00C01847" w:rsidP="00A920B7">
            <w:pPr>
              <w:keepNext/>
              <w:rPr>
                <w:rFonts w:ascii="Calibri" w:hAnsi="Calibri"/>
                <w:sz w:val="14"/>
                <w:szCs w:val="14"/>
              </w:rPr>
            </w:pPr>
            <w:r w:rsidRPr="00654A92">
              <w:rPr>
                <w:rFonts w:ascii="Calibri" w:hAnsi="Calibri"/>
                <w:sz w:val="14"/>
                <w:szCs w:val="14"/>
              </w:rPr>
              <w:t>&lt;</w:t>
            </w:r>
            <w:r w:rsidR="00A920B7" w:rsidRPr="00654A92">
              <w:rPr>
                <w:rFonts w:ascii="Calibri" w:hAnsi="Calibri"/>
                <w:sz w:val="14"/>
                <w:szCs w:val="14"/>
              </w:rPr>
              <w:t>&lt;</w:t>
            </w:r>
            <w:r w:rsidR="00A920B7">
              <w:rPr>
                <w:rFonts w:ascii="Calibri" w:hAnsi="Calibri"/>
                <w:sz w:val="14"/>
                <w:szCs w:val="14"/>
              </w:rPr>
              <w:t xml:space="preserve">if the CF2R-MCH-01 indicates </w:t>
            </w:r>
            <w:proofErr w:type="gramStart"/>
            <w:r w:rsidR="00A920B7">
              <w:rPr>
                <w:rFonts w:ascii="Calibri" w:hAnsi="Calibri"/>
                <w:sz w:val="14"/>
                <w:szCs w:val="14"/>
              </w:rPr>
              <w:t>a</w:t>
            </w:r>
            <w:proofErr w:type="gramEnd"/>
            <w:r w:rsidR="00A920B7">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3809D56C" w14:textId="2F50A447" w:rsidR="00C01847" w:rsidRDefault="00C01847" w:rsidP="00004682">
            <w:pPr>
              <w:keepNext/>
              <w:rPr>
                <w:rFonts w:ascii="Calibri" w:hAnsi="Calibri"/>
                <w:sz w:val="14"/>
                <w:szCs w:val="14"/>
              </w:rPr>
            </w:pPr>
            <w:r w:rsidRPr="00654A92">
              <w:rPr>
                <w:rFonts w:ascii="Calibri" w:hAnsi="Calibri"/>
                <w:sz w:val="14"/>
                <w:szCs w:val="14"/>
              </w:rPr>
              <w:t xml:space="preserve">  </w:t>
            </w:r>
          </w:p>
          <w:p w14:paraId="7BC6FCE5" w14:textId="3AE8285A" w:rsidR="003074F8" w:rsidRDefault="00A920B7" w:rsidP="003074F8">
            <w:pPr>
              <w:keepNext/>
              <w:rPr>
                <w:rFonts w:ascii="Calibri" w:hAnsi="Calibri"/>
                <w:sz w:val="14"/>
                <w:szCs w:val="14"/>
              </w:rPr>
            </w:pPr>
            <w:r>
              <w:rPr>
                <w:rFonts w:ascii="Calibri" w:hAnsi="Calibri"/>
                <w:sz w:val="14"/>
                <w:szCs w:val="14"/>
              </w:rPr>
              <w:t xml:space="preserve">Else </w:t>
            </w:r>
            <w:r w:rsidR="003074F8">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3074F8">
              <w:rPr>
                <w:rFonts w:ascii="Calibri" w:hAnsi="Calibri"/>
                <w:sz w:val="14"/>
                <w:szCs w:val="14"/>
              </w:rPr>
              <w:t>value from applicable MCH-23 field for the indoor unit in E01 according to the following list:</w:t>
            </w:r>
          </w:p>
          <w:p w14:paraId="1BE0E676"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1DF60DB8"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378FEF3"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3D95F1B" w14:textId="77777777" w:rsidR="003074F8" w:rsidRDefault="003074F8" w:rsidP="003074F8">
            <w:pPr>
              <w:keepNext/>
              <w:rPr>
                <w:rFonts w:ascii="Calibri" w:hAnsi="Calibri"/>
                <w:sz w:val="14"/>
                <w:szCs w:val="14"/>
              </w:rPr>
            </w:pPr>
            <w:r>
              <w:rPr>
                <w:rFonts w:ascii="Calibri" w:hAnsi="Calibri"/>
                <w:sz w:val="14"/>
                <w:szCs w:val="14"/>
              </w:rPr>
              <w:t>(MCH-23d is not applicable)</w:t>
            </w:r>
          </w:p>
          <w:p w14:paraId="55227CCD"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271AB731"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1DAF531" w14:textId="77777777" w:rsidR="003074F8" w:rsidRPr="00654A92" w:rsidRDefault="003074F8" w:rsidP="00004682">
            <w:pPr>
              <w:keepNext/>
              <w:rPr>
                <w:rFonts w:ascii="Calibri" w:hAnsi="Calibri"/>
                <w:sz w:val="14"/>
                <w:szCs w:val="14"/>
              </w:rPr>
            </w:pPr>
          </w:p>
          <w:p w14:paraId="5B7CB6F8" w14:textId="4C9E5268" w:rsidR="00C01847" w:rsidRPr="00654A92" w:rsidRDefault="00C01847" w:rsidP="00004682">
            <w:pPr>
              <w:keepNext/>
              <w:rPr>
                <w:rFonts w:ascii="Calibri" w:hAnsi="Calibri"/>
                <w:sz w:val="14"/>
                <w:szCs w:val="14"/>
              </w:rPr>
            </w:pPr>
          </w:p>
        </w:tc>
        <w:tc>
          <w:tcPr>
            <w:tcW w:w="4320" w:type="dxa"/>
          </w:tcPr>
          <w:p w14:paraId="00A2827D" w14:textId="77777777" w:rsidR="00C01847" w:rsidRDefault="00C01847" w:rsidP="00C01847">
            <w:pPr>
              <w:keepNext/>
              <w:spacing w:afterLines="60" w:after="144"/>
              <w:rPr>
                <w:rFonts w:ascii="Calibri" w:hAnsi="Calibri"/>
                <w:sz w:val="16"/>
                <w:szCs w:val="16"/>
                <w:u w:val="single"/>
              </w:rPr>
            </w:pPr>
            <w:r>
              <w:rPr>
                <w:rFonts w:ascii="Calibri" w:hAnsi="Calibri"/>
                <w:sz w:val="16"/>
                <w:szCs w:val="16"/>
                <w:u w:val="single"/>
              </w:rPr>
              <w:t>&lt;&lt;calculated field:</w:t>
            </w:r>
          </w:p>
          <w:p w14:paraId="75749E65" w14:textId="77777777" w:rsidR="00C01847" w:rsidRPr="00D70C2C" w:rsidRDefault="00C01847" w:rsidP="00C01847">
            <w:pPr>
              <w:keepNext/>
              <w:spacing w:afterLines="60" w:after="144"/>
              <w:rPr>
                <w:rFonts w:ascii="Calibri" w:hAnsi="Calibri"/>
                <w:sz w:val="16"/>
                <w:szCs w:val="16"/>
              </w:rPr>
            </w:pP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15ED703F" w14:textId="77777777" w:rsidR="00C01847"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50F7E0F3" w14:textId="77777777" w:rsidR="00C01847" w:rsidRDefault="00C01847" w:rsidP="00C01847">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507DAFBB" w14:textId="77777777" w:rsidR="00C01847" w:rsidRDefault="00C01847" w:rsidP="00C01847">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00CB7087" w14:textId="1895C257" w:rsidR="00C01847"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F53A2B">
              <w:rPr>
                <w:rFonts w:ascii="Calibri" w:hAnsi="Calibri"/>
                <w:sz w:val="16"/>
                <w:szCs w:val="16"/>
              </w:rPr>
              <w:t>,</w:t>
            </w:r>
            <w:r>
              <w:rPr>
                <w:rFonts w:ascii="Calibri" w:hAnsi="Calibri"/>
                <w:sz w:val="16"/>
                <w:szCs w:val="16"/>
              </w:rPr>
              <w:t xml:space="preserve"> CF2R-MCH-23b</w:t>
            </w:r>
            <w:r w:rsidR="00F53A2B">
              <w:rPr>
                <w:rFonts w:ascii="Calibri" w:hAnsi="Calibri"/>
                <w:sz w:val="16"/>
                <w:szCs w:val="16"/>
              </w:rPr>
              <w:t>, CF2R-MCH-23e or CF2R-MCH-23</w:t>
            </w:r>
            <w:proofErr w:type="gramStart"/>
            <w:r w:rsidR="00F53A2B">
              <w:rPr>
                <w:rFonts w:ascii="Calibri" w:hAnsi="Calibri"/>
                <w:sz w:val="16"/>
                <w:szCs w:val="16"/>
              </w:rPr>
              <w:t>f</w:t>
            </w:r>
            <w:r w:rsidR="00F53A2B" w:rsidRPr="00D70C2C">
              <w:rPr>
                <w:rFonts w:ascii="Calibri" w:hAnsi="Calibri"/>
                <w:sz w:val="16"/>
                <w:szCs w:val="16"/>
              </w:rPr>
              <w:t xml:space="preserve"> </w:t>
            </w:r>
            <w:r w:rsidRPr="00D70C2C">
              <w:rPr>
                <w:rFonts w:ascii="Calibri" w:hAnsi="Calibri"/>
                <w:sz w:val="16"/>
                <w:szCs w:val="16"/>
              </w:rPr>
              <w:t xml:space="preserve"> that</w:t>
            </w:r>
            <w:proofErr w:type="gramEnd"/>
            <w:r w:rsidRPr="00D70C2C">
              <w:rPr>
                <w:rFonts w:ascii="Calibri" w:hAnsi="Calibri"/>
                <w:sz w:val="16"/>
                <w:szCs w:val="16"/>
              </w:rPr>
              <w:t xml:space="preserve"> meets the compliance criterion in </w:t>
            </w:r>
            <w:r>
              <w:rPr>
                <w:rFonts w:ascii="Calibri" w:hAnsi="Calibri"/>
                <w:sz w:val="16"/>
                <w:szCs w:val="16"/>
              </w:rPr>
              <w:t>E</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17A8AB7C" w14:textId="77777777" w:rsidR="00C01847" w:rsidRDefault="00C01847" w:rsidP="00C01847">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3CC76F9E" w14:textId="77777777" w:rsidR="00C01847" w:rsidRDefault="00C01847" w:rsidP="00C01847">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29B40E12" w14:textId="74D76E49" w:rsidR="00C01847" w:rsidRPr="006A3EEB"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(do not allow this MCH-25 to be registered)</w:t>
            </w:r>
            <w:r w:rsidRPr="00D70C2C">
              <w:rPr>
                <w:rFonts w:ascii="Calibri" w:hAnsi="Calibri"/>
                <w:sz w:val="16"/>
                <w:szCs w:val="16"/>
              </w:rPr>
              <w:t>&gt;&gt;</w:t>
            </w:r>
          </w:p>
        </w:tc>
      </w:tr>
      <w:tr w:rsidR="00C01847" w:rsidRPr="006A3EEB" w14:paraId="178EBDF8" w14:textId="77777777" w:rsidTr="0005715F">
        <w:trPr>
          <w:gridAfter w:val="1"/>
          <w:wAfter w:w="18" w:type="dxa"/>
          <w:cantSplit/>
          <w:trHeight w:val="197"/>
        </w:trPr>
        <w:tc>
          <w:tcPr>
            <w:tcW w:w="3078" w:type="dxa"/>
            <w:gridSpan w:val="3"/>
          </w:tcPr>
          <w:p w14:paraId="5BBA265E" w14:textId="77777777" w:rsidR="00C01847" w:rsidRPr="006A3EEB" w:rsidRDefault="00C01847" w:rsidP="00004682">
            <w:pPr>
              <w:keepNext/>
              <w:rPr>
                <w:rFonts w:ascii="Calibri" w:hAnsi="Calibri"/>
                <w:sz w:val="16"/>
                <w:szCs w:val="16"/>
              </w:rPr>
            </w:pPr>
          </w:p>
        </w:tc>
        <w:tc>
          <w:tcPr>
            <w:tcW w:w="3600" w:type="dxa"/>
            <w:gridSpan w:val="2"/>
          </w:tcPr>
          <w:p w14:paraId="0F5ED0DF" w14:textId="77777777" w:rsidR="00C01847" w:rsidRPr="006A3EEB" w:rsidRDefault="00C01847" w:rsidP="00004682">
            <w:pPr>
              <w:keepNext/>
              <w:rPr>
                <w:rFonts w:ascii="Calibri" w:hAnsi="Calibri"/>
                <w:sz w:val="16"/>
                <w:szCs w:val="16"/>
              </w:rPr>
            </w:pPr>
          </w:p>
        </w:tc>
        <w:tc>
          <w:tcPr>
            <w:tcW w:w="4320" w:type="dxa"/>
          </w:tcPr>
          <w:p w14:paraId="437FC3FE" w14:textId="77777777" w:rsidR="00C01847" w:rsidRPr="006A3EEB" w:rsidRDefault="00C01847" w:rsidP="00004682">
            <w:pPr>
              <w:keepNext/>
              <w:rPr>
                <w:rFonts w:ascii="Calibri" w:hAnsi="Calibri"/>
                <w:sz w:val="16"/>
                <w:szCs w:val="16"/>
              </w:rPr>
            </w:pPr>
          </w:p>
        </w:tc>
      </w:tr>
      <w:tr w:rsidR="00C01847" w:rsidRPr="00BC1E29" w14:paraId="4F3780A6" w14:textId="77777777" w:rsidTr="00C01847">
        <w:tblPrEx>
          <w:tblLook w:val="0000" w:firstRow="0" w:lastRow="0" w:firstColumn="0" w:lastColumn="0" w:noHBand="0" w:noVBand="0"/>
        </w:tblPrEx>
        <w:trPr>
          <w:gridAfter w:val="1"/>
          <w:wAfter w:w="18" w:type="dxa"/>
          <w:trHeight w:val="360"/>
        </w:trPr>
        <w:tc>
          <w:tcPr>
            <w:tcW w:w="467" w:type="dxa"/>
            <w:vAlign w:val="center"/>
          </w:tcPr>
          <w:p w14:paraId="5A1A8CA3" w14:textId="77777777" w:rsidR="00C01847" w:rsidRPr="00BC1E29" w:rsidRDefault="00C01847" w:rsidP="00004682">
            <w:pPr>
              <w:keepNext/>
              <w:jc w:val="center"/>
              <w:rPr>
                <w:rFonts w:ascii="Calibri" w:hAnsi="Calibri"/>
              </w:rPr>
            </w:pPr>
            <w:r>
              <w:rPr>
                <w:rFonts w:ascii="Calibri" w:hAnsi="Calibri"/>
              </w:rPr>
              <w:t>04</w:t>
            </w:r>
          </w:p>
        </w:tc>
        <w:tc>
          <w:tcPr>
            <w:tcW w:w="10531" w:type="dxa"/>
            <w:gridSpan w:val="5"/>
          </w:tcPr>
          <w:p w14:paraId="4792363C" w14:textId="77777777" w:rsidR="00C01847" w:rsidRPr="00BC1E29" w:rsidRDefault="00C01847" w:rsidP="00004682">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C01847" w:rsidRPr="006A3EEB" w14:paraId="40450EC8" w14:textId="77777777" w:rsidTr="00C01847">
        <w:trPr>
          <w:gridAfter w:val="1"/>
          <w:wAfter w:w="18" w:type="dxa"/>
          <w:cantSplit/>
        </w:trPr>
        <w:tc>
          <w:tcPr>
            <w:tcW w:w="10998" w:type="dxa"/>
            <w:gridSpan w:val="6"/>
          </w:tcPr>
          <w:p w14:paraId="1F4F4CE1" w14:textId="77777777" w:rsidR="00C01847" w:rsidRPr="006A3EEB" w:rsidRDefault="00C01847" w:rsidP="00004682">
            <w:pPr>
              <w:rPr>
                <w:rFonts w:ascii="Calibri" w:hAnsi="Calibri"/>
                <w:sz w:val="18"/>
                <w:szCs w:val="18"/>
              </w:rPr>
            </w:pPr>
            <w:r w:rsidRPr="006A3EEB">
              <w:rPr>
                <w:rFonts w:ascii="Calibri" w:hAnsi="Calibri"/>
                <w:sz w:val="18"/>
                <w:szCs w:val="18"/>
              </w:rPr>
              <w:t>Notes:</w:t>
            </w:r>
          </w:p>
        </w:tc>
      </w:tr>
      <w:tr w:rsidR="005F02F3" w:rsidRPr="00331215" w14:paraId="22383EA9" w14:textId="77777777" w:rsidTr="00C01847">
        <w:tblPrEx>
          <w:tblLook w:val="0000" w:firstRow="0" w:lastRow="0" w:firstColumn="0" w:lastColumn="0" w:noHBand="0" w:noVBand="0"/>
        </w:tblPrEx>
        <w:trPr>
          <w:cantSplit/>
          <w:trHeight w:val="432"/>
        </w:trPr>
        <w:tc>
          <w:tcPr>
            <w:tcW w:w="11016" w:type="dxa"/>
            <w:gridSpan w:val="7"/>
            <w:vAlign w:val="center"/>
          </w:tcPr>
          <w:p w14:paraId="22383EA7" w14:textId="04B18430" w:rsidR="005F02F3" w:rsidRPr="00331215" w:rsidRDefault="005F02F3" w:rsidP="00AC02CA">
            <w:pPr>
              <w:keepNext/>
              <w:rPr>
                <w:rFonts w:ascii="Calibri" w:hAnsi="Calibri"/>
                <w:b/>
              </w:rPr>
            </w:pPr>
            <w:r w:rsidRPr="00331215">
              <w:rPr>
                <w:rFonts w:ascii="Calibri" w:hAnsi="Calibri"/>
                <w:b/>
              </w:rPr>
              <w:lastRenderedPageBreak/>
              <w:t>F. Data Collection and Calculations</w:t>
            </w:r>
          </w:p>
          <w:p w14:paraId="22383EA8" w14:textId="77777777" w:rsidR="005F02F3" w:rsidRPr="00DD2BEF" w:rsidRDefault="005F02F3" w:rsidP="00AC02CA">
            <w:pPr>
              <w:keepNext/>
              <w:rPr>
                <w:rFonts w:ascii="Calibri" w:hAnsi="Calibri"/>
              </w:rPr>
            </w:pPr>
            <w:r w:rsidRPr="00D013F1">
              <w:rPr>
                <w:rFonts w:ascii="Calibri" w:hAnsi="Calibri"/>
                <w:sz w:val="18"/>
              </w:rPr>
              <w:t>Procedures for data collection and variable metering device calculations are given in Reference Residential Appendix RA3.2.2.5 and RA3.2.2.6.2 respectively.</w:t>
            </w:r>
          </w:p>
        </w:tc>
      </w:tr>
      <w:tr w:rsidR="005F02F3" w:rsidRPr="00331215" w14:paraId="22383EAC" w14:textId="77777777" w:rsidTr="00C01847">
        <w:tblPrEx>
          <w:tblLook w:val="0000" w:firstRow="0" w:lastRow="0" w:firstColumn="0" w:lastColumn="0" w:noHBand="0" w:noVBand="0"/>
        </w:tblPrEx>
        <w:trPr>
          <w:cantSplit/>
          <w:trHeight w:val="432"/>
        </w:trPr>
        <w:tc>
          <w:tcPr>
            <w:tcW w:w="557" w:type="dxa"/>
            <w:gridSpan w:val="2"/>
            <w:vAlign w:val="center"/>
          </w:tcPr>
          <w:p w14:paraId="22383EAA"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01</w:t>
            </w:r>
          </w:p>
        </w:tc>
        <w:tc>
          <w:tcPr>
            <w:tcW w:w="10459" w:type="dxa"/>
            <w:gridSpan w:val="5"/>
            <w:vAlign w:val="center"/>
          </w:tcPr>
          <w:p w14:paraId="22383EAB" w14:textId="77777777" w:rsidR="005F02F3" w:rsidRPr="00842D1A" w:rsidRDefault="005F02F3" w:rsidP="001A1F82">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5F02F3" w:rsidRPr="00331215" w14:paraId="22383EB0" w14:textId="77777777" w:rsidTr="00C01847">
        <w:tblPrEx>
          <w:tblLook w:val="0000" w:firstRow="0" w:lastRow="0" w:firstColumn="0" w:lastColumn="0" w:noHBand="0" w:noVBand="0"/>
        </w:tblPrEx>
        <w:trPr>
          <w:cantSplit/>
          <w:trHeight w:val="432"/>
        </w:trPr>
        <w:tc>
          <w:tcPr>
            <w:tcW w:w="557" w:type="dxa"/>
            <w:gridSpan w:val="2"/>
            <w:vAlign w:val="center"/>
          </w:tcPr>
          <w:p w14:paraId="22383EAD"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02</w:t>
            </w:r>
          </w:p>
        </w:tc>
        <w:tc>
          <w:tcPr>
            <w:tcW w:w="4951" w:type="dxa"/>
            <w:gridSpan w:val="2"/>
            <w:vAlign w:val="center"/>
          </w:tcPr>
          <w:p w14:paraId="22383EAE" w14:textId="06E97FC5" w:rsidR="005F02F3" w:rsidRPr="00331215" w:rsidRDefault="005F02F3" w:rsidP="00961F63">
            <w:pPr>
              <w:pStyle w:val="Header"/>
              <w:keepNext/>
              <w:tabs>
                <w:tab w:val="clear" w:pos="4320"/>
                <w:tab w:val="clear" w:pos="8640"/>
              </w:tabs>
              <w:rPr>
                <w:rFonts w:ascii="Calibri" w:hAnsi="Calibri"/>
              </w:rPr>
            </w:pPr>
            <w:r w:rsidRPr="00331215">
              <w:rPr>
                <w:rFonts w:ascii="Calibri" w:hAnsi="Calibri"/>
              </w:rPr>
              <w:t xml:space="preserve">Lowest </w:t>
            </w:r>
            <w:r w:rsidR="00672DCD">
              <w:rPr>
                <w:rFonts w:ascii="Calibri" w:hAnsi="Calibri"/>
              </w:rPr>
              <w:t>R</w:t>
            </w:r>
            <w:r w:rsidRPr="00331215">
              <w:rPr>
                <w:rFonts w:ascii="Calibri" w:hAnsi="Calibri"/>
              </w:rPr>
              <w:t xml:space="preserve">eturn </w:t>
            </w:r>
            <w:r w:rsidR="00672DCD">
              <w:rPr>
                <w:rFonts w:ascii="Calibri" w:hAnsi="Calibri"/>
              </w:rPr>
              <w:t>A</w:t>
            </w:r>
            <w:r w:rsidRPr="00331215">
              <w:rPr>
                <w:rFonts w:ascii="Calibri" w:hAnsi="Calibri"/>
              </w:rPr>
              <w:t xml:space="preserve">ir </w:t>
            </w:r>
            <w:r w:rsidR="00672DCD">
              <w:rPr>
                <w:rFonts w:ascii="Calibri" w:hAnsi="Calibri"/>
              </w:rPr>
              <w:t>D</w:t>
            </w:r>
            <w:r w:rsidRPr="00331215">
              <w:rPr>
                <w:rFonts w:ascii="Calibri" w:hAnsi="Calibri"/>
              </w:rPr>
              <w:t xml:space="preserve">ry </w:t>
            </w:r>
            <w:proofErr w:type="gramStart"/>
            <w:r w:rsidRPr="00331215">
              <w:rPr>
                <w:rFonts w:ascii="Calibri" w:hAnsi="Calibri"/>
              </w:rPr>
              <w:t>bulb</w:t>
            </w:r>
            <w:proofErr w:type="gramEnd"/>
            <w:r w:rsidRPr="00331215">
              <w:rPr>
                <w:rFonts w:ascii="Calibri" w:hAnsi="Calibri"/>
              </w:rPr>
              <w:t xml:space="preserve"> </w:t>
            </w:r>
            <w:r w:rsidR="00672DCD">
              <w:rPr>
                <w:rFonts w:ascii="Calibri" w:hAnsi="Calibri"/>
              </w:rPr>
              <w:t>T</w:t>
            </w:r>
            <w:r w:rsidRPr="00331215">
              <w:rPr>
                <w:rFonts w:ascii="Calibri" w:hAnsi="Calibri"/>
              </w:rPr>
              <w:t xml:space="preserve">emperature that </w:t>
            </w:r>
            <w:r w:rsidR="00672DCD">
              <w:rPr>
                <w:rFonts w:ascii="Calibri" w:hAnsi="Calibri"/>
              </w:rPr>
              <w:t>O</w:t>
            </w:r>
            <w:r w:rsidRPr="00331215">
              <w:rPr>
                <w:rFonts w:ascii="Calibri" w:hAnsi="Calibri"/>
              </w:rPr>
              <w:t xml:space="preserve">ccurred </w:t>
            </w:r>
            <w:r w:rsidR="00672DCD">
              <w:rPr>
                <w:rFonts w:ascii="Calibri" w:hAnsi="Calibri"/>
              </w:rPr>
              <w:t>D</w:t>
            </w:r>
            <w:r w:rsidRPr="00331215">
              <w:rPr>
                <w:rFonts w:ascii="Calibri" w:hAnsi="Calibri"/>
              </w:rPr>
              <w:t xml:space="preserve">uring the </w:t>
            </w:r>
            <w:r w:rsidR="00672DCD">
              <w:rPr>
                <w:rFonts w:ascii="Calibri" w:hAnsi="Calibri"/>
              </w:rPr>
              <w:t>R</w:t>
            </w:r>
            <w:r w:rsidR="00672DCD" w:rsidRPr="00331215">
              <w:rPr>
                <w:rFonts w:ascii="Calibri" w:hAnsi="Calibri"/>
              </w:rPr>
              <w:t xml:space="preserve">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P</w:t>
            </w:r>
            <w:r w:rsidRPr="00331215">
              <w:rPr>
                <w:rFonts w:ascii="Calibri" w:hAnsi="Calibri"/>
              </w:rPr>
              <w:t>rocedure (</w:t>
            </w:r>
            <w:r w:rsidR="00961F63">
              <w:rPr>
                <w:rFonts w:ascii="Calibri" w:hAnsi="Calibri"/>
              </w:rPr>
              <w:t>°</w:t>
            </w:r>
            <w:r w:rsidRPr="00331215">
              <w:rPr>
                <w:rFonts w:ascii="Calibri" w:hAnsi="Calibri"/>
              </w:rPr>
              <w:t>F)</w:t>
            </w:r>
          </w:p>
        </w:tc>
        <w:tc>
          <w:tcPr>
            <w:tcW w:w="5508" w:type="dxa"/>
            <w:gridSpan w:val="3"/>
            <w:vAlign w:val="center"/>
          </w:tcPr>
          <w:p w14:paraId="22383EAF" w14:textId="77777777" w:rsidR="005F02F3" w:rsidRPr="00331215" w:rsidRDefault="005F02F3" w:rsidP="001A1F82">
            <w:pPr>
              <w:keepNext/>
              <w:spacing w:after="60"/>
              <w:rPr>
                <w:rFonts w:ascii="Calibri" w:hAnsi="Calibri"/>
              </w:rPr>
            </w:pPr>
            <w:r w:rsidRPr="00331215">
              <w:rPr>
                <w:rFonts w:ascii="Calibri" w:hAnsi="Calibri"/>
              </w:rPr>
              <w:t xml:space="preserve">&lt;&lt;user input: numeric: </w:t>
            </w:r>
            <w:proofErr w:type="spellStart"/>
            <w:r w:rsidRPr="00331215">
              <w:rPr>
                <w:rFonts w:ascii="Calibri" w:hAnsi="Calibri"/>
              </w:rPr>
              <w:t>xxx.x</w:t>
            </w:r>
            <w:proofErr w:type="spellEnd"/>
            <w:r w:rsidRPr="00331215">
              <w:rPr>
                <w:rFonts w:ascii="Calibri" w:hAnsi="Calibri"/>
              </w:rPr>
              <w:t>, (</w:t>
            </w:r>
            <w:proofErr w:type="gramStart"/>
            <w:r w:rsidRPr="00331215">
              <w:rPr>
                <w:rFonts w:ascii="Calibri" w:hAnsi="Calibri"/>
              </w:rPr>
              <w:t>in order to</w:t>
            </w:r>
            <w:proofErr w:type="gramEnd"/>
            <w:r w:rsidRPr="00331215">
              <w:rPr>
                <w:rFonts w:ascii="Calibri" w:hAnsi="Calibri"/>
              </w:rPr>
              <w:t xml:space="preserve"> have a verification that complies, the return air </w:t>
            </w:r>
            <w:proofErr w:type="spellStart"/>
            <w:r w:rsidRPr="00331215">
              <w:rPr>
                <w:rFonts w:ascii="Calibri" w:hAnsi="Calibri"/>
              </w:rPr>
              <w:t>drybulb</w:t>
            </w:r>
            <w:proofErr w:type="spellEnd"/>
            <w:r w:rsidRPr="00331215">
              <w:rPr>
                <w:rFonts w:ascii="Calibri" w:hAnsi="Calibri"/>
              </w:rPr>
              <w:t xml:space="preserve"> temperature must remain above 70F during the verification procedure), range = 0 to 130&gt;&gt;</w:t>
            </w:r>
          </w:p>
        </w:tc>
      </w:tr>
      <w:tr w:rsidR="005F02F3" w:rsidRPr="00331215" w14:paraId="22383EB4" w14:textId="77777777" w:rsidTr="00C01847">
        <w:tblPrEx>
          <w:tblLook w:val="0000" w:firstRow="0" w:lastRow="0" w:firstColumn="0" w:lastColumn="0" w:noHBand="0" w:noVBand="0"/>
        </w:tblPrEx>
        <w:trPr>
          <w:cantSplit/>
          <w:trHeight w:val="432"/>
        </w:trPr>
        <w:tc>
          <w:tcPr>
            <w:tcW w:w="557" w:type="dxa"/>
            <w:gridSpan w:val="2"/>
            <w:vAlign w:val="center"/>
          </w:tcPr>
          <w:p w14:paraId="22383EB1" w14:textId="77777777" w:rsidR="005F02F3" w:rsidRPr="00331215" w:rsidRDefault="005F02F3" w:rsidP="001A1F82">
            <w:pPr>
              <w:pStyle w:val="FootnoteText"/>
              <w:keepNext/>
              <w:rPr>
                <w:rFonts w:ascii="Calibri" w:hAnsi="Calibri"/>
              </w:rPr>
            </w:pPr>
            <w:r w:rsidRPr="00331215">
              <w:rPr>
                <w:rFonts w:ascii="Calibri" w:hAnsi="Calibri"/>
              </w:rPr>
              <w:t>03</w:t>
            </w:r>
          </w:p>
        </w:tc>
        <w:tc>
          <w:tcPr>
            <w:tcW w:w="4951" w:type="dxa"/>
            <w:gridSpan w:val="2"/>
            <w:vAlign w:val="center"/>
          </w:tcPr>
          <w:p w14:paraId="22383EB2" w14:textId="46D76C00" w:rsidR="005F02F3" w:rsidRPr="00331215" w:rsidRDefault="005F02F3" w:rsidP="00961F63">
            <w:pPr>
              <w:keepNext/>
              <w:spacing w:after="60"/>
              <w:rPr>
                <w:rFonts w:ascii="Calibri" w:hAnsi="Calibri"/>
              </w:rPr>
            </w:pPr>
            <w:r w:rsidRPr="00331215">
              <w:rPr>
                <w:rFonts w:ascii="Calibri" w:hAnsi="Calibri"/>
              </w:rPr>
              <w:t xml:space="preserve">Measured Condenser </w:t>
            </w:r>
            <w:r w:rsidR="00672DCD">
              <w:rPr>
                <w:rFonts w:ascii="Calibri" w:hAnsi="Calibri"/>
              </w:rPr>
              <w:t>A</w:t>
            </w:r>
            <w:r w:rsidRPr="00331215">
              <w:rPr>
                <w:rFonts w:ascii="Calibri" w:hAnsi="Calibri"/>
              </w:rPr>
              <w:t xml:space="preserve">ir entering </w:t>
            </w:r>
            <w:r w:rsidR="00672DCD">
              <w:rPr>
                <w:rFonts w:ascii="Calibri" w:hAnsi="Calibri"/>
              </w:rPr>
              <w:t>D</w:t>
            </w:r>
            <w:r w:rsidRPr="00331215">
              <w:rPr>
                <w:rFonts w:ascii="Calibri" w:hAnsi="Calibri"/>
              </w:rPr>
              <w:t xml:space="preserve">ry-bulb </w:t>
            </w:r>
            <w:r w:rsidR="00672DCD">
              <w:rPr>
                <w:rFonts w:ascii="Calibri" w:hAnsi="Calibri"/>
              </w:rPr>
              <w:t>T</w:t>
            </w:r>
            <w:r w:rsidRPr="00331215">
              <w:rPr>
                <w:rFonts w:ascii="Calibri" w:hAnsi="Calibri"/>
              </w:rPr>
              <w:t xml:space="preserve">emperature (T </w:t>
            </w:r>
            <w:r w:rsidRPr="00331215">
              <w:rPr>
                <w:rFonts w:ascii="Calibri" w:hAnsi="Calibri"/>
                <w:vertAlign w:val="subscript"/>
              </w:rPr>
              <w:t xml:space="preserve">condenser, </w:t>
            </w:r>
            <w:proofErr w:type="spellStart"/>
            <w:r w:rsidRPr="00331215">
              <w:rPr>
                <w:rFonts w:ascii="Calibri" w:hAnsi="Calibri"/>
                <w:vertAlign w:val="subscript"/>
              </w:rPr>
              <w:t>db</w:t>
            </w:r>
            <w:proofErr w:type="spellEnd"/>
            <w:r w:rsidRPr="00331215">
              <w:rPr>
                <w:rFonts w:ascii="Calibri" w:hAnsi="Calibri"/>
              </w:rPr>
              <w:t>) (</w:t>
            </w:r>
            <w:r w:rsidR="00961F63">
              <w:rPr>
                <w:rFonts w:ascii="Calibri" w:hAnsi="Calibri"/>
              </w:rPr>
              <w:t>°</w:t>
            </w:r>
            <w:r w:rsidRPr="00331215">
              <w:rPr>
                <w:rFonts w:ascii="Calibri" w:hAnsi="Calibri"/>
              </w:rPr>
              <w:t>F)</w:t>
            </w:r>
          </w:p>
        </w:tc>
        <w:tc>
          <w:tcPr>
            <w:tcW w:w="5508" w:type="dxa"/>
            <w:gridSpan w:val="3"/>
            <w:vAlign w:val="center"/>
          </w:tcPr>
          <w:p w14:paraId="22383EB3" w14:textId="77777777" w:rsidR="005F02F3" w:rsidRPr="00331215" w:rsidRDefault="005F02F3" w:rsidP="001A1F82">
            <w:pPr>
              <w:keepNext/>
              <w:spacing w:after="60"/>
              <w:rPr>
                <w:rFonts w:ascii="Calibri" w:hAnsi="Calibri"/>
              </w:rPr>
            </w:pPr>
            <w:r w:rsidRPr="00331215">
              <w:rPr>
                <w:rFonts w:ascii="Calibri" w:hAnsi="Calibri"/>
              </w:rPr>
              <w:t xml:space="preserve">&lt;user input: numeric: </w:t>
            </w:r>
            <w:proofErr w:type="spellStart"/>
            <w:r w:rsidRPr="00331215">
              <w:rPr>
                <w:rFonts w:ascii="Calibri" w:hAnsi="Calibri"/>
              </w:rPr>
              <w:t>xxx.x</w:t>
            </w:r>
            <w:proofErr w:type="spellEnd"/>
            <w:r w:rsidRPr="00331215">
              <w:rPr>
                <w:rFonts w:ascii="Calibri" w:hAnsi="Calibri"/>
              </w:rPr>
              <w:t>, check range = 0 to 130&gt;</w:t>
            </w:r>
          </w:p>
        </w:tc>
      </w:tr>
      <w:tr w:rsidR="005F02F3" w:rsidRPr="00331215" w14:paraId="22383EB8" w14:textId="77777777" w:rsidTr="00C01847">
        <w:tblPrEx>
          <w:tblLook w:val="0000" w:firstRow="0" w:lastRow="0" w:firstColumn="0" w:lastColumn="0" w:noHBand="0" w:noVBand="0"/>
        </w:tblPrEx>
        <w:trPr>
          <w:cantSplit/>
          <w:trHeight w:val="432"/>
        </w:trPr>
        <w:tc>
          <w:tcPr>
            <w:tcW w:w="557" w:type="dxa"/>
            <w:gridSpan w:val="2"/>
            <w:vAlign w:val="center"/>
          </w:tcPr>
          <w:p w14:paraId="22383EB5"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04</w:t>
            </w:r>
          </w:p>
        </w:tc>
        <w:tc>
          <w:tcPr>
            <w:tcW w:w="4951" w:type="dxa"/>
            <w:gridSpan w:val="2"/>
            <w:vAlign w:val="center"/>
          </w:tcPr>
          <w:p w14:paraId="22383EB6" w14:textId="6FAA567C"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5508" w:type="dxa"/>
            <w:gridSpan w:val="3"/>
            <w:vAlign w:val="center"/>
          </w:tcPr>
          <w:p w14:paraId="22383EB7" w14:textId="77777777" w:rsidR="005F02F3" w:rsidRPr="00331215" w:rsidRDefault="005F02F3" w:rsidP="005B5C47">
            <w:pPr>
              <w:keepNext/>
              <w:spacing w:after="60"/>
              <w:rPr>
                <w:rFonts w:ascii="Calibri" w:hAnsi="Calibri"/>
              </w:rPr>
            </w:pPr>
            <w:r w:rsidRPr="00331215">
              <w:rPr>
                <w:rFonts w:ascii="Calibri" w:hAnsi="Calibri"/>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5F02F3" w:rsidRPr="00331215" w14:paraId="22383EBC" w14:textId="77777777" w:rsidTr="00C01847">
        <w:tblPrEx>
          <w:tblLook w:val="0000" w:firstRow="0" w:lastRow="0" w:firstColumn="0" w:lastColumn="0" w:noHBand="0" w:noVBand="0"/>
        </w:tblPrEx>
        <w:trPr>
          <w:cantSplit/>
          <w:trHeight w:val="432"/>
        </w:trPr>
        <w:tc>
          <w:tcPr>
            <w:tcW w:w="557" w:type="dxa"/>
            <w:gridSpan w:val="2"/>
            <w:vAlign w:val="center"/>
          </w:tcPr>
          <w:p w14:paraId="22383EB9" w14:textId="77777777" w:rsidR="005F02F3" w:rsidRPr="00331215" w:rsidRDefault="005F02F3" w:rsidP="001A1F82">
            <w:pPr>
              <w:pStyle w:val="FootnoteText"/>
              <w:keepNext/>
              <w:rPr>
                <w:rFonts w:ascii="Calibri" w:hAnsi="Calibri"/>
              </w:rPr>
            </w:pPr>
            <w:r w:rsidRPr="00331215">
              <w:rPr>
                <w:rFonts w:ascii="Calibri" w:hAnsi="Calibri"/>
              </w:rPr>
              <w:t>05</w:t>
            </w:r>
          </w:p>
        </w:tc>
        <w:tc>
          <w:tcPr>
            <w:tcW w:w="4951" w:type="dxa"/>
            <w:gridSpan w:val="2"/>
            <w:vAlign w:val="center"/>
          </w:tcPr>
          <w:p w14:paraId="22383EBA" w14:textId="5157281F" w:rsidR="005F02F3" w:rsidRPr="00331215" w:rsidRDefault="005F02F3" w:rsidP="00961F63">
            <w:pPr>
              <w:keepNext/>
              <w:spacing w:after="60"/>
              <w:rPr>
                <w:rFonts w:ascii="Calibri" w:hAnsi="Calibri"/>
              </w:rPr>
            </w:pPr>
            <w:r w:rsidRPr="00331215">
              <w:rPr>
                <w:rFonts w:ascii="Calibri" w:hAnsi="Calibri"/>
              </w:rPr>
              <w:t>Measured Liquid Line Temperature (</w:t>
            </w:r>
            <w:proofErr w:type="spellStart"/>
            <w:r w:rsidRPr="00331215">
              <w:rPr>
                <w:rFonts w:ascii="Calibri" w:hAnsi="Calibri"/>
              </w:rPr>
              <w:t>T</w:t>
            </w:r>
            <w:r w:rsidRPr="00331215">
              <w:rPr>
                <w:rFonts w:ascii="Calibri" w:hAnsi="Calibri"/>
                <w:vertAlign w:val="subscript"/>
              </w:rPr>
              <w:t>liquid</w:t>
            </w:r>
            <w:proofErr w:type="spellEnd"/>
            <w:r w:rsidRPr="00331215">
              <w:rPr>
                <w:rFonts w:ascii="Calibri" w:hAnsi="Calibri"/>
              </w:rPr>
              <w:t>) (</w:t>
            </w:r>
            <w:r w:rsidR="00961F63">
              <w:rPr>
                <w:rFonts w:ascii="Calibri" w:hAnsi="Calibri"/>
              </w:rPr>
              <w:t>°</w:t>
            </w:r>
            <w:r w:rsidRPr="00331215">
              <w:rPr>
                <w:rFonts w:ascii="Calibri" w:hAnsi="Calibri"/>
              </w:rPr>
              <w:t>F)</w:t>
            </w:r>
          </w:p>
        </w:tc>
        <w:tc>
          <w:tcPr>
            <w:tcW w:w="5508" w:type="dxa"/>
            <w:gridSpan w:val="3"/>
            <w:vAlign w:val="center"/>
          </w:tcPr>
          <w:p w14:paraId="22383EBB"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0" w14:textId="77777777" w:rsidTr="00C01847">
        <w:tblPrEx>
          <w:tblLook w:val="0000" w:firstRow="0" w:lastRow="0" w:firstColumn="0" w:lastColumn="0" w:noHBand="0" w:noVBand="0"/>
        </w:tblPrEx>
        <w:trPr>
          <w:cantSplit/>
          <w:trHeight w:val="432"/>
        </w:trPr>
        <w:tc>
          <w:tcPr>
            <w:tcW w:w="557" w:type="dxa"/>
            <w:gridSpan w:val="2"/>
            <w:vAlign w:val="center"/>
          </w:tcPr>
          <w:p w14:paraId="22383EBD" w14:textId="77777777" w:rsidR="005F02F3" w:rsidRPr="00331215" w:rsidRDefault="005F02F3" w:rsidP="001A1F82">
            <w:pPr>
              <w:keepNext/>
              <w:rPr>
                <w:rFonts w:ascii="Calibri" w:hAnsi="Calibri"/>
              </w:rPr>
            </w:pPr>
            <w:r w:rsidRPr="00331215">
              <w:rPr>
                <w:rFonts w:ascii="Calibri" w:hAnsi="Calibri"/>
              </w:rPr>
              <w:t>06</w:t>
            </w:r>
          </w:p>
        </w:tc>
        <w:tc>
          <w:tcPr>
            <w:tcW w:w="4951" w:type="dxa"/>
            <w:gridSpan w:val="2"/>
            <w:vAlign w:val="center"/>
          </w:tcPr>
          <w:p w14:paraId="22383EBE" w14:textId="3C622196" w:rsidR="005F02F3" w:rsidRPr="00331215" w:rsidRDefault="005F02F3" w:rsidP="001A1F82">
            <w:pPr>
              <w:keepNext/>
              <w:spacing w:after="60"/>
              <w:rPr>
                <w:rFonts w:ascii="Calibri" w:hAnsi="Calibri"/>
              </w:rPr>
            </w:pPr>
            <w:r w:rsidRPr="00331215">
              <w:rPr>
                <w:rFonts w:ascii="Calibri" w:hAnsi="Calibri"/>
              </w:rPr>
              <w:t>Measured Liquid Line Pressure (</w:t>
            </w:r>
            <w:proofErr w:type="spellStart"/>
            <w:r w:rsidRPr="00331215">
              <w:rPr>
                <w:rFonts w:ascii="Calibri" w:hAnsi="Calibri"/>
              </w:rPr>
              <w:t>P</w:t>
            </w:r>
            <w:r w:rsidRPr="00331215">
              <w:rPr>
                <w:rFonts w:ascii="Calibri" w:hAnsi="Calibri"/>
                <w:vertAlign w:val="subscript"/>
              </w:rPr>
              <w:t>liquid</w:t>
            </w:r>
            <w:proofErr w:type="spellEnd"/>
            <w:r w:rsidRPr="00331215">
              <w:rPr>
                <w:rFonts w:ascii="Calibri" w:hAnsi="Calibri"/>
              </w:rPr>
              <w:t>) (</w:t>
            </w:r>
            <w:proofErr w:type="spellStart"/>
            <w:r w:rsidRPr="00331215">
              <w:rPr>
                <w:rFonts w:ascii="Calibri" w:hAnsi="Calibri"/>
              </w:rPr>
              <w:t>pisg</w:t>
            </w:r>
            <w:proofErr w:type="spellEnd"/>
            <w:r w:rsidRPr="00331215">
              <w:rPr>
                <w:rFonts w:ascii="Calibri" w:hAnsi="Calibri"/>
              </w:rPr>
              <w:t>)</w:t>
            </w:r>
          </w:p>
        </w:tc>
        <w:tc>
          <w:tcPr>
            <w:tcW w:w="5508" w:type="dxa"/>
            <w:gridSpan w:val="3"/>
            <w:vAlign w:val="center"/>
          </w:tcPr>
          <w:p w14:paraId="22383EBF" w14:textId="77777777" w:rsidR="005F02F3" w:rsidRPr="00331215" w:rsidRDefault="005F02F3" w:rsidP="001A1F82">
            <w:pPr>
              <w:keepNext/>
              <w:spacing w:after="60"/>
              <w:rPr>
                <w:rFonts w:ascii="Calibri" w:hAnsi="Calibri"/>
              </w:rPr>
            </w:pPr>
            <w:r w:rsidRPr="00331215">
              <w:rPr>
                <w:rFonts w:ascii="Calibri" w:hAnsi="Calibri"/>
              </w:rPr>
              <w:t>&lt;user entry, check range = 0 to 800&gt;</w:t>
            </w:r>
          </w:p>
        </w:tc>
      </w:tr>
      <w:tr w:rsidR="005F02F3" w:rsidRPr="00331215" w14:paraId="22383EC5" w14:textId="77777777" w:rsidTr="00C01847">
        <w:tblPrEx>
          <w:tblLook w:val="0000" w:firstRow="0" w:lastRow="0" w:firstColumn="0" w:lastColumn="0" w:noHBand="0" w:noVBand="0"/>
        </w:tblPrEx>
        <w:trPr>
          <w:cantSplit/>
          <w:trHeight w:val="432"/>
        </w:trPr>
        <w:tc>
          <w:tcPr>
            <w:tcW w:w="557" w:type="dxa"/>
            <w:gridSpan w:val="2"/>
            <w:vAlign w:val="center"/>
          </w:tcPr>
          <w:p w14:paraId="22383EC1" w14:textId="77777777" w:rsidR="005F02F3" w:rsidRPr="00331215" w:rsidRDefault="005F02F3" w:rsidP="001A1F82">
            <w:pPr>
              <w:keepNext/>
              <w:rPr>
                <w:rFonts w:ascii="Calibri" w:hAnsi="Calibri"/>
              </w:rPr>
            </w:pPr>
            <w:r w:rsidRPr="00331215">
              <w:rPr>
                <w:rFonts w:ascii="Calibri" w:hAnsi="Calibri"/>
              </w:rPr>
              <w:t>07</w:t>
            </w:r>
          </w:p>
        </w:tc>
        <w:tc>
          <w:tcPr>
            <w:tcW w:w="4951" w:type="dxa"/>
            <w:gridSpan w:val="2"/>
            <w:vAlign w:val="center"/>
          </w:tcPr>
          <w:p w14:paraId="22383EC2" w14:textId="016887D4" w:rsidR="005F02F3" w:rsidRPr="00331215" w:rsidRDefault="005F02F3" w:rsidP="001A1F82">
            <w:pPr>
              <w:keepNext/>
              <w:rPr>
                <w:rFonts w:ascii="Calibri" w:hAnsi="Calibri"/>
              </w:rPr>
            </w:pPr>
            <w:r w:rsidRPr="00331215">
              <w:rPr>
                <w:rFonts w:ascii="Calibri" w:hAnsi="Calibri"/>
              </w:rPr>
              <w:t xml:space="preserve">Condenser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condensor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C3" w14:textId="17AB0B39" w:rsidR="005F02F3" w:rsidRPr="00331215" w:rsidRDefault="005F02F3" w:rsidP="00961F63">
            <w:pPr>
              <w:keepNext/>
              <w:rPr>
                <w:rFonts w:ascii="Calibri" w:hAnsi="Calibri"/>
              </w:rPr>
            </w:pPr>
            <w:r w:rsidRPr="00331215">
              <w:rPr>
                <w:rFonts w:ascii="Calibri" w:hAnsi="Calibri"/>
              </w:rPr>
              <w:t xml:space="preserve">from </w:t>
            </w:r>
            <w:r w:rsidR="00672DCD">
              <w:rPr>
                <w:rFonts w:ascii="Calibri" w:hAnsi="Calibri"/>
              </w:rPr>
              <w:t>D</w:t>
            </w:r>
            <w:r w:rsidRPr="00331215">
              <w:rPr>
                <w:rFonts w:ascii="Calibri" w:hAnsi="Calibri"/>
              </w:rPr>
              <w:t xml:space="preserve">igital </w:t>
            </w:r>
            <w:r w:rsidR="00672DCD">
              <w:rPr>
                <w:rFonts w:ascii="Calibri" w:hAnsi="Calibri"/>
              </w:rPr>
              <w:t>G</w:t>
            </w:r>
            <w:r w:rsidRPr="00331215">
              <w:rPr>
                <w:rFonts w:ascii="Calibri" w:hAnsi="Calibri"/>
              </w:rPr>
              <w:t>auge or P-T Table using Line F06 (</w:t>
            </w:r>
            <w:r w:rsidR="00961F63">
              <w:rPr>
                <w:rFonts w:ascii="Calibri" w:hAnsi="Calibri"/>
              </w:rPr>
              <w:t>°</w:t>
            </w:r>
            <w:r w:rsidRPr="00331215">
              <w:rPr>
                <w:rFonts w:ascii="Calibri" w:hAnsi="Calibri"/>
              </w:rPr>
              <w:t>F)</w:t>
            </w:r>
          </w:p>
        </w:tc>
        <w:tc>
          <w:tcPr>
            <w:tcW w:w="5508" w:type="dxa"/>
            <w:gridSpan w:val="3"/>
            <w:vAlign w:val="center"/>
          </w:tcPr>
          <w:p w14:paraId="22383EC4"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9" w14:textId="77777777" w:rsidTr="00C01847">
        <w:tblPrEx>
          <w:tblLook w:val="0000" w:firstRow="0" w:lastRow="0" w:firstColumn="0" w:lastColumn="0" w:noHBand="0" w:noVBand="0"/>
        </w:tblPrEx>
        <w:trPr>
          <w:cantSplit/>
          <w:trHeight w:val="432"/>
        </w:trPr>
        <w:tc>
          <w:tcPr>
            <w:tcW w:w="557" w:type="dxa"/>
            <w:gridSpan w:val="2"/>
            <w:vAlign w:val="center"/>
          </w:tcPr>
          <w:p w14:paraId="22383EC6" w14:textId="77777777" w:rsidR="005F02F3" w:rsidRPr="00331215" w:rsidRDefault="005F02F3" w:rsidP="001A1F82">
            <w:pPr>
              <w:keepNext/>
              <w:rPr>
                <w:rFonts w:ascii="Calibri" w:hAnsi="Calibri"/>
              </w:rPr>
            </w:pPr>
            <w:r w:rsidRPr="00331215">
              <w:rPr>
                <w:rFonts w:ascii="Calibri" w:hAnsi="Calibri"/>
              </w:rPr>
              <w:t>08</w:t>
            </w:r>
          </w:p>
        </w:tc>
        <w:tc>
          <w:tcPr>
            <w:tcW w:w="4951" w:type="dxa"/>
            <w:gridSpan w:val="2"/>
            <w:vAlign w:val="center"/>
          </w:tcPr>
          <w:p w14:paraId="22383EC7" w14:textId="17DA5B02" w:rsidR="005F02F3" w:rsidRPr="00331215" w:rsidRDefault="005F02F3" w:rsidP="00961F63">
            <w:pPr>
              <w:keepNext/>
              <w:spacing w:after="60"/>
              <w:rPr>
                <w:rFonts w:ascii="Calibri" w:hAnsi="Calibri"/>
              </w:rPr>
            </w:pPr>
            <w:r w:rsidRPr="00331215">
              <w:rPr>
                <w:rFonts w:ascii="Calibri" w:hAnsi="Calibri"/>
              </w:rPr>
              <w:t xml:space="preserve">Measured </w:t>
            </w:r>
            <w:proofErr w:type="spellStart"/>
            <w:r w:rsidRPr="00331215">
              <w:rPr>
                <w:rFonts w:ascii="Calibri" w:hAnsi="Calibri"/>
              </w:rPr>
              <w:t>Subcool</w:t>
            </w:r>
            <w:proofErr w:type="spellEnd"/>
            <w:r w:rsidRPr="00331215">
              <w:rPr>
                <w:rFonts w:ascii="Calibri" w:hAnsi="Calibri"/>
              </w:rPr>
              <w:t xml:space="preserve"> (Line F07 – Line F05) (</w:t>
            </w:r>
            <w:r w:rsidR="00961F63">
              <w:rPr>
                <w:rFonts w:ascii="Calibri" w:hAnsi="Calibri"/>
              </w:rPr>
              <w:t>°</w:t>
            </w:r>
            <w:r w:rsidRPr="00331215">
              <w:rPr>
                <w:rFonts w:ascii="Calibri" w:hAnsi="Calibri"/>
              </w:rPr>
              <w:t>F)</w:t>
            </w:r>
          </w:p>
        </w:tc>
        <w:tc>
          <w:tcPr>
            <w:tcW w:w="5508" w:type="dxa"/>
            <w:gridSpan w:val="3"/>
            <w:vAlign w:val="center"/>
          </w:tcPr>
          <w:p w14:paraId="22383EC8" w14:textId="77777777" w:rsidR="005F02F3" w:rsidRPr="00331215" w:rsidRDefault="005F02F3" w:rsidP="001A1F82">
            <w:pPr>
              <w:keepNext/>
              <w:spacing w:after="60"/>
              <w:rPr>
                <w:rFonts w:ascii="Calibri" w:hAnsi="Calibri"/>
              </w:rPr>
            </w:pPr>
            <w:r w:rsidRPr="00331215">
              <w:rPr>
                <w:rFonts w:ascii="Calibri" w:hAnsi="Calibri"/>
              </w:rPr>
              <w:t>&lt;&lt; calculated (F07 – F05)&gt;&gt;</w:t>
            </w:r>
          </w:p>
        </w:tc>
      </w:tr>
      <w:tr w:rsidR="005F02F3" w:rsidRPr="00331215" w14:paraId="22383ECD" w14:textId="77777777" w:rsidTr="00C01847">
        <w:tblPrEx>
          <w:tblLook w:val="0000" w:firstRow="0" w:lastRow="0" w:firstColumn="0" w:lastColumn="0" w:noHBand="0" w:noVBand="0"/>
        </w:tblPrEx>
        <w:trPr>
          <w:cantSplit/>
          <w:trHeight w:val="432"/>
        </w:trPr>
        <w:tc>
          <w:tcPr>
            <w:tcW w:w="557" w:type="dxa"/>
            <w:gridSpan w:val="2"/>
            <w:vAlign w:val="center"/>
          </w:tcPr>
          <w:p w14:paraId="22383ECA" w14:textId="77777777" w:rsidR="005F02F3" w:rsidRPr="00331215" w:rsidRDefault="005F02F3" w:rsidP="001A1F82">
            <w:pPr>
              <w:keepNext/>
              <w:rPr>
                <w:rFonts w:ascii="Calibri" w:hAnsi="Calibri"/>
              </w:rPr>
            </w:pPr>
            <w:r w:rsidRPr="00331215">
              <w:rPr>
                <w:rFonts w:ascii="Calibri" w:hAnsi="Calibri"/>
              </w:rPr>
              <w:t>09</w:t>
            </w:r>
          </w:p>
        </w:tc>
        <w:tc>
          <w:tcPr>
            <w:tcW w:w="4951" w:type="dxa"/>
            <w:gridSpan w:val="2"/>
            <w:vAlign w:val="center"/>
          </w:tcPr>
          <w:p w14:paraId="22383ECB" w14:textId="2EE21247" w:rsidR="005F02F3" w:rsidRPr="00331215" w:rsidRDefault="005F02F3" w:rsidP="00961F63">
            <w:pPr>
              <w:keepNext/>
              <w:spacing w:after="60"/>
              <w:rPr>
                <w:rFonts w:ascii="Calibri" w:hAnsi="Calibri"/>
              </w:rPr>
            </w:pPr>
            <w:r w:rsidRPr="00331215">
              <w:rPr>
                <w:rFonts w:ascii="Calibri" w:hAnsi="Calibri"/>
              </w:rPr>
              <w:t xml:space="preserve">Target </w:t>
            </w:r>
            <w:proofErr w:type="spellStart"/>
            <w:r w:rsidRPr="00331215">
              <w:rPr>
                <w:rFonts w:ascii="Calibri" w:hAnsi="Calibri"/>
              </w:rPr>
              <w:t>Subcool</w:t>
            </w:r>
            <w:proofErr w:type="spellEnd"/>
            <w:r w:rsidRPr="00331215">
              <w:rPr>
                <w:rFonts w:ascii="Calibri" w:hAnsi="Calibri"/>
              </w:rPr>
              <w:t xml:space="preserve"> from Manufacturer (</w:t>
            </w:r>
            <w:r w:rsidR="00961F63">
              <w:rPr>
                <w:rFonts w:ascii="Calibri" w:hAnsi="Calibri"/>
              </w:rPr>
              <w:t>°</w:t>
            </w:r>
            <w:r w:rsidRPr="00331215">
              <w:rPr>
                <w:rFonts w:ascii="Calibri" w:hAnsi="Calibri"/>
              </w:rPr>
              <w:t>F)</w:t>
            </w:r>
          </w:p>
        </w:tc>
        <w:tc>
          <w:tcPr>
            <w:tcW w:w="5508" w:type="dxa"/>
            <w:gridSpan w:val="3"/>
            <w:vAlign w:val="center"/>
          </w:tcPr>
          <w:p w14:paraId="22383ECC" w14:textId="77777777" w:rsidR="005F02F3" w:rsidRPr="00331215" w:rsidRDefault="005F02F3" w:rsidP="00A9189F">
            <w:pPr>
              <w:keepNext/>
              <w:spacing w:after="60"/>
              <w:rPr>
                <w:rFonts w:ascii="Calibri" w:hAnsi="Calibri"/>
              </w:rPr>
            </w:pPr>
            <w:r w:rsidRPr="00331215">
              <w:rPr>
                <w:rFonts w:ascii="Calibri" w:hAnsi="Calibri"/>
              </w:rPr>
              <w:t>&lt;user entry, check range</w:t>
            </w:r>
            <w:r w:rsidR="00A9189F">
              <w:rPr>
                <w:rFonts w:ascii="Calibri" w:hAnsi="Calibri"/>
              </w:rPr>
              <w:t xml:space="preserve"> =0 to 50</w:t>
            </w:r>
            <w:r w:rsidRPr="00331215">
              <w:rPr>
                <w:rFonts w:ascii="Calibri" w:hAnsi="Calibri"/>
              </w:rPr>
              <w:t>&gt;</w:t>
            </w:r>
          </w:p>
        </w:tc>
      </w:tr>
      <w:tr w:rsidR="005F02F3" w:rsidRPr="00331215" w14:paraId="22383ED0" w14:textId="77777777" w:rsidTr="00C01847">
        <w:tblPrEx>
          <w:tblLook w:val="0000" w:firstRow="0" w:lastRow="0" w:firstColumn="0" w:lastColumn="0" w:noHBand="0" w:noVBand="0"/>
        </w:tblPrEx>
        <w:trPr>
          <w:cantSplit/>
          <w:trHeight w:val="432"/>
        </w:trPr>
        <w:tc>
          <w:tcPr>
            <w:tcW w:w="557" w:type="dxa"/>
            <w:gridSpan w:val="2"/>
            <w:vAlign w:val="center"/>
          </w:tcPr>
          <w:p w14:paraId="22383ECE" w14:textId="77777777" w:rsidR="005F02F3" w:rsidRPr="00331215" w:rsidDel="00C76C40" w:rsidRDefault="005F02F3" w:rsidP="001A1F82">
            <w:pPr>
              <w:keepNext/>
              <w:rPr>
                <w:rFonts w:ascii="Calibri" w:hAnsi="Calibri"/>
              </w:rPr>
            </w:pPr>
            <w:r w:rsidRPr="00331215">
              <w:rPr>
                <w:rFonts w:ascii="Calibri" w:hAnsi="Calibri"/>
              </w:rPr>
              <w:t>10</w:t>
            </w:r>
          </w:p>
        </w:tc>
        <w:tc>
          <w:tcPr>
            <w:tcW w:w="10459" w:type="dxa"/>
            <w:gridSpan w:val="5"/>
            <w:vAlign w:val="center"/>
          </w:tcPr>
          <w:p w14:paraId="22383ECF" w14:textId="31E3EA43" w:rsidR="005F02F3" w:rsidRPr="00331215" w:rsidRDefault="005F02F3" w:rsidP="00242087">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ABS (F08 - F09) is ≤ 3, then display text: “System </w:t>
            </w:r>
            <w:r w:rsidR="00242087">
              <w:rPr>
                <w:rFonts w:ascii="Calibri" w:hAnsi="Calibri"/>
              </w:rPr>
              <w:t>complies with</w:t>
            </w:r>
            <w:r w:rsidRPr="00331215">
              <w:rPr>
                <w:rFonts w:ascii="Calibri" w:hAnsi="Calibri"/>
              </w:rPr>
              <w:t xml:space="preserve"> Winter Charge Setup Verification Method - System is also required to pass the Metering Device Verification, next Section.”; else display text: " System Refrigerant </w:t>
            </w:r>
            <w:proofErr w:type="gramStart"/>
            <w:r w:rsidRPr="00331215">
              <w:rPr>
                <w:rFonts w:ascii="Calibri" w:hAnsi="Calibri"/>
              </w:rPr>
              <w:t>Charge  does</w:t>
            </w:r>
            <w:proofErr w:type="gramEnd"/>
            <w:r w:rsidRPr="00331215">
              <w:rPr>
                <w:rFonts w:ascii="Calibri" w:hAnsi="Calibri"/>
              </w:rPr>
              <w:t xml:space="preserve"> not pass"&gt;&gt;</w:t>
            </w:r>
          </w:p>
        </w:tc>
      </w:tr>
    </w:tbl>
    <w:p w14:paraId="22383ED1" w14:textId="77777777" w:rsidR="005F02F3" w:rsidRPr="00331215" w:rsidRDefault="005F02F3" w:rsidP="00D92E7B">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D4" w14:textId="77777777" w:rsidTr="006D0E2F">
        <w:trPr>
          <w:trHeight w:val="360"/>
        </w:trPr>
        <w:tc>
          <w:tcPr>
            <w:tcW w:w="5000" w:type="pct"/>
            <w:gridSpan w:val="3"/>
            <w:vAlign w:val="center"/>
          </w:tcPr>
          <w:p w14:paraId="22383ED2" w14:textId="77777777" w:rsidR="005F02F3" w:rsidRPr="00331215" w:rsidRDefault="005F02F3" w:rsidP="00672DCD">
            <w:pPr>
              <w:keepNext/>
              <w:rPr>
                <w:rFonts w:ascii="Calibri" w:hAnsi="Calibri"/>
                <w:b/>
              </w:rPr>
            </w:pPr>
            <w:r w:rsidRPr="00331215">
              <w:rPr>
                <w:rFonts w:ascii="Calibri" w:hAnsi="Calibri"/>
                <w:b/>
              </w:rPr>
              <w:t>G. Metering Device Verification</w:t>
            </w:r>
          </w:p>
          <w:p w14:paraId="22383ED3" w14:textId="124E2355" w:rsidR="005F02F3" w:rsidRPr="00D013F1" w:rsidRDefault="005F02F3" w:rsidP="00AC02CA">
            <w:pPr>
              <w:keepNext/>
              <w:rPr>
                <w:rFonts w:ascii="Calibri" w:hAnsi="Calibri"/>
              </w:rPr>
            </w:pPr>
            <w:r w:rsidRPr="00D013F1">
              <w:rPr>
                <w:rFonts w:ascii="Calibri" w:hAnsi="Calibri"/>
                <w:sz w:val="18"/>
              </w:rPr>
              <w:t>Procedures for the verification of proper metering device operation are specified in RA3.2.2.5.2</w:t>
            </w:r>
            <w:r w:rsidR="00DD2BEF" w:rsidRPr="00D013F1">
              <w:rPr>
                <w:rFonts w:ascii="Calibri" w:hAnsi="Calibri"/>
                <w:sz w:val="18"/>
              </w:rPr>
              <w:t>.</w:t>
            </w:r>
          </w:p>
        </w:tc>
      </w:tr>
      <w:tr w:rsidR="005F02F3" w:rsidRPr="00331215" w14:paraId="22383ED8" w14:textId="77777777" w:rsidTr="00AC02CA">
        <w:trPr>
          <w:trHeight w:val="360"/>
        </w:trPr>
        <w:tc>
          <w:tcPr>
            <w:tcW w:w="253" w:type="pct"/>
            <w:vAlign w:val="center"/>
          </w:tcPr>
          <w:p w14:paraId="22383ED5" w14:textId="77777777" w:rsidR="005F02F3" w:rsidRPr="00331215" w:rsidRDefault="005F02F3" w:rsidP="00AC02CA">
            <w:pPr>
              <w:keepNext/>
              <w:jc w:val="center"/>
              <w:rPr>
                <w:rFonts w:ascii="Calibri" w:hAnsi="Calibri"/>
              </w:rPr>
            </w:pPr>
            <w:r w:rsidRPr="00331215">
              <w:rPr>
                <w:rFonts w:ascii="Calibri" w:hAnsi="Calibri"/>
              </w:rPr>
              <w:t>01</w:t>
            </w:r>
          </w:p>
        </w:tc>
        <w:tc>
          <w:tcPr>
            <w:tcW w:w="2247" w:type="pct"/>
            <w:vAlign w:val="center"/>
          </w:tcPr>
          <w:p w14:paraId="22383ED6" w14:textId="0F9ED639" w:rsidR="005F02F3" w:rsidRPr="00331215" w:rsidRDefault="005F02F3" w:rsidP="00961F63">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suction</w:t>
            </w:r>
            <w:proofErr w:type="spellEnd"/>
            <w:r w:rsidRPr="00331215">
              <w:rPr>
                <w:rFonts w:ascii="Calibri" w:hAnsi="Calibri"/>
              </w:rPr>
              <w:t>) (</w:t>
            </w:r>
            <w:r w:rsidR="00961F63">
              <w:rPr>
                <w:rFonts w:ascii="Calibri" w:hAnsi="Calibri"/>
              </w:rPr>
              <w:t>°</w:t>
            </w:r>
            <w:r w:rsidRPr="00331215">
              <w:rPr>
                <w:rFonts w:ascii="Calibri" w:hAnsi="Calibri"/>
              </w:rPr>
              <w:t>F)</w:t>
            </w:r>
          </w:p>
        </w:tc>
        <w:tc>
          <w:tcPr>
            <w:tcW w:w="2500" w:type="pct"/>
            <w:vAlign w:val="center"/>
          </w:tcPr>
          <w:p w14:paraId="22383ED7"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DC" w14:textId="77777777" w:rsidTr="00AC02CA">
        <w:trPr>
          <w:trHeight w:val="360"/>
        </w:trPr>
        <w:tc>
          <w:tcPr>
            <w:tcW w:w="253" w:type="pct"/>
            <w:vAlign w:val="center"/>
          </w:tcPr>
          <w:p w14:paraId="22383ED9" w14:textId="77777777" w:rsidR="005F02F3" w:rsidRPr="00331215" w:rsidRDefault="005F02F3" w:rsidP="00AC02CA">
            <w:pPr>
              <w:keepNext/>
              <w:jc w:val="center"/>
              <w:rPr>
                <w:rFonts w:ascii="Calibri" w:hAnsi="Calibri"/>
              </w:rPr>
            </w:pPr>
            <w:r w:rsidRPr="00331215">
              <w:rPr>
                <w:rFonts w:ascii="Calibri" w:hAnsi="Calibri"/>
              </w:rPr>
              <w:t>02</w:t>
            </w:r>
          </w:p>
        </w:tc>
        <w:tc>
          <w:tcPr>
            <w:tcW w:w="2247" w:type="pct"/>
            <w:vAlign w:val="center"/>
          </w:tcPr>
          <w:p w14:paraId="22383EDA" w14:textId="2AF0AEC4" w:rsidR="005F02F3" w:rsidRPr="00331215" w:rsidRDefault="005F02F3" w:rsidP="00672DCD">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P</w:t>
            </w:r>
            <w:r w:rsidRPr="00331215">
              <w:rPr>
                <w:rFonts w:ascii="Calibri" w:hAnsi="Calibri"/>
              </w:rPr>
              <w:t>ressure (</w:t>
            </w:r>
            <w:proofErr w:type="spellStart"/>
            <w:r w:rsidRPr="00331215">
              <w:rPr>
                <w:rFonts w:ascii="Calibri" w:hAnsi="Calibri"/>
              </w:rPr>
              <w:t>P</w:t>
            </w:r>
            <w:r w:rsidRPr="00331215">
              <w:rPr>
                <w:rFonts w:ascii="Calibri" w:hAnsi="Calibri"/>
                <w:vertAlign w:val="subscript"/>
              </w:rPr>
              <w:t>suction</w:t>
            </w:r>
            <w:proofErr w:type="spellEnd"/>
            <w:r w:rsidRPr="00331215">
              <w:rPr>
                <w:rFonts w:ascii="Calibri" w:hAnsi="Calibri"/>
              </w:rPr>
              <w:t>) (</w:t>
            </w:r>
            <w:proofErr w:type="spellStart"/>
            <w:r w:rsidRPr="00331215">
              <w:rPr>
                <w:rFonts w:ascii="Calibri" w:hAnsi="Calibri"/>
              </w:rPr>
              <w:t>psig</w:t>
            </w:r>
            <w:proofErr w:type="spellEnd"/>
            <w:r w:rsidRPr="00331215">
              <w:rPr>
                <w:rFonts w:ascii="Calibri" w:hAnsi="Calibri"/>
              </w:rPr>
              <w:t>)</w:t>
            </w:r>
          </w:p>
        </w:tc>
        <w:tc>
          <w:tcPr>
            <w:tcW w:w="2500" w:type="pct"/>
            <w:vAlign w:val="center"/>
          </w:tcPr>
          <w:p w14:paraId="22383EDB" w14:textId="77777777" w:rsidR="005F02F3" w:rsidRPr="00331215" w:rsidRDefault="005F02F3" w:rsidP="001C6E59">
            <w:pPr>
              <w:keepNext/>
              <w:spacing w:after="60"/>
              <w:rPr>
                <w:rFonts w:ascii="Calibri" w:hAnsi="Calibri"/>
              </w:rPr>
            </w:pPr>
            <w:r w:rsidRPr="00331215">
              <w:rPr>
                <w:rFonts w:ascii="Calibri" w:hAnsi="Calibri"/>
              </w:rPr>
              <w:t>&lt;user entry, check range = 0 to 400&gt;</w:t>
            </w:r>
          </w:p>
        </w:tc>
      </w:tr>
      <w:tr w:rsidR="005F02F3" w:rsidRPr="00331215" w14:paraId="22383EE1" w14:textId="77777777" w:rsidTr="00AC02CA">
        <w:trPr>
          <w:trHeight w:val="360"/>
        </w:trPr>
        <w:tc>
          <w:tcPr>
            <w:tcW w:w="253" w:type="pct"/>
            <w:vAlign w:val="center"/>
          </w:tcPr>
          <w:p w14:paraId="22383EDD" w14:textId="77777777" w:rsidR="005F02F3" w:rsidRPr="00331215" w:rsidRDefault="005F02F3" w:rsidP="00AC02CA">
            <w:pPr>
              <w:keepNext/>
              <w:jc w:val="center"/>
              <w:rPr>
                <w:rFonts w:ascii="Calibri" w:hAnsi="Calibri"/>
              </w:rPr>
            </w:pPr>
            <w:r w:rsidRPr="00331215">
              <w:rPr>
                <w:rFonts w:ascii="Calibri" w:hAnsi="Calibri"/>
              </w:rPr>
              <w:t>03</w:t>
            </w:r>
          </w:p>
        </w:tc>
        <w:tc>
          <w:tcPr>
            <w:tcW w:w="2247" w:type="pct"/>
            <w:vAlign w:val="center"/>
          </w:tcPr>
          <w:p w14:paraId="22383EDE" w14:textId="5452284C" w:rsidR="005F02F3" w:rsidRPr="00331215" w:rsidRDefault="005F02F3" w:rsidP="001C6E59">
            <w:pPr>
              <w:keepNext/>
              <w:rPr>
                <w:rFonts w:ascii="Calibri" w:hAnsi="Calibri"/>
              </w:rPr>
            </w:pPr>
            <w:r w:rsidRPr="00331215">
              <w:rPr>
                <w:rFonts w:ascii="Calibri" w:hAnsi="Calibri"/>
              </w:rPr>
              <w:t xml:space="preserve">Evaporator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evaporator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DF" w14:textId="5B8CFFEE" w:rsidR="005F02F3" w:rsidRPr="00331215" w:rsidRDefault="005F02F3" w:rsidP="00961F63">
            <w:pPr>
              <w:keepNext/>
              <w:rPr>
                <w:rFonts w:ascii="Calibri" w:hAnsi="Calibri"/>
              </w:rPr>
            </w:pPr>
            <w:r w:rsidRPr="00331215">
              <w:rPr>
                <w:rFonts w:ascii="Calibri" w:hAnsi="Calibri"/>
              </w:rPr>
              <w:t>from digital gauge or P-T Table using line G02 (</w:t>
            </w:r>
            <w:r w:rsidR="00961F63">
              <w:rPr>
                <w:rFonts w:ascii="Calibri" w:hAnsi="Calibri"/>
              </w:rPr>
              <w:t>°</w:t>
            </w:r>
            <w:r w:rsidRPr="00331215">
              <w:rPr>
                <w:rFonts w:ascii="Calibri" w:hAnsi="Calibri"/>
              </w:rPr>
              <w:t>F)</w:t>
            </w:r>
          </w:p>
        </w:tc>
        <w:tc>
          <w:tcPr>
            <w:tcW w:w="2500" w:type="pct"/>
            <w:vAlign w:val="center"/>
          </w:tcPr>
          <w:p w14:paraId="22383EE0"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E5" w14:textId="77777777" w:rsidTr="00AC02CA">
        <w:trPr>
          <w:trHeight w:val="360"/>
        </w:trPr>
        <w:tc>
          <w:tcPr>
            <w:tcW w:w="253" w:type="pct"/>
            <w:vAlign w:val="center"/>
          </w:tcPr>
          <w:p w14:paraId="22383EE2" w14:textId="77777777" w:rsidR="005F02F3" w:rsidRPr="00331215" w:rsidRDefault="005F02F3" w:rsidP="00AC02CA">
            <w:pPr>
              <w:keepNext/>
              <w:jc w:val="center"/>
              <w:rPr>
                <w:rFonts w:ascii="Calibri" w:hAnsi="Calibri"/>
              </w:rPr>
            </w:pPr>
            <w:r w:rsidRPr="00331215">
              <w:rPr>
                <w:rFonts w:ascii="Calibri" w:hAnsi="Calibri"/>
              </w:rPr>
              <w:t>04</w:t>
            </w:r>
          </w:p>
        </w:tc>
        <w:tc>
          <w:tcPr>
            <w:tcW w:w="2247" w:type="pct"/>
            <w:vAlign w:val="center"/>
          </w:tcPr>
          <w:p w14:paraId="22383EE3" w14:textId="4B432248" w:rsidR="005F02F3" w:rsidRPr="00331215" w:rsidRDefault="005F02F3" w:rsidP="00961F63">
            <w:pPr>
              <w:keepNext/>
              <w:spacing w:after="60"/>
              <w:rPr>
                <w:rFonts w:ascii="Calibri" w:hAnsi="Calibri"/>
              </w:rPr>
            </w:pPr>
            <w:r w:rsidRPr="00331215">
              <w:rPr>
                <w:rFonts w:ascii="Calibri" w:hAnsi="Calibri"/>
              </w:rPr>
              <w:t>Measured Superheat (Line G01 – Line G03) (</w:t>
            </w:r>
            <w:r w:rsidR="00961F63">
              <w:rPr>
                <w:rFonts w:ascii="Calibri" w:hAnsi="Calibri"/>
              </w:rPr>
              <w:t>°</w:t>
            </w:r>
            <w:r w:rsidRPr="00331215">
              <w:rPr>
                <w:rFonts w:ascii="Calibri" w:hAnsi="Calibri"/>
              </w:rPr>
              <w:t>F)</w:t>
            </w:r>
          </w:p>
        </w:tc>
        <w:tc>
          <w:tcPr>
            <w:tcW w:w="2500" w:type="pct"/>
            <w:vAlign w:val="center"/>
          </w:tcPr>
          <w:p w14:paraId="22383EE4" w14:textId="77777777" w:rsidR="005F02F3" w:rsidRPr="00331215" w:rsidRDefault="005F02F3" w:rsidP="001C6E59">
            <w:pPr>
              <w:keepNext/>
              <w:spacing w:after="60"/>
              <w:rPr>
                <w:rFonts w:ascii="Calibri" w:hAnsi="Calibri"/>
              </w:rPr>
            </w:pPr>
            <w:r w:rsidRPr="00331215">
              <w:rPr>
                <w:rFonts w:ascii="Calibri" w:hAnsi="Calibri"/>
              </w:rPr>
              <w:t>&lt;&lt;temperature, calculated, Line G01 – Line G03&gt;&gt;</w:t>
            </w:r>
          </w:p>
        </w:tc>
      </w:tr>
      <w:tr w:rsidR="005F02F3" w:rsidRPr="00331215" w14:paraId="22383EE9" w14:textId="77777777" w:rsidTr="00AC02CA">
        <w:trPr>
          <w:trHeight w:val="360"/>
        </w:trPr>
        <w:tc>
          <w:tcPr>
            <w:tcW w:w="253" w:type="pct"/>
            <w:vAlign w:val="center"/>
          </w:tcPr>
          <w:p w14:paraId="22383EE6" w14:textId="77777777" w:rsidR="005F02F3" w:rsidRPr="00331215" w:rsidDel="00C76C40" w:rsidRDefault="005F02F3" w:rsidP="00AC02CA">
            <w:pPr>
              <w:keepNext/>
              <w:jc w:val="center"/>
              <w:rPr>
                <w:rFonts w:ascii="Calibri" w:hAnsi="Calibri"/>
              </w:rPr>
            </w:pPr>
            <w:r w:rsidRPr="00331215">
              <w:rPr>
                <w:rFonts w:ascii="Calibri" w:hAnsi="Calibri"/>
              </w:rPr>
              <w:t>05</w:t>
            </w:r>
          </w:p>
        </w:tc>
        <w:tc>
          <w:tcPr>
            <w:tcW w:w="2247" w:type="pct"/>
            <w:vAlign w:val="center"/>
          </w:tcPr>
          <w:p w14:paraId="22383EE7" w14:textId="6986EF4F" w:rsidR="005F02F3" w:rsidRPr="00331215" w:rsidRDefault="005F02F3" w:rsidP="001C6E59">
            <w:pPr>
              <w:keepNext/>
              <w:spacing w:after="60"/>
              <w:rPr>
                <w:rFonts w:ascii="Calibri" w:hAnsi="Calibri"/>
              </w:rPr>
            </w:pPr>
            <w:r w:rsidRPr="00331215">
              <w:rPr>
                <w:rFonts w:ascii="Calibri" w:hAnsi="Calibri"/>
              </w:rPr>
              <w:t>Measured Superheat (Line G04) is between 4</w:t>
            </w:r>
            <w:r w:rsidR="00961F63">
              <w:rPr>
                <w:rFonts w:ascii="Calibri" w:hAnsi="Calibri"/>
              </w:rPr>
              <w:t>°F</w:t>
            </w:r>
            <w:r w:rsidRPr="00331215">
              <w:rPr>
                <w:rFonts w:ascii="Calibri" w:hAnsi="Calibri"/>
              </w:rPr>
              <w:t xml:space="preserve"> and 25</w:t>
            </w:r>
            <w:r w:rsidR="00961F63">
              <w:rPr>
                <w:rFonts w:ascii="Calibri" w:hAnsi="Calibri"/>
              </w:rPr>
              <w:t>°</w:t>
            </w:r>
            <w:r w:rsidRPr="00331215">
              <w:rPr>
                <w:rFonts w:ascii="Calibri" w:hAnsi="Calibri"/>
              </w:rPr>
              <w:t>F (inclusive)</w:t>
            </w:r>
          </w:p>
        </w:tc>
        <w:tc>
          <w:tcPr>
            <w:tcW w:w="2500" w:type="pct"/>
          </w:tcPr>
          <w:p w14:paraId="22383EE8" w14:textId="77777777" w:rsidR="005F02F3" w:rsidRPr="00331215" w:rsidRDefault="005F02F3" w:rsidP="001C6E59">
            <w:pPr>
              <w:keepNext/>
              <w:spacing w:after="60"/>
              <w:rPr>
                <w:rFonts w:ascii="Calibri" w:hAnsi="Calibri"/>
              </w:rPr>
            </w:pPr>
            <w:r w:rsidRPr="00331215">
              <w:rPr>
                <w:rFonts w:ascii="Calibri" w:hAnsi="Calibri"/>
              </w:rPr>
              <w:t>&lt;&lt;</w:t>
            </w:r>
            <w:proofErr w:type="gramStart"/>
            <w:r w:rsidRPr="00331215">
              <w:rPr>
                <w:rFonts w:ascii="Calibri" w:hAnsi="Calibri"/>
              </w:rPr>
              <w:t>if  4</w:t>
            </w:r>
            <w:proofErr w:type="gramEnd"/>
            <w:r w:rsidRPr="00331215">
              <w:rPr>
                <w:rFonts w:ascii="Calibri" w:hAnsi="Calibri"/>
              </w:rPr>
              <w:t xml:space="preserve"> </w:t>
            </w:r>
            <w:r w:rsidRPr="00331215">
              <w:rPr>
                <w:rFonts w:ascii="Calibri" w:hAnsi="Calibri"/>
              </w:rPr>
              <w:sym w:font="Symbol" w:char="F0A3"/>
            </w:r>
            <w:r w:rsidRPr="00331215">
              <w:rPr>
                <w:rFonts w:ascii="Calibri" w:hAnsi="Calibri"/>
              </w:rPr>
              <w:t xml:space="preserve"> G04 </w:t>
            </w:r>
            <w:r w:rsidRPr="00331215">
              <w:rPr>
                <w:rFonts w:ascii="Calibri" w:hAnsi="Calibri"/>
              </w:rPr>
              <w:sym w:font="Symbol" w:char="F0A3"/>
            </w:r>
            <w:r w:rsidRPr="00331215">
              <w:rPr>
                <w:rFonts w:ascii="Calibri" w:hAnsi="Calibri"/>
              </w:rPr>
              <w:t xml:space="preserve"> 25 then display text “Passes CEC requirement”&gt;&gt;</w:t>
            </w:r>
          </w:p>
        </w:tc>
      </w:tr>
      <w:tr w:rsidR="005F02F3" w:rsidRPr="00331215" w14:paraId="22383EED" w14:textId="77777777" w:rsidTr="00AC02CA">
        <w:trPr>
          <w:trHeight w:val="360"/>
        </w:trPr>
        <w:tc>
          <w:tcPr>
            <w:tcW w:w="253" w:type="pct"/>
            <w:vAlign w:val="center"/>
          </w:tcPr>
          <w:p w14:paraId="22383EEA" w14:textId="77777777" w:rsidR="005F02F3" w:rsidRPr="00331215" w:rsidRDefault="005F02F3" w:rsidP="00AC02CA">
            <w:pPr>
              <w:keepNext/>
              <w:jc w:val="center"/>
              <w:rPr>
                <w:rFonts w:ascii="Calibri" w:hAnsi="Calibri"/>
              </w:rPr>
            </w:pPr>
            <w:r w:rsidRPr="00331215">
              <w:rPr>
                <w:rFonts w:ascii="Calibri" w:hAnsi="Calibri"/>
              </w:rPr>
              <w:t>06</w:t>
            </w:r>
          </w:p>
        </w:tc>
        <w:tc>
          <w:tcPr>
            <w:tcW w:w="2247" w:type="pct"/>
            <w:vAlign w:val="center"/>
          </w:tcPr>
          <w:p w14:paraId="22383EEB" w14:textId="68AF2A84" w:rsidR="005F02F3" w:rsidRPr="00331215" w:rsidRDefault="005F02F3" w:rsidP="00961F63">
            <w:pPr>
              <w:keepNext/>
              <w:spacing w:after="60"/>
              <w:rPr>
                <w:rFonts w:ascii="Calibri" w:hAnsi="Calibri"/>
              </w:rPr>
            </w:pPr>
            <w:r w:rsidRPr="00331215">
              <w:rPr>
                <w:rFonts w:ascii="Calibri" w:hAnsi="Calibri"/>
              </w:rPr>
              <w:t xml:space="preserve">Measured Superheat (Line G04) is within </w:t>
            </w:r>
            <w:r w:rsidR="00672DCD">
              <w:rPr>
                <w:rFonts w:ascii="Calibri" w:hAnsi="Calibri"/>
              </w:rPr>
              <w:t>M</w:t>
            </w:r>
            <w:r w:rsidRPr="00331215">
              <w:rPr>
                <w:rFonts w:ascii="Calibri" w:hAnsi="Calibri"/>
              </w:rPr>
              <w:t xml:space="preserve">anufacturer’s </w:t>
            </w:r>
            <w:r w:rsidR="00672DCD">
              <w:rPr>
                <w:rFonts w:ascii="Calibri" w:hAnsi="Calibri"/>
              </w:rPr>
              <w:t>S</w:t>
            </w:r>
            <w:r w:rsidRPr="00331215">
              <w:rPr>
                <w:rFonts w:ascii="Calibri" w:hAnsi="Calibri"/>
              </w:rPr>
              <w:t xml:space="preserve">pecifications </w:t>
            </w:r>
            <w:r w:rsidR="00961F63">
              <w:rPr>
                <w:rFonts w:ascii="Calibri" w:hAnsi="Calibri"/>
              </w:rPr>
              <w:t>(</w:t>
            </w:r>
            <w:r w:rsidRPr="00331215">
              <w:rPr>
                <w:rFonts w:ascii="Calibri" w:hAnsi="Calibri"/>
              </w:rPr>
              <w:t>if known</w:t>
            </w:r>
            <w:r w:rsidR="003D5F91">
              <w:rPr>
                <w:rFonts w:ascii="Calibri" w:hAnsi="Calibri"/>
              </w:rPr>
              <w:t>)</w:t>
            </w:r>
          </w:p>
        </w:tc>
        <w:tc>
          <w:tcPr>
            <w:tcW w:w="2500" w:type="pct"/>
          </w:tcPr>
          <w:p w14:paraId="22383EEC" w14:textId="77777777" w:rsidR="005F02F3" w:rsidRPr="00331215" w:rsidRDefault="005F02F3" w:rsidP="001C6E59">
            <w:pPr>
              <w:keepNext/>
              <w:spacing w:after="60"/>
              <w:rPr>
                <w:rFonts w:ascii="Calibri" w:hAnsi="Calibri"/>
              </w:rPr>
            </w:pPr>
            <w:r w:rsidRPr="00331215">
              <w:rPr>
                <w:rFonts w:ascii="Calibri" w:hAnsi="Calibri"/>
              </w:rPr>
              <w:t>&lt;&lt;user entry, choose “Not known”, “Yes, documentation to be provided upon request”, or “No”&gt;&gt;</w:t>
            </w:r>
          </w:p>
        </w:tc>
      </w:tr>
      <w:tr w:rsidR="005F02F3" w:rsidRPr="00331215" w14:paraId="22383EF0" w14:textId="77777777" w:rsidTr="00AC02CA">
        <w:trPr>
          <w:trHeight w:val="360"/>
        </w:trPr>
        <w:tc>
          <w:tcPr>
            <w:tcW w:w="253" w:type="pct"/>
            <w:vAlign w:val="center"/>
          </w:tcPr>
          <w:p w14:paraId="22383EEE" w14:textId="77777777" w:rsidR="005F02F3" w:rsidRPr="00331215" w:rsidRDefault="005F02F3" w:rsidP="00AC02CA">
            <w:pPr>
              <w:keepNext/>
              <w:jc w:val="center"/>
              <w:rPr>
                <w:rFonts w:ascii="Calibri" w:hAnsi="Calibri"/>
              </w:rPr>
            </w:pPr>
            <w:r w:rsidRPr="00331215">
              <w:rPr>
                <w:rFonts w:ascii="Calibri" w:hAnsi="Calibri"/>
              </w:rPr>
              <w:t>07</w:t>
            </w:r>
          </w:p>
        </w:tc>
        <w:tc>
          <w:tcPr>
            <w:tcW w:w="4747" w:type="pct"/>
            <w:gridSpan w:val="2"/>
          </w:tcPr>
          <w:p w14:paraId="22383EEF" w14:textId="22FF01EA" w:rsidR="005F02F3" w:rsidRPr="00331215" w:rsidRDefault="005F02F3" w:rsidP="00961F63">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G05 = “Passes CEC requirement” and G06 = “Not known”, or G06 = “Yes, documentation to be provided upon request”, then display text: “Metering Device Verification Passes” </w:t>
            </w:r>
          </w:p>
        </w:tc>
      </w:tr>
    </w:tbl>
    <w:p w14:paraId="22383EF1" w14:textId="77777777" w:rsidR="005F02F3" w:rsidRPr="00331215" w:rsidRDefault="005F02F3"/>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5F02F3" w:rsidRPr="00331215" w14:paraId="22383EF4" w14:textId="77777777" w:rsidTr="001C6E59">
        <w:trPr>
          <w:trHeight w:val="504"/>
        </w:trPr>
        <w:tc>
          <w:tcPr>
            <w:tcW w:w="5000" w:type="pct"/>
            <w:gridSpan w:val="3"/>
            <w:vAlign w:val="center"/>
          </w:tcPr>
          <w:p w14:paraId="22383EF2" w14:textId="049B5CAC" w:rsidR="005F02F3" w:rsidRPr="00331215" w:rsidRDefault="00C833D0" w:rsidP="00AC02CA">
            <w:pPr>
              <w:keepNext/>
              <w:rPr>
                <w:rFonts w:ascii="Calibri" w:hAnsi="Calibri"/>
                <w:b/>
              </w:rPr>
            </w:pPr>
            <w:r w:rsidRPr="00331215">
              <w:rPr>
                <w:rFonts w:ascii="Calibri" w:hAnsi="Calibri"/>
                <w:b/>
              </w:rPr>
              <w:lastRenderedPageBreak/>
              <w:t>H</w:t>
            </w:r>
            <w:r w:rsidR="005F02F3" w:rsidRPr="00331215">
              <w:rPr>
                <w:rFonts w:ascii="Calibri" w:hAnsi="Calibri"/>
                <w:b/>
              </w:rPr>
              <w:t>. Confirmation of Refrigerant Pressure Differential</w:t>
            </w:r>
          </w:p>
          <w:p w14:paraId="22383EF3" w14:textId="5AAE1E36" w:rsidR="005F02F3" w:rsidRPr="00DD2BEF" w:rsidRDefault="005F02F3" w:rsidP="00672DCD">
            <w:pPr>
              <w:keepNext/>
              <w:rPr>
                <w:rFonts w:ascii="Calibri" w:hAnsi="Calibri"/>
                <w:b/>
              </w:rPr>
            </w:pPr>
            <w:r w:rsidRPr="00D013F1">
              <w:rPr>
                <w:rFonts w:ascii="Calibri" w:hAnsi="Calibri"/>
                <w:sz w:val="18"/>
              </w:rPr>
              <w:t>Procedures for the Winter Setup are detailed in RA1.2.22</w:t>
            </w:r>
            <w:r w:rsidR="00DD2BEF" w:rsidRPr="00D013F1">
              <w:rPr>
                <w:rFonts w:ascii="Calibri" w:hAnsi="Calibri"/>
                <w:sz w:val="18"/>
              </w:rPr>
              <w:t>.</w:t>
            </w:r>
          </w:p>
        </w:tc>
      </w:tr>
      <w:tr w:rsidR="005F02F3" w:rsidRPr="00331215" w14:paraId="22383EF8" w14:textId="77777777" w:rsidTr="001C6E59">
        <w:trPr>
          <w:trHeight w:val="144"/>
        </w:trPr>
        <w:tc>
          <w:tcPr>
            <w:tcW w:w="211" w:type="pct"/>
            <w:vAlign w:val="center"/>
          </w:tcPr>
          <w:p w14:paraId="22383EF5" w14:textId="77777777" w:rsidR="005F02F3" w:rsidRPr="00331215" w:rsidRDefault="005F02F3" w:rsidP="00061F41">
            <w:pPr>
              <w:keepNext/>
              <w:jc w:val="center"/>
              <w:rPr>
                <w:rFonts w:ascii="Calibri" w:hAnsi="Calibri"/>
              </w:rPr>
            </w:pPr>
            <w:r w:rsidRPr="00331215">
              <w:rPr>
                <w:rFonts w:ascii="Calibri" w:hAnsi="Calibri"/>
              </w:rPr>
              <w:t>01</w:t>
            </w:r>
          </w:p>
        </w:tc>
        <w:tc>
          <w:tcPr>
            <w:tcW w:w="2288" w:type="pct"/>
            <w:vAlign w:val="center"/>
          </w:tcPr>
          <w:p w14:paraId="22383EF6" w14:textId="3F6D11CF" w:rsidR="005F02F3" w:rsidRPr="00331215" w:rsidRDefault="005F02F3" w:rsidP="00061F41">
            <w:pPr>
              <w:keepNext/>
              <w:rPr>
                <w:rFonts w:ascii="Calibri" w:hAnsi="Calibri"/>
              </w:rPr>
            </w:pPr>
            <w:proofErr w:type="spellStart"/>
            <w:r w:rsidRPr="00331215">
              <w:rPr>
                <w:rFonts w:ascii="Calibri" w:hAnsi="Calibri" w:cs="ArialMT"/>
              </w:rPr>
              <w:t>P</w:t>
            </w:r>
            <w:r w:rsidRPr="00331215">
              <w:rPr>
                <w:rFonts w:ascii="Calibri" w:hAnsi="Calibri" w:cs="ArialMT"/>
                <w:sz w:val="13"/>
                <w:szCs w:val="13"/>
              </w:rPr>
              <w:t>high</w:t>
            </w:r>
            <w:proofErr w:type="spellEnd"/>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w:t>
            </w:r>
            <w:proofErr w:type="gramStart"/>
            <w:r w:rsidRPr="00331215">
              <w:rPr>
                <w:rFonts w:ascii="Calibri" w:hAnsi="Calibri" w:cs="ArialMT"/>
              </w:rPr>
              <w:t>psi)  from</w:t>
            </w:r>
            <w:proofErr w:type="gramEnd"/>
            <w:r w:rsidRPr="00331215">
              <w:rPr>
                <w:rFonts w:ascii="Calibri" w:hAnsi="Calibri" w:cs="ArialMT"/>
              </w:rPr>
              <w:t xml:space="preserve"> F06 and G02</w:t>
            </w:r>
          </w:p>
        </w:tc>
        <w:tc>
          <w:tcPr>
            <w:tcW w:w="2501" w:type="pct"/>
          </w:tcPr>
          <w:p w14:paraId="22383EF7" w14:textId="77777777" w:rsidR="005F02F3" w:rsidRPr="00331215" w:rsidRDefault="005F02F3" w:rsidP="00061F41">
            <w:pPr>
              <w:pStyle w:val="Header"/>
              <w:keepNext/>
              <w:tabs>
                <w:tab w:val="clear" w:pos="4320"/>
                <w:tab w:val="clear" w:pos="8640"/>
              </w:tabs>
              <w:spacing w:after="60"/>
              <w:rPr>
                <w:rFonts w:ascii="Calibri" w:hAnsi="Calibri"/>
              </w:rPr>
            </w:pPr>
            <w:r w:rsidRPr="00331215">
              <w:rPr>
                <w:rFonts w:ascii="Calibri" w:hAnsi="Calibri"/>
              </w:rPr>
              <w:t xml:space="preserve">&lt;&lt;calculated field; numeric xxx: </w:t>
            </w:r>
            <w:proofErr w:type="spellStart"/>
            <w:r w:rsidRPr="00331215">
              <w:rPr>
                <w:rFonts w:ascii="ArialMT" w:hAnsi="ArialMT" w:cs="ArialMT"/>
              </w:rPr>
              <w:t>P</w:t>
            </w:r>
            <w:r w:rsidRPr="00331215">
              <w:rPr>
                <w:rFonts w:ascii="ArialMT" w:hAnsi="ArialMT" w:cs="ArialMT"/>
                <w:sz w:val="13"/>
                <w:szCs w:val="13"/>
              </w:rPr>
              <w:t>high</w:t>
            </w:r>
            <w:proofErr w:type="spellEnd"/>
            <w:r w:rsidRPr="00331215">
              <w:rPr>
                <w:rFonts w:ascii="ArialMT" w:hAnsi="ArialMT" w:cs="ArialMT"/>
              </w:rPr>
              <w:t>–P</w:t>
            </w:r>
            <w:r w:rsidRPr="00331215">
              <w:rPr>
                <w:rFonts w:ascii="ArialMT" w:hAnsi="ArialMT" w:cs="ArialMT"/>
                <w:sz w:val="13"/>
                <w:szCs w:val="13"/>
              </w:rPr>
              <w:t>low =</w:t>
            </w:r>
            <w:r w:rsidRPr="00331215">
              <w:rPr>
                <w:rFonts w:ascii="ArialMT" w:hAnsi="ArialMT" w:cs="ArialMT"/>
              </w:rPr>
              <w:t xml:space="preserve"> F06-G02&gt;&gt;</w:t>
            </w:r>
          </w:p>
        </w:tc>
      </w:tr>
      <w:tr w:rsidR="005F02F3" w:rsidRPr="00331215" w14:paraId="22383EFE" w14:textId="77777777" w:rsidTr="00F8450E">
        <w:trPr>
          <w:trHeight w:val="144"/>
        </w:trPr>
        <w:tc>
          <w:tcPr>
            <w:tcW w:w="211" w:type="pct"/>
            <w:vAlign w:val="center"/>
          </w:tcPr>
          <w:p w14:paraId="22383EF9" w14:textId="77777777" w:rsidR="005F02F3" w:rsidRPr="00331215" w:rsidRDefault="005F02F3" w:rsidP="00061F41">
            <w:pPr>
              <w:keepNext/>
              <w:jc w:val="center"/>
              <w:rPr>
                <w:rFonts w:ascii="Calibri" w:hAnsi="Calibri"/>
              </w:rPr>
            </w:pPr>
            <w:r w:rsidRPr="00331215">
              <w:rPr>
                <w:rFonts w:ascii="Calibri" w:hAnsi="Calibri"/>
              </w:rPr>
              <w:t>02</w:t>
            </w:r>
          </w:p>
        </w:tc>
        <w:tc>
          <w:tcPr>
            <w:tcW w:w="4789" w:type="pct"/>
            <w:gridSpan w:val="2"/>
            <w:vAlign w:val="center"/>
          </w:tcPr>
          <w:p w14:paraId="22383EFA" w14:textId="2BF9406E" w:rsidR="005F02F3" w:rsidRPr="00331215" w:rsidRDefault="005F02F3" w:rsidP="00061F41">
            <w:pPr>
              <w:keepNext/>
              <w:rPr>
                <w:rFonts w:ascii="Calibri" w:hAnsi="Calibri" w:cs="ArialMT"/>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w:t>
            </w:r>
            <w:r w:rsidRPr="00331215">
              <w:rPr>
                <w:rFonts w:ascii="Calibri" w:hAnsi="Calibri" w:cs="ArialMT"/>
              </w:rPr>
              <w:t xml:space="preserve">160 psi ≤ (cell </w:t>
            </w:r>
            <w:r w:rsidR="00FD3470">
              <w:rPr>
                <w:rFonts w:ascii="Calibri" w:hAnsi="Calibri" w:cs="ArialMT"/>
              </w:rPr>
              <w:t>H</w:t>
            </w:r>
            <w:proofErr w:type="gramStart"/>
            <w:r w:rsidRPr="00331215">
              <w:rPr>
                <w:rFonts w:ascii="Calibri" w:hAnsi="Calibri" w:cs="ArialMT"/>
              </w:rPr>
              <w:t>01</w:t>
            </w:r>
            <w:r w:rsidRPr="00331215">
              <w:rPr>
                <w:rFonts w:ascii="Calibri" w:hAnsi="Calibri" w:cs="ArialMT"/>
                <w:sz w:val="13"/>
                <w:szCs w:val="13"/>
              </w:rPr>
              <w:t xml:space="preserve"> </w:t>
            </w:r>
            <w:r w:rsidRPr="00331215">
              <w:rPr>
                <w:rFonts w:ascii="Calibri" w:hAnsi="Calibri" w:cs="ArialMT"/>
              </w:rPr>
              <w:t>)</w:t>
            </w:r>
            <w:proofErr w:type="gramEnd"/>
            <w:r w:rsidRPr="00331215">
              <w:rPr>
                <w:rFonts w:ascii="Calibri" w:hAnsi="Calibri" w:cs="ArialMT"/>
              </w:rPr>
              <w:t xml:space="preserve"> ≤ 220 = true, and A0</w:t>
            </w:r>
            <w:r w:rsidR="00FD3470">
              <w:rPr>
                <w:rFonts w:ascii="Calibri" w:hAnsi="Calibri" w:cs="ArialMT"/>
              </w:rPr>
              <w:t>7</w:t>
            </w:r>
            <w:r w:rsidRPr="00331215">
              <w:rPr>
                <w:rFonts w:ascii="Calibri" w:hAnsi="Calibri" w:cs="ArialMT"/>
              </w:rPr>
              <w:t xml:space="preserve">= R-410A; </w:t>
            </w:r>
          </w:p>
          <w:p w14:paraId="22383EFB" w14:textId="77777777" w:rsidR="005F02F3" w:rsidRPr="00331215" w:rsidRDefault="005F02F3" w:rsidP="00061F41">
            <w:pPr>
              <w:keepNext/>
              <w:rPr>
                <w:rFonts w:ascii="Calibri" w:hAnsi="Calibri" w:cs="ArialMT"/>
              </w:rPr>
            </w:pPr>
            <w:r w:rsidRPr="00331215">
              <w:rPr>
                <w:rFonts w:ascii="Calibri" w:hAnsi="Calibri" w:cs="ArialMT"/>
              </w:rPr>
              <w:t xml:space="preserve">elseif 100 psi ≤ (cell </w:t>
            </w:r>
            <w:r w:rsidR="00FD3470">
              <w:rPr>
                <w:rFonts w:ascii="Calibri" w:hAnsi="Calibri" w:cs="ArialMT"/>
              </w:rPr>
              <w:t>H</w:t>
            </w:r>
            <w:r w:rsidRPr="00331215">
              <w:rPr>
                <w:rFonts w:ascii="Calibri" w:hAnsi="Calibri" w:cs="ArialMT"/>
              </w:rPr>
              <w:t xml:space="preserve">01) ≤ 145 and A01= R-22, </w:t>
            </w:r>
          </w:p>
          <w:p w14:paraId="22383EFC" w14:textId="77777777" w:rsidR="005F02F3" w:rsidRPr="00331215" w:rsidRDefault="005F02F3" w:rsidP="00061F41">
            <w:pPr>
              <w:keepNext/>
              <w:rPr>
                <w:rFonts w:ascii="Calibri" w:hAnsi="Calibri" w:cs="ArialMT"/>
              </w:rPr>
            </w:pPr>
            <w:r w:rsidRPr="00331215">
              <w:rPr>
                <w:rFonts w:ascii="Calibri" w:hAnsi="Calibri" w:cs="ArialMT"/>
              </w:rPr>
              <w:t xml:space="preserve">then display text: "refrigerant pressure differential is within allowable range of values for the Winter Setup method - </w:t>
            </w:r>
            <w:proofErr w:type="gramStart"/>
            <w:r w:rsidRPr="00331215">
              <w:rPr>
                <w:rFonts w:ascii="Calibri" w:hAnsi="Calibri" w:cs="ArialMT"/>
              </w:rPr>
              <w:t>passes;</w:t>
            </w:r>
            <w:proofErr w:type="gramEnd"/>
            <w:r w:rsidRPr="00331215">
              <w:rPr>
                <w:rFonts w:ascii="Calibri" w:hAnsi="Calibri" w:cs="ArialMT"/>
              </w:rPr>
              <w:t xml:space="preserve"> </w:t>
            </w:r>
          </w:p>
          <w:p w14:paraId="22383EFD" w14:textId="77777777" w:rsidR="005F02F3" w:rsidRPr="00331215" w:rsidRDefault="005F02F3" w:rsidP="00061F41">
            <w:pPr>
              <w:keepNext/>
              <w:rPr>
                <w:rFonts w:ascii="Calibri" w:hAnsi="Calibri" w:cs="ArialMT"/>
              </w:rPr>
            </w:pPr>
            <w:r w:rsidRPr="00331215">
              <w:rPr>
                <w:rFonts w:ascii="Calibri" w:hAnsi="Calibri" w:cs="ArialMT"/>
              </w:rPr>
              <w:t>else display text: "refrigerant pressure differential is outside of allowable range of values for the Winter Setup method - Does not pass"&gt;&gt;</w:t>
            </w:r>
          </w:p>
        </w:tc>
      </w:tr>
    </w:tbl>
    <w:p w14:paraId="22383EFF" w14:textId="77777777" w:rsidR="005F02F3" w:rsidRPr="00331215" w:rsidRDefault="005F02F3"/>
    <w:p w14:paraId="1D9E88B2" w14:textId="77777777"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t>MCH-25d - Refrigerant Charge Verification - Fault Indicator Display (FID)</w:t>
      </w:r>
    </w:p>
    <w:p w14:paraId="22383F00" w14:textId="16D6CDB9" w:rsidR="005F02F3" w:rsidRPr="00331215" w:rsidRDefault="005F02F3">
      <w:pPr>
        <w:rPr>
          <w:rFonts w:ascii="Calibri" w:hAnsi="Calibri"/>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5F02F3" w:rsidRPr="00331215" w14:paraId="22383F03" w14:textId="77777777" w:rsidTr="006D0E2F">
        <w:trPr>
          <w:trHeight w:val="504"/>
        </w:trPr>
        <w:tc>
          <w:tcPr>
            <w:tcW w:w="5000" w:type="pct"/>
            <w:gridSpan w:val="3"/>
            <w:vAlign w:val="center"/>
          </w:tcPr>
          <w:p w14:paraId="22383F01" w14:textId="14298E4F" w:rsidR="005F02F3" w:rsidRPr="00331215" w:rsidRDefault="00C833D0" w:rsidP="00D013F1">
            <w:pPr>
              <w:rPr>
                <w:rFonts w:ascii="Calibri" w:hAnsi="Calibri"/>
                <w:b/>
              </w:rPr>
            </w:pPr>
            <w:r w:rsidRPr="00331215">
              <w:rPr>
                <w:rFonts w:ascii="Calibri" w:hAnsi="Calibri"/>
                <w:b/>
              </w:rPr>
              <w:t>I</w:t>
            </w:r>
            <w:r w:rsidR="005F02F3" w:rsidRPr="00331215">
              <w:rPr>
                <w:rFonts w:ascii="Calibri" w:hAnsi="Calibri"/>
                <w:b/>
              </w:rPr>
              <w:t xml:space="preserve">. </w:t>
            </w:r>
            <w:r w:rsidR="007D273C">
              <w:rPr>
                <w:rFonts w:ascii="Calibri" w:hAnsi="Calibri"/>
                <w:b/>
              </w:rPr>
              <w:t>Fault Indicator Display</w:t>
            </w:r>
          </w:p>
          <w:p w14:paraId="2FE1E5B6" w14:textId="19453814" w:rsidR="005F02F3" w:rsidRPr="00D013F1" w:rsidRDefault="005F02F3" w:rsidP="00DD2BEF">
            <w:pPr>
              <w:rPr>
                <w:rFonts w:ascii="Calibri" w:hAnsi="Calibri"/>
              </w:rPr>
            </w:pPr>
            <w:r w:rsidRPr="00D013F1">
              <w:rPr>
                <w:rFonts w:ascii="Calibri" w:hAnsi="Calibri"/>
              </w:rPr>
              <w:t xml:space="preserve">Procedures for the </w:t>
            </w:r>
            <w:r w:rsidR="007D273C" w:rsidRPr="00D013F1">
              <w:rPr>
                <w:rFonts w:ascii="Calibri" w:hAnsi="Calibri"/>
              </w:rPr>
              <w:t>Fault Indicator Display</w:t>
            </w:r>
            <w:r w:rsidRPr="00D013F1">
              <w:rPr>
                <w:rFonts w:ascii="Calibri" w:hAnsi="Calibri"/>
              </w:rPr>
              <w:t xml:space="preserve"> Verification are detailed in RA3.4.2</w:t>
            </w:r>
            <w:r w:rsidR="00DD2BEF" w:rsidRPr="00D013F1">
              <w:rPr>
                <w:rFonts w:ascii="Calibri" w:hAnsi="Calibri"/>
              </w:rPr>
              <w:t>.</w:t>
            </w:r>
          </w:p>
          <w:p w14:paraId="22383F02" w14:textId="12D8F52A" w:rsidR="00672DCD" w:rsidRPr="00331215" w:rsidRDefault="00672DCD">
            <w:pPr>
              <w:rPr>
                <w:rFonts w:ascii="Calibri" w:hAnsi="Calibri"/>
                <w:b/>
              </w:rPr>
            </w:pPr>
            <w:r w:rsidRPr="00331215">
              <w:rPr>
                <w:rFonts w:ascii="Calibri" w:hAnsi="Calibri"/>
              </w:rPr>
              <w:t>&lt;&lt;If A1</w:t>
            </w:r>
            <w:r w:rsidR="00386251">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sidR="007D273C">
              <w:rPr>
                <w:rFonts w:ascii="Calibri" w:hAnsi="Calibri"/>
                <w:u w:val="single"/>
              </w:rPr>
              <w:t>FID</w:t>
            </w:r>
            <w:proofErr w:type="gramStart"/>
            <w:r w:rsidRPr="00331215">
              <w:rPr>
                <w:rFonts w:ascii="Calibri" w:hAnsi="Calibri"/>
                <w:u w:val="single"/>
              </w:rPr>
              <w:t>”</w:t>
            </w:r>
            <w:r w:rsidRPr="00331215">
              <w:rPr>
                <w:rFonts w:ascii="Calibri" w:hAnsi="Calibri"/>
              </w:rPr>
              <w:t>;  or</w:t>
            </w:r>
            <w:proofErr w:type="gramEnd"/>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u w:val="single"/>
              </w:rPr>
              <w:t>”</w:t>
            </w:r>
            <w:r w:rsidRPr="00331215">
              <w:rPr>
                <w:rFonts w:ascii="Calibri" w:hAnsi="Calibri"/>
              </w:rPr>
              <w:t>, then display this section&gt;&gt;</w:t>
            </w:r>
          </w:p>
        </w:tc>
      </w:tr>
      <w:tr w:rsidR="005F02F3" w:rsidRPr="00331215" w14:paraId="22383F07" w14:textId="77777777" w:rsidTr="006D0E2F">
        <w:trPr>
          <w:trHeight w:val="144"/>
        </w:trPr>
        <w:tc>
          <w:tcPr>
            <w:tcW w:w="211" w:type="pct"/>
            <w:vAlign w:val="center"/>
          </w:tcPr>
          <w:p w14:paraId="22383F04" w14:textId="77777777" w:rsidR="005F02F3" w:rsidRPr="00331215" w:rsidRDefault="005F02F3" w:rsidP="00942D3A">
            <w:pPr>
              <w:jc w:val="center"/>
              <w:rPr>
                <w:rFonts w:ascii="Calibri" w:hAnsi="Calibri"/>
              </w:rPr>
            </w:pPr>
            <w:r w:rsidRPr="00331215">
              <w:rPr>
                <w:rFonts w:ascii="Calibri" w:hAnsi="Calibri"/>
              </w:rPr>
              <w:t>01</w:t>
            </w:r>
          </w:p>
        </w:tc>
        <w:tc>
          <w:tcPr>
            <w:tcW w:w="2288" w:type="pct"/>
            <w:vAlign w:val="center"/>
          </w:tcPr>
          <w:p w14:paraId="22383F05" w14:textId="28420D26"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Manufacturer Name/Make</w:t>
            </w:r>
          </w:p>
        </w:tc>
        <w:tc>
          <w:tcPr>
            <w:tcW w:w="2501" w:type="pct"/>
          </w:tcPr>
          <w:p w14:paraId="22383F06"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B" w14:textId="77777777" w:rsidTr="006D0E2F">
        <w:trPr>
          <w:trHeight w:val="144"/>
        </w:trPr>
        <w:tc>
          <w:tcPr>
            <w:tcW w:w="211" w:type="pct"/>
            <w:vAlign w:val="center"/>
          </w:tcPr>
          <w:p w14:paraId="22383F08" w14:textId="77777777" w:rsidR="005F02F3" w:rsidRPr="00331215" w:rsidRDefault="005F02F3" w:rsidP="00942D3A">
            <w:pPr>
              <w:jc w:val="center"/>
              <w:rPr>
                <w:rFonts w:ascii="Calibri" w:hAnsi="Calibri"/>
              </w:rPr>
            </w:pPr>
            <w:r w:rsidRPr="00331215">
              <w:rPr>
                <w:rFonts w:ascii="Calibri" w:hAnsi="Calibri"/>
              </w:rPr>
              <w:t>02</w:t>
            </w:r>
          </w:p>
        </w:tc>
        <w:tc>
          <w:tcPr>
            <w:tcW w:w="2288" w:type="pct"/>
            <w:vAlign w:val="center"/>
          </w:tcPr>
          <w:p w14:paraId="22383F09" w14:textId="08FF40D3"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Model Number</w:t>
            </w:r>
          </w:p>
        </w:tc>
        <w:tc>
          <w:tcPr>
            <w:tcW w:w="2501" w:type="pct"/>
          </w:tcPr>
          <w:p w14:paraId="22383F0A"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F" w14:textId="77777777" w:rsidTr="006D0E2F">
        <w:trPr>
          <w:trHeight w:val="233"/>
        </w:trPr>
        <w:tc>
          <w:tcPr>
            <w:tcW w:w="211" w:type="pct"/>
            <w:tcBorders>
              <w:top w:val="nil"/>
            </w:tcBorders>
            <w:vAlign w:val="center"/>
          </w:tcPr>
          <w:p w14:paraId="22383F0C" w14:textId="77777777" w:rsidR="005F02F3" w:rsidRPr="00331215" w:rsidRDefault="005F02F3" w:rsidP="00942D3A">
            <w:pPr>
              <w:jc w:val="center"/>
              <w:rPr>
                <w:rFonts w:ascii="Calibri" w:hAnsi="Calibri"/>
              </w:rPr>
            </w:pPr>
            <w:r w:rsidRPr="00331215">
              <w:rPr>
                <w:rFonts w:ascii="Calibri" w:hAnsi="Calibri"/>
              </w:rPr>
              <w:t>03</w:t>
            </w:r>
          </w:p>
        </w:tc>
        <w:tc>
          <w:tcPr>
            <w:tcW w:w="2288" w:type="pct"/>
            <w:tcBorders>
              <w:top w:val="nil"/>
            </w:tcBorders>
            <w:vAlign w:val="center"/>
          </w:tcPr>
          <w:p w14:paraId="22383F0D" w14:textId="5FDC920E" w:rsidR="005F02F3" w:rsidRPr="00331215" w:rsidRDefault="005F02F3" w:rsidP="00942D3A">
            <w:pPr>
              <w:rPr>
                <w:rFonts w:ascii="Calibri" w:hAnsi="Calibri"/>
              </w:rPr>
            </w:pPr>
            <w:r w:rsidRPr="00331215">
              <w:rPr>
                <w:rFonts w:ascii="Calibri" w:hAnsi="Calibri"/>
              </w:rPr>
              <w:t>The display module is mounted adjacent to the system thermostat</w:t>
            </w:r>
            <w:r w:rsidR="00961F63">
              <w:rPr>
                <w:rFonts w:ascii="Calibri" w:hAnsi="Calibri"/>
              </w:rPr>
              <w:t>.</w:t>
            </w:r>
          </w:p>
        </w:tc>
        <w:tc>
          <w:tcPr>
            <w:tcW w:w="2501" w:type="pct"/>
            <w:tcBorders>
              <w:top w:val="nil"/>
            </w:tcBorders>
            <w:vAlign w:val="center"/>
          </w:tcPr>
          <w:p w14:paraId="22383F0E"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3" w14:textId="77777777" w:rsidTr="006D0E2F">
        <w:trPr>
          <w:trHeight w:val="233"/>
        </w:trPr>
        <w:tc>
          <w:tcPr>
            <w:tcW w:w="211" w:type="pct"/>
            <w:vAlign w:val="center"/>
          </w:tcPr>
          <w:p w14:paraId="22383F10" w14:textId="77777777" w:rsidR="005F02F3" w:rsidRPr="00331215" w:rsidRDefault="005F02F3" w:rsidP="00942D3A">
            <w:pPr>
              <w:jc w:val="center"/>
              <w:rPr>
                <w:rFonts w:ascii="Calibri" w:hAnsi="Calibri"/>
              </w:rPr>
            </w:pPr>
            <w:r w:rsidRPr="00331215">
              <w:rPr>
                <w:rFonts w:ascii="Calibri" w:hAnsi="Calibri"/>
              </w:rPr>
              <w:t>04</w:t>
            </w:r>
          </w:p>
        </w:tc>
        <w:tc>
          <w:tcPr>
            <w:tcW w:w="2288" w:type="pct"/>
            <w:vAlign w:val="center"/>
          </w:tcPr>
          <w:p w14:paraId="22383F11" w14:textId="54032B00" w:rsidR="005F02F3" w:rsidRPr="00331215" w:rsidRDefault="005F02F3" w:rsidP="00942D3A">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961F63">
              <w:rPr>
                <w:rFonts w:ascii="Calibri" w:hAnsi="Calibri"/>
              </w:rPr>
              <w:t>.</w:t>
            </w:r>
          </w:p>
        </w:tc>
        <w:tc>
          <w:tcPr>
            <w:tcW w:w="2501" w:type="pct"/>
            <w:vAlign w:val="center"/>
          </w:tcPr>
          <w:p w14:paraId="22383F12"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7" w14:textId="77777777" w:rsidTr="006D0E2F">
        <w:trPr>
          <w:trHeight w:val="278"/>
        </w:trPr>
        <w:tc>
          <w:tcPr>
            <w:tcW w:w="211" w:type="pct"/>
            <w:vAlign w:val="center"/>
          </w:tcPr>
          <w:p w14:paraId="22383F14" w14:textId="77777777" w:rsidR="005F02F3" w:rsidRPr="00331215" w:rsidRDefault="005F02F3" w:rsidP="00942D3A">
            <w:pPr>
              <w:jc w:val="center"/>
              <w:rPr>
                <w:rFonts w:ascii="Calibri" w:hAnsi="Calibri"/>
              </w:rPr>
            </w:pPr>
            <w:r w:rsidRPr="00331215">
              <w:rPr>
                <w:rFonts w:ascii="Calibri" w:hAnsi="Calibri"/>
              </w:rPr>
              <w:t>05</w:t>
            </w:r>
          </w:p>
        </w:tc>
        <w:tc>
          <w:tcPr>
            <w:tcW w:w="2288" w:type="pct"/>
            <w:vAlign w:val="center"/>
          </w:tcPr>
          <w:p w14:paraId="22383F15" w14:textId="1895807C" w:rsidR="005F02F3" w:rsidRPr="00331215" w:rsidRDefault="005F02F3" w:rsidP="00942D3A">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F16"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bl>
    <w:p w14:paraId="22383F18" w14:textId="77777777" w:rsidR="005F02F3" w:rsidRPr="00331215" w:rsidRDefault="005F02F3" w:rsidP="00D92E7B">
      <w:pPr>
        <w:rPr>
          <w:b/>
          <w:bCs/>
        </w:rPr>
      </w:pPr>
    </w:p>
    <w:p w14:paraId="22383F1A" w14:textId="28185858" w:rsidR="005F02F3" w:rsidRPr="00331215" w:rsidRDefault="005F02F3" w:rsidP="006D0E2F">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5"/>
        <w:gridCol w:w="10309"/>
        <w:gridCol w:w="6"/>
      </w:tblGrid>
      <w:tr w:rsidR="005F02F3" w:rsidRPr="00331215" w14:paraId="22383F1C" w14:textId="77777777" w:rsidTr="006D0E2F">
        <w:trPr>
          <w:trHeight w:val="206"/>
        </w:trPr>
        <w:tc>
          <w:tcPr>
            <w:tcW w:w="10972" w:type="dxa"/>
            <w:gridSpan w:val="3"/>
            <w:vAlign w:val="center"/>
          </w:tcPr>
          <w:p w14:paraId="23E69FE4" w14:textId="3A6ED496" w:rsidR="005F02F3" w:rsidRDefault="00C833D0" w:rsidP="00AC02CA">
            <w:pPr>
              <w:rPr>
                <w:rFonts w:ascii="Calibri" w:hAnsi="Calibri"/>
                <w:b/>
              </w:rPr>
            </w:pPr>
            <w:r w:rsidRPr="00AC02CA">
              <w:rPr>
                <w:rFonts w:ascii="Calibri" w:hAnsi="Calibri" w:cs="Arial"/>
                <w:b/>
                <w:caps/>
              </w:rPr>
              <w:t>J</w:t>
            </w:r>
            <w:r w:rsidR="005F02F3" w:rsidRPr="00AC02CA">
              <w:rPr>
                <w:rFonts w:ascii="Calibri" w:hAnsi="Calibri" w:cs="Arial"/>
                <w:b/>
                <w:caps/>
              </w:rPr>
              <w:t xml:space="preserve">. </w:t>
            </w:r>
            <w:r w:rsidR="007D273C">
              <w:rPr>
                <w:rFonts w:ascii="Calibri" w:hAnsi="Calibri"/>
                <w:b/>
              </w:rPr>
              <w:t>Fault Indicator Display</w:t>
            </w:r>
            <w:r w:rsidR="00AC02CA" w:rsidRPr="00AC02CA">
              <w:rPr>
                <w:rFonts w:ascii="Calibri" w:hAnsi="Calibri"/>
                <w:b/>
              </w:rPr>
              <w:t xml:space="preserve"> – Additional Requirements</w:t>
            </w:r>
          </w:p>
          <w:p w14:paraId="22383F1B" w14:textId="69158185" w:rsidR="00386251" w:rsidRPr="00AC02CA" w:rsidRDefault="00386251" w:rsidP="00386251">
            <w:pPr>
              <w:rPr>
                <w:rFonts w:ascii="Calibri" w:hAnsi="Calibri"/>
                <w:b/>
              </w:rPr>
            </w:pPr>
            <w:r w:rsidRPr="00331215">
              <w:rPr>
                <w:rFonts w:ascii="Calibri" w:hAnsi="Calibri"/>
              </w:rPr>
              <w:t>&lt;&lt;If A1</w:t>
            </w:r>
            <w:r>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Pr>
                <w:rFonts w:ascii="Calibri" w:hAnsi="Calibri"/>
                <w:u w:val="single"/>
              </w:rPr>
              <w:t>FID</w:t>
            </w:r>
            <w:proofErr w:type="gramStart"/>
            <w:r w:rsidRPr="00331215">
              <w:rPr>
                <w:rFonts w:ascii="Calibri" w:hAnsi="Calibri"/>
                <w:u w:val="single"/>
              </w:rPr>
              <w:t>”</w:t>
            </w:r>
            <w:r w:rsidRPr="00331215">
              <w:rPr>
                <w:rFonts w:ascii="Calibri" w:hAnsi="Calibri"/>
              </w:rPr>
              <w:t>;  or</w:t>
            </w:r>
            <w:proofErr w:type="gramEnd"/>
            <w:r w:rsidRPr="00331215">
              <w:rPr>
                <w:rFonts w:ascii="Calibri" w:hAnsi="Calibri"/>
                <w:u w:val="single"/>
              </w:rPr>
              <w:t xml:space="preserve"> “This system has a field installed </w:t>
            </w:r>
            <w:r>
              <w:rPr>
                <w:rFonts w:ascii="Calibri" w:hAnsi="Calibri"/>
                <w:u w:val="single"/>
              </w:rPr>
              <w:t>FID</w:t>
            </w:r>
            <w:r w:rsidRPr="00331215">
              <w:rPr>
                <w:rFonts w:ascii="Calibri" w:hAnsi="Calibri"/>
                <w:u w:val="single"/>
              </w:rPr>
              <w:t>”</w:t>
            </w:r>
            <w:r w:rsidRPr="00331215">
              <w:rPr>
                <w:rFonts w:ascii="Calibri" w:hAnsi="Calibri"/>
              </w:rPr>
              <w:t>, then display this section&gt;&gt;</w:t>
            </w:r>
          </w:p>
        </w:tc>
      </w:tr>
      <w:tr w:rsidR="005F02F3" w:rsidRPr="00331215" w14:paraId="22383F1F" w14:textId="77777777" w:rsidTr="006D0E2F">
        <w:tblPrEx>
          <w:tblCellMar>
            <w:top w:w="29" w:type="dxa"/>
            <w:left w:w="115" w:type="dxa"/>
            <w:bottom w:w="29" w:type="dxa"/>
            <w:right w:w="115" w:type="dxa"/>
          </w:tblCellMar>
        </w:tblPrEx>
        <w:trPr>
          <w:gridAfter w:val="1"/>
          <w:wAfter w:w="6" w:type="dxa"/>
          <w:trHeight w:val="144"/>
        </w:trPr>
        <w:tc>
          <w:tcPr>
            <w:tcW w:w="476" w:type="dxa"/>
            <w:vAlign w:val="center"/>
          </w:tcPr>
          <w:p w14:paraId="22383F1D" w14:textId="77777777" w:rsidR="005F02F3" w:rsidRPr="00331215" w:rsidRDefault="005F02F3" w:rsidP="00AC02CA">
            <w:pPr>
              <w:keepNext/>
              <w:jc w:val="center"/>
              <w:rPr>
                <w:rFonts w:ascii="Calibri" w:hAnsi="Calibri"/>
              </w:rPr>
            </w:pPr>
            <w:r w:rsidRPr="00331215">
              <w:rPr>
                <w:rFonts w:ascii="Calibri" w:hAnsi="Calibri"/>
              </w:rPr>
              <w:t>01</w:t>
            </w:r>
          </w:p>
        </w:tc>
        <w:tc>
          <w:tcPr>
            <w:tcW w:w="10490" w:type="dxa"/>
            <w:vAlign w:val="center"/>
          </w:tcPr>
          <w:p w14:paraId="22383F1E" w14:textId="151D847C" w:rsidR="005F02F3" w:rsidRPr="00331215" w:rsidRDefault="007D273C" w:rsidP="00AC02CA">
            <w:pPr>
              <w:pStyle w:val="Header"/>
              <w:keepNext/>
              <w:tabs>
                <w:tab w:val="clear" w:pos="4320"/>
                <w:tab w:val="clear" w:pos="8640"/>
              </w:tabs>
              <w:rPr>
                <w:rFonts w:ascii="Calibri" w:hAnsi="Calibri"/>
              </w:rPr>
            </w:pPr>
            <w:r>
              <w:rPr>
                <w:rFonts w:ascii="Calibri" w:hAnsi="Calibri" w:cs="ArialMT"/>
              </w:rPr>
              <w:t>Fault Indicator Display</w:t>
            </w:r>
            <w:r w:rsidR="005F02F3" w:rsidRPr="00331215">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F02F3" w:rsidRPr="00331215">
              <w:rPr>
                <w:rFonts w:ascii="Calibri" w:hAnsi="Calibri" w:cs="ArialMT"/>
              </w:rPr>
              <w:t xml:space="preserve"> manufacturer’s specifications.</w:t>
            </w:r>
          </w:p>
        </w:tc>
      </w:tr>
      <w:tr w:rsidR="005F02F3" w:rsidRPr="00331215" w14:paraId="22383F22" w14:textId="77777777" w:rsidTr="006D0E2F">
        <w:tblPrEx>
          <w:tblCellMar>
            <w:top w:w="29" w:type="dxa"/>
            <w:left w:w="115" w:type="dxa"/>
            <w:bottom w:w="29" w:type="dxa"/>
            <w:right w:w="115" w:type="dxa"/>
          </w:tblCellMar>
        </w:tblPrEx>
        <w:trPr>
          <w:gridAfter w:val="1"/>
          <w:wAfter w:w="6" w:type="dxa"/>
          <w:trHeight w:val="144"/>
        </w:trPr>
        <w:tc>
          <w:tcPr>
            <w:tcW w:w="476" w:type="dxa"/>
            <w:vAlign w:val="center"/>
          </w:tcPr>
          <w:p w14:paraId="22383F20" w14:textId="77777777" w:rsidR="005F02F3" w:rsidRPr="00331215" w:rsidRDefault="005F02F3" w:rsidP="00AC02CA">
            <w:pPr>
              <w:keepNext/>
              <w:jc w:val="center"/>
              <w:rPr>
                <w:rFonts w:ascii="Calibri" w:hAnsi="Calibri"/>
              </w:rPr>
            </w:pPr>
            <w:r w:rsidRPr="00331215">
              <w:rPr>
                <w:rFonts w:ascii="Calibri" w:hAnsi="Calibri"/>
              </w:rPr>
              <w:t>02</w:t>
            </w:r>
          </w:p>
        </w:tc>
        <w:tc>
          <w:tcPr>
            <w:tcW w:w="10490" w:type="dxa"/>
            <w:vAlign w:val="center"/>
          </w:tcPr>
          <w:p w14:paraId="22383F21" w14:textId="287046DD" w:rsidR="005F02F3" w:rsidRPr="00331215" w:rsidRDefault="005F02F3" w:rsidP="00AC02CA">
            <w:pPr>
              <w:pStyle w:val="Header"/>
              <w:keepNext/>
              <w:tabs>
                <w:tab w:val="clear" w:pos="4320"/>
                <w:tab w:val="clear" w:pos="8640"/>
              </w:tabs>
              <w:rPr>
                <w:rFonts w:ascii="Calibri" w:hAnsi="Calibri"/>
              </w:rPr>
            </w:pPr>
            <w:r w:rsidRPr="00331215">
              <w:rPr>
                <w:rFonts w:ascii="Calibri" w:hAnsi="Calibri" w:cs="ArialMT"/>
              </w:rPr>
              <w:t xml:space="preserve">The installer shall ensure that a copy of the </w:t>
            </w:r>
            <w:r w:rsidR="007D273C">
              <w:rPr>
                <w:rFonts w:ascii="Calibri" w:hAnsi="Calibri" w:cs="ArialMT"/>
              </w:rPr>
              <w:t>FID</w:t>
            </w:r>
            <w:r w:rsidRPr="00331215">
              <w:rPr>
                <w:rFonts w:ascii="Calibri" w:hAnsi="Calibri" w:cs="ArialMT"/>
              </w:rPr>
              <w:t xml:space="preserve"> manufacturer's user instructions documentation has been made available to the building owner.</w:t>
            </w:r>
          </w:p>
        </w:tc>
      </w:tr>
      <w:tr w:rsidR="00912E9E" w:rsidRPr="00331215" w14:paraId="22383F24" w14:textId="77777777" w:rsidTr="00842D1A">
        <w:tblPrEx>
          <w:tblCellMar>
            <w:top w:w="29" w:type="dxa"/>
            <w:left w:w="115" w:type="dxa"/>
            <w:bottom w:w="29" w:type="dxa"/>
            <w:right w:w="115" w:type="dxa"/>
          </w:tblCellMar>
        </w:tblPrEx>
        <w:trPr>
          <w:gridAfter w:val="1"/>
          <w:wAfter w:w="6" w:type="dxa"/>
          <w:trHeight w:val="201"/>
        </w:trPr>
        <w:tc>
          <w:tcPr>
            <w:tcW w:w="10966" w:type="dxa"/>
            <w:gridSpan w:val="2"/>
            <w:vAlign w:val="center"/>
          </w:tcPr>
          <w:p w14:paraId="22383F23" w14:textId="77777777" w:rsidR="00912E9E" w:rsidRPr="00912E9E" w:rsidRDefault="00912E9E" w:rsidP="00AC02CA">
            <w:pPr>
              <w:pStyle w:val="Header"/>
              <w:keepNext/>
              <w:tabs>
                <w:tab w:val="clear" w:pos="4320"/>
                <w:tab w:val="clear" w:pos="8640"/>
              </w:tabs>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F25" w14:textId="77777777" w:rsidR="005F02F3" w:rsidRPr="00331215" w:rsidRDefault="005F02F3" w:rsidP="00D92E7B"/>
    <w:p w14:paraId="730B1F98" w14:textId="77777777" w:rsidR="00AC02CA" w:rsidRDefault="00AC02C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2"/>
        <w:gridCol w:w="2510"/>
        <w:gridCol w:w="2776"/>
      </w:tblGrid>
      <w:tr w:rsidR="005F02F3" w:rsidRPr="00331215" w14:paraId="22383F28" w14:textId="77777777" w:rsidTr="00942D3A">
        <w:trPr>
          <w:trHeight w:val="206"/>
        </w:trPr>
        <w:tc>
          <w:tcPr>
            <w:tcW w:w="10950" w:type="dxa"/>
            <w:gridSpan w:val="3"/>
            <w:vAlign w:val="center"/>
          </w:tcPr>
          <w:p w14:paraId="22383F2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331215">
              <w:rPr>
                <w:rFonts w:ascii="Calibri" w:hAnsi="Calibri" w:cs="Arial"/>
                <w:b/>
                <w:caps/>
                <w:sz w:val="18"/>
                <w:szCs w:val="18"/>
              </w:rPr>
              <w:lastRenderedPageBreak/>
              <w:t>Documentation Author's Declaration Statement</w:t>
            </w:r>
          </w:p>
        </w:tc>
      </w:tr>
      <w:tr w:rsidR="005F02F3" w:rsidRPr="00331215" w14:paraId="22383F2A" w14:textId="77777777" w:rsidTr="00942D3A">
        <w:trPr>
          <w:trHeight w:val="206"/>
        </w:trPr>
        <w:tc>
          <w:tcPr>
            <w:tcW w:w="10950" w:type="dxa"/>
            <w:gridSpan w:val="3"/>
            <w:vAlign w:val="center"/>
          </w:tcPr>
          <w:p w14:paraId="22383F29" w14:textId="77777777" w:rsidR="005F02F3" w:rsidRPr="00331215" w:rsidRDefault="005F02F3" w:rsidP="00AC02CA">
            <w:pPr>
              <w:keepNext/>
              <w:numPr>
                <w:ilvl w:val="0"/>
                <w:numId w:val="23"/>
              </w:numPr>
              <w:ind w:left="360"/>
              <w:rPr>
                <w:rFonts w:ascii="Calibri" w:hAnsi="Calibri"/>
                <w:sz w:val="18"/>
                <w:szCs w:val="18"/>
              </w:rPr>
            </w:pPr>
            <w:r w:rsidRPr="00331215">
              <w:rPr>
                <w:rFonts w:ascii="Calibri" w:hAnsi="Calibri"/>
                <w:sz w:val="18"/>
                <w:szCs w:val="18"/>
              </w:rPr>
              <w:t>I certify that this Certificate of Installation documentation is accurate and complete.</w:t>
            </w:r>
          </w:p>
        </w:tc>
      </w:tr>
      <w:tr w:rsidR="005F02F3" w:rsidRPr="00331215" w14:paraId="22383F2D" w14:textId="77777777" w:rsidTr="00942D3A">
        <w:trPr>
          <w:trHeight w:val="360"/>
        </w:trPr>
        <w:tc>
          <w:tcPr>
            <w:tcW w:w="5577" w:type="dxa"/>
          </w:tcPr>
          <w:p w14:paraId="22383F2B"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Name:</w:t>
            </w:r>
          </w:p>
        </w:tc>
        <w:tc>
          <w:tcPr>
            <w:tcW w:w="5373" w:type="dxa"/>
            <w:gridSpan w:val="2"/>
          </w:tcPr>
          <w:p w14:paraId="22383F2C"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Signature:</w:t>
            </w:r>
          </w:p>
        </w:tc>
      </w:tr>
      <w:tr w:rsidR="005F02F3" w:rsidRPr="00331215" w14:paraId="22383F30" w14:textId="77777777" w:rsidTr="00942D3A">
        <w:trPr>
          <w:trHeight w:val="360"/>
        </w:trPr>
        <w:tc>
          <w:tcPr>
            <w:tcW w:w="5577" w:type="dxa"/>
          </w:tcPr>
          <w:p w14:paraId="22383F2E"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Company Name:</w:t>
            </w:r>
          </w:p>
        </w:tc>
        <w:tc>
          <w:tcPr>
            <w:tcW w:w="5373" w:type="dxa"/>
            <w:gridSpan w:val="2"/>
          </w:tcPr>
          <w:p w14:paraId="22383F2F" w14:textId="77777777" w:rsidR="005F02F3" w:rsidRPr="00331215" w:rsidRDefault="005F02F3" w:rsidP="00942D3A">
            <w:pPr>
              <w:keepNext/>
              <w:rPr>
                <w:rFonts w:ascii="Calibri" w:hAnsi="Calibri"/>
                <w:sz w:val="14"/>
                <w:szCs w:val="14"/>
              </w:rPr>
            </w:pPr>
            <w:r w:rsidRPr="00331215">
              <w:rPr>
                <w:rFonts w:ascii="Calibri" w:hAnsi="Calibri"/>
                <w:sz w:val="14"/>
                <w:szCs w:val="14"/>
              </w:rPr>
              <w:t>Date Signed:</w:t>
            </w:r>
          </w:p>
        </w:tc>
      </w:tr>
      <w:tr w:rsidR="005F02F3" w:rsidRPr="00331215" w14:paraId="22383F33" w14:textId="77777777" w:rsidTr="00942D3A">
        <w:trPr>
          <w:trHeight w:val="360"/>
        </w:trPr>
        <w:tc>
          <w:tcPr>
            <w:tcW w:w="5577" w:type="dxa"/>
          </w:tcPr>
          <w:p w14:paraId="22383F31" w14:textId="77777777" w:rsidR="005F02F3" w:rsidRPr="00331215" w:rsidRDefault="005F02F3" w:rsidP="00942D3A">
            <w:pPr>
              <w:keepNext/>
              <w:rPr>
                <w:rFonts w:ascii="Calibri" w:hAnsi="Calibri"/>
                <w:sz w:val="14"/>
                <w:szCs w:val="14"/>
              </w:rPr>
            </w:pPr>
            <w:r w:rsidRPr="00331215">
              <w:rPr>
                <w:rFonts w:ascii="Calibri" w:hAnsi="Calibri"/>
                <w:sz w:val="14"/>
                <w:szCs w:val="14"/>
              </w:rPr>
              <w:t>Address:</w:t>
            </w:r>
          </w:p>
        </w:tc>
        <w:tc>
          <w:tcPr>
            <w:tcW w:w="5373" w:type="dxa"/>
            <w:gridSpan w:val="2"/>
          </w:tcPr>
          <w:p w14:paraId="22383F32" w14:textId="1A428EF8" w:rsidR="005F02F3" w:rsidRPr="00331215" w:rsidRDefault="005F02F3" w:rsidP="00942D3A">
            <w:pPr>
              <w:keepNext/>
              <w:rPr>
                <w:rFonts w:ascii="Calibri" w:hAnsi="Calibri"/>
                <w:sz w:val="14"/>
                <w:szCs w:val="14"/>
              </w:rPr>
            </w:pPr>
            <w:r w:rsidRPr="00331215">
              <w:rPr>
                <w:rFonts w:ascii="Calibri" w:hAnsi="Calibri"/>
                <w:sz w:val="14"/>
                <w:szCs w:val="14"/>
              </w:rPr>
              <w:t>CEA/HERS Certification Identification (</w:t>
            </w:r>
            <w:r w:rsidR="00AC02CA">
              <w:rPr>
                <w:rFonts w:ascii="Calibri" w:hAnsi="Calibri"/>
                <w:sz w:val="14"/>
                <w:szCs w:val="14"/>
              </w:rPr>
              <w:t>i</w:t>
            </w:r>
            <w:r w:rsidRPr="00331215">
              <w:rPr>
                <w:rFonts w:ascii="Calibri" w:hAnsi="Calibri"/>
                <w:sz w:val="14"/>
                <w:szCs w:val="14"/>
              </w:rPr>
              <w:t>f applicable):</w:t>
            </w:r>
          </w:p>
        </w:tc>
      </w:tr>
      <w:tr w:rsidR="005F02F3" w:rsidRPr="00331215" w14:paraId="22383F36" w14:textId="77777777" w:rsidTr="00942D3A">
        <w:trPr>
          <w:trHeight w:val="360"/>
        </w:trPr>
        <w:tc>
          <w:tcPr>
            <w:tcW w:w="5577" w:type="dxa"/>
          </w:tcPr>
          <w:p w14:paraId="22383F34" w14:textId="77777777" w:rsidR="005F02F3" w:rsidRPr="00331215" w:rsidRDefault="005F02F3" w:rsidP="00942D3A">
            <w:pPr>
              <w:keepNext/>
              <w:rPr>
                <w:rFonts w:ascii="Calibri" w:hAnsi="Calibri"/>
                <w:sz w:val="14"/>
                <w:szCs w:val="14"/>
              </w:rPr>
            </w:pPr>
            <w:r w:rsidRPr="00331215">
              <w:rPr>
                <w:rFonts w:ascii="Calibri" w:hAnsi="Calibri"/>
                <w:sz w:val="14"/>
                <w:szCs w:val="14"/>
              </w:rPr>
              <w:t>City/State/Zip:</w:t>
            </w:r>
          </w:p>
        </w:tc>
        <w:tc>
          <w:tcPr>
            <w:tcW w:w="5373" w:type="dxa"/>
            <w:gridSpan w:val="2"/>
          </w:tcPr>
          <w:p w14:paraId="22383F35" w14:textId="77777777" w:rsidR="005F02F3" w:rsidRPr="00331215" w:rsidRDefault="005F02F3" w:rsidP="00942D3A">
            <w:pPr>
              <w:keepNext/>
              <w:rPr>
                <w:rFonts w:ascii="Calibri" w:hAnsi="Calibri"/>
                <w:sz w:val="14"/>
                <w:szCs w:val="14"/>
              </w:rPr>
            </w:pPr>
            <w:r w:rsidRPr="00331215">
              <w:rPr>
                <w:rFonts w:ascii="Calibri" w:hAnsi="Calibri"/>
                <w:sz w:val="14"/>
                <w:szCs w:val="14"/>
              </w:rPr>
              <w:t>Phone:</w:t>
            </w:r>
          </w:p>
        </w:tc>
      </w:tr>
      <w:tr w:rsidR="005F02F3" w:rsidRPr="00331215" w14:paraId="22383F38" w14:textId="77777777" w:rsidTr="00942D3A">
        <w:tblPrEx>
          <w:tblCellMar>
            <w:left w:w="115" w:type="dxa"/>
            <w:right w:w="115" w:type="dxa"/>
          </w:tblCellMar>
        </w:tblPrEx>
        <w:trPr>
          <w:trHeight w:val="296"/>
        </w:trPr>
        <w:tc>
          <w:tcPr>
            <w:tcW w:w="10950" w:type="dxa"/>
            <w:gridSpan w:val="3"/>
            <w:vAlign w:val="center"/>
          </w:tcPr>
          <w:p w14:paraId="22383F3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31215">
              <w:rPr>
                <w:rFonts w:ascii="Calibri" w:hAnsi="Calibri" w:cs="Arial"/>
                <w:b/>
                <w:caps/>
                <w:sz w:val="18"/>
                <w:szCs w:val="18"/>
              </w:rPr>
              <w:t xml:space="preserve">Responsible Person's Declaration statement  </w:t>
            </w:r>
          </w:p>
        </w:tc>
      </w:tr>
      <w:tr w:rsidR="005F02F3" w:rsidRPr="00331215" w14:paraId="22383F40" w14:textId="77777777" w:rsidTr="00942D3A">
        <w:tblPrEx>
          <w:tblCellMar>
            <w:left w:w="115" w:type="dxa"/>
            <w:right w:w="115" w:type="dxa"/>
          </w:tblCellMar>
        </w:tblPrEx>
        <w:trPr>
          <w:trHeight w:val="504"/>
        </w:trPr>
        <w:tc>
          <w:tcPr>
            <w:tcW w:w="10950" w:type="dxa"/>
            <w:gridSpan w:val="3"/>
          </w:tcPr>
          <w:p w14:paraId="22383F39" w14:textId="77777777" w:rsidR="005F02F3" w:rsidRPr="00710AB1" w:rsidRDefault="005F02F3" w:rsidP="00AC02CA">
            <w:pPr>
              <w:pStyle w:val="Heading3"/>
              <w:tabs>
                <w:tab w:val="clear" w:pos="1080"/>
                <w:tab w:val="clear" w:pos="1800"/>
              </w:tabs>
              <w:spacing w:before="0"/>
              <w:ind w:left="0" w:right="86" w:firstLine="0"/>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18AB68F" w14:textId="2DF9F041"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718A7153" w14:textId="074A47CB"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672A7436" w14:textId="77777777" w:rsidR="005A7166" w:rsidRPr="00710AB1" w:rsidRDefault="005A7166" w:rsidP="00710AB1">
            <w:pPr>
              <w:keepNext/>
              <w:numPr>
                <w:ilvl w:val="0"/>
                <w:numId w:val="28"/>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 xml:space="preserve">The constructed or installed features, materials, </w:t>
            </w:r>
            <w:proofErr w:type="gramStart"/>
            <w:r w:rsidRPr="00710AB1">
              <w:rPr>
                <w:rFonts w:asciiTheme="minorHAnsi" w:hAnsiTheme="minorHAnsi"/>
                <w:sz w:val="18"/>
                <w:szCs w:val="18"/>
              </w:rPr>
              <w:t>components</w:t>
            </w:r>
            <w:proofErr w:type="gramEnd"/>
            <w:r w:rsidRPr="00710AB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62B92D95" w14:textId="77777777" w:rsidR="005A7166" w:rsidRPr="00710AB1" w:rsidRDefault="005A7166" w:rsidP="00710AB1">
            <w:pPr>
              <w:pStyle w:val="ListParagraph"/>
              <w:keepNext/>
              <w:numPr>
                <w:ilvl w:val="0"/>
                <w:numId w:val="28"/>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F3F" w14:textId="592303B8" w:rsidR="005F02F3" w:rsidRPr="00710AB1" w:rsidRDefault="005A7166" w:rsidP="00710AB1">
            <w:pPr>
              <w:pStyle w:val="ListParagraph"/>
              <w:numPr>
                <w:ilvl w:val="0"/>
                <w:numId w:val="28"/>
              </w:numPr>
              <w:rPr>
                <w:rFonts w:ascii="Calibri" w:hAnsi="Calibri"/>
                <w:b/>
              </w:rPr>
            </w:pPr>
            <w:r w:rsidRPr="00710AB1">
              <w:rPr>
                <w:rFonts w:asciiTheme="minorHAnsi" w:hAnsiTheme="minorHAnsi"/>
                <w:sz w:val="18"/>
                <w:szCs w:val="18"/>
              </w:rPr>
              <w:t xml:space="preserve">I will ensure that a registered copy of this Certificate of Installation shall be </w:t>
            </w:r>
            <w:proofErr w:type="gramStart"/>
            <w:r w:rsidRPr="00710AB1">
              <w:rPr>
                <w:rFonts w:asciiTheme="minorHAnsi" w:hAnsiTheme="minorHAnsi"/>
                <w:sz w:val="18"/>
                <w:szCs w:val="18"/>
              </w:rPr>
              <w:t>posted, or</w:t>
            </w:r>
            <w:proofErr w:type="gramEnd"/>
            <w:r w:rsidRPr="00710AB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F02F3" w:rsidRPr="00331215" w14:paraId="22383F43" w14:textId="77777777" w:rsidTr="00942D3A">
        <w:trPr>
          <w:trHeight w:val="360"/>
        </w:trPr>
        <w:tc>
          <w:tcPr>
            <w:tcW w:w="5577" w:type="dxa"/>
          </w:tcPr>
          <w:p w14:paraId="22383F41"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Name:</w:t>
            </w:r>
          </w:p>
        </w:tc>
        <w:tc>
          <w:tcPr>
            <w:tcW w:w="5373" w:type="dxa"/>
            <w:gridSpan w:val="2"/>
          </w:tcPr>
          <w:p w14:paraId="22383F42"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Signature:</w:t>
            </w:r>
          </w:p>
        </w:tc>
      </w:tr>
      <w:tr w:rsidR="005F02F3" w:rsidRPr="00331215" w14:paraId="22383F46" w14:textId="77777777" w:rsidTr="00942D3A">
        <w:trPr>
          <w:trHeight w:val="360"/>
        </w:trPr>
        <w:tc>
          <w:tcPr>
            <w:tcW w:w="5577" w:type="dxa"/>
          </w:tcPr>
          <w:p w14:paraId="22383F44" w14:textId="48AE6EAE"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Company Name: (Installing Subcontractor or General Contractor or Builder/Owner)</w:t>
            </w:r>
          </w:p>
        </w:tc>
        <w:tc>
          <w:tcPr>
            <w:tcW w:w="5373" w:type="dxa"/>
            <w:gridSpan w:val="2"/>
          </w:tcPr>
          <w:p w14:paraId="22383F45"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Position With Company (Title):</w:t>
            </w:r>
          </w:p>
        </w:tc>
      </w:tr>
      <w:tr w:rsidR="005F02F3" w:rsidRPr="00331215" w14:paraId="22383F49" w14:textId="77777777" w:rsidTr="00942D3A">
        <w:trPr>
          <w:trHeight w:val="360"/>
        </w:trPr>
        <w:tc>
          <w:tcPr>
            <w:tcW w:w="5577" w:type="dxa"/>
          </w:tcPr>
          <w:p w14:paraId="22383F47"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Address:</w:t>
            </w:r>
          </w:p>
        </w:tc>
        <w:tc>
          <w:tcPr>
            <w:tcW w:w="5373" w:type="dxa"/>
            <w:gridSpan w:val="2"/>
          </w:tcPr>
          <w:p w14:paraId="22383F48"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CSLB License:</w:t>
            </w:r>
          </w:p>
        </w:tc>
      </w:tr>
      <w:tr w:rsidR="005F02F3" w:rsidRPr="00331215" w14:paraId="22383F4D" w14:textId="77777777" w:rsidTr="00942D3A">
        <w:trPr>
          <w:trHeight w:val="360"/>
        </w:trPr>
        <w:tc>
          <w:tcPr>
            <w:tcW w:w="5577" w:type="dxa"/>
          </w:tcPr>
          <w:p w14:paraId="22383F4A"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City/State/Zip:</w:t>
            </w:r>
          </w:p>
        </w:tc>
        <w:tc>
          <w:tcPr>
            <w:tcW w:w="2551" w:type="dxa"/>
          </w:tcPr>
          <w:p w14:paraId="22383F4B" w14:textId="6279978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Phone</w:t>
            </w:r>
            <w:r w:rsidR="00AC02CA">
              <w:rPr>
                <w:rFonts w:ascii="Calibri" w:hAnsi="Calibri"/>
                <w:sz w:val="14"/>
                <w:szCs w:val="14"/>
              </w:rPr>
              <w:t>:</w:t>
            </w:r>
          </w:p>
        </w:tc>
        <w:tc>
          <w:tcPr>
            <w:tcW w:w="2822" w:type="dxa"/>
          </w:tcPr>
          <w:p w14:paraId="22383F4C"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Date Signed:</w:t>
            </w:r>
          </w:p>
        </w:tc>
      </w:tr>
      <w:tr w:rsidR="005F02F3" w:rsidRPr="00F719F9" w14:paraId="22383F50" w14:textId="77777777" w:rsidTr="00942D3A">
        <w:trPr>
          <w:trHeight w:val="360"/>
        </w:trPr>
        <w:tc>
          <w:tcPr>
            <w:tcW w:w="5577" w:type="dxa"/>
          </w:tcPr>
          <w:p w14:paraId="22383F4E"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Third Party Quality Control Program (TPQCP) Status:</w:t>
            </w:r>
          </w:p>
        </w:tc>
        <w:tc>
          <w:tcPr>
            <w:tcW w:w="5373" w:type="dxa"/>
            <w:gridSpan w:val="2"/>
          </w:tcPr>
          <w:p w14:paraId="22383F4F" w14:textId="77777777" w:rsidR="005F02F3" w:rsidRPr="00F719F9"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Name of TPQCP (if applicable):</w:t>
            </w:r>
            <w:r w:rsidRPr="00F719F9">
              <w:rPr>
                <w:rFonts w:ascii="Calibri" w:hAnsi="Calibri"/>
                <w:sz w:val="14"/>
                <w:szCs w:val="14"/>
              </w:rPr>
              <w:t xml:space="preserve"> </w:t>
            </w:r>
          </w:p>
        </w:tc>
      </w:tr>
    </w:tbl>
    <w:p w14:paraId="22383F51" w14:textId="77777777" w:rsidR="005F02F3" w:rsidRDefault="005F02F3"/>
    <w:sectPr w:rsidR="005F02F3" w:rsidSect="00D013F1">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3D5AB" w14:textId="77777777" w:rsidR="00094C6E" w:rsidRDefault="00094C6E">
      <w:r>
        <w:separator/>
      </w:r>
    </w:p>
  </w:endnote>
  <w:endnote w:type="continuationSeparator" w:id="0">
    <w:p w14:paraId="121DC71F" w14:textId="77777777" w:rsidR="00094C6E" w:rsidRDefault="00094C6E">
      <w:r>
        <w:continuationSeparator/>
      </w:r>
    </w:p>
  </w:endnote>
  <w:endnote w:type="continuationNotice" w:id="1">
    <w:p w14:paraId="3208F8E0" w14:textId="77777777" w:rsidR="00094C6E" w:rsidRDefault="00094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1E672" w14:textId="77777777" w:rsidR="00ED65BF" w:rsidRDefault="00ED65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C" w14:textId="77777777" w:rsidR="000F6604" w:rsidRPr="00FC55D7" w:rsidRDefault="000F6604" w:rsidP="00FC55D7">
    <w:pPr>
      <w:pStyle w:val="Footer"/>
    </w:pPr>
    <w:r w:rsidRPr="00FC55D7">
      <w:t xml:space="preserve">Registration Number:                                                           Registration Date/Time:                                           HERS Provider:                       </w:t>
    </w:r>
  </w:p>
  <w:p w14:paraId="22383F6D" w14:textId="06CD3E51" w:rsidR="000F6604" w:rsidRPr="00FC55D7" w:rsidRDefault="000F6604" w:rsidP="00FC55D7">
    <w:pPr>
      <w:pStyle w:val="Footer"/>
    </w:pPr>
    <w:r w:rsidRPr="00FC55D7">
      <w:t>CA Building Energy Efficiency Standards - 20</w:t>
    </w:r>
    <w:ins w:id="7" w:author="Alhabibi, Haider@Energy" w:date="2021-08-24T15:39:00Z">
      <w:r w:rsidR="00345816">
        <w:t>22</w:t>
      </w:r>
    </w:ins>
    <w:del w:id="8" w:author="Alhabibi, Haider@Energy" w:date="2021-08-24T15:39:00Z">
      <w:r w:rsidRPr="00FC55D7" w:rsidDel="00345816">
        <w:delText>1</w:delText>
      </w:r>
      <w:r w:rsidDel="00345816">
        <w:delText>9</w:delText>
      </w:r>
    </w:del>
    <w:r w:rsidRPr="00FC55D7">
      <w:t xml:space="preserve"> Residential Compliance</w:t>
    </w:r>
    <w:r w:rsidRPr="00FC55D7">
      <w:tab/>
    </w:r>
    <w:r w:rsidR="00A920B7">
      <w:t xml:space="preserve">July </w:t>
    </w:r>
    <w:r>
      <w:t>20</w:t>
    </w:r>
    <w:ins w:id="9" w:author="Alhabibi, Haider@Energy" w:date="2021-08-24T15:39:00Z">
      <w:r w:rsidR="00345816">
        <w:t>22</w:t>
      </w:r>
    </w:ins>
    <w:del w:id="10" w:author="Alhabibi, Haider@Energy" w:date="2021-08-24T15:39:00Z">
      <w:r w:rsidDel="00345816">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86C47" w14:textId="77777777" w:rsidR="00ED65BF" w:rsidRDefault="00ED65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8" w14:textId="024AC03D" w:rsidR="000F6604" w:rsidRPr="00FC55D7" w:rsidRDefault="000F6604" w:rsidP="00FC55D7">
    <w:pPr>
      <w:pStyle w:val="Footer"/>
    </w:pPr>
    <w:r w:rsidRPr="00FC55D7">
      <w:t>CA Building Energy Efficiency Standards - 20</w:t>
    </w:r>
    <w:ins w:id="11" w:author="Alhabibi, Haider@Energy" w:date="2021-08-24T15:39:00Z">
      <w:r w:rsidR="00345816">
        <w:t>22</w:t>
      </w:r>
    </w:ins>
    <w:del w:id="12" w:author="Alhabibi, Haider@Energy" w:date="2021-08-24T15:39:00Z">
      <w:r w:rsidRPr="00FC55D7" w:rsidDel="00345816">
        <w:delText>1</w:delText>
      </w:r>
      <w:r w:rsidDel="00345816">
        <w:delText>9</w:delText>
      </w:r>
    </w:del>
    <w:r w:rsidRPr="00FC55D7">
      <w:t xml:space="preserve"> Residential Compliance</w:t>
    </w:r>
    <w:r w:rsidRPr="00FC55D7">
      <w:tab/>
    </w:r>
    <w:r w:rsidR="00A920B7">
      <w:t xml:space="preserve">July </w:t>
    </w:r>
    <w:r>
      <w:t>20</w:t>
    </w:r>
    <w:ins w:id="13" w:author="Alhabibi, Haider@Energy" w:date="2021-08-24T15:39:00Z">
      <w:r w:rsidR="00345816">
        <w:t>22</w:t>
      </w:r>
    </w:ins>
    <w:del w:id="14" w:author="Alhabibi, Haider@Energy" w:date="2021-08-24T15:39:00Z">
      <w:r w:rsidDel="00345816">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83" w14:textId="2753C168" w:rsidR="000F6604" w:rsidRPr="00B12A82" w:rsidRDefault="000F6604" w:rsidP="00FC55D7">
    <w:pPr>
      <w:pStyle w:val="Footer"/>
    </w:pPr>
    <w:r w:rsidRPr="00B12A82">
      <w:t>CA Building Energy Efficiency Standards - 20</w:t>
    </w:r>
    <w:ins w:id="19" w:author="Alhabibi, Haider@Energy" w:date="2021-08-24T15:39:00Z">
      <w:r w:rsidR="00345816">
        <w:t>22</w:t>
      </w:r>
    </w:ins>
    <w:del w:id="20" w:author="Alhabibi, Haider@Energy" w:date="2021-08-24T15:39:00Z">
      <w:r w:rsidRPr="00B12A82" w:rsidDel="00345816">
        <w:delText>1</w:delText>
      </w:r>
      <w:r w:rsidDel="00345816">
        <w:delText>9</w:delText>
      </w:r>
    </w:del>
    <w:r w:rsidRPr="00B12A82">
      <w:t xml:space="preserve"> Residential Compliance</w:t>
    </w:r>
    <w:r w:rsidRPr="00B12A82">
      <w:tab/>
    </w:r>
    <w:r w:rsidR="00A920B7">
      <w:t xml:space="preserve">July </w:t>
    </w:r>
    <w:r>
      <w:t>20</w:t>
    </w:r>
    <w:ins w:id="21" w:author="Alhabibi, Haider@Energy" w:date="2021-08-24T15:39:00Z">
      <w:r w:rsidR="00345816">
        <w:t>22</w:t>
      </w:r>
    </w:ins>
    <w:del w:id="22" w:author="Alhabibi, Haider@Energy" w:date="2021-08-24T15:39:00Z">
      <w:r w:rsidDel="00345816">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ACDD" w14:textId="77777777" w:rsidR="00094C6E" w:rsidRDefault="00094C6E">
      <w:r>
        <w:separator/>
      </w:r>
    </w:p>
  </w:footnote>
  <w:footnote w:type="continuationSeparator" w:id="0">
    <w:p w14:paraId="60BB325A" w14:textId="77777777" w:rsidR="00094C6E" w:rsidRDefault="00094C6E">
      <w:r>
        <w:continuationSeparator/>
      </w:r>
    </w:p>
  </w:footnote>
  <w:footnote w:type="continuationNotice" w:id="1">
    <w:p w14:paraId="515239D4" w14:textId="77777777" w:rsidR="00094C6E" w:rsidRDefault="00094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58" w14:textId="4BC94616" w:rsidR="000F6604" w:rsidRDefault="000F6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59" w14:textId="46BE2C49" w:rsidR="000F6604" w:rsidRPr="007770C5" w:rsidRDefault="00097E95" w:rsidP="0073539F">
    <w:pPr>
      <w:suppressAutoHyphens/>
      <w:ind w:left="-90"/>
      <w:rPr>
        <w:rFonts w:ascii="Arial" w:hAnsi="Arial" w:cs="Arial"/>
        <w:sz w:val="14"/>
        <w:szCs w:val="14"/>
      </w:rPr>
    </w:pPr>
    <w:customXmlInsRangeStart w:id="2" w:author="Geiser, Che@Energy" w:date="2022-04-08T13:28:00Z"/>
    <w:sdt>
      <w:sdtPr>
        <w:rPr>
          <w:rFonts w:ascii="Arial" w:hAnsi="Arial" w:cs="Arial"/>
          <w:sz w:val="14"/>
          <w:szCs w:val="14"/>
        </w:rPr>
        <w:id w:val="292258327"/>
        <w:docPartObj>
          <w:docPartGallery w:val="Watermarks"/>
          <w:docPartUnique/>
        </w:docPartObj>
      </w:sdtPr>
      <w:sdtContent>
        <w:customXmlInsRangeEnd w:id="2"/>
        <w:ins w:id="3" w:author="Geiser, Che@Energy" w:date="2022-04-08T13:28:00Z">
          <w:r w:rsidRPr="00097E95">
            <w:rPr>
              <w:rFonts w:ascii="Arial" w:hAnsi="Arial" w:cs="Arial"/>
              <w:noProof/>
              <w:sz w:val="14"/>
              <w:szCs w:val="14"/>
            </w:rPr>
            <w:pict w14:anchorId="221E18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4" w:author="Geiser, Che@Energy" w:date="2022-04-08T13:28:00Z"/>
      </w:sdtContent>
    </w:sdt>
    <w:customXmlInsRangeEnd w:id="4"/>
    <w:r w:rsidR="000F6604">
      <w:rPr>
        <w:noProof/>
      </w:rPr>
      <w:drawing>
        <wp:anchor distT="0" distB="0" distL="114300" distR="114300" simplePos="0" relativeHeight="251658249" behindDoc="0" locked="0" layoutInCell="1" allowOverlap="1" wp14:anchorId="49A35DA9" wp14:editId="3C32AAE8">
          <wp:simplePos x="0" y="0"/>
          <wp:positionH relativeFrom="column">
            <wp:posOffset>6573520</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0F6604" w:rsidRPr="007770C5">
      <w:rPr>
        <w:rFonts w:ascii="Arial" w:hAnsi="Arial" w:cs="Arial"/>
        <w:sz w:val="14"/>
        <w:szCs w:val="14"/>
      </w:rPr>
      <w:t>STATE OF CALIFORNIA</w:t>
    </w:r>
  </w:p>
  <w:p w14:paraId="22383F5A" w14:textId="77777777" w:rsidR="000F6604" w:rsidRPr="007770C5" w:rsidRDefault="000F6604" w:rsidP="0073539F">
    <w:pPr>
      <w:suppressAutoHyphens/>
      <w:ind w:left="-90"/>
      <w:rPr>
        <w:rFonts w:ascii="Arial" w:hAnsi="Arial" w:cs="Arial"/>
        <w:b/>
        <w:sz w:val="24"/>
        <w:szCs w:val="24"/>
      </w:rPr>
    </w:pPr>
    <w:r>
      <w:rPr>
        <w:rFonts w:ascii="Arial" w:hAnsi="Arial" w:cs="Arial"/>
        <w:b/>
        <w:sz w:val="24"/>
        <w:szCs w:val="24"/>
      </w:rPr>
      <w:t>REFRIGERANT CHARGE VERIFICATION</w:t>
    </w:r>
  </w:p>
  <w:p w14:paraId="22383F5B" w14:textId="1FE9E94E" w:rsidR="000F6604" w:rsidRPr="007770C5" w:rsidRDefault="000F6604" w:rsidP="0073539F">
    <w:pPr>
      <w:suppressAutoHyphens/>
      <w:ind w:left="-90"/>
      <w:rPr>
        <w:rFonts w:ascii="Arial" w:hAnsi="Arial" w:cs="Arial"/>
        <w:sz w:val="14"/>
        <w:szCs w:val="14"/>
      </w:rPr>
    </w:pPr>
    <w:r>
      <w:rPr>
        <w:rFonts w:ascii="Arial" w:hAnsi="Arial" w:cs="Arial"/>
        <w:sz w:val="14"/>
        <w:szCs w:val="14"/>
      </w:rPr>
      <w:t>CEC-CF2R-MCH-25-H</w:t>
    </w:r>
    <w:r w:rsidRPr="007770C5">
      <w:rPr>
        <w:rFonts w:ascii="Arial" w:hAnsi="Arial" w:cs="Arial"/>
        <w:sz w:val="14"/>
        <w:szCs w:val="14"/>
      </w:rPr>
      <w:t xml:space="preserve"> (Revised </w:t>
    </w:r>
    <w:r w:rsidR="00A920B7">
      <w:rPr>
        <w:rFonts w:ascii="Arial" w:hAnsi="Arial" w:cs="Arial"/>
        <w:sz w:val="14"/>
        <w:szCs w:val="14"/>
      </w:rPr>
      <w:t>07</w:t>
    </w:r>
    <w:r>
      <w:rPr>
        <w:rFonts w:ascii="Arial" w:hAnsi="Arial" w:cs="Arial"/>
        <w:sz w:val="14"/>
        <w:szCs w:val="14"/>
      </w:rPr>
      <w:t>/</w:t>
    </w:r>
    <w:ins w:id="5" w:author="Alhabibi, Haider@Energy" w:date="2021-08-24T15:38:00Z">
      <w:r w:rsidR="00345816">
        <w:rPr>
          <w:rFonts w:ascii="Arial" w:hAnsi="Arial" w:cs="Arial"/>
          <w:sz w:val="14"/>
          <w:szCs w:val="14"/>
        </w:rPr>
        <w:t>22</w:t>
      </w:r>
    </w:ins>
    <w:del w:id="6" w:author="Alhabibi, Haider@Energy" w:date="2021-08-24T15:38:00Z">
      <w:r w:rsidDel="0034581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0F6604" w:rsidRPr="009D419B" w14:paraId="22383F5E" w14:textId="77777777" w:rsidTr="0073539F">
      <w:trPr>
        <w:cantSplit/>
        <w:trHeight w:val="288"/>
      </w:trPr>
      <w:tc>
        <w:tcPr>
          <w:tcW w:w="3749" w:type="pct"/>
          <w:gridSpan w:val="2"/>
          <w:tcBorders>
            <w:right w:val="nil"/>
          </w:tcBorders>
          <w:vAlign w:val="center"/>
        </w:tcPr>
        <w:p w14:paraId="22383F5C" w14:textId="77777777" w:rsidR="000F6604" w:rsidRPr="003218FF" w:rsidRDefault="000F6604" w:rsidP="009D419B">
          <w:pPr>
            <w:pStyle w:val="Style17"/>
            <w:rPr>
              <w:rFonts w:ascii="Calibri" w:hAnsi="Calibri"/>
              <w:b/>
              <w:sz w:val="20"/>
            </w:rPr>
          </w:pPr>
          <w:r w:rsidRPr="003218FF">
            <w:rPr>
              <w:rFonts w:ascii="Calibri" w:hAnsi="Calibri"/>
              <w:sz w:val="20"/>
            </w:rPr>
            <w:t>CERTIFICATE OF INSTALLATION</w:t>
          </w:r>
        </w:p>
      </w:tc>
      <w:tc>
        <w:tcPr>
          <w:tcW w:w="1251" w:type="pct"/>
          <w:tcBorders>
            <w:left w:val="nil"/>
          </w:tcBorders>
          <w:tcMar>
            <w:left w:w="115" w:type="dxa"/>
            <w:right w:w="115" w:type="dxa"/>
          </w:tcMar>
          <w:vAlign w:val="center"/>
        </w:tcPr>
        <w:p w14:paraId="22383F5D" w14:textId="77777777" w:rsidR="000F6604" w:rsidRPr="003218FF" w:rsidRDefault="000F6604" w:rsidP="00B12A82">
          <w:pPr>
            <w:pStyle w:val="Style18"/>
            <w:rPr>
              <w:rFonts w:ascii="Calibri" w:hAnsi="Calibri"/>
              <w:b/>
              <w:sz w:val="20"/>
            </w:rPr>
          </w:pPr>
          <w:r w:rsidRPr="003218FF">
            <w:rPr>
              <w:rFonts w:ascii="Calibri" w:hAnsi="Calibri"/>
              <w:sz w:val="20"/>
            </w:rPr>
            <w:t>CF2R-MCH-25</w:t>
          </w:r>
          <w:r>
            <w:rPr>
              <w:rFonts w:ascii="Calibri" w:hAnsi="Calibri"/>
              <w:sz w:val="20"/>
            </w:rPr>
            <w:t>e</w:t>
          </w:r>
          <w:r w:rsidRPr="003218FF">
            <w:rPr>
              <w:rFonts w:ascii="Calibri" w:hAnsi="Calibri"/>
              <w:sz w:val="20"/>
            </w:rPr>
            <w:t>-H</w:t>
          </w:r>
        </w:p>
      </w:tc>
    </w:tr>
    <w:tr w:rsidR="000F6604" w:rsidRPr="009D419B" w14:paraId="22383F61" w14:textId="77777777" w:rsidTr="0073539F">
      <w:trPr>
        <w:cantSplit/>
        <w:trHeight w:val="288"/>
      </w:trPr>
      <w:tc>
        <w:tcPr>
          <w:tcW w:w="2353" w:type="pct"/>
          <w:tcBorders>
            <w:right w:val="nil"/>
          </w:tcBorders>
        </w:tcPr>
        <w:p w14:paraId="22383F5F" w14:textId="77777777" w:rsidR="000F6604" w:rsidRPr="009D419B" w:rsidRDefault="000F6604" w:rsidP="00B12A82">
          <w:pPr>
            <w:pStyle w:val="Style19"/>
            <w:rPr>
              <w:rFonts w:ascii="Calibri" w:hAnsi="Calibri"/>
              <w:sz w:val="12"/>
              <w:szCs w:val="12"/>
            </w:rPr>
          </w:pPr>
          <w:r>
            <w:rPr>
              <w:rFonts w:ascii="Calibri" w:hAnsi="Calibri"/>
            </w:rPr>
            <w:t>Refrigerant Charge Verification</w:t>
          </w:r>
        </w:p>
      </w:tc>
      <w:tc>
        <w:tcPr>
          <w:tcW w:w="2647" w:type="pct"/>
          <w:gridSpan w:val="2"/>
          <w:tcBorders>
            <w:left w:val="nil"/>
          </w:tcBorders>
        </w:tcPr>
        <w:p w14:paraId="22383F60" w14:textId="60AA537D" w:rsidR="000F6604" w:rsidRPr="009D419B" w:rsidRDefault="000F6604" w:rsidP="009D419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DB3E0A">
            <w:rPr>
              <w:rFonts w:ascii="Calibri" w:hAnsi="Calibri"/>
              <w:bCs/>
              <w:noProof/>
            </w:rPr>
            <w:t>5</w:t>
          </w:r>
          <w:r w:rsidRPr="009D419B">
            <w:rPr>
              <w:rFonts w:ascii="Calibri" w:hAnsi="Calibri"/>
              <w:bCs/>
            </w:rPr>
            <w:fldChar w:fldCharType="end"/>
          </w:r>
          <w:r w:rsidRPr="009D419B">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97E95">
            <w:rPr>
              <w:rFonts w:ascii="Calibri" w:hAnsi="Calibri"/>
              <w:bCs/>
              <w:noProof/>
            </w:rPr>
            <w:t>5</w:t>
          </w:r>
          <w:r>
            <w:rPr>
              <w:rFonts w:ascii="Calibri" w:hAnsi="Calibri"/>
              <w:bCs/>
              <w:noProof/>
            </w:rPr>
            <w:fldChar w:fldCharType="end"/>
          </w:r>
          <w:r w:rsidRPr="009D419B">
            <w:rPr>
              <w:rFonts w:ascii="Calibri" w:hAnsi="Calibri"/>
              <w:bCs/>
            </w:rPr>
            <w:t>)</w:t>
          </w:r>
        </w:p>
      </w:tc>
    </w:tr>
    <w:tr w:rsidR="000F6604" w:rsidRPr="009D419B" w14:paraId="22383F65" w14:textId="77777777" w:rsidTr="0073539F">
      <w:trPr>
        <w:cantSplit/>
        <w:trHeight w:val="288"/>
      </w:trPr>
      <w:tc>
        <w:tcPr>
          <w:tcW w:w="0" w:type="auto"/>
        </w:tcPr>
        <w:p w14:paraId="22383F62" w14:textId="77777777" w:rsidR="000F6604" w:rsidRPr="009D419B" w:rsidRDefault="000F6604" w:rsidP="009D419B">
          <w:pPr>
            <w:pStyle w:val="Style20"/>
            <w:rPr>
              <w:rFonts w:ascii="Calibri" w:hAnsi="Calibri"/>
            </w:rPr>
          </w:pPr>
          <w:r w:rsidRPr="009D419B">
            <w:rPr>
              <w:rFonts w:ascii="Calibri" w:hAnsi="Calibri"/>
            </w:rPr>
            <w:t>Project Name:</w:t>
          </w:r>
        </w:p>
      </w:tc>
      <w:tc>
        <w:tcPr>
          <w:tcW w:w="1404" w:type="pct"/>
        </w:tcPr>
        <w:p w14:paraId="22383F63" w14:textId="77777777" w:rsidR="000F6604" w:rsidRPr="009D419B" w:rsidRDefault="000F6604" w:rsidP="009D419B">
          <w:pPr>
            <w:pStyle w:val="Style20"/>
            <w:rPr>
              <w:rFonts w:ascii="Calibri" w:hAnsi="Calibri"/>
            </w:rPr>
          </w:pPr>
          <w:r w:rsidRPr="009D419B">
            <w:rPr>
              <w:rFonts w:ascii="Calibri" w:hAnsi="Calibri"/>
            </w:rPr>
            <w:t>Enforcement Agency:</w:t>
          </w:r>
        </w:p>
      </w:tc>
      <w:tc>
        <w:tcPr>
          <w:tcW w:w="1251" w:type="pct"/>
        </w:tcPr>
        <w:p w14:paraId="22383F64" w14:textId="77777777" w:rsidR="000F6604" w:rsidRPr="009D419B" w:rsidRDefault="000F6604" w:rsidP="009D419B">
          <w:pPr>
            <w:pStyle w:val="Style20"/>
            <w:rPr>
              <w:rFonts w:ascii="Calibri" w:hAnsi="Calibri"/>
            </w:rPr>
          </w:pPr>
          <w:r w:rsidRPr="009D419B">
            <w:rPr>
              <w:rFonts w:ascii="Calibri" w:hAnsi="Calibri"/>
            </w:rPr>
            <w:t>Permit Number:</w:t>
          </w:r>
        </w:p>
      </w:tc>
    </w:tr>
    <w:tr w:rsidR="000F6604" w:rsidRPr="009D419B" w14:paraId="22383F69" w14:textId="77777777" w:rsidTr="0073539F">
      <w:trPr>
        <w:cantSplit/>
        <w:trHeight w:val="288"/>
      </w:trPr>
      <w:tc>
        <w:tcPr>
          <w:tcW w:w="0" w:type="auto"/>
        </w:tcPr>
        <w:p w14:paraId="22383F66" w14:textId="77777777" w:rsidR="000F6604" w:rsidRPr="009D419B" w:rsidRDefault="000F6604" w:rsidP="009D419B">
          <w:pPr>
            <w:pStyle w:val="Style20"/>
            <w:rPr>
              <w:rFonts w:ascii="Calibri" w:hAnsi="Calibri"/>
              <w:vertAlign w:val="superscript"/>
            </w:rPr>
          </w:pPr>
          <w:r w:rsidRPr="009D419B">
            <w:rPr>
              <w:rFonts w:ascii="Calibri" w:hAnsi="Calibri"/>
            </w:rPr>
            <w:t>Dwelling Address:</w:t>
          </w:r>
        </w:p>
      </w:tc>
      <w:tc>
        <w:tcPr>
          <w:tcW w:w="1404" w:type="pct"/>
        </w:tcPr>
        <w:p w14:paraId="22383F67" w14:textId="614F90EA" w:rsidR="000F6604" w:rsidRPr="009D419B" w:rsidRDefault="000F6604" w:rsidP="009D419B">
          <w:pPr>
            <w:pStyle w:val="Style20"/>
            <w:rPr>
              <w:rFonts w:ascii="Calibri" w:hAnsi="Calibri"/>
              <w:vertAlign w:val="superscript"/>
            </w:rPr>
          </w:pPr>
          <w:r w:rsidRPr="009D419B">
            <w:rPr>
              <w:rFonts w:ascii="Calibri" w:hAnsi="Calibri"/>
            </w:rPr>
            <w:t>City</w:t>
          </w:r>
          <w:r>
            <w:rPr>
              <w:rFonts w:ascii="Calibri" w:hAnsi="Calibri"/>
            </w:rPr>
            <w:t>:</w:t>
          </w:r>
        </w:p>
      </w:tc>
      <w:tc>
        <w:tcPr>
          <w:tcW w:w="1251" w:type="pct"/>
        </w:tcPr>
        <w:p w14:paraId="22383F68" w14:textId="447739A4" w:rsidR="000F6604" w:rsidRPr="009D419B" w:rsidRDefault="000F6604" w:rsidP="009D419B">
          <w:pPr>
            <w:pStyle w:val="Style20"/>
            <w:rPr>
              <w:rFonts w:ascii="Calibri" w:hAnsi="Calibri"/>
              <w:vertAlign w:val="superscript"/>
            </w:rPr>
          </w:pPr>
          <w:r w:rsidRPr="009D419B">
            <w:rPr>
              <w:rFonts w:ascii="Calibri" w:hAnsi="Calibri"/>
            </w:rPr>
            <w:t>Zip Code</w:t>
          </w:r>
          <w:r>
            <w:rPr>
              <w:rFonts w:ascii="Calibri" w:hAnsi="Calibri"/>
            </w:rPr>
            <w:t>:</w:t>
          </w:r>
        </w:p>
      </w:tc>
    </w:tr>
  </w:tbl>
  <w:p w14:paraId="22383F6B" w14:textId="77777777" w:rsidR="000F6604" w:rsidRPr="009D419B" w:rsidRDefault="000F6604">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E" w14:textId="2FC5A149" w:rsidR="000F6604" w:rsidRDefault="000F66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F" w14:textId="799E2CF2" w:rsidR="000F6604" w:rsidRDefault="000F66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F6604" w:rsidRPr="009D419B" w14:paraId="22383F72" w14:textId="77777777" w:rsidTr="00D92E7B">
      <w:trPr>
        <w:cantSplit/>
        <w:trHeight w:val="288"/>
      </w:trPr>
      <w:tc>
        <w:tcPr>
          <w:tcW w:w="3877" w:type="pct"/>
          <w:gridSpan w:val="2"/>
          <w:tcBorders>
            <w:right w:val="nil"/>
          </w:tcBorders>
          <w:vAlign w:val="center"/>
        </w:tcPr>
        <w:p w14:paraId="22383F70" w14:textId="1748618A" w:rsidR="000F6604" w:rsidRPr="003218FF" w:rsidRDefault="000F6604" w:rsidP="009D419B">
          <w:pPr>
            <w:pStyle w:val="Style17"/>
            <w:rPr>
              <w:rFonts w:ascii="Calibri" w:hAnsi="Calibri"/>
              <w:b/>
              <w:sz w:val="20"/>
            </w:rPr>
          </w:pPr>
          <w:r w:rsidRPr="003218FF">
            <w:rPr>
              <w:rFonts w:ascii="Calibri" w:hAnsi="Calibri"/>
              <w:sz w:val="20"/>
            </w:rPr>
            <w:t>CERTIFICATE OF INSTALLATION</w:t>
          </w:r>
          <w:r>
            <w:rPr>
              <w:rFonts w:ascii="Calibri" w:hAnsi="Calibri"/>
              <w:sz w:val="20"/>
            </w:rPr>
            <w:t xml:space="preserve"> – USER INSTRUCTIONS</w:t>
          </w:r>
        </w:p>
      </w:tc>
      <w:tc>
        <w:tcPr>
          <w:tcW w:w="1123" w:type="pct"/>
          <w:tcBorders>
            <w:left w:val="nil"/>
          </w:tcBorders>
          <w:tcMar>
            <w:left w:w="115" w:type="dxa"/>
            <w:right w:w="115" w:type="dxa"/>
          </w:tcMar>
          <w:vAlign w:val="center"/>
        </w:tcPr>
        <w:p w14:paraId="22383F71" w14:textId="77777777" w:rsidR="000F6604" w:rsidRPr="003218FF" w:rsidRDefault="000F6604" w:rsidP="00B12A82">
          <w:pPr>
            <w:pStyle w:val="Style18"/>
            <w:rPr>
              <w:rFonts w:ascii="Calibri" w:hAnsi="Calibri"/>
              <w:b/>
              <w:sz w:val="20"/>
            </w:rPr>
          </w:pPr>
          <w:r w:rsidRPr="003218FF">
            <w:rPr>
              <w:rFonts w:ascii="Calibri" w:hAnsi="Calibri"/>
              <w:sz w:val="20"/>
            </w:rPr>
            <w:t>CF2R-MCH-25</w:t>
          </w:r>
          <w:r>
            <w:rPr>
              <w:rFonts w:ascii="Calibri" w:hAnsi="Calibri"/>
              <w:sz w:val="20"/>
            </w:rPr>
            <w:t>e</w:t>
          </w:r>
          <w:r w:rsidRPr="003218FF">
            <w:rPr>
              <w:rFonts w:ascii="Calibri" w:hAnsi="Calibri"/>
              <w:sz w:val="20"/>
            </w:rPr>
            <w:t>-H</w:t>
          </w:r>
        </w:p>
      </w:tc>
    </w:tr>
    <w:tr w:rsidR="000F6604" w:rsidRPr="009D419B" w14:paraId="22383F75" w14:textId="77777777" w:rsidTr="009D419B">
      <w:trPr>
        <w:cantSplit/>
        <w:trHeight w:val="288"/>
      </w:trPr>
      <w:tc>
        <w:tcPr>
          <w:tcW w:w="2500" w:type="pct"/>
          <w:tcBorders>
            <w:right w:val="nil"/>
          </w:tcBorders>
        </w:tcPr>
        <w:p w14:paraId="22383F73" w14:textId="77777777" w:rsidR="000F6604" w:rsidRPr="009D419B" w:rsidRDefault="000F6604" w:rsidP="00B12A82">
          <w:pPr>
            <w:pStyle w:val="Style19"/>
            <w:rPr>
              <w:rFonts w:ascii="Calibri" w:hAnsi="Calibri"/>
              <w:sz w:val="12"/>
              <w:szCs w:val="12"/>
            </w:rPr>
          </w:pPr>
          <w:r>
            <w:rPr>
              <w:rFonts w:ascii="Calibri" w:hAnsi="Calibri"/>
            </w:rPr>
            <w:t xml:space="preserve">Refrigerant Charge Verification - </w:t>
          </w:r>
          <w:r w:rsidRPr="003218FF">
            <w:rPr>
              <w:rFonts w:ascii="Calibri" w:hAnsi="Calibri"/>
            </w:rPr>
            <w:t>MCH-25</w:t>
          </w:r>
          <w:r>
            <w:rPr>
              <w:rFonts w:ascii="Calibri" w:hAnsi="Calibri"/>
            </w:rPr>
            <w:t>e</w:t>
          </w:r>
        </w:p>
      </w:tc>
      <w:tc>
        <w:tcPr>
          <w:tcW w:w="2500" w:type="pct"/>
          <w:gridSpan w:val="2"/>
          <w:tcBorders>
            <w:left w:val="nil"/>
          </w:tcBorders>
        </w:tcPr>
        <w:p w14:paraId="22383F74" w14:textId="110404C7" w:rsidR="000F6604" w:rsidRPr="009D419B" w:rsidRDefault="000F6604" w:rsidP="00D92E7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DB3E0A">
            <w:rPr>
              <w:rFonts w:ascii="Calibri" w:hAnsi="Calibri"/>
              <w:bCs/>
              <w:noProof/>
            </w:rPr>
            <w:t>4</w:t>
          </w:r>
          <w:r w:rsidRPr="009D419B">
            <w:rPr>
              <w:rFonts w:ascii="Calibri" w:hAnsi="Calibri"/>
              <w:bCs/>
            </w:rPr>
            <w:fldChar w:fldCharType="end"/>
          </w:r>
          <w:r w:rsidRPr="009D419B">
            <w:rPr>
              <w:rFonts w:ascii="Calibri" w:hAnsi="Calibri"/>
              <w:bCs/>
            </w:rPr>
            <w:t xml:space="preserve"> of </w:t>
          </w:r>
          <w:r>
            <w:rPr>
              <w:noProof/>
            </w:rPr>
            <w:fldChar w:fldCharType="begin"/>
          </w:r>
          <w:r>
            <w:rPr>
              <w:noProof/>
            </w:rPr>
            <w:instrText xml:space="preserve"> SECTIONPAGES   \* MERGEFORMAT </w:instrText>
          </w:r>
          <w:r>
            <w:rPr>
              <w:noProof/>
            </w:rPr>
            <w:fldChar w:fldCharType="separate"/>
          </w:r>
          <w:r w:rsidR="00097E95">
            <w:rPr>
              <w:noProof/>
            </w:rPr>
            <w:t>4</w:t>
          </w:r>
          <w:r>
            <w:rPr>
              <w:noProof/>
            </w:rPr>
            <w:fldChar w:fldCharType="end"/>
          </w:r>
          <w:r w:rsidRPr="009D419B">
            <w:rPr>
              <w:rFonts w:ascii="Calibri" w:hAnsi="Calibri"/>
              <w:bCs/>
            </w:rPr>
            <w:t>)</w:t>
          </w:r>
        </w:p>
      </w:tc>
    </w:tr>
  </w:tbl>
  <w:p w14:paraId="22383F77" w14:textId="442F4789" w:rsidR="000F6604" w:rsidRPr="009D419B" w:rsidRDefault="000F6604">
    <w:pPr>
      <w:pStyle w:val="Header"/>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9" w14:textId="278377F8" w:rsidR="000F6604" w:rsidRDefault="000F66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A" w14:textId="52E6BD58" w:rsidR="000F6604" w:rsidRDefault="000F66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F6604" w:rsidRPr="00FE07B5" w14:paraId="22383F7D" w14:textId="77777777" w:rsidTr="00D92E7B">
      <w:trPr>
        <w:cantSplit/>
        <w:trHeight w:val="288"/>
      </w:trPr>
      <w:tc>
        <w:tcPr>
          <w:tcW w:w="3877" w:type="pct"/>
          <w:gridSpan w:val="2"/>
          <w:tcBorders>
            <w:right w:val="nil"/>
          </w:tcBorders>
          <w:vAlign w:val="center"/>
        </w:tcPr>
        <w:p w14:paraId="22383F7B" w14:textId="02A36B69" w:rsidR="000F6604" w:rsidRPr="00FE07B5" w:rsidRDefault="000F6604" w:rsidP="009D419B">
          <w:pPr>
            <w:pStyle w:val="Style17"/>
            <w:rPr>
              <w:rFonts w:ascii="Calibri" w:hAnsi="Calibri"/>
              <w:b/>
              <w:sz w:val="20"/>
            </w:rPr>
          </w:pPr>
          <w:r w:rsidRPr="00FE07B5">
            <w:rPr>
              <w:rFonts w:ascii="Calibri" w:hAnsi="Calibri"/>
              <w:sz w:val="20"/>
            </w:rPr>
            <w:t>CERTIFICATE OF INSTALLATION – DATA FIELD DEFINITIONS AND CALCULATIONS</w:t>
          </w:r>
        </w:p>
      </w:tc>
      <w:tc>
        <w:tcPr>
          <w:tcW w:w="1123" w:type="pct"/>
          <w:tcBorders>
            <w:left w:val="nil"/>
          </w:tcBorders>
          <w:tcMar>
            <w:left w:w="115" w:type="dxa"/>
            <w:right w:w="115" w:type="dxa"/>
          </w:tcMar>
          <w:vAlign w:val="center"/>
        </w:tcPr>
        <w:p w14:paraId="22383F7C" w14:textId="77777777" w:rsidR="000F6604" w:rsidRPr="00FE07B5" w:rsidRDefault="000F6604" w:rsidP="00B12A82">
          <w:pPr>
            <w:pStyle w:val="Style18"/>
            <w:rPr>
              <w:rFonts w:ascii="Calibri" w:hAnsi="Calibri"/>
              <w:b/>
              <w:sz w:val="20"/>
            </w:rPr>
          </w:pPr>
          <w:r w:rsidRPr="00FE07B5">
            <w:rPr>
              <w:rFonts w:ascii="Calibri" w:hAnsi="Calibri"/>
              <w:sz w:val="20"/>
            </w:rPr>
            <w:t>CF2R-MCH-25</w:t>
          </w:r>
          <w:r>
            <w:rPr>
              <w:rFonts w:ascii="Calibri" w:hAnsi="Calibri"/>
              <w:sz w:val="20"/>
            </w:rPr>
            <w:t>e</w:t>
          </w:r>
          <w:r w:rsidRPr="00FE07B5">
            <w:rPr>
              <w:rFonts w:ascii="Calibri" w:hAnsi="Calibri"/>
              <w:sz w:val="20"/>
            </w:rPr>
            <w:t>-H</w:t>
          </w:r>
        </w:p>
      </w:tc>
    </w:tr>
    <w:tr w:rsidR="000F6604" w:rsidRPr="00FE07B5" w14:paraId="22383F80" w14:textId="77777777" w:rsidTr="009D419B">
      <w:trPr>
        <w:cantSplit/>
        <w:trHeight w:val="288"/>
      </w:trPr>
      <w:tc>
        <w:tcPr>
          <w:tcW w:w="2500" w:type="pct"/>
          <w:tcBorders>
            <w:right w:val="nil"/>
          </w:tcBorders>
        </w:tcPr>
        <w:p w14:paraId="22383F7E" w14:textId="77777777" w:rsidR="000F6604" w:rsidRPr="00FE07B5" w:rsidRDefault="000F6604" w:rsidP="00B12A82">
          <w:pPr>
            <w:pStyle w:val="Style19"/>
            <w:rPr>
              <w:rFonts w:ascii="Calibri" w:hAnsi="Calibri"/>
              <w:sz w:val="12"/>
              <w:szCs w:val="12"/>
            </w:rPr>
          </w:pPr>
          <w:r w:rsidRPr="00FE07B5">
            <w:rPr>
              <w:rFonts w:ascii="Calibri" w:hAnsi="Calibri"/>
            </w:rPr>
            <w:t>Refrigerant Charge Verification - MCH-25e</w:t>
          </w:r>
        </w:p>
      </w:tc>
      <w:tc>
        <w:tcPr>
          <w:tcW w:w="2500" w:type="pct"/>
          <w:gridSpan w:val="2"/>
          <w:tcBorders>
            <w:left w:val="nil"/>
          </w:tcBorders>
        </w:tcPr>
        <w:p w14:paraId="22383F7F" w14:textId="2F30DAB9" w:rsidR="000F6604" w:rsidRPr="00FE07B5" w:rsidRDefault="000F6604" w:rsidP="00D92E7B">
          <w:pPr>
            <w:tabs>
              <w:tab w:val="right" w:pos="10543"/>
            </w:tabs>
            <w:jc w:val="right"/>
            <w:rPr>
              <w:rFonts w:ascii="Calibri" w:hAnsi="Calibri"/>
              <w:sz w:val="12"/>
              <w:szCs w:val="12"/>
            </w:rPr>
          </w:pPr>
          <w:r w:rsidRPr="00FE07B5">
            <w:rPr>
              <w:rFonts w:ascii="Calibri" w:hAnsi="Calibri"/>
              <w:bCs/>
            </w:rPr>
            <w:t xml:space="preserve">(Page </w:t>
          </w:r>
          <w:r w:rsidRPr="00FE07B5">
            <w:rPr>
              <w:rFonts w:ascii="Calibri" w:hAnsi="Calibri"/>
              <w:bCs/>
            </w:rPr>
            <w:fldChar w:fldCharType="begin"/>
          </w:r>
          <w:r w:rsidRPr="00FE07B5">
            <w:rPr>
              <w:rFonts w:ascii="Calibri" w:hAnsi="Calibri"/>
              <w:bCs/>
            </w:rPr>
            <w:instrText xml:space="preserve"> PAGE   \* MERGEFORMAT </w:instrText>
          </w:r>
          <w:r w:rsidRPr="00FE07B5">
            <w:rPr>
              <w:rFonts w:ascii="Calibri" w:hAnsi="Calibri"/>
              <w:bCs/>
            </w:rPr>
            <w:fldChar w:fldCharType="separate"/>
          </w:r>
          <w:r w:rsidR="00DB3E0A">
            <w:rPr>
              <w:rFonts w:ascii="Calibri" w:hAnsi="Calibri"/>
              <w:bCs/>
              <w:noProof/>
            </w:rPr>
            <w:t>6</w:t>
          </w:r>
          <w:r w:rsidRPr="00FE07B5">
            <w:rPr>
              <w:rFonts w:ascii="Calibri" w:hAnsi="Calibri"/>
              <w:bCs/>
            </w:rPr>
            <w:fldChar w:fldCharType="end"/>
          </w:r>
          <w:r w:rsidRPr="00FE07B5">
            <w:rPr>
              <w:rFonts w:ascii="Calibri" w:hAnsi="Calibri"/>
              <w:bCs/>
            </w:rPr>
            <w:t xml:space="preserve"> of </w:t>
          </w:r>
          <w:r>
            <w:rPr>
              <w:rFonts w:ascii="Calibri" w:hAnsi="Calibri"/>
              <w:noProof/>
            </w:rPr>
            <w:fldChar w:fldCharType="begin"/>
          </w:r>
          <w:r>
            <w:rPr>
              <w:rFonts w:ascii="Calibri" w:hAnsi="Calibri"/>
              <w:noProof/>
            </w:rPr>
            <w:instrText xml:space="preserve"> SECTIONPAGES   \* MERGEFORMAT </w:instrText>
          </w:r>
          <w:r>
            <w:rPr>
              <w:rFonts w:ascii="Calibri" w:hAnsi="Calibri"/>
              <w:noProof/>
            </w:rPr>
            <w:fldChar w:fldCharType="separate"/>
          </w:r>
          <w:r w:rsidR="00097E95">
            <w:rPr>
              <w:rFonts w:ascii="Calibri" w:hAnsi="Calibri"/>
              <w:noProof/>
            </w:rPr>
            <w:t>8</w:t>
          </w:r>
          <w:r>
            <w:rPr>
              <w:rFonts w:ascii="Calibri" w:hAnsi="Calibri"/>
              <w:noProof/>
            </w:rPr>
            <w:fldChar w:fldCharType="end"/>
          </w:r>
          <w:r w:rsidRPr="00FE07B5">
            <w:rPr>
              <w:rFonts w:ascii="Calibri" w:hAnsi="Calibri"/>
              <w:bCs/>
            </w:rPr>
            <w:t>)</w:t>
          </w:r>
        </w:p>
      </w:tc>
    </w:tr>
  </w:tbl>
  <w:p w14:paraId="22383F82" w14:textId="78FAC40A" w:rsidR="000F6604" w:rsidRPr="009D419B" w:rsidRDefault="000F6604">
    <w:pPr>
      <w:pStyle w:val="Header"/>
      <w:rPr>
        <w:rFonts w:ascii="Calibri" w:hAnsi="Calibr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84" w14:textId="64D823EA" w:rsidR="000F6604" w:rsidRDefault="000F6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BFC0BD14"/>
    <w:lvl w:ilvl="0" w:tplc="443AB566">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035A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57AAF"/>
    <w:multiLevelType w:val="hybridMultilevel"/>
    <w:tmpl w:val="6D5CB99A"/>
    <w:lvl w:ilvl="0" w:tplc="E5E89972">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8E643700"/>
    <w:lvl w:ilvl="0" w:tplc="5808BF02">
      <w:start w:val="1"/>
      <w:numFmt w:val="decimal"/>
      <w:lvlText w:val="%1."/>
      <w:lvlJc w:val="left"/>
      <w:pPr>
        <w:ind w:left="360" w:hanging="360"/>
      </w:pPr>
      <w:rPr>
        <w:rFonts w:asciiTheme="minorHAnsi" w:hAnsiTheme="minorHAnsi"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B17E5"/>
    <w:multiLevelType w:val="hybridMultilevel"/>
    <w:tmpl w:val="A032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431B243A"/>
    <w:multiLevelType w:val="hybridMultilevel"/>
    <w:tmpl w:val="D102EFCA"/>
    <w:lvl w:ilvl="0" w:tplc="A992F7C2">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4554AA"/>
    <w:multiLevelType w:val="hybridMultilevel"/>
    <w:tmpl w:val="694E5F1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1B3090A"/>
    <w:multiLevelType w:val="hybridMultilevel"/>
    <w:tmpl w:val="B1F80602"/>
    <w:lvl w:ilvl="0" w:tplc="F760C03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0"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F46518"/>
    <w:multiLevelType w:val="hybridMultilevel"/>
    <w:tmpl w:val="F6C45604"/>
    <w:lvl w:ilvl="0" w:tplc="47DAF72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
  </w:num>
  <w:num w:numId="2">
    <w:abstractNumId w:val="0"/>
  </w:num>
  <w:num w:numId="3">
    <w:abstractNumId w:val="0"/>
  </w:num>
  <w:num w:numId="4">
    <w:abstractNumId w:val="1"/>
  </w:num>
  <w:num w:numId="5">
    <w:abstractNumId w:val="6"/>
  </w:num>
  <w:num w:numId="6">
    <w:abstractNumId w:val="12"/>
  </w:num>
  <w:num w:numId="7">
    <w:abstractNumId w:val="19"/>
  </w:num>
  <w:num w:numId="8">
    <w:abstractNumId w:val="5"/>
  </w:num>
  <w:num w:numId="9">
    <w:abstractNumId w:val="18"/>
  </w:num>
  <w:num w:numId="10">
    <w:abstractNumId w:val="16"/>
  </w:num>
  <w:num w:numId="11">
    <w:abstractNumId w:val="3"/>
  </w:num>
  <w:num w:numId="12">
    <w:abstractNumId w:val="23"/>
  </w:num>
  <w:num w:numId="13">
    <w:abstractNumId w:val="9"/>
  </w:num>
  <w:num w:numId="14">
    <w:abstractNumId w:val="20"/>
  </w:num>
  <w:num w:numId="15">
    <w:abstractNumId w:val="11"/>
  </w:num>
  <w:num w:numId="16">
    <w:abstractNumId w:val="15"/>
  </w:num>
  <w:num w:numId="17">
    <w:abstractNumId w:val="22"/>
  </w:num>
  <w:num w:numId="18">
    <w:abstractNumId w:val="14"/>
  </w:num>
  <w:num w:numId="19">
    <w:abstractNumId w:val="2"/>
  </w:num>
  <w:num w:numId="20">
    <w:abstractNumId w:val="8"/>
  </w:num>
  <w:num w:numId="21">
    <w:abstractNumId w:val="21"/>
  </w:num>
  <w:num w:numId="22">
    <w:abstractNumId w:val="17"/>
  </w:num>
  <w:num w:numId="23">
    <w:abstractNumId w:val="24"/>
  </w:num>
  <w:num w:numId="24">
    <w:abstractNumId w:val="4"/>
  </w:num>
  <w:num w:numId="25">
    <w:abstractNumId w:val="7"/>
  </w:num>
  <w:num w:numId="26">
    <w:abstractNumId w:val="10"/>
  </w:num>
  <w:num w:numId="27">
    <w:abstractNumId w:val="5"/>
    <w:lvlOverride w:ilvl="0">
      <w:startOverride w:val="1"/>
    </w:lvlOverride>
    <w:lvlOverride w:ilvl="1"/>
    <w:lvlOverride w:ilvl="2"/>
    <w:lvlOverride w:ilvl="3"/>
    <w:lvlOverride w:ilvl="4"/>
    <w:lvlOverride w:ilvl="5"/>
    <w:lvlOverride w:ilvl="6"/>
    <w:lvlOverride w:ilvl="7"/>
    <w:lvlOverride w:ilvl="8"/>
  </w:num>
  <w:num w:numId="28">
    <w:abstractNumId w:val="1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VykXr9C/kzzDAYyS8wr09Offbtk4t0yTd6je+cGVn2lUocpbBFAFchyEX5AJbh7QWb0D6FNnETnVLbQ8E1ramA==" w:salt="BkquwMubazJBNNg2Fj6qm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4682"/>
    <w:rsid w:val="0000731C"/>
    <w:rsid w:val="00007D1A"/>
    <w:rsid w:val="000139AA"/>
    <w:rsid w:val="000300B5"/>
    <w:rsid w:val="000337B1"/>
    <w:rsid w:val="00044F33"/>
    <w:rsid w:val="00052DEA"/>
    <w:rsid w:val="0005715F"/>
    <w:rsid w:val="00061F41"/>
    <w:rsid w:val="000707BF"/>
    <w:rsid w:val="000763D0"/>
    <w:rsid w:val="00091E69"/>
    <w:rsid w:val="00094C6E"/>
    <w:rsid w:val="00097C1B"/>
    <w:rsid w:val="00097E95"/>
    <w:rsid w:val="000A2217"/>
    <w:rsid w:val="000B4749"/>
    <w:rsid w:val="000D0758"/>
    <w:rsid w:val="000E27BA"/>
    <w:rsid w:val="000E674E"/>
    <w:rsid w:val="000E6E7B"/>
    <w:rsid w:val="000F4B46"/>
    <w:rsid w:val="000F6604"/>
    <w:rsid w:val="000F7842"/>
    <w:rsid w:val="00104BE6"/>
    <w:rsid w:val="00107045"/>
    <w:rsid w:val="001111F2"/>
    <w:rsid w:val="001129E1"/>
    <w:rsid w:val="0013260F"/>
    <w:rsid w:val="001377CE"/>
    <w:rsid w:val="00147FF0"/>
    <w:rsid w:val="00170898"/>
    <w:rsid w:val="001919CD"/>
    <w:rsid w:val="001927BC"/>
    <w:rsid w:val="00193B12"/>
    <w:rsid w:val="001A1F82"/>
    <w:rsid w:val="001C1920"/>
    <w:rsid w:val="001C6E59"/>
    <w:rsid w:val="001D40A4"/>
    <w:rsid w:val="001D6CBF"/>
    <w:rsid w:val="002040FD"/>
    <w:rsid w:val="002056C3"/>
    <w:rsid w:val="002137F8"/>
    <w:rsid w:val="00214A53"/>
    <w:rsid w:val="00242087"/>
    <w:rsid w:val="0024734D"/>
    <w:rsid w:val="002510C9"/>
    <w:rsid w:val="00270E27"/>
    <w:rsid w:val="002746BA"/>
    <w:rsid w:val="0027642E"/>
    <w:rsid w:val="0027647F"/>
    <w:rsid w:val="002A4813"/>
    <w:rsid w:val="002B4F3C"/>
    <w:rsid w:val="002B57AA"/>
    <w:rsid w:val="002E4FAF"/>
    <w:rsid w:val="002F19EE"/>
    <w:rsid w:val="002F74E4"/>
    <w:rsid w:val="003074F8"/>
    <w:rsid w:val="00307FA1"/>
    <w:rsid w:val="0031399A"/>
    <w:rsid w:val="003218FF"/>
    <w:rsid w:val="00331215"/>
    <w:rsid w:val="003379B6"/>
    <w:rsid w:val="003456CB"/>
    <w:rsid w:val="00345816"/>
    <w:rsid w:val="0035426E"/>
    <w:rsid w:val="00355290"/>
    <w:rsid w:val="003679C7"/>
    <w:rsid w:val="0037031A"/>
    <w:rsid w:val="00386251"/>
    <w:rsid w:val="00387069"/>
    <w:rsid w:val="003A7312"/>
    <w:rsid w:val="003C28DA"/>
    <w:rsid w:val="003C2A70"/>
    <w:rsid w:val="003C4BF1"/>
    <w:rsid w:val="003C5586"/>
    <w:rsid w:val="003C7BBE"/>
    <w:rsid w:val="003D0B24"/>
    <w:rsid w:val="003D5F91"/>
    <w:rsid w:val="003E5F65"/>
    <w:rsid w:val="003E696D"/>
    <w:rsid w:val="004144EF"/>
    <w:rsid w:val="00421ACB"/>
    <w:rsid w:val="00426302"/>
    <w:rsid w:val="004412E4"/>
    <w:rsid w:val="00444467"/>
    <w:rsid w:val="004511FC"/>
    <w:rsid w:val="00451731"/>
    <w:rsid w:val="00455B3B"/>
    <w:rsid w:val="00461B59"/>
    <w:rsid w:val="00462837"/>
    <w:rsid w:val="004710BC"/>
    <w:rsid w:val="00473B68"/>
    <w:rsid w:val="00482796"/>
    <w:rsid w:val="004A18A7"/>
    <w:rsid w:val="004A2786"/>
    <w:rsid w:val="004A27DE"/>
    <w:rsid w:val="004A27EA"/>
    <w:rsid w:val="004B2C9A"/>
    <w:rsid w:val="004B4C6C"/>
    <w:rsid w:val="004C1875"/>
    <w:rsid w:val="004C42AA"/>
    <w:rsid w:val="004E0314"/>
    <w:rsid w:val="004E52CE"/>
    <w:rsid w:val="004F383A"/>
    <w:rsid w:val="004F3D4C"/>
    <w:rsid w:val="00502656"/>
    <w:rsid w:val="00503A92"/>
    <w:rsid w:val="0053722C"/>
    <w:rsid w:val="0056639A"/>
    <w:rsid w:val="005720BB"/>
    <w:rsid w:val="0057672C"/>
    <w:rsid w:val="00577E06"/>
    <w:rsid w:val="00577FA7"/>
    <w:rsid w:val="00582DBC"/>
    <w:rsid w:val="005941A0"/>
    <w:rsid w:val="00596D7E"/>
    <w:rsid w:val="005A323A"/>
    <w:rsid w:val="005A7166"/>
    <w:rsid w:val="005B22CA"/>
    <w:rsid w:val="005B2DEE"/>
    <w:rsid w:val="005B4BA0"/>
    <w:rsid w:val="005B58AE"/>
    <w:rsid w:val="005B5C47"/>
    <w:rsid w:val="005C17A9"/>
    <w:rsid w:val="005C7D08"/>
    <w:rsid w:val="005D47C1"/>
    <w:rsid w:val="005F02F3"/>
    <w:rsid w:val="0061534D"/>
    <w:rsid w:val="0061794F"/>
    <w:rsid w:val="00623CE6"/>
    <w:rsid w:val="00626419"/>
    <w:rsid w:val="006554EF"/>
    <w:rsid w:val="00672DCD"/>
    <w:rsid w:val="006C13DC"/>
    <w:rsid w:val="006D0E2F"/>
    <w:rsid w:val="006D3225"/>
    <w:rsid w:val="006D6E9B"/>
    <w:rsid w:val="006E279F"/>
    <w:rsid w:val="006E73E1"/>
    <w:rsid w:val="006F4680"/>
    <w:rsid w:val="00704AE4"/>
    <w:rsid w:val="00706A96"/>
    <w:rsid w:val="00710AB1"/>
    <w:rsid w:val="00712188"/>
    <w:rsid w:val="0073539F"/>
    <w:rsid w:val="007377E9"/>
    <w:rsid w:val="00745E2D"/>
    <w:rsid w:val="007503B7"/>
    <w:rsid w:val="00764009"/>
    <w:rsid w:val="00770301"/>
    <w:rsid w:val="00774505"/>
    <w:rsid w:val="00777B2F"/>
    <w:rsid w:val="007811AF"/>
    <w:rsid w:val="007867DB"/>
    <w:rsid w:val="00787C5C"/>
    <w:rsid w:val="00794BFE"/>
    <w:rsid w:val="00797BF9"/>
    <w:rsid w:val="007A03C3"/>
    <w:rsid w:val="007B38E5"/>
    <w:rsid w:val="007B3E5D"/>
    <w:rsid w:val="007D273C"/>
    <w:rsid w:val="007E0DD5"/>
    <w:rsid w:val="007F5E7D"/>
    <w:rsid w:val="008049CB"/>
    <w:rsid w:val="00815F5F"/>
    <w:rsid w:val="0082587D"/>
    <w:rsid w:val="00831841"/>
    <w:rsid w:val="00837FDC"/>
    <w:rsid w:val="00842D1A"/>
    <w:rsid w:val="00846533"/>
    <w:rsid w:val="00860984"/>
    <w:rsid w:val="00875D31"/>
    <w:rsid w:val="008863AD"/>
    <w:rsid w:val="00891EBC"/>
    <w:rsid w:val="00893BE4"/>
    <w:rsid w:val="00896086"/>
    <w:rsid w:val="008A10A5"/>
    <w:rsid w:val="008A75E8"/>
    <w:rsid w:val="008E2755"/>
    <w:rsid w:val="008E515C"/>
    <w:rsid w:val="008E5ACD"/>
    <w:rsid w:val="008E6B55"/>
    <w:rsid w:val="008F3C96"/>
    <w:rsid w:val="00912E9E"/>
    <w:rsid w:val="00921FCD"/>
    <w:rsid w:val="0093390D"/>
    <w:rsid w:val="00942D3A"/>
    <w:rsid w:val="0094659A"/>
    <w:rsid w:val="009533B2"/>
    <w:rsid w:val="00953E1B"/>
    <w:rsid w:val="00956D4E"/>
    <w:rsid w:val="00961F63"/>
    <w:rsid w:val="00975991"/>
    <w:rsid w:val="00975A3F"/>
    <w:rsid w:val="0098485F"/>
    <w:rsid w:val="00994F75"/>
    <w:rsid w:val="009B39AA"/>
    <w:rsid w:val="009C571D"/>
    <w:rsid w:val="009D267C"/>
    <w:rsid w:val="009D419B"/>
    <w:rsid w:val="009E4456"/>
    <w:rsid w:val="009F44CD"/>
    <w:rsid w:val="00A01C12"/>
    <w:rsid w:val="00A1093E"/>
    <w:rsid w:val="00A16520"/>
    <w:rsid w:val="00A20E67"/>
    <w:rsid w:val="00A23F79"/>
    <w:rsid w:val="00A26CD5"/>
    <w:rsid w:val="00A3487D"/>
    <w:rsid w:val="00A35695"/>
    <w:rsid w:val="00A43309"/>
    <w:rsid w:val="00A56DE9"/>
    <w:rsid w:val="00A728D9"/>
    <w:rsid w:val="00A76043"/>
    <w:rsid w:val="00A76FE4"/>
    <w:rsid w:val="00A841BB"/>
    <w:rsid w:val="00A9189F"/>
    <w:rsid w:val="00A920B7"/>
    <w:rsid w:val="00AA0274"/>
    <w:rsid w:val="00AA7E3E"/>
    <w:rsid w:val="00AB1F22"/>
    <w:rsid w:val="00AC02CA"/>
    <w:rsid w:val="00AC4516"/>
    <w:rsid w:val="00AD6D16"/>
    <w:rsid w:val="00B10025"/>
    <w:rsid w:val="00B128D2"/>
    <w:rsid w:val="00B12A82"/>
    <w:rsid w:val="00B15612"/>
    <w:rsid w:val="00B306F6"/>
    <w:rsid w:val="00B4526D"/>
    <w:rsid w:val="00B45357"/>
    <w:rsid w:val="00B47B80"/>
    <w:rsid w:val="00B54FFD"/>
    <w:rsid w:val="00B61A6E"/>
    <w:rsid w:val="00B818A5"/>
    <w:rsid w:val="00B84C01"/>
    <w:rsid w:val="00B94F22"/>
    <w:rsid w:val="00BA2E0E"/>
    <w:rsid w:val="00BA7A5A"/>
    <w:rsid w:val="00BB550F"/>
    <w:rsid w:val="00BB7DC3"/>
    <w:rsid w:val="00BC4A49"/>
    <w:rsid w:val="00BE11B0"/>
    <w:rsid w:val="00BE314F"/>
    <w:rsid w:val="00BE69BC"/>
    <w:rsid w:val="00C01847"/>
    <w:rsid w:val="00C07085"/>
    <w:rsid w:val="00C07C4C"/>
    <w:rsid w:val="00C13782"/>
    <w:rsid w:val="00C13A22"/>
    <w:rsid w:val="00C17D7E"/>
    <w:rsid w:val="00C34275"/>
    <w:rsid w:val="00C36330"/>
    <w:rsid w:val="00C4244C"/>
    <w:rsid w:val="00C45324"/>
    <w:rsid w:val="00C621A0"/>
    <w:rsid w:val="00C65938"/>
    <w:rsid w:val="00C72035"/>
    <w:rsid w:val="00C76C40"/>
    <w:rsid w:val="00C82FEA"/>
    <w:rsid w:val="00C833D0"/>
    <w:rsid w:val="00C839DC"/>
    <w:rsid w:val="00C9301E"/>
    <w:rsid w:val="00CA1423"/>
    <w:rsid w:val="00CA2D4F"/>
    <w:rsid w:val="00CA4A8C"/>
    <w:rsid w:val="00CA61BB"/>
    <w:rsid w:val="00CC1E11"/>
    <w:rsid w:val="00CD181C"/>
    <w:rsid w:val="00CD24B3"/>
    <w:rsid w:val="00CD6746"/>
    <w:rsid w:val="00CE0378"/>
    <w:rsid w:val="00CE67A8"/>
    <w:rsid w:val="00CF3C01"/>
    <w:rsid w:val="00D013F1"/>
    <w:rsid w:val="00D03416"/>
    <w:rsid w:val="00D26602"/>
    <w:rsid w:val="00D276C9"/>
    <w:rsid w:val="00D410BE"/>
    <w:rsid w:val="00D42684"/>
    <w:rsid w:val="00D47BDF"/>
    <w:rsid w:val="00D61CD0"/>
    <w:rsid w:val="00D677DE"/>
    <w:rsid w:val="00D80E32"/>
    <w:rsid w:val="00D904CB"/>
    <w:rsid w:val="00D92E7B"/>
    <w:rsid w:val="00DB3D21"/>
    <w:rsid w:val="00DB3E0A"/>
    <w:rsid w:val="00DC11C0"/>
    <w:rsid w:val="00DC3BD6"/>
    <w:rsid w:val="00DD2BEF"/>
    <w:rsid w:val="00DD2E7C"/>
    <w:rsid w:val="00DE0C35"/>
    <w:rsid w:val="00E00874"/>
    <w:rsid w:val="00E01D29"/>
    <w:rsid w:val="00E03F1E"/>
    <w:rsid w:val="00E05304"/>
    <w:rsid w:val="00E11490"/>
    <w:rsid w:val="00E11881"/>
    <w:rsid w:val="00E1559D"/>
    <w:rsid w:val="00E17A53"/>
    <w:rsid w:val="00E207FA"/>
    <w:rsid w:val="00E606CA"/>
    <w:rsid w:val="00E777F7"/>
    <w:rsid w:val="00E938CF"/>
    <w:rsid w:val="00E95588"/>
    <w:rsid w:val="00EA3494"/>
    <w:rsid w:val="00EA4987"/>
    <w:rsid w:val="00EA698C"/>
    <w:rsid w:val="00EA7925"/>
    <w:rsid w:val="00EB510E"/>
    <w:rsid w:val="00EC7623"/>
    <w:rsid w:val="00ED1F45"/>
    <w:rsid w:val="00ED33D0"/>
    <w:rsid w:val="00ED65BF"/>
    <w:rsid w:val="00EE3BEC"/>
    <w:rsid w:val="00EE59B6"/>
    <w:rsid w:val="00EE7347"/>
    <w:rsid w:val="00EF6C66"/>
    <w:rsid w:val="00EF6F63"/>
    <w:rsid w:val="00F04036"/>
    <w:rsid w:val="00F10646"/>
    <w:rsid w:val="00F1064B"/>
    <w:rsid w:val="00F15555"/>
    <w:rsid w:val="00F16120"/>
    <w:rsid w:val="00F34EC2"/>
    <w:rsid w:val="00F403B0"/>
    <w:rsid w:val="00F4467A"/>
    <w:rsid w:val="00F52C0B"/>
    <w:rsid w:val="00F53A2B"/>
    <w:rsid w:val="00F54ACB"/>
    <w:rsid w:val="00F65D32"/>
    <w:rsid w:val="00F719F9"/>
    <w:rsid w:val="00F8450E"/>
    <w:rsid w:val="00F96F78"/>
    <w:rsid w:val="00FA5483"/>
    <w:rsid w:val="00FB0379"/>
    <w:rsid w:val="00FB2F89"/>
    <w:rsid w:val="00FB3143"/>
    <w:rsid w:val="00FB3890"/>
    <w:rsid w:val="00FB4BBE"/>
    <w:rsid w:val="00FC55D7"/>
    <w:rsid w:val="00FD3470"/>
    <w:rsid w:val="00FD4242"/>
    <w:rsid w:val="00FE07B5"/>
    <w:rsid w:val="00FF0509"/>
    <w:rsid w:val="00FF67B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22383C06"/>
  <w15:docId w15:val="{38CB7C90-FE35-4179-99B1-A41175E4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847"/>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B0379"/>
    <w:rPr>
      <w:rFonts w:cs="Times New Roman"/>
      <w:b/>
      <w:sz w:val="30"/>
    </w:rPr>
  </w:style>
  <w:style w:type="character" w:customStyle="1" w:styleId="Heading2Char">
    <w:name w:val="Heading 2 Char"/>
    <w:aliases w:val="h2 Char,h21 Char,h22 Char"/>
    <w:basedOn w:val="DefaultParagraphFont"/>
    <w:link w:val="Heading2"/>
    <w:uiPriority w:val="99"/>
    <w:locked/>
    <w:rsid w:val="00FD424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FB0379"/>
    <w:rPr>
      <w:rFonts w:ascii="Arial Black" w:hAnsi="Arial Black"/>
      <w:szCs w:val="20"/>
    </w:rPr>
  </w:style>
  <w:style w:type="paragraph" w:customStyle="1" w:styleId="Style2">
    <w:name w:val="Style2"/>
    <w:basedOn w:val="Normal"/>
    <w:uiPriority w:val="99"/>
    <w:rsid w:val="00FB0379"/>
    <w:pPr>
      <w:spacing w:before="120"/>
    </w:pPr>
  </w:style>
  <w:style w:type="paragraph" w:customStyle="1" w:styleId="Style3">
    <w:name w:val="Style3"/>
    <w:basedOn w:val="Normal"/>
    <w:autoRedefine/>
    <w:uiPriority w:val="99"/>
    <w:rsid w:val="00FB0379"/>
    <w:pPr>
      <w:spacing w:before="120"/>
    </w:pPr>
  </w:style>
  <w:style w:type="paragraph" w:customStyle="1" w:styleId="Style4">
    <w:name w:val="Style4"/>
    <w:basedOn w:val="Normal"/>
    <w:uiPriority w:val="99"/>
    <w:rsid w:val="00FB0379"/>
    <w:pPr>
      <w:tabs>
        <w:tab w:val="num" w:pos="-2966"/>
        <w:tab w:val="num" w:pos="720"/>
      </w:tabs>
      <w:spacing w:before="120"/>
      <w:ind w:left="720" w:hanging="360"/>
    </w:pPr>
    <w:rPr>
      <w:sz w:val="22"/>
    </w:rPr>
  </w:style>
  <w:style w:type="paragraph" w:customStyle="1" w:styleId="Style5">
    <w:name w:val="Style5"/>
    <w:basedOn w:val="Normal"/>
    <w:autoRedefine/>
    <w:uiPriority w:val="99"/>
    <w:rsid w:val="00FB0379"/>
    <w:pPr>
      <w:spacing w:before="120"/>
    </w:pPr>
    <w:rPr>
      <w:sz w:val="22"/>
    </w:rPr>
  </w:style>
  <w:style w:type="paragraph" w:customStyle="1" w:styleId="Style6">
    <w:name w:val="Style6"/>
    <w:basedOn w:val="Normal"/>
    <w:uiPriority w:val="99"/>
    <w:rsid w:val="00FB0379"/>
    <w:pPr>
      <w:spacing w:before="120"/>
    </w:pPr>
    <w:rPr>
      <w:sz w:val="22"/>
      <w:szCs w:val="22"/>
    </w:rPr>
  </w:style>
  <w:style w:type="paragraph" w:customStyle="1" w:styleId="Style8">
    <w:name w:val="Style8"/>
    <w:basedOn w:val="Heading2"/>
    <w:uiPriority w:val="99"/>
    <w:rsid w:val="00FB0379"/>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FC55D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C55D7"/>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72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FB0379"/>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FB0379"/>
    <w:rPr>
      <w:rFonts w:cs="Times New Roman"/>
      <w:b/>
      <w:bCs/>
    </w:rPr>
  </w:style>
  <w:style w:type="paragraph" w:styleId="Header">
    <w:name w:val="header"/>
    <w:basedOn w:val="Normal"/>
    <w:link w:val="HeaderChar"/>
    <w:uiPriority w:val="99"/>
    <w:rsid w:val="00FB0379"/>
    <w:pPr>
      <w:tabs>
        <w:tab w:val="center" w:pos="4320"/>
        <w:tab w:val="right" w:pos="8640"/>
      </w:tabs>
    </w:pPr>
  </w:style>
  <w:style w:type="character" w:customStyle="1" w:styleId="HeaderChar">
    <w:name w:val="Header Char"/>
    <w:basedOn w:val="DefaultParagraphFont"/>
    <w:link w:val="Header"/>
    <w:uiPriority w:val="99"/>
    <w:locked/>
    <w:rsid w:val="00FB0379"/>
    <w:rPr>
      <w:rFonts w:cs="Times New Roman"/>
    </w:rPr>
  </w:style>
  <w:style w:type="paragraph" w:styleId="FootnoteText">
    <w:name w:val="footnote text"/>
    <w:basedOn w:val="Normal"/>
    <w:link w:val="FootnoteTextChar"/>
    <w:uiPriority w:val="99"/>
    <w:semiHidden/>
    <w:rsid w:val="00FB0379"/>
  </w:style>
  <w:style w:type="character" w:customStyle="1" w:styleId="FootnoteTextChar">
    <w:name w:val="Footnote Text Char"/>
    <w:basedOn w:val="DefaultParagraphFont"/>
    <w:link w:val="FootnoteText"/>
    <w:uiPriority w:val="99"/>
    <w:semiHidden/>
    <w:locked/>
    <w:rsid w:val="00FD4242"/>
    <w:rPr>
      <w:rFonts w:cs="Times New Roman"/>
      <w:sz w:val="20"/>
      <w:szCs w:val="20"/>
    </w:rPr>
  </w:style>
  <w:style w:type="paragraph" w:styleId="ListNumber3">
    <w:name w:val="List Number 3"/>
    <w:basedOn w:val="Normal"/>
    <w:uiPriority w:val="99"/>
    <w:rsid w:val="00FB0379"/>
    <w:pPr>
      <w:numPr>
        <w:numId w:val="7"/>
      </w:numPr>
      <w:tabs>
        <w:tab w:val="num" w:pos="765"/>
      </w:tabs>
    </w:pPr>
  </w:style>
  <w:style w:type="paragraph" w:customStyle="1" w:styleId="doublelineabove">
    <w:name w:val="double line above"/>
    <w:basedOn w:val="Normal"/>
    <w:uiPriority w:val="99"/>
    <w:rsid w:val="00FB0379"/>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FB0379"/>
    <w:pPr>
      <w:widowControl w:val="0"/>
      <w:tabs>
        <w:tab w:val="left" w:pos="357"/>
      </w:tabs>
      <w:spacing w:line="255" w:lineRule="atLeast"/>
      <w:ind w:left="1083" w:hanging="357"/>
    </w:pPr>
    <w:rPr>
      <w:sz w:val="24"/>
    </w:rPr>
  </w:style>
  <w:style w:type="paragraph" w:styleId="BlockText">
    <w:name w:val="Block Text"/>
    <w:basedOn w:val="Normal"/>
    <w:uiPriority w:val="99"/>
    <w:rsid w:val="00FB0379"/>
    <w:pPr>
      <w:spacing w:after="120"/>
      <w:ind w:left="1440" w:right="1440"/>
    </w:pPr>
  </w:style>
  <w:style w:type="paragraph" w:styleId="BalloonText">
    <w:name w:val="Balloon Text"/>
    <w:basedOn w:val="Normal"/>
    <w:link w:val="BalloonTextChar"/>
    <w:uiPriority w:val="99"/>
    <w:semiHidden/>
    <w:rsid w:val="00FB037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D4242"/>
    <w:rPr>
      <w:rFonts w:cs="Times New Roman"/>
      <w:sz w:val="2"/>
    </w:rPr>
  </w:style>
  <w:style w:type="character" w:styleId="CommentReference">
    <w:name w:val="annotation reference"/>
    <w:basedOn w:val="DefaultParagraphFont"/>
    <w:uiPriority w:val="99"/>
    <w:semiHidden/>
    <w:rsid w:val="00FB0379"/>
    <w:rPr>
      <w:rFonts w:cs="Times New Roman"/>
      <w:sz w:val="16"/>
      <w:szCs w:val="16"/>
    </w:rPr>
  </w:style>
  <w:style w:type="paragraph" w:styleId="Revision">
    <w:name w:val="Revision"/>
    <w:hidden/>
    <w:uiPriority w:val="99"/>
    <w:semiHidden/>
    <w:rsid w:val="00FB0379"/>
    <w:rPr>
      <w:sz w:val="20"/>
      <w:szCs w:val="20"/>
    </w:rPr>
  </w:style>
  <w:style w:type="table" w:styleId="TableGrid">
    <w:name w:val="Table Grid"/>
    <w:basedOn w:val="TableNormal"/>
    <w:uiPriority w:val="99"/>
    <w:rsid w:val="00FB037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B0379"/>
    <w:rPr>
      <w:rFonts w:cs="Times New Roman"/>
      <w:i/>
      <w:iCs/>
    </w:rPr>
  </w:style>
  <w:style w:type="paragraph" w:customStyle="1" w:styleId="Style1">
    <w:name w:val="Style1"/>
    <w:link w:val="Style1Char"/>
    <w:uiPriority w:val="99"/>
    <w:rsid w:val="00FB0379"/>
    <w:rPr>
      <w:b/>
      <w:sz w:val="20"/>
      <w:szCs w:val="24"/>
    </w:rPr>
  </w:style>
  <w:style w:type="character" w:customStyle="1" w:styleId="Style1Char">
    <w:name w:val="Style1 Char"/>
    <w:basedOn w:val="DefaultParagraphFont"/>
    <w:link w:val="Style1"/>
    <w:uiPriority w:val="99"/>
    <w:locked/>
    <w:rsid w:val="00FB0379"/>
    <w:rPr>
      <w:rFonts w:cs="Times New Roman"/>
      <w:b/>
      <w:sz w:val="24"/>
      <w:szCs w:val="24"/>
      <w:lang w:val="en-US" w:eastAsia="en-US" w:bidi="ar-SA"/>
    </w:rPr>
  </w:style>
  <w:style w:type="paragraph" w:styleId="ListParagraph">
    <w:name w:val="List Paragraph"/>
    <w:basedOn w:val="Normal"/>
    <w:uiPriority w:val="34"/>
    <w:qFormat/>
    <w:rsid w:val="00FB0379"/>
    <w:pPr>
      <w:ind w:left="720"/>
      <w:contextualSpacing/>
    </w:pPr>
  </w:style>
  <w:style w:type="paragraph" w:customStyle="1" w:styleId="cf6rfooter20081113">
    <w:name w:val="cf6rfooter20081113"/>
    <w:basedOn w:val="Footer"/>
    <w:link w:val="cf6rfooter20081113Char"/>
    <w:uiPriority w:val="99"/>
    <w:rsid w:val="00FB0379"/>
    <w:pPr>
      <w:tabs>
        <w:tab w:val="right" w:pos="9900"/>
      </w:tabs>
    </w:pPr>
  </w:style>
  <w:style w:type="character" w:customStyle="1" w:styleId="cf6rfooter20081113Char">
    <w:name w:val="cf6rfooter20081113 Char"/>
    <w:basedOn w:val="FooterChar"/>
    <w:link w:val="cf6rfooter20081113"/>
    <w:uiPriority w:val="99"/>
    <w:locked/>
    <w:rsid w:val="00FB0379"/>
    <w:rPr>
      <w:rFonts w:ascii="Calibri" w:hAnsi="Calibri" w:cs="Times New Roman"/>
    </w:rPr>
  </w:style>
  <w:style w:type="paragraph" w:customStyle="1" w:styleId="Style17">
    <w:name w:val="Style17"/>
    <w:basedOn w:val="Heading1"/>
    <w:link w:val="Style17Char"/>
    <w:uiPriority w:val="99"/>
    <w:rsid w:val="009D419B"/>
    <w:rPr>
      <w:rFonts w:ascii="Cambria" w:hAnsi="Cambria"/>
      <w:b w:val="0"/>
      <w:bCs/>
    </w:rPr>
  </w:style>
  <w:style w:type="paragraph" w:customStyle="1" w:styleId="Style18">
    <w:name w:val="Style18"/>
    <w:basedOn w:val="Heading1"/>
    <w:link w:val="Style18Char"/>
    <w:uiPriority w:val="99"/>
    <w:rsid w:val="009D419B"/>
    <w:pPr>
      <w:jc w:val="right"/>
    </w:pPr>
    <w:rPr>
      <w:rFonts w:ascii="Cambria" w:hAnsi="Cambria"/>
      <w:b w:val="0"/>
      <w:bCs/>
    </w:rPr>
  </w:style>
  <w:style w:type="character" w:customStyle="1" w:styleId="Style17Char">
    <w:name w:val="Style17 Char"/>
    <w:basedOn w:val="Heading1Char"/>
    <w:link w:val="Style17"/>
    <w:uiPriority w:val="99"/>
    <w:locked/>
    <w:rsid w:val="009D419B"/>
    <w:rPr>
      <w:rFonts w:ascii="Cambria" w:hAnsi="Cambria" w:cs="Times New Roman"/>
      <w:b/>
      <w:bCs/>
      <w:sz w:val="30"/>
    </w:rPr>
  </w:style>
  <w:style w:type="paragraph" w:customStyle="1" w:styleId="Style19">
    <w:name w:val="Style19"/>
    <w:basedOn w:val="Normal"/>
    <w:link w:val="Style19Char"/>
    <w:uiPriority w:val="99"/>
    <w:rsid w:val="009D419B"/>
    <w:pPr>
      <w:tabs>
        <w:tab w:val="right" w:pos="10543"/>
      </w:tabs>
    </w:pPr>
    <w:rPr>
      <w:rFonts w:ascii="Cambria" w:hAnsi="Cambria"/>
      <w:bCs/>
    </w:rPr>
  </w:style>
  <w:style w:type="character" w:customStyle="1" w:styleId="Style18Char">
    <w:name w:val="Style18 Char"/>
    <w:basedOn w:val="Heading1Char"/>
    <w:link w:val="Style18"/>
    <w:uiPriority w:val="99"/>
    <w:locked/>
    <w:rsid w:val="009D419B"/>
    <w:rPr>
      <w:rFonts w:ascii="Cambria" w:hAnsi="Cambria" w:cs="Times New Roman"/>
      <w:b/>
      <w:bCs/>
      <w:sz w:val="30"/>
    </w:rPr>
  </w:style>
  <w:style w:type="paragraph" w:customStyle="1" w:styleId="Style20">
    <w:name w:val="Style20"/>
    <w:basedOn w:val="Normal"/>
    <w:link w:val="Style20Char"/>
    <w:uiPriority w:val="99"/>
    <w:rsid w:val="009D419B"/>
    <w:rPr>
      <w:rFonts w:ascii="Cambria" w:hAnsi="Cambria"/>
      <w:sz w:val="12"/>
      <w:szCs w:val="12"/>
    </w:rPr>
  </w:style>
  <w:style w:type="character" w:customStyle="1" w:styleId="Style19Char">
    <w:name w:val="Style19 Char"/>
    <w:basedOn w:val="DefaultParagraphFont"/>
    <w:link w:val="Style19"/>
    <w:uiPriority w:val="99"/>
    <w:locked/>
    <w:rsid w:val="009D419B"/>
    <w:rPr>
      <w:rFonts w:ascii="Cambria" w:hAnsi="Cambria" w:cs="Times New Roman"/>
      <w:bCs/>
    </w:rPr>
  </w:style>
  <w:style w:type="character" w:customStyle="1" w:styleId="Style20Char">
    <w:name w:val="Style20 Char"/>
    <w:basedOn w:val="DefaultParagraphFont"/>
    <w:link w:val="Style20"/>
    <w:uiPriority w:val="99"/>
    <w:locked/>
    <w:rsid w:val="009D419B"/>
    <w:rPr>
      <w:rFonts w:ascii="Cambria" w:hAnsi="Cambria" w:cs="Times New Roman"/>
      <w:sz w:val="12"/>
      <w:szCs w:val="12"/>
    </w:rPr>
  </w:style>
  <w:style w:type="character" w:styleId="Hyperlink">
    <w:name w:val="Hyperlink"/>
    <w:basedOn w:val="DefaultParagraphFont"/>
    <w:uiPriority w:val="99"/>
    <w:rsid w:val="002510C9"/>
    <w:rPr>
      <w:rFonts w:cs="Times New Roman"/>
      <w:color w:val="0000FF"/>
      <w:u w:val="single"/>
    </w:rPr>
  </w:style>
  <w:style w:type="character" w:styleId="FollowedHyperlink">
    <w:name w:val="FollowedHyperlink"/>
    <w:basedOn w:val="DefaultParagraphFont"/>
    <w:uiPriority w:val="99"/>
    <w:semiHidden/>
    <w:unhideWhenUsed/>
    <w:rsid w:val="00C839DC"/>
    <w:rPr>
      <w:color w:val="800080" w:themeColor="followedHyperlink"/>
      <w:u w:val="single"/>
    </w:rPr>
  </w:style>
  <w:style w:type="character" w:styleId="UnresolvedMention">
    <w:name w:val="Unresolved Mention"/>
    <w:basedOn w:val="DefaultParagraphFont"/>
    <w:uiPriority w:val="99"/>
    <w:semiHidden/>
    <w:unhideWhenUsed/>
    <w:rsid w:val="006D3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40698">
      <w:bodyDiv w:val="1"/>
      <w:marLeft w:val="0"/>
      <w:marRight w:val="0"/>
      <w:marTop w:val="0"/>
      <w:marBottom w:val="0"/>
      <w:divBdr>
        <w:top w:val="none" w:sz="0" w:space="0" w:color="auto"/>
        <w:left w:val="none" w:sz="0" w:space="0" w:color="auto"/>
        <w:bottom w:val="none" w:sz="0" w:space="0" w:color="auto"/>
        <w:right w:val="none" w:sz="0" w:space="0" w:color="auto"/>
      </w:divBdr>
    </w:div>
    <w:div w:id="273830742">
      <w:bodyDiv w:val="1"/>
      <w:marLeft w:val="0"/>
      <w:marRight w:val="0"/>
      <w:marTop w:val="0"/>
      <w:marBottom w:val="0"/>
      <w:divBdr>
        <w:top w:val="none" w:sz="0" w:space="0" w:color="auto"/>
        <w:left w:val="none" w:sz="0" w:space="0" w:color="auto"/>
        <w:bottom w:val="none" w:sz="0" w:space="0" w:color="auto"/>
        <w:right w:val="none" w:sz="0" w:space="0" w:color="auto"/>
      </w:divBdr>
    </w:div>
    <w:div w:id="1050880171">
      <w:bodyDiv w:val="1"/>
      <w:marLeft w:val="0"/>
      <w:marRight w:val="0"/>
      <w:marTop w:val="0"/>
      <w:marBottom w:val="0"/>
      <w:divBdr>
        <w:top w:val="none" w:sz="0" w:space="0" w:color="auto"/>
        <w:left w:val="none" w:sz="0" w:space="0" w:color="auto"/>
        <w:bottom w:val="none" w:sz="0" w:space="0" w:color="auto"/>
        <w:right w:val="none" w:sz="0" w:space="0" w:color="auto"/>
      </w:divBdr>
    </w:div>
    <w:div w:id="157732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F0F3D3-AA6A-41B7-BC79-190D33EA1E17}">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8B98830E-C39B-4B8C-ADF8-41AEC51CAD0E}">
  <ds:schemaRefs>
    <ds:schemaRef ds:uri="http://schemas.openxmlformats.org/officeDocument/2006/bibliography"/>
  </ds:schemaRefs>
</ds:datastoreItem>
</file>

<file path=customXml/itemProps3.xml><?xml version="1.0" encoding="utf-8"?>
<ds:datastoreItem xmlns:ds="http://schemas.openxmlformats.org/officeDocument/2006/customXml" ds:itemID="{8F8C2FCD-E27D-4AF9-A652-903FA23F8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06C36F-7D3C-444C-ACD5-C03B55D57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17</Pages>
  <Words>6460</Words>
  <Characters>36828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15</cp:revision>
  <cp:lastPrinted>2015-06-03T21:12:00Z</cp:lastPrinted>
  <dcterms:created xsi:type="dcterms:W3CDTF">2020-03-06T16:53:00Z</dcterms:created>
  <dcterms:modified xsi:type="dcterms:W3CDTF">2022-04-08T20:28:00Z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