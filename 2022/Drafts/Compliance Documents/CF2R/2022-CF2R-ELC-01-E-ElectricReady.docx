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9AFE" w14:textId="77777777" w:rsidR="00A65E77" w:rsidRDefault="00A65E77" w:rsidP="00A65E77">
      <w:pPr>
        <w:rPr>
          <w:rFonts w:ascii="Calibri" w:hAnsi="Calibri"/>
          <w:b/>
          <w:sz w:val="24"/>
          <w:szCs w:val="24"/>
        </w:rPr>
      </w:pPr>
      <w:r w:rsidRPr="00D87225">
        <w:rPr>
          <w:rFonts w:ascii="Calibri" w:hAnsi="Calibri"/>
          <w:b/>
          <w:sz w:val="24"/>
          <w:szCs w:val="24"/>
        </w:rPr>
        <w:t>CERTIFICATE OF INSTALLATION</w:t>
      </w:r>
    </w:p>
    <w:p w14:paraId="5ACEA781" w14:textId="77777777" w:rsidR="002F24C4" w:rsidRPr="003520F5" w:rsidRDefault="002F24C4" w:rsidP="002F24C4">
      <w:pPr>
        <w:rPr>
          <w:rFonts w:asciiTheme="minorHAnsi" w:hAnsiTheme="minorHAnsi" w:cstheme="minorHAnsi"/>
          <w:sz w:val="24"/>
          <w:szCs w:val="24"/>
        </w:rPr>
      </w:pPr>
      <w:r w:rsidRPr="003520F5">
        <w:rPr>
          <w:rFonts w:asciiTheme="minorHAnsi" w:hAnsiTheme="minorHAnsi" w:cstheme="minorHAnsi"/>
          <w:b/>
          <w:sz w:val="24"/>
          <w:szCs w:val="24"/>
        </w:rPr>
        <w:t>Note:</w:t>
      </w:r>
      <w:r w:rsidRPr="003520F5">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5318"/>
        <w:gridCol w:w="5463"/>
      </w:tblGrid>
      <w:tr w:rsidR="00C8695D" w:rsidRPr="00AC3285" w14:paraId="73B4D866" w14:textId="77777777" w:rsidTr="002F24C4">
        <w:trPr>
          <w:trHeight w:val="288"/>
        </w:trPr>
        <w:tc>
          <w:tcPr>
            <w:tcW w:w="5318" w:type="dxa"/>
          </w:tcPr>
          <w:p w14:paraId="613E51AA" w14:textId="77777777" w:rsidR="00C8695D" w:rsidRPr="00AC3285" w:rsidRDefault="00C8695D" w:rsidP="0091721B">
            <w:pPr>
              <w:rPr>
                <w:rFonts w:ascii="Calibri" w:hAnsi="Calibri"/>
                <w:sz w:val="24"/>
                <w:szCs w:val="24"/>
              </w:rPr>
            </w:pPr>
            <w:r w:rsidRPr="00AC3285">
              <w:rPr>
                <w:rFonts w:ascii="Calibri" w:hAnsi="Calibri"/>
                <w:sz w:val="24"/>
                <w:szCs w:val="24"/>
              </w:rPr>
              <w:t>Project Name:</w:t>
            </w:r>
          </w:p>
        </w:tc>
        <w:tc>
          <w:tcPr>
            <w:tcW w:w="5463" w:type="dxa"/>
          </w:tcPr>
          <w:p w14:paraId="2ECFC492" w14:textId="77777777" w:rsidR="00C8695D" w:rsidRPr="00AC3285" w:rsidRDefault="00C8695D" w:rsidP="0091721B">
            <w:pPr>
              <w:rPr>
                <w:rFonts w:ascii="Calibri" w:hAnsi="Calibri"/>
                <w:sz w:val="24"/>
                <w:szCs w:val="24"/>
              </w:rPr>
            </w:pPr>
            <w:r w:rsidRPr="00AC3285">
              <w:rPr>
                <w:rFonts w:ascii="Calibri" w:hAnsi="Calibri"/>
                <w:sz w:val="24"/>
                <w:szCs w:val="24"/>
              </w:rPr>
              <w:t>Enforcement Agency:</w:t>
            </w:r>
          </w:p>
        </w:tc>
      </w:tr>
      <w:tr w:rsidR="00C8695D" w:rsidRPr="00AC3285" w14:paraId="056070FC" w14:textId="77777777" w:rsidTr="002F24C4">
        <w:trPr>
          <w:trHeight w:val="288"/>
        </w:trPr>
        <w:tc>
          <w:tcPr>
            <w:tcW w:w="5318" w:type="dxa"/>
          </w:tcPr>
          <w:p w14:paraId="7BDEA634" w14:textId="77777777" w:rsidR="00C8695D" w:rsidRPr="00AC3285" w:rsidRDefault="00C8695D" w:rsidP="0091721B">
            <w:pPr>
              <w:rPr>
                <w:rFonts w:ascii="Calibri" w:hAnsi="Calibri"/>
                <w:sz w:val="24"/>
                <w:szCs w:val="24"/>
                <w:vertAlign w:val="superscript"/>
              </w:rPr>
            </w:pPr>
            <w:r w:rsidRPr="00AC3285">
              <w:rPr>
                <w:rFonts w:ascii="Calibri" w:hAnsi="Calibri"/>
                <w:sz w:val="24"/>
                <w:szCs w:val="24"/>
              </w:rPr>
              <w:t>Dwelling Address:</w:t>
            </w:r>
          </w:p>
        </w:tc>
        <w:tc>
          <w:tcPr>
            <w:tcW w:w="5463" w:type="dxa"/>
          </w:tcPr>
          <w:p w14:paraId="279B217D" w14:textId="77777777" w:rsidR="00C8695D" w:rsidRPr="00AC3285" w:rsidRDefault="00C8695D" w:rsidP="0091721B">
            <w:pPr>
              <w:rPr>
                <w:rFonts w:ascii="Calibri" w:hAnsi="Calibri"/>
                <w:sz w:val="24"/>
                <w:szCs w:val="24"/>
                <w:vertAlign w:val="superscript"/>
              </w:rPr>
            </w:pPr>
            <w:r w:rsidRPr="00AC3285">
              <w:rPr>
                <w:rFonts w:ascii="Calibri" w:hAnsi="Calibri"/>
                <w:sz w:val="24"/>
                <w:szCs w:val="24"/>
              </w:rPr>
              <w:t>Permit Number:</w:t>
            </w:r>
          </w:p>
        </w:tc>
      </w:tr>
      <w:tr w:rsidR="00C8695D" w:rsidRPr="00AC3285" w14:paraId="35B6FCD3" w14:textId="77777777" w:rsidTr="002F24C4">
        <w:trPr>
          <w:trHeight w:val="288"/>
        </w:trPr>
        <w:tc>
          <w:tcPr>
            <w:tcW w:w="5318" w:type="dxa"/>
          </w:tcPr>
          <w:p w14:paraId="5FDB2C57" w14:textId="77777777" w:rsidR="00C8695D" w:rsidRPr="00AC3285" w:rsidRDefault="00C8695D" w:rsidP="0091721B">
            <w:pPr>
              <w:rPr>
                <w:rFonts w:ascii="Calibri" w:hAnsi="Calibri"/>
                <w:sz w:val="24"/>
                <w:szCs w:val="24"/>
              </w:rPr>
            </w:pPr>
            <w:r w:rsidRPr="00AC3285">
              <w:rPr>
                <w:rFonts w:ascii="Calibri" w:hAnsi="Calibri"/>
                <w:sz w:val="24"/>
                <w:szCs w:val="24"/>
              </w:rPr>
              <w:t>City and Zip Code:</w:t>
            </w:r>
          </w:p>
        </w:tc>
        <w:tc>
          <w:tcPr>
            <w:tcW w:w="5463" w:type="dxa"/>
          </w:tcPr>
          <w:p w14:paraId="7640F9AB" w14:textId="00948559" w:rsidR="00C8695D" w:rsidRPr="00AC3285" w:rsidRDefault="008B4C36" w:rsidP="0091721B">
            <w:pPr>
              <w:rPr>
                <w:rFonts w:ascii="Calibri" w:hAnsi="Calibri"/>
                <w:sz w:val="24"/>
                <w:szCs w:val="24"/>
              </w:rPr>
            </w:pPr>
            <w:r w:rsidRPr="00FA454E">
              <w:rPr>
                <w:rFonts w:asciiTheme="minorHAnsi" w:hAnsiTheme="minorHAnsi" w:cstheme="minorHAnsi"/>
                <w:sz w:val="24"/>
                <w:szCs w:val="24"/>
              </w:rPr>
              <w:t>Permit Application Date:</w:t>
            </w:r>
          </w:p>
        </w:tc>
      </w:tr>
    </w:tbl>
    <w:p w14:paraId="43A1CBC7" w14:textId="52320AAC" w:rsidR="00A65E77" w:rsidRPr="00AC3285" w:rsidRDefault="00A65E77" w:rsidP="00A65E77">
      <w:pPr>
        <w:rPr>
          <w:rFonts w:ascii="Calibri" w:hAnsi="Calibri"/>
          <w:sz w:val="24"/>
          <w:szCs w:val="24"/>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4378"/>
        <w:gridCol w:w="5844"/>
      </w:tblGrid>
      <w:tr w:rsidR="00A440A7" w:rsidRPr="00FB0E1A" w14:paraId="4D3B7955" w14:textId="77777777" w:rsidTr="00877F19">
        <w:trPr>
          <w:trHeight w:val="144"/>
        </w:trPr>
        <w:tc>
          <w:tcPr>
            <w:tcW w:w="10790" w:type="dxa"/>
            <w:gridSpan w:val="3"/>
            <w:tcMar>
              <w:top w:w="0" w:type="dxa"/>
              <w:left w:w="115" w:type="dxa"/>
              <w:bottom w:w="0" w:type="dxa"/>
              <w:right w:w="115" w:type="dxa"/>
            </w:tcMar>
            <w:vAlign w:val="center"/>
          </w:tcPr>
          <w:p w14:paraId="2912B1CB" w14:textId="698CCA2B" w:rsidR="00A440A7" w:rsidRPr="00A440A7" w:rsidRDefault="00A440A7" w:rsidP="00877F19">
            <w:pPr>
              <w:pStyle w:val="Heading2"/>
              <w:spacing w:before="0" w:after="0"/>
              <w:rPr>
                <w:rFonts w:asciiTheme="minorHAnsi" w:hAnsiTheme="minorHAnsi"/>
              </w:rPr>
            </w:pPr>
            <w:r>
              <w:rPr>
                <w:rFonts w:asciiTheme="minorHAnsi" w:hAnsiTheme="minorHAnsi"/>
              </w:rPr>
              <w:t xml:space="preserve">A. </w:t>
            </w:r>
            <w:r w:rsidRPr="00FB0E1A">
              <w:rPr>
                <w:rFonts w:asciiTheme="minorHAnsi" w:hAnsiTheme="minorHAnsi"/>
              </w:rPr>
              <w:t>General Information</w:t>
            </w:r>
          </w:p>
        </w:tc>
      </w:tr>
      <w:tr w:rsidR="00A440A7" w:rsidRPr="00FB0E1A" w14:paraId="53602782" w14:textId="77777777" w:rsidTr="00877F19">
        <w:trPr>
          <w:trHeight w:val="144"/>
        </w:trPr>
        <w:tc>
          <w:tcPr>
            <w:tcW w:w="568" w:type="dxa"/>
            <w:tcMar>
              <w:top w:w="0" w:type="dxa"/>
              <w:left w:w="115" w:type="dxa"/>
              <w:bottom w:w="0" w:type="dxa"/>
              <w:right w:w="115" w:type="dxa"/>
            </w:tcMar>
            <w:vAlign w:val="center"/>
          </w:tcPr>
          <w:p w14:paraId="136CDAA1" w14:textId="754F3BAC"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w:t>
            </w:r>
            <w:r w:rsidR="004200D9" w:rsidRPr="00F64DE2">
              <w:rPr>
                <w:rFonts w:asciiTheme="minorHAnsi" w:hAnsiTheme="minorHAnsi"/>
                <w:sz w:val="20"/>
                <w:szCs w:val="20"/>
              </w:rPr>
              <w:t>1</w:t>
            </w:r>
          </w:p>
        </w:tc>
        <w:tc>
          <w:tcPr>
            <w:tcW w:w="4378" w:type="dxa"/>
            <w:vAlign w:val="center"/>
          </w:tcPr>
          <w:p w14:paraId="520C02E4" w14:textId="77777777" w:rsidR="00A440A7" w:rsidRPr="00F64DE2" w:rsidRDefault="00A440A7" w:rsidP="0001787F">
            <w:pPr>
              <w:pStyle w:val="BodyText2"/>
              <w:spacing w:before="0" w:after="0"/>
              <w:rPr>
                <w:rFonts w:asciiTheme="minorHAnsi" w:hAnsiTheme="minorHAnsi"/>
                <w:sz w:val="20"/>
                <w:szCs w:val="20"/>
              </w:rPr>
            </w:pPr>
            <w:r w:rsidRPr="00F64DE2">
              <w:rPr>
                <w:rFonts w:asciiTheme="minorHAnsi" w:hAnsiTheme="minorHAnsi"/>
                <w:sz w:val="20"/>
                <w:szCs w:val="20"/>
              </w:rPr>
              <w:t>Project Scope</w:t>
            </w:r>
          </w:p>
        </w:tc>
        <w:tc>
          <w:tcPr>
            <w:tcW w:w="5844" w:type="dxa"/>
          </w:tcPr>
          <w:p w14:paraId="45291039" w14:textId="368E5E88" w:rsidR="00A440A7" w:rsidRPr="00F64DE2" w:rsidRDefault="00A440A7" w:rsidP="00A440A7">
            <w:pPr>
              <w:pStyle w:val="BodyText2"/>
              <w:spacing w:before="0" w:after="0"/>
              <w:ind w:left="335"/>
              <w:rPr>
                <w:rFonts w:asciiTheme="minorHAnsi" w:hAnsiTheme="minorHAnsi"/>
                <w:sz w:val="20"/>
                <w:szCs w:val="20"/>
              </w:rPr>
            </w:pPr>
          </w:p>
        </w:tc>
      </w:tr>
    </w:tbl>
    <w:p w14:paraId="48983330" w14:textId="77777777" w:rsidR="00A440A7" w:rsidRDefault="00A440A7" w:rsidP="00A440A7">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A440A7" w:rsidRPr="00A3784E" w14:paraId="76408F51" w14:textId="77777777" w:rsidTr="00877F19">
        <w:trPr>
          <w:trHeight w:val="144"/>
        </w:trPr>
        <w:tc>
          <w:tcPr>
            <w:tcW w:w="10790" w:type="dxa"/>
            <w:gridSpan w:val="2"/>
            <w:tcMar>
              <w:top w:w="0" w:type="dxa"/>
              <w:left w:w="115" w:type="dxa"/>
              <w:bottom w:w="0" w:type="dxa"/>
              <w:right w:w="115" w:type="dxa"/>
            </w:tcMar>
            <w:vAlign w:val="center"/>
          </w:tcPr>
          <w:p w14:paraId="53F4ED4D" w14:textId="7783ACEB" w:rsidR="00A440A7" w:rsidRPr="00A440A7" w:rsidRDefault="001A557C" w:rsidP="00877F19">
            <w:pPr>
              <w:pStyle w:val="Heading2"/>
              <w:spacing w:before="0" w:after="0"/>
              <w:rPr>
                <w:rFonts w:asciiTheme="minorHAnsi" w:hAnsiTheme="minorHAnsi"/>
              </w:rPr>
            </w:pPr>
            <w:r>
              <w:rPr>
                <w:rFonts w:asciiTheme="minorHAnsi" w:hAnsiTheme="minorHAnsi"/>
              </w:rPr>
              <w:t>B</w:t>
            </w:r>
            <w:r w:rsidR="00A440A7" w:rsidRPr="00A3784E">
              <w:rPr>
                <w:rFonts w:asciiTheme="minorHAnsi" w:hAnsiTheme="minorHAnsi"/>
              </w:rPr>
              <w:t xml:space="preserve">. </w:t>
            </w:r>
            <w:r>
              <w:rPr>
                <w:rFonts w:asciiTheme="minorHAnsi" w:hAnsiTheme="minorHAnsi"/>
              </w:rPr>
              <w:t>Energy Storage System Ready</w:t>
            </w:r>
          </w:p>
        </w:tc>
      </w:tr>
      <w:tr w:rsidR="00A440A7" w:rsidRPr="00A3784E" w14:paraId="55066D9E" w14:textId="77777777" w:rsidTr="00877F19">
        <w:trPr>
          <w:trHeight w:val="144"/>
        </w:trPr>
        <w:tc>
          <w:tcPr>
            <w:tcW w:w="569" w:type="dxa"/>
            <w:tcMar>
              <w:top w:w="0" w:type="dxa"/>
              <w:left w:w="115" w:type="dxa"/>
              <w:bottom w:w="0" w:type="dxa"/>
              <w:right w:w="115" w:type="dxa"/>
            </w:tcMar>
            <w:vAlign w:val="center"/>
          </w:tcPr>
          <w:p w14:paraId="25C7094B"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01</w:t>
            </w:r>
          </w:p>
        </w:tc>
        <w:tc>
          <w:tcPr>
            <w:tcW w:w="10221" w:type="dxa"/>
            <w:vAlign w:val="center"/>
          </w:tcPr>
          <w:p w14:paraId="128F269A" w14:textId="01FE594C" w:rsidR="00885AC8" w:rsidRDefault="00885AC8" w:rsidP="0001787F">
            <w:pPr>
              <w:pStyle w:val="BodyText2"/>
              <w:spacing w:before="0" w:after="0"/>
              <w:rPr>
                <w:rFonts w:asciiTheme="minorHAnsi" w:hAnsiTheme="minorHAnsi" w:cstheme="minorHAnsi"/>
                <w:sz w:val="20"/>
                <w:szCs w:val="20"/>
              </w:rPr>
            </w:pPr>
            <w:r>
              <w:rPr>
                <w:rFonts w:asciiTheme="minorHAnsi" w:hAnsiTheme="minorHAnsi" w:cstheme="minorHAnsi"/>
                <w:sz w:val="20"/>
                <w:szCs w:val="20"/>
              </w:rPr>
              <w:t xml:space="preserve">ESS Ready interconnection equipment with minimum backed up capacity of 60 amps and 4 ESS branch circuits, </w:t>
            </w:r>
          </w:p>
          <w:p w14:paraId="0006104A" w14:textId="1919EC69" w:rsidR="00A440A7" w:rsidRDefault="00885AC8" w:rsidP="0001787F">
            <w:pPr>
              <w:pStyle w:val="BodyText2"/>
              <w:spacing w:before="0" w:after="0"/>
              <w:rPr>
                <w:rFonts w:asciiTheme="minorHAnsi" w:hAnsiTheme="minorHAnsi" w:cstheme="minorHAnsi"/>
                <w:sz w:val="20"/>
                <w:szCs w:val="20"/>
              </w:rPr>
            </w:pPr>
            <w:r>
              <w:rPr>
                <w:rFonts w:asciiTheme="minorHAnsi" w:hAnsiTheme="minorHAnsi" w:cstheme="minorHAnsi"/>
                <w:sz w:val="20"/>
                <w:szCs w:val="20"/>
              </w:rPr>
              <w:t>OR</w:t>
            </w:r>
          </w:p>
          <w:p w14:paraId="5FBC4741" w14:textId="6569779F" w:rsidR="00885AC8" w:rsidRPr="00A440A7" w:rsidRDefault="00885AC8" w:rsidP="0001787F">
            <w:pPr>
              <w:pStyle w:val="BodyText2"/>
              <w:spacing w:before="0" w:after="0"/>
              <w:rPr>
                <w:rFonts w:asciiTheme="minorHAnsi" w:hAnsiTheme="minorHAnsi" w:cstheme="minorHAnsi"/>
                <w:sz w:val="18"/>
                <w:szCs w:val="18"/>
              </w:rPr>
            </w:pPr>
            <w:r>
              <w:rPr>
                <w:rFonts w:asciiTheme="minorHAnsi" w:hAnsiTheme="minorHAnsi" w:cstheme="minorHAnsi"/>
                <w:sz w:val="20"/>
                <w:szCs w:val="20"/>
              </w:rPr>
              <w:t xml:space="preserve">A dedicated raceway from the main service to a panelboard(subpanel) </w:t>
            </w:r>
            <w:r w:rsidRPr="00A440A7">
              <w:rPr>
                <w:rFonts w:asciiTheme="minorHAnsi" w:hAnsiTheme="minorHAnsi" w:cstheme="minorHAnsi"/>
                <w:sz w:val="20"/>
                <w:szCs w:val="20"/>
              </w:rPr>
              <w:t>The panelboard that supplies the branch circuits (subpanel) must be labeled “Subpanel shall include all backed-up load circuits.”</w:t>
            </w:r>
          </w:p>
        </w:tc>
      </w:tr>
      <w:tr w:rsidR="00A440A7" w:rsidRPr="00A3784E" w14:paraId="7D3E7639" w14:textId="77777777" w:rsidTr="00877F19">
        <w:trPr>
          <w:trHeight w:val="144"/>
        </w:trPr>
        <w:tc>
          <w:tcPr>
            <w:tcW w:w="569" w:type="dxa"/>
            <w:tcMar>
              <w:top w:w="0" w:type="dxa"/>
              <w:left w:w="115" w:type="dxa"/>
              <w:bottom w:w="0" w:type="dxa"/>
              <w:right w:w="115" w:type="dxa"/>
            </w:tcMar>
            <w:vAlign w:val="center"/>
          </w:tcPr>
          <w:p w14:paraId="72A81A8A" w14:textId="15B4699E" w:rsidR="00A440A7" w:rsidRPr="00F64DE2" w:rsidRDefault="00A440A7" w:rsidP="0001787F">
            <w:pPr>
              <w:pStyle w:val="BodyText2"/>
              <w:spacing w:before="0" w:after="0"/>
              <w:jc w:val="center"/>
              <w:rPr>
                <w:rFonts w:asciiTheme="minorHAnsi" w:hAnsiTheme="minorHAnsi"/>
                <w:sz w:val="20"/>
                <w:szCs w:val="20"/>
              </w:rPr>
            </w:pPr>
          </w:p>
        </w:tc>
        <w:tc>
          <w:tcPr>
            <w:tcW w:w="10221" w:type="dxa"/>
            <w:vAlign w:val="center"/>
          </w:tcPr>
          <w:p w14:paraId="360F1FA9" w14:textId="45447DEF" w:rsidR="00A440A7" w:rsidRPr="00A440A7" w:rsidRDefault="00A440A7" w:rsidP="0001787F">
            <w:pPr>
              <w:pStyle w:val="BodyText2"/>
              <w:spacing w:before="0" w:after="0"/>
              <w:rPr>
                <w:rFonts w:asciiTheme="minorHAnsi" w:hAnsiTheme="minorHAnsi" w:cstheme="minorHAnsi"/>
                <w:sz w:val="20"/>
                <w:szCs w:val="20"/>
              </w:rPr>
            </w:pPr>
          </w:p>
        </w:tc>
      </w:tr>
      <w:tr w:rsidR="00A440A7" w:rsidRPr="00A3784E" w14:paraId="69671CBC" w14:textId="77777777" w:rsidTr="00877F19">
        <w:trPr>
          <w:trHeight w:val="144"/>
        </w:trPr>
        <w:tc>
          <w:tcPr>
            <w:tcW w:w="569" w:type="dxa"/>
            <w:tcMar>
              <w:top w:w="0" w:type="dxa"/>
              <w:left w:w="115" w:type="dxa"/>
              <w:bottom w:w="0" w:type="dxa"/>
              <w:right w:w="115" w:type="dxa"/>
            </w:tcMar>
            <w:vAlign w:val="center"/>
          </w:tcPr>
          <w:p w14:paraId="604A751F" w14:textId="6FA018C1" w:rsidR="00A440A7" w:rsidRPr="00F64DE2" w:rsidRDefault="00A440A7" w:rsidP="0001787F">
            <w:pPr>
              <w:pStyle w:val="BodyText2"/>
              <w:spacing w:before="0" w:after="0"/>
              <w:jc w:val="center"/>
              <w:rPr>
                <w:rFonts w:asciiTheme="minorHAnsi" w:hAnsiTheme="minorHAnsi"/>
                <w:sz w:val="20"/>
                <w:szCs w:val="20"/>
              </w:rPr>
            </w:pPr>
          </w:p>
        </w:tc>
        <w:tc>
          <w:tcPr>
            <w:tcW w:w="10221" w:type="dxa"/>
            <w:vAlign w:val="center"/>
          </w:tcPr>
          <w:p w14:paraId="237C0F63" w14:textId="7192A010" w:rsidR="00A440A7" w:rsidRPr="00A440A7" w:rsidRDefault="00A440A7" w:rsidP="0001787F">
            <w:pPr>
              <w:pStyle w:val="BodyText2"/>
              <w:spacing w:before="0" w:after="0"/>
              <w:rPr>
                <w:rFonts w:asciiTheme="minorHAnsi" w:hAnsiTheme="minorHAnsi" w:cstheme="minorHAnsi"/>
                <w:sz w:val="20"/>
                <w:szCs w:val="20"/>
              </w:rPr>
            </w:pPr>
          </w:p>
        </w:tc>
      </w:tr>
      <w:tr w:rsidR="00A440A7" w:rsidRPr="00A3784E" w14:paraId="45067933" w14:textId="77777777" w:rsidTr="00877F19">
        <w:trPr>
          <w:trHeight w:val="692"/>
        </w:trPr>
        <w:tc>
          <w:tcPr>
            <w:tcW w:w="569" w:type="dxa"/>
            <w:tcMar>
              <w:top w:w="0" w:type="dxa"/>
              <w:left w:w="115" w:type="dxa"/>
              <w:bottom w:w="0" w:type="dxa"/>
              <w:right w:w="115" w:type="dxa"/>
            </w:tcMar>
            <w:vAlign w:val="center"/>
          </w:tcPr>
          <w:p w14:paraId="33C634FC" w14:textId="21137B8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w:t>
            </w:r>
            <w:r w:rsidR="00885AC8" w:rsidRPr="00F64DE2">
              <w:rPr>
                <w:rFonts w:asciiTheme="minorHAnsi" w:hAnsiTheme="minorHAnsi"/>
                <w:sz w:val="20"/>
                <w:szCs w:val="20"/>
              </w:rPr>
              <w:t>2</w:t>
            </w:r>
          </w:p>
        </w:tc>
        <w:tc>
          <w:tcPr>
            <w:tcW w:w="10221" w:type="dxa"/>
            <w:vAlign w:val="center"/>
          </w:tcPr>
          <w:p w14:paraId="55EB7579" w14:textId="77777777" w:rsidR="00A440A7" w:rsidRPr="00A440A7" w:rsidRDefault="00A440A7" w:rsidP="0001787F">
            <w:pPr>
              <w:pStyle w:val="Default"/>
              <w:rPr>
                <w:rFonts w:asciiTheme="minorHAnsi" w:hAnsiTheme="minorHAnsi" w:cstheme="minorHAnsi"/>
                <w:sz w:val="20"/>
                <w:szCs w:val="20"/>
              </w:rPr>
            </w:pPr>
            <w:r w:rsidRPr="00A440A7">
              <w:rPr>
                <w:rFonts w:asciiTheme="minorHAnsi" w:hAnsiTheme="minorHAnsi" w:cstheme="minorHAnsi"/>
                <w:sz w:val="20"/>
                <w:szCs w:val="20"/>
              </w:rPr>
              <w:t>A minimum of four branch circuits shall be identified and have their source of supply collocated at a single panelboard suitable to be supplied by the ESS. At least one circuit shall supply the refrigerator, one lighting circuit near the primary egress, and at least one circuit shall supply a sleeping room receptacle outlet.</w:t>
            </w:r>
          </w:p>
        </w:tc>
      </w:tr>
      <w:tr w:rsidR="00A440A7" w:rsidRPr="00A3784E" w14:paraId="0EA201DB" w14:textId="77777777" w:rsidTr="00877F19">
        <w:trPr>
          <w:trHeight w:val="144"/>
        </w:trPr>
        <w:tc>
          <w:tcPr>
            <w:tcW w:w="569" w:type="dxa"/>
            <w:tcMar>
              <w:top w:w="0" w:type="dxa"/>
              <w:left w:w="115" w:type="dxa"/>
              <w:bottom w:w="0" w:type="dxa"/>
              <w:right w:w="115" w:type="dxa"/>
            </w:tcMar>
            <w:vAlign w:val="center"/>
          </w:tcPr>
          <w:p w14:paraId="246475FE" w14:textId="0376AB4F"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w:t>
            </w:r>
            <w:r w:rsidR="00885AC8" w:rsidRPr="00F64DE2">
              <w:rPr>
                <w:rFonts w:asciiTheme="minorHAnsi" w:hAnsiTheme="minorHAnsi"/>
                <w:sz w:val="20"/>
                <w:szCs w:val="20"/>
              </w:rPr>
              <w:t>3</w:t>
            </w:r>
          </w:p>
        </w:tc>
        <w:tc>
          <w:tcPr>
            <w:tcW w:w="10221" w:type="dxa"/>
            <w:vAlign w:val="center"/>
          </w:tcPr>
          <w:p w14:paraId="3D0F4A4B" w14:textId="77777777" w:rsidR="00A440A7" w:rsidRPr="00A440A7" w:rsidRDefault="00A440A7" w:rsidP="0001787F">
            <w:pPr>
              <w:pStyle w:val="Default"/>
              <w:rPr>
                <w:rFonts w:asciiTheme="minorHAnsi" w:hAnsiTheme="minorHAnsi" w:cstheme="minorHAnsi"/>
                <w:sz w:val="20"/>
                <w:szCs w:val="20"/>
              </w:rPr>
            </w:pPr>
            <w:r w:rsidRPr="00A440A7">
              <w:rPr>
                <w:rFonts w:asciiTheme="minorHAnsi" w:hAnsiTheme="minorHAnsi" w:cstheme="minorHAnsi"/>
                <w:sz w:val="20"/>
                <w:szCs w:val="20"/>
              </w:rPr>
              <w:t xml:space="preserve">The main panelboard shall have a minimum busbar rating of 225 amps. </w:t>
            </w:r>
          </w:p>
        </w:tc>
      </w:tr>
      <w:tr w:rsidR="00A440A7" w:rsidRPr="00A3784E" w14:paraId="00F2F0E8" w14:textId="77777777" w:rsidTr="00877F19">
        <w:trPr>
          <w:trHeight w:val="144"/>
        </w:trPr>
        <w:tc>
          <w:tcPr>
            <w:tcW w:w="569" w:type="dxa"/>
            <w:tcMar>
              <w:top w:w="0" w:type="dxa"/>
              <w:left w:w="115" w:type="dxa"/>
              <w:bottom w:w="0" w:type="dxa"/>
              <w:right w:w="115" w:type="dxa"/>
            </w:tcMar>
            <w:vAlign w:val="center"/>
          </w:tcPr>
          <w:p w14:paraId="782DE388" w14:textId="7A96B130"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w:t>
            </w:r>
            <w:r w:rsidR="00885AC8" w:rsidRPr="00F64DE2">
              <w:rPr>
                <w:rFonts w:asciiTheme="minorHAnsi" w:hAnsiTheme="minorHAnsi"/>
                <w:sz w:val="20"/>
                <w:szCs w:val="20"/>
              </w:rPr>
              <w:t>4</w:t>
            </w:r>
          </w:p>
        </w:tc>
        <w:tc>
          <w:tcPr>
            <w:tcW w:w="10221" w:type="dxa"/>
            <w:vAlign w:val="center"/>
          </w:tcPr>
          <w:p w14:paraId="137EC25C" w14:textId="77777777" w:rsidR="00A440A7" w:rsidRPr="00A440A7" w:rsidRDefault="00A440A7" w:rsidP="0001787F">
            <w:pPr>
              <w:pStyle w:val="BodyText2"/>
              <w:spacing w:before="0" w:after="0"/>
              <w:rPr>
                <w:rFonts w:asciiTheme="minorHAnsi" w:hAnsiTheme="minorHAnsi" w:cstheme="minorHAnsi"/>
                <w:sz w:val="20"/>
                <w:szCs w:val="20"/>
              </w:rPr>
            </w:pPr>
            <w:r w:rsidRPr="00A440A7">
              <w:rPr>
                <w:rFonts w:asciiTheme="minorHAnsi" w:hAnsiTheme="minorHAnsi" w:cstheme="minorHAnsi"/>
                <w:sz w:val="20"/>
                <w:szCs w:val="20"/>
              </w:rPr>
              <w:t>Sufficient space shall be reserved to allow future installation of a system isolation equipment/transfer switch within 3 feet of the main panelboard.</w:t>
            </w:r>
          </w:p>
        </w:tc>
      </w:tr>
      <w:tr w:rsidR="00A440A7" w:rsidRPr="00A3784E" w14:paraId="32791E36" w14:textId="77777777" w:rsidTr="00877F19">
        <w:trPr>
          <w:trHeight w:val="144"/>
        </w:trPr>
        <w:tc>
          <w:tcPr>
            <w:tcW w:w="10790" w:type="dxa"/>
            <w:gridSpan w:val="2"/>
            <w:tcMar>
              <w:top w:w="0" w:type="dxa"/>
              <w:left w:w="115" w:type="dxa"/>
              <w:bottom w:w="0" w:type="dxa"/>
              <w:right w:w="115" w:type="dxa"/>
            </w:tcMar>
            <w:vAlign w:val="center"/>
          </w:tcPr>
          <w:p w14:paraId="0310B194"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6B88B95E" w14:textId="77777777" w:rsidR="00A440A7" w:rsidRPr="00AE54EA" w:rsidRDefault="00A440A7" w:rsidP="00A440A7">
      <w:pPr>
        <w:rPr>
          <w:rFonts w:asciiTheme="minorHAnsi" w:hAnsiTheme="minorHAnsi"/>
          <w:sz w:val="18"/>
          <w:szCs w:val="18"/>
        </w:rPr>
      </w:pP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8"/>
      </w:tblGrid>
      <w:tr w:rsidR="00A440A7" w:rsidRPr="00A3784E" w14:paraId="3EFC830D" w14:textId="77777777" w:rsidTr="00877F19">
        <w:trPr>
          <w:trHeight w:val="144"/>
        </w:trPr>
        <w:tc>
          <w:tcPr>
            <w:tcW w:w="10796" w:type="dxa"/>
            <w:gridSpan w:val="2"/>
            <w:tcMar>
              <w:top w:w="0" w:type="dxa"/>
              <w:left w:w="115" w:type="dxa"/>
              <w:bottom w:w="0" w:type="dxa"/>
              <w:right w:w="115" w:type="dxa"/>
            </w:tcMar>
          </w:tcPr>
          <w:p w14:paraId="5DC08D60" w14:textId="02188730" w:rsidR="00A440A7" w:rsidRPr="00A3784E" w:rsidRDefault="00517F63" w:rsidP="0001787F">
            <w:pPr>
              <w:pStyle w:val="BodyText2"/>
              <w:spacing w:before="0" w:after="0"/>
              <w:rPr>
                <w:rFonts w:asciiTheme="minorHAnsi" w:hAnsiTheme="minorHAnsi"/>
                <w:sz w:val="18"/>
                <w:szCs w:val="18"/>
              </w:rPr>
            </w:pPr>
            <w:r>
              <w:rPr>
                <w:rFonts w:asciiTheme="minorHAnsi" w:hAnsiTheme="minorHAnsi"/>
                <w:b/>
                <w:sz w:val="20"/>
                <w:szCs w:val="20"/>
              </w:rPr>
              <w:t>C</w:t>
            </w:r>
            <w:r w:rsidR="00A440A7" w:rsidRPr="00A3784E">
              <w:rPr>
                <w:rFonts w:asciiTheme="minorHAnsi" w:hAnsiTheme="minorHAnsi"/>
                <w:b/>
                <w:sz w:val="20"/>
                <w:szCs w:val="20"/>
              </w:rPr>
              <w:t xml:space="preserve">. </w:t>
            </w:r>
            <w:r w:rsidR="00A440A7">
              <w:rPr>
                <w:rFonts w:asciiTheme="minorHAnsi" w:hAnsiTheme="minorHAnsi"/>
                <w:b/>
                <w:sz w:val="20"/>
                <w:szCs w:val="20"/>
              </w:rPr>
              <w:t>Heat Pump Space Heater Ready</w:t>
            </w:r>
          </w:p>
        </w:tc>
      </w:tr>
      <w:tr w:rsidR="00A440A7" w:rsidRPr="00A440A7" w14:paraId="31F74458" w14:textId="77777777" w:rsidTr="00877F19">
        <w:trPr>
          <w:trHeight w:val="144"/>
        </w:trPr>
        <w:tc>
          <w:tcPr>
            <w:tcW w:w="568" w:type="dxa"/>
            <w:tcMar>
              <w:top w:w="0" w:type="dxa"/>
              <w:left w:w="115" w:type="dxa"/>
              <w:bottom w:w="0" w:type="dxa"/>
              <w:right w:w="115" w:type="dxa"/>
            </w:tcMar>
            <w:vAlign w:val="center"/>
          </w:tcPr>
          <w:p w14:paraId="783C6821"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01</w:t>
            </w:r>
          </w:p>
        </w:tc>
        <w:tc>
          <w:tcPr>
            <w:tcW w:w="10228" w:type="dxa"/>
            <w:vAlign w:val="center"/>
          </w:tcPr>
          <w:p w14:paraId="4073B51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furnace and accessible to the furnace with no obstructions.</w:t>
            </w:r>
          </w:p>
        </w:tc>
      </w:tr>
      <w:tr w:rsidR="00A440A7" w:rsidRPr="00A440A7" w14:paraId="05EC22E4" w14:textId="77777777" w:rsidTr="00877F19">
        <w:trPr>
          <w:trHeight w:val="144"/>
        </w:trPr>
        <w:tc>
          <w:tcPr>
            <w:tcW w:w="568" w:type="dxa"/>
            <w:tcMar>
              <w:top w:w="0" w:type="dxa"/>
              <w:left w:w="115" w:type="dxa"/>
              <w:bottom w:w="0" w:type="dxa"/>
              <w:right w:w="115" w:type="dxa"/>
            </w:tcMar>
            <w:vAlign w:val="center"/>
          </w:tcPr>
          <w:p w14:paraId="7605A9A6"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02</w:t>
            </w:r>
          </w:p>
        </w:tc>
        <w:tc>
          <w:tcPr>
            <w:tcW w:w="10228" w:type="dxa"/>
            <w:vAlign w:val="center"/>
          </w:tcPr>
          <w:p w14:paraId="524A42A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440A7" w14:paraId="599AB403" w14:textId="77777777" w:rsidTr="00877F19">
        <w:trPr>
          <w:trHeight w:val="144"/>
        </w:trPr>
        <w:tc>
          <w:tcPr>
            <w:tcW w:w="568" w:type="dxa"/>
            <w:tcMar>
              <w:top w:w="0" w:type="dxa"/>
              <w:left w:w="115" w:type="dxa"/>
              <w:bottom w:w="0" w:type="dxa"/>
              <w:right w:w="115" w:type="dxa"/>
            </w:tcMar>
            <w:vAlign w:val="center"/>
          </w:tcPr>
          <w:p w14:paraId="4F0341F8"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03</w:t>
            </w:r>
          </w:p>
        </w:tc>
        <w:tc>
          <w:tcPr>
            <w:tcW w:w="10228" w:type="dxa"/>
            <w:vAlign w:val="center"/>
          </w:tcPr>
          <w:p w14:paraId="4B06A953"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440A7" w14:paraId="6F3C1425" w14:textId="77777777" w:rsidTr="00877F19">
        <w:trPr>
          <w:trHeight w:val="144"/>
        </w:trPr>
        <w:tc>
          <w:tcPr>
            <w:tcW w:w="568" w:type="dxa"/>
            <w:tcMar>
              <w:top w:w="0" w:type="dxa"/>
              <w:left w:w="115" w:type="dxa"/>
              <w:bottom w:w="0" w:type="dxa"/>
              <w:right w:w="115" w:type="dxa"/>
            </w:tcMar>
            <w:vAlign w:val="center"/>
          </w:tcPr>
          <w:p w14:paraId="1EF8AF48"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04</w:t>
            </w:r>
          </w:p>
        </w:tc>
        <w:tc>
          <w:tcPr>
            <w:tcW w:w="10228" w:type="dxa"/>
            <w:vAlign w:val="center"/>
          </w:tcPr>
          <w:p w14:paraId="45692EFA"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440A7" w14:paraId="22868938" w14:textId="77777777" w:rsidTr="00877F19">
        <w:trPr>
          <w:trHeight w:val="144"/>
        </w:trPr>
        <w:tc>
          <w:tcPr>
            <w:tcW w:w="568" w:type="dxa"/>
            <w:tcMar>
              <w:top w:w="0" w:type="dxa"/>
              <w:left w:w="115" w:type="dxa"/>
              <w:bottom w:w="0" w:type="dxa"/>
              <w:right w:w="115" w:type="dxa"/>
            </w:tcMar>
            <w:vAlign w:val="center"/>
          </w:tcPr>
          <w:p w14:paraId="6EDDBBC9"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05</w:t>
            </w:r>
          </w:p>
        </w:tc>
        <w:tc>
          <w:tcPr>
            <w:tcW w:w="10228" w:type="dxa"/>
            <w:vAlign w:val="center"/>
          </w:tcPr>
          <w:p w14:paraId="4B7A010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A440A7" w:rsidRPr="00A3784E" w14:paraId="397650EB" w14:textId="77777777" w:rsidTr="00877F19">
        <w:trPr>
          <w:trHeight w:val="144"/>
        </w:trPr>
        <w:tc>
          <w:tcPr>
            <w:tcW w:w="10796" w:type="dxa"/>
            <w:gridSpan w:val="2"/>
            <w:tcMar>
              <w:top w:w="0" w:type="dxa"/>
              <w:left w:w="115" w:type="dxa"/>
              <w:bottom w:w="0" w:type="dxa"/>
              <w:right w:w="115" w:type="dxa"/>
            </w:tcMar>
            <w:vAlign w:val="center"/>
          </w:tcPr>
          <w:p w14:paraId="1E4ADFBE"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0B0B197F" w14:textId="77777777" w:rsidR="00A440A7" w:rsidRPr="00A3784E" w:rsidRDefault="00A440A7" w:rsidP="00A440A7"/>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A440A7" w:rsidRPr="00A3784E" w14:paraId="5324CCC5" w14:textId="77777777" w:rsidTr="00877F19">
        <w:trPr>
          <w:trHeight w:val="144"/>
        </w:trPr>
        <w:tc>
          <w:tcPr>
            <w:tcW w:w="10790" w:type="dxa"/>
            <w:gridSpan w:val="2"/>
            <w:tcMar>
              <w:top w:w="0" w:type="dxa"/>
              <w:left w:w="115" w:type="dxa"/>
              <w:bottom w:w="0" w:type="dxa"/>
              <w:right w:w="115" w:type="dxa"/>
            </w:tcMar>
          </w:tcPr>
          <w:p w14:paraId="300BE389" w14:textId="0206DC96" w:rsidR="00A440A7" w:rsidRPr="00A440A7" w:rsidRDefault="00517F63" w:rsidP="0001787F">
            <w:pPr>
              <w:pStyle w:val="BodyText2"/>
              <w:spacing w:before="0" w:after="0"/>
              <w:rPr>
                <w:rFonts w:asciiTheme="minorHAnsi" w:hAnsiTheme="minorHAnsi"/>
                <w:b/>
                <w:sz w:val="20"/>
                <w:szCs w:val="20"/>
              </w:rPr>
            </w:pPr>
            <w:r>
              <w:rPr>
                <w:rFonts w:asciiTheme="minorHAnsi" w:hAnsiTheme="minorHAnsi"/>
                <w:b/>
                <w:sz w:val="20"/>
                <w:szCs w:val="20"/>
              </w:rPr>
              <w:t>D</w:t>
            </w:r>
            <w:r w:rsidR="00A440A7" w:rsidRPr="00A3784E">
              <w:rPr>
                <w:rFonts w:asciiTheme="minorHAnsi" w:hAnsiTheme="minorHAnsi"/>
                <w:b/>
                <w:sz w:val="20"/>
                <w:szCs w:val="20"/>
              </w:rPr>
              <w:t>.</w:t>
            </w:r>
            <w:r w:rsidR="00A440A7">
              <w:rPr>
                <w:rFonts w:asciiTheme="minorHAnsi" w:hAnsiTheme="minorHAnsi"/>
                <w:b/>
                <w:sz w:val="20"/>
                <w:szCs w:val="20"/>
              </w:rPr>
              <w:t xml:space="preserve"> Electric Cooktop Ready</w:t>
            </w:r>
          </w:p>
        </w:tc>
      </w:tr>
      <w:tr w:rsidR="00A440A7" w:rsidRPr="00A3784E" w14:paraId="0E99D69D" w14:textId="77777777" w:rsidTr="00877F19">
        <w:trPr>
          <w:trHeight w:val="144"/>
        </w:trPr>
        <w:tc>
          <w:tcPr>
            <w:tcW w:w="568" w:type="dxa"/>
            <w:tcMar>
              <w:top w:w="0" w:type="dxa"/>
              <w:left w:w="115" w:type="dxa"/>
              <w:bottom w:w="0" w:type="dxa"/>
              <w:right w:w="115" w:type="dxa"/>
            </w:tcMar>
            <w:vAlign w:val="center"/>
          </w:tcPr>
          <w:p w14:paraId="45D07EC7"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01</w:t>
            </w:r>
          </w:p>
        </w:tc>
        <w:tc>
          <w:tcPr>
            <w:tcW w:w="10222" w:type="dxa"/>
            <w:tcMar>
              <w:top w:w="0" w:type="dxa"/>
              <w:left w:w="115" w:type="dxa"/>
              <w:bottom w:w="0" w:type="dxa"/>
              <w:right w:w="115" w:type="dxa"/>
            </w:tcMar>
            <w:vAlign w:val="center"/>
          </w:tcPr>
          <w:p w14:paraId="6A9C70A2"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cooktop and accessible to the cooktop with no </w:t>
            </w:r>
            <w:proofErr w:type="gramStart"/>
            <w:r w:rsidRPr="00A440A7">
              <w:rPr>
                <w:rFonts w:asciiTheme="minorHAnsi" w:hAnsiTheme="minorHAnsi" w:cstheme="minorHAnsi"/>
                <w:sz w:val="20"/>
                <w:szCs w:val="20"/>
              </w:rPr>
              <w:t>obstructions .</w:t>
            </w:r>
            <w:proofErr w:type="gramEnd"/>
          </w:p>
        </w:tc>
      </w:tr>
      <w:tr w:rsidR="00A440A7" w:rsidRPr="00A3784E" w14:paraId="1CA85714" w14:textId="77777777" w:rsidTr="00877F19">
        <w:trPr>
          <w:trHeight w:val="144"/>
        </w:trPr>
        <w:tc>
          <w:tcPr>
            <w:tcW w:w="568" w:type="dxa"/>
            <w:tcMar>
              <w:top w:w="0" w:type="dxa"/>
              <w:left w:w="115" w:type="dxa"/>
              <w:bottom w:w="0" w:type="dxa"/>
              <w:right w:w="115" w:type="dxa"/>
            </w:tcMar>
            <w:vAlign w:val="center"/>
          </w:tcPr>
          <w:p w14:paraId="3ECAFDC2"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02</w:t>
            </w:r>
          </w:p>
        </w:tc>
        <w:tc>
          <w:tcPr>
            <w:tcW w:w="10222" w:type="dxa"/>
            <w:tcMar>
              <w:top w:w="0" w:type="dxa"/>
              <w:left w:w="115" w:type="dxa"/>
              <w:bottom w:w="0" w:type="dxa"/>
              <w:right w:w="115" w:type="dxa"/>
            </w:tcMar>
            <w:vAlign w:val="center"/>
          </w:tcPr>
          <w:p w14:paraId="0C75C236"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50 amps minimum.</w:t>
            </w:r>
          </w:p>
        </w:tc>
      </w:tr>
      <w:tr w:rsidR="00A440A7" w:rsidRPr="00A3784E" w14:paraId="05C485BD" w14:textId="77777777" w:rsidTr="00877F19">
        <w:trPr>
          <w:trHeight w:val="144"/>
        </w:trPr>
        <w:tc>
          <w:tcPr>
            <w:tcW w:w="568" w:type="dxa"/>
            <w:tcMar>
              <w:top w:w="0" w:type="dxa"/>
              <w:left w:w="115" w:type="dxa"/>
              <w:bottom w:w="0" w:type="dxa"/>
              <w:right w:w="115" w:type="dxa"/>
            </w:tcMar>
            <w:vAlign w:val="center"/>
          </w:tcPr>
          <w:p w14:paraId="01215C5B"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03</w:t>
            </w:r>
          </w:p>
        </w:tc>
        <w:tc>
          <w:tcPr>
            <w:tcW w:w="10222" w:type="dxa"/>
            <w:tcMar>
              <w:top w:w="0" w:type="dxa"/>
              <w:left w:w="115" w:type="dxa"/>
              <w:bottom w:w="0" w:type="dxa"/>
              <w:right w:w="115" w:type="dxa"/>
            </w:tcMar>
            <w:vAlign w:val="center"/>
          </w:tcPr>
          <w:p w14:paraId="77E0CA7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6FAD1FD2" w14:textId="77777777" w:rsidTr="00877F19">
        <w:trPr>
          <w:trHeight w:val="144"/>
        </w:trPr>
        <w:tc>
          <w:tcPr>
            <w:tcW w:w="568" w:type="dxa"/>
            <w:tcMar>
              <w:top w:w="0" w:type="dxa"/>
              <w:left w:w="115" w:type="dxa"/>
              <w:bottom w:w="0" w:type="dxa"/>
              <w:right w:w="115" w:type="dxa"/>
            </w:tcMar>
            <w:vAlign w:val="center"/>
          </w:tcPr>
          <w:p w14:paraId="5F4B5363"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04</w:t>
            </w:r>
          </w:p>
        </w:tc>
        <w:tc>
          <w:tcPr>
            <w:tcW w:w="10222" w:type="dxa"/>
            <w:tcMar>
              <w:top w:w="0" w:type="dxa"/>
              <w:left w:w="115" w:type="dxa"/>
              <w:bottom w:w="0" w:type="dxa"/>
              <w:right w:w="115" w:type="dxa"/>
            </w:tcMar>
            <w:vAlign w:val="center"/>
          </w:tcPr>
          <w:p w14:paraId="67CAF1DA"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62F002D3" w14:textId="77777777" w:rsidTr="00877F19">
        <w:trPr>
          <w:trHeight w:val="144"/>
        </w:trPr>
        <w:tc>
          <w:tcPr>
            <w:tcW w:w="568" w:type="dxa"/>
            <w:tcMar>
              <w:top w:w="0" w:type="dxa"/>
              <w:left w:w="115" w:type="dxa"/>
              <w:bottom w:w="0" w:type="dxa"/>
              <w:right w:w="115" w:type="dxa"/>
            </w:tcMar>
            <w:vAlign w:val="center"/>
          </w:tcPr>
          <w:p w14:paraId="5FAA9D25"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05</w:t>
            </w:r>
          </w:p>
        </w:tc>
        <w:tc>
          <w:tcPr>
            <w:tcW w:w="10222" w:type="dxa"/>
            <w:tcMar>
              <w:top w:w="0" w:type="dxa"/>
              <w:left w:w="115" w:type="dxa"/>
              <w:bottom w:w="0" w:type="dxa"/>
              <w:right w:w="115" w:type="dxa"/>
            </w:tcMar>
            <w:vAlign w:val="center"/>
          </w:tcPr>
          <w:p w14:paraId="2F5B76F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cooktop installation. The reserved space shall be permanently marked as “For Future 240V use”.</w:t>
            </w:r>
          </w:p>
        </w:tc>
      </w:tr>
      <w:tr w:rsidR="00A440A7" w:rsidRPr="00A3784E" w14:paraId="750AFA86" w14:textId="77777777" w:rsidTr="00877F19">
        <w:trPr>
          <w:trHeight w:val="144"/>
        </w:trPr>
        <w:tc>
          <w:tcPr>
            <w:tcW w:w="10790" w:type="dxa"/>
            <w:gridSpan w:val="2"/>
            <w:tcMar>
              <w:top w:w="0" w:type="dxa"/>
              <w:left w:w="115" w:type="dxa"/>
              <w:bottom w:w="0" w:type="dxa"/>
              <w:right w:w="115" w:type="dxa"/>
            </w:tcMar>
            <w:vAlign w:val="center"/>
          </w:tcPr>
          <w:p w14:paraId="2CA946B9"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39E648" w14:textId="77777777" w:rsidR="00A440A7" w:rsidRDefault="00A440A7" w:rsidP="00A440A7">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A440A7" w:rsidRPr="00A3784E" w14:paraId="10D93649" w14:textId="77777777" w:rsidTr="00877F19">
        <w:trPr>
          <w:trHeight w:val="144"/>
        </w:trPr>
        <w:tc>
          <w:tcPr>
            <w:tcW w:w="10790" w:type="dxa"/>
            <w:gridSpan w:val="2"/>
            <w:tcMar>
              <w:top w:w="0" w:type="dxa"/>
              <w:left w:w="115" w:type="dxa"/>
              <w:bottom w:w="0" w:type="dxa"/>
              <w:right w:w="115" w:type="dxa"/>
            </w:tcMar>
          </w:tcPr>
          <w:p w14:paraId="062D3F12" w14:textId="5C49170C" w:rsidR="00A440A7" w:rsidRPr="00A440A7" w:rsidRDefault="00517F63" w:rsidP="0001787F">
            <w:pPr>
              <w:pStyle w:val="BodyText2"/>
              <w:spacing w:before="0" w:after="0"/>
              <w:rPr>
                <w:rFonts w:asciiTheme="minorHAnsi" w:hAnsiTheme="minorHAnsi"/>
                <w:b/>
                <w:sz w:val="20"/>
                <w:szCs w:val="20"/>
              </w:rPr>
            </w:pPr>
            <w:r>
              <w:rPr>
                <w:rFonts w:asciiTheme="minorHAnsi" w:hAnsiTheme="minorHAnsi"/>
                <w:b/>
                <w:sz w:val="20"/>
                <w:szCs w:val="20"/>
              </w:rPr>
              <w:lastRenderedPageBreak/>
              <w:t>E</w:t>
            </w:r>
            <w:r w:rsidR="00A440A7" w:rsidRPr="007E5A6A">
              <w:rPr>
                <w:rFonts w:asciiTheme="minorHAnsi" w:hAnsiTheme="minorHAnsi"/>
                <w:b/>
                <w:sz w:val="20"/>
                <w:szCs w:val="20"/>
              </w:rPr>
              <w:t xml:space="preserve">. </w:t>
            </w:r>
            <w:r w:rsidR="00A440A7">
              <w:rPr>
                <w:rFonts w:asciiTheme="minorHAnsi" w:hAnsiTheme="minorHAnsi"/>
                <w:b/>
                <w:sz w:val="20"/>
                <w:szCs w:val="20"/>
              </w:rPr>
              <w:t>Electric Clothes Dryer Ready</w:t>
            </w:r>
          </w:p>
        </w:tc>
      </w:tr>
      <w:tr w:rsidR="00A440A7" w:rsidRPr="00A3784E" w14:paraId="113C7611" w14:textId="77777777" w:rsidTr="00877F19">
        <w:trPr>
          <w:trHeight w:val="144"/>
        </w:trPr>
        <w:tc>
          <w:tcPr>
            <w:tcW w:w="568" w:type="dxa"/>
            <w:tcMar>
              <w:top w:w="0" w:type="dxa"/>
              <w:left w:w="115" w:type="dxa"/>
              <w:bottom w:w="0" w:type="dxa"/>
              <w:right w:w="115" w:type="dxa"/>
            </w:tcMar>
            <w:vAlign w:val="center"/>
          </w:tcPr>
          <w:p w14:paraId="78045074"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01</w:t>
            </w:r>
          </w:p>
        </w:tc>
        <w:tc>
          <w:tcPr>
            <w:tcW w:w="10222" w:type="dxa"/>
            <w:tcMar>
              <w:top w:w="0" w:type="dxa"/>
              <w:left w:w="115" w:type="dxa"/>
              <w:bottom w:w="0" w:type="dxa"/>
              <w:right w:w="115" w:type="dxa"/>
            </w:tcMar>
            <w:vAlign w:val="center"/>
          </w:tcPr>
          <w:p w14:paraId="588F6C5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clothes dryer location and accessible to the clothes dryer location with no </w:t>
            </w:r>
            <w:proofErr w:type="gramStart"/>
            <w:r w:rsidRPr="00A440A7">
              <w:rPr>
                <w:rFonts w:asciiTheme="minorHAnsi" w:hAnsiTheme="minorHAnsi" w:cstheme="minorHAnsi"/>
                <w:sz w:val="20"/>
                <w:szCs w:val="20"/>
              </w:rPr>
              <w:t>obstructions .</w:t>
            </w:r>
            <w:proofErr w:type="gramEnd"/>
          </w:p>
        </w:tc>
      </w:tr>
      <w:tr w:rsidR="00A440A7" w:rsidRPr="00A3784E" w14:paraId="4C7B1339" w14:textId="77777777" w:rsidTr="00877F19">
        <w:trPr>
          <w:trHeight w:val="144"/>
        </w:trPr>
        <w:tc>
          <w:tcPr>
            <w:tcW w:w="568" w:type="dxa"/>
            <w:tcMar>
              <w:top w:w="0" w:type="dxa"/>
              <w:left w:w="115" w:type="dxa"/>
              <w:bottom w:w="0" w:type="dxa"/>
              <w:right w:w="115" w:type="dxa"/>
            </w:tcMar>
            <w:vAlign w:val="center"/>
          </w:tcPr>
          <w:p w14:paraId="578A1496"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02</w:t>
            </w:r>
          </w:p>
        </w:tc>
        <w:tc>
          <w:tcPr>
            <w:tcW w:w="10222" w:type="dxa"/>
            <w:tcMar>
              <w:top w:w="0" w:type="dxa"/>
              <w:left w:w="115" w:type="dxa"/>
              <w:bottom w:w="0" w:type="dxa"/>
              <w:right w:w="115" w:type="dxa"/>
            </w:tcMar>
            <w:vAlign w:val="center"/>
          </w:tcPr>
          <w:p w14:paraId="674490FC"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3784E" w14:paraId="2C2C6CEF" w14:textId="77777777" w:rsidTr="00877F19">
        <w:trPr>
          <w:trHeight w:val="144"/>
        </w:trPr>
        <w:tc>
          <w:tcPr>
            <w:tcW w:w="568" w:type="dxa"/>
            <w:tcMar>
              <w:top w:w="0" w:type="dxa"/>
              <w:left w:w="115" w:type="dxa"/>
              <w:bottom w:w="0" w:type="dxa"/>
              <w:right w:w="115" w:type="dxa"/>
            </w:tcMar>
            <w:vAlign w:val="center"/>
          </w:tcPr>
          <w:p w14:paraId="289D5F54"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03</w:t>
            </w:r>
          </w:p>
        </w:tc>
        <w:tc>
          <w:tcPr>
            <w:tcW w:w="10222" w:type="dxa"/>
            <w:tcMar>
              <w:top w:w="0" w:type="dxa"/>
              <w:left w:w="115" w:type="dxa"/>
              <w:bottom w:w="0" w:type="dxa"/>
              <w:right w:w="115" w:type="dxa"/>
            </w:tcMar>
            <w:vAlign w:val="center"/>
          </w:tcPr>
          <w:p w14:paraId="385EE964"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0912B4EB" w14:textId="77777777" w:rsidTr="00877F19">
        <w:trPr>
          <w:trHeight w:val="144"/>
        </w:trPr>
        <w:tc>
          <w:tcPr>
            <w:tcW w:w="568" w:type="dxa"/>
            <w:tcMar>
              <w:top w:w="0" w:type="dxa"/>
              <w:left w:w="115" w:type="dxa"/>
              <w:bottom w:w="0" w:type="dxa"/>
              <w:right w:w="115" w:type="dxa"/>
            </w:tcMar>
            <w:vAlign w:val="center"/>
          </w:tcPr>
          <w:p w14:paraId="3F5BCADD"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04</w:t>
            </w:r>
          </w:p>
        </w:tc>
        <w:tc>
          <w:tcPr>
            <w:tcW w:w="10222" w:type="dxa"/>
            <w:tcMar>
              <w:top w:w="0" w:type="dxa"/>
              <w:left w:w="115" w:type="dxa"/>
              <w:bottom w:w="0" w:type="dxa"/>
              <w:right w:w="115" w:type="dxa"/>
            </w:tcMar>
            <w:vAlign w:val="center"/>
          </w:tcPr>
          <w:p w14:paraId="3F826969"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082E621A" w14:textId="77777777" w:rsidTr="00877F19">
        <w:trPr>
          <w:trHeight w:val="144"/>
        </w:trPr>
        <w:tc>
          <w:tcPr>
            <w:tcW w:w="568" w:type="dxa"/>
            <w:tcMar>
              <w:top w:w="0" w:type="dxa"/>
              <w:left w:w="115" w:type="dxa"/>
              <w:bottom w:w="0" w:type="dxa"/>
              <w:right w:w="115" w:type="dxa"/>
            </w:tcMar>
            <w:vAlign w:val="center"/>
          </w:tcPr>
          <w:p w14:paraId="2DB351B2" w14:textId="77777777" w:rsidR="00A440A7" w:rsidRPr="00F64DE2" w:rsidRDefault="00A440A7" w:rsidP="0001787F">
            <w:pPr>
              <w:pStyle w:val="BodyText2"/>
              <w:spacing w:before="0" w:after="0"/>
              <w:jc w:val="center"/>
              <w:rPr>
                <w:rFonts w:asciiTheme="minorHAnsi" w:hAnsiTheme="minorHAnsi"/>
                <w:sz w:val="20"/>
                <w:szCs w:val="20"/>
              </w:rPr>
            </w:pPr>
            <w:r w:rsidRPr="00F64DE2">
              <w:rPr>
                <w:rFonts w:asciiTheme="minorHAnsi" w:hAnsiTheme="minorHAnsi"/>
                <w:sz w:val="20"/>
                <w:szCs w:val="20"/>
              </w:rPr>
              <w:t>05</w:t>
            </w:r>
          </w:p>
        </w:tc>
        <w:tc>
          <w:tcPr>
            <w:tcW w:w="10222" w:type="dxa"/>
            <w:tcMar>
              <w:top w:w="0" w:type="dxa"/>
              <w:left w:w="115" w:type="dxa"/>
              <w:bottom w:w="0" w:type="dxa"/>
              <w:right w:w="115" w:type="dxa"/>
            </w:tcMar>
            <w:vAlign w:val="center"/>
          </w:tcPr>
          <w:p w14:paraId="5351E797" w14:textId="77777777" w:rsidR="00A440A7" w:rsidRPr="00A440A7" w:rsidRDefault="00A440A7" w:rsidP="0001787F">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A440A7" w:rsidRPr="00A3784E" w14:paraId="2FF0F4E2" w14:textId="77777777" w:rsidTr="00877F19">
        <w:trPr>
          <w:trHeight w:val="144"/>
        </w:trPr>
        <w:tc>
          <w:tcPr>
            <w:tcW w:w="10790" w:type="dxa"/>
            <w:gridSpan w:val="2"/>
            <w:tcMar>
              <w:top w:w="0" w:type="dxa"/>
              <w:left w:w="115" w:type="dxa"/>
              <w:bottom w:w="0" w:type="dxa"/>
              <w:right w:w="115" w:type="dxa"/>
            </w:tcMar>
            <w:vAlign w:val="center"/>
          </w:tcPr>
          <w:p w14:paraId="7676358A" w14:textId="77777777" w:rsidR="00A440A7" w:rsidRPr="00A3784E" w:rsidRDefault="00A440A7" w:rsidP="0001787F">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331CCDF6" w14:textId="76EAF49F" w:rsidR="008A116E" w:rsidRDefault="008A116E"/>
    <w:p w14:paraId="4196EACB" w14:textId="77777777" w:rsidR="000A4E0F" w:rsidRPr="000F1AF1" w:rsidRDefault="000A4E0F" w:rsidP="000A4E0F">
      <w:pPr>
        <w:rPr>
          <w:rFonts w:asciiTheme="minorHAnsi" w:hAnsiTheme="minorHAnsi" w:cstheme="minorHAnsi"/>
          <w:caps/>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E27D50" w:rsidRPr="004C5DBE" w14:paraId="1B3B5F96" w14:textId="77777777" w:rsidTr="004E4261">
        <w:trPr>
          <w:trHeight w:val="206"/>
        </w:trPr>
        <w:tc>
          <w:tcPr>
            <w:tcW w:w="10943" w:type="dxa"/>
            <w:gridSpan w:val="4"/>
            <w:vAlign w:val="center"/>
          </w:tcPr>
          <w:p w14:paraId="24779928" w14:textId="77777777" w:rsidR="00E27D50" w:rsidRPr="00E235FA" w:rsidRDefault="00E27D50" w:rsidP="004E426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bookmarkStart w:id="0" w:name="_Hlk86243627"/>
            <w:r w:rsidRPr="00E235FA">
              <w:rPr>
                <w:rFonts w:asciiTheme="minorHAnsi" w:hAnsiTheme="minorHAnsi" w:cs="Arial"/>
                <w:b/>
                <w:caps/>
              </w:rPr>
              <w:t>Documentation Author's Declaration Statement</w:t>
            </w:r>
          </w:p>
        </w:tc>
      </w:tr>
      <w:tr w:rsidR="00E27D50" w:rsidRPr="004C5DBE" w14:paraId="49817395" w14:textId="77777777" w:rsidTr="004E4261">
        <w:trPr>
          <w:trHeight w:hRule="exact" w:val="262"/>
        </w:trPr>
        <w:tc>
          <w:tcPr>
            <w:tcW w:w="10943" w:type="dxa"/>
            <w:gridSpan w:val="4"/>
            <w:vAlign w:val="center"/>
          </w:tcPr>
          <w:p w14:paraId="4FCEBEFB" w14:textId="77777777" w:rsidR="00E27D50" w:rsidRPr="00E235FA" w:rsidRDefault="00E27D50" w:rsidP="00E27D50">
            <w:pPr>
              <w:keepNext/>
              <w:numPr>
                <w:ilvl w:val="0"/>
                <w:numId w:val="19"/>
              </w:numPr>
              <w:tabs>
                <w:tab w:val="left" w:pos="-2600"/>
              </w:tabs>
              <w:ind w:right="90"/>
              <w:outlineLvl w:val="2"/>
              <w:rPr>
                <w:rFonts w:asciiTheme="minorHAnsi" w:hAnsiTheme="minorHAnsi"/>
              </w:rPr>
            </w:pPr>
            <w:r w:rsidRPr="00E235FA">
              <w:rPr>
                <w:rFonts w:asciiTheme="minorHAnsi" w:hAnsiTheme="minorHAnsi"/>
              </w:rPr>
              <w:t>I certify that this Certificate of Installation documentation is accurate and complete.</w:t>
            </w:r>
          </w:p>
        </w:tc>
      </w:tr>
      <w:tr w:rsidR="00E27D50" w:rsidRPr="004C5DBE" w14:paraId="23C3E32C" w14:textId="77777777" w:rsidTr="004E4261">
        <w:trPr>
          <w:trHeight w:val="360"/>
        </w:trPr>
        <w:tc>
          <w:tcPr>
            <w:tcW w:w="5577" w:type="dxa"/>
            <w:gridSpan w:val="2"/>
          </w:tcPr>
          <w:p w14:paraId="063BF127" w14:textId="77777777" w:rsidR="00E27D50" w:rsidRPr="00E235FA" w:rsidRDefault="00E27D50" w:rsidP="004E4261">
            <w:pPr>
              <w:keepNext/>
              <w:rPr>
                <w:rFonts w:asciiTheme="minorHAnsi" w:hAnsiTheme="minorHAnsi"/>
              </w:rPr>
            </w:pPr>
            <w:r w:rsidRPr="00E235FA">
              <w:rPr>
                <w:rFonts w:asciiTheme="minorHAnsi" w:hAnsiTheme="minorHAnsi"/>
              </w:rPr>
              <w:t>Documentation Author Name:</w:t>
            </w:r>
          </w:p>
        </w:tc>
        <w:tc>
          <w:tcPr>
            <w:tcW w:w="5366" w:type="dxa"/>
            <w:gridSpan w:val="2"/>
          </w:tcPr>
          <w:p w14:paraId="449F065C" w14:textId="77777777" w:rsidR="00E27D50" w:rsidRPr="00E235FA" w:rsidRDefault="00E27D50" w:rsidP="004E4261">
            <w:pPr>
              <w:keepNext/>
              <w:rPr>
                <w:rFonts w:asciiTheme="minorHAnsi" w:hAnsiTheme="minorHAnsi"/>
              </w:rPr>
            </w:pPr>
            <w:r w:rsidRPr="00E235FA">
              <w:rPr>
                <w:rFonts w:asciiTheme="minorHAnsi" w:hAnsiTheme="minorHAnsi"/>
              </w:rPr>
              <w:t>Documentation Author Signature:</w:t>
            </w:r>
          </w:p>
        </w:tc>
      </w:tr>
      <w:tr w:rsidR="00E27D50" w:rsidRPr="004C5DBE" w14:paraId="36F48A5F" w14:textId="77777777" w:rsidTr="004E4261">
        <w:trPr>
          <w:trHeight w:val="360"/>
        </w:trPr>
        <w:tc>
          <w:tcPr>
            <w:tcW w:w="5577" w:type="dxa"/>
            <w:gridSpan w:val="2"/>
          </w:tcPr>
          <w:p w14:paraId="2CEECA1B" w14:textId="77777777" w:rsidR="00E27D50" w:rsidRPr="00E235FA" w:rsidRDefault="00E27D50" w:rsidP="004E4261">
            <w:pPr>
              <w:keepNext/>
              <w:rPr>
                <w:rFonts w:asciiTheme="minorHAnsi" w:hAnsiTheme="minorHAnsi"/>
              </w:rPr>
            </w:pPr>
            <w:r w:rsidRPr="00E235FA">
              <w:rPr>
                <w:rFonts w:asciiTheme="minorHAnsi" w:hAnsiTheme="minorHAnsi"/>
              </w:rPr>
              <w:t>Documentation Author Company Name:</w:t>
            </w:r>
          </w:p>
        </w:tc>
        <w:tc>
          <w:tcPr>
            <w:tcW w:w="5366" w:type="dxa"/>
            <w:gridSpan w:val="2"/>
          </w:tcPr>
          <w:p w14:paraId="5FCC2D59" w14:textId="77777777" w:rsidR="00E27D50" w:rsidRPr="00E235FA" w:rsidRDefault="00E27D50" w:rsidP="004E4261">
            <w:pPr>
              <w:keepNext/>
              <w:rPr>
                <w:rFonts w:asciiTheme="minorHAnsi" w:hAnsiTheme="minorHAnsi"/>
              </w:rPr>
            </w:pPr>
            <w:r w:rsidRPr="00E235FA">
              <w:rPr>
                <w:rFonts w:asciiTheme="minorHAnsi" w:hAnsiTheme="minorHAnsi"/>
              </w:rPr>
              <w:t>Date Signed:</w:t>
            </w:r>
          </w:p>
        </w:tc>
      </w:tr>
      <w:tr w:rsidR="00E27D50" w:rsidRPr="004C5DBE" w14:paraId="48274CB4" w14:textId="77777777" w:rsidTr="004E4261">
        <w:trPr>
          <w:trHeight w:val="360"/>
        </w:trPr>
        <w:tc>
          <w:tcPr>
            <w:tcW w:w="5577" w:type="dxa"/>
            <w:gridSpan w:val="2"/>
          </w:tcPr>
          <w:p w14:paraId="5E6D2C96" w14:textId="77777777" w:rsidR="00E27D50" w:rsidRPr="00E235FA" w:rsidRDefault="00E27D50" w:rsidP="004E4261">
            <w:pPr>
              <w:keepNext/>
              <w:rPr>
                <w:rFonts w:asciiTheme="minorHAnsi" w:hAnsiTheme="minorHAnsi"/>
              </w:rPr>
            </w:pPr>
            <w:r w:rsidRPr="00E235FA">
              <w:rPr>
                <w:rFonts w:asciiTheme="minorHAnsi" w:hAnsiTheme="minorHAnsi"/>
              </w:rPr>
              <w:t>Address:</w:t>
            </w:r>
          </w:p>
        </w:tc>
        <w:tc>
          <w:tcPr>
            <w:tcW w:w="5366" w:type="dxa"/>
            <w:gridSpan w:val="2"/>
          </w:tcPr>
          <w:p w14:paraId="1D545AAC" w14:textId="77777777" w:rsidR="00E27D50" w:rsidRPr="00E235FA" w:rsidRDefault="00E27D50" w:rsidP="004E4261">
            <w:pPr>
              <w:keepNext/>
              <w:rPr>
                <w:rFonts w:asciiTheme="minorHAnsi" w:hAnsiTheme="minorHAnsi"/>
              </w:rPr>
            </w:pPr>
            <w:r w:rsidRPr="00E235FA">
              <w:rPr>
                <w:rFonts w:asciiTheme="minorHAnsi" w:hAnsiTheme="minorHAnsi"/>
              </w:rPr>
              <w:t>CEA/HERS Certification Identification (If applicable):</w:t>
            </w:r>
          </w:p>
        </w:tc>
      </w:tr>
      <w:tr w:rsidR="00E27D50" w:rsidRPr="004C5DBE" w14:paraId="3E503004" w14:textId="77777777" w:rsidTr="004E4261">
        <w:trPr>
          <w:trHeight w:val="360"/>
        </w:trPr>
        <w:tc>
          <w:tcPr>
            <w:tcW w:w="5577" w:type="dxa"/>
            <w:gridSpan w:val="2"/>
          </w:tcPr>
          <w:p w14:paraId="26B67587" w14:textId="77777777" w:rsidR="00E27D50" w:rsidRPr="00E235FA" w:rsidRDefault="00E27D50" w:rsidP="004E4261">
            <w:pPr>
              <w:keepNext/>
              <w:rPr>
                <w:rFonts w:asciiTheme="minorHAnsi" w:hAnsiTheme="minorHAnsi"/>
              </w:rPr>
            </w:pPr>
            <w:r w:rsidRPr="00E235FA">
              <w:rPr>
                <w:rFonts w:asciiTheme="minorHAnsi" w:hAnsiTheme="minorHAnsi"/>
              </w:rPr>
              <w:t>City/State/Zip:</w:t>
            </w:r>
          </w:p>
        </w:tc>
        <w:tc>
          <w:tcPr>
            <w:tcW w:w="5366" w:type="dxa"/>
            <w:gridSpan w:val="2"/>
          </w:tcPr>
          <w:p w14:paraId="40C7713E" w14:textId="77777777" w:rsidR="00E27D50" w:rsidRPr="00E235FA" w:rsidRDefault="00E27D50" w:rsidP="004E4261">
            <w:pPr>
              <w:keepNext/>
              <w:rPr>
                <w:rFonts w:asciiTheme="minorHAnsi" w:hAnsiTheme="minorHAnsi"/>
              </w:rPr>
            </w:pPr>
            <w:r w:rsidRPr="00E235FA">
              <w:rPr>
                <w:rFonts w:asciiTheme="minorHAnsi" w:hAnsiTheme="minorHAnsi"/>
              </w:rPr>
              <w:t>Phone:</w:t>
            </w:r>
          </w:p>
        </w:tc>
      </w:tr>
      <w:tr w:rsidR="00E27D50" w:rsidRPr="004C5DBE" w14:paraId="5BAC85DC" w14:textId="77777777" w:rsidTr="004E4261">
        <w:tblPrEx>
          <w:tblCellMar>
            <w:left w:w="115" w:type="dxa"/>
            <w:right w:w="115" w:type="dxa"/>
          </w:tblCellMar>
        </w:tblPrEx>
        <w:trPr>
          <w:trHeight w:val="296"/>
        </w:trPr>
        <w:tc>
          <w:tcPr>
            <w:tcW w:w="10943" w:type="dxa"/>
            <w:gridSpan w:val="4"/>
            <w:vAlign w:val="center"/>
          </w:tcPr>
          <w:p w14:paraId="254ED0C9" w14:textId="77777777" w:rsidR="00E27D50" w:rsidRPr="00E235FA" w:rsidRDefault="00E27D50" w:rsidP="004E4261">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r w:rsidRPr="00E235FA">
              <w:rPr>
                <w:rFonts w:asciiTheme="minorHAnsi" w:hAnsiTheme="minorHAnsi" w:cs="Arial"/>
                <w:b/>
                <w:caps/>
              </w:rPr>
              <w:t>Responsible Person's Declaration statement</w:t>
            </w:r>
          </w:p>
        </w:tc>
      </w:tr>
      <w:tr w:rsidR="00E27D50" w:rsidRPr="004C5DBE" w14:paraId="7DED1F8C" w14:textId="77777777" w:rsidTr="004E4261">
        <w:tblPrEx>
          <w:tblCellMar>
            <w:left w:w="115" w:type="dxa"/>
            <w:right w:w="115" w:type="dxa"/>
          </w:tblCellMar>
        </w:tblPrEx>
        <w:trPr>
          <w:trHeight w:val="504"/>
        </w:trPr>
        <w:tc>
          <w:tcPr>
            <w:tcW w:w="10943" w:type="dxa"/>
            <w:gridSpan w:val="4"/>
          </w:tcPr>
          <w:p w14:paraId="33AC95A0" w14:textId="77777777" w:rsidR="00345B8B" w:rsidRPr="00E235FA" w:rsidRDefault="00345B8B" w:rsidP="00CF2144">
            <w:pPr>
              <w:keepNext/>
              <w:tabs>
                <w:tab w:val="left" w:pos="-2600"/>
              </w:tabs>
              <w:ind w:right="90"/>
              <w:outlineLvl w:val="2"/>
              <w:rPr>
                <w:rFonts w:ascii="Calibri" w:hAnsi="Calibri"/>
              </w:rPr>
            </w:pPr>
            <w:r w:rsidRPr="00E235FA">
              <w:rPr>
                <w:rFonts w:ascii="Calibri" w:hAnsi="Calibri"/>
              </w:rPr>
              <w:t>I certify the following under penalty of perjury, under the laws of the State of California:</w:t>
            </w:r>
          </w:p>
          <w:p w14:paraId="7EF4FCC1" w14:textId="77777777" w:rsidR="00345B8B" w:rsidRPr="00E235FA" w:rsidRDefault="00345B8B" w:rsidP="00CF2144">
            <w:pPr>
              <w:keepNext/>
              <w:numPr>
                <w:ilvl w:val="0"/>
                <w:numId w:val="20"/>
              </w:numPr>
              <w:tabs>
                <w:tab w:val="left" w:pos="-2600"/>
              </w:tabs>
              <w:ind w:left="780" w:right="90" w:hanging="270"/>
              <w:outlineLvl w:val="2"/>
              <w:rPr>
                <w:rFonts w:asciiTheme="minorHAnsi" w:eastAsiaTheme="majorEastAsia" w:hAnsiTheme="minorHAnsi" w:cstheme="minorHAnsi"/>
              </w:rPr>
            </w:pPr>
            <w:r w:rsidRPr="00E235FA">
              <w:rPr>
                <w:rFonts w:asciiTheme="minorHAnsi" w:eastAsiaTheme="majorEastAsia" w:hAnsiTheme="minorHAnsi" w:cstheme="minorHAnsi"/>
              </w:rPr>
              <w:t xml:space="preserve">The information provided on this Certificate of Installation is true and correct. </w:t>
            </w:r>
          </w:p>
          <w:p w14:paraId="17916BF5" w14:textId="77777777" w:rsidR="00345B8B" w:rsidRPr="00E235FA" w:rsidRDefault="00345B8B" w:rsidP="00CF2144">
            <w:pPr>
              <w:keepNext/>
              <w:widowControl w:val="0"/>
              <w:numPr>
                <w:ilvl w:val="0"/>
                <w:numId w:val="20"/>
              </w:numPr>
              <w:ind w:left="780" w:right="90" w:hanging="270"/>
              <w:rPr>
                <w:rFonts w:asciiTheme="minorHAnsi" w:hAnsiTheme="minorHAnsi" w:cstheme="minorHAnsi"/>
              </w:rPr>
            </w:pPr>
            <w:r w:rsidRPr="00E235FA">
              <w:rPr>
                <w:rFonts w:asciiTheme="minorHAnsi" w:hAnsiTheme="minorHAnsi" w:cstheme="minorHAnsi"/>
                <w:snapToGrid w:val="0"/>
              </w:rPr>
              <w:t xml:space="preserve">I am either: a) a responsible person eligible under Division 3 of the Business and Professions Code </w:t>
            </w:r>
            <w:r w:rsidRPr="00E235FA">
              <w:rPr>
                <w:rFonts w:asciiTheme="minorHAnsi" w:hAnsiTheme="minorHAnsi" w:cstheme="minorHAnsi"/>
              </w:rPr>
              <w:t xml:space="preserve">in the applicable classification to accept responsibility for the system design, construction, or installation </w:t>
            </w:r>
            <w:r w:rsidRPr="00E235FA">
              <w:rPr>
                <w:rFonts w:asciiTheme="minorHAnsi" w:hAnsiTheme="minorHAnsi" w:cstheme="minorHAnsi"/>
                <w:snapToGrid w:val="0"/>
              </w:rPr>
              <w:t xml:space="preserve">of features, materials, components, or manufactured devices </w:t>
            </w:r>
            <w:r w:rsidRPr="00E235FA">
              <w:rPr>
                <w:rFonts w:asciiTheme="minorHAnsi" w:hAnsiTheme="minorHAnsi" w:cstheme="minorHAnsi"/>
              </w:rPr>
              <w:t xml:space="preserve">for the scope of work identified on this Certificate of Installation, </w:t>
            </w:r>
            <w:r w:rsidRPr="00E235FA">
              <w:rPr>
                <w:rFonts w:asciiTheme="minorHAnsi" w:hAnsiTheme="minorHAnsi" w:cstheme="minorHAnsi"/>
                <w:snapToGrid w:val="0"/>
              </w:rPr>
              <w:t>and attest to the declarations in this statement</w:t>
            </w:r>
            <w:r w:rsidRPr="00E235FA">
              <w:rPr>
                <w:rFonts w:asciiTheme="minorHAnsi" w:hAnsiTheme="minorHAnsi" w:cstheme="minorHAnsi"/>
              </w:rPr>
              <w:t>, or b) I am an authorized representative of the responsible person and attest to the declarations in this statement on the responsible person’s behalf.</w:t>
            </w:r>
          </w:p>
          <w:p w14:paraId="40E74296" w14:textId="77777777" w:rsidR="00345B8B" w:rsidRPr="00E235FA" w:rsidRDefault="00345B8B" w:rsidP="00CF2144">
            <w:pPr>
              <w:keepNext/>
              <w:numPr>
                <w:ilvl w:val="0"/>
                <w:numId w:val="20"/>
              </w:numPr>
              <w:autoSpaceDE w:val="0"/>
              <w:autoSpaceDN w:val="0"/>
              <w:adjustRightInd w:val="0"/>
              <w:ind w:left="780" w:right="90" w:hanging="270"/>
              <w:contextualSpacing/>
              <w:rPr>
                <w:rFonts w:asciiTheme="minorHAnsi" w:hAnsiTheme="minorHAnsi" w:cstheme="minorHAnsi"/>
              </w:rPr>
            </w:pPr>
            <w:r w:rsidRPr="00E235FA">
              <w:rPr>
                <w:rFonts w:asciiTheme="minorHAnsi" w:hAnsiTheme="minorHAnsi" w:cstheme="minorHAnsi"/>
              </w:rPr>
              <w:t xml:space="preserve">The constructed or installed features, materials, </w:t>
            </w:r>
            <w:proofErr w:type="gramStart"/>
            <w:r w:rsidRPr="00E235FA">
              <w:rPr>
                <w:rFonts w:asciiTheme="minorHAnsi" w:hAnsiTheme="minorHAnsi" w:cstheme="minorHAnsi"/>
              </w:rPr>
              <w:t>components</w:t>
            </w:r>
            <w:proofErr w:type="gramEnd"/>
            <w:r w:rsidRPr="00E235FA">
              <w:rPr>
                <w:rFonts w:asciiTheme="minorHAnsi"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2F25142" w14:textId="77777777" w:rsidR="00345B8B" w:rsidRPr="00E235FA" w:rsidRDefault="00345B8B" w:rsidP="00CF2144">
            <w:pPr>
              <w:keepNext/>
              <w:numPr>
                <w:ilvl w:val="0"/>
                <w:numId w:val="20"/>
              </w:numPr>
              <w:autoSpaceDE w:val="0"/>
              <w:autoSpaceDN w:val="0"/>
              <w:adjustRightInd w:val="0"/>
              <w:ind w:left="780" w:right="90" w:hanging="270"/>
              <w:contextualSpacing/>
              <w:rPr>
                <w:rFonts w:asciiTheme="minorHAnsi" w:hAnsiTheme="minorHAnsi" w:cstheme="minorHAnsi"/>
              </w:rPr>
            </w:pPr>
            <w:r w:rsidRPr="00E235FA">
              <w:rPr>
                <w:rFonts w:asciiTheme="minorHAnsi" w:hAnsiTheme="minorHAnsi" w:cstheme="minorHAnsi"/>
              </w:rPr>
              <w:t xml:space="preserve">I understand that a registered copy of this Certificate of Installation shall be posted or made available with the building permit(s) issued for the </w:t>
            </w:r>
            <w:proofErr w:type="gramStart"/>
            <w:r w:rsidRPr="00E235FA">
              <w:rPr>
                <w:rFonts w:asciiTheme="minorHAnsi" w:hAnsiTheme="minorHAnsi" w:cstheme="minorHAnsi"/>
              </w:rPr>
              <w:t>building, and</w:t>
            </w:r>
            <w:proofErr w:type="gramEnd"/>
            <w:r w:rsidRPr="00E235FA">
              <w:rPr>
                <w:rFonts w:asciiTheme="minorHAnsi" w:hAnsiTheme="minorHAnsi" w:cstheme="minorHAnsi"/>
              </w:rPr>
              <w:t xml:space="preserve"> made available to the enforcement agency for all applicable inspections, and I will take the necessary steps to ensure this requirement is accomplished. </w:t>
            </w:r>
          </w:p>
          <w:p w14:paraId="0225C46C" w14:textId="5C09A35E" w:rsidR="00E27D50" w:rsidRPr="00E235FA" w:rsidRDefault="00345B8B" w:rsidP="00CF2144">
            <w:pPr>
              <w:keepNext/>
              <w:numPr>
                <w:ilvl w:val="0"/>
                <w:numId w:val="20"/>
              </w:numPr>
              <w:autoSpaceDE w:val="0"/>
              <w:autoSpaceDN w:val="0"/>
              <w:adjustRightInd w:val="0"/>
              <w:ind w:left="780" w:right="90" w:hanging="270"/>
              <w:contextualSpacing/>
            </w:pPr>
            <w:r w:rsidRPr="00E235FA">
              <w:rPr>
                <w:rFonts w:asciiTheme="minorHAnsi"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E27D50" w:rsidRPr="004C5DBE" w14:paraId="4E312D40" w14:textId="77777777" w:rsidTr="004E4261">
        <w:tblPrEx>
          <w:tblCellMar>
            <w:left w:w="108" w:type="dxa"/>
            <w:right w:w="108" w:type="dxa"/>
          </w:tblCellMar>
        </w:tblPrEx>
        <w:trPr>
          <w:trHeight w:val="360"/>
        </w:trPr>
        <w:tc>
          <w:tcPr>
            <w:tcW w:w="5307" w:type="dxa"/>
          </w:tcPr>
          <w:p w14:paraId="0CE04689" w14:textId="77777777" w:rsidR="00E27D50" w:rsidRPr="00E235FA" w:rsidRDefault="00E27D50" w:rsidP="004E426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Name:</w:t>
            </w:r>
          </w:p>
        </w:tc>
        <w:tc>
          <w:tcPr>
            <w:tcW w:w="5636" w:type="dxa"/>
            <w:gridSpan w:val="3"/>
          </w:tcPr>
          <w:p w14:paraId="12FEA5F4" w14:textId="77777777" w:rsidR="00E27D50" w:rsidRPr="00E235FA" w:rsidRDefault="00E27D50" w:rsidP="004E426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Responsible Builder/Installer Signature:</w:t>
            </w:r>
          </w:p>
        </w:tc>
      </w:tr>
      <w:tr w:rsidR="00E27D50" w:rsidRPr="004C5DBE" w14:paraId="240FCFE6"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FA1BF26"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0B2EF8EA"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Position With Company (Title):</w:t>
            </w:r>
          </w:p>
        </w:tc>
      </w:tr>
      <w:tr w:rsidR="00E27D50" w:rsidRPr="004C5DBE" w14:paraId="4EDCC7F5"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DA76873"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6A5EB899"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CSLB License:</w:t>
            </w:r>
          </w:p>
        </w:tc>
      </w:tr>
      <w:tr w:rsidR="00E27D50" w:rsidRPr="004C5DBE" w14:paraId="0BFE0C80" w14:textId="77777777" w:rsidTr="004E4261">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6EFDDF2"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3B223B85"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Phone:</w:t>
            </w:r>
          </w:p>
        </w:tc>
        <w:tc>
          <w:tcPr>
            <w:tcW w:w="2815" w:type="dxa"/>
            <w:tcBorders>
              <w:top w:val="single" w:sz="4" w:space="0" w:color="auto"/>
              <w:left w:val="single" w:sz="4" w:space="0" w:color="auto"/>
              <w:bottom w:val="single" w:sz="4" w:space="0" w:color="auto"/>
              <w:right w:val="single" w:sz="4" w:space="0" w:color="auto"/>
            </w:tcBorders>
          </w:tcPr>
          <w:p w14:paraId="2B523668" w14:textId="77777777" w:rsidR="00E27D50" w:rsidRPr="00E235FA" w:rsidRDefault="00E27D50" w:rsidP="004E4261">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rPr>
            </w:pPr>
            <w:r w:rsidRPr="00E235FA">
              <w:rPr>
                <w:rFonts w:asciiTheme="minorHAnsi" w:hAnsiTheme="minorHAnsi"/>
              </w:rPr>
              <w:t>Date Signed:</w:t>
            </w:r>
          </w:p>
        </w:tc>
      </w:tr>
      <w:bookmarkEnd w:id="0"/>
    </w:tbl>
    <w:p w14:paraId="63CE2C3D" w14:textId="77777777" w:rsidR="00234A38" w:rsidRDefault="00234A38" w:rsidP="000A4E0F">
      <w:pPr>
        <w:rPr>
          <w:rFonts w:asciiTheme="minorHAnsi" w:hAnsiTheme="minorHAnsi" w:cstheme="minorHAnsi"/>
          <w:bCs/>
          <w:caps/>
        </w:rPr>
        <w:sectPr w:rsidR="00234A38" w:rsidSect="006F315F">
          <w:headerReference w:type="default" r:id="rId12"/>
          <w:footerReference w:type="default" r:id="rId13"/>
          <w:pgSz w:w="12240" w:h="15840" w:code="1"/>
          <w:pgMar w:top="720" w:right="720" w:bottom="720" w:left="720" w:header="180" w:footer="576" w:gutter="0"/>
          <w:pgNumType w:start="1"/>
          <w:cols w:space="720"/>
          <w:docGrid w:linePitch="272"/>
        </w:sectPr>
      </w:pPr>
    </w:p>
    <w:p w14:paraId="58F15EBA" w14:textId="3D59FFF7" w:rsidR="00234A38" w:rsidRDefault="00234A38" w:rsidP="00234A38">
      <w:pPr>
        <w:pStyle w:val="BodyText2"/>
        <w:jc w:val="center"/>
        <w:rPr>
          <w:rFonts w:asciiTheme="minorHAnsi" w:hAnsiTheme="minorHAnsi"/>
          <w:b/>
          <w:sz w:val="18"/>
          <w:szCs w:val="18"/>
        </w:rPr>
      </w:pPr>
      <w:r>
        <w:rPr>
          <w:rFonts w:asciiTheme="minorHAnsi" w:hAnsiTheme="minorHAnsi"/>
          <w:b/>
          <w:sz w:val="18"/>
          <w:szCs w:val="18"/>
        </w:rPr>
        <w:lastRenderedPageBreak/>
        <w:t>CF2R-</w:t>
      </w:r>
      <w:r w:rsidR="005B2C88">
        <w:rPr>
          <w:rFonts w:asciiTheme="minorHAnsi" w:hAnsiTheme="minorHAnsi"/>
          <w:b/>
          <w:sz w:val="18"/>
          <w:szCs w:val="18"/>
        </w:rPr>
        <w:t>ELC</w:t>
      </w:r>
      <w:r>
        <w:rPr>
          <w:rFonts w:asciiTheme="minorHAnsi" w:hAnsiTheme="minorHAnsi"/>
          <w:b/>
          <w:sz w:val="18"/>
          <w:szCs w:val="18"/>
        </w:rPr>
        <w:t>-01-E User Instructions</w:t>
      </w:r>
    </w:p>
    <w:p w14:paraId="3ECBDB4A" w14:textId="77777777" w:rsidR="00234A38" w:rsidRDefault="00234A38" w:rsidP="00234A38">
      <w:pPr>
        <w:pStyle w:val="BodyText2"/>
        <w:ind w:left="720"/>
        <w:rPr>
          <w:rFonts w:asciiTheme="minorHAnsi" w:hAnsiTheme="minorHAnsi"/>
          <w:b/>
          <w:sz w:val="18"/>
          <w:szCs w:val="18"/>
        </w:rPr>
      </w:pPr>
    </w:p>
    <w:p w14:paraId="2DA877EE" w14:textId="77777777" w:rsidR="00234A38" w:rsidRPr="008A116E" w:rsidRDefault="00234A38" w:rsidP="00234A38">
      <w:pPr>
        <w:pStyle w:val="BodyText2"/>
        <w:ind w:left="720"/>
        <w:rPr>
          <w:rFonts w:asciiTheme="minorHAnsi" w:hAnsiTheme="minorHAnsi"/>
          <w:b/>
          <w:sz w:val="18"/>
          <w:szCs w:val="18"/>
        </w:rPr>
      </w:pPr>
      <w:r>
        <w:rPr>
          <w:rFonts w:asciiTheme="minorHAnsi" w:hAnsiTheme="minorHAnsi"/>
          <w:b/>
          <w:sz w:val="18"/>
          <w:szCs w:val="18"/>
        </w:rPr>
        <w:t xml:space="preserve">A. </w:t>
      </w:r>
      <w:r w:rsidRPr="008A116E" w:rsidDel="008051A4">
        <w:rPr>
          <w:rFonts w:asciiTheme="minorHAnsi" w:hAnsiTheme="minorHAnsi"/>
          <w:b/>
          <w:sz w:val="18"/>
          <w:szCs w:val="18"/>
        </w:rPr>
        <w:t>General Information</w:t>
      </w:r>
    </w:p>
    <w:p w14:paraId="30D86580" w14:textId="6E976E8E" w:rsidR="00234A38" w:rsidRPr="00B70359" w:rsidRDefault="005B2C88" w:rsidP="00234A38">
      <w:pPr>
        <w:pStyle w:val="BodyText2"/>
        <w:numPr>
          <w:ilvl w:val="0"/>
          <w:numId w:val="13"/>
        </w:numPr>
        <w:ind w:hanging="360"/>
        <w:rPr>
          <w:rFonts w:asciiTheme="minorHAnsi" w:hAnsiTheme="minorHAnsi"/>
          <w:sz w:val="18"/>
          <w:szCs w:val="18"/>
        </w:rPr>
      </w:pPr>
      <w:r>
        <w:rPr>
          <w:rFonts w:asciiTheme="minorHAnsi" w:hAnsiTheme="minorHAnsi"/>
          <w:sz w:val="18"/>
          <w:szCs w:val="18"/>
        </w:rPr>
        <w:t xml:space="preserve">Project Scope: </w:t>
      </w:r>
      <w:r w:rsidR="00234A38" w:rsidRPr="00B70359">
        <w:rPr>
          <w:rFonts w:asciiTheme="minorHAnsi" w:hAnsiTheme="minorHAnsi"/>
          <w:sz w:val="18"/>
          <w:szCs w:val="18"/>
        </w:rPr>
        <w:t xml:space="preserve">User selects </w:t>
      </w:r>
      <w:r>
        <w:rPr>
          <w:rFonts w:asciiTheme="minorHAnsi" w:hAnsiTheme="minorHAnsi"/>
          <w:sz w:val="18"/>
          <w:szCs w:val="18"/>
        </w:rPr>
        <w:t xml:space="preserve">all that apply: </w:t>
      </w:r>
      <w:ins w:id="1" w:author="Alhabibi, Haider@Energy" w:date="2023-09-27T07:17:00Z">
        <w:r w:rsidR="0015209E" w:rsidRPr="0015209E">
          <w:rPr>
            <w:rFonts w:asciiTheme="minorHAnsi" w:hAnsiTheme="minorHAnsi"/>
            <w:bCs/>
            <w:sz w:val="18"/>
            <w:szCs w:val="18"/>
          </w:rPr>
          <w:t>Energy Storage System Ready</w:t>
        </w:r>
        <w:r w:rsidR="0015209E">
          <w:rPr>
            <w:rFonts w:asciiTheme="minorHAnsi" w:hAnsiTheme="minorHAnsi"/>
            <w:bCs/>
            <w:sz w:val="18"/>
            <w:szCs w:val="18"/>
          </w:rPr>
          <w:t>,</w:t>
        </w:r>
        <w:r w:rsidR="0015209E" w:rsidRPr="0015209E">
          <w:rPr>
            <w:rFonts w:asciiTheme="minorHAnsi" w:hAnsiTheme="minorHAnsi"/>
            <w:b/>
            <w:sz w:val="18"/>
            <w:szCs w:val="18"/>
          </w:rPr>
          <w:t xml:space="preserve"> </w:t>
        </w:r>
      </w:ins>
      <w:r>
        <w:rPr>
          <w:rFonts w:asciiTheme="minorHAnsi" w:hAnsiTheme="minorHAnsi"/>
          <w:sz w:val="18"/>
          <w:szCs w:val="18"/>
        </w:rPr>
        <w:t>Heat Pump Space Heater Ready, Electric Cooktop Ready, and Electric Clothes Dryer Ready</w:t>
      </w:r>
    </w:p>
    <w:p w14:paraId="78BAAD1F" w14:textId="77777777" w:rsidR="00234A38" w:rsidRPr="00B70359" w:rsidRDefault="00234A38" w:rsidP="00234A38">
      <w:pPr>
        <w:pStyle w:val="BodyText2"/>
        <w:ind w:left="1440"/>
        <w:rPr>
          <w:rFonts w:asciiTheme="minorHAnsi" w:hAnsiTheme="minorHAnsi"/>
          <w:sz w:val="18"/>
          <w:szCs w:val="18"/>
        </w:rPr>
      </w:pPr>
    </w:p>
    <w:p w14:paraId="2C90855C" w14:textId="37C4C3CA" w:rsidR="00234A38" w:rsidRPr="00B70359" w:rsidRDefault="00234A38" w:rsidP="00234A38">
      <w:pPr>
        <w:pStyle w:val="BodyText2"/>
        <w:ind w:left="720"/>
        <w:rPr>
          <w:rFonts w:asciiTheme="minorHAnsi" w:hAnsiTheme="minorHAnsi"/>
          <w:sz w:val="18"/>
          <w:szCs w:val="18"/>
        </w:rPr>
      </w:pPr>
      <w:r>
        <w:rPr>
          <w:rFonts w:asciiTheme="minorHAnsi" w:hAnsiTheme="minorHAnsi"/>
          <w:b/>
          <w:sz w:val="18"/>
          <w:szCs w:val="18"/>
        </w:rPr>
        <w:t>B.</w:t>
      </w:r>
      <w:r w:rsidR="005B2C88">
        <w:rPr>
          <w:rFonts w:asciiTheme="minorHAnsi" w:hAnsiTheme="minorHAnsi"/>
          <w:b/>
          <w:sz w:val="18"/>
          <w:szCs w:val="18"/>
        </w:rPr>
        <w:t xml:space="preserve"> Energy Storage System Ready </w:t>
      </w:r>
    </w:p>
    <w:p w14:paraId="3F58E114" w14:textId="7551137C" w:rsidR="00234A38" w:rsidRPr="00B70359" w:rsidRDefault="00517F63" w:rsidP="00234A38">
      <w:pPr>
        <w:pStyle w:val="BodyText2"/>
        <w:numPr>
          <w:ilvl w:val="0"/>
          <w:numId w:val="15"/>
        </w:numPr>
        <w:rPr>
          <w:rFonts w:asciiTheme="minorHAnsi" w:hAnsiTheme="minorHAnsi"/>
          <w:sz w:val="18"/>
          <w:szCs w:val="18"/>
        </w:rPr>
      </w:pPr>
      <w:r>
        <w:rPr>
          <w:rFonts w:asciiTheme="minorHAnsi" w:hAnsiTheme="minorHAnsi"/>
          <w:sz w:val="18"/>
          <w:szCs w:val="18"/>
        </w:rPr>
        <w:t xml:space="preserve">Mandatory requirement for all newly constructed </w:t>
      </w:r>
      <w:del w:id="2" w:author="Alhabibi, Haider@Energy" w:date="2023-09-27T07:17:00Z">
        <w:r w:rsidDel="0015209E">
          <w:rPr>
            <w:rFonts w:asciiTheme="minorHAnsi" w:hAnsiTheme="minorHAnsi"/>
            <w:sz w:val="18"/>
            <w:szCs w:val="18"/>
          </w:rPr>
          <w:delText xml:space="preserve"> </w:delText>
        </w:r>
      </w:del>
      <w:r>
        <w:rPr>
          <w:rFonts w:asciiTheme="minorHAnsi" w:hAnsiTheme="minorHAnsi"/>
          <w:sz w:val="18"/>
          <w:szCs w:val="18"/>
        </w:rPr>
        <w:t>building</w:t>
      </w:r>
    </w:p>
    <w:p w14:paraId="4FBFA11E" w14:textId="77777777" w:rsidR="00234A38" w:rsidRPr="00B70359" w:rsidRDefault="00234A38" w:rsidP="00234A38">
      <w:pPr>
        <w:pStyle w:val="BodyText2"/>
        <w:ind w:left="1440"/>
        <w:rPr>
          <w:rFonts w:asciiTheme="minorHAnsi" w:hAnsiTheme="minorHAnsi"/>
          <w:sz w:val="18"/>
          <w:szCs w:val="18"/>
        </w:rPr>
      </w:pPr>
    </w:p>
    <w:p w14:paraId="5B09D1F8" w14:textId="77777777" w:rsidR="00234A38" w:rsidRPr="00B70359" w:rsidRDefault="00234A38" w:rsidP="00234A38">
      <w:pPr>
        <w:pStyle w:val="BodyText2"/>
        <w:ind w:left="1440" w:hanging="360"/>
        <w:rPr>
          <w:rFonts w:asciiTheme="minorHAnsi" w:hAnsiTheme="minorHAnsi"/>
          <w:sz w:val="18"/>
          <w:szCs w:val="18"/>
        </w:rPr>
      </w:pPr>
    </w:p>
    <w:p w14:paraId="22C8F1FC" w14:textId="65CC758F" w:rsidR="00234A38" w:rsidRPr="00B70359" w:rsidRDefault="00517F63" w:rsidP="00234A38">
      <w:pPr>
        <w:pStyle w:val="BodyText2"/>
        <w:ind w:left="720"/>
        <w:rPr>
          <w:rFonts w:asciiTheme="minorHAnsi" w:hAnsiTheme="minorHAnsi"/>
          <w:sz w:val="18"/>
          <w:szCs w:val="18"/>
        </w:rPr>
      </w:pPr>
      <w:r>
        <w:rPr>
          <w:rFonts w:asciiTheme="minorHAnsi" w:hAnsiTheme="minorHAnsi"/>
          <w:b/>
          <w:sz w:val="18"/>
          <w:szCs w:val="18"/>
        </w:rPr>
        <w:t>C</w:t>
      </w:r>
      <w:r w:rsidR="00234A38">
        <w:rPr>
          <w:rFonts w:asciiTheme="minorHAnsi" w:hAnsiTheme="minorHAnsi"/>
          <w:b/>
          <w:sz w:val="18"/>
          <w:szCs w:val="18"/>
        </w:rPr>
        <w:t>.</w:t>
      </w:r>
      <w:r w:rsidR="005B2C88">
        <w:rPr>
          <w:rFonts w:asciiTheme="minorHAnsi" w:hAnsiTheme="minorHAnsi"/>
          <w:b/>
          <w:sz w:val="18"/>
          <w:szCs w:val="18"/>
        </w:rPr>
        <w:t xml:space="preserve"> Heat Pump Space Heater Ready</w:t>
      </w:r>
      <w:r w:rsidR="00234A38" w:rsidRPr="00B70359">
        <w:rPr>
          <w:rFonts w:asciiTheme="minorHAnsi" w:hAnsiTheme="minorHAnsi"/>
          <w:sz w:val="18"/>
          <w:szCs w:val="18"/>
        </w:rPr>
        <w:t>– Optional table based on user selection in cell A02:</w:t>
      </w:r>
    </w:p>
    <w:p w14:paraId="0961EEC7" w14:textId="77777777" w:rsidR="00234A38" w:rsidRPr="00B70359" w:rsidRDefault="00234A38" w:rsidP="00234A38">
      <w:pPr>
        <w:pStyle w:val="BodyText2"/>
        <w:ind w:left="1440"/>
        <w:rPr>
          <w:rFonts w:asciiTheme="minorHAnsi" w:hAnsiTheme="minorHAnsi"/>
          <w:sz w:val="18"/>
          <w:szCs w:val="18"/>
        </w:rPr>
      </w:pPr>
    </w:p>
    <w:p w14:paraId="0D11F567" w14:textId="6FC6DF44" w:rsidR="00234A38" w:rsidRDefault="00517F63" w:rsidP="00234A38">
      <w:pPr>
        <w:pStyle w:val="BodyText2"/>
        <w:ind w:left="720"/>
        <w:rPr>
          <w:rFonts w:asciiTheme="minorHAnsi" w:hAnsiTheme="minorHAnsi"/>
          <w:sz w:val="18"/>
          <w:szCs w:val="18"/>
        </w:rPr>
      </w:pPr>
      <w:r>
        <w:rPr>
          <w:rFonts w:asciiTheme="minorHAnsi" w:hAnsiTheme="minorHAnsi"/>
          <w:b/>
          <w:sz w:val="18"/>
          <w:szCs w:val="18"/>
        </w:rPr>
        <w:t>D</w:t>
      </w:r>
      <w:r w:rsidR="00234A38">
        <w:rPr>
          <w:rFonts w:asciiTheme="minorHAnsi" w:hAnsiTheme="minorHAnsi"/>
          <w:b/>
          <w:sz w:val="18"/>
          <w:szCs w:val="18"/>
        </w:rPr>
        <w:t>.</w:t>
      </w:r>
      <w:r w:rsidR="005B2C88">
        <w:rPr>
          <w:rFonts w:asciiTheme="minorHAnsi" w:hAnsiTheme="minorHAnsi"/>
          <w:b/>
          <w:sz w:val="18"/>
          <w:szCs w:val="18"/>
        </w:rPr>
        <w:t xml:space="preserve"> Electric Cooktop Ready</w:t>
      </w:r>
      <w:r w:rsidR="00234A38" w:rsidRPr="00B70359">
        <w:rPr>
          <w:rFonts w:asciiTheme="minorHAnsi" w:hAnsiTheme="minorHAnsi"/>
          <w:sz w:val="18"/>
          <w:szCs w:val="18"/>
        </w:rPr>
        <w:t>– Optional table based on user selection in cell A02.</w:t>
      </w:r>
    </w:p>
    <w:p w14:paraId="736D82D7" w14:textId="202890E9" w:rsidR="00234A38" w:rsidRDefault="00234A38" w:rsidP="00234A38">
      <w:pPr>
        <w:pStyle w:val="BodyText2"/>
        <w:ind w:left="720"/>
        <w:rPr>
          <w:rFonts w:asciiTheme="minorHAnsi" w:hAnsiTheme="minorHAnsi"/>
          <w:sz w:val="18"/>
          <w:szCs w:val="18"/>
        </w:rPr>
      </w:pPr>
    </w:p>
    <w:p w14:paraId="22F78D77" w14:textId="3B701842" w:rsidR="00234A38" w:rsidRDefault="00517F63" w:rsidP="00234A38">
      <w:pPr>
        <w:pStyle w:val="BodyText2"/>
        <w:ind w:left="720"/>
        <w:rPr>
          <w:rFonts w:asciiTheme="minorHAnsi" w:hAnsiTheme="minorHAnsi"/>
          <w:sz w:val="18"/>
          <w:szCs w:val="18"/>
        </w:rPr>
      </w:pPr>
      <w:r>
        <w:rPr>
          <w:rFonts w:asciiTheme="minorHAnsi" w:hAnsiTheme="minorHAnsi"/>
          <w:b/>
          <w:sz w:val="18"/>
          <w:szCs w:val="18"/>
        </w:rPr>
        <w:t>E</w:t>
      </w:r>
      <w:r w:rsidR="00234A38">
        <w:rPr>
          <w:rFonts w:asciiTheme="minorHAnsi" w:hAnsiTheme="minorHAnsi"/>
          <w:b/>
          <w:sz w:val="18"/>
          <w:szCs w:val="18"/>
        </w:rPr>
        <w:t>.</w:t>
      </w:r>
      <w:r w:rsidR="005B2C88">
        <w:rPr>
          <w:rFonts w:asciiTheme="minorHAnsi" w:hAnsiTheme="minorHAnsi"/>
          <w:b/>
          <w:sz w:val="18"/>
          <w:szCs w:val="18"/>
        </w:rPr>
        <w:t xml:space="preserve"> Electric Clothes Dryer Ready </w:t>
      </w:r>
      <w:r w:rsidR="00234A38" w:rsidRPr="00B70359">
        <w:rPr>
          <w:rFonts w:asciiTheme="minorHAnsi" w:hAnsiTheme="minorHAnsi"/>
          <w:sz w:val="18"/>
          <w:szCs w:val="18"/>
        </w:rPr>
        <w:t>– Optional table based on user selection in cell A02.</w:t>
      </w:r>
    </w:p>
    <w:p w14:paraId="4F4BF384" w14:textId="77777777" w:rsidR="00234A38" w:rsidRPr="00B70359" w:rsidRDefault="00234A38" w:rsidP="00234A38">
      <w:pPr>
        <w:pStyle w:val="BodyText2"/>
        <w:ind w:left="720"/>
        <w:rPr>
          <w:rFonts w:asciiTheme="minorHAnsi" w:hAnsiTheme="minorHAnsi"/>
          <w:sz w:val="18"/>
          <w:szCs w:val="18"/>
        </w:rPr>
      </w:pPr>
    </w:p>
    <w:p w14:paraId="1C2401F0" w14:textId="77777777" w:rsidR="00234A38" w:rsidRDefault="00234A38" w:rsidP="000A4E0F">
      <w:pPr>
        <w:rPr>
          <w:rFonts w:asciiTheme="minorHAnsi" w:hAnsiTheme="minorHAnsi" w:cstheme="minorHAnsi"/>
          <w:bCs/>
          <w:caps/>
        </w:rPr>
        <w:sectPr w:rsidR="00234A38" w:rsidSect="006F315F">
          <w:pgSz w:w="12240" w:h="15840" w:code="1"/>
          <w:pgMar w:top="720" w:right="720" w:bottom="720" w:left="720" w:header="180" w:footer="576" w:gutter="0"/>
          <w:pgNumType w:start="1"/>
          <w:cols w:space="720"/>
          <w:docGrid w:linePitch="272"/>
        </w:sect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4378"/>
        <w:gridCol w:w="5844"/>
      </w:tblGrid>
      <w:tr w:rsidR="00012A93" w:rsidRPr="00FB0E1A" w14:paraId="4196EAED" w14:textId="77777777" w:rsidTr="00466EE2">
        <w:trPr>
          <w:trHeight w:val="144"/>
        </w:trPr>
        <w:tc>
          <w:tcPr>
            <w:tcW w:w="10790" w:type="dxa"/>
            <w:gridSpan w:val="3"/>
            <w:tcMar>
              <w:top w:w="0" w:type="dxa"/>
              <w:left w:w="115" w:type="dxa"/>
              <w:bottom w:w="0" w:type="dxa"/>
              <w:right w:w="115" w:type="dxa"/>
            </w:tcMar>
            <w:vAlign w:val="center"/>
          </w:tcPr>
          <w:p w14:paraId="4196EAEC" w14:textId="1FBE447D" w:rsidR="00012A93" w:rsidRPr="00A440A7" w:rsidRDefault="00012A93" w:rsidP="00A440A7">
            <w:pPr>
              <w:pStyle w:val="Heading2"/>
              <w:spacing w:before="0" w:after="0"/>
              <w:rPr>
                <w:rFonts w:asciiTheme="minorHAnsi" w:hAnsiTheme="minorHAnsi"/>
              </w:rPr>
            </w:pPr>
            <w:r>
              <w:rPr>
                <w:rFonts w:asciiTheme="minorHAnsi" w:hAnsiTheme="minorHAnsi"/>
              </w:rPr>
              <w:lastRenderedPageBreak/>
              <w:t xml:space="preserve">A. </w:t>
            </w:r>
            <w:r w:rsidRPr="00FB0E1A">
              <w:rPr>
                <w:rFonts w:asciiTheme="minorHAnsi" w:hAnsiTheme="minorHAnsi"/>
              </w:rPr>
              <w:t>General Information</w:t>
            </w:r>
          </w:p>
        </w:tc>
      </w:tr>
      <w:tr w:rsidR="00012A93" w:rsidRPr="00FB0E1A" w14:paraId="4196EB01" w14:textId="77777777" w:rsidTr="00A440A7">
        <w:trPr>
          <w:trHeight w:val="144"/>
        </w:trPr>
        <w:tc>
          <w:tcPr>
            <w:tcW w:w="568" w:type="dxa"/>
            <w:tcMar>
              <w:top w:w="0" w:type="dxa"/>
              <w:left w:w="115" w:type="dxa"/>
              <w:bottom w:w="0" w:type="dxa"/>
              <w:right w:w="115" w:type="dxa"/>
            </w:tcMar>
            <w:vAlign w:val="center"/>
          </w:tcPr>
          <w:p w14:paraId="4196EAF8" w14:textId="432039E6" w:rsidR="00012A93" w:rsidRPr="00A3784E" w:rsidRDefault="00012A93" w:rsidP="00F434FD">
            <w:pPr>
              <w:pStyle w:val="BodyText2"/>
              <w:spacing w:before="0" w:after="0"/>
              <w:jc w:val="center"/>
              <w:rPr>
                <w:rFonts w:asciiTheme="minorHAnsi" w:hAnsiTheme="minorHAnsi"/>
                <w:sz w:val="18"/>
                <w:szCs w:val="18"/>
              </w:rPr>
            </w:pPr>
            <w:r>
              <w:rPr>
                <w:rFonts w:asciiTheme="minorHAnsi" w:hAnsiTheme="minorHAnsi"/>
                <w:sz w:val="18"/>
                <w:szCs w:val="18"/>
              </w:rPr>
              <w:t>0</w:t>
            </w:r>
            <w:r w:rsidR="00021D36">
              <w:rPr>
                <w:rFonts w:asciiTheme="minorHAnsi" w:hAnsiTheme="minorHAnsi"/>
                <w:sz w:val="18"/>
                <w:szCs w:val="18"/>
              </w:rPr>
              <w:t>1</w:t>
            </w:r>
          </w:p>
        </w:tc>
        <w:tc>
          <w:tcPr>
            <w:tcW w:w="4378" w:type="dxa"/>
            <w:vAlign w:val="center"/>
          </w:tcPr>
          <w:p w14:paraId="4196EAF9" w14:textId="4F08E65C" w:rsidR="00012A93" w:rsidRPr="00A3784E" w:rsidRDefault="00A440A7" w:rsidP="00F434FD">
            <w:pPr>
              <w:pStyle w:val="BodyText2"/>
              <w:spacing w:before="0" w:after="0"/>
              <w:rPr>
                <w:rFonts w:asciiTheme="minorHAnsi" w:hAnsiTheme="minorHAnsi"/>
                <w:sz w:val="18"/>
                <w:szCs w:val="18"/>
              </w:rPr>
            </w:pPr>
            <w:r>
              <w:rPr>
                <w:rFonts w:asciiTheme="minorHAnsi" w:hAnsiTheme="minorHAnsi"/>
                <w:sz w:val="18"/>
                <w:szCs w:val="18"/>
              </w:rPr>
              <w:t>Project Scope</w:t>
            </w:r>
          </w:p>
        </w:tc>
        <w:tc>
          <w:tcPr>
            <w:tcW w:w="5844" w:type="dxa"/>
          </w:tcPr>
          <w:p w14:paraId="4196EAFA" w14:textId="68CEA1E1" w:rsidR="00012A93" w:rsidRPr="00E63378" w:rsidRDefault="00012A93" w:rsidP="00F434FD">
            <w:pPr>
              <w:pStyle w:val="BodyText2"/>
              <w:spacing w:before="0" w:after="0"/>
              <w:rPr>
                <w:rFonts w:asciiTheme="minorHAnsi" w:hAnsiTheme="minorHAnsi"/>
                <w:sz w:val="18"/>
                <w:szCs w:val="18"/>
              </w:rPr>
            </w:pPr>
            <w:r w:rsidRPr="00E63378">
              <w:rPr>
                <w:rFonts w:asciiTheme="minorHAnsi" w:hAnsiTheme="minorHAnsi"/>
                <w:sz w:val="18"/>
                <w:szCs w:val="18"/>
              </w:rPr>
              <w:t>&lt;&lt;</w:t>
            </w:r>
            <w:proofErr w:type="gramStart"/>
            <w:r w:rsidRPr="00E63378">
              <w:rPr>
                <w:rFonts w:asciiTheme="minorHAnsi" w:hAnsiTheme="minorHAnsi"/>
                <w:sz w:val="18"/>
                <w:szCs w:val="18"/>
              </w:rPr>
              <w:t>user</w:t>
            </w:r>
            <w:proofErr w:type="gramEnd"/>
            <w:r w:rsidRPr="00E63378">
              <w:rPr>
                <w:rFonts w:asciiTheme="minorHAnsi" w:hAnsiTheme="minorHAnsi"/>
                <w:sz w:val="18"/>
                <w:szCs w:val="18"/>
              </w:rPr>
              <w:t xml:space="preserve"> </w:t>
            </w:r>
            <w:r w:rsidR="00A440A7">
              <w:rPr>
                <w:rFonts w:asciiTheme="minorHAnsi" w:hAnsiTheme="minorHAnsi"/>
                <w:sz w:val="18"/>
                <w:szCs w:val="18"/>
              </w:rPr>
              <w:t>select all that apply:</w:t>
            </w:r>
          </w:p>
          <w:p w14:paraId="3DAFBC02" w14:textId="77777777" w:rsidR="00D96C1C" w:rsidRPr="00413CB8" w:rsidRDefault="00D96C1C" w:rsidP="00D96C1C">
            <w:pPr>
              <w:pStyle w:val="BodyText2"/>
              <w:numPr>
                <w:ilvl w:val="0"/>
                <w:numId w:val="9"/>
              </w:numPr>
              <w:spacing w:before="0" w:after="0"/>
              <w:ind w:left="335" w:hanging="335"/>
              <w:rPr>
                <w:ins w:id="3" w:author="Alhabibi, Haider@Energy" w:date="2023-09-26T23:18:00Z"/>
                <w:rFonts w:asciiTheme="minorHAnsi" w:hAnsiTheme="minorHAnsi"/>
                <w:sz w:val="18"/>
                <w:szCs w:val="18"/>
              </w:rPr>
            </w:pPr>
            <w:ins w:id="4" w:author="Alhabibi, Haider@Energy" w:date="2023-09-26T23:18:00Z">
              <w:r w:rsidRPr="00413CB8">
                <w:rPr>
                  <w:rFonts w:asciiTheme="minorHAnsi" w:hAnsiTheme="minorHAnsi"/>
                  <w:sz w:val="18"/>
                  <w:szCs w:val="18"/>
                </w:rPr>
                <w:t>Energy Storage System Ready</w:t>
              </w:r>
            </w:ins>
          </w:p>
          <w:p w14:paraId="05AC5983" w14:textId="4665F4F3" w:rsidR="00012A93"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Heat Pump Space Heater Ready (For systems using gas or propane furnace)</w:t>
            </w:r>
          </w:p>
          <w:p w14:paraId="039EBF24" w14:textId="715389E5" w:rsidR="00A440A7" w:rsidRDefault="00A440A7" w:rsidP="00A440A7">
            <w:pPr>
              <w:pStyle w:val="BodyText2"/>
              <w:numPr>
                <w:ilvl w:val="0"/>
                <w:numId w:val="9"/>
              </w:numPr>
              <w:spacing w:before="0" w:after="0"/>
              <w:ind w:left="335" w:hanging="335"/>
              <w:rPr>
                <w:rFonts w:asciiTheme="minorHAnsi" w:hAnsiTheme="minorHAnsi"/>
                <w:sz w:val="18"/>
                <w:szCs w:val="18"/>
              </w:rPr>
            </w:pPr>
            <w:r>
              <w:rPr>
                <w:rFonts w:asciiTheme="minorHAnsi" w:hAnsiTheme="minorHAnsi"/>
                <w:sz w:val="18"/>
                <w:szCs w:val="18"/>
              </w:rPr>
              <w:t>Electric Cooktop Ready (For systems using gas or propane cooktop)</w:t>
            </w:r>
          </w:p>
          <w:p w14:paraId="556A5024" w14:textId="1F908ED8" w:rsidR="00B268E2" w:rsidRDefault="00A440A7" w:rsidP="00AE2126">
            <w:pPr>
              <w:pStyle w:val="BodyText2"/>
              <w:numPr>
                <w:ilvl w:val="0"/>
                <w:numId w:val="9"/>
              </w:numPr>
              <w:spacing w:before="0" w:after="0"/>
              <w:ind w:left="335" w:hanging="335"/>
              <w:rPr>
                <w:rFonts w:asciiTheme="minorHAnsi" w:hAnsiTheme="minorHAnsi"/>
                <w:sz w:val="18"/>
                <w:szCs w:val="18"/>
              </w:rPr>
            </w:pPr>
            <w:r w:rsidRPr="00413CB8">
              <w:rPr>
                <w:rFonts w:asciiTheme="minorHAnsi" w:hAnsiTheme="minorHAnsi"/>
                <w:sz w:val="18"/>
                <w:szCs w:val="18"/>
              </w:rPr>
              <w:t xml:space="preserve">Electric Clothes Dryer Ready (Clothes dryers with gas or propane plumbing) </w:t>
            </w:r>
          </w:p>
          <w:p w14:paraId="4196EB00" w14:textId="3E28FE44" w:rsidR="00A440A7" w:rsidRPr="00E63378" w:rsidRDefault="004A3095" w:rsidP="008B351B">
            <w:pPr>
              <w:pStyle w:val="BodyText2"/>
              <w:spacing w:before="0" w:after="0"/>
              <w:ind w:left="360"/>
              <w:rPr>
                <w:rFonts w:asciiTheme="minorHAnsi" w:hAnsiTheme="minorHAnsi"/>
                <w:sz w:val="18"/>
                <w:szCs w:val="18"/>
              </w:rPr>
            </w:pPr>
            <w:ins w:id="5" w:author="Alhabibi, Haider@Energy" w:date="2023-06-19T13:25:00Z">
              <w:del w:id="6" w:author="Alhabibi, Haider@Energy" w:date="2023-09-28T17:12:00Z">
                <w:r w:rsidRPr="004A3095" w:rsidDel="00263A07">
                  <w:rPr>
                    <w:rFonts w:asciiTheme="minorHAnsi" w:hAnsiTheme="minorHAnsi"/>
                    <w:sz w:val="18"/>
                    <w:szCs w:val="18"/>
                  </w:rPr>
                  <w:delText>None of these</w:delText>
                </w:r>
              </w:del>
            </w:ins>
            <w:del w:id="7" w:author="Alhabibi, Haider@Energy" w:date="2023-09-28T17:12:00Z">
              <w:r w:rsidDel="00263A07">
                <w:rPr>
                  <w:rFonts w:asciiTheme="minorHAnsi" w:hAnsiTheme="minorHAnsi"/>
                  <w:sz w:val="18"/>
                  <w:szCs w:val="18"/>
                </w:rPr>
                <w:delText xml:space="preserve"> </w:delText>
              </w:r>
            </w:del>
            <w:r w:rsidR="00A440A7">
              <w:rPr>
                <w:rFonts w:asciiTheme="minorHAnsi" w:hAnsiTheme="minorHAnsi"/>
                <w:sz w:val="18"/>
                <w:szCs w:val="18"/>
              </w:rPr>
              <w:t>&gt;&gt;</w:t>
            </w:r>
          </w:p>
        </w:tc>
      </w:tr>
    </w:tbl>
    <w:p w14:paraId="4196EB02" w14:textId="77777777" w:rsidR="00012A93" w:rsidRPr="005049F2" w:rsidRDefault="00012A93" w:rsidP="00012A93">
      <w:pPr>
        <w:rPr>
          <w:rFonts w:asciiTheme="minorHAnsi" w:hAnsiTheme="minorHAnsi"/>
          <w:sz w:val="18"/>
          <w:szCs w:val="18"/>
        </w:rPr>
      </w:pPr>
    </w:p>
    <w:p w14:paraId="4196EB2B" w14:textId="589D0702"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9"/>
        <w:gridCol w:w="10221"/>
      </w:tblGrid>
      <w:tr w:rsidR="00012A93" w:rsidRPr="00A3784E" w14:paraId="4196EB2E" w14:textId="77777777" w:rsidTr="7F33A40F">
        <w:trPr>
          <w:trHeight w:val="144"/>
        </w:trPr>
        <w:tc>
          <w:tcPr>
            <w:tcW w:w="10790" w:type="dxa"/>
            <w:gridSpan w:val="2"/>
            <w:tcMar>
              <w:top w:w="0" w:type="dxa"/>
              <w:left w:w="115" w:type="dxa"/>
              <w:bottom w:w="0" w:type="dxa"/>
              <w:right w:w="115" w:type="dxa"/>
            </w:tcMar>
            <w:vAlign w:val="center"/>
          </w:tcPr>
          <w:p w14:paraId="528ED678" w14:textId="17AEC484" w:rsidR="00A440A7" w:rsidRDefault="00517F63" w:rsidP="00A440A7">
            <w:pPr>
              <w:pStyle w:val="Heading2"/>
              <w:spacing w:before="0" w:after="0"/>
              <w:rPr>
                <w:rFonts w:asciiTheme="minorHAnsi" w:hAnsiTheme="minorHAnsi"/>
              </w:rPr>
            </w:pPr>
            <w:r>
              <w:rPr>
                <w:rFonts w:asciiTheme="minorHAnsi" w:hAnsiTheme="minorHAnsi"/>
              </w:rPr>
              <w:t>B</w:t>
            </w:r>
            <w:r w:rsidR="00012A93" w:rsidRPr="00A3784E">
              <w:rPr>
                <w:rFonts w:asciiTheme="minorHAnsi" w:hAnsiTheme="minorHAnsi"/>
              </w:rPr>
              <w:t xml:space="preserve">. </w:t>
            </w:r>
            <w:r>
              <w:rPr>
                <w:rFonts w:asciiTheme="minorHAnsi" w:hAnsiTheme="minorHAnsi"/>
              </w:rPr>
              <w:t>Energy Storage System Ready</w:t>
            </w:r>
          </w:p>
          <w:p w14:paraId="4196EB2D" w14:textId="7FB7FCC5" w:rsidR="00A45176" w:rsidRPr="00DA5DE5" w:rsidRDefault="00DA5DE5" w:rsidP="7F33A40F">
            <w:pPr>
              <w:pStyle w:val="Heading2"/>
              <w:spacing w:before="0" w:after="0"/>
              <w:rPr>
                <w:rFonts w:asciiTheme="minorHAnsi" w:hAnsiTheme="minorHAnsi"/>
                <w:b w:val="0"/>
                <w:bCs/>
                <w:sz w:val="18"/>
                <w:szCs w:val="18"/>
              </w:rPr>
            </w:pPr>
            <w:ins w:id="8" w:author="Alhabibi, Haider@Energy" w:date="2023-06-14T12:57:00Z">
              <w:r w:rsidRPr="00DA5DE5">
                <w:rPr>
                  <w:rFonts w:asciiTheme="minorHAnsi" w:hAnsiTheme="minorHAnsi"/>
                  <w:b w:val="0"/>
                  <w:bCs/>
                  <w:sz w:val="18"/>
                  <w:szCs w:val="18"/>
                </w:rPr>
                <w:t>&lt;&lt; If A01 = “</w:t>
              </w:r>
            </w:ins>
            <w:ins w:id="9" w:author="Alhabibi, Haider@Energy" w:date="2023-09-26T12:00:00Z">
              <w:r w:rsidR="00977239" w:rsidRPr="00977239">
                <w:rPr>
                  <w:rFonts w:asciiTheme="minorHAnsi" w:hAnsiTheme="minorHAnsi"/>
                  <w:b w:val="0"/>
                  <w:bCs/>
                  <w:sz w:val="18"/>
                  <w:szCs w:val="18"/>
                </w:rPr>
                <w:t>Energy Storage System Ready</w:t>
              </w:r>
              <w:r w:rsidR="00977239">
                <w:rPr>
                  <w:rFonts w:asciiTheme="minorHAnsi" w:hAnsiTheme="minorHAnsi"/>
                  <w:b w:val="0"/>
                  <w:bCs/>
                  <w:sz w:val="18"/>
                  <w:szCs w:val="18"/>
                </w:rPr>
                <w:t xml:space="preserve">, </w:t>
              </w:r>
            </w:ins>
            <w:ins w:id="10" w:author="Alhabibi, Haider@Energy" w:date="2023-06-14T12:57:00Z">
              <w:r w:rsidRPr="00DA5DE5">
                <w:rPr>
                  <w:rFonts w:asciiTheme="minorHAnsi" w:hAnsiTheme="minorHAnsi"/>
                  <w:b w:val="0"/>
                  <w:bCs/>
                  <w:sz w:val="18"/>
                  <w:szCs w:val="18"/>
                </w:rPr>
                <w:t>then display table, else display the section does apply message&gt;&gt;</w:t>
              </w:r>
            </w:ins>
          </w:p>
        </w:tc>
      </w:tr>
      <w:tr w:rsidR="00012A93" w:rsidRPr="00A3784E" w14:paraId="4196EB31" w14:textId="77777777" w:rsidTr="7F33A40F">
        <w:trPr>
          <w:trHeight w:val="144"/>
        </w:trPr>
        <w:tc>
          <w:tcPr>
            <w:tcW w:w="569" w:type="dxa"/>
            <w:tcMar>
              <w:top w:w="0" w:type="dxa"/>
              <w:left w:w="115" w:type="dxa"/>
              <w:bottom w:w="0" w:type="dxa"/>
              <w:right w:w="115" w:type="dxa"/>
            </w:tcMar>
            <w:vAlign w:val="center"/>
          </w:tcPr>
          <w:p w14:paraId="4196EB2F"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1" w:type="dxa"/>
            <w:vAlign w:val="center"/>
          </w:tcPr>
          <w:p w14:paraId="6F15B540" w14:textId="77777777" w:rsidR="00517F63" w:rsidRDefault="00517F63" w:rsidP="00517F63">
            <w:pPr>
              <w:pStyle w:val="BodyText2"/>
              <w:spacing w:before="0" w:after="0"/>
              <w:rPr>
                <w:rFonts w:asciiTheme="minorHAnsi" w:hAnsiTheme="minorHAnsi" w:cstheme="minorHAnsi"/>
                <w:sz w:val="20"/>
                <w:szCs w:val="20"/>
              </w:rPr>
            </w:pPr>
            <w:r>
              <w:rPr>
                <w:rFonts w:asciiTheme="minorHAnsi" w:hAnsiTheme="minorHAnsi" w:cstheme="minorHAnsi"/>
                <w:sz w:val="20"/>
                <w:szCs w:val="20"/>
              </w:rPr>
              <w:t xml:space="preserve">ESS Ready interconnection equipment with minimum backed up capacity of 60 amps and 4 ESS branch circuits, </w:t>
            </w:r>
          </w:p>
          <w:p w14:paraId="2ED73B3B" w14:textId="77777777" w:rsidR="00517F63" w:rsidRDefault="00517F63" w:rsidP="00517F63">
            <w:pPr>
              <w:pStyle w:val="BodyText2"/>
              <w:spacing w:before="0" w:after="0"/>
              <w:rPr>
                <w:rFonts w:asciiTheme="minorHAnsi" w:hAnsiTheme="minorHAnsi" w:cstheme="minorHAnsi"/>
                <w:sz w:val="20"/>
                <w:szCs w:val="20"/>
              </w:rPr>
            </w:pPr>
            <w:r>
              <w:rPr>
                <w:rFonts w:asciiTheme="minorHAnsi" w:hAnsiTheme="minorHAnsi" w:cstheme="minorHAnsi"/>
                <w:sz w:val="20"/>
                <w:szCs w:val="20"/>
              </w:rPr>
              <w:t>OR</w:t>
            </w:r>
          </w:p>
          <w:p w14:paraId="4196EB30" w14:textId="56B67B90" w:rsidR="00012A93" w:rsidRPr="00A440A7" w:rsidRDefault="00517F63" w:rsidP="00517F63">
            <w:pPr>
              <w:pStyle w:val="BodyText2"/>
              <w:spacing w:before="0" w:after="0"/>
              <w:rPr>
                <w:rFonts w:asciiTheme="minorHAnsi" w:hAnsiTheme="minorHAnsi" w:cstheme="minorHAnsi"/>
                <w:sz w:val="18"/>
                <w:szCs w:val="18"/>
              </w:rPr>
            </w:pPr>
            <w:r>
              <w:rPr>
                <w:rFonts w:asciiTheme="minorHAnsi" w:hAnsiTheme="minorHAnsi" w:cstheme="minorHAnsi"/>
                <w:sz w:val="20"/>
                <w:szCs w:val="20"/>
              </w:rPr>
              <w:t xml:space="preserve">A dedicated raceway from the main service to a panelboard(subpanel) </w:t>
            </w:r>
            <w:r w:rsidRPr="00A440A7">
              <w:rPr>
                <w:rFonts w:asciiTheme="minorHAnsi" w:hAnsiTheme="minorHAnsi" w:cstheme="minorHAnsi"/>
                <w:sz w:val="20"/>
                <w:szCs w:val="20"/>
              </w:rPr>
              <w:t>The panelboard that supplies the branch circuits (subpanel) must be labeled “Subpanel shall include all backed-up load circuits.”</w:t>
            </w:r>
          </w:p>
        </w:tc>
      </w:tr>
      <w:tr w:rsidR="00A440A7" w:rsidRPr="00A3784E" w14:paraId="6117CFCB" w14:textId="77777777" w:rsidTr="7F33A40F">
        <w:trPr>
          <w:trHeight w:val="692"/>
        </w:trPr>
        <w:tc>
          <w:tcPr>
            <w:tcW w:w="569" w:type="dxa"/>
            <w:tcMar>
              <w:top w:w="0" w:type="dxa"/>
              <w:left w:w="115" w:type="dxa"/>
              <w:bottom w:w="0" w:type="dxa"/>
              <w:right w:w="115" w:type="dxa"/>
            </w:tcMar>
            <w:vAlign w:val="center"/>
          </w:tcPr>
          <w:p w14:paraId="7DBBEF63" w14:textId="725C93E6"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w:t>
            </w:r>
            <w:r w:rsidR="00517F63">
              <w:rPr>
                <w:rFonts w:asciiTheme="minorHAnsi" w:hAnsiTheme="minorHAnsi"/>
                <w:sz w:val="18"/>
                <w:szCs w:val="18"/>
              </w:rPr>
              <w:t>2</w:t>
            </w:r>
          </w:p>
        </w:tc>
        <w:tc>
          <w:tcPr>
            <w:tcW w:w="10221" w:type="dxa"/>
            <w:vAlign w:val="center"/>
          </w:tcPr>
          <w:p w14:paraId="2DDBB768" w14:textId="48FB3F3E" w:rsidR="00A440A7" w:rsidRPr="00A440A7" w:rsidRDefault="00A440A7" w:rsidP="00A440A7">
            <w:pPr>
              <w:pStyle w:val="Default"/>
              <w:rPr>
                <w:rFonts w:asciiTheme="minorHAnsi" w:hAnsiTheme="minorHAnsi" w:cstheme="minorHAnsi"/>
                <w:sz w:val="20"/>
                <w:szCs w:val="20"/>
              </w:rPr>
            </w:pPr>
            <w:r w:rsidRPr="00A440A7">
              <w:rPr>
                <w:rFonts w:asciiTheme="minorHAnsi" w:hAnsiTheme="minorHAnsi" w:cstheme="minorHAnsi"/>
                <w:sz w:val="20"/>
                <w:szCs w:val="20"/>
              </w:rPr>
              <w:t>A minimum of four branch circuits shall be identified and have their source of supply collocated at a single panelboard suitable to be supplied by the ESS. At least one circuit shall supply the refrigerator, one lighting circuit near the primary egress, and at least one circuit shall supply a sleeping room receptacle outlet.</w:t>
            </w:r>
          </w:p>
        </w:tc>
      </w:tr>
      <w:tr w:rsidR="00A440A7" w:rsidRPr="00A3784E" w14:paraId="52F06935" w14:textId="77777777" w:rsidTr="7F33A40F">
        <w:trPr>
          <w:trHeight w:val="144"/>
        </w:trPr>
        <w:tc>
          <w:tcPr>
            <w:tcW w:w="569" w:type="dxa"/>
            <w:tcMar>
              <w:top w:w="0" w:type="dxa"/>
              <w:left w:w="115" w:type="dxa"/>
              <w:bottom w:w="0" w:type="dxa"/>
              <w:right w:w="115" w:type="dxa"/>
            </w:tcMar>
            <w:vAlign w:val="center"/>
          </w:tcPr>
          <w:p w14:paraId="35BFAAB0" w14:textId="64A2C5E1"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w:t>
            </w:r>
            <w:r w:rsidR="00517F63">
              <w:rPr>
                <w:rFonts w:asciiTheme="minorHAnsi" w:hAnsiTheme="minorHAnsi"/>
                <w:sz w:val="18"/>
                <w:szCs w:val="18"/>
              </w:rPr>
              <w:t>3</w:t>
            </w:r>
          </w:p>
        </w:tc>
        <w:tc>
          <w:tcPr>
            <w:tcW w:w="10221" w:type="dxa"/>
            <w:vAlign w:val="center"/>
          </w:tcPr>
          <w:p w14:paraId="1503EEE4" w14:textId="28E8DBFB" w:rsidR="00A440A7" w:rsidRPr="00A440A7" w:rsidRDefault="00A440A7" w:rsidP="00A440A7">
            <w:pPr>
              <w:pStyle w:val="Default"/>
              <w:rPr>
                <w:rFonts w:asciiTheme="minorHAnsi" w:hAnsiTheme="minorHAnsi" w:cstheme="minorHAnsi"/>
                <w:sz w:val="20"/>
                <w:szCs w:val="20"/>
              </w:rPr>
            </w:pPr>
            <w:r w:rsidRPr="00A440A7">
              <w:rPr>
                <w:rFonts w:asciiTheme="minorHAnsi" w:hAnsiTheme="minorHAnsi" w:cstheme="minorHAnsi"/>
                <w:sz w:val="20"/>
                <w:szCs w:val="20"/>
              </w:rPr>
              <w:t xml:space="preserve">The main panelboard shall have a minimum busbar rating of 225 amps. </w:t>
            </w:r>
          </w:p>
        </w:tc>
      </w:tr>
      <w:tr w:rsidR="00A440A7" w:rsidRPr="00A3784E" w14:paraId="3DD08B6C" w14:textId="77777777" w:rsidTr="7F33A40F">
        <w:trPr>
          <w:trHeight w:val="144"/>
        </w:trPr>
        <w:tc>
          <w:tcPr>
            <w:tcW w:w="569" w:type="dxa"/>
            <w:tcMar>
              <w:top w:w="0" w:type="dxa"/>
              <w:left w:w="115" w:type="dxa"/>
              <w:bottom w:w="0" w:type="dxa"/>
              <w:right w:w="115" w:type="dxa"/>
            </w:tcMar>
            <w:vAlign w:val="center"/>
          </w:tcPr>
          <w:p w14:paraId="2F98A9A7" w14:textId="538E3529"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w:t>
            </w:r>
            <w:r w:rsidR="00517F63">
              <w:rPr>
                <w:rFonts w:asciiTheme="minorHAnsi" w:hAnsiTheme="minorHAnsi"/>
                <w:sz w:val="18"/>
                <w:szCs w:val="18"/>
              </w:rPr>
              <w:t>4</w:t>
            </w:r>
          </w:p>
        </w:tc>
        <w:tc>
          <w:tcPr>
            <w:tcW w:w="10221" w:type="dxa"/>
            <w:vAlign w:val="center"/>
          </w:tcPr>
          <w:p w14:paraId="0EB12B23" w14:textId="3296ABB0" w:rsidR="00A440A7" w:rsidRPr="00A440A7" w:rsidRDefault="00A440A7" w:rsidP="00363D6F">
            <w:pPr>
              <w:pStyle w:val="BodyText2"/>
              <w:spacing w:before="0" w:after="0"/>
              <w:rPr>
                <w:rFonts w:asciiTheme="minorHAnsi" w:hAnsiTheme="minorHAnsi" w:cstheme="minorHAnsi"/>
                <w:sz w:val="20"/>
                <w:szCs w:val="20"/>
              </w:rPr>
            </w:pPr>
            <w:r w:rsidRPr="00A440A7">
              <w:rPr>
                <w:rFonts w:asciiTheme="minorHAnsi" w:hAnsiTheme="minorHAnsi" w:cstheme="minorHAnsi"/>
                <w:sz w:val="20"/>
                <w:szCs w:val="20"/>
              </w:rPr>
              <w:t>Sufficient space shall be reserved to allow future installation of a system isolation equipment/transfer switch within 3 feet of the main panelboard.</w:t>
            </w:r>
          </w:p>
        </w:tc>
      </w:tr>
      <w:tr w:rsidR="00012A93" w:rsidRPr="00A3784E" w14:paraId="4196EB33" w14:textId="77777777" w:rsidTr="7F33A40F">
        <w:trPr>
          <w:trHeight w:val="144"/>
        </w:trPr>
        <w:tc>
          <w:tcPr>
            <w:tcW w:w="10790" w:type="dxa"/>
            <w:gridSpan w:val="2"/>
            <w:tcMar>
              <w:top w:w="0" w:type="dxa"/>
              <w:left w:w="115" w:type="dxa"/>
              <w:bottom w:w="0" w:type="dxa"/>
              <w:right w:w="115" w:type="dxa"/>
            </w:tcMar>
            <w:vAlign w:val="center"/>
          </w:tcPr>
          <w:p w14:paraId="4196EB32"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 xml:space="preserve">The responsible person’s signature on this compliance document affirms that all applicable requirements in this table have been met. </w:t>
            </w:r>
          </w:p>
        </w:tc>
      </w:tr>
    </w:tbl>
    <w:p w14:paraId="4196EB34" w14:textId="77777777" w:rsidR="00012A93" w:rsidRPr="00AE54EA" w:rsidRDefault="00012A93" w:rsidP="00012A93">
      <w:pPr>
        <w:rPr>
          <w:rFonts w:asciiTheme="minorHAnsi" w:hAnsiTheme="minorHAnsi"/>
          <w:sz w:val="18"/>
          <w:szCs w:val="18"/>
        </w:rPr>
      </w:pPr>
    </w:p>
    <w:tbl>
      <w:tblPr>
        <w:tblW w:w="5003"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8"/>
      </w:tblGrid>
      <w:tr w:rsidR="00012A93" w:rsidRPr="00A3784E" w14:paraId="4196EB49" w14:textId="77777777" w:rsidTr="00A440A7">
        <w:trPr>
          <w:trHeight w:val="144"/>
        </w:trPr>
        <w:tc>
          <w:tcPr>
            <w:tcW w:w="10796" w:type="dxa"/>
            <w:gridSpan w:val="2"/>
            <w:tcMar>
              <w:top w:w="0" w:type="dxa"/>
              <w:left w:w="115" w:type="dxa"/>
              <w:bottom w:w="0" w:type="dxa"/>
              <w:right w:w="115" w:type="dxa"/>
            </w:tcMar>
          </w:tcPr>
          <w:p w14:paraId="4196EB47" w14:textId="119A395E" w:rsidR="00F770BE" w:rsidRDefault="00517F63" w:rsidP="00012A93">
            <w:pPr>
              <w:pStyle w:val="BodyText2"/>
              <w:spacing w:before="0" w:after="0"/>
              <w:rPr>
                <w:rFonts w:asciiTheme="minorHAnsi" w:hAnsiTheme="minorHAnsi"/>
                <w:sz w:val="18"/>
                <w:szCs w:val="18"/>
              </w:rPr>
            </w:pPr>
            <w:r>
              <w:rPr>
                <w:rFonts w:asciiTheme="minorHAnsi" w:hAnsiTheme="minorHAnsi"/>
                <w:b/>
                <w:sz w:val="20"/>
                <w:szCs w:val="20"/>
              </w:rPr>
              <w:t>C</w:t>
            </w:r>
            <w:r w:rsidR="00012A93" w:rsidRPr="00A3784E">
              <w:rPr>
                <w:rFonts w:asciiTheme="minorHAnsi" w:hAnsiTheme="minorHAnsi"/>
                <w:b/>
                <w:sz w:val="20"/>
                <w:szCs w:val="20"/>
              </w:rPr>
              <w:t xml:space="preserve">. </w:t>
            </w:r>
            <w:r w:rsidR="00A440A7">
              <w:rPr>
                <w:rFonts w:asciiTheme="minorHAnsi" w:hAnsiTheme="minorHAnsi"/>
                <w:b/>
                <w:sz w:val="20"/>
                <w:szCs w:val="20"/>
              </w:rPr>
              <w:t>Heat Pump Space Heater Ready</w:t>
            </w:r>
          </w:p>
          <w:p w14:paraId="4196EB48" w14:textId="42114A7A" w:rsidR="00012A93" w:rsidRPr="00A3784E" w:rsidRDefault="00012A93" w:rsidP="00F71643">
            <w:pPr>
              <w:pStyle w:val="BodyText2"/>
              <w:spacing w:before="0" w:after="0"/>
              <w:rPr>
                <w:rFonts w:asciiTheme="minorHAnsi" w:hAnsiTheme="minorHAnsi"/>
                <w:sz w:val="18"/>
                <w:szCs w:val="18"/>
              </w:rPr>
            </w:pPr>
            <w:r w:rsidRPr="00A3784E">
              <w:rPr>
                <w:rFonts w:asciiTheme="minorHAnsi" w:hAnsiTheme="minorHAnsi"/>
                <w:sz w:val="18"/>
                <w:szCs w:val="18"/>
              </w:rPr>
              <w:t xml:space="preserve"> </w:t>
            </w:r>
            <w:r w:rsidR="00F770BE" w:rsidRPr="00A45176">
              <w:rPr>
                <w:rFonts w:asciiTheme="minorHAnsi" w:hAnsiTheme="minorHAnsi"/>
                <w:sz w:val="18"/>
                <w:szCs w:val="18"/>
              </w:rPr>
              <w:t xml:space="preserve">&lt;&lt; If </w:t>
            </w:r>
            <w:r w:rsidR="00A440A7">
              <w:rPr>
                <w:rFonts w:asciiTheme="minorHAnsi" w:hAnsiTheme="minorHAnsi"/>
                <w:sz w:val="18"/>
                <w:szCs w:val="18"/>
              </w:rPr>
              <w:t>A0</w:t>
            </w:r>
            <w:del w:id="11" w:author="Alhabibi, Haider@Energy" w:date="2023-09-27T07:18:00Z">
              <w:r w:rsidR="00A440A7" w:rsidDel="002701BD">
                <w:rPr>
                  <w:rFonts w:asciiTheme="minorHAnsi" w:hAnsiTheme="minorHAnsi"/>
                  <w:sz w:val="18"/>
                  <w:szCs w:val="18"/>
                </w:rPr>
                <w:delText>2</w:delText>
              </w:r>
            </w:del>
            <w:ins w:id="12" w:author="Alhabibi, Haider@Energy" w:date="2023-09-27T07:18:00Z">
              <w:r w:rsidR="002701BD">
                <w:rPr>
                  <w:rFonts w:asciiTheme="minorHAnsi" w:hAnsiTheme="minorHAnsi"/>
                  <w:sz w:val="18"/>
                  <w:szCs w:val="18"/>
                </w:rPr>
                <w:t>1</w:t>
              </w:r>
            </w:ins>
            <w:r w:rsidR="00A440A7">
              <w:rPr>
                <w:rFonts w:asciiTheme="minorHAnsi" w:hAnsiTheme="minorHAnsi"/>
                <w:sz w:val="18"/>
                <w:szCs w:val="18"/>
              </w:rPr>
              <w:t xml:space="preserve"> = “Heat Pump Space Heater Ready, then display table, else display the section does apply message&gt;&gt;</w:t>
            </w:r>
          </w:p>
        </w:tc>
      </w:tr>
      <w:tr w:rsidR="00A440A7" w:rsidRPr="00A440A7" w14:paraId="4196EB4F" w14:textId="77777777" w:rsidTr="00A440A7">
        <w:trPr>
          <w:trHeight w:val="144"/>
        </w:trPr>
        <w:tc>
          <w:tcPr>
            <w:tcW w:w="568" w:type="dxa"/>
            <w:tcMar>
              <w:top w:w="0" w:type="dxa"/>
              <w:left w:w="115" w:type="dxa"/>
              <w:bottom w:w="0" w:type="dxa"/>
              <w:right w:w="115" w:type="dxa"/>
            </w:tcMar>
            <w:vAlign w:val="center"/>
          </w:tcPr>
          <w:p w14:paraId="4196EB4A" w14:textId="77777777" w:rsidR="00A440A7" w:rsidRDefault="00A440A7" w:rsidP="004F593C">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8" w:type="dxa"/>
            <w:vAlign w:val="center"/>
          </w:tcPr>
          <w:p w14:paraId="4196EB4B" w14:textId="11112CC5" w:rsidR="00A440A7" w:rsidRPr="00A440A7" w:rsidRDefault="00A440A7" w:rsidP="004F59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w:t>
            </w:r>
            <w:proofErr w:type="gramStart"/>
            <w:r w:rsidRPr="00A440A7">
              <w:rPr>
                <w:rFonts w:asciiTheme="minorHAnsi" w:hAnsiTheme="minorHAnsi" w:cstheme="minorHAnsi"/>
                <w:sz w:val="20"/>
                <w:szCs w:val="20"/>
              </w:rPr>
              <w:t>240 volt</w:t>
            </w:r>
            <w:proofErr w:type="gramEnd"/>
            <w:r w:rsidRPr="00A440A7">
              <w:rPr>
                <w:rFonts w:asciiTheme="minorHAnsi" w:hAnsiTheme="minorHAnsi" w:cstheme="minorHAnsi"/>
                <w:sz w:val="20"/>
                <w:szCs w:val="20"/>
              </w:rPr>
              <w:t xml:space="preserve"> branch circuit wiring shall be installed within 3 feet from the furnace and accessible to the furnace with no obstructions.</w:t>
            </w:r>
          </w:p>
        </w:tc>
      </w:tr>
      <w:tr w:rsidR="00A440A7" w:rsidRPr="00A440A7" w14:paraId="4196EB57" w14:textId="77777777" w:rsidTr="00A440A7">
        <w:trPr>
          <w:trHeight w:val="144"/>
        </w:trPr>
        <w:tc>
          <w:tcPr>
            <w:tcW w:w="568" w:type="dxa"/>
            <w:tcMar>
              <w:top w:w="0" w:type="dxa"/>
              <w:left w:w="115" w:type="dxa"/>
              <w:bottom w:w="0" w:type="dxa"/>
              <w:right w:w="115" w:type="dxa"/>
            </w:tcMar>
            <w:vAlign w:val="center"/>
          </w:tcPr>
          <w:p w14:paraId="4196EB54" w14:textId="22552631" w:rsidR="00A440A7"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8" w:type="dxa"/>
            <w:vAlign w:val="center"/>
          </w:tcPr>
          <w:p w14:paraId="4196EB55" w14:textId="5A269844"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440A7" w14:paraId="4196EB5B" w14:textId="77777777" w:rsidTr="00A440A7">
        <w:trPr>
          <w:trHeight w:val="144"/>
        </w:trPr>
        <w:tc>
          <w:tcPr>
            <w:tcW w:w="568" w:type="dxa"/>
            <w:tcMar>
              <w:top w:w="0" w:type="dxa"/>
              <w:left w:w="115" w:type="dxa"/>
              <w:bottom w:w="0" w:type="dxa"/>
              <w:right w:w="115" w:type="dxa"/>
            </w:tcMar>
            <w:vAlign w:val="center"/>
          </w:tcPr>
          <w:p w14:paraId="4196EB58" w14:textId="766A3365" w:rsidR="00A440A7" w:rsidRPr="00A3784E"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8" w:type="dxa"/>
            <w:vAlign w:val="center"/>
          </w:tcPr>
          <w:p w14:paraId="4196EB59" w14:textId="149E5F71"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440A7" w14:paraId="7D443791" w14:textId="77777777" w:rsidTr="00A440A7">
        <w:trPr>
          <w:trHeight w:val="144"/>
        </w:trPr>
        <w:tc>
          <w:tcPr>
            <w:tcW w:w="568" w:type="dxa"/>
            <w:tcMar>
              <w:top w:w="0" w:type="dxa"/>
              <w:left w:w="115" w:type="dxa"/>
              <w:bottom w:w="0" w:type="dxa"/>
              <w:right w:w="115" w:type="dxa"/>
            </w:tcMar>
            <w:vAlign w:val="center"/>
          </w:tcPr>
          <w:p w14:paraId="1A9A864D" w14:textId="751582B3" w:rsidR="00A440A7"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8" w:type="dxa"/>
            <w:vAlign w:val="center"/>
          </w:tcPr>
          <w:p w14:paraId="351EE501" w14:textId="2E63621F"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440A7" w14:paraId="58E9D94E" w14:textId="77777777" w:rsidTr="00A440A7">
        <w:trPr>
          <w:trHeight w:val="144"/>
        </w:trPr>
        <w:tc>
          <w:tcPr>
            <w:tcW w:w="568" w:type="dxa"/>
            <w:tcMar>
              <w:top w:w="0" w:type="dxa"/>
              <w:left w:w="115" w:type="dxa"/>
              <w:bottom w:w="0" w:type="dxa"/>
              <w:right w:w="115" w:type="dxa"/>
            </w:tcMar>
            <w:vAlign w:val="center"/>
          </w:tcPr>
          <w:p w14:paraId="6454E22A" w14:textId="67E95B80" w:rsidR="00A440A7" w:rsidRDefault="00A440A7" w:rsidP="00F71643">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8" w:type="dxa"/>
            <w:vAlign w:val="center"/>
          </w:tcPr>
          <w:p w14:paraId="27754521" w14:textId="36E48EF1" w:rsidR="00A440A7" w:rsidRPr="00A440A7" w:rsidRDefault="00A440A7">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heat pump space heater installation. The reserved space shall be permanently marked as “For Future 240V use”.</w:t>
            </w:r>
          </w:p>
        </w:tc>
      </w:tr>
      <w:tr w:rsidR="00E63378" w:rsidRPr="00A3784E" w14:paraId="4196EB5D" w14:textId="77777777" w:rsidTr="00A440A7">
        <w:trPr>
          <w:trHeight w:val="144"/>
        </w:trPr>
        <w:tc>
          <w:tcPr>
            <w:tcW w:w="10796" w:type="dxa"/>
            <w:gridSpan w:val="2"/>
            <w:tcMar>
              <w:top w:w="0" w:type="dxa"/>
              <w:left w:w="115" w:type="dxa"/>
              <w:bottom w:w="0" w:type="dxa"/>
              <w:right w:w="115" w:type="dxa"/>
            </w:tcMar>
            <w:vAlign w:val="center"/>
          </w:tcPr>
          <w:p w14:paraId="4196EB5C" w14:textId="77777777" w:rsidR="00E63378" w:rsidRPr="00A3784E" w:rsidRDefault="00E63378"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5E" w14:textId="77777777" w:rsidR="00012A93" w:rsidRPr="00A3784E" w:rsidRDefault="00012A93" w:rsidP="00012A93"/>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012A93" w:rsidRPr="00A3784E" w14:paraId="4196EB61" w14:textId="77777777" w:rsidTr="00A440A7">
        <w:trPr>
          <w:trHeight w:val="144"/>
        </w:trPr>
        <w:tc>
          <w:tcPr>
            <w:tcW w:w="10790" w:type="dxa"/>
            <w:gridSpan w:val="2"/>
            <w:tcMar>
              <w:top w:w="0" w:type="dxa"/>
              <w:left w:w="115" w:type="dxa"/>
              <w:bottom w:w="0" w:type="dxa"/>
              <w:right w:w="115" w:type="dxa"/>
            </w:tcMar>
          </w:tcPr>
          <w:p w14:paraId="4196EB5F" w14:textId="64978BF6" w:rsidR="00F770BE" w:rsidRDefault="00517F63" w:rsidP="00012A93">
            <w:pPr>
              <w:pStyle w:val="BodyText2"/>
              <w:spacing w:before="0" w:after="0"/>
              <w:rPr>
                <w:rFonts w:asciiTheme="minorHAnsi" w:hAnsiTheme="minorHAnsi"/>
                <w:b/>
                <w:sz w:val="20"/>
                <w:szCs w:val="20"/>
              </w:rPr>
            </w:pPr>
            <w:r>
              <w:rPr>
                <w:rFonts w:asciiTheme="minorHAnsi" w:hAnsiTheme="minorHAnsi"/>
                <w:b/>
                <w:sz w:val="20"/>
                <w:szCs w:val="20"/>
              </w:rPr>
              <w:t>D</w:t>
            </w:r>
            <w:r w:rsidR="00012A93" w:rsidRPr="00A3784E">
              <w:rPr>
                <w:rFonts w:asciiTheme="minorHAnsi" w:hAnsiTheme="minorHAnsi"/>
                <w:b/>
                <w:sz w:val="20"/>
                <w:szCs w:val="20"/>
              </w:rPr>
              <w:t>.</w:t>
            </w:r>
            <w:r w:rsidR="00A440A7">
              <w:rPr>
                <w:rFonts w:asciiTheme="minorHAnsi" w:hAnsiTheme="minorHAnsi"/>
                <w:b/>
                <w:sz w:val="20"/>
                <w:szCs w:val="20"/>
              </w:rPr>
              <w:t xml:space="preserve"> Electric Cooktop Ready</w:t>
            </w:r>
          </w:p>
          <w:p w14:paraId="4196EB60" w14:textId="6A9CA635" w:rsidR="00012A93" w:rsidRPr="00A3784E" w:rsidRDefault="00F770BE" w:rsidP="006D38D9">
            <w:pPr>
              <w:pStyle w:val="BodyText2"/>
              <w:spacing w:before="0" w:after="0"/>
              <w:rPr>
                <w:rFonts w:asciiTheme="minorHAnsi" w:hAnsiTheme="minorHAnsi"/>
                <w:sz w:val="18"/>
                <w:szCs w:val="18"/>
              </w:rPr>
            </w:pPr>
            <w:r>
              <w:rPr>
                <w:rFonts w:asciiTheme="minorHAnsi" w:hAnsiTheme="minorHAnsi"/>
                <w:sz w:val="18"/>
                <w:szCs w:val="18"/>
              </w:rPr>
              <w:t>&lt;&lt;</w:t>
            </w:r>
            <w:r w:rsidRPr="00A45176">
              <w:rPr>
                <w:rFonts w:asciiTheme="minorHAnsi" w:hAnsiTheme="minorHAnsi"/>
                <w:sz w:val="18"/>
                <w:szCs w:val="18"/>
              </w:rPr>
              <w:t xml:space="preserve">If </w:t>
            </w:r>
            <w:r w:rsidR="00A440A7">
              <w:rPr>
                <w:rFonts w:asciiTheme="minorHAnsi" w:hAnsiTheme="minorHAnsi"/>
                <w:sz w:val="18"/>
                <w:szCs w:val="18"/>
              </w:rPr>
              <w:t>A0</w:t>
            </w:r>
            <w:del w:id="13" w:author="Alhabibi, Haider@Energy" w:date="2023-09-27T07:18:00Z">
              <w:r w:rsidR="00A440A7" w:rsidDel="002701BD">
                <w:rPr>
                  <w:rFonts w:asciiTheme="minorHAnsi" w:hAnsiTheme="minorHAnsi"/>
                  <w:sz w:val="18"/>
                  <w:szCs w:val="18"/>
                </w:rPr>
                <w:delText>2</w:delText>
              </w:r>
            </w:del>
            <w:ins w:id="14" w:author="Alhabibi, Haider@Energy" w:date="2023-09-27T07:18:00Z">
              <w:r w:rsidR="002701BD">
                <w:rPr>
                  <w:rFonts w:asciiTheme="minorHAnsi" w:hAnsiTheme="minorHAnsi"/>
                  <w:sz w:val="18"/>
                  <w:szCs w:val="18"/>
                </w:rPr>
                <w:t>1</w:t>
              </w:r>
            </w:ins>
            <w:r w:rsidR="00A440A7">
              <w:rPr>
                <w:rFonts w:asciiTheme="minorHAnsi" w:hAnsiTheme="minorHAnsi"/>
                <w:sz w:val="18"/>
                <w:szCs w:val="18"/>
              </w:rPr>
              <w:t xml:space="preserve"> = “Electric Cooktop Ready”, then display the table, else display the section does not apply message&gt;&gt;</w:t>
            </w:r>
          </w:p>
        </w:tc>
      </w:tr>
      <w:tr w:rsidR="00012A93" w:rsidRPr="00A3784E" w14:paraId="4196EB64" w14:textId="77777777" w:rsidTr="00A440A7">
        <w:trPr>
          <w:trHeight w:val="144"/>
        </w:trPr>
        <w:tc>
          <w:tcPr>
            <w:tcW w:w="568" w:type="dxa"/>
            <w:tcMar>
              <w:top w:w="0" w:type="dxa"/>
              <w:left w:w="115" w:type="dxa"/>
              <w:bottom w:w="0" w:type="dxa"/>
              <w:right w:w="115" w:type="dxa"/>
            </w:tcMar>
            <w:vAlign w:val="center"/>
          </w:tcPr>
          <w:p w14:paraId="4196EB62" w14:textId="77777777" w:rsidR="00012A93" w:rsidRPr="00A3784E" w:rsidRDefault="00012A93" w:rsidP="00012A93">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4196EB63" w14:textId="36B227C2" w:rsidR="00012A93"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cooktop and accessible to the cooktop with no </w:t>
            </w:r>
            <w:proofErr w:type="gramStart"/>
            <w:r w:rsidRPr="00A440A7">
              <w:rPr>
                <w:rFonts w:asciiTheme="minorHAnsi" w:hAnsiTheme="minorHAnsi" w:cstheme="minorHAnsi"/>
                <w:sz w:val="20"/>
                <w:szCs w:val="20"/>
              </w:rPr>
              <w:t>obstructions .</w:t>
            </w:r>
            <w:proofErr w:type="gramEnd"/>
          </w:p>
        </w:tc>
      </w:tr>
      <w:tr w:rsidR="00A440A7" w:rsidRPr="00A3784E" w14:paraId="4550710C" w14:textId="77777777" w:rsidTr="00A440A7">
        <w:trPr>
          <w:trHeight w:val="144"/>
        </w:trPr>
        <w:tc>
          <w:tcPr>
            <w:tcW w:w="568" w:type="dxa"/>
            <w:tcMar>
              <w:top w:w="0" w:type="dxa"/>
              <w:left w:w="115" w:type="dxa"/>
              <w:bottom w:w="0" w:type="dxa"/>
              <w:right w:w="115" w:type="dxa"/>
            </w:tcMar>
            <w:vAlign w:val="center"/>
          </w:tcPr>
          <w:p w14:paraId="110A4116" w14:textId="255B877D"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516FB3C5" w14:textId="7A0F5532"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50 amps minimum.</w:t>
            </w:r>
          </w:p>
        </w:tc>
      </w:tr>
      <w:tr w:rsidR="00A440A7" w:rsidRPr="00A3784E" w14:paraId="25E3CD1D" w14:textId="77777777" w:rsidTr="00A440A7">
        <w:trPr>
          <w:trHeight w:val="144"/>
        </w:trPr>
        <w:tc>
          <w:tcPr>
            <w:tcW w:w="568" w:type="dxa"/>
            <w:tcMar>
              <w:top w:w="0" w:type="dxa"/>
              <w:left w:w="115" w:type="dxa"/>
              <w:bottom w:w="0" w:type="dxa"/>
              <w:right w:w="115" w:type="dxa"/>
            </w:tcMar>
            <w:vAlign w:val="center"/>
          </w:tcPr>
          <w:p w14:paraId="64E64D1B" w14:textId="57398C2B"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7228E4F0" w14:textId="6E50AE05"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652A7526" w14:textId="77777777" w:rsidTr="00A440A7">
        <w:trPr>
          <w:trHeight w:val="144"/>
        </w:trPr>
        <w:tc>
          <w:tcPr>
            <w:tcW w:w="568" w:type="dxa"/>
            <w:tcMar>
              <w:top w:w="0" w:type="dxa"/>
              <w:left w:w="115" w:type="dxa"/>
              <w:bottom w:w="0" w:type="dxa"/>
              <w:right w:w="115" w:type="dxa"/>
            </w:tcMar>
            <w:vAlign w:val="center"/>
          </w:tcPr>
          <w:p w14:paraId="7FBAD512" w14:textId="4810C589"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3D8CFF49" w14:textId="7288FDC8"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321B3F77" w14:textId="77777777" w:rsidTr="00A440A7">
        <w:trPr>
          <w:trHeight w:val="144"/>
        </w:trPr>
        <w:tc>
          <w:tcPr>
            <w:tcW w:w="568" w:type="dxa"/>
            <w:tcMar>
              <w:top w:w="0" w:type="dxa"/>
              <w:left w:w="115" w:type="dxa"/>
              <w:bottom w:w="0" w:type="dxa"/>
              <w:right w:w="115" w:type="dxa"/>
            </w:tcMar>
            <w:vAlign w:val="center"/>
          </w:tcPr>
          <w:p w14:paraId="29392BBC" w14:textId="0B5D3417" w:rsidR="00A440A7" w:rsidRDefault="00A440A7" w:rsidP="00012A93">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114F812C" w14:textId="174ED64B" w:rsidR="00A440A7" w:rsidRPr="00A440A7" w:rsidRDefault="00A440A7" w:rsidP="00A1463C">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cooktop installation. The reserved space shall be permanently marked as “For Future 240V use”.</w:t>
            </w:r>
          </w:p>
        </w:tc>
      </w:tr>
      <w:tr w:rsidR="00012A93" w:rsidRPr="00A3784E" w14:paraId="4196EB6F" w14:textId="77777777" w:rsidTr="00A440A7">
        <w:trPr>
          <w:trHeight w:val="144"/>
        </w:trPr>
        <w:tc>
          <w:tcPr>
            <w:tcW w:w="10790" w:type="dxa"/>
            <w:gridSpan w:val="2"/>
            <w:tcMar>
              <w:top w:w="0" w:type="dxa"/>
              <w:left w:w="115" w:type="dxa"/>
              <w:bottom w:w="0" w:type="dxa"/>
              <w:right w:w="115" w:type="dxa"/>
            </w:tcMar>
            <w:vAlign w:val="center"/>
          </w:tcPr>
          <w:p w14:paraId="4196EB6E" w14:textId="77777777" w:rsidR="00012A93" w:rsidRPr="00A3784E" w:rsidRDefault="00012A93" w:rsidP="00012A93">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4196EB70" w14:textId="73CD8FF3" w:rsidR="00012A93" w:rsidRDefault="00012A93" w:rsidP="00012A93">
      <w:pPr>
        <w:rPr>
          <w:rFonts w:asciiTheme="minorHAnsi" w:hAnsiTheme="minorHAnsi"/>
          <w:sz w:val="18"/>
          <w:szCs w:val="18"/>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68"/>
        <w:gridCol w:w="10222"/>
      </w:tblGrid>
      <w:tr w:rsidR="001B5E8A" w:rsidRPr="00A3784E" w14:paraId="0B9908DE" w14:textId="77777777" w:rsidTr="00A440A7">
        <w:trPr>
          <w:trHeight w:val="144"/>
        </w:trPr>
        <w:tc>
          <w:tcPr>
            <w:tcW w:w="10790" w:type="dxa"/>
            <w:gridSpan w:val="2"/>
            <w:tcMar>
              <w:top w:w="0" w:type="dxa"/>
              <w:left w:w="115" w:type="dxa"/>
              <w:bottom w:w="0" w:type="dxa"/>
              <w:right w:w="115" w:type="dxa"/>
            </w:tcMar>
          </w:tcPr>
          <w:p w14:paraId="0E95B0C6" w14:textId="24E13AC7" w:rsidR="001B5E8A" w:rsidRDefault="00517F63" w:rsidP="00D622DB">
            <w:pPr>
              <w:pStyle w:val="BodyText2"/>
              <w:spacing w:before="0" w:after="0"/>
              <w:rPr>
                <w:rFonts w:asciiTheme="minorHAnsi" w:hAnsiTheme="minorHAnsi"/>
                <w:b/>
                <w:sz w:val="20"/>
                <w:szCs w:val="20"/>
              </w:rPr>
            </w:pPr>
            <w:r>
              <w:rPr>
                <w:rFonts w:asciiTheme="minorHAnsi" w:hAnsiTheme="minorHAnsi"/>
                <w:b/>
                <w:sz w:val="20"/>
                <w:szCs w:val="20"/>
              </w:rPr>
              <w:lastRenderedPageBreak/>
              <w:t>E</w:t>
            </w:r>
            <w:r w:rsidR="001B5E8A" w:rsidRPr="007E5A6A">
              <w:rPr>
                <w:rFonts w:asciiTheme="minorHAnsi" w:hAnsiTheme="minorHAnsi"/>
                <w:b/>
                <w:sz w:val="20"/>
                <w:szCs w:val="20"/>
              </w:rPr>
              <w:t xml:space="preserve">. </w:t>
            </w:r>
            <w:r w:rsidR="00A440A7">
              <w:rPr>
                <w:rFonts w:asciiTheme="minorHAnsi" w:hAnsiTheme="minorHAnsi"/>
                <w:b/>
                <w:sz w:val="20"/>
                <w:szCs w:val="20"/>
              </w:rPr>
              <w:t>Electric Clothes Dryer Ready</w:t>
            </w:r>
          </w:p>
          <w:p w14:paraId="1FAB5999" w14:textId="48B83AA0" w:rsidR="001B5E8A" w:rsidRPr="00A3784E" w:rsidRDefault="001B5E8A" w:rsidP="001B5E8A">
            <w:pPr>
              <w:pStyle w:val="BodyText2"/>
              <w:spacing w:before="0" w:after="0"/>
              <w:rPr>
                <w:rFonts w:asciiTheme="minorHAnsi" w:hAnsiTheme="minorHAnsi"/>
                <w:sz w:val="18"/>
                <w:szCs w:val="18"/>
              </w:rPr>
            </w:pPr>
            <w:r>
              <w:rPr>
                <w:rFonts w:asciiTheme="minorHAnsi" w:hAnsiTheme="minorHAnsi"/>
                <w:sz w:val="18"/>
                <w:szCs w:val="18"/>
              </w:rPr>
              <w:t>&lt;&lt;</w:t>
            </w:r>
            <w:r>
              <w:t xml:space="preserve"> </w:t>
            </w:r>
            <w:r w:rsidRPr="001B5E8A">
              <w:rPr>
                <w:rFonts w:asciiTheme="minorHAnsi" w:hAnsiTheme="minorHAnsi"/>
                <w:sz w:val="18"/>
                <w:szCs w:val="18"/>
              </w:rPr>
              <w:t xml:space="preserve">If </w:t>
            </w:r>
            <w:r w:rsidR="00A440A7">
              <w:rPr>
                <w:rFonts w:asciiTheme="minorHAnsi" w:hAnsiTheme="minorHAnsi"/>
                <w:sz w:val="18"/>
                <w:szCs w:val="18"/>
              </w:rPr>
              <w:t>A0</w:t>
            </w:r>
            <w:del w:id="15" w:author="Alhabibi, Haider@Energy" w:date="2023-09-27T07:18:00Z">
              <w:r w:rsidR="00A440A7" w:rsidDel="002701BD">
                <w:rPr>
                  <w:rFonts w:asciiTheme="minorHAnsi" w:hAnsiTheme="minorHAnsi"/>
                  <w:sz w:val="18"/>
                  <w:szCs w:val="18"/>
                </w:rPr>
                <w:delText>2</w:delText>
              </w:r>
            </w:del>
            <w:ins w:id="16" w:author="Alhabibi, Haider@Energy" w:date="2023-09-27T07:18:00Z">
              <w:r w:rsidR="002701BD">
                <w:rPr>
                  <w:rFonts w:asciiTheme="minorHAnsi" w:hAnsiTheme="minorHAnsi"/>
                  <w:sz w:val="18"/>
                  <w:szCs w:val="18"/>
                </w:rPr>
                <w:t>1</w:t>
              </w:r>
            </w:ins>
            <w:r w:rsidR="00A440A7">
              <w:rPr>
                <w:rFonts w:asciiTheme="minorHAnsi" w:hAnsiTheme="minorHAnsi"/>
                <w:sz w:val="18"/>
                <w:szCs w:val="18"/>
              </w:rPr>
              <w:t xml:space="preserve"> = “Electric Clothes Dryer Ready”, then display the table, else display the section does not apply message.&gt;&gt;</w:t>
            </w:r>
          </w:p>
        </w:tc>
      </w:tr>
      <w:tr w:rsidR="001B5E8A" w:rsidRPr="00A3784E" w14:paraId="4E9564C9" w14:textId="77777777" w:rsidTr="00A440A7">
        <w:trPr>
          <w:trHeight w:val="144"/>
        </w:trPr>
        <w:tc>
          <w:tcPr>
            <w:tcW w:w="568" w:type="dxa"/>
            <w:tcMar>
              <w:top w:w="0" w:type="dxa"/>
              <w:left w:w="115" w:type="dxa"/>
              <w:bottom w:w="0" w:type="dxa"/>
              <w:right w:w="115" w:type="dxa"/>
            </w:tcMar>
            <w:vAlign w:val="center"/>
          </w:tcPr>
          <w:p w14:paraId="08F5EEAA" w14:textId="77777777" w:rsidR="001B5E8A" w:rsidRPr="00A3784E" w:rsidRDefault="001B5E8A" w:rsidP="00D622DB">
            <w:pPr>
              <w:pStyle w:val="BodyText2"/>
              <w:spacing w:before="0" w:after="0"/>
              <w:jc w:val="center"/>
              <w:rPr>
                <w:rFonts w:asciiTheme="minorHAnsi" w:hAnsiTheme="minorHAnsi"/>
                <w:sz w:val="18"/>
                <w:szCs w:val="18"/>
              </w:rPr>
            </w:pPr>
            <w:r>
              <w:rPr>
                <w:rFonts w:asciiTheme="minorHAnsi" w:hAnsiTheme="minorHAnsi"/>
                <w:sz w:val="18"/>
                <w:szCs w:val="18"/>
              </w:rPr>
              <w:t>01</w:t>
            </w:r>
          </w:p>
        </w:tc>
        <w:tc>
          <w:tcPr>
            <w:tcW w:w="10222" w:type="dxa"/>
            <w:tcMar>
              <w:top w:w="0" w:type="dxa"/>
              <w:left w:w="115" w:type="dxa"/>
              <w:bottom w:w="0" w:type="dxa"/>
              <w:right w:w="115" w:type="dxa"/>
            </w:tcMar>
            <w:vAlign w:val="center"/>
          </w:tcPr>
          <w:p w14:paraId="5DD1A435" w14:textId="37A7B8C3" w:rsidR="001B5E8A"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 dedicated 240 volt branch circuit wiring shall be installed within 3 feet from the clothes dryer location and accessible to the clothes dryer location with no </w:t>
            </w:r>
            <w:proofErr w:type="gramStart"/>
            <w:r w:rsidRPr="00A440A7">
              <w:rPr>
                <w:rFonts w:asciiTheme="minorHAnsi" w:hAnsiTheme="minorHAnsi" w:cstheme="minorHAnsi"/>
                <w:sz w:val="20"/>
                <w:szCs w:val="20"/>
              </w:rPr>
              <w:t>obstructions .</w:t>
            </w:r>
            <w:proofErr w:type="gramEnd"/>
          </w:p>
        </w:tc>
      </w:tr>
      <w:tr w:rsidR="00A440A7" w:rsidRPr="00A3784E" w14:paraId="1F5F1097" w14:textId="77777777" w:rsidTr="00A440A7">
        <w:trPr>
          <w:trHeight w:val="144"/>
        </w:trPr>
        <w:tc>
          <w:tcPr>
            <w:tcW w:w="568" w:type="dxa"/>
            <w:tcMar>
              <w:top w:w="0" w:type="dxa"/>
              <w:left w:w="115" w:type="dxa"/>
              <w:bottom w:w="0" w:type="dxa"/>
              <w:right w:w="115" w:type="dxa"/>
            </w:tcMar>
            <w:vAlign w:val="center"/>
          </w:tcPr>
          <w:p w14:paraId="3EDEFE23" w14:textId="37F5D461"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02</w:t>
            </w:r>
          </w:p>
        </w:tc>
        <w:tc>
          <w:tcPr>
            <w:tcW w:w="10222" w:type="dxa"/>
            <w:tcMar>
              <w:top w:w="0" w:type="dxa"/>
              <w:left w:w="115" w:type="dxa"/>
              <w:bottom w:w="0" w:type="dxa"/>
              <w:right w:w="115" w:type="dxa"/>
            </w:tcMar>
            <w:vAlign w:val="center"/>
          </w:tcPr>
          <w:p w14:paraId="0BC85484" w14:textId="70FABF98"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branch circuit conductors shall be rated at 30 amps minimum.</w:t>
            </w:r>
          </w:p>
        </w:tc>
      </w:tr>
      <w:tr w:rsidR="00A440A7" w:rsidRPr="00A3784E" w14:paraId="7704D96C" w14:textId="77777777" w:rsidTr="00A440A7">
        <w:trPr>
          <w:trHeight w:val="144"/>
        </w:trPr>
        <w:tc>
          <w:tcPr>
            <w:tcW w:w="568" w:type="dxa"/>
            <w:tcMar>
              <w:top w:w="0" w:type="dxa"/>
              <w:left w:w="115" w:type="dxa"/>
              <w:bottom w:w="0" w:type="dxa"/>
              <w:right w:w="115" w:type="dxa"/>
            </w:tcMar>
            <w:vAlign w:val="center"/>
          </w:tcPr>
          <w:p w14:paraId="34AA8481" w14:textId="2C42B497"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03</w:t>
            </w:r>
          </w:p>
        </w:tc>
        <w:tc>
          <w:tcPr>
            <w:tcW w:w="10222" w:type="dxa"/>
            <w:tcMar>
              <w:top w:w="0" w:type="dxa"/>
              <w:left w:w="115" w:type="dxa"/>
              <w:bottom w:w="0" w:type="dxa"/>
              <w:right w:w="115" w:type="dxa"/>
            </w:tcMar>
            <w:vAlign w:val="center"/>
          </w:tcPr>
          <w:p w14:paraId="0CAA2973" w14:textId="1AB38F52"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blank cover shall be identified as “240V ready”.</w:t>
            </w:r>
          </w:p>
        </w:tc>
      </w:tr>
      <w:tr w:rsidR="00A440A7" w:rsidRPr="00A3784E" w14:paraId="3B5C3E44" w14:textId="77777777" w:rsidTr="00A440A7">
        <w:trPr>
          <w:trHeight w:val="144"/>
        </w:trPr>
        <w:tc>
          <w:tcPr>
            <w:tcW w:w="568" w:type="dxa"/>
            <w:tcMar>
              <w:top w:w="0" w:type="dxa"/>
              <w:left w:w="115" w:type="dxa"/>
              <w:bottom w:w="0" w:type="dxa"/>
              <w:right w:w="115" w:type="dxa"/>
            </w:tcMar>
            <w:vAlign w:val="center"/>
          </w:tcPr>
          <w:p w14:paraId="1899DEC2" w14:textId="22FE1DE3"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04</w:t>
            </w:r>
          </w:p>
        </w:tc>
        <w:tc>
          <w:tcPr>
            <w:tcW w:w="10222" w:type="dxa"/>
            <w:tcMar>
              <w:top w:w="0" w:type="dxa"/>
              <w:left w:w="115" w:type="dxa"/>
              <w:bottom w:w="0" w:type="dxa"/>
              <w:right w:w="115" w:type="dxa"/>
            </w:tcMar>
            <w:vAlign w:val="center"/>
          </w:tcPr>
          <w:p w14:paraId="62038042" w14:textId="563C1847"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 xml:space="preserve">All electrical components shall be installed in accordance with the </w:t>
            </w:r>
            <w:r w:rsidRPr="00A440A7">
              <w:rPr>
                <w:rFonts w:asciiTheme="minorHAnsi" w:hAnsiTheme="minorHAnsi" w:cstheme="minorHAnsi"/>
                <w:i/>
                <w:iCs/>
                <w:sz w:val="20"/>
                <w:szCs w:val="20"/>
              </w:rPr>
              <w:t>California Electrical Code</w:t>
            </w:r>
            <w:r w:rsidRPr="00A440A7">
              <w:rPr>
                <w:rFonts w:asciiTheme="minorHAnsi" w:hAnsiTheme="minorHAnsi" w:cstheme="minorHAnsi"/>
                <w:sz w:val="20"/>
                <w:szCs w:val="20"/>
              </w:rPr>
              <w:t>.</w:t>
            </w:r>
          </w:p>
        </w:tc>
      </w:tr>
      <w:tr w:rsidR="00A440A7" w:rsidRPr="00A3784E" w14:paraId="186348B1" w14:textId="77777777" w:rsidTr="00A440A7">
        <w:trPr>
          <w:trHeight w:val="144"/>
        </w:trPr>
        <w:tc>
          <w:tcPr>
            <w:tcW w:w="568" w:type="dxa"/>
            <w:tcMar>
              <w:top w:w="0" w:type="dxa"/>
              <w:left w:w="115" w:type="dxa"/>
              <w:bottom w:w="0" w:type="dxa"/>
              <w:right w:w="115" w:type="dxa"/>
            </w:tcMar>
            <w:vAlign w:val="center"/>
          </w:tcPr>
          <w:p w14:paraId="43C7E705" w14:textId="1BC79894" w:rsidR="00A440A7" w:rsidRDefault="00A440A7" w:rsidP="00D622DB">
            <w:pPr>
              <w:pStyle w:val="BodyText2"/>
              <w:spacing w:before="0" w:after="0"/>
              <w:jc w:val="center"/>
              <w:rPr>
                <w:rFonts w:asciiTheme="minorHAnsi" w:hAnsiTheme="minorHAnsi"/>
                <w:sz w:val="18"/>
                <w:szCs w:val="18"/>
              </w:rPr>
            </w:pPr>
            <w:r>
              <w:rPr>
                <w:rFonts w:asciiTheme="minorHAnsi" w:hAnsiTheme="minorHAnsi"/>
                <w:sz w:val="18"/>
                <w:szCs w:val="18"/>
              </w:rPr>
              <w:t>05</w:t>
            </w:r>
          </w:p>
        </w:tc>
        <w:tc>
          <w:tcPr>
            <w:tcW w:w="10222" w:type="dxa"/>
            <w:tcMar>
              <w:top w:w="0" w:type="dxa"/>
              <w:left w:w="115" w:type="dxa"/>
              <w:bottom w:w="0" w:type="dxa"/>
              <w:right w:w="115" w:type="dxa"/>
            </w:tcMar>
            <w:vAlign w:val="center"/>
          </w:tcPr>
          <w:p w14:paraId="66F677EA" w14:textId="6B770B79" w:rsidR="00A440A7" w:rsidRPr="00A440A7" w:rsidRDefault="00A440A7" w:rsidP="00D622DB">
            <w:pPr>
              <w:pStyle w:val="BodyText2"/>
              <w:spacing w:before="0" w:after="0"/>
              <w:rPr>
                <w:rFonts w:asciiTheme="minorHAnsi" w:hAnsiTheme="minorHAnsi" w:cstheme="minorHAnsi"/>
                <w:sz w:val="18"/>
                <w:szCs w:val="18"/>
              </w:rPr>
            </w:pPr>
            <w:r w:rsidRPr="00A440A7">
              <w:rPr>
                <w:rFonts w:asciiTheme="minorHAnsi" w:hAnsiTheme="minorHAnsi" w:cstheme="minorHAnsi"/>
                <w:sz w:val="20"/>
                <w:szCs w:val="20"/>
              </w:rPr>
              <w:t>The main electrical service panel shall have a reserved space to allow for the installation of a double pole circuit breaker for a future electric clothes dryer installation. The reserved space shall be permanently marked as “For Future 240V use”.</w:t>
            </w:r>
          </w:p>
        </w:tc>
      </w:tr>
      <w:tr w:rsidR="001B5E8A" w:rsidRPr="00A3784E" w14:paraId="22A98026" w14:textId="77777777" w:rsidTr="00A440A7">
        <w:trPr>
          <w:trHeight w:val="144"/>
        </w:trPr>
        <w:tc>
          <w:tcPr>
            <w:tcW w:w="10790" w:type="dxa"/>
            <w:gridSpan w:val="2"/>
            <w:tcMar>
              <w:top w:w="0" w:type="dxa"/>
              <w:left w:w="115" w:type="dxa"/>
              <w:bottom w:w="0" w:type="dxa"/>
              <w:right w:w="115" w:type="dxa"/>
            </w:tcMar>
            <w:vAlign w:val="center"/>
          </w:tcPr>
          <w:p w14:paraId="22CCB787" w14:textId="77777777" w:rsidR="001B5E8A" w:rsidRPr="00A3784E" w:rsidRDefault="001B5E8A" w:rsidP="00D622DB">
            <w:pPr>
              <w:pStyle w:val="BodyText2"/>
              <w:spacing w:before="0" w:after="0"/>
              <w:rPr>
                <w:rFonts w:asciiTheme="minorHAnsi" w:hAnsiTheme="minorHAnsi"/>
                <w:sz w:val="18"/>
                <w:szCs w:val="18"/>
              </w:rPr>
            </w:pPr>
            <w:r w:rsidRPr="00A3784E">
              <w:rPr>
                <w:rFonts w:asciiTheme="minorHAnsi" w:hAnsiTheme="minorHAnsi"/>
                <w:b/>
                <w:sz w:val="18"/>
                <w:szCs w:val="18"/>
              </w:rPr>
              <w:t>The responsible person’s signature on this compliance document affirms that all applicable requirements in this table have been met.</w:t>
            </w:r>
          </w:p>
        </w:tc>
      </w:tr>
    </w:tbl>
    <w:p w14:paraId="647E222A" w14:textId="77777777" w:rsidR="001B5E8A" w:rsidRPr="00C005DB" w:rsidRDefault="001B5E8A" w:rsidP="00012A93">
      <w:pPr>
        <w:rPr>
          <w:rFonts w:asciiTheme="minorHAnsi" w:hAnsiTheme="minorHAnsi"/>
          <w:sz w:val="18"/>
          <w:szCs w:val="18"/>
        </w:rPr>
      </w:pPr>
    </w:p>
    <w:sectPr w:rsidR="001B5E8A" w:rsidRPr="00C005DB" w:rsidSect="006F315F">
      <w:headerReference w:type="default" r:id="rId14"/>
      <w:pgSz w:w="12240" w:h="15840" w:code="1"/>
      <w:pgMar w:top="720" w:right="720" w:bottom="720" w:left="720" w:header="18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7E01F7" w14:textId="77777777" w:rsidR="00611F4F" w:rsidRDefault="00611F4F">
      <w:r>
        <w:separator/>
      </w:r>
    </w:p>
    <w:p w14:paraId="121E2152" w14:textId="77777777" w:rsidR="00611F4F" w:rsidRDefault="00611F4F"/>
  </w:endnote>
  <w:endnote w:type="continuationSeparator" w:id="0">
    <w:p w14:paraId="430AEE5A" w14:textId="77777777" w:rsidR="00611F4F" w:rsidRDefault="00611F4F">
      <w:r>
        <w:continuationSeparator/>
      </w:r>
    </w:p>
    <w:p w14:paraId="1566DC1F" w14:textId="77777777" w:rsidR="00611F4F" w:rsidRDefault="00611F4F"/>
  </w:endnote>
  <w:endnote w:type="continuationNotice" w:id="1">
    <w:p w14:paraId="68F952B2" w14:textId="77777777" w:rsidR="00611F4F" w:rsidRDefault="00611F4F"/>
    <w:p w14:paraId="3FE66C74" w14:textId="77777777" w:rsidR="00611F4F" w:rsidRDefault="00611F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2A351" w14:textId="023E5E0E" w:rsidR="0008786E" w:rsidRPr="00C17A6A" w:rsidRDefault="0008786E" w:rsidP="006662A6">
    <w:pPr>
      <w:pBdr>
        <w:top w:val="single" w:sz="4" w:space="1" w:color="auto"/>
      </w:pBdr>
      <w:tabs>
        <w:tab w:val="center" w:pos="5760"/>
        <w:tab w:val="right" w:pos="10800"/>
        <w:tab w:val="right" w:pos="14400"/>
      </w:tabs>
      <w:ind w:left="-90"/>
    </w:pPr>
    <w:r w:rsidRPr="00C17A6A">
      <w:rPr>
        <w:rFonts w:ascii="Calibri" w:hAnsi="Calibri"/>
      </w:rPr>
      <w:t>CA Building Energy Efficiency Standards - 20</w:t>
    </w:r>
    <w:r w:rsidR="00987E46" w:rsidRPr="00C17A6A">
      <w:rPr>
        <w:rFonts w:ascii="Calibri" w:hAnsi="Calibri"/>
      </w:rPr>
      <w:t>22</w:t>
    </w:r>
    <w:r w:rsidRPr="00C17A6A">
      <w:rPr>
        <w:rFonts w:ascii="Calibri" w:hAnsi="Calibri"/>
      </w:rPr>
      <w:t xml:space="preserve"> Residential Compliance</w:t>
    </w:r>
    <w:r w:rsidR="00C17A6A">
      <w:rPr>
        <w:rFonts w:ascii="Calibri" w:hAnsi="Calibri"/>
      </w:rPr>
      <w:tab/>
    </w:r>
    <w:r w:rsidRPr="00C17A6A">
      <w:rPr>
        <w:rFonts w:ascii="Calibri" w:hAnsi="Calibri"/>
      </w:rPr>
      <w:tab/>
      <w:t xml:space="preserve">January </w:t>
    </w:r>
    <w:r w:rsidR="006C3E79" w:rsidRPr="00C17A6A">
      <w:rPr>
        <w:rFonts w:ascii="Calibri" w:hAnsi="Calibri"/>
      </w:rPr>
      <w:t>20</w:t>
    </w:r>
    <w:r w:rsidR="00987E46" w:rsidRPr="00C17A6A">
      <w:rPr>
        <w:rFonts w:ascii="Calibri" w:hAnsi="Calibri"/>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3D8A04" w14:textId="77777777" w:rsidR="00611F4F" w:rsidRDefault="00611F4F">
      <w:r>
        <w:separator/>
      </w:r>
    </w:p>
    <w:p w14:paraId="15E486E9" w14:textId="77777777" w:rsidR="00611F4F" w:rsidRDefault="00611F4F"/>
  </w:footnote>
  <w:footnote w:type="continuationSeparator" w:id="0">
    <w:p w14:paraId="6DABB8C0" w14:textId="77777777" w:rsidR="00611F4F" w:rsidRDefault="00611F4F">
      <w:r>
        <w:continuationSeparator/>
      </w:r>
    </w:p>
    <w:p w14:paraId="6FDB9735" w14:textId="77777777" w:rsidR="00611F4F" w:rsidRDefault="00611F4F"/>
  </w:footnote>
  <w:footnote w:type="continuationNotice" w:id="1">
    <w:p w14:paraId="252E5B3D" w14:textId="77777777" w:rsidR="00611F4F" w:rsidRDefault="00611F4F"/>
    <w:p w14:paraId="7E6F08E0" w14:textId="77777777" w:rsidR="00611F4F" w:rsidRDefault="00611F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24E42F" w14:textId="77777777" w:rsidR="007675DB" w:rsidRPr="00E43C9E" w:rsidRDefault="007675DB" w:rsidP="007675DB">
    <w:pPr>
      <w:pStyle w:val="Header"/>
      <w:ind w:left="360"/>
      <w:jc w:val="center"/>
      <w:rPr>
        <w:rFonts w:asciiTheme="minorHAnsi" w:hAnsiTheme="minorHAnsi" w:cstheme="minorHAnsi"/>
        <w:sz w:val="28"/>
        <w:szCs w:val="28"/>
      </w:rPr>
    </w:pPr>
    <w:r w:rsidRPr="00E43C9E">
      <w:rPr>
        <w:rFonts w:asciiTheme="minorHAnsi" w:hAnsiTheme="minorHAnsi" w:cstheme="minorHAnsi"/>
        <w:noProof/>
        <w:sz w:val="28"/>
        <w:szCs w:val="28"/>
      </w:rPr>
      <w:drawing>
        <wp:anchor distT="0" distB="0" distL="114300" distR="114300" simplePos="0" relativeHeight="251658242" behindDoc="0" locked="0" layoutInCell="1" allowOverlap="1" wp14:anchorId="667AEC46" wp14:editId="14C7343D">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E43C9E">
      <w:rPr>
        <w:rFonts w:asciiTheme="minorHAnsi" w:hAnsiTheme="minorHAnsi" w:cstheme="minorHAnsi"/>
        <w:b/>
        <w:noProof/>
        <w:sz w:val="28"/>
        <w:szCs w:val="28"/>
      </w:rPr>
      <w:t>ELECTRIC READY REQUIREMENTS</w:t>
    </w:r>
  </w:p>
  <w:p w14:paraId="6852E904" w14:textId="77777777" w:rsidR="007675DB" w:rsidRPr="00E43C9E" w:rsidRDefault="007675DB" w:rsidP="007675DB">
    <w:pPr>
      <w:pStyle w:val="Header"/>
      <w:ind w:left="360"/>
      <w:rPr>
        <w:rFonts w:asciiTheme="minorHAnsi" w:hAnsiTheme="minorHAnsi" w:cstheme="minorHAnsi"/>
        <w:sz w:val="28"/>
        <w:szCs w:val="28"/>
      </w:rPr>
    </w:pPr>
    <w:r w:rsidRPr="00E43C9E">
      <w:rPr>
        <w:rFonts w:asciiTheme="minorHAnsi" w:hAnsiTheme="minorHAnsi" w:cstheme="minorHAnsi"/>
        <w:sz w:val="28"/>
        <w:szCs w:val="28"/>
      </w:rPr>
      <w:ptab w:relativeTo="margin" w:alignment="center" w:leader="none"/>
    </w:r>
    <w:r w:rsidRPr="00E43C9E">
      <w:rPr>
        <w:rFonts w:asciiTheme="minorHAnsi" w:hAnsiTheme="minorHAnsi" w:cstheme="minorHAnsi"/>
        <w:sz w:val="28"/>
        <w:szCs w:val="28"/>
      </w:rPr>
      <w:ptab w:relativeTo="margin" w:alignment="right" w:leader="none"/>
    </w:r>
    <w:r w:rsidRPr="00E43C9E">
      <w:rPr>
        <w:rFonts w:asciiTheme="minorHAnsi" w:hAnsiTheme="minorHAnsi" w:cstheme="minorHAnsi"/>
        <w:sz w:val="28"/>
        <w:szCs w:val="28"/>
      </w:rPr>
      <w:t>CEC-CF2R-ELC-01-E</w:t>
    </w:r>
  </w:p>
  <w:p w14:paraId="4FC227BA" w14:textId="77777777" w:rsidR="007675DB" w:rsidRPr="00E43C9E" w:rsidRDefault="007675DB" w:rsidP="007675DB">
    <w:pPr>
      <w:ind w:left="360"/>
      <w:rPr>
        <w:rFonts w:asciiTheme="minorHAnsi" w:hAnsiTheme="minorHAnsi" w:cstheme="minorHAnsi"/>
        <w:b/>
        <w:bCs/>
        <w:i/>
        <w:iCs/>
        <w:sz w:val="28"/>
        <w:szCs w:val="28"/>
      </w:rPr>
    </w:pPr>
    <w:r w:rsidRPr="00E43C9E">
      <w:rPr>
        <w:rFonts w:asciiTheme="minorHAnsi" w:hAnsiTheme="minorHAnsi" w:cstheme="minorHAnsi"/>
        <w:sz w:val="28"/>
        <w:szCs w:val="28"/>
      </w:rPr>
      <w:ptab w:relativeTo="margin" w:alignment="center" w:leader="none"/>
    </w:r>
    <w:r w:rsidRPr="00E43C9E">
      <w:rPr>
        <w:rFonts w:asciiTheme="minorHAnsi" w:hAnsiTheme="minorHAnsi" w:cstheme="minorHAnsi"/>
        <w:b/>
        <w:bCs/>
        <w:i/>
        <w:iCs/>
        <w:sz w:val="28"/>
        <w:szCs w:val="28"/>
      </w:rPr>
      <w:t>SAMPLE FORM – NOT VALID FOR SUBMISSION TO BUILDING DEPARTMENTS</w:t>
    </w:r>
  </w:p>
  <w:p w14:paraId="4196EBB4" w14:textId="77777777" w:rsidR="0008786E" w:rsidRDefault="0008786E" w:rsidP="003E419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F7185" w14:textId="18D4C3F8" w:rsidR="0008786E" w:rsidRDefault="0008786E"/>
  <w:p w14:paraId="2021A8FF" w14:textId="13BC5D7D" w:rsidR="0008786E" w:rsidRPr="007770C5" w:rsidRDefault="0008786E" w:rsidP="008F28D3">
    <w:pPr>
      <w:suppressAutoHyphens/>
      <w:ind w:left="-90"/>
      <w:rPr>
        <w:rFonts w:ascii="Arial" w:hAnsi="Arial" w:cs="Arial"/>
        <w:sz w:val="14"/>
        <w:szCs w:val="14"/>
      </w:rPr>
    </w:pPr>
    <w:r>
      <w:rPr>
        <w:rFonts w:ascii="Arial" w:hAnsi="Arial" w:cs="Arial"/>
        <w:noProof/>
        <w:color w:val="2B579A"/>
        <w:sz w:val="14"/>
        <w:szCs w:val="14"/>
        <w:shd w:val="clear" w:color="auto" w:fill="E6E6E6"/>
      </w:rPr>
      <w:drawing>
        <wp:anchor distT="0" distB="0" distL="114300" distR="114300" simplePos="0" relativeHeight="251658241" behindDoc="1" locked="0" layoutInCell="0" allowOverlap="1" wp14:anchorId="1564E966" wp14:editId="13002232">
          <wp:simplePos x="0" y="0"/>
          <wp:positionH relativeFrom="margin">
            <wp:align>center</wp:align>
          </wp:positionH>
          <wp:positionV relativeFrom="margin">
            <wp:align>center</wp:align>
          </wp:positionV>
          <wp:extent cx="9144000" cy="6858000"/>
          <wp:effectExtent l="0" t="0" r="0" b="0"/>
          <wp:wrapNone/>
          <wp:docPr id="2" name="Picture 2" descr="For information and data collectio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r information and data collection only"/>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9144000" cy="6858000"/>
                  </a:xfrm>
                  <a:prstGeom prst="rect">
                    <a:avLst/>
                  </a:prstGeom>
                  <a:noFill/>
                </pic:spPr>
              </pic:pic>
            </a:graphicData>
          </a:graphic>
          <wp14:sizeRelH relativeFrom="page">
            <wp14:pctWidth>0</wp14:pctWidth>
          </wp14:sizeRelH>
          <wp14:sizeRelV relativeFrom="page">
            <wp14:pctHeight>0</wp14:pctHeight>
          </wp14:sizeRelV>
        </wp:anchor>
      </w:drawing>
    </w:r>
    <w:r w:rsidRPr="007770C5">
      <w:rPr>
        <w:rFonts w:ascii="Arial" w:hAnsi="Arial" w:cs="Arial"/>
        <w:sz w:val="14"/>
        <w:szCs w:val="14"/>
      </w:rPr>
      <w:t>STATE OF CALIFORNIA</w:t>
    </w:r>
  </w:p>
  <w:p w14:paraId="465CF5B5" w14:textId="11C04FCD" w:rsidR="0008786E" w:rsidRPr="007770C5" w:rsidRDefault="0008786E" w:rsidP="008F28D3">
    <w:pPr>
      <w:suppressAutoHyphens/>
      <w:ind w:left="-90"/>
      <w:rPr>
        <w:rFonts w:ascii="Arial" w:hAnsi="Arial" w:cs="Arial"/>
        <w:b/>
        <w:sz w:val="24"/>
        <w:szCs w:val="24"/>
      </w:rPr>
    </w:pPr>
    <w:r>
      <w:rPr>
        <w:rFonts w:ascii="Arial" w:hAnsi="Arial" w:cs="Arial"/>
        <w:noProof/>
        <w:color w:val="2B579A"/>
        <w:sz w:val="14"/>
        <w:szCs w:val="14"/>
        <w:shd w:val="clear" w:color="auto" w:fill="E6E6E6"/>
      </w:rPr>
      <w:drawing>
        <wp:anchor distT="0" distB="0" distL="114300" distR="114300" simplePos="0" relativeHeight="251658240" behindDoc="0" locked="0" layoutInCell="1" allowOverlap="1" wp14:anchorId="3FEAE4F5" wp14:editId="6A4EF362">
          <wp:simplePos x="0" y="0"/>
          <wp:positionH relativeFrom="margin">
            <wp:posOffset>6481445</wp:posOffset>
          </wp:positionH>
          <wp:positionV relativeFrom="margin">
            <wp:posOffset>-786130</wp:posOffset>
          </wp:positionV>
          <wp:extent cx="290830" cy="2552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290830" cy="255270"/>
                  </a:xfrm>
                  <a:prstGeom prst="rect">
                    <a:avLst/>
                  </a:prstGeom>
                  <a:noFill/>
                </pic:spPr>
              </pic:pic>
            </a:graphicData>
          </a:graphic>
          <wp14:sizeRelH relativeFrom="margin">
            <wp14:pctWidth>0</wp14:pctWidth>
          </wp14:sizeRelH>
          <wp14:sizeRelV relativeFrom="margin">
            <wp14:pctHeight>0</wp14:pctHeight>
          </wp14:sizeRelV>
        </wp:anchor>
      </w:drawing>
    </w:r>
    <w:r w:rsidR="005B2C88">
      <w:rPr>
        <w:rFonts w:ascii="Arial" w:hAnsi="Arial" w:cs="Arial"/>
        <w:b/>
        <w:sz w:val="24"/>
        <w:szCs w:val="24"/>
      </w:rPr>
      <w:t>ELECTRIC READY REQUIREMENTS</w:t>
    </w:r>
  </w:p>
  <w:p w14:paraId="774B0DFF" w14:textId="59AC08D7" w:rsidR="0008786E" w:rsidRPr="007770C5" w:rsidRDefault="0008786E" w:rsidP="008F28D3">
    <w:pPr>
      <w:suppressAutoHyphens/>
      <w:ind w:left="-90"/>
      <w:rPr>
        <w:rFonts w:ascii="Arial" w:hAnsi="Arial" w:cs="Arial"/>
        <w:sz w:val="14"/>
        <w:szCs w:val="14"/>
      </w:rPr>
    </w:pPr>
    <w:r>
      <w:rPr>
        <w:rFonts w:ascii="Arial" w:hAnsi="Arial" w:cs="Arial"/>
        <w:sz w:val="14"/>
        <w:szCs w:val="14"/>
      </w:rPr>
      <w:t>CEC-CF2R-</w:t>
    </w:r>
    <w:r w:rsidR="005B2C88">
      <w:rPr>
        <w:rFonts w:ascii="Arial" w:hAnsi="Arial" w:cs="Arial"/>
        <w:sz w:val="14"/>
        <w:szCs w:val="14"/>
      </w:rPr>
      <w:t>ELC</w:t>
    </w:r>
    <w:r>
      <w:rPr>
        <w:rFonts w:ascii="Arial" w:hAnsi="Arial" w:cs="Arial"/>
        <w:sz w:val="14"/>
        <w:szCs w:val="14"/>
      </w:rPr>
      <w:t>-01-E</w:t>
    </w:r>
    <w:r w:rsidRPr="007770C5">
      <w:rPr>
        <w:rFonts w:ascii="Arial" w:hAnsi="Arial" w:cs="Arial"/>
        <w:sz w:val="14"/>
        <w:szCs w:val="14"/>
      </w:rPr>
      <w:t xml:space="preserve"> (Revised</w:t>
    </w:r>
    <w:r>
      <w:rPr>
        <w:rFonts w:ascii="Arial" w:hAnsi="Arial" w:cs="Arial"/>
        <w:sz w:val="14"/>
        <w:szCs w:val="14"/>
      </w:rPr>
      <w:t xml:space="preserve"> 01/20</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7179"/>
      <w:gridCol w:w="3587"/>
    </w:tblGrid>
    <w:tr w:rsidR="0008786E" w:rsidRPr="00C17A6A" w14:paraId="74E11A1B"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610EEDCB" w14:textId="7101D352" w:rsidR="0008786E" w:rsidRPr="00C17A6A" w:rsidRDefault="0008786E" w:rsidP="00EE7B3B">
          <w:pPr>
            <w:pStyle w:val="Style77"/>
          </w:pPr>
          <w:r w:rsidRPr="00C17A6A">
            <w:t>CERTIFICATE OF INSTALLATION – DATA FIELD DEFINITIONS AND CALCULATIONS</w:t>
          </w:r>
        </w:p>
      </w:tc>
      <w:tc>
        <w:tcPr>
          <w:tcW w:w="1666" w:type="pct"/>
          <w:tcBorders>
            <w:top w:val="single" w:sz="4" w:space="0" w:color="auto"/>
            <w:left w:val="nil"/>
            <w:bottom w:val="single" w:sz="4" w:space="0" w:color="auto"/>
            <w:right w:val="single" w:sz="4" w:space="0" w:color="auto"/>
          </w:tcBorders>
          <w:vAlign w:val="center"/>
          <w:hideMark/>
        </w:tcPr>
        <w:p w14:paraId="14C56C86" w14:textId="50A52A45" w:rsidR="0008786E" w:rsidRPr="00C17A6A" w:rsidRDefault="0008786E" w:rsidP="00EE7B3B">
          <w:pPr>
            <w:pStyle w:val="Style78"/>
          </w:pPr>
          <w:r w:rsidRPr="00C17A6A">
            <w:t>CF2R-</w:t>
          </w:r>
          <w:r w:rsidR="005B2C88" w:rsidRPr="00C17A6A">
            <w:t>ELC</w:t>
          </w:r>
          <w:r w:rsidRPr="00C17A6A">
            <w:t>-01-E</w:t>
          </w:r>
        </w:p>
      </w:tc>
    </w:tr>
    <w:tr w:rsidR="0008786E" w:rsidRPr="00C17A6A" w14:paraId="7D243BBC" w14:textId="77777777" w:rsidTr="002D151D">
      <w:trPr>
        <w:cantSplit/>
        <w:trHeight w:val="288"/>
      </w:trPr>
      <w:tc>
        <w:tcPr>
          <w:tcW w:w="3334" w:type="pct"/>
          <w:tcBorders>
            <w:top w:val="single" w:sz="4" w:space="0" w:color="auto"/>
            <w:left w:val="single" w:sz="4" w:space="0" w:color="auto"/>
            <w:bottom w:val="single" w:sz="4" w:space="0" w:color="auto"/>
            <w:right w:val="nil"/>
          </w:tcBorders>
          <w:vAlign w:val="center"/>
          <w:hideMark/>
        </w:tcPr>
        <w:p w14:paraId="7AB37E4F" w14:textId="0C53610B" w:rsidR="0008786E" w:rsidRPr="00C17A6A" w:rsidRDefault="005B2C88" w:rsidP="009C1EA6">
          <w:pPr>
            <w:pStyle w:val="Style77"/>
          </w:pPr>
          <w:r w:rsidRPr="00C17A6A">
            <w:t>Electric Ready Requirements</w:t>
          </w:r>
        </w:p>
      </w:tc>
      <w:tc>
        <w:tcPr>
          <w:tcW w:w="1666" w:type="pct"/>
          <w:tcBorders>
            <w:top w:val="single" w:sz="4" w:space="0" w:color="auto"/>
            <w:left w:val="nil"/>
            <w:bottom w:val="single" w:sz="4" w:space="0" w:color="auto"/>
            <w:right w:val="single" w:sz="4" w:space="0" w:color="auto"/>
          </w:tcBorders>
          <w:vAlign w:val="center"/>
          <w:hideMark/>
        </w:tcPr>
        <w:p w14:paraId="53018A52" w14:textId="458F9457" w:rsidR="0008786E" w:rsidRPr="00C17A6A" w:rsidRDefault="0008786E" w:rsidP="007F0719">
          <w:pPr>
            <w:pStyle w:val="Style78"/>
          </w:pPr>
          <w:r w:rsidRPr="00C17A6A">
            <w:tab/>
            <w:t xml:space="preserve">(Page </w:t>
          </w:r>
          <w:r w:rsidRPr="00C17A6A">
            <w:rPr>
              <w:color w:val="2B579A"/>
              <w:shd w:val="clear" w:color="auto" w:fill="E6E6E6"/>
            </w:rPr>
            <w:fldChar w:fldCharType="begin"/>
          </w:r>
          <w:r w:rsidRPr="00C17A6A">
            <w:instrText xml:space="preserve"> PAGE   \* MERGEFORMAT </w:instrText>
          </w:r>
          <w:r w:rsidRPr="00C17A6A">
            <w:rPr>
              <w:color w:val="2B579A"/>
              <w:shd w:val="clear" w:color="auto" w:fill="E6E6E6"/>
            </w:rPr>
            <w:fldChar w:fldCharType="separate"/>
          </w:r>
          <w:r w:rsidR="00362C1D" w:rsidRPr="00C17A6A">
            <w:rPr>
              <w:noProof/>
            </w:rPr>
            <w:t>3</w:t>
          </w:r>
          <w:r w:rsidRPr="00C17A6A">
            <w:rPr>
              <w:color w:val="2B579A"/>
              <w:shd w:val="clear" w:color="auto" w:fill="E6E6E6"/>
            </w:rPr>
            <w:fldChar w:fldCharType="end"/>
          </w:r>
          <w:r w:rsidRPr="00C17A6A">
            <w:t xml:space="preserve"> of </w:t>
          </w:r>
          <w:r w:rsidRPr="00C17A6A">
            <w:rPr>
              <w:noProof/>
              <w:color w:val="2B579A"/>
              <w:shd w:val="clear" w:color="auto" w:fill="E6E6E6"/>
            </w:rPr>
            <w:fldChar w:fldCharType="begin"/>
          </w:r>
          <w:r w:rsidRPr="00C17A6A">
            <w:rPr>
              <w:noProof/>
            </w:rPr>
            <w:instrText xml:space="preserve"> SECTIONPAGES   \* MERGEFORMAT </w:instrText>
          </w:r>
          <w:r w:rsidRPr="00C17A6A">
            <w:rPr>
              <w:noProof/>
              <w:color w:val="2B579A"/>
              <w:shd w:val="clear" w:color="auto" w:fill="E6E6E6"/>
            </w:rPr>
            <w:fldChar w:fldCharType="separate"/>
          </w:r>
          <w:r w:rsidR="008B351B">
            <w:rPr>
              <w:noProof/>
            </w:rPr>
            <w:t>2</w:t>
          </w:r>
          <w:r w:rsidRPr="00C17A6A">
            <w:rPr>
              <w:noProof/>
              <w:color w:val="2B579A"/>
              <w:shd w:val="clear" w:color="auto" w:fill="E6E6E6"/>
            </w:rPr>
            <w:fldChar w:fldCharType="end"/>
          </w:r>
          <w:r w:rsidRPr="00C17A6A">
            <w:t>)</w:t>
          </w:r>
        </w:p>
      </w:tc>
    </w:tr>
  </w:tbl>
  <w:p w14:paraId="4196EBCE" w14:textId="77777777" w:rsidR="0008786E" w:rsidRDefault="0008786E" w:rsidP="003E419E">
    <w:pPr>
      <w:pStyle w:val="Header"/>
    </w:pPr>
  </w:p>
  <w:p w14:paraId="18EF4B04" w14:textId="77777777" w:rsidR="00900C7B" w:rsidRDefault="00900C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4EA21E6"/>
    <w:multiLevelType w:val="hybridMultilevel"/>
    <w:tmpl w:val="4692BB1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5" w15:restartNumberingAfterBreak="0">
    <w:nsid w:val="0BC25650"/>
    <w:multiLevelType w:val="hybridMultilevel"/>
    <w:tmpl w:val="E6C22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760970"/>
    <w:multiLevelType w:val="hybridMultilevel"/>
    <w:tmpl w:val="34E0DF96"/>
    <w:lvl w:ilvl="0" w:tplc="F71EC1E4">
      <w:start w:val="1"/>
      <w:numFmt w:val="decimal"/>
      <w:lvlText w:val="%1."/>
      <w:lvlJc w:val="left"/>
      <w:pPr>
        <w:ind w:left="720" w:hanging="360"/>
      </w:pPr>
      <w:rPr>
        <w:b w:val="0"/>
        <w:bCs/>
      </w:rPr>
    </w:lvl>
    <w:lvl w:ilvl="1" w:tplc="F71EC1E4">
      <w:start w:val="1"/>
      <w:numFmt w:val="decimal"/>
      <w:lvlText w:val="%2."/>
      <w:lvlJc w:val="left"/>
      <w:pPr>
        <w:ind w:left="1440" w:hanging="360"/>
      </w:pPr>
      <w:rPr>
        <w:b w:val="0"/>
        <w:bCs/>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22B11A63"/>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F934BA"/>
    <w:multiLevelType w:val="hybridMultilevel"/>
    <w:tmpl w:val="1A28D514"/>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76570B"/>
    <w:multiLevelType w:val="hybridMultilevel"/>
    <w:tmpl w:val="25708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AD4FAA"/>
    <w:multiLevelType w:val="hybridMultilevel"/>
    <w:tmpl w:val="414EC0BE"/>
    <w:lvl w:ilvl="0" w:tplc="ABE0620E">
      <w:start w:val="1"/>
      <w:numFmt w:val="decimal"/>
      <w:lvlText w:val="%1."/>
      <w:lvlJc w:val="left"/>
      <w:pPr>
        <w:ind w:left="360" w:hanging="360"/>
      </w:pPr>
      <w:rPr>
        <w:rFonts w:asciiTheme="minorHAnsi" w:hAnsiTheme="minorHAnsi" w:hint="default"/>
        <w:color w:val="auto"/>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BF46B38"/>
    <w:multiLevelType w:val="hybridMultilevel"/>
    <w:tmpl w:val="B2C82FE6"/>
    <w:lvl w:ilvl="0" w:tplc="18B2A4C8">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58F7D5E"/>
    <w:multiLevelType w:val="hybridMultilevel"/>
    <w:tmpl w:val="C9E87DC6"/>
    <w:lvl w:ilvl="0" w:tplc="4498094A">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6C5707"/>
    <w:multiLevelType w:val="hybridMultilevel"/>
    <w:tmpl w:val="412A424A"/>
    <w:lvl w:ilvl="0" w:tplc="A5BE04BE">
      <w:start w:val="1"/>
      <w:numFmt w:val="decimalZero"/>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08E0CA5"/>
    <w:multiLevelType w:val="hybridMultilevel"/>
    <w:tmpl w:val="CDE2CC1A"/>
    <w:lvl w:ilvl="0" w:tplc="AD5AF350">
      <w:start w:val="1"/>
      <w:numFmt w:val="bullet"/>
      <w:pStyle w:val="List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163C01"/>
    <w:multiLevelType w:val="hybridMultilevel"/>
    <w:tmpl w:val="2268436C"/>
    <w:lvl w:ilvl="0" w:tplc="27EE502C">
      <w:start w:val="1"/>
      <w:numFmt w:val="decimalZero"/>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81863D0"/>
    <w:multiLevelType w:val="hybridMultilevel"/>
    <w:tmpl w:val="19D098D4"/>
    <w:lvl w:ilvl="0" w:tplc="87B8332A">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ADF2E20"/>
    <w:multiLevelType w:val="hybridMultilevel"/>
    <w:tmpl w:val="5FD0167E"/>
    <w:lvl w:ilvl="0" w:tplc="AA2E4462">
      <w:start w:val="2"/>
      <w:numFmt w:val="decimalZero"/>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143573"/>
    <w:multiLevelType w:val="hybridMultilevel"/>
    <w:tmpl w:val="F19C8FD2"/>
    <w:lvl w:ilvl="0" w:tplc="FA66D1F8">
      <w:start w:val="1"/>
      <w:numFmt w:val="decimal"/>
      <w:pStyle w:val="NormalBullet"/>
      <w:lvlText w:val="%1."/>
      <w:lvlJc w:val="left"/>
      <w:pPr>
        <w:tabs>
          <w:tab w:val="num" w:pos="360"/>
        </w:tabs>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04090019">
      <w:start w:val="1"/>
      <w:numFmt w:val="bullet"/>
      <w:lvlText w:val="o"/>
      <w:lvlJc w:val="left"/>
      <w:pPr>
        <w:tabs>
          <w:tab w:val="num" w:pos="1440"/>
        </w:tabs>
        <w:ind w:left="1440" w:hanging="360"/>
      </w:pPr>
      <w:rPr>
        <w:rFonts w:ascii="Courier New" w:hAnsi="Courier New" w:cs="Wingdings"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Wingdings"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Wingdings"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4B357EC"/>
    <w:multiLevelType w:val="hybridMultilevel"/>
    <w:tmpl w:val="794A986E"/>
    <w:lvl w:ilvl="0" w:tplc="46964A7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667215">
    <w:abstractNumId w:val="4"/>
  </w:num>
  <w:num w:numId="2" w16cid:durableId="2076975725">
    <w:abstractNumId w:val="15"/>
  </w:num>
  <w:num w:numId="3" w16cid:durableId="767192232">
    <w:abstractNumId w:val="1"/>
  </w:num>
  <w:num w:numId="4" w16cid:durableId="1739670471">
    <w:abstractNumId w:val="0"/>
  </w:num>
  <w:num w:numId="5" w16cid:durableId="2066879066">
    <w:abstractNumId w:val="20"/>
  </w:num>
  <w:num w:numId="6" w16cid:durableId="2040625301">
    <w:abstractNumId w:val="16"/>
  </w:num>
  <w:num w:numId="7" w16cid:durableId="703674723">
    <w:abstractNumId w:val="2"/>
  </w:num>
  <w:num w:numId="8" w16cid:durableId="1263342415">
    <w:abstractNumId w:val="14"/>
  </w:num>
  <w:num w:numId="9" w16cid:durableId="1236432894">
    <w:abstractNumId w:val="8"/>
  </w:num>
  <w:num w:numId="10" w16cid:durableId="334262695">
    <w:abstractNumId w:val="5"/>
  </w:num>
  <w:num w:numId="11" w16cid:durableId="578490811">
    <w:abstractNumId w:val="9"/>
  </w:num>
  <w:num w:numId="12" w16cid:durableId="166291318">
    <w:abstractNumId w:val="21"/>
  </w:num>
  <w:num w:numId="13" w16cid:durableId="1037125877">
    <w:abstractNumId w:val="13"/>
  </w:num>
  <w:num w:numId="14" w16cid:durableId="1234662257">
    <w:abstractNumId w:val="12"/>
  </w:num>
  <w:num w:numId="15" w16cid:durableId="375006919">
    <w:abstractNumId w:val="17"/>
  </w:num>
  <w:num w:numId="16" w16cid:durableId="484014046">
    <w:abstractNumId w:val="7"/>
  </w:num>
  <w:num w:numId="17" w16cid:durableId="1055741474">
    <w:abstractNumId w:val="19"/>
  </w:num>
  <w:num w:numId="18" w16cid:durableId="1185552551">
    <w:abstractNumId w:val="18"/>
  </w:num>
  <w:num w:numId="19" w16cid:durableId="1227494304">
    <w:abstractNumId w:val="11"/>
  </w:num>
  <w:num w:numId="20" w16cid:durableId="2123105504">
    <w:abstractNumId w:val="10"/>
  </w:num>
  <w:num w:numId="21" w16cid:durableId="1742210412">
    <w:abstractNumId w:val="3"/>
  </w:num>
  <w:num w:numId="22" w16cid:durableId="1174566872">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removeDateAndTime/>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3ADD"/>
    <w:rsid w:val="0000541A"/>
    <w:rsid w:val="0001208A"/>
    <w:rsid w:val="00012A93"/>
    <w:rsid w:val="00013858"/>
    <w:rsid w:val="00014B07"/>
    <w:rsid w:val="00021D36"/>
    <w:rsid w:val="000232B2"/>
    <w:rsid w:val="00023ECE"/>
    <w:rsid w:val="000247AF"/>
    <w:rsid w:val="000311A4"/>
    <w:rsid w:val="00034997"/>
    <w:rsid w:val="00037776"/>
    <w:rsid w:val="00051042"/>
    <w:rsid w:val="000569D4"/>
    <w:rsid w:val="00056B9D"/>
    <w:rsid w:val="000609D8"/>
    <w:rsid w:val="00062523"/>
    <w:rsid w:val="00071D49"/>
    <w:rsid w:val="00080162"/>
    <w:rsid w:val="00080688"/>
    <w:rsid w:val="00080E2C"/>
    <w:rsid w:val="00081774"/>
    <w:rsid w:val="000827E0"/>
    <w:rsid w:val="00085389"/>
    <w:rsid w:val="0008786E"/>
    <w:rsid w:val="000A1742"/>
    <w:rsid w:val="000A2B54"/>
    <w:rsid w:val="000A4E0F"/>
    <w:rsid w:val="000A503C"/>
    <w:rsid w:val="000A6396"/>
    <w:rsid w:val="000C2549"/>
    <w:rsid w:val="000C5AC9"/>
    <w:rsid w:val="000C62F7"/>
    <w:rsid w:val="000C7B05"/>
    <w:rsid w:val="000D0962"/>
    <w:rsid w:val="000E084F"/>
    <w:rsid w:val="000E7638"/>
    <w:rsid w:val="000E7AA5"/>
    <w:rsid w:val="000F1AF1"/>
    <w:rsid w:val="000F3C9E"/>
    <w:rsid w:val="000F7142"/>
    <w:rsid w:val="00107CC3"/>
    <w:rsid w:val="00111CCD"/>
    <w:rsid w:val="00122E96"/>
    <w:rsid w:val="00134076"/>
    <w:rsid w:val="0015209E"/>
    <w:rsid w:val="00157308"/>
    <w:rsid w:val="00164977"/>
    <w:rsid w:val="00167D97"/>
    <w:rsid w:val="00170A61"/>
    <w:rsid w:val="00171BD5"/>
    <w:rsid w:val="00172A1A"/>
    <w:rsid w:val="001733D2"/>
    <w:rsid w:val="00174D74"/>
    <w:rsid w:val="00177D82"/>
    <w:rsid w:val="00180112"/>
    <w:rsid w:val="00185ECF"/>
    <w:rsid w:val="00186A83"/>
    <w:rsid w:val="00192B3E"/>
    <w:rsid w:val="00197241"/>
    <w:rsid w:val="001A2DB1"/>
    <w:rsid w:val="001A557C"/>
    <w:rsid w:val="001A58B7"/>
    <w:rsid w:val="001A5F67"/>
    <w:rsid w:val="001A794A"/>
    <w:rsid w:val="001A7EE7"/>
    <w:rsid w:val="001B0B2D"/>
    <w:rsid w:val="001B39D0"/>
    <w:rsid w:val="001B5E8A"/>
    <w:rsid w:val="001B7004"/>
    <w:rsid w:val="001B7920"/>
    <w:rsid w:val="001C384E"/>
    <w:rsid w:val="001C4084"/>
    <w:rsid w:val="001C6A87"/>
    <w:rsid w:val="001D4C56"/>
    <w:rsid w:val="001D635D"/>
    <w:rsid w:val="001E7D67"/>
    <w:rsid w:val="00200CEB"/>
    <w:rsid w:val="00202B8D"/>
    <w:rsid w:val="00207D23"/>
    <w:rsid w:val="00231102"/>
    <w:rsid w:val="002315EE"/>
    <w:rsid w:val="0023183D"/>
    <w:rsid w:val="00231BE4"/>
    <w:rsid w:val="00234A38"/>
    <w:rsid w:val="00243799"/>
    <w:rsid w:val="002478EC"/>
    <w:rsid w:val="00253F28"/>
    <w:rsid w:val="00262D27"/>
    <w:rsid w:val="00263A07"/>
    <w:rsid w:val="002701BD"/>
    <w:rsid w:val="0027204B"/>
    <w:rsid w:val="00282153"/>
    <w:rsid w:val="00282299"/>
    <w:rsid w:val="00286064"/>
    <w:rsid w:val="002873AE"/>
    <w:rsid w:val="002916D3"/>
    <w:rsid w:val="002A2217"/>
    <w:rsid w:val="002A570E"/>
    <w:rsid w:val="002B143E"/>
    <w:rsid w:val="002B2286"/>
    <w:rsid w:val="002B261F"/>
    <w:rsid w:val="002B7822"/>
    <w:rsid w:val="002C16A2"/>
    <w:rsid w:val="002C4939"/>
    <w:rsid w:val="002C4F2B"/>
    <w:rsid w:val="002D0939"/>
    <w:rsid w:val="002D151D"/>
    <w:rsid w:val="002D459A"/>
    <w:rsid w:val="002E25ED"/>
    <w:rsid w:val="002E299F"/>
    <w:rsid w:val="002E582C"/>
    <w:rsid w:val="002F24C4"/>
    <w:rsid w:val="002F5FC1"/>
    <w:rsid w:val="00306751"/>
    <w:rsid w:val="00310A3E"/>
    <w:rsid w:val="003166AF"/>
    <w:rsid w:val="00324FEA"/>
    <w:rsid w:val="00342808"/>
    <w:rsid w:val="00345B8B"/>
    <w:rsid w:val="0035296B"/>
    <w:rsid w:val="00355B60"/>
    <w:rsid w:val="00362C1D"/>
    <w:rsid w:val="00363BD6"/>
    <w:rsid w:val="00363D6F"/>
    <w:rsid w:val="00364A2D"/>
    <w:rsid w:val="003705F9"/>
    <w:rsid w:val="0037148B"/>
    <w:rsid w:val="00380D8D"/>
    <w:rsid w:val="00381466"/>
    <w:rsid w:val="00382CD6"/>
    <w:rsid w:val="00390943"/>
    <w:rsid w:val="003959C1"/>
    <w:rsid w:val="003A409B"/>
    <w:rsid w:val="003C5860"/>
    <w:rsid w:val="003C59D8"/>
    <w:rsid w:val="003C7EA8"/>
    <w:rsid w:val="003D131B"/>
    <w:rsid w:val="003D619C"/>
    <w:rsid w:val="003E419E"/>
    <w:rsid w:val="003E6D68"/>
    <w:rsid w:val="003E71E0"/>
    <w:rsid w:val="003F2CE3"/>
    <w:rsid w:val="003F55E9"/>
    <w:rsid w:val="004019A3"/>
    <w:rsid w:val="004100A4"/>
    <w:rsid w:val="00413CB8"/>
    <w:rsid w:val="00414AFB"/>
    <w:rsid w:val="00415251"/>
    <w:rsid w:val="00415E25"/>
    <w:rsid w:val="0041739F"/>
    <w:rsid w:val="004200D9"/>
    <w:rsid w:val="00421E7D"/>
    <w:rsid w:val="0042272B"/>
    <w:rsid w:val="00423A3E"/>
    <w:rsid w:val="00427B37"/>
    <w:rsid w:val="00427DFA"/>
    <w:rsid w:val="00436B28"/>
    <w:rsid w:val="0044245F"/>
    <w:rsid w:val="00447F28"/>
    <w:rsid w:val="004524CE"/>
    <w:rsid w:val="004544DB"/>
    <w:rsid w:val="00455AC6"/>
    <w:rsid w:val="004566BD"/>
    <w:rsid w:val="00466EE2"/>
    <w:rsid w:val="00472C9D"/>
    <w:rsid w:val="00474721"/>
    <w:rsid w:val="00474BFC"/>
    <w:rsid w:val="00485E1A"/>
    <w:rsid w:val="00491A08"/>
    <w:rsid w:val="00491F93"/>
    <w:rsid w:val="00497DDD"/>
    <w:rsid w:val="004A3095"/>
    <w:rsid w:val="004A4590"/>
    <w:rsid w:val="004B3735"/>
    <w:rsid w:val="004B5AAD"/>
    <w:rsid w:val="004B644C"/>
    <w:rsid w:val="004B79AB"/>
    <w:rsid w:val="004C14BB"/>
    <w:rsid w:val="004C7665"/>
    <w:rsid w:val="004D2E05"/>
    <w:rsid w:val="004D3E06"/>
    <w:rsid w:val="004D582D"/>
    <w:rsid w:val="004E4261"/>
    <w:rsid w:val="004E7075"/>
    <w:rsid w:val="004F1FF7"/>
    <w:rsid w:val="004F51A3"/>
    <w:rsid w:val="004F593C"/>
    <w:rsid w:val="00503342"/>
    <w:rsid w:val="005049F2"/>
    <w:rsid w:val="00506E7F"/>
    <w:rsid w:val="0051413A"/>
    <w:rsid w:val="005144EC"/>
    <w:rsid w:val="00517F63"/>
    <w:rsid w:val="0052113E"/>
    <w:rsid w:val="005227DA"/>
    <w:rsid w:val="00524693"/>
    <w:rsid w:val="00530A73"/>
    <w:rsid w:val="0053362D"/>
    <w:rsid w:val="00534237"/>
    <w:rsid w:val="00536440"/>
    <w:rsid w:val="00540543"/>
    <w:rsid w:val="0054722E"/>
    <w:rsid w:val="00553651"/>
    <w:rsid w:val="00554A17"/>
    <w:rsid w:val="00561BC6"/>
    <w:rsid w:val="00566AE0"/>
    <w:rsid w:val="005774A9"/>
    <w:rsid w:val="00582B60"/>
    <w:rsid w:val="00585B39"/>
    <w:rsid w:val="005867F5"/>
    <w:rsid w:val="005946DD"/>
    <w:rsid w:val="00595EC9"/>
    <w:rsid w:val="005A002C"/>
    <w:rsid w:val="005A47E9"/>
    <w:rsid w:val="005B2A38"/>
    <w:rsid w:val="005B2C88"/>
    <w:rsid w:val="005B48AA"/>
    <w:rsid w:val="005B4DC9"/>
    <w:rsid w:val="005B4F4A"/>
    <w:rsid w:val="005C68B4"/>
    <w:rsid w:val="005D314D"/>
    <w:rsid w:val="005D5A10"/>
    <w:rsid w:val="005E19CD"/>
    <w:rsid w:val="005E7F3A"/>
    <w:rsid w:val="005F011E"/>
    <w:rsid w:val="005F1465"/>
    <w:rsid w:val="005F37CB"/>
    <w:rsid w:val="005F3958"/>
    <w:rsid w:val="0060257E"/>
    <w:rsid w:val="00602FED"/>
    <w:rsid w:val="006045D5"/>
    <w:rsid w:val="006067C9"/>
    <w:rsid w:val="0061072F"/>
    <w:rsid w:val="00610AEE"/>
    <w:rsid w:val="0061154D"/>
    <w:rsid w:val="00611F4F"/>
    <w:rsid w:val="0061354B"/>
    <w:rsid w:val="00636F05"/>
    <w:rsid w:val="00642147"/>
    <w:rsid w:val="00647ACA"/>
    <w:rsid w:val="00653364"/>
    <w:rsid w:val="006542B8"/>
    <w:rsid w:val="006562BE"/>
    <w:rsid w:val="006614CE"/>
    <w:rsid w:val="00663743"/>
    <w:rsid w:val="00664BCE"/>
    <w:rsid w:val="006662A6"/>
    <w:rsid w:val="006713E4"/>
    <w:rsid w:val="00681DC7"/>
    <w:rsid w:val="00683F95"/>
    <w:rsid w:val="00685389"/>
    <w:rsid w:val="0068552E"/>
    <w:rsid w:val="00692FB4"/>
    <w:rsid w:val="00693A9A"/>
    <w:rsid w:val="006950F5"/>
    <w:rsid w:val="0069517C"/>
    <w:rsid w:val="00696FD7"/>
    <w:rsid w:val="006A545B"/>
    <w:rsid w:val="006A792B"/>
    <w:rsid w:val="006B0EBD"/>
    <w:rsid w:val="006B301C"/>
    <w:rsid w:val="006B46A6"/>
    <w:rsid w:val="006B5B12"/>
    <w:rsid w:val="006B7BA0"/>
    <w:rsid w:val="006B7E71"/>
    <w:rsid w:val="006C094E"/>
    <w:rsid w:val="006C3E79"/>
    <w:rsid w:val="006C5B53"/>
    <w:rsid w:val="006C67FA"/>
    <w:rsid w:val="006C6C90"/>
    <w:rsid w:val="006D1864"/>
    <w:rsid w:val="006D38D9"/>
    <w:rsid w:val="006E33B8"/>
    <w:rsid w:val="006F14FE"/>
    <w:rsid w:val="006F299A"/>
    <w:rsid w:val="006F315F"/>
    <w:rsid w:val="00715475"/>
    <w:rsid w:val="0072231F"/>
    <w:rsid w:val="0072652A"/>
    <w:rsid w:val="00727423"/>
    <w:rsid w:val="00731B56"/>
    <w:rsid w:val="00732EC2"/>
    <w:rsid w:val="00735772"/>
    <w:rsid w:val="00740D52"/>
    <w:rsid w:val="00743BDE"/>
    <w:rsid w:val="0074769A"/>
    <w:rsid w:val="00750C86"/>
    <w:rsid w:val="0075203B"/>
    <w:rsid w:val="00752FFD"/>
    <w:rsid w:val="00761709"/>
    <w:rsid w:val="0076210E"/>
    <w:rsid w:val="007675DB"/>
    <w:rsid w:val="00767C38"/>
    <w:rsid w:val="00773243"/>
    <w:rsid w:val="00776CB9"/>
    <w:rsid w:val="00777B2F"/>
    <w:rsid w:val="007865D9"/>
    <w:rsid w:val="007872CC"/>
    <w:rsid w:val="007901B2"/>
    <w:rsid w:val="00791123"/>
    <w:rsid w:val="007934FD"/>
    <w:rsid w:val="00796556"/>
    <w:rsid w:val="007A4268"/>
    <w:rsid w:val="007A7DC6"/>
    <w:rsid w:val="007B5346"/>
    <w:rsid w:val="007B767D"/>
    <w:rsid w:val="007B77D7"/>
    <w:rsid w:val="007B7F8F"/>
    <w:rsid w:val="007E1CA9"/>
    <w:rsid w:val="007E5A6A"/>
    <w:rsid w:val="007E730B"/>
    <w:rsid w:val="007F0719"/>
    <w:rsid w:val="007F1A27"/>
    <w:rsid w:val="007F4A52"/>
    <w:rsid w:val="007F583F"/>
    <w:rsid w:val="0080000B"/>
    <w:rsid w:val="00804169"/>
    <w:rsid w:val="008051A4"/>
    <w:rsid w:val="00806A6C"/>
    <w:rsid w:val="008258F0"/>
    <w:rsid w:val="008315AD"/>
    <w:rsid w:val="008358D2"/>
    <w:rsid w:val="008374FF"/>
    <w:rsid w:val="00840F2A"/>
    <w:rsid w:val="008433C6"/>
    <w:rsid w:val="008470F7"/>
    <w:rsid w:val="00850A0C"/>
    <w:rsid w:val="0085324B"/>
    <w:rsid w:val="00856CF2"/>
    <w:rsid w:val="00861FE1"/>
    <w:rsid w:val="00862E35"/>
    <w:rsid w:val="00865A28"/>
    <w:rsid w:val="00867FF0"/>
    <w:rsid w:val="00870909"/>
    <w:rsid w:val="00871549"/>
    <w:rsid w:val="00871886"/>
    <w:rsid w:val="00871BD4"/>
    <w:rsid w:val="008739DD"/>
    <w:rsid w:val="00875873"/>
    <w:rsid w:val="00877F19"/>
    <w:rsid w:val="00885AC8"/>
    <w:rsid w:val="00886F2C"/>
    <w:rsid w:val="00887F27"/>
    <w:rsid w:val="008921A8"/>
    <w:rsid w:val="008A116E"/>
    <w:rsid w:val="008A32E2"/>
    <w:rsid w:val="008B351B"/>
    <w:rsid w:val="008B4C36"/>
    <w:rsid w:val="008C070F"/>
    <w:rsid w:val="008C3C12"/>
    <w:rsid w:val="008C551F"/>
    <w:rsid w:val="008C71D9"/>
    <w:rsid w:val="008D1AC7"/>
    <w:rsid w:val="008D6686"/>
    <w:rsid w:val="008D7360"/>
    <w:rsid w:val="008D754F"/>
    <w:rsid w:val="008F28D3"/>
    <w:rsid w:val="008F7868"/>
    <w:rsid w:val="00900AFB"/>
    <w:rsid w:val="00900C7B"/>
    <w:rsid w:val="00904FC6"/>
    <w:rsid w:val="009055E0"/>
    <w:rsid w:val="0092223B"/>
    <w:rsid w:val="00923900"/>
    <w:rsid w:val="0092568A"/>
    <w:rsid w:val="0093583F"/>
    <w:rsid w:val="009365CE"/>
    <w:rsid w:val="009433E3"/>
    <w:rsid w:val="0096204A"/>
    <w:rsid w:val="00964AE2"/>
    <w:rsid w:val="00974CDA"/>
    <w:rsid w:val="00974FE2"/>
    <w:rsid w:val="00975A34"/>
    <w:rsid w:val="00976030"/>
    <w:rsid w:val="00977239"/>
    <w:rsid w:val="00985E04"/>
    <w:rsid w:val="00987E46"/>
    <w:rsid w:val="009924DA"/>
    <w:rsid w:val="00997DF2"/>
    <w:rsid w:val="009A08B0"/>
    <w:rsid w:val="009A0C6C"/>
    <w:rsid w:val="009A3188"/>
    <w:rsid w:val="009A477D"/>
    <w:rsid w:val="009B3A99"/>
    <w:rsid w:val="009B4227"/>
    <w:rsid w:val="009C0C99"/>
    <w:rsid w:val="009C1EA6"/>
    <w:rsid w:val="009C33C1"/>
    <w:rsid w:val="009E535A"/>
    <w:rsid w:val="009E5FA5"/>
    <w:rsid w:val="009F325A"/>
    <w:rsid w:val="009F4793"/>
    <w:rsid w:val="00A063BD"/>
    <w:rsid w:val="00A066EB"/>
    <w:rsid w:val="00A06911"/>
    <w:rsid w:val="00A07333"/>
    <w:rsid w:val="00A12F52"/>
    <w:rsid w:val="00A137FF"/>
    <w:rsid w:val="00A1463C"/>
    <w:rsid w:val="00A20953"/>
    <w:rsid w:val="00A21EB9"/>
    <w:rsid w:val="00A248E2"/>
    <w:rsid w:val="00A339B7"/>
    <w:rsid w:val="00A36284"/>
    <w:rsid w:val="00A3784E"/>
    <w:rsid w:val="00A41BFC"/>
    <w:rsid w:val="00A440A7"/>
    <w:rsid w:val="00A45176"/>
    <w:rsid w:val="00A47AE5"/>
    <w:rsid w:val="00A47E8B"/>
    <w:rsid w:val="00A51AA2"/>
    <w:rsid w:val="00A5580E"/>
    <w:rsid w:val="00A647D0"/>
    <w:rsid w:val="00A65E77"/>
    <w:rsid w:val="00A77F65"/>
    <w:rsid w:val="00A9777C"/>
    <w:rsid w:val="00AA07E6"/>
    <w:rsid w:val="00AA62D8"/>
    <w:rsid w:val="00AB1401"/>
    <w:rsid w:val="00AC58F2"/>
    <w:rsid w:val="00AD1DE5"/>
    <w:rsid w:val="00AD4A10"/>
    <w:rsid w:val="00AD76AE"/>
    <w:rsid w:val="00AE055E"/>
    <w:rsid w:val="00AE54EA"/>
    <w:rsid w:val="00AF4A87"/>
    <w:rsid w:val="00AF5F69"/>
    <w:rsid w:val="00AF6AAA"/>
    <w:rsid w:val="00B03DFE"/>
    <w:rsid w:val="00B078D3"/>
    <w:rsid w:val="00B11528"/>
    <w:rsid w:val="00B12D14"/>
    <w:rsid w:val="00B13D93"/>
    <w:rsid w:val="00B268E2"/>
    <w:rsid w:val="00B30248"/>
    <w:rsid w:val="00B31075"/>
    <w:rsid w:val="00B32B4D"/>
    <w:rsid w:val="00B33262"/>
    <w:rsid w:val="00B33C24"/>
    <w:rsid w:val="00B4458C"/>
    <w:rsid w:val="00B44C59"/>
    <w:rsid w:val="00B467DA"/>
    <w:rsid w:val="00B564F3"/>
    <w:rsid w:val="00B62A8D"/>
    <w:rsid w:val="00B63AC2"/>
    <w:rsid w:val="00B70359"/>
    <w:rsid w:val="00B72AE2"/>
    <w:rsid w:val="00B74086"/>
    <w:rsid w:val="00B85DA4"/>
    <w:rsid w:val="00B863DD"/>
    <w:rsid w:val="00B91C9C"/>
    <w:rsid w:val="00B94879"/>
    <w:rsid w:val="00BA133B"/>
    <w:rsid w:val="00BA4974"/>
    <w:rsid w:val="00BA5F9A"/>
    <w:rsid w:val="00BB3715"/>
    <w:rsid w:val="00BB3F78"/>
    <w:rsid w:val="00BB73AE"/>
    <w:rsid w:val="00BC0866"/>
    <w:rsid w:val="00BC3C59"/>
    <w:rsid w:val="00BC6D23"/>
    <w:rsid w:val="00BD05B2"/>
    <w:rsid w:val="00BD7FC3"/>
    <w:rsid w:val="00BE101B"/>
    <w:rsid w:val="00BE2A52"/>
    <w:rsid w:val="00BE4F93"/>
    <w:rsid w:val="00BE705B"/>
    <w:rsid w:val="00BE7FD2"/>
    <w:rsid w:val="00BF2620"/>
    <w:rsid w:val="00BF2C2B"/>
    <w:rsid w:val="00C0035D"/>
    <w:rsid w:val="00C005DB"/>
    <w:rsid w:val="00C0080E"/>
    <w:rsid w:val="00C01B78"/>
    <w:rsid w:val="00C0534F"/>
    <w:rsid w:val="00C05BD7"/>
    <w:rsid w:val="00C12E91"/>
    <w:rsid w:val="00C1747A"/>
    <w:rsid w:val="00C17A6A"/>
    <w:rsid w:val="00C21229"/>
    <w:rsid w:val="00C231A5"/>
    <w:rsid w:val="00C26C77"/>
    <w:rsid w:val="00C44F0B"/>
    <w:rsid w:val="00C479CD"/>
    <w:rsid w:val="00C50E68"/>
    <w:rsid w:val="00C511E6"/>
    <w:rsid w:val="00C51722"/>
    <w:rsid w:val="00C57BA6"/>
    <w:rsid w:val="00C63DC8"/>
    <w:rsid w:val="00C67C48"/>
    <w:rsid w:val="00C7597C"/>
    <w:rsid w:val="00C766DA"/>
    <w:rsid w:val="00C80F5D"/>
    <w:rsid w:val="00C82B7C"/>
    <w:rsid w:val="00C83E2B"/>
    <w:rsid w:val="00C83F70"/>
    <w:rsid w:val="00C8695D"/>
    <w:rsid w:val="00C930CD"/>
    <w:rsid w:val="00C93908"/>
    <w:rsid w:val="00C97917"/>
    <w:rsid w:val="00CA2650"/>
    <w:rsid w:val="00CB305B"/>
    <w:rsid w:val="00CB4F4A"/>
    <w:rsid w:val="00CB7D40"/>
    <w:rsid w:val="00CB7E06"/>
    <w:rsid w:val="00CC0E47"/>
    <w:rsid w:val="00CC4C99"/>
    <w:rsid w:val="00CC5F86"/>
    <w:rsid w:val="00CD004F"/>
    <w:rsid w:val="00CD2C49"/>
    <w:rsid w:val="00CD5655"/>
    <w:rsid w:val="00CE09B7"/>
    <w:rsid w:val="00CE0B30"/>
    <w:rsid w:val="00CE1A30"/>
    <w:rsid w:val="00CE1DDE"/>
    <w:rsid w:val="00CE4A78"/>
    <w:rsid w:val="00CE6D56"/>
    <w:rsid w:val="00CF0BA1"/>
    <w:rsid w:val="00CF2144"/>
    <w:rsid w:val="00CF2621"/>
    <w:rsid w:val="00CF45D8"/>
    <w:rsid w:val="00CF653B"/>
    <w:rsid w:val="00CF67B3"/>
    <w:rsid w:val="00D00794"/>
    <w:rsid w:val="00D00CE3"/>
    <w:rsid w:val="00D26C82"/>
    <w:rsid w:val="00D27464"/>
    <w:rsid w:val="00D31B64"/>
    <w:rsid w:val="00D35621"/>
    <w:rsid w:val="00D4352D"/>
    <w:rsid w:val="00D43810"/>
    <w:rsid w:val="00D520A0"/>
    <w:rsid w:val="00D622DB"/>
    <w:rsid w:val="00D6275A"/>
    <w:rsid w:val="00D63000"/>
    <w:rsid w:val="00D65099"/>
    <w:rsid w:val="00D674A5"/>
    <w:rsid w:val="00D73443"/>
    <w:rsid w:val="00D74324"/>
    <w:rsid w:val="00D77F0F"/>
    <w:rsid w:val="00D82C1F"/>
    <w:rsid w:val="00D86638"/>
    <w:rsid w:val="00D87225"/>
    <w:rsid w:val="00D93C33"/>
    <w:rsid w:val="00D96417"/>
    <w:rsid w:val="00D96C1C"/>
    <w:rsid w:val="00D974B6"/>
    <w:rsid w:val="00DA0B98"/>
    <w:rsid w:val="00DA287A"/>
    <w:rsid w:val="00DA5DE5"/>
    <w:rsid w:val="00DA72FE"/>
    <w:rsid w:val="00DB09AF"/>
    <w:rsid w:val="00DB24C7"/>
    <w:rsid w:val="00DB2AC3"/>
    <w:rsid w:val="00DC1BCB"/>
    <w:rsid w:val="00DC5E92"/>
    <w:rsid w:val="00DD2C34"/>
    <w:rsid w:val="00DD3097"/>
    <w:rsid w:val="00DD4F70"/>
    <w:rsid w:val="00DD6CE2"/>
    <w:rsid w:val="00DE4EF5"/>
    <w:rsid w:val="00DF2782"/>
    <w:rsid w:val="00DF6164"/>
    <w:rsid w:val="00DF66E1"/>
    <w:rsid w:val="00E0349B"/>
    <w:rsid w:val="00E1013E"/>
    <w:rsid w:val="00E16B75"/>
    <w:rsid w:val="00E2270F"/>
    <w:rsid w:val="00E235FA"/>
    <w:rsid w:val="00E27D50"/>
    <w:rsid w:val="00E30CD7"/>
    <w:rsid w:val="00E32179"/>
    <w:rsid w:val="00E351DB"/>
    <w:rsid w:val="00E364D3"/>
    <w:rsid w:val="00E369CC"/>
    <w:rsid w:val="00E47227"/>
    <w:rsid w:val="00E5223F"/>
    <w:rsid w:val="00E61634"/>
    <w:rsid w:val="00E63378"/>
    <w:rsid w:val="00E70572"/>
    <w:rsid w:val="00E84C06"/>
    <w:rsid w:val="00E938AC"/>
    <w:rsid w:val="00E944AC"/>
    <w:rsid w:val="00EA0AD1"/>
    <w:rsid w:val="00EA5E99"/>
    <w:rsid w:val="00EA7549"/>
    <w:rsid w:val="00EB1921"/>
    <w:rsid w:val="00EB3DD3"/>
    <w:rsid w:val="00EB7663"/>
    <w:rsid w:val="00EC2C94"/>
    <w:rsid w:val="00EC3359"/>
    <w:rsid w:val="00EC7325"/>
    <w:rsid w:val="00ED63BB"/>
    <w:rsid w:val="00ED77E8"/>
    <w:rsid w:val="00EE0196"/>
    <w:rsid w:val="00EE7B3B"/>
    <w:rsid w:val="00EF0AEF"/>
    <w:rsid w:val="00EF4A81"/>
    <w:rsid w:val="00EF5BE6"/>
    <w:rsid w:val="00EF6C23"/>
    <w:rsid w:val="00F009AF"/>
    <w:rsid w:val="00F0330E"/>
    <w:rsid w:val="00F06509"/>
    <w:rsid w:val="00F108EE"/>
    <w:rsid w:val="00F12D07"/>
    <w:rsid w:val="00F1621B"/>
    <w:rsid w:val="00F16C95"/>
    <w:rsid w:val="00F20642"/>
    <w:rsid w:val="00F22EB6"/>
    <w:rsid w:val="00F35C04"/>
    <w:rsid w:val="00F40715"/>
    <w:rsid w:val="00F434FD"/>
    <w:rsid w:val="00F441AD"/>
    <w:rsid w:val="00F46D91"/>
    <w:rsid w:val="00F51D5F"/>
    <w:rsid w:val="00F54964"/>
    <w:rsid w:val="00F56A03"/>
    <w:rsid w:val="00F57E9B"/>
    <w:rsid w:val="00F63DE2"/>
    <w:rsid w:val="00F64DE2"/>
    <w:rsid w:val="00F7152A"/>
    <w:rsid w:val="00F7154F"/>
    <w:rsid w:val="00F71643"/>
    <w:rsid w:val="00F74210"/>
    <w:rsid w:val="00F770BE"/>
    <w:rsid w:val="00F848BE"/>
    <w:rsid w:val="00F9036A"/>
    <w:rsid w:val="00F914E9"/>
    <w:rsid w:val="00FA1B9F"/>
    <w:rsid w:val="00FA5B5F"/>
    <w:rsid w:val="00FB0E1A"/>
    <w:rsid w:val="00FB2EAD"/>
    <w:rsid w:val="00FB3B23"/>
    <w:rsid w:val="00FB5664"/>
    <w:rsid w:val="00FC1332"/>
    <w:rsid w:val="00FC1AF7"/>
    <w:rsid w:val="00FC2E80"/>
    <w:rsid w:val="00FC4B01"/>
    <w:rsid w:val="00FD05D0"/>
    <w:rsid w:val="00FD6110"/>
    <w:rsid w:val="00FE0BBB"/>
    <w:rsid w:val="00FE36E7"/>
    <w:rsid w:val="00FE5B32"/>
    <w:rsid w:val="00FF7BEC"/>
    <w:rsid w:val="52BF6F9C"/>
    <w:rsid w:val="75F3DF64"/>
    <w:rsid w:val="7F33A40F"/>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96E9F9"/>
  <w15:docId w15:val="{A016BEF5-0560-4263-B736-7C20282C1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2FE"/>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link w:val="Heading2Char"/>
    <w:qFormat/>
    <w:rsid w:val="000E7638"/>
    <w:pPr>
      <w:keepNext/>
      <w:suppressAutoHyphens/>
      <w:spacing w:before="60" w:after="60"/>
      <w:outlineLvl w:val="1"/>
    </w:pPr>
    <w:rPr>
      <w:b/>
    </w:rPr>
  </w:style>
  <w:style w:type="paragraph" w:styleId="Heading3">
    <w:name w:val="heading 3"/>
    <w:aliases w:val="h3,h31,h32"/>
    <w:basedOn w:val="Normal"/>
    <w:next w:val="Normal"/>
    <w:link w:val="Heading3Char"/>
    <w:uiPriority w:val="9"/>
    <w:qFormat/>
    <w:rsid w:val="00CA2650"/>
    <w:pPr>
      <w:keepNext/>
      <w:numPr>
        <w:ilvl w:val="2"/>
        <w:numId w:val="1"/>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2"/>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4C7665"/>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3"/>
      </w:numPr>
    </w:pPr>
  </w:style>
  <w:style w:type="paragraph" w:styleId="CommentText">
    <w:name w:val="annotation text"/>
    <w:basedOn w:val="Normal"/>
    <w:link w:val="CommentTextChar"/>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4"/>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qFormat/>
    <w:rsid w:val="00C313B0"/>
    <w:rPr>
      <w:i/>
      <w:iCs/>
    </w:rPr>
  </w:style>
  <w:style w:type="character" w:customStyle="1" w:styleId="FooterChar">
    <w:name w:val="Footer Char"/>
    <w:link w:val="Footer"/>
    <w:uiPriority w:val="99"/>
    <w:rsid w:val="004C7665"/>
    <w:rPr>
      <w:rFonts w:asciiTheme="minorHAnsi" w:hAnsiTheme="minorHAnsi"/>
    </w:rPr>
  </w:style>
  <w:style w:type="paragraph" w:customStyle="1" w:styleId="DarkList-Accent31">
    <w:name w:val="Dark List - Accent 31"/>
    <w:hidden/>
    <w:uiPriority w:val="99"/>
    <w:semiHidden/>
    <w:rsid w:val="000804EA"/>
  </w:style>
  <w:style w:type="character" w:customStyle="1" w:styleId="Heading3Char">
    <w:name w:val="Heading 3 Char"/>
    <w:aliases w:val="h3 Char,h31 Char,h32 Char"/>
    <w:link w:val="Heading3"/>
    <w:uiPriority w:val="9"/>
    <w:rsid w:val="001F7FD8"/>
    <w:rPr>
      <w:rFonts w:ascii="Arial Black" w:hAnsi="Arial Black"/>
      <w:sz w:val="22"/>
    </w:rPr>
  </w:style>
  <w:style w:type="paragraph" w:customStyle="1" w:styleId="ColorfulShading-Accent31">
    <w:name w:val="Colorful Shading - Accent 31"/>
    <w:basedOn w:val="Normal"/>
    <w:uiPriority w:val="34"/>
    <w:qFormat/>
    <w:rsid w:val="001F7FD8"/>
    <w:pPr>
      <w:ind w:left="720"/>
      <w:contextualSpacing/>
    </w:pPr>
  </w:style>
  <w:style w:type="character" w:customStyle="1" w:styleId="Heading1Char">
    <w:name w:val="Heading 1 Char"/>
    <w:link w:val="Heading1"/>
    <w:rsid w:val="008D0FBB"/>
    <w:rPr>
      <w:b/>
      <w:sz w:val="30"/>
    </w:rPr>
  </w:style>
  <w:style w:type="character" w:customStyle="1" w:styleId="CommentTextChar">
    <w:name w:val="Comment Text Char"/>
    <w:basedOn w:val="DefaultParagraphFont"/>
    <w:link w:val="CommentText"/>
    <w:rsid w:val="0042588D"/>
  </w:style>
  <w:style w:type="paragraph" w:customStyle="1" w:styleId="NormalBullet">
    <w:name w:val="Normal Bullet"/>
    <w:basedOn w:val="Normal"/>
    <w:rsid w:val="00752910"/>
    <w:pPr>
      <w:numPr>
        <w:numId w:val="5"/>
      </w:numPr>
      <w:spacing w:before="120"/>
    </w:pPr>
    <w:rPr>
      <w:rFonts w:ascii="Arial" w:hAnsi="Arial"/>
    </w:rPr>
  </w:style>
  <w:style w:type="paragraph" w:customStyle="1" w:styleId="ColorfulShading-Accent11">
    <w:name w:val="Colorful Shading - Accent 11"/>
    <w:hidden/>
    <w:rsid w:val="002D375C"/>
  </w:style>
  <w:style w:type="paragraph" w:styleId="Revision">
    <w:name w:val="Revision"/>
    <w:hidden/>
    <w:rsid w:val="00685389"/>
  </w:style>
  <w:style w:type="paragraph" w:styleId="ListParagraph">
    <w:name w:val="List Paragraph"/>
    <w:basedOn w:val="Normal"/>
    <w:uiPriority w:val="34"/>
    <w:qFormat/>
    <w:rsid w:val="00BE705B"/>
    <w:pPr>
      <w:ind w:left="720"/>
      <w:contextualSpacing/>
    </w:pPr>
  </w:style>
  <w:style w:type="paragraph" w:styleId="ListBullet">
    <w:name w:val="List Bullet"/>
    <w:basedOn w:val="ListParagraph"/>
    <w:rsid w:val="000E7638"/>
    <w:pPr>
      <w:numPr>
        <w:numId w:val="6"/>
      </w:numPr>
      <w:spacing w:before="60" w:after="60"/>
      <w:ind w:left="432" w:hanging="274"/>
      <w:contextualSpacing w:val="0"/>
    </w:pPr>
  </w:style>
  <w:style w:type="paragraph" w:styleId="BodyText2">
    <w:name w:val="Body Text 2"/>
    <w:basedOn w:val="Normal"/>
    <w:link w:val="BodyText2Char"/>
    <w:rsid w:val="00BA133B"/>
    <w:pPr>
      <w:keepNext/>
      <w:spacing w:before="40" w:after="40"/>
    </w:pPr>
    <w:rPr>
      <w:sz w:val="16"/>
      <w:szCs w:val="14"/>
    </w:rPr>
  </w:style>
  <w:style w:type="character" w:customStyle="1" w:styleId="BodyText2Char">
    <w:name w:val="Body Text 2 Char"/>
    <w:basedOn w:val="DefaultParagraphFont"/>
    <w:link w:val="BodyText2"/>
    <w:rsid w:val="00BA133B"/>
    <w:rPr>
      <w:sz w:val="16"/>
      <w:szCs w:val="14"/>
    </w:rPr>
  </w:style>
  <w:style w:type="paragraph" w:styleId="BodyText3">
    <w:name w:val="Body Text 3"/>
    <w:basedOn w:val="Normal"/>
    <w:link w:val="BodyText3Char"/>
    <w:rsid w:val="00BA133B"/>
    <w:pPr>
      <w:spacing w:after="120"/>
    </w:pPr>
    <w:rPr>
      <w:sz w:val="16"/>
      <w:szCs w:val="16"/>
    </w:rPr>
  </w:style>
  <w:style w:type="character" w:customStyle="1" w:styleId="BodyText3Char">
    <w:name w:val="Body Text 3 Char"/>
    <w:basedOn w:val="DefaultParagraphFont"/>
    <w:link w:val="BodyText3"/>
    <w:rsid w:val="00BA133B"/>
    <w:rPr>
      <w:sz w:val="16"/>
      <w:szCs w:val="16"/>
    </w:rPr>
  </w:style>
  <w:style w:type="paragraph" w:styleId="BodyText">
    <w:name w:val="Body Text"/>
    <w:basedOn w:val="Normal"/>
    <w:link w:val="BodyTextChar"/>
    <w:rsid w:val="005B4F4A"/>
    <w:pPr>
      <w:spacing w:after="120"/>
    </w:pPr>
  </w:style>
  <w:style w:type="character" w:customStyle="1" w:styleId="BodyTextChar">
    <w:name w:val="Body Text Char"/>
    <w:basedOn w:val="DefaultParagraphFont"/>
    <w:link w:val="BodyText"/>
    <w:rsid w:val="005B4F4A"/>
  </w:style>
  <w:style w:type="paragraph" w:customStyle="1" w:styleId="Style20">
    <w:name w:val="Style20"/>
    <w:basedOn w:val="Normal"/>
    <w:link w:val="Style20Char"/>
    <w:qFormat/>
    <w:rsid w:val="009055E0"/>
    <w:rPr>
      <w:rFonts w:ascii="Calibri" w:hAnsi="Calibri"/>
      <w:sz w:val="12"/>
      <w:szCs w:val="12"/>
    </w:rPr>
  </w:style>
  <w:style w:type="character" w:customStyle="1" w:styleId="Style20Char">
    <w:name w:val="Style20 Char"/>
    <w:basedOn w:val="DefaultParagraphFont"/>
    <w:link w:val="Style20"/>
    <w:locked/>
    <w:rsid w:val="009055E0"/>
    <w:rPr>
      <w:rFonts w:ascii="Calibri" w:hAnsi="Calibri"/>
      <w:sz w:val="12"/>
      <w:szCs w:val="12"/>
    </w:rPr>
  </w:style>
  <w:style w:type="paragraph" w:customStyle="1" w:styleId="Style77">
    <w:name w:val="Style77"/>
    <w:basedOn w:val="Normal"/>
    <w:link w:val="Style77Char"/>
    <w:qFormat/>
    <w:rsid w:val="009055E0"/>
    <w:pPr>
      <w:keepNext/>
      <w:outlineLvl w:val="0"/>
    </w:pPr>
    <w:rPr>
      <w:rFonts w:ascii="Calibri" w:hAnsi="Calibri"/>
      <w:bCs/>
    </w:rPr>
  </w:style>
  <w:style w:type="paragraph" w:customStyle="1" w:styleId="Style78">
    <w:name w:val="Style78"/>
    <w:basedOn w:val="Normal"/>
    <w:link w:val="Style78Char"/>
    <w:qFormat/>
    <w:rsid w:val="009055E0"/>
    <w:pPr>
      <w:keepNext/>
      <w:jc w:val="right"/>
      <w:outlineLvl w:val="0"/>
    </w:pPr>
    <w:rPr>
      <w:rFonts w:ascii="Calibri" w:hAnsi="Calibri"/>
      <w:bCs/>
    </w:rPr>
  </w:style>
  <w:style w:type="character" w:customStyle="1" w:styleId="Style77Char">
    <w:name w:val="Style77 Char"/>
    <w:basedOn w:val="DefaultParagraphFont"/>
    <w:link w:val="Style77"/>
    <w:locked/>
    <w:rsid w:val="009055E0"/>
    <w:rPr>
      <w:rFonts w:ascii="Calibri" w:hAnsi="Calibri"/>
      <w:bCs/>
    </w:rPr>
  </w:style>
  <w:style w:type="character" w:customStyle="1" w:styleId="Style78Char">
    <w:name w:val="Style78 Char"/>
    <w:basedOn w:val="DefaultParagraphFont"/>
    <w:link w:val="Style78"/>
    <w:locked/>
    <w:rsid w:val="009055E0"/>
    <w:rPr>
      <w:rFonts w:ascii="Calibri" w:hAnsi="Calibri"/>
      <w:bCs/>
    </w:rPr>
  </w:style>
  <w:style w:type="character" w:customStyle="1" w:styleId="Heading2Char">
    <w:name w:val="Heading 2 Char"/>
    <w:aliases w:val="h2 Char,h21 Char,h22 Char"/>
    <w:basedOn w:val="DefaultParagraphFont"/>
    <w:link w:val="Heading2"/>
    <w:rsid w:val="00C80F5D"/>
    <w:rPr>
      <w:b/>
    </w:rPr>
  </w:style>
  <w:style w:type="paragraph" w:customStyle="1" w:styleId="BulletEaRoman">
    <w:name w:val="Bullet E (a. Roman)"/>
    <w:basedOn w:val="Normal"/>
    <w:rsid w:val="009B3A99"/>
    <w:pPr>
      <w:suppressAutoHyphens/>
      <w:spacing w:before="120"/>
      <w:ind w:left="1800" w:hanging="360"/>
    </w:pPr>
  </w:style>
  <w:style w:type="paragraph" w:customStyle="1" w:styleId="Default">
    <w:name w:val="Default"/>
    <w:rsid w:val="00A440A7"/>
    <w:pPr>
      <w:autoSpaceDE w:val="0"/>
      <w:autoSpaceDN w:val="0"/>
      <w:adjustRightInd w:val="0"/>
    </w:pPr>
    <w:rPr>
      <w:rFonts w:ascii="Calibri" w:hAnsi="Calibri" w:cs="Calibri"/>
      <w:color w:val="000000"/>
      <w:sz w:val="24"/>
      <w:szCs w:val="24"/>
    </w:rPr>
  </w:style>
  <w:style w:type="character" w:styleId="Mention">
    <w:name w:val="Mention"/>
    <w:basedOn w:val="DefaultParagraphFont"/>
    <w:uiPriority w:val="99"/>
    <w:unhideWhenUsed/>
    <w:rPr>
      <w:color w:val="2B579A"/>
      <w:shd w:val="clear" w:color="auto" w:fill="E6E6E6"/>
    </w:rPr>
  </w:style>
  <w:style w:type="character" w:customStyle="1" w:styleId="HeaderChar">
    <w:name w:val="Header Char"/>
    <w:basedOn w:val="DefaultParagraphFont"/>
    <w:link w:val="Header"/>
    <w:uiPriority w:val="99"/>
    <w:rsid w:val="007675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384190">
      <w:bodyDiv w:val="1"/>
      <w:marLeft w:val="0"/>
      <w:marRight w:val="0"/>
      <w:marTop w:val="0"/>
      <w:marBottom w:val="0"/>
      <w:divBdr>
        <w:top w:val="none" w:sz="0" w:space="0" w:color="auto"/>
        <w:left w:val="none" w:sz="0" w:space="0" w:color="auto"/>
        <w:bottom w:val="none" w:sz="0" w:space="0" w:color="auto"/>
        <w:right w:val="none" w:sz="0" w:space="0" w:color="auto"/>
      </w:divBdr>
    </w:div>
    <w:div w:id="982857321">
      <w:bodyDiv w:val="1"/>
      <w:marLeft w:val="0"/>
      <w:marRight w:val="0"/>
      <w:marTop w:val="0"/>
      <w:marBottom w:val="0"/>
      <w:divBdr>
        <w:top w:val="none" w:sz="0" w:space="0" w:color="auto"/>
        <w:left w:val="none" w:sz="0" w:space="0" w:color="auto"/>
        <w:bottom w:val="none" w:sz="0" w:space="0" w:color="auto"/>
        <w:right w:val="none" w:sz="0" w:space="0" w:color="auto"/>
      </w:divBdr>
    </w:div>
    <w:div w:id="1331911260">
      <w:bodyDiv w:val="1"/>
      <w:marLeft w:val="0"/>
      <w:marRight w:val="0"/>
      <w:marTop w:val="0"/>
      <w:marBottom w:val="0"/>
      <w:divBdr>
        <w:top w:val="none" w:sz="0" w:space="0" w:color="auto"/>
        <w:left w:val="none" w:sz="0" w:space="0" w:color="auto"/>
        <w:bottom w:val="none" w:sz="0" w:space="0" w:color="auto"/>
        <w:right w:val="none" w:sz="0" w:space="0" w:color="auto"/>
      </w:divBdr>
    </w:div>
    <w:div w:id="1339649135">
      <w:bodyDiv w:val="1"/>
      <w:marLeft w:val="0"/>
      <w:marRight w:val="0"/>
      <w:marTop w:val="0"/>
      <w:marBottom w:val="0"/>
      <w:divBdr>
        <w:top w:val="none" w:sz="0" w:space="0" w:color="auto"/>
        <w:left w:val="none" w:sz="0" w:space="0" w:color="auto"/>
        <w:bottom w:val="none" w:sz="0" w:space="0" w:color="auto"/>
        <w:right w:val="none" w:sz="0" w:space="0" w:color="auto"/>
      </w:divBdr>
      <w:divsChild>
        <w:div w:id="744885918">
          <w:marLeft w:val="0"/>
          <w:marRight w:val="0"/>
          <w:marTop w:val="0"/>
          <w:marBottom w:val="0"/>
          <w:divBdr>
            <w:top w:val="none" w:sz="0" w:space="0" w:color="auto"/>
            <w:left w:val="none" w:sz="0" w:space="0" w:color="auto"/>
            <w:bottom w:val="none" w:sz="0" w:space="0" w:color="auto"/>
            <w:right w:val="none" w:sz="0" w:space="0" w:color="auto"/>
          </w:divBdr>
        </w:div>
        <w:div w:id="1432551626">
          <w:marLeft w:val="0"/>
          <w:marRight w:val="0"/>
          <w:marTop w:val="0"/>
          <w:marBottom w:val="0"/>
          <w:divBdr>
            <w:top w:val="none" w:sz="0" w:space="0" w:color="auto"/>
            <w:left w:val="none" w:sz="0" w:space="0" w:color="auto"/>
            <w:bottom w:val="none" w:sz="0" w:space="0" w:color="auto"/>
            <w:right w:val="none" w:sz="0" w:space="0" w:color="auto"/>
          </w:divBdr>
        </w:div>
      </w:divsChild>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Saeed, Muhammad@Energy</DisplayName>
        <AccountId>494</AccountId>
        <AccountType/>
      </UserInfo>
      <UserInfo>
        <DisplayName>Geiser, Che@Energy</DisplayName>
        <AccountId>225</AccountId>
        <AccountType/>
      </UserInfo>
      <UserInfo>
        <DisplayName>Alhabibi, Haider@Energy</DisplayName>
        <AccountId>224</AccountId>
        <AccountType/>
      </UserInfo>
      <UserInfo>
        <DisplayName>Shewmaker, Michael@Energy</DisplayName>
        <AccountId>13</AccountId>
        <AccountType/>
      </UserInfo>
      <UserInfo>
        <DisplayName>Tsan, Bach@Energy</DisplayName>
        <AccountId>362</AccountId>
        <AccountType/>
      </UserInfo>
    </SharedWithUsers>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51A32CD-F127-4FDB-8522-9CEA42007ADE}">
  <ds:schemaRefs>
    <ds:schemaRef ds:uri="http://schemas.openxmlformats.org/officeDocument/2006/bibliography"/>
  </ds:schemaRefs>
</ds:datastoreItem>
</file>

<file path=customXml/itemProps2.xml><?xml version="1.0" encoding="utf-8"?>
<ds:datastoreItem xmlns:ds="http://schemas.openxmlformats.org/officeDocument/2006/customXml" ds:itemID="{0372BA53-05C9-4401-B159-19B0DB22D2D7}">
  <ds:schemaRefs>
    <ds:schemaRef ds:uri="http://schemas.openxmlformats.org/officeDocument/2006/bibliography"/>
  </ds:schemaRefs>
</ds:datastoreItem>
</file>

<file path=customXml/itemProps3.xml><?xml version="1.0" encoding="utf-8"?>
<ds:datastoreItem xmlns:ds="http://schemas.openxmlformats.org/officeDocument/2006/customXml" ds:itemID="{4511AB02-0F79-48E2-BF1E-B3853FDDF6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DC218D-E50E-4CF5-85DB-9A8C0CFB31BC}">
  <ds:schemaRefs>
    <ds:schemaRef ds:uri="http://schemas.microsoft.com/office/2006/metadata/properties"/>
    <ds:schemaRef ds:uri="http://purl.org/dc/dcmitype/"/>
    <ds:schemaRef ds:uri="http://www.w3.org/XML/1998/namespace"/>
    <ds:schemaRef ds:uri="http://schemas.microsoft.com/office/infopath/2007/PartnerControls"/>
    <ds:schemaRef ds:uri="785685f2-c2e1-4352-89aa-3faca8eaba52"/>
    <ds:schemaRef ds:uri="http://purl.org/dc/terms/"/>
    <ds:schemaRef ds:uri="http://purl.org/dc/elements/1.1/"/>
    <ds:schemaRef ds:uri="http://schemas.microsoft.com/office/2006/documentManagement/types"/>
    <ds:schemaRef ds:uri="http://schemas.openxmlformats.org/package/2006/metadata/core-properties"/>
    <ds:schemaRef ds:uri="5067c814-4b34-462c-a21d-c185ff6548d2"/>
  </ds:schemaRefs>
</ds:datastoreItem>
</file>

<file path=customXml/itemProps5.xml><?xml version="1.0" encoding="utf-8"?>
<ds:datastoreItem xmlns:ds="http://schemas.openxmlformats.org/officeDocument/2006/customXml" ds:itemID="{418CDAB6-76AB-4F64-B9A0-674F69A10CD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1654</Words>
  <Characters>9092</Characters>
  <Application>Microsoft Office Word</Application>
  <DocSecurity>0</DocSecurity>
  <Lines>75</Lines>
  <Paragraphs>21</Paragraphs>
  <ScaleCrop>false</ScaleCrop>
  <Company>Heschong Mahone Group</Company>
  <LinksUpToDate>false</LinksUpToDate>
  <CharactersWithSpaces>10725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Ventilation for Indoor Air Quality (IAQ):  All dwelling units shall meet the requirements of ANSI/ASHRAE standard 62</dc:title>
  <dc:subject/>
  <dc:creator>Heidi Hauenstein</dc:creator>
  <cp:keywords/>
  <cp:lastModifiedBy>Alhabibi, Haider@Energy</cp:lastModifiedBy>
  <cp:revision>60</cp:revision>
  <cp:lastPrinted>2018-09-17T19:54:00Z</cp:lastPrinted>
  <dcterms:created xsi:type="dcterms:W3CDTF">2021-10-27T23:22:00Z</dcterms:created>
  <dcterms:modified xsi:type="dcterms:W3CDTF">2023-09-29T00:31:00Z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