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D709F" w14:textId="3F354069" w:rsidR="003E4EB4" w:rsidRPr="00A350AF" w:rsidRDefault="003E4EB4" w:rsidP="003E4EB4">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47B645A0" w14:textId="77777777" w:rsidR="003E4EB4" w:rsidRPr="00CC26DE" w:rsidRDefault="003E4EB4" w:rsidP="003E4EB4">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3E4EB4" w:rsidRPr="00CC26DE" w14:paraId="74671EB8" w14:textId="77777777" w:rsidTr="00E82BCD">
        <w:trPr>
          <w:trHeight w:val="288"/>
        </w:trPr>
        <w:tc>
          <w:tcPr>
            <w:tcW w:w="7177" w:type="dxa"/>
          </w:tcPr>
          <w:p w14:paraId="3699D801" w14:textId="77777777" w:rsidR="003E4EB4" w:rsidRPr="00CC26DE" w:rsidRDefault="003E4EB4"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47005FC7" w14:textId="77777777" w:rsidR="003E4EB4" w:rsidRPr="00CC26DE" w:rsidRDefault="003E4EB4"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3E4EB4" w:rsidRPr="00CC26DE" w14:paraId="57C3FABA" w14:textId="77777777" w:rsidTr="00E82BCD">
        <w:trPr>
          <w:trHeight w:val="288"/>
        </w:trPr>
        <w:tc>
          <w:tcPr>
            <w:tcW w:w="7177" w:type="dxa"/>
          </w:tcPr>
          <w:p w14:paraId="33127959" w14:textId="77777777" w:rsidR="003E4EB4" w:rsidRPr="00CC26DE" w:rsidRDefault="003E4EB4"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66C61296" w14:textId="77777777" w:rsidR="003E4EB4" w:rsidRPr="00CC26DE" w:rsidRDefault="003E4EB4"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3E4EB4" w:rsidRPr="00CC26DE" w14:paraId="30BCB81C" w14:textId="77777777" w:rsidTr="00E82BCD">
        <w:trPr>
          <w:trHeight w:val="288"/>
        </w:trPr>
        <w:tc>
          <w:tcPr>
            <w:tcW w:w="7177" w:type="dxa"/>
          </w:tcPr>
          <w:p w14:paraId="1476A38A" w14:textId="77777777" w:rsidR="003E4EB4" w:rsidRPr="00CC26DE" w:rsidRDefault="003E4EB4"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266CA32D" w14:textId="77777777" w:rsidR="003E4EB4" w:rsidRPr="00CC26DE" w:rsidRDefault="003E4EB4"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0F2CF34B" w14:textId="52EFDDF1" w:rsidR="003E4EB4" w:rsidRDefault="003E4EB4"/>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6"/>
        <w:gridCol w:w="6380"/>
        <w:gridCol w:w="3887"/>
      </w:tblGrid>
      <w:tr w:rsidR="00000C12" w:rsidRPr="005C3FF1" w14:paraId="7DC3DA82" w14:textId="77777777" w:rsidTr="0079167B">
        <w:trPr>
          <w:cantSplit/>
          <w:trHeight w:val="144"/>
        </w:trPr>
        <w:tc>
          <w:tcPr>
            <w:tcW w:w="5000" w:type="pct"/>
            <w:gridSpan w:val="3"/>
            <w:vAlign w:val="center"/>
          </w:tcPr>
          <w:p w14:paraId="7DC3DA80" w14:textId="0EF2AEEA" w:rsidR="00000C12" w:rsidRPr="005C3FF1" w:rsidRDefault="00000C12" w:rsidP="00C00A89">
            <w:pPr>
              <w:rPr>
                <w:rFonts w:asciiTheme="minorHAnsi" w:hAnsiTheme="minorHAnsi"/>
                <w:b/>
                <w:sz w:val="18"/>
                <w:szCs w:val="18"/>
              </w:rPr>
            </w:pPr>
            <w:r w:rsidRPr="005C3FF1">
              <w:rPr>
                <w:rFonts w:asciiTheme="minorHAnsi" w:hAnsiTheme="minorHAnsi"/>
                <w:b/>
                <w:szCs w:val="18"/>
              </w:rPr>
              <w:t>A. System Information</w:t>
            </w:r>
          </w:p>
          <w:p w14:paraId="7DC3DA81" w14:textId="4CACEA15" w:rsidR="00000C12" w:rsidRPr="005C3FF1" w:rsidRDefault="00000C12" w:rsidP="00CB1FB6">
            <w:pPr>
              <w:rPr>
                <w:rFonts w:asciiTheme="minorHAnsi" w:hAnsiTheme="minorHAnsi"/>
                <w:i/>
                <w:sz w:val="18"/>
                <w:szCs w:val="18"/>
              </w:rPr>
            </w:pPr>
            <w:r w:rsidRPr="005C3FF1">
              <w:rPr>
                <w:rFonts w:asciiTheme="minorHAnsi" w:hAnsiTheme="minorHAnsi"/>
                <w:i/>
                <w:sz w:val="18"/>
                <w:szCs w:val="18"/>
              </w:rPr>
              <w:t>Procedures for verification of High SEER</w:t>
            </w:r>
            <w:r w:rsidR="00493FF2" w:rsidRPr="005C3FF1">
              <w:rPr>
                <w:rFonts w:asciiTheme="minorHAnsi" w:hAnsiTheme="minorHAnsi"/>
                <w:i/>
                <w:sz w:val="18"/>
                <w:szCs w:val="18"/>
              </w:rPr>
              <w:t>/SEER2</w:t>
            </w:r>
            <w:r w:rsidRPr="005C3FF1">
              <w:rPr>
                <w:rFonts w:asciiTheme="minorHAnsi" w:hAnsiTheme="minorHAnsi"/>
                <w:i/>
                <w:sz w:val="18"/>
                <w:szCs w:val="18"/>
              </w:rPr>
              <w:t xml:space="preserve"> and EER</w:t>
            </w:r>
            <w:r w:rsidR="00493FF2" w:rsidRPr="005C3FF1">
              <w:rPr>
                <w:rFonts w:asciiTheme="minorHAnsi" w:hAnsiTheme="minorHAnsi"/>
                <w:i/>
                <w:sz w:val="18"/>
                <w:szCs w:val="18"/>
              </w:rPr>
              <w:t>/EER2</w:t>
            </w:r>
            <w:r w:rsidRPr="005C3FF1">
              <w:rPr>
                <w:rFonts w:asciiTheme="minorHAnsi" w:hAnsiTheme="minorHAnsi"/>
                <w:i/>
                <w:sz w:val="18"/>
                <w:szCs w:val="18"/>
              </w:rPr>
              <w:t xml:space="preserve"> Equipment are described in Reference Appendix RA3.4. Each HVAC system requiring verification must use a separate form.</w:t>
            </w:r>
          </w:p>
        </w:tc>
      </w:tr>
      <w:tr w:rsidR="0079167B" w:rsidRPr="005C3FF1" w14:paraId="7DC3DA86" w14:textId="77777777" w:rsidTr="005C3FF1">
        <w:trPr>
          <w:cantSplit/>
          <w:trHeight w:val="144"/>
        </w:trPr>
        <w:tc>
          <w:tcPr>
            <w:tcW w:w="248" w:type="pct"/>
            <w:vAlign w:val="center"/>
          </w:tcPr>
          <w:p w14:paraId="7DC3DA83" w14:textId="77777777"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01</w:t>
            </w:r>
          </w:p>
        </w:tc>
        <w:tc>
          <w:tcPr>
            <w:tcW w:w="2953" w:type="pct"/>
            <w:vAlign w:val="center"/>
          </w:tcPr>
          <w:p w14:paraId="7DC3DA84" w14:textId="61B2F3DE"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Space Conditioning System Identification or Name </w:t>
            </w:r>
          </w:p>
        </w:tc>
        <w:tc>
          <w:tcPr>
            <w:tcW w:w="1799" w:type="pct"/>
            <w:vAlign w:val="center"/>
          </w:tcPr>
          <w:p w14:paraId="7DC3DA85" w14:textId="77777777" w:rsidR="0079167B" w:rsidRPr="005C3FF1" w:rsidRDefault="0079167B" w:rsidP="0079167B">
            <w:pPr>
              <w:rPr>
                <w:rFonts w:asciiTheme="minorHAnsi" w:hAnsiTheme="minorHAnsi"/>
                <w:sz w:val="18"/>
                <w:szCs w:val="18"/>
              </w:rPr>
            </w:pPr>
          </w:p>
        </w:tc>
      </w:tr>
      <w:tr w:rsidR="0079167B" w:rsidRPr="005C3FF1" w14:paraId="7DC3DA8A" w14:textId="77777777" w:rsidTr="005C3FF1">
        <w:trPr>
          <w:cantSplit/>
          <w:trHeight w:val="144"/>
        </w:trPr>
        <w:tc>
          <w:tcPr>
            <w:tcW w:w="248" w:type="pct"/>
            <w:vAlign w:val="center"/>
          </w:tcPr>
          <w:p w14:paraId="7DC3DA87" w14:textId="77777777"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02</w:t>
            </w:r>
          </w:p>
        </w:tc>
        <w:tc>
          <w:tcPr>
            <w:tcW w:w="2953" w:type="pct"/>
            <w:vAlign w:val="center"/>
          </w:tcPr>
          <w:p w14:paraId="7DC3DA88" w14:textId="2942705B"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Space Conditioning System Description of Area Served</w:t>
            </w:r>
          </w:p>
        </w:tc>
        <w:tc>
          <w:tcPr>
            <w:tcW w:w="1799" w:type="pct"/>
            <w:vAlign w:val="center"/>
          </w:tcPr>
          <w:p w14:paraId="7DC3DA89" w14:textId="77777777" w:rsidR="0079167B" w:rsidRPr="005C3FF1" w:rsidRDefault="0079167B" w:rsidP="0079167B">
            <w:pPr>
              <w:pStyle w:val="Header"/>
              <w:rPr>
                <w:rFonts w:asciiTheme="minorHAnsi" w:hAnsiTheme="minorHAnsi"/>
                <w:sz w:val="18"/>
                <w:szCs w:val="18"/>
              </w:rPr>
            </w:pPr>
          </w:p>
        </w:tc>
      </w:tr>
      <w:tr w:rsidR="001C6CA1" w:rsidRPr="005C3FF1" w14:paraId="2BCE2A8E" w14:textId="77777777" w:rsidTr="005C3FF1">
        <w:trPr>
          <w:cantSplit/>
          <w:trHeight w:val="144"/>
        </w:trPr>
        <w:tc>
          <w:tcPr>
            <w:tcW w:w="248" w:type="pct"/>
            <w:vAlign w:val="center"/>
          </w:tcPr>
          <w:p w14:paraId="1A5325B6" w14:textId="211880B3" w:rsidR="001C6CA1" w:rsidRPr="005C3FF1" w:rsidRDefault="00444D0A"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03a</w:t>
            </w:r>
          </w:p>
        </w:tc>
        <w:tc>
          <w:tcPr>
            <w:tcW w:w="2953" w:type="pct"/>
            <w:vAlign w:val="center"/>
          </w:tcPr>
          <w:p w14:paraId="02DA73F7" w14:textId="09637743" w:rsidR="001C6CA1" w:rsidRPr="005C3FF1" w:rsidRDefault="001C6CA1"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Efficiency Metric</w:t>
            </w:r>
          </w:p>
        </w:tc>
        <w:tc>
          <w:tcPr>
            <w:tcW w:w="1799" w:type="pct"/>
            <w:vAlign w:val="center"/>
          </w:tcPr>
          <w:p w14:paraId="119F6ABA" w14:textId="77777777" w:rsidR="001C6CA1" w:rsidRPr="005C3FF1" w:rsidRDefault="001C6CA1" w:rsidP="00D256CD">
            <w:pPr>
              <w:rPr>
                <w:rFonts w:asciiTheme="minorHAnsi" w:hAnsiTheme="minorHAnsi"/>
                <w:sz w:val="18"/>
                <w:szCs w:val="18"/>
              </w:rPr>
            </w:pPr>
          </w:p>
        </w:tc>
      </w:tr>
      <w:tr w:rsidR="00D256CD" w:rsidRPr="005C3FF1" w14:paraId="6483B9FE" w14:textId="77777777" w:rsidTr="005C3FF1">
        <w:trPr>
          <w:cantSplit/>
          <w:trHeight w:val="144"/>
        </w:trPr>
        <w:tc>
          <w:tcPr>
            <w:tcW w:w="248" w:type="pct"/>
            <w:vAlign w:val="center"/>
          </w:tcPr>
          <w:p w14:paraId="6A245E55" w14:textId="35F9E9B0" w:rsidR="00D256CD" w:rsidRPr="005C3FF1" w:rsidRDefault="00D256CD"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3</w:t>
            </w:r>
          </w:p>
        </w:tc>
        <w:tc>
          <w:tcPr>
            <w:tcW w:w="2953" w:type="pct"/>
            <w:vAlign w:val="center"/>
          </w:tcPr>
          <w:p w14:paraId="1043D393" w14:textId="56214341" w:rsidR="00D256CD" w:rsidRPr="005C3FF1" w:rsidRDefault="00D256CD"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SEER</w:t>
            </w:r>
            <w:r w:rsidR="00493FF2" w:rsidRPr="005C3FF1">
              <w:rPr>
                <w:rFonts w:asciiTheme="minorHAnsi" w:hAnsiTheme="minorHAnsi"/>
                <w:sz w:val="18"/>
                <w:szCs w:val="18"/>
              </w:rPr>
              <w:t>/SEER2</w:t>
            </w:r>
            <w:r w:rsidRPr="005C3FF1">
              <w:rPr>
                <w:rFonts w:asciiTheme="minorHAnsi" w:hAnsiTheme="minorHAnsi"/>
                <w:sz w:val="18"/>
                <w:szCs w:val="18"/>
              </w:rPr>
              <w:t xml:space="preserve"> Performance Compliance Credit Check</w:t>
            </w:r>
          </w:p>
        </w:tc>
        <w:tc>
          <w:tcPr>
            <w:tcW w:w="1799" w:type="pct"/>
            <w:vAlign w:val="center"/>
          </w:tcPr>
          <w:p w14:paraId="15186913" w14:textId="792E292B" w:rsidR="00D256CD" w:rsidRPr="005C3FF1" w:rsidRDefault="00D256CD" w:rsidP="00D256CD">
            <w:pPr>
              <w:rPr>
                <w:rFonts w:asciiTheme="minorHAnsi" w:hAnsiTheme="minorHAnsi"/>
                <w:sz w:val="18"/>
                <w:szCs w:val="18"/>
              </w:rPr>
            </w:pPr>
          </w:p>
        </w:tc>
      </w:tr>
      <w:tr w:rsidR="00D256CD" w:rsidRPr="005C3FF1" w14:paraId="7A717A20" w14:textId="77777777" w:rsidTr="005C3FF1">
        <w:trPr>
          <w:cantSplit/>
          <w:trHeight w:val="144"/>
        </w:trPr>
        <w:tc>
          <w:tcPr>
            <w:tcW w:w="248" w:type="pct"/>
            <w:vAlign w:val="center"/>
          </w:tcPr>
          <w:p w14:paraId="4003795E" w14:textId="4F86C261" w:rsidR="00D256CD" w:rsidRPr="005C3FF1" w:rsidRDefault="00D256CD"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4</w:t>
            </w:r>
          </w:p>
        </w:tc>
        <w:tc>
          <w:tcPr>
            <w:tcW w:w="2953" w:type="pct"/>
            <w:vAlign w:val="center"/>
          </w:tcPr>
          <w:p w14:paraId="6053E283" w14:textId="55E9CE3F" w:rsidR="00D256CD" w:rsidRPr="005C3FF1" w:rsidRDefault="00D256CD"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EER</w:t>
            </w:r>
            <w:r w:rsidR="00493FF2" w:rsidRPr="005C3FF1">
              <w:rPr>
                <w:rFonts w:asciiTheme="minorHAnsi" w:hAnsiTheme="minorHAnsi"/>
                <w:sz w:val="18"/>
                <w:szCs w:val="18"/>
              </w:rPr>
              <w:t>/EER2</w:t>
            </w:r>
            <w:r w:rsidRPr="005C3FF1">
              <w:rPr>
                <w:rFonts w:asciiTheme="minorHAnsi" w:hAnsiTheme="minorHAnsi"/>
                <w:sz w:val="18"/>
                <w:szCs w:val="18"/>
              </w:rPr>
              <w:t xml:space="preserve"> Performance Compliance Credit Check</w:t>
            </w:r>
          </w:p>
        </w:tc>
        <w:tc>
          <w:tcPr>
            <w:tcW w:w="1799" w:type="pct"/>
            <w:vAlign w:val="center"/>
          </w:tcPr>
          <w:p w14:paraId="0D25B3DA" w14:textId="140E5DCD" w:rsidR="00D256CD" w:rsidRPr="005C3FF1" w:rsidRDefault="00D256CD" w:rsidP="00D256CD">
            <w:pPr>
              <w:rPr>
                <w:rFonts w:asciiTheme="minorHAnsi" w:hAnsiTheme="minorHAnsi"/>
                <w:sz w:val="18"/>
                <w:szCs w:val="18"/>
              </w:rPr>
            </w:pPr>
          </w:p>
        </w:tc>
      </w:tr>
      <w:tr w:rsidR="00D256CD" w:rsidRPr="005C3FF1" w14:paraId="5DFC05FE" w14:textId="77777777" w:rsidTr="005C3FF1">
        <w:trPr>
          <w:cantSplit/>
          <w:trHeight w:val="144"/>
        </w:trPr>
        <w:tc>
          <w:tcPr>
            <w:tcW w:w="248" w:type="pct"/>
            <w:vAlign w:val="center"/>
          </w:tcPr>
          <w:p w14:paraId="7423773E" w14:textId="7FDBDAFA" w:rsidR="00D256CD" w:rsidRPr="005C3FF1" w:rsidRDefault="00D256CD" w:rsidP="00D256CD">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5</w:t>
            </w:r>
          </w:p>
        </w:tc>
        <w:tc>
          <w:tcPr>
            <w:tcW w:w="2953" w:type="pct"/>
            <w:vAlign w:val="center"/>
          </w:tcPr>
          <w:p w14:paraId="0FA27266" w14:textId="0EA22068" w:rsidR="00D256CD" w:rsidRPr="005C3FF1" w:rsidRDefault="00D256CD" w:rsidP="00D256CD">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Heat Pump Heating Output Performance Compliance Check</w:t>
            </w:r>
          </w:p>
        </w:tc>
        <w:tc>
          <w:tcPr>
            <w:tcW w:w="1799" w:type="pct"/>
            <w:vAlign w:val="center"/>
          </w:tcPr>
          <w:p w14:paraId="660B63AE" w14:textId="68582BA3" w:rsidR="00D256CD" w:rsidRPr="005C3FF1" w:rsidRDefault="00D256CD" w:rsidP="00D256CD">
            <w:pPr>
              <w:rPr>
                <w:rFonts w:asciiTheme="minorHAnsi" w:hAnsiTheme="minorHAnsi"/>
                <w:sz w:val="18"/>
                <w:szCs w:val="18"/>
              </w:rPr>
            </w:pPr>
          </w:p>
        </w:tc>
      </w:tr>
      <w:tr w:rsidR="00B100F8" w:rsidRPr="005C3FF1" w14:paraId="3F4DC214" w14:textId="77777777" w:rsidTr="005C3FF1">
        <w:trPr>
          <w:cantSplit/>
          <w:trHeight w:val="144"/>
        </w:trPr>
        <w:tc>
          <w:tcPr>
            <w:tcW w:w="248" w:type="pct"/>
            <w:vAlign w:val="center"/>
          </w:tcPr>
          <w:p w14:paraId="1BB0456F" w14:textId="37CE94B6" w:rsidR="00B100F8" w:rsidRPr="005C3FF1" w:rsidRDefault="00B100F8"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06</w:t>
            </w:r>
          </w:p>
        </w:tc>
        <w:tc>
          <w:tcPr>
            <w:tcW w:w="2953" w:type="pct"/>
            <w:vAlign w:val="center"/>
          </w:tcPr>
          <w:p w14:paraId="54646334" w14:textId="7EFA9EEE"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HSPF</w:t>
            </w:r>
            <w:r w:rsidR="00493FF2" w:rsidRPr="005C3FF1">
              <w:rPr>
                <w:rFonts w:asciiTheme="minorHAnsi" w:hAnsiTheme="minorHAnsi"/>
                <w:sz w:val="18"/>
                <w:szCs w:val="18"/>
              </w:rPr>
              <w:t>/HSPF2</w:t>
            </w:r>
            <w:r w:rsidRPr="005C3FF1">
              <w:rPr>
                <w:rFonts w:asciiTheme="minorHAnsi" w:hAnsiTheme="minorHAnsi"/>
                <w:sz w:val="18"/>
                <w:szCs w:val="18"/>
              </w:rPr>
              <w:t xml:space="preserve"> Performance Compliance Credit Check</w:t>
            </w:r>
          </w:p>
        </w:tc>
        <w:tc>
          <w:tcPr>
            <w:tcW w:w="1799" w:type="pct"/>
            <w:vAlign w:val="center"/>
          </w:tcPr>
          <w:p w14:paraId="2A3E9E5B" w14:textId="4DD412D2" w:rsidR="00B100F8" w:rsidRPr="005C3FF1" w:rsidRDefault="00B100F8" w:rsidP="00B100F8">
            <w:pPr>
              <w:rPr>
                <w:rFonts w:asciiTheme="minorHAnsi" w:hAnsiTheme="minorHAnsi"/>
                <w:sz w:val="18"/>
                <w:szCs w:val="18"/>
              </w:rPr>
            </w:pPr>
          </w:p>
        </w:tc>
      </w:tr>
      <w:tr w:rsidR="00B100F8" w:rsidRPr="005C3FF1" w14:paraId="7DC3DA92" w14:textId="77777777" w:rsidTr="005C3FF1">
        <w:trPr>
          <w:cantSplit/>
          <w:trHeight w:val="144"/>
        </w:trPr>
        <w:tc>
          <w:tcPr>
            <w:tcW w:w="248" w:type="pct"/>
            <w:vAlign w:val="center"/>
          </w:tcPr>
          <w:p w14:paraId="7DC3DA8F" w14:textId="63E56778" w:rsidR="00B100F8" w:rsidRPr="005C3FF1" w:rsidRDefault="00B100F8"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07</w:t>
            </w:r>
          </w:p>
        </w:tc>
        <w:tc>
          <w:tcPr>
            <w:tcW w:w="2953" w:type="pct"/>
            <w:vAlign w:val="center"/>
          </w:tcPr>
          <w:p w14:paraId="7DC3DA90" w14:textId="6876D231"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Directory Used to Certify Product Performance</w:t>
            </w:r>
          </w:p>
        </w:tc>
        <w:tc>
          <w:tcPr>
            <w:tcW w:w="1799" w:type="pct"/>
            <w:vAlign w:val="center"/>
          </w:tcPr>
          <w:p w14:paraId="7DC3DA91" w14:textId="77777777" w:rsidR="00B100F8" w:rsidRPr="005C3FF1" w:rsidRDefault="00B100F8" w:rsidP="00B100F8">
            <w:pPr>
              <w:rPr>
                <w:rFonts w:asciiTheme="minorHAnsi" w:hAnsiTheme="minorHAnsi"/>
                <w:sz w:val="18"/>
                <w:szCs w:val="18"/>
              </w:rPr>
            </w:pPr>
          </w:p>
        </w:tc>
      </w:tr>
      <w:tr w:rsidR="00B100F8" w:rsidRPr="005C3FF1" w14:paraId="7DC3DA96" w14:textId="77777777" w:rsidTr="005C3FF1">
        <w:trPr>
          <w:cantSplit/>
          <w:trHeight w:val="144"/>
        </w:trPr>
        <w:tc>
          <w:tcPr>
            <w:tcW w:w="248" w:type="pct"/>
            <w:vAlign w:val="center"/>
          </w:tcPr>
          <w:p w14:paraId="7DC3DA93" w14:textId="77DFFCB6" w:rsidR="00B100F8" w:rsidRPr="005C3FF1" w:rsidRDefault="00B100F8" w:rsidP="00B9151F">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08</w:t>
            </w:r>
          </w:p>
        </w:tc>
        <w:tc>
          <w:tcPr>
            <w:tcW w:w="2953" w:type="pct"/>
            <w:vAlign w:val="center"/>
          </w:tcPr>
          <w:p w14:paraId="7DC3DA94" w14:textId="59F68BB6"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AHRI Certification Number for the Installed Space Conditioning System from </w:t>
            </w:r>
            <w:hyperlink r:id="rId12" w:history="1">
              <w:r w:rsidRPr="005C3FF1">
                <w:rPr>
                  <w:rStyle w:val="Hyperlink"/>
                  <w:rFonts w:asciiTheme="minorHAnsi" w:hAnsiTheme="minorHAnsi"/>
                  <w:sz w:val="18"/>
                  <w:szCs w:val="18"/>
                </w:rPr>
                <w:t>http://www.ahridirectory.org</w:t>
              </w:r>
            </w:hyperlink>
          </w:p>
        </w:tc>
        <w:tc>
          <w:tcPr>
            <w:tcW w:w="1799" w:type="pct"/>
            <w:vAlign w:val="center"/>
          </w:tcPr>
          <w:p w14:paraId="7DC3DA95" w14:textId="4A0E2475" w:rsidR="00B100F8" w:rsidRPr="005C3FF1" w:rsidRDefault="00B100F8" w:rsidP="00B100F8">
            <w:pPr>
              <w:rPr>
                <w:rFonts w:asciiTheme="minorHAnsi" w:hAnsiTheme="minorHAnsi"/>
                <w:sz w:val="18"/>
                <w:szCs w:val="18"/>
              </w:rPr>
            </w:pPr>
          </w:p>
        </w:tc>
      </w:tr>
      <w:tr w:rsidR="00B100F8" w:rsidRPr="005C3FF1" w14:paraId="7DC3DA9A" w14:textId="77777777" w:rsidTr="005C3FF1">
        <w:trPr>
          <w:cantSplit/>
          <w:trHeight w:val="144"/>
        </w:trPr>
        <w:tc>
          <w:tcPr>
            <w:tcW w:w="248" w:type="pct"/>
            <w:vAlign w:val="center"/>
          </w:tcPr>
          <w:p w14:paraId="7DC3DA97" w14:textId="1D366F53" w:rsidR="00B100F8" w:rsidRPr="005C3FF1" w:rsidRDefault="00B100F8" w:rsidP="00B9151F">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B9151F" w:rsidRPr="005C3FF1">
              <w:rPr>
                <w:rFonts w:asciiTheme="minorHAnsi" w:hAnsiTheme="minorHAnsi"/>
                <w:sz w:val="18"/>
                <w:szCs w:val="18"/>
              </w:rPr>
              <w:t>9</w:t>
            </w:r>
          </w:p>
        </w:tc>
        <w:tc>
          <w:tcPr>
            <w:tcW w:w="2953" w:type="pct"/>
            <w:vAlign w:val="center"/>
          </w:tcPr>
          <w:p w14:paraId="7DC3DA98" w14:textId="3D422D36"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specific air handler, furnace or fan coil make and model?</w:t>
            </w:r>
          </w:p>
        </w:tc>
        <w:tc>
          <w:tcPr>
            <w:tcW w:w="1799" w:type="pct"/>
            <w:vAlign w:val="center"/>
          </w:tcPr>
          <w:p w14:paraId="7DC3DA99" w14:textId="77777777" w:rsidR="00B100F8" w:rsidRPr="005C3FF1" w:rsidRDefault="00B100F8" w:rsidP="00B100F8">
            <w:pPr>
              <w:rPr>
                <w:rFonts w:asciiTheme="minorHAnsi" w:hAnsiTheme="minorHAnsi"/>
                <w:sz w:val="18"/>
                <w:szCs w:val="18"/>
              </w:rPr>
            </w:pPr>
          </w:p>
        </w:tc>
      </w:tr>
      <w:tr w:rsidR="00B100F8" w:rsidRPr="005C3FF1" w14:paraId="7DC3DA9E" w14:textId="77777777" w:rsidTr="005C3FF1">
        <w:trPr>
          <w:cantSplit/>
          <w:trHeight w:val="144"/>
        </w:trPr>
        <w:tc>
          <w:tcPr>
            <w:tcW w:w="248" w:type="pct"/>
            <w:vAlign w:val="center"/>
          </w:tcPr>
          <w:p w14:paraId="7DC3DA9B" w14:textId="026686EA" w:rsidR="00B100F8" w:rsidRPr="005C3FF1" w:rsidRDefault="00B9151F"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10</w:t>
            </w:r>
          </w:p>
        </w:tc>
        <w:tc>
          <w:tcPr>
            <w:tcW w:w="2953" w:type="pct"/>
            <w:vAlign w:val="center"/>
          </w:tcPr>
          <w:p w14:paraId="7DC3DA9C" w14:textId="2C232766"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time delay relay (+TDR)?</w:t>
            </w:r>
          </w:p>
        </w:tc>
        <w:tc>
          <w:tcPr>
            <w:tcW w:w="1799" w:type="pct"/>
            <w:vAlign w:val="center"/>
          </w:tcPr>
          <w:p w14:paraId="7DC3DA9D" w14:textId="77777777" w:rsidR="00B100F8" w:rsidRPr="005C3FF1" w:rsidRDefault="00B100F8" w:rsidP="00B100F8">
            <w:pPr>
              <w:rPr>
                <w:rFonts w:asciiTheme="minorHAnsi" w:hAnsiTheme="minorHAnsi"/>
                <w:sz w:val="18"/>
                <w:szCs w:val="18"/>
              </w:rPr>
            </w:pPr>
          </w:p>
        </w:tc>
      </w:tr>
      <w:tr w:rsidR="00B100F8" w:rsidRPr="005C3FF1" w14:paraId="7DC3DAA2" w14:textId="77777777" w:rsidTr="005C3FF1">
        <w:trPr>
          <w:cantSplit/>
          <w:trHeight w:val="144"/>
        </w:trPr>
        <w:tc>
          <w:tcPr>
            <w:tcW w:w="248" w:type="pct"/>
            <w:vAlign w:val="center"/>
          </w:tcPr>
          <w:p w14:paraId="7DC3DA9F" w14:textId="72442A87" w:rsidR="00B100F8" w:rsidRPr="005C3FF1" w:rsidRDefault="00B9151F" w:rsidP="00B100F8">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11</w:t>
            </w:r>
          </w:p>
        </w:tc>
        <w:tc>
          <w:tcPr>
            <w:tcW w:w="2953" w:type="pct"/>
            <w:vAlign w:val="center"/>
          </w:tcPr>
          <w:p w14:paraId="7DC3DAA0" w14:textId="5BAB34DE" w:rsidR="00B100F8" w:rsidRPr="005C3FF1" w:rsidRDefault="00B100F8" w:rsidP="00B100F8">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TXV (+TXV)?</w:t>
            </w:r>
          </w:p>
        </w:tc>
        <w:tc>
          <w:tcPr>
            <w:tcW w:w="1799" w:type="pct"/>
            <w:vAlign w:val="center"/>
          </w:tcPr>
          <w:p w14:paraId="7DC3DAA1" w14:textId="77777777" w:rsidR="00B100F8" w:rsidRPr="005C3FF1" w:rsidRDefault="00B100F8" w:rsidP="00B100F8">
            <w:pPr>
              <w:rPr>
                <w:rFonts w:asciiTheme="minorHAnsi" w:hAnsiTheme="minorHAnsi"/>
                <w:sz w:val="18"/>
                <w:szCs w:val="18"/>
              </w:rPr>
            </w:pPr>
          </w:p>
        </w:tc>
      </w:tr>
    </w:tbl>
    <w:p w14:paraId="18D5BCD4" w14:textId="5DCE593D" w:rsidR="00503C49" w:rsidRPr="005C3FF1" w:rsidRDefault="00503C49" w:rsidP="00503C49">
      <w:pPr>
        <w:rPr>
          <w:rFonts w:ascii="Calibri" w:hAnsi="Calibri"/>
          <w:b/>
          <w:bCs/>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5C3FF1" w14:paraId="59339EF9" w14:textId="77777777" w:rsidTr="0006641F">
        <w:trPr>
          <w:cantSplit/>
          <w:trHeight w:val="504"/>
        </w:trPr>
        <w:tc>
          <w:tcPr>
            <w:tcW w:w="10790" w:type="dxa"/>
            <w:gridSpan w:val="10"/>
            <w:tcBorders>
              <w:bottom w:val="nil"/>
            </w:tcBorders>
          </w:tcPr>
          <w:p w14:paraId="5AB9CB15" w14:textId="77777777" w:rsidR="00503C49" w:rsidRPr="005C3FF1" w:rsidRDefault="00503C49" w:rsidP="0006641F">
            <w:pPr>
              <w:rPr>
                <w:rFonts w:ascii="Calibri" w:hAnsi="Calibri"/>
                <w:b/>
                <w:sz w:val="18"/>
                <w:szCs w:val="18"/>
              </w:rPr>
            </w:pPr>
            <w:r w:rsidRPr="005C3FF1">
              <w:rPr>
                <w:rFonts w:ascii="Calibri" w:hAnsi="Calibri"/>
                <w:b/>
                <w:szCs w:val="18"/>
              </w:rPr>
              <w:t>B. Rated Space Conditioning System Equipment Information from Nameplate of the Installed System</w:t>
            </w:r>
          </w:p>
          <w:p w14:paraId="4435A624" w14:textId="00F8D40F" w:rsidR="00503C49" w:rsidRPr="005C3FF1" w:rsidRDefault="00503C49" w:rsidP="0006641F">
            <w:pPr>
              <w:keepNext/>
              <w:rPr>
                <w:rFonts w:ascii="Calibri" w:hAnsi="Calibri"/>
                <w:i/>
                <w:sz w:val="18"/>
                <w:szCs w:val="18"/>
              </w:rPr>
            </w:pPr>
            <w:r w:rsidRPr="005C3FF1">
              <w:rPr>
                <w:rFonts w:ascii="Calibri" w:hAnsi="Calibri"/>
                <w:i/>
                <w:sz w:val="18"/>
                <w:szCs w:val="18"/>
              </w:rPr>
              <w:t>The data on the nameplate of the installed component shall conform to the data for the component as shown in the Directory used to certify product performance in order to demonstrate compliance.</w:t>
            </w:r>
          </w:p>
        </w:tc>
      </w:tr>
      <w:tr w:rsidR="00551D3B" w:rsidRPr="005C3FF1" w:rsidDel="002840B2" w14:paraId="0B410A50" w14:textId="77777777" w:rsidTr="00326D79">
        <w:trPr>
          <w:cantSplit/>
          <w:trHeight w:val="188"/>
        </w:trPr>
        <w:tc>
          <w:tcPr>
            <w:tcW w:w="1146" w:type="dxa"/>
            <w:vMerge w:val="restart"/>
            <w:vAlign w:val="center"/>
          </w:tcPr>
          <w:p w14:paraId="2C66A5E0" w14:textId="6B67E262" w:rsidR="00551D3B" w:rsidRPr="005C3FF1" w:rsidRDefault="00551D3B" w:rsidP="00551D3B">
            <w:pPr>
              <w:keepNext/>
              <w:jc w:val="center"/>
              <w:rPr>
                <w:rFonts w:ascii="Calibri" w:hAnsi="Calibri"/>
                <w:sz w:val="18"/>
                <w:szCs w:val="18"/>
              </w:rPr>
            </w:pPr>
            <w:r w:rsidRPr="005C3FF1">
              <w:rPr>
                <w:rFonts w:ascii="Calibri" w:hAnsi="Calibri"/>
                <w:sz w:val="18"/>
                <w:szCs w:val="18"/>
              </w:rPr>
              <w:t>01</w:t>
            </w:r>
          </w:p>
        </w:tc>
        <w:tc>
          <w:tcPr>
            <w:tcW w:w="1146" w:type="dxa"/>
            <w:vMerge w:val="restart"/>
            <w:vAlign w:val="center"/>
          </w:tcPr>
          <w:p w14:paraId="78F66008" w14:textId="0B64CADB" w:rsidR="00551D3B" w:rsidRPr="005C3FF1" w:rsidRDefault="00551D3B" w:rsidP="00551D3B">
            <w:pPr>
              <w:keepNext/>
              <w:jc w:val="center"/>
              <w:rPr>
                <w:rFonts w:ascii="Calibri" w:hAnsi="Calibri"/>
                <w:sz w:val="18"/>
                <w:szCs w:val="18"/>
              </w:rPr>
            </w:pPr>
            <w:r w:rsidRPr="005C3FF1">
              <w:rPr>
                <w:rFonts w:ascii="Calibri" w:hAnsi="Calibri"/>
                <w:sz w:val="18"/>
                <w:szCs w:val="18"/>
              </w:rPr>
              <w:t>02</w:t>
            </w:r>
          </w:p>
        </w:tc>
        <w:tc>
          <w:tcPr>
            <w:tcW w:w="1146" w:type="dxa"/>
            <w:vMerge w:val="restart"/>
            <w:vAlign w:val="center"/>
          </w:tcPr>
          <w:p w14:paraId="1ECF150F" w14:textId="34C6F3C6" w:rsidR="00551D3B" w:rsidRPr="005C3FF1" w:rsidRDefault="00551D3B" w:rsidP="00551D3B">
            <w:pPr>
              <w:keepNext/>
              <w:jc w:val="center"/>
              <w:rPr>
                <w:rFonts w:ascii="Calibri" w:hAnsi="Calibri"/>
                <w:sz w:val="18"/>
                <w:szCs w:val="18"/>
              </w:rPr>
            </w:pPr>
            <w:r w:rsidRPr="005C3FF1">
              <w:rPr>
                <w:rFonts w:ascii="Calibri" w:hAnsi="Calibri"/>
                <w:sz w:val="18"/>
                <w:szCs w:val="18"/>
              </w:rPr>
              <w:t>03</w:t>
            </w:r>
          </w:p>
        </w:tc>
        <w:tc>
          <w:tcPr>
            <w:tcW w:w="1147" w:type="dxa"/>
            <w:vMerge w:val="restart"/>
            <w:vAlign w:val="center"/>
          </w:tcPr>
          <w:p w14:paraId="0967A78F" w14:textId="4F82BFF5" w:rsidR="00551D3B" w:rsidRPr="005C3FF1" w:rsidRDefault="00551D3B" w:rsidP="00551D3B">
            <w:pPr>
              <w:keepNext/>
              <w:jc w:val="center"/>
              <w:rPr>
                <w:rFonts w:ascii="Calibri" w:hAnsi="Calibri"/>
                <w:sz w:val="18"/>
                <w:szCs w:val="18"/>
              </w:rPr>
            </w:pPr>
            <w:r w:rsidRPr="005C3FF1">
              <w:rPr>
                <w:rFonts w:ascii="Calibri" w:hAnsi="Calibri"/>
                <w:sz w:val="18"/>
                <w:szCs w:val="18"/>
              </w:rPr>
              <w:t>04</w:t>
            </w:r>
          </w:p>
        </w:tc>
        <w:tc>
          <w:tcPr>
            <w:tcW w:w="6205" w:type="dxa"/>
            <w:gridSpan w:val="6"/>
          </w:tcPr>
          <w:p w14:paraId="6893DAE2"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Data from nameplate of the installed system component</w:t>
            </w:r>
          </w:p>
        </w:tc>
      </w:tr>
      <w:tr w:rsidR="00551D3B" w:rsidRPr="005C3FF1" w:rsidDel="002840B2" w14:paraId="79D31C31" w14:textId="77777777" w:rsidTr="00326D79">
        <w:trPr>
          <w:cantSplit/>
          <w:trHeight w:val="188"/>
        </w:trPr>
        <w:tc>
          <w:tcPr>
            <w:tcW w:w="1146" w:type="dxa"/>
            <w:vMerge/>
            <w:vAlign w:val="center"/>
          </w:tcPr>
          <w:p w14:paraId="59355C5A" w14:textId="77777777" w:rsidR="00551D3B" w:rsidRPr="005C3FF1" w:rsidRDefault="00551D3B" w:rsidP="00551D3B">
            <w:pPr>
              <w:keepNext/>
              <w:jc w:val="center"/>
              <w:rPr>
                <w:rFonts w:ascii="Calibri" w:hAnsi="Calibri"/>
                <w:sz w:val="18"/>
                <w:szCs w:val="18"/>
              </w:rPr>
            </w:pPr>
          </w:p>
        </w:tc>
        <w:tc>
          <w:tcPr>
            <w:tcW w:w="1146" w:type="dxa"/>
            <w:vMerge/>
            <w:vAlign w:val="center"/>
          </w:tcPr>
          <w:p w14:paraId="6F24D8DC" w14:textId="77777777" w:rsidR="00551D3B" w:rsidRPr="005C3FF1" w:rsidRDefault="00551D3B" w:rsidP="00551D3B">
            <w:pPr>
              <w:keepNext/>
              <w:jc w:val="center"/>
              <w:rPr>
                <w:rFonts w:ascii="Calibri" w:hAnsi="Calibri"/>
                <w:sz w:val="18"/>
                <w:szCs w:val="18"/>
              </w:rPr>
            </w:pPr>
          </w:p>
        </w:tc>
        <w:tc>
          <w:tcPr>
            <w:tcW w:w="1146" w:type="dxa"/>
            <w:vMerge/>
            <w:vAlign w:val="center"/>
          </w:tcPr>
          <w:p w14:paraId="73A06CE6" w14:textId="77777777" w:rsidR="00551D3B" w:rsidRPr="005C3FF1" w:rsidRDefault="00551D3B" w:rsidP="00551D3B">
            <w:pPr>
              <w:keepNext/>
              <w:jc w:val="center"/>
              <w:rPr>
                <w:rFonts w:ascii="Calibri" w:hAnsi="Calibri"/>
                <w:sz w:val="18"/>
                <w:szCs w:val="18"/>
              </w:rPr>
            </w:pPr>
          </w:p>
        </w:tc>
        <w:tc>
          <w:tcPr>
            <w:tcW w:w="1147" w:type="dxa"/>
            <w:vMerge/>
          </w:tcPr>
          <w:p w14:paraId="6C7EB2DB" w14:textId="77777777" w:rsidR="00551D3B" w:rsidRPr="005C3FF1" w:rsidRDefault="00551D3B" w:rsidP="00551D3B">
            <w:pPr>
              <w:keepNext/>
              <w:jc w:val="center"/>
              <w:rPr>
                <w:rFonts w:ascii="Calibri" w:hAnsi="Calibri"/>
                <w:sz w:val="18"/>
                <w:szCs w:val="18"/>
              </w:rPr>
            </w:pPr>
          </w:p>
        </w:tc>
        <w:tc>
          <w:tcPr>
            <w:tcW w:w="1034" w:type="dxa"/>
            <w:vAlign w:val="center"/>
          </w:tcPr>
          <w:p w14:paraId="53A06CC6"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05</w:t>
            </w:r>
          </w:p>
        </w:tc>
        <w:tc>
          <w:tcPr>
            <w:tcW w:w="1034" w:type="dxa"/>
            <w:vAlign w:val="center"/>
          </w:tcPr>
          <w:p w14:paraId="4C79D374"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06</w:t>
            </w:r>
          </w:p>
        </w:tc>
        <w:tc>
          <w:tcPr>
            <w:tcW w:w="1034" w:type="dxa"/>
            <w:vAlign w:val="center"/>
          </w:tcPr>
          <w:p w14:paraId="78B1D5B7" w14:textId="77777777" w:rsidR="00551D3B" w:rsidRPr="005C3FF1" w:rsidDel="002840B2" w:rsidRDefault="00551D3B" w:rsidP="00551D3B">
            <w:pPr>
              <w:keepNext/>
              <w:jc w:val="center"/>
              <w:rPr>
                <w:rFonts w:ascii="Calibri" w:hAnsi="Calibri"/>
                <w:sz w:val="18"/>
                <w:szCs w:val="18"/>
              </w:rPr>
            </w:pPr>
            <w:r w:rsidRPr="005C3FF1">
              <w:rPr>
                <w:rFonts w:ascii="Calibri" w:hAnsi="Calibri"/>
                <w:sz w:val="18"/>
                <w:szCs w:val="18"/>
              </w:rPr>
              <w:t>07</w:t>
            </w:r>
          </w:p>
        </w:tc>
        <w:tc>
          <w:tcPr>
            <w:tcW w:w="1034" w:type="dxa"/>
            <w:vAlign w:val="center"/>
          </w:tcPr>
          <w:p w14:paraId="5960BFBF"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08</w:t>
            </w:r>
          </w:p>
        </w:tc>
        <w:tc>
          <w:tcPr>
            <w:tcW w:w="1034" w:type="dxa"/>
            <w:vAlign w:val="center"/>
          </w:tcPr>
          <w:p w14:paraId="6FA8DC5F"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09</w:t>
            </w:r>
          </w:p>
        </w:tc>
        <w:tc>
          <w:tcPr>
            <w:tcW w:w="1035" w:type="dxa"/>
            <w:vAlign w:val="center"/>
          </w:tcPr>
          <w:p w14:paraId="3C1B2E7C"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10</w:t>
            </w:r>
          </w:p>
        </w:tc>
      </w:tr>
      <w:tr w:rsidR="00551D3B" w:rsidRPr="005C3FF1" w14:paraId="6633F174" w14:textId="77777777" w:rsidTr="00326D79">
        <w:trPr>
          <w:cantSplit/>
          <w:trHeight w:val="576"/>
        </w:trPr>
        <w:tc>
          <w:tcPr>
            <w:tcW w:w="1146" w:type="dxa"/>
            <w:tcMar>
              <w:left w:w="43" w:type="dxa"/>
              <w:right w:w="43" w:type="dxa"/>
            </w:tcMar>
            <w:vAlign w:val="bottom"/>
          </w:tcPr>
          <w:p w14:paraId="32ED7924" w14:textId="77777777" w:rsidR="00551D3B" w:rsidRPr="005C3FF1" w:rsidRDefault="00551D3B" w:rsidP="00551D3B">
            <w:pPr>
              <w:keepNext/>
              <w:jc w:val="center"/>
              <w:rPr>
                <w:rFonts w:ascii="Calibri" w:hAnsi="Calibri"/>
                <w:b/>
                <w:sz w:val="18"/>
                <w:szCs w:val="18"/>
              </w:rPr>
            </w:pPr>
            <w:r w:rsidRPr="005C3FF1">
              <w:rPr>
                <w:rFonts w:ascii="Calibri" w:hAnsi="Calibri"/>
                <w:sz w:val="18"/>
                <w:szCs w:val="18"/>
              </w:rPr>
              <w:t xml:space="preserve">SC System ID/Name </w:t>
            </w:r>
            <w:r w:rsidRPr="005C3FF1">
              <w:t xml:space="preserve"> </w:t>
            </w:r>
            <w:r w:rsidRPr="005C3FF1">
              <w:rPr>
                <w:rFonts w:ascii="Calibri" w:hAnsi="Calibri"/>
                <w:sz w:val="18"/>
                <w:szCs w:val="18"/>
              </w:rPr>
              <w:t>from CF1R</w:t>
            </w:r>
          </w:p>
        </w:tc>
        <w:tc>
          <w:tcPr>
            <w:tcW w:w="1146" w:type="dxa"/>
            <w:tcMar>
              <w:left w:w="43" w:type="dxa"/>
              <w:right w:w="43" w:type="dxa"/>
            </w:tcMar>
            <w:vAlign w:val="bottom"/>
          </w:tcPr>
          <w:p w14:paraId="5B4D1EF0" w14:textId="613672CB" w:rsidR="00551D3B" w:rsidRPr="005C3FF1" w:rsidRDefault="00551D3B" w:rsidP="00551D3B">
            <w:pPr>
              <w:keepNext/>
              <w:jc w:val="center"/>
              <w:rPr>
                <w:rFonts w:ascii="Calibri" w:hAnsi="Calibri"/>
                <w:sz w:val="18"/>
                <w:szCs w:val="18"/>
              </w:rPr>
            </w:pPr>
            <w:r w:rsidRPr="005C3FF1">
              <w:rPr>
                <w:rFonts w:ascii="Calibri" w:hAnsi="Calibri"/>
                <w:sz w:val="18"/>
                <w:szCs w:val="18"/>
              </w:rPr>
              <w:t>SC System Description of Area Served</w:t>
            </w:r>
          </w:p>
        </w:tc>
        <w:tc>
          <w:tcPr>
            <w:tcW w:w="1146" w:type="dxa"/>
            <w:tcMar>
              <w:left w:w="43" w:type="dxa"/>
              <w:right w:w="43" w:type="dxa"/>
            </w:tcMar>
            <w:vAlign w:val="bottom"/>
          </w:tcPr>
          <w:p w14:paraId="38A8B441" w14:textId="57FDC791" w:rsidR="00551D3B" w:rsidRPr="005C3FF1" w:rsidRDefault="00551D3B" w:rsidP="00551D3B">
            <w:pPr>
              <w:keepNext/>
              <w:jc w:val="center"/>
              <w:rPr>
                <w:rFonts w:ascii="Calibri" w:hAnsi="Calibri"/>
                <w:sz w:val="18"/>
                <w:szCs w:val="18"/>
              </w:rPr>
            </w:pPr>
            <w:r w:rsidRPr="005C3FF1">
              <w:rPr>
                <w:rFonts w:ascii="Calibri" w:hAnsi="Calibri"/>
                <w:sz w:val="18"/>
                <w:szCs w:val="18"/>
              </w:rPr>
              <w:t>Indoor Unit Name or Description of Area Served</w:t>
            </w:r>
          </w:p>
        </w:tc>
        <w:tc>
          <w:tcPr>
            <w:tcW w:w="1147" w:type="dxa"/>
            <w:vAlign w:val="bottom"/>
          </w:tcPr>
          <w:p w14:paraId="3B17FE00" w14:textId="77777777" w:rsidR="00551D3B" w:rsidRPr="005C3FF1" w:rsidRDefault="00551D3B" w:rsidP="00551D3B">
            <w:pPr>
              <w:keepNext/>
              <w:jc w:val="center"/>
              <w:rPr>
                <w:rFonts w:ascii="Calibri" w:hAnsi="Calibri"/>
                <w:sz w:val="18"/>
                <w:szCs w:val="18"/>
              </w:rPr>
            </w:pPr>
            <w:r w:rsidRPr="005C3FF1">
              <w:rPr>
                <w:rFonts w:ascii="Calibri" w:hAnsi="Calibri"/>
                <w:sz w:val="18"/>
                <w:szCs w:val="18"/>
              </w:rPr>
              <w:t>Installed Indoor Unit Type</w:t>
            </w:r>
          </w:p>
        </w:tc>
        <w:tc>
          <w:tcPr>
            <w:tcW w:w="1034" w:type="dxa"/>
            <w:tcMar>
              <w:left w:w="43" w:type="dxa"/>
              <w:right w:w="43" w:type="dxa"/>
            </w:tcMar>
            <w:vAlign w:val="bottom"/>
          </w:tcPr>
          <w:p w14:paraId="22781E6B" w14:textId="4B471EC5" w:rsidR="00551D3B" w:rsidRPr="005C3FF1" w:rsidRDefault="00551D3B" w:rsidP="00551D3B">
            <w:pPr>
              <w:keepNext/>
              <w:jc w:val="center"/>
              <w:rPr>
                <w:rFonts w:ascii="Calibri" w:hAnsi="Calibri"/>
                <w:sz w:val="18"/>
                <w:szCs w:val="18"/>
              </w:rPr>
            </w:pPr>
            <w:r w:rsidRPr="005C3FF1">
              <w:rPr>
                <w:rFonts w:ascii="Calibri" w:hAnsi="Calibri"/>
                <w:sz w:val="18"/>
                <w:szCs w:val="18"/>
              </w:rPr>
              <w:t>Outdoor Condenser or Package Unit – Installed Manufacturer Name</w:t>
            </w:r>
          </w:p>
        </w:tc>
        <w:tc>
          <w:tcPr>
            <w:tcW w:w="1034" w:type="dxa"/>
            <w:tcMar>
              <w:left w:w="43" w:type="dxa"/>
              <w:right w:w="43" w:type="dxa"/>
            </w:tcMar>
            <w:vAlign w:val="bottom"/>
          </w:tcPr>
          <w:p w14:paraId="7533AF3B" w14:textId="3B8BABA3" w:rsidR="00551D3B" w:rsidRPr="005C3FF1" w:rsidRDefault="00551D3B" w:rsidP="00551D3B">
            <w:pPr>
              <w:keepNext/>
              <w:jc w:val="center"/>
              <w:rPr>
                <w:rFonts w:ascii="Calibri" w:hAnsi="Calibri"/>
                <w:sz w:val="18"/>
                <w:szCs w:val="18"/>
              </w:rPr>
            </w:pPr>
            <w:r w:rsidRPr="005C3FF1">
              <w:rPr>
                <w:rFonts w:ascii="Calibri" w:hAnsi="Calibri"/>
                <w:sz w:val="18"/>
                <w:szCs w:val="18"/>
              </w:rPr>
              <w:t>Outdoor Condenser or Package Unit - Installed Model Number</w:t>
            </w:r>
          </w:p>
        </w:tc>
        <w:tc>
          <w:tcPr>
            <w:tcW w:w="1034" w:type="dxa"/>
            <w:tcMar>
              <w:left w:w="43" w:type="dxa"/>
              <w:right w:w="43" w:type="dxa"/>
            </w:tcMar>
            <w:vAlign w:val="bottom"/>
          </w:tcPr>
          <w:p w14:paraId="5AD66BC2" w14:textId="306C9D8F" w:rsidR="00551D3B" w:rsidRPr="005C3FF1" w:rsidRDefault="00D23CDF" w:rsidP="00D23CDF">
            <w:pPr>
              <w:keepNext/>
              <w:jc w:val="center"/>
              <w:rPr>
                <w:rFonts w:ascii="Calibri" w:hAnsi="Calibri"/>
                <w:sz w:val="18"/>
                <w:szCs w:val="18"/>
              </w:rPr>
            </w:pPr>
            <w:r w:rsidRPr="005C3FF1">
              <w:rPr>
                <w:rFonts w:ascii="Calibri" w:hAnsi="Calibri"/>
                <w:sz w:val="18"/>
                <w:szCs w:val="18"/>
              </w:rPr>
              <w:t>Indoor</w:t>
            </w:r>
            <w:r w:rsidR="00551D3B" w:rsidRPr="005C3FF1">
              <w:rPr>
                <w:rFonts w:ascii="Calibri" w:hAnsi="Calibri"/>
                <w:sz w:val="18"/>
                <w:szCs w:val="18"/>
              </w:rPr>
              <w:t xml:space="preserve"> Unit – Installed Manufacturer Name</w:t>
            </w:r>
          </w:p>
        </w:tc>
        <w:tc>
          <w:tcPr>
            <w:tcW w:w="1034" w:type="dxa"/>
            <w:tcMar>
              <w:left w:w="43" w:type="dxa"/>
              <w:right w:w="43" w:type="dxa"/>
            </w:tcMar>
            <w:vAlign w:val="bottom"/>
          </w:tcPr>
          <w:p w14:paraId="6EF0DF18" w14:textId="51E550CA" w:rsidR="00551D3B" w:rsidRPr="005C3FF1" w:rsidRDefault="00D23CDF" w:rsidP="00D23CDF">
            <w:pPr>
              <w:keepNext/>
              <w:jc w:val="center"/>
              <w:rPr>
                <w:rFonts w:ascii="Calibri" w:hAnsi="Calibri"/>
                <w:sz w:val="18"/>
                <w:szCs w:val="18"/>
              </w:rPr>
            </w:pPr>
            <w:r w:rsidRPr="005C3FF1">
              <w:rPr>
                <w:rFonts w:ascii="Calibri" w:hAnsi="Calibri"/>
                <w:sz w:val="18"/>
                <w:szCs w:val="18"/>
              </w:rPr>
              <w:t>Indoor</w:t>
            </w:r>
            <w:r w:rsidR="00551D3B" w:rsidRPr="005C3FF1">
              <w:rPr>
                <w:rFonts w:ascii="Calibri" w:hAnsi="Calibri"/>
                <w:sz w:val="18"/>
                <w:szCs w:val="18"/>
              </w:rPr>
              <w:t xml:space="preserve"> Unit - Installed Model Number</w:t>
            </w:r>
          </w:p>
        </w:tc>
        <w:tc>
          <w:tcPr>
            <w:tcW w:w="1034" w:type="dxa"/>
            <w:tcMar>
              <w:left w:w="43" w:type="dxa"/>
              <w:right w:w="43" w:type="dxa"/>
            </w:tcMar>
            <w:vAlign w:val="bottom"/>
          </w:tcPr>
          <w:p w14:paraId="29AB91F5" w14:textId="2E4C899D" w:rsidR="00551D3B" w:rsidRPr="005C3FF1" w:rsidRDefault="00567549" w:rsidP="00567549">
            <w:pPr>
              <w:keepNext/>
              <w:jc w:val="center"/>
              <w:rPr>
                <w:rFonts w:ascii="Calibri" w:hAnsi="Calibri"/>
                <w:sz w:val="18"/>
                <w:szCs w:val="18"/>
              </w:rPr>
            </w:pPr>
            <w:r w:rsidRPr="005C3FF1">
              <w:rPr>
                <w:rFonts w:ascii="Calibri" w:hAnsi="Calibri"/>
                <w:sz w:val="18"/>
                <w:szCs w:val="18"/>
              </w:rPr>
              <w:t>Installed</w:t>
            </w:r>
            <w:r w:rsidR="00551D3B" w:rsidRPr="005C3FF1">
              <w:rPr>
                <w:rFonts w:ascii="Calibri" w:hAnsi="Calibri"/>
                <w:sz w:val="18"/>
                <w:szCs w:val="18"/>
              </w:rPr>
              <w:t xml:space="preserve"> Furnace Manufacturer Name</w:t>
            </w:r>
          </w:p>
        </w:tc>
        <w:tc>
          <w:tcPr>
            <w:tcW w:w="1035" w:type="dxa"/>
            <w:tcMar>
              <w:left w:w="43" w:type="dxa"/>
              <w:right w:w="43" w:type="dxa"/>
            </w:tcMar>
            <w:vAlign w:val="bottom"/>
          </w:tcPr>
          <w:p w14:paraId="360B2FC2" w14:textId="6DCE0BF8" w:rsidR="00551D3B" w:rsidRPr="005C3FF1" w:rsidRDefault="00567549" w:rsidP="00567549">
            <w:pPr>
              <w:keepNext/>
              <w:jc w:val="center"/>
              <w:rPr>
                <w:rFonts w:ascii="Calibri" w:hAnsi="Calibri"/>
                <w:sz w:val="18"/>
                <w:szCs w:val="18"/>
              </w:rPr>
            </w:pPr>
            <w:r w:rsidRPr="005C3FF1">
              <w:rPr>
                <w:rFonts w:ascii="Calibri" w:hAnsi="Calibri"/>
                <w:sz w:val="18"/>
                <w:szCs w:val="18"/>
              </w:rPr>
              <w:t>Installed</w:t>
            </w:r>
            <w:r w:rsidR="00551D3B" w:rsidRPr="005C3FF1">
              <w:rPr>
                <w:rFonts w:ascii="Calibri" w:hAnsi="Calibri"/>
                <w:sz w:val="18"/>
                <w:szCs w:val="18"/>
              </w:rPr>
              <w:t xml:space="preserve"> Furnace Model Number</w:t>
            </w:r>
          </w:p>
        </w:tc>
      </w:tr>
      <w:tr w:rsidR="00551D3B" w:rsidRPr="005C3FF1" w14:paraId="032EED12" w14:textId="77777777" w:rsidTr="00326D79">
        <w:trPr>
          <w:cantSplit/>
          <w:trHeight w:val="144"/>
        </w:trPr>
        <w:tc>
          <w:tcPr>
            <w:tcW w:w="1146" w:type="dxa"/>
          </w:tcPr>
          <w:p w14:paraId="6FD6E3B2" w14:textId="77777777" w:rsidR="00551D3B" w:rsidRPr="005C3FF1" w:rsidRDefault="00551D3B" w:rsidP="00551D3B">
            <w:pPr>
              <w:rPr>
                <w:rFonts w:ascii="Calibri" w:hAnsi="Calibri"/>
                <w:sz w:val="18"/>
                <w:szCs w:val="18"/>
              </w:rPr>
            </w:pPr>
          </w:p>
        </w:tc>
        <w:tc>
          <w:tcPr>
            <w:tcW w:w="1146" w:type="dxa"/>
          </w:tcPr>
          <w:p w14:paraId="21EA1868" w14:textId="77777777" w:rsidR="00551D3B" w:rsidRPr="005C3FF1" w:rsidRDefault="00551D3B" w:rsidP="00551D3B">
            <w:pPr>
              <w:rPr>
                <w:rFonts w:ascii="Calibri" w:hAnsi="Calibri"/>
                <w:sz w:val="18"/>
                <w:szCs w:val="18"/>
              </w:rPr>
            </w:pPr>
          </w:p>
        </w:tc>
        <w:tc>
          <w:tcPr>
            <w:tcW w:w="1146" w:type="dxa"/>
          </w:tcPr>
          <w:p w14:paraId="2CB71830" w14:textId="77777777" w:rsidR="00551D3B" w:rsidRPr="005C3FF1" w:rsidRDefault="00551D3B" w:rsidP="00551D3B">
            <w:pPr>
              <w:rPr>
                <w:rFonts w:ascii="Calibri" w:hAnsi="Calibri"/>
                <w:sz w:val="18"/>
                <w:szCs w:val="18"/>
              </w:rPr>
            </w:pPr>
          </w:p>
        </w:tc>
        <w:tc>
          <w:tcPr>
            <w:tcW w:w="1147" w:type="dxa"/>
          </w:tcPr>
          <w:p w14:paraId="0727AB14" w14:textId="77777777" w:rsidR="00551D3B" w:rsidRPr="005C3FF1" w:rsidRDefault="00551D3B" w:rsidP="00551D3B">
            <w:pPr>
              <w:rPr>
                <w:rFonts w:ascii="Calibri" w:hAnsi="Calibri"/>
                <w:sz w:val="18"/>
                <w:szCs w:val="18"/>
              </w:rPr>
            </w:pPr>
          </w:p>
        </w:tc>
        <w:tc>
          <w:tcPr>
            <w:tcW w:w="1034" w:type="dxa"/>
          </w:tcPr>
          <w:p w14:paraId="17DAD63D" w14:textId="77777777" w:rsidR="00551D3B" w:rsidRPr="005C3FF1" w:rsidRDefault="00551D3B" w:rsidP="00551D3B">
            <w:pPr>
              <w:rPr>
                <w:rFonts w:ascii="Calibri" w:hAnsi="Calibri"/>
                <w:sz w:val="18"/>
                <w:szCs w:val="18"/>
              </w:rPr>
            </w:pPr>
          </w:p>
        </w:tc>
        <w:tc>
          <w:tcPr>
            <w:tcW w:w="1034" w:type="dxa"/>
          </w:tcPr>
          <w:p w14:paraId="4159AFF0" w14:textId="77777777" w:rsidR="00551D3B" w:rsidRPr="005C3FF1" w:rsidRDefault="00551D3B" w:rsidP="00551D3B">
            <w:pPr>
              <w:rPr>
                <w:rFonts w:ascii="Calibri" w:hAnsi="Calibri"/>
                <w:sz w:val="18"/>
                <w:szCs w:val="18"/>
              </w:rPr>
            </w:pPr>
          </w:p>
        </w:tc>
        <w:tc>
          <w:tcPr>
            <w:tcW w:w="1034" w:type="dxa"/>
          </w:tcPr>
          <w:p w14:paraId="28BF527F" w14:textId="77777777" w:rsidR="00551D3B" w:rsidRPr="005C3FF1" w:rsidRDefault="00551D3B" w:rsidP="00551D3B">
            <w:pPr>
              <w:rPr>
                <w:rFonts w:ascii="Calibri" w:hAnsi="Calibri"/>
                <w:sz w:val="18"/>
                <w:szCs w:val="18"/>
              </w:rPr>
            </w:pPr>
          </w:p>
        </w:tc>
        <w:tc>
          <w:tcPr>
            <w:tcW w:w="1034" w:type="dxa"/>
          </w:tcPr>
          <w:p w14:paraId="4ECC907A" w14:textId="77777777" w:rsidR="00551D3B" w:rsidRPr="005C3FF1" w:rsidRDefault="00551D3B" w:rsidP="00551D3B">
            <w:pPr>
              <w:rPr>
                <w:rFonts w:ascii="Calibri" w:hAnsi="Calibri"/>
                <w:sz w:val="18"/>
                <w:szCs w:val="18"/>
              </w:rPr>
            </w:pPr>
          </w:p>
        </w:tc>
        <w:tc>
          <w:tcPr>
            <w:tcW w:w="1034" w:type="dxa"/>
          </w:tcPr>
          <w:p w14:paraId="18CF76F5" w14:textId="77777777" w:rsidR="00551D3B" w:rsidRPr="005C3FF1" w:rsidRDefault="00551D3B" w:rsidP="00551D3B">
            <w:pPr>
              <w:rPr>
                <w:rFonts w:ascii="Calibri" w:hAnsi="Calibri"/>
                <w:sz w:val="18"/>
                <w:szCs w:val="18"/>
              </w:rPr>
            </w:pPr>
          </w:p>
        </w:tc>
        <w:tc>
          <w:tcPr>
            <w:tcW w:w="1035" w:type="dxa"/>
          </w:tcPr>
          <w:p w14:paraId="6A13584A" w14:textId="77777777" w:rsidR="00551D3B" w:rsidRPr="005C3FF1" w:rsidRDefault="00551D3B" w:rsidP="00551D3B">
            <w:pPr>
              <w:rPr>
                <w:rFonts w:ascii="Calibri" w:hAnsi="Calibri"/>
                <w:sz w:val="18"/>
                <w:szCs w:val="18"/>
              </w:rPr>
            </w:pPr>
          </w:p>
        </w:tc>
      </w:tr>
      <w:tr w:rsidR="00E71C64" w:rsidRPr="005C3FF1" w14:paraId="3EC33902" w14:textId="77777777" w:rsidTr="00326D79">
        <w:trPr>
          <w:cantSplit/>
          <w:trHeight w:val="144"/>
        </w:trPr>
        <w:tc>
          <w:tcPr>
            <w:tcW w:w="1146" w:type="dxa"/>
          </w:tcPr>
          <w:p w14:paraId="41CF470B" w14:textId="77777777" w:rsidR="00E71C64" w:rsidRPr="005C3FF1" w:rsidRDefault="00E71C64" w:rsidP="00551D3B">
            <w:pPr>
              <w:rPr>
                <w:rFonts w:ascii="Calibri" w:hAnsi="Calibri"/>
                <w:sz w:val="18"/>
                <w:szCs w:val="18"/>
              </w:rPr>
            </w:pPr>
          </w:p>
        </w:tc>
        <w:tc>
          <w:tcPr>
            <w:tcW w:w="1146" w:type="dxa"/>
          </w:tcPr>
          <w:p w14:paraId="47E5516E" w14:textId="77777777" w:rsidR="00E71C64" w:rsidRPr="005C3FF1" w:rsidRDefault="00E71C64" w:rsidP="00551D3B">
            <w:pPr>
              <w:rPr>
                <w:rFonts w:ascii="Calibri" w:hAnsi="Calibri"/>
                <w:sz w:val="18"/>
                <w:szCs w:val="18"/>
              </w:rPr>
            </w:pPr>
          </w:p>
        </w:tc>
        <w:tc>
          <w:tcPr>
            <w:tcW w:w="1146" w:type="dxa"/>
          </w:tcPr>
          <w:p w14:paraId="4371BA09" w14:textId="77777777" w:rsidR="00E71C64" w:rsidRPr="005C3FF1" w:rsidRDefault="00E71C64" w:rsidP="00551D3B">
            <w:pPr>
              <w:rPr>
                <w:rFonts w:ascii="Calibri" w:hAnsi="Calibri"/>
                <w:sz w:val="18"/>
                <w:szCs w:val="18"/>
              </w:rPr>
            </w:pPr>
          </w:p>
        </w:tc>
        <w:tc>
          <w:tcPr>
            <w:tcW w:w="1147" w:type="dxa"/>
          </w:tcPr>
          <w:p w14:paraId="7CFAB346" w14:textId="77777777" w:rsidR="00E71C64" w:rsidRPr="005C3FF1" w:rsidRDefault="00E71C64" w:rsidP="00551D3B">
            <w:pPr>
              <w:rPr>
                <w:rFonts w:ascii="Calibri" w:hAnsi="Calibri"/>
                <w:sz w:val="18"/>
                <w:szCs w:val="18"/>
              </w:rPr>
            </w:pPr>
          </w:p>
        </w:tc>
        <w:tc>
          <w:tcPr>
            <w:tcW w:w="1034" w:type="dxa"/>
          </w:tcPr>
          <w:p w14:paraId="38BC73A0" w14:textId="77777777" w:rsidR="00E71C64" w:rsidRPr="005C3FF1" w:rsidRDefault="00E71C64" w:rsidP="00551D3B">
            <w:pPr>
              <w:rPr>
                <w:rFonts w:ascii="Calibri" w:hAnsi="Calibri"/>
                <w:sz w:val="18"/>
                <w:szCs w:val="18"/>
              </w:rPr>
            </w:pPr>
          </w:p>
        </w:tc>
        <w:tc>
          <w:tcPr>
            <w:tcW w:w="1034" w:type="dxa"/>
          </w:tcPr>
          <w:p w14:paraId="30AC89E2" w14:textId="77777777" w:rsidR="00E71C64" w:rsidRPr="005C3FF1" w:rsidRDefault="00E71C64" w:rsidP="00551D3B">
            <w:pPr>
              <w:rPr>
                <w:rFonts w:ascii="Calibri" w:hAnsi="Calibri"/>
                <w:sz w:val="18"/>
                <w:szCs w:val="18"/>
              </w:rPr>
            </w:pPr>
          </w:p>
        </w:tc>
        <w:tc>
          <w:tcPr>
            <w:tcW w:w="1034" w:type="dxa"/>
          </w:tcPr>
          <w:p w14:paraId="663264E3" w14:textId="77777777" w:rsidR="00E71C64" w:rsidRPr="005C3FF1" w:rsidRDefault="00E71C64" w:rsidP="00551D3B">
            <w:pPr>
              <w:rPr>
                <w:rFonts w:ascii="Calibri" w:hAnsi="Calibri"/>
                <w:sz w:val="18"/>
                <w:szCs w:val="18"/>
              </w:rPr>
            </w:pPr>
          </w:p>
        </w:tc>
        <w:tc>
          <w:tcPr>
            <w:tcW w:w="1034" w:type="dxa"/>
          </w:tcPr>
          <w:p w14:paraId="365544BD" w14:textId="77777777" w:rsidR="00E71C64" w:rsidRPr="005C3FF1" w:rsidRDefault="00E71C64" w:rsidP="00551D3B">
            <w:pPr>
              <w:rPr>
                <w:rFonts w:ascii="Calibri" w:hAnsi="Calibri"/>
                <w:sz w:val="18"/>
                <w:szCs w:val="18"/>
              </w:rPr>
            </w:pPr>
          </w:p>
        </w:tc>
        <w:tc>
          <w:tcPr>
            <w:tcW w:w="1034" w:type="dxa"/>
          </w:tcPr>
          <w:p w14:paraId="003ACC33" w14:textId="77777777" w:rsidR="00E71C64" w:rsidRPr="005C3FF1" w:rsidRDefault="00E71C64" w:rsidP="00551D3B">
            <w:pPr>
              <w:rPr>
                <w:rFonts w:ascii="Calibri" w:hAnsi="Calibri"/>
                <w:sz w:val="18"/>
                <w:szCs w:val="18"/>
              </w:rPr>
            </w:pPr>
          </w:p>
        </w:tc>
        <w:tc>
          <w:tcPr>
            <w:tcW w:w="1035" w:type="dxa"/>
          </w:tcPr>
          <w:p w14:paraId="6AB86338" w14:textId="77777777" w:rsidR="00E71C64" w:rsidRPr="005C3FF1" w:rsidRDefault="00E71C64" w:rsidP="00551D3B">
            <w:pPr>
              <w:rPr>
                <w:rFonts w:ascii="Calibri" w:hAnsi="Calibri"/>
                <w:sz w:val="18"/>
                <w:szCs w:val="18"/>
              </w:rPr>
            </w:pPr>
          </w:p>
        </w:tc>
      </w:tr>
    </w:tbl>
    <w:p w14:paraId="0F0B6949" w14:textId="197C08FA" w:rsidR="002B4170" w:rsidRPr="005C3FF1" w:rsidRDefault="002B4170" w:rsidP="00503C49">
      <w:pPr>
        <w:widowControl w:val="0"/>
        <w:rPr>
          <w:rFonts w:ascii="Calibri" w:hAnsi="Calibri"/>
          <w:b/>
          <w:bCs/>
          <w:sz w:val="18"/>
          <w:szCs w:val="18"/>
        </w:rPr>
      </w:pPr>
    </w:p>
    <w:p w14:paraId="46712B79" w14:textId="77777777" w:rsidR="002B4170" w:rsidRPr="005C3FF1" w:rsidRDefault="002B4170">
      <w:pPr>
        <w:rPr>
          <w:rFonts w:ascii="Calibri" w:hAnsi="Calibri"/>
          <w:b/>
          <w:bCs/>
          <w:sz w:val="18"/>
          <w:szCs w:val="18"/>
        </w:rPr>
      </w:pPr>
      <w:r w:rsidRPr="005C3FF1">
        <w:rPr>
          <w:rFonts w:ascii="Calibri" w:hAnsi="Calibri"/>
          <w:b/>
          <w:bCs/>
          <w:sz w:val="18"/>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5C3FF1" w14:paraId="5A2F15C9" w14:textId="77777777" w:rsidTr="0006641F">
        <w:trPr>
          <w:cantSplit/>
          <w:trHeight w:val="504"/>
        </w:trPr>
        <w:tc>
          <w:tcPr>
            <w:tcW w:w="10790" w:type="dxa"/>
            <w:gridSpan w:val="10"/>
            <w:tcBorders>
              <w:bottom w:val="nil"/>
            </w:tcBorders>
          </w:tcPr>
          <w:p w14:paraId="43D2C985" w14:textId="77777777" w:rsidR="00503C49" w:rsidRPr="005C3FF1" w:rsidRDefault="00503C49" w:rsidP="0006641F">
            <w:pPr>
              <w:keepNext/>
              <w:rPr>
                <w:rFonts w:ascii="Calibri" w:hAnsi="Calibri"/>
                <w:b/>
                <w:sz w:val="18"/>
                <w:szCs w:val="18"/>
              </w:rPr>
            </w:pPr>
            <w:r w:rsidRPr="005C3FF1">
              <w:rPr>
                <w:rFonts w:ascii="Calibri" w:hAnsi="Calibri"/>
                <w:b/>
                <w:szCs w:val="18"/>
              </w:rPr>
              <w:lastRenderedPageBreak/>
              <w:t>C. Rated Space Conditioning System Equipment Information from Directory of Certified Product Performance</w:t>
            </w:r>
          </w:p>
          <w:p w14:paraId="0CC41A3C" w14:textId="62E63C52" w:rsidR="00503C49" w:rsidRPr="005C3FF1" w:rsidRDefault="00503C49" w:rsidP="0006641F">
            <w:pPr>
              <w:keepNext/>
              <w:rPr>
                <w:rFonts w:ascii="Calibri" w:hAnsi="Calibri"/>
                <w:i/>
                <w:sz w:val="18"/>
                <w:szCs w:val="18"/>
              </w:rPr>
            </w:pPr>
            <w:r w:rsidRPr="005C3FF1">
              <w:rPr>
                <w:rFonts w:ascii="Calibri" w:hAnsi="Calibri"/>
                <w:i/>
                <w:sz w:val="18"/>
                <w:szCs w:val="18"/>
              </w:rPr>
              <w:t>The data on the nameplate of the installed component shall conform to the data for the component as shown in the Directory used to certify product performance in order to demonstrate compliance.</w:t>
            </w:r>
          </w:p>
        </w:tc>
      </w:tr>
      <w:tr w:rsidR="00503C49" w:rsidRPr="005C3FF1" w:rsidDel="002840B2" w14:paraId="57E01E26" w14:textId="77777777" w:rsidTr="00326D79">
        <w:trPr>
          <w:cantSplit/>
          <w:trHeight w:val="188"/>
        </w:trPr>
        <w:tc>
          <w:tcPr>
            <w:tcW w:w="1146" w:type="dxa"/>
            <w:vMerge w:val="restart"/>
            <w:vAlign w:val="center"/>
          </w:tcPr>
          <w:p w14:paraId="5B639D61"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01</w:t>
            </w:r>
          </w:p>
        </w:tc>
        <w:tc>
          <w:tcPr>
            <w:tcW w:w="1146" w:type="dxa"/>
            <w:vMerge w:val="restart"/>
            <w:vAlign w:val="center"/>
          </w:tcPr>
          <w:p w14:paraId="17997885"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02</w:t>
            </w:r>
          </w:p>
        </w:tc>
        <w:tc>
          <w:tcPr>
            <w:tcW w:w="1146" w:type="dxa"/>
            <w:vMerge w:val="restart"/>
            <w:vAlign w:val="center"/>
          </w:tcPr>
          <w:p w14:paraId="75B13777"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03</w:t>
            </w:r>
          </w:p>
        </w:tc>
        <w:tc>
          <w:tcPr>
            <w:tcW w:w="1147" w:type="dxa"/>
            <w:vMerge w:val="restart"/>
            <w:vAlign w:val="center"/>
          </w:tcPr>
          <w:p w14:paraId="2AA9D66E"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04</w:t>
            </w:r>
          </w:p>
        </w:tc>
        <w:tc>
          <w:tcPr>
            <w:tcW w:w="6205" w:type="dxa"/>
            <w:gridSpan w:val="6"/>
            <w:vAlign w:val="center"/>
          </w:tcPr>
          <w:p w14:paraId="5093F9B9" w14:textId="0DE2FEFE" w:rsidR="00503C49" w:rsidRPr="005C3FF1" w:rsidRDefault="00551D3B" w:rsidP="0006641F">
            <w:pPr>
              <w:keepNext/>
              <w:jc w:val="center"/>
              <w:rPr>
                <w:rFonts w:ascii="Calibri" w:hAnsi="Calibri"/>
                <w:sz w:val="18"/>
                <w:szCs w:val="18"/>
              </w:rPr>
            </w:pPr>
            <w:r w:rsidRPr="005C3FF1">
              <w:rPr>
                <w:rFonts w:ascii="Calibri" w:hAnsi="Calibri"/>
                <w:sz w:val="18"/>
                <w:szCs w:val="18"/>
              </w:rPr>
              <w:t>Data from the directory used to certify product performance for the rated system component</w:t>
            </w:r>
          </w:p>
        </w:tc>
      </w:tr>
      <w:tr w:rsidR="00503C49" w:rsidRPr="005C3FF1" w:rsidDel="002840B2" w14:paraId="369E95AE" w14:textId="77777777" w:rsidTr="00326D79">
        <w:trPr>
          <w:cantSplit/>
          <w:trHeight w:val="188"/>
        </w:trPr>
        <w:tc>
          <w:tcPr>
            <w:tcW w:w="1146" w:type="dxa"/>
            <w:vMerge/>
            <w:vAlign w:val="center"/>
          </w:tcPr>
          <w:p w14:paraId="4BF17FE1" w14:textId="77777777" w:rsidR="00503C49" w:rsidRPr="005C3FF1" w:rsidRDefault="00503C49" w:rsidP="0006641F">
            <w:pPr>
              <w:keepNext/>
              <w:jc w:val="center"/>
              <w:rPr>
                <w:rFonts w:ascii="Calibri" w:hAnsi="Calibri"/>
                <w:sz w:val="18"/>
                <w:szCs w:val="18"/>
              </w:rPr>
            </w:pPr>
          </w:p>
        </w:tc>
        <w:tc>
          <w:tcPr>
            <w:tcW w:w="1146" w:type="dxa"/>
            <w:vMerge/>
            <w:vAlign w:val="center"/>
          </w:tcPr>
          <w:p w14:paraId="0AC3C00B" w14:textId="77777777" w:rsidR="00503C49" w:rsidRPr="005C3FF1" w:rsidRDefault="00503C49" w:rsidP="0006641F">
            <w:pPr>
              <w:keepNext/>
              <w:jc w:val="center"/>
              <w:rPr>
                <w:rFonts w:ascii="Calibri" w:hAnsi="Calibri"/>
                <w:sz w:val="18"/>
                <w:szCs w:val="18"/>
              </w:rPr>
            </w:pPr>
          </w:p>
        </w:tc>
        <w:tc>
          <w:tcPr>
            <w:tcW w:w="1146" w:type="dxa"/>
            <w:vMerge/>
            <w:vAlign w:val="center"/>
          </w:tcPr>
          <w:p w14:paraId="12AB2FA7" w14:textId="77777777" w:rsidR="00503C49" w:rsidRPr="005C3FF1" w:rsidRDefault="00503C49" w:rsidP="0006641F">
            <w:pPr>
              <w:keepNext/>
              <w:jc w:val="center"/>
              <w:rPr>
                <w:rFonts w:ascii="Calibri" w:hAnsi="Calibri"/>
                <w:sz w:val="18"/>
                <w:szCs w:val="18"/>
              </w:rPr>
            </w:pPr>
          </w:p>
        </w:tc>
        <w:tc>
          <w:tcPr>
            <w:tcW w:w="1147" w:type="dxa"/>
            <w:vMerge/>
          </w:tcPr>
          <w:p w14:paraId="4C4FE259" w14:textId="77777777" w:rsidR="00503C49" w:rsidRPr="005C3FF1" w:rsidRDefault="00503C49" w:rsidP="0006641F">
            <w:pPr>
              <w:keepNext/>
              <w:jc w:val="center"/>
              <w:rPr>
                <w:rFonts w:ascii="Calibri" w:hAnsi="Calibri"/>
                <w:sz w:val="18"/>
                <w:szCs w:val="18"/>
              </w:rPr>
            </w:pPr>
          </w:p>
        </w:tc>
        <w:tc>
          <w:tcPr>
            <w:tcW w:w="1034" w:type="dxa"/>
            <w:vAlign w:val="center"/>
          </w:tcPr>
          <w:p w14:paraId="2FAB5184"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05</w:t>
            </w:r>
          </w:p>
        </w:tc>
        <w:tc>
          <w:tcPr>
            <w:tcW w:w="1034" w:type="dxa"/>
            <w:vAlign w:val="center"/>
          </w:tcPr>
          <w:p w14:paraId="5A62FEFB"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06</w:t>
            </w:r>
          </w:p>
        </w:tc>
        <w:tc>
          <w:tcPr>
            <w:tcW w:w="1034" w:type="dxa"/>
            <w:vAlign w:val="center"/>
          </w:tcPr>
          <w:p w14:paraId="22DCCEB5" w14:textId="77777777" w:rsidR="00503C49" w:rsidRPr="005C3FF1" w:rsidDel="002840B2" w:rsidRDefault="00503C49" w:rsidP="0006641F">
            <w:pPr>
              <w:keepNext/>
              <w:jc w:val="center"/>
              <w:rPr>
                <w:rFonts w:ascii="Calibri" w:hAnsi="Calibri"/>
                <w:sz w:val="18"/>
                <w:szCs w:val="18"/>
              </w:rPr>
            </w:pPr>
            <w:r w:rsidRPr="005C3FF1">
              <w:rPr>
                <w:rFonts w:ascii="Calibri" w:hAnsi="Calibri"/>
                <w:sz w:val="18"/>
                <w:szCs w:val="18"/>
              </w:rPr>
              <w:t>07</w:t>
            </w:r>
          </w:p>
        </w:tc>
        <w:tc>
          <w:tcPr>
            <w:tcW w:w="1034" w:type="dxa"/>
            <w:vAlign w:val="center"/>
          </w:tcPr>
          <w:p w14:paraId="0BF2C256"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08</w:t>
            </w:r>
          </w:p>
        </w:tc>
        <w:tc>
          <w:tcPr>
            <w:tcW w:w="1034" w:type="dxa"/>
            <w:vAlign w:val="center"/>
          </w:tcPr>
          <w:p w14:paraId="7B1602C7"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09</w:t>
            </w:r>
          </w:p>
        </w:tc>
        <w:tc>
          <w:tcPr>
            <w:tcW w:w="1035" w:type="dxa"/>
            <w:vAlign w:val="center"/>
          </w:tcPr>
          <w:p w14:paraId="16758C93" w14:textId="77777777" w:rsidR="00503C49" w:rsidRPr="005C3FF1" w:rsidRDefault="00503C49" w:rsidP="0006641F">
            <w:pPr>
              <w:keepNext/>
              <w:jc w:val="center"/>
              <w:rPr>
                <w:rFonts w:ascii="Calibri" w:hAnsi="Calibri"/>
                <w:sz w:val="18"/>
                <w:szCs w:val="18"/>
              </w:rPr>
            </w:pPr>
            <w:r w:rsidRPr="005C3FF1">
              <w:rPr>
                <w:rFonts w:ascii="Calibri" w:hAnsi="Calibri"/>
                <w:sz w:val="18"/>
                <w:szCs w:val="18"/>
              </w:rPr>
              <w:t>10</w:t>
            </w:r>
          </w:p>
        </w:tc>
      </w:tr>
      <w:tr w:rsidR="00016AB0" w:rsidRPr="005C3FF1" w14:paraId="15E2A46C" w14:textId="77777777" w:rsidTr="00326D79">
        <w:trPr>
          <w:cantSplit/>
          <w:trHeight w:val="576"/>
        </w:trPr>
        <w:tc>
          <w:tcPr>
            <w:tcW w:w="1146" w:type="dxa"/>
            <w:tcMar>
              <w:left w:w="43" w:type="dxa"/>
              <w:right w:w="43" w:type="dxa"/>
            </w:tcMar>
            <w:vAlign w:val="bottom"/>
          </w:tcPr>
          <w:p w14:paraId="7CE1097A" w14:textId="77777777" w:rsidR="00016AB0" w:rsidRPr="005C3FF1" w:rsidRDefault="00016AB0" w:rsidP="00016AB0">
            <w:pPr>
              <w:keepNext/>
              <w:jc w:val="center"/>
              <w:rPr>
                <w:rFonts w:ascii="Calibri" w:hAnsi="Calibri"/>
                <w:b/>
                <w:sz w:val="18"/>
                <w:szCs w:val="18"/>
              </w:rPr>
            </w:pPr>
            <w:r w:rsidRPr="005C3FF1">
              <w:rPr>
                <w:rFonts w:ascii="Calibri" w:hAnsi="Calibri"/>
                <w:sz w:val="18"/>
                <w:szCs w:val="18"/>
              </w:rPr>
              <w:t xml:space="preserve">SC System ID/Name </w:t>
            </w:r>
            <w:r w:rsidRPr="005C3FF1">
              <w:t xml:space="preserve"> </w:t>
            </w:r>
            <w:r w:rsidRPr="005C3FF1">
              <w:rPr>
                <w:rFonts w:ascii="Calibri" w:hAnsi="Calibri"/>
                <w:sz w:val="18"/>
                <w:szCs w:val="18"/>
              </w:rPr>
              <w:t>from CF1R</w:t>
            </w:r>
          </w:p>
        </w:tc>
        <w:tc>
          <w:tcPr>
            <w:tcW w:w="1146" w:type="dxa"/>
            <w:tcMar>
              <w:left w:w="43" w:type="dxa"/>
              <w:right w:w="43" w:type="dxa"/>
            </w:tcMar>
            <w:vAlign w:val="bottom"/>
          </w:tcPr>
          <w:p w14:paraId="60358248" w14:textId="58C9B689" w:rsidR="00016AB0" w:rsidRPr="005C3FF1" w:rsidRDefault="00016AB0" w:rsidP="00016AB0">
            <w:pPr>
              <w:keepNext/>
              <w:jc w:val="center"/>
              <w:rPr>
                <w:rFonts w:ascii="Calibri" w:hAnsi="Calibri"/>
                <w:sz w:val="18"/>
                <w:szCs w:val="18"/>
              </w:rPr>
            </w:pPr>
            <w:r w:rsidRPr="005C3FF1">
              <w:rPr>
                <w:rFonts w:ascii="Calibri" w:hAnsi="Calibri"/>
                <w:sz w:val="18"/>
                <w:szCs w:val="18"/>
              </w:rPr>
              <w:t>SC System Description of Area Served</w:t>
            </w:r>
          </w:p>
        </w:tc>
        <w:tc>
          <w:tcPr>
            <w:tcW w:w="1146" w:type="dxa"/>
            <w:tcMar>
              <w:left w:w="43" w:type="dxa"/>
              <w:right w:w="43" w:type="dxa"/>
            </w:tcMar>
            <w:vAlign w:val="bottom"/>
          </w:tcPr>
          <w:p w14:paraId="7FD3F2D2" w14:textId="255D6ECD" w:rsidR="00016AB0" w:rsidRPr="005C3FF1" w:rsidRDefault="00016AB0" w:rsidP="00016AB0">
            <w:pPr>
              <w:keepNext/>
              <w:jc w:val="center"/>
              <w:rPr>
                <w:rFonts w:ascii="Calibri" w:hAnsi="Calibri"/>
                <w:sz w:val="18"/>
                <w:szCs w:val="18"/>
              </w:rPr>
            </w:pPr>
            <w:r w:rsidRPr="005C3FF1">
              <w:rPr>
                <w:rFonts w:ascii="Calibri" w:hAnsi="Calibri"/>
                <w:sz w:val="18"/>
                <w:szCs w:val="18"/>
              </w:rPr>
              <w:t>Indoor Unit Name or Description of Area Served</w:t>
            </w:r>
          </w:p>
        </w:tc>
        <w:tc>
          <w:tcPr>
            <w:tcW w:w="1147" w:type="dxa"/>
            <w:vAlign w:val="bottom"/>
          </w:tcPr>
          <w:p w14:paraId="01176D5C" w14:textId="77777777" w:rsidR="00016AB0" w:rsidRPr="005C3FF1" w:rsidRDefault="00016AB0" w:rsidP="00016AB0">
            <w:pPr>
              <w:keepNext/>
              <w:jc w:val="center"/>
              <w:rPr>
                <w:rFonts w:ascii="Calibri" w:hAnsi="Calibri"/>
                <w:sz w:val="18"/>
                <w:szCs w:val="18"/>
              </w:rPr>
            </w:pPr>
            <w:r w:rsidRPr="005C3FF1">
              <w:rPr>
                <w:rFonts w:ascii="Calibri" w:hAnsi="Calibri"/>
                <w:sz w:val="18"/>
                <w:szCs w:val="18"/>
              </w:rPr>
              <w:t>Installed Indoor Unit Type</w:t>
            </w:r>
          </w:p>
        </w:tc>
        <w:tc>
          <w:tcPr>
            <w:tcW w:w="1034" w:type="dxa"/>
            <w:tcMar>
              <w:left w:w="43" w:type="dxa"/>
              <w:right w:w="43" w:type="dxa"/>
            </w:tcMar>
            <w:vAlign w:val="bottom"/>
          </w:tcPr>
          <w:p w14:paraId="7ACB1AB1" w14:textId="525FDFC2" w:rsidR="00016AB0" w:rsidRPr="005C3FF1" w:rsidRDefault="00016AB0" w:rsidP="00016AB0">
            <w:pPr>
              <w:keepNext/>
              <w:jc w:val="center"/>
              <w:rPr>
                <w:rFonts w:ascii="Calibri" w:hAnsi="Calibri"/>
                <w:sz w:val="18"/>
                <w:szCs w:val="18"/>
              </w:rPr>
            </w:pPr>
            <w:r w:rsidRPr="005C3FF1">
              <w:rPr>
                <w:rFonts w:ascii="Calibri" w:hAnsi="Calibri"/>
                <w:sz w:val="18"/>
                <w:szCs w:val="18"/>
              </w:rPr>
              <w:t>Outdoor Condenser or Package Unit – Installed Manufacturer Name</w:t>
            </w:r>
          </w:p>
        </w:tc>
        <w:tc>
          <w:tcPr>
            <w:tcW w:w="1034" w:type="dxa"/>
            <w:tcMar>
              <w:left w:w="43" w:type="dxa"/>
              <w:right w:w="43" w:type="dxa"/>
            </w:tcMar>
            <w:vAlign w:val="bottom"/>
          </w:tcPr>
          <w:p w14:paraId="5CCBE1F3" w14:textId="4317E5F3" w:rsidR="00016AB0" w:rsidRPr="005C3FF1" w:rsidRDefault="00016AB0" w:rsidP="00016AB0">
            <w:pPr>
              <w:keepNext/>
              <w:jc w:val="center"/>
              <w:rPr>
                <w:rFonts w:ascii="Calibri" w:hAnsi="Calibri"/>
                <w:sz w:val="18"/>
                <w:szCs w:val="18"/>
              </w:rPr>
            </w:pPr>
            <w:r w:rsidRPr="005C3FF1">
              <w:rPr>
                <w:rFonts w:ascii="Calibri" w:hAnsi="Calibri"/>
                <w:sz w:val="18"/>
                <w:szCs w:val="18"/>
              </w:rPr>
              <w:t>Outdoor Condenser or Package Unit - Installed Model Number</w:t>
            </w:r>
          </w:p>
        </w:tc>
        <w:tc>
          <w:tcPr>
            <w:tcW w:w="1034" w:type="dxa"/>
            <w:tcMar>
              <w:left w:w="43" w:type="dxa"/>
              <w:right w:w="43" w:type="dxa"/>
            </w:tcMar>
            <w:vAlign w:val="bottom"/>
          </w:tcPr>
          <w:p w14:paraId="14A81101" w14:textId="14AE23FB" w:rsidR="00016AB0" w:rsidRPr="005C3FF1" w:rsidRDefault="00D23CDF" w:rsidP="00D23CDF">
            <w:pPr>
              <w:keepNext/>
              <w:jc w:val="center"/>
              <w:rPr>
                <w:rFonts w:ascii="Calibri" w:hAnsi="Calibri"/>
                <w:sz w:val="18"/>
                <w:szCs w:val="18"/>
              </w:rPr>
            </w:pPr>
            <w:r w:rsidRPr="005C3FF1">
              <w:rPr>
                <w:rFonts w:ascii="Calibri" w:hAnsi="Calibri"/>
                <w:sz w:val="18"/>
                <w:szCs w:val="18"/>
              </w:rPr>
              <w:t>Indoor</w:t>
            </w:r>
            <w:r w:rsidR="00016AB0" w:rsidRPr="005C3FF1">
              <w:rPr>
                <w:rFonts w:ascii="Calibri" w:hAnsi="Calibri"/>
                <w:sz w:val="18"/>
                <w:szCs w:val="18"/>
              </w:rPr>
              <w:t xml:space="preserve"> Unit – Installed Manufacturer Name</w:t>
            </w:r>
          </w:p>
        </w:tc>
        <w:tc>
          <w:tcPr>
            <w:tcW w:w="1034" w:type="dxa"/>
            <w:tcMar>
              <w:left w:w="43" w:type="dxa"/>
              <w:right w:w="43" w:type="dxa"/>
            </w:tcMar>
            <w:vAlign w:val="bottom"/>
          </w:tcPr>
          <w:p w14:paraId="0EA11228" w14:textId="77A70376" w:rsidR="00016AB0" w:rsidRPr="005C3FF1" w:rsidRDefault="00D23CDF" w:rsidP="00D23CDF">
            <w:pPr>
              <w:keepNext/>
              <w:jc w:val="center"/>
              <w:rPr>
                <w:rFonts w:ascii="Calibri" w:hAnsi="Calibri"/>
                <w:sz w:val="18"/>
                <w:szCs w:val="18"/>
              </w:rPr>
            </w:pPr>
            <w:r w:rsidRPr="005C3FF1">
              <w:rPr>
                <w:rFonts w:ascii="Calibri" w:hAnsi="Calibri"/>
                <w:sz w:val="18"/>
                <w:szCs w:val="18"/>
              </w:rPr>
              <w:t>Indoor</w:t>
            </w:r>
            <w:r w:rsidR="00016AB0" w:rsidRPr="005C3FF1">
              <w:rPr>
                <w:rFonts w:ascii="Calibri" w:hAnsi="Calibri"/>
                <w:sz w:val="18"/>
                <w:szCs w:val="18"/>
              </w:rPr>
              <w:t xml:space="preserve"> Unit - Installed Model Number</w:t>
            </w:r>
          </w:p>
        </w:tc>
        <w:tc>
          <w:tcPr>
            <w:tcW w:w="1034" w:type="dxa"/>
            <w:tcMar>
              <w:left w:w="43" w:type="dxa"/>
              <w:right w:w="43" w:type="dxa"/>
            </w:tcMar>
            <w:vAlign w:val="bottom"/>
          </w:tcPr>
          <w:p w14:paraId="54424440" w14:textId="0EC445F1" w:rsidR="00016AB0" w:rsidRPr="005C3FF1" w:rsidRDefault="00567549" w:rsidP="00567549">
            <w:pPr>
              <w:keepNext/>
              <w:jc w:val="center"/>
              <w:rPr>
                <w:rFonts w:ascii="Calibri" w:hAnsi="Calibri"/>
                <w:sz w:val="18"/>
                <w:szCs w:val="18"/>
              </w:rPr>
            </w:pPr>
            <w:r w:rsidRPr="005C3FF1">
              <w:rPr>
                <w:rFonts w:ascii="Calibri" w:hAnsi="Calibri"/>
                <w:sz w:val="18"/>
                <w:szCs w:val="18"/>
              </w:rPr>
              <w:t>Installed</w:t>
            </w:r>
            <w:r w:rsidR="00016AB0" w:rsidRPr="005C3FF1">
              <w:rPr>
                <w:rFonts w:ascii="Calibri" w:hAnsi="Calibri"/>
                <w:sz w:val="18"/>
                <w:szCs w:val="18"/>
              </w:rPr>
              <w:t xml:space="preserve"> Furnace Manufacturer Name</w:t>
            </w:r>
          </w:p>
        </w:tc>
        <w:tc>
          <w:tcPr>
            <w:tcW w:w="1035" w:type="dxa"/>
            <w:tcMar>
              <w:left w:w="43" w:type="dxa"/>
              <w:right w:w="43" w:type="dxa"/>
            </w:tcMar>
            <w:vAlign w:val="bottom"/>
          </w:tcPr>
          <w:p w14:paraId="0D411C2D" w14:textId="477847CB" w:rsidR="00016AB0" w:rsidRPr="005C3FF1" w:rsidRDefault="00567549" w:rsidP="00567549">
            <w:pPr>
              <w:keepNext/>
              <w:jc w:val="center"/>
              <w:rPr>
                <w:rFonts w:ascii="Calibri" w:hAnsi="Calibri"/>
                <w:sz w:val="18"/>
                <w:szCs w:val="18"/>
              </w:rPr>
            </w:pPr>
            <w:r w:rsidRPr="005C3FF1">
              <w:rPr>
                <w:rFonts w:ascii="Calibri" w:hAnsi="Calibri"/>
                <w:sz w:val="18"/>
                <w:szCs w:val="18"/>
              </w:rPr>
              <w:t>Installed</w:t>
            </w:r>
            <w:r w:rsidR="00016AB0" w:rsidRPr="005C3FF1">
              <w:rPr>
                <w:rFonts w:ascii="Calibri" w:hAnsi="Calibri"/>
                <w:sz w:val="18"/>
                <w:szCs w:val="18"/>
              </w:rPr>
              <w:t xml:space="preserve"> Furnace Model Number</w:t>
            </w:r>
          </w:p>
        </w:tc>
      </w:tr>
      <w:tr w:rsidR="00016AB0" w:rsidRPr="005C3FF1" w14:paraId="1EC3B079" w14:textId="77777777" w:rsidTr="00326D79">
        <w:trPr>
          <w:cantSplit/>
          <w:trHeight w:val="144"/>
        </w:trPr>
        <w:tc>
          <w:tcPr>
            <w:tcW w:w="1146" w:type="dxa"/>
            <w:vAlign w:val="center"/>
          </w:tcPr>
          <w:p w14:paraId="4EC1B67C" w14:textId="77777777" w:rsidR="00016AB0" w:rsidRPr="005C3FF1" w:rsidRDefault="00016AB0" w:rsidP="00016AB0">
            <w:pPr>
              <w:keepNext/>
              <w:rPr>
                <w:rFonts w:ascii="Calibri" w:hAnsi="Calibri"/>
                <w:sz w:val="18"/>
                <w:szCs w:val="18"/>
              </w:rPr>
            </w:pPr>
          </w:p>
        </w:tc>
        <w:tc>
          <w:tcPr>
            <w:tcW w:w="1146" w:type="dxa"/>
            <w:vAlign w:val="center"/>
          </w:tcPr>
          <w:p w14:paraId="7882817E" w14:textId="77777777" w:rsidR="00016AB0" w:rsidRPr="005C3FF1" w:rsidRDefault="00016AB0" w:rsidP="00016AB0">
            <w:pPr>
              <w:keepNext/>
              <w:rPr>
                <w:rFonts w:ascii="Calibri" w:hAnsi="Calibri"/>
                <w:sz w:val="18"/>
                <w:szCs w:val="18"/>
              </w:rPr>
            </w:pPr>
          </w:p>
        </w:tc>
        <w:tc>
          <w:tcPr>
            <w:tcW w:w="1146" w:type="dxa"/>
            <w:vAlign w:val="center"/>
          </w:tcPr>
          <w:p w14:paraId="41AEC5CB" w14:textId="77777777" w:rsidR="00016AB0" w:rsidRPr="005C3FF1" w:rsidRDefault="00016AB0" w:rsidP="00016AB0">
            <w:pPr>
              <w:keepNext/>
              <w:rPr>
                <w:rFonts w:ascii="Calibri" w:hAnsi="Calibri"/>
                <w:sz w:val="18"/>
                <w:szCs w:val="18"/>
              </w:rPr>
            </w:pPr>
          </w:p>
        </w:tc>
        <w:tc>
          <w:tcPr>
            <w:tcW w:w="1147" w:type="dxa"/>
          </w:tcPr>
          <w:p w14:paraId="68E6E2DF" w14:textId="77777777" w:rsidR="00016AB0" w:rsidRPr="005C3FF1" w:rsidRDefault="00016AB0" w:rsidP="00016AB0">
            <w:pPr>
              <w:keepNext/>
              <w:rPr>
                <w:rFonts w:ascii="Calibri" w:hAnsi="Calibri"/>
                <w:sz w:val="18"/>
                <w:szCs w:val="18"/>
              </w:rPr>
            </w:pPr>
          </w:p>
        </w:tc>
        <w:tc>
          <w:tcPr>
            <w:tcW w:w="1034" w:type="dxa"/>
            <w:vAlign w:val="center"/>
          </w:tcPr>
          <w:p w14:paraId="7C9A74F4" w14:textId="77777777" w:rsidR="00016AB0" w:rsidRPr="005C3FF1" w:rsidRDefault="00016AB0" w:rsidP="00016AB0">
            <w:pPr>
              <w:keepNext/>
              <w:rPr>
                <w:rFonts w:ascii="Calibri" w:hAnsi="Calibri"/>
                <w:sz w:val="18"/>
                <w:szCs w:val="18"/>
              </w:rPr>
            </w:pPr>
          </w:p>
        </w:tc>
        <w:tc>
          <w:tcPr>
            <w:tcW w:w="1034" w:type="dxa"/>
            <w:vAlign w:val="center"/>
          </w:tcPr>
          <w:p w14:paraId="4C859CB7" w14:textId="77777777" w:rsidR="00016AB0" w:rsidRPr="005C3FF1" w:rsidRDefault="00016AB0" w:rsidP="00016AB0">
            <w:pPr>
              <w:keepNext/>
              <w:rPr>
                <w:rFonts w:ascii="Calibri" w:hAnsi="Calibri"/>
                <w:sz w:val="18"/>
                <w:szCs w:val="18"/>
              </w:rPr>
            </w:pPr>
          </w:p>
        </w:tc>
        <w:tc>
          <w:tcPr>
            <w:tcW w:w="1034" w:type="dxa"/>
            <w:vAlign w:val="center"/>
          </w:tcPr>
          <w:p w14:paraId="3CD9FDDC" w14:textId="77777777" w:rsidR="00016AB0" w:rsidRPr="005C3FF1" w:rsidRDefault="00016AB0" w:rsidP="00016AB0">
            <w:pPr>
              <w:keepNext/>
              <w:rPr>
                <w:rFonts w:ascii="Calibri" w:hAnsi="Calibri"/>
                <w:sz w:val="18"/>
                <w:szCs w:val="18"/>
              </w:rPr>
            </w:pPr>
          </w:p>
        </w:tc>
        <w:tc>
          <w:tcPr>
            <w:tcW w:w="1034" w:type="dxa"/>
            <w:vAlign w:val="center"/>
          </w:tcPr>
          <w:p w14:paraId="11ECB18C" w14:textId="77777777" w:rsidR="00016AB0" w:rsidRPr="005C3FF1" w:rsidRDefault="00016AB0" w:rsidP="00016AB0">
            <w:pPr>
              <w:keepNext/>
              <w:rPr>
                <w:rFonts w:ascii="Calibri" w:hAnsi="Calibri"/>
                <w:sz w:val="18"/>
                <w:szCs w:val="18"/>
              </w:rPr>
            </w:pPr>
          </w:p>
        </w:tc>
        <w:tc>
          <w:tcPr>
            <w:tcW w:w="1034" w:type="dxa"/>
            <w:vAlign w:val="center"/>
          </w:tcPr>
          <w:p w14:paraId="40640C6B" w14:textId="77777777" w:rsidR="00016AB0" w:rsidRPr="005C3FF1" w:rsidRDefault="00016AB0" w:rsidP="00016AB0">
            <w:pPr>
              <w:keepNext/>
              <w:rPr>
                <w:rFonts w:ascii="Calibri" w:hAnsi="Calibri"/>
                <w:sz w:val="18"/>
                <w:szCs w:val="18"/>
              </w:rPr>
            </w:pPr>
          </w:p>
        </w:tc>
        <w:tc>
          <w:tcPr>
            <w:tcW w:w="1035" w:type="dxa"/>
            <w:vAlign w:val="center"/>
          </w:tcPr>
          <w:p w14:paraId="593D466D" w14:textId="77777777" w:rsidR="00016AB0" w:rsidRPr="005C3FF1" w:rsidRDefault="00016AB0" w:rsidP="00016AB0">
            <w:pPr>
              <w:keepNext/>
              <w:rPr>
                <w:rFonts w:ascii="Calibri" w:hAnsi="Calibri"/>
                <w:sz w:val="18"/>
                <w:szCs w:val="18"/>
              </w:rPr>
            </w:pPr>
          </w:p>
        </w:tc>
      </w:tr>
      <w:tr w:rsidR="00E71C64" w:rsidRPr="005C3FF1" w14:paraId="5BC168BC" w14:textId="77777777" w:rsidTr="00326D79">
        <w:trPr>
          <w:cantSplit/>
          <w:trHeight w:val="144"/>
        </w:trPr>
        <w:tc>
          <w:tcPr>
            <w:tcW w:w="1146" w:type="dxa"/>
            <w:vAlign w:val="center"/>
          </w:tcPr>
          <w:p w14:paraId="4930E072" w14:textId="77777777" w:rsidR="00E71C64" w:rsidRPr="005C3FF1" w:rsidRDefault="00E71C64" w:rsidP="00016AB0">
            <w:pPr>
              <w:keepNext/>
              <w:rPr>
                <w:rFonts w:ascii="Calibri" w:hAnsi="Calibri"/>
                <w:sz w:val="18"/>
                <w:szCs w:val="18"/>
              </w:rPr>
            </w:pPr>
          </w:p>
        </w:tc>
        <w:tc>
          <w:tcPr>
            <w:tcW w:w="1146" w:type="dxa"/>
            <w:vAlign w:val="center"/>
          </w:tcPr>
          <w:p w14:paraId="731F46B5" w14:textId="77777777" w:rsidR="00E71C64" w:rsidRPr="005C3FF1" w:rsidRDefault="00E71C64" w:rsidP="00016AB0">
            <w:pPr>
              <w:keepNext/>
              <w:rPr>
                <w:rFonts w:ascii="Calibri" w:hAnsi="Calibri"/>
                <w:sz w:val="18"/>
                <w:szCs w:val="18"/>
              </w:rPr>
            </w:pPr>
          </w:p>
        </w:tc>
        <w:tc>
          <w:tcPr>
            <w:tcW w:w="1146" w:type="dxa"/>
            <w:vAlign w:val="center"/>
          </w:tcPr>
          <w:p w14:paraId="11E89108" w14:textId="77777777" w:rsidR="00E71C64" w:rsidRPr="005C3FF1" w:rsidRDefault="00E71C64" w:rsidP="00016AB0">
            <w:pPr>
              <w:keepNext/>
              <w:rPr>
                <w:rFonts w:ascii="Calibri" w:hAnsi="Calibri"/>
                <w:sz w:val="18"/>
                <w:szCs w:val="18"/>
              </w:rPr>
            </w:pPr>
          </w:p>
        </w:tc>
        <w:tc>
          <w:tcPr>
            <w:tcW w:w="1147" w:type="dxa"/>
          </w:tcPr>
          <w:p w14:paraId="22109C60" w14:textId="77777777" w:rsidR="00E71C64" w:rsidRPr="005C3FF1" w:rsidRDefault="00E71C64" w:rsidP="00016AB0">
            <w:pPr>
              <w:keepNext/>
              <w:rPr>
                <w:rFonts w:ascii="Calibri" w:hAnsi="Calibri"/>
                <w:sz w:val="18"/>
                <w:szCs w:val="18"/>
              </w:rPr>
            </w:pPr>
          </w:p>
        </w:tc>
        <w:tc>
          <w:tcPr>
            <w:tcW w:w="1034" w:type="dxa"/>
            <w:vAlign w:val="center"/>
          </w:tcPr>
          <w:p w14:paraId="724BD8C0" w14:textId="77777777" w:rsidR="00E71C64" w:rsidRPr="005C3FF1" w:rsidRDefault="00E71C64" w:rsidP="00016AB0">
            <w:pPr>
              <w:keepNext/>
              <w:rPr>
                <w:rFonts w:ascii="Calibri" w:hAnsi="Calibri"/>
                <w:sz w:val="18"/>
                <w:szCs w:val="18"/>
              </w:rPr>
            </w:pPr>
          </w:p>
        </w:tc>
        <w:tc>
          <w:tcPr>
            <w:tcW w:w="1034" w:type="dxa"/>
            <w:vAlign w:val="center"/>
          </w:tcPr>
          <w:p w14:paraId="62C741B2" w14:textId="77777777" w:rsidR="00E71C64" w:rsidRPr="005C3FF1" w:rsidRDefault="00E71C64" w:rsidP="00016AB0">
            <w:pPr>
              <w:keepNext/>
              <w:rPr>
                <w:rFonts w:ascii="Calibri" w:hAnsi="Calibri"/>
                <w:sz w:val="18"/>
                <w:szCs w:val="18"/>
              </w:rPr>
            </w:pPr>
          </w:p>
        </w:tc>
        <w:tc>
          <w:tcPr>
            <w:tcW w:w="1034" w:type="dxa"/>
            <w:vAlign w:val="center"/>
          </w:tcPr>
          <w:p w14:paraId="113044ED" w14:textId="77777777" w:rsidR="00E71C64" w:rsidRPr="005C3FF1" w:rsidRDefault="00E71C64" w:rsidP="00016AB0">
            <w:pPr>
              <w:keepNext/>
              <w:rPr>
                <w:rFonts w:ascii="Calibri" w:hAnsi="Calibri"/>
                <w:sz w:val="18"/>
                <w:szCs w:val="18"/>
              </w:rPr>
            </w:pPr>
          </w:p>
        </w:tc>
        <w:tc>
          <w:tcPr>
            <w:tcW w:w="1034" w:type="dxa"/>
            <w:vAlign w:val="center"/>
          </w:tcPr>
          <w:p w14:paraId="03D0E3DC" w14:textId="77777777" w:rsidR="00E71C64" w:rsidRPr="005C3FF1" w:rsidRDefault="00E71C64" w:rsidP="00016AB0">
            <w:pPr>
              <w:keepNext/>
              <w:rPr>
                <w:rFonts w:ascii="Calibri" w:hAnsi="Calibri"/>
                <w:sz w:val="18"/>
                <w:szCs w:val="18"/>
              </w:rPr>
            </w:pPr>
          </w:p>
        </w:tc>
        <w:tc>
          <w:tcPr>
            <w:tcW w:w="1034" w:type="dxa"/>
            <w:vAlign w:val="center"/>
          </w:tcPr>
          <w:p w14:paraId="7FC22564" w14:textId="27EC9876" w:rsidR="00E71C64" w:rsidRPr="005C3FF1" w:rsidRDefault="00E70C42" w:rsidP="00016AB0">
            <w:pPr>
              <w:keepNext/>
              <w:rPr>
                <w:rFonts w:ascii="Calibri" w:hAnsi="Calibri"/>
                <w:sz w:val="18"/>
                <w:szCs w:val="18"/>
              </w:rPr>
            </w:pPr>
            <w:r w:rsidRPr="005C3FF1">
              <w:rPr>
                <w:rFonts w:ascii="Calibri" w:hAnsi="Calibri"/>
                <w:sz w:val="18"/>
                <w:szCs w:val="18"/>
              </w:rPr>
              <w:t xml:space="preserve"> </w:t>
            </w:r>
          </w:p>
        </w:tc>
        <w:tc>
          <w:tcPr>
            <w:tcW w:w="1035" w:type="dxa"/>
            <w:vAlign w:val="center"/>
          </w:tcPr>
          <w:p w14:paraId="56216F8D" w14:textId="77777777" w:rsidR="00E71C64" w:rsidRPr="005C3FF1" w:rsidRDefault="00E71C64" w:rsidP="00016AB0">
            <w:pPr>
              <w:keepNext/>
              <w:rPr>
                <w:rFonts w:ascii="Calibri" w:hAnsi="Calibri"/>
                <w:sz w:val="18"/>
                <w:szCs w:val="18"/>
              </w:rPr>
            </w:pPr>
          </w:p>
        </w:tc>
      </w:tr>
    </w:tbl>
    <w:p w14:paraId="5455C282" w14:textId="77777777" w:rsidR="00503C49" w:rsidRPr="005C3FF1"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016AB0" w:rsidRPr="005C3FF1" w14:paraId="245429B7" w14:textId="77777777" w:rsidTr="000E3450">
        <w:trPr>
          <w:trHeight w:val="144"/>
        </w:trPr>
        <w:tc>
          <w:tcPr>
            <w:tcW w:w="10795" w:type="dxa"/>
            <w:gridSpan w:val="3"/>
            <w:tcBorders>
              <w:top w:val="single" w:sz="4" w:space="0" w:color="auto"/>
              <w:bottom w:val="single" w:sz="4" w:space="0" w:color="auto"/>
            </w:tcBorders>
            <w:vAlign w:val="center"/>
          </w:tcPr>
          <w:p w14:paraId="11311DE2" w14:textId="7F935FFA" w:rsidR="00016AB0" w:rsidRPr="005C3FF1" w:rsidRDefault="00016AB0" w:rsidP="000E3450">
            <w:pPr>
              <w:rPr>
                <w:rFonts w:ascii="Calibri" w:hAnsi="Calibri"/>
                <w:b/>
                <w:sz w:val="18"/>
                <w:szCs w:val="18"/>
              </w:rPr>
            </w:pPr>
            <w:r w:rsidRPr="005C3FF1">
              <w:rPr>
                <w:rFonts w:ascii="Calibri" w:hAnsi="Calibri"/>
                <w:b/>
                <w:szCs w:val="18"/>
              </w:rPr>
              <w:t>D. Verified Cooling System SEER</w:t>
            </w:r>
            <w:r w:rsidR="00D86A71" w:rsidRPr="005C3FF1">
              <w:rPr>
                <w:rFonts w:ascii="Calibri" w:hAnsi="Calibri"/>
                <w:b/>
                <w:szCs w:val="18"/>
              </w:rPr>
              <w:t>/SEER2</w:t>
            </w:r>
          </w:p>
        </w:tc>
      </w:tr>
      <w:tr w:rsidR="00016AB0" w:rsidRPr="005C3FF1" w14:paraId="57197E10"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4BD11750"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F783CFE" w14:textId="20CF0A2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Required minimum SEER</w:t>
            </w:r>
            <w:r w:rsidR="00D86A71" w:rsidRPr="005C3FF1">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32C8A973" w14:textId="77777777" w:rsidR="00016AB0" w:rsidRPr="005C3FF1" w:rsidRDefault="00016AB0" w:rsidP="000E3450">
            <w:pPr>
              <w:rPr>
                <w:rFonts w:ascii="Calibri" w:hAnsi="Calibri"/>
                <w:sz w:val="18"/>
                <w:szCs w:val="18"/>
              </w:rPr>
            </w:pPr>
          </w:p>
        </w:tc>
      </w:tr>
      <w:tr w:rsidR="00016AB0" w:rsidRPr="005C3FF1" w14:paraId="201DAED1" w14:textId="77777777" w:rsidTr="000E3450">
        <w:trPr>
          <w:trHeight w:val="144"/>
        </w:trPr>
        <w:tc>
          <w:tcPr>
            <w:tcW w:w="490" w:type="dxa"/>
            <w:tcBorders>
              <w:top w:val="single" w:sz="4" w:space="0" w:color="auto"/>
            </w:tcBorders>
            <w:vAlign w:val="center"/>
          </w:tcPr>
          <w:p w14:paraId="08060B20"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6AE57FE6" w14:textId="458342C1"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Installed SEER</w:t>
            </w:r>
            <w:r w:rsidR="00D86A71" w:rsidRPr="005C3FF1">
              <w:rPr>
                <w:rFonts w:ascii="Calibri" w:hAnsi="Calibri"/>
                <w:sz w:val="18"/>
                <w:szCs w:val="18"/>
              </w:rPr>
              <w:t>/SEER2</w:t>
            </w:r>
          </w:p>
        </w:tc>
        <w:tc>
          <w:tcPr>
            <w:tcW w:w="7267" w:type="dxa"/>
            <w:tcBorders>
              <w:top w:val="single" w:sz="4" w:space="0" w:color="auto"/>
            </w:tcBorders>
            <w:vAlign w:val="center"/>
          </w:tcPr>
          <w:p w14:paraId="01687A04"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049FA97D" w14:textId="77777777" w:rsidTr="000E3450">
        <w:trPr>
          <w:trHeight w:val="144"/>
        </w:trPr>
        <w:tc>
          <w:tcPr>
            <w:tcW w:w="490" w:type="dxa"/>
            <w:vAlign w:val="center"/>
          </w:tcPr>
          <w:p w14:paraId="2DC846B8" w14:textId="77777777" w:rsidR="00016AB0" w:rsidRPr="005C3FF1" w:rsidRDefault="00016AB0" w:rsidP="000E3450">
            <w:pPr>
              <w:jc w:val="center"/>
              <w:rPr>
                <w:rFonts w:ascii="Calibri" w:hAnsi="Calibri"/>
                <w:sz w:val="18"/>
                <w:szCs w:val="18"/>
              </w:rPr>
            </w:pPr>
            <w:r w:rsidRPr="005C3FF1">
              <w:rPr>
                <w:rFonts w:ascii="Calibri" w:hAnsi="Calibri"/>
                <w:sz w:val="18"/>
                <w:szCs w:val="18"/>
              </w:rPr>
              <w:t>03</w:t>
            </w:r>
          </w:p>
        </w:tc>
        <w:tc>
          <w:tcPr>
            <w:tcW w:w="3038" w:type="dxa"/>
            <w:vAlign w:val="center"/>
          </w:tcPr>
          <w:p w14:paraId="774DC80F" w14:textId="77777777" w:rsidR="00016AB0" w:rsidRPr="005C3FF1" w:rsidRDefault="00016AB0" w:rsidP="000E3450">
            <w:pPr>
              <w:rPr>
                <w:rFonts w:ascii="Calibri" w:hAnsi="Calibri"/>
                <w:sz w:val="18"/>
                <w:szCs w:val="18"/>
              </w:rPr>
            </w:pPr>
            <w:r w:rsidRPr="005C3FF1">
              <w:rPr>
                <w:rFonts w:ascii="Calibri" w:hAnsi="Calibri"/>
                <w:sz w:val="18"/>
                <w:szCs w:val="18"/>
              </w:rPr>
              <w:t>Compliance Statement:</w:t>
            </w:r>
          </w:p>
        </w:tc>
        <w:tc>
          <w:tcPr>
            <w:tcW w:w="7267" w:type="dxa"/>
            <w:vAlign w:val="center"/>
          </w:tcPr>
          <w:p w14:paraId="7E00ED61" w14:textId="77777777" w:rsidR="00016AB0" w:rsidRPr="005C3FF1" w:rsidRDefault="00016AB0" w:rsidP="000E3450">
            <w:pPr>
              <w:rPr>
                <w:rFonts w:ascii="Calibri" w:hAnsi="Calibri"/>
                <w:sz w:val="18"/>
                <w:szCs w:val="18"/>
              </w:rPr>
            </w:pPr>
          </w:p>
        </w:tc>
      </w:tr>
      <w:tr w:rsidR="00016AB0" w:rsidRPr="005C3FF1" w14:paraId="37454631" w14:textId="77777777" w:rsidTr="000E3450">
        <w:trPr>
          <w:trHeight w:val="144"/>
        </w:trPr>
        <w:tc>
          <w:tcPr>
            <w:tcW w:w="10795" w:type="dxa"/>
            <w:gridSpan w:val="3"/>
            <w:vAlign w:val="center"/>
          </w:tcPr>
          <w:p w14:paraId="7C35CEA3" w14:textId="4A138F3B" w:rsidR="00016AB0" w:rsidRPr="005C3FF1" w:rsidRDefault="00016AB0" w:rsidP="00016AB0">
            <w:pPr>
              <w:rPr>
                <w:rFonts w:ascii="Calibri" w:hAnsi="Calibri"/>
                <w:b/>
                <w:sz w:val="18"/>
                <w:szCs w:val="18"/>
              </w:rPr>
            </w:pPr>
            <w:r w:rsidRPr="005C3FF1">
              <w:rPr>
                <w:rFonts w:ascii="Calibri" w:hAnsi="Calibri"/>
                <w:b/>
                <w:sz w:val="18"/>
                <w:szCs w:val="18"/>
              </w:rPr>
              <w:t>Signature by responsible person on this compliance document certifies that the installed cooling equipment meets or exceeds the required value listed on the CF1R.</w:t>
            </w:r>
          </w:p>
        </w:tc>
      </w:tr>
    </w:tbl>
    <w:p w14:paraId="7913EA09" w14:textId="77777777" w:rsidR="00503C49" w:rsidRPr="005C3FF1"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177"/>
      </w:tblGrid>
      <w:tr w:rsidR="00016AB0" w:rsidRPr="005C3FF1" w14:paraId="5716C81D" w14:textId="77777777" w:rsidTr="000E3450">
        <w:trPr>
          <w:trHeight w:val="144"/>
        </w:trPr>
        <w:tc>
          <w:tcPr>
            <w:tcW w:w="10795" w:type="dxa"/>
            <w:gridSpan w:val="3"/>
            <w:tcBorders>
              <w:top w:val="single" w:sz="4" w:space="0" w:color="auto"/>
            </w:tcBorders>
            <w:vAlign w:val="center"/>
          </w:tcPr>
          <w:p w14:paraId="56E62B45" w14:textId="2CBEAC9C" w:rsidR="00016AB0" w:rsidRPr="005C3FF1" w:rsidRDefault="00016AB0" w:rsidP="00016AB0">
            <w:pPr>
              <w:rPr>
                <w:rFonts w:ascii="Calibri" w:hAnsi="Calibri"/>
                <w:b/>
                <w:sz w:val="18"/>
                <w:szCs w:val="18"/>
              </w:rPr>
            </w:pPr>
            <w:r w:rsidRPr="005C3FF1">
              <w:rPr>
                <w:rFonts w:ascii="Calibri" w:hAnsi="Calibri"/>
                <w:b/>
                <w:szCs w:val="18"/>
              </w:rPr>
              <w:t>E. Verified Cooling System EER</w:t>
            </w:r>
            <w:r w:rsidR="00D86A71" w:rsidRPr="005C3FF1">
              <w:rPr>
                <w:rFonts w:ascii="Calibri" w:hAnsi="Calibri"/>
                <w:b/>
                <w:szCs w:val="18"/>
              </w:rPr>
              <w:t>/EER2</w:t>
            </w:r>
          </w:p>
        </w:tc>
      </w:tr>
      <w:tr w:rsidR="00016AB0" w:rsidRPr="005C3FF1" w14:paraId="6742E4BA" w14:textId="77777777" w:rsidTr="000E3450">
        <w:trPr>
          <w:trHeight w:val="144"/>
        </w:trPr>
        <w:tc>
          <w:tcPr>
            <w:tcW w:w="468" w:type="dxa"/>
            <w:tcBorders>
              <w:top w:val="single" w:sz="4" w:space="0" w:color="auto"/>
              <w:left w:val="single" w:sz="4" w:space="0" w:color="auto"/>
              <w:bottom w:val="single" w:sz="4" w:space="0" w:color="auto"/>
              <w:right w:val="single" w:sz="4" w:space="0" w:color="auto"/>
            </w:tcBorders>
          </w:tcPr>
          <w:p w14:paraId="2007D668" w14:textId="77777777" w:rsidR="00016AB0" w:rsidRPr="005C3FF1" w:rsidRDefault="00016AB0" w:rsidP="00016AB0">
            <w:pPr>
              <w:jc w:val="center"/>
              <w:rPr>
                <w:rFonts w:ascii="Calibri" w:hAnsi="Calibri"/>
                <w:sz w:val="18"/>
                <w:szCs w:val="18"/>
              </w:rPr>
            </w:pPr>
            <w:r w:rsidRPr="005C3FF1">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67B90D66" w14:textId="145E91C5" w:rsidR="00016AB0" w:rsidRPr="005C3FF1" w:rsidRDefault="00016AB0" w:rsidP="00016AB0">
            <w:pPr>
              <w:ind w:hanging="18"/>
              <w:rPr>
                <w:rFonts w:ascii="Calibri" w:hAnsi="Calibri"/>
                <w:sz w:val="18"/>
                <w:szCs w:val="18"/>
              </w:rPr>
            </w:pPr>
            <w:r w:rsidRPr="005C3FF1">
              <w:rPr>
                <w:rFonts w:ascii="Calibri" w:hAnsi="Calibri"/>
                <w:sz w:val="18"/>
                <w:szCs w:val="18"/>
              </w:rPr>
              <w:t>Required Minimum EER</w:t>
            </w:r>
            <w:r w:rsidR="00D86A71" w:rsidRPr="005C3FF1">
              <w:rPr>
                <w:rFonts w:ascii="Calibri" w:hAnsi="Calibri"/>
                <w:sz w:val="18"/>
                <w:szCs w:val="18"/>
              </w:rPr>
              <w:t>/EER2</w:t>
            </w:r>
          </w:p>
        </w:tc>
        <w:tc>
          <w:tcPr>
            <w:tcW w:w="7177" w:type="dxa"/>
            <w:tcBorders>
              <w:top w:val="single" w:sz="4" w:space="0" w:color="auto"/>
              <w:left w:val="single" w:sz="4" w:space="0" w:color="auto"/>
              <w:bottom w:val="single" w:sz="4" w:space="0" w:color="auto"/>
              <w:right w:val="single" w:sz="4" w:space="0" w:color="auto"/>
            </w:tcBorders>
          </w:tcPr>
          <w:p w14:paraId="4143F60B" w14:textId="77777777" w:rsidR="00016AB0" w:rsidRPr="005C3FF1" w:rsidRDefault="00016AB0" w:rsidP="00016AB0">
            <w:pPr>
              <w:rPr>
                <w:rFonts w:ascii="Calibri" w:hAnsi="Calibri"/>
                <w:sz w:val="18"/>
                <w:szCs w:val="18"/>
              </w:rPr>
            </w:pPr>
          </w:p>
        </w:tc>
      </w:tr>
      <w:tr w:rsidR="00016AB0" w:rsidRPr="005C3FF1" w14:paraId="6CB9EA5B" w14:textId="77777777" w:rsidTr="000E3450">
        <w:trPr>
          <w:trHeight w:val="144"/>
        </w:trPr>
        <w:tc>
          <w:tcPr>
            <w:tcW w:w="468" w:type="dxa"/>
            <w:tcBorders>
              <w:top w:val="single" w:sz="4" w:space="0" w:color="auto"/>
            </w:tcBorders>
            <w:vAlign w:val="center"/>
          </w:tcPr>
          <w:p w14:paraId="0C4DA085" w14:textId="77777777" w:rsidR="00016AB0" w:rsidRPr="005C3FF1" w:rsidRDefault="00016AB0" w:rsidP="00016AB0">
            <w:pPr>
              <w:jc w:val="center"/>
              <w:rPr>
                <w:rFonts w:ascii="Calibri" w:hAnsi="Calibri"/>
                <w:sz w:val="18"/>
                <w:szCs w:val="18"/>
              </w:rPr>
            </w:pPr>
            <w:r w:rsidRPr="005C3FF1">
              <w:rPr>
                <w:rFonts w:ascii="Calibri" w:hAnsi="Calibri"/>
                <w:sz w:val="18"/>
                <w:szCs w:val="18"/>
              </w:rPr>
              <w:t>02</w:t>
            </w:r>
          </w:p>
        </w:tc>
        <w:tc>
          <w:tcPr>
            <w:tcW w:w="3150" w:type="dxa"/>
            <w:tcBorders>
              <w:top w:val="single" w:sz="4" w:space="0" w:color="auto"/>
            </w:tcBorders>
            <w:vAlign w:val="center"/>
          </w:tcPr>
          <w:p w14:paraId="1913C5D7" w14:textId="53163AFD" w:rsidR="00016AB0" w:rsidRPr="005C3FF1" w:rsidRDefault="00016AB0" w:rsidP="00016AB0">
            <w:pPr>
              <w:ind w:hanging="18"/>
              <w:rPr>
                <w:rFonts w:ascii="Calibri" w:hAnsi="Calibri"/>
                <w:sz w:val="18"/>
                <w:szCs w:val="18"/>
              </w:rPr>
            </w:pPr>
            <w:r w:rsidRPr="005C3FF1">
              <w:rPr>
                <w:rFonts w:ascii="Calibri" w:hAnsi="Calibri"/>
                <w:sz w:val="18"/>
                <w:szCs w:val="18"/>
              </w:rPr>
              <w:t>Installed EER</w:t>
            </w:r>
            <w:r w:rsidR="00D86A71" w:rsidRPr="005C3FF1">
              <w:rPr>
                <w:rFonts w:ascii="Calibri" w:hAnsi="Calibri"/>
                <w:sz w:val="18"/>
                <w:szCs w:val="18"/>
              </w:rPr>
              <w:t>/EER2</w:t>
            </w:r>
          </w:p>
        </w:tc>
        <w:tc>
          <w:tcPr>
            <w:tcW w:w="7177" w:type="dxa"/>
            <w:tcBorders>
              <w:top w:val="single" w:sz="4" w:space="0" w:color="auto"/>
            </w:tcBorders>
            <w:vAlign w:val="center"/>
          </w:tcPr>
          <w:p w14:paraId="26999370" w14:textId="77777777" w:rsidR="00016AB0" w:rsidRPr="005C3FF1" w:rsidRDefault="00016AB0" w:rsidP="00016AB0">
            <w:pPr>
              <w:ind w:hanging="18"/>
              <w:rPr>
                <w:rFonts w:ascii="Calibri" w:hAnsi="Calibri"/>
                <w:sz w:val="18"/>
                <w:szCs w:val="18"/>
              </w:rPr>
            </w:pPr>
          </w:p>
        </w:tc>
      </w:tr>
      <w:tr w:rsidR="00016AB0" w:rsidRPr="005C3FF1" w14:paraId="719A4130" w14:textId="77777777" w:rsidTr="000E3450">
        <w:trPr>
          <w:trHeight w:val="144"/>
        </w:trPr>
        <w:tc>
          <w:tcPr>
            <w:tcW w:w="468" w:type="dxa"/>
            <w:vAlign w:val="center"/>
          </w:tcPr>
          <w:p w14:paraId="33608784" w14:textId="77777777" w:rsidR="00016AB0" w:rsidRPr="005C3FF1" w:rsidRDefault="00016AB0" w:rsidP="00016AB0">
            <w:pPr>
              <w:jc w:val="center"/>
              <w:rPr>
                <w:rFonts w:ascii="Calibri" w:hAnsi="Calibri"/>
                <w:sz w:val="18"/>
                <w:szCs w:val="18"/>
              </w:rPr>
            </w:pPr>
            <w:r w:rsidRPr="005C3FF1">
              <w:rPr>
                <w:rFonts w:ascii="Calibri" w:hAnsi="Calibri"/>
                <w:sz w:val="18"/>
                <w:szCs w:val="18"/>
              </w:rPr>
              <w:t>03</w:t>
            </w:r>
          </w:p>
        </w:tc>
        <w:tc>
          <w:tcPr>
            <w:tcW w:w="3150" w:type="dxa"/>
            <w:vAlign w:val="center"/>
          </w:tcPr>
          <w:p w14:paraId="193BA082" w14:textId="77777777" w:rsidR="00016AB0" w:rsidRPr="005C3FF1" w:rsidRDefault="00016AB0" w:rsidP="00016AB0">
            <w:pPr>
              <w:rPr>
                <w:rFonts w:ascii="Calibri" w:hAnsi="Calibri"/>
                <w:sz w:val="18"/>
                <w:szCs w:val="18"/>
              </w:rPr>
            </w:pPr>
            <w:r w:rsidRPr="005C3FF1">
              <w:rPr>
                <w:rFonts w:ascii="Calibri" w:hAnsi="Calibri"/>
                <w:sz w:val="18"/>
                <w:szCs w:val="18"/>
              </w:rPr>
              <w:t>Compliance Statement:</w:t>
            </w:r>
          </w:p>
        </w:tc>
        <w:tc>
          <w:tcPr>
            <w:tcW w:w="7177" w:type="dxa"/>
            <w:vAlign w:val="center"/>
          </w:tcPr>
          <w:p w14:paraId="1F894EA1" w14:textId="77777777" w:rsidR="00016AB0" w:rsidRPr="005C3FF1" w:rsidRDefault="00016AB0" w:rsidP="00016AB0">
            <w:pPr>
              <w:rPr>
                <w:rFonts w:ascii="Calibri" w:hAnsi="Calibri"/>
                <w:sz w:val="18"/>
                <w:szCs w:val="18"/>
              </w:rPr>
            </w:pPr>
          </w:p>
        </w:tc>
      </w:tr>
      <w:tr w:rsidR="00016AB0" w:rsidRPr="005C3FF1" w14:paraId="046814EB" w14:textId="77777777" w:rsidTr="000E3450">
        <w:trPr>
          <w:trHeight w:val="144"/>
        </w:trPr>
        <w:tc>
          <w:tcPr>
            <w:tcW w:w="10795" w:type="dxa"/>
            <w:gridSpan w:val="3"/>
            <w:vAlign w:val="center"/>
          </w:tcPr>
          <w:p w14:paraId="45C3D250" w14:textId="6B6AADDC" w:rsidR="00016AB0" w:rsidRPr="005C3FF1" w:rsidRDefault="00016AB0" w:rsidP="00016AB0">
            <w:pPr>
              <w:rPr>
                <w:rFonts w:ascii="Calibri" w:hAnsi="Calibri"/>
                <w:b/>
                <w:sz w:val="18"/>
                <w:szCs w:val="18"/>
              </w:rPr>
            </w:pPr>
            <w:r w:rsidRPr="005C3FF1">
              <w:rPr>
                <w:rFonts w:ascii="Calibri" w:hAnsi="Calibri"/>
                <w:b/>
                <w:sz w:val="18"/>
                <w:szCs w:val="18"/>
              </w:rPr>
              <w:t>Signature by responsible person on this compliance document certifies that the installed cooling equipment meets or exceeds the required value listed on the CF1R.</w:t>
            </w:r>
          </w:p>
        </w:tc>
      </w:tr>
    </w:tbl>
    <w:p w14:paraId="05ABFBEF" w14:textId="079DC405" w:rsidR="0031619B" w:rsidRPr="005C3FF1" w:rsidRDefault="0031619B"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016AB0" w:rsidRPr="005C3FF1" w14:paraId="175050B7" w14:textId="77777777" w:rsidTr="000E3450">
        <w:trPr>
          <w:trHeight w:val="144"/>
        </w:trPr>
        <w:tc>
          <w:tcPr>
            <w:tcW w:w="10795" w:type="dxa"/>
            <w:gridSpan w:val="3"/>
            <w:tcBorders>
              <w:top w:val="single" w:sz="4" w:space="0" w:color="auto"/>
              <w:bottom w:val="single" w:sz="4" w:space="0" w:color="auto"/>
            </w:tcBorders>
            <w:vAlign w:val="center"/>
          </w:tcPr>
          <w:p w14:paraId="6046CDC1" w14:textId="77777777" w:rsidR="00016AB0" w:rsidRPr="005C3FF1" w:rsidRDefault="00016AB0" w:rsidP="000E3450">
            <w:pPr>
              <w:rPr>
                <w:rFonts w:ascii="Calibri" w:hAnsi="Calibri"/>
                <w:b/>
                <w:sz w:val="18"/>
                <w:szCs w:val="18"/>
              </w:rPr>
            </w:pPr>
            <w:r w:rsidRPr="005C3FF1">
              <w:rPr>
                <w:rFonts w:ascii="Calibri" w:hAnsi="Calibri"/>
                <w:b/>
                <w:szCs w:val="18"/>
              </w:rPr>
              <w:t>F. Verified Heat Pump Heating Output</w:t>
            </w:r>
          </w:p>
        </w:tc>
      </w:tr>
      <w:tr w:rsidR="00016AB0" w:rsidRPr="005C3FF1" w14:paraId="4D990218"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7F3529A9"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58C268A"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CAF5692" w14:textId="77777777" w:rsidR="00016AB0" w:rsidRPr="005C3FF1" w:rsidRDefault="00016AB0" w:rsidP="000E3450">
            <w:pPr>
              <w:rPr>
                <w:rFonts w:ascii="Calibri" w:hAnsi="Calibri"/>
                <w:sz w:val="18"/>
                <w:szCs w:val="18"/>
              </w:rPr>
            </w:pPr>
          </w:p>
        </w:tc>
      </w:tr>
      <w:tr w:rsidR="00016AB0" w:rsidRPr="005C3FF1" w14:paraId="5A4196C7" w14:textId="77777777" w:rsidTr="000E3450">
        <w:trPr>
          <w:trHeight w:val="144"/>
        </w:trPr>
        <w:tc>
          <w:tcPr>
            <w:tcW w:w="490" w:type="dxa"/>
            <w:tcBorders>
              <w:top w:val="single" w:sz="4" w:space="0" w:color="auto"/>
            </w:tcBorders>
            <w:vAlign w:val="center"/>
          </w:tcPr>
          <w:p w14:paraId="01F23182"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02</w:t>
            </w:r>
          </w:p>
        </w:tc>
        <w:tc>
          <w:tcPr>
            <w:tcW w:w="3645" w:type="dxa"/>
            <w:tcBorders>
              <w:top w:val="single" w:sz="4" w:space="0" w:color="auto"/>
            </w:tcBorders>
            <w:vAlign w:val="center"/>
          </w:tcPr>
          <w:p w14:paraId="4361F316"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Installed Heating BTU Output at 47 Degrees F</w:t>
            </w:r>
          </w:p>
        </w:tc>
        <w:tc>
          <w:tcPr>
            <w:tcW w:w="6660" w:type="dxa"/>
            <w:tcBorders>
              <w:top w:val="single" w:sz="4" w:space="0" w:color="auto"/>
            </w:tcBorders>
            <w:vAlign w:val="center"/>
          </w:tcPr>
          <w:p w14:paraId="1FB768F1"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39FAD158" w14:textId="77777777" w:rsidTr="000E3450">
        <w:trPr>
          <w:trHeight w:val="144"/>
        </w:trPr>
        <w:tc>
          <w:tcPr>
            <w:tcW w:w="490" w:type="dxa"/>
            <w:tcBorders>
              <w:top w:val="single" w:sz="4" w:space="0" w:color="auto"/>
            </w:tcBorders>
            <w:vAlign w:val="center"/>
          </w:tcPr>
          <w:p w14:paraId="21423719"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03</w:t>
            </w:r>
          </w:p>
        </w:tc>
        <w:tc>
          <w:tcPr>
            <w:tcW w:w="3645" w:type="dxa"/>
            <w:tcBorders>
              <w:top w:val="single" w:sz="4" w:space="0" w:color="auto"/>
            </w:tcBorders>
          </w:tcPr>
          <w:p w14:paraId="044875A7"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Required Heating Output at 17 Degrees F</w:t>
            </w:r>
          </w:p>
        </w:tc>
        <w:tc>
          <w:tcPr>
            <w:tcW w:w="6660" w:type="dxa"/>
            <w:tcBorders>
              <w:top w:val="single" w:sz="4" w:space="0" w:color="auto"/>
            </w:tcBorders>
          </w:tcPr>
          <w:p w14:paraId="6AD64AA7"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3F424C2B" w14:textId="77777777" w:rsidTr="000E3450">
        <w:trPr>
          <w:trHeight w:val="144"/>
        </w:trPr>
        <w:tc>
          <w:tcPr>
            <w:tcW w:w="490" w:type="dxa"/>
            <w:tcBorders>
              <w:top w:val="single" w:sz="4" w:space="0" w:color="auto"/>
            </w:tcBorders>
            <w:vAlign w:val="center"/>
          </w:tcPr>
          <w:p w14:paraId="663DED5D"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04</w:t>
            </w:r>
          </w:p>
        </w:tc>
        <w:tc>
          <w:tcPr>
            <w:tcW w:w="3645" w:type="dxa"/>
            <w:tcBorders>
              <w:top w:val="single" w:sz="4" w:space="0" w:color="auto"/>
            </w:tcBorders>
            <w:vAlign w:val="center"/>
          </w:tcPr>
          <w:p w14:paraId="70C8052A" w14:textId="77777777" w:rsidR="00016AB0" w:rsidRPr="005C3FF1" w:rsidRDefault="00016AB0" w:rsidP="000E3450">
            <w:pPr>
              <w:pStyle w:val="Header"/>
              <w:tabs>
                <w:tab w:val="clear" w:pos="4320"/>
                <w:tab w:val="clear" w:pos="8640"/>
              </w:tabs>
              <w:ind w:hanging="18"/>
              <w:rPr>
                <w:rFonts w:ascii="Calibri" w:hAnsi="Calibri"/>
                <w:sz w:val="18"/>
                <w:szCs w:val="18"/>
              </w:rPr>
            </w:pPr>
            <w:r w:rsidRPr="005C3FF1">
              <w:rPr>
                <w:rFonts w:ascii="Calibri" w:hAnsi="Calibri"/>
                <w:sz w:val="18"/>
                <w:szCs w:val="18"/>
              </w:rPr>
              <w:t>Installed Heating Output at 17 Degrees F</w:t>
            </w:r>
          </w:p>
        </w:tc>
        <w:tc>
          <w:tcPr>
            <w:tcW w:w="6660" w:type="dxa"/>
            <w:tcBorders>
              <w:top w:val="single" w:sz="4" w:space="0" w:color="auto"/>
            </w:tcBorders>
            <w:vAlign w:val="center"/>
          </w:tcPr>
          <w:p w14:paraId="447B0A2D" w14:textId="77777777" w:rsidR="00016AB0" w:rsidRPr="005C3FF1" w:rsidRDefault="00016AB0" w:rsidP="000E3450">
            <w:pPr>
              <w:pStyle w:val="Header"/>
              <w:tabs>
                <w:tab w:val="clear" w:pos="4320"/>
                <w:tab w:val="clear" w:pos="8640"/>
              </w:tabs>
              <w:ind w:hanging="18"/>
              <w:rPr>
                <w:rFonts w:ascii="Calibri" w:hAnsi="Calibri"/>
                <w:sz w:val="18"/>
                <w:szCs w:val="18"/>
              </w:rPr>
            </w:pPr>
          </w:p>
        </w:tc>
      </w:tr>
      <w:tr w:rsidR="00016AB0" w:rsidRPr="005C3FF1" w14:paraId="7F9BE850" w14:textId="77777777" w:rsidTr="000E3450">
        <w:trPr>
          <w:trHeight w:val="144"/>
        </w:trPr>
        <w:tc>
          <w:tcPr>
            <w:tcW w:w="490" w:type="dxa"/>
            <w:vAlign w:val="center"/>
          </w:tcPr>
          <w:p w14:paraId="6D70F612" w14:textId="77777777" w:rsidR="00016AB0" w:rsidRPr="005C3FF1" w:rsidRDefault="00016AB0" w:rsidP="000E3450">
            <w:pPr>
              <w:jc w:val="center"/>
              <w:rPr>
                <w:rFonts w:ascii="Calibri" w:hAnsi="Calibri"/>
                <w:sz w:val="18"/>
                <w:szCs w:val="18"/>
              </w:rPr>
            </w:pPr>
            <w:r w:rsidRPr="005C3FF1">
              <w:rPr>
                <w:rFonts w:ascii="Calibri" w:hAnsi="Calibri"/>
                <w:sz w:val="18"/>
                <w:szCs w:val="18"/>
              </w:rPr>
              <w:t>05</w:t>
            </w:r>
          </w:p>
        </w:tc>
        <w:tc>
          <w:tcPr>
            <w:tcW w:w="3645" w:type="dxa"/>
            <w:vAlign w:val="center"/>
          </w:tcPr>
          <w:p w14:paraId="219CF253" w14:textId="77777777" w:rsidR="00016AB0" w:rsidRPr="005C3FF1" w:rsidRDefault="00016AB0" w:rsidP="000E3450">
            <w:pPr>
              <w:rPr>
                <w:rFonts w:ascii="Calibri" w:hAnsi="Calibri"/>
                <w:sz w:val="18"/>
                <w:szCs w:val="18"/>
              </w:rPr>
            </w:pPr>
            <w:r w:rsidRPr="005C3FF1">
              <w:rPr>
                <w:rFonts w:ascii="Calibri" w:hAnsi="Calibri"/>
                <w:sz w:val="18"/>
                <w:szCs w:val="18"/>
              </w:rPr>
              <w:t>Compliance Statement:</w:t>
            </w:r>
          </w:p>
        </w:tc>
        <w:tc>
          <w:tcPr>
            <w:tcW w:w="6660" w:type="dxa"/>
            <w:vAlign w:val="center"/>
          </w:tcPr>
          <w:p w14:paraId="1D090F47" w14:textId="77777777" w:rsidR="00016AB0" w:rsidRPr="005C3FF1" w:rsidRDefault="00016AB0" w:rsidP="000E3450">
            <w:pPr>
              <w:rPr>
                <w:rFonts w:ascii="Calibri" w:hAnsi="Calibri"/>
                <w:sz w:val="18"/>
                <w:szCs w:val="18"/>
              </w:rPr>
            </w:pPr>
          </w:p>
        </w:tc>
      </w:tr>
      <w:tr w:rsidR="00016AB0" w:rsidRPr="005C3FF1" w14:paraId="0A422C49" w14:textId="77777777" w:rsidTr="000E3450">
        <w:trPr>
          <w:trHeight w:val="144"/>
        </w:trPr>
        <w:tc>
          <w:tcPr>
            <w:tcW w:w="10795" w:type="dxa"/>
            <w:gridSpan w:val="3"/>
            <w:vAlign w:val="center"/>
          </w:tcPr>
          <w:p w14:paraId="1B2C36E2" w14:textId="769CD28B" w:rsidR="00016AB0" w:rsidRPr="005C3FF1" w:rsidRDefault="00016AB0" w:rsidP="00016AB0">
            <w:pPr>
              <w:rPr>
                <w:rFonts w:ascii="Calibri" w:hAnsi="Calibri"/>
                <w:b/>
                <w:sz w:val="18"/>
                <w:szCs w:val="18"/>
              </w:rPr>
            </w:pPr>
            <w:r w:rsidRPr="005C3FF1">
              <w:rPr>
                <w:rFonts w:ascii="Calibri" w:hAnsi="Calibri"/>
                <w:b/>
                <w:sz w:val="18"/>
                <w:szCs w:val="18"/>
              </w:rPr>
              <w:t>Signature by responsible person on this compliance document certifies that the installed heat pump equipment meets or exceeds the required value listed on the CF1R.</w:t>
            </w:r>
          </w:p>
        </w:tc>
      </w:tr>
    </w:tbl>
    <w:p w14:paraId="3DC605A1" w14:textId="3AEFE0DB" w:rsidR="00503C49" w:rsidRPr="005C3FF1" w:rsidRDefault="00503C49"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100F8" w:rsidRPr="005C3FF1" w14:paraId="1FAC3191" w14:textId="77777777" w:rsidTr="00702381">
        <w:trPr>
          <w:trHeight w:val="144"/>
        </w:trPr>
        <w:tc>
          <w:tcPr>
            <w:tcW w:w="10795" w:type="dxa"/>
            <w:gridSpan w:val="3"/>
            <w:tcBorders>
              <w:top w:val="single" w:sz="4" w:space="0" w:color="auto"/>
              <w:bottom w:val="single" w:sz="4" w:space="0" w:color="auto"/>
            </w:tcBorders>
            <w:vAlign w:val="center"/>
          </w:tcPr>
          <w:p w14:paraId="3E1AA802" w14:textId="23703A49" w:rsidR="00B100F8" w:rsidRPr="005C3FF1" w:rsidDel="004E3E8B" w:rsidRDefault="00B100F8" w:rsidP="00B100F8">
            <w:pPr>
              <w:keepNext/>
              <w:rPr>
                <w:rFonts w:ascii="Calibri" w:hAnsi="Calibri"/>
                <w:b/>
                <w:sz w:val="18"/>
                <w:szCs w:val="18"/>
              </w:rPr>
            </w:pPr>
            <w:r w:rsidRPr="005C3FF1">
              <w:rPr>
                <w:rFonts w:ascii="Calibri" w:hAnsi="Calibri"/>
                <w:b/>
                <w:szCs w:val="18"/>
              </w:rPr>
              <w:t>G. Verified Heat Pump HSPF</w:t>
            </w:r>
            <w:r w:rsidR="00D86A71" w:rsidRPr="005C3FF1">
              <w:rPr>
                <w:rFonts w:ascii="Calibri" w:hAnsi="Calibri"/>
                <w:b/>
                <w:szCs w:val="18"/>
              </w:rPr>
              <w:t>/HSPF2</w:t>
            </w:r>
          </w:p>
        </w:tc>
      </w:tr>
      <w:tr w:rsidR="00B100F8" w:rsidRPr="005C3FF1" w14:paraId="7E6450D5" w14:textId="77777777" w:rsidTr="00702381">
        <w:trPr>
          <w:trHeight w:val="144"/>
        </w:trPr>
        <w:tc>
          <w:tcPr>
            <w:tcW w:w="490" w:type="dxa"/>
            <w:tcBorders>
              <w:top w:val="single" w:sz="4" w:space="0" w:color="auto"/>
              <w:left w:val="single" w:sz="4" w:space="0" w:color="auto"/>
              <w:bottom w:val="single" w:sz="4" w:space="0" w:color="auto"/>
              <w:right w:val="single" w:sz="4" w:space="0" w:color="auto"/>
            </w:tcBorders>
          </w:tcPr>
          <w:p w14:paraId="2BF63D2D" w14:textId="77777777" w:rsidR="00B100F8" w:rsidRPr="005C3FF1" w:rsidRDefault="00B100F8" w:rsidP="00702381">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095B55A" w14:textId="7C25036F" w:rsidR="00B100F8" w:rsidRPr="005C3FF1" w:rsidDel="004E3E8B" w:rsidRDefault="00B100F8" w:rsidP="00702381">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HSPF</w:t>
            </w:r>
            <w:r w:rsidR="00D86A71" w:rsidRPr="005C3FF1">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2A5AF48B" w14:textId="147A483E" w:rsidR="00B100F8" w:rsidRPr="005C3FF1" w:rsidRDefault="00B100F8" w:rsidP="00702381">
            <w:pPr>
              <w:keepNext/>
              <w:rPr>
                <w:rFonts w:ascii="Calibri" w:hAnsi="Calibri"/>
                <w:sz w:val="18"/>
                <w:szCs w:val="18"/>
              </w:rPr>
            </w:pPr>
          </w:p>
        </w:tc>
      </w:tr>
      <w:tr w:rsidR="00B100F8" w:rsidRPr="005C3FF1" w14:paraId="0B182150" w14:textId="77777777" w:rsidTr="00702381">
        <w:trPr>
          <w:trHeight w:val="144"/>
        </w:trPr>
        <w:tc>
          <w:tcPr>
            <w:tcW w:w="490" w:type="dxa"/>
            <w:tcBorders>
              <w:top w:val="single" w:sz="4" w:space="0" w:color="auto"/>
            </w:tcBorders>
            <w:vAlign w:val="center"/>
          </w:tcPr>
          <w:p w14:paraId="697E0180" w14:textId="77777777" w:rsidR="00B100F8" w:rsidRPr="005C3FF1" w:rsidRDefault="00B100F8" w:rsidP="00702381">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220C6ABC" w14:textId="5FCF3BA2" w:rsidR="00B100F8" w:rsidRPr="005C3FF1" w:rsidRDefault="00B100F8" w:rsidP="00702381">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HSPF</w:t>
            </w:r>
            <w:r w:rsidR="00D86A71" w:rsidRPr="005C3FF1">
              <w:rPr>
                <w:rFonts w:ascii="Calibri" w:hAnsi="Calibri"/>
                <w:sz w:val="18"/>
                <w:szCs w:val="18"/>
              </w:rPr>
              <w:t>/HSPF2</w:t>
            </w:r>
          </w:p>
        </w:tc>
        <w:tc>
          <w:tcPr>
            <w:tcW w:w="7267" w:type="dxa"/>
            <w:tcBorders>
              <w:top w:val="single" w:sz="4" w:space="0" w:color="auto"/>
            </w:tcBorders>
          </w:tcPr>
          <w:p w14:paraId="516782F7" w14:textId="6C5F4417" w:rsidR="00B100F8" w:rsidRPr="005C3FF1" w:rsidRDefault="00B100F8" w:rsidP="00702381">
            <w:pPr>
              <w:pStyle w:val="Header"/>
              <w:keepNext/>
              <w:tabs>
                <w:tab w:val="clear" w:pos="4320"/>
                <w:tab w:val="clear" w:pos="8640"/>
              </w:tabs>
              <w:ind w:hanging="18"/>
              <w:rPr>
                <w:rFonts w:ascii="Calibri" w:hAnsi="Calibri"/>
                <w:sz w:val="18"/>
                <w:szCs w:val="18"/>
              </w:rPr>
            </w:pPr>
          </w:p>
        </w:tc>
      </w:tr>
      <w:tr w:rsidR="00B100F8" w:rsidRPr="005C3FF1" w14:paraId="2968A8DD" w14:textId="77777777" w:rsidTr="00702381">
        <w:trPr>
          <w:trHeight w:val="144"/>
        </w:trPr>
        <w:tc>
          <w:tcPr>
            <w:tcW w:w="490" w:type="dxa"/>
            <w:vAlign w:val="center"/>
          </w:tcPr>
          <w:p w14:paraId="37C2BCE6" w14:textId="77777777" w:rsidR="00B100F8" w:rsidRPr="005C3FF1" w:rsidRDefault="00B100F8" w:rsidP="00702381">
            <w:pPr>
              <w:keepNext/>
              <w:jc w:val="center"/>
              <w:rPr>
                <w:rFonts w:ascii="Calibri" w:hAnsi="Calibri"/>
                <w:sz w:val="18"/>
                <w:szCs w:val="18"/>
              </w:rPr>
            </w:pPr>
            <w:r w:rsidRPr="005C3FF1">
              <w:rPr>
                <w:rFonts w:ascii="Calibri" w:hAnsi="Calibri"/>
                <w:sz w:val="18"/>
                <w:szCs w:val="18"/>
              </w:rPr>
              <w:t>03</w:t>
            </w:r>
          </w:p>
        </w:tc>
        <w:tc>
          <w:tcPr>
            <w:tcW w:w="3038" w:type="dxa"/>
            <w:vAlign w:val="center"/>
          </w:tcPr>
          <w:p w14:paraId="44D59E4B" w14:textId="77777777" w:rsidR="00B100F8" w:rsidRPr="005C3FF1" w:rsidRDefault="00B100F8" w:rsidP="00702381">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52267BD0" w14:textId="7CB6DDCD" w:rsidR="00B100F8" w:rsidRPr="005C3FF1" w:rsidRDefault="00B100F8" w:rsidP="00702381">
            <w:pPr>
              <w:keepNext/>
              <w:rPr>
                <w:rFonts w:ascii="Calibri" w:hAnsi="Calibri"/>
                <w:sz w:val="18"/>
                <w:szCs w:val="18"/>
              </w:rPr>
            </w:pPr>
          </w:p>
        </w:tc>
      </w:tr>
      <w:tr w:rsidR="00B100F8" w:rsidRPr="005C3FF1" w14:paraId="6BB78995" w14:textId="77777777" w:rsidTr="00702381">
        <w:trPr>
          <w:trHeight w:val="144"/>
        </w:trPr>
        <w:tc>
          <w:tcPr>
            <w:tcW w:w="10795" w:type="dxa"/>
            <w:gridSpan w:val="3"/>
            <w:vAlign w:val="center"/>
          </w:tcPr>
          <w:p w14:paraId="2F22F902" w14:textId="760555D5" w:rsidR="00B100F8" w:rsidRPr="005C3FF1" w:rsidRDefault="00B100F8" w:rsidP="00E65B5A">
            <w:pPr>
              <w:rPr>
                <w:rFonts w:ascii="Calibri" w:hAnsi="Calibri"/>
                <w:b/>
                <w:bCs/>
                <w:sz w:val="18"/>
                <w:szCs w:val="18"/>
              </w:rPr>
            </w:pPr>
            <w:r w:rsidRPr="005C3FF1">
              <w:rPr>
                <w:rFonts w:ascii="Calibri" w:hAnsi="Calibri"/>
                <w:b/>
                <w:bCs/>
                <w:sz w:val="18"/>
                <w:szCs w:val="18"/>
              </w:rPr>
              <w:t xml:space="preserve">Signature by responsible person on this compliance document certifies that the installed </w:t>
            </w:r>
            <w:r w:rsidR="00E65B5A" w:rsidRPr="005C3FF1">
              <w:rPr>
                <w:rFonts w:ascii="Calibri" w:hAnsi="Calibri"/>
                <w:b/>
                <w:bCs/>
                <w:sz w:val="18"/>
                <w:szCs w:val="18"/>
              </w:rPr>
              <w:t>heat pump</w:t>
            </w:r>
            <w:r w:rsidRPr="005C3FF1">
              <w:rPr>
                <w:rFonts w:ascii="Calibri" w:hAnsi="Calibri"/>
                <w:b/>
                <w:bCs/>
                <w:sz w:val="18"/>
                <w:szCs w:val="18"/>
              </w:rPr>
              <w:t xml:space="preserve"> equipment meets or exceeds the required value listed on the CF1R.</w:t>
            </w:r>
          </w:p>
        </w:tc>
      </w:tr>
    </w:tbl>
    <w:p w14:paraId="1F91F692" w14:textId="6F36856E" w:rsidR="00B100F8" w:rsidRPr="005C3FF1" w:rsidRDefault="00B100F8"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016AB0" w:rsidRPr="005C3FF1" w14:paraId="09655C21" w14:textId="77777777" w:rsidTr="000E3450">
        <w:trPr>
          <w:trHeight w:val="144"/>
        </w:trPr>
        <w:tc>
          <w:tcPr>
            <w:tcW w:w="10795" w:type="dxa"/>
            <w:gridSpan w:val="2"/>
            <w:tcBorders>
              <w:top w:val="single" w:sz="4" w:space="0" w:color="auto"/>
            </w:tcBorders>
            <w:vAlign w:val="center"/>
          </w:tcPr>
          <w:p w14:paraId="25214BCA" w14:textId="794627FD" w:rsidR="00016AB0" w:rsidRPr="005C3FF1" w:rsidRDefault="00B100F8" w:rsidP="00B100F8">
            <w:pPr>
              <w:rPr>
                <w:rFonts w:ascii="Calibri" w:hAnsi="Calibri"/>
                <w:b/>
                <w:sz w:val="18"/>
                <w:szCs w:val="18"/>
              </w:rPr>
            </w:pPr>
            <w:r w:rsidRPr="005C3FF1">
              <w:rPr>
                <w:rFonts w:ascii="Calibri" w:hAnsi="Calibri"/>
                <w:b/>
                <w:szCs w:val="18"/>
              </w:rPr>
              <w:t>H</w:t>
            </w:r>
            <w:r w:rsidR="00016AB0" w:rsidRPr="005C3FF1">
              <w:rPr>
                <w:rFonts w:ascii="Calibri" w:hAnsi="Calibri"/>
                <w:b/>
                <w:szCs w:val="18"/>
              </w:rPr>
              <w:t>. Verified Space Conditioning System Air Handler, Furnace or Fan Coil</w:t>
            </w:r>
          </w:p>
        </w:tc>
      </w:tr>
      <w:tr w:rsidR="00016AB0" w:rsidRPr="005C3FF1" w14:paraId="2F66D50A" w14:textId="77777777" w:rsidTr="000E3450">
        <w:trPr>
          <w:trHeight w:val="144"/>
        </w:trPr>
        <w:tc>
          <w:tcPr>
            <w:tcW w:w="468" w:type="dxa"/>
            <w:vAlign w:val="center"/>
          </w:tcPr>
          <w:p w14:paraId="108C0601" w14:textId="77777777" w:rsidR="00016AB0" w:rsidRPr="005C3FF1" w:rsidRDefault="00016AB0" w:rsidP="000E3450">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66CF07B0" w14:textId="3550D000" w:rsidR="00016AB0" w:rsidRPr="005C3FF1" w:rsidRDefault="00016AB0" w:rsidP="00016AB0">
            <w:pPr>
              <w:rPr>
                <w:rFonts w:ascii="Calibri" w:hAnsi="Calibri"/>
                <w:sz w:val="18"/>
                <w:szCs w:val="18"/>
              </w:rPr>
            </w:pPr>
            <w:r w:rsidRPr="005C3FF1">
              <w:rPr>
                <w:rFonts w:ascii="Calibri" w:hAnsi="Calibri"/>
                <w:sz w:val="18"/>
                <w:szCs w:val="18"/>
              </w:rPr>
              <w:t>If a specific air handler, furnace or fan coil is required by the directory used to certify product performance, the responsible person certifies by signing this compliance document that the installed air handler/furnace matches the equipment specified by the Directory of Certified Performance.</w:t>
            </w:r>
          </w:p>
        </w:tc>
      </w:tr>
    </w:tbl>
    <w:p w14:paraId="7DC3DAF7" w14:textId="286343E6" w:rsidR="002B4170" w:rsidRPr="005C3FF1" w:rsidRDefault="002B4170" w:rsidP="00C03055">
      <w:pPr>
        <w:rPr>
          <w:rFonts w:ascii="Calibri" w:hAnsi="Calibri"/>
          <w:b/>
          <w:bCs/>
          <w:sz w:val="18"/>
          <w:szCs w:val="18"/>
        </w:rPr>
      </w:pPr>
    </w:p>
    <w:p w14:paraId="033085EE" w14:textId="77777777" w:rsidR="002B4170" w:rsidRPr="005C3FF1" w:rsidRDefault="002B4170">
      <w:pPr>
        <w:rPr>
          <w:rFonts w:ascii="Calibri" w:hAnsi="Calibri"/>
          <w:b/>
          <w:bCs/>
          <w:sz w:val="18"/>
          <w:szCs w:val="18"/>
        </w:rPr>
      </w:pPr>
      <w:r w:rsidRPr="005C3FF1">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DE01EE" w:rsidRPr="005C3FF1" w14:paraId="7DC3DAF9" w14:textId="63E92B8F" w:rsidTr="00CB6112">
        <w:trPr>
          <w:trHeight w:val="144"/>
        </w:trPr>
        <w:tc>
          <w:tcPr>
            <w:tcW w:w="10795" w:type="dxa"/>
            <w:gridSpan w:val="2"/>
            <w:tcBorders>
              <w:top w:val="single" w:sz="4" w:space="0" w:color="auto"/>
            </w:tcBorders>
            <w:vAlign w:val="center"/>
          </w:tcPr>
          <w:p w14:paraId="7DC3DAF8" w14:textId="78486FAE" w:rsidR="00DE01EE" w:rsidRPr="005C3FF1" w:rsidRDefault="00B100F8" w:rsidP="00B100F8">
            <w:pPr>
              <w:rPr>
                <w:rFonts w:ascii="Calibri" w:hAnsi="Calibri"/>
                <w:b/>
                <w:sz w:val="18"/>
                <w:szCs w:val="18"/>
              </w:rPr>
            </w:pPr>
            <w:r w:rsidRPr="005C3FF1">
              <w:rPr>
                <w:rFonts w:ascii="Calibri" w:hAnsi="Calibri"/>
                <w:b/>
                <w:szCs w:val="18"/>
              </w:rPr>
              <w:lastRenderedPageBreak/>
              <w:t>I</w:t>
            </w:r>
            <w:r w:rsidR="00DE01EE" w:rsidRPr="005C3FF1">
              <w:rPr>
                <w:rFonts w:ascii="Calibri" w:hAnsi="Calibri"/>
                <w:b/>
                <w:szCs w:val="18"/>
              </w:rPr>
              <w:t xml:space="preserve">. Verified </w:t>
            </w:r>
            <w:r w:rsidR="008F5EB4" w:rsidRPr="005C3FF1">
              <w:rPr>
                <w:rFonts w:ascii="Calibri" w:hAnsi="Calibri"/>
                <w:b/>
                <w:szCs w:val="18"/>
              </w:rPr>
              <w:t>Space Conditioning</w:t>
            </w:r>
            <w:r w:rsidR="00DE01EE" w:rsidRPr="005C3FF1">
              <w:rPr>
                <w:rFonts w:ascii="Calibri" w:hAnsi="Calibri"/>
                <w:b/>
                <w:szCs w:val="18"/>
              </w:rPr>
              <w:t xml:space="preserve"> System Time Delay Relay</w:t>
            </w:r>
          </w:p>
        </w:tc>
      </w:tr>
      <w:tr w:rsidR="00DE01EE" w:rsidRPr="005C3FF1" w14:paraId="7DC3DAFC" w14:textId="4C7CCA63" w:rsidTr="00CB6112">
        <w:trPr>
          <w:trHeight w:val="144"/>
        </w:trPr>
        <w:tc>
          <w:tcPr>
            <w:tcW w:w="468" w:type="dxa"/>
            <w:vAlign w:val="center"/>
          </w:tcPr>
          <w:p w14:paraId="7DC3DAFA" w14:textId="0338FB3F" w:rsidR="00DE01EE" w:rsidRPr="005C3FF1" w:rsidRDefault="00DE01EE" w:rsidP="00C00A89">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7DC3DAFB" w14:textId="7C6A4340" w:rsidR="00DE01EE" w:rsidRPr="005C3FF1" w:rsidRDefault="00DE01EE" w:rsidP="005676C3">
            <w:pPr>
              <w:rPr>
                <w:rFonts w:ascii="Calibri" w:hAnsi="Calibri"/>
                <w:sz w:val="18"/>
                <w:szCs w:val="18"/>
              </w:rPr>
            </w:pPr>
            <w:r w:rsidRPr="005C3FF1">
              <w:rPr>
                <w:rFonts w:ascii="Calibri" w:hAnsi="Calibri"/>
                <w:sz w:val="18"/>
                <w:szCs w:val="18"/>
              </w:rPr>
              <w:t xml:space="preserve">If a Time Delay Relay is </w:t>
            </w:r>
            <w:r w:rsidR="005676C3"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5676C3" w:rsidRPr="005C3FF1">
              <w:rPr>
                <w:rFonts w:ascii="Calibri" w:hAnsi="Calibri"/>
                <w:sz w:val="18"/>
                <w:szCs w:val="18"/>
              </w:rPr>
              <w:t xml:space="preserve">person </w:t>
            </w:r>
            <w:r w:rsidRPr="005C3FF1">
              <w:rPr>
                <w:rFonts w:ascii="Calibri" w:hAnsi="Calibri"/>
                <w:sz w:val="18"/>
                <w:szCs w:val="18"/>
              </w:rPr>
              <w:t xml:space="preserve">certifies by signing </w:t>
            </w:r>
            <w:r w:rsidR="005676C3" w:rsidRPr="005C3FF1">
              <w:rPr>
                <w:rFonts w:ascii="Calibri" w:hAnsi="Calibri"/>
                <w:sz w:val="18"/>
                <w:szCs w:val="18"/>
              </w:rPr>
              <w:t xml:space="preserve">this compliance document </w:t>
            </w:r>
            <w:r w:rsidRPr="005C3FF1">
              <w:rPr>
                <w:rFonts w:ascii="Calibri" w:hAnsi="Calibri"/>
                <w:sz w:val="18"/>
                <w:szCs w:val="18"/>
              </w:rPr>
              <w:t>that the Time Delay Relay is installed and has been tested to operate correctly according to the protocols of RA3.4.3.</w:t>
            </w:r>
          </w:p>
        </w:tc>
      </w:tr>
    </w:tbl>
    <w:p w14:paraId="347DFE4D" w14:textId="3FA93D59" w:rsidR="00B9151F" w:rsidRPr="005C3FF1" w:rsidRDefault="00B9151F"/>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95"/>
      </w:tblGrid>
      <w:tr w:rsidR="00DE01EE" w:rsidRPr="005C3FF1" w14:paraId="7DC3DAFF" w14:textId="683A6351" w:rsidTr="00326D79">
        <w:trPr>
          <w:trHeight w:val="144"/>
        </w:trPr>
        <w:tc>
          <w:tcPr>
            <w:tcW w:w="10861" w:type="dxa"/>
            <w:gridSpan w:val="2"/>
            <w:tcBorders>
              <w:top w:val="single" w:sz="4" w:space="0" w:color="auto"/>
            </w:tcBorders>
            <w:vAlign w:val="center"/>
          </w:tcPr>
          <w:p w14:paraId="7DC3DAFE" w14:textId="13A2D667" w:rsidR="00DE01EE" w:rsidRPr="005C3FF1" w:rsidRDefault="00B100F8" w:rsidP="00B100F8">
            <w:pPr>
              <w:rPr>
                <w:rFonts w:ascii="Calibri" w:hAnsi="Calibri"/>
                <w:b/>
                <w:sz w:val="18"/>
                <w:szCs w:val="18"/>
              </w:rPr>
            </w:pPr>
            <w:r w:rsidRPr="005C3FF1">
              <w:rPr>
                <w:rFonts w:ascii="Calibri" w:hAnsi="Calibri"/>
                <w:b/>
                <w:szCs w:val="18"/>
              </w:rPr>
              <w:t>J</w:t>
            </w:r>
            <w:r w:rsidR="00DE01EE" w:rsidRPr="005C3FF1">
              <w:rPr>
                <w:rFonts w:ascii="Calibri" w:hAnsi="Calibri"/>
                <w:b/>
                <w:szCs w:val="18"/>
              </w:rPr>
              <w:t xml:space="preserve">. Verified </w:t>
            </w:r>
            <w:r w:rsidR="008F5EB4" w:rsidRPr="005C3FF1">
              <w:rPr>
                <w:rFonts w:ascii="Calibri" w:hAnsi="Calibri"/>
                <w:b/>
                <w:szCs w:val="18"/>
              </w:rPr>
              <w:t>Space Conditioning</w:t>
            </w:r>
            <w:r w:rsidR="00DE01EE" w:rsidRPr="005C3FF1">
              <w:rPr>
                <w:rFonts w:ascii="Calibri" w:hAnsi="Calibri"/>
                <w:b/>
                <w:szCs w:val="18"/>
              </w:rPr>
              <w:t xml:space="preserve"> System TXV</w:t>
            </w:r>
          </w:p>
        </w:tc>
      </w:tr>
      <w:tr w:rsidR="00DE01EE" w:rsidRPr="005C3FF1" w14:paraId="7DC3DB02" w14:textId="74E2ED9D" w:rsidTr="00326D79">
        <w:trPr>
          <w:trHeight w:val="144"/>
        </w:trPr>
        <w:tc>
          <w:tcPr>
            <w:tcW w:w="466" w:type="dxa"/>
            <w:vAlign w:val="center"/>
          </w:tcPr>
          <w:p w14:paraId="7DC3DB00" w14:textId="230115FC" w:rsidR="00DE01EE" w:rsidRPr="005C3FF1" w:rsidRDefault="00DE01EE" w:rsidP="00C00A89">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95" w:type="dxa"/>
            <w:vAlign w:val="center"/>
          </w:tcPr>
          <w:p w14:paraId="7DC3DB01" w14:textId="55B43A6F" w:rsidR="00DE01EE" w:rsidRPr="005C3FF1" w:rsidRDefault="00DE01EE" w:rsidP="005676C3">
            <w:pPr>
              <w:rPr>
                <w:rFonts w:ascii="Calibri" w:hAnsi="Calibri"/>
                <w:sz w:val="18"/>
                <w:szCs w:val="18"/>
              </w:rPr>
            </w:pPr>
            <w:r w:rsidRPr="005C3FF1">
              <w:rPr>
                <w:rFonts w:ascii="Calibri" w:hAnsi="Calibri"/>
                <w:sz w:val="18"/>
                <w:szCs w:val="18"/>
              </w:rPr>
              <w:t xml:space="preserve">If a TXV is </w:t>
            </w:r>
            <w:r w:rsidR="005676C3"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5676C3" w:rsidRPr="005C3FF1">
              <w:rPr>
                <w:rFonts w:ascii="Calibri" w:hAnsi="Calibri"/>
                <w:sz w:val="18"/>
                <w:szCs w:val="18"/>
              </w:rPr>
              <w:t xml:space="preserve">person </w:t>
            </w:r>
            <w:r w:rsidRPr="005C3FF1">
              <w:rPr>
                <w:rFonts w:ascii="Calibri" w:hAnsi="Calibri"/>
                <w:sz w:val="18"/>
                <w:szCs w:val="18"/>
              </w:rPr>
              <w:t xml:space="preserve">certifies by signing </w:t>
            </w:r>
            <w:r w:rsidR="005676C3" w:rsidRPr="005C3FF1">
              <w:rPr>
                <w:rFonts w:ascii="Calibri" w:hAnsi="Calibri"/>
                <w:sz w:val="18"/>
                <w:szCs w:val="18"/>
              </w:rPr>
              <w:t xml:space="preserve">this compliance document </w:t>
            </w:r>
            <w:r w:rsidRPr="005C3FF1">
              <w:rPr>
                <w:rFonts w:ascii="Calibri" w:hAnsi="Calibri"/>
                <w:sz w:val="18"/>
                <w:szCs w:val="18"/>
              </w:rPr>
              <w:t xml:space="preserve">that the TXV is properly installed and has been visually verified, including proper placement of </w:t>
            </w:r>
            <w:r w:rsidR="005676C3" w:rsidRPr="005C3FF1">
              <w:rPr>
                <w:rFonts w:ascii="Calibri" w:hAnsi="Calibri"/>
                <w:sz w:val="18"/>
                <w:szCs w:val="18"/>
              </w:rPr>
              <w:t xml:space="preserve">the </w:t>
            </w:r>
            <w:r w:rsidRPr="005C3FF1">
              <w:rPr>
                <w:rFonts w:ascii="Calibri" w:hAnsi="Calibri"/>
                <w:sz w:val="18"/>
                <w:szCs w:val="18"/>
              </w:rPr>
              <w:t>sensing bulb.</w:t>
            </w:r>
          </w:p>
        </w:tc>
      </w:tr>
    </w:tbl>
    <w:p w14:paraId="4D7D4FD0" w14:textId="760E6048" w:rsidR="00503C49" w:rsidRPr="005C3FF1" w:rsidRDefault="00503C49"/>
    <w:p w14:paraId="20909708" w14:textId="77777777" w:rsidR="00503C49" w:rsidRPr="005C3FF1" w:rsidRDefault="00503C49"/>
    <w:p w14:paraId="62E97430" w14:textId="77777777" w:rsidR="00176E1A" w:rsidRPr="005C3FF1" w:rsidRDefault="00176E1A">
      <w:r w:rsidRPr="005C3FF1">
        <w:br w:type="page"/>
      </w:r>
    </w:p>
    <w:p w14:paraId="7DC3DB2E" w14:textId="77777777" w:rsidR="005910C2" w:rsidRPr="005C3FF1"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B203D" w:rsidRPr="004D76FA" w14:paraId="6D6C17C8" w14:textId="77777777" w:rsidTr="00E82BCD">
        <w:trPr>
          <w:trHeight w:val="206"/>
        </w:trPr>
        <w:tc>
          <w:tcPr>
            <w:tcW w:w="10950" w:type="dxa"/>
            <w:gridSpan w:val="4"/>
            <w:vAlign w:val="center"/>
          </w:tcPr>
          <w:p w14:paraId="7F43F71D" w14:textId="77777777" w:rsidR="007B203D" w:rsidRPr="004D76FA" w:rsidRDefault="007B203D"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t>Documentation Author's Declaration Statement</w:t>
            </w:r>
          </w:p>
        </w:tc>
      </w:tr>
      <w:tr w:rsidR="007B203D" w:rsidRPr="004D76FA" w14:paraId="3822CB50" w14:textId="77777777" w:rsidTr="00E82BCD">
        <w:trPr>
          <w:trHeight w:val="206"/>
        </w:trPr>
        <w:tc>
          <w:tcPr>
            <w:tcW w:w="10950" w:type="dxa"/>
            <w:gridSpan w:val="4"/>
            <w:vAlign w:val="center"/>
          </w:tcPr>
          <w:p w14:paraId="66D9446C" w14:textId="77777777" w:rsidR="007B203D" w:rsidRPr="004D76FA" w:rsidRDefault="007B203D" w:rsidP="007B203D">
            <w:pPr>
              <w:keepNext/>
              <w:numPr>
                <w:ilvl w:val="0"/>
                <w:numId w:val="35"/>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7B203D" w:rsidRPr="004D76FA" w14:paraId="3FDE4B7F" w14:textId="77777777" w:rsidTr="00E82BCD">
        <w:trPr>
          <w:trHeight w:val="360"/>
        </w:trPr>
        <w:tc>
          <w:tcPr>
            <w:tcW w:w="5577" w:type="dxa"/>
            <w:gridSpan w:val="2"/>
          </w:tcPr>
          <w:p w14:paraId="29DE7B01" w14:textId="77777777" w:rsidR="007B203D" w:rsidRPr="004D76FA" w:rsidRDefault="007B203D"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57219F04" w14:textId="77777777" w:rsidR="007B203D" w:rsidRPr="004D76FA" w:rsidRDefault="007B203D" w:rsidP="00E82BCD">
            <w:pPr>
              <w:keepNext/>
              <w:rPr>
                <w:rFonts w:asciiTheme="minorHAnsi" w:hAnsiTheme="minorHAnsi"/>
              </w:rPr>
            </w:pPr>
            <w:r w:rsidRPr="004D76FA">
              <w:rPr>
                <w:rFonts w:asciiTheme="minorHAnsi" w:hAnsiTheme="minorHAnsi"/>
              </w:rPr>
              <w:t>Documentation Author Signature:</w:t>
            </w:r>
          </w:p>
        </w:tc>
      </w:tr>
      <w:tr w:rsidR="007B203D" w:rsidRPr="004D76FA" w14:paraId="191C8C73" w14:textId="77777777" w:rsidTr="00E82BCD">
        <w:trPr>
          <w:trHeight w:val="360"/>
        </w:trPr>
        <w:tc>
          <w:tcPr>
            <w:tcW w:w="5577" w:type="dxa"/>
            <w:gridSpan w:val="2"/>
          </w:tcPr>
          <w:p w14:paraId="4E032851" w14:textId="77777777" w:rsidR="007B203D" w:rsidRPr="004D76FA" w:rsidRDefault="007B203D"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6A2E9BD1" w14:textId="77777777" w:rsidR="007B203D" w:rsidRPr="004D76FA" w:rsidRDefault="007B203D" w:rsidP="00E82BCD">
            <w:pPr>
              <w:keepNext/>
              <w:rPr>
                <w:rFonts w:asciiTheme="minorHAnsi" w:hAnsiTheme="minorHAnsi"/>
              </w:rPr>
            </w:pPr>
            <w:r w:rsidRPr="004D76FA">
              <w:rPr>
                <w:rFonts w:asciiTheme="minorHAnsi" w:hAnsiTheme="minorHAnsi"/>
              </w:rPr>
              <w:t>Date Signed:</w:t>
            </w:r>
          </w:p>
        </w:tc>
      </w:tr>
      <w:tr w:rsidR="007B203D" w:rsidRPr="004D76FA" w14:paraId="7D8AB15A" w14:textId="77777777" w:rsidTr="00E82BCD">
        <w:trPr>
          <w:trHeight w:val="360"/>
        </w:trPr>
        <w:tc>
          <w:tcPr>
            <w:tcW w:w="5577" w:type="dxa"/>
            <w:gridSpan w:val="2"/>
          </w:tcPr>
          <w:p w14:paraId="7744E45A" w14:textId="77777777" w:rsidR="007B203D" w:rsidRPr="004D76FA" w:rsidRDefault="007B203D" w:rsidP="00E82BCD">
            <w:pPr>
              <w:keepNext/>
              <w:rPr>
                <w:rFonts w:asciiTheme="minorHAnsi" w:hAnsiTheme="minorHAnsi"/>
              </w:rPr>
            </w:pPr>
            <w:r w:rsidRPr="004D76FA">
              <w:rPr>
                <w:rFonts w:asciiTheme="minorHAnsi" w:hAnsiTheme="minorHAnsi"/>
              </w:rPr>
              <w:t>Address:</w:t>
            </w:r>
          </w:p>
        </w:tc>
        <w:tc>
          <w:tcPr>
            <w:tcW w:w="5373" w:type="dxa"/>
            <w:gridSpan w:val="2"/>
          </w:tcPr>
          <w:p w14:paraId="28F942F6" w14:textId="77777777" w:rsidR="007B203D" w:rsidRPr="004D76FA" w:rsidRDefault="007B203D" w:rsidP="00E82BCD">
            <w:pPr>
              <w:keepNext/>
              <w:rPr>
                <w:rFonts w:asciiTheme="minorHAnsi" w:hAnsiTheme="minorHAnsi"/>
              </w:rPr>
            </w:pPr>
            <w:r w:rsidRPr="004D76FA">
              <w:rPr>
                <w:rFonts w:asciiTheme="minorHAnsi" w:hAnsiTheme="minorHAnsi"/>
              </w:rPr>
              <w:t>CEA/HERS Certification Identification (If applicable):</w:t>
            </w:r>
          </w:p>
        </w:tc>
      </w:tr>
      <w:tr w:rsidR="007B203D" w:rsidRPr="004D76FA" w14:paraId="359BBA0B" w14:textId="77777777" w:rsidTr="00E82BCD">
        <w:trPr>
          <w:trHeight w:val="360"/>
        </w:trPr>
        <w:tc>
          <w:tcPr>
            <w:tcW w:w="5577" w:type="dxa"/>
            <w:gridSpan w:val="2"/>
          </w:tcPr>
          <w:p w14:paraId="4CC2CFAB" w14:textId="77777777" w:rsidR="007B203D" w:rsidRPr="004D76FA" w:rsidRDefault="007B203D" w:rsidP="00E82BCD">
            <w:pPr>
              <w:keepNext/>
              <w:rPr>
                <w:rFonts w:asciiTheme="minorHAnsi" w:hAnsiTheme="minorHAnsi"/>
              </w:rPr>
            </w:pPr>
            <w:r w:rsidRPr="004D76FA">
              <w:rPr>
                <w:rFonts w:asciiTheme="minorHAnsi" w:hAnsiTheme="minorHAnsi"/>
              </w:rPr>
              <w:t>City/State/Zip:</w:t>
            </w:r>
          </w:p>
        </w:tc>
        <w:tc>
          <w:tcPr>
            <w:tcW w:w="5373" w:type="dxa"/>
            <w:gridSpan w:val="2"/>
          </w:tcPr>
          <w:p w14:paraId="68A5A444" w14:textId="77777777" w:rsidR="007B203D" w:rsidRPr="004D76FA" w:rsidRDefault="007B203D" w:rsidP="00E82BCD">
            <w:pPr>
              <w:keepNext/>
              <w:rPr>
                <w:rFonts w:asciiTheme="minorHAnsi" w:hAnsiTheme="minorHAnsi"/>
              </w:rPr>
            </w:pPr>
            <w:r w:rsidRPr="004D76FA">
              <w:rPr>
                <w:rFonts w:asciiTheme="minorHAnsi" w:hAnsiTheme="minorHAnsi"/>
              </w:rPr>
              <w:t>Phone:</w:t>
            </w:r>
          </w:p>
        </w:tc>
      </w:tr>
      <w:tr w:rsidR="007B203D" w:rsidRPr="004D76FA" w14:paraId="68B774E2" w14:textId="77777777" w:rsidTr="00E82BCD">
        <w:tblPrEx>
          <w:tblCellMar>
            <w:left w:w="115" w:type="dxa"/>
            <w:right w:w="115" w:type="dxa"/>
          </w:tblCellMar>
        </w:tblPrEx>
        <w:trPr>
          <w:trHeight w:val="296"/>
        </w:trPr>
        <w:tc>
          <w:tcPr>
            <w:tcW w:w="10950" w:type="dxa"/>
            <w:gridSpan w:val="4"/>
            <w:vAlign w:val="center"/>
          </w:tcPr>
          <w:p w14:paraId="323CFCB5" w14:textId="77777777" w:rsidR="007B203D" w:rsidRPr="004D76FA" w:rsidRDefault="007B203D"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7B203D" w:rsidRPr="004D76FA" w14:paraId="316045FE" w14:textId="77777777" w:rsidTr="00E82BCD">
        <w:tblPrEx>
          <w:tblCellMar>
            <w:left w:w="115" w:type="dxa"/>
            <w:right w:w="115" w:type="dxa"/>
          </w:tblCellMar>
        </w:tblPrEx>
        <w:trPr>
          <w:trHeight w:val="504"/>
        </w:trPr>
        <w:tc>
          <w:tcPr>
            <w:tcW w:w="10950" w:type="dxa"/>
            <w:gridSpan w:val="4"/>
          </w:tcPr>
          <w:p w14:paraId="610BE6BB" w14:textId="77777777" w:rsidR="007B203D" w:rsidRPr="004D76FA" w:rsidRDefault="007B203D" w:rsidP="00FD1E4D">
            <w:pPr>
              <w:keepNext/>
              <w:rPr>
                <w:rFonts w:ascii="Calibri" w:hAnsi="Calibri"/>
              </w:rPr>
            </w:pPr>
            <w:r w:rsidRPr="004D76FA">
              <w:rPr>
                <w:rFonts w:ascii="Calibri" w:hAnsi="Calibri"/>
              </w:rPr>
              <w:t>I certify the following under penalty of perjury, under the laws of the State of California:</w:t>
            </w:r>
          </w:p>
          <w:p w14:paraId="209F6B9A" w14:textId="77777777" w:rsidR="007B203D" w:rsidRPr="006047E7" w:rsidRDefault="007B203D" w:rsidP="00FD1E4D">
            <w:pPr>
              <w:numPr>
                <w:ilvl w:val="0"/>
                <w:numId w:val="47"/>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1EEFBA5B" w14:textId="77777777" w:rsidR="007B203D" w:rsidRPr="006047E7" w:rsidRDefault="007B203D" w:rsidP="00FD1E4D">
            <w:pPr>
              <w:numPr>
                <w:ilvl w:val="0"/>
                <w:numId w:val="47"/>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DCCEC81" w14:textId="77777777" w:rsidR="007B203D" w:rsidRPr="006047E7" w:rsidRDefault="007B203D" w:rsidP="00FD1E4D">
            <w:pPr>
              <w:numPr>
                <w:ilvl w:val="0"/>
                <w:numId w:val="47"/>
              </w:numPr>
              <w:ind w:left="787"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999FA96" w14:textId="77777777" w:rsidR="007B203D" w:rsidRPr="006047E7" w:rsidRDefault="007B203D" w:rsidP="00FD1E4D">
            <w:pPr>
              <w:numPr>
                <w:ilvl w:val="0"/>
                <w:numId w:val="47"/>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32F31B8" w14:textId="77777777" w:rsidR="007B203D" w:rsidRPr="006047E7" w:rsidRDefault="007B203D" w:rsidP="00FD1E4D">
            <w:pPr>
              <w:numPr>
                <w:ilvl w:val="0"/>
                <w:numId w:val="47"/>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49348E4" w14:textId="77777777" w:rsidR="007B203D" w:rsidRPr="004D76FA" w:rsidRDefault="007B203D" w:rsidP="00FD1E4D">
            <w:pPr>
              <w:numPr>
                <w:ilvl w:val="0"/>
                <w:numId w:val="47"/>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B203D" w:rsidRPr="004D76FA" w14:paraId="1FA6977A" w14:textId="77777777" w:rsidTr="00E82BCD">
        <w:tblPrEx>
          <w:tblCellMar>
            <w:left w:w="108" w:type="dxa"/>
            <w:right w:w="108" w:type="dxa"/>
          </w:tblCellMar>
        </w:tblPrEx>
        <w:trPr>
          <w:trHeight w:val="360"/>
        </w:trPr>
        <w:tc>
          <w:tcPr>
            <w:tcW w:w="5307" w:type="dxa"/>
          </w:tcPr>
          <w:p w14:paraId="556A0214" w14:textId="77777777" w:rsidR="007B203D" w:rsidRPr="004D76FA" w:rsidRDefault="007B203D"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EDEAD2E" w14:textId="77777777" w:rsidR="007B203D" w:rsidRPr="004D76FA" w:rsidRDefault="007B203D"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7B203D" w:rsidRPr="004D76FA" w14:paraId="1CBF092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50DEE06"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27139B1"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7B203D" w:rsidRPr="004D76FA" w14:paraId="3B66A4D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7CEEC71"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8518BA3"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7B203D" w:rsidRPr="004D76FA" w14:paraId="195CB168"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CF720C"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057264E"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7A654032"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7B203D" w:rsidRPr="004D76FA" w14:paraId="3B2B042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40EA459"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0C39B57" w14:textId="77777777" w:rsidR="007B203D" w:rsidRPr="004D76FA" w:rsidRDefault="007B203D"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7DC3DB2F" w14:textId="77777777" w:rsidR="005910C2" w:rsidRPr="005C3FF1" w:rsidRDefault="005910C2" w:rsidP="00F75D5C">
      <w:pPr>
        <w:rPr>
          <w:rFonts w:ascii="Calibri" w:hAnsi="Calibri"/>
          <w:sz w:val="18"/>
          <w:szCs w:val="18"/>
        </w:rPr>
        <w:sectPr w:rsidR="005910C2" w:rsidRPr="005C3FF1" w:rsidSect="00846635">
          <w:headerReference w:type="even" r:id="rId13"/>
          <w:headerReference w:type="default" r:id="rId14"/>
          <w:footerReference w:type="default" r:id="rId15"/>
          <w:headerReference w:type="first" r:id="rId16"/>
          <w:pgSz w:w="12240" w:h="15840" w:code="1"/>
          <w:pgMar w:top="720" w:right="720" w:bottom="720" w:left="720" w:header="432" w:footer="288" w:gutter="0"/>
          <w:cols w:space="720"/>
          <w:docGrid w:linePitch="272"/>
        </w:sectPr>
      </w:pPr>
    </w:p>
    <w:p w14:paraId="7DC3DB30" w14:textId="77777777" w:rsidR="005910C2" w:rsidRPr="005C3FF1" w:rsidRDefault="00CF3F12" w:rsidP="00CF3F12">
      <w:pPr>
        <w:jc w:val="center"/>
        <w:rPr>
          <w:rFonts w:ascii="Calibri" w:hAnsi="Calibri"/>
          <w:b/>
          <w:szCs w:val="18"/>
        </w:rPr>
      </w:pPr>
      <w:r w:rsidRPr="005C3FF1">
        <w:rPr>
          <w:rFonts w:ascii="Calibri" w:hAnsi="Calibri"/>
          <w:b/>
          <w:szCs w:val="18"/>
        </w:rPr>
        <w:lastRenderedPageBreak/>
        <w:t>CF2R-MCH-26-H User Instructions</w:t>
      </w:r>
    </w:p>
    <w:p w14:paraId="7DC3DB31" w14:textId="77777777" w:rsidR="00CF3F12" w:rsidRPr="005C3FF1" w:rsidRDefault="00CF3F12" w:rsidP="00C01944">
      <w:pPr>
        <w:rPr>
          <w:rFonts w:ascii="Calibri" w:hAnsi="Calibri"/>
          <w:b/>
          <w:szCs w:val="18"/>
        </w:rPr>
      </w:pPr>
    </w:p>
    <w:p w14:paraId="7DC3DB32" w14:textId="77777777" w:rsidR="00C01944" w:rsidRPr="005C3FF1" w:rsidRDefault="00C01944" w:rsidP="00C01944">
      <w:pPr>
        <w:rPr>
          <w:rFonts w:ascii="Calibri" w:hAnsi="Calibri"/>
          <w:szCs w:val="18"/>
        </w:rPr>
      </w:pPr>
      <w:r w:rsidRPr="005C3FF1">
        <w:rPr>
          <w:rFonts w:ascii="Calibri" w:hAnsi="Calibri"/>
          <w:b/>
          <w:szCs w:val="18"/>
        </w:rPr>
        <w:t>Section A. System Information</w:t>
      </w:r>
    </w:p>
    <w:p w14:paraId="7DC3DB33" w14:textId="127BF05E" w:rsidR="00C01944" w:rsidRPr="005C3FF1" w:rsidRDefault="00C01944" w:rsidP="00C01944">
      <w:pPr>
        <w:pStyle w:val="ListParagraph"/>
        <w:numPr>
          <w:ilvl w:val="0"/>
          <w:numId w:val="36"/>
        </w:numPr>
        <w:rPr>
          <w:rFonts w:ascii="Calibri" w:hAnsi="Calibri"/>
        </w:rPr>
      </w:pPr>
      <w:r w:rsidRPr="005C3FF1">
        <w:rPr>
          <w:rFonts w:ascii="Calibri" w:hAnsi="Calibri"/>
        </w:rPr>
        <w:t xml:space="preserve">System </w:t>
      </w:r>
      <w:r w:rsidR="00B41187" w:rsidRPr="005C3FF1">
        <w:rPr>
          <w:rFonts w:ascii="Calibri" w:hAnsi="Calibri"/>
        </w:rPr>
        <w:t>Name or Identification/Tag</w:t>
      </w:r>
      <w:r w:rsidRPr="005C3FF1">
        <w:rPr>
          <w:rFonts w:ascii="Calibri" w:hAnsi="Calibri"/>
        </w:rPr>
        <w:t>: This field is filled out automatically. It is referenced from the CF2R-MCH-01, which must be completed prior to this document.</w:t>
      </w:r>
    </w:p>
    <w:p w14:paraId="7DC3DB34" w14:textId="4D1A39DB" w:rsidR="00C01944" w:rsidRPr="005C3FF1" w:rsidRDefault="00C01944" w:rsidP="00C01944">
      <w:pPr>
        <w:pStyle w:val="ListParagraph"/>
        <w:numPr>
          <w:ilvl w:val="0"/>
          <w:numId w:val="36"/>
        </w:numPr>
        <w:rPr>
          <w:rFonts w:ascii="Calibri" w:hAnsi="Calibri"/>
        </w:rPr>
      </w:pPr>
      <w:r w:rsidRPr="005C3FF1">
        <w:rPr>
          <w:rFonts w:asciiTheme="minorHAnsi" w:hAnsiTheme="minorHAnsi"/>
          <w:szCs w:val="18"/>
        </w:rPr>
        <w:t>System Location or Area Served:</w:t>
      </w:r>
      <w:r w:rsidRPr="005C3FF1">
        <w:rPr>
          <w:rFonts w:ascii="Calibri" w:hAnsi="Calibri"/>
        </w:rPr>
        <w:t xml:space="preserve"> This field is filled out automatically. It is referenced from the CF2R-MCH-01, which must be completed prior to this document.</w:t>
      </w:r>
    </w:p>
    <w:p w14:paraId="022A6336" w14:textId="1656D4FD" w:rsidR="00D46B86" w:rsidRPr="005C3FF1" w:rsidRDefault="002B3AE7" w:rsidP="005B654C">
      <w:pPr>
        <w:pStyle w:val="ListParagraph"/>
        <w:ind w:left="360" w:hanging="360"/>
        <w:rPr>
          <w:rFonts w:ascii="Calibri" w:hAnsi="Calibri"/>
        </w:rPr>
      </w:pPr>
      <w:r w:rsidRPr="005C3FF1">
        <w:rPr>
          <w:rFonts w:ascii="Calibri" w:hAnsi="Calibri"/>
        </w:rPr>
        <w:t xml:space="preserve">3a.   </w:t>
      </w:r>
      <w:r w:rsidR="00D46B86" w:rsidRPr="005C3FF1">
        <w:rPr>
          <w:rFonts w:ascii="Calibri" w:hAnsi="Calibri"/>
        </w:rPr>
        <w:t>Efficiency Metric</w:t>
      </w:r>
      <w:r w:rsidR="00BA1E75" w:rsidRPr="005C3FF1">
        <w:rPr>
          <w:rFonts w:ascii="Calibri" w:hAnsi="Calibri"/>
        </w:rPr>
        <w:t xml:space="preserve">: </w:t>
      </w:r>
      <w:ins w:id="1" w:author="Alhabibi, Haider@Energy" w:date="2022-08-02T15:23:00Z">
        <w:r w:rsidR="005B654C" w:rsidRPr="005B654C">
          <w:rPr>
            <w:rFonts w:ascii="Calibri" w:hAnsi="Calibri"/>
          </w:rPr>
          <w:t xml:space="preserve">This field is filled out automatically. It is referenced from the </w:t>
        </w:r>
      </w:ins>
      <w:ins w:id="2" w:author="Alhabibi, Haider@Energy" w:date="2022-08-02T15:24:00Z">
        <w:r w:rsidR="007B6104">
          <w:rPr>
            <w:rFonts w:ascii="Calibri" w:hAnsi="Calibri"/>
          </w:rPr>
          <w:t>CF2R</w:t>
        </w:r>
      </w:ins>
      <w:ins w:id="3" w:author="Alhabibi, Haider@Energy" w:date="2022-08-02T15:23:00Z">
        <w:r w:rsidR="005B654C" w:rsidRPr="005B654C">
          <w:rPr>
            <w:rFonts w:ascii="Calibri" w:hAnsi="Calibri"/>
          </w:rPr>
          <w:t>-MCH-01, which must be completed prior to this document.</w:t>
        </w:r>
      </w:ins>
      <w:del w:id="4" w:author="Alhabibi, Haider@Energy" w:date="2022-08-02T15:23:00Z">
        <w:r w:rsidR="00BA1E75" w:rsidRPr="005C3FF1" w:rsidDel="005B654C">
          <w:rPr>
            <w:rFonts w:ascii="Calibri" w:hAnsi="Calibri"/>
          </w:rPr>
          <w:delText>EER/SEER, EER2/SEER2</w:delText>
        </w:r>
      </w:del>
      <w:del w:id="5" w:author="Alhabibi, Haider@Energy" w:date="2022-08-02T15:11:00Z">
        <w:r w:rsidR="00BA1E75" w:rsidRPr="005C3FF1" w:rsidDel="00AF4339">
          <w:rPr>
            <w:rFonts w:ascii="Calibri" w:hAnsi="Calibri"/>
          </w:rPr>
          <w:delText>, HSPF, or HSPF2</w:delText>
        </w:r>
      </w:del>
    </w:p>
    <w:p w14:paraId="7DC3DB35" w14:textId="69894392" w:rsidR="00C01944" w:rsidRPr="005C3FF1" w:rsidRDefault="00C01944" w:rsidP="00C01944">
      <w:pPr>
        <w:pStyle w:val="ListParagraph"/>
        <w:numPr>
          <w:ilvl w:val="0"/>
          <w:numId w:val="36"/>
        </w:numPr>
        <w:rPr>
          <w:rFonts w:ascii="Calibri" w:hAnsi="Calibri"/>
          <w:szCs w:val="18"/>
        </w:rPr>
      </w:pPr>
      <w:r w:rsidRPr="005C3FF1">
        <w:rPr>
          <w:rFonts w:asciiTheme="minorHAnsi" w:hAnsiTheme="minorHAnsi"/>
          <w:szCs w:val="18"/>
        </w:rPr>
        <w:t>Status: SEER</w:t>
      </w:r>
      <w:r w:rsidR="00396B84" w:rsidRPr="005C3FF1">
        <w:rPr>
          <w:rFonts w:asciiTheme="minorHAnsi" w:hAnsiTheme="minorHAnsi"/>
          <w:szCs w:val="18"/>
        </w:rPr>
        <w:t>/SEER2</w:t>
      </w:r>
      <w:r w:rsidRPr="005C3FF1">
        <w:rPr>
          <w:rFonts w:asciiTheme="minorHAnsi" w:hAnsiTheme="minorHAnsi"/>
          <w:szCs w:val="18"/>
        </w:rPr>
        <w:t xml:space="preserve"> performance compliance credit check: </w:t>
      </w:r>
      <w:r w:rsidRPr="005C3FF1">
        <w:rPr>
          <w:rFonts w:ascii="Calibri" w:hAnsi="Calibri"/>
        </w:rPr>
        <w:t>This field is filled out automatically. It is referenced from the CF</w:t>
      </w:r>
      <w:r w:rsidR="00D91482" w:rsidRPr="005C3FF1">
        <w:rPr>
          <w:rFonts w:ascii="Calibri" w:hAnsi="Calibri"/>
        </w:rPr>
        <w:t>1</w:t>
      </w:r>
      <w:r w:rsidRPr="005C3FF1">
        <w:rPr>
          <w:rFonts w:ascii="Calibri" w:hAnsi="Calibri"/>
        </w:rPr>
        <w:t xml:space="preserve">R. </w:t>
      </w:r>
    </w:p>
    <w:p w14:paraId="38F88AEF" w14:textId="540BA58A" w:rsidR="00411E6B" w:rsidRPr="005C3FF1" w:rsidRDefault="00411E6B" w:rsidP="00411E6B">
      <w:pPr>
        <w:pStyle w:val="ListParagraph"/>
        <w:numPr>
          <w:ilvl w:val="0"/>
          <w:numId w:val="36"/>
        </w:numPr>
        <w:rPr>
          <w:rFonts w:ascii="Calibri" w:hAnsi="Calibri"/>
          <w:szCs w:val="18"/>
        </w:rPr>
      </w:pPr>
      <w:r w:rsidRPr="005C3FF1">
        <w:rPr>
          <w:rFonts w:asciiTheme="minorHAnsi" w:hAnsiTheme="minorHAnsi"/>
          <w:szCs w:val="18"/>
        </w:rPr>
        <w:t>Status: EER</w:t>
      </w:r>
      <w:r w:rsidR="00396B84" w:rsidRPr="005C3FF1">
        <w:rPr>
          <w:rFonts w:asciiTheme="minorHAnsi" w:hAnsiTheme="minorHAnsi"/>
          <w:szCs w:val="18"/>
        </w:rPr>
        <w:t>/EER2</w:t>
      </w:r>
      <w:r w:rsidRPr="005C3FF1">
        <w:rPr>
          <w:rFonts w:asciiTheme="minorHAnsi" w:hAnsiTheme="minorHAnsi"/>
          <w:szCs w:val="18"/>
        </w:rPr>
        <w:t xml:space="preserve"> performance compliance credit check: </w:t>
      </w:r>
      <w:r w:rsidRPr="005C3FF1">
        <w:rPr>
          <w:rFonts w:ascii="Calibri" w:hAnsi="Calibri"/>
        </w:rPr>
        <w:t xml:space="preserve">This field is filled out automatically. It is referenced from the CF2R-MCH-01, which must be completed prior to this document. </w:t>
      </w:r>
    </w:p>
    <w:p w14:paraId="12FEFFBF" w14:textId="3B3E8F32" w:rsidR="00411E6B" w:rsidRPr="005C3FF1" w:rsidRDefault="00411E6B" w:rsidP="00C01944">
      <w:pPr>
        <w:pStyle w:val="ListParagraph"/>
        <w:numPr>
          <w:ilvl w:val="0"/>
          <w:numId w:val="36"/>
        </w:numPr>
        <w:rPr>
          <w:rFonts w:ascii="Calibri" w:hAnsi="Calibri"/>
          <w:szCs w:val="18"/>
        </w:rPr>
      </w:pPr>
      <w:r w:rsidRPr="005C3FF1">
        <w:rPr>
          <w:rFonts w:asciiTheme="minorHAnsi" w:hAnsiTheme="minorHAnsi"/>
          <w:szCs w:val="18"/>
        </w:rPr>
        <w:t>Status: Heat Pump Heating Output Performance Compliance Check: This field is filled out automatically. It is referenced from the CF2R-MCH-01, which must be completed prior to this document</w:t>
      </w:r>
      <w:r w:rsidRPr="005C3FF1">
        <w:rPr>
          <w:rFonts w:ascii="Calibri" w:hAnsi="Calibri"/>
        </w:rPr>
        <w:t>.</w:t>
      </w:r>
    </w:p>
    <w:p w14:paraId="7FE0F8A2" w14:textId="2274C16B" w:rsidR="00D91482" w:rsidRPr="005C3FF1" w:rsidRDefault="00D91482" w:rsidP="00D91482">
      <w:pPr>
        <w:pStyle w:val="ListParagraph"/>
        <w:numPr>
          <w:ilvl w:val="0"/>
          <w:numId w:val="36"/>
        </w:numPr>
        <w:rPr>
          <w:rFonts w:ascii="Calibri" w:hAnsi="Calibri"/>
          <w:szCs w:val="18"/>
        </w:rPr>
      </w:pPr>
      <w:r w:rsidRPr="005C3FF1">
        <w:rPr>
          <w:rFonts w:asciiTheme="minorHAnsi" w:hAnsiTheme="minorHAnsi"/>
          <w:szCs w:val="18"/>
        </w:rPr>
        <w:t>Status: HSPF</w:t>
      </w:r>
      <w:r w:rsidR="00396B84" w:rsidRPr="005C3FF1">
        <w:rPr>
          <w:rFonts w:asciiTheme="minorHAnsi" w:hAnsiTheme="minorHAnsi"/>
          <w:szCs w:val="18"/>
        </w:rPr>
        <w:t>/HSPF2</w:t>
      </w:r>
      <w:r w:rsidRPr="005C3FF1">
        <w:rPr>
          <w:rFonts w:asciiTheme="minorHAnsi" w:hAnsiTheme="minorHAnsi"/>
          <w:szCs w:val="18"/>
        </w:rPr>
        <w:t xml:space="preserve"> performance compliance credit check: </w:t>
      </w:r>
      <w:r w:rsidRPr="005C3FF1">
        <w:rPr>
          <w:rFonts w:ascii="Calibri" w:hAnsi="Calibri"/>
        </w:rPr>
        <w:t xml:space="preserve">This field is filled out automatically. It is referenced from the CF1R. </w:t>
      </w:r>
    </w:p>
    <w:p w14:paraId="7DC3DB36" w14:textId="1AF110EC" w:rsidR="00C34EE9" w:rsidRPr="005C3FF1" w:rsidRDefault="00484886" w:rsidP="00C01944">
      <w:pPr>
        <w:pStyle w:val="ListParagraph"/>
        <w:numPr>
          <w:ilvl w:val="0"/>
          <w:numId w:val="36"/>
        </w:numPr>
        <w:rPr>
          <w:rFonts w:ascii="Calibri" w:hAnsi="Calibri"/>
          <w:szCs w:val="18"/>
        </w:rPr>
      </w:pPr>
      <w:r w:rsidRPr="005C3FF1">
        <w:rPr>
          <w:rFonts w:asciiTheme="minorHAnsi" w:hAnsiTheme="minorHAnsi"/>
          <w:szCs w:val="18"/>
        </w:rPr>
        <w:t xml:space="preserve">Directory </w:t>
      </w:r>
      <w:r w:rsidR="00B41187" w:rsidRPr="005C3FF1">
        <w:rPr>
          <w:rFonts w:asciiTheme="minorHAnsi" w:hAnsiTheme="minorHAnsi"/>
          <w:szCs w:val="18"/>
        </w:rPr>
        <w:t>U</w:t>
      </w:r>
      <w:r w:rsidRPr="005C3FF1">
        <w:rPr>
          <w:rFonts w:asciiTheme="minorHAnsi" w:hAnsiTheme="minorHAnsi"/>
          <w:szCs w:val="18"/>
        </w:rPr>
        <w:t xml:space="preserve">sed to </w:t>
      </w:r>
      <w:r w:rsidR="00B41187" w:rsidRPr="005C3FF1">
        <w:rPr>
          <w:rFonts w:asciiTheme="minorHAnsi" w:hAnsiTheme="minorHAnsi"/>
          <w:szCs w:val="18"/>
        </w:rPr>
        <w:t>C</w:t>
      </w:r>
      <w:r w:rsidRPr="005C3FF1">
        <w:rPr>
          <w:rFonts w:asciiTheme="minorHAnsi" w:hAnsiTheme="minorHAnsi"/>
          <w:szCs w:val="18"/>
        </w:rPr>
        <w:t xml:space="preserve">ertify </w:t>
      </w:r>
      <w:r w:rsidR="00B41187" w:rsidRPr="005C3FF1">
        <w:rPr>
          <w:rFonts w:asciiTheme="minorHAnsi" w:hAnsiTheme="minorHAnsi"/>
          <w:szCs w:val="18"/>
        </w:rPr>
        <w:t>P</w:t>
      </w:r>
      <w:r w:rsidRPr="005C3FF1">
        <w:rPr>
          <w:rFonts w:asciiTheme="minorHAnsi" w:hAnsiTheme="minorHAnsi"/>
          <w:szCs w:val="18"/>
        </w:rPr>
        <w:t xml:space="preserve">roduct </w:t>
      </w:r>
      <w:r w:rsidR="00B41187" w:rsidRPr="005C3FF1">
        <w:rPr>
          <w:rFonts w:asciiTheme="minorHAnsi" w:hAnsiTheme="minorHAnsi"/>
          <w:szCs w:val="18"/>
        </w:rPr>
        <w:t>P</w:t>
      </w:r>
      <w:r w:rsidRPr="005C3FF1">
        <w:rPr>
          <w:rFonts w:asciiTheme="minorHAnsi" w:hAnsiTheme="minorHAnsi"/>
          <w:szCs w:val="18"/>
        </w:rPr>
        <w:t xml:space="preserve">erformance: User to select from </w:t>
      </w:r>
      <w:r w:rsidR="00AD5100" w:rsidRPr="005C3FF1">
        <w:rPr>
          <w:rFonts w:asciiTheme="minorHAnsi" w:hAnsiTheme="minorHAnsi"/>
          <w:szCs w:val="18"/>
        </w:rPr>
        <w:t>dropdown list the certification database used to document equipment efficiency.</w:t>
      </w:r>
      <w:r w:rsidR="00216B0A" w:rsidRPr="005C3FF1">
        <w:rPr>
          <w:rFonts w:asciiTheme="minorHAnsi" w:hAnsiTheme="minorHAnsi"/>
          <w:szCs w:val="18"/>
        </w:rPr>
        <w:t xml:space="preserve"> Choices are AHRI, CEC and DOE.</w:t>
      </w:r>
    </w:p>
    <w:p w14:paraId="7DC3DB37" w14:textId="31F5A065" w:rsidR="00C01944" w:rsidRPr="005C3FF1" w:rsidRDefault="00872117" w:rsidP="00C01944">
      <w:pPr>
        <w:pStyle w:val="ListParagraph"/>
        <w:numPr>
          <w:ilvl w:val="0"/>
          <w:numId w:val="36"/>
        </w:numPr>
        <w:rPr>
          <w:rFonts w:ascii="Calibri" w:hAnsi="Calibri"/>
          <w:szCs w:val="18"/>
        </w:rPr>
      </w:pPr>
      <w:r w:rsidRPr="005C3FF1">
        <w:rPr>
          <w:rFonts w:asciiTheme="minorHAnsi" w:hAnsiTheme="minorHAnsi"/>
          <w:szCs w:val="18"/>
        </w:rPr>
        <w:t xml:space="preserve">AHRI </w:t>
      </w:r>
      <w:r w:rsidR="0022368B" w:rsidRPr="005C3FF1">
        <w:rPr>
          <w:rFonts w:asciiTheme="minorHAnsi" w:hAnsiTheme="minorHAnsi"/>
          <w:szCs w:val="18"/>
        </w:rPr>
        <w:t>C</w:t>
      </w:r>
      <w:r w:rsidRPr="005C3FF1">
        <w:rPr>
          <w:rFonts w:asciiTheme="minorHAnsi" w:hAnsiTheme="minorHAnsi"/>
          <w:szCs w:val="18"/>
        </w:rPr>
        <w:t xml:space="preserve">ertification </w:t>
      </w:r>
      <w:r w:rsidR="0022368B" w:rsidRPr="005C3FF1">
        <w:rPr>
          <w:rFonts w:asciiTheme="minorHAnsi" w:hAnsiTheme="minorHAnsi"/>
          <w:szCs w:val="18"/>
        </w:rPr>
        <w:t>N</w:t>
      </w:r>
      <w:r w:rsidRPr="005C3FF1">
        <w:rPr>
          <w:rFonts w:asciiTheme="minorHAnsi" w:hAnsiTheme="minorHAnsi"/>
          <w:szCs w:val="18"/>
        </w:rPr>
        <w:t xml:space="preserve">umber for the </w:t>
      </w:r>
      <w:r w:rsidR="0022368B" w:rsidRPr="005C3FF1">
        <w:rPr>
          <w:rFonts w:asciiTheme="minorHAnsi" w:hAnsiTheme="minorHAnsi"/>
          <w:szCs w:val="18"/>
        </w:rPr>
        <w:t>I</w:t>
      </w:r>
      <w:r w:rsidRPr="005C3FF1">
        <w:rPr>
          <w:rFonts w:asciiTheme="minorHAnsi" w:hAnsiTheme="minorHAnsi"/>
          <w:szCs w:val="18"/>
        </w:rPr>
        <w:t xml:space="preserve">nstalled </w:t>
      </w:r>
      <w:r w:rsidR="0022368B" w:rsidRPr="005C3FF1">
        <w:rPr>
          <w:rFonts w:asciiTheme="minorHAnsi" w:hAnsiTheme="minorHAnsi"/>
          <w:szCs w:val="18"/>
        </w:rPr>
        <w:t>S</w:t>
      </w:r>
      <w:r w:rsidRPr="005C3FF1">
        <w:rPr>
          <w:rFonts w:asciiTheme="minorHAnsi" w:hAnsiTheme="minorHAnsi"/>
          <w:szCs w:val="18"/>
        </w:rPr>
        <w:t xml:space="preserve">pace </w:t>
      </w:r>
      <w:r w:rsidR="0022368B" w:rsidRPr="005C3FF1">
        <w:rPr>
          <w:rFonts w:asciiTheme="minorHAnsi" w:hAnsiTheme="minorHAnsi"/>
          <w:szCs w:val="18"/>
        </w:rPr>
        <w:t>C</w:t>
      </w:r>
      <w:r w:rsidRPr="005C3FF1">
        <w:rPr>
          <w:rFonts w:asciiTheme="minorHAnsi" w:hAnsiTheme="minorHAnsi"/>
          <w:szCs w:val="18"/>
        </w:rPr>
        <w:t xml:space="preserve">onditioning </w:t>
      </w:r>
      <w:r w:rsidR="0022368B" w:rsidRPr="005C3FF1">
        <w:rPr>
          <w:rFonts w:asciiTheme="minorHAnsi" w:hAnsiTheme="minorHAnsi"/>
          <w:szCs w:val="18"/>
        </w:rPr>
        <w:t>S</w:t>
      </w:r>
      <w:r w:rsidRPr="005C3FF1">
        <w:rPr>
          <w:rFonts w:asciiTheme="minorHAnsi" w:hAnsiTheme="minorHAnsi"/>
          <w:szCs w:val="18"/>
        </w:rPr>
        <w:t>ystem:</w:t>
      </w:r>
      <w:r w:rsidR="00C01944" w:rsidRPr="005C3FF1">
        <w:rPr>
          <w:rFonts w:asciiTheme="minorHAnsi" w:hAnsiTheme="minorHAnsi"/>
          <w:szCs w:val="18"/>
        </w:rPr>
        <w:t xml:space="preserve"> </w:t>
      </w:r>
      <w:r w:rsidR="008B2546" w:rsidRPr="005C3FF1">
        <w:rPr>
          <w:rFonts w:asciiTheme="minorHAnsi" w:hAnsiTheme="minorHAnsi"/>
          <w:szCs w:val="18"/>
        </w:rPr>
        <w:t xml:space="preserve">If </w:t>
      </w:r>
      <w:r w:rsidR="003F598E" w:rsidRPr="005C3FF1">
        <w:rPr>
          <w:rFonts w:asciiTheme="minorHAnsi" w:hAnsiTheme="minorHAnsi"/>
          <w:szCs w:val="18"/>
        </w:rPr>
        <w:t xml:space="preserve">the directory used is </w:t>
      </w:r>
      <w:r w:rsidR="008B2546" w:rsidRPr="005C3FF1">
        <w:rPr>
          <w:rFonts w:asciiTheme="minorHAnsi" w:hAnsiTheme="minorHAnsi"/>
          <w:szCs w:val="18"/>
        </w:rPr>
        <w:t>not AHRI, “N/A”</w:t>
      </w:r>
      <w:r w:rsidR="003F598E" w:rsidRPr="005C3FF1">
        <w:rPr>
          <w:rFonts w:asciiTheme="minorHAnsi" w:hAnsiTheme="minorHAnsi"/>
          <w:szCs w:val="18"/>
        </w:rPr>
        <w:t xml:space="preserve"> will automatically be entered. </w:t>
      </w:r>
      <w:r w:rsidR="008B2546" w:rsidRPr="005C3FF1">
        <w:rPr>
          <w:rFonts w:asciiTheme="minorHAnsi" w:hAnsiTheme="minorHAnsi"/>
          <w:szCs w:val="18"/>
        </w:rPr>
        <w:t>Otherwise, e</w:t>
      </w:r>
      <w:r w:rsidR="00C01944" w:rsidRPr="005C3FF1">
        <w:rPr>
          <w:rFonts w:asciiTheme="minorHAnsi" w:hAnsiTheme="minorHAnsi"/>
          <w:szCs w:val="18"/>
        </w:rPr>
        <w:t xml:space="preserve">nter the complete AHRI </w:t>
      </w:r>
      <w:r w:rsidR="00B41187" w:rsidRPr="005C3FF1">
        <w:rPr>
          <w:rFonts w:asciiTheme="minorHAnsi" w:hAnsiTheme="minorHAnsi"/>
          <w:szCs w:val="18"/>
        </w:rPr>
        <w:t>C</w:t>
      </w:r>
      <w:r w:rsidR="00C01944" w:rsidRPr="005C3FF1">
        <w:rPr>
          <w:rFonts w:asciiTheme="minorHAnsi" w:hAnsiTheme="minorHAnsi"/>
          <w:szCs w:val="18"/>
        </w:rPr>
        <w:t xml:space="preserve">ertification </w:t>
      </w:r>
      <w:r w:rsidR="00B41187" w:rsidRPr="005C3FF1">
        <w:rPr>
          <w:rFonts w:asciiTheme="minorHAnsi" w:hAnsiTheme="minorHAnsi"/>
          <w:szCs w:val="18"/>
        </w:rPr>
        <w:t>N</w:t>
      </w:r>
      <w:r w:rsidR="00C01944" w:rsidRPr="005C3FF1">
        <w:rPr>
          <w:rFonts w:asciiTheme="minorHAnsi" w:hAnsiTheme="minorHAnsi"/>
          <w:szCs w:val="18"/>
        </w:rPr>
        <w:t xml:space="preserve">umber for the </w:t>
      </w:r>
      <w:r w:rsidR="00B41187" w:rsidRPr="005C3FF1">
        <w:rPr>
          <w:rFonts w:asciiTheme="minorHAnsi" w:hAnsiTheme="minorHAnsi"/>
          <w:szCs w:val="18"/>
        </w:rPr>
        <w:t>I</w:t>
      </w:r>
      <w:r w:rsidR="00C01944" w:rsidRPr="005C3FF1">
        <w:rPr>
          <w:rFonts w:asciiTheme="minorHAnsi" w:hAnsiTheme="minorHAnsi"/>
          <w:szCs w:val="18"/>
        </w:rPr>
        <w:t>nstalled</w:t>
      </w:r>
      <w:r w:rsidR="00B41187" w:rsidRPr="005C3FF1">
        <w:rPr>
          <w:rFonts w:asciiTheme="minorHAnsi" w:hAnsiTheme="minorHAnsi"/>
          <w:szCs w:val="18"/>
        </w:rPr>
        <w:t xml:space="preserve"> Space Conditioning System</w:t>
      </w:r>
      <w:r w:rsidR="00C01944" w:rsidRPr="005C3FF1">
        <w:rPr>
          <w:rFonts w:asciiTheme="minorHAnsi" w:hAnsiTheme="minorHAnsi"/>
          <w:szCs w:val="18"/>
        </w:rPr>
        <w:t>. This number represents a specific piece of equipment (e.g., package units) or combination of equipment (e.g., split systems) that must match the installed equipment.</w:t>
      </w:r>
    </w:p>
    <w:p w14:paraId="7DC3DB38" w14:textId="37170348" w:rsidR="00C01944" w:rsidRPr="005C3FF1" w:rsidRDefault="00FC459B" w:rsidP="00C01944">
      <w:pPr>
        <w:pStyle w:val="Header"/>
        <w:numPr>
          <w:ilvl w:val="0"/>
          <w:numId w:val="36"/>
        </w:numPr>
        <w:tabs>
          <w:tab w:val="clear" w:pos="4320"/>
          <w:tab w:val="clear" w:pos="8640"/>
        </w:tabs>
        <w:rPr>
          <w:rFonts w:asciiTheme="minorHAnsi" w:hAnsiTheme="minorHAnsi"/>
          <w:szCs w:val="18"/>
        </w:rPr>
      </w:pPr>
      <w:r w:rsidRPr="005C3FF1">
        <w:rPr>
          <w:rFonts w:asciiTheme="minorHAnsi" w:hAnsiTheme="minorHAnsi"/>
          <w:szCs w:val="18"/>
        </w:rPr>
        <w:t>Does the directory used to certify product performance require a specific air handler</w:t>
      </w:r>
      <w:r w:rsidR="003F598E" w:rsidRPr="005C3FF1">
        <w:rPr>
          <w:rFonts w:asciiTheme="minorHAnsi" w:hAnsiTheme="minorHAnsi"/>
          <w:szCs w:val="18"/>
        </w:rPr>
        <w:t xml:space="preserve">, </w:t>
      </w:r>
      <w:r w:rsidRPr="005C3FF1">
        <w:rPr>
          <w:rFonts w:asciiTheme="minorHAnsi" w:hAnsiTheme="minorHAnsi"/>
          <w:szCs w:val="18"/>
        </w:rPr>
        <w:t>furnace</w:t>
      </w:r>
      <w:r w:rsidR="003F598E" w:rsidRPr="005C3FF1">
        <w:rPr>
          <w:rFonts w:asciiTheme="minorHAnsi" w:hAnsiTheme="minorHAnsi"/>
          <w:szCs w:val="18"/>
        </w:rPr>
        <w:t xml:space="preserve"> or fan coil</w:t>
      </w:r>
      <w:r w:rsidRPr="005C3FF1">
        <w:rPr>
          <w:rFonts w:asciiTheme="minorHAnsi" w:hAnsiTheme="minorHAnsi"/>
          <w:szCs w:val="18"/>
        </w:rPr>
        <w:t xml:space="preserve"> make and model?</w:t>
      </w:r>
      <w:r w:rsidR="00C01944" w:rsidRPr="005C3FF1">
        <w:rPr>
          <w:rFonts w:asciiTheme="minorHAnsi" w:hAnsiTheme="minorHAnsi"/>
          <w:szCs w:val="18"/>
        </w:rPr>
        <w:t xml:space="preserve">: </w:t>
      </w:r>
      <w:r w:rsidR="008B2546" w:rsidRPr="005C3FF1">
        <w:rPr>
          <w:rFonts w:asciiTheme="minorHAnsi" w:hAnsiTheme="minorHAnsi"/>
          <w:szCs w:val="18"/>
        </w:rPr>
        <w:t xml:space="preserve">If not using AHRI, </w:t>
      </w:r>
      <w:r w:rsidR="00290576" w:rsidRPr="005C3FF1">
        <w:rPr>
          <w:rFonts w:asciiTheme="minorHAnsi" w:hAnsiTheme="minorHAnsi"/>
          <w:szCs w:val="18"/>
        </w:rPr>
        <w:t xml:space="preserve">user has the option to </w:t>
      </w:r>
      <w:r w:rsidR="008B2546" w:rsidRPr="005C3FF1">
        <w:rPr>
          <w:rFonts w:asciiTheme="minorHAnsi" w:hAnsiTheme="minorHAnsi"/>
          <w:szCs w:val="18"/>
        </w:rPr>
        <w:t>select “N/A.” Note that when using AHRI,</w:t>
      </w:r>
      <w:r w:rsidR="00CF3F12" w:rsidRPr="005C3FF1">
        <w:rPr>
          <w:rFonts w:asciiTheme="minorHAnsi" w:hAnsiTheme="minorHAnsi"/>
          <w:szCs w:val="18"/>
        </w:rPr>
        <w:t xml:space="preserve"> </w:t>
      </w:r>
      <w:r w:rsidR="008B2546" w:rsidRPr="005C3FF1">
        <w:rPr>
          <w:rFonts w:asciiTheme="minorHAnsi" w:hAnsiTheme="minorHAnsi"/>
          <w:szCs w:val="18"/>
        </w:rPr>
        <w:t>t</w:t>
      </w:r>
      <w:r w:rsidR="00C01944" w:rsidRPr="005C3FF1">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30248837" w:rsidR="00C01944" w:rsidRPr="005C3FF1" w:rsidRDefault="001E5FD8" w:rsidP="00C01944">
      <w:pPr>
        <w:pStyle w:val="Header"/>
        <w:numPr>
          <w:ilvl w:val="0"/>
          <w:numId w:val="36"/>
        </w:numPr>
        <w:tabs>
          <w:tab w:val="clear" w:pos="4320"/>
          <w:tab w:val="clear" w:pos="8640"/>
        </w:tabs>
        <w:rPr>
          <w:rFonts w:asciiTheme="minorHAnsi" w:hAnsiTheme="minorHAnsi"/>
          <w:szCs w:val="18"/>
        </w:rPr>
      </w:pPr>
      <w:r w:rsidRPr="005C3FF1">
        <w:rPr>
          <w:rFonts w:asciiTheme="minorHAnsi" w:hAnsiTheme="minorHAnsi"/>
          <w:szCs w:val="18"/>
        </w:rPr>
        <w:t>Does the directory used to certify product performance require a time delay relay (+TDR)</w:t>
      </w:r>
      <w:r w:rsidR="00C01944" w:rsidRPr="005C3FF1">
        <w:rPr>
          <w:rFonts w:asciiTheme="minorHAnsi" w:hAnsiTheme="minorHAnsi"/>
          <w:szCs w:val="18"/>
        </w:rPr>
        <w:t xml:space="preserve">?: </w:t>
      </w:r>
      <w:r w:rsidR="008B2546" w:rsidRPr="005C3FF1">
        <w:rPr>
          <w:rFonts w:asciiTheme="minorHAnsi" w:hAnsiTheme="minorHAnsi"/>
          <w:szCs w:val="18"/>
        </w:rPr>
        <w:t xml:space="preserve">If not using AHRI, </w:t>
      </w:r>
      <w:r w:rsidR="00290576" w:rsidRPr="005C3FF1">
        <w:rPr>
          <w:rFonts w:asciiTheme="minorHAnsi" w:hAnsiTheme="minorHAnsi"/>
          <w:szCs w:val="18"/>
        </w:rPr>
        <w:t xml:space="preserve">user has the option to </w:t>
      </w:r>
      <w:r w:rsidR="008B2546" w:rsidRPr="005C3FF1">
        <w:rPr>
          <w:rFonts w:asciiTheme="minorHAnsi" w:hAnsiTheme="minorHAnsi"/>
          <w:szCs w:val="18"/>
        </w:rPr>
        <w:t xml:space="preserve">select “N/A.” </w:t>
      </w:r>
      <w:r w:rsidR="00C01944" w:rsidRPr="005C3FF1">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048A842B" w:rsidR="00C01944" w:rsidRPr="005C3FF1" w:rsidRDefault="001E5FD8" w:rsidP="00C01944">
      <w:pPr>
        <w:pStyle w:val="Header"/>
        <w:numPr>
          <w:ilvl w:val="0"/>
          <w:numId w:val="36"/>
        </w:numPr>
        <w:tabs>
          <w:tab w:val="clear" w:pos="4320"/>
          <w:tab w:val="clear" w:pos="8640"/>
        </w:tabs>
        <w:rPr>
          <w:rFonts w:asciiTheme="minorHAnsi" w:hAnsiTheme="minorHAnsi"/>
          <w:szCs w:val="18"/>
        </w:rPr>
      </w:pPr>
      <w:r w:rsidRPr="005C3FF1">
        <w:rPr>
          <w:rFonts w:asciiTheme="minorHAnsi" w:hAnsiTheme="minorHAnsi"/>
          <w:szCs w:val="18"/>
        </w:rPr>
        <w:t>Does the directory used to certify product performance require a TXV (+TXV)</w:t>
      </w:r>
      <w:r w:rsidR="00C01944" w:rsidRPr="005C3FF1">
        <w:rPr>
          <w:rFonts w:asciiTheme="minorHAnsi" w:hAnsiTheme="minorHAnsi"/>
          <w:szCs w:val="18"/>
        </w:rPr>
        <w:t xml:space="preserve">?: </w:t>
      </w:r>
      <w:r w:rsidR="008B2546" w:rsidRPr="005C3FF1">
        <w:rPr>
          <w:rFonts w:asciiTheme="minorHAnsi" w:hAnsiTheme="minorHAnsi"/>
          <w:szCs w:val="18"/>
        </w:rPr>
        <w:t>If not using AHRI,</w:t>
      </w:r>
      <w:r w:rsidR="00290576" w:rsidRPr="005C3FF1">
        <w:rPr>
          <w:rFonts w:asciiTheme="minorHAnsi" w:hAnsiTheme="minorHAnsi"/>
          <w:szCs w:val="18"/>
        </w:rPr>
        <w:t xml:space="preserve"> user has the option to</w:t>
      </w:r>
      <w:r w:rsidR="008B2546" w:rsidRPr="005C3FF1">
        <w:rPr>
          <w:rFonts w:asciiTheme="minorHAnsi" w:hAnsiTheme="minorHAnsi"/>
          <w:szCs w:val="18"/>
        </w:rPr>
        <w:t xml:space="preserve"> select “N/A.” </w:t>
      </w:r>
      <w:r w:rsidR="00C01944" w:rsidRPr="005C3FF1">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5C3FF1" w:rsidRDefault="00C01944" w:rsidP="00C01944">
      <w:pPr>
        <w:pStyle w:val="Header"/>
        <w:tabs>
          <w:tab w:val="clear" w:pos="4320"/>
          <w:tab w:val="clear" w:pos="8640"/>
        </w:tabs>
        <w:rPr>
          <w:rFonts w:asciiTheme="minorHAnsi" w:hAnsiTheme="minorHAnsi"/>
          <w:szCs w:val="18"/>
        </w:rPr>
      </w:pPr>
    </w:p>
    <w:p w14:paraId="7DC3DB3C" w14:textId="2C123666" w:rsidR="00C01944" w:rsidRPr="005C3FF1" w:rsidRDefault="00C01944" w:rsidP="00C01944">
      <w:pPr>
        <w:pStyle w:val="Header"/>
        <w:tabs>
          <w:tab w:val="clear" w:pos="4320"/>
          <w:tab w:val="clear" w:pos="8640"/>
        </w:tabs>
        <w:rPr>
          <w:rFonts w:ascii="Calibri" w:hAnsi="Calibri"/>
          <w:b/>
          <w:szCs w:val="18"/>
        </w:rPr>
      </w:pPr>
      <w:r w:rsidRPr="005C3FF1">
        <w:rPr>
          <w:rFonts w:ascii="Calibri" w:hAnsi="Calibri"/>
          <w:b/>
          <w:szCs w:val="18"/>
        </w:rPr>
        <w:t>Section B. Rated Space Conditioning System Equipment Verification</w:t>
      </w:r>
      <w:r w:rsidR="00216B0A" w:rsidRPr="005C3FF1">
        <w:rPr>
          <w:rFonts w:ascii="Calibri" w:hAnsi="Calibri"/>
          <w:b/>
          <w:szCs w:val="18"/>
        </w:rPr>
        <w:t xml:space="preserve"> from Nameplate</w:t>
      </w:r>
    </w:p>
    <w:p w14:paraId="745C75BA" w14:textId="77777777" w:rsidR="0020739B" w:rsidRPr="005C3FF1" w:rsidRDefault="0020739B" w:rsidP="0020739B">
      <w:pPr>
        <w:pStyle w:val="ListParagraph"/>
        <w:numPr>
          <w:ilvl w:val="0"/>
          <w:numId w:val="37"/>
        </w:numPr>
        <w:rPr>
          <w:rFonts w:ascii="Calibri" w:hAnsi="Calibri"/>
        </w:rPr>
      </w:pPr>
      <w:r w:rsidRPr="005C3FF1">
        <w:rPr>
          <w:rFonts w:ascii="Calibri" w:hAnsi="Calibri"/>
        </w:rPr>
        <w:t>System Name or Identification/Tag: This field is filled out automatically. It is referenced from the CF2R-MCH-01, which must be completed prior to this document.</w:t>
      </w:r>
    </w:p>
    <w:p w14:paraId="1A1D4AAC" w14:textId="77777777" w:rsidR="0020739B" w:rsidRPr="005C3FF1" w:rsidRDefault="0020739B" w:rsidP="0020739B">
      <w:pPr>
        <w:pStyle w:val="ListParagraph"/>
        <w:numPr>
          <w:ilvl w:val="0"/>
          <w:numId w:val="37"/>
        </w:numPr>
        <w:rPr>
          <w:rFonts w:ascii="Calibri" w:hAnsi="Calibri"/>
        </w:rPr>
      </w:pPr>
      <w:r w:rsidRPr="005C3FF1">
        <w:rPr>
          <w:rFonts w:asciiTheme="minorHAnsi" w:hAnsiTheme="minorHAnsi"/>
          <w:szCs w:val="18"/>
        </w:rPr>
        <w:t>System Location or Area Served:</w:t>
      </w:r>
      <w:r w:rsidRPr="005C3FF1">
        <w:rPr>
          <w:rFonts w:ascii="Calibri" w:hAnsi="Calibri"/>
        </w:rPr>
        <w:t xml:space="preserve"> This field is filled out automatically. It is referenced from the CF2R-MCH-01, which must be completed prior to this document.</w:t>
      </w:r>
    </w:p>
    <w:p w14:paraId="70C663C0" w14:textId="45F736B4" w:rsidR="0020739B" w:rsidRPr="005C3FF1" w:rsidRDefault="0020739B" w:rsidP="0020739B">
      <w:pPr>
        <w:pStyle w:val="ListParagraph"/>
        <w:numPr>
          <w:ilvl w:val="0"/>
          <w:numId w:val="37"/>
        </w:numPr>
        <w:rPr>
          <w:rFonts w:ascii="Calibri" w:hAnsi="Calibri"/>
        </w:rPr>
      </w:pPr>
      <w:r w:rsidRPr="005C3FF1">
        <w:rPr>
          <w:rFonts w:ascii="Calibri" w:hAnsi="Calibri"/>
        </w:rPr>
        <w:t>Indoor unit Name: This field is filled out automatically. It is referenced from the CF2R-MCH-01, which must be completed prior to this document.</w:t>
      </w:r>
    </w:p>
    <w:p w14:paraId="37FA6FF5" w14:textId="0598781F" w:rsidR="00BB10FF" w:rsidRPr="005C3FF1" w:rsidRDefault="00BB10FF" w:rsidP="0020739B">
      <w:pPr>
        <w:pStyle w:val="ListParagraph"/>
        <w:numPr>
          <w:ilvl w:val="0"/>
          <w:numId w:val="37"/>
        </w:numPr>
        <w:rPr>
          <w:rFonts w:ascii="Calibri" w:hAnsi="Calibri"/>
        </w:rPr>
      </w:pPr>
      <w:r w:rsidRPr="005C3FF1">
        <w:rPr>
          <w:rFonts w:ascii="Calibri" w:hAnsi="Calibri"/>
        </w:rPr>
        <w:t>Installed indoor unit type is automatically filled out.</w:t>
      </w:r>
    </w:p>
    <w:p w14:paraId="7DC3DB3D" w14:textId="0CA4B4E2" w:rsidR="00C01944" w:rsidRPr="005C3FF1" w:rsidRDefault="00C01944" w:rsidP="00C01944">
      <w:pPr>
        <w:pStyle w:val="Header"/>
        <w:numPr>
          <w:ilvl w:val="0"/>
          <w:numId w:val="37"/>
        </w:numPr>
        <w:tabs>
          <w:tab w:val="clear" w:pos="4320"/>
          <w:tab w:val="clear" w:pos="8640"/>
        </w:tabs>
        <w:rPr>
          <w:rFonts w:asciiTheme="minorHAnsi" w:hAnsiTheme="minorHAnsi"/>
          <w:szCs w:val="18"/>
        </w:rPr>
      </w:pPr>
      <w:r w:rsidRPr="005C3FF1">
        <w:rPr>
          <w:rFonts w:ascii="Calibri" w:hAnsi="Calibri"/>
          <w:szCs w:val="18"/>
        </w:rPr>
        <w:t xml:space="preserve">Outdoor Condenser or Package Unit - Installed Manufacturer Name, Data from Nameplate of Installed system component: </w:t>
      </w:r>
      <w:r w:rsidRPr="005C3FF1">
        <w:rPr>
          <w:rFonts w:ascii="Calibri" w:hAnsi="Calibri"/>
        </w:rPr>
        <w:t>This field is filled out automatically. It is referenced from the CF2R-MCH-01, which must be completed prior to this document.</w:t>
      </w:r>
    </w:p>
    <w:p w14:paraId="7DC3DB3F" w14:textId="77777777" w:rsidR="00C01944" w:rsidRPr="005C3FF1" w:rsidRDefault="00C01944"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Outdoor Condenser or Package Unit - Installed Model Number, Data from Nameplate of Installed system component: </w:t>
      </w:r>
      <w:r w:rsidRPr="005C3FF1">
        <w:rPr>
          <w:rFonts w:ascii="Calibri" w:hAnsi="Calibri"/>
        </w:rPr>
        <w:t>This field is filled out automatically. It is referenced from the CF2R-MCH-01, which must be completed prior to this document.</w:t>
      </w:r>
    </w:p>
    <w:p w14:paraId="7DC3DB41" w14:textId="2D22F405" w:rsidR="00C01944" w:rsidRPr="005C3FF1" w:rsidRDefault="00C9124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Indoor </w:t>
      </w:r>
      <w:r w:rsidR="00C01944" w:rsidRPr="005C3FF1">
        <w:rPr>
          <w:rFonts w:ascii="Calibri" w:hAnsi="Calibri"/>
          <w:szCs w:val="18"/>
        </w:rPr>
        <w:t xml:space="preserve">Coil - Installed Manufacturer Name, Data from Nameplate of Installed system component: </w:t>
      </w:r>
      <w:r w:rsidR="00C01944" w:rsidRPr="005C3FF1">
        <w:rPr>
          <w:rFonts w:ascii="Calibri" w:hAnsi="Calibri"/>
        </w:rPr>
        <w:t>This field is filled out automatically. It is referenced from the CF2R-MCH-01, which must be completed prior to this document.</w:t>
      </w:r>
    </w:p>
    <w:p w14:paraId="7DC3DB43" w14:textId="30F825D4" w:rsidR="00C01944" w:rsidRPr="005C3FF1" w:rsidRDefault="00C9124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Indoor </w:t>
      </w:r>
      <w:r w:rsidR="00C01944" w:rsidRPr="005C3FF1">
        <w:rPr>
          <w:rFonts w:ascii="Calibri" w:hAnsi="Calibri"/>
          <w:szCs w:val="18"/>
        </w:rPr>
        <w:t>Coil - Installed Model Number, Data from Nameplate of Installed system component:</w:t>
      </w:r>
      <w:r w:rsidR="00C30CE1" w:rsidRPr="005C3FF1">
        <w:rPr>
          <w:rFonts w:ascii="Calibri" w:hAnsi="Calibri"/>
          <w:szCs w:val="18"/>
        </w:rPr>
        <w:t xml:space="preserve"> Th</w:t>
      </w:r>
      <w:r w:rsidR="00CB1FB6" w:rsidRPr="005C3FF1">
        <w:rPr>
          <w:rFonts w:ascii="Calibri" w:hAnsi="Calibri"/>
          <w:szCs w:val="18"/>
        </w:rPr>
        <w:t>i</w:t>
      </w:r>
      <w:r w:rsidR="00C30CE1" w:rsidRPr="005C3FF1">
        <w:rPr>
          <w:rFonts w:ascii="Calibri" w:hAnsi="Calibri"/>
          <w:szCs w:val="18"/>
        </w:rPr>
        <w:t xml:space="preserve">s field is filled out automatically. It is </w:t>
      </w:r>
      <w:r w:rsidR="00C30CE1" w:rsidRPr="005C3FF1">
        <w:rPr>
          <w:rFonts w:ascii="Calibri" w:hAnsi="Calibri"/>
        </w:rPr>
        <w:t>referenced from the CF2R-MCH-01, which must be completed prior to this document.</w:t>
      </w:r>
      <w:r w:rsidR="00AF1B71" w:rsidRPr="005C3FF1">
        <w:rPr>
          <w:rFonts w:ascii="Calibri" w:hAnsi="Calibri"/>
        </w:rPr>
        <w:t xml:space="preserve"> </w:t>
      </w:r>
      <w:r w:rsidR="00AF1B71" w:rsidRPr="005C3FF1">
        <w:rPr>
          <w:rFonts w:ascii="Calibri" w:hAnsi="Calibri"/>
          <w:szCs w:val="18"/>
        </w:rPr>
        <w:t xml:space="preserve">For systems where there is no separate inside coil “N/A” will be automatically </w:t>
      </w:r>
      <w:r w:rsidRPr="005C3FF1">
        <w:rPr>
          <w:rFonts w:ascii="Calibri" w:hAnsi="Calibri"/>
          <w:szCs w:val="18"/>
        </w:rPr>
        <w:t>entered</w:t>
      </w:r>
      <w:r w:rsidR="00AF1B71" w:rsidRPr="005C3FF1">
        <w:rPr>
          <w:rFonts w:ascii="Calibri" w:hAnsi="Calibri"/>
          <w:szCs w:val="18"/>
        </w:rPr>
        <w:t>.</w:t>
      </w:r>
    </w:p>
    <w:p w14:paraId="7DC3DB45" w14:textId="2AAADC89" w:rsidR="00C01944" w:rsidRPr="005C3FF1" w:rsidRDefault="008B631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t xml:space="preserve">Installed </w:t>
      </w:r>
      <w:r w:rsidR="00C01944" w:rsidRPr="005C3FF1">
        <w:rPr>
          <w:rFonts w:ascii="Calibri" w:hAnsi="Calibri"/>
          <w:szCs w:val="18"/>
        </w:rPr>
        <w:t>Furnace</w:t>
      </w:r>
      <w:r w:rsidR="00B63AAA" w:rsidRPr="005C3FF1">
        <w:rPr>
          <w:rFonts w:ascii="Calibri" w:hAnsi="Calibri"/>
          <w:szCs w:val="18"/>
        </w:rPr>
        <w:t xml:space="preserve"> </w:t>
      </w:r>
      <w:r w:rsidR="00C01944" w:rsidRPr="005C3FF1">
        <w:rPr>
          <w:rFonts w:ascii="Calibri" w:hAnsi="Calibri"/>
          <w:szCs w:val="18"/>
        </w:rPr>
        <w:t>Manufacturer Name, Data from Nameplate of Installed system component:</w:t>
      </w:r>
      <w:r w:rsidR="00C01944" w:rsidRPr="005C3FF1">
        <w:rPr>
          <w:rFonts w:ascii="Calibri" w:hAnsi="Calibri"/>
        </w:rPr>
        <w:t xml:space="preserve"> This field is filled out automatically. It is referenced from the CF2R-MCH-01, which must be completed prior to this document</w:t>
      </w:r>
      <w:r w:rsidR="00CF3F12" w:rsidRPr="005C3FF1">
        <w:rPr>
          <w:rFonts w:ascii="Calibri" w:hAnsi="Calibri"/>
        </w:rPr>
        <w:t>.</w:t>
      </w:r>
    </w:p>
    <w:p w14:paraId="7DC3DB47" w14:textId="5DF09BA1" w:rsidR="00C01944" w:rsidRPr="005C3FF1" w:rsidRDefault="008B631F" w:rsidP="00C01944">
      <w:pPr>
        <w:pStyle w:val="Header"/>
        <w:numPr>
          <w:ilvl w:val="0"/>
          <w:numId w:val="37"/>
        </w:numPr>
        <w:tabs>
          <w:tab w:val="clear" w:pos="4320"/>
          <w:tab w:val="clear" w:pos="8640"/>
        </w:tabs>
        <w:rPr>
          <w:rFonts w:ascii="Calibri" w:hAnsi="Calibri"/>
          <w:szCs w:val="18"/>
        </w:rPr>
      </w:pPr>
      <w:r w:rsidRPr="005C3FF1">
        <w:rPr>
          <w:rFonts w:ascii="Calibri" w:hAnsi="Calibri"/>
          <w:szCs w:val="18"/>
        </w:rPr>
        <w:lastRenderedPageBreak/>
        <w:t xml:space="preserve">Installed </w:t>
      </w:r>
      <w:r w:rsidR="00C01944" w:rsidRPr="005C3FF1">
        <w:rPr>
          <w:rFonts w:ascii="Calibri" w:hAnsi="Calibri"/>
          <w:szCs w:val="18"/>
        </w:rPr>
        <w:t xml:space="preserve">Furnace Model Number, Data from Nameplate of Installed system component: </w:t>
      </w:r>
      <w:r w:rsidR="00C01944" w:rsidRPr="005C3FF1">
        <w:rPr>
          <w:rFonts w:ascii="Calibri" w:hAnsi="Calibri"/>
        </w:rPr>
        <w:t>This field is filled out automatically. It is referenced from the CF2R-MCH-01, which must be completed prior to this document</w:t>
      </w:r>
    </w:p>
    <w:p w14:paraId="7DC3DB49" w14:textId="77777777" w:rsidR="00C01944" w:rsidRPr="005C3FF1" w:rsidRDefault="00C01944" w:rsidP="005E0D15">
      <w:pPr>
        <w:pStyle w:val="Header"/>
        <w:tabs>
          <w:tab w:val="clear" w:pos="4320"/>
          <w:tab w:val="clear" w:pos="8640"/>
        </w:tabs>
        <w:rPr>
          <w:rFonts w:asciiTheme="minorHAnsi" w:hAnsiTheme="minorHAnsi"/>
        </w:rPr>
      </w:pPr>
    </w:p>
    <w:p w14:paraId="625AF108" w14:textId="1DA81303" w:rsidR="00216B0A" w:rsidRPr="005C3FF1" w:rsidRDefault="00216B0A" w:rsidP="00216B0A">
      <w:pPr>
        <w:pStyle w:val="Header"/>
        <w:tabs>
          <w:tab w:val="clear" w:pos="4320"/>
          <w:tab w:val="clear" w:pos="8640"/>
        </w:tabs>
        <w:rPr>
          <w:rFonts w:ascii="Calibri" w:hAnsi="Calibri"/>
          <w:b/>
          <w:szCs w:val="18"/>
        </w:rPr>
      </w:pPr>
      <w:r w:rsidRPr="005C3FF1">
        <w:rPr>
          <w:rFonts w:ascii="Calibri" w:hAnsi="Calibri"/>
          <w:b/>
          <w:szCs w:val="18"/>
        </w:rPr>
        <w:t xml:space="preserve">Section </w:t>
      </w:r>
      <w:r w:rsidR="00F642A8" w:rsidRPr="005C3FF1">
        <w:rPr>
          <w:rFonts w:ascii="Calibri" w:hAnsi="Calibri"/>
          <w:b/>
          <w:szCs w:val="18"/>
        </w:rPr>
        <w:t>C</w:t>
      </w:r>
      <w:r w:rsidRPr="005C3FF1">
        <w:rPr>
          <w:rFonts w:ascii="Calibri" w:hAnsi="Calibri"/>
          <w:b/>
          <w:szCs w:val="18"/>
        </w:rPr>
        <w:t>. Rated Space Conditioning System Equipment Verification</w:t>
      </w:r>
      <w:r w:rsidR="00033FA6" w:rsidRPr="005C3FF1">
        <w:rPr>
          <w:rFonts w:ascii="Calibri" w:hAnsi="Calibri"/>
          <w:b/>
          <w:szCs w:val="18"/>
        </w:rPr>
        <w:t xml:space="preserve"> from Directory</w:t>
      </w:r>
    </w:p>
    <w:p w14:paraId="7C852F66" w14:textId="77777777" w:rsidR="004D6116" w:rsidRPr="005C3FF1" w:rsidRDefault="004D6116" w:rsidP="004D6116">
      <w:pPr>
        <w:pStyle w:val="ListParagraph"/>
        <w:numPr>
          <w:ilvl w:val="0"/>
          <w:numId w:val="46"/>
        </w:numPr>
        <w:rPr>
          <w:rFonts w:ascii="Calibri" w:hAnsi="Calibri"/>
        </w:rPr>
      </w:pPr>
      <w:r w:rsidRPr="005C3FF1">
        <w:rPr>
          <w:rFonts w:ascii="Calibri" w:hAnsi="Calibri"/>
        </w:rPr>
        <w:t>System Name or Identification/Tag: This field is filled out automatically. It is referenced from the CF2R-MCH-01, which must be completed prior to this document.</w:t>
      </w:r>
    </w:p>
    <w:p w14:paraId="1C784DF3" w14:textId="77777777" w:rsidR="004D6116" w:rsidRPr="005C3FF1" w:rsidRDefault="004D6116" w:rsidP="004D6116">
      <w:pPr>
        <w:pStyle w:val="ListParagraph"/>
        <w:numPr>
          <w:ilvl w:val="0"/>
          <w:numId w:val="46"/>
        </w:numPr>
        <w:rPr>
          <w:rFonts w:ascii="Calibri" w:hAnsi="Calibri"/>
        </w:rPr>
      </w:pPr>
      <w:r w:rsidRPr="005C3FF1">
        <w:rPr>
          <w:rFonts w:asciiTheme="minorHAnsi" w:hAnsiTheme="minorHAnsi"/>
          <w:szCs w:val="18"/>
        </w:rPr>
        <w:t>System Location or Area Served:</w:t>
      </w:r>
      <w:r w:rsidRPr="005C3FF1">
        <w:rPr>
          <w:rFonts w:ascii="Calibri" w:hAnsi="Calibri"/>
        </w:rPr>
        <w:t xml:space="preserve"> This field is filled out automatically. It is referenced from the CF2R-MCH-01, which must be completed prior to this document.</w:t>
      </w:r>
    </w:p>
    <w:p w14:paraId="4E531A59" w14:textId="638B9BBC" w:rsidR="004D6116" w:rsidRPr="005C3FF1" w:rsidRDefault="004D6116" w:rsidP="004D6116">
      <w:pPr>
        <w:pStyle w:val="ListParagraph"/>
        <w:numPr>
          <w:ilvl w:val="0"/>
          <w:numId w:val="46"/>
        </w:numPr>
        <w:rPr>
          <w:rFonts w:ascii="Calibri" w:hAnsi="Calibri"/>
        </w:rPr>
      </w:pPr>
      <w:r w:rsidRPr="005C3FF1">
        <w:rPr>
          <w:rFonts w:ascii="Calibri" w:hAnsi="Calibri"/>
        </w:rPr>
        <w:t>Indoor unit Name: This field is filled out automatically. It is referenced from the CF2R-MCH-01, which must be completed prior to this document.</w:t>
      </w:r>
    </w:p>
    <w:p w14:paraId="7DE25788" w14:textId="1A7B8FDD" w:rsidR="00BB10FF" w:rsidRPr="005C3FF1" w:rsidRDefault="00BB10FF" w:rsidP="00BB10FF">
      <w:pPr>
        <w:pStyle w:val="ListParagraph"/>
        <w:numPr>
          <w:ilvl w:val="0"/>
          <w:numId w:val="46"/>
        </w:numPr>
        <w:rPr>
          <w:rFonts w:ascii="Calibri" w:hAnsi="Calibri"/>
        </w:rPr>
      </w:pPr>
      <w:r w:rsidRPr="005C3FF1">
        <w:rPr>
          <w:rFonts w:ascii="Calibri" w:hAnsi="Calibri"/>
        </w:rPr>
        <w:t>Installed indoor unit type is automatically filled out</w:t>
      </w:r>
    </w:p>
    <w:p w14:paraId="3522FABC" w14:textId="6A59235A" w:rsidR="00216B0A" w:rsidRPr="005C3FF1" w:rsidRDefault="00216B0A" w:rsidP="00F642A8">
      <w:pPr>
        <w:pStyle w:val="Header"/>
        <w:numPr>
          <w:ilvl w:val="0"/>
          <w:numId w:val="46"/>
        </w:numPr>
        <w:tabs>
          <w:tab w:val="clear" w:pos="4320"/>
          <w:tab w:val="clear" w:pos="8640"/>
        </w:tabs>
        <w:rPr>
          <w:rFonts w:ascii="Calibri" w:hAnsi="Calibri"/>
          <w:szCs w:val="18"/>
        </w:rPr>
      </w:pPr>
      <w:r w:rsidRPr="005C3FF1">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20E86842" w14:textId="77777777" w:rsidR="00216B0A" w:rsidRPr="005C3FF1" w:rsidRDefault="00216B0A" w:rsidP="00F642A8">
      <w:pPr>
        <w:pStyle w:val="Header"/>
        <w:numPr>
          <w:ilvl w:val="0"/>
          <w:numId w:val="46"/>
        </w:numPr>
        <w:tabs>
          <w:tab w:val="clear" w:pos="4320"/>
          <w:tab w:val="clear" w:pos="8640"/>
        </w:tabs>
        <w:rPr>
          <w:rFonts w:ascii="Calibri" w:hAnsi="Calibri"/>
          <w:szCs w:val="18"/>
        </w:rPr>
      </w:pPr>
      <w:r w:rsidRPr="005C3FF1">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550F1C7C" w14:textId="728F6054" w:rsidR="00216B0A" w:rsidRPr="005C3FF1" w:rsidRDefault="008B631F" w:rsidP="00F642A8">
      <w:pPr>
        <w:pStyle w:val="Header"/>
        <w:numPr>
          <w:ilvl w:val="0"/>
          <w:numId w:val="46"/>
        </w:numPr>
        <w:tabs>
          <w:tab w:val="clear" w:pos="4320"/>
          <w:tab w:val="clear" w:pos="8640"/>
        </w:tabs>
        <w:rPr>
          <w:rFonts w:ascii="Calibri" w:hAnsi="Calibri"/>
          <w:szCs w:val="18"/>
        </w:rPr>
      </w:pPr>
      <w:r w:rsidRPr="005C3FF1">
        <w:rPr>
          <w:rFonts w:ascii="Calibri" w:hAnsi="Calibri"/>
          <w:szCs w:val="18"/>
        </w:rPr>
        <w:t xml:space="preserve">Indoor </w:t>
      </w:r>
      <w:r w:rsidR="00216B0A" w:rsidRPr="005C3FF1">
        <w:rPr>
          <w:rFonts w:ascii="Calibri" w:hAnsi="Calibri"/>
          <w:szCs w:val="18"/>
        </w:rPr>
        <w:t xml:space="preserve">Coil - Installed Manufacturer Name, Data from the Directory used to certify product performance for the rated system component: Enter the Manufacturer’s name for the inside coil (aka, indoor coil, evaporator coil) as it appears in the Directory. For </w:t>
      </w:r>
      <w:r w:rsidR="00F642A8" w:rsidRPr="005C3FF1">
        <w:rPr>
          <w:rFonts w:ascii="Calibri" w:hAnsi="Calibri"/>
          <w:szCs w:val="18"/>
        </w:rPr>
        <w:t xml:space="preserve">system types that don’t have </w:t>
      </w:r>
      <w:r w:rsidR="006C1B1B" w:rsidRPr="005C3FF1">
        <w:rPr>
          <w:rFonts w:ascii="Calibri" w:hAnsi="Calibri"/>
          <w:szCs w:val="18"/>
        </w:rPr>
        <w:t>separate inside coils or if the</w:t>
      </w:r>
      <w:r w:rsidR="00F642A8" w:rsidRPr="005C3FF1">
        <w:rPr>
          <w:rFonts w:ascii="Calibri" w:hAnsi="Calibri"/>
          <w:szCs w:val="18"/>
        </w:rPr>
        <w:t xml:space="preserve"> directory rating does not include</w:t>
      </w:r>
      <w:r w:rsidR="006C1B1B" w:rsidRPr="005C3FF1">
        <w:rPr>
          <w:rFonts w:ascii="Calibri" w:hAnsi="Calibri"/>
          <w:szCs w:val="18"/>
        </w:rPr>
        <w:t xml:space="preserve"> this information</w:t>
      </w:r>
      <w:r w:rsidR="00F642A8" w:rsidRPr="005C3FF1">
        <w:rPr>
          <w:rFonts w:ascii="Calibri" w:hAnsi="Calibri"/>
          <w:szCs w:val="18"/>
        </w:rPr>
        <w:t xml:space="preserve">, like </w:t>
      </w:r>
      <w:r w:rsidR="00216B0A" w:rsidRPr="005C3FF1">
        <w:rPr>
          <w:rFonts w:ascii="Calibri" w:hAnsi="Calibri"/>
          <w:szCs w:val="18"/>
        </w:rPr>
        <w:t>package units</w:t>
      </w:r>
      <w:r w:rsidR="006C1B1B" w:rsidRPr="005C3FF1">
        <w:rPr>
          <w:rFonts w:ascii="Calibri" w:hAnsi="Calibri"/>
          <w:szCs w:val="18"/>
        </w:rPr>
        <w:t xml:space="preserve">, </w:t>
      </w:r>
      <w:r w:rsidR="00216B0A" w:rsidRPr="005C3FF1">
        <w:rPr>
          <w:rFonts w:ascii="Calibri" w:hAnsi="Calibri"/>
          <w:szCs w:val="18"/>
        </w:rPr>
        <w:t>fan coil units</w:t>
      </w:r>
      <w:r w:rsidR="006C1B1B" w:rsidRPr="005C3FF1">
        <w:rPr>
          <w:rFonts w:ascii="Calibri" w:hAnsi="Calibri"/>
          <w:szCs w:val="18"/>
        </w:rPr>
        <w:t xml:space="preserve"> and multi-split variable capacity heat pumps</w:t>
      </w:r>
      <w:r w:rsidR="00216B0A" w:rsidRPr="005C3FF1">
        <w:rPr>
          <w:rFonts w:ascii="Calibri" w:hAnsi="Calibri"/>
          <w:szCs w:val="18"/>
        </w:rPr>
        <w:t>,</w:t>
      </w:r>
      <w:r w:rsidR="006C1B1B" w:rsidRPr="005C3FF1">
        <w:rPr>
          <w:rFonts w:ascii="Calibri" w:hAnsi="Calibri"/>
          <w:szCs w:val="18"/>
        </w:rPr>
        <w:t xml:space="preserve"> user may enter </w:t>
      </w:r>
      <w:r w:rsidR="00216B0A" w:rsidRPr="005C3FF1">
        <w:rPr>
          <w:rFonts w:ascii="Calibri" w:hAnsi="Calibri"/>
          <w:szCs w:val="18"/>
        </w:rPr>
        <w:t>“N/A”.</w:t>
      </w:r>
    </w:p>
    <w:p w14:paraId="40B5F224" w14:textId="016F657D" w:rsidR="006C1B1B" w:rsidRPr="005C3FF1" w:rsidRDefault="008B631F" w:rsidP="006C1B1B">
      <w:pPr>
        <w:pStyle w:val="Header"/>
        <w:numPr>
          <w:ilvl w:val="0"/>
          <w:numId w:val="46"/>
        </w:numPr>
        <w:tabs>
          <w:tab w:val="clear" w:pos="4320"/>
          <w:tab w:val="clear" w:pos="8640"/>
        </w:tabs>
        <w:rPr>
          <w:rFonts w:ascii="Calibri" w:hAnsi="Calibri"/>
          <w:szCs w:val="18"/>
        </w:rPr>
      </w:pPr>
      <w:r w:rsidRPr="005C3FF1">
        <w:rPr>
          <w:rFonts w:ascii="Calibri" w:hAnsi="Calibri"/>
          <w:szCs w:val="18"/>
        </w:rPr>
        <w:t xml:space="preserve">Indoor </w:t>
      </w:r>
      <w:r w:rsidR="00216B0A" w:rsidRPr="005C3FF1">
        <w:rPr>
          <w:rFonts w:ascii="Calibri" w:hAnsi="Calibri"/>
          <w:szCs w:val="18"/>
        </w:rPr>
        <w:t>Coil - Installed Model Number, Data from the Directory used to certify the rated system component: Enter the Manufacturer’s model number for the inside coil (aka, indoor coil, evaporator coil) as it appears in the Directory.</w:t>
      </w:r>
      <w:r w:rsidR="006C1B1B" w:rsidRPr="005C3FF1">
        <w:rPr>
          <w:rFonts w:ascii="Calibri" w:hAnsi="Calibri"/>
          <w:szCs w:val="18"/>
        </w:rPr>
        <w:t xml:space="preserve"> For system types that don’t have separate inside coils or if the directory rating does not include this information (package units, fan coil units, multi-split variable capacity heat pumps), user may enter “N/A”.</w:t>
      </w:r>
    </w:p>
    <w:p w14:paraId="0CB1625A" w14:textId="5906585C" w:rsidR="00216B0A" w:rsidRPr="005C3FF1" w:rsidRDefault="008B631F" w:rsidP="00193838">
      <w:pPr>
        <w:pStyle w:val="Header"/>
        <w:numPr>
          <w:ilvl w:val="0"/>
          <w:numId w:val="46"/>
        </w:numPr>
        <w:tabs>
          <w:tab w:val="clear" w:pos="4320"/>
          <w:tab w:val="clear" w:pos="8640"/>
        </w:tabs>
        <w:rPr>
          <w:rFonts w:ascii="Calibri" w:hAnsi="Calibri"/>
          <w:szCs w:val="18"/>
        </w:rPr>
      </w:pPr>
      <w:r w:rsidRPr="005C3FF1">
        <w:rPr>
          <w:rFonts w:ascii="Calibri" w:hAnsi="Calibri"/>
          <w:szCs w:val="18"/>
        </w:rPr>
        <w:t xml:space="preserve">Installed </w:t>
      </w:r>
      <w:r w:rsidR="00216B0A" w:rsidRPr="005C3FF1">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649B4605" w14:textId="52EA0BAA" w:rsidR="00216B0A" w:rsidRPr="005C3FF1" w:rsidRDefault="008B631F" w:rsidP="00F642A8">
      <w:pPr>
        <w:pStyle w:val="Header"/>
        <w:numPr>
          <w:ilvl w:val="0"/>
          <w:numId w:val="46"/>
        </w:numPr>
        <w:tabs>
          <w:tab w:val="clear" w:pos="4320"/>
          <w:tab w:val="clear" w:pos="8640"/>
        </w:tabs>
        <w:rPr>
          <w:rFonts w:ascii="Calibri" w:hAnsi="Calibri"/>
        </w:rPr>
      </w:pPr>
      <w:r w:rsidRPr="005C3FF1">
        <w:rPr>
          <w:rFonts w:ascii="Calibri" w:hAnsi="Calibri"/>
          <w:szCs w:val="18"/>
        </w:rPr>
        <w:t xml:space="preserve">Installed </w:t>
      </w:r>
      <w:r w:rsidR="00216B0A" w:rsidRPr="005C3FF1">
        <w:rPr>
          <w:rFonts w:ascii="Calibri" w:hAnsi="Calibri"/>
          <w:szCs w:val="18"/>
        </w:rPr>
        <w:t xml:space="preserve">Furnace Model Number, Data from the directory used to certify product performance for the rated system component: If not using AHRI, user has the option to select “N/A”. Enter the Manufacturer’s model number for the air handler/furnace as it appears in the directory. For package units there is no separate air handler, so enter “N/A”. Also enter “N/A” if a specific furnace or air handler is not called </w:t>
      </w:r>
      <w:r w:rsidR="00216B0A" w:rsidRPr="005C3FF1">
        <w:rPr>
          <w:rFonts w:ascii="Calibri" w:hAnsi="Calibri"/>
        </w:rPr>
        <w:t>out in the directory, as indicated in Section A, above.</w:t>
      </w:r>
    </w:p>
    <w:p w14:paraId="0FB349F0" w14:textId="77777777" w:rsidR="00216B0A" w:rsidRPr="005C3FF1" w:rsidRDefault="00216B0A" w:rsidP="00C01944">
      <w:pPr>
        <w:rPr>
          <w:rFonts w:ascii="Calibri" w:hAnsi="Calibri"/>
          <w:b/>
        </w:rPr>
      </w:pPr>
    </w:p>
    <w:p w14:paraId="7DC3DB4A" w14:textId="14DF8B4D" w:rsidR="00C01944" w:rsidRPr="005C3FF1" w:rsidRDefault="00872117" w:rsidP="00C01944">
      <w:pPr>
        <w:rPr>
          <w:rFonts w:ascii="Calibri" w:hAnsi="Calibri"/>
          <w:b/>
        </w:rPr>
      </w:pPr>
      <w:r w:rsidRPr="005C3FF1">
        <w:rPr>
          <w:rFonts w:ascii="Calibri" w:hAnsi="Calibri"/>
          <w:b/>
        </w:rPr>
        <w:t xml:space="preserve">Section </w:t>
      </w:r>
      <w:r w:rsidR="00F642A8" w:rsidRPr="005C3FF1">
        <w:rPr>
          <w:rFonts w:ascii="Calibri" w:hAnsi="Calibri"/>
          <w:b/>
        </w:rPr>
        <w:t>D</w:t>
      </w:r>
      <w:r w:rsidRPr="005C3FF1">
        <w:rPr>
          <w:rFonts w:ascii="Calibri" w:hAnsi="Calibri"/>
          <w:b/>
        </w:rPr>
        <w:t>. Verified Cooling System SEER</w:t>
      </w:r>
      <w:r w:rsidR="00235185" w:rsidRPr="005C3FF1">
        <w:rPr>
          <w:rFonts w:ascii="Calibri" w:hAnsi="Calibri"/>
          <w:b/>
        </w:rPr>
        <w:t>/SEER2</w:t>
      </w:r>
    </w:p>
    <w:p w14:paraId="7DC3DB4B" w14:textId="40EDFB1A" w:rsidR="00C01944" w:rsidRPr="005C3FF1" w:rsidRDefault="00872117" w:rsidP="00C01944">
      <w:pPr>
        <w:pStyle w:val="ListParagraph"/>
        <w:numPr>
          <w:ilvl w:val="0"/>
          <w:numId w:val="38"/>
        </w:numPr>
        <w:rPr>
          <w:rFonts w:ascii="Calibri" w:hAnsi="Calibri"/>
        </w:rPr>
      </w:pPr>
      <w:r w:rsidRPr="005C3FF1">
        <w:rPr>
          <w:rFonts w:ascii="Calibri" w:hAnsi="Calibri"/>
        </w:rPr>
        <w:t>Required Minimum SEER</w:t>
      </w:r>
      <w:r w:rsidR="00235185" w:rsidRPr="005C3FF1">
        <w:rPr>
          <w:rFonts w:ascii="Calibri" w:hAnsi="Calibri"/>
        </w:rPr>
        <w:t>/SEER2</w:t>
      </w:r>
      <w:r w:rsidRPr="005C3FF1">
        <w:rPr>
          <w:rFonts w:ascii="Calibri" w:hAnsi="Calibri"/>
        </w:rPr>
        <w:t xml:space="preserve">: </w:t>
      </w:r>
      <w:r w:rsidR="00C01944" w:rsidRPr="005C3FF1">
        <w:rPr>
          <w:rFonts w:ascii="Calibri" w:hAnsi="Calibri"/>
        </w:rPr>
        <w:t>This field is filled out automatically. It is referenced from the CF2R-MCH-01, which must be completed prior to this document</w:t>
      </w:r>
      <w:r w:rsidR="00CF3F12" w:rsidRPr="005C3FF1">
        <w:rPr>
          <w:rFonts w:ascii="Calibri" w:hAnsi="Calibri"/>
        </w:rPr>
        <w:t>.</w:t>
      </w:r>
    </w:p>
    <w:p w14:paraId="7DC3DB4C" w14:textId="52917623" w:rsidR="00C01944" w:rsidRPr="005C3FF1" w:rsidRDefault="00872117" w:rsidP="00C01944">
      <w:pPr>
        <w:pStyle w:val="ListParagraph"/>
        <w:numPr>
          <w:ilvl w:val="0"/>
          <w:numId w:val="38"/>
        </w:numPr>
        <w:rPr>
          <w:rFonts w:ascii="Calibri" w:hAnsi="Calibri"/>
        </w:rPr>
      </w:pPr>
      <w:r w:rsidRPr="005C3FF1">
        <w:rPr>
          <w:rFonts w:ascii="Calibri" w:hAnsi="Calibri"/>
        </w:rPr>
        <w:t>Installed SEER</w:t>
      </w:r>
      <w:r w:rsidR="00235185" w:rsidRPr="005C3FF1">
        <w:rPr>
          <w:rFonts w:ascii="Calibri" w:hAnsi="Calibri"/>
        </w:rPr>
        <w:t>/SEER2</w:t>
      </w:r>
      <w:r w:rsidRPr="005C3FF1">
        <w:rPr>
          <w:rFonts w:ascii="Calibri" w:hAnsi="Calibri"/>
        </w:rPr>
        <w:t xml:space="preserve">: Enter the exact SEER value shown in the Directory used to certify the equipment shown in Section </w:t>
      </w:r>
      <w:r w:rsidR="00442DE2" w:rsidRPr="005C3FF1">
        <w:rPr>
          <w:rFonts w:ascii="Calibri" w:hAnsi="Calibri"/>
        </w:rPr>
        <w:t>A</w:t>
      </w:r>
      <w:r w:rsidRPr="005C3FF1">
        <w:rPr>
          <w:rFonts w:ascii="Calibri" w:hAnsi="Calibri"/>
        </w:rPr>
        <w:t>, above.</w:t>
      </w:r>
    </w:p>
    <w:p w14:paraId="7DC3DB4D" w14:textId="77777777" w:rsidR="00C01944" w:rsidRPr="005C3FF1" w:rsidRDefault="00872117" w:rsidP="00C01944">
      <w:pPr>
        <w:pStyle w:val="ListParagraph"/>
        <w:numPr>
          <w:ilvl w:val="0"/>
          <w:numId w:val="38"/>
        </w:numPr>
        <w:rPr>
          <w:rFonts w:ascii="Calibri" w:hAnsi="Calibri"/>
        </w:rPr>
      </w:pPr>
      <w:r w:rsidRPr="005C3FF1">
        <w:rPr>
          <w:rFonts w:ascii="Calibri" w:hAnsi="Calibri"/>
        </w:rPr>
        <w:t>Compliance Statement: This field is filled out automatically. Compliance requires that the installed SEER meet the required minimum SEER.</w:t>
      </w:r>
    </w:p>
    <w:p w14:paraId="7DC3DB4E" w14:textId="77777777" w:rsidR="00C01944" w:rsidRPr="005C3FF1" w:rsidRDefault="00C01944" w:rsidP="005E0D15">
      <w:pPr>
        <w:rPr>
          <w:rFonts w:ascii="Calibri" w:hAnsi="Calibri"/>
        </w:rPr>
      </w:pPr>
    </w:p>
    <w:p w14:paraId="7DC3DB4F" w14:textId="72EB63C4" w:rsidR="00C01944" w:rsidRPr="005C3FF1" w:rsidRDefault="00872117" w:rsidP="00C01944">
      <w:pPr>
        <w:rPr>
          <w:rFonts w:ascii="Calibri" w:hAnsi="Calibri"/>
          <w:b/>
        </w:rPr>
      </w:pPr>
      <w:r w:rsidRPr="005C3FF1">
        <w:rPr>
          <w:rFonts w:ascii="Calibri" w:hAnsi="Calibri"/>
          <w:b/>
        </w:rPr>
        <w:t xml:space="preserve">Section </w:t>
      </w:r>
      <w:r w:rsidR="00F642A8" w:rsidRPr="005C3FF1">
        <w:rPr>
          <w:rFonts w:ascii="Calibri" w:hAnsi="Calibri"/>
          <w:b/>
        </w:rPr>
        <w:t>E</w:t>
      </w:r>
      <w:r w:rsidRPr="005C3FF1">
        <w:rPr>
          <w:rFonts w:ascii="Calibri" w:hAnsi="Calibri"/>
          <w:b/>
        </w:rPr>
        <w:t>. Verified Cooling System EER</w:t>
      </w:r>
      <w:r w:rsidR="00E87E46" w:rsidRPr="005C3FF1">
        <w:rPr>
          <w:rFonts w:ascii="Calibri" w:hAnsi="Calibri"/>
          <w:b/>
        </w:rPr>
        <w:t>/EER2</w:t>
      </w:r>
    </w:p>
    <w:p w14:paraId="7DC3DB50" w14:textId="2FC27104" w:rsidR="00C01944" w:rsidRPr="005C3FF1" w:rsidRDefault="00872117" w:rsidP="00C01944">
      <w:pPr>
        <w:pStyle w:val="ListParagraph"/>
        <w:numPr>
          <w:ilvl w:val="0"/>
          <w:numId w:val="39"/>
        </w:numPr>
        <w:rPr>
          <w:rFonts w:ascii="Calibri" w:hAnsi="Calibri"/>
        </w:rPr>
      </w:pPr>
      <w:r w:rsidRPr="005C3FF1">
        <w:rPr>
          <w:rFonts w:ascii="Calibri" w:hAnsi="Calibri"/>
        </w:rPr>
        <w:t>Required Minimum EER</w:t>
      </w:r>
      <w:r w:rsidR="00E87E46" w:rsidRPr="005C3FF1">
        <w:rPr>
          <w:rFonts w:ascii="Calibri" w:hAnsi="Calibri"/>
        </w:rPr>
        <w:t>/EER2</w:t>
      </w:r>
      <w:r w:rsidRPr="005C3FF1">
        <w:rPr>
          <w:rFonts w:ascii="Calibri" w:hAnsi="Calibri"/>
        </w:rPr>
        <w:t>:</w:t>
      </w:r>
      <w:r w:rsidR="00C01944" w:rsidRPr="005C3FF1">
        <w:rPr>
          <w:rFonts w:ascii="Calibri" w:hAnsi="Calibri"/>
        </w:rPr>
        <w:t xml:space="preserve"> This field is filled out automatically. It is referenced from the CF2R-MCH-01, which must be completed prior to this document</w:t>
      </w:r>
      <w:r w:rsidR="00CF3F12" w:rsidRPr="005C3FF1">
        <w:rPr>
          <w:rFonts w:ascii="Calibri" w:hAnsi="Calibri"/>
        </w:rPr>
        <w:t>.</w:t>
      </w:r>
    </w:p>
    <w:p w14:paraId="7DC3DB51" w14:textId="19AF995F" w:rsidR="00C01944" w:rsidRPr="005C3FF1" w:rsidRDefault="00872117" w:rsidP="00C01944">
      <w:pPr>
        <w:pStyle w:val="ListParagraph"/>
        <w:numPr>
          <w:ilvl w:val="0"/>
          <w:numId w:val="39"/>
        </w:numPr>
        <w:rPr>
          <w:rFonts w:ascii="Calibri" w:hAnsi="Calibri"/>
        </w:rPr>
      </w:pPr>
      <w:r w:rsidRPr="005C3FF1">
        <w:rPr>
          <w:rFonts w:ascii="Calibri" w:hAnsi="Calibri"/>
        </w:rPr>
        <w:t>Installed EER</w:t>
      </w:r>
      <w:r w:rsidR="00E87E46" w:rsidRPr="005C3FF1">
        <w:rPr>
          <w:rFonts w:ascii="Calibri" w:hAnsi="Calibri"/>
        </w:rPr>
        <w:t>/EER2</w:t>
      </w:r>
      <w:r w:rsidRPr="005C3FF1">
        <w:rPr>
          <w:rFonts w:ascii="Calibri" w:hAnsi="Calibri"/>
        </w:rPr>
        <w:t xml:space="preserve">: Enter the exact EER value shown on </w:t>
      </w:r>
      <w:r w:rsidR="00560787" w:rsidRPr="005C3FF1">
        <w:rPr>
          <w:rFonts w:ascii="Calibri" w:hAnsi="Calibri"/>
        </w:rPr>
        <w:t xml:space="preserve">in the Directory used to certify </w:t>
      </w:r>
      <w:r w:rsidRPr="005C3FF1">
        <w:rPr>
          <w:rFonts w:ascii="Calibri" w:hAnsi="Calibri"/>
        </w:rPr>
        <w:t xml:space="preserve">the equipment shown in Section </w:t>
      </w:r>
      <w:r w:rsidR="00442DE2" w:rsidRPr="005C3FF1">
        <w:rPr>
          <w:rFonts w:ascii="Calibri" w:hAnsi="Calibri"/>
        </w:rPr>
        <w:t>A</w:t>
      </w:r>
      <w:r w:rsidRPr="005C3FF1">
        <w:rPr>
          <w:rFonts w:ascii="Calibri" w:hAnsi="Calibri"/>
        </w:rPr>
        <w:t>, above.</w:t>
      </w:r>
    </w:p>
    <w:p w14:paraId="7DC3DB52" w14:textId="77777777" w:rsidR="00C01944" w:rsidRPr="005C3FF1" w:rsidRDefault="00872117" w:rsidP="00C01944">
      <w:pPr>
        <w:pStyle w:val="ListParagraph"/>
        <w:numPr>
          <w:ilvl w:val="0"/>
          <w:numId w:val="39"/>
        </w:numPr>
        <w:rPr>
          <w:rFonts w:ascii="Calibri" w:hAnsi="Calibri"/>
        </w:rPr>
      </w:pPr>
      <w:r w:rsidRPr="005C3FF1">
        <w:rPr>
          <w:rFonts w:ascii="Calibri" w:hAnsi="Calibri"/>
        </w:rPr>
        <w:t>Compliance Statement: This field is filled out automatically. Compliance requires that the installed EER meet the required minimum EER</w:t>
      </w:r>
      <w:r w:rsidR="00CF3F12" w:rsidRPr="005C3FF1">
        <w:rPr>
          <w:rFonts w:ascii="Calibri" w:hAnsi="Calibri"/>
        </w:rPr>
        <w:t>.</w:t>
      </w:r>
    </w:p>
    <w:p w14:paraId="7DC3DB53" w14:textId="171B0949" w:rsidR="00C01944" w:rsidRPr="005C3FF1" w:rsidRDefault="00C01944" w:rsidP="005E0D15">
      <w:pPr>
        <w:rPr>
          <w:rFonts w:ascii="Calibri" w:hAnsi="Calibri"/>
        </w:rPr>
      </w:pPr>
    </w:p>
    <w:p w14:paraId="2104EDBB" w14:textId="582898C4" w:rsidR="00B63AAA" w:rsidRPr="005C3FF1" w:rsidRDefault="00B63AAA" w:rsidP="00B63AAA">
      <w:pPr>
        <w:rPr>
          <w:rFonts w:ascii="Calibri" w:hAnsi="Calibri"/>
          <w:b/>
        </w:rPr>
      </w:pPr>
      <w:r w:rsidRPr="005C3FF1">
        <w:rPr>
          <w:rFonts w:ascii="Calibri" w:hAnsi="Calibri"/>
          <w:b/>
        </w:rPr>
        <w:t xml:space="preserve">Section </w:t>
      </w:r>
      <w:r w:rsidR="00F642A8" w:rsidRPr="005C3FF1">
        <w:rPr>
          <w:rFonts w:ascii="Calibri" w:hAnsi="Calibri"/>
          <w:b/>
        </w:rPr>
        <w:t>F</w:t>
      </w:r>
      <w:r w:rsidRPr="005C3FF1">
        <w:rPr>
          <w:rFonts w:ascii="Calibri" w:hAnsi="Calibri"/>
          <w:b/>
        </w:rPr>
        <w:t>. Verified Heat Pump Heating Output</w:t>
      </w:r>
    </w:p>
    <w:p w14:paraId="5520E896" w14:textId="2E1F8F9A" w:rsidR="00B63AAA" w:rsidRPr="005C3FF1" w:rsidRDefault="00B63AAA" w:rsidP="00B63AAA">
      <w:pPr>
        <w:pStyle w:val="ListParagraph"/>
        <w:numPr>
          <w:ilvl w:val="0"/>
          <w:numId w:val="45"/>
        </w:numPr>
        <w:rPr>
          <w:rFonts w:ascii="Calibri" w:hAnsi="Calibri"/>
        </w:rPr>
      </w:pPr>
      <w:r w:rsidRPr="005C3FF1">
        <w:rPr>
          <w:rFonts w:ascii="Calibri" w:hAnsi="Calibri"/>
        </w:rPr>
        <w:t>Required Heating BTU Output at 47 Degrees F: This field is filled out automatically. It is referenced from the CF2R-MCH-01, which must be completed prior to this document.</w:t>
      </w:r>
    </w:p>
    <w:p w14:paraId="6A87B189" w14:textId="7DF81648" w:rsidR="00B63AAA" w:rsidRPr="005C3FF1" w:rsidRDefault="00B63AAA" w:rsidP="00B63AAA">
      <w:pPr>
        <w:pStyle w:val="ListParagraph"/>
        <w:numPr>
          <w:ilvl w:val="0"/>
          <w:numId w:val="45"/>
        </w:numPr>
        <w:rPr>
          <w:rFonts w:ascii="Calibri" w:hAnsi="Calibri"/>
        </w:rPr>
      </w:pPr>
      <w:r w:rsidRPr="005C3FF1">
        <w:rPr>
          <w:rFonts w:ascii="Calibri" w:hAnsi="Calibri"/>
        </w:rPr>
        <w:t xml:space="preserve">Installed </w:t>
      </w:r>
      <w:r w:rsidR="00F7262C" w:rsidRPr="005C3FF1">
        <w:rPr>
          <w:rFonts w:ascii="Calibri" w:hAnsi="Calibri"/>
        </w:rPr>
        <w:t>Heating BTU Output at 47 Degrees F</w:t>
      </w:r>
      <w:r w:rsidRPr="005C3FF1">
        <w:rPr>
          <w:rFonts w:ascii="Calibri" w:hAnsi="Calibri"/>
        </w:rPr>
        <w:t xml:space="preserve">: Enter the exact </w:t>
      </w:r>
      <w:r w:rsidR="00F7262C" w:rsidRPr="005C3FF1">
        <w:rPr>
          <w:rFonts w:ascii="Calibri" w:hAnsi="Calibri"/>
        </w:rPr>
        <w:t>Heating BTU Output at 47 Degrees F</w:t>
      </w:r>
      <w:r w:rsidRPr="005C3FF1">
        <w:rPr>
          <w:rFonts w:ascii="Calibri" w:hAnsi="Calibri"/>
        </w:rPr>
        <w:t xml:space="preserve"> value shown on in the Directory used to certify the equipment shown in Section </w:t>
      </w:r>
      <w:r w:rsidR="00442DE2" w:rsidRPr="005C3FF1">
        <w:rPr>
          <w:rFonts w:ascii="Calibri" w:hAnsi="Calibri"/>
        </w:rPr>
        <w:t>A</w:t>
      </w:r>
      <w:r w:rsidRPr="005C3FF1">
        <w:rPr>
          <w:rFonts w:ascii="Calibri" w:hAnsi="Calibri"/>
        </w:rPr>
        <w:t>, above.</w:t>
      </w:r>
    </w:p>
    <w:p w14:paraId="48E2C91D" w14:textId="74C3D5AD" w:rsidR="00F7262C" w:rsidRPr="005C3FF1" w:rsidRDefault="00F7262C" w:rsidP="00B63AAA">
      <w:pPr>
        <w:pStyle w:val="ListParagraph"/>
        <w:numPr>
          <w:ilvl w:val="0"/>
          <w:numId w:val="45"/>
        </w:numPr>
        <w:rPr>
          <w:rFonts w:ascii="Calibri" w:hAnsi="Calibri"/>
        </w:rPr>
      </w:pPr>
      <w:r w:rsidRPr="005C3FF1">
        <w:rPr>
          <w:rFonts w:ascii="Calibri" w:hAnsi="Calibri"/>
        </w:rPr>
        <w:lastRenderedPageBreak/>
        <w:t>Required Heating BTU Output at 17 Degrees F: This field is filled out automatically. It is referenced from the CF2R-MCH-01, which must be completed prior to this document.</w:t>
      </w:r>
    </w:p>
    <w:p w14:paraId="5DE8F654" w14:textId="317BC8E2" w:rsidR="00F7262C" w:rsidRPr="005C3FF1" w:rsidRDefault="00F7262C" w:rsidP="00F7262C">
      <w:pPr>
        <w:pStyle w:val="ListParagraph"/>
        <w:numPr>
          <w:ilvl w:val="0"/>
          <w:numId w:val="45"/>
        </w:numPr>
        <w:rPr>
          <w:rFonts w:ascii="Calibri" w:hAnsi="Calibri"/>
        </w:rPr>
      </w:pPr>
      <w:r w:rsidRPr="005C3FF1">
        <w:rPr>
          <w:rFonts w:ascii="Calibri" w:hAnsi="Calibri"/>
        </w:rPr>
        <w:t xml:space="preserve">Installed Heating BTU Output at 17 Degrees F: Enter the exact Heating BTU Output at 17 Degrees F value shown on in the Directory used to certify the equipment shown in Section </w:t>
      </w:r>
      <w:r w:rsidR="00442DE2" w:rsidRPr="005C3FF1">
        <w:rPr>
          <w:rFonts w:ascii="Calibri" w:hAnsi="Calibri"/>
        </w:rPr>
        <w:t>A</w:t>
      </w:r>
      <w:r w:rsidRPr="005C3FF1">
        <w:rPr>
          <w:rFonts w:ascii="Calibri" w:hAnsi="Calibri"/>
        </w:rPr>
        <w:t>, above.</w:t>
      </w:r>
      <w:r w:rsidR="00E97B67" w:rsidRPr="005C3FF1">
        <w:rPr>
          <w:rFonts w:ascii="Calibri" w:hAnsi="Calibri"/>
        </w:rPr>
        <w:t xml:space="preserve"> N/A entry is allowed if</w:t>
      </w:r>
      <w:r w:rsidR="00E97B67" w:rsidRPr="005C3FF1" w:rsidDel="008A484F">
        <w:rPr>
          <w:rFonts w:ascii="Calibri" w:hAnsi="Calibri"/>
        </w:rPr>
        <w:t xml:space="preserve"> </w:t>
      </w:r>
      <w:r w:rsidR="00E97B67" w:rsidRPr="005C3FF1">
        <w:rPr>
          <w:rFonts w:ascii="Calibri" w:hAnsi="Calibri"/>
        </w:rPr>
        <w:t>heat pump system output is not rated at 17 degrees F in any directory</w:t>
      </w:r>
    </w:p>
    <w:p w14:paraId="72B2B5F3" w14:textId="0933FE05" w:rsidR="00B63AAA" w:rsidRPr="005C3FF1" w:rsidRDefault="00B63AAA" w:rsidP="00B63AAA">
      <w:pPr>
        <w:pStyle w:val="ListParagraph"/>
        <w:numPr>
          <w:ilvl w:val="0"/>
          <w:numId w:val="45"/>
        </w:numPr>
        <w:rPr>
          <w:rFonts w:ascii="Calibri" w:hAnsi="Calibri"/>
        </w:rPr>
      </w:pPr>
      <w:r w:rsidRPr="005C3FF1">
        <w:rPr>
          <w:rFonts w:ascii="Calibri" w:hAnsi="Calibri"/>
        </w:rPr>
        <w:t xml:space="preserve">Compliance Statement: This field is filled out automatically. </w:t>
      </w:r>
      <w:r w:rsidR="00E97B67" w:rsidRPr="005C3FF1">
        <w:rPr>
          <w:rFonts w:ascii="Calibri" w:hAnsi="Calibri"/>
        </w:rPr>
        <w:t>If both rating points are available c</w:t>
      </w:r>
      <w:r w:rsidRPr="005C3FF1">
        <w:rPr>
          <w:rFonts w:ascii="Calibri" w:hAnsi="Calibri"/>
        </w:rPr>
        <w:t xml:space="preserve">ompliance requires that the installed </w:t>
      </w:r>
      <w:r w:rsidR="00F7262C" w:rsidRPr="005C3FF1">
        <w:rPr>
          <w:rFonts w:ascii="Calibri" w:hAnsi="Calibri"/>
        </w:rPr>
        <w:t>Heating BTU Output at 47 Degrees and Heating BTU Output at 17 Degrees</w:t>
      </w:r>
      <w:r w:rsidRPr="005C3FF1">
        <w:rPr>
          <w:rFonts w:ascii="Calibri" w:hAnsi="Calibri"/>
        </w:rPr>
        <w:t xml:space="preserve"> </w:t>
      </w:r>
      <w:r w:rsidR="00E97B67" w:rsidRPr="005C3FF1">
        <w:rPr>
          <w:rFonts w:ascii="Calibri" w:hAnsi="Calibri"/>
        </w:rPr>
        <w:t>meet the required minimum from CF2R-MCH-01 or if the high temperature is available compliance requires that the installed Heating BTU Output at 47 Degrees meet the required minimum from CF2R-MCH-01</w:t>
      </w:r>
      <w:r w:rsidRPr="005C3FF1">
        <w:rPr>
          <w:rFonts w:ascii="Calibri" w:hAnsi="Calibri"/>
        </w:rPr>
        <w:t>.</w:t>
      </w:r>
    </w:p>
    <w:p w14:paraId="1996E2FB" w14:textId="77777777" w:rsidR="00B63AAA" w:rsidRPr="005C3FF1" w:rsidRDefault="00B63AAA" w:rsidP="00E97B67">
      <w:pPr>
        <w:rPr>
          <w:rFonts w:ascii="Calibri" w:hAnsi="Calibri"/>
        </w:rPr>
      </w:pPr>
    </w:p>
    <w:p w14:paraId="4EDC5A16" w14:textId="30A51896" w:rsidR="00A76DC6" w:rsidRPr="005C3FF1" w:rsidRDefault="00A76DC6" w:rsidP="00A76DC6">
      <w:pPr>
        <w:rPr>
          <w:rFonts w:ascii="Calibri" w:hAnsi="Calibri"/>
          <w:b/>
        </w:rPr>
      </w:pPr>
      <w:r w:rsidRPr="005C3FF1">
        <w:rPr>
          <w:rFonts w:ascii="Calibri" w:hAnsi="Calibri"/>
          <w:b/>
        </w:rPr>
        <w:t xml:space="preserve">Section G. Verified </w:t>
      </w:r>
      <w:r w:rsidR="00D04639" w:rsidRPr="005C3FF1">
        <w:rPr>
          <w:rFonts w:ascii="Calibri" w:hAnsi="Calibri"/>
          <w:b/>
        </w:rPr>
        <w:t xml:space="preserve">Heat Pump </w:t>
      </w:r>
      <w:r w:rsidRPr="005C3FF1">
        <w:rPr>
          <w:rFonts w:ascii="Calibri" w:hAnsi="Calibri"/>
          <w:b/>
        </w:rPr>
        <w:t>System HSPF</w:t>
      </w:r>
      <w:r w:rsidR="00411923" w:rsidRPr="005C3FF1">
        <w:rPr>
          <w:rFonts w:ascii="Calibri" w:hAnsi="Calibri"/>
          <w:b/>
        </w:rPr>
        <w:t>/HSPF2</w:t>
      </w:r>
    </w:p>
    <w:p w14:paraId="7678D4C2" w14:textId="7DA7EC2C" w:rsidR="00A76DC6" w:rsidRPr="005C3FF1" w:rsidRDefault="00A76DC6" w:rsidP="00A76DC6">
      <w:pPr>
        <w:pStyle w:val="ListParagraph"/>
        <w:numPr>
          <w:ilvl w:val="0"/>
          <w:numId w:val="39"/>
        </w:numPr>
        <w:rPr>
          <w:rFonts w:ascii="Calibri" w:hAnsi="Calibri"/>
        </w:rPr>
      </w:pPr>
      <w:r w:rsidRPr="005C3FF1">
        <w:rPr>
          <w:rFonts w:ascii="Calibri" w:hAnsi="Calibri"/>
        </w:rPr>
        <w:t>Required Minimum HSPF</w:t>
      </w:r>
      <w:r w:rsidR="00411923" w:rsidRPr="005C3FF1">
        <w:rPr>
          <w:rFonts w:ascii="Calibri" w:hAnsi="Calibri"/>
        </w:rPr>
        <w:t>/HSPF2</w:t>
      </w:r>
      <w:r w:rsidRPr="005C3FF1">
        <w:rPr>
          <w:rFonts w:ascii="Calibri" w:hAnsi="Calibri"/>
        </w:rPr>
        <w:t>: This field is filled out automatically. It is referenced from the CF2R-MCH-01, which must be completed prior to this document.</w:t>
      </w:r>
    </w:p>
    <w:p w14:paraId="1486FD5B" w14:textId="675EBDFF" w:rsidR="00A76DC6" w:rsidRPr="005C3FF1" w:rsidRDefault="00A76DC6" w:rsidP="00A76DC6">
      <w:pPr>
        <w:pStyle w:val="ListParagraph"/>
        <w:numPr>
          <w:ilvl w:val="0"/>
          <w:numId w:val="39"/>
        </w:numPr>
        <w:rPr>
          <w:rFonts w:ascii="Calibri" w:hAnsi="Calibri"/>
        </w:rPr>
      </w:pPr>
      <w:r w:rsidRPr="005C3FF1">
        <w:rPr>
          <w:rFonts w:ascii="Calibri" w:hAnsi="Calibri"/>
        </w:rPr>
        <w:t>Installed HSPF</w:t>
      </w:r>
      <w:r w:rsidR="00411923" w:rsidRPr="005C3FF1">
        <w:rPr>
          <w:rFonts w:ascii="Calibri" w:hAnsi="Calibri"/>
        </w:rPr>
        <w:t>/HSPF2</w:t>
      </w:r>
      <w:r w:rsidRPr="005C3FF1">
        <w:rPr>
          <w:rFonts w:ascii="Calibri" w:hAnsi="Calibri"/>
        </w:rPr>
        <w:t>: Enter the exact HSPF value shown on in the Directory used to certify the equipment shown in Section A, above.</w:t>
      </w:r>
    </w:p>
    <w:p w14:paraId="19B24EAC" w14:textId="19375E02" w:rsidR="00A76DC6" w:rsidRPr="005C3FF1" w:rsidRDefault="00A76DC6" w:rsidP="00A76DC6">
      <w:pPr>
        <w:pStyle w:val="ListParagraph"/>
        <w:numPr>
          <w:ilvl w:val="0"/>
          <w:numId w:val="39"/>
        </w:numPr>
        <w:rPr>
          <w:rFonts w:ascii="Calibri" w:hAnsi="Calibri"/>
        </w:rPr>
      </w:pPr>
      <w:r w:rsidRPr="005C3FF1">
        <w:rPr>
          <w:rFonts w:ascii="Calibri" w:hAnsi="Calibri"/>
        </w:rPr>
        <w:t>Compliance Statement: This field is filled out automatically. Compliance requires that the installed HSPF meet the required minimum EER.</w:t>
      </w:r>
    </w:p>
    <w:p w14:paraId="6A8F76EF" w14:textId="77777777" w:rsidR="00A76DC6" w:rsidRPr="005C3FF1" w:rsidRDefault="00A76DC6" w:rsidP="00C01944">
      <w:pPr>
        <w:rPr>
          <w:rFonts w:ascii="Calibri" w:hAnsi="Calibri"/>
          <w:b/>
        </w:rPr>
      </w:pPr>
    </w:p>
    <w:p w14:paraId="7DC3DB54" w14:textId="74D66256" w:rsidR="00C01944" w:rsidRPr="005C3FF1" w:rsidDel="004E3E8B" w:rsidRDefault="00872117" w:rsidP="00C01944">
      <w:pPr>
        <w:rPr>
          <w:rFonts w:ascii="Calibri" w:hAnsi="Calibri"/>
          <w:b/>
        </w:rPr>
      </w:pPr>
      <w:r w:rsidRPr="005C3FF1">
        <w:rPr>
          <w:rFonts w:ascii="Calibri" w:hAnsi="Calibri"/>
          <w:b/>
        </w:rPr>
        <w:t xml:space="preserve">Section </w:t>
      </w:r>
      <w:r w:rsidR="00A76DC6" w:rsidRPr="005C3FF1">
        <w:rPr>
          <w:rFonts w:ascii="Calibri" w:hAnsi="Calibri"/>
          <w:b/>
        </w:rPr>
        <w:t>H</w:t>
      </w:r>
      <w:r w:rsidRPr="005C3FF1">
        <w:rPr>
          <w:rFonts w:ascii="Calibri" w:hAnsi="Calibri"/>
          <w:b/>
        </w:rPr>
        <w:t xml:space="preserve">. Verified </w:t>
      </w:r>
      <w:r w:rsidR="00F7262C" w:rsidRPr="005C3FF1">
        <w:rPr>
          <w:rFonts w:ascii="Calibri" w:hAnsi="Calibri"/>
          <w:b/>
          <w:szCs w:val="18"/>
        </w:rPr>
        <w:t>Space Conditioning</w:t>
      </w:r>
      <w:r w:rsidRPr="005C3FF1">
        <w:rPr>
          <w:rFonts w:ascii="Calibri" w:hAnsi="Calibri"/>
          <w:b/>
        </w:rPr>
        <w:t xml:space="preserve"> System Air Handler/Furnace</w:t>
      </w:r>
    </w:p>
    <w:p w14:paraId="7DC3DB55" w14:textId="77777777" w:rsidR="00C01944" w:rsidRPr="005C3FF1" w:rsidRDefault="00872117" w:rsidP="00C01944">
      <w:pPr>
        <w:pStyle w:val="ListParagraph"/>
        <w:numPr>
          <w:ilvl w:val="0"/>
          <w:numId w:val="40"/>
        </w:numPr>
        <w:rPr>
          <w:rFonts w:asciiTheme="minorHAnsi" w:hAnsiTheme="minorHAnsi"/>
        </w:rPr>
      </w:pPr>
      <w:r w:rsidRPr="005C3FF1">
        <w:rPr>
          <w:rFonts w:asciiTheme="minorHAnsi" w:hAnsiTheme="minorHAnsi"/>
        </w:rPr>
        <w:t>This statement must be true for the system to comply.</w:t>
      </w:r>
    </w:p>
    <w:p w14:paraId="7DC3DB56" w14:textId="77777777" w:rsidR="00C01944" w:rsidRPr="005C3FF1" w:rsidRDefault="00C01944" w:rsidP="00C01944">
      <w:pPr>
        <w:rPr>
          <w:rFonts w:asciiTheme="minorHAnsi" w:hAnsiTheme="minorHAnsi"/>
        </w:rPr>
      </w:pPr>
    </w:p>
    <w:p w14:paraId="7DC3DB57" w14:textId="5F876E15" w:rsidR="00C01944" w:rsidRPr="005C3FF1" w:rsidDel="004E3E8B" w:rsidRDefault="00872117" w:rsidP="00C01944">
      <w:pPr>
        <w:rPr>
          <w:rFonts w:ascii="Calibri" w:hAnsi="Calibri"/>
          <w:b/>
        </w:rPr>
      </w:pPr>
      <w:r w:rsidRPr="005C3FF1">
        <w:rPr>
          <w:rFonts w:ascii="Calibri" w:hAnsi="Calibri"/>
          <w:b/>
        </w:rPr>
        <w:t xml:space="preserve">Section </w:t>
      </w:r>
      <w:r w:rsidR="00A76DC6" w:rsidRPr="005C3FF1">
        <w:rPr>
          <w:rFonts w:ascii="Calibri" w:hAnsi="Calibri"/>
          <w:b/>
        </w:rPr>
        <w:t>I</w:t>
      </w:r>
      <w:r w:rsidRPr="005C3FF1">
        <w:rPr>
          <w:rFonts w:ascii="Calibri" w:hAnsi="Calibri"/>
          <w:b/>
        </w:rPr>
        <w:t xml:space="preserve">. Verified </w:t>
      </w:r>
      <w:r w:rsidR="00F7262C" w:rsidRPr="005C3FF1">
        <w:rPr>
          <w:rFonts w:ascii="Calibri" w:hAnsi="Calibri"/>
          <w:b/>
          <w:szCs w:val="18"/>
        </w:rPr>
        <w:t>Space Conditioning</w:t>
      </w:r>
      <w:r w:rsidRPr="005C3FF1">
        <w:rPr>
          <w:rFonts w:ascii="Calibri" w:hAnsi="Calibri"/>
          <w:b/>
        </w:rPr>
        <w:t xml:space="preserve"> System Time Delay Relay</w:t>
      </w:r>
    </w:p>
    <w:p w14:paraId="7DC3DB58" w14:textId="77777777" w:rsidR="00C01944" w:rsidRPr="005C3FF1" w:rsidRDefault="00872117" w:rsidP="00C01944">
      <w:pPr>
        <w:pStyle w:val="ListParagraph"/>
        <w:numPr>
          <w:ilvl w:val="0"/>
          <w:numId w:val="41"/>
        </w:numPr>
        <w:rPr>
          <w:rFonts w:asciiTheme="minorHAnsi" w:hAnsiTheme="minorHAnsi"/>
        </w:rPr>
      </w:pPr>
      <w:r w:rsidRPr="005C3FF1">
        <w:rPr>
          <w:rFonts w:asciiTheme="minorHAnsi" w:hAnsiTheme="minorHAnsi"/>
        </w:rPr>
        <w:t>This statement must be true for the system to comply.</w:t>
      </w:r>
    </w:p>
    <w:p w14:paraId="7DC3DB59" w14:textId="77777777" w:rsidR="00C01944" w:rsidRPr="005C3FF1" w:rsidRDefault="00C01944" w:rsidP="00C01944">
      <w:pPr>
        <w:rPr>
          <w:rFonts w:asciiTheme="minorHAnsi" w:hAnsiTheme="minorHAnsi"/>
        </w:rPr>
      </w:pPr>
    </w:p>
    <w:p w14:paraId="7DC3DB5A" w14:textId="69970ABF" w:rsidR="00C01944" w:rsidRPr="005C3FF1" w:rsidRDefault="00872117" w:rsidP="00C01944">
      <w:pPr>
        <w:rPr>
          <w:rFonts w:asciiTheme="minorHAnsi" w:hAnsiTheme="minorHAnsi"/>
        </w:rPr>
      </w:pPr>
      <w:r w:rsidRPr="005C3FF1">
        <w:rPr>
          <w:rFonts w:ascii="Calibri" w:hAnsi="Calibri"/>
          <w:b/>
        </w:rPr>
        <w:t xml:space="preserve">Section </w:t>
      </w:r>
      <w:r w:rsidR="00A76DC6" w:rsidRPr="005C3FF1">
        <w:rPr>
          <w:rFonts w:ascii="Calibri" w:hAnsi="Calibri"/>
          <w:b/>
        </w:rPr>
        <w:t>J</w:t>
      </w:r>
      <w:r w:rsidRPr="005C3FF1">
        <w:rPr>
          <w:rFonts w:ascii="Calibri" w:hAnsi="Calibri"/>
          <w:b/>
        </w:rPr>
        <w:t xml:space="preserve">. Verified </w:t>
      </w:r>
      <w:r w:rsidR="00F7262C" w:rsidRPr="005C3FF1">
        <w:rPr>
          <w:rFonts w:ascii="Calibri" w:hAnsi="Calibri"/>
          <w:b/>
          <w:szCs w:val="18"/>
        </w:rPr>
        <w:t>Space Conditioning</w:t>
      </w:r>
      <w:r w:rsidRPr="005C3FF1">
        <w:rPr>
          <w:rFonts w:ascii="Calibri" w:hAnsi="Calibri"/>
          <w:b/>
        </w:rPr>
        <w:t xml:space="preserve"> System TXV</w:t>
      </w:r>
    </w:p>
    <w:p w14:paraId="7DC3DB5B" w14:textId="77777777" w:rsidR="00C01944" w:rsidRPr="005C3FF1" w:rsidRDefault="00872117" w:rsidP="00C01944">
      <w:pPr>
        <w:pStyle w:val="ListParagraph"/>
        <w:numPr>
          <w:ilvl w:val="0"/>
          <w:numId w:val="42"/>
        </w:numPr>
        <w:rPr>
          <w:rFonts w:asciiTheme="minorHAnsi" w:hAnsiTheme="minorHAnsi"/>
        </w:rPr>
      </w:pPr>
      <w:r w:rsidRPr="005C3FF1">
        <w:rPr>
          <w:rFonts w:asciiTheme="minorHAnsi" w:hAnsiTheme="minorHAnsi"/>
        </w:rPr>
        <w:t>This statement must be true for the system to comply.</w:t>
      </w:r>
    </w:p>
    <w:p w14:paraId="7DC3DB5F" w14:textId="77777777" w:rsidR="00C01944" w:rsidRPr="005C3FF1" w:rsidRDefault="00C01944" w:rsidP="00FB0E35">
      <w:pPr>
        <w:rPr>
          <w:rFonts w:ascii="Calibri" w:hAnsi="Calibri"/>
          <w:b/>
          <w:bCs/>
          <w:sz w:val="18"/>
          <w:szCs w:val="18"/>
        </w:rPr>
      </w:pPr>
    </w:p>
    <w:p w14:paraId="7DC3DB60" w14:textId="77777777" w:rsidR="005910C2" w:rsidRPr="005C3FF1" w:rsidRDefault="005910C2" w:rsidP="00FB0E35">
      <w:pPr>
        <w:rPr>
          <w:rFonts w:ascii="Calibri" w:hAnsi="Calibri"/>
          <w:b/>
          <w:bCs/>
          <w:sz w:val="18"/>
          <w:szCs w:val="18"/>
        </w:rPr>
        <w:sectPr w:rsidR="005910C2" w:rsidRPr="005C3FF1" w:rsidSect="00846635">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7"/>
        <w:gridCol w:w="4753"/>
        <w:gridCol w:w="5486"/>
      </w:tblGrid>
      <w:tr w:rsidR="005910C2" w:rsidRPr="005C3FF1" w14:paraId="7DC3DB63" w14:textId="77777777" w:rsidTr="00F8738A">
        <w:trPr>
          <w:cantSplit/>
          <w:trHeight w:val="144"/>
        </w:trPr>
        <w:tc>
          <w:tcPr>
            <w:tcW w:w="5000" w:type="pct"/>
            <w:gridSpan w:val="3"/>
            <w:vAlign w:val="center"/>
          </w:tcPr>
          <w:p w14:paraId="7DC3DB61" w14:textId="77777777" w:rsidR="005910C2" w:rsidRPr="005C3FF1" w:rsidRDefault="005910C2" w:rsidP="006B2FEB">
            <w:pPr>
              <w:rPr>
                <w:rFonts w:asciiTheme="minorHAnsi" w:hAnsiTheme="minorHAnsi"/>
                <w:b/>
                <w:szCs w:val="18"/>
              </w:rPr>
            </w:pPr>
            <w:r w:rsidRPr="005C3FF1">
              <w:rPr>
                <w:rFonts w:asciiTheme="minorHAnsi" w:hAnsiTheme="minorHAnsi"/>
                <w:b/>
                <w:szCs w:val="18"/>
              </w:rPr>
              <w:lastRenderedPageBreak/>
              <w:t>A. System Information</w:t>
            </w:r>
          </w:p>
          <w:p w14:paraId="7DC3DB62" w14:textId="0A8A3EDD" w:rsidR="005910C2" w:rsidRPr="005C3FF1" w:rsidRDefault="005910C2" w:rsidP="006B2FEB">
            <w:pPr>
              <w:rPr>
                <w:rFonts w:asciiTheme="minorHAnsi" w:hAnsiTheme="minorHAnsi"/>
                <w:i/>
                <w:sz w:val="18"/>
                <w:szCs w:val="18"/>
              </w:rPr>
            </w:pPr>
            <w:r w:rsidRPr="005C3FF1">
              <w:rPr>
                <w:rFonts w:asciiTheme="minorHAnsi" w:hAnsiTheme="minorHAnsi"/>
                <w:i/>
                <w:sz w:val="18"/>
                <w:szCs w:val="18"/>
              </w:rPr>
              <w:t>Procedures for verification of High SEER</w:t>
            </w:r>
            <w:r w:rsidR="004246D4" w:rsidRPr="005C3FF1">
              <w:rPr>
                <w:rFonts w:asciiTheme="minorHAnsi" w:hAnsiTheme="minorHAnsi"/>
                <w:i/>
                <w:sz w:val="18"/>
                <w:szCs w:val="18"/>
              </w:rPr>
              <w:t>/SEER2</w:t>
            </w:r>
            <w:r w:rsidRPr="005C3FF1">
              <w:rPr>
                <w:rFonts w:asciiTheme="minorHAnsi" w:hAnsiTheme="minorHAnsi"/>
                <w:i/>
                <w:sz w:val="18"/>
                <w:szCs w:val="18"/>
              </w:rPr>
              <w:t xml:space="preserve"> and EER</w:t>
            </w:r>
            <w:r w:rsidR="001D5B74" w:rsidRPr="005C3FF1">
              <w:rPr>
                <w:rFonts w:asciiTheme="minorHAnsi" w:hAnsiTheme="minorHAnsi"/>
                <w:i/>
                <w:sz w:val="18"/>
                <w:szCs w:val="18"/>
              </w:rPr>
              <w:t>/EER2</w:t>
            </w:r>
            <w:r w:rsidRPr="005C3FF1">
              <w:rPr>
                <w:rFonts w:asciiTheme="minorHAnsi" w:hAnsiTheme="minorHAnsi"/>
                <w:i/>
                <w:sz w:val="18"/>
                <w:szCs w:val="18"/>
              </w:rPr>
              <w:t xml:space="preserve"> Equipment are described in Reference Appendix RA3.4.  Each HVAC system requiring verification must use a separate form.</w:t>
            </w:r>
          </w:p>
        </w:tc>
      </w:tr>
      <w:tr w:rsidR="0079167B" w:rsidRPr="005C3FF1" w14:paraId="7DC3DB67" w14:textId="77777777" w:rsidTr="00F8738A">
        <w:trPr>
          <w:cantSplit/>
          <w:trHeight w:val="144"/>
        </w:trPr>
        <w:tc>
          <w:tcPr>
            <w:tcW w:w="267" w:type="pct"/>
            <w:vAlign w:val="center"/>
          </w:tcPr>
          <w:p w14:paraId="7DC3DB64" w14:textId="77777777"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01</w:t>
            </w:r>
          </w:p>
        </w:tc>
        <w:tc>
          <w:tcPr>
            <w:tcW w:w="2197" w:type="pct"/>
            <w:vAlign w:val="center"/>
          </w:tcPr>
          <w:p w14:paraId="7DC3DB65" w14:textId="3D708662"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Space Conditioning System Identification or Name </w:t>
            </w:r>
          </w:p>
        </w:tc>
        <w:tc>
          <w:tcPr>
            <w:tcW w:w="2536" w:type="pct"/>
            <w:vAlign w:val="center"/>
          </w:tcPr>
          <w:p w14:paraId="7DC3DB66" w14:textId="657FFBCF" w:rsidR="0079167B" w:rsidRPr="005C3FF1" w:rsidRDefault="0079167B" w:rsidP="0079167B">
            <w:pPr>
              <w:rPr>
                <w:rFonts w:asciiTheme="minorHAnsi" w:hAnsiTheme="minorHAnsi"/>
                <w:sz w:val="18"/>
                <w:szCs w:val="18"/>
              </w:rPr>
            </w:pPr>
            <w:r w:rsidRPr="005C3FF1">
              <w:rPr>
                <w:rFonts w:asciiTheme="minorHAnsi" w:hAnsiTheme="minorHAnsi"/>
                <w:sz w:val="18"/>
                <w:szCs w:val="18"/>
              </w:rPr>
              <w:t>&lt;&lt;auto filled text: referenced from CF2R-MCH-01&gt;&gt;</w:t>
            </w:r>
          </w:p>
        </w:tc>
      </w:tr>
      <w:tr w:rsidR="0079167B" w:rsidRPr="005C3FF1" w14:paraId="7DC3DB6B" w14:textId="77777777" w:rsidTr="00F8738A">
        <w:trPr>
          <w:cantSplit/>
          <w:trHeight w:val="144"/>
        </w:trPr>
        <w:tc>
          <w:tcPr>
            <w:tcW w:w="267" w:type="pct"/>
            <w:vAlign w:val="center"/>
          </w:tcPr>
          <w:p w14:paraId="7DC3DB68" w14:textId="52C97318" w:rsidR="0079167B" w:rsidRPr="005C3FF1" w:rsidRDefault="0079167B" w:rsidP="0079167B">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02</w:t>
            </w:r>
          </w:p>
        </w:tc>
        <w:tc>
          <w:tcPr>
            <w:tcW w:w="2197" w:type="pct"/>
            <w:vAlign w:val="center"/>
          </w:tcPr>
          <w:p w14:paraId="7DC3DB69" w14:textId="20E034F8" w:rsidR="0079167B" w:rsidRPr="005C3FF1" w:rsidRDefault="0079167B" w:rsidP="0079167B">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Space Conditioning System Description of Area Served</w:t>
            </w:r>
          </w:p>
        </w:tc>
        <w:tc>
          <w:tcPr>
            <w:tcW w:w="2536" w:type="pct"/>
            <w:vAlign w:val="center"/>
          </w:tcPr>
          <w:p w14:paraId="7DC3DB6A" w14:textId="298B2B5A" w:rsidR="0079167B" w:rsidRPr="005C3FF1" w:rsidRDefault="0079167B" w:rsidP="0079167B">
            <w:pPr>
              <w:pStyle w:val="Header"/>
              <w:rPr>
                <w:rFonts w:asciiTheme="minorHAnsi" w:hAnsiTheme="minorHAnsi"/>
                <w:sz w:val="18"/>
                <w:szCs w:val="18"/>
              </w:rPr>
            </w:pPr>
            <w:r w:rsidRPr="005C3FF1">
              <w:rPr>
                <w:rFonts w:asciiTheme="minorHAnsi" w:hAnsiTheme="minorHAnsi"/>
                <w:sz w:val="18"/>
                <w:szCs w:val="18"/>
              </w:rPr>
              <w:t>&lt;&lt; auto filled text: referenced from CF2R-MCH-01&gt;&gt;</w:t>
            </w:r>
          </w:p>
        </w:tc>
      </w:tr>
      <w:tr w:rsidR="0041054C" w:rsidRPr="005C3FF1" w14:paraId="10744C7F" w14:textId="77777777" w:rsidTr="00F8738A">
        <w:trPr>
          <w:cantSplit/>
          <w:trHeight w:val="144"/>
        </w:trPr>
        <w:tc>
          <w:tcPr>
            <w:tcW w:w="267" w:type="pct"/>
            <w:vAlign w:val="center"/>
          </w:tcPr>
          <w:p w14:paraId="08DEE988" w14:textId="2A5841CF" w:rsidR="0041054C" w:rsidRPr="005C3FF1" w:rsidRDefault="002B10BD" w:rsidP="00A53C83">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03</w:t>
            </w:r>
            <w:r w:rsidR="00E94F0D" w:rsidRPr="005C3FF1">
              <w:rPr>
                <w:rFonts w:asciiTheme="minorHAnsi" w:hAnsiTheme="minorHAnsi"/>
                <w:sz w:val="18"/>
                <w:szCs w:val="18"/>
              </w:rPr>
              <w:t>a</w:t>
            </w:r>
          </w:p>
        </w:tc>
        <w:tc>
          <w:tcPr>
            <w:tcW w:w="2197" w:type="pct"/>
            <w:vAlign w:val="center"/>
          </w:tcPr>
          <w:p w14:paraId="6AB1C14C" w14:textId="3A566BDE" w:rsidR="0041054C" w:rsidRPr="005C3FF1" w:rsidRDefault="00275695" w:rsidP="00216F5E">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Efficiency Metric</w:t>
            </w:r>
          </w:p>
        </w:tc>
        <w:tc>
          <w:tcPr>
            <w:tcW w:w="2536" w:type="pct"/>
            <w:vAlign w:val="center"/>
          </w:tcPr>
          <w:p w14:paraId="45A26E06" w14:textId="4CB5C711" w:rsidR="00935DFF" w:rsidRPr="00935DFF" w:rsidRDefault="00275695" w:rsidP="00935DFF">
            <w:pPr>
              <w:tabs>
                <w:tab w:val="center" w:pos="4320"/>
                <w:tab w:val="right" w:pos="8640"/>
              </w:tabs>
              <w:rPr>
                <w:ins w:id="6" w:author="Alhabibi, Haider@Energy" w:date="2022-08-02T10:24:00Z"/>
                <w:rFonts w:asciiTheme="minorHAnsi" w:hAnsiTheme="minorHAnsi"/>
                <w:sz w:val="18"/>
                <w:szCs w:val="18"/>
              </w:rPr>
            </w:pPr>
            <w:r w:rsidRPr="005C3FF1">
              <w:rPr>
                <w:rFonts w:asciiTheme="minorHAnsi" w:hAnsiTheme="minorHAnsi"/>
                <w:sz w:val="18"/>
                <w:szCs w:val="18"/>
              </w:rPr>
              <w:t>&lt;&lt;</w:t>
            </w:r>
            <w:ins w:id="7" w:author="Alhabibi, Haider@Energy" w:date="2022-06-27T15:22:00Z">
              <w:r w:rsidR="001569B5" w:rsidRPr="005C3FF1">
                <w:rPr>
                  <w:rFonts w:asciiTheme="minorHAnsi" w:hAnsiTheme="minorHAnsi"/>
                  <w:sz w:val="18"/>
                  <w:szCs w:val="18"/>
                </w:rPr>
                <w:t xml:space="preserve"> auto filled text: referenced from CF2R-MCH-01</w:t>
              </w:r>
            </w:ins>
            <w:ins w:id="8" w:author="Alhabibi, Haider@Energy" w:date="2022-08-02T10:24:00Z">
              <w:r w:rsidR="00935DFF" w:rsidRPr="00935DFF">
                <w:rPr>
                  <w:rFonts w:asciiTheme="minorHAnsi" w:hAnsiTheme="minorHAnsi"/>
                  <w:sz w:val="18"/>
                  <w:szCs w:val="18"/>
                </w:rPr>
                <w:t>;</w:t>
              </w:r>
            </w:ins>
          </w:p>
          <w:p w14:paraId="0363C7C8" w14:textId="77777777" w:rsidR="00935DFF" w:rsidRPr="00935DFF" w:rsidRDefault="00935DFF" w:rsidP="00935DFF">
            <w:pPr>
              <w:tabs>
                <w:tab w:val="center" w:pos="4320"/>
                <w:tab w:val="right" w:pos="8640"/>
              </w:tabs>
              <w:rPr>
                <w:ins w:id="9" w:author="Alhabibi, Haider@Energy" w:date="2022-08-02T10:24:00Z"/>
                <w:rFonts w:asciiTheme="minorHAnsi" w:hAnsiTheme="minorHAnsi"/>
                <w:sz w:val="18"/>
                <w:szCs w:val="18"/>
              </w:rPr>
            </w:pPr>
            <w:ins w:id="10" w:author="Alhabibi, Haider@Energy" w:date="2022-08-02T10:24:00Z">
              <w:r w:rsidRPr="00935DFF">
                <w:rPr>
                  <w:rFonts w:asciiTheme="minorHAnsi" w:hAnsiTheme="minorHAnsi"/>
                  <w:sz w:val="18"/>
                  <w:szCs w:val="18"/>
                </w:rPr>
                <w:t>if value from MCH-01 is EER2 or EER2/SEER2, then result = EER2/SEER2;</w:t>
              </w:r>
            </w:ins>
          </w:p>
          <w:p w14:paraId="25F3F0D7" w14:textId="77777777" w:rsidR="00935DFF" w:rsidRPr="00935DFF" w:rsidRDefault="00935DFF" w:rsidP="00935DFF">
            <w:pPr>
              <w:tabs>
                <w:tab w:val="center" w:pos="4320"/>
                <w:tab w:val="right" w:pos="8640"/>
              </w:tabs>
              <w:rPr>
                <w:ins w:id="11" w:author="Alhabibi, Haider@Energy" w:date="2022-08-02T10:24:00Z"/>
                <w:rFonts w:asciiTheme="minorHAnsi" w:hAnsiTheme="minorHAnsi"/>
                <w:sz w:val="18"/>
                <w:szCs w:val="18"/>
              </w:rPr>
            </w:pPr>
            <w:ins w:id="12" w:author="Alhabibi, Haider@Energy" w:date="2022-08-02T10:24:00Z">
              <w:r w:rsidRPr="00935DFF">
                <w:rPr>
                  <w:rFonts w:asciiTheme="minorHAnsi" w:hAnsiTheme="minorHAnsi"/>
                  <w:sz w:val="18"/>
                  <w:szCs w:val="18"/>
                </w:rPr>
                <w:t>else if value is EER or EER/SEER, then value = EER/SEER</w:t>
              </w:r>
            </w:ins>
          </w:p>
          <w:p w14:paraId="27918F46" w14:textId="1A6B2FE4" w:rsidR="0041054C" w:rsidRPr="005C3FF1" w:rsidDel="001569B5" w:rsidRDefault="00275695" w:rsidP="000E3450">
            <w:pPr>
              <w:tabs>
                <w:tab w:val="center" w:pos="4320"/>
                <w:tab w:val="right" w:pos="8640"/>
              </w:tabs>
              <w:rPr>
                <w:del w:id="13" w:author="Alhabibi, Haider@Energy" w:date="2022-06-27T15:22:00Z"/>
                <w:rFonts w:asciiTheme="minorHAnsi" w:hAnsiTheme="minorHAnsi"/>
                <w:sz w:val="18"/>
                <w:szCs w:val="18"/>
              </w:rPr>
            </w:pPr>
            <w:del w:id="14" w:author="Alhabibi, Haider@Energy" w:date="2022-06-27T15:22:00Z">
              <w:r w:rsidRPr="005C3FF1" w:rsidDel="001569B5">
                <w:rPr>
                  <w:rFonts w:asciiTheme="minorHAnsi" w:hAnsiTheme="minorHAnsi"/>
                  <w:sz w:val="18"/>
                  <w:szCs w:val="18"/>
                </w:rPr>
                <w:delText>user select from list</w:delText>
              </w:r>
              <w:r w:rsidR="000035D1" w:rsidRPr="005C3FF1" w:rsidDel="001569B5">
                <w:rPr>
                  <w:rFonts w:asciiTheme="minorHAnsi" w:hAnsiTheme="minorHAnsi"/>
                  <w:sz w:val="18"/>
                  <w:szCs w:val="18"/>
                </w:rPr>
                <w:delText>:</w:delText>
              </w:r>
            </w:del>
          </w:p>
          <w:p w14:paraId="61488DA1" w14:textId="61C78378" w:rsidR="000035D1" w:rsidRPr="005C3FF1" w:rsidDel="001569B5" w:rsidRDefault="000035D1" w:rsidP="000E3450">
            <w:pPr>
              <w:tabs>
                <w:tab w:val="center" w:pos="4320"/>
                <w:tab w:val="right" w:pos="8640"/>
              </w:tabs>
              <w:rPr>
                <w:del w:id="15" w:author="Alhabibi, Haider@Energy" w:date="2022-06-27T15:22:00Z"/>
                <w:rFonts w:asciiTheme="minorHAnsi" w:hAnsiTheme="minorHAnsi"/>
                <w:sz w:val="18"/>
                <w:szCs w:val="18"/>
              </w:rPr>
            </w:pPr>
            <w:del w:id="16" w:author="Alhabibi, Haider@Energy" w:date="2022-06-27T15:22:00Z">
              <w:r w:rsidRPr="005C3FF1" w:rsidDel="001569B5">
                <w:rPr>
                  <w:rFonts w:asciiTheme="minorHAnsi" w:hAnsiTheme="minorHAnsi"/>
                  <w:sz w:val="18"/>
                  <w:szCs w:val="18"/>
                </w:rPr>
                <w:delText>*EER/SEER</w:delText>
              </w:r>
              <w:r w:rsidR="002B3606" w:rsidRPr="005C3FF1" w:rsidDel="001569B5">
                <w:rPr>
                  <w:rFonts w:asciiTheme="minorHAnsi" w:hAnsiTheme="minorHAnsi"/>
                  <w:sz w:val="18"/>
                  <w:szCs w:val="18"/>
                </w:rPr>
                <w:delText xml:space="preserve">, </w:delText>
              </w:r>
              <w:r w:rsidRPr="005C3FF1" w:rsidDel="001569B5">
                <w:rPr>
                  <w:rFonts w:asciiTheme="minorHAnsi" w:hAnsiTheme="minorHAnsi"/>
                  <w:sz w:val="18"/>
                  <w:szCs w:val="18"/>
                </w:rPr>
                <w:delText xml:space="preserve"> </w:delText>
              </w:r>
            </w:del>
          </w:p>
          <w:p w14:paraId="254DD352" w14:textId="16EFDD22" w:rsidR="000035D1" w:rsidRPr="005C3FF1" w:rsidDel="001569B5" w:rsidRDefault="000035D1" w:rsidP="000E3450">
            <w:pPr>
              <w:tabs>
                <w:tab w:val="center" w:pos="4320"/>
                <w:tab w:val="right" w:pos="8640"/>
              </w:tabs>
              <w:rPr>
                <w:del w:id="17" w:author="Alhabibi, Haider@Energy" w:date="2022-06-27T15:22:00Z"/>
                <w:rFonts w:asciiTheme="minorHAnsi" w:hAnsiTheme="minorHAnsi"/>
                <w:sz w:val="18"/>
                <w:szCs w:val="18"/>
              </w:rPr>
            </w:pPr>
            <w:del w:id="18" w:author="Alhabibi, Haider@Energy" w:date="2022-06-27T15:22:00Z">
              <w:r w:rsidRPr="005C3FF1" w:rsidDel="001569B5">
                <w:rPr>
                  <w:rFonts w:asciiTheme="minorHAnsi" w:hAnsiTheme="minorHAnsi"/>
                  <w:sz w:val="18"/>
                  <w:szCs w:val="18"/>
                </w:rPr>
                <w:delText>*EER2/SEER2</w:delText>
              </w:r>
              <w:r w:rsidR="002B3606" w:rsidRPr="005C3FF1" w:rsidDel="001569B5">
                <w:rPr>
                  <w:rFonts w:asciiTheme="minorHAnsi" w:hAnsiTheme="minorHAnsi"/>
                  <w:sz w:val="18"/>
                  <w:szCs w:val="18"/>
                </w:rPr>
                <w:delText>,</w:delText>
              </w:r>
            </w:del>
          </w:p>
          <w:p w14:paraId="23DF0E79" w14:textId="57D67EF7" w:rsidR="000035D1" w:rsidRPr="005C3FF1" w:rsidDel="001569B5" w:rsidRDefault="000035D1" w:rsidP="000E3450">
            <w:pPr>
              <w:tabs>
                <w:tab w:val="center" w:pos="4320"/>
                <w:tab w:val="right" w:pos="8640"/>
              </w:tabs>
              <w:rPr>
                <w:del w:id="19" w:author="Alhabibi, Haider@Energy" w:date="2022-06-27T15:22:00Z"/>
                <w:rFonts w:asciiTheme="minorHAnsi" w:hAnsiTheme="minorHAnsi"/>
                <w:sz w:val="18"/>
                <w:szCs w:val="18"/>
              </w:rPr>
            </w:pPr>
            <w:del w:id="20" w:author="Alhabibi, Haider@Energy" w:date="2022-06-27T15:22:00Z">
              <w:r w:rsidRPr="005C3FF1" w:rsidDel="001569B5">
                <w:rPr>
                  <w:rFonts w:asciiTheme="minorHAnsi" w:hAnsiTheme="minorHAnsi"/>
                  <w:sz w:val="18"/>
                  <w:szCs w:val="18"/>
                </w:rPr>
                <w:delText>*HSPF</w:delText>
              </w:r>
              <w:r w:rsidR="002B3606" w:rsidRPr="005C3FF1" w:rsidDel="001569B5">
                <w:rPr>
                  <w:rFonts w:asciiTheme="minorHAnsi" w:hAnsiTheme="minorHAnsi"/>
                  <w:sz w:val="18"/>
                  <w:szCs w:val="18"/>
                </w:rPr>
                <w:delText>,</w:delText>
              </w:r>
              <w:r w:rsidRPr="005C3FF1" w:rsidDel="001569B5">
                <w:rPr>
                  <w:rFonts w:asciiTheme="minorHAnsi" w:hAnsiTheme="minorHAnsi"/>
                  <w:sz w:val="18"/>
                  <w:szCs w:val="18"/>
                </w:rPr>
                <w:delText xml:space="preserve"> or</w:delText>
              </w:r>
            </w:del>
          </w:p>
          <w:p w14:paraId="405177F8" w14:textId="5AD1B9AC" w:rsidR="000035D1" w:rsidRPr="005C3FF1" w:rsidRDefault="000035D1" w:rsidP="000E3450">
            <w:pPr>
              <w:tabs>
                <w:tab w:val="center" w:pos="4320"/>
                <w:tab w:val="right" w:pos="8640"/>
              </w:tabs>
              <w:rPr>
                <w:rFonts w:asciiTheme="minorHAnsi" w:hAnsiTheme="minorHAnsi"/>
                <w:sz w:val="18"/>
                <w:szCs w:val="18"/>
              </w:rPr>
            </w:pPr>
            <w:del w:id="21" w:author="Alhabibi, Haider@Energy" w:date="2022-06-27T15:22:00Z">
              <w:r w:rsidRPr="005C3FF1" w:rsidDel="001569B5">
                <w:rPr>
                  <w:rFonts w:asciiTheme="minorHAnsi" w:hAnsiTheme="minorHAnsi"/>
                  <w:sz w:val="18"/>
                  <w:szCs w:val="18"/>
                </w:rPr>
                <w:delText>*HSPF2</w:delText>
              </w:r>
            </w:del>
            <w:r w:rsidRPr="005C3FF1">
              <w:rPr>
                <w:rFonts w:asciiTheme="minorHAnsi" w:hAnsiTheme="minorHAnsi"/>
                <w:sz w:val="18"/>
                <w:szCs w:val="18"/>
              </w:rPr>
              <w:t>&gt;&gt;</w:t>
            </w:r>
          </w:p>
        </w:tc>
      </w:tr>
      <w:tr w:rsidR="00216F5E" w:rsidRPr="005C3FF1" w14:paraId="56A5F760" w14:textId="77777777" w:rsidTr="00F8738A">
        <w:trPr>
          <w:cantSplit/>
          <w:trHeight w:val="144"/>
        </w:trPr>
        <w:tc>
          <w:tcPr>
            <w:tcW w:w="267" w:type="pct"/>
            <w:vAlign w:val="center"/>
          </w:tcPr>
          <w:p w14:paraId="6AC772CF" w14:textId="0156E36B" w:rsidR="00216F5E" w:rsidRPr="005C3FF1" w:rsidRDefault="00216F5E" w:rsidP="00A53C83">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w:t>
            </w:r>
            <w:r w:rsidR="00175ACB" w:rsidRPr="005C3FF1">
              <w:rPr>
                <w:rFonts w:asciiTheme="minorHAnsi" w:hAnsiTheme="minorHAnsi"/>
                <w:sz w:val="18"/>
                <w:szCs w:val="18"/>
              </w:rPr>
              <w:t>3</w:t>
            </w:r>
          </w:p>
        </w:tc>
        <w:tc>
          <w:tcPr>
            <w:tcW w:w="2197" w:type="pct"/>
            <w:vAlign w:val="center"/>
          </w:tcPr>
          <w:p w14:paraId="008C5B1A" w14:textId="32391A81" w:rsidR="00216F5E" w:rsidRPr="005C3FF1" w:rsidRDefault="00216F5E" w:rsidP="00216F5E">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SEER</w:t>
            </w:r>
            <w:r w:rsidR="001747A6" w:rsidRPr="005C3FF1">
              <w:rPr>
                <w:rFonts w:asciiTheme="minorHAnsi" w:hAnsiTheme="minorHAnsi"/>
                <w:sz w:val="18"/>
                <w:szCs w:val="18"/>
              </w:rPr>
              <w:t>/SEER2</w:t>
            </w:r>
            <w:r w:rsidRPr="005C3FF1">
              <w:rPr>
                <w:rFonts w:asciiTheme="minorHAnsi" w:hAnsiTheme="minorHAnsi"/>
                <w:sz w:val="18"/>
                <w:szCs w:val="18"/>
              </w:rPr>
              <w:t xml:space="preserve"> Performance Compliance Credit Check</w:t>
            </w:r>
          </w:p>
        </w:tc>
        <w:tc>
          <w:tcPr>
            <w:tcW w:w="2536" w:type="pct"/>
            <w:vAlign w:val="center"/>
          </w:tcPr>
          <w:p w14:paraId="64BA4BB7" w14:textId="77777777" w:rsidR="00676606" w:rsidRDefault="00216F5E" w:rsidP="000E3450">
            <w:pPr>
              <w:tabs>
                <w:tab w:val="center" w:pos="4320"/>
                <w:tab w:val="right" w:pos="8640"/>
              </w:tabs>
              <w:rPr>
                <w:ins w:id="22" w:author="Alhabibi, Haider@Energy [2]" w:date="2024-05-21T17:57:00Z"/>
                <w:rFonts w:asciiTheme="minorHAnsi" w:hAnsiTheme="minorHAnsi"/>
                <w:sz w:val="18"/>
                <w:szCs w:val="18"/>
              </w:rPr>
            </w:pPr>
            <w:r w:rsidRPr="005C3FF1">
              <w:rPr>
                <w:rFonts w:asciiTheme="minorHAnsi" w:hAnsiTheme="minorHAnsi"/>
                <w:sz w:val="18"/>
                <w:szCs w:val="18"/>
              </w:rPr>
              <w:t xml:space="preserve">&lt;&lt;calculated field: </w:t>
            </w:r>
            <w:r w:rsidR="00CD1271" w:rsidRPr="005C3FF1">
              <w:rPr>
                <w:rFonts w:asciiTheme="minorHAnsi" w:hAnsiTheme="minorHAnsi"/>
                <w:sz w:val="18"/>
                <w:szCs w:val="18"/>
              </w:rPr>
              <w:t>if the CF1R flags the requirement for HERS verification of SEER Performance, then result = Yes; else result = No</w:t>
            </w:r>
          </w:p>
          <w:p w14:paraId="238F9724" w14:textId="4BFF4A70" w:rsidR="00216F5E" w:rsidRPr="005C3FF1" w:rsidRDefault="00676606" w:rsidP="000E3450">
            <w:pPr>
              <w:tabs>
                <w:tab w:val="center" w:pos="4320"/>
                <w:tab w:val="right" w:pos="8640"/>
              </w:tabs>
              <w:rPr>
                <w:rFonts w:asciiTheme="minorHAnsi" w:hAnsiTheme="minorHAnsi"/>
                <w:sz w:val="18"/>
                <w:szCs w:val="18"/>
              </w:rPr>
            </w:pPr>
            <w:ins w:id="23" w:author="Alhabibi, Haider@Energy [2]" w:date="2024-05-21T17:57:00Z">
              <w:r w:rsidRPr="00676606">
                <w:rPr>
                  <w:rFonts w:asciiTheme="minorHAnsi" w:hAnsiTheme="minorHAnsi"/>
                  <w:sz w:val="18"/>
                  <w:szCs w:val="18"/>
                </w:rPr>
                <w:t>Special condition: If In CF1R-PRF XML A07b_ComplianceSoftwareVersionDetail = EnergyPro 9.0.1.0 And Ea02_CoolingSystemFeatureHERS = VerifiedSEER_SEER2 result = true</w:t>
              </w:r>
            </w:ins>
            <w:r w:rsidR="00216F5E" w:rsidRPr="005C3FF1">
              <w:rPr>
                <w:rFonts w:asciiTheme="minorHAnsi" w:hAnsiTheme="minorHAnsi"/>
                <w:sz w:val="18"/>
                <w:szCs w:val="18"/>
              </w:rPr>
              <w:t>&gt;&gt;</w:t>
            </w:r>
          </w:p>
        </w:tc>
      </w:tr>
      <w:tr w:rsidR="00216F5E" w:rsidRPr="005C3FF1" w14:paraId="4642369D" w14:textId="77777777" w:rsidTr="00F8738A">
        <w:trPr>
          <w:cantSplit/>
          <w:trHeight w:val="144"/>
        </w:trPr>
        <w:tc>
          <w:tcPr>
            <w:tcW w:w="267" w:type="pct"/>
            <w:vAlign w:val="center"/>
          </w:tcPr>
          <w:p w14:paraId="299259E5" w14:textId="4B5DEE77" w:rsidR="00216F5E" w:rsidRPr="005C3FF1" w:rsidRDefault="00216F5E" w:rsidP="00A53C83">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lastRenderedPageBreak/>
              <w:t>0</w:t>
            </w:r>
            <w:r w:rsidR="00175ACB" w:rsidRPr="005C3FF1">
              <w:rPr>
                <w:rFonts w:asciiTheme="minorHAnsi" w:hAnsiTheme="minorHAnsi"/>
                <w:sz w:val="18"/>
                <w:szCs w:val="18"/>
              </w:rPr>
              <w:t>4</w:t>
            </w:r>
          </w:p>
        </w:tc>
        <w:tc>
          <w:tcPr>
            <w:tcW w:w="2197" w:type="pct"/>
            <w:vAlign w:val="center"/>
          </w:tcPr>
          <w:p w14:paraId="6E8F741D" w14:textId="25A1A8DB" w:rsidR="00216F5E" w:rsidRPr="005C3FF1" w:rsidRDefault="00216F5E" w:rsidP="00216F5E">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EER</w:t>
            </w:r>
            <w:r w:rsidR="001747A6" w:rsidRPr="005C3FF1">
              <w:rPr>
                <w:rFonts w:asciiTheme="minorHAnsi" w:hAnsiTheme="minorHAnsi"/>
                <w:sz w:val="18"/>
                <w:szCs w:val="18"/>
              </w:rPr>
              <w:t>/EER2</w:t>
            </w:r>
            <w:r w:rsidRPr="005C3FF1">
              <w:rPr>
                <w:rFonts w:asciiTheme="minorHAnsi" w:hAnsiTheme="minorHAnsi"/>
                <w:sz w:val="18"/>
                <w:szCs w:val="18"/>
              </w:rPr>
              <w:t xml:space="preserve"> Performance Compliance Credit Check</w:t>
            </w:r>
          </w:p>
        </w:tc>
        <w:tc>
          <w:tcPr>
            <w:tcW w:w="2536" w:type="pct"/>
            <w:vAlign w:val="center"/>
          </w:tcPr>
          <w:p w14:paraId="67684B98" w14:textId="14FA9052" w:rsidR="00545FC7" w:rsidRPr="00AE5F13" w:rsidRDefault="00545FC7" w:rsidP="000E3450">
            <w:pPr>
              <w:tabs>
                <w:tab w:val="center" w:pos="4320"/>
                <w:tab w:val="right" w:pos="8640"/>
              </w:tabs>
              <w:rPr>
                <w:rFonts w:asciiTheme="minorHAnsi" w:hAnsiTheme="minorHAnsi"/>
                <w:sz w:val="16"/>
                <w:szCs w:val="16"/>
              </w:rPr>
            </w:pPr>
            <w:r w:rsidRPr="00AE5F13">
              <w:rPr>
                <w:rFonts w:asciiTheme="minorHAnsi" w:hAnsiTheme="minorHAnsi"/>
                <w:sz w:val="16"/>
                <w:szCs w:val="16"/>
              </w:rPr>
              <w:t>&lt;&lt;if parent is MCH-01a:</w:t>
            </w:r>
          </w:p>
          <w:p w14:paraId="5C82FF5E" w14:textId="45CFC049"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if</w:t>
            </w:r>
            <w:r w:rsidRPr="00AE5F13">
              <w:rPr>
                <w:rFonts w:ascii="Calibri" w:hAnsi="Calibri"/>
                <w:sz w:val="16"/>
                <w:szCs w:val="16"/>
              </w:rPr>
              <w:t xml:space="preserve"> MCH-01a field D05 = "central packaged AC", and </w:t>
            </w:r>
            <w:r w:rsidRPr="00AE5F13">
              <w:rPr>
                <w:rFonts w:ascii="Calibri" w:hAnsi="Calibri"/>
                <w:b/>
                <w:sz w:val="16"/>
                <w:szCs w:val="16"/>
              </w:rPr>
              <w:t>both</w:t>
            </w:r>
            <w:r w:rsidRPr="00AE5F13">
              <w:rPr>
                <w:rFonts w:ascii="Calibri" w:hAnsi="Calibri"/>
                <w:sz w:val="16"/>
                <w:szCs w:val="16"/>
              </w:rPr>
              <w:t xml:space="preserve"> of the following criteria are true:  </w:t>
            </w:r>
          </w:p>
          <w:p w14:paraId="12193178" w14:textId="4E107993" w:rsidR="00545FC7" w:rsidRPr="00AE5F13" w:rsidRDefault="00545FC7" w:rsidP="00545FC7">
            <w:pPr>
              <w:keepNext/>
              <w:ind w:left="720" w:hanging="407"/>
              <w:rPr>
                <w:rFonts w:ascii="Calibri" w:hAnsi="Calibri"/>
                <w:sz w:val="16"/>
                <w:szCs w:val="16"/>
              </w:rPr>
            </w:pPr>
            <w:r w:rsidRPr="00AE5F13">
              <w:rPr>
                <w:rFonts w:ascii="Calibri" w:hAnsi="Calibri"/>
                <w:sz w:val="16"/>
                <w:szCs w:val="16"/>
              </w:rPr>
              <w:t>1:</w:t>
            </w:r>
            <w:r w:rsidR="00B96993" w:rsidRPr="00AE5F13">
              <w:rPr>
                <w:rFonts w:ascii="Calibri" w:hAnsi="Calibri"/>
                <w:sz w:val="16"/>
                <w:szCs w:val="16"/>
              </w:rPr>
              <w:t xml:space="preserve"> field A03</w:t>
            </w:r>
            <w:r w:rsidR="00A305B5" w:rsidRPr="00AE5F13">
              <w:rPr>
                <w:rFonts w:ascii="Calibri" w:hAnsi="Calibri"/>
                <w:sz w:val="16"/>
                <w:szCs w:val="16"/>
              </w:rPr>
              <w:t>a</w:t>
            </w:r>
            <w:r w:rsidR="00B96993" w:rsidRPr="00AE5F13">
              <w:rPr>
                <w:rFonts w:ascii="Calibri" w:hAnsi="Calibri"/>
                <w:sz w:val="16"/>
                <w:szCs w:val="16"/>
              </w:rPr>
              <w:t xml:space="preserve"> = EER/SEER; 2: </w:t>
            </w:r>
            <w:r w:rsidRPr="00AE5F13">
              <w:rPr>
                <w:rFonts w:ascii="Calibri" w:hAnsi="Calibri"/>
                <w:sz w:val="16"/>
                <w:szCs w:val="16"/>
              </w:rPr>
              <w:t xml:space="preserve">[MCH-01a field C07 &gt; 11.0];  </w:t>
            </w:r>
            <w:r w:rsidR="00B96993" w:rsidRPr="00AE5F13">
              <w:rPr>
                <w:rFonts w:ascii="Calibri" w:hAnsi="Calibri"/>
                <w:sz w:val="16"/>
                <w:szCs w:val="16"/>
              </w:rPr>
              <w:t>3</w:t>
            </w:r>
            <w:r w:rsidRPr="00AE5F13">
              <w:rPr>
                <w:rFonts w:ascii="Calibri" w:hAnsi="Calibri"/>
                <w:sz w:val="16"/>
                <w:szCs w:val="16"/>
              </w:rPr>
              <w:t xml:space="preserve">: [MCH-01a field F04 &gt; 11.0];  </w:t>
            </w:r>
          </w:p>
          <w:p w14:paraId="6B8B7074" w14:textId="51A70049"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 = yes; </w:t>
            </w:r>
          </w:p>
          <w:p w14:paraId="5F660441" w14:textId="77777777" w:rsidR="00545FC7" w:rsidRDefault="00545FC7" w:rsidP="00545FC7">
            <w:pPr>
              <w:keepNext/>
              <w:ind w:left="720" w:hanging="407"/>
              <w:rPr>
                <w:rFonts w:ascii="Calibri" w:hAnsi="Calibri"/>
                <w:sz w:val="16"/>
                <w:szCs w:val="16"/>
              </w:rPr>
            </w:pPr>
          </w:p>
          <w:p w14:paraId="67BE2407" w14:textId="62EC67A1" w:rsidR="00545FC7" w:rsidRPr="00AE5F13" w:rsidDel="001841E9" w:rsidRDefault="00545FC7" w:rsidP="00545FC7">
            <w:pPr>
              <w:keepNext/>
              <w:ind w:left="720" w:hanging="407"/>
              <w:rPr>
                <w:del w:id="24" w:author="Alhabibi, Haider@Energy [2]" w:date="2024-03-05T20:33:00Z"/>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criteria are true:  </w:t>
            </w:r>
          </w:p>
          <w:p w14:paraId="3243DB17" w14:textId="5FFE7399" w:rsidR="00545FC7" w:rsidRPr="00AE5F13" w:rsidRDefault="00545FC7" w:rsidP="00545FC7">
            <w:pPr>
              <w:keepNext/>
              <w:ind w:left="720" w:hanging="407"/>
              <w:rPr>
                <w:rFonts w:ascii="Calibri" w:hAnsi="Calibri"/>
                <w:sz w:val="16"/>
                <w:szCs w:val="16"/>
              </w:rPr>
            </w:pPr>
            <w:r w:rsidRPr="00AE5F13">
              <w:rPr>
                <w:rFonts w:ascii="Calibri" w:hAnsi="Calibri"/>
                <w:sz w:val="16"/>
                <w:szCs w:val="16"/>
              </w:rPr>
              <w:t xml:space="preserve">1: </w:t>
            </w:r>
            <w:r w:rsidR="00C812BF" w:rsidRPr="00AE5F13">
              <w:rPr>
                <w:rFonts w:ascii="Calibri" w:hAnsi="Calibri"/>
                <w:sz w:val="16"/>
                <w:szCs w:val="16"/>
              </w:rPr>
              <w:t>field A03</w:t>
            </w:r>
            <w:r w:rsidR="00A305B5" w:rsidRPr="00AE5F13">
              <w:rPr>
                <w:rFonts w:ascii="Calibri" w:hAnsi="Calibri"/>
                <w:sz w:val="16"/>
                <w:szCs w:val="16"/>
              </w:rPr>
              <w:t>a</w:t>
            </w:r>
            <w:r w:rsidR="00C812BF" w:rsidRPr="00AE5F13">
              <w:rPr>
                <w:rFonts w:ascii="Calibri" w:hAnsi="Calibri"/>
                <w:sz w:val="16"/>
                <w:szCs w:val="16"/>
              </w:rPr>
              <w:t xml:space="preserve"> = EER/SEER; 2: </w:t>
            </w:r>
            <w:r w:rsidRPr="00AE5F13">
              <w:rPr>
                <w:rFonts w:ascii="Calibri" w:hAnsi="Calibri"/>
                <w:sz w:val="16"/>
                <w:szCs w:val="16"/>
              </w:rPr>
              <w:t xml:space="preserve">[MCH-01a field C07 &gt; 11.7];  </w:t>
            </w:r>
            <w:r w:rsidR="00C812BF" w:rsidRPr="00AE5F13">
              <w:rPr>
                <w:rFonts w:ascii="Calibri" w:hAnsi="Calibri"/>
                <w:sz w:val="16"/>
                <w:szCs w:val="16"/>
              </w:rPr>
              <w:t>3</w:t>
            </w:r>
            <w:r w:rsidRPr="00AE5F13">
              <w:rPr>
                <w:rFonts w:ascii="Calibri" w:hAnsi="Calibri"/>
                <w:sz w:val="16"/>
                <w:szCs w:val="16"/>
              </w:rPr>
              <w:t xml:space="preserve">: [MCH-01a field F10 ≥ 45000]; </w:t>
            </w:r>
          </w:p>
          <w:p w14:paraId="7038D75F" w14:textId="34E5BAE5"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4FAB456E" w14:textId="77777777" w:rsidR="00545FC7" w:rsidRPr="00AE5F13" w:rsidRDefault="00545FC7" w:rsidP="00545FC7">
            <w:pPr>
              <w:keepNext/>
              <w:ind w:left="720" w:hanging="407"/>
              <w:rPr>
                <w:rFonts w:ascii="Calibri" w:hAnsi="Calibri"/>
                <w:sz w:val="16"/>
                <w:szCs w:val="16"/>
              </w:rPr>
            </w:pPr>
          </w:p>
          <w:p w14:paraId="789378C8" w14:textId="0D7D528E"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two criteria are true:  </w:t>
            </w:r>
          </w:p>
          <w:p w14:paraId="6A6BE2BD" w14:textId="3FA5A1FA" w:rsidR="00545FC7" w:rsidRPr="00AE5F13" w:rsidRDefault="00545FC7" w:rsidP="00545FC7">
            <w:pPr>
              <w:keepNext/>
              <w:ind w:left="720" w:hanging="407"/>
              <w:rPr>
                <w:rFonts w:ascii="Calibri" w:hAnsi="Calibri"/>
                <w:sz w:val="16"/>
                <w:szCs w:val="16"/>
              </w:rPr>
            </w:pPr>
            <w:r w:rsidRPr="00AE5F13">
              <w:rPr>
                <w:rFonts w:ascii="Calibri" w:hAnsi="Calibri"/>
                <w:sz w:val="16"/>
                <w:szCs w:val="16"/>
              </w:rPr>
              <w:t xml:space="preserve">1:  </w:t>
            </w:r>
            <w:r w:rsidR="00C812BF" w:rsidRPr="00AE5F13">
              <w:rPr>
                <w:rFonts w:ascii="Calibri" w:hAnsi="Calibri"/>
                <w:sz w:val="16"/>
                <w:szCs w:val="16"/>
              </w:rPr>
              <w:t>field A03</w:t>
            </w:r>
            <w:r w:rsidR="00A305B5" w:rsidRPr="00AE5F13">
              <w:rPr>
                <w:rFonts w:ascii="Calibri" w:hAnsi="Calibri"/>
                <w:sz w:val="16"/>
                <w:szCs w:val="16"/>
              </w:rPr>
              <w:t>a</w:t>
            </w:r>
            <w:r w:rsidR="00C812BF" w:rsidRPr="00AE5F13">
              <w:rPr>
                <w:rFonts w:ascii="Calibri" w:hAnsi="Calibri"/>
                <w:sz w:val="16"/>
                <w:szCs w:val="16"/>
              </w:rPr>
              <w:t xml:space="preserve"> = EER/SEER; 2: </w:t>
            </w:r>
            <w:r w:rsidRPr="00AE5F13">
              <w:rPr>
                <w:rFonts w:ascii="Calibri" w:hAnsi="Calibri"/>
                <w:sz w:val="16"/>
                <w:szCs w:val="16"/>
              </w:rPr>
              <w:t xml:space="preserve">[MCH-01a </w:t>
            </w:r>
            <w:r w:rsidR="002C7D44" w:rsidRPr="00AE5F13">
              <w:rPr>
                <w:rFonts w:ascii="Calibri" w:hAnsi="Calibri"/>
                <w:sz w:val="16"/>
                <w:szCs w:val="16"/>
              </w:rPr>
              <w:t xml:space="preserve">field </w:t>
            </w:r>
            <w:r w:rsidRPr="00AE5F13">
              <w:rPr>
                <w:rFonts w:ascii="Calibri" w:hAnsi="Calibri"/>
                <w:sz w:val="16"/>
                <w:szCs w:val="16"/>
              </w:rPr>
              <w:t xml:space="preserve">F04 &gt; 12.2]; </w:t>
            </w:r>
            <w:r w:rsidR="00C812BF" w:rsidRPr="00AE5F13">
              <w:rPr>
                <w:rFonts w:ascii="Calibri" w:hAnsi="Calibri"/>
                <w:sz w:val="16"/>
                <w:szCs w:val="16"/>
              </w:rPr>
              <w:t>3</w:t>
            </w:r>
            <w:r w:rsidRPr="00AE5F13">
              <w:rPr>
                <w:rFonts w:ascii="Calibri" w:hAnsi="Calibri"/>
                <w:sz w:val="16"/>
                <w:szCs w:val="16"/>
              </w:rPr>
              <w:t xml:space="preserve">: [MCH-01a field F10 &lt; 45000]; </w:t>
            </w:r>
          </w:p>
          <w:p w14:paraId="47E65602" w14:textId="1D580A5F" w:rsidR="00545FC7" w:rsidRPr="00AE5F13" w:rsidRDefault="00545FC7" w:rsidP="00545FC7">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0F3AA176" w14:textId="18469C2E" w:rsidR="00D15CA9" w:rsidRPr="00AE5F13" w:rsidRDefault="00D15CA9" w:rsidP="00D15CA9">
            <w:pPr>
              <w:keepNext/>
              <w:ind w:left="720" w:hanging="407"/>
              <w:rPr>
                <w:rFonts w:ascii="Calibri" w:hAnsi="Calibri"/>
                <w:sz w:val="16"/>
                <w:szCs w:val="16"/>
              </w:rPr>
            </w:pPr>
          </w:p>
          <w:p w14:paraId="5750D274"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criteria are true:  </w:t>
            </w:r>
          </w:p>
          <w:p w14:paraId="52A69AE2" w14:textId="2CCAA178" w:rsidR="00D15CA9" w:rsidRPr="00AE5F13" w:rsidRDefault="00D15CA9" w:rsidP="00D15CA9">
            <w:pPr>
              <w:keepNext/>
              <w:ind w:left="720" w:hanging="407"/>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w:t>
            </w:r>
            <w:r w:rsidR="001D4A7F" w:rsidRPr="00AE5F13">
              <w:rPr>
                <w:rFonts w:ascii="Calibri" w:hAnsi="Calibri"/>
                <w:sz w:val="16"/>
                <w:szCs w:val="16"/>
              </w:rPr>
              <w:t>2</w:t>
            </w:r>
            <w:r w:rsidRPr="00AE5F13">
              <w:rPr>
                <w:rFonts w:ascii="Calibri" w:hAnsi="Calibri"/>
                <w:sz w:val="16"/>
                <w:szCs w:val="16"/>
              </w:rPr>
              <w:t>/SEER</w:t>
            </w:r>
            <w:r w:rsidR="001D4A7F" w:rsidRPr="00AE5F13">
              <w:rPr>
                <w:rFonts w:ascii="Calibri" w:hAnsi="Calibri"/>
                <w:sz w:val="16"/>
                <w:szCs w:val="16"/>
              </w:rPr>
              <w:t>2</w:t>
            </w:r>
            <w:r w:rsidRPr="00AE5F13">
              <w:rPr>
                <w:rFonts w:ascii="Calibri" w:hAnsi="Calibri"/>
                <w:sz w:val="16"/>
                <w:szCs w:val="16"/>
              </w:rPr>
              <w:t>; 2: [MCH-01a field C07 &gt; 11.</w:t>
            </w:r>
            <w:r w:rsidR="006E672D" w:rsidRPr="00AE5F13">
              <w:rPr>
                <w:rFonts w:ascii="Calibri" w:hAnsi="Calibri"/>
                <w:sz w:val="16"/>
                <w:szCs w:val="16"/>
              </w:rPr>
              <w:t>2</w:t>
            </w:r>
            <w:r w:rsidRPr="00AE5F13">
              <w:rPr>
                <w:rFonts w:ascii="Calibri" w:hAnsi="Calibri"/>
                <w:sz w:val="16"/>
                <w:szCs w:val="16"/>
              </w:rPr>
              <w:t xml:space="preserve">];  3: [MCH-01a field F10 ≥ 45000]; </w:t>
            </w:r>
          </w:p>
          <w:p w14:paraId="5C90BBC6"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37807572" w14:textId="77777777" w:rsidR="00D15CA9" w:rsidRPr="00AE5F13" w:rsidRDefault="00D15CA9" w:rsidP="00D15CA9">
            <w:pPr>
              <w:keepNext/>
              <w:ind w:left="720" w:hanging="407"/>
              <w:rPr>
                <w:rFonts w:ascii="Calibri" w:hAnsi="Calibri"/>
                <w:sz w:val="16"/>
                <w:szCs w:val="16"/>
              </w:rPr>
            </w:pPr>
          </w:p>
          <w:p w14:paraId="56265A13"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MCH-01a field D05 = "central split AC" and </w:t>
            </w:r>
            <w:r w:rsidRPr="00AE5F13">
              <w:rPr>
                <w:rFonts w:ascii="Calibri" w:hAnsi="Calibri"/>
                <w:b/>
                <w:sz w:val="16"/>
                <w:szCs w:val="16"/>
              </w:rPr>
              <w:t>both</w:t>
            </w:r>
            <w:r w:rsidRPr="00AE5F13">
              <w:rPr>
                <w:rFonts w:ascii="Calibri" w:hAnsi="Calibri"/>
                <w:sz w:val="16"/>
                <w:szCs w:val="16"/>
              </w:rPr>
              <w:t xml:space="preserve"> of the following two criteria are true:  </w:t>
            </w:r>
          </w:p>
          <w:p w14:paraId="185A6591" w14:textId="0808B235" w:rsidR="00D15CA9" w:rsidRPr="00AE5F13" w:rsidRDefault="00D15CA9" w:rsidP="00D15CA9">
            <w:pPr>
              <w:keepNext/>
              <w:ind w:left="720" w:hanging="407"/>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w:t>
            </w:r>
            <w:r w:rsidR="00E83A78" w:rsidRPr="00AE5F13">
              <w:rPr>
                <w:rFonts w:ascii="Calibri" w:hAnsi="Calibri"/>
                <w:sz w:val="16"/>
                <w:szCs w:val="16"/>
              </w:rPr>
              <w:t>2</w:t>
            </w:r>
            <w:r w:rsidRPr="00AE5F13">
              <w:rPr>
                <w:rFonts w:ascii="Calibri" w:hAnsi="Calibri"/>
                <w:sz w:val="16"/>
                <w:szCs w:val="16"/>
              </w:rPr>
              <w:t>/SEER</w:t>
            </w:r>
            <w:r w:rsidR="00E83A78" w:rsidRPr="00AE5F13">
              <w:rPr>
                <w:rFonts w:ascii="Calibri" w:hAnsi="Calibri"/>
                <w:sz w:val="16"/>
                <w:szCs w:val="16"/>
              </w:rPr>
              <w:t>2</w:t>
            </w:r>
            <w:r w:rsidRPr="00AE5F13">
              <w:rPr>
                <w:rFonts w:ascii="Calibri" w:hAnsi="Calibri"/>
                <w:sz w:val="16"/>
                <w:szCs w:val="16"/>
              </w:rPr>
              <w:t>; 2: [MCH-01a field F04 &gt; 1</w:t>
            </w:r>
            <w:r w:rsidR="006E672D" w:rsidRPr="00AE5F13">
              <w:rPr>
                <w:rFonts w:ascii="Calibri" w:hAnsi="Calibri"/>
                <w:sz w:val="16"/>
                <w:szCs w:val="16"/>
              </w:rPr>
              <w:t>1.7</w:t>
            </w:r>
            <w:r w:rsidRPr="00AE5F13">
              <w:rPr>
                <w:rFonts w:ascii="Calibri" w:hAnsi="Calibri"/>
                <w:sz w:val="16"/>
                <w:szCs w:val="16"/>
              </w:rPr>
              <w:t xml:space="preserve">]; 3: [MCH-01a field F10 &lt; 45000]; </w:t>
            </w:r>
          </w:p>
          <w:p w14:paraId="5EF73D45" w14:textId="77777777" w:rsidR="00D15CA9" w:rsidRDefault="00D15CA9" w:rsidP="00D15CA9">
            <w:pPr>
              <w:keepNext/>
              <w:ind w:left="720" w:hanging="407"/>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5861CC0C" w14:textId="77777777" w:rsidR="00E108D4" w:rsidRDefault="00E108D4" w:rsidP="00D15CA9">
            <w:pPr>
              <w:keepNext/>
              <w:ind w:left="720" w:hanging="407"/>
              <w:rPr>
                <w:rFonts w:ascii="Calibri" w:hAnsi="Calibri"/>
                <w:sz w:val="16"/>
                <w:szCs w:val="16"/>
              </w:rPr>
            </w:pPr>
          </w:p>
          <w:p w14:paraId="4DF678DA" w14:textId="77777777" w:rsidR="00D15CA9" w:rsidRPr="00AE5F13" w:rsidRDefault="00D15CA9" w:rsidP="00D15CA9">
            <w:pPr>
              <w:keepNext/>
              <w:ind w:left="720" w:hanging="407"/>
              <w:rPr>
                <w:rFonts w:ascii="Calibri" w:hAnsi="Calibri"/>
                <w:sz w:val="16"/>
                <w:szCs w:val="16"/>
              </w:rPr>
            </w:pPr>
            <w:r w:rsidRPr="00AE5F13">
              <w:rPr>
                <w:rFonts w:ascii="Calibri" w:hAnsi="Calibri"/>
                <w:b/>
                <w:sz w:val="16"/>
                <w:szCs w:val="16"/>
              </w:rPr>
              <w:t>else</w:t>
            </w:r>
            <w:r w:rsidRPr="00AE5F13">
              <w:rPr>
                <w:rFonts w:ascii="Calibri" w:hAnsi="Calibri"/>
                <w:sz w:val="16"/>
                <w:szCs w:val="16"/>
              </w:rPr>
              <w:t xml:space="preserve"> result in this field=no</w:t>
            </w:r>
          </w:p>
          <w:p w14:paraId="3AD8ED95" w14:textId="77777777" w:rsidR="00D15CA9" w:rsidRPr="00AE5F13" w:rsidRDefault="00D15CA9" w:rsidP="00545FC7">
            <w:pPr>
              <w:keepNext/>
              <w:ind w:left="720" w:hanging="407"/>
              <w:rPr>
                <w:rFonts w:ascii="Calibri" w:hAnsi="Calibri"/>
                <w:sz w:val="16"/>
                <w:szCs w:val="16"/>
              </w:rPr>
            </w:pPr>
          </w:p>
          <w:p w14:paraId="2D1D716A" w14:textId="272363AA" w:rsidR="00545FC7" w:rsidRPr="00AE5F13" w:rsidRDefault="00545FC7" w:rsidP="000E3450">
            <w:pPr>
              <w:tabs>
                <w:tab w:val="center" w:pos="4320"/>
                <w:tab w:val="right" w:pos="8640"/>
              </w:tabs>
              <w:rPr>
                <w:rFonts w:asciiTheme="minorHAnsi" w:hAnsiTheme="minorHAnsi"/>
                <w:sz w:val="16"/>
                <w:szCs w:val="16"/>
              </w:rPr>
            </w:pPr>
            <w:r w:rsidRPr="00AE5F13">
              <w:rPr>
                <w:rFonts w:asciiTheme="minorHAnsi" w:hAnsiTheme="minorHAnsi"/>
                <w:sz w:val="16"/>
                <w:szCs w:val="16"/>
              </w:rPr>
              <w:t>elseif parent is MCH-01d:</w:t>
            </w:r>
          </w:p>
          <w:p w14:paraId="042EB883" w14:textId="1943575E" w:rsidR="00D7346C" w:rsidRPr="00AE5F13" w:rsidRDefault="00D7346C" w:rsidP="00D7346C">
            <w:pPr>
              <w:keepNext/>
              <w:ind w:left="311"/>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MCH-01d field D05 = "central packaged AC", </w:t>
            </w:r>
            <w:r w:rsidRPr="00AE5F13">
              <w:rPr>
                <w:rFonts w:ascii="Calibri" w:hAnsi="Calibri"/>
                <w:b/>
                <w:sz w:val="16"/>
                <w:szCs w:val="16"/>
              </w:rPr>
              <w:t>and</w:t>
            </w:r>
            <w:r w:rsidRPr="00AE5F13">
              <w:rPr>
                <w:rFonts w:ascii="Calibri" w:hAnsi="Calibri"/>
                <w:sz w:val="16"/>
                <w:szCs w:val="16"/>
              </w:rPr>
              <w:t xml:space="preserve"> </w:t>
            </w:r>
            <w:r w:rsidRPr="00AE5F13">
              <w:rPr>
                <w:rFonts w:ascii="Calibri" w:hAnsi="Calibri"/>
                <w:b/>
                <w:sz w:val="16"/>
                <w:szCs w:val="16"/>
              </w:rPr>
              <w:t>all</w:t>
            </w:r>
            <w:r w:rsidRPr="00AE5F13">
              <w:rPr>
                <w:rFonts w:ascii="Calibri" w:hAnsi="Calibri"/>
                <w:sz w:val="16"/>
                <w:szCs w:val="16"/>
              </w:rPr>
              <w:t xml:space="preserve"> of the following criteria are true:  1:</w:t>
            </w:r>
            <w:r w:rsidR="0081107A" w:rsidRPr="00AE5F13">
              <w:rPr>
                <w:rFonts w:ascii="Calibri" w:hAnsi="Calibri"/>
                <w:sz w:val="16"/>
                <w:szCs w:val="16"/>
              </w:rPr>
              <w:t xml:space="preserve"> field A</w:t>
            </w:r>
            <w:r w:rsidR="00ED05EF" w:rsidRPr="00AE5F13">
              <w:rPr>
                <w:rFonts w:ascii="Calibri" w:hAnsi="Calibri"/>
                <w:sz w:val="16"/>
                <w:szCs w:val="16"/>
              </w:rPr>
              <w:t>03</w:t>
            </w:r>
            <w:r w:rsidR="00A305B5" w:rsidRPr="00AE5F13">
              <w:rPr>
                <w:rFonts w:ascii="Calibri" w:hAnsi="Calibri"/>
                <w:sz w:val="16"/>
                <w:szCs w:val="16"/>
              </w:rPr>
              <w:t>a</w:t>
            </w:r>
            <w:r w:rsidR="00ED05EF" w:rsidRPr="00AE5F13">
              <w:rPr>
                <w:rFonts w:ascii="Calibri" w:hAnsi="Calibri"/>
                <w:sz w:val="16"/>
                <w:szCs w:val="16"/>
              </w:rPr>
              <w:t xml:space="preserve"> = EER/SEER; </w:t>
            </w:r>
            <w:r w:rsidRPr="00AE5F13">
              <w:rPr>
                <w:rFonts w:ascii="Calibri" w:hAnsi="Calibri"/>
                <w:sz w:val="16"/>
                <w:szCs w:val="16"/>
              </w:rPr>
              <w:t xml:space="preserve">2:[MCH-01d field C07 &gt; 11.0];  3:[MCH-01d field G04 &gt; 11.0];  </w:t>
            </w:r>
          </w:p>
          <w:p w14:paraId="0F6925CD" w14:textId="08EA5342"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w:t>
            </w:r>
            <w:r w:rsidR="004E606D" w:rsidRPr="00AE5F13">
              <w:rPr>
                <w:rFonts w:ascii="Calibri" w:hAnsi="Calibri"/>
                <w:sz w:val="16"/>
                <w:szCs w:val="16"/>
              </w:rPr>
              <w:t xml:space="preserve"> in th</w:t>
            </w:r>
            <w:r w:rsidRPr="00AE5F13">
              <w:rPr>
                <w:rFonts w:ascii="Calibri" w:hAnsi="Calibri"/>
                <w:sz w:val="16"/>
                <w:szCs w:val="16"/>
              </w:rPr>
              <w:t xml:space="preserve">is field = yes; </w:t>
            </w:r>
          </w:p>
          <w:p w14:paraId="4FDBE364" w14:textId="77777777" w:rsidR="00D7346C" w:rsidRPr="00AE5F13" w:rsidRDefault="00D7346C" w:rsidP="00D7346C">
            <w:pPr>
              <w:keepNext/>
              <w:ind w:left="720" w:hanging="409"/>
              <w:rPr>
                <w:rFonts w:ascii="Calibri" w:hAnsi="Calibri"/>
                <w:sz w:val="16"/>
                <w:szCs w:val="16"/>
              </w:rPr>
            </w:pPr>
          </w:p>
          <w:p w14:paraId="69C462A0" w14:textId="635D24F8"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w:t>
            </w:r>
            <w:r w:rsidR="000365D9" w:rsidRPr="00AE5F13">
              <w:rPr>
                <w:rFonts w:ascii="Calibri" w:hAnsi="Calibri"/>
                <w:sz w:val="16"/>
                <w:szCs w:val="16"/>
              </w:rPr>
              <w:t xml:space="preserve">MCH-01d field </w:t>
            </w:r>
            <w:r w:rsidRPr="00AE5F13">
              <w:rPr>
                <w:rFonts w:ascii="Calibri" w:hAnsi="Calibri"/>
                <w:sz w:val="16"/>
                <w:szCs w:val="16"/>
              </w:rPr>
              <w:t xml:space="preserve">D05 = "central split AC" </w:t>
            </w:r>
            <w:r w:rsidRPr="00AE5F13">
              <w:rPr>
                <w:rFonts w:ascii="Calibri" w:hAnsi="Calibri"/>
                <w:b/>
                <w:sz w:val="16"/>
                <w:szCs w:val="16"/>
              </w:rPr>
              <w:t>and</w:t>
            </w:r>
            <w:r w:rsidRPr="00AE5F13">
              <w:rPr>
                <w:rFonts w:ascii="Calibri" w:hAnsi="Calibri"/>
                <w:sz w:val="16"/>
                <w:szCs w:val="16"/>
              </w:rPr>
              <w:t xml:space="preserve"> </w:t>
            </w:r>
            <w:r w:rsidRPr="00AE5F13">
              <w:rPr>
                <w:rFonts w:ascii="Calibri" w:hAnsi="Calibri"/>
                <w:b/>
                <w:sz w:val="16"/>
                <w:szCs w:val="16"/>
              </w:rPr>
              <w:t>all</w:t>
            </w:r>
            <w:r w:rsidRPr="00AE5F13">
              <w:rPr>
                <w:rFonts w:ascii="Calibri" w:hAnsi="Calibri"/>
                <w:sz w:val="16"/>
                <w:szCs w:val="16"/>
              </w:rPr>
              <w:t xml:space="preserve"> of the following criteria are true:  </w:t>
            </w:r>
          </w:p>
          <w:p w14:paraId="41AF5CD4" w14:textId="7483D5D7" w:rsidR="00D7346C" w:rsidRPr="00AE5F13" w:rsidRDefault="00D7346C" w:rsidP="00D7346C">
            <w:pPr>
              <w:keepNext/>
              <w:ind w:left="720" w:hanging="409"/>
              <w:rPr>
                <w:rFonts w:ascii="Calibri" w:hAnsi="Calibri"/>
                <w:sz w:val="16"/>
                <w:szCs w:val="16"/>
              </w:rPr>
            </w:pPr>
            <w:r w:rsidRPr="00AE5F13">
              <w:rPr>
                <w:rFonts w:ascii="Calibri" w:hAnsi="Calibri"/>
                <w:sz w:val="16"/>
                <w:szCs w:val="16"/>
              </w:rPr>
              <w:t>1:</w:t>
            </w:r>
            <w:r w:rsidR="00ED05EF" w:rsidRPr="00AE5F13">
              <w:rPr>
                <w:rFonts w:ascii="Calibri" w:hAnsi="Calibri"/>
                <w:sz w:val="16"/>
                <w:szCs w:val="16"/>
              </w:rPr>
              <w:t xml:space="preserve"> field A03</w:t>
            </w:r>
            <w:r w:rsidR="00A305B5" w:rsidRPr="00AE5F13">
              <w:rPr>
                <w:rFonts w:ascii="Calibri" w:hAnsi="Calibri"/>
                <w:sz w:val="16"/>
                <w:szCs w:val="16"/>
              </w:rPr>
              <w:t>a</w:t>
            </w:r>
            <w:r w:rsidR="00ED05EF" w:rsidRPr="00AE5F13">
              <w:rPr>
                <w:rFonts w:ascii="Calibri" w:hAnsi="Calibri"/>
                <w:sz w:val="16"/>
                <w:szCs w:val="16"/>
              </w:rPr>
              <w:t xml:space="preserve"> = EER/SEER; </w:t>
            </w:r>
            <w:r w:rsidRPr="00AE5F13">
              <w:rPr>
                <w:rFonts w:ascii="Calibri" w:hAnsi="Calibri"/>
                <w:sz w:val="16"/>
                <w:szCs w:val="16"/>
              </w:rPr>
              <w:t xml:space="preserve">2:[MCH-01d field C07 &gt; 11.7];  3:[MCH-01d field G10 </w:t>
            </w:r>
            <w:r w:rsidRPr="00AE5F13">
              <w:rPr>
                <w:rFonts w:ascii="Calibri" w:hAnsi="Calibri" w:cs="Calibri"/>
                <w:sz w:val="16"/>
                <w:szCs w:val="16"/>
              </w:rPr>
              <w:t>≥</w:t>
            </w:r>
            <w:r w:rsidRPr="00AE5F13">
              <w:rPr>
                <w:rFonts w:ascii="Calibri" w:hAnsi="Calibri"/>
                <w:sz w:val="16"/>
                <w:szCs w:val="16"/>
              </w:rPr>
              <w:t xml:space="preserve"> 45000]; </w:t>
            </w:r>
          </w:p>
          <w:p w14:paraId="7F890143" w14:textId="48640F89"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460255C9" w14:textId="77777777" w:rsidR="00D7346C" w:rsidRPr="00AE5F13" w:rsidRDefault="00D7346C" w:rsidP="00D7346C">
            <w:pPr>
              <w:keepNext/>
              <w:ind w:left="720" w:hanging="409"/>
              <w:rPr>
                <w:rFonts w:ascii="Calibri" w:hAnsi="Calibri"/>
                <w:sz w:val="16"/>
                <w:szCs w:val="16"/>
              </w:rPr>
            </w:pPr>
          </w:p>
          <w:p w14:paraId="75D4B6D9" w14:textId="6934F911"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w:t>
            </w:r>
            <w:r w:rsidR="000365D9" w:rsidRPr="00AE5F13">
              <w:rPr>
                <w:rFonts w:ascii="Calibri" w:hAnsi="Calibri"/>
                <w:sz w:val="16"/>
                <w:szCs w:val="16"/>
              </w:rPr>
              <w:t xml:space="preserve">MCH-01d field </w:t>
            </w:r>
            <w:r w:rsidRPr="00AE5F13">
              <w:rPr>
                <w:rFonts w:ascii="Calibri" w:hAnsi="Calibri"/>
                <w:sz w:val="16"/>
                <w:szCs w:val="16"/>
              </w:rPr>
              <w:t xml:space="preserve">D05 = "central split AC" </w:t>
            </w:r>
            <w:r w:rsidRPr="00AE5F13">
              <w:rPr>
                <w:rFonts w:ascii="Calibri" w:hAnsi="Calibri"/>
                <w:b/>
                <w:sz w:val="16"/>
                <w:szCs w:val="16"/>
              </w:rPr>
              <w:t>and</w:t>
            </w:r>
            <w:r w:rsidRPr="00AE5F13">
              <w:rPr>
                <w:rFonts w:ascii="Calibri" w:hAnsi="Calibri"/>
                <w:sz w:val="16"/>
                <w:szCs w:val="16"/>
              </w:rPr>
              <w:t xml:space="preserve"> </w:t>
            </w:r>
            <w:r w:rsidRPr="00AE5F13">
              <w:rPr>
                <w:rFonts w:ascii="Calibri" w:hAnsi="Calibri"/>
                <w:b/>
                <w:sz w:val="16"/>
                <w:szCs w:val="16"/>
              </w:rPr>
              <w:t xml:space="preserve">all </w:t>
            </w:r>
            <w:r w:rsidRPr="00AE5F13">
              <w:rPr>
                <w:rFonts w:ascii="Calibri" w:hAnsi="Calibri"/>
                <w:sz w:val="16"/>
                <w:szCs w:val="16"/>
              </w:rPr>
              <w:t xml:space="preserve">of the following criteria are true:  </w:t>
            </w:r>
          </w:p>
          <w:p w14:paraId="62A1CFF7" w14:textId="24B8C4E6" w:rsidR="00D7346C" w:rsidRPr="00AE5F13" w:rsidRDefault="00D7346C" w:rsidP="00D7346C">
            <w:pPr>
              <w:keepNext/>
              <w:ind w:left="720" w:hanging="409"/>
              <w:rPr>
                <w:rFonts w:ascii="Calibri" w:hAnsi="Calibri"/>
                <w:sz w:val="16"/>
                <w:szCs w:val="16"/>
              </w:rPr>
            </w:pPr>
            <w:r w:rsidRPr="00AE5F13">
              <w:rPr>
                <w:rFonts w:ascii="Calibri" w:hAnsi="Calibri"/>
                <w:sz w:val="16"/>
                <w:szCs w:val="16"/>
              </w:rPr>
              <w:t>1:</w:t>
            </w:r>
            <w:r w:rsidR="00A614D8" w:rsidRPr="00AE5F13">
              <w:rPr>
                <w:rFonts w:ascii="Calibri" w:hAnsi="Calibri"/>
                <w:sz w:val="16"/>
                <w:szCs w:val="16"/>
              </w:rPr>
              <w:t xml:space="preserve"> field A03</w:t>
            </w:r>
            <w:r w:rsidR="00A305B5" w:rsidRPr="00AE5F13">
              <w:rPr>
                <w:rFonts w:ascii="Calibri" w:hAnsi="Calibri"/>
                <w:sz w:val="16"/>
                <w:szCs w:val="16"/>
              </w:rPr>
              <w:t>a</w:t>
            </w:r>
            <w:r w:rsidR="00A614D8" w:rsidRPr="00AE5F13">
              <w:rPr>
                <w:rFonts w:ascii="Calibri" w:hAnsi="Calibri"/>
                <w:sz w:val="16"/>
                <w:szCs w:val="16"/>
              </w:rPr>
              <w:t xml:space="preserve"> = EER/SEER; </w:t>
            </w:r>
            <w:r w:rsidRPr="00AE5F13">
              <w:rPr>
                <w:rFonts w:ascii="Calibri" w:hAnsi="Calibri"/>
                <w:sz w:val="16"/>
                <w:szCs w:val="16"/>
              </w:rPr>
              <w:t xml:space="preserve">2:[MCH-01d field G04 &gt; 12.2];  3:[MCH-01d field G10 </w:t>
            </w:r>
            <w:r w:rsidRPr="00AE5F13">
              <w:rPr>
                <w:rFonts w:ascii="Calibri" w:hAnsi="Calibri" w:cs="Calibri"/>
                <w:sz w:val="16"/>
                <w:szCs w:val="16"/>
              </w:rPr>
              <w:t>&lt;</w:t>
            </w:r>
            <w:r w:rsidRPr="00AE5F13">
              <w:rPr>
                <w:rFonts w:ascii="Calibri" w:hAnsi="Calibri"/>
                <w:sz w:val="16"/>
                <w:szCs w:val="16"/>
              </w:rPr>
              <w:t xml:space="preserve"> 45000]; </w:t>
            </w:r>
          </w:p>
          <w:p w14:paraId="74B42FA9" w14:textId="16708852" w:rsidR="00D7346C" w:rsidRPr="00AE5F13" w:rsidRDefault="00D7346C" w:rsidP="00D7346C">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762A6E7A" w14:textId="77777777" w:rsidR="00BC648E" w:rsidRPr="00AE5F13" w:rsidRDefault="00BC648E" w:rsidP="00D7346C">
            <w:pPr>
              <w:keepNext/>
              <w:ind w:left="720" w:hanging="409"/>
              <w:rPr>
                <w:rFonts w:ascii="Calibri" w:hAnsi="Calibri"/>
                <w:sz w:val="16"/>
                <w:szCs w:val="16"/>
              </w:rPr>
            </w:pPr>
          </w:p>
          <w:p w14:paraId="5796EFE2"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MCH-01d field D05 = "central split AC" </w:t>
            </w:r>
            <w:r w:rsidRPr="00AE5F13">
              <w:rPr>
                <w:rFonts w:ascii="Calibri" w:hAnsi="Calibri"/>
                <w:b/>
                <w:sz w:val="16"/>
                <w:szCs w:val="16"/>
              </w:rPr>
              <w:t>and</w:t>
            </w:r>
            <w:r w:rsidRPr="00AE5F13">
              <w:rPr>
                <w:rFonts w:ascii="Calibri" w:hAnsi="Calibri"/>
                <w:sz w:val="16"/>
                <w:szCs w:val="16"/>
              </w:rPr>
              <w:t xml:space="preserve"> </w:t>
            </w:r>
            <w:r w:rsidRPr="00AE5F13">
              <w:rPr>
                <w:rFonts w:ascii="Calibri" w:hAnsi="Calibri"/>
                <w:b/>
                <w:sz w:val="16"/>
                <w:szCs w:val="16"/>
              </w:rPr>
              <w:t>all</w:t>
            </w:r>
            <w:r w:rsidRPr="00AE5F13">
              <w:rPr>
                <w:rFonts w:ascii="Calibri" w:hAnsi="Calibri"/>
                <w:sz w:val="16"/>
                <w:szCs w:val="16"/>
              </w:rPr>
              <w:t xml:space="preserve"> of the following criteria are true:  </w:t>
            </w:r>
          </w:p>
          <w:p w14:paraId="547D8D30" w14:textId="041945EF" w:rsidR="00BC648E" w:rsidRPr="00AE5F13" w:rsidRDefault="00BC648E" w:rsidP="00BC648E">
            <w:pPr>
              <w:keepNext/>
              <w:ind w:left="720" w:hanging="409"/>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EER2/SEER2; </w:t>
            </w:r>
            <w:r w:rsidR="00E235FE" w:rsidRPr="00AE5F13">
              <w:rPr>
                <w:rFonts w:ascii="Calibri" w:hAnsi="Calibri"/>
                <w:sz w:val="16"/>
                <w:szCs w:val="16"/>
              </w:rPr>
              <w:t>2</w:t>
            </w:r>
            <w:r w:rsidRPr="00AE5F13">
              <w:rPr>
                <w:rFonts w:ascii="Calibri" w:hAnsi="Calibri"/>
                <w:sz w:val="16"/>
                <w:szCs w:val="16"/>
              </w:rPr>
              <w:t xml:space="preserve">:[MCH-01d field C07 &gt; 11.2]; </w:t>
            </w:r>
            <w:r w:rsidR="00E235FE" w:rsidRPr="00AE5F13">
              <w:rPr>
                <w:rFonts w:ascii="Calibri" w:hAnsi="Calibri"/>
                <w:sz w:val="16"/>
                <w:szCs w:val="16"/>
              </w:rPr>
              <w:t>3</w:t>
            </w:r>
            <w:r w:rsidRPr="00AE5F13">
              <w:rPr>
                <w:rFonts w:ascii="Calibri" w:hAnsi="Calibri"/>
                <w:sz w:val="16"/>
                <w:szCs w:val="16"/>
              </w:rPr>
              <w:t xml:space="preserve">:[MCH-01d field G10 </w:t>
            </w:r>
            <w:r w:rsidRPr="00AE5F13">
              <w:rPr>
                <w:rFonts w:ascii="Calibri" w:hAnsi="Calibri" w:cs="Calibri"/>
                <w:sz w:val="16"/>
                <w:szCs w:val="16"/>
              </w:rPr>
              <w:t>≥</w:t>
            </w:r>
            <w:r w:rsidRPr="00AE5F13">
              <w:rPr>
                <w:rFonts w:ascii="Calibri" w:hAnsi="Calibri"/>
                <w:sz w:val="16"/>
                <w:szCs w:val="16"/>
              </w:rPr>
              <w:t xml:space="preserve"> 45000]; </w:t>
            </w:r>
          </w:p>
          <w:p w14:paraId="6F9E4D57"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2709F9D1" w14:textId="77777777" w:rsidR="00BC648E" w:rsidRPr="00AE5F13" w:rsidRDefault="00BC648E" w:rsidP="00BC648E">
            <w:pPr>
              <w:keepNext/>
              <w:ind w:left="720" w:hanging="409"/>
              <w:rPr>
                <w:rFonts w:ascii="Calibri" w:hAnsi="Calibri"/>
                <w:sz w:val="16"/>
                <w:szCs w:val="16"/>
              </w:rPr>
            </w:pPr>
          </w:p>
          <w:p w14:paraId="44C1A077"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elseif</w:t>
            </w:r>
            <w:r w:rsidRPr="00AE5F13">
              <w:rPr>
                <w:rFonts w:ascii="Calibri" w:hAnsi="Calibri"/>
                <w:sz w:val="16"/>
                <w:szCs w:val="16"/>
              </w:rPr>
              <w:t xml:space="preserve"> MCH-01d field D05 = "central split AC" </w:t>
            </w:r>
            <w:r w:rsidRPr="00AE5F13">
              <w:rPr>
                <w:rFonts w:ascii="Calibri" w:hAnsi="Calibri"/>
                <w:b/>
                <w:sz w:val="16"/>
                <w:szCs w:val="16"/>
              </w:rPr>
              <w:t>and</w:t>
            </w:r>
            <w:r w:rsidRPr="00AE5F13">
              <w:rPr>
                <w:rFonts w:ascii="Calibri" w:hAnsi="Calibri"/>
                <w:sz w:val="16"/>
                <w:szCs w:val="16"/>
              </w:rPr>
              <w:t xml:space="preserve"> </w:t>
            </w:r>
            <w:r w:rsidRPr="00AE5F13">
              <w:rPr>
                <w:rFonts w:ascii="Calibri" w:hAnsi="Calibri"/>
                <w:b/>
                <w:sz w:val="16"/>
                <w:szCs w:val="16"/>
              </w:rPr>
              <w:t xml:space="preserve">all </w:t>
            </w:r>
            <w:r w:rsidRPr="00AE5F13">
              <w:rPr>
                <w:rFonts w:ascii="Calibri" w:hAnsi="Calibri"/>
                <w:sz w:val="16"/>
                <w:szCs w:val="16"/>
              </w:rPr>
              <w:t xml:space="preserve">of the following criteria are true:  </w:t>
            </w:r>
          </w:p>
          <w:p w14:paraId="5335D164" w14:textId="265DFDCF" w:rsidR="00BC648E" w:rsidRPr="00AE5F13" w:rsidRDefault="00BC648E" w:rsidP="00BC648E">
            <w:pPr>
              <w:keepNext/>
              <w:ind w:left="720" w:hanging="409"/>
              <w:rPr>
                <w:rFonts w:ascii="Calibri" w:hAnsi="Calibri"/>
                <w:sz w:val="16"/>
                <w:szCs w:val="16"/>
              </w:rPr>
            </w:pPr>
            <w:r w:rsidRPr="00AE5F13">
              <w:rPr>
                <w:rFonts w:ascii="Calibri" w:hAnsi="Calibri"/>
                <w:sz w:val="16"/>
                <w:szCs w:val="16"/>
              </w:rPr>
              <w:t>1: field A03</w:t>
            </w:r>
            <w:r w:rsidR="00A305B5" w:rsidRPr="00AE5F13">
              <w:rPr>
                <w:rFonts w:ascii="Calibri" w:hAnsi="Calibri"/>
                <w:sz w:val="16"/>
                <w:szCs w:val="16"/>
              </w:rPr>
              <w:t>a</w:t>
            </w:r>
            <w:r w:rsidRPr="00AE5F13">
              <w:rPr>
                <w:rFonts w:ascii="Calibri" w:hAnsi="Calibri"/>
                <w:sz w:val="16"/>
                <w:szCs w:val="16"/>
              </w:rPr>
              <w:t xml:space="preserve"> = EER2/SEER2; </w:t>
            </w:r>
            <w:r w:rsidR="004F0CD2" w:rsidRPr="00AE5F13">
              <w:rPr>
                <w:rFonts w:ascii="Calibri" w:hAnsi="Calibri"/>
                <w:sz w:val="16"/>
                <w:szCs w:val="16"/>
              </w:rPr>
              <w:t>2</w:t>
            </w:r>
            <w:r w:rsidRPr="00AE5F13">
              <w:rPr>
                <w:rFonts w:ascii="Calibri" w:hAnsi="Calibri"/>
                <w:sz w:val="16"/>
                <w:szCs w:val="16"/>
              </w:rPr>
              <w:t xml:space="preserve">:[MCH-01d field G04 &gt; 11.7]; </w:t>
            </w:r>
            <w:r w:rsidR="004F0CD2" w:rsidRPr="00AE5F13">
              <w:rPr>
                <w:rFonts w:ascii="Calibri" w:hAnsi="Calibri"/>
                <w:sz w:val="16"/>
                <w:szCs w:val="16"/>
              </w:rPr>
              <w:t>3</w:t>
            </w:r>
            <w:r w:rsidRPr="00AE5F13">
              <w:rPr>
                <w:rFonts w:ascii="Calibri" w:hAnsi="Calibri"/>
                <w:sz w:val="16"/>
                <w:szCs w:val="16"/>
              </w:rPr>
              <w:t xml:space="preserve">:[MCH-01d field G10 </w:t>
            </w:r>
            <w:r w:rsidRPr="00AE5F13">
              <w:rPr>
                <w:rFonts w:ascii="Calibri" w:hAnsi="Calibri" w:cs="Calibri"/>
                <w:sz w:val="16"/>
                <w:szCs w:val="16"/>
              </w:rPr>
              <w:t>&lt;</w:t>
            </w:r>
            <w:r w:rsidRPr="00AE5F13">
              <w:rPr>
                <w:rFonts w:ascii="Calibri" w:hAnsi="Calibri"/>
                <w:sz w:val="16"/>
                <w:szCs w:val="16"/>
              </w:rPr>
              <w:t xml:space="preserve"> 45000]; </w:t>
            </w:r>
          </w:p>
          <w:p w14:paraId="52AED333"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then</w:t>
            </w:r>
            <w:r w:rsidRPr="00AE5F13">
              <w:rPr>
                <w:rFonts w:ascii="Calibri" w:hAnsi="Calibri"/>
                <w:sz w:val="16"/>
                <w:szCs w:val="16"/>
              </w:rPr>
              <w:t xml:space="preserve"> result in this field=yes;</w:t>
            </w:r>
          </w:p>
          <w:p w14:paraId="17E93E9F" w14:textId="77777777" w:rsidR="00BC648E" w:rsidRPr="00AE5F13" w:rsidRDefault="00BC648E" w:rsidP="00BC648E">
            <w:pPr>
              <w:keepNext/>
              <w:ind w:left="720" w:hanging="409"/>
              <w:rPr>
                <w:rFonts w:ascii="Calibri" w:hAnsi="Calibri"/>
                <w:sz w:val="16"/>
                <w:szCs w:val="16"/>
              </w:rPr>
            </w:pPr>
            <w:r w:rsidRPr="00AE5F13">
              <w:rPr>
                <w:rFonts w:ascii="Calibri" w:hAnsi="Calibri"/>
                <w:b/>
                <w:sz w:val="16"/>
                <w:szCs w:val="16"/>
              </w:rPr>
              <w:t>else</w:t>
            </w:r>
            <w:r w:rsidRPr="00AE5F13">
              <w:rPr>
                <w:rFonts w:ascii="Calibri" w:hAnsi="Calibri"/>
                <w:sz w:val="16"/>
                <w:szCs w:val="16"/>
              </w:rPr>
              <w:t xml:space="preserve"> result in this field=no&gt;&gt;</w:t>
            </w:r>
          </w:p>
          <w:p w14:paraId="10667925" w14:textId="0F6381BB" w:rsidR="00216F5E" w:rsidRPr="00AE5F13" w:rsidRDefault="00216F5E" w:rsidP="00291F4F">
            <w:pPr>
              <w:tabs>
                <w:tab w:val="center" w:pos="4320"/>
                <w:tab w:val="right" w:pos="8640"/>
              </w:tabs>
              <w:rPr>
                <w:rFonts w:asciiTheme="minorHAnsi" w:hAnsiTheme="minorHAnsi"/>
                <w:sz w:val="16"/>
                <w:szCs w:val="16"/>
              </w:rPr>
            </w:pPr>
          </w:p>
        </w:tc>
      </w:tr>
      <w:tr w:rsidR="00BA0957" w:rsidRPr="005C3FF1" w14:paraId="60E99019" w14:textId="77777777" w:rsidTr="00F8738A">
        <w:trPr>
          <w:cantSplit/>
          <w:trHeight w:val="144"/>
        </w:trPr>
        <w:tc>
          <w:tcPr>
            <w:tcW w:w="267" w:type="pct"/>
            <w:vAlign w:val="center"/>
          </w:tcPr>
          <w:p w14:paraId="3128BE89" w14:textId="710BFDAF" w:rsidR="00BA0957" w:rsidRPr="005C3FF1" w:rsidRDefault="00BA0957"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05</w:t>
            </w:r>
          </w:p>
        </w:tc>
        <w:tc>
          <w:tcPr>
            <w:tcW w:w="2197" w:type="pct"/>
            <w:vAlign w:val="center"/>
          </w:tcPr>
          <w:p w14:paraId="0322533B" w14:textId="0D80C9B8" w:rsidR="00BA0957" w:rsidRPr="005C3FF1" w:rsidRDefault="00BA0957" w:rsidP="00BA0957">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Heat Pump Heating Output Performance Compliance Check</w:t>
            </w:r>
          </w:p>
        </w:tc>
        <w:tc>
          <w:tcPr>
            <w:tcW w:w="2536" w:type="pct"/>
            <w:vAlign w:val="center"/>
          </w:tcPr>
          <w:p w14:paraId="56DFC085" w14:textId="5EFE6815" w:rsidR="00BA0957" w:rsidRPr="005C3FF1" w:rsidRDefault="00BA0957" w:rsidP="00BA0957">
            <w:pPr>
              <w:tabs>
                <w:tab w:val="center" w:pos="4320"/>
                <w:tab w:val="right" w:pos="8640"/>
              </w:tabs>
              <w:rPr>
                <w:rFonts w:asciiTheme="minorHAnsi" w:hAnsiTheme="minorHAnsi"/>
                <w:sz w:val="18"/>
                <w:szCs w:val="18"/>
              </w:rPr>
            </w:pPr>
            <w:r w:rsidRPr="005C3FF1">
              <w:rPr>
                <w:rFonts w:asciiTheme="minorHAnsi" w:hAnsiTheme="minorHAnsi"/>
                <w:sz w:val="18"/>
                <w:szCs w:val="18"/>
              </w:rPr>
              <w:t>&lt;&lt;calculated field: if the CF1R flags the requirement for HERS verification of Heat Pump Heating Output, then result = Yes; else result = No&gt;&gt;</w:t>
            </w:r>
          </w:p>
        </w:tc>
      </w:tr>
      <w:tr w:rsidR="00FC0396" w:rsidRPr="005C3FF1" w14:paraId="16E20D03" w14:textId="77777777" w:rsidTr="00F8738A">
        <w:trPr>
          <w:cantSplit/>
          <w:trHeight w:val="144"/>
        </w:trPr>
        <w:tc>
          <w:tcPr>
            <w:tcW w:w="267" w:type="pct"/>
            <w:vAlign w:val="center"/>
          </w:tcPr>
          <w:p w14:paraId="0C094288" w14:textId="356BD918"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lastRenderedPageBreak/>
              <w:t>06</w:t>
            </w:r>
          </w:p>
        </w:tc>
        <w:tc>
          <w:tcPr>
            <w:tcW w:w="2197" w:type="pct"/>
            <w:vAlign w:val="center"/>
          </w:tcPr>
          <w:p w14:paraId="5A4A0FC8" w14:textId="2A4D1BB0"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Status: HSPF</w:t>
            </w:r>
            <w:r w:rsidR="00BC6940" w:rsidRPr="005C3FF1">
              <w:rPr>
                <w:rFonts w:asciiTheme="minorHAnsi" w:hAnsiTheme="minorHAnsi"/>
                <w:sz w:val="18"/>
                <w:szCs w:val="18"/>
              </w:rPr>
              <w:t>/HSPF2</w:t>
            </w:r>
            <w:r w:rsidRPr="005C3FF1">
              <w:rPr>
                <w:rFonts w:asciiTheme="minorHAnsi" w:hAnsiTheme="minorHAnsi"/>
                <w:sz w:val="18"/>
                <w:szCs w:val="18"/>
              </w:rPr>
              <w:t xml:space="preserve"> Performance Compliance Credit Check</w:t>
            </w:r>
          </w:p>
        </w:tc>
        <w:tc>
          <w:tcPr>
            <w:tcW w:w="2536" w:type="pct"/>
            <w:vAlign w:val="center"/>
          </w:tcPr>
          <w:p w14:paraId="664C4438" w14:textId="3A319F0F" w:rsidR="00FC0396" w:rsidRPr="005C3FF1" w:rsidRDefault="00FC0396" w:rsidP="00FC0396">
            <w:pPr>
              <w:tabs>
                <w:tab w:val="center" w:pos="4320"/>
                <w:tab w:val="right" w:pos="8640"/>
              </w:tabs>
              <w:rPr>
                <w:rFonts w:asciiTheme="minorHAnsi" w:hAnsiTheme="minorHAnsi"/>
                <w:sz w:val="18"/>
                <w:szCs w:val="18"/>
              </w:rPr>
            </w:pPr>
            <w:r w:rsidRPr="005C3FF1">
              <w:rPr>
                <w:rFonts w:asciiTheme="minorHAnsi" w:hAnsiTheme="minorHAnsi"/>
                <w:sz w:val="18"/>
                <w:szCs w:val="18"/>
              </w:rPr>
              <w:t>&lt;&lt;calculated field: if the CF1R flags the requirement for HERS verification of HSPF Performance, then result = Yes; else result = No&gt;&gt;</w:t>
            </w:r>
          </w:p>
        </w:tc>
      </w:tr>
      <w:tr w:rsidR="00FC0396" w:rsidRPr="005C3FF1" w14:paraId="7DC3DB78" w14:textId="77777777" w:rsidTr="00F8738A">
        <w:trPr>
          <w:cantSplit/>
          <w:trHeight w:val="144"/>
        </w:trPr>
        <w:tc>
          <w:tcPr>
            <w:tcW w:w="267" w:type="pct"/>
            <w:vAlign w:val="center"/>
          </w:tcPr>
          <w:p w14:paraId="7DC3DB74" w14:textId="5CCFE778"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07</w:t>
            </w:r>
          </w:p>
        </w:tc>
        <w:tc>
          <w:tcPr>
            <w:tcW w:w="2197" w:type="pct"/>
            <w:vAlign w:val="center"/>
          </w:tcPr>
          <w:p w14:paraId="7DC3DB75" w14:textId="0E542946"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Directory Used to Certify Product Performance</w:t>
            </w:r>
          </w:p>
        </w:tc>
        <w:tc>
          <w:tcPr>
            <w:tcW w:w="2536" w:type="pct"/>
            <w:vAlign w:val="center"/>
          </w:tcPr>
          <w:p w14:paraId="7DC3DB77" w14:textId="42F4C16B" w:rsidR="00FC0396" w:rsidRPr="005C3FF1" w:rsidRDefault="00FC0396" w:rsidP="00FC0396">
            <w:pPr>
              <w:rPr>
                <w:rFonts w:asciiTheme="minorHAnsi" w:hAnsiTheme="minorHAnsi"/>
                <w:sz w:val="18"/>
                <w:szCs w:val="18"/>
              </w:rPr>
            </w:pPr>
            <w:r w:rsidRPr="005C3FF1">
              <w:rPr>
                <w:rFonts w:asciiTheme="minorHAnsi" w:hAnsiTheme="minorHAnsi"/>
                <w:sz w:val="18"/>
                <w:szCs w:val="18"/>
              </w:rPr>
              <w:t>&lt;&lt;User input, pull down list: AHRI, CEC, or DOE&gt;&gt;</w:t>
            </w:r>
          </w:p>
        </w:tc>
      </w:tr>
      <w:tr w:rsidR="00FC0396" w:rsidRPr="005C3FF1" w14:paraId="7DC3DB7D" w14:textId="77777777" w:rsidTr="00F8738A">
        <w:trPr>
          <w:cantSplit/>
          <w:trHeight w:val="144"/>
        </w:trPr>
        <w:tc>
          <w:tcPr>
            <w:tcW w:w="267" w:type="pct"/>
            <w:vAlign w:val="center"/>
          </w:tcPr>
          <w:p w14:paraId="7DC3DB79" w14:textId="1A98F864"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08</w:t>
            </w:r>
          </w:p>
        </w:tc>
        <w:tc>
          <w:tcPr>
            <w:tcW w:w="2197" w:type="pct"/>
            <w:vAlign w:val="center"/>
          </w:tcPr>
          <w:p w14:paraId="7DC3DB7A" w14:textId="27635D2D"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 xml:space="preserve">AHRI Certification Number for the Installed Space Conditioning System from </w:t>
            </w:r>
            <w:hyperlink r:id="rId21" w:history="1">
              <w:r w:rsidRPr="005C3FF1">
                <w:rPr>
                  <w:rStyle w:val="Hyperlink"/>
                  <w:rFonts w:asciiTheme="minorHAnsi" w:hAnsiTheme="minorHAnsi"/>
                  <w:sz w:val="18"/>
                  <w:szCs w:val="18"/>
                </w:rPr>
                <w:t>http://www.ahridirectory.org</w:t>
              </w:r>
            </w:hyperlink>
          </w:p>
        </w:tc>
        <w:tc>
          <w:tcPr>
            <w:tcW w:w="2536" w:type="pct"/>
            <w:vAlign w:val="center"/>
          </w:tcPr>
          <w:p w14:paraId="7DC3DB7C" w14:textId="10DC1FF0" w:rsidR="00FC0396" w:rsidRPr="005C3FF1" w:rsidRDefault="00FC0396" w:rsidP="00FC0396">
            <w:pPr>
              <w:rPr>
                <w:rFonts w:asciiTheme="minorHAnsi" w:hAnsiTheme="minorHAnsi"/>
                <w:sz w:val="18"/>
                <w:szCs w:val="18"/>
              </w:rPr>
            </w:pPr>
            <w:r w:rsidRPr="005C3FF1">
              <w:rPr>
                <w:rFonts w:asciiTheme="minorHAnsi" w:hAnsiTheme="minorHAnsi"/>
                <w:sz w:val="18"/>
                <w:szCs w:val="18"/>
              </w:rPr>
              <w:t>&lt;&lt;</w:t>
            </w:r>
            <w:r w:rsidRPr="005C3FF1">
              <w:rPr>
                <w:rFonts w:asciiTheme="minorHAnsi" w:hAnsiTheme="minorHAnsi"/>
                <w:sz w:val="10"/>
                <w:szCs w:val="10"/>
              </w:rPr>
              <w:t xml:space="preserve"> </w:t>
            </w:r>
            <w:r w:rsidRPr="005C3FF1">
              <w:rPr>
                <w:rFonts w:asciiTheme="minorHAnsi" w:hAnsiTheme="minorHAnsi"/>
                <w:sz w:val="18"/>
                <w:szCs w:val="18"/>
              </w:rPr>
              <w:t>if “Directory Used to Certify Product Performance”(A0</w:t>
            </w:r>
            <w:r w:rsidR="00871BAE" w:rsidRPr="005C3FF1">
              <w:rPr>
                <w:rFonts w:asciiTheme="minorHAnsi" w:hAnsiTheme="minorHAnsi"/>
                <w:sz w:val="18"/>
                <w:szCs w:val="18"/>
              </w:rPr>
              <w:t>7</w:t>
            </w:r>
            <w:r w:rsidRPr="005C3FF1">
              <w:rPr>
                <w:rFonts w:asciiTheme="minorHAnsi" w:hAnsiTheme="minorHAnsi"/>
                <w:sz w:val="18"/>
                <w:szCs w:val="18"/>
              </w:rPr>
              <w:t>) contains</w:t>
            </w:r>
            <w:r w:rsidRPr="005C3FF1">
              <w:rPr>
                <w:rFonts w:asciiTheme="minorHAnsi" w:hAnsiTheme="minorHAnsi"/>
                <w:sz w:val="10"/>
                <w:szCs w:val="10"/>
              </w:rPr>
              <w:t xml:space="preserve"> </w:t>
            </w:r>
            <w:r w:rsidRPr="005C3FF1">
              <w:rPr>
                <w:rFonts w:asciiTheme="minorHAnsi" w:hAnsiTheme="minorHAnsi"/>
                <w:sz w:val="18"/>
                <w:szCs w:val="18"/>
              </w:rPr>
              <w:t>CEC or DOE result equals NA; else user input: numeric&gt;&gt;</w:t>
            </w:r>
          </w:p>
        </w:tc>
      </w:tr>
      <w:tr w:rsidR="00FC0396" w:rsidRPr="005C3FF1" w14:paraId="7DC3DB81" w14:textId="77777777" w:rsidTr="00F8738A">
        <w:trPr>
          <w:cantSplit/>
          <w:trHeight w:val="144"/>
        </w:trPr>
        <w:tc>
          <w:tcPr>
            <w:tcW w:w="267" w:type="pct"/>
            <w:vAlign w:val="center"/>
          </w:tcPr>
          <w:p w14:paraId="7DC3DB7E" w14:textId="3741BF2C"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09</w:t>
            </w:r>
          </w:p>
        </w:tc>
        <w:tc>
          <w:tcPr>
            <w:tcW w:w="2197" w:type="pct"/>
            <w:vAlign w:val="center"/>
          </w:tcPr>
          <w:p w14:paraId="7DC3DB7F" w14:textId="4D67DB14"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specific air handler,</w:t>
            </w:r>
            <w:r w:rsidRPr="005C3FF1" w:rsidDel="00216F5E">
              <w:rPr>
                <w:rFonts w:asciiTheme="minorHAnsi" w:hAnsiTheme="minorHAnsi"/>
                <w:sz w:val="18"/>
                <w:szCs w:val="18"/>
              </w:rPr>
              <w:t xml:space="preserve"> </w:t>
            </w:r>
            <w:r w:rsidRPr="005C3FF1">
              <w:rPr>
                <w:rFonts w:asciiTheme="minorHAnsi" w:hAnsiTheme="minorHAnsi"/>
                <w:sz w:val="18"/>
                <w:szCs w:val="18"/>
              </w:rPr>
              <w:t>furnace or fancoil make and model?</w:t>
            </w:r>
          </w:p>
        </w:tc>
        <w:tc>
          <w:tcPr>
            <w:tcW w:w="2536" w:type="pct"/>
            <w:vAlign w:val="center"/>
          </w:tcPr>
          <w:p w14:paraId="3A105FE4" w14:textId="77777777" w:rsidR="00115611" w:rsidRPr="005C3FF1" w:rsidRDefault="00115611" w:rsidP="00115611">
            <w:pPr>
              <w:rPr>
                <w:rFonts w:asciiTheme="minorHAnsi" w:hAnsiTheme="minorHAnsi"/>
                <w:sz w:val="18"/>
                <w:szCs w:val="18"/>
              </w:rPr>
            </w:pPr>
            <w:r w:rsidRPr="005C3FF1">
              <w:rPr>
                <w:rFonts w:asciiTheme="minorHAnsi" w:hAnsiTheme="minorHAnsi"/>
                <w:sz w:val="18"/>
                <w:szCs w:val="18"/>
              </w:rPr>
              <w:t xml:space="preserve">&lt;&lt;user pick </w:t>
            </w:r>
            <w:r w:rsidRPr="005C3FF1">
              <w:rPr>
                <w:rFonts w:asciiTheme="minorHAnsi" w:hAnsiTheme="minorHAnsi"/>
                <w:sz w:val="18"/>
                <w:szCs w:val="18"/>
                <w:u w:val="single"/>
              </w:rPr>
              <w:t xml:space="preserve">one </w:t>
            </w:r>
            <w:r w:rsidRPr="005C3FF1">
              <w:rPr>
                <w:rFonts w:asciiTheme="minorHAnsi" w:hAnsiTheme="minorHAnsi"/>
                <w:sz w:val="18"/>
                <w:szCs w:val="18"/>
              </w:rPr>
              <w:t>value from the following four:</w:t>
            </w:r>
          </w:p>
          <w:p w14:paraId="213B7F6D" w14:textId="77777777" w:rsidR="00115611" w:rsidRPr="005C3FF1" w:rsidRDefault="00115611" w:rsidP="00115611">
            <w:pPr>
              <w:rPr>
                <w:rFonts w:asciiTheme="minorHAnsi" w:hAnsiTheme="minorHAnsi"/>
                <w:sz w:val="18"/>
                <w:szCs w:val="18"/>
              </w:rPr>
            </w:pPr>
            <w:r w:rsidRPr="005C3FF1">
              <w:rPr>
                <w:rFonts w:asciiTheme="minorHAnsi" w:hAnsiTheme="minorHAnsi"/>
                <w:sz w:val="18"/>
                <w:szCs w:val="18"/>
              </w:rPr>
              <w:t>1:[furnace air-handling unit]</w:t>
            </w:r>
          </w:p>
          <w:p w14:paraId="02944B06" w14:textId="77777777" w:rsidR="00115611" w:rsidRPr="005C3FF1" w:rsidRDefault="00115611" w:rsidP="00115611">
            <w:pPr>
              <w:rPr>
                <w:rFonts w:asciiTheme="minorHAnsi" w:hAnsiTheme="minorHAnsi"/>
                <w:sz w:val="18"/>
                <w:szCs w:val="18"/>
              </w:rPr>
            </w:pPr>
            <w:r w:rsidRPr="005C3FF1">
              <w:rPr>
                <w:rFonts w:asciiTheme="minorHAnsi" w:hAnsiTheme="minorHAnsi"/>
                <w:sz w:val="18"/>
                <w:szCs w:val="18"/>
              </w:rPr>
              <w:t>2:[fancoil air-handling unit]</w:t>
            </w:r>
          </w:p>
          <w:p w14:paraId="0E0ED12A" w14:textId="77777777" w:rsidR="00115611" w:rsidRPr="005C3FF1" w:rsidRDefault="00115611" w:rsidP="00115611">
            <w:pPr>
              <w:rPr>
                <w:rFonts w:asciiTheme="minorHAnsi" w:hAnsiTheme="minorHAnsi"/>
                <w:sz w:val="18"/>
                <w:szCs w:val="18"/>
              </w:rPr>
            </w:pPr>
            <w:r w:rsidRPr="005C3FF1">
              <w:rPr>
                <w:rFonts w:asciiTheme="minorHAnsi" w:hAnsiTheme="minorHAnsi"/>
                <w:sz w:val="18"/>
                <w:szCs w:val="18"/>
              </w:rPr>
              <w:t>3:[non-furnace air-handling unit],</w:t>
            </w:r>
          </w:p>
          <w:p w14:paraId="7DC3DB80" w14:textId="0A746871" w:rsidR="00FC0396" w:rsidRPr="005C3FF1" w:rsidRDefault="00115611" w:rsidP="0006407D">
            <w:pPr>
              <w:rPr>
                <w:rFonts w:asciiTheme="minorHAnsi" w:hAnsiTheme="minorHAnsi"/>
                <w:sz w:val="18"/>
                <w:szCs w:val="18"/>
              </w:rPr>
            </w:pPr>
            <w:r w:rsidRPr="005C3FF1">
              <w:rPr>
                <w:rFonts w:asciiTheme="minorHAnsi" w:hAnsiTheme="minorHAnsi"/>
                <w:sz w:val="18"/>
                <w:szCs w:val="18"/>
              </w:rPr>
              <w:t>4:[no]&gt;&gt;</w:t>
            </w:r>
          </w:p>
        </w:tc>
      </w:tr>
      <w:tr w:rsidR="00FC0396" w:rsidRPr="005C3FF1" w14:paraId="7DC3DB85" w14:textId="77777777" w:rsidTr="00F8738A">
        <w:trPr>
          <w:cantSplit/>
          <w:trHeight w:val="144"/>
        </w:trPr>
        <w:tc>
          <w:tcPr>
            <w:tcW w:w="267" w:type="pct"/>
            <w:vAlign w:val="center"/>
          </w:tcPr>
          <w:p w14:paraId="7DC3DB82" w14:textId="4132A894"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10</w:t>
            </w:r>
          </w:p>
        </w:tc>
        <w:tc>
          <w:tcPr>
            <w:tcW w:w="2197" w:type="pct"/>
            <w:vAlign w:val="center"/>
          </w:tcPr>
          <w:p w14:paraId="7DC3DB83" w14:textId="178F055A"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time delay relay (+TDR)?</w:t>
            </w:r>
          </w:p>
        </w:tc>
        <w:tc>
          <w:tcPr>
            <w:tcW w:w="2536" w:type="pct"/>
            <w:vAlign w:val="center"/>
          </w:tcPr>
          <w:p w14:paraId="7DC3DB84" w14:textId="600BC0F7" w:rsidR="00FC0396" w:rsidRPr="005C3FF1" w:rsidRDefault="00FC0396" w:rsidP="00FC0396">
            <w:pPr>
              <w:rPr>
                <w:rFonts w:asciiTheme="minorHAnsi" w:hAnsiTheme="minorHAnsi"/>
                <w:sz w:val="18"/>
                <w:szCs w:val="18"/>
              </w:rPr>
            </w:pPr>
            <w:r w:rsidRPr="005C3FF1">
              <w:rPr>
                <w:rFonts w:asciiTheme="minorHAnsi" w:hAnsiTheme="minorHAnsi"/>
                <w:sz w:val="18"/>
                <w:szCs w:val="18"/>
              </w:rPr>
              <w:t>&lt;&lt;user selected, Yes or No based on information from Certification Directory or documentation, allow N/A entry if “Directory Used to Certify Product Performance”(A07) = CEC or DOE &gt;&gt;</w:t>
            </w:r>
          </w:p>
        </w:tc>
      </w:tr>
      <w:tr w:rsidR="00FC0396" w:rsidRPr="005C3FF1" w14:paraId="7DC3DB89" w14:textId="77777777" w:rsidTr="00F8738A">
        <w:trPr>
          <w:cantSplit/>
          <w:trHeight w:val="144"/>
        </w:trPr>
        <w:tc>
          <w:tcPr>
            <w:tcW w:w="267" w:type="pct"/>
            <w:vAlign w:val="center"/>
          </w:tcPr>
          <w:p w14:paraId="7DC3DB86" w14:textId="38626683" w:rsidR="00FC0396" w:rsidRPr="005C3FF1" w:rsidRDefault="00FC0396" w:rsidP="00FC0396">
            <w:pPr>
              <w:pStyle w:val="Header"/>
              <w:tabs>
                <w:tab w:val="clear" w:pos="4320"/>
                <w:tab w:val="clear" w:pos="8640"/>
              </w:tabs>
              <w:jc w:val="center"/>
              <w:rPr>
                <w:rFonts w:asciiTheme="minorHAnsi" w:hAnsiTheme="minorHAnsi"/>
                <w:sz w:val="18"/>
                <w:szCs w:val="18"/>
              </w:rPr>
            </w:pPr>
            <w:r w:rsidRPr="005C3FF1">
              <w:rPr>
                <w:rFonts w:asciiTheme="minorHAnsi" w:hAnsiTheme="minorHAnsi"/>
                <w:sz w:val="18"/>
                <w:szCs w:val="18"/>
              </w:rPr>
              <w:t>11</w:t>
            </w:r>
          </w:p>
        </w:tc>
        <w:tc>
          <w:tcPr>
            <w:tcW w:w="2197" w:type="pct"/>
            <w:vAlign w:val="center"/>
          </w:tcPr>
          <w:p w14:paraId="7DC3DB87" w14:textId="2961F342" w:rsidR="00FC0396" w:rsidRPr="005C3FF1" w:rsidRDefault="00FC0396" w:rsidP="00FC0396">
            <w:pPr>
              <w:pStyle w:val="Header"/>
              <w:tabs>
                <w:tab w:val="clear" w:pos="4320"/>
                <w:tab w:val="clear" w:pos="8640"/>
              </w:tabs>
              <w:ind w:hanging="18"/>
              <w:rPr>
                <w:rFonts w:asciiTheme="minorHAnsi" w:hAnsiTheme="minorHAnsi"/>
                <w:sz w:val="18"/>
                <w:szCs w:val="18"/>
              </w:rPr>
            </w:pPr>
            <w:r w:rsidRPr="005C3FF1">
              <w:rPr>
                <w:rFonts w:asciiTheme="minorHAnsi" w:hAnsiTheme="minorHAnsi"/>
                <w:sz w:val="18"/>
                <w:szCs w:val="18"/>
              </w:rPr>
              <w:t>Does the directory used to certify product performance require a TXV (+TXV)?</w:t>
            </w:r>
          </w:p>
        </w:tc>
        <w:tc>
          <w:tcPr>
            <w:tcW w:w="2536" w:type="pct"/>
            <w:vAlign w:val="center"/>
          </w:tcPr>
          <w:p w14:paraId="7DC3DB88" w14:textId="523ECE08" w:rsidR="00FC0396" w:rsidRPr="005C3FF1" w:rsidRDefault="00FC0396" w:rsidP="00FC0396">
            <w:pPr>
              <w:rPr>
                <w:rFonts w:asciiTheme="minorHAnsi" w:hAnsiTheme="minorHAnsi"/>
                <w:sz w:val="18"/>
                <w:szCs w:val="18"/>
              </w:rPr>
            </w:pPr>
            <w:r w:rsidRPr="005C3FF1">
              <w:rPr>
                <w:rFonts w:asciiTheme="minorHAnsi" w:hAnsiTheme="minorHAnsi"/>
                <w:sz w:val="18"/>
                <w:szCs w:val="18"/>
              </w:rPr>
              <w:t>&lt;&lt;user selected, Yes or No based on information from Certification Directory or documentation, allow N/A entry if “Directory Used to Certify Product Performance”(A07) = CEC or DOE &gt;&gt;</w:t>
            </w:r>
          </w:p>
        </w:tc>
      </w:tr>
    </w:tbl>
    <w:p w14:paraId="5D1987A1" w14:textId="17612A90" w:rsidR="00CC1275" w:rsidRPr="005C3FF1" w:rsidRDefault="00CC1275">
      <w:pPr>
        <w:rPr>
          <w:rFonts w:ascii="Calibri" w:hAnsi="Calibri"/>
          <w:b/>
          <w:bCs/>
          <w:szCs w:val="18"/>
        </w:rPr>
      </w:pPr>
    </w:p>
    <w:p w14:paraId="05AA9C99" w14:textId="77777777" w:rsidR="00CC1275" w:rsidRPr="005C3FF1" w:rsidRDefault="00CC1275">
      <w:pPr>
        <w:rPr>
          <w:rFonts w:ascii="Calibri" w:hAnsi="Calibri"/>
          <w:b/>
          <w:bCs/>
          <w:szCs w:val="18"/>
        </w:rPr>
      </w:pPr>
      <w:r w:rsidRPr="005C3FF1">
        <w:rPr>
          <w:rFonts w:ascii="Calibri" w:hAnsi="Calibri"/>
          <w:b/>
          <w:bCs/>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620"/>
        <w:gridCol w:w="990"/>
        <w:gridCol w:w="1080"/>
        <w:gridCol w:w="900"/>
        <w:gridCol w:w="1080"/>
        <w:gridCol w:w="900"/>
        <w:gridCol w:w="900"/>
        <w:gridCol w:w="1170"/>
        <w:gridCol w:w="1255"/>
      </w:tblGrid>
      <w:tr w:rsidR="00956B61" w:rsidRPr="005C3FF1" w14:paraId="4183201E" w14:textId="77777777" w:rsidTr="00956B61">
        <w:trPr>
          <w:cantSplit/>
          <w:trHeight w:val="504"/>
        </w:trPr>
        <w:tc>
          <w:tcPr>
            <w:tcW w:w="10790" w:type="dxa"/>
            <w:gridSpan w:val="10"/>
            <w:tcBorders>
              <w:bottom w:val="nil"/>
            </w:tcBorders>
          </w:tcPr>
          <w:p w14:paraId="1699F8F4" w14:textId="5A8413E1" w:rsidR="00956B61" w:rsidRPr="005C3FF1" w:rsidRDefault="00956B61" w:rsidP="00595DB9">
            <w:pPr>
              <w:rPr>
                <w:rFonts w:ascii="Calibri" w:hAnsi="Calibri"/>
                <w:b/>
                <w:sz w:val="18"/>
                <w:szCs w:val="18"/>
              </w:rPr>
            </w:pPr>
            <w:r w:rsidRPr="005C3FF1">
              <w:rPr>
                <w:rFonts w:ascii="Calibri" w:hAnsi="Calibri"/>
                <w:b/>
                <w:szCs w:val="18"/>
              </w:rPr>
              <w:lastRenderedPageBreak/>
              <w:t>B. Rated Space Conditioning System Equipment Information from Nameplate of the Installed System</w:t>
            </w:r>
          </w:p>
          <w:p w14:paraId="03504218" w14:textId="77777777" w:rsidR="00956B61" w:rsidRPr="005C3FF1" w:rsidRDefault="00956B61" w:rsidP="00595DB9">
            <w:pPr>
              <w:keepNext/>
              <w:rPr>
                <w:rFonts w:ascii="Calibri" w:hAnsi="Calibri"/>
                <w:i/>
                <w:sz w:val="18"/>
                <w:szCs w:val="18"/>
              </w:rPr>
            </w:pPr>
            <w:r w:rsidRPr="005C3FF1">
              <w:rPr>
                <w:rFonts w:ascii="Calibri" w:hAnsi="Calibri"/>
                <w:i/>
                <w:sz w:val="18"/>
                <w:szCs w:val="18"/>
              </w:rPr>
              <w:t>The data on the nameplate of the installed component shall conform to the data for the component as shown in the Directory used to certify product performance in order to demonstrate compliance.</w:t>
            </w:r>
          </w:p>
          <w:p w14:paraId="6FE5BD19" w14:textId="3611ED02" w:rsidR="001E4168" w:rsidRPr="00B66C1E" w:rsidRDefault="00D31F3A" w:rsidP="001E4168">
            <w:pPr>
              <w:keepNext/>
              <w:rPr>
                <w:rFonts w:ascii="Calibri" w:hAnsi="Calibri"/>
                <w:sz w:val="16"/>
                <w:szCs w:val="16"/>
              </w:rPr>
            </w:pPr>
            <w:r w:rsidRPr="00B66C1E">
              <w:rPr>
                <w:rFonts w:ascii="Calibri" w:hAnsi="Calibri"/>
                <w:sz w:val="16"/>
                <w:szCs w:val="16"/>
              </w:rPr>
              <w:t>&lt;&lt;</w:t>
            </w:r>
            <w:r w:rsidRPr="00B66C1E">
              <w:rPr>
                <w:rFonts w:ascii="Calibri" w:hAnsi="Calibri"/>
                <w:b/>
                <w:sz w:val="16"/>
                <w:szCs w:val="16"/>
              </w:rPr>
              <w:t>if</w:t>
            </w:r>
            <w:r w:rsidRPr="00B66C1E">
              <w:rPr>
                <w:rFonts w:ascii="Calibri" w:hAnsi="Calibri"/>
                <w:sz w:val="16"/>
                <w:szCs w:val="16"/>
              </w:rPr>
              <w:t xml:space="preserve"> a value=yes is given in </w:t>
            </w:r>
            <w:r w:rsidRPr="00B66C1E">
              <w:rPr>
                <w:rFonts w:ascii="Calibri" w:hAnsi="Calibri"/>
                <w:sz w:val="16"/>
                <w:szCs w:val="16"/>
                <w:u w:val="single"/>
              </w:rPr>
              <w:t>one or more</w:t>
            </w:r>
            <w:r w:rsidRPr="00B66C1E">
              <w:rPr>
                <w:rFonts w:ascii="Calibri" w:hAnsi="Calibri"/>
                <w:sz w:val="16"/>
                <w:szCs w:val="16"/>
              </w:rPr>
              <w:t xml:space="preserve"> of the following</w:t>
            </w:r>
            <w:r w:rsidR="001E4168" w:rsidRPr="00B66C1E">
              <w:rPr>
                <w:rFonts w:ascii="Calibri" w:hAnsi="Calibri"/>
                <w:sz w:val="16"/>
                <w:szCs w:val="16"/>
              </w:rPr>
              <w:t xml:space="preserve"> 3 locations: A0</w:t>
            </w:r>
            <w:r w:rsidR="00C77F22" w:rsidRPr="00B66C1E">
              <w:rPr>
                <w:rFonts w:ascii="Calibri" w:hAnsi="Calibri"/>
                <w:sz w:val="16"/>
                <w:szCs w:val="16"/>
              </w:rPr>
              <w:t>4</w:t>
            </w:r>
            <w:r w:rsidR="001E4168" w:rsidRPr="00B66C1E">
              <w:rPr>
                <w:rFonts w:ascii="Calibri" w:hAnsi="Calibri"/>
                <w:sz w:val="16"/>
                <w:szCs w:val="16"/>
              </w:rPr>
              <w:t>, A0</w:t>
            </w:r>
            <w:r w:rsidR="00C77F22" w:rsidRPr="00B66C1E">
              <w:rPr>
                <w:rFonts w:ascii="Calibri" w:hAnsi="Calibri"/>
                <w:sz w:val="16"/>
                <w:szCs w:val="16"/>
              </w:rPr>
              <w:t>5</w:t>
            </w:r>
            <w:r w:rsidR="001E4168" w:rsidRPr="00B66C1E">
              <w:rPr>
                <w:rFonts w:ascii="Calibri" w:hAnsi="Calibri"/>
                <w:sz w:val="16"/>
                <w:szCs w:val="16"/>
              </w:rPr>
              <w:t>, A0</w:t>
            </w:r>
            <w:r w:rsidR="00C77F22" w:rsidRPr="00B66C1E">
              <w:rPr>
                <w:rFonts w:ascii="Calibri" w:hAnsi="Calibri"/>
                <w:sz w:val="16"/>
                <w:szCs w:val="16"/>
              </w:rPr>
              <w:t>6</w:t>
            </w:r>
            <w:r w:rsidR="001E4168" w:rsidRPr="00B66C1E">
              <w:rPr>
                <w:rFonts w:ascii="Calibri" w:hAnsi="Calibri"/>
                <w:sz w:val="16"/>
                <w:szCs w:val="16"/>
              </w:rPr>
              <w:t xml:space="preserve">, </w:t>
            </w:r>
            <w:r w:rsidR="00C15BA6" w:rsidRPr="00B66C1E">
              <w:rPr>
                <w:rFonts w:ascii="Calibri" w:hAnsi="Calibri"/>
                <w:sz w:val="16"/>
                <w:szCs w:val="16"/>
              </w:rPr>
              <w:t>A0</w:t>
            </w:r>
            <w:r w:rsidR="00C77F22" w:rsidRPr="00B66C1E">
              <w:rPr>
                <w:rFonts w:ascii="Calibri" w:hAnsi="Calibri"/>
                <w:sz w:val="16"/>
                <w:szCs w:val="16"/>
              </w:rPr>
              <w:t>7</w:t>
            </w:r>
            <w:r w:rsidR="00C15BA6" w:rsidRPr="00B66C1E">
              <w:rPr>
                <w:rFonts w:ascii="Calibri" w:hAnsi="Calibri"/>
                <w:sz w:val="16"/>
                <w:szCs w:val="16"/>
              </w:rPr>
              <w:t xml:space="preserve">, </w:t>
            </w:r>
            <w:r w:rsidR="001E4168" w:rsidRPr="00B66C1E">
              <w:rPr>
                <w:rFonts w:ascii="Calibri" w:hAnsi="Calibri"/>
                <w:b/>
                <w:sz w:val="16"/>
                <w:szCs w:val="16"/>
              </w:rPr>
              <w:t>then</w:t>
            </w:r>
            <w:r w:rsidR="001E4168" w:rsidRPr="00B66C1E">
              <w:rPr>
                <w:rFonts w:ascii="Calibri" w:hAnsi="Calibri"/>
                <w:sz w:val="16"/>
                <w:szCs w:val="16"/>
              </w:rPr>
              <w:t xml:space="preserve"> enter one row of data in this table for each indoor unit listed on the MCH-01</w:t>
            </w:r>
            <w:r w:rsidR="006759F2" w:rsidRPr="00B66C1E">
              <w:rPr>
                <w:rFonts w:ascii="Calibri" w:hAnsi="Calibri"/>
                <w:sz w:val="16"/>
                <w:szCs w:val="16"/>
              </w:rPr>
              <w:t xml:space="preserve"> if applicable, otherwise enter one row of data for a packaged unit on the MCH-01</w:t>
            </w:r>
            <w:r w:rsidR="001E4168" w:rsidRPr="00B66C1E">
              <w:rPr>
                <w:rFonts w:ascii="Calibri" w:hAnsi="Calibri"/>
                <w:sz w:val="16"/>
                <w:szCs w:val="16"/>
              </w:rPr>
              <w:t xml:space="preserve">. </w:t>
            </w:r>
            <w:r w:rsidR="001E4168" w:rsidRPr="00B66C1E">
              <w:rPr>
                <w:sz w:val="16"/>
                <w:szCs w:val="16"/>
              </w:rPr>
              <w:t xml:space="preserve"> </w:t>
            </w:r>
            <w:r w:rsidR="001E4168" w:rsidRPr="00B66C1E">
              <w:rPr>
                <w:rFonts w:ascii="Calibri" w:hAnsi="Calibri"/>
                <w:sz w:val="16"/>
                <w:szCs w:val="16"/>
              </w:rPr>
              <w:t>note: reference applicable values as follows:</w:t>
            </w:r>
          </w:p>
          <w:p w14:paraId="5B9448D0" w14:textId="77777777" w:rsidR="001E4168" w:rsidRPr="00B66C1E" w:rsidRDefault="001E4168" w:rsidP="001E4168">
            <w:pPr>
              <w:keepNext/>
              <w:rPr>
                <w:rFonts w:ascii="Calibri" w:hAnsi="Calibri"/>
                <w:sz w:val="16"/>
                <w:szCs w:val="16"/>
              </w:rPr>
            </w:pPr>
            <w:r w:rsidRPr="00B66C1E">
              <w:rPr>
                <w:rFonts w:ascii="Calibri" w:hAnsi="Calibri"/>
                <w:sz w:val="16"/>
                <w:szCs w:val="16"/>
              </w:rPr>
              <w:t>**G03 on MCH-01a for split systems,</w:t>
            </w:r>
          </w:p>
          <w:p w14:paraId="62BA4095" w14:textId="77777777" w:rsidR="001E4168" w:rsidRPr="00B66C1E" w:rsidRDefault="001E4168" w:rsidP="001E4168">
            <w:pPr>
              <w:keepNext/>
              <w:rPr>
                <w:rFonts w:ascii="Calibri" w:hAnsi="Calibri"/>
                <w:sz w:val="16"/>
                <w:szCs w:val="16"/>
              </w:rPr>
            </w:pPr>
            <w:r w:rsidRPr="00B66C1E">
              <w:rPr>
                <w:rFonts w:ascii="Calibri" w:hAnsi="Calibri"/>
                <w:sz w:val="16"/>
                <w:szCs w:val="16"/>
              </w:rPr>
              <w:t>**H03 on MCH-01d for split systems,</w:t>
            </w:r>
          </w:p>
          <w:p w14:paraId="1E4C78FC" w14:textId="77777777" w:rsidR="001E4168" w:rsidRPr="00B66C1E" w:rsidRDefault="001E4168" w:rsidP="001E4168">
            <w:pPr>
              <w:keepNext/>
              <w:rPr>
                <w:rFonts w:ascii="Calibri" w:hAnsi="Calibri"/>
                <w:sz w:val="16"/>
                <w:szCs w:val="16"/>
              </w:rPr>
            </w:pPr>
            <w:r w:rsidRPr="00B66C1E">
              <w:rPr>
                <w:rFonts w:ascii="Calibri" w:hAnsi="Calibri"/>
                <w:sz w:val="16"/>
                <w:szCs w:val="16"/>
              </w:rPr>
              <w:t>**J03 on MCH-01a for packaged systems,</w:t>
            </w:r>
          </w:p>
          <w:p w14:paraId="2BF06C9A" w14:textId="54DA9A5F" w:rsidR="00D31F3A" w:rsidRPr="005C3FF1" w:rsidRDefault="001E4168" w:rsidP="001E4168">
            <w:pPr>
              <w:keepNext/>
              <w:rPr>
                <w:rFonts w:ascii="Calibri" w:hAnsi="Calibri"/>
                <w:sz w:val="18"/>
                <w:szCs w:val="18"/>
              </w:rPr>
            </w:pPr>
            <w:r w:rsidRPr="00B66C1E">
              <w:rPr>
                <w:rFonts w:ascii="Calibri" w:hAnsi="Calibri"/>
                <w:sz w:val="16"/>
                <w:szCs w:val="16"/>
              </w:rPr>
              <w:t>**either K03 or L03 on MCH-01d for packaged systems&gt;&gt;</w:t>
            </w:r>
          </w:p>
        </w:tc>
      </w:tr>
      <w:tr w:rsidR="001E4168" w:rsidRPr="005C3FF1" w:rsidDel="002840B2" w14:paraId="4A8F8928" w14:textId="77777777" w:rsidTr="00326D79">
        <w:trPr>
          <w:cantSplit/>
          <w:trHeight w:val="188"/>
        </w:trPr>
        <w:tc>
          <w:tcPr>
            <w:tcW w:w="895" w:type="dxa"/>
            <w:vMerge w:val="restart"/>
            <w:vAlign w:val="center"/>
          </w:tcPr>
          <w:p w14:paraId="5E74065F"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01</w:t>
            </w:r>
          </w:p>
        </w:tc>
        <w:tc>
          <w:tcPr>
            <w:tcW w:w="1620" w:type="dxa"/>
            <w:vMerge w:val="restart"/>
            <w:vAlign w:val="center"/>
          </w:tcPr>
          <w:p w14:paraId="242564CC"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02</w:t>
            </w:r>
          </w:p>
        </w:tc>
        <w:tc>
          <w:tcPr>
            <w:tcW w:w="990" w:type="dxa"/>
            <w:vMerge w:val="restart"/>
            <w:vAlign w:val="center"/>
          </w:tcPr>
          <w:p w14:paraId="4998AA5E"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03</w:t>
            </w:r>
          </w:p>
        </w:tc>
        <w:tc>
          <w:tcPr>
            <w:tcW w:w="1080" w:type="dxa"/>
            <w:vMerge w:val="restart"/>
            <w:vAlign w:val="center"/>
          </w:tcPr>
          <w:p w14:paraId="5E1DB20C" w14:textId="67017456" w:rsidR="00956B61" w:rsidRPr="005C3FF1" w:rsidRDefault="00956B61" w:rsidP="00956B61">
            <w:pPr>
              <w:keepNext/>
              <w:jc w:val="center"/>
              <w:rPr>
                <w:rFonts w:ascii="Calibri" w:hAnsi="Calibri"/>
                <w:sz w:val="18"/>
                <w:szCs w:val="18"/>
              </w:rPr>
            </w:pPr>
            <w:r w:rsidRPr="005C3FF1">
              <w:rPr>
                <w:rFonts w:ascii="Calibri" w:hAnsi="Calibri"/>
                <w:sz w:val="18"/>
                <w:szCs w:val="18"/>
              </w:rPr>
              <w:t>04</w:t>
            </w:r>
          </w:p>
        </w:tc>
        <w:tc>
          <w:tcPr>
            <w:tcW w:w="6205" w:type="dxa"/>
            <w:gridSpan w:val="6"/>
          </w:tcPr>
          <w:p w14:paraId="00CCC433" w14:textId="47FED654" w:rsidR="00956B61" w:rsidRPr="005C3FF1" w:rsidRDefault="00956B61" w:rsidP="00551D3B">
            <w:pPr>
              <w:keepNext/>
              <w:jc w:val="center"/>
              <w:rPr>
                <w:rFonts w:ascii="Calibri" w:hAnsi="Calibri"/>
                <w:sz w:val="18"/>
                <w:szCs w:val="18"/>
              </w:rPr>
            </w:pPr>
            <w:r w:rsidRPr="005C3FF1">
              <w:rPr>
                <w:rFonts w:ascii="Calibri" w:hAnsi="Calibri"/>
                <w:sz w:val="18"/>
                <w:szCs w:val="18"/>
              </w:rPr>
              <w:t>Data from nameplate of installed system component</w:t>
            </w:r>
          </w:p>
        </w:tc>
      </w:tr>
      <w:tr w:rsidR="001E4168" w:rsidRPr="005C3FF1" w:rsidDel="002840B2" w14:paraId="4747DB70" w14:textId="77777777" w:rsidTr="00326D79">
        <w:trPr>
          <w:cantSplit/>
          <w:trHeight w:val="188"/>
        </w:trPr>
        <w:tc>
          <w:tcPr>
            <w:tcW w:w="895" w:type="dxa"/>
            <w:vMerge/>
            <w:vAlign w:val="center"/>
          </w:tcPr>
          <w:p w14:paraId="7F8D98F2" w14:textId="77777777" w:rsidR="00956B61" w:rsidRPr="005C3FF1" w:rsidRDefault="00956B61" w:rsidP="00595DB9">
            <w:pPr>
              <w:keepNext/>
              <w:jc w:val="center"/>
              <w:rPr>
                <w:rFonts w:ascii="Calibri" w:hAnsi="Calibri"/>
                <w:sz w:val="18"/>
                <w:szCs w:val="18"/>
              </w:rPr>
            </w:pPr>
          </w:p>
        </w:tc>
        <w:tc>
          <w:tcPr>
            <w:tcW w:w="1620" w:type="dxa"/>
            <w:vMerge/>
            <w:vAlign w:val="center"/>
          </w:tcPr>
          <w:p w14:paraId="76318A46" w14:textId="77777777" w:rsidR="00956B61" w:rsidRPr="005C3FF1" w:rsidRDefault="00956B61" w:rsidP="00595DB9">
            <w:pPr>
              <w:keepNext/>
              <w:jc w:val="center"/>
              <w:rPr>
                <w:rFonts w:ascii="Calibri" w:hAnsi="Calibri"/>
                <w:sz w:val="18"/>
                <w:szCs w:val="18"/>
              </w:rPr>
            </w:pPr>
          </w:p>
        </w:tc>
        <w:tc>
          <w:tcPr>
            <w:tcW w:w="990" w:type="dxa"/>
            <w:vMerge/>
            <w:vAlign w:val="center"/>
          </w:tcPr>
          <w:p w14:paraId="6592A420" w14:textId="77777777" w:rsidR="00956B61" w:rsidRPr="005C3FF1" w:rsidRDefault="00956B61" w:rsidP="00595DB9">
            <w:pPr>
              <w:keepNext/>
              <w:jc w:val="center"/>
              <w:rPr>
                <w:rFonts w:ascii="Calibri" w:hAnsi="Calibri"/>
                <w:sz w:val="18"/>
                <w:szCs w:val="18"/>
              </w:rPr>
            </w:pPr>
          </w:p>
        </w:tc>
        <w:tc>
          <w:tcPr>
            <w:tcW w:w="1080" w:type="dxa"/>
            <w:vMerge/>
          </w:tcPr>
          <w:p w14:paraId="3FED1659" w14:textId="77777777" w:rsidR="00956B61" w:rsidRPr="005C3FF1" w:rsidRDefault="00956B61" w:rsidP="00595DB9">
            <w:pPr>
              <w:keepNext/>
              <w:jc w:val="center"/>
              <w:rPr>
                <w:rFonts w:ascii="Calibri" w:hAnsi="Calibri"/>
                <w:sz w:val="18"/>
                <w:szCs w:val="18"/>
              </w:rPr>
            </w:pPr>
          </w:p>
        </w:tc>
        <w:tc>
          <w:tcPr>
            <w:tcW w:w="900" w:type="dxa"/>
            <w:vAlign w:val="center"/>
          </w:tcPr>
          <w:p w14:paraId="45AF53D7" w14:textId="17FB7941" w:rsidR="00956B61" w:rsidRPr="005C3FF1" w:rsidRDefault="00956B61" w:rsidP="00595DB9">
            <w:pPr>
              <w:keepNext/>
              <w:jc w:val="center"/>
              <w:rPr>
                <w:rFonts w:ascii="Calibri" w:hAnsi="Calibri"/>
                <w:sz w:val="18"/>
                <w:szCs w:val="18"/>
              </w:rPr>
            </w:pPr>
            <w:r w:rsidRPr="005C3FF1">
              <w:rPr>
                <w:rFonts w:ascii="Calibri" w:hAnsi="Calibri"/>
                <w:sz w:val="18"/>
                <w:szCs w:val="18"/>
              </w:rPr>
              <w:t>05</w:t>
            </w:r>
          </w:p>
        </w:tc>
        <w:tc>
          <w:tcPr>
            <w:tcW w:w="1080" w:type="dxa"/>
            <w:vAlign w:val="center"/>
          </w:tcPr>
          <w:p w14:paraId="72302E60" w14:textId="25677647" w:rsidR="00956B61" w:rsidRPr="005C3FF1" w:rsidRDefault="00956B61" w:rsidP="00595DB9">
            <w:pPr>
              <w:keepNext/>
              <w:jc w:val="center"/>
              <w:rPr>
                <w:rFonts w:ascii="Calibri" w:hAnsi="Calibri"/>
                <w:sz w:val="18"/>
                <w:szCs w:val="18"/>
              </w:rPr>
            </w:pPr>
            <w:r w:rsidRPr="005C3FF1">
              <w:rPr>
                <w:rFonts w:ascii="Calibri" w:hAnsi="Calibri"/>
                <w:sz w:val="18"/>
                <w:szCs w:val="18"/>
              </w:rPr>
              <w:t>06</w:t>
            </w:r>
          </w:p>
        </w:tc>
        <w:tc>
          <w:tcPr>
            <w:tcW w:w="900" w:type="dxa"/>
            <w:vAlign w:val="center"/>
          </w:tcPr>
          <w:p w14:paraId="3D701FD2" w14:textId="33F50851" w:rsidR="00956B61" w:rsidRPr="005C3FF1" w:rsidDel="002840B2" w:rsidRDefault="00956B61" w:rsidP="00595DB9">
            <w:pPr>
              <w:keepNext/>
              <w:jc w:val="center"/>
              <w:rPr>
                <w:rFonts w:ascii="Calibri" w:hAnsi="Calibri"/>
                <w:sz w:val="18"/>
                <w:szCs w:val="18"/>
              </w:rPr>
            </w:pPr>
            <w:r w:rsidRPr="005C3FF1">
              <w:rPr>
                <w:rFonts w:ascii="Calibri" w:hAnsi="Calibri"/>
                <w:sz w:val="18"/>
                <w:szCs w:val="18"/>
              </w:rPr>
              <w:t>07</w:t>
            </w:r>
          </w:p>
        </w:tc>
        <w:tc>
          <w:tcPr>
            <w:tcW w:w="900" w:type="dxa"/>
            <w:vAlign w:val="center"/>
          </w:tcPr>
          <w:p w14:paraId="11819A60" w14:textId="5A4CDDD8" w:rsidR="00956B61" w:rsidRPr="005C3FF1" w:rsidRDefault="00956B61" w:rsidP="00595DB9">
            <w:pPr>
              <w:keepNext/>
              <w:jc w:val="center"/>
              <w:rPr>
                <w:rFonts w:ascii="Calibri" w:hAnsi="Calibri"/>
                <w:sz w:val="18"/>
                <w:szCs w:val="18"/>
              </w:rPr>
            </w:pPr>
            <w:r w:rsidRPr="005C3FF1">
              <w:rPr>
                <w:rFonts w:ascii="Calibri" w:hAnsi="Calibri"/>
                <w:sz w:val="18"/>
                <w:szCs w:val="18"/>
              </w:rPr>
              <w:t>08</w:t>
            </w:r>
          </w:p>
        </w:tc>
        <w:tc>
          <w:tcPr>
            <w:tcW w:w="1170" w:type="dxa"/>
            <w:vAlign w:val="center"/>
          </w:tcPr>
          <w:p w14:paraId="340C1B9C" w14:textId="51E7A02D" w:rsidR="00956B61" w:rsidRPr="005C3FF1" w:rsidRDefault="00956B61" w:rsidP="00595DB9">
            <w:pPr>
              <w:keepNext/>
              <w:jc w:val="center"/>
              <w:rPr>
                <w:rFonts w:ascii="Calibri" w:hAnsi="Calibri"/>
                <w:sz w:val="18"/>
                <w:szCs w:val="18"/>
              </w:rPr>
            </w:pPr>
            <w:r w:rsidRPr="005C3FF1">
              <w:rPr>
                <w:rFonts w:ascii="Calibri" w:hAnsi="Calibri"/>
                <w:sz w:val="18"/>
                <w:szCs w:val="18"/>
              </w:rPr>
              <w:t>09</w:t>
            </w:r>
          </w:p>
        </w:tc>
        <w:tc>
          <w:tcPr>
            <w:tcW w:w="1255" w:type="dxa"/>
            <w:vAlign w:val="center"/>
          </w:tcPr>
          <w:p w14:paraId="4F8BF521" w14:textId="3DF8D017" w:rsidR="00956B61" w:rsidRPr="005C3FF1" w:rsidRDefault="00956B61" w:rsidP="00595DB9">
            <w:pPr>
              <w:keepNext/>
              <w:jc w:val="center"/>
              <w:rPr>
                <w:rFonts w:ascii="Calibri" w:hAnsi="Calibri"/>
                <w:sz w:val="18"/>
                <w:szCs w:val="18"/>
              </w:rPr>
            </w:pPr>
            <w:r w:rsidRPr="005C3FF1">
              <w:rPr>
                <w:rFonts w:ascii="Calibri" w:hAnsi="Calibri"/>
                <w:sz w:val="18"/>
                <w:szCs w:val="18"/>
              </w:rPr>
              <w:t>10</w:t>
            </w:r>
          </w:p>
        </w:tc>
      </w:tr>
      <w:tr w:rsidR="001E4168" w:rsidRPr="005C3FF1" w14:paraId="468055FD" w14:textId="77777777" w:rsidTr="00326D79">
        <w:trPr>
          <w:cantSplit/>
          <w:trHeight w:val="576"/>
        </w:trPr>
        <w:tc>
          <w:tcPr>
            <w:tcW w:w="895" w:type="dxa"/>
            <w:tcMar>
              <w:left w:w="43" w:type="dxa"/>
              <w:right w:w="43" w:type="dxa"/>
            </w:tcMar>
            <w:vAlign w:val="bottom"/>
          </w:tcPr>
          <w:p w14:paraId="2ABA3978" w14:textId="284F6C21" w:rsidR="00956B61" w:rsidRPr="005C3FF1" w:rsidRDefault="00956B61" w:rsidP="007B3B33">
            <w:pPr>
              <w:keepNext/>
              <w:jc w:val="center"/>
              <w:rPr>
                <w:rFonts w:ascii="Calibri" w:hAnsi="Calibri"/>
                <w:b/>
                <w:sz w:val="18"/>
                <w:szCs w:val="18"/>
              </w:rPr>
            </w:pPr>
            <w:r w:rsidRPr="005C3FF1">
              <w:rPr>
                <w:rFonts w:ascii="Calibri" w:hAnsi="Calibri"/>
                <w:sz w:val="18"/>
                <w:szCs w:val="18"/>
              </w:rPr>
              <w:t xml:space="preserve">SC System ID/Name </w:t>
            </w:r>
            <w:r w:rsidRPr="005C3FF1">
              <w:t xml:space="preserve"> </w:t>
            </w:r>
            <w:r w:rsidRPr="005C3FF1">
              <w:rPr>
                <w:rFonts w:ascii="Calibri" w:hAnsi="Calibri"/>
                <w:sz w:val="18"/>
                <w:szCs w:val="18"/>
              </w:rPr>
              <w:t>from CF1R</w:t>
            </w:r>
          </w:p>
        </w:tc>
        <w:tc>
          <w:tcPr>
            <w:tcW w:w="1620" w:type="dxa"/>
            <w:tcMar>
              <w:left w:w="43" w:type="dxa"/>
              <w:right w:w="43" w:type="dxa"/>
            </w:tcMar>
            <w:vAlign w:val="bottom"/>
          </w:tcPr>
          <w:p w14:paraId="453B8C02"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SC System Description of Area Served</w:t>
            </w:r>
          </w:p>
        </w:tc>
        <w:tc>
          <w:tcPr>
            <w:tcW w:w="990" w:type="dxa"/>
            <w:tcMar>
              <w:left w:w="43" w:type="dxa"/>
              <w:right w:w="43" w:type="dxa"/>
            </w:tcMar>
            <w:vAlign w:val="bottom"/>
          </w:tcPr>
          <w:p w14:paraId="1876F348" w14:textId="77777777" w:rsidR="00956B61" w:rsidRPr="005C3FF1" w:rsidRDefault="00956B61" w:rsidP="00595DB9">
            <w:pPr>
              <w:keepNext/>
              <w:jc w:val="center"/>
              <w:rPr>
                <w:rFonts w:ascii="Calibri" w:hAnsi="Calibri"/>
                <w:sz w:val="18"/>
                <w:szCs w:val="18"/>
              </w:rPr>
            </w:pPr>
            <w:r w:rsidRPr="005C3FF1">
              <w:rPr>
                <w:rFonts w:ascii="Calibri" w:hAnsi="Calibri"/>
                <w:sz w:val="18"/>
                <w:szCs w:val="18"/>
              </w:rPr>
              <w:t>Indoor Unit Name or Description of Area Served</w:t>
            </w:r>
          </w:p>
        </w:tc>
        <w:tc>
          <w:tcPr>
            <w:tcW w:w="1080" w:type="dxa"/>
            <w:vAlign w:val="bottom"/>
          </w:tcPr>
          <w:p w14:paraId="7C7F8F9E" w14:textId="3C544990" w:rsidR="00956B61" w:rsidRPr="005C3FF1" w:rsidRDefault="00956B61" w:rsidP="00956B61">
            <w:pPr>
              <w:keepNext/>
              <w:jc w:val="center"/>
              <w:rPr>
                <w:rFonts w:ascii="Calibri" w:hAnsi="Calibri"/>
                <w:sz w:val="18"/>
                <w:szCs w:val="18"/>
              </w:rPr>
            </w:pPr>
            <w:r w:rsidRPr="005C3FF1">
              <w:rPr>
                <w:rFonts w:ascii="Calibri" w:hAnsi="Calibri"/>
                <w:sz w:val="18"/>
                <w:szCs w:val="18"/>
              </w:rPr>
              <w:t>Installed Indoor Unit Type</w:t>
            </w:r>
          </w:p>
        </w:tc>
        <w:tc>
          <w:tcPr>
            <w:tcW w:w="900" w:type="dxa"/>
            <w:tcMar>
              <w:left w:w="43" w:type="dxa"/>
              <w:right w:w="43" w:type="dxa"/>
            </w:tcMar>
            <w:vAlign w:val="bottom"/>
          </w:tcPr>
          <w:p w14:paraId="265FE0BB" w14:textId="7EDE9079" w:rsidR="00956B61" w:rsidRPr="005C3FF1" w:rsidRDefault="00956B61" w:rsidP="000B2FD4">
            <w:pPr>
              <w:keepNext/>
              <w:jc w:val="center"/>
              <w:rPr>
                <w:rFonts w:ascii="Calibri" w:hAnsi="Calibri"/>
                <w:sz w:val="18"/>
                <w:szCs w:val="18"/>
              </w:rPr>
            </w:pPr>
            <w:r w:rsidRPr="005C3FF1">
              <w:rPr>
                <w:rFonts w:ascii="Calibri" w:hAnsi="Calibri"/>
                <w:sz w:val="18"/>
                <w:szCs w:val="18"/>
              </w:rPr>
              <w:t>Outdoor Condenser or Package Unit Installed Manufacturer Name</w:t>
            </w:r>
          </w:p>
        </w:tc>
        <w:tc>
          <w:tcPr>
            <w:tcW w:w="1080" w:type="dxa"/>
            <w:tcMar>
              <w:left w:w="43" w:type="dxa"/>
              <w:right w:w="43" w:type="dxa"/>
            </w:tcMar>
            <w:vAlign w:val="bottom"/>
          </w:tcPr>
          <w:p w14:paraId="473D3C07" w14:textId="1FCA609E" w:rsidR="00956B61" w:rsidRPr="005C3FF1" w:rsidRDefault="00956B61" w:rsidP="00DC4682">
            <w:pPr>
              <w:keepNext/>
              <w:jc w:val="center"/>
              <w:rPr>
                <w:rFonts w:ascii="Calibri" w:hAnsi="Calibri"/>
                <w:sz w:val="18"/>
                <w:szCs w:val="18"/>
              </w:rPr>
            </w:pPr>
            <w:r w:rsidRPr="005C3FF1">
              <w:rPr>
                <w:rFonts w:ascii="Calibri" w:hAnsi="Calibri"/>
                <w:sz w:val="18"/>
                <w:szCs w:val="18"/>
              </w:rPr>
              <w:t>Outdoor Condenser or Package Unit Installed Model Number</w:t>
            </w:r>
          </w:p>
        </w:tc>
        <w:tc>
          <w:tcPr>
            <w:tcW w:w="900" w:type="dxa"/>
            <w:tcMar>
              <w:left w:w="43" w:type="dxa"/>
              <w:right w:w="43" w:type="dxa"/>
            </w:tcMar>
            <w:vAlign w:val="bottom"/>
          </w:tcPr>
          <w:p w14:paraId="1334A712" w14:textId="0D53D1DC" w:rsidR="00956B61" w:rsidRPr="005C3FF1" w:rsidRDefault="00D23CDF" w:rsidP="00D23CDF">
            <w:pPr>
              <w:keepNext/>
              <w:jc w:val="center"/>
              <w:rPr>
                <w:rFonts w:ascii="Calibri" w:hAnsi="Calibri"/>
                <w:sz w:val="18"/>
                <w:szCs w:val="18"/>
              </w:rPr>
            </w:pPr>
            <w:r w:rsidRPr="005C3FF1">
              <w:rPr>
                <w:rFonts w:ascii="Calibri" w:hAnsi="Calibri"/>
                <w:sz w:val="18"/>
                <w:szCs w:val="18"/>
              </w:rPr>
              <w:t>Indoor</w:t>
            </w:r>
            <w:r w:rsidR="00956B61" w:rsidRPr="005C3FF1">
              <w:rPr>
                <w:rFonts w:ascii="Calibri" w:hAnsi="Calibri"/>
                <w:sz w:val="18"/>
                <w:szCs w:val="18"/>
              </w:rPr>
              <w:t xml:space="preserve"> Unit</w:t>
            </w:r>
            <w:r w:rsidR="007522E9" w:rsidRPr="005C3FF1">
              <w:rPr>
                <w:rFonts w:ascii="Calibri" w:hAnsi="Calibri"/>
                <w:sz w:val="18"/>
                <w:szCs w:val="18"/>
              </w:rPr>
              <w:t>-</w:t>
            </w:r>
            <w:r w:rsidR="00956B61" w:rsidRPr="005C3FF1">
              <w:rPr>
                <w:rFonts w:ascii="Calibri" w:hAnsi="Calibri"/>
                <w:sz w:val="18"/>
                <w:szCs w:val="18"/>
              </w:rPr>
              <w:t>Installed Manufacturer Name</w:t>
            </w:r>
          </w:p>
        </w:tc>
        <w:tc>
          <w:tcPr>
            <w:tcW w:w="900" w:type="dxa"/>
            <w:tcMar>
              <w:left w:w="43" w:type="dxa"/>
              <w:right w:w="43" w:type="dxa"/>
            </w:tcMar>
            <w:vAlign w:val="bottom"/>
          </w:tcPr>
          <w:p w14:paraId="65FA1ECD" w14:textId="63A68DAE" w:rsidR="00956B61" w:rsidRPr="005C3FF1" w:rsidRDefault="00D23CDF" w:rsidP="00D23CDF">
            <w:pPr>
              <w:keepNext/>
              <w:jc w:val="center"/>
              <w:rPr>
                <w:rFonts w:ascii="Calibri" w:hAnsi="Calibri"/>
                <w:sz w:val="18"/>
                <w:szCs w:val="18"/>
              </w:rPr>
            </w:pPr>
            <w:r w:rsidRPr="005C3FF1">
              <w:rPr>
                <w:rFonts w:ascii="Calibri" w:hAnsi="Calibri"/>
                <w:sz w:val="18"/>
                <w:szCs w:val="18"/>
              </w:rPr>
              <w:t>Indoor</w:t>
            </w:r>
            <w:r w:rsidR="00956B61" w:rsidRPr="005C3FF1">
              <w:rPr>
                <w:rFonts w:ascii="Calibri" w:hAnsi="Calibri"/>
                <w:sz w:val="18"/>
                <w:szCs w:val="18"/>
              </w:rPr>
              <w:t xml:space="preserve"> Unit Installed Model Number</w:t>
            </w:r>
          </w:p>
        </w:tc>
        <w:tc>
          <w:tcPr>
            <w:tcW w:w="1170" w:type="dxa"/>
            <w:tcMar>
              <w:left w:w="43" w:type="dxa"/>
              <w:right w:w="43" w:type="dxa"/>
            </w:tcMar>
            <w:vAlign w:val="bottom"/>
          </w:tcPr>
          <w:p w14:paraId="477C8054" w14:textId="2AEA5C99" w:rsidR="00956B61"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956B61" w:rsidRPr="005C3FF1">
              <w:rPr>
                <w:rFonts w:ascii="Calibri" w:hAnsi="Calibri"/>
                <w:sz w:val="18"/>
                <w:szCs w:val="18"/>
              </w:rPr>
              <w:t>Furnace Manufacturer Name</w:t>
            </w:r>
          </w:p>
        </w:tc>
        <w:tc>
          <w:tcPr>
            <w:tcW w:w="1255" w:type="dxa"/>
            <w:tcMar>
              <w:left w:w="43" w:type="dxa"/>
              <w:right w:w="43" w:type="dxa"/>
            </w:tcMar>
            <w:vAlign w:val="bottom"/>
          </w:tcPr>
          <w:p w14:paraId="0E53F8E6" w14:textId="1E8F7635" w:rsidR="00956B61"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956B61" w:rsidRPr="005C3FF1">
              <w:rPr>
                <w:rFonts w:ascii="Calibri" w:hAnsi="Calibri"/>
                <w:sz w:val="18"/>
                <w:szCs w:val="18"/>
              </w:rPr>
              <w:t>Furnace Model Number</w:t>
            </w:r>
          </w:p>
        </w:tc>
      </w:tr>
      <w:tr w:rsidR="00DC57EC" w:rsidRPr="005C3FF1" w14:paraId="534B7F3E" w14:textId="77777777" w:rsidTr="00DC57EC">
        <w:trPr>
          <w:cantSplit/>
          <w:trHeight w:val="144"/>
        </w:trPr>
        <w:tc>
          <w:tcPr>
            <w:tcW w:w="895" w:type="dxa"/>
            <w:tcMar>
              <w:left w:w="29" w:type="dxa"/>
              <w:right w:w="29" w:type="dxa"/>
            </w:tcMar>
          </w:tcPr>
          <w:p w14:paraId="3E3ACD5C"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4EAD51A6" w14:textId="77777777" w:rsidR="00956B61" w:rsidRPr="00AE5F13" w:rsidRDefault="00956B61" w:rsidP="003B4240">
            <w:pPr>
              <w:keepNext/>
              <w:rPr>
                <w:rFonts w:asciiTheme="minorHAnsi" w:hAnsiTheme="minorHAnsi" w:cstheme="minorHAnsi"/>
                <w:sz w:val="16"/>
                <w:szCs w:val="16"/>
              </w:rPr>
            </w:pPr>
          </w:p>
          <w:p w14:paraId="0EB7E3FE" w14:textId="77777777"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3FB23342" w14:textId="70FCDEAB"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**D01 on MCH-01a</w:t>
            </w:r>
          </w:p>
          <w:p w14:paraId="446F9ADC" w14:textId="197DE859"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**D01 on MCH-01d</w:t>
            </w:r>
          </w:p>
        </w:tc>
        <w:tc>
          <w:tcPr>
            <w:tcW w:w="1620" w:type="dxa"/>
            <w:tcMar>
              <w:left w:w="29" w:type="dxa"/>
              <w:right w:w="29" w:type="dxa"/>
            </w:tcMar>
          </w:tcPr>
          <w:p w14:paraId="4D464229"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5248A38A" w14:textId="77777777" w:rsidR="00956B61" w:rsidRPr="00AE5F13" w:rsidRDefault="00956B61" w:rsidP="003B4240">
            <w:pPr>
              <w:keepNext/>
              <w:rPr>
                <w:rFonts w:asciiTheme="minorHAnsi" w:hAnsiTheme="minorHAnsi" w:cstheme="minorHAnsi"/>
                <w:sz w:val="16"/>
                <w:szCs w:val="16"/>
              </w:rPr>
            </w:pPr>
          </w:p>
          <w:p w14:paraId="6E765C88" w14:textId="20E37D3F"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6A9C63BF" w14:textId="034DEEA3"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**D02 on MCH-01a</w:t>
            </w:r>
          </w:p>
          <w:p w14:paraId="5169ED4E" w14:textId="03CF9278"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**D02 on MCH-01d</w:t>
            </w:r>
          </w:p>
          <w:p w14:paraId="4D32CAFA" w14:textId="0CA7C9AA" w:rsidR="00956B61" w:rsidRPr="00AE5F13" w:rsidRDefault="00956B61" w:rsidP="003B4240">
            <w:pPr>
              <w:keepNext/>
              <w:rPr>
                <w:rFonts w:asciiTheme="minorHAnsi" w:hAnsiTheme="minorHAnsi" w:cstheme="minorHAnsi"/>
                <w:sz w:val="16"/>
                <w:szCs w:val="16"/>
              </w:rPr>
            </w:pPr>
          </w:p>
          <w:p w14:paraId="1BF02B1E" w14:textId="67C8CE60" w:rsidR="00956B61" w:rsidRPr="00AE5F13" w:rsidRDefault="000B2FD4" w:rsidP="003B4240">
            <w:pPr>
              <w:keepNext/>
              <w:rPr>
                <w:rFonts w:asciiTheme="minorHAnsi" w:hAnsiTheme="minorHAnsi" w:cstheme="minorHAnsi"/>
                <w:b/>
                <w:sz w:val="16"/>
                <w:szCs w:val="16"/>
              </w:rPr>
            </w:pPr>
            <w:r w:rsidRPr="00AE5F13">
              <w:rPr>
                <w:rFonts w:asciiTheme="minorHAnsi" w:hAnsiTheme="minorHAnsi" w:cstheme="minorHAnsi"/>
                <w:b/>
                <w:sz w:val="16"/>
                <w:szCs w:val="16"/>
              </w:rPr>
              <w:t xml:space="preserve">note: </w:t>
            </w:r>
            <w:r w:rsidR="00956B61" w:rsidRPr="00AE5F13">
              <w:rPr>
                <w:rFonts w:asciiTheme="minorHAnsi" w:hAnsiTheme="minorHAnsi" w:cstheme="minorHAnsi"/>
                <w:b/>
                <w:sz w:val="16"/>
                <w:szCs w:val="16"/>
              </w:rPr>
              <w:t>the "Area Served" text in D02</w:t>
            </w:r>
            <w:r w:rsidRPr="00AE5F13">
              <w:rPr>
                <w:rFonts w:asciiTheme="minorHAnsi" w:hAnsiTheme="minorHAnsi" w:cstheme="minorHAnsi"/>
                <w:b/>
                <w:sz w:val="16"/>
                <w:szCs w:val="16"/>
              </w:rPr>
              <w:t xml:space="preserve"> on MCH-01a, and MCH-01d</w:t>
            </w:r>
            <w:r w:rsidR="00956B61" w:rsidRPr="00AE5F13">
              <w:rPr>
                <w:rFonts w:asciiTheme="minorHAnsi" w:hAnsiTheme="minorHAnsi" w:cstheme="minorHAnsi"/>
                <w:b/>
                <w:sz w:val="16"/>
                <w:szCs w:val="16"/>
              </w:rPr>
              <w:t xml:space="preserve"> is required to be unique in </w:t>
            </w:r>
            <w:r w:rsidRPr="00AE5F13">
              <w:rPr>
                <w:rFonts w:asciiTheme="minorHAnsi" w:hAnsiTheme="minorHAnsi" w:cstheme="minorHAnsi"/>
                <w:b/>
                <w:sz w:val="16"/>
                <w:szCs w:val="16"/>
              </w:rPr>
              <w:t>each</w:t>
            </w:r>
            <w:r w:rsidR="00956B61" w:rsidRPr="00AE5F13">
              <w:rPr>
                <w:rFonts w:asciiTheme="minorHAnsi" w:hAnsiTheme="minorHAnsi" w:cstheme="minorHAnsi"/>
                <w:b/>
                <w:sz w:val="16"/>
                <w:szCs w:val="16"/>
              </w:rPr>
              <w:t xml:space="preserve"> dwelling</w:t>
            </w:r>
            <w:r w:rsidRPr="00AE5F13">
              <w:rPr>
                <w:rFonts w:asciiTheme="minorHAnsi" w:hAnsiTheme="minorHAnsi" w:cstheme="minorHAnsi"/>
                <w:b/>
                <w:sz w:val="16"/>
                <w:szCs w:val="16"/>
              </w:rPr>
              <w:t xml:space="preserve"> (unique within the scope of each MCH-01)</w:t>
            </w:r>
            <w:r w:rsidR="00956B61" w:rsidRPr="00AE5F13">
              <w:rPr>
                <w:rFonts w:asciiTheme="minorHAnsi" w:hAnsiTheme="minorHAnsi" w:cstheme="minorHAnsi"/>
                <w:b/>
                <w:sz w:val="16"/>
                <w:szCs w:val="16"/>
              </w:rPr>
              <w:t>, thus</w:t>
            </w:r>
            <w:r w:rsidRPr="00AE5F13">
              <w:rPr>
                <w:rFonts w:asciiTheme="minorHAnsi" w:hAnsiTheme="minorHAnsi" w:cstheme="minorHAnsi"/>
                <w:b/>
                <w:sz w:val="16"/>
                <w:szCs w:val="16"/>
              </w:rPr>
              <w:t xml:space="preserve"> D02</w:t>
            </w:r>
            <w:r w:rsidR="00956B61" w:rsidRPr="00AE5F13">
              <w:rPr>
                <w:rFonts w:asciiTheme="minorHAnsi" w:hAnsiTheme="minorHAnsi" w:cstheme="minorHAnsi"/>
                <w:b/>
                <w:sz w:val="16"/>
                <w:szCs w:val="16"/>
              </w:rPr>
              <w:t xml:space="preserve"> is </w:t>
            </w:r>
            <w:r w:rsidRPr="00AE5F13">
              <w:rPr>
                <w:rFonts w:asciiTheme="minorHAnsi" w:hAnsiTheme="minorHAnsi" w:cstheme="minorHAnsi"/>
                <w:b/>
                <w:sz w:val="16"/>
                <w:szCs w:val="16"/>
              </w:rPr>
              <w:t>a useful</w:t>
            </w:r>
            <w:r w:rsidR="00956B61" w:rsidRPr="00AE5F13">
              <w:rPr>
                <w:rFonts w:asciiTheme="minorHAnsi" w:hAnsiTheme="minorHAnsi" w:cstheme="minorHAnsi"/>
                <w:b/>
                <w:sz w:val="16"/>
                <w:szCs w:val="16"/>
              </w:rPr>
              <w:t xml:space="preserve"> key </w:t>
            </w:r>
            <w:r w:rsidRPr="00AE5F13">
              <w:rPr>
                <w:rFonts w:asciiTheme="minorHAnsi" w:hAnsiTheme="minorHAnsi" w:cstheme="minorHAnsi"/>
                <w:b/>
                <w:sz w:val="16"/>
                <w:szCs w:val="16"/>
              </w:rPr>
              <w:t>for</w:t>
            </w:r>
            <w:r w:rsidR="00956B61" w:rsidRPr="00AE5F13">
              <w:rPr>
                <w:rFonts w:asciiTheme="minorHAnsi" w:hAnsiTheme="minorHAnsi" w:cstheme="minorHAnsi"/>
                <w:b/>
                <w:sz w:val="16"/>
                <w:szCs w:val="16"/>
              </w:rPr>
              <w:t xml:space="preserve"> finding associated data in other tables</w:t>
            </w:r>
            <w:r w:rsidRPr="00AE5F13">
              <w:rPr>
                <w:rFonts w:asciiTheme="minorHAnsi" w:hAnsiTheme="minorHAnsi" w:cstheme="minorHAnsi"/>
                <w:b/>
                <w:sz w:val="16"/>
                <w:szCs w:val="16"/>
              </w:rPr>
              <w:t xml:space="preserve"> on the MCH-01</w:t>
            </w:r>
            <w:r w:rsidR="00956B61" w:rsidRPr="00AE5F13">
              <w:rPr>
                <w:rFonts w:asciiTheme="minorHAnsi" w:hAnsiTheme="minorHAnsi" w:cstheme="minorHAnsi"/>
                <w:b/>
                <w:sz w:val="16"/>
                <w:szCs w:val="16"/>
              </w:rPr>
              <w:t xml:space="preserve"> for</w:t>
            </w:r>
            <w:r w:rsidRPr="00AE5F13">
              <w:rPr>
                <w:rFonts w:asciiTheme="minorHAnsi" w:hAnsiTheme="minorHAnsi" w:cstheme="minorHAnsi"/>
                <w:b/>
                <w:sz w:val="16"/>
                <w:szCs w:val="16"/>
              </w:rPr>
              <w:t xml:space="preserve"> a</w:t>
            </w:r>
            <w:r w:rsidR="00956B61" w:rsidRPr="00AE5F13">
              <w:rPr>
                <w:rFonts w:asciiTheme="minorHAnsi" w:hAnsiTheme="minorHAnsi" w:cstheme="minorHAnsi"/>
                <w:b/>
                <w:sz w:val="16"/>
                <w:szCs w:val="16"/>
              </w:rPr>
              <w:t xml:space="preserve"> </w:t>
            </w:r>
            <w:r w:rsidRPr="00AE5F13">
              <w:rPr>
                <w:rFonts w:asciiTheme="minorHAnsi" w:hAnsiTheme="minorHAnsi" w:cstheme="minorHAnsi"/>
                <w:b/>
                <w:sz w:val="16"/>
                <w:szCs w:val="16"/>
              </w:rPr>
              <w:t>specific</w:t>
            </w:r>
            <w:r w:rsidR="00956B61" w:rsidRPr="00AE5F13">
              <w:rPr>
                <w:rFonts w:asciiTheme="minorHAnsi" w:hAnsiTheme="minorHAnsi" w:cstheme="minorHAnsi"/>
                <w:b/>
                <w:sz w:val="16"/>
                <w:szCs w:val="16"/>
              </w:rPr>
              <w:t xml:space="preserve"> system</w:t>
            </w:r>
          </w:p>
          <w:p w14:paraId="0894BC7F" w14:textId="3CBDD612" w:rsidR="00956B61" w:rsidRPr="00AE5F13" w:rsidRDefault="00956B61" w:rsidP="003B4240">
            <w:pPr>
              <w:keepNext/>
              <w:rPr>
                <w:rFonts w:asciiTheme="minorHAnsi" w:hAnsiTheme="minorHAnsi" w:cstheme="minorHAnsi"/>
                <w:sz w:val="16"/>
                <w:szCs w:val="16"/>
              </w:rPr>
            </w:pPr>
          </w:p>
        </w:tc>
        <w:tc>
          <w:tcPr>
            <w:tcW w:w="990" w:type="dxa"/>
            <w:tcMar>
              <w:left w:w="29" w:type="dxa"/>
              <w:right w:w="29" w:type="dxa"/>
            </w:tcMar>
          </w:tcPr>
          <w:p w14:paraId="75A87B91"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69F9C575" w14:textId="77777777" w:rsidR="00956B61" w:rsidRPr="00AE5F13" w:rsidRDefault="00956B61" w:rsidP="003B4240">
            <w:pPr>
              <w:keepNext/>
              <w:rPr>
                <w:rFonts w:asciiTheme="minorHAnsi" w:hAnsiTheme="minorHAnsi" w:cstheme="minorHAnsi"/>
                <w:sz w:val="16"/>
                <w:szCs w:val="16"/>
              </w:rPr>
            </w:pPr>
          </w:p>
          <w:p w14:paraId="343FF3A7" w14:textId="77777777"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14731B12" w14:textId="2BB45C4B"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**G03 on MCH-01a</w:t>
            </w:r>
            <w:r w:rsidR="00CF068E" w:rsidRPr="00AE5F13">
              <w:rPr>
                <w:rFonts w:asciiTheme="minorHAnsi" w:hAnsiTheme="minorHAnsi" w:cstheme="minorHAnsi"/>
                <w:sz w:val="16"/>
                <w:szCs w:val="16"/>
              </w:rPr>
              <w:t xml:space="preserve"> for split systems,</w:t>
            </w:r>
          </w:p>
          <w:p w14:paraId="1BC4DA45" w14:textId="6893041C"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**H03 on MCH-01d</w:t>
            </w:r>
            <w:r w:rsidR="00CF068E" w:rsidRPr="00AE5F13">
              <w:rPr>
                <w:rFonts w:asciiTheme="minorHAnsi" w:hAnsiTheme="minorHAnsi" w:cstheme="minorHAnsi"/>
                <w:sz w:val="16"/>
                <w:szCs w:val="16"/>
              </w:rPr>
              <w:t xml:space="preserve"> for split systems,</w:t>
            </w:r>
          </w:p>
          <w:p w14:paraId="28449EE3" w14:textId="77777777" w:rsidR="00CF068E" w:rsidRPr="00AE5F13" w:rsidRDefault="00CF068E" w:rsidP="00283EAF">
            <w:pPr>
              <w:keepNext/>
              <w:rPr>
                <w:rFonts w:asciiTheme="minorHAnsi" w:hAnsiTheme="minorHAnsi" w:cstheme="minorHAnsi"/>
                <w:sz w:val="16"/>
                <w:szCs w:val="16"/>
              </w:rPr>
            </w:pPr>
            <w:r w:rsidRPr="00AE5F13">
              <w:rPr>
                <w:rFonts w:asciiTheme="minorHAnsi" w:hAnsiTheme="minorHAnsi" w:cstheme="minorHAnsi"/>
                <w:sz w:val="16"/>
                <w:szCs w:val="16"/>
              </w:rPr>
              <w:t>**J03 on MCH-01a for packaged systems,</w:t>
            </w:r>
          </w:p>
          <w:p w14:paraId="4D100E0E" w14:textId="774CC24B" w:rsidR="00CF068E" w:rsidRPr="00AE5F13" w:rsidRDefault="00CF068E" w:rsidP="00283EAF">
            <w:pPr>
              <w:keepNext/>
              <w:rPr>
                <w:rFonts w:asciiTheme="minorHAnsi" w:hAnsiTheme="minorHAnsi" w:cstheme="minorHAnsi"/>
                <w:sz w:val="16"/>
                <w:szCs w:val="16"/>
              </w:rPr>
            </w:pPr>
            <w:r w:rsidRPr="00AE5F13">
              <w:rPr>
                <w:rFonts w:asciiTheme="minorHAnsi" w:hAnsiTheme="minorHAnsi" w:cstheme="minorHAnsi"/>
                <w:sz w:val="16"/>
                <w:szCs w:val="16"/>
              </w:rPr>
              <w:t>**either K03 or L03 on MCH-01d for packaged systems</w:t>
            </w:r>
          </w:p>
        </w:tc>
        <w:tc>
          <w:tcPr>
            <w:tcW w:w="1080" w:type="dxa"/>
            <w:tcMar>
              <w:left w:w="29" w:type="dxa"/>
              <w:right w:w="29" w:type="dxa"/>
            </w:tcMar>
          </w:tcPr>
          <w:p w14:paraId="7C46A0D1" w14:textId="77777777" w:rsidR="00BC00C3" w:rsidRPr="00AE5F13" w:rsidRDefault="00956B61" w:rsidP="00956B61">
            <w:pPr>
              <w:keepNext/>
              <w:rPr>
                <w:rFonts w:asciiTheme="minorHAnsi" w:hAnsiTheme="minorHAnsi" w:cstheme="minorHAnsi"/>
                <w:sz w:val="16"/>
                <w:szCs w:val="16"/>
              </w:rPr>
            </w:pPr>
            <w:r w:rsidRPr="00AE5F13">
              <w:rPr>
                <w:rFonts w:asciiTheme="minorHAnsi" w:hAnsiTheme="minorHAnsi" w:cstheme="minorHAnsi"/>
                <w:sz w:val="16"/>
                <w:szCs w:val="16"/>
              </w:rPr>
              <w:t xml:space="preserve">&lt;&lt; auto filled text: referenced from CF2R-MCH-01 if </w:t>
            </w:r>
            <w:r w:rsidR="002E5196" w:rsidRPr="00AE5F13">
              <w:rPr>
                <w:rFonts w:asciiTheme="minorHAnsi" w:hAnsiTheme="minorHAnsi" w:cstheme="minorHAnsi"/>
                <w:sz w:val="16"/>
                <w:szCs w:val="16"/>
              </w:rPr>
              <w:t xml:space="preserve">a value is available </w:t>
            </w:r>
            <w:r w:rsidR="00BC00C3" w:rsidRPr="00AE5F13">
              <w:rPr>
                <w:rFonts w:asciiTheme="minorHAnsi" w:hAnsiTheme="minorHAnsi" w:cstheme="minorHAnsi"/>
                <w:sz w:val="16"/>
                <w:szCs w:val="16"/>
              </w:rPr>
              <w:t xml:space="preserve">either </w:t>
            </w:r>
            <w:r w:rsidR="002E5196" w:rsidRPr="00AE5F13">
              <w:rPr>
                <w:rFonts w:asciiTheme="minorHAnsi" w:hAnsiTheme="minorHAnsi" w:cstheme="minorHAnsi"/>
                <w:sz w:val="16"/>
                <w:szCs w:val="16"/>
              </w:rPr>
              <w:t>in G04 on MCH-01a or H04 on MCH-01d</w:t>
            </w:r>
            <w:r w:rsidRPr="00AE5F13">
              <w:rPr>
                <w:rFonts w:asciiTheme="minorHAnsi" w:hAnsiTheme="minorHAnsi" w:cstheme="minorHAnsi"/>
                <w:sz w:val="16"/>
                <w:szCs w:val="16"/>
              </w:rPr>
              <w:t xml:space="preserve">, </w:t>
            </w:r>
          </w:p>
          <w:p w14:paraId="5A6A42D5" w14:textId="5971C2AF" w:rsidR="00956B61" w:rsidRPr="00AE5F13" w:rsidRDefault="00956B61" w:rsidP="00956B61">
            <w:pPr>
              <w:keepNext/>
              <w:rPr>
                <w:rFonts w:asciiTheme="minorHAnsi" w:hAnsiTheme="minorHAnsi" w:cstheme="minorHAnsi"/>
                <w:sz w:val="16"/>
                <w:szCs w:val="16"/>
              </w:rPr>
            </w:pPr>
            <w:r w:rsidRPr="00AE5F13">
              <w:rPr>
                <w:rFonts w:asciiTheme="minorHAnsi" w:hAnsiTheme="minorHAnsi" w:cstheme="minorHAnsi"/>
                <w:sz w:val="16"/>
                <w:szCs w:val="16"/>
              </w:rPr>
              <w:t>else value=n/a&gt;&gt;</w:t>
            </w:r>
          </w:p>
          <w:p w14:paraId="04F65BAE" w14:textId="26E00595" w:rsidR="00956B61" w:rsidRPr="00AE5F13" w:rsidRDefault="00956B61" w:rsidP="00CF068E">
            <w:pPr>
              <w:keepNext/>
              <w:rPr>
                <w:rFonts w:asciiTheme="minorHAnsi" w:hAnsiTheme="minorHAnsi" w:cstheme="minorHAnsi"/>
                <w:sz w:val="16"/>
                <w:szCs w:val="16"/>
              </w:rPr>
            </w:pPr>
          </w:p>
        </w:tc>
        <w:tc>
          <w:tcPr>
            <w:tcW w:w="900" w:type="dxa"/>
            <w:tcMar>
              <w:left w:w="29" w:type="dxa"/>
              <w:right w:w="29" w:type="dxa"/>
            </w:tcMar>
          </w:tcPr>
          <w:p w14:paraId="1998E9A5" w14:textId="44B593DD"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3C059D8A" w14:textId="77777777" w:rsidR="00956B61" w:rsidRPr="00AE5F13" w:rsidRDefault="00956B61" w:rsidP="003B4240">
            <w:pPr>
              <w:keepNext/>
              <w:rPr>
                <w:rFonts w:asciiTheme="minorHAnsi" w:hAnsiTheme="minorHAnsi" w:cstheme="minorHAnsi"/>
                <w:sz w:val="16"/>
                <w:szCs w:val="16"/>
              </w:rPr>
            </w:pPr>
          </w:p>
          <w:p w14:paraId="31F5810D" w14:textId="77777777"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3264A584" w14:textId="76708283"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**either F05 or H03 on MCH-01a</w:t>
            </w:r>
          </w:p>
          <w:p w14:paraId="7BF81895" w14:textId="69A15988" w:rsidR="00956B61" w:rsidRPr="00AE5F13" w:rsidRDefault="00956B61" w:rsidP="00283EAF">
            <w:pPr>
              <w:keepNext/>
              <w:rPr>
                <w:rFonts w:asciiTheme="minorHAnsi" w:hAnsiTheme="minorHAnsi" w:cstheme="minorHAnsi"/>
                <w:sz w:val="16"/>
                <w:szCs w:val="16"/>
              </w:rPr>
            </w:pPr>
            <w:r w:rsidRPr="00AE5F13">
              <w:rPr>
                <w:rFonts w:asciiTheme="minorHAnsi" w:hAnsiTheme="minorHAnsi" w:cstheme="minorHAnsi"/>
                <w:sz w:val="16"/>
                <w:szCs w:val="16"/>
              </w:rPr>
              <w:t>**either G05 or I03 on MCH-01d</w:t>
            </w:r>
          </w:p>
        </w:tc>
        <w:tc>
          <w:tcPr>
            <w:tcW w:w="1080" w:type="dxa"/>
            <w:tcMar>
              <w:left w:w="29" w:type="dxa"/>
              <w:right w:w="29" w:type="dxa"/>
            </w:tcMar>
          </w:tcPr>
          <w:p w14:paraId="05082EF7" w14:textId="77777777" w:rsidR="00956B61" w:rsidRPr="00AE5F13" w:rsidRDefault="00956B61" w:rsidP="003B4240">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CF2R-MCH-01&gt;&gt;</w:t>
            </w:r>
          </w:p>
          <w:p w14:paraId="6F9D83D0" w14:textId="77777777" w:rsidR="00956B61" w:rsidRPr="00AE5F13" w:rsidRDefault="00956B61" w:rsidP="003B4240">
            <w:pPr>
              <w:keepNext/>
              <w:rPr>
                <w:rFonts w:asciiTheme="minorHAnsi" w:hAnsiTheme="minorHAnsi" w:cstheme="minorHAnsi"/>
                <w:sz w:val="16"/>
                <w:szCs w:val="16"/>
              </w:rPr>
            </w:pPr>
          </w:p>
          <w:p w14:paraId="22437B47" w14:textId="77777777" w:rsidR="00956B61" w:rsidRPr="00AE5F13" w:rsidRDefault="00956B61" w:rsidP="001D7D2B">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11DD145C" w14:textId="4EF322EA" w:rsidR="00956B61" w:rsidRPr="00AE5F13" w:rsidRDefault="00956B61" w:rsidP="001D7D2B">
            <w:pPr>
              <w:keepNext/>
              <w:rPr>
                <w:rFonts w:asciiTheme="minorHAnsi" w:hAnsiTheme="minorHAnsi" w:cstheme="minorHAnsi"/>
                <w:sz w:val="16"/>
                <w:szCs w:val="16"/>
              </w:rPr>
            </w:pPr>
            <w:r w:rsidRPr="00AE5F13">
              <w:rPr>
                <w:rFonts w:asciiTheme="minorHAnsi" w:hAnsiTheme="minorHAnsi" w:cstheme="minorHAnsi"/>
                <w:sz w:val="16"/>
                <w:szCs w:val="16"/>
              </w:rPr>
              <w:t>**either F06 or H04 on MCH-01a</w:t>
            </w:r>
          </w:p>
          <w:p w14:paraId="77D402BD" w14:textId="3C4037D1" w:rsidR="00956B61" w:rsidRPr="00AE5F13" w:rsidRDefault="00956B61" w:rsidP="001D7D2B">
            <w:pPr>
              <w:keepNext/>
              <w:rPr>
                <w:rFonts w:asciiTheme="minorHAnsi" w:hAnsiTheme="minorHAnsi" w:cstheme="minorHAnsi"/>
                <w:sz w:val="16"/>
                <w:szCs w:val="16"/>
              </w:rPr>
            </w:pPr>
            <w:r w:rsidRPr="00AE5F13">
              <w:rPr>
                <w:rFonts w:asciiTheme="minorHAnsi" w:hAnsiTheme="minorHAnsi" w:cstheme="minorHAnsi"/>
                <w:sz w:val="16"/>
                <w:szCs w:val="16"/>
              </w:rPr>
              <w:t>**either G06 or I04 on MCH-01d</w:t>
            </w:r>
          </w:p>
        </w:tc>
        <w:tc>
          <w:tcPr>
            <w:tcW w:w="900" w:type="dxa"/>
            <w:tcMar>
              <w:left w:w="29" w:type="dxa"/>
              <w:right w:w="29" w:type="dxa"/>
            </w:tcMar>
          </w:tcPr>
          <w:p w14:paraId="653249DC" w14:textId="77777777" w:rsidR="00DC57EC" w:rsidRPr="00AE5F13" w:rsidRDefault="00956B61" w:rsidP="00956B61">
            <w:pPr>
              <w:keepNext/>
              <w:rPr>
                <w:rFonts w:asciiTheme="minorHAnsi" w:hAnsiTheme="minorHAnsi" w:cstheme="minorHAnsi"/>
                <w:sz w:val="16"/>
                <w:szCs w:val="16"/>
              </w:rPr>
            </w:pPr>
            <w:r w:rsidRPr="00AE5F13">
              <w:rPr>
                <w:rFonts w:asciiTheme="minorHAnsi" w:hAnsiTheme="minorHAnsi" w:cstheme="minorHAnsi"/>
                <w:sz w:val="16"/>
                <w:szCs w:val="16"/>
              </w:rPr>
              <w:t>&lt;&lt; auto filled text: referenced from CF2R-MCH-01</w:t>
            </w:r>
            <w:r w:rsidR="00DC4682" w:rsidRPr="00AE5F13">
              <w:rPr>
                <w:rFonts w:asciiTheme="minorHAnsi" w:hAnsiTheme="minorHAnsi" w:cstheme="minorHAnsi"/>
                <w:sz w:val="16"/>
                <w:szCs w:val="16"/>
              </w:rPr>
              <w:t xml:space="preserve"> either in </w:t>
            </w:r>
          </w:p>
          <w:p w14:paraId="3705DD2F" w14:textId="77777777" w:rsidR="00DC57EC" w:rsidRPr="00AE5F13" w:rsidRDefault="00DC4682" w:rsidP="00956B61">
            <w:pPr>
              <w:keepNext/>
              <w:rPr>
                <w:rFonts w:asciiTheme="minorHAnsi" w:hAnsiTheme="minorHAnsi" w:cstheme="minorHAnsi"/>
                <w:sz w:val="16"/>
                <w:szCs w:val="16"/>
              </w:rPr>
            </w:pPr>
            <w:r w:rsidRPr="00AE5F13">
              <w:rPr>
                <w:rFonts w:asciiTheme="minorHAnsi" w:hAnsiTheme="minorHAnsi" w:cstheme="minorHAnsi"/>
                <w:sz w:val="16"/>
                <w:szCs w:val="16"/>
              </w:rPr>
              <w:t xml:space="preserve">G07 on MCH-01a or </w:t>
            </w:r>
          </w:p>
          <w:p w14:paraId="7863F755" w14:textId="73A5B461" w:rsidR="00DC4682" w:rsidRPr="00AE5F13" w:rsidRDefault="00DC4682" w:rsidP="00956B61">
            <w:pPr>
              <w:keepNext/>
              <w:rPr>
                <w:rFonts w:asciiTheme="minorHAnsi" w:hAnsiTheme="minorHAnsi" w:cstheme="minorHAnsi"/>
                <w:sz w:val="16"/>
                <w:szCs w:val="16"/>
              </w:rPr>
            </w:pPr>
            <w:r w:rsidRPr="00AE5F13">
              <w:rPr>
                <w:rFonts w:asciiTheme="minorHAnsi" w:hAnsiTheme="minorHAnsi" w:cstheme="minorHAnsi"/>
                <w:sz w:val="16"/>
                <w:szCs w:val="16"/>
              </w:rPr>
              <w:t>H07</w:t>
            </w:r>
            <w:r w:rsidR="002E5196" w:rsidRPr="00AE5F13">
              <w:rPr>
                <w:rFonts w:asciiTheme="minorHAnsi" w:hAnsiTheme="minorHAnsi" w:cstheme="minorHAnsi"/>
                <w:sz w:val="16"/>
                <w:szCs w:val="16"/>
              </w:rPr>
              <w:t xml:space="preserve"> on MCH-01d, </w:t>
            </w:r>
          </w:p>
          <w:p w14:paraId="0A71F065" w14:textId="77777777" w:rsidR="00DC57EC" w:rsidRPr="00AE5F13" w:rsidRDefault="00DC57EC" w:rsidP="00956B61">
            <w:pPr>
              <w:keepNext/>
              <w:rPr>
                <w:rFonts w:asciiTheme="minorHAnsi" w:hAnsiTheme="minorHAnsi" w:cstheme="minorHAnsi"/>
                <w:sz w:val="16"/>
                <w:szCs w:val="16"/>
              </w:rPr>
            </w:pPr>
          </w:p>
          <w:p w14:paraId="1B79FB2F" w14:textId="0AE08FC6" w:rsidR="00956B61" w:rsidRPr="00AE5F13" w:rsidRDefault="002E5196" w:rsidP="00DC4682">
            <w:pPr>
              <w:keepNext/>
              <w:rPr>
                <w:rFonts w:asciiTheme="minorHAnsi" w:hAnsiTheme="minorHAnsi" w:cstheme="minorHAnsi"/>
                <w:sz w:val="16"/>
                <w:szCs w:val="16"/>
              </w:rPr>
            </w:pPr>
            <w:r w:rsidRPr="00AE5F13">
              <w:rPr>
                <w:rFonts w:asciiTheme="minorHAnsi" w:hAnsiTheme="minorHAnsi" w:cstheme="minorHAnsi"/>
                <w:sz w:val="16"/>
                <w:szCs w:val="16"/>
              </w:rPr>
              <w:t>else value=n/a</w:t>
            </w:r>
            <w:r w:rsidRPr="00AE5F13" w:rsidDel="00AC2F1B">
              <w:rPr>
                <w:rFonts w:asciiTheme="minorHAnsi" w:hAnsiTheme="minorHAnsi" w:cstheme="minorHAnsi"/>
                <w:sz w:val="16"/>
                <w:szCs w:val="16"/>
              </w:rPr>
              <w:t xml:space="preserve"> </w:t>
            </w:r>
            <w:r w:rsidR="00956B61" w:rsidRPr="00AE5F13">
              <w:rPr>
                <w:rFonts w:asciiTheme="minorHAnsi" w:hAnsiTheme="minorHAnsi" w:cstheme="minorHAnsi"/>
                <w:sz w:val="16"/>
                <w:szCs w:val="16"/>
              </w:rPr>
              <w:t>&gt;&gt;</w:t>
            </w:r>
          </w:p>
        </w:tc>
        <w:tc>
          <w:tcPr>
            <w:tcW w:w="900" w:type="dxa"/>
            <w:tcMar>
              <w:left w:w="29" w:type="dxa"/>
              <w:right w:w="29" w:type="dxa"/>
            </w:tcMar>
          </w:tcPr>
          <w:p w14:paraId="0EB622A7" w14:textId="7ED02029" w:rsidR="00DC57EC" w:rsidRPr="00AE5F13" w:rsidRDefault="00956B61" w:rsidP="00DC57EC">
            <w:pPr>
              <w:keepNext/>
              <w:rPr>
                <w:rFonts w:asciiTheme="minorHAnsi" w:hAnsiTheme="minorHAnsi" w:cstheme="minorHAnsi"/>
                <w:sz w:val="16"/>
                <w:szCs w:val="16"/>
              </w:rPr>
            </w:pPr>
            <w:r w:rsidRPr="00AE5F13">
              <w:rPr>
                <w:rFonts w:asciiTheme="minorHAnsi" w:hAnsiTheme="minorHAnsi" w:cstheme="minorHAnsi"/>
                <w:sz w:val="16"/>
                <w:szCs w:val="16"/>
              </w:rPr>
              <w:t xml:space="preserve">&lt;&lt; auto filled text: referenced from CF2R-MCH-01 </w:t>
            </w:r>
            <w:r w:rsidR="00DC57EC" w:rsidRPr="00AE5F13">
              <w:rPr>
                <w:rFonts w:asciiTheme="minorHAnsi" w:hAnsiTheme="minorHAnsi" w:cstheme="minorHAnsi"/>
                <w:sz w:val="16"/>
                <w:szCs w:val="16"/>
              </w:rPr>
              <w:t xml:space="preserve">either in G08 on MCH-01a, </w:t>
            </w:r>
          </w:p>
          <w:p w14:paraId="7C5C1BA2" w14:textId="77777777" w:rsidR="00DC57EC" w:rsidRPr="00AE5F13" w:rsidRDefault="00DC57EC" w:rsidP="00DC57EC">
            <w:pPr>
              <w:keepNext/>
              <w:rPr>
                <w:rFonts w:asciiTheme="minorHAnsi" w:hAnsiTheme="minorHAnsi" w:cstheme="minorHAnsi"/>
                <w:sz w:val="16"/>
                <w:szCs w:val="16"/>
              </w:rPr>
            </w:pPr>
            <w:r w:rsidRPr="00AE5F13">
              <w:rPr>
                <w:rFonts w:asciiTheme="minorHAnsi" w:hAnsiTheme="minorHAnsi" w:cstheme="minorHAnsi"/>
                <w:sz w:val="16"/>
                <w:szCs w:val="16"/>
              </w:rPr>
              <w:t xml:space="preserve">or  </w:t>
            </w:r>
          </w:p>
          <w:p w14:paraId="749D142E" w14:textId="77777777" w:rsidR="00DC57EC" w:rsidRPr="00AE5F13" w:rsidRDefault="00DC57EC" w:rsidP="00DC57EC">
            <w:pPr>
              <w:keepNext/>
              <w:rPr>
                <w:rFonts w:asciiTheme="minorHAnsi" w:hAnsiTheme="minorHAnsi" w:cstheme="minorHAnsi"/>
                <w:sz w:val="16"/>
                <w:szCs w:val="16"/>
              </w:rPr>
            </w:pPr>
            <w:r w:rsidRPr="00AE5F13">
              <w:rPr>
                <w:rFonts w:asciiTheme="minorHAnsi" w:hAnsiTheme="minorHAnsi" w:cstheme="minorHAnsi"/>
                <w:sz w:val="16"/>
                <w:szCs w:val="16"/>
              </w:rPr>
              <w:t>H08 on MCH-01d</w:t>
            </w:r>
          </w:p>
          <w:p w14:paraId="491C0C24" w14:textId="77777777" w:rsidR="00DC57EC" w:rsidRPr="00AE5F13" w:rsidRDefault="00DC57EC" w:rsidP="00DC57EC">
            <w:pPr>
              <w:keepNext/>
              <w:rPr>
                <w:rFonts w:asciiTheme="minorHAnsi" w:hAnsiTheme="minorHAnsi" w:cstheme="minorHAnsi"/>
                <w:sz w:val="16"/>
                <w:szCs w:val="16"/>
              </w:rPr>
            </w:pPr>
          </w:p>
          <w:p w14:paraId="7BD86B05" w14:textId="242403D9" w:rsidR="00956B61" w:rsidRPr="00AE5F13" w:rsidRDefault="00DC57EC" w:rsidP="00DC57EC">
            <w:pPr>
              <w:keepNext/>
              <w:rPr>
                <w:rFonts w:asciiTheme="minorHAnsi" w:hAnsiTheme="minorHAnsi" w:cstheme="minorHAnsi"/>
                <w:sz w:val="16"/>
                <w:szCs w:val="16"/>
              </w:rPr>
            </w:pPr>
            <w:r w:rsidRPr="00AE5F13">
              <w:rPr>
                <w:rFonts w:asciiTheme="minorHAnsi" w:hAnsiTheme="minorHAnsi" w:cstheme="minorHAnsi"/>
                <w:sz w:val="16"/>
                <w:szCs w:val="16"/>
              </w:rPr>
              <w:t xml:space="preserve">else value=n/a </w:t>
            </w:r>
            <w:r w:rsidR="00956B61" w:rsidRPr="00AE5F13">
              <w:rPr>
                <w:rFonts w:asciiTheme="minorHAnsi" w:hAnsiTheme="minorHAnsi" w:cstheme="minorHAnsi"/>
                <w:sz w:val="16"/>
                <w:szCs w:val="16"/>
              </w:rPr>
              <w:t>&gt;&gt;</w:t>
            </w:r>
          </w:p>
          <w:p w14:paraId="31A5EA8E" w14:textId="122302CD" w:rsidR="00956B61" w:rsidRPr="00AE5F13" w:rsidRDefault="00956B61" w:rsidP="00DC4682">
            <w:pPr>
              <w:keepNext/>
              <w:rPr>
                <w:rFonts w:asciiTheme="minorHAnsi" w:hAnsiTheme="minorHAnsi" w:cstheme="minorHAnsi"/>
                <w:sz w:val="16"/>
                <w:szCs w:val="16"/>
              </w:rPr>
            </w:pPr>
          </w:p>
        </w:tc>
        <w:tc>
          <w:tcPr>
            <w:tcW w:w="1170" w:type="dxa"/>
            <w:tcMar>
              <w:left w:w="29" w:type="dxa"/>
              <w:right w:w="29" w:type="dxa"/>
            </w:tcMar>
          </w:tcPr>
          <w:p w14:paraId="4D36CD40" w14:textId="14B46F28" w:rsidR="000A5591" w:rsidRPr="00AE5F13" w:rsidRDefault="00956B61" w:rsidP="000A5591">
            <w:pPr>
              <w:keepNext/>
              <w:rPr>
                <w:rFonts w:asciiTheme="minorHAnsi" w:hAnsiTheme="minorHAnsi" w:cstheme="minorHAnsi"/>
                <w:sz w:val="16"/>
                <w:szCs w:val="16"/>
              </w:rPr>
            </w:pPr>
            <w:r w:rsidRPr="00AE5F13">
              <w:rPr>
                <w:rFonts w:asciiTheme="minorHAnsi" w:hAnsiTheme="minorHAnsi" w:cstheme="minorHAnsi"/>
                <w:sz w:val="16"/>
                <w:szCs w:val="16"/>
              </w:rPr>
              <w:t>&lt;&lt;</w:t>
            </w:r>
            <w:r w:rsidR="000A5591" w:rsidRPr="00AE5F13">
              <w:rPr>
                <w:rFonts w:asciiTheme="minorHAnsi" w:hAnsiTheme="minorHAnsi" w:cstheme="minorHAnsi"/>
                <w:sz w:val="16"/>
                <w:szCs w:val="16"/>
              </w:rPr>
              <w:t xml:space="preserve"> </w:t>
            </w:r>
            <w:r w:rsidR="000A5591" w:rsidRPr="00AE5F13">
              <w:rPr>
                <w:rFonts w:asciiTheme="minorHAnsi" w:hAnsiTheme="minorHAnsi" w:cstheme="minorHAnsi"/>
                <w:b/>
                <w:sz w:val="16"/>
                <w:szCs w:val="16"/>
              </w:rPr>
              <w:t>if</w:t>
            </w:r>
            <w:r w:rsidR="000A5591"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r w:rsidR="00776DFD" w:rsidRPr="00AE5F13">
              <w:rPr>
                <w:rFonts w:asciiTheme="minorHAnsi" w:hAnsiTheme="minorHAnsi" w:cstheme="minorHAnsi"/>
                <w:sz w:val="16"/>
                <w:szCs w:val="16"/>
              </w:rPr>
              <w:t>≠[furnace air-handling unit]</w:t>
            </w:r>
            <w:r w:rsidR="000A5591" w:rsidRPr="00AE5F13">
              <w:rPr>
                <w:rFonts w:asciiTheme="minorHAnsi" w:hAnsiTheme="minorHAnsi" w:cstheme="minorHAnsi"/>
                <w:sz w:val="16"/>
                <w:szCs w:val="16"/>
              </w:rPr>
              <w:t xml:space="preserve">, </w:t>
            </w:r>
          </w:p>
          <w:p w14:paraId="73BA25CF" w14:textId="4A6CE106" w:rsidR="000A5591" w:rsidRPr="00AE5F13" w:rsidRDefault="000A5591" w:rsidP="000A5591">
            <w:pPr>
              <w:keepNext/>
              <w:rPr>
                <w:rFonts w:asciiTheme="minorHAnsi" w:hAnsiTheme="minorHAnsi" w:cstheme="minorHAnsi"/>
                <w:sz w:val="16"/>
                <w:szCs w:val="16"/>
              </w:rPr>
            </w:pPr>
            <w:r w:rsidRPr="00AE5F13">
              <w:rPr>
                <w:rFonts w:asciiTheme="minorHAnsi" w:hAnsiTheme="minorHAnsi" w:cstheme="minorHAnsi"/>
                <w:b/>
                <w:sz w:val="16"/>
                <w:szCs w:val="16"/>
              </w:rPr>
              <w:t>then</w:t>
            </w:r>
            <w:r w:rsidRPr="00AE5F13">
              <w:rPr>
                <w:rFonts w:asciiTheme="minorHAnsi" w:hAnsiTheme="minorHAnsi" w:cstheme="minorHAnsi"/>
                <w:sz w:val="16"/>
                <w:szCs w:val="16"/>
              </w:rPr>
              <w:t xml:space="preserve"> value=n/a,</w:t>
            </w:r>
          </w:p>
          <w:p w14:paraId="42BCE8C4" w14:textId="77777777" w:rsidR="000A5591" w:rsidRPr="00AE5F13" w:rsidRDefault="000A5591" w:rsidP="003B4240">
            <w:pPr>
              <w:keepNext/>
              <w:rPr>
                <w:rFonts w:asciiTheme="minorHAnsi" w:hAnsiTheme="minorHAnsi" w:cstheme="minorHAnsi"/>
                <w:sz w:val="16"/>
                <w:szCs w:val="16"/>
              </w:rPr>
            </w:pPr>
          </w:p>
          <w:p w14:paraId="000A38BC" w14:textId="69190468" w:rsidR="000A559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elseif</w:t>
            </w:r>
            <w:r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r w:rsidRPr="00AE5F13">
              <w:rPr>
                <w:rFonts w:asciiTheme="minorHAnsi" w:hAnsiTheme="minorHAnsi" w:cstheme="minorHAnsi"/>
                <w:sz w:val="16"/>
                <w:szCs w:val="16"/>
              </w:rPr>
              <w:t>=</w:t>
            </w:r>
            <w:r w:rsidR="00776DFD" w:rsidRPr="00AE5F13">
              <w:rPr>
                <w:rFonts w:asciiTheme="minorHAnsi" w:hAnsiTheme="minorHAnsi" w:cstheme="minorHAnsi"/>
                <w:sz w:val="16"/>
                <w:szCs w:val="16"/>
              </w:rPr>
              <w:t>[furnace air-handling unit</w:t>
            </w:r>
            <w:r w:rsidRPr="00AE5F13">
              <w:rPr>
                <w:rFonts w:asciiTheme="minorHAnsi" w:hAnsiTheme="minorHAnsi" w:cstheme="minorHAnsi"/>
                <w:sz w:val="16"/>
                <w:szCs w:val="16"/>
              </w:rPr>
              <w:t xml:space="preserve">, </w:t>
            </w:r>
          </w:p>
          <w:p w14:paraId="18AD70A4" w14:textId="605E40BC" w:rsidR="00956B6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then</w:t>
            </w:r>
            <w:r w:rsidR="00956B61" w:rsidRPr="00AE5F13">
              <w:rPr>
                <w:rFonts w:asciiTheme="minorHAnsi" w:hAnsiTheme="minorHAnsi" w:cstheme="minorHAnsi"/>
                <w:sz w:val="16"/>
                <w:szCs w:val="16"/>
              </w:rPr>
              <w:t xml:space="preserve"> auto filled text</w:t>
            </w:r>
            <w:r w:rsidRPr="00AE5F13">
              <w:rPr>
                <w:rFonts w:asciiTheme="minorHAnsi" w:hAnsiTheme="minorHAnsi" w:cstheme="minorHAnsi"/>
                <w:sz w:val="16"/>
                <w:szCs w:val="16"/>
              </w:rPr>
              <w:t xml:space="preserve"> </w:t>
            </w:r>
            <w:r w:rsidR="00956B61" w:rsidRPr="00AE5F13">
              <w:rPr>
                <w:rFonts w:asciiTheme="minorHAnsi" w:hAnsiTheme="minorHAnsi" w:cstheme="minorHAnsi"/>
                <w:sz w:val="16"/>
                <w:szCs w:val="16"/>
              </w:rPr>
              <w:t>referenced from CF2R-MCH-01&gt;&gt;</w:t>
            </w:r>
          </w:p>
          <w:p w14:paraId="4EDAE4B0" w14:textId="77777777" w:rsidR="00956B61" w:rsidRPr="00AE5F13" w:rsidRDefault="00956B61" w:rsidP="003B4240">
            <w:pPr>
              <w:keepNext/>
              <w:rPr>
                <w:rFonts w:asciiTheme="minorHAnsi" w:hAnsiTheme="minorHAnsi" w:cstheme="minorHAnsi"/>
                <w:sz w:val="16"/>
                <w:szCs w:val="16"/>
              </w:rPr>
            </w:pPr>
          </w:p>
          <w:p w14:paraId="69B7C581" w14:textId="2FEAB074"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4A20DD00" w14:textId="10ECAE4D"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w:t>
            </w:r>
            <w:r w:rsidR="00CF068E" w:rsidRPr="00AE5F13">
              <w:rPr>
                <w:rFonts w:asciiTheme="minorHAnsi" w:hAnsiTheme="minorHAnsi" w:cstheme="minorHAnsi"/>
                <w:sz w:val="16"/>
                <w:szCs w:val="16"/>
              </w:rPr>
              <w:t>E08</w:t>
            </w:r>
            <w:r w:rsidRPr="00AE5F13">
              <w:rPr>
                <w:rFonts w:asciiTheme="minorHAnsi" w:hAnsiTheme="minorHAnsi" w:cstheme="minorHAnsi"/>
                <w:sz w:val="16"/>
                <w:szCs w:val="16"/>
              </w:rPr>
              <w:t xml:space="preserve"> on MCH-01a</w:t>
            </w:r>
          </w:p>
          <w:p w14:paraId="45241111" w14:textId="2A46EB5E" w:rsidR="00956B61" w:rsidRPr="00AE5F13" w:rsidRDefault="00956B61" w:rsidP="00CF068E">
            <w:pPr>
              <w:keepNext/>
              <w:rPr>
                <w:rFonts w:asciiTheme="minorHAnsi" w:hAnsiTheme="minorHAnsi" w:cstheme="minorHAnsi"/>
                <w:sz w:val="16"/>
                <w:szCs w:val="16"/>
              </w:rPr>
            </w:pPr>
            <w:r w:rsidRPr="00AE5F13">
              <w:rPr>
                <w:rFonts w:asciiTheme="minorHAnsi" w:hAnsiTheme="minorHAnsi" w:cstheme="minorHAnsi"/>
                <w:sz w:val="16"/>
                <w:szCs w:val="16"/>
              </w:rPr>
              <w:t>**</w:t>
            </w:r>
            <w:r w:rsidR="00230B81" w:rsidRPr="00AE5F13">
              <w:rPr>
                <w:rFonts w:asciiTheme="minorHAnsi" w:hAnsiTheme="minorHAnsi" w:cstheme="minorHAnsi"/>
                <w:sz w:val="16"/>
                <w:szCs w:val="16"/>
              </w:rPr>
              <w:t>F08</w:t>
            </w:r>
            <w:r w:rsidRPr="00AE5F13">
              <w:rPr>
                <w:rFonts w:asciiTheme="minorHAnsi" w:hAnsiTheme="minorHAnsi" w:cstheme="minorHAnsi"/>
                <w:sz w:val="16"/>
                <w:szCs w:val="16"/>
              </w:rPr>
              <w:t xml:space="preserve"> on MCH-01d</w:t>
            </w:r>
          </w:p>
        </w:tc>
        <w:tc>
          <w:tcPr>
            <w:tcW w:w="1255" w:type="dxa"/>
            <w:tcMar>
              <w:left w:w="29" w:type="dxa"/>
              <w:right w:w="29" w:type="dxa"/>
            </w:tcMar>
          </w:tcPr>
          <w:p w14:paraId="0D10D28F" w14:textId="7FCAF06E" w:rsidR="000B2FD4" w:rsidRPr="00AE5F13" w:rsidRDefault="00956B61" w:rsidP="000B2FD4">
            <w:pPr>
              <w:keepNext/>
              <w:rPr>
                <w:rFonts w:asciiTheme="minorHAnsi" w:hAnsiTheme="minorHAnsi" w:cstheme="minorHAnsi"/>
                <w:sz w:val="16"/>
                <w:szCs w:val="16"/>
              </w:rPr>
            </w:pPr>
            <w:r w:rsidRPr="00AE5F13">
              <w:rPr>
                <w:rFonts w:asciiTheme="minorHAnsi" w:hAnsiTheme="minorHAnsi" w:cstheme="minorHAnsi"/>
                <w:sz w:val="16"/>
                <w:szCs w:val="16"/>
              </w:rPr>
              <w:t>&lt;&lt;</w:t>
            </w:r>
            <w:r w:rsidR="000B2FD4" w:rsidRPr="00AE5F13">
              <w:rPr>
                <w:rFonts w:asciiTheme="minorHAnsi" w:hAnsiTheme="minorHAnsi" w:cstheme="minorHAnsi"/>
                <w:b/>
                <w:sz w:val="16"/>
                <w:szCs w:val="16"/>
              </w:rPr>
              <w:t xml:space="preserve"> if</w:t>
            </w:r>
            <w:r w:rsidR="000B2FD4"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r w:rsidR="000B2FD4" w:rsidRPr="00AE5F13">
              <w:rPr>
                <w:rFonts w:asciiTheme="minorHAnsi" w:hAnsiTheme="minorHAnsi" w:cstheme="minorHAnsi"/>
                <w:sz w:val="16"/>
                <w:szCs w:val="16"/>
              </w:rPr>
              <w:t xml:space="preserve">≠[furnace air-handling unit], </w:t>
            </w:r>
          </w:p>
          <w:p w14:paraId="596A66A1" w14:textId="77777777" w:rsidR="000B2FD4" w:rsidRPr="00AE5F13" w:rsidRDefault="000B2FD4" w:rsidP="000B2FD4">
            <w:pPr>
              <w:keepNext/>
              <w:rPr>
                <w:rFonts w:asciiTheme="minorHAnsi" w:hAnsiTheme="minorHAnsi" w:cstheme="minorHAnsi"/>
                <w:sz w:val="16"/>
                <w:szCs w:val="16"/>
              </w:rPr>
            </w:pPr>
            <w:r w:rsidRPr="00AE5F13">
              <w:rPr>
                <w:rFonts w:asciiTheme="minorHAnsi" w:hAnsiTheme="minorHAnsi" w:cstheme="minorHAnsi"/>
                <w:b/>
                <w:sz w:val="16"/>
                <w:szCs w:val="16"/>
              </w:rPr>
              <w:t>then</w:t>
            </w:r>
            <w:r w:rsidRPr="00AE5F13">
              <w:rPr>
                <w:rFonts w:asciiTheme="minorHAnsi" w:hAnsiTheme="minorHAnsi" w:cstheme="minorHAnsi"/>
                <w:sz w:val="16"/>
                <w:szCs w:val="16"/>
              </w:rPr>
              <w:t xml:space="preserve"> value=n/a,</w:t>
            </w:r>
          </w:p>
          <w:p w14:paraId="379850E4" w14:textId="27B95C25" w:rsidR="000A5591" w:rsidRPr="00AE5F13" w:rsidRDefault="000A5591" w:rsidP="003B4240">
            <w:pPr>
              <w:keepNext/>
              <w:rPr>
                <w:rFonts w:asciiTheme="minorHAnsi" w:hAnsiTheme="minorHAnsi" w:cstheme="minorHAnsi"/>
                <w:sz w:val="16"/>
                <w:szCs w:val="16"/>
              </w:rPr>
            </w:pPr>
          </w:p>
          <w:p w14:paraId="379BE689" w14:textId="2776A652" w:rsidR="000A559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elseif</w:t>
            </w:r>
            <w:r w:rsidRPr="00AE5F13">
              <w:rPr>
                <w:rFonts w:asciiTheme="minorHAnsi" w:hAnsiTheme="minorHAnsi" w:cstheme="minorHAnsi"/>
                <w:sz w:val="16"/>
                <w:szCs w:val="16"/>
              </w:rPr>
              <w:t xml:space="preserve"> A0</w:t>
            </w:r>
            <w:r w:rsidR="00115611" w:rsidRPr="00AE5F13">
              <w:rPr>
                <w:rFonts w:asciiTheme="minorHAnsi" w:hAnsiTheme="minorHAnsi" w:cstheme="minorHAnsi"/>
                <w:sz w:val="16"/>
                <w:szCs w:val="16"/>
              </w:rPr>
              <w:t>9</w:t>
            </w:r>
            <w:r w:rsidR="00230B81" w:rsidRPr="00AE5F13">
              <w:rPr>
                <w:rFonts w:asciiTheme="minorHAnsi" w:hAnsiTheme="minorHAnsi" w:cstheme="minorHAnsi"/>
                <w:sz w:val="16"/>
                <w:szCs w:val="16"/>
              </w:rPr>
              <w:t xml:space="preserve">=[furnace air-handling unit, </w:t>
            </w:r>
          </w:p>
          <w:p w14:paraId="2A549585" w14:textId="74D785E1" w:rsidR="00956B61" w:rsidRPr="00AE5F13" w:rsidRDefault="000A5591" w:rsidP="003B4240">
            <w:pPr>
              <w:keepNext/>
              <w:rPr>
                <w:rFonts w:asciiTheme="minorHAnsi" w:hAnsiTheme="minorHAnsi" w:cstheme="minorHAnsi"/>
                <w:sz w:val="16"/>
                <w:szCs w:val="16"/>
              </w:rPr>
            </w:pPr>
            <w:r w:rsidRPr="00AE5F13">
              <w:rPr>
                <w:rFonts w:asciiTheme="minorHAnsi" w:hAnsiTheme="minorHAnsi" w:cstheme="minorHAnsi"/>
                <w:b/>
                <w:sz w:val="16"/>
                <w:szCs w:val="16"/>
              </w:rPr>
              <w:t>then</w:t>
            </w:r>
            <w:r w:rsidR="00956B61" w:rsidRPr="00AE5F13">
              <w:rPr>
                <w:rFonts w:asciiTheme="minorHAnsi" w:hAnsiTheme="minorHAnsi" w:cstheme="minorHAnsi"/>
                <w:sz w:val="16"/>
                <w:szCs w:val="16"/>
              </w:rPr>
              <w:t xml:space="preserve"> auto filled text</w:t>
            </w:r>
            <w:r w:rsidRPr="00AE5F13">
              <w:rPr>
                <w:rFonts w:asciiTheme="minorHAnsi" w:hAnsiTheme="minorHAnsi" w:cstheme="minorHAnsi"/>
                <w:sz w:val="16"/>
                <w:szCs w:val="16"/>
              </w:rPr>
              <w:t xml:space="preserve"> </w:t>
            </w:r>
            <w:r w:rsidR="00956B61" w:rsidRPr="00AE5F13">
              <w:rPr>
                <w:rFonts w:asciiTheme="minorHAnsi" w:hAnsiTheme="minorHAnsi" w:cstheme="minorHAnsi"/>
                <w:sz w:val="16"/>
                <w:szCs w:val="16"/>
              </w:rPr>
              <w:t>referenced from CF2R-MCH-01&gt;&gt;</w:t>
            </w:r>
          </w:p>
          <w:p w14:paraId="45B78DB8" w14:textId="77777777" w:rsidR="00956B61" w:rsidRPr="00AE5F13" w:rsidRDefault="00956B61" w:rsidP="003B4240">
            <w:pPr>
              <w:keepNext/>
              <w:rPr>
                <w:rFonts w:asciiTheme="minorHAnsi" w:hAnsiTheme="minorHAnsi" w:cstheme="minorHAnsi"/>
                <w:sz w:val="16"/>
                <w:szCs w:val="16"/>
              </w:rPr>
            </w:pPr>
          </w:p>
          <w:p w14:paraId="2F17EEB2" w14:textId="772917CC"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note: reference applicable values as follows:</w:t>
            </w:r>
          </w:p>
          <w:p w14:paraId="442CE114" w14:textId="2F949449" w:rsidR="00956B61" w:rsidRPr="00AE5F13" w:rsidRDefault="00956B61" w:rsidP="00763D9B">
            <w:pPr>
              <w:keepNext/>
              <w:rPr>
                <w:rFonts w:asciiTheme="minorHAnsi" w:hAnsiTheme="minorHAnsi" w:cstheme="minorHAnsi"/>
                <w:sz w:val="16"/>
                <w:szCs w:val="16"/>
              </w:rPr>
            </w:pPr>
            <w:r w:rsidRPr="00AE5F13">
              <w:rPr>
                <w:rFonts w:asciiTheme="minorHAnsi" w:hAnsiTheme="minorHAnsi" w:cstheme="minorHAnsi"/>
                <w:sz w:val="16"/>
                <w:szCs w:val="16"/>
              </w:rPr>
              <w:t>**</w:t>
            </w:r>
            <w:r w:rsidR="00CF068E" w:rsidRPr="00AE5F13">
              <w:rPr>
                <w:rFonts w:asciiTheme="minorHAnsi" w:hAnsiTheme="minorHAnsi" w:cstheme="minorHAnsi"/>
                <w:sz w:val="16"/>
                <w:szCs w:val="16"/>
              </w:rPr>
              <w:t>E09</w:t>
            </w:r>
            <w:r w:rsidRPr="00AE5F13">
              <w:rPr>
                <w:rFonts w:asciiTheme="minorHAnsi" w:hAnsiTheme="minorHAnsi" w:cstheme="minorHAnsi"/>
                <w:sz w:val="16"/>
                <w:szCs w:val="16"/>
              </w:rPr>
              <w:t xml:space="preserve"> on MCH-01a</w:t>
            </w:r>
          </w:p>
          <w:p w14:paraId="13AF9DF5" w14:textId="26560C18" w:rsidR="00956B61" w:rsidRPr="00AE5F13" w:rsidRDefault="00956B61" w:rsidP="00CF068E">
            <w:pPr>
              <w:keepNext/>
              <w:rPr>
                <w:rFonts w:asciiTheme="minorHAnsi" w:hAnsiTheme="minorHAnsi" w:cstheme="minorHAnsi"/>
                <w:sz w:val="16"/>
                <w:szCs w:val="16"/>
              </w:rPr>
            </w:pPr>
            <w:r w:rsidRPr="00AE5F13">
              <w:rPr>
                <w:rFonts w:asciiTheme="minorHAnsi" w:hAnsiTheme="minorHAnsi" w:cstheme="minorHAnsi"/>
                <w:sz w:val="16"/>
                <w:szCs w:val="16"/>
              </w:rPr>
              <w:t>**</w:t>
            </w:r>
            <w:r w:rsidR="00CF068E" w:rsidRPr="00AE5F13">
              <w:rPr>
                <w:rFonts w:asciiTheme="minorHAnsi" w:hAnsiTheme="minorHAnsi" w:cstheme="minorHAnsi"/>
                <w:sz w:val="16"/>
                <w:szCs w:val="16"/>
              </w:rPr>
              <w:t>F</w:t>
            </w:r>
            <w:r w:rsidR="00230B81" w:rsidRPr="00AE5F13">
              <w:rPr>
                <w:rFonts w:asciiTheme="minorHAnsi" w:hAnsiTheme="minorHAnsi" w:cstheme="minorHAnsi"/>
                <w:sz w:val="16"/>
                <w:szCs w:val="16"/>
              </w:rPr>
              <w:t>09</w:t>
            </w:r>
            <w:r w:rsidRPr="00AE5F13">
              <w:rPr>
                <w:rFonts w:asciiTheme="minorHAnsi" w:hAnsiTheme="minorHAnsi" w:cstheme="minorHAnsi"/>
                <w:sz w:val="16"/>
                <w:szCs w:val="16"/>
              </w:rPr>
              <w:t xml:space="preserve"> on MCH-01d</w:t>
            </w:r>
          </w:p>
        </w:tc>
      </w:tr>
      <w:tr w:rsidR="001E4168" w:rsidRPr="005C3FF1" w14:paraId="6C2CDBA0" w14:textId="77777777" w:rsidTr="00326D79">
        <w:trPr>
          <w:cantSplit/>
          <w:trHeight w:val="144"/>
        </w:trPr>
        <w:tc>
          <w:tcPr>
            <w:tcW w:w="895" w:type="dxa"/>
          </w:tcPr>
          <w:p w14:paraId="125D530E" w14:textId="77777777" w:rsidR="00956B61" w:rsidRPr="005C3FF1" w:rsidRDefault="00956B61" w:rsidP="00C23414">
            <w:pPr>
              <w:rPr>
                <w:rFonts w:ascii="Calibri" w:hAnsi="Calibri"/>
                <w:sz w:val="18"/>
                <w:szCs w:val="18"/>
              </w:rPr>
            </w:pPr>
          </w:p>
        </w:tc>
        <w:tc>
          <w:tcPr>
            <w:tcW w:w="1620" w:type="dxa"/>
          </w:tcPr>
          <w:p w14:paraId="2147F849" w14:textId="77777777" w:rsidR="00956B61" w:rsidRPr="005C3FF1" w:rsidRDefault="00956B61" w:rsidP="00C23414">
            <w:pPr>
              <w:rPr>
                <w:rFonts w:ascii="Calibri" w:hAnsi="Calibri"/>
                <w:sz w:val="18"/>
                <w:szCs w:val="18"/>
              </w:rPr>
            </w:pPr>
          </w:p>
        </w:tc>
        <w:tc>
          <w:tcPr>
            <w:tcW w:w="990" w:type="dxa"/>
          </w:tcPr>
          <w:p w14:paraId="610CC4D6" w14:textId="77777777" w:rsidR="00956B61" w:rsidRPr="005C3FF1" w:rsidRDefault="00956B61" w:rsidP="00C23414">
            <w:pPr>
              <w:rPr>
                <w:rFonts w:ascii="Calibri" w:hAnsi="Calibri"/>
                <w:sz w:val="18"/>
                <w:szCs w:val="18"/>
              </w:rPr>
            </w:pPr>
          </w:p>
        </w:tc>
        <w:tc>
          <w:tcPr>
            <w:tcW w:w="1080" w:type="dxa"/>
          </w:tcPr>
          <w:p w14:paraId="67B8D607" w14:textId="77777777" w:rsidR="00956B61" w:rsidRPr="005C3FF1" w:rsidRDefault="00956B61" w:rsidP="00C23414">
            <w:pPr>
              <w:rPr>
                <w:rFonts w:ascii="Calibri" w:hAnsi="Calibri"/>
                <w:sz w:val="18"/>
                <w:szCs w:val="18"/>
              </w:rPr>
            </w:pPr>
          </w:p>
        </w:tc>
        <w:tc>
          <w:tcPr>
            <w:tcW w:w="900" w:type="dxa"/>
          </w:tcPr>
          <w:p w14:paraId="41E8280C" w14:textId="7A27E63E" w:rsidR="00956B61" w:rsidRPr="005C3FF1" w:rsidRDefault="00956B61" w:rsidP="00C23414">
            <w:pPr>
              <w:rPr>
                <w:rFonts w:ascii="Calibri" w:hAnsi="Calibri"/>
                <w:sz w:val="18"/>
                <w:szCs w:val="18"/>
              </w:rPr>
            </w:pPr>
          </w:p>
        </w:tc>
        <w:tc>
          <w:tcPr>
            <w:tcW w:w="1080" w:type="dxa"/>
          </w:tcPr>
          <w:p w14:paraId="02553A31" w14:textId="77777777" w:rsidR="00956B61" w:rsidRPr="005C3FF1" w:rsidRDefault="00956B61" w:rsidP="00C23414">
            <w:pPr>
              <w:rPr>
                <w:rFonts w:ascii="Calibri" w:hAnsi="Calibri"/>
                <w:sz w:val="18"/>
                <w:szCs w:val="18"/>
              </w:rPr>
            </w:pPr>
          </w:p>
        </w:tc>
        <w:tc>
          <w:tcPr>
            <w:tcW w:w="900" w:type="dxa"/>
          </w:tcPr>
          <w:p w14:paraId="1AA61782" w14:textId="77777777" w:rsidR="00956B61" w:rsidRPr="005C3FF1" w:rsidRDefault="00956B61" w:rsidP="00C23414">
            <w:pPr>
              <w:rPr>
                <w:rFonts w:ascii="Calibri" w:hAnsi="Calibri"/>
                <w:sz w:val="18"/>
                <w:szCs w:val="18"/>
              </w:rPr>
            </w:pPr>
          </w:p>
        </w:tc>
        <w:tc>
          <w:tcPr>
            <w:tcW w:w="900" w:type="dxa"/>
          </w:tcPr>
          <w:p w14:paraId="70E0A86C" w14:textId="77777777" w:rsidR="00956B61" w:rsidRPr="005C3FF1" w:rsidRDefault="00956B61" w:rsidP="00C23414">
            <w:pPr>
              <w:rPr>
                <w:rFonts w:ascii="Calibri" w:hAnsi="Calibri"/>
                <w:sz w:val="18"/>
                <w:szCs w:val="18"/>
              </w:rPr>
            </w:pPr>
          </w:p>
        </w:tc>
        <w:tc>
          <w:tcPr>
            <w:tcW w:w="1170" w:type="dxa"/>
          </w:tcPr>
          <w:p w14:paraId="75AA320A" w14:textId="7BDB1AE4" w:rsidR="00956B61" w:rsidRPr="005C3FF1" w:rsidRDefault="00956B61" w:rsidP="00C23414">
            <w:pPr>
              <w:rPr>
                <w:rFonts w:ascii="Calibri" w:hAnsi="Calibri"/>
                <w:sz w:val="18"/>
                <w:szCs w:val="18"/>
              </w:rPr>
            </w:pPr>
          </w:p>
        </w:tc>
        <w:tc>
          <w:tcPr>
            <w:tcW w:w="1255" w:type="dxa"/>
          </w:tcPr>
          <w:p w14:paraId="1D4E9EC0" w14:textId="77777777" w:rsidR="00956B61" w:rsidRPr="005C3FF1" w:rsidRDefault="00956B61" w:rsidP="00C23414">
            <w:pPr>
              <w:rPr>
                <w:rFonts w:ascii="Calibri" w:hAnsi="Calibri"/>
                <w:sz w:val="18"/>
                <w:szCs w:val="18"/>
              </w:rPr>
            </w:pPr>
          </w:p>
        </w:tc>
      </w:tr>
    </w:tbl>
    <w:p w14:paraId="7F95B666" w14:textId="77777777" w:rsidR="00AC2F1B" w:rsidRPr="005C3FF1" w:rsidRDefault="00AC2F1B" w:rsidP="00AC2F1B">
      <w:pPr>
        <w:widowControl w:val="0"/>
        <w:rPr>
          <w:rFonts w:ascii="Calibri" w:hAnsi="Calibri"/>
          <w:b/>
          <w:bCs/>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6"/>
        <w:gridCol w:w="1369"/>
        <w:gridCol w:w="1080"/>
        <w:gridCol w:w="1170"/>
        <w:gridCol w:w="990"/>
        <w:gridCol w:w="990"/>
        <w:gridCol w:w="1080"/>
        <w:gridCol w:w="1080"/>
        <w:gridCol w:w="1080"/>
        <w:gridCol w:w="985"/>
      </w:tblGrid>
      <w:tr w:rsidR="00D31F3A" w:rsidRPr="005C3FF1" w14:paraId="0E9A302C" w14:textId="77777777" w:rsidTr="00A61DD8">
        <w:trPr>
          <w:cantSplit/>
          <w:trHeight w:val="504"/>
        </w:trPr>
        <w:tc>
          <w:tcPr>
            <w:tcW w:w="10790" w:type="dxa"/>
            <w:gridSpan w:val="10"/>
            <w:tcBorders>
              <w:bottom w:val="nil"/>
            </w:tcBorders>
          </w:tcPr>
          <w:p w14:paraId="7D910E03" w14:textId="1B015840" w:rsidR="00D31F3A" w:rsidRPr="005C3FF1" w:rsidRDefault="00D31F3A" w:rsidP="00C23414">
            <w:pPr>
              <w:keepNext/>
              <w:rPr>
                <w:rFonts w:ascii="Calibri" w:hAnsi="Calibri"/>
                <w:b/>
                <w:sz w:val="18"/>
                <w:szCs w:val="18"/>
              </w:rPr>
            </w:pPr>
            <w:r w:rsidRPr="005C3FF1">
              <w:rPr>
                <w:rFonts w:ascii="Calibri" w:hAnsi="Calibri"/>
                <w:b/>
                <w:szCs w:val="18"/>
              </w:rPr>
              <w:t>C. Rated Space Conditioning System Equipment Information from Directory of Certified Product Performance</w:t>
            </w:r>
          </w:p>
          <w:p w14:paraId="2AF1A276" w14:textId="5AE95713" w:rsidR="00210CD1" w:rsidRPr="005C3FF1" w:rsidRDefault="00D31F3A" w:rsidP="00C23414">
            <w:pPr>
              <w:keepNext/>
              <w:rPr>
                <w:rFonts w:ascii="Calibri" w:hAnsi="Calibri"/>
                <w:i/>
                <w:sz w:val="18"/>
                <w:szCs w:val="18"/>
              </w:rPr>
            </w:pPr>
            <w:r w:rsidRPr="005C3FF1">
              <w:rPr>
                <w:rFonts w:ascii="Calibri" w:hAnsi="Calibri"/>
                <w:i/>
                <w:sz w:val="18"/>
                <w:szCs w:val="18"/>
              </w:rPr>
              <w:t>The data on the nameplate of the installed component shall conform to the data for the component as shown in the Directory used to certify product performance in order to demonstrate compliance.</w:t>
            </w:r>
          </w:p>
          <w:p w14:paraId="6971E1AD" w14:textId="3AD49A80" w:rsidR="00210CD1" w:rsidRPr="001569B5" w:rsidRDefault="00210CD1" w:rsidP="00210CD1">
            <w:pPr>
              <w:keepNext/>
              <w:rPr>
                <w:rFonts w:ascii="Calibri" w:hAnsi="Calibri"/>
                <w:sz w:val="16"/>
                <w:szCs w:val="16"/>
              </w:rPr>
            </w:pPr>
            <w:r w:rsidRPr="001569B5">
              <w:rPr>
                <w:rFonts w:ascii="Calibri" w:hAnsi="Calibri"/>
                <w:sz w:val="16"/>
                <w:szCs w:val="16"/>
              </w:rPr>
              <w:t>&lt;&lt;</w:t>
            </w:r>
            <w:r w:rsidRPr="001569B5">
              <w:rPr>
                <w:rFonts w:ascii="Calibri" w:hAnsi="Calibri"/>
                <w:b/>
                <w:sz w:val="16"/>
                <w:szCs w:val="16"/>
              </w:rPr>
              <w:t>if</w:t>
            </w:r>
            <w:r w:rsidRPr="001569B5">
              <w:rPr>
                <w:rFonts w:ascii="Calibri" w:hAnsi="Calibri"/>
                <w:sz w:val="16"/>
                <w:szCs w:val="16"/>
              </w:rPr>
              <w:t xml:space="preserve"> a value=yes is given in </w:t>
            </w:r>
            <w:r w:rsidRPr="001569B5">
              <w:rPr>
                <w:rFonts w:ascii="Calibri" w:hAnsi="Calibri"/>
                <w:sz w:val="16"/>
                <w:szCs w:val="16"/>
                <w:u w:val="single"/>
              </w:rPr>
              <w:t>one or more</w:t>
            </w:r>
            <w:r w:rsidRPr="001569B5">
              <w:rPr>
                <w:rFonts w:ascii="Calibri" w:hAnsi="Calibri"/>
                <w:sz w:val="16"/>
                <w:szCs w:val="16"/>
              </w:rPr>
              <w:t xml:space="preserve"> of the following 3 locations: A0</w:t>
            </w:r>
            <w:r w:rsidR="00C77F22" w:rsidRPr="001569B5">
              <w:rPr>
                <w:rFonts w:ascii="Calibri" w:hAnsi="Calibri"/>
                <w:sz w:val="16"/>
                <w:szCs w:val="16"/>
              </w:rPr>
              <w:t>4</w:t>
            </w:r>
            <w:r w:rsidRPr="001569B5">
              <w:rPr>
                <w:rFonts w:ascii="Calibri" w:hAnsi="Calibri"/>
                <w:sz w:val="16"/>
                <w:szCs w:val="16"/>
              </w:rPr>
              <w:t>, A0</w:t>
            </w:r>
            <w:r w:rsidR="00C77F22" w:rsidRPr="001569B5">
              <w:rPr>
                <w:rFonts w:ascii="Calibri" w:hAnsi="Calibri"/>
                <w:sz w:val="16"/>
                <w:szCs w:val="16"/>
              </w:rPr>
              <w:t>5</w:t>
            </w:r>
            <w:r w:rsidRPr="001569B5">
              <w:rPr>
                <w:rFonts w:ascii="Calibri" w:hAnsi="Calibri"/>
                <w:sz w:val="16"/>
                <w:szCs w:val="16"/>
              </w:rPr>
              <w:t>, A0</w:t>
            </w:r>
            <w:r w:rsidR="00C77F22" w:rsidRPr="001569B5">
              <w:rPr>
                <w:rFonts w:ascii="Calibri" w:hAnsi="Calibri"/>
                <w:sz w:val="16"/>
                <w:szCs w:val="16"/>
              </w:rPr>
              <w:t>6</w:t>
            </w:r>
            <w:r w:rsidRPr="001569B5">
              <w:rPr>
                <w:rFonts w:ascii="Calibri" w:hAnsi="Calibri"/>
                <w:sz w:val="16"/>
                <w:szCs w:val="16"/>
              </w:rPr>
              <w:t>,</w:t>
            </w:r>
            <w:r w:rsidR="00C15BA6" w:rsidRPr="001569B5">
              <w:rPr>
                <w:rFonts w:ascii="Calibri" w:hAnsi="Calibri"/>
                <w:sz w:val="16"/>
                <w:szCs w:val="16"/>
              </w:rPr>
              <w:t xml:space="preserve"> A0</w:t>
            </w:r>
            <w:r w:rsidR="00C77F22" w:rsidRPr="001569B5">
              <w:rPr>
                <w:rFonts w:ascii="Calibri" w:hAnsi="Calibri"/>
                <w:sz w:val="16"/>
                <w:szCs w:val="16"/>
              </w:rPr>
              <w:t>7</w:t>
            </w:r>
            <w:r w:rsidR="00C15BA6" w:rsidRPr="001569B5">
              <w:rPr>
                <w:rFonts w:ascii="Calibri" w:hAnsi="Calibri"/>
                <w:sz w:val="16"/>
                <w:szCs w:val="16"/>
              </w:rPr>
              <w:t>,</w:t>
            </w:r>
            <w:r w:rsidRPr="001569B5">
              <w:rPr>
                <w:rFonts w:ascii="Calibri" w:hAnsi="Calibri"/>
                <w:sz w:val="16"/>
                <w:szCs w:val="16"/>
              </w:rPr>
              <w:t xml:space="preserve"> </w:t>
            </w:r>
            <w:r w:rsidRPr="001569B5">
              <w:rPr>
                <w:rFonts w:ascii="Calibri" w:hAnsi="Calibri"/>
                <w:b/>
                <w:sz w:val="16"/>
                <w:szCs w:val="16"/>
              </w:rPr>
              <w:t>then</w:t>
            </w:r>
            <w:r w:rsidRPr="001569B5">
              <w:rPr>
                <w:rFonts w:ascii="Calibri" w:hAnsi="Calibri"/>
                <w:sz w:val="16"/>
                <w:szCs w:val="16"/>
              </w:rPr>
              <w:t xml:space="preserve"> enter one row of data in this table for each indoor unit listed on the MCH-01 if applicable, otherwise enter one row of data for a packaged unit on the MCH-01. </w:t>
            </w:r>
            <w:r w:rsidRPr="001569B5">
              <w:rPr>
                <w:sz w:val="16"/>
                <w:szCs w:val="16"/>
              </w:rPr>
              <w:t xml:space="preserve"> </w:t>
            </w:r>
            <w:r w:rsidRPr="001569B5">
              <w:rPr>
                <w:rFonts w:ascii="Calibri" w:hAnsi="Calibri"/>
                <w:sz w:val="16"/>
                <w:szCs w:val="16"/>
              </w:rPr>
              <w:t>note: reference applicable values as follows:</w:t>
            </w:r>
          </w:p>
          <w:p w14:paraId="50EB930C" w14:textId="77777777" w:rsidR="00210CD1" w:rsidRPr="001569B5" w:rsidRDefault="00210CD1" w:rsidP="00210CD1">
            <w:pPr>
              <w:keepNext/>
              <w:rPr>
                <w:rFonts w:ascii="Calibri" w:hAnsi="Calibri"/>
                <w:sz w:val="16"/>
                <w:szCs w:val="16"/>
              </w:rPr>
            </w:pPr>
            <w:r w:rsidRPr="001569B5">
              <w:rPr>
                <w:rFonts w:ascii="Calibri" w:hAnsi="Calibri"/>
                <w:sz w:val="16"/>
                <w:szCs w:val="16"/>
              </w:rPr>
              <w:t>**G03 on MCH-01a for split systems,</w:t>
            </w:r>
          </w:p>
          <w:p w14:paraId="78750E18" w14:textId="77777777" w:rsidR="00210CD1" w:rsidRPr="001569B5" w:rsidRDefault="00210CD1" w:rsidP="00210CD1">
            <w:pPr>
              <w:keepNext/>
              <w:rPr>
                <w:rFonts w:ascii="Calibri" w:hAnsi="Calibri"/>
                <w:sz w:val="16"/>
                <w:szCs w:val="16"/>
              </w:rPr>
            </w:pPr>
            <w:r w:rsidRPr="001569B5">
              <w:rPr>
                <w:rFonts w:ascii="Calibri" w:hAnsi="Calibri"/>
                <w:sz w:val="16"/>
                <w:szCs w:val="16"/>
              </w:rPr>
              <w:t>**H03 on MCH-01d for split systems,</w:t>
            </w:r>
          </w:p>
          <w:p w14:paraId="3DAAADA6" w14:textId="77777777" w:rsidR="00210CD1" w:rsidRPr="001569B5" w:rsidRDefault="00210CD1" w:rsidP="00210CD1">
            <w:pPr>
              <w:keepNext/>
              <w:rPr>
                <w:rFonts w:ascii="Calibri" w:hAnsi="Calibri"/>
                <w:sz w:val="16"/>
                <w:szCs w:val="16"/>
              </w:rPr>
            </w:pPr>
            <w:r w:rsidRPr="001569B5">
              <w:rPr>
                <w:rFonts w:ascii="Calibri" w:hAnsi="Calibri"/>
                <w:sz w:val="16"/>
                <w:szCs w:val="16"/>
              </w:rPr>
              <w:t>**J03 on MCH-01a for packaged systems,</w:t>
            </w:r>
          </w:p>
          <w:p w14:paraId="40D38B77" w14:textId="57D487C1" w:rsidR="00210CD1" w:rsidRPr="005C3FF1" w:rsidRDefault="00210CD1" w:rsidP="00210CD1">
            <w:pPr>
              <w:keepNext/>
              <w:rPr>
                <w:rFonts w:ascii="Calibri" w:hAnsi="Calibri"/>
                <w:sz w:val="18"/>
                <w:szCs w:val="18"/>
              </w:rPr>
            </w:pPr>
            <w:r w:rsidRPr="001569B5">
              <w:rPr>
                <w:rFonts w:ascii="Calibri" w:hAnsi="Calibri"/>
                <w:sz w:val="16"/>
                <w:szCs w:val="16"/>
              </w:rPr>
              <w:t>**either K03 or L03 on MCH-01d for packaged systems&gt;&gt;</w:t>
            </w:r>
          </w:p>
        </w:tc>
      </w:tr>
      <w:tr w:rsidR="00D31F3A" w:rsidRPr="005C3FF1" w:rsidDel="002840B2" w14:paraId="6959250C" w14:textId="77777777" w:rsidTr="006759F2">
        <w:trPr>
          <w:cantSplit/>
          <w:trHeight w:val="188"/>
        </w:trPr>
        <w:tc>
          <w:tcPr>
            <w:tcW w:w="966" w:type="dxa"/>
            <w:vMerge w:val="restart"/>
            <w:vAlign w:val="center"/>
          </w:tcPr>
          <w:p w14:paraId="4C36B697"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01</w:t>
            </w:r>
          </w:p>
        </w:tc>
        <w:tc>
          <w:tcPr>
            <w:tcW w:w="1369" w:type="dxa"/>
            <w:vMerge w:val="restart"/>
            <w:vAlign w:val="center"/>
          </w:tcPr>
          <w:p w14:paraId="6A0797F1"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02</w:t>
            </w:r>
          </w:p>
        </w:tc>
        <w:tc>
          <w:tcPr>
            <w:tcW w:w="1080" w:type="dxa"/>
            <w:vMerge w:val="restart"/>
            <w:vAlign w:val="center"/>
          </w:tcPr>
          <w:p w14:paraId="405CF7A1"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03</w:t>
            </w:r>
          </w:p>
        </w:tc>
        <w:tc>
          <w:tcPr>
            <w:tcW w:w="1170" w:type="dxa"/>
            <w:vMerge w:val="restart"/>
            <w:vAlign w:val="center"/>
          </w:tcPr>
          <w:p w14:paraId="154AAE26" w14:textId="7A0A6C00" w:rsidR="00D31F3A" w:rsidRPr="005C3FF1" w:rsidRDefault="00D31F3A" w:rsidP="00D31F3A">
            <w:pPr>
              <w:keepNext/>
              <w:jc w:val="center"/>
              <w:rPr>
                <w:rFonts w:ascii="Calibri" w:hAnsi="Calibri"/>
                <w:sz w:val="18"/>
                <w:szCs w:val="18"/>
              </w:rPr>
            </w:pPr>
            <w:r w:rsidRPr="005C3FF1">
              <w:rPr>
                <w:rFonts w:ascii="Calibri" w:hAnsi="Calibri"/>
                <w:sz w:val="18"/>
                <w:szCs w:val="18"/>
              </w:rPr>
              <w:t>04</w:t>
            </w:r>
          </w:p>
        </w:tc>
        <w:tc>
          <w:tcPr>
            <w:tcW w:w="6205" w:type="dxa"/>
            <w:gridSpan w:val="6"/>
            <w:vAlign w:val="center"/>
          </w:tcPr>
          <w:p w14:paraId="4994B7BA" w14:textId="267C169D" w:rsidR="00D31F3A" w:rsidRPr="005C3FF1" w:rsidRDefault="00D31F3A" w:rsidP="00C23414">
            <w:pPr>
              <w:keepNext/>
              <w:jc w:val="center"/>
              <w:rPr>
                <w:rFonts w:ascii="Calibri" w:hAnsi="Calibri"/>
                <w:sz w:val="18"/>
                <w:szCs w:val="18"/>
              </w:rPr>
            </w:pPr>
            <w:r w:rsidRPr="005C3FF1">
              <w:rPr>
                <w:rFonts w:ascii="Calibri" w:hAnsi="Calibri"/>
                <w:sz w:val="18"/>
                <w:szCs w:val="18"/>
              </w:rPr>
              <w:t>Data from the directory used to certify product performance for the rated system component</w:t>
            </w:r>
          </w:p>
        </w:tc>
      </w:tr>
      <w:tr w:rsidR="00D31F3A" w:rsidRPr="005C3FF1" w:rsidDel="002840B2" w14:paraId="0838EE64" w14:textId="77777777" w:rsidTr="006759F2">
        <w:trPr>
          <w:cantSplit/>
          <w:trHeight w:val="188"/>
        </w:trPr>
        <w:tc>
          <w:tcPr>
            <w:tcW w:w="966" w:type="dxa"/>
            <w:vMerge/>
            <w:vAlign w:val="center"/>
          </w:tcPr>
          <w:p w14:paraId="1BEF2C55" w14:textId="77777777" w:rsidR="00D31F3A" w:rsidRPr="005C3FF1" w:rsidRDefault="00D31F3A" w:rsidP="00C23414">
            <w:pPr>
              <w:keepNext/>
              <w:jc w:val="center"/>
              <w:rPr>
                <w:rFonts w:ascii="Calibri" w:hAnsi="Calibri"/>
                <w:sz w:val="18"/>
                <w:szCs w:val="18"/>
              </w:rPr>
            </w:pPr>
          </w:p>
        </w:tc>
        <w:tc>
          <w:tcPr>
            <w:tcW w:w="1369" w:type="dxa"/>
            <w:vMerge/>
            <w:vAlign w:val="center"/>
          </w:tcPr>
          <w:p w14:paraId="41846CBB" w14:textId="77777777" w:rsidR="00D31F3A" w:rsidRPr="005C3FF1" w:rsidRDefault="00D31F3A" w:rsidP="00C23414">
            <w:pPr>
              <w:keepNext/>
              <w:jc w:val="center"/>
              <w:rPr>
                <w:rFonts w:ascii="Calibri" w:hAnsi="Calibri"/>
                <w:sz w:val="18"/>
                <w:szCs w:val="18"/>
              </w:rPr>
            </w:pPr>
          </w:p>
        </w:tc>
        <w:tc>
          <w:tcPr>
            <w:tcW w:w="1080" w:type="dxa"/>
            <w:vMerge/>
            <w:vAlign w:val="center"/>
          </w:tcPr>
          <w:p w14:paraId="104C1016" w14:textId="77777777" w:rsidR="00D31F3A" w:rsidRPr="005C3FF1" w:rsidRDefault="00D31F3A" w:rsidP="00C23414">
            <w:pPr>
              <w:keepNext/>
              <w:jc w:val="center"/>
              <w:rPr>
                <w:rFonts w:ascii="Calibri" w:hAnsi="Calibri"/>
                <w:sz w:val="18"/>
                <w:szCs w:val="18"/>
              </w:rPr>
            </w:pPr>
          </w:p>
        </w:tc>
        <w:tc>
          <w:tcPr>
            <w:tcW w:w="1170" w:type="dxa"/>
            <w:vMerge/>
          </w:tcPr>
          <w:p w14:paraId="57335275" w14:textId="77777777" w:rsidR="00D31F3A" w:rsidRPr="005C3FF1" w:rsidRDefault="00D31F3A" w:rsidP="00C23414">
            <w:pPr>
              <w:keepNext/>
              <w:jc w:val="center"/>
              <w:rPr>
                <w:rFonts w:ascii="Calibri" w:hAnsi="Calibri"/>
                <w:sz w:val="18"/>
                <w:szCs w:val="18"/>
              </w:rPr>
            </w:pPr>
          </w:p>
        </w:tc>
        <w:tc>
          <w:tcPr>
            <w:tcW w:w="990" w:type="dxa"/>
            <w:vAlign w:val="center"/>
          </w:tcPr>
          <w:p w14:paraId="5111E0C7" w14:textId="1DA3627F" w:rsidR="00D31F3A" w:rsidRPr="005C3FF1" w:rsidRDefault="00D31F3A" w:rsidP="00C23414">
            <w:pPr>
              <w:keepNext/>
              <w:jc w:val="center"/>
              <w:rPr>
                <w:rFonts w:ascii="Calibri" w:hAnsi="Calibri"/>
                <w:sz w:val="18"/>
                <w:szCs w:val="18"/>
              </w:rPr>
            </w:pPr>
            <w:r w:rsidRPr="005C3FF1">
              <w:rPr>
                <w:rFonts w:ascii="Calibri" w:hAnsi="Calibri"/>
                <w:sz w:val="18"/>
                <w:szCs w:val="18"/>
              </w:rPr>
              <w:t>05</w:t>
            </w:r>
          </w:p>
        </w:tc>
        <w:tc>
          <w:tcPr>
            <w:tcW w:w="990" w:type="dxa"/>
            <w:vAlign w:val="center"/>
          </w:tcPr>
          <w:p w14:paraId="35E90264" w14:textId="20067469" w:rsidR="00D31F3A" w:rsidRPr="005C3FF1" w:rsidRDefault="00D31F3A" w:rsidP="00C23414">
            <w:pPr>
              <w:keepNext/>
              <w:jc w:val="center"/>
              <w:rPr>
                <w:rFonts w:ascii="Calibri" w:hAnsi="Calibri"/>
                <w:sz w:val="18"/>
                <w:szCs w:val="18"/>
              </w:rPr>
            </w:pPr>
            <w:r w:rsidRPr="005C3FF1">
              <w:rPr>
                <w:rFonts w:ascii="Calibri" w:hAnsi="Calibri"/>
                <w:sz w:val="18"/>
                <w:szCs w:val="18"/>
              </w:rPr>
              <w:t>06</w:t>
            </w:r>
          </w:p>
        </w:tc>
        <w:tc>
          <w:tcPr>
            <w:tcW w:w="1080" w:type="dxa"/>
            <w:vAlign w:val="center"/>
          </w:tcPr>
          <w:p w14:paraId="470D96D6" w14:textId="2431AF35" w:rsidR="00D31F3A" w:rsidRPr="005C3FF1" w:rsidDel="002840B2" w:rsidRDefault="00D31F3A" w:rsidP="00C23414">
            <w:pPr>
              <w:keepNext/>
              <w:jc w:val="center"/>
              <w:rPr>
                <w:rFonts w:ascii="Calibri" w:hAnsi="Calibri"/>
                <w:sz w:val="18"/>
                <w:szCs w:val="18"/>
              </w:rPr>
            </w:pPr>
            <w:r w:rsidRPr="005C3FF1">
              <w:rPr>
                <w:rFonts w:ascii="Calibri" w:hAnsi="Calibri"/>
                <w:sz w:val="18"/>
                <w:szCs w:val="18"/>
              </w:rPr>
              <w:t>07</w:t>
            </w:r>
          </w:p>
        </w:tc>
        <w:tc>
          <w:tcPr>
            <w:tcW w:w="1080" w:type="dxa"/>
            <w:vAlign w:val="center"/>
          </w:tcPr>
          <w:p w14:paraId="6F6067C8" w14:textId="211B5301" w:rsidR="00D31F3A" w:rsidRPr="005C3FF1" w:rsidRDefault="00D31F3A" w:rsidP="00C23414">
            <w:pPr>
              <w:keepNext/>
              <w:jc w:val="center"/>
              <w:rPr>
                <w:rFonts w:ascii="Calibri" w:hAnsi="Calibri"/>
                <w:sz w:val="18"/>
                <w:szCs w:val="18"/>
              </w:rPr>
            </w:pPr>
            <w:r w:rsidRPr="005C3FF1">
              <w:rPr>
                <w:rFonts w:ascii="Calibri" w:hAnsi="Calibri"/>
                <w:sz w:val="18"/>
                <w:szCs w:val="18"/>
              </w:rPr>
              <w:t>08</w:t>
            </w:r>
          </w:p>
        </w:tc>
        <w:tc>
          <w:tcPr>
            <w:tcW w:w="1080" w:type="dxa"/>
            <w:vAlign w:val="center"/>
          </w:tcPr>
          <w:p w14:paraId="607A4DE7" w14:textId="304C2388" w:rsidR="00D31F3A" w:rsidRPr="005C3FF1" w:rsidRDefault="00D31F3A" w:rsidP="00C23414">
            <w:pPr>
              <w:keepNext/>
              <w:jc w:val="center"/>
              <w:rPr>
                <w:rFonts w:ascii="Calibri" w:hAnsi="Calibri"/>
                <w:sz w:val="18"/>
                <w:szCs w:val="18"/>
              </w:rPr>
            </w:pPr>
            <w:r w:rsidRPr="005C3FF1">
              <w:rPr>
                <w:rFonts w:ascii="Calibri" w:hAnsi="Calibri"/>
                <w:sz w:val="18"/>
                <w:szCs w:val="18"/>
              </w:rPr>
              <w:t>09</w:t>
            </w:r>
          </w:p>
        </w:tc>
        <w:tc>
          <w:tcPr>
            <w:tcW w:w="985" w:type="dxa"/>
            <w:vAlign w:val="center"/>
          </w:tcPr>
          <w:p w14:paraId="4F0B86A3" w14:textId="73FBEDE6" w:rsidR="00D31F3A" w:rsidRPr="005C3FF1" w:rsidRDefault="00D31F3A" w:rsidP="00C23414">
            <w:pPr>
              <w:keepNext/>
              <w:jc w:val="center"/>
              <w:rPr>
                <w:rFonts w:ascii="Calibri" w:hAnsi="Calibri"/>
                <w:sz w:val="18"/>
                <w:szCs w:val="18"/>
              </w:rPr>
            </w:pPr>
            <w:r w:rsidRPr="005C3FF1">
              <w:rPr>
                <w:rFonts w:ascii="Calibri" w:hAnsi="Calibri"/>
                <w:sz w:val="18"/>
                <w:szCs w:val="18"/>
              </w:rPr>
              <w:t>10</w:t>
            </w:r>
          </w:p>
        </w:tc>
      </w:tr>
      <w:tr w:rsidR="001E4168" w:rsidRPr="005C3FF1" w14:paraId="220C56FF" w14:textId="77777777" w:rsidTr="006759F2">
        <w:trPr>
          <w:cantSplit/>
          <w:trHeight w:val="576"/>
        </w:trPr>
        <w:tc>
          <w:tcPr>
            <w:tcW w:w="966" w:type="dxa"/>
            <w:tcMar>
              <w:left w:w="43" w:type="dxa"/>
              <w:right w:w="43" w:type="dxa"/>
            </w:tcMar>
            <w:vAlign w:val="bottom"/>
          </w:tcPr>
          <w:p w14:paraId="0B1E1745" w14:textId="4F3850EE" w:rsidR="00D31F3A" w:rsidRPr="005C3FF1" w:rsidRDefault="00D31F3A" w:rsidP="00C23414">
            <w:pPr>
              <w:keepNext/>
              <w:jc w:val="center"/>
              <w:rPr>
                <w:rFonts w:ascii="Calibri" w:hAnsi="Calibri"/>
                <w:b/>
                <w:sz w:val="18"/>
                <w:szCs w:val="18"/>
              </w:rPr>
            </w:pPr>
            <w:r w:rsidRPr="005C3FF1">
              <w:rPr>
                <w:rFonts w:ascii="Calibri" w:hAnsi="Calibri"/>
                <w:sz w:val="18"/>
                <w:szCs w:val="18"/>
              </w:rPr>
              <w:t xml:space="preserve">SC System ID/Name </w:t>
            </w:r>
            <w:r w:rsidRPr="005C3FF1">
              <w:t xml:space="preserve"> </w:t>
            </w:r>
            <w:r w:rsidRPr="005C3FF1">
              <w:rPr>
                <w:rFonts w:ascii="Calibri" w:hAnsi="Calibri"/>
                <w:sz w:val="18"/>
                <w:szCs w:val="18"/>
              </w:rPr>
              <w:t>from CF1R</w:t>
            </w:r>
          </w:p>
        </w:tc>
        <w:tc>
          <w:tcPr>
            <w:tcW w:w="1369" w:type="dxa"/>
            <w:tcMar>
              <w:left w:w="43" w:type="dxa"/>
              <w:right w:w="43" w:type="dxa"/>
            </w:tcMar>
            <w:vAlign w:val="bottom"/>
          </w:tcPr>
          <w:p w14:paraId="1C6F7A99" w14:textId="77777777" w:rsidR="00D31F3A" w:rsidRPr="005C3FF1" w:rsidRDefault="00D31F3A" w:rsidP="00C23414">
            <w:pPr>
              <w:keepNext/>
              <w:jc w:val="center"/>
              <w:rPr>
                <w:rFonts w:ascii="Calibri" w:hAnsi="Calibri"/>
                <w:sz w:val="18"/>
                <w:szCs w:val="18"/>
              </w:rPr>
            </w:pPr>
            <w:r w:rsidRPr="005C3FF1">
              <w:rPr>
                <w:rFonts w:ascii="Calibri" w:hAnsi="Calibri"/>
                <w:sz w:val="18"/>
                <w:szCs w:val="18"/>
              </w:rPr>
              <w:t>SC System Description of Area Served</w:t>
            </w:r>
          </w:p>
        </w:tc>
        <w:tc>
          <w:tcPr>
            <w:tcW w:w="1080" w:type="dxa"/>
            <w:tcMar>
              <w:left w:w="43" w:type="dxa"/>
              <w:right w:w="43" w:type="dxa"/>
            </w:tcMar>
            <w:vAlign w:val="bottom"/>
          </w:tcPr>
          <w:p w14:paraId="7BBF12D3" w14:textId="77777777" w:rsidR="00D31F3A" w:rsidRPr="005C3FF1" w:rsidRDefault="00D31F3A" w:rsidP="003B4240">
            <w:pPr>
              <w:keepNext/>
              <w:jc w:val="center"/>
              <w:rPr>
                <w:rFonts w:ascii="Calibri" w:hAnsi="Calibri"/>
                <w:sz w:val="18"/>
                <w:szCs w:val="18"/>
              </w:rPr>
            </w:pPr>
            <w:r w:rsidRPr="005C3FF1">
              <w:rPr>
                <w:rFonts w:ascii="Calibri" w:hAnsi="Calibri"/>
                <w:sz w:val="18"/>
                <w:szCs w:val="18"/>
              </w:rPr>
              <w:t>Indoor Unit Name or Description of Area Served</w:t>
            </w:r>
          </w:p>
        </w:tc>
        <w:tc>
          <w:tcPr>
            <w:tcW w:w="1170" w:type="dxa"/>
            <w:vAlign w:val="bottom"/>
          </w:tcPr>
          <w:p w14:paraId="0267E7EB" w14:textId="4B087394" w:rsidR="00D31F3A" w:rsidRPr="005C3FF1" w:rsidRDefault="00D31F3A" w:rsidP="00D31F3A">
            <w:pPr>
              <w:keepNext/>
              <w:jc w:val="center"/>
              <w:rPr>
                <w:rFonts w:ascii="Calibri" w:hAnsi="Calibri"/>
                <w:sz w:val="18"/>
                <w:szCs w:val="18"/>
              </w:rPr>
            </w:pPr>
            <w:r w:rsidRPr="005C3FF1">
              <w:rPr>
                <w:rFonts w:ascii="Calibri" w:hAnsi="Calibri"/>
                <w:sz w:val="18"/>
                <w:szCs w:val="18"/>
              </w:rPr>
              <w:t>Installed Indoor Unit Type</w:t>
            </w:r>
          </w:p>
        </w:tc>
        <w:tc>
          <w:tcPr>
            <w:tcW w:w="990" w:type="dxa"/>
            <w:tcMar>
              <w:left w:w="43" w:type="dxa"/>
              <w:right w:w="43" w:type="dxa"/>
            </w:tcMar>
            <w:vAlign w:val="bottom"/>
          </w:tcPr>
          <w:p w14:paraId="6C422149" w14:textId="6E93E15F" w:rsidR="00D31F3A" w:rsidRPr="005C3FF1" w:rsidRDefault="00D31F3A" w:rsidP="00DA245A">
            <w:pPr>
              <w:keepNext/>
              <w:jc w:val="center"/>
              <w:rPr>
                <w:rFonts w:ascii="Calibri" w:hAnsi="Calibri"/>
                <w:sz w:val="18"/>
                <w:szCs w:val="18"/>
              </w:rPr>
            </w:pPr>
            <w:r w:rsidRPr="005C3FF1">
              <w:rPr>
                <w:rFonts w:ascii="Calibri" w:hAnsi="Calibri"/>
                <w:sz w:val="18"/>
                <w:szCs w:val="18"/>
              </w:rPr>
              <w:t>Outdoor Condenser or Package Unit Installed</w:t>
            </w:r>
            <w:r w:rsidR="00294D4D" w:rsidRPr="005C3FF1">
              <w:rPr>
                <w:rFonts w:ascii="Calibri" w:hAnsi="Calibri"/>
                <w:sz w:val="18"/>
                <w:szCs w:val="18"/>
              </w:rPr>
              <w:t xml:space="preserve"> </w:t>
            </w:r>
            <w:r w:rsidRPr="005C3FF1">
              <w:rPr>
                <w:rFonts w:ascii="Calibri" w:hAnsi="Calibri"/>
                <w:sz w:val="18"/>
                <w:szCs w:val="18"/>
              </w:rPr>
              <w:t>Manufacturer Name</w:t>
            </w:r>
          </w:p>
        </w:tc>
        <w:tc>
          <w:tcPr>
            <w:tcW w:w="990" w:type="dxa"/>
            <w:tcMar>
              <w:left w:w="43" w:type="dxa"/>
              <w:right w:w="43" w:type="dxa"/>
            </w:tcMar>
            <w:vAlign w:val="bottom"/>
          </w:tcPr>
          <w:p w14:paraId="4003D871" w14:textId="3B94BE2F" w:rsidR="00D31F3A" w:rsidRPr="005C3FF1" w:rsidRDefault="00D31F3A" w:rsidP="00DA245A">
            <w:pPr>
              <w:keepNext/>
              <w:jc w:val="center"/>
              <w:rPr>
                <w:rFonts w:ascii="Calibri" w:hAnsi="Calibri"/>
                <w:sz w:val="18"/>
                <w:szCs w:val="18"/>
              </w:rPr>
            </w:pPr>
            <w:r w:rsidRPr="005C3FF1">
              <w:rPr>
                <w:rFonts w:ascii="Calibri" w:hAnsi="Calibri"/>
                <w:sz w:val="18"/>
                <w:szCs w:val="18"/>
              </w:rPr>
              <w:t>Outdoor Condenser or Package Unit Installed</w:t>
            </w:r>
            <w:r w:rsidR="00294D4D" w:rsidRPr="005C3FF1">
              <w:rPr>
                <w:rFonts w:ascii="Calibri" w:hAnsi="Calibri"/>
                <w:sz w:val="18"/>
                <w:szCs w:val="18"/>
              </w:rPr>
              <w:t xml:space="preserve"> </w:t>
            </w:r>
            <w:r w:rsidRPr="005C3FF1">
              <w:rPr>
                <w:rFonts w:ascii="Calibri" w:hAnsi="Calibri"/>
                <w:sz w:val="18"/>
                <w:szCs w:val="18"/>
              </w:rPr>
              <w:t>Model Number</w:t>
            </w:r>
          </w:p>
        </w:tc>
        <w:tc>
          <w:tcPr>
            <w:tcW w:w="1080" w:type="dxa"/>
            <w:tcMar>
              <w:left w:w="43" w:type="dxa"/>
              <w:right w:w="43" w:type="dxa"/>
            </w:tcMar>
            <w:vAlign w:val="bottom"/>
          </w:tcPr>
          <w:p w14:paraId="6E9348AE" w14:textId="7E6BA1BA" w:rsidR="00D31F3A" w:rsidRPr="005C3FF1" w:rsidRDefault="00C9124F" w:rsidP="00DA245A">
            <w:pPr>
              <w:keepNext/>
              <w:jc w:val="center"/>
              <w:rPr>
                <w:rFonts w:ascii="Calibri" w:hAnsi="Calibri"/>
                <w:sz w:val="18"/>
                <w:szCs w:val="18"/>
              </w:rPr>
            </w:pPr>
            <w:r w:rsidRPr="005C3FF1">
              <w:rPr>
                <w:rFonts w:ascii="Calibri" w:hAnsi="Calibri"/>
                <w:sz w:val="18"/>
                <w:szCs w:val="18"/>
              </w:rPr>
              <w:t xml:space="preserve">Indoor </w:t>
            </w:r>
            <w:r w:rsidR="00D31F3A" w:rsidRPr="005C3FF1">
              <w:rPr>
                <w:rFonts w:ascii="Calibri" w:hAnsi="Calibri"/>
                <w:sz w:val="18"/>
                <w:szCs w:val="18"/>
              </w:rPr>
              <w:t xml:space="preserve">Unit </w:t>
            </w:r>
            <w:r w:rsidR="00016AB0" w:rsidRPr="005C3FF1">
              <w:rPr>
                <w:rFonts w:ascii="Calibri" w:hAnsi="Calibri"/>
                <w:sz w:val="18"/>
                <w:szCs w:val="18"/>
              </w:rPr>
              <w:t>-</w:t>
            </w:r>
            <w:r w:rsidR="00D31F3A" w:rsidRPr="005C3FF1">
              <w:rPr>
                <w:rFonts w:ascii="Calibri" w:hAnsi="Calibri"/>
                <w:sz w:val="18"/>
                <w:szCs w:val="18"/>
              </w:rPr>
              <w:t>Installed Manufacturer Name</w:t>
            </w:r>
          </w:p>
        </w:tc>
        <w:tc>
          <w:tcPr>
            <w:tcW w:w="1080" w:type="dxa"/>
            <w:tcMar>
              <w:left w:w="43" w:type="dxa"/>
              <w:right w:w="43" w:type="dxa"/>
            </w:tcMar>
            <w:vAlign w:val="bottom"/>
          </w:tcPr>
          <w:p w14:paraId="23582F0D" w14:textId="022854C2" w:rsidR="00D31F3A" w:rsidRPr="005C3FF1" w:rsidRDefault="00C9124F" w:rsidP="001F78D5">
            <w:pPr>
              <w:keepNext/>
              <w:jc w:val="center"/>
              <w:rPr>
                <w:rFonts w:ascii="Calibri" w:hAnsi="Calibri"/>
                <w:sz w:val="18"/>
                <w:szCs w:val="18"/>
              </w:rPr>
            </w:pPr>
            <w:r w:rsidRPr="005C3FF1">
              <w:rPr>
                <w:rFonts w:ascii="Calibri" w:hAnsi="Calibri"/>
                <w:sz w:val="18"/>
                <w:szCs w:val="18"/>
              </w:rPr>
              <w:t xml:space="preserve">Indoor </w:t>
            </w:r>
            <w:r w:rsidR="00D31F3A" w:rsidRPr="005C3FF1">
              <w:rPr>
                <w:rFonts w:ascii="Calibri" w:hAnsi="Calibri"/>
                <w:sz w:val="18"/>
                <w:szCs w:val="18"/>
              </w:rPr>
              <w:t>Unit - Installed Model Number</w:t>
            </w:r>
          </w:p>
        </w:tc>
        <w:tc>
          <w:tcPr>
            <w:tcW w:w="1080" w:type="dxa"/>
            <w:tcMar>
              <w:left w:w="43" w:type="dxa"/>
              <w:right w:w="43" w:type="dxa"/>
            </w:tcMar>
            <w:vAlign w:val="bottom"/>
          </w:tcPr>
          <w:p w14:paraId="0911D8AC" w14:textId="47BE4CC6" w:rsidR="00D31F3A"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D31F3A" w:rsidRPr="005C3FF1">
              <w:rPr>
                <w:rFonts w:ascii="Calibri" w:hAnsi="Calibri"/>
                <w:sz w:val="18"/>
                <w:szCs w:val="18"/>
              </w:rPr>
              <w:t>Furnace Manufacturer Name</w:t>
            </w:r>
          </w:p>
        </w:tc>
        <w:tc>
          <w:tcPr>
            <w:tcW w:w="985" w:type="dxa"/>
            <w:tcMar>
              <w:left w:w="43" w:type="dxa"/>
              <w:right w:w="43" w:type="dxa"/>
            </w:tcMar>
            <w:vAlign w:val="bottom"/>
          </w:tcPr>
          <w:p w14:paraId="0CB1F4E3" w14:textId="2ADAD54E" w:rsidR="00D31F3A" w:rsidRPr="005C3FF1" w:rsidRDefault="00C9124F" w:rsidP="00C9124F">
            <w:pPr>
              <w:keepNext/>
              <w:jc w:val="center"/>
              <w:rPr>
                <w:rFonts w:ascii="Calibri" w:hAnsi="Calibri"/>
                <w:sz w:val="18"/>
                <w:szCs w:val="18"/>
              </w:rPr>
            </w:pPr>
            <w:r w:rsidRPr="005C3FF1">
              <w:rPr>
                <w:rFonts w:ascii="Calibri" w:hAnsi="Calibri"/>
                <w:sz w:val="18"/>
                <w:szCs w:val="18"/>
              </w:rPr>
              <w:t xml:space="preserve">Installed </w:t>
            </w:r>
            <w:r w:rsidR="00D31F3A" w:rsidRPr="005C3FF1">
              <w:rPr>
                <w:rFonts w:ascii="Calibri" w:hAnsi="Calibri"/>
                <w:sz w:val="18"/>
                <w:szCs w:val="18"/>
              </w:rPr>
              <w:t>Furnace Model Number</w:t>
            </w:r>
          </w:p>
        </w:tc>
      </w:tr>
      <w:tr w:rsidR="001E4168" w:rsidRPr="005C3FF1" w14:paraId="5522217B" w14:textId="77777777" w:rsidTr="00653798">
        <w:trPr>
          <w:cantSplit/>
          <w:trHeight w:val="144"/>
        </w:trPr>
        <w:tc>
          <w:tcPr>
            <w:tcW w:w="966" w:type="dxa"/>
            <w:tcBorders>
              <w:bottom w:val="single" w:sz="4" w:space="0" w:color="auto"/>
            </w:tcBorders>
            <w:tcMar>
              <w:left w:w="14" w:type="dxa"/>
              <w:right w:w="14" w:type="dxa"/>
            </w:tcMar>
          </w:tcPr>
          <w:p w14:paraId="65657B30" w14:textId="77777777" w:rsidR="00D31F3A" w:rsidRPr="00AE5F13" w:rsidRDefault="00D31F3A" w:rsidP="00C23414">
            <w:pPr>
              <w:keepNext/>
              <w:rPr>
                <w:rFonts w:ascii="Calibri" w:hAnsi="Calibri"/>
                <w:sz w:val="16"/>
                <w:szCs w:val="16"/>
              </w:rPr>
            </w:pPr>
            <w:r w:rsidRPr="00AE5F13">
              <w:rPr>
                <w:rFonts w:ascii="Calibri" w:hAnsi="Calibri"/>
                <w:sz w:val="16"/>
                <w:szCs w:val="16"/>
              </w:rPr>
              <w:lastRenderedPageBreak/>
              <w:t>&lt;&lt; auto filled text: referenced from CF2R-MCH-01&gt;&gt;</w:t>
            </w:r>
          </w:p>
          <w:p w14:paraId="1DEA4538" w14:textId="77777777" w:rsidR="00D31F3A" w:rsidRPr="00AE5F13" w:rsidRDefault="00D31F3A" w:rsidP="00C23414">
            <w:pPr>
              <w:keepNext/>
              <w:rPr>
                <w:rFonts w:ascii="Calibri" w:hAnsi="Calibri"/>
                <w:sz w:val="16"/>
                <w:szCs w:val="16"/>
              </w:rPr>
            </w:pPr>
          </w:p>
          <w:p w14:paraId="7727C03A" w14:textId="77777777" w:rsidR="00D31F3A" w:rsidRPr="00AE5F13" w:rsidRDefault="00D31F3A" w:rsidP="00D31F3A">
            <w:pPr>
              <w:keepNext/>
              <w:rPr>
                <w:rFonts w:ascii="Calibri" w:hAnsi="Calibri"/>
                <w:sz w:val="16"/>
                <w:szCs w:val="16"/>
              </w:rPr>
            </w:pPr>
            <w:r w:rsidRPr="00AE5F13">
              <w:rPr>
                <w:rFonts w:ascii="Calibri" w:hAnsi="Calibri"/>
                <w:sz w:val="16"/>
                <w:szCs w:val="16"/>
              </w:rPr>
              <w:t>note: reference applicable values as follows:</w:t>
            </w:r>
          </w:p>
          <w:p w14:paraId="4B06728C" w14:textId="77777777" w:rsidR="00D31F3A" w:rsidRPr="00AE5F13" w:rsidRDefault="00D31F3A" w:rsidP="00D31F3A">
            <w:pPr>
              <w:keepNext/>
              <w:rPr>
                <w:rFonts w:ascii="Calibri" w:hAnsi="Calibri"/>
                <w:sz w:val="16"/>
                <w:szCs w:val="16"/>
              </w:rPr>
            </w:pPr>
            <w:r w:rsidRPr="00AE5F13">
              <w:rPr>
                <w:rFonts w:ascii="Calibri" w:hAnsi="Calibri"/>
                <w:sz w:val="16"/>
                <w:szCs w:val="16"/>
              </w:rPr>
              <w:t>**D01 on MCH-01a</w:t>
            </w:r>
          </w:p>
          <w:p w14:paraId="4E7246C2" w14:textId="516539E7" w:rsidR="00D31F3A" w:rsidRPr="00AE5F13" w:rsidRDefault="00D31F3A" w:rsidP="00D31F3A">
            <w:pPr>
              <w:keepNext/>
              <w:rPr>
                <w:rFonts w:ascii="Calibri" w:hAnsi="Calibri"/>
                <w:sz w:val="16"/>
                <w:szCs w:val="16"/>
              </w:rPr>
            </w:pPr>
            <w:r w:rsidRPr="00AE5F13">
              <w:rPr>
                <w:rFonts w:ascii="Calibri" w:hAnsi="Calibri"/>
                <w:sz w:val="16"/>
                <w:szCs w:val="16"/>
              </w:rPr>
              <w:t>**D01 on MCH-01d</w:t>
            </w:r>
          </w:p>
        </w:tc>
        <w:tc>
          <w:tcPr>
            <w:tcW w:w="1369" w:type="dxa"/>
            <w:tcBorders>
              <w:bottom w:val="single" w:sz="4" w:space="0" w:color="auto"/>
            </w:tcBorders>
            <w:tcMar>
              <w:left w:w="14" w:type="dxa"/>
              <w:right w:w="14" w:type="dxa"/>
            </w:tcMar>
          </w:tcPr>
          <w:p w14:paraId="0470344B" w14:textId="77777777" w:rsidR="00D31F3A" w:rsidRPr="00AE5F13" w:rsidRDefault="00D31F3A" w:rsidP="00C23414">
            <w:pPr>
              <w:keepNext/>
              <w:rPr>
                <w:rFonts w:ascii="Calibri" w:hAnsi="Calibri"/>
                <w:sz w:val="16"/>
                <w:szCs w:val="16"/>
              </w:rPr>
            </w:pPr>
            <w:r w:rsidRPr="00AE5F13">
              <w:rPr>
                <w:rFonts w:ascii="Calibri" w:hAnsi="Calibri"/>
                <w:sz w:val="16"/>
                <w:szCs w:val="16"/>
              </w:rPr>
              <w:t>&lt;&lt; auto filled text: referenced from CF2R-MCH-01&gt;&gt;</w:t>
            </w:r>
          </w:p>
          <w:p w14:paraId="6AB34DFB" w14:textId="77777777" w:rsidR="00D31F3A" w:rsidRPr="00AE5F13" w:rsidRDefault="00D31F3A" w:rsidP="00C23414">
            <w:pPr>
              <w:keepNext/>
              <w:rPr>
                <w:rFonts w:ascii="Calibri" w:hAnsi="Calibri"/>
                <w:sz w:val="16"/>
                <w:szCs w:val="16"/>
              </w:rPr>
            </w:pPr>
          </w:p>
          <w:p w14:paraId="722CFF24" w14:textId="77777777" w:rsidR="00D31F3A" w:rsidRPr="00AE5F13" w:rsidRDefault="00D31F3A" w:rsidP="00D31F3A">
            <w:pPr>
              <w:keepNext/>
              <w:rPr>
                <w:sz w:val="16"/>
                <w:szCs w:val="16"/>
              </w:rPr>
            </w:pPr>
          </w:p>
          <w:p w14:paraId="43450A01" w14:textId="77777777" w:rsidR="00D31F3A" w:rsidRPr="00AE5F13" w:rsidRDefault="00D31F3A" w:rsidP="00D31F3A">
            <w:pPr>
              <w:keepNext/>
              <w:rPr>
                <w:rFonts w:ascii="Calibri" w:hAnsi="Calibri"/>
                <w:sz w:val="16"/>
                <w:szCs w:val="16"/>
              </w:rPr>
            </w:pPr>
            <w:r w:rsidRPr="00AE5F13">
              <w:rPr>
                <w:rFonts w:ascii="Calibri" w:hAnsi="Calibri"/>
                <w:sz w:val="16"/>
                <w:szCs w:val="16"/>
              </w:rPr>
              <w:t>note: reference applicable values as follows:</w:t>
            </w:r>
          </w:p>
          <w:p w14:paraId="4A9DA101" w14:textId="77777777" w:rsidR="00D31F3A" w:rsidRPr="00AE5F13" w:rsidRDefault="00D31F3A" w:rsidP="00D31F3A">
            <w:pPr>
              <w:keepNext/>
              <w:rPr>
                <w:rFonts w:ascii="Calibri" w:hAnsi="Calibri"/>
                <w:sz w:val="16"/>
                <w:szCs w:val="16"/>
              </w:rPr>
            </w:pPr>
            <w:r w:rsidRPr="00AE5F13">
              <w:rPr>
                <w:rFonts w:ascii="Calibri" w:hAnsi="Calibri"/>
                <w:sz w:val="16"/>
                <w:szCs w:val="16"/>
              </w:rPr>
              <w:t>**D02 on MCH-01a</w:t>
            </w:r>
          </w:p>
          <w:p w14:paraId="1C3678A2" w14:textId="77777777" w:rsidR="00D31F3A" w:rsidRPr="00AE5F13" w:rsidRDefault="00D31F3A" w:rsidP="00D31F3A">
            <w:pPr>
              <w:keepNext/>
              <w:rPr>
                <w:rFonts w:ascii="Calibri" w:hAnsi="Calibri"/>
                <w:sz w:val="16"/>
                <w:szCs w:val="16"/>
              </w:rPr>
            </w:pPr>
            <w:r w:rsidRPr="00AE5F13">
              <w:rPr>
                <w:rFonts w:ascii="Calibri" w:hAnsi="Calibri"/>
                <w:sz w:val="16"/>
                <w:szCs w:val="16"/>
              </w:rPr>
              <w:t>**D02 on MCH-01d</w:t>
            </w:r>
          </w:p>
          <w:p w14:paraId="70BEAD73" w14:textId="77777777" w:rsidR="00D31F3A" w:rsidRPr="00AE5F13" w:rsidRDefault="00D31F3A" w:rsidP="00D31F3A">
            <w:pPr>
              <w:keepNext/>
              <w:rPr>
                <w:rFonts w:ascii="Calibri" w:hAnsi="Calibri"/>
                <w:sz w:val="16"/>
                <w:szCs w:val="16"/>
              </w:rPr>
            </w:pPr>
          </w:p>
          <w:p w14:paraId="5E11035F" w14:textId="77777777" w:rsidR="00D31F3A" w:rsidRPr="00AE5F13" w:rsidRDefault="00D31F3A" w:rsidP="00D31F3A">
            <w:pPr>
              <w:keepNext/>
              <w:rPr>
                <w:rFonts w:ascii="Calibri" w:hAnsi="Calibri"/>
                <w:b/>
                <w:sz w:val="16"/>
                <w:szCs w:val="16"/>
              </w:rPr>
            </w:pPr>
            <w:r w:rsidRPr="00AE5F13">
              <w:rPr>
                <w:rFonts w:ascii="Calibri" w:hAnsi="Calibri"/>
                <w:b/>
                <w:sz w:val="16"/>
                <w:szCs w:val="16"/>
              </w:rPr>
              <w:t>note: the "Area Served" text in D02 on MCH-01a, and MCH-01d is required to be unique in each dwelling (unique within the scope of each MCH-01), thus D02 is a useful key for finding associated data in other tables on the MCH-01 for a specific system</w:t>
            </w:r>
          </w:p>
          <w:p w14:paraId="11115D51" w14:textId="0866CC2B"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2AF146A0" w14:textId="77777777" w:rsidR="00D31F3A" w:rsidRPr="00AE5F13" w:rsidRDefault="00D31F3A" w:rsidP="00C23414">
            <w:pPr>
              <w:keepNext/>
              <w:rPr>
                <w:rFonts w:ascii="Calibri" w:hAnsi="Calibri"/>
                <w:sz w:val="16"/>
                <w:szCs w:val="16"/>
              </w:rPr>
            </w:pPr>
            <w:r w:rsidRPr="00AE5F13">
              <w:rPr>
                <w:rFonts w:ascii="Calibri" w:hAnsi="Calibri"/>
                <w:sz w:val="16"/>
                <w:szCs w:val="16"/>
              </w:rPr>
              <w:t>&lt;&lt; auto filled text: referenced from CF2R-MCH-01&gt;&gt;</w:t>
            </w:r>
          </w:p>
          <w:p w14:paraId="520722BF" w14:textId="77777777" w:rsidR="00D31F3A" w:rsidRPr="00AE5F13" w:rsidRDefault="00D31F3A" w:rsidP="00C23414">
            <w:pPr>
              <w:keepNext/>
              <w:rPr>
                <w:rFonts w:ascii="Calibri" w:hAnsi="Calibri"/>
                <w:sz w:val="16"/>
                <w:szCs w:val="16"/>
              </w:rPr>
            </w:pPr>
          </w:p>
          <w:p w14:paraId="783B3924" w14:textId="77777777" w:rsidR="00D31F3A" w:rsidRPr="00AE5F13" w:rsidRDefault="00D31F3A" w:rsidP="00D31F3A">
            <w:pPr>
              <w:keepNext/>
              <w:rPr>
                <w:rFonts w:ascii="Calibri" w:hAnsi="Calibri"/>
                <w:sz w:val="16"/>
                <w:szCs w:val="16"/>
              </w:rPr>
            </w:pPr>
            <w:r w:rsidRPr="00AE5F13">
              <w:rPr>
                <w:rFonts w:ascii="Calibri" w:hAnsi="Calibri"/>
                <w:sz w:val="16"/>
                <w:szCs w:val="16"/>
              </w:rPr>
              <w:t>note: reference applicable values as follows:</w:t>
            </w:r>
          </w:p>
          <w:p w14:paraId="130C2167" w14:textId="77777777" w:rsidR="00D31F3A" w:rsidRPr="00AE5F13" w:rsidRDefault="00D31F3A" w:rsidP="00D31F3A">
            <w:pPr>
              <w:keepNext/>
              <w:rPr>
                <w:rFonts w:ascii="Calibri" w:hAnsi="Calibri"/>
                <w:sz w:val="16"/>
                <w:szCs w:val="16"/>
              </w:rPr>
            </w:pPr>
            <w:r w:rsidRPr="00AE5F13">
              <w:rPr>
                <w:rFonts w:ascii="Calibri" w:hAnsi="Calibri"/>
                <w:sz w:val="16"/>
                <w:szCs w:val="16"/>
              </w:rPr>
              <w:t>**G03 on MCH-01a for split systems,</w:t>
            </w:r>
          </w:p>
          <w:p w14:paraId="536A21B1" w14:textId="77777777" w:rsidR="00D31F3A" w:rsidRPr="00AE5F13" w:rsidRDefault="00D31F3A" w:rsidP="00D31F3A">
            <w:pPr>
              <w:keepNext/>
              <w:rPr>
                <w:rFonts w:ascii="Calibri" w:hAnsi="Calibri"/>
                <w:sz w:val="16"/>
                <w:szCs w:val="16"/>
              </w:rPr>
            </w:pPr>
            <w:r w:rsidRPr="00AE5F13">
              <w:rPr>
                <w:rFonts w:ascii="Calibri" w:hAnsi="Calibri"/>
                <w:sz w:val="16"/>
                <w:szCs w:val="16"/>
              </w:rPr>
              <w:t>**H03 on MCH-01d for split systems,</w:t>
            </w:r>
          </w:p>
          <w:p w14:paraId="299B62C3" w14:textId="77777777" w:rsidR="00D31F3A" w:rsidRPr="00AE5F13" w:rsidRDefault="00D31F3A" w:rsidP="00D31F3A">
            <w:pPr>
              <w:keepNext/>
              <w:rPr>
                <w:rFonts w:ascii="Calibri" w:hAnsi="Calibri"/>
                <w:sz w:val="16"/>
                <w:szCs w:val="16"/>
              </w:rPr>
            </w:pPr>
            <w:r w:rsidRPr="00AE5F13">
              <w:rPr>
                <w:rFonts w:ascii="Calibri" w:hAnsi="Calibri"/>
                <w:sz w:val="16"/>
                <w:szCs w:val="16"/>
              </w:rPr>
              <w:t>**J03 on MCH-01a for packaged systems,</w:t>
            </w:r>
          </w:p>
          <w:p w14:paraId="6235A1EC" w14:textId="4928960D" w:rsidR="00D31F3A" w:rsidRPr="00AE5F13" w:rsidRDefault="00D31F3A" w:rsidP="00D31F3A">
            <w:pPr>
              <w:keepNext/>
              <w:rPr>
                <w:rFonts w:ascii="Calibri" w:hAnsi="Calibri"/>
                <w:sz w:val="16"/>
                <w:szCs w:val="16"/>
              </w:rPr>
            </w:pPr>
            <w:r w:rsidRPr="00AE5F13">
              <w:rPr>
                <w:rFonts w:ascii="Calibri" w:hAnsi="Calibri"/>
                <w:sz w:val="16"/>
                <w:szCs w:val="16"/>
              </w:rPr>
              <w:t>**either K03 or L03 on MCH-01d for packaged systems</w:t>
            </w:r>
          </w:p>
        </w:tc>
        <w:tc>
          <w:tcPr>
            <w:tcW w:w="1170" w:type="dxa"/>
            <w:tcBorders>
              <w:bottom w:val="single" w:sz="4" w:space="0" w:color="auto"/>
            </w:tcBorders>
            <w:tcMar>
              <w:left w:w="14" w:type="dxa"/>
              <w:right w:w="14" w:type="dxa"/>
            </w:tcMar>
          </w:tcPr>
          <w:p w14:paraId="5ABC34C5" w14:textId="77777777" w:rsidR="00D31F3A" w:rsidRPr="00AE5F13" w:rsidRDefault="00D31F3A" w:rsidP="00D31F3A">
            <w:pPr>
              <w:keepNext/>
              <w:rPr>
                <w:rFonts w:ascii="Calibri" w:hAnsi="Calibri"/>
                <w:sz w:val="16"/>
                <w:szCs w:val="16"/>
              </w:rPr>
            </w:pPr>
            <w:r w:rsidRPr="00AE5F13">
              <w:rPr>
                <w:rFonts w:ascii="Calibri" w:hAnsi="Calibri"/>
                <w:sz w:val="16"/>
                <w:szCs w:val="16"/>
              </w:rPr>
              <w:t>&lt;&lt; auto filled text: referenced from CF2R-MCH-01 if a value is available in G04 on MCH-01a or H04 on MCH-01d, else value=n/a&gt;&gt;</w:t>
            </w:r>
          </w:p>
          <w:p w14:paraId="0A1A7B64" w14:textId="0A1DC64E" w:rsidR="00D31F3A" w:rsidRPr="00AE5F13" w:rsidRDefault="00D31F3A" w:rsidP="00D31F3A">
            <w:pPr>
              <w:keepNext/>
              <w:rPr>
                <w:rFonts w:ascii="Calibri" w:hAnsi="Calibri"/>
                <w:sz w:val="16"/>
                <w:szCs w:val="16"/>
              </w:rPr>
            </w:pPr>
          </w:p>
        </w:tc>
        <w:tc>
          <w:tcPr>
            <w:tcW w:w="990" w:type="dxa"/>
            <w:tcBorders>
              <w:bottom w:val="single" w:sz="4" w:space="0" w:color="auto"/>
            </w:tcBorders>
            <w:tcMar>
              <w:left w:w="14" w:type="dxa"/>
              <w:right w:w="14" w:type="dxa"/>
            </w:tcMar>
          </w:tcPr>
          <w:p w14:paraId="0EA5D52A" w14:textId="3352AC29" w:rsidR="006A02F5" w:rsidRPr="00AE5F13" w:rsidRDefault="006A02F5" w:rsidP="006A02F5">
            <w:pPr>
              <w:keepNext/>
              <w:rPr>
                <w:rFonts w:ascii="Calibri" w:hAnsi="Calibri"/>
                <w:sz w:val="16"/>
                <w:szCs w:val="16"/>
              </w:rPr>
            </w:pPr>
            <w:r w:rsidRPr="00AE5F13">
              <w:rPr>
                <w:rFonts w:ascii="Calibri" w:hAnsi="Calibri"/>
                <w:sz w:val="16"/>
                <w:szCs w:val="16"/>
              </w:rPr>
              <w:t>&lt;&lt;user input alphanumeric text string max 50 characters&gt;&gt;</w:t>
            </w:r>
          </w:p>
          <w:p w14:paraId="05A37019" w14:textId="77777777" w:rsidR="006A02F5" w:rsidRPr="00AE5F13" w:rsidRDefault="006A02F5" w:rsidP="006A02F5">
            <w:pPr>
              <w:keepNext/>
              <w:rPr>
                <w:rFonts w:ascii="Calibri" w:hAnsi="Calibri"/>
                <w:sz w:val="16"/>
                <w:szCs w:val="16"/>
              </w:rPr>
            </w:pPr>
          </w:p>
          <w:p w14:paraId="3E91CF19" w14:textId="76EF29E7" w:rsidR="00D31F3A" w:rsidRPr="00AE5F13" w:rsidRDefault="00D31F3A" w:rsidP="006A02F5">
            <w:pPr>
              <w:keepNext/>
              <w:rPr>
                <w:rFonts w:ascii="Calibri" w:hAnsi="Calibri"/>
                <w:sz w:val="16"/>
                <w:szCs w:val="16"/>
              </w:rPr>
            </w:pPr>
          </w:p>
        </w:tc>
        <w:tc>
          <w:tcPr>
            <w:tcW w:w="990" w:type="dxa"/>
            <w:tcBorders>
              <w:bottom w:val="single" w:sz="4" w:space="0" w:color="auto"/>
            </w:tcBorders>
            <w:tcMar>
              <w:left w:w="14" w:type="dxa"/>
              <w:right w:w="14" w:type="dxa"/>
            </w:tcMar>
          </w:tcPr>
          <w:p w14:paraId="26B84D75" w14:textId="0A4EB03E" w:rsidR="006A02F5" w:rsidRPr="00AE5F13" w:rsidRDefault="006A02F5" w:rsidP="00C23414">
            <w:pPr>
              <w:keepNext/>
              <w:rPr>
                <w:rFonts w:ascii="Calibri" w:hAnsi="Calibri"/>
                <w:sz w:val="16"/>
                <w:szCs w:val="16"/>
              </w:rPr>
            </w:pPr>
            <w:r w:rsidRPr="00AE5F13">
              <w:rPr>
                <w:rFonts w:ascii="Calibri" w:hAnsi="Calibri"/>
                <w:sz w:val="16"/>
                <w:szCs w:val="16"/>
              </w:rPr>
              <w:t>&lt;&lt;user input alphanumeric text string max 50 characters&gt;&gt;</w:t>
            </w:r>
          </w:p>
          <w:p w14:paraId="1E06046F" w14:textId="77777777" w:rsidR="006A02F5" w:rsidRPr="00AE5F13" w:rsidRDefault="006A02F5" w:rsidP="00C23414">
            <w:pPr>
              <w:keepNext/>
              <w:rPr>
                <w:rFonts w:ascii="Calibri" w:hAnsi="Calibri"/>
                <w:sz w:val="16"/>
                <w:szCs w:val="16"/>
              </w:rPr>
            </w:pPr>
          </w:p>
          <w:p w14:paraId="3D3015ED" w14:textId="77777777" w:rsidR="006A02F5" w:rsidRPr="00AE5F13" w:rsidRDefault="006A02F5" w:rsidP="00C23414">
            <w:pPr>
              <w:keepNext/>
              <w:rPr>
                <w:rFonts w:ascii="Calibri" w:hAnsi="Calibri"/>
                <w:sz w:val="16"/>
                <w:szCs w:val="16"/>
              </w:rPr>
            </w:pPr>
          </w:p>
          <w:p w14:paraId="7AC2CF4A" w14:textId="502775C8"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398E084F" w14:textId="1492D08B" w:rsidR="00DA245A" w:rsidRPr="00AE5F13" w:rsidRDefault="00D31F3A" w:rsidP="00C23414">
            <w:pPr>
              <w:keepNext/>
              <w:rPr>
                <w:rFonts w:ascii="Calibri" w:hAnsi="Calibri"/>
                <w:sz w:val="16"/>
                <w:szCs w:val="16"/>
              </w:rPr>
            </w:pPr>
            <w:r w:rsidRPr="00AE5F13">
              <w:rPr>
                <w:rFonts w:ascii="Calibri" w:hAnsi="Calibri"/>
                <w:sz w:val="16"/>
                <w:szCs w:val="16"/>
              </w:rPr>
              <w:t xml:space="preserve">&lt;&lt;If </w:t>
            </w:r>
            <w:r w:rsidR="00DA245A" w:rsidRPr="00AE5F13">
              <w:rPr>
                <w:rFonts w:ascii="Calibri" w:hAnsi="Calibri"/>
                <w:sz w:val="16"/>
                <w:szCs w:val="16"/>
              </w:rPr>
              <w:t>B07=n/a, then value=n/a;</w:t>
            </w:r>
          </w:p>
          <w:p w14:paraId="5F57332B" w14:textId="6CD9B986" w:rsidR="001F78D5" w:rsidRPr="00AE5F13" w:rsidRDefault="001F78D5" w:rsidP="00C23414">
            <w:pPr>
              <w:keepNext/>
              <w:rPr>
                <w:rFonts w:ascii="Calibri" w:hAnsi="Calibri"/>
                <w:sz w:val="16"/>
                <w:szCs w:val="16"/>
              </w:rPr>
            </w:pPr>
          </w:p>
          <w:p w14:paraId="77AF44DC" w14:textId="6B069098" w:rsidR="001F78D5" w:rsidRPr="00AE5F13" w:rsidRDefault="001F78D5" w:rsidP="00C23414">
            <w:pPr>
              <w:keepNext/>
              <w:rPr>
                <w:rFonts w:ascii="Calibri" w:hAnsi="Calibri"/>
                <w:sz w:val="16"/>
                <w:szCs w:val="16"/>
              </w:rPr>
            </w:pPr>
            <w:r w:rsidRPr="00AE5F13">
              <w:rPr>
                <w:rFonts w:ascii="Calibri" w:hAnsi="Calibri"/>
                <w:sz w:val="16"/>
                <w:szCs w:val="16"/>
              </w:rPr>
              <w:t>else user input alphanumeric text string max 50 characters&gt;&gt;</w:t>
            </w:r>
          </w:p>
          <w:p w14:paraId="0B005625" w14:textId="19F78C4B" w:rsidR="001F78D5" w:rsidRPr="00AE5F13" w:rsidRDefault="001F78D5" w:rsidP="00C23414">
            <w:pPr>
              <w:keepNext/>
              <w:rPr>
                <w:rFonts w:ascii="Calibri" w:hAnsi="Calibri"/>
                <w:sz w:val="16"/>
                <w:szCs w:val="16"/>
              </w:rPr>
            </w:pPr>
          </w:p>
          <w:p w14:paraId="48CDEBBE" w14:textId="77777777" w:rsidR="001F78D5" w:rsidRPr="00AE5F13" w:rsidRDefault="001F78D5" w:rsidP="00C23414">
            <w:pPr>
              <w:keepNext/>
              <w:rPr>
                <w:rFonts w:ascii="Calibri" w:hAnsi="Calibri"/>
                <w:sz w:val="16"/>
                <w:szCs w:val="16"/>
              </w:rPr>
            </w:pPr>
          </w:p>
          <w:p w14:paraId="21CCBEC0" w14:textId="32D6A28C" w:rsidR="00D31F3A" w:rsidRPr="00AE5F13" w:rsidRDefault="00D31F3A" w:rsidP="00C23414">
            <w:pPr>
              <w:keepNext/>
              <w:rPr>
                <w:rFonts w:ascii="Calibri" w:hAnsi="Calibri"/>
                <w:sz w:val="16"/>
                <w:szCs w:val="16"/>
              </w:rPr>
            </w:pPr>
          </w:p>
          <w:p w14:paraId="693D98B9" w14:textId="77777777" w:rsidR="00D31F3A" w:rsidRPr="00AE5F13" w:rsidRDefault="00D31F3A" w:rsidP="00C23414">
            <w:pPr>
              <w:keepNext/>
              <w:rPr>
                <w:rFonts w:ascii="Calibri" w:hAnsi="Calibri"/>
                <w:sz w:val="16"/>
                <w:szCs w:val="16"/>
              </w:rPr>
            </w:pPr>
          </w:p>
          <w:p w14:paraId="1E974897" w14:textId="34AAEEBF"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65C5B9A8" w14:textId="77777777" w:rsidR="001F78D5" w:rsidRPr="00AE5F13" w:rsidRDefault="00D31F3A" w:rsidP="00C23414">
            <w:pPr>
              <w:keepNext/>
              <w:rPr>
                <w:rFonts w:ascii="Calibri" w:hAnsi="Calibri"/>
                <w:sz w:val="16"/>
                <w:szCs w:val="16"/>
              </w:rPr>
            </w:pPr>
            <w:r w:rsidRPr="00AE5F13">
              <w:rPr>
                <w:rFonts w:ascii="Calibri" w:hAnsi="Calibri"/>
                <w:sz w:val="16"/>
                <w:szCs w:val="16"/>
              </w:rPr>
              <w:t xml:space="preserve">&lt;&lt;If </w:t>
            </w:r>
            <w:r w:rsidR="001F78D5" w:rsidRPr="00AE5F13">
              <w:rPr>
                <w:rFonts w:ascii="Calibri" w:hAnsi="Calibri"/>
                <w:sz w:val="16"/>
                <w:szCs w:val="16"/>
              </w:rPr>
              <w:t>B08=n/a, then value=n/a</w:t>
            </w:r>
          </w:p>
          <w:p w14:paraId="0C94101C" w14:textId="77777777" w:rsidR="001F78D5" w:rsidRPr="00AE5F13" w:rsidRDefault="001F78D5" w:rsidP="00C23414">
            <w:pPr>
              <w:keepNext/>
              <w:rPr>
                <w:rFonts w:ascii="Calibri" w:hAnsi="Calibri"/>
                <w:sz w:val="16"/>
                <w:szCs w:val="16"/>
              </w:rPr>
            </w:pPr>
          </w:p>
          <w:p w14:paraId="3184B9DD" w14:textId="43C10C0C" w:rsidR="001F78D5" w:rsidRPr="00AE5F13" w:rsidRDefault="001F78D5" w:rsidP="00C23414">
            <w:pPr>
              <w:keepNext/>
              <w:rPr>
                <w:rFonts w:ascii="Calibri" w:hAnsi="Calibri"/>
                <w:sz w:val="16"/>
                <w:szCs w:val="16"/>
              </w:rPr>
            </w:pPr>
            <w:r w:rsidRPr="00AE5F13">
              <w:rPr>
                <w:rFonts w:ascii="Calibri" w:hAnsi="Calibri"/>
                <w:sz w:val="16"/>
                <w:szCs w:val="16"/>
              </w:rPr>
              <w:t>else user input alphanumeric text string max 50 characters&gt;&gt;</w:t>
            </w:r>
          </w:p>
          <w:p w14:paraId="0111E07C" w14:textId="77777777" w:rsidR="001F78D5" w:rsidRPr="00AE5F13" w:rsidRDefault="001F78D5" w:rsidP="00C23414">
            <w:pPr>
              <w:keepNext/>
              <w:rPr>
                <w:rFonts w:ascii="Calibri" w:hAnsi="Calibri"/>
                <w:sz w:val="16"/>
                <w:szCs w:val="16"/>
              </w:rPr>
            </w:pPr>
          </w:p>
          <w:p w14:paraId="2C0094DA" w14:textId="1C95F2AD" w:rsidR="00D31F3A" w:rsidRPr="00AE5F13" w:rsidRDefault="00D31F3A" w:rsidP="00C23414">
            <w:pPr>
              <w:keepNext/>
              <w:rPr>
                <w:rFonts w:ascii="Calibri" w:hAnsi="Calibri"/>
                <w:sz w:val="16"/>
                <w:szCs w:val="16"/>
              </w:rPr>
            </w:pPr>
          </w:p>
          <w:p w14:paraId="2D5B2E49" w14:textId="77777777" w:rsidR="00D31F3A" w:rsidRPr="00AE5F13" w:rsidRDefault="00D31F3A" w:rsidP="00C23414">
            <w:pPr>
              <w:keepNext/>
              <w:rPr>
                <w:rFonts w:ascii="Calibri" w:hAnsi="Calibri"/>
                <w:sz w:val="16"/>
                <w:szCs w:val="16"/>
              </w:rPr>
            </w:pPr>
          </w:p>
          <w:p w14:paraId="2CC88254" w14:textId="7C0A7299" w:rsidR="00D31F3A" w:rsidRPr="00AE5F13" w:rsidRDefault="00D31F3A" w:rsidP="00C23414">
            <w:pPr>
              <w:keepNext/>
              <w:rPr>
                <w:rFonts w:ascii="Calibri" w:hAnsi="Calibri"/>
                <w:sz w:val="16"/>
                <w:szCs w:val="16"/>
              </w:rPr>
            </w:pPr>
          </w:p>
        </w:tc>
        <w:tc>
          <w:tcPr>
            <w:tcW w:w="1080" w:type="dxa"/>
            <w:tcBorders>
              <w:bottom w:val="single" w:sz="4" w:space="0" w:color="auto"/>
            </w:tcBorders>
            <w:tcMar>
              <w:left w:w="14" w:type="dxa"/>
              <w:right w:w="14" w:type="dxa"/>
            </w:tcMar>
          </w:tcPr>
          <w:p w14:paraId="2F1A7485" w14:textId="37DB51DE" w:rsidR="001F78D5" w:rsidRPr="00AE5F13" w:rsidRDefault="00D31F3A" w:rsidP="001F78D5">
            <w:pPr>
              <w:keepNext/>
              <w:rPr>
                <w:rFonts w:ascii="Calibri" w:hAnsi="Calibri"/>
                <w:sz w:val="16"/>
                <w:szCs w:val="16"/>
              </w:rPr>
            </w:pPr>
            <w:r w:rsidRPr="00AE5F13">
              <w:rPr>
                <w:rFonts w:ascii="Calibri" w:hAnsi="Calibri"/>
                <w:sz w:val="16"/>
                <w:szCs w:val="16"/>
              </w:rPr>
              <w:t>&lt;&lt;</w:t>
            </w:r>
            <w:r w:rsidR="001F78D5" w:rsidRPr="00AE5F13">
              <w:rPr>
                <w:rFonts w:ascii="Calibri" w:hAnsi="Calibri"/>
                <w:sz w:val="16"/>
                <w:szCs w:val="16"/>
              </w:rPr>
              <w:t xml:space="preserve"> if A0</w:t>
            </w:r>
            <w:r w:rsidR="00115611" w:rsidRPr="00AE5F13">
              <w:rPr>
                <w:rFonts w:ascii="Calibri" w:hAnsi="Calibri"/>
                <w:sz w:val="16"/>
                <w:szCs w:val="16"/>
              </w:rPr>
              <w:t>9</w:t>
            </w:r>
            <w:r w:rsidR="001F78D5" w:rsidRPr="00AE5F13">
              <w:rPr>
                <w:rFonts w:ascii="Calibri" w:hAnsi="Calibri"/>
                <w:sz w:val="16"/>
                <w:szCs w:val="16"/>
              </w:rPr>
              <w:t xml:space="preserve">≠[furnace air-handling unit], </w:t>
            </w:r>
          </w:p>
          <w:p w14:paraId="0FBBFED8" w14:textId="24F4DCDF" w:rsidR="001F78D5" w:rsidRPr="00AE5F13" w:rsidRDefault="001F78D5" w:rsidP="001F78D5">
            <w:pPr>
              <w:keepNext/>
              <w:rPr>
                <w:rFonts w:ascii="Calibri" w:hAnsi="Calibri"/>
                <w:sz w:val="16"/>
                <w:szCs w:val="16"/>
              </w:rPr>
            </w:pPr>
            <w:r w:rsidRPr="00AE5F13">
              <w:rPr>
                <w:rFonts w:ascii="Calibri" w:hAnsi="Calibri"/>
                <w:sz w:val="16"/>
                <w:szCs w:val="16"/>
              </w:rPr>
              <w:t>then value=n/a,</w:t>
            </w:r>
          </w:p>
          <w:p w14:paraId="291799A9" w14:textId="77777777" w:rsidR="001F78D5" w:rsidRPr="00AE5F13" w:rsidRDefault="001F78D5" w:rsidP="00C23414">
            <w:pPr>
              <w:keepNext/>
              <w:rPr>
                <w:rFonts w:ascii="Calibri" w:hAnsi="Calibri"/>
                <w:sz w:val="16"/>
                <w:szCs w:val="16"/>
              </w:rPr>
            </w:pPr>
          </w:p>
          <w:p w14:paraId="7F1AE769" w14:textId="51EDC125" w:rsidR="001F78D5" w:rsidRPr="00AE5F13" w:rsidRDefault="001F78D5" w:rsidP="00C23414">
            <w:pPr>
              <w:keepNext/>
              <w:rPr>
                <w:rFonts w:ascii="Calibri" w:hAnsi="Calibri"/>
                <w:sz w:val="16"/>
                <w:szCs w:val="16"/>
              </w:rPr>
            </w:pPr>
            <w:r w:rsidRPr="00AE5F13">
              <w:rPr>
                <w:rFonts w:ascii="Calibri" w:hAnsi="Calibri"/>
                <w:sz w:val="16"/>
                <w:szCs w:val="16"/>
              </w:rPr>
              <w:t>else user input alphanumeric text string max 50 characters&gt;&gt;</w:t>
            </w:r>
          </w:p>
          <w:p w14:paraId="4AA46107" w14:textId="77777777" w:rsidR="001F78D5" w:rsidRPr="00AE5F13" w:rsidRDefault="001F78D5" w:rsidP="00C23414">
            <w:pPr>
              <w:keepNext/>
              <w:rPr>
                <w:rFonts w:ascii="Calibri" w:hAnsi="Calibri"/>
                <w:sz w:val="16"/>
                <w:szCs w:val="16"/>
              </w:rPr>
            </w:pPr>
          </w:p>
          <w:p w14:paraId="233C9035" w14:textId="09112D9F" w:rsidR="00D31F3A" w:rsidRPr="00AE5F13" w:rsidRDefault="00D31F3A" w:rsidP="003B4240">
            <w:pPr>
              <w:keepNext/>
              <w:rPr>
                <w:rFonts w:ascii="Calibri" w:hAnsi="Calibri"/>
                <w:sz w:val="16"/>
                <w:szCs w:val="16"/>
              </w:rPr>
            </w:pPr>
          </w:p>
        </w:tc>
        <w:tc>
          <w:tcPr>
            <w:tcW w:w="985" w:type="dxa"/>
            <w:tcBorders>
              <w:bottom w:val="single" w:sz="4" w:space="0" w:color="auto"/>
            </w:tcBorders>
            <w:tcMar>
              <w:left w:w="14" w:type="dxa"/>
              <w:right w:w="14" w:type="dxa"/>
            </w:tcMar>
          </w:tcPr>
          <w:p w14:paraId="46701768" w14:textId="730FF092" w:rsidR="001F78D5" w:rsidRPr="00AE5F13" w:rsidRDefault="00D31F3A" w:rsidP="001F78D5">
            <w:pPr>
              <w:keepNext/>
              <w:rPr>
                <w:rFonts w:ascii="Calibri" w:hAnsi="Calibri"/>
                <w:sz w:val="16"/>
                <w:szCs w:val="16"/>
              </w:rPr>
            </w:pPr>
            <w:r w:rsidRPr="00AE5F13">
              <w:rPr>
                <w:rFonts w:ascii="Calibri" w:hAnsi="Calibri"/>
                <w:sz w:val="16"/>
                <w:szCs w:val="16"/>
              </w:rPr>
              <w:t>&lt;&lt;</w:t>
            </w:r>
            <w:r w:rsidR="001F78D5" w:rsidRPr="00AE5F13">
              <w:rPr>
                <w:rFonts w:ascii="Calibri" w:hAnsi="Calibri"/>
                <w:sz w:val="16"/>
                <w:szCs w:val="16"/>
              </w:rPr>
              <w:t xml:space="preserve"> if A0</w:t>
            </w:r>
            <w:r w:rsidR="00115611" w:rsidRPr="00AE5F13">
              <w:rPr>
                <w:rFonts w:ascii="Calibri" w:hAnsi="Calibri"/>
                <w:sz w:val="16"/>
                <w:szCs w:val="16"/>
              </w:rPr>
              <w:t>9</w:t>
            </w:r>
            <w:r w:rsidR="001F78D5" w:rsidRPr="00AE5F13">
              <w:rPr>
                <w:rFonts w:ascii="Calibri" w:hAnsi="Calibri"/>
                <w:sz w:val="16"/>
                <w:szCs w:val="16"/>
              </w:rPr>
              <w:t xml:space="preserve">≠[furnace air-handling unit], </w:t>
            </w:r>
          </w:p>
          <w:p w14:paraId="7D6B7D78" w14:textId="553ED551" w:rsidR="001F78D5" w:rsidRPr="00AE5F13" w:rsidRDefault="001F78D5" w:rsidP="001F78D5">
            <w:pPr>
              <w:keepNext/>
              <w:rPr>
                <w:rFonts w:ascii="Calibri" w:hAnsi="Calibri"/>
                <w:sz w:val="16"/>
                <w:szCs w:val="16"/>
              </w:rPr>
            </w:pPr>
            <w:r w:rsidRPr="00AE5F13">
              <w:rPr>
                <w:rFonts w:ascii="Calibri" w:hAnsi="Calibri"/>
                <w:sz w:val="16"/>
                <w:szCs w:val="16"/>
              </w:rPr>
              <w:t>then value=n/a,</w:t>
            </w:r>
          </w:p>
          <w:p w14:paraId="09DB140A" w14:textId="2CB60266" w:rsidR="001F78D5" w:rsidRPr="00AE5F13" w:rsidRDefault="001F78D5" w:rsidP="003B4240">
            <w:pPr>
              <w:keepNext/>
              <w:rPr>
                <w:rFonts w:ascii="Calibri" w:hAnsi="Calibri"/>
                <w:sz w:val="16"/>
                <w:szCs w:val="16"/>
              </w:rPr>
            </w:pPr>
          </w:p>
          <w:p w14:paraId="5D86D613" w14:textId="191A2AB7" w:rsidR="001F78D5" w:rsidRPr="00AE5F13" w:rsidRDefault="001F78D5" w:rsidP="003B4240">
            <w:pPr>
              <w:keepNext/>
              <w:rPr>
                <w:rFonts w:ascii="Calibri" w:hAnsi="Calibri"/>
                <w:sz w:val="16"/>
                <w:szCs w:val="16"/>
              </w:rPr>
            </w:pPr>
            <w:r w:rsidRPr="00AE5F13">
              <w:rPr>
                <w:rFonts w:ascii="Calibri" w:hAnsi="Calibri"/>
                <w:sz w:val="16"/>
                <w:szCs w:val="16"/>
              </w:rPr>
              <w:t>else user input alphanumeric text string max 50 characters&gt;&gt;</w:t>
            </w:r>
          </w:p>
          <w:p w14:paraId="27FA7B0F" w14:textId="33E3EA29" w:rsidR="001F78D5" w:rsidRPr="00AE5F13" w:rsidRDefault="001F78D5" w:rsidP="003B4240">
            <w:pPr>
              <w:keepNext/>
              <w:rPr>
                <w:rFonts w:ascii="Calibri" w:hAnsi="Calibri"/>
                <w:sz w:val="16"/>
                <w:szCs w:val="16"/>
              </w:rPr>
            </w:pPr>
          </w:p>
          <w:p w14:paraId="657503DD" w14:textId="391DACCF" w:rsidR="00D31F3A" w:rsidRPr="00AE5F13" w:rsidRDefault="00D31F3A" w:rsidP="003B4240">
            <w:pPr>
              <w:keepNext/>
              <w:rPr>
                <w:rFonts w:ascii="Calibri" w:hAnsi="Calibri"/>
                <w:sz w:val="16"/>
                <w:szCs w:val="16"/>
              </w:rPr>
            </w:pPr>
          </w:p>
        </w:tc>
      </w:tr>
      <w:tr w:rsidR="001E4168" w:rsidRPr="005C3FF1" w14:paraId="7B1B0D77" w14:textId="77777777" w:rsidTr="00653798">
        <w:trPr>
          <w:cantSplit/>
          <w:trHeight w:val="144"/>
        </w:trPr>
        <w:tc>
          <w:tcPr>
            <w:tcW w:w="966" w:type="dxa"/>
            <w:tcBorders>
              <w:bottom w:val="single" w:sz="4" w:space="0" w:color="auto"/>
            </w:tcBorders>
            <w:vAlign w:val="center"/>
          </w:tcPr>
          <w:p w14:paraId="196B509D" w14:textId="77777777" w:rsidR="00D31F3A" w:rsidRPr="005C3FF1" w:rsidRDefault="00D31F3A" w:rsidP="0079167B">
            <w:pPr>
              <w:keepNext/>
              <w:rPr>
                <w:rFonts w:ascii="Calibri" w:hAnsi="Calibri"/>
                <w:sz w:val="18"/>
                <w:szCs w:val="18"/>
              </w:rPr>
            </w:pPr>
          </w:p>
        </w:tc>
        <w:tc>
          <w:tcPr>
            <w:tcW w:w="1369" w:type="dxa"/>
            <w:tcBorders>
              <w:bottom w:val="single" w:sz="4" w:space="0" w:color="auto"/>
            </w:tcBorders>
            <w:vAlign w:val="center"/>
          </w:tcPr>
          <w:p w14:paraId="45006436"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3B1148E7" w14:textId="77777777" w:rsidR="00D31F3A" w:rsidRPr="005C3FF1" w:rsidRDefault="00D31F3A" w:rsidP="0079167B">
            <w:pPr>
              <w:keepNext/>
              <w:rPr>
                <w:rFonts w:ascii="Calibri" w:hAnsi="Calibri"/>
                <w:sz w:val="18"/>
                <w:szCs w:val="18"/>
              </w:rPr>
            </w:pPr>
          </w:p>
        </w:tc>
        <w:tc>
          <w:tcPr>
            <w:tcW w:w="1170" w:type="dxa"/>
            <w:tcBorders>
              <w:bottom w:val="single" w:sz="4" w:space="0" w:color="auto"/>
            </w:tcBorders>
          </w:tcPr>
          <w:p w14:paraId="4FB7030D" w14:textId="77777777" w:rsidR="00D31F3A" w:rsidRPr="005C3FF1" w:rsidRDefault="00D31F3A" w:rsidP="0079167B">
            <w:pPr>
              <w:keepNext/>
              <w:rPr>
                <w:rFonts w:ascii="Calibri" w:hAnsi="Calibri"/>
                <w:sz w:val="18"/>
                <w:szCs w:val="18"/>
              </w:rPr>
            </w:pPr>
          </w:p>
        </w:tc>
        <w:tc>
          <w:tcPr>
            <w:tcW w:w="990" w:type="dxa"/>
            <w:tcBorders>
              <w:bottom w:val="single" w:sz="4" w:space="0" w:color="auto"/>
            </w:tcBorders>
            <w:vAlign w:val="center"/>
          </w:tcPr>
          <w:p w14:paraId="2126A53B" w14:textId="34FC5789" w:rsidR="00D31F3A" w:rsidRPr="005C3FF1" w:rsidRDefault="00D31F3A" w:rsidP="0079167B">
            <w:pPr>
              <w:keepNext/>
              <w:rPr>
                <w:rFonts w:ascii="Calibri" w:hAnsi="Calibri"/>
                <w:sz w:val="18"/>
                <w:szCs w:val="18"/>
              </w:rPr>
            </w:pPr>
          </w:p>
        </w:tc>
        <w:tc>
          <w:tcPr>
            <w:tcW w:w="990" w:type="dxa"/>
            <w:tcBorders>
              <w:bottom w:val="single" w:sz="4" w:space="0" w:color="auto"/>
            </w:tcBorders>
            <w:vAlign w:val="center"/>
          </w:tcPr>
          <w:p w14:paraId="629D7DB5"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4EEC6836"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5E66C931" w14:textId="77777777" w:rsidR="00D31F3A" w:rsidRPr="005C3FF1" w:rsidRDefault="00D31F3A" w:rsidP="0079167B">
            <w:pPr>
              <w:keepNext/>
              <w:rPr>
                <w:rFonts w:ascii="Calibri" w:hAnsi="Calibri"/>
                <w:sz w:val="18"/>
                <w:szCs w:val="18"/>
              </w:rPr>
            </w:pPr>
          </w:p>
        </w:tc>
        <w:tc>
          <w:tcPr>
            <w:tcW w:w="1080" w:type="dxa"/>
            <w:tcBorders>
              <w:bottom w:val="single" w:sz="4" w:space="0" w:color="auto"/>
            </w:tcBorders>
            <w:vAlign w:val="center"/>
          </w:tcPr>
          <w:p w14:paraId="28413405" w14:textId="77777777" w:rsidR="00D31F3A" w:rsidRPr="005C3FF1" w:rsidRDefault="00D31F3A" w:rsidP="0079167B">
            <w:pPr>
              <w:keepNext/>
              <w:rPr>
                <w:rFonts w:ascii="Calibri" w:hAnsi="Calibri"/>
                <w:sz w:val="18"/>
                <w:szCs w:val="18"/>
              </w:rPr>
            </w:pPr>
          </w:p>
        </w:tc>
        <w:tc>
          <w:tcPr>
            <w:tcW w:w="985" w:type="dxa"/>
            <w:tcBorders>
              <w:bottom w:val="single" w:sz="4" w:space="0" w:color="auto"/>
            </w:tcBorders>
            <w:vAlign w:val="center"/>
          </w:tcPr>
          <w:p w14:paraId="687567C6" w14:textId="77777777" w:rsidR="00D31F3A" w:rsidRPr="005C3FF1" w:rsidRDefault="00D31F3A" w:rsidP="0079167B">
            <w:pPr>
              <w:keepNext/>
              <w:rPr>
                <w:rFonts w:ascii="Calibri" w:hAnsi="Calibri"/>
                <w:sz w:val="18"/>
                <w:szCs w:val="18"/>
              </w:rPr>
            </w:pPr>
          </w:p>
        </w:tc>
      </w:tr>
    </w:tbl>
    <w:p w14:paraId="53CA3225" w14:textId="6C5EA129" w:rsidR="00AC2F1B" w:rsidRPr="005C3FF1" w:rsidRDefault="00AC2F1B" w:rsidP="00FB0E35">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5910C2" w:rsidRPr="005C3FF1" w14:paraId="7DC3DBBA" w14:textId="77777777" w:rsidTr="00D97E14">
        <w:trPr>
          <w:trHeight w:val="144"/>
        </w:trPr>
        <w:tc>
          <w:tcPr>
            <w:tcW w:w="10795" w:type="dxa"/>
            <w:gridSpan w:val="3"/>
            <w:tcBorders>
              <w:top w:val="single" w:sz="4" w:space="0" w:color="auto"/>
              <w:bottom w:val="single" w:sz="4" w:space="0" w:color="auto"/>
            </w:tcBorders>
            <w:vAlign w:val="center"/>
          </w:tcPr>
          <w:p w14:paraId="26EB5C77" w14:textId="7610591D" w:rsidR="005910C2" w:rsidRPr="005C3FF1" w:rsidRDefault="00D5198E" w:rsidP="003B4240">
            <w:pPr>
              <w:keepNext/>
              <w:rPr>
                <w:rFonts w:ascii="Calibri" w:hAnsi="Calibri"/>
                <w:b/>
                <w:szCs w:val="18"/>
              </w:rPr>
            </w:pPr>
            <w:r w:rsidRPr="005C3FF1">
              <w:rPr>
                <w:rFonts w:ascii="Calibri" w:hAnsi="Calibri"/>
                <w:b/>
                <w:szCs w:val="18"/>
              </w:rPr>
              <w:t>D</w:t>
            </w:r>
            <w:r w:rsidR="005910C2" w:rsidRPr="005C3FF1">
              <w:rPr>
                <w:rFonts w:ascii="Calibri" w:hAnsi="Calibri"/>
                <w:b/>
                <w:szCs w:val="18"/>
              </w:rPr>
              <w:t>. Verified Cooling System SEER</w:t>
            </w:r>
            <w:r w:rsidR="00C722DF" w:rsidRPr="005C3FF1">
              <w:rPr>
                <w:rFonts w:ascii="Calibri" w:hAnsi="Calibri"/>
                <w:b/>
                <w:szCs w:val="18"/>
              </w:rPr>
              <w:t>/</w:t>
            </w:r>
            <w:r w:rsidR="00126C0D" w:rsidRPr="005C3FF1">
              <w:rPr>
                <w:rFonts w:ascii="Calibri" w:hAnsi="Calibri"/>
                <w:b/>
                <w:szCs w:val="18"/>
              </w:rPr>
              <w:t>SEER2</w:t>
            </w:r>
          </w:p>
          <w:p w14:paraId="7DC3DBB9" w14:textId="0938043C" w:rsidR="009949F7" w:rsidRPr="005C3FF1" w:rsidDel="004E3E8B" w:rsidRDefault="009949F7" w:rsidP="003B4240">
            <w:pPr>
              <w:keepNext/>
              <w:rPr>
                <w:rFonts w:ascii="Calibri" w:hAnsi="Calibri"/>
                <w:b/>
                <w:sz w:val="18"/>
                <w:szCs w:val="18"/>
              </w:rPr>
            </w:pPr>
            <w:r w:rsidRPr="005C3FF1">
              <w:rPr>
                <w:rFonts w:ascii="Calibri" w:hAnsi="Calibri"/>
                <w:sz w:val="18"/>
                <w:szCs w:val="18"/>
              </w:rPr>
              <w:t xml:space="preserve">&lt;&lt;if </w:t>
            </w:r>
            <w:r w:rsidR="00D0737D" w:rsidRPr="005C3FF1">
              <w:rPr>
                <w:rFonts w:ascii="Calibri" w:hAnsi="Calibri"/>
                <w:sz w:val="18"/>
                <w:szCs w:val="18"/>
              </w:rPr>
              <w:t>A0</w:t>
            </w:r>
            <w:r w:rsidR="00200DE6" w:rsidRPr="005C3FF1">
              <w:rPr>
                <w:rFonts w:ascii="Calibri" w:hAnsi="Calibri"/>
                <w:sz w:val="18"/>
                <w:szCs w:val="18"/>
              </w:rPr>
              <w:t>4</w:t>
            </w:r>
            <w:r w:rsidR="00D0737D" w:rsidRPr="005C3FF1">
              <w:rPr>
                <w:rFonts w:ascii="Calibri" w:hAnsi="Calibri"/>
                <w:sz w:val="18"/>
                <w:szCs w:val="18"/>
              </w:rPr>
              <w:t xml:space="preserve"> </w:t>
            </w:r>
            <w:r w:rsidRPr="005C3FF1">
              <w:rPr>
                <w:rFonts w:ascii="Calibri" w:hAnsi="Calibri"/>
                <w:sz w:val="18"/>
                <w:szCs w:val="18"/>
              </w:rPr>
              <w:t>equal to "</w:t>
            </w:r>
            <w:r w:rsidR="00216F5E" w:rsidRPr="005C3FF1">
              <w:rPr>
                <w:rFonts w:ascii="Calibri" w:hAnsi="Calibri"/>
                <w:sz w:val="18"/>
                <w:szCs w:val="18"/>
              </w:rPr>
              <w:t>No</w:t>
            </w:r>
            <w:r w:rsidRPr="005C3FF1" w:rsidDel="00FD2A49">
              <w:rPr>
                <w:rFonts w:ascii="Calibri" w:hAnsi="Calibri"/>
                <w:sz w:val="18"/>
                <w:szCs w:val="18"/>
              </w:rPr>
              <w:t xml:space="preserve"> </w:t>
            </w:r>
            <w:r w:rsidRPr="005C3FF1">
              <w:rPr>
                <w:rFonts w:ascii="Calibri" w:hAnsi="Calibri"/>
                <w:sz w:val="18"/>
                <w:szCs w:val="18"/>
              </w:rPr>
              <w:t xml:space="preserve">" then display the "section does not apply" message; else display Table </w:t>
            </w:r>
            <w:r w:rsidR="000916C4" w:rsidRPr="005C3FF1">
              <w:rPr>
                <w:rFonts w:ascii="Calibri" w:hAnsi="Calibri"/>
                <w:sz w:val="18"/>
                <w:szCs w:val="18"/>
              </w:rPr>
              <w:t>D</w:t>
            </w:r>
            <w:r w:rsidRPr="005C3FF1">
              <w:rPr>
                <w:rFonts w:ascii="Calibri" w:hAnsi="Calibri"/>
                <w:bCs/>
                <w:sz w:val="18"/>
                <w:szCs w:val="18"/>
              </w:rPr>
              <w:t>&gt;&gt;</w:t>
            </w:r>
          </w:p>
        </w:tc>
      </w:tr>
      <w:tr w:rsidR="001E0611" w:rsidRPr="005C3FF1" w14:paraId="7DC3DBBE" w14:textId="77777777" w:rsidTr="00D97E14">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4A0269D" w:rsidR="001E0611" w:rsidRPr="005C3FF1" w:rsidDel="004E3E8B" w:rsidRDefault="001E0611"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SEER</w:t>
            </w:r>
            <w:r w:rsidR="00E0244B" w:rsidRPr="005C3FF1">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7DC3DBBD" w14:textId="77777777" w:rsidR="001E0611" w:rsidRPr="005C3FF1" w:rsidRDefault="00730153" w:rsidP="003B4240">
            <w:pPr>
              <w:keepNext/>
              <w:rPr>
                <w:rFonts w:ascii="Calibri" w:hAnsi="Calibri"/>
                <w:sz w:val="18"/>
                <w:szCs w:val="18"/>
              </w:rPr>
            </w:pPr>
            <w:r w:rsidRPr="005C3FF1">
              <w:rPr>
                <w:rFonts w:ascii="Calibri" w:hAnsi="Calibri"/>
                <w:sz w:val="18"/>
                <w:szCs w:val="18"/>
              </w:rPr>
              <w:t>&lt;&lt;auto</w:t>
            </w:r>
            <w:r w:rsidR="00AC5B1A" w:rsidRPr="005C3FF1">
              <w:rPr>
                <w:rFonts w:ascii="Calibri" w:hAnsi="Calibri"/>
                <w:sz w:val="18"/>
                <w:szCs w:val="18"/>
              </w:rPr>
              <w:t xml:space="preserve"> </w:t>
            </w:r>
            <w:r w:rsidRPr="005C3FF1">
              <w:rPr>
                <w:rFonts w:ascii="Calibri" w:hAnsi="Calibri"/>
                <w:sz w:val="18"/>
                <w:szCs w:val="18"/>
              </w:rPr>
              <w:t xml:space="preserve">filled from </w:t>
            </w:r>
            <w:r w:rsidR="00081BB1" w:rsidRPr="005C3FF1">
              <w:rPr>
                <w:rFonts w:ascii="Calibri" w:hAnsi="Calibri"/>
                <w:sz w:val="18"/>
                <w:szCs w:val="18"/>
              </w:rPr>
              <w:t>CF2R-MCH-01</w:t>
            </w:r>
            <w:r w:rsidRPr="005C3FF1">
              <w:rPr>
                <w:rFonts w:ascii="Calibri" w:hAnsi="Calibri"/>
                <w:sz w:val="18"/>
                <w:szCs w:val="18"/>
              </w:rPr>
              <w:t>&gt;&gt;</w:t>
            </w:r>
          </w:p>
        </w:tc>
      </w:tr>
      <w:tr w:rsidR="001E0611" w:rsidRPr="005C3FF1" w14:paraId="7DC3DBC2" w14:textId="77777777" w:rsidTr="00326D79">
        <w:trPr>
          <w:trHeight w:val="144"/>
        </w:trPr>
        <w:tc>
          <w:tcPr>
            <w:tcW w:w="490" w:type="dxa"/>
            <w:tcBorders>
              <w:top w:val="single" w:sz="4" w:space="0" w:color="auto"/>
            </w:tcBorders>
            <w:vAlign w:val="center"/>
          </w:tcPr>
          <w:p w14:paraId="7DC3DBBF"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7DC3DBC0" w14:textId="159DFF7F" w:rsidR="001E0611" w:rsidRPr="005C3FF1" w:rsidRDefault="008C5737" w:rsidP="000F71C2">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Installed </w:t>
            </w:r>
            <w:r w:rsidR="001E0611" w:rsidRPr="005C3FF1">
              <w:rPr>
                <w:rFonts w:ascii="Calibri" w:hAnsi="Calibri"/>
                <w:sz w:val="18"/>
                <w:szCs w:val="18"/>
              </w:rPr>
              <w:t>SEER</w:t>
            </w:r>
            <w:r w:rsidR="00E0244B" w:rsidRPr="005C3FF1">
              <w:rPr>
                <w:rFonts w:ascii="Calibri" w:hAnsi="Calibri"/>
                <w:sz w:val="18"/>
                <w:szCs w:val="18"/>
              </w:rPr>
              <w:t>/SEER2</w:t>
            </w:r>
          </w:p>
        </w:tc>
        <w:tc>
          <w:tcPr>
            <w:tcW w:w="7267" w:type="dxa"/>
            <w:tcBorders>
              <w:top w:val="single" w:sz="4" w:space="0" w:color="auto"/>
            </w:tcBorders>
          </w:tcPr>
          <w:p w14:paraId="7DC3DBC1" w14:textId="639EAE10" w:rsidR="001E0611" w:rsidRPr="005C3FF1" w:rsidRDefault="001E0611" w:rsidP="000F71C2">
            <w:pPr>
              <w:pStyle w:val="Header"/>
              <w:keepNext/>
              <w:tabs>
                <w:tab w:val="clear" w:pos="4320"/>
                <w:tab w:val="clear" w:pos="8640"/>
              </w:tabs>
              <w:ind w:hanging="18"/>
              <w:rPr>
                <w:rFonts w:ascii="Calibri" w:hAnsi="Calibri"/>
                <w:sz w:val="18"/>
                <w:szCs w:val="18"/>
              </w:rPr>
            </w:pPr>
            <w:r w:rsidRPr="005C3FF1">
              <w:rPr>
                <w:rFonts w:ascii="Calibri" w:hAnsi="Calibri"/>
                <w:sz w:val="18"/>
                <w:szCs w:val="18"/>
              </w:rPr>
              <w:t>&lt;&lt;user input, SEER</w:t>
            </w:r>
            <w:r w:rsidR="004967FB" w:rsidRPr="005C3FF1">
              <w:rPr>
                <w:rFonts w:ascii="Calibri" w:hAnsi="Calibri"/>
                <w:sz w:val="18"/>
                <w:szCs w:val="18"/>
              </w:rPr>
              <w:t>/SEER2</w:t>
            </w:r>
            <w:r w:rsidRPr="005C3FF1">
              <w:rPr>
                <w:rFonts w:ascii="Calibri" w:hAnsi="Calibri"/>
                <w:sz w:val="18"/>
                <w:szCs w:val="18"/>
              </w:rPr>
              <w:t xml:space="preserve"> listed </w:t>
            </w:r>
            <w:r w:rsidR="008A484F" w:rsidRPr="005C3FF1">
              <w:rPr>
                <w:rFonts w:ascii="Calibri" w:hAnsi="Calibri"/>
                <w:sz w:val="18"/>
                <w:szCs w:val="18"/>
              </w:rPr>
              <w:t xml:space="preserve">in the </w:t>
            </w:r>
            <w:r w:rsidR="008A484F" w:rsidRPr="005C3FF1">
              <w:rPr>
                <w:rFonts w:asciiTheme="minorHAnsi" w:hAnsiTheme="minorHAnsi"/>
                <w:sz w:val="18"/>
                <w:szCs w:val="18"/>
              </w:rPr>
              <w:t>Directory used to certify product performance</w:t>
            </w:r>
            <w:r w:rsidR="008A484F" w:rsidRPr="005C3FF1">
              <w:rPr>
                <w:rFonts w:ascii="Calibri" w:hAnsi="Calibri"/>
                <w:sz w:val="18"/>
                <w:szCs w:val="18"/>
              </w:rPr>
              <w:t xml:space="preserve"> </w:t>
            </w:r>
            <w:r w:rsidRPr="005C3FF1">
              <w:rPr>
                <w:rFonts w:ascii="Calibri" w:hAnsi="Calibri"/>
                <w:sz w:val="18"/>
                <w:szCs w:val="18"/>
              </w:rPr>
              <w:t>&gt;&gt;</w:t>
            </w:r>
          </w:p>
        </w:tc>
      </w:tr>
      <w:tr w:rsidR="00D52C9A" w:rsidRPr="005C3FF1" w14:paraId="7DC3DBC6" w14:textId="77777777" w:rsidTr="00D97E14">
        <w:trPr>
          <w:trHeight w:val="144"/>
        </w:trPr>
        <w:tc>
          <w:tcPr>
            <w:tcW w:w="490" w:type="dxa"/>
            <w:vAlign w:val="center"/>
          </w:tcPr>
          <w:p w14:paraId="7DC3DBC3" w14:textId="77777777" w:rsidR="00D52C9A" w:rsidRPr="005C3FF1" w:rsidRDefault="00D52C9A" w:rsidP="003B4240">
            <w:pPr>
              <w:keepNext/>
              <w:jc w:val="center"/>
              <w:rPr>
                <w:rFonts w:ascii="Calibri" w:hAnsi="Calibri"/>
                <w:sz w:val="18"/>
                <w:szCs w:val="18"/>
              </w:rPr>
            </w:pPr>
            <w:r w:rsidRPr="005C3FF1">
              <w:rPr>
                <w:rFonts w:ascii="Calibri" w:hAnsi="Calibri"/>
                <w:sz w:val="18"/>
                <w:szCs w:val="18"/>
              </w:rPr>
              <w:t>0</w:t>
            </w:r>
            <w:r w:rsidR="006C3DB1" w:rsidRPr="005C3FF1">
              <w:rPr>
                <w:rFonts w:ascii="Calibri" w:hAnsi="Calibri"/>
                <w:sz w:val="18"/>
                <w:szCs w:val="18"/>
              </w:rPr>
              <w:t>3</w:t>
            </w:r>
          </w:p>
        </w:tc>
        <w:tc>
          <w:tcPr>
            <w:tcW w:w="3038" w:type="dxa"/>
            <w:vAlign w:val="center"/>
          </w:tcPr>
          <w:p w14:paraId="7DC3DBC4" w14:textId="77777777" w:rsidR="00D52C9A" w:rsidRPr="005C3FF1" w:rsidRDefault="00D52C9A" w:rsidP="003B4240">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7DC3DBC5" w14:textId="3BAA99DD" w:rsidR="00D52C9A" w:rsidRPr="005C3FF1" w:rsidRDefault="00856538" w:rsidP="00155FC2">
            <w:pPr>
              <w:keepNext/>
              <w:rPr>
                <w:rFonts w:ascii="Calibri" w:hAnsi="Calibri"/>
                <w:sz w:val="18"/>
                <w:szCs w:val="18"/>
              </w:rPr>
            </w:pPr>
            <w:r w:rsidRPr="005C3FF1">
              <w:rPr>
                <w:rFonts w:ascii="Calibri" w:hAnsi="Calibri"/>
                <w:sz w:val="18"/>
                <w:szCs w:val="18"/>
              </w:rPr>
              <w:t xml:space="preserve">&lt;&lt; calculated field: if </w:t>
            </w:r>
            <w:r w:rsidR="009A172C" w:rsidRPr="005C3FF1">
              <w:rPr>
                <w:rFonts w:ascii="Calibri" w:hAnsi="Calibri"/>
                <w:sz w:val="18"/>
                <w:szCs w:val="18"/>
              </w:rPr>
              <w:t>D</w:t>
            </w:r>
            <w:r w:rsidRPr="005C3FF1">
              <w:rPr>
                <w:rFonts w:ascii="Calibri" w:hAnsi="Calibri"/>
                <w:sz w:val="18"/>
                <w:szCs w:val="18"/>
              </w:rPr>
              <w:t>02</w:t>
            </w:r>
            <w:r w:rsidR="00D95EDD" w:rsidRPr="005C3FF1">
              <w:rPr>
                <w:rFonts w:ascii="Calibri" w:hAnsi="Calibri"/>
                <w:sz w:val="18"/>
                <w:szCs w:val="18"/>
              </w:rPr>
              <w:t xml:space="preserve"> </w:t>
            </w:r>
            <w:r w:rsidR="00306C6D" w:rsidRPr="005C3FF1">
              <w:rPr>
                <w:rFonts w:ascii="Calibri" w:hAnsi="Calibri" w:cs="Calibri"/>
                <w:sz w:val="18"/>
                <w:szCs w:val="18"/>
              </w:rPr>
              <w:t>≥</w:t>
            </w:r>
            <w:r w:rsidR="00306C6D" w:rsidRPr="005C3FF1">
              <w:rPr>
                <w:rFonts w:ascii="Calibri" w:hAnsi="Calibri"/>
                <w:sz w:val="18"/>
                <w:szCs w:val="18"/>
              </w:rPr>
              <w:t xml:space="preserve"> </w:t>
            </w:r>
            <w:r w:rsidR="009A172C" w:rsidRPr="005C3FF1">
              <w:rPr>
                <w:rFonts w:ascii="Calibri" w:hAnsi="Calibri"/>
                <w:sz w:val="18"/>
                <w:szCs w:val="18"/>
              </w:rPr>
              <w:t>D</w:t>
            </w:r>
            <w:r w:rsidRPr="005C3FF1">
              <w:rPr>
                <w:rFonts w:ascii="Calibri" w:hAnsi="Calibri"/>
                <w:sz w:val="18"/>
                <w:szCs w:val="18"/>
              </w:rPr>
              <w:t>01 show</w:t>
            </w:r>
            <w:r w:rsidRPr="005C3FF1">
              <w:rPr>
                <w:rFonts w:ascii="Calibri" w:hAnsi="Calibri"/>
                <w:sz w:val="8"/>
                <w:szCs w:val="8"/>
              </w:rPr>
              <w:t xml:space="preserve"> </w:t>
            </w:r>
            <w:r w:rsidRPr="005C3FF1">
              <w:rPr>
                <w:rFonts w:ascii="Calibri" w:hAnsi="Calibri"/>
                <w:sz w:val="18"/>
                <w:szCs w:val="18"/>
              </w:rPr>
              <w:t>text</w:t>
            </w:r>
            <w:r w:rsidR="00306C6D" w:rsidRPr="005C3FF1">
              <w:rPr>
                <w:rFonts w:ascii="Calibri" w:hAnsi="Calibri"/>
                <w:sz w:val="18"/>
                <w:szCs w:val="18"/>
              </w:rPr>
              <w:t xml:space="preserve"> </w:t>
            </w:r>
            <w:r w:rsidRPr="005C3FF1">
              <w:rPr>
                <w:rFonts w:ascii="Calibri" w:hAnsi="Calibri"/>
                <w:sz w:val="18"/>
                <w:szCs w:val="18"/>
              </w:rPr>
              <w:t>“System Passes SEER</w:t>
            </w:r>
            <w:r w:rsidR="004967FB" w:rsidRPr="005C3FF1">
              <w:rPr>
                <w:rFonts w:ascii="Calibri" w:hAnsi="Calibri"/>
                <w:sz w:val="18"/>
                <w:szCs w:val="18"/>
              </w:rPr>
              <w:t>/SEER2</w:t>
            </w:r>
            <w:r w:rsidRPr="005C3FF1">
              <w:rPr>
                <w:rFonts w:ascii="Calibri" w:hAnsi="Calibri"/>
                <w:sz w:val="18"/>
                <w:szCs w:val="18"/>
              </w:rPr>
              <w:t xml:space="preserve"> Verification”; else, “System Fails” do not proceed&gt;&gt;</w:t>
            </w:r>
          </w:p>
        </w:tc>
      </w:tr>
      <w:tr w:rsidR="00724E2E" w:rsidRPr="005C3FF1" w14:paraId="7DC3DBC8" w14:textId="77777777" w:rsidTr="00D97E14">
        <w:trPr>
          <w:trHeight w:val="144"/>
        </w:trPr>
        <w:tc>
          <w:tcPr>
            <w:tcW w:w="10795" w:type="dxa"/>
            <w:gridSpan w:val="3"/>
            <w:vAlign w:val="center"/>
          </w:tcPr>
          <w:p w14:paraId="7DC3DBC7" w14:textId="2902561C" w:rsidR="00724E2E" w:rsidRPr="005C3FF1" w:rsidRDefault="00724E2E" w:rsidP="00442A22">
            <w:pPr>
              <w:rPr>
                <w:rFonts w:ascii="Calibri" w:hAnsi="Calibri"/>
                <w:sz w:val="18"/>
                <w:szCs w:val="18"/>
              </w:rPr>
            </w:pPr>
            <w:r w:rsidRPr="005C3FF1">
              <w:rPr>
                <w:rFonts w:ascii="Calibri" w:hAnsi="Calibri"/>
                <w:sz w:val="18"/>
                <w:szCs w:val="18"/>
              </w:rPr>
              <w:t xml:space="preserve">Signature by responsible </w:t>
            </w:r>
            <w:r w:rsidR="00442A22" w:rsidRPr="005C3FF1">
              <w:rPr>
                <w:rFonts w:ascii="Calibri" w:hAnsi="Calibri"/>
                <w:sz w:val="18"/>
                <w:szCs w:val="18"/>
              </w:rPr>
              <w:t xml:space="preserve">person on this compliance document </w:t>
            </w:r>
            <w:r w:rsidRPr="005C3FF1">
              <w:rPr>
                <w:rFonts w:ascii="Calibri" w:hAnsi="Calibri"/>
                <w:sz w:val="18"/>
                <w:szCs w:val="18"/>
              </w:rPr>
              <w:t xml:space="preserve">certifies that the installed cooling equipment </w:t>
            </w:r>
            <w:r w:rsidR="00720A72" w:rsidRPr="005C3FF1">
              <w:rPr>
                <w:rFonts w:ascii="Calibri" w:hAnsi="Calibri"/>
                <w:sz w:val="18"/>
                <w:szCs w:val="18"/>
              </w:rPr>
              <w:t>meets or exceeds the required value listed on the CF1R</w:t>
            </w:r>
            <w:r w:rsidRPr="005C3FF1">
              <w:rPr>
                <w:rFonts w:ascii="Calibri" w:hAnsi="Calibri"/>
                <w:sz w:val="18"/>
                <w:szCs w:val="18"/>
              </w:rPr>
              <w:t>.</w:t>
            </w:r>
          </w:p>
        </w:tc>
      </w:tr>
    </w:tbl>
    <w:p w14:paraId="6409CA87" w14:textId="77777777" w:rsidR="00442A22" w:rsidRPr="005C3FF1" w:rsidRDefault="00442A22"/>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5910C2" w:rsidRPr="005C3FF1" w14:paraId="7DC3DBCD" w14:textId="77777777" w:rsidTr="00D97E14">
        <w:trPr>
          <w:trHeight w:val="144"/>
        </w:trPr>
        <w:tc>
          <w:tcPr>
            <w:tcW w:w="10795" w:type="dxa"/>
            <w:gridSpan w:val="3"/>
            <w:tcBorders>
              <w:top w:val="single" w:sz="4" w:space="0" w:color="auto"/>
            </w:tcBorders>
            <w:vAlign w:val="center"/>
          </w:tcPr>
          <w:p w14:paraId="5B881AC6" w14:textId="05C15F77" w:rsidR="005910C2" w:rsidRPr="005C3FF1" w:rsidRDefault="00654FF3" w:rsidP="003B4240">
            <w:pPr>
              <w:keepNext/>
              <w:rPr>
                <w:rFonts w:ascii="Calibri" w:hAnsi="Calibri"/>
                <w:b/>
                <w:szCs w:val="18"/>
              </w:rPr>
            </w:pPr>
            <w:r w:rsidRPr="005C3FF1">
              <w:br w:type="page"/>
            </w:r>
            <w:r w:rsidR="00D5198E" w:rsidRPr="005C3FF1">
              <w:rPr>
                <w:rFonts w:asciiTheme="minorHAnsi" w:hAnsiTheme="minorHAnsi" w:cstheme="minorHAnsi"/>
              </w:rPr>
              <w:t>E</w:t>
            </w:r>
            <w:r w:rsidR="005910C2" w:rsidRPr="005C3FF1">
              <w:rPr>
                <w:rFonts w:ascii="Calibri" w:hAnsi="Calibri"/>
                <w:b/>
                <w:szCs w:val="18"/>
              </w:rPr>
              <w:t>. Verified Cooling System EER</w:t>
            </w:r>
            <w:r w:rsidR="00126C0D" w:rsidRPr="005C3FF1">
              <w:rPr>
                <w:rFonts w:ascii="Calibri" w:hAnsi="Calibri"/>
                <w:b/>
                <w:szCs w:val="18"/>
              </w:rPr>
              <w:t>/EER2</w:t>
            </w:r>
          </w:p>
          <w:p w14:paraId="7DC3DBCC" w14:textId="45071C35" w:rsidR="009949F7" w:rsidRPr="005C3FF1" w:rsidDel="004E3E8B" w:rsidRDefault="009949F7" w:rsidP="003B4240">
            <w:pPr>
              <w:keepNext/>
              <w:rPr>
                <w:rFonts w:ascii="Calibri" w:hAnsi="Calibri"/>
                <w:b/>
                <w:sz w:val="18"/>
                <w:szCs w:val="18"/>
              </w:rPr>
            </w:pPr>
            <w:r w:rsidRPr="005C3FF1">
              <w:rPr>
                <w:rFonts w:ascii="Calibri" w:hAnsi="Calibri"/>
                <w:sz w:val="18"/>
                <w:szCs w:val="18"/>
              </w:rPr>
              <w:t xml:space="preserve">&lt;&lt;if </w:t>
            </w:r>
            <w:r w:rsidR="00D0737D" w:rsidRPr="005C3FF1">
              <w:rPr>
                <w:rFonts w:ascii="Calibri" w:hAnsi="Calibri"/>
                <w:sz w:val="18"/>
                <w:szCs w:val="18"/>
              </w:rPr>
              <w:t>A0</w:t>
            </w:r>
            <w:r w:rsidR="00200DE6" w:rsidRPr="005C3FF1">
              <w:rPr>
                <w:rFonts w:ascii="Calibri" w:hAnsi="Calibri"/>
                <w:sz w:val="18"/>
                <w:szCs w:val="18"/>
              </w:rPr>
              <w:t>5</w:t>
            </w:r>
            <w:r w:rsidR="00D0737D" w:rsidRPr="005C3FF1">
              <w:rPr>
                <w:rFonts w:ascii="Calibri" w:hAnsi="Calibri"/>
                <w:sz w:val="18"/>
                <w:szCs w:val="18"/>
              </w:rPr>
              <w:t xml:space="preserve"> </w:t>
            </w:r>
            <w:r w:rsidRPr="005C3FF1">
              <w:rPr>
                <w:rFonts w:ascii="Calibri" w:hAnsi="Calibri"/>
                <w:sz w:val="18"/>
                <w:szCs w:val="18"/>
              </w:rPr>
              <w:t>equal to "</w:t>
            </w:r>
            <w:r w:rsidR="00AC4C87" w:rsidRPr="005C3FF1">
              <w:rPr>
                <w:rFonts w:ascii="Calibri" w:hAnsi="Calibri"/>
                <w:sz w:val="18"/>
                <w:szCs w:val="18"/>
              </w:rPr>
              <w:t>No</w:t>
            </w:r>
            <w:r w:rsidRPr="005C3FF1">
              <w:rPr>
                <w:rFonts w:ascii="Calibri" w:hAnsi="Calibri"/>
                <w:sz w:val="18"/>
                <w:szCs w:val="18"/>
              </w:rPr>
              <w:t xml:space="preserve">" then display the "section does not apply" message; else display Table </w:t>
            </w:r>
            <w:r w:rsidR="000916C4" w:rsidRPr="005C3FF1">
              <w:rPr>
                <w:rFonts w:ascii="Calibri" w:hAnsi="Calibri"/>
                <w:sz w:val="18"/>
                <w:szCs w:val="18"/>
              </w:rPr>
              <w:t>E</w:t>
            </w:r>
            <w:r w:rsidRPr="005C3FF1">
              <w:rPr>
                <w:rFonts w:ascii="Calibri" w:hAnsi="Calibri"/>
                <w:bCs/>
                <w:sz w:val="18"/>
                <w:szCs w:val="18"/>
              </w:rPr>
              <w:t>&gt;&gt;</w:t>
            </w:r>
          </w:p>
        </w:tc>
      </w:tr>
      <w:tr w:rsidR="001E0611" w:rsidRPr="005C3FF1" w14:paraId="7DC3DBD1" w14:textId="77777777" w:rsidTr="00D97E14">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5B45BCA" w:rsidR="001E0611" w:rsidRPr="005C3FF1" w:rsidDel="004E3E8B" w:rsidRDefault="001E0611"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EER</w:t>
            </w:r>
            <w:r w:rsidR="00E0244B" w:rsidRPr="005C3FF1">
              <w:rPr>
                <w:rFonts w:ascii="Calibri" w:hAnsi="Calibri"/>
                <w:sz w:val="18"/>
                <w:szCs w:val="18"/>
              </w:rPr>
              <w:t>/EER2</w:t>
            </w:r>
          </w:p>
        </w:tc>
        <w:tc>
          <w:tcPr>
            <w:tcW w:w="7267" w:type="dxa"/>
            <w:tcBorders>
              <w:top w:val="single" w:sz="4" w:space="0" w:color="auto"/>
              <w:left w:val="single" w:sz="4" w:space="0" w:color="auto"/>
              <w:bottom w:val="single" w:sz="4" w:space="0" w:color="auto"/>
              <w:right w:val="single" w:sz="4" w:space="0" w:color="auto"/>
            </w:tcBorders>
          </w:tcPr>
          <w:p w14:paraId="7DC3DBD0" w14:textId="77777777" w:rsidR="001E0611" w:rsidRPr="005C3FF1" w:rsidRDefault="001E0611" w:rsidP="003B4240">
            <w:pPr>
              <w:keepNext/>
              <w:rPr>
                <w:rFonts w:ascii="Calibri" w:hAnsi="Calibri"/>
                <w:sz w:val="18"/>
                <w:szCs w:val="18"/>
              </w:rPr>
            </w:pPr>
            <w:r w:rsidRPr="005C3FF1">
              <w:rPr>
                <w:rFonts w:ascii="Calibri" w:hAnsi="Calibri"/>
                <w:sz w:val="18"/>
                <w:szCs w:val="18"/>
              </w:rPr>
              <w:t>&lt;&lt;auto</w:t>
            </w:r>
            <w:r w:rsidR="00AC5B1A" w:rsidRPr="005C3FF1">
              <w:rPr>
                <w:rFonts w:ascii="Calibri" w:hAnsi="Calibri"/>
                <w:sz w:val="18"/>
                <w:szCs w:val="18"/>
              </w:rPr>
              <w:t xml:space="preserve"> </w:t>
            </w:r>
            <w:r w:rsidRPr="005C3FF1">
              <w:rPr>
                <w:rFonts w:ascii="Calibri" w:hAnsi="Calibri"/>
                <w:sz w:val="18"/>
                <w:szCs w:val="18"/>
              </w:rPr>
              <w:t xml:space="preserve">filled from </w:t>
            </w:r>
            <w:r w:rsidR="00081BB1" w:rsidRPr="005C3FF1">
              <w:rPr>
                <w:rFonts w:ascii="Calibri" w:hAnsi="Calibri"/>
                <w:sz w:val="18"/>
                <w:szCs w:val="18"/>
              </w:rPr>
              <w:t>CF2R-MCH-01</w:t>
            </w:r>
            <w:r w:rsidRPr="005C3FF1">
              <w:rPr>
                <w:rFonts w:ascii="Calibri" w:hAnsi="Calibri"/>
                <w:sz w:val="18"/>
                <w:szCs w:val="18"/>
              </w:rPr>
              <w:t>&gt;&gt;</w:t>
            </w:r>
          </w:p>
        </w:tc>
      </w:tr>
      <w:tr w:rsidR="001E0611" w:rsidRPr="005C3FF1" w14:paraId="7DC3DBD5" w14:textId="77777777" w:rsidTr="00326D79">
        <w:trPr>
          <w:trHeight w:val="144"/>
        </w:trPr>
        <w:tc>
          <w:tcPr>
            <w:tcW w:w="468" w:type="dxa"/>
            <w:tcBorders>
              <w:top w:val="single" w:sz="4" w:space="0" w:color="auto"/>
            </w:tcBorders>
            <w:vAlign w:val="center"/>
          </w:tcPr>
          <w:p w14:paraId="7DC3DBD2" w14:textId="77777777" w:rsidR="001E0611" w:rsidRPr="005C3FF1" w:rsidRDefault="001E0611"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60" w:type="dxa"/>
            <w:tcBorders>
              <w:top w:val="single" w:sz="4" w:space="0" w:color="auto"/>
            </w:tcBorders>
            <w:vAlign w:val="center"/>
          </w:tcPr>
          <w:p w14:paraId="7DC3DBD3" w14:textId="68D4A5BF" w:rsidR="001E0611" w:rsidRPr="005C3FF1" w:rsidRDefault="008C5737"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Installed </w:t>
            </w:r>
            <w:r w:rsidR="001E0611" w:rsidRPr="005C3FF1">
              <w:rPr>
                <w:rFonts w:ascii="Calibri" w:hAnsi="Calibri"/>
                <w:sz w:val="18"/>
                <w:szCs w:val="18"/>
              </w:rPr>
              <w:t>EER</w:t>
            </w:r>
            <w:r w:rsidR="00E0244B" w:rsidRPr="005C3FF1">
              <w:rPr>
                <w:rFonts w:ascii="Calibri" w:hAnsi="Calibri"/>
                <w:sz w:val="18"/>
                <w:szCs w:val="18"/>
              </w:rPr>
              <w:t>/EER2</w:t>
            </w:r>
          </w:p>
        </w:tc>
        <w:tc>
          <w:tcPr>
            <w:tcW w:w="7267" w:type="dxa"/>
            <w:tcBorders>
              <w:top w:val="single" w:sz="4" w:space="0" w:color="auto"/>
            </w:tcBorders>
          </w:tcPr>
          <w:p w14:paraId="7DC3DBD4" w14:textId="2C7B2D20" w:rsidR="001E0611" w:rsidRPr="005C3FF1" w:rsidRDefault="001E0611" w:rsidP="00442A22">
            <w:pPr>
              <w:pStyle w:val="Header"/>
              <w:keepNext/>
              <w:tabs>
                <w:tab w:val="clear" w:pos="4320"/>
                <w:tab w:val="clear" w:pos="8640"/>
              </w:tabs>
              <w:ind w:hanging="18"/>
              <w:rPr>
                <w:rFonts w:ascii="Calibri" w:hAnsi="Calibri"/>
                <w:sz w:val="18"/>
                <w:szCs w:val="18"/>
              </w:rPr>
            </w:pPr>
            <w:r w:rsidRPr="005C3FF1">
              <w:rPr>
                <w:rFonts w:ascii="Calibri" w:hAnsi="Calibri"/>
                <w:sz w:val="18"/>
                <w:szCs w:val="18"/>
              </w:rPr>
              <w:t>&lt;&lt;user input, EER</w:t>
            </w:r>
            <w:r w:rsidR="004967FB" w:rsidRPr="005C3FF1">
              <w:rPr>
                <w:rFonts w:ascii="Calibri" w:hAnsi="Calibri"/>
                <w:sz w:val="18"/>
                <w:szCs w:val="18"/>
              </w:rPr>
              <w:t>/EER2</w:t>
            </w:r>
            <w:r w:rsidRPr="005C3FF1">
              <w:rPr>
                <w:rFonts w:ascii="Calibri" w:hAnsi="Calibri"/>
                <w:sz w:val="18"/>
                <w:szCs w:val="18"/>
              </w:rPr>
              <w:t xml:space="preserve"> listed </w:t>
            </w:r>
            <w:r w:rsidR="00720A72" w:rsidRPr="005C3FF1">
              <w:rPr>
                <w:rFonts w:ascii="Calibri" w:hAnsi="Calibri"/>
                <w:sz w:val="18"/>
                <w:szCs w:val="18"/>
              </w:rPr>
              <w:t xml:space="preserve">in the </w:t>
            </w:r>
            <w:r w:rsidR="00720A72" w:rsidRPr="005C3FF1">
              <w:rPr>
                <w:rFonts w:asciiTheme="minorHAnsi" w:hAnsiTheme="minorHAnsi"/>
                <w:sz w:val="18"/>
                <w:szCs w:val="18"/>
              </w:rPr>
              <w:t>Directory used to certify product performance</w:t>
            </w:r>
            <w:r w:rsidR="00720A72" w:rsidRPr="005C3FF1">
              <w:rPr>
                <w:rFonts w:ascii="Calibri" w:hAnsi="Calibri"/>
                <w:sz w:val="18"/>
                <w:szCs w:val="18"/>
              </w:rPr>
              <w:t xml:space="preserve"> </w:t>
            </w:r>
            <w:r w:rsidRPr="005C3FF1">
              <w:rPr>
                <w:rFonts w:ascii="Calibri" w:hAnsi="Calibri"/>
                <w:sz w:val="18"/>
                <w:szCs w:val="18"/>
              </w:rPr>
              <w:t>&gt;&gt;</w:t>
            </w:r>
          </w:p>
        </w:tc>
      </w:tr>
      <w:tr w:rsidR="00856538" w:rsidRPr="005C3FF1" w14:paraId="7DC3DBD9" w14:textId="77777777" w:rsidTr="00D97E14">
        <w:trPr>
          <w:trHeight w:val="144"/>
        </w:trPr>
        <w:tc>
          <w:tcPr>
            <w:tcW w:w="468" w:type="dxa"/>
            <w:vAlign w:val="center"/>
          </w:tcPr>
          <w:p w14:paraId="7DC3DBD6" w14:textId="77777777" w:rsidR="00856538" w:rsidRPr="005C3FF1" w:rsidRDefault="00856538"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w:t>
            </w:r>
            <w:r w:rsidR="006C3DB1" w:rsidRPr="005C3FF1">
              <w:rPr>
                <w:rFonts w:ascii="Calibri" w:hAnsi="Calibri"/>
                <w:sz w:val="18"/>
                <w:szCs w:val="18"/>
              </w:rPr>
              <w:t>3</w:t>
            </w:r>
          </w:p>
        </w:tc>
        <w:tc>
          <w:tcPr>
            <w:tcW w:w="3060" w:type="dxa"/>
            <w:vAlign w:val="center"/>
          </w:tcPr>
          <w:p w14:paraId="7DC3DBD7" w14:textId="77777777" w:rsidR="00856538" w:rsidRPr="005C3FF1" w:rsidRDefault="00856538" w:rsidP="003B4240">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7DC3DBD8" w14:textId="3F56F515" w:rsidR="00856538" w:rsidRPr="005C3FF1" w:rsidRDefault="009A172C" w:rsidP="00306C6D">
            <w:pPr>
              <w:keepNext/>
              <w:rPr>
                <w:rFonts w:ascii="Calibri" w:hAnsi="Calibri"/>
                <w:sz w:val="18"/>
                <w:szCs w:val="18"/>
              </w:rPr>
            </w:pPr>
            <w:r w:rsidRPr="005C3FF1">
              <w:rPr>
                <w:rFonts w:ascii="Calibri" w:hAnsi="Calibri"/>
                <w:sz w:val="18"/>
                <w:szCs w:val="18"/>
              </w:rPr>
              <w:t>&lt;&lt; calculated field: if “E02</w:t>
            </w:r>
            <w:r w:rsidR="00D95EDD" w:rsidRPr="005C3FF1">
              <w:rPr>
                <w:rFonts w:ascii="Calibri" w:hAnsi="Calibri"/>
                <w:sz w:val="18"/>
                <w:szCs w:val="18"/>
              </w:rPr>
              <w:t xml:space="preserve"> </w:t>
            </w:r>
            <w:r w:rsidR="00306C6D" w:rsidRPr="005C3FF1">
              <w:rPr>
                <w:rFonts w:ascii="Calibri" w:hAnsi="Calibri" w:cs="Calibri"/>
                <w:sz w:val="18"/>
                <w:szCs w:val="18"/>
              </w:rPr>
              <w:t>≥</w:t>
            </w:r>
            <w:r w:rsidR="00306C6D" w:rsidRPr="005C3FF1">
              <w:rPr>
                <w:rFonts w:ascii="Calibri" w:hAnsi="Calibri"/>
                <w:sz w:val="18"/>
                <w:szCs w:val="18"/>
              </w:rPr>
              <w:t xml:space="preserve"> </w:t>
            </w:r>
            <w:r w:rsidRPr="005C3FF1">
              <w:rPr>
                <w:rFonts w:ascii="Calibri" w:hAnsi="Calibri"/>
                <w:sz w:val="18"/>
                <w:szCs w:val="18"/>
              </w:rPr>
              <w:t>E01 show</w:t>
            </w:r>
            <w:r w:rsidRPr="005C3FF1">
              <w:rPr>
                <w:rFonts w:ascii="Calibri" w:hAnsi="Calibri"/>
                <w:sz w:val="10"/>
                <w:szCs w:val="8"/>
              </w:rPr>
              <w:t xml:space="preserve"> </w:t>
            </w:r>
            <w:r w:rsidRPr="005C3FF1">
              <w:rPr>
                <w:rFonts w:ascii="Calibri" w:hAnsi="Calibri"/>
                <w:sz w:val="18"/>
                <w:szCs w:val="18"/>
              </w:rPr>
              <w:t>text “System Passes EER</w:t>
            </w:r>
            <w:r w:rsidR="004967FB" w:rsidRPr="005C3FF1">
              <w:rPr>
                <w:rFonts w:ascii="Calibri" w:hAnsi="Calibri"/>
                <w:sz w:val="18"/>
                <w:szCs w:val="18"/>
              </w:rPr>
              <w:t>/EER2</w:t>
            </w:r>
            <w:r w:rsidRPr="005C3FF1">
              <w:rPr>
                <w:rFonts w:ascii="Calibri" w:hAnsi="Calibri"/>
                <w:sz w:val="18"/>
                <w:szCs w:val="18"/>
              </w:rPr>
              <w:t xml:space="preserve"> Verification”; else, “System Fails”, do  not proceed&gt;&gt;</w:t>
            </w:r>
          </w:p>
        </w:tc>
      </w:tr>
      <w:tr w:rsidR="00724E2E" w:rsidRPr="005C3FF1" w14:paraId="7DC3DBDB" w14:textId="77777777" w:rsidTr="00D97E14">
        <w:trPr>
          <w:trHeight w:val="144"/>
        </w:trPr>
        <w:tc>
          <w:tcPr>
            <w:tcW w:w="10795" w:type="dxa"/>
            <w:gridSpan w:val="3"/>
            <w:vAlign w:val="center"/>
          </w:tcPr>
          <w:p w14:paraId="7DC3DBDA" w14:textId="6EDEAD9B" w:rsidR="00724E2E" w:rsidRPr="005C3FF1" w:rsidRDefault="00724E2E" w:rsidP="00442A22">
            <w:pPr>
              <w:rPr>
                <w:rFonts w:ascii="Calibri" w:hAnsi="Calibri"/>
                <w:sz w:val="18"/>
                <w:szCs w:val="18"/>
              </w:rPr>
            </w:pPr>
            <w:r w:rsidRPr="005C3FF1">
              <w:rPr>
                <w:rFonts w:ascii="Calibri" w:hAnsi="Calibri"/>
                <w:sz w:val="18"/>
                <w:szCs w:val="18"/>
              </w:rPr>
              <w:t xml:space="preserve">Signature by responsible </w:t>
            </w:r>
            <w:r w:rsidR="00442A22" w:rsidRPr="005C3FF1">
              <w:rPr>
                <w:rFonts w:ascii="Calibri" w:hAnsi="Calibri"/>
                <w:sz w:val="18"/>
                <w:szCs w:val="18"/>
              </w:rPr>
              <w:t xml:space="preserve">person on this compliance document </w:t>
            </w:r>
            <w:r w:rsidRPr="005C3FF1">
              <w:rPr>
                <w:rFonts w:ascii="Calibri" w:hAnsi="Calibri"/>
                <w:sz w:val="18"/>
                <w:szCs w:val="18"/>
              </w:rPr>
              <w:t xml:space="preserve">certifies that the installed cooling equipment </w:t>
            </w:r>
            <w:r w:rsidR="00720A72" w:rsidRPr="005C3FF1">
              <w:rPr>
                <w:rFonts w:ascii="Calibri" w:hAnsi="Calibri"/>
                <w:sz w:val="18"/>
                <w:szCs w:val="18"/>
              </w:rPr>
              <w:t>meets or exceeds the required value listed on the CF1R</w:t>
            </w:r>
            <w:r w:rsidRPr="005C3FF1">
              <w:rPr>
                <w:rFonts w:ascii="Calibri" w:hAnsi="Calibri"/>
                <w:sz w:val="18"/>
                <w:szCs w:val="18"/>
              </w:rPr>
              <w:t>.</w:t>
            </w:r>
          </w:p>
        </w:tc>
      </w:tr>
    </w:tbl>
    <w:p w14:paraId="15A6496E" w14:textId="77777777" w:rsidR="00BA0957" w:rsidRPr="005C3FF1" w:rsidRDefault="00BA0957">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216F5E" w:rsidRPr="005C3FF1" w:rsidDel="004E3E8B" w14:paraId="6DBBBC1B" w14:textId="77777777" w:rsidTr="00AC4C87">
        <w:trPr>
          <w:trHeight w:val="144"/>
        </w:trPr>
        <w:tc>
          <w:tcPr>
            <w:tcW w:w="10795" w:type="dxa"/>
            <w:gridSpan w:val="3"/>
            <w:tcBorders>
              <w:top w:val="single" w:sz="4" w:space="0" w:color="auto"/>
              <w:bottom w:val="single" w:sz="4" w:space="0" w:color="auto"/>
            </w:tcBorders>
            <w:vAlign w:val="center"/>
          </w:tcPr>
          <w:p w14:paraId="2B218870" w14:textId="7494BECC" w:rsidR="00216F5E" w:rsidRPr="005C3FF1" w:rsidRDefault="00D5198E" w:rsidP="003B4240">
            <w:pPr>
              <w:keepNext/>
              <w:rPr>
                <w:rFonts w:ascii="Calibri" w:hAnsi="Calibri"/>
                <w:b/>
                <w:szCs w:val="18"/>
              </w:rPr>
            </w:pPr>
            <w:r w:rsidRPr="005C3FF1">
              <w:rPr>
                <w:rFonts w:ascii="Calibri" w:hAnsi="Calibri"/>
                <w:b/>
                <w:szCs w:val="18"/>
              </w:rPr>
              <w:t>F</w:t>
            </w:r>
            <w:r w:rsidR="00216F5E" w:rsidRPr="005C3FF1">
              <w:rPr>
                <w:rFonts w:ascii="Calibri" w:hAnsi="Calibri"/>
                <w:b/>
                <w:szCs w:val="18"/>
              </w:rPr>
              <w:t>. Verified Heat Pump Heating Output</w:t>
            </w:r>
          </w:p>
          <w:p w14:paraId="407BF03A" w14:textId="3CD1EFC0" w:rsidR="00216F5E" w:rsidRPr="005C3FF1" w:rsidDel="004E3E8B" w:rsidRDefault="00216F5E" w:rsidP="00E77755">
            <w:pPr>
              <w:keepNext/>
              <w:rPr>
                <w:rFonts w:ascii="Calibri" w:hAnsi="Calibri"/>
                <w:b/>
                <w:sz w:val="18"/>
                <w:szCs w:val="18"/>
              </w:rPr>
            </w:pPr>
            <w:r w:rsidRPr="005C3FF1">
              <w:rPr>
                <w:rFonts w:ascii="Calibri" w:hAnsi="Calibri"/>
                <w:sz w:val="18"/>
                <w:szCs w:val="18"/>
              </w:rPr>
              <w:t xml:space="preserve">&lt;&lt;if </w:t>
            </w:r>
            <w:r w:rsidR="00D0737D" w:rsidRPr="005C3FF1">
              <w:rPr>
                <w:rFonts w:ascii="Calibri" w:hAnsi="Calibri"/>
                <w:sz w:val="18"/>
                <w:szCs w:val="18"/>
              </w:rPr>
              <w:t>A0</w:t>
            </w:r>
            <w:r w:rsidR="00200DE6" w:rsidRPr="005C3FF1">
              <w:rPr>
                <w:rFonts w:ascii="Calibri" w:hAnsi="Calibri"/>
                <w:sz w:val="18"/>
                <w:szCs w:val="18"/>
              </w:rPr>
              <w:t>6</w:t>
            </w:r>
            <w:r w:rsidR="00D0737D" w:rsidRPr="005C3FF1">
              <w:rPr>
                <w:rFonts w:ascii="Calibri" w:hAnsi="Calibri"/>
                <w:sz w:val="18"/>
                <w:szCs w:val="18"/>
              </w:rPr>
              <w:t xml:space="preserve"> </w:t>
            </w:r>
            <w:r w:rsidRPr="005C3FF1">
              <w:rPr>
                <w:rFonts w:ascii="Calibri" w:hAnsi="Calibri"/>
                <w:sz w:val="18"/>
                <w:szCs w:val="18"/>
              </w:rPr>
              <w:t>equal to "</w:t>
            </w:r>
            <w:r w:rsidR="00AC4C87" w:rsidRPr="005C3FF1">
              <w:rPr>
                <w:rFonts w:asciiTheme="minorHAnsi" w:hAnsiTheme="minorHAnsi"/>
                <w:sz w:val="18"/>
                <w:szCs w:val="18"/>
              </w:rPr>
              <w:t>No</w:t>
            </w:r>
            <w:r w:rsidR="00AC4C87" w:rsidRPr="005C3FF1">
              <w:rPr>
                <w:rFonts w:ascii="Calibri" w:hAnsi="Calibri"/>
                <w:sz w:val="18"/>
                <w:szCs w:val="18"/>
              </w:rPr>
              <w:t xml:space="preserve"> </w:t>
            </w:r>
            <w:r w:rsidRPr="005C3FF1">
              <w:rPr>
                <w:rFonts w:ascii="Calibri" w:hAnsi="Calibri"/>
                <w:sz w:val="18"/>
                <w:szCs w:val="18"/>
              </w:rPr>
              <w:t xml:space="preserve">" then display the "section does not apply" message; else display Table </w:t>
            </w:r>
            <w:r w:rsidR="000916C4" w:rsidRPr="005C3FF1">
              <w:rPr>
                <w:rFonts w:ascii="Calibri" w:hAnsi="Calibri"/>
                <w:sz w:val="18"/>
                <w:szCs w:val="18"/>
              </w:rPr>
              <w:t>F</w:t>
            </w:r>
            <w:r w:rsidRPr="005C3FF1">
              <w:rPr>
                <w:rFonts w:ascii="Calibri" w:hAnsi="Calibri"/>
                <w:bCs/>
                <w:sz w:val="18"/>
                <w:szCs w:val="18"/>
              </w:rPr>
              <w:t>&gt;&gt;</w:t>
            </w:r>
          </w:p>
        </w:tc>
      </w:tr>
      <w:tr w:rsidR="00216F5E" w:rsidRPr="005C3FF1" w14:paraId="2F05EFC2" w14:textId="77777777" w:rsidTr="00AC4C87">
        <w:trPr>
          <w:trHeight w:val="144"/>
        </w:trPr>
        <w:tc>
          <w:tcPr>
            <w:tcW w:w="490" w:type="dxa"/>
            <w:tcBorders>
              <w:top w:val="single" w:sz="4" w:space="0" w:color="auto"/>
              <w:left w:val="single" w:sz="4" w:space="0" w:color="auto"/>
              <w:bottom w:val="single" w:sz="4" w:space="0" w:color="auto"/>
              <w:right w:val="single" w:sz="4" w:space="0" w:color="auto"/>
            </w:tcBorders>
          </w:tcPr>
          <w:p w14:paraId="562C4C3F"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7C75F136" w14:textId="17D5D083" w:rsidR="00216F5E" w:rsidRPr="005C3FF1" w:rsidDel="004E3E8B" w:rsidRDefault="00216F5E"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3B3AD23" w14:textId="77777777" w:rsidR="00216F5E" w:rsidRPr="005C3FF1" w:rsidRDefault="00216F5E" w:rsidP="003B4240">
            <w:pPr>
              <w:keepNext/>
              <w:rPr>
                <w:rFonts w:ascii="Calibri" w:hAnsi="Calibri"/>
                <w:sz w:val="18"/>
                <w:szCs w:val="18"/>
              </w:rPr>
            </w:pPr>
            <w:r w:rsidRPr="005C3FF1">
              <w:rPr>
                <w:rFonts w:ascii="Calibri" w:hAnsi="Calibri"/>
                <w:sz w:val="18"/>
                <w:szCs w:val="18"/>
              </w:rPr>
              <w:t>&lt;&lt;auto filled from CF2R-MCH-01&gt;&gt;</w:t>
            </w:r>
          </w:p>
        </w:tc>
      </w:tr>
      <w:tr w:rsidR="00216F5E" w:rsidRPr="005C3FF1" w14:paraId="120A74C6" w14:textId="77777777" w:rsidTr="00AC4C87">
        <w:trPr>
          <w:trHeight w:val="144"/>
        </w:trPr>
        <w:tc>
          <w:tcPr>
            <w:tcW w:w="490" w:type="dxa"/>
            <w:tcBorders>
              <w:top w:val="single" w:sz="4" w:space="0" w:color="auto"/>
            </w:tcBorders>
            <w:vAlign w:val="center"/>
          </w:tcPr>
          <w:p w14:paraId="11CBA95D"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645" w:type="dxa"/>
            <w:tcBorders>
              <w:top w:val="single" w:sz="4" w:space="0" w:color="auto"/>
            </w:tcBorders>
            <w:vAlign w:val="center"/>
          </w:tcPr>
          <w:p w14:paraId="4D2D1DFD" w14:textId="0FDE6ADF" w:rsidR="00216F5E" w:rsidRPr="005C3FF1" w:rsidRDefault="00216F5E" w:rsidP="001A762B">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Heating BTU Output at 47 Degrees F</w:t>
            </w:r>
          </w:p>
        </w:tc>
        <w:tc>
          <w:tcPr>
            <w:tcW w:w="6660" w:type="dxa"/>
            <w:tcBorders>
              <w:top w:val="single" w:sz="4" w:space="0" w:color="auto"/>
            </w:tcBorders>
            <w:vAlign w:val="center"/>
          </w:tcPr>
          <w:p w14:paraId="56E45E82" w14:textId="24D09CC1" w:rsidR="00216F5E" w:rsidRPr="005C3FF1" w:rsidRDefault="00216F5E" w:rsidP="00210CD1">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&lt;&lt;user input, Btu output at 47 degrees F listed in the </w:t>
            </w:r>
            <w:r w:rsidRPr="005C3FF1">
              <w:rPr>
                <w:rFonts w:asciiTheme="minorHAnsi" w:hAnsiTheme="minorHAnsi"/>
                <w:sz w:val="18"/>
                <w:szCs w:val="18"/>
              </w:rPr>
              <w:t>Directory used to certify product performance</w:t>
            </w:r>
            <w:r w:rsidRPr="005C3FF1">
              <w:rPr>
                <w:rFonts w:ascii="Calibri" w:hAnsi="Calibri"/>
                <w:sz w:val="18"/>
                <w:szCs w:val="18"/>
              </w:rPr>
              <w:t xml:space="preserve"> &gt;&gt;</w:t>
            </w:r>
          </w:p>
        </w:tc>
      </w:tr>
      <w:tr w:rsidR="00216F5E" w:rsidRPr="005C3FF1" w14:paraId="683FF394" w14:textId="77777777" w:rsidTr="00AC4C87">
        <w:trPr>
          <w:trHeight w:val="144"/>
        </w:trPr>
        <w:tc>
          <w:tcPr>
            <w:tcW w:w="490" w:type="dxa"/>
            <w:tcBorders>
              <w:top w:val="single" w:sz="4" w:space="0" w:color="auto"/>
            </w:tcBorders>
            <w:vAlign w:val="center"/>
          </w:tcPr>
          <w:p w14:paraId="362E97B6"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03</w:t>
            </w:r>
          </w:p>
        </w:tc>
        <w:tc>
          <w:tcPr>
            <w:tcW w:w="3645" w:type="dxa"/>
            <w:tcBorders>
              <w:top w:val="single" w:sz="4" w:space="0" w:color="auto"/>
            </w:tcBorders>
          </w:tcPr>
          <w:p w14:paraId="347EFB68" w14:textId="03FC2D6E" w:rsidR="00216F5E" w:rsidRPr="005C3FF1" w:rsidRDefault="00216F5E"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Heating Output at 17 Degrees F</w:t>
            </w:r>
          </w:p>
        </w:tc>
        <w:tc>
          <w:tcPr>
            <w:tcW w:w="6660" w:type="dxa"/>
            <w:tcBorders>
              <w:top w:val="single" w:sz="4" w:space="0" w:color="auto"/>
            </w:tcBorders>
          </w:tcPr>
          <w:p w14:paraId="067F99E7" w14:textId="4317202E" w:rsidR="00216F5E" w:rsidRPr="005C3FF1" w:rsidRDefault="00216F5E" w:rsidP="003B4240">
            <w:pPr>
              <w:pStyle w:val="Header"/>
              <w:keepNext/>
              <w:tabs>
                <w:tab w:val="clear" w:pos="4320"/>
                <w:tab w:val="clear" w:pos="8640"/>
              </w:tabs>
              <w:ind w:hanging="18"/>
              <w:rPr>
                <w:rFonts w:ascii="Calibri" w:hAnsi="Calibri"/>
                <w:sz w:val="18"/>
                <w:szCs w:val="18"/>
              </w:rPr>
            </w:pPr>
            <w:r w:rsidRPr="005C3FF1">
              <w:rPr>
                <w:rFonts w:ascii="Calibri" w:hAnsi="Calibri"/>
                <w:sz w:val="18"/>
                <w:szCs w:val="18"/>
              </w:rPr>
              <w:t>&lt;&lt;auto filled from CF2R-MCH-01</w:t>
            </w:r>
            <w:r w:rsidR="001A762B" w:rsidRPr="005C3FF1">
              <w:rPr>
                <w:rFonts w:ascii="Calibri" w:hAnsi="Calibri"/>
                <w:sz w:val="18"/>
                <w:szCs w:val="18"/>
              </w:rPr>
              <w:t xml:space="preserve"> if value is available, else value=n/a</w:t>
            </w:r>
            <w:r w:rsidRPr="005C3FF1">
              <w:rPr>
                <w:rFonts w:ascii="Calibri" w:hAnsi="Calibri"/>
                <w:sz w:val="18"/>
                <w:szCs w:val="18"/>
              </w:rPr>
              <w:t>&gt;&gt;</w:t>
            </w:r>
          </w:p>
        </w:tc>
      </w:tr>
      <w:tr w:rsidR="00216F5E" w:rsidRPr="005C3FF1" w14:paraId="77E8FAF7" w14:textId="77777777" w:rsidTr="00326D79">
        <w:trPr>
          <w:trHeight w:val="144"/>
        </w:trPr>
        <w:tc>
          <w:tcPr>
            <w:tcW w:w="490" w:type="dxa"/>
            <w:tcBorders>
              <w:top w:val="single" w:sz="4" w:space="0" w:color="auto"/>
            </w:tcBorders>
            <w:vAlign w:val="center"/>
          </w:tcPr>
          <w:p w14:paraId="78706B99" w14:textId="77777777" w:rsidR="00216F5E" w:rsidRPr="005C3FF1" w:rsidRDefault="00216F5E" w:rsidP="003B4240">
            <w:pPr>
              <w:pStyle w:val="Header"/>
              <w:keepNext/>
              <w:tabs>
                <w:tab w:val="clear" w:pos="4320"/>
                <w:tab w:val="clear" w:pos="8640"/>
              </w:tabs>
              <w:jc w:val="center"/>
              <w:rPr>
                <w:rFonts w:ascii="Calibri" w:hAnsi="Calibri"/>
                <w:sz w:val="18"/>
                <w:szCs w:val="18"/>
              </w:rPr>
            </w:pPr>
            <w:r w:rsidRPr="005C3FF1">
              <w:rPr>
                <w:rFonts w:ascii="Calibri" w:hAnsi="Calibri"/>
                <w:sz w:val="18"/>
                <w:szCs w:val="18"/>
              </w:rPr>
              <w:t>04</w:t>
            </w:r>
          </w:p>
        </w:tc>
        <w:tc>
          <w:tcPr>
            <w:tcW w:w="3645" w:type="dxa"/>
            <w:tcBorders>
              <w:top w:val="single" w:sz="4" w:space="0" w:color="auto"/>
            </w:tcBorders>
            <w:vAlign w:val="center"/>
          </w:tcPr>
          <w:p w14:paraId="0BDCCFEF" w14:textId="7B3E16C9" w:rsidR="00216F5E" w:rsidRPr="005C3FF1" w:rsidRDefault="00216F5E" w:rsidP="00567771">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Heating Output at 17 Degrees F</w:t>
            </w:r>
          </w:p>
        </w:tc>
        <w:tc>
          <w:tcPr>
            <w:tcW w:w="6660" w:type="dxa"/>
            <w:tcBorders>
              <w:top w:val="single" w:sz="4" w:space="0" w:color="auto"/>
            </w:tcBorders>
          </w:tcPr>
          <w:p w14:paraId="3121C756" w14:textId="764181FA" w:rsidR="00216F5E" w:rsidRPr="005C3FF1" w:rsidRDefault="00216F5E" w:rsidP="001A762B">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&lt;&lt;user input, Btu output at 17 degrees F listed in the </w:t>
            </w:r>
            <w:r w:rsidRPr="005C3FF1">
              <w:rPr>
                <w:rFonts w:asciiTheme="minorHAnsi" w:hAnsiTheme="minorHAnsi"/>
                <w:sz w:val="18"/>
                <w:szCs w:val="18"/>
              </w:rPr>
              <w:t>Directory used to certify product performance</w:t>
            </w:r>
            <w:r w:rsidR="00F7262C" w:rsidRPr="005C3FF1">
              <w:rPr>
                <w:rFonts w:asciiTheme="minorHAnsi" w:hAnsiTheme="minorHAnsi"/>
                <w:sz w:val="18"/>
                <w:szCs w:val="18"/>
              </w:rPr>
              <w:t>; allow N/A entry if</w:t>
            </w:r>
            <w:r w:rsidRPr="005C3FF1">
              <w:rPr>
                <w:rFonts w:ascii="Calibri" w:hAnsi="Calibri"/>
                <w:sz w:val="18"/>
                <w:szCs w:val="18"/>
              </w:rPr>
              <w:t xml:space="preserve"> </w:t>
            </w:r>
            <w:r w:rsidR="005E0D15" w:rsidRPr="005C3FF1">
              <w:rPr>
                <w:rFonts w:ascii="Calibri" w:hAnsi="Calibri"/>
                <w:sz w:val="18"/>
                <w:szCs w:val="18"/>
              </w:rPr>
              <w:t>heat pump system output is not rated at 17 degrees F in any directory</w:t>
            </w:r>
            <w:r w:rsidRPr="005C3FF1">
              <w:rPr>
                <w:rFonts w:ascii="Calibri" w:hAnsi="Calibri"/>
                <w:sz w:val="18"/>
                <w:szCs w:val="18"/>
              </w:rPr>
              <w:t>&gt;&gt;</w:t>
            </w:r>
          </w:p>
        </w:tc>
      </w:tr>
      <w:tr w:rsidR="00216F5E" w:rsidRPr="005C3FF1" w14:paraId="33478B29" w14:textId="77777777" w:rsidTr="00AC4C87">
        <w:trPr>
          <w:trHeight w:val="144"/>
        </w:trPr>
        <w:tc>
          <w:tcPr>
            <w:tcW w:w="490" w:type="dxa"/>
            <w:vAlign w:val="center"/>
          </w:tcPr>
          <w:p w14:paraId="3FF0D5EF" w14:textId="77777777" w:rsidR="00216F5E" w:rsidRPr="005C3FF1" w:rsidRDefault="00216F5E" w:rsidP="003B4240">
            <w:pPr>
              <w:keepNext/>
              <w:jc w:val="center"/>
              <w:rPr>
                <w:rFonts w:ascii="Calibri" w:hAnsi="Calibri"/>
                <w:sz w:val="18"/>
                <w:szCs w:val="18"/>
              </w:rPr>
            </w:pPr>
            <w:r w:rsidRPr="005C3FF1">
              <w:rPr>
                <w:rFonts w:ascii="Calibri" w:hAnsi="Calibri"/>
                <w:sz w:val="18"/>
                <w:szCs w:val="18"/>
              </w:rPr>
              <w:t>05</w:t>
            </w:r>
          </w:p>
        </w:tc>
        <w:tc>
          <w:tcPr>
            <w:tcW w:w="3645" w:type="dxa"/>
            <w:vAlign w:val="center"/>
          </w:tcPr>
          <w:p w14:paraId="154C0393" w14:textId="77777777" w:rsidR="00216F5E" w:rsidRPr="005C3FF1" w:rsidRDefault="00216F5E" w:rsidP="003B4240">
            <w:pPr>
              <w:keepNext/>
              <w:rPr>
                <w:rFonts w:ascii="Calibri" w:hAnsi="Calibri"/>
                <w:sz w:val="18"/>
                <w:szCs w:val="18"/>
              </w:rPr>
            </w:pPr>
            <w:r w:rsidRPr="005C3FF1">
              <w:rPr>
                <w:rFonts w:ascii="Calibri" w:hAnsi="Calibri"/>
                <w:sz w:val="18"/>
                <w:szCs w:val="18"/>
              </w:rPr>
              <w:t>Compliance Statement:</w:t>
            </w:r>
          </w:p>
        </w:tc>
        <w:tc>
          <w:tcPr>
            <w:tcW w:w="6660" w:type="dxa"/>
            <w:vAlign w:val="center"/>
          </w:tcPr>
          <w:p w14:paraId="2031D866" w14:textId="34172CEC" w:rsidR="00216F5E" w:rsidRPr="005C3FF1" w:rsidRDefault="00216F5E" w:rsidP="00155FC2">
            <w:pPr>
              <w:keepNext/>
              <w:rPr>
                <w:rFonts w:ascii="Calibri" w:hAnsi="Calibri"/>
                <w:sz w:val="18"/>
                <w:szCs w:val="18"/>
              </w:rPr>
            </w:pPr>
            <w:r w:rsidRPr="005C3FF1">
              <w:rPr>
                <w:rFonts w:ascii="Calibri" w:hAnsi="Calibri"/>
                <w:sz w:val="18"/>
                <w:szCs w:val="18"/>
              </w:rPr>
              <w:t xml:space="preserve">&lt;&lt; calculated field: if </w:t>
            </w:r>
            <w:r w:rsidR="001D6EF0" w:rsidRPr="005C3FF1">
              <w:rPr>
                <w:rFonts w:ascii="Calibri" w:hAnsi="Calibri"/>
                <w:sz w:val="18"/>
                <w:szCs w:val="18"/>
              </w:rPr>
              <w:t>F</w:t>
            </w:r>
            <w:r w:rsidRPr="005C3FF1">
              <w:rPr>
                <w:rFonts w:ascii="Calibri" w:hAnsi="Calibri"/>
                <w:sz w:val="18"/>
                <w:szCs w:val="18"/>
              </w:rPr>
              <w:t>02</w:t>
            </w:r>
            <w:r w:rsidR="00193838" w:rsidRPr="005C3FF1">
              <w:rPr>
                <w:rFonts w:ascii="Calibri" w:hAnsi="Calibri"/>
                <w:sz w:val="18"/>
                <w:szCs w:val="18"/>
              </w:rPr>
              <w:t xml:space="preserve"> </w:t>
            </w:r>
            <w:r w:rsidR="004967FB" w:rsidRPr="005C3FF1">
              <w:rPr>
                <w:rFonts w:ascii="Calibri" w:hAnsi="Calibri" w:cs="Calibri"/>
                <w:sz w:val="18"/>
                <w:szCs w:val="18"/>
              </w:rPr>
              <w:t xml:space="preserve">≥ </w:t>
            </w:r>
            <w:r w:rsidR="001D6EF0" w:rsidRPr="005C3FF1">
              <w:rPr>
                <w:rFonts w:ascii="Calibri" w:hAnsi="Calibri"/>
                <w:sz w:val="18"/>
                <w:szCs w:val="18"/>
              </w:rPr>
              <w:t>F</w:t>
            </w:r>
            <w:r w:rsidRPr="005C3FF1">
              <w:rPr>
                <w:rFonts w:ascii="Calibri" w:hAnsi="Calibri"/>
                <w:sz w:val="18"/>
                <w:szCs w:val="18"/>
              </w:rPr>
              <w:t>01</w:t>
            </w:r>
            <w:r w:rsidR="00193838" w:rsidRPr="005C3FF1">
              <w:rPr>
                <w:rFonts w:ascii="Calibri" w:hAnsi="Calibri"/>
                <w:sz w:val="18"/>
                <w:szCs w:val="18"/>
              </w:rPr>
              <w:t>,</w:t>
            </w:r>
            <w:r w:rsidRPr="005C3FF1">
              <w:rPr>
                <w:rFonts w:ascii="Calibri" w:hAnsi="Calibri"/>
                <w:sz w:val="18"/>
                <w:szCs w:val="18"/>
              </w:rPr>
              <w:t xml:space="preserve"> and</w:t>
            </w:r>
            <w:r w:rsidR="001D6EF0" w:rsidRPr="005C3FF1">
              <w:rPr>
                <w:rFonts w:ascii="Calibri" w:hAnsi="Calibri"/>
                <w:sz w:val="18"/>
                <w:szCs w:val="18"/>
              </w:rPr>
              <w:t xml:space="preserve"> if</w:t>
            </w:r>
            <w:r w:rsidR="004967FB" w:rsidRPr="005C3FF1">
              <w:rPr>
                <w:rFonts w:ascii="Calibri" w:hAnsi="Calibri"/>
                <w:sz w:val="18"/>
                <w:szCs w:val="18"/>
              </w:rPr>
              <w:t xml:space="preserve"> </w:t>
            </w:r>
            <w:r w:rsidR="001D6EF0" w:rsidRPr="005C3FF1">
              <w:rPr>
                <w:rFonts w:ascii="Calibri" w:hAnsi="Calibri"/>
                <w:sz w:val="18"/>
                <w:szCs w:val="18"/>
              </w:rPr>
              <w:t>F04</w:t>
            </w:r>
            <w:r w:rsidR="00193838" w:rsidRPr="005C3FF1">
              <w:rPr>
                <w:rFonts w:ascii="Calibri" w:hAnsi="Calibri"/>
                <w:sz w:val="18"/>
                <w:szCs w:val="18"/>
              </w:rPr>
              <w:t xml:space="preserve"> </w:t>
            </w:r>
            <w:r w:rsidR="004967FB" w:rsidRPr="005C3FF1">
              <w:rPr>
                <w:rFonts w:ascii="Calibri" w:hAnsi="Calibri" w:cs="Calibri"/>
                <w:sz w:val="18"/>
                <w:szCs w:val="18"/>
              </w:rPr>
              <w:t>≥</w:t>
            </w:r>
            <w:r w:rsidR="00193838" w:rsidRPr="005C3FF1">
              <w:rPr>
                <w:rFonts w:ascii="Calibri" w:hAnsi="Calibri"/>
                <w:sz w:val="18"/>
                <w:szCs w:val="18"/>
              </w:rPr>
              <w:t xml:space="preserve"> </w:t>
            </w:r>
            <w:r w:rsidR="001D6EF0" w:rsidRPr="005C3FF1">
              <w:rPr>
                <w:rFonts w:ascii="Calibri" w:hAnsi="Calibri"/>
                <w:sz w:val="18"/>
                <w:szCs w:val="18"/>
              </w:rPr>
              <w:t>F03</w:t>
            </w:r>
            <w:r w:rsidR="000E5F2D" w:rsidRPr="005C3FF1">
              <w:rPr>
                <w:rFonts w:ascii="Calibri" w:hAnsi="Calibri"/>
                <w:sz w:val="18"/>
                <w:szCs w:val="18"/>
              </w:rPr>
              <w:t xml:space="preserve"> or </w:t>
            </w:r>
            <w:r w:rsidR="007445F2" w:rsidRPr="005C3FF1">
              <w:rPr>
                <w:rFonts w:ascii="Calibri" w:hAnsi="Calibri"/>
                <w:sz w:val="18"/>
                <w:szCs w:val="18"/>
              </w:rPr>
              <w:t>F04 = NA, then</w:t>
            </w:r>
            <w:r w:rsidR="001D6EF0" w:rsidRPr="005C3FF1">
              <w:rPr>
                <w:rFonts w:ascii="Calibri" w:hAnsi="Calibri"/>
                <w:sz w:val="18"/>
                <w:szCs w:val="18"/>
              </w:rPr>
              <w:t xml:space="preserve"> show text</w:t>
            </w:r>
            <w:r w:rsidR="00665A11" w:rsidRPr="005C3FF1">
              <w:rPr>
                <w:rFonts w:ascii="Calibri" w:hAnsi="Calibri"/>
                <w:sz w:val="18"/>
                <w:szCs w:val="18"/>
              </w:rPr>
              <w:t xml:space="preserve"> </w:t>
            </w:r>
            <w:r w:rsidRPr="005C3FF1">
              <w:rPr>
                <w:rFonts w:ascii="Calibri" w:hAnsi="Calibri"/>
                <w:sz w:val="18"/>
                <w:szCs w:val="18"/>
              </w:rPr>
              <w:t xml:space="preserve">“System Passes </w:t>
            </w:r>
            <w:r w:rsidRPr="005C3FF1">
              <w:rPr>
                <w:rFonts w:asciiTheme="minorHAnsi" w:hAnsiTheme="minorHAnsi"/>
                <w:sz w:val="18"/>
                <w:szCs w:val="18"/>
              </w:rPr>
              <w:t>Heat Pump Heating Output Performance Compliance Verification</w:t>
            </w:r>
            <w:r w:rsidRPr="005C3FF1">
              <w:rPr>
                <w:rFonts w:ascii="Calibri" w:hAnsi="Calibri"/>
                <w:sz w:val="18"/>
                <w:szCs w:val="18"/>
              </w:rPr>
              <w:t>”; else</w:t>
            </w:r>
            <w:r w:rsidR="00665A11" w:rsidRPr="005C3FF1">
              <w:rPr>
                <w:rFonts w:ascii="Calibri" w:hAnsi="Calibri"/>
                <w:sz w:val="18"/>
                <w:szCs w:val="18"/>
              </w:rPr>
              <w:t xml:space="preserve"> </w:t>
            </w:r>
            <w:r w:rsidRPr="005C3FF1">
              <w:rPr>
                <w:rFonts w:ascii="Calibri" w:hAnsi="Calibri"/>
                <w:sz w:val="18"/>
                <w:szCs w:val="18"/>
              </w:rPr>
              <w:t>“System Fails”, do  not proceed&gt;&gt;</w:t>
            </w:r>
          </w:p>
        </w:tc>
      </w:tr>
      <w:tr w:rsidR="00216F5E" w:rsidRPr="005C3FF1" w14:paraId="0A805EA4" w14:textId="77777777" w:rsidTr="00AC4C87">
        <w:trPr>
          <w:trHeight w:val="144"/>
        </w:trPr>
        <w:tc>
          <w:tcPr>
            <w:tcW w:w="10795" w:type="dxa"/>
            <w:gridSpan w:val="3"/>
            <w:vAlign w:val="center"/>
          </w:tcPr>
          <w:p w14:paraId="5AB27005" w14:textId="4420454D" w:rsidR="00216F5E" w:rsidRPr="005C3FF1" w:rsidRDefault="00216F5E" w:rsidP="00BB1DDE">
            <w:pPr>
              <w:rPr>
                <w:rFonts w:ascii="Calibri" w:hAnsi="Calibri"/>
                <w:sz w:val="18"/>
                <w:szCs w:val="18"/>
              </w:rPr>
            </w:pPr>
            <w:r w:rsidRPr="005C3FF1">
              <w:rPr>
                <w:rFonts w:ascii="Calibri" w:hAnsi="Calibri"/>
                <w:sz w:val="18"/>
                <w:szCs w:val="18"/>
              </w:rPr>
              <w:t xml:space="preserve">Signature by responsible </w:t>
            </w:r>
            <w:r w:rsidR="00BA2D1E" w:rsidRPr="005C3FF1">
              <w:rPr>
                <w:rFonts w:ascii="Calibri" w:hAnsi="Calibri"/>
                <w:sz w:val="18"/>
                <w:szCs w:val="18"/>
              </w:rPr>
              <w:t xml:space="preserve">person </w:t>
            </w:r>
            <w:r w:rsidR="00BB1DDE" w:rsidRPr="005C3FF1">
              <w:rPr>
                <w:rFonts w:ascii="Calibri" w:hAnsi="Calibri"/>
                <w:sz w:val="18"/>
                <w:szCs w:val="18"/>
              </w:rPr>
              <w:t xml:space="preserve">on this compliance document </w:t>
            </w:r>
            <w:r w:rsidRPr="005C3FF1">
              <w:rPr>
                <w:rFonts w:ascii="Calibri" w:hAnsi="Calibri"/>
                <w:sz w:val="18"/>
                <w:szCs w:val="18"/>
              </w:rPr>
              <w:t>certifies that the installed heat pump equipment meets or exceeds the required value listed on the CF1R.</w:t>
            </w:r>
          </w:p>
        </w:tc>
      </w:tr>
    </w:tbl>
    <w:p w14:paraId="16642B97" w14:textId="1FA9D7BD" w:rsidR="001A165E" w:rsidRPr="005C3FF1" w:rsidRDefault="001A165E">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FC0396" w:rsidRPr="005C3FF1" w14:paraId="4542C208" w14:textId="77777777" w:rsidTr="00FC0396">
        <w:trPr>
          <w:trHeight w:val="144"/>
        </w:trPr>
        <w:tc>
          <w:tcPr>
            <w:tcW w:w="10795" w:type="dxa"/>
            <w:gridSpan w:val="3"/>
            <w:tcBorders>
              <w:top w:val="single" w:sz="4" w:space="0" w:color="auto"/>
              <w:bottom w:val="single" w:sz="4" w:space="0" w:color="auto"/>
            </w:tcBorders>
            <w:vAlign w:val="center"/>
          </w:tcPr>
          <w:p w14:paraId="046F661C" w14:textId="66F067D5" w:rsidR="00FC0396" w:rsidRPr="005C3FF1" w:rsidRDefault="00FC0396" w:rsidP="00FC0396">
            <w:pPr>
              <w:keepNext/>
              <w:rPr>
                <w:rFonts w:ascii="Calibri" w:hAnsi="Calibri"/>
                <w:b/>
                <w:szCs w:val="18"/>
              </w:rPr>
            </w:pPr>
            <w:r w:rsidRPr="005C3FF1">
              <w:rPr>
                <w:rFonts w:ascii="Calibri" w:hAnsi="Calibri"/>
                <w:b/>
                <w:szCs w:val="18"/>
              </w:rPr>
              <w:lastRenderedPageBreak/>
              <w:t>G. Verified Heat Pump HSPF</w:t>
            </w:r>
            <w:r w:rsidR="00126C0D" w:rsidRPr="005C3FF1">
              <w:rPr>
                <w:rFonts w:ascii="Calibri" w:hAnsi="Calibri"/>
                <w:b/>
                <w:szCs w:val="18"/>
              </w:rPr>
              <w:t>/HSPF2</w:t>
            </w:r>
          </w:p>
          <w:p w14:paraId="40ACEE67" w14:textId="5CE77210" w:rsidR="00FC0396" w:rsidRPr="005C3FF1" w:rsidDel="004E3E8B" w:rsidRDefault="00FC0396" w:rsidP="00A76DC6">
            <w:pPr>
              <w:keepNext/>
              <w:rPr>
                <w:rFonts w:ascii="Calibri" w:hAnsi="Calibri"/>
                <w:b/>
                <w:sz w:val="18"/>
                <w:szCs w:val="18"/>
              </w:rPr>
            </w:pPr>
            <w:r w:rsidRPr="005C3FF1">
              <w:rPr>
                <w:rFonts w:ascii="Calibri" w:hAnsi="Calibri"/>
                <w:sz w:val="18"/>
                <w:szCs w:val="18"/>
              </w:rPr>
              <w:t>&lt;&lt;if A0</w:t>
            </w:r>
            <w:r w:rsidR="00200DE6" w:rsidRPr="005C3FF1">
              <w:rPr>
                <w:rFonts w:ascii="Calibri" w:hAnsi="Calibri"/>
                <w:sz w:val="18"/>
                <w:szCs w:val="18"/>
              </w:rPr>
              <w:t>7</w:t>
            </w:r>
            <w:r w:rsidRPr="005C3FF1">
              <w:rPr>
                <w:rFonts w:ascii="Calibri" w:hAnsi="Calibri"/>
                <w:sz w:val="18"/>
                <w:szCs w:val="18"/>
              </w:rPr>
              <w:t xml:space="preserve"> equal to "No</w:t>
            </w:r>
            <w:r w:rsidRPr="005C3FF1" w:rsidDel="00FD2A49">
              <w:rPr>
                <w:rFonts w:ascii="Calibri" w:hAnsi="Calibri"/>
                <w:sz w:val="18"/>
                <w:szCs w:val="18"/>
              </w:rPr>
              <w:t xml:space="preserve"> </w:t>
            </w:r>
            <w:r w:rsidRPr="005C3FF1">
              <w:rPr>
                <w:rFonts w:ascii="Calibri" w:hAnsi="Calibri"/>
                <w:sz w:val="18"/>
                <w:szCs w:val="18"/>
              </w:rPr>
              <w:t xml:space="preserve">" then display the "section does not apply" message; else display Table </w:t>
            </w:r>
            <w:r w:rsidR="00A76DC6" w:rsidRPr="005C3FF1">
              <w:rPr>
                <w:rFonts w:ascii="Calibri" w:hAnsi="Calibri"/>
                <w:sz w:val="18"/>
                <w:szCs w:val="18"/>
              </w:rPr>
              <w:t>G</w:t>
            </w:r>
            <w:r w:rsidRPr="005C3FF1">
              <w:rPr>
                <w:rFonts w:ascii="Calibri" w:hAnsi="Calibri"/>
                <w:bCs/>
                <w:sz w:val="18"/>
                <w:szCs w:val="18"/>
              </w:rPr>
              <w:t>&gt;&gt;</w:t>
            </w:r>
          </w:p>
        </w:tc>
      </w:tr>
      <w:tr w:rsidR="00FC0396" w:rsidRPr="005C3FF1" w14:paraId="3545224F" w14:textId="77777777" w:rsidTr="00FC0396">
        <w:trPr>
          <w:trHeight w:val="144"/>
        </w:trPr>
        <w:tc>
          <w:tcPr>
            <w:tcW w:w="490" w:type="dxa"/>
            <w:tcBorders>
              <w:top w:val="single" w:sz="4" w:space="0" w:color="auto"/>
              <w:left w:val="single" w:sz="4" w:space="0" w:color="auto"/>
              <w:bottom w:val="single" w:sz="4" w:space="0" w:color="auto"/>
              <w:right w:val="single" w:sz="4" w:space="0" w:color="auto"/>
            </w:tcBorders>
          </w:tcPr>
          <w:p w14:paraId="2D1A73DD" w14:textId="77777777" w:rsidR="00FC0396" w:rsidRPr="005C3FF1" w:rsidRDefault="00FC0396" w:rsidP="00FC0396">
            <w:pPr>
              <w:pStyle w:val="Header"/>
              <w:keepNext/>
              <w:tabs>
                <w:tab w:val="clear" w:pos="4320"/>
                <w:tab w:val="clear" w:pos="8640"/>
              </w:tabs>
              <w:jc w:val="center"/>
              <w:rPr>
                <w:rFonts w:ascii="Calibri" w:hAnsi="Calibri"/>
                <w:sz w:val="18"/>
                <w:szCs w:val="18"/>
              </w:rPr>
            </w:pPr>
            <w:r w:rsidRPr="005C3FF1">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6ADBBFA5" w14:textId="43DD80C7" w:rsidR="00FC0396" w:rsidRPr="005C3FF1" w:rsidDel="004E3E8B" w:rsidRDefault="00FC0396" w:rsidP="00FC0396">
            <w:pPr>
              <w:pStyle w:val="Header"/>
              <w:keepNext/>
              <w:tabs>
                <w:tab w:val="clear" w:pos="4320"/>
                <w:tab w:val="clear" w:pos="8640"/>
              </w:tabs>
              <w:ind w:hanging="18"/>
              <w:rPr>
                <w:rFonts w:ascii="Calibri" w:hAnsi="Calibri"/>
                <w:sz w:val="18"/>
                <w:szCs w:val="18"/>
              </w:rPr>
            </w:pPr>
            <w:r w:rsidRPr="005C3FF1">
              <w:rPr>
                <w:rFonts w:ascii="Calibri" w:hAnsi="Calibri"/>
                <w:sz w:val="18"/>
                <w:szCs w:val="18"/>
              </w:rPr>
              <w:t>Required minimum HSPF</w:t>
            </w:r>
            <w:r w:rsidR="00B6077F" w:rsidRPr="005C3FF1">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0B541F65" w14:textId="77777777" w:rsidR="00FC0396" w:rsidRPr="005C3FF1" w:rsidRDefault="00FC0396" w:rsidP="00FC0396">
            <w:pPr>
              <w:keepNext/>
              <w:rPr>
                <w:rFonts w:ascii="Calibri" w:hAnsi="Calibri"/>
                <w:sz w:val="18"/>
                <w:szCs w:val="18"/>
              </w:rPr>
            </w:pPr>
            <w:r w:rsidRPr="005C3FF1">
              <w:rPr>
                <w:rFonts w:ascii="Calibri" w:hAnsi="Calibri"/>
                <w:sz w:val="18"/>
                <w:szCs w:val="18"/>
              </w:rPr>
              <w:t>&lt;&lt;auto filled from CF2R-MCH-01&gt;&gt;</w:t>
            </w:r>
          </w:p>
        </w:tc>
      </w:tr>
      <w:tr w:rsidR="00FC0396" w:rsidRPr="005C3FF1" w14:paraId="5664CAD2" w14:textId="77777777" w:rsidTr="00FC0396">
        <w:trPr>
          <w:trHeight w:val="144"/>
        </w:trPr>
        <w:tc>
          <w:tcPr>
            <w:tcW w:w="490" w:type="dxa"/>
            <w:tcBorders>
              <w:top w:val="single" w:sz="4" w:space="0" w:color="auto"/>
            </w:tcBorders>
            <w:vAlign w:val="center"/>
          </w:tcPr>
          <w:p w14:paraId="38420884" w14:textId="77777777" w:rsidR="00FC0396" w:rsidRPr="005C3FF1" w:rsidRDefault="00FC0396" w:rsidP="00FC0396">
            <w:pPr>
              <w:pStyle w:val="Header"/>
              <w:keepNext/>
              <w:tabs>
                <w:tab w:val="clear" w:pos="4320"/>
                <w:tab w:val="clear" w:pos="8640"/>
              </w:tabs>
              <w:jc w:val="center"/>
              <w:rPr>
                <w:rFonts w:ascii="Calibri" w:hAnsi="Calibri"/>
                <w:sz w:val="18"/>
                <w:szCs w:val="18"/>
              </w:rPr>
            </w:pPr>
            <w:r w:rsidRPr="005C3FF1">
              <w:rPr>
                <w:rFonts w:ascii="Calibri" w:hAnsi="Calibri"/>
                <w:sz w:val="18"/>
                <w:szCs w:val="18"/>
              </w:rPr>
              <w:t>02</w:t>
            </w:r>
          </w:p>
        </w:tc>
        <w:tc>
          <w:tcPr>
            <w:tcW w:w="3038" w:type="dxa"/>
            <w:tcBorders>
              <w:top w:val="single" w:sz="4" w:space="0" w:color="auto"/>
            </w:tcBorders>
            <w:vAlign w:val="center"/>
          </w:tcPr>
          <w:p w14:paraId="584D854C" w14:textId="6540F402" w:rsidR="00FC0396" w:rsidRPr="005C3FF1" w:rsidRDefault="00FC0396" w:rsidP="00FC0396">
            <w:pPr>
              <w:pStyle w:val="Header"/>
              <w:keepNext/>
              <w:tabs>
                <w:tab w:val="clear" w:pos="4320"/>
                <w:tab w:val="clear" w:pos="8640"/>
              </w:tabs>
              <w:ind w:hanging="18"/>
              <w:rPr>
                <w:rFonts w:ascii="Calibri" w:hAnsi="Calibri"/>
                <w:sz w:val="18"/>
                <w:szCs w:val="18"/>
              </w:rPr>
            </w:pPr>
            <w:r w:rsidRPr="005C3FF1">
              <w:rPr>
                <w:rFonts w:ascii="Calibri" w:hAnsi="Calibri"/>
                <w:sz w:val="18"/>
                <w:szCs w:val="18"/>
              </w:rPr>
              <w:t>Installed HSPF</w:t>
            </w:r>
            <w:r w:rsidR="00B6077F" w:rsidRPr="005C3FF1">
              <w:rPr>
                <w:rFonts w:ascii="Calibri" w:hAnsi="Calibri"/>
                <w:sz w:val="18"/>
                <w:szCs w:val="18"/>
              </w:rPr>
              <w:t>/HSPF2</w:t>
            </w:r>
          </w:p>
        </w:tc>
        <w:tc>
          <w:tcPr>
            <w:tcW w:w="7267" w:type="dxa"/>
            <w:tcBorders>
              <w:top w:val="single" w:sz="4" w:space="0" w:color="auto"/>
            </w:tcBorders>
          </w:tcPr>
          <w:p w14:paraId="30FF8A2E" w14:textId="360FBD6F" w:rsidR="00FC0396" w:rsidRPr="005C3FF1" w:rsidRDefault="00FC0396" w:rsidP="00FC0396">
            <w:pPr>
              <w:pStyle w:val="Header"/>
              <w:keepNext/>
              <w:tabs>
                <w:tab w:val="clear" w:pos="4320"/>
                <w:tab w:val="clear" w:pos="8640"/>
              </w:tabs>
              <w:ind w:hanging="18"/>
              <w:rPr>
                <w:rFonts w:ascii="Calibri" w:hAnsi="Calibri"/>
                <w:sz w:val="18"/>
                <w:szCs w:val="18"/>
              </w:rPr>
            </w:pPr>
            <w:r w:rsidRPr="005C3FF1">
              <w:rPr>
                <w:rFonts w:ascii="Calibri" w:hAnsi="Calibri"/>
                <w:sz w:val="18"/>
                <w:szCs w:val="18"/>
              </w:rPr>
              <w:t xml:space="preserve">&lt;&lt;user input, </w:t>
            </w:r>
            <w:r w:rsidR="00BE2FEC" w:rsidRPr="005C3FF1">
              <w:rPr>
                <w:rFonts w:ascii="Calibri" w:hAnsi="Calibri"/>
                <w:sz w:val="18"/>
                <w:szCs w:val="18"/>
              </w:rPr>
              <w:t>HSPF</w:t>
            </w:r>
            <w:r w:rsidR="00EA6F4A" w:rsidRPr="005C3FF1">
              <w:rPr>
                <w:rFonts w:ascii="Calibri" w:hAnsi="Calibri"/>
                <w:sz w:val="18"/>
                <w:szCs w:val="18"/>
              </w:rPr>
              <w:t>/HSPF2</w:t>
            </w:r>
            <w:r w:rsidR="00BE2FEC" w:rsidRPr="005C3FF1">
              <w:rPr>
                <w:rFonts w:ascii="Calibri" w:hAnsi="Calibri"/>
                <w:sz w:val="18"/>
                <w:szCs w:val="18"/>
              </w:rPr>
              <w:t xml:space="preserve"> </w:t>
            </w:r>
            <w:r w:rsidRPr="005C3FF1">
              <w:rPr>
                <w:rFonts w:ascii="Calibri" w:hAnsi="Calibri"/>
                <w:sz w:val="18"/>
                <w:szCs w:val="18"/>
              </w:rPr>
              <w:t xml:space="preserve">listed in the </w:t>
            </w:r>
            <w:r w:rsidRPr="005C3FF1">
              <w:rPr>
                <w:rFonts w:asciiTheme="minorHAnsi" w:hAnsiTheme="minorHAnsi"/>
                <w:sz w:val="18"/>
                <w:szCs w:val="18"/>
              </w:rPr>
              <w:t>Directory used to certify product performance</w:t>
            </w:r>
            <w:r w:rsidRPr="005C3FF1">
              <w:rPr>
                <w:rFonts w:ascii="Calibri" w:hAnsi="Calibri"/>
                <w:sz w:val="18"/>
                <w:szCs w:val="18"/>
              </w:rPr>
              <w:t xml:space="preserve"> &gt;&gt;</w:t>
            </w:r>
          </w:p>
        </w:tc>
      </w:tr>
      <w:tr w:rsidR="00FC0396" w:rsidRPr="005C3FF1" w14:paraId="4CF743AD" w14:textId="77777777" w:rsidTr="00FC0396">
        <w:trPr>
          <w:trHeight w:val="144"/>
        </w:trPr>
        <w:tc>
          <w:tcPr>
            <w:tcW w:w="490" w:type="dxa"/>
            <w:vAlign w:val="center"/>
          </w:tcPr>
          <w:p w14:paraId="73C5B865" w14:textId="77777777" w:rsidR="00FC0396" w:rsidRPr="005C3FF1" w:rsidRDefault="00FC0396" w:rsidP="00FC0396">
            <w:pPr>
              <w:keepNext/>
              <w:jc w:val="center"/>
              <w:rPr>
                <w:rFonts w:ascii="Calibri" w:hAnsi="Calibri"/>
                <w:sz w:val="18"/>
                <w:szCs w:val="18"/>
              </w:rPr>
            </w:pPr>
            <w:r w:rsidRPr="005C3FF1">
              <w:rPr>
                <w:rFonts w:ascii="Calibri" w:hAnsi="Calibri"/>
                <w:sz w:val="18"/>
                <w:szCs w:val="18"/>
              </w:rPr>
              <w:t>03</w:t>
            </w:r>
          </w:p>
        </w:tc>
        <w:tc>
          <w:tcPr>
            <w:tcW w:w="3038" w:type="dxa"/>
            <w:vAlign w:val="center"/>
          </w:tcPr>
          <w:p w14:paraId="0340004B" w14:textId="77777777" w:rsidR="00FC0396" w:rsidRPr="005C3FF1" w:rsidRDefault="00FC0396" w:rsidP="00FC0396">
            <w:pPr>
              <w:keepNext/>
              <w:rPr>
                <w:rFonts w:ascii="Calibri" w:hAnsi="Calibri"/>
                <w:sz w:val="18"/>
                <w:szCs w:val="18"/>
              </w:rPr>
            </w:pPr>
            <w:r w:rsidRPr="005C3FF1">
              <w:rPr>
                <w:rFonts w:ascii="Calibri" w:hAnsi="Calibri"/>
                <w:sz w:val="18"/>
                <w:szCs w:val="18"/>
              </w:rPr>
              <w:t>Compliance Statement:</w:t>
            </w:r>
          </w:p>
        </w:tc>
        <w:tc>
          <w:tcPr>
            <w:tcW w:w="7267" w:type="dxa"/>
            <w:vAlign w:val="center"/>
          </w:tcPr>
          <w:p w14:paraId="4957EBA0" w14:textId="0D0B5A8F" w:rsidR="00FC0396" w:rsidRPr="005C3FF1" w:rsidRDefault="00FC0396" w:rsidP="00A76DC6">
            <w:pPr>
              <w:keepNext/>
              <w:rPr>
                <w:rFonts w:ascii="Calibri" w:hAnsi="Calibri"/>
                <w:sz w:val="18"/>
                <w:szCs w:val="18"/>
              </w:rPr>
            </w:pPr>
            <w:r w:rsidRPr="005C3FF1">
              <w:rPr>
                <w:rFonts w:ascii="Calibri" w:hAnsi="Calibri"/>
                <w:sz w:val="18"/>
                <w:szCs w:val="18"/>
              </w:rPr>
              <w:t xml:space="preserve">&lt;&lt; calculated field: if </w:t>
            </w:r>
            <w:r w:rsidR="00A76DC6" w:rsidRPr="005C3FF1">
              <w:rPr>
                <w:rFonts w:ascii="Calibri" w:hAnsi="Calibri"/>
                <w:sz w:val="18"/>
                <w:szCs w:val="18"/>
              </w:rPr>
              <w:t>G</w:t>
            </w:r>
            <w:r w:rsidRPr="005C3FF1">
              <w:rPr>
                <w:rFonts w:ascii="Calibri" w:hAnsi="Calibri"/>
                <w:sz w:val="18"/>
                <w:szCs w:val="18"/>
              </w:rPr>
              <w:t xml:space="preserve">02 </w:t>
            </w:r>
            <w:r w:rsidRPr="005C3FF1">
              <w:rPr>
                <w:rFonts w:ascii="Calibri" w:hAnsi="Calibri" w:cs="Calibri"/>
                <w:sz w:val="18"/>
                <w:szCs w:val="18"/>
              </w:rPr>
              <w:t>≥</w:t>
            </w:r>
            <w:r w:rsidRPr="005C3FF1">
              <w:rPr>
                <w:rFonts w:ascii="Calibri" w:hAnsi="Calibri"/>
                <w:sz w:val="18"/>
                <w:szCs w:val="18"/>
              </w:rPr>
              <w:t xml:space="preserve"> </w:t>
            </w:r>
            <w:r w:rsidR="00A76DC6" w:rsidRPr="005C3FF1">
              <w:rPr>
                <w:rFonts w:ascii="Calibri" w:hAnsi="Calibri"/>
                <w:sz w:val="18"/>
                <w:szCs w:val="18"/>
              </w:rPr>
              <w:t>G</w:t>
            </w:r>
            <w:r w:rsidRPr="005C3FF1">
              <w:rPr>
                <w:rFonts w:ascii="Calibri" w:hAnsi="Calibri"/>
                <w:sz w:val="18"/>
                <w:szCs w:val="18"/>
              </w:rPr>
              <w:t>01 show</w:t>
            </w:r>
            <w:r w:rsidRPr="005C3FF1">
              <w:rPr>
                <w:rFonts w:ascii="Calibri" w:hAnsi="Calibri"/>
                <w:sz w:val="8"/>
                <w:szCs w:val="8"/>
              </w:rPr>
              <w:t xml:space="preserve"> </w:t>
            </w:r>
            <w:r w:rsidRPr="005C3FF1">
              <w:rPr>
                <w:rFonts w:ascii="Calibri" w:hAnsi="Calibri"/>
                <w:sz w:val="18"/>
                <w:szCs w:val="18"/>
              </w:rPr>
              <w:t xml:space="preserve">text “System Passes </w:t>
            </w:r>
            <w:r w:rsidR="00A76DC6" w:rsidRPr="005C3FF1">
              <w:rPr>
                <w:rFonts w:ascii="Calibri" w:hAnsi="Calibri"/>
                <w:sz w:val="18"/>
                <w:szCs w:val="18"/>
              </w:rPr>
              <w:t>HSPF</w:t>
            </w:r>
            <w:r w:rsidR="00EA6F4A" w:rsidRPr="005C3FF1">
              <w:rPr>
                <w:rFonts w:ascii="Calibri" w:hAnsi="Calibri"/>
                <w:sz w:val="18"/>
                <w:szCs w:val="18"/>
              </w:rPr>
              <w:t>/HSPF2</w:t>
            </w:r>
            <w:r w:rsidRPr="005C3FF1">
              <w:rPr>
                <w:rFonts w:ascii="Calibri" w:hAnsi="Calibri"/>
                <w:sz w:val="18"/>
                <w:szCs w:val="18"/>
              </w:rPr>
              <w:t xml:space="preserve"> Verification”; else, “System Fails” do not proceed&gt;&gt;</w:t>
            </w:r>
          </w:p>
        </w:tc>
      </w:tr>
      <w:tr w:rsidR="00FC0396" w:rsidRPr="005C3FF1" w14:paraId="309DA1B9" w14:textId="77777777" w:rsidTr="00FC0396">
        <w:trPr>
          <w:trHeight w:val="144"/>
        </w:trPr>
        <w:tc>
          <w:tcPr>
            <w:tcW w:w="10795" w:type="dxa"/>
            <w:gridSpan w:val="3"/>
            <w:vAlign w:val="center"/>
          </w:tcPr>
          <w:p w14:paraId="44EC1991" w14:textId="15F35C6D" w:rsidR="00FC0396" w:rsidRPr="005C3FF1" w:rsidRDefault="00FC0396" w:rsidP="00E65B5A">
            <w:pPr>
              <w:rPr>
                <w:rFonts w:ascii="Calibri" w:hAnsi="Calibri"/>
                <w:sz w:val="18"/>
                <w:szCs w:val="18"/>
              </w:rPr>
            </w:pPr>
            <w:r w:rsidRPr="005C3FF1">
              <w:rPr>
                <w:rFonts w:ascii="Calibri" w:hAnsi="Calibri"/>
                <w:sz w:val="18"/>
                <w:szCs w:val="18"/>
              </w:rPr>
              <w:t xml:space="preserve">Signature by responsible person on this compliance document certifies that the installed </w:t>
            </w:r>
            <w:r w:rsidR="00E65B5A" w:rsidRPr="005C3FF1">
              <w:rPr>
                <w:rFonts w:ascii="Calibri" w:hAnsi="Calibri"/>
                <w:sz w:val="18"/>
                <w:szCs w:val="18"/>
              </w:rPr>
              <w:t>heat pump</w:t>
            </w:r>
            <w:r w:rsidRPr="005C3FF1">
              <w:rPr>
                <w:rFonts w:ascii="Calibri" w:hAnsi="Calibri"/>
                <w:sz w:val="18"/>
                <w:szCs w:val="18"/>
              </w:rPr>
              <w:t xml:space="preserve"> equipment meets or exceeds the required value listed on the CF1R.</w:t>
            </w:r>
          </w:p>
        </w:tc>
      </w:tr>
    </w:tbl>
    <w:p w14:paraId="543FC30B" w14:textId="77777777" w:rsidR="00FC0396" w:rsidRPr="005C3FF1" w:rsidRDefault="00FC0396">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327"/>
      </w:tblGrid>
      <w:tr w:rsidR="005910C2" w:rsidRPr="005C3FF1" w14:paraId="7DC3DBE0" w14:textId="77777777" w:rsidTr="00326D79">
        <w:trPr>
          <w:trHeight w:val="144"/>
        </w:trPr>
        <w:tc>
          <w:tcPr>
            <w:tcW w:w="10795" w:type="dxa"/>
            <w:gridSpan w:val="2"/>
            <w:tcBorders>
              <w:top w:val="single" w:sz="4" w:space="0" w:color="auto"/>
              <w:bottom w:val="single" w:sz="4" w:space="0" w:color="000000"/>
            </w:tcBorders>
            <w:vAlign w:val="center"/>
          </w:tcPr>
          <w:p w14:paraId="3F7B73B0" w14:textId="250F6740" w:rsidR="000F6214" w:rsidRPr="005C3FF1" w:rsidRDefault="00E77755" w:rsidP="003B4240">
            <w:pPr>
              <w:keepNext/>
              <w:rPr>
                <w:rFonts w:ascii="Calibri" w:hAnsi="Calibri"/>
                <w:b/>
                <w:sz w:val="18"/>
                <w:szCs w:val="18"/>
              </w:rPr>
            </w:pPr>
            <w:r w:rsidRPr="005C3FF1">
              <w:rPr>
                <w:rFonts w:ascii="Calibri" w:hAnsi="Calibri"/>
                <w:b/>
                <w:szCs w:val="18"/>
              </w:rPr>
              <w:t>H</w:t>
            </w:r>
            <w:r w:rsidR="005910C2" w:rsidRPr="005C3FF1">
              <w:rPr>
                <w:rFonts w:ascii="Calibri" w:hAnsi="Calibri"/>
                <w:b/>
                <w:szCs w:val="18"/>
              </w:rPr>
              <w:t xml:space="preserve">. Verified </w:t>
            </w:r>
            <w:r w:rsidR="00E66421" w:rsidRPr="005C3FF1">
              <w:rPr>
                <w:rFonts w:ascii="Calibri" w:hAnsi="Calibri"/>
                <w:b/>
                <w:szCs w:val="18"/>
              </w:rPr>
              <w:t>Space Conditioning</w:t>
            </w:r>
            <w:r w:rsidR="005910C2" w:rsidRPr="005C3FF1">
              <w:rPr>
                <w:rFonts w:ascii="Calibri" w:hAnsi="Calibri"/>
                <w:b/>
                <w:szCs w:val="18"/>
              </w:rPr>
              <w:t xml:space="preserve"> System Air Handler</w:t>
            </w:r>
            <w:r w:rsidR="00F00381" w:rsidRPr="005C3FF1">
              <w:rPr>
                <w:rFonts w:ascii="Calibri" w:hAnsi="Calibri"/>
                <w:b/>
                <w:szCs w:val="18"/>
              </w:rPr>
              <w:t xml:space="preserve">, </w:t>
            </w:r>
            <w:r w:rsidR="005910C2" w:rsidRPr="005C3FF1">
              <w:rPr>
                <w:rFonts w:ascii="Calibri" w:hAnsi="Calibri"/>
                <w:b/>
                <w:szCs w:val="18"/>
              </w:rPr>
              <w:t>Furnace</w:t>
            </w:r>
            <w:r w:rsidR="00F00381" w:rsidRPr="005C3FF1">
              <w:rPr>
                <w:rFonts w:ascii="Calibri" w:hAnsi="Calibri"/>
                <w:b/>
                <w:szCs w:val="18"/>
              </w:rPr>
              <w:t xml:space="preserve"> or Fan Coil</w:t>
            </w:r>
          </w:p>
          <w:p w14:paraId="7DC3DBDF" w14:textId="67973F21" w:rsidR="00F80E7D" w:rsidRPr="005C3FF1" w:rsidDel="004E3E8B" w:rsidRDefault="00F80E7D" w:rsidP="00E77755">
            <w:pPr>
              <w:keepNext/>
              <w:rPr>
                <w:rFonts w:ascii="Calibri" w:hAnsi="Calibri"/>
                <w:b/>
                <w:sz w:val="18"/>
                <w:szCs w:val="18"/>
              </w:rPr>
            </w:pPr>
            <w:r w:rsidRPr="005C3FF1">
              <w:rPr>
                <w:rFonts w:ascii="Calibri" w:hAnsi="Calibri"/>
                <w:sz w:val="18"/>
                <w:szCs w:val="18"/>
              </w:rPr>
              <w:t>&lt;&lt;if A</w:t>
            </w:r>
            <w:r w:rsidR="00200DE6" w:rsidRPr="005C3FF1">
              <w:rPr>
                <w:rFonts w:ascii="Calibri" w:hAnsi="Calibri"/>
                <w:sz w:val="18"/>
                <w:szCs w:val="18"/>
              </w:rPr>
              <w:t>10</w:t>
            </w:r>
            <w:r w:rsidRPr="005C3FF1">
              <w:rPr>
                <w:rFonts w:ascii="Calibri" w:hAnsi="Calibri"/>
                <w:sz w:val="18"/>
                <w:szCs w:val="18"/>
              </w:rPr>
              <w:t xml:space="preserve"> equal to "No" then display the "section does not apply" message; else display Table </w:t>
            </w:r>
            <w:r w:rsidR="00E77755" w:rsidRPr="005C3FF1">
              <w:rPr>
                <w:rFonts w:ascii="Calibri" w:hAnsi="Calibri"/>
                <w:sz w:val="18"/>
                <w:szCs w:val="18"/>
              </w:rPr>
              <w:t>H</w:t>
            </w:r>
            <w:r w:rsidRPr="005C3FF1">
              <w:rPr>
                <w:rFonts w:ascii="Calibri" w:hAnsi="Calibri"/>
                <w:bCs/>
                <w:sz w:val="18"/>
                <w:szCs w:val="18"/>
              </w:rPr>
              <w:t>&gt;&gt;</w:t>
            </w:r>
          </w:p>
        </w:tc>
      </w:tr>
      <w:tr w:rsidR="005910C2" w:rsidRPr="005C3FF1" w14:paraId="7DC3DBE3" w14:textId="77777777" w:rsidTr="00D97E14">
        <w:trPr>
          <w:trHeight w:val="144"/>
        </w:trPr>
        <w:tc>
          <w:tcPr>
            <w:tcW w:w="468" w:type="dxa"/>
            <w:vAlign w:val="center"/>
          </w:tcPr>
          <w:p w14:paraId="7DC3DBE1" w14:textId="77777777" w:rsidR="005910C2" w:rsidRPr="005C3FF1" w:rsidRDefault="005910C2" w:rsidP="00F0444A">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7DC3DBE2" w14:textId="3102CE78" w:rsidR="005910C2" w:rsidRPr="005C3FF1" w:rsidRDefault="005910C2" w:rsidP="00155FC2">
            <w:pPr>
              <w:rPr>
                <w:rFonts w:ascii="Calibri" w:hAnsi="Calibri"/>
                <w:sz w:val="18"/>
                <w:szCs w:val="18"/>
              </w:rPr>
            </w:pPr>
            <w:r w:rsidRPr="005C3FF1">
              <w:rPr>
                <w:rFonts w:ascii="Calibri" w:hAnsi="Calibri"/>
                <w:sz w:val="18"/>
                <w:szCs w:val="18"/>
              </w:rPr>
              <w:t>If a specific air handler</w:t>
            </w:r>
            <w:r w:rsidR="00F853B6" w:rsidRPr="005C3FF1">
              <w:rPr>
                <w:rFonts w:ascii="Calibri" w:hAnsi="Calibri"/>
                <w:sz w:val="18"/>
                <w:szCs w:val="18"/>
              </w:rPr>
              <w:t>,</w:t>
            </w:r>
            <w:r w:rsidRPr="005C3FF1">
              <w:rPr>
                <w:rFonts w:ascii="Calibri" w:hAnsi="Calibri"/>
                <w:sz w:val="18"/>
                <w:szCs w:val="18"/>
              </w:rPr>
              <w:t xml:space="preserve"> furnace</w:t>
            </w:r>
            <w:r w:rsidR="00AE5EAC" w:rsidRPr="005C3FF1">
              <w:rPr>
                <w:rFonts w:ascii="Calibri" w:hAnsi="Calibri"/>
                <w:sz w:val="18"/>
                <w:szCs w:val="18"/>
              </w:rPr>
              <w:t xml:space="preserve"> or fan coil</w:t>
            </w:r>
            <w:r w:rsidRPr="005C3FF1">
              <w:rPr>
                <w:rFonts w:ascii="Calibri" w:hAnsi="Calibri"/>
                <w:sz w:val="18"/>
                <w:szCs w:val="18"/>
              </w:rPr>
              <w:t xml:space="preserve"> is required by the </w:t>
            </w:r>
            <w:r w:rsidR="001A43D6" w:rsidRPr="005C3FF1">
              <w:rPr>
                <w:rFonts w:ascii="Calibri" w:hAnsi="Calibri"/>
                <w:sz w:val="18"/>
                <w:szCs w:val="18"/>
              </w:rPr>
              <w:t>directory used to certify product performance</w:t>
            </w:r>
            <w:r w:rsidRPr="005C3FF1">
              <w:rPr>
                <w:rFonts w:ascii="Calibri" w:hAnsi="Calibri"/>
                <w:sz w:val="18"/>
                <w:szCs w:val="18"/>
              </w:rPr>
              <w:t xml:space="preserve">, the responsible </w:t>
            </w:r>
            <w:r w:rsidR="00BA2D1E" w:rsidRPr="005C3FF1">
              <w:rPr>
                <w:rFonts w:ascii="Calibri" w:hAnsi="Calibri"/>
                <w:sz w:val="18"/>
                <w:szCs w:val="18"/>
              </w:rPr>
              <w:t xml:space="preserve">person </w:t>
            </w:r>
            <w:r w:rsidRPr="005C3FF1">
              <w:rPr>
                <w:rFonts w:ascii="Calibri" w:hAnsi="Calibri"/>
                <w:sz w:val="18"/>
                <w:szCs w:val="18"/>
              </w:rPr>
              <w:t xml:space="preserve">certifies by signing </w:t>
            </w:r>
            <w:r w:rsidR="00D0737D" w:rsidRPr="005C3FF1">
              <w:rPr>
                <w:rFonts w:ascii="Calibri" w:hAnsi="Calibri"/>
                <w:sz w:val="18"/>
                <w:szCs w:val="18"/>
              </w:rPr>
              <w:t xml:space="preserve">this compliance document </w:t>
            </w:r>
            <w:r w:rsidRPr="005C3FF1">
              <w:rPr>
                <w:rFonts w:ascii="Calibri" w:hAnsi="Calibri"/>
                <w:sz w:val="18"/>
                <w:szCs w:val="18"/>
              </w:rPr>
              <w:t xml:space="preserve">that the installed air handler/furnace matches the equipment </w:t>
            </w:r>
            <w:r w:rsidR="00155FC2" w:rsidRPr="005C3FF1">
              <w:rPr>
                <w:rFonts w:ascii="Calibri" w:hAnsi="Calibri"/>
                <w:sz w:val="18"/>
                <w:szCs w:val="18"/>
              </w:rPr>
              <w:t>specified by the Directory of Certified Product Performance</w:t>
            </w:r>
            <w:r w:rsidRPr="005C3FF1">
              <w:rPr>
                <w:rFonts w:ascii="Calibri" w:hAnsi="Calibri"/>
                <w:sz w:val="18"/>
                <w:szCs w:val="18"/>
              </w:rPr>
              <w:t>.</w:t>
            </w:r>
          </w:p>
        </w:tc>
      </w:tr>
    </w:tbl>
    <w:p w14:paraId="13C29419" w14:textId="36DEE9DC" w:rsidR="00B560CD" w:rsidRPr="005C3FF1" w:rsidRDefault="00B560CD">
      <w:pPr>
        <w:rPr>
          <w:rFonts w:ascii="Calibri" w:hAnsi="Calibri"/>
          <w:b/>
          <w:bCs/>
          <w:szCs w:val="18"/>
        </w:rPr>
      </w:pPr>
    </w:p>
    <w:tbl>
      <w:tblPr>
        <w:tblW w:w="10795"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5910C2" w:rsidRPr="005C3FF1" w14:paraId="7DC3DBE8" w14:textId="77777777" w:rsidTr="00326D79">
        <w:trPr>
          <w:trHeight w:val="144"/>
        </w:trPr>
        <w:tc>
          <w:tcPr>
            <w:tcW w:w="10795" w:type="dxa"/>
            <w:gridSpan w:val="2"/>
            <w:vAlign w:val="center"/>
          </w:tcPr>
          <w:p w14:paraId="5090514A" w14:textId="4F2E8F42" w:rsidR="005910C2" w:rsidRPr="005C3FF1" w:rsidRDefault="00E77755" w:rsidP="003B4240">
            <w:pPr>
              <w:keepNext/>
              <w:rPr>
                <w:rFonts w:ascii="Calibri" w:hAnsi="Calibri"/>
                <w:b/>
                <w:sz w:val="18"/>
                <w:szCs w:val="18"/>
              </w:rPr>
            </w:pPr>
            <w:r w:rsidRPr="005C3FF1">
              <w:rPr>
                <w:rFonts w:ascii="Calibri" w:hAnsi="Calibri"/>
                <w:b/>
                <w:szCs w:val="18"/>
              </w:rPr>
              <w:t>I</w:t>
            </w:r>
            <w:r w:rsidR="005910C2" w:rsidRPr="005C3FF1">
              <w:rPr>
                <w:rFonts w:ascii="Calibri" w:hAnsi="Calibri"/>
                <w:b/>
                <w:szCs w:val="18"/>
              </w:rPr>
              <w:t xml:space="preserve">. Verified </w:t>
            </w:r>
            <w:r w:rsidR="00E66421" w:rsidRPr="005C3FF1">
              <w:rPr>
                <w:rFonts w:ascii="Calibri" w:hAnsi="Calibri"/>
                <w:b/>
                <w:szCs w:val="18"/>
              </w:rPr>
              <w:t>Space Conditioning</w:t>
            </w:r>
            <w:r w:rsidR="005910C2" w:rsidRPr="005C3FF1">
              <w:rPr>
                <w:rFonts w:ascii="Calibri" w:hAnsi="Calibri"/>
                <w:b/>
                <w:szCs w:val="18"/>
              </w:rPr>
              <w:t xml:space="preserve"> System Time Delay Relay</w:t>
            </w:r>
          </w:p>
          <w:p w14:paraId="7DC3DBE7" w14:textId="305DB965" w:rsidR="00F80E7D" w:rsidRPr="005C3FF1" w:rsidDel="004E3E8B" w:rsidRDefault="00F80E7D" w:rsidP="00680F4D">
            <w:pPr>
              <w:keepNext/>
              <w:rPr>
                <w:rFonts w:ascii="Calibri" w:hAnsi="Calibri"/>
                <w:b/>
                <w:sz w:val="18"/>
                <w:szCs w:val="18"/>
              </w:rPr>
            </w:pPr>
            <w:r w:rsidRPr="005C3FF1">
              <w:rPr>
                <w:rFonts w:ascii="Calibri" w:hAnsi="Calibri"/>
                <w:sz w:val="18"/>
                <w:szCs w:val="18"/>
              </w:rPr>
              <w:t>&lt;&lt;if A</w:t>
            </w:r>
            <w:r w:rsidR="00877610" w:rsidRPr="005C3FF1">
              <w:rPr>
                <w:rFonts w:ascii="Calibri" w:hAnsi="Calibri"/>
                <w:sz w:val="18"/>
                <w:szCs w:val="18"/>
              </w:rPr>
              <w:t>1</w:t>
            </w:r>
            <w:r w:rsidR="00200DE6" w:rsidRPr="005C3FF1">
              <w:rPr>
                <w:rFonts w:ascii="Calibri" w:hAnsi="Calibri"/>
                <w:sz w:val="18"/>
                <w:szCs w:val="18"/>
              </w:rPr>
              <w:t>1</w:t>
            </w:r>
            <w:r w:rsidRPr="005C3FF1">
              <w:rPr>
                <w:rFonts w:ascii="Calibri" w:hAnsi="Calibri"/>
                <w:sz w:val="18"/>
                <w:szCs w:val="18"/>
              </w:rPr>
              <w:t xml:space="preserve"> equal to "No" then display the "section does not apply" message; else display Table </w:t>
            </w:r>
            <w:r w:rsidR="00E77755" w:rsidRPr="005C3FF1">
              <w:rPr>
                <w:rFonts w:ascii="Calibri" w:hAnsi="Calibri"/>
                <w:sz w:val="18"/>
                <w:szCs w:val="18"/>
              </w:rPr>
              <w:t>I</w:t>
            </w:r>
            <w:r w:rsidRPr="005C3FF1">
              <w:rPr>
                <w:rFonts w:ascii="Calibri" w:hAnsi="Calibri"/>
                <w:bCs/>
                <w:sz w:val="18"/>
                <w:szCs w:val="18"/>
              </w:rPr>
              <w:t>&gt;&gt;</w:t>
            </w:r>
          </w:p>
        </w:tc>
      </w:tr>
      <w:tr w:rsidR="005910C2" w:rsidRPr="005C3FF1" w14:paraId="7DC3DBEB" w14:textId="77777777" w:rsidTr="00326D79">
        <w:trPr>
          <w:trHeight w:val="144"/>
        </w:trPr>
        <w:tc>
          <w:tcPr>
            <w:tcW w:w="468" w:type="dxa"/>
            <w:vAlign w:val="center"/>
          </w:tcPr>
          <w:p w14:paraId="7DC3DBE9" w14:textId="77777777" w:rsidR="005910C2" w:rsidRPr="005C3FF1" w:rsidRDefault="005910C2" w:rsidP="00F0444A">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7" w:type="dxa"/>
            <w:vAlign w:val="center"/>
          </w:tcPr>
          <w:p w14:paraId="7DC3DBEA" w14:textId="204A1228" w:rsidR="005910C2" w:rsidRPr="005C3FF1" w:rsidRDefault="005910C2" w:rsidP="00BA2D1E">
            <w:pPr>
              <w:rPr>
                <w:rFonts w:ascii="Calibri" w:hAnsi="Calibri"/>
                <w:sz w:val="18"/>
                <w:szCs w:val="18"/>
              </w:rPr>
            </w:pPr>
            <w:r w:rsidRPr="005C3FF1">
              <w:rPr>
                <w:rFonts w:ascii="Calibri" w:hAnsi="Calibri"/>
                <w:sz w:val="18"/>
                <w:szCs w:val="18"/>
              </w:rPr>
              <w:t xml:space="preserve">If a Time Delay Relay is </w:t>
            </w:r>
            <w:r w:rsidR="00155FC2"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BA2D1E" w:rsidRPr="005C3FF1">
              <w:rPr>
                <w:rFonts w:ascii="Calibri" w:hAnsi="Calibri"/>
                <w:sz w:val="18"/>
                <w:szCs w:val="18"/>
              </w:rPr>
              <w:t xml:space="preserve">person </w:t>
            </w:r>
            <w:r w:rsidRPr="005C3FF1">
              <w:rPr>
                <w:rFonts w:ascii="Calibri" w:hAnsi="Calibri"/>
                <w:sz w:val="18"/>
                <w:szCs w:val="18"/>
              </w:rPr>
              <w:t xml:space="preserve">certifies by signing </w:t>
            </w:r>
            <w:r w:rsidR="00BA2D1E" w:rsidRPr="005C3FF1">
              <w:rPr>
                <w:rFonts w:ascii="Calibri" w:hAnsi="Calibri"/>
                <w:sz w:val="18"/>
                <w:szCs w:val="18"/>
              </w:rPr>
              <w:t xml:space="preserve">this compliance document </w:t>
            </w:r>
            <w:r w:rsidRPr="005C3FF1">
              <w:rPr>
                <w:rFonts w:ascii="Calibri" w:hAnsi="Calibri"/>
                <w:sz w:val="18"/>
                <w:szCs w:val="18"/>
              </w:rPr>
              <w:t>that the Time Delay Relay is installed and has been tested to operate correctly according to the protocols of RA3.4.3.</w:t>
            </w:r>
          </w:p>
        </w:tc>
      </w:tr>
    </w:tbl>
    <w:p w14:paraId="7DC3DBEC" w14:textId="77777777" w:rsidR="005910C2" w:rsidRPr="005C3FF1" w:rsidRDefault="005910C2">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28"/>
      </w:tblGrid>
      <w:tr w:rsidR="005910C2" w:rsidRPr="005C3FF1" w14:paraId="7DC3DBF0" w14:textId="77777777" w:rsidTr="00326D79">
        <w:trPr>
          <w:trHeight w:val="144"/>
        </w:trPr>
        <w:tc>
          <w:tcPr>
            <w:tcW w:w="10795" w:type="dxa"/>
            <w:gridSpan w:val="2"/>
            <w:tcBorders>
              <w:top w:val="single" w:sz="4" w:space="0" w:color="auto"/>
              <w:bottom w:val="single" w:sz="4" w:space="0" w:color="000000"/>
            </w:tcBorders>
            <w:vAlign w:val="center"/>
          </w:tcPr>
          <w:p w14:paraId="2705A928" w14:textId="54A73EC7" w:rsidR="005910C2" w:rsidRPr="005C3FF1" w:rsidRDefault="00E77755" w:rsidP="003B4240">
            <w:pPr>
              <w:keepNext/>
              <w:rPr>
                <w:rFonts w:ascii="Calibri" w:hAnsi="Calibri"/>
                <w:b/>
                <w:sz w:val="18"/>
                <w:szCs w:val="18"/>
              </w:rPr>
            </w:pPr>
            <w:r w:rsidRPr="005C3FF1">
              <w:rPr>
                <w:rFonts w:ascii="Calibri" w:hAnsi="Calibri"/>
                <w:b/>
                <w:szCs w:val="18"/>
              </w:rPr>
              <w:t>J</w:t>
            </w:r>
            <w:r w:rsidR="005910C2" w:rsidRPr="005C3FF1">
              <w:rPr>
                <w:rFonts w:ascii="Calibri" w:hAnsi="Calibri"/>
                <w:b/>
                <w:szCs w:val="18"/>
              </w:rPr>
              <w:t xml:space="preserve">. Verified </w:t>
            </w:r>
            <w:r w:rsidR="00E66421" w:rsidRPr="005C3FF1">
              <w:rPr>
                <w:rFonts w:ascii="Calibri" w:hAnsi="Calibri"/>
                <w:b/>
                <w:szCs w:val="18"/>
              </w:rPr>
              <w:t>Space Conditioning</w:t>
            </w:r>
            <w:r w:rsidR="005910C2" w:rsidRPr="005C3FF1">
              <w:rPr>
                <w:rFonts w:ascii="Calibri" w:hAnsi="Calibri"/>
                <w:b/>
                <w:szCs w:val="18"/>
              </w:rPr>
              <w:t xml:space="preserve"> System TXV</w:t>
            </w:r>
          </w:p>
          <w:p w14:paraId="7DC3DBEF" w14:textId="169E1A75" w:rsidR="00F80E7D" w:rsidRPr="005C3FF1" w:rsidDel="004E3E8B" w:rsidRDefault="00F80E7D" w:rsidP="00680F4D">
            <w:pPr>
              <w:keepNext/>
              <w:rPr>
                <w:rFonts w:ascii="Calibri" w:hAnsi="Calibri"/>
                <w:b/>
                <w:sz w:val="18"/>
                <w:szCs w:val="18"/>
              </w:rPr>
            </w:pPr>
            <w:r w:rsidRPr="005C3FF1">
              <w:rPr>
                <w:rFonts w:ascii="Calibri" w:hAnsi="Calibri"/>
                <w:sz w:val="18"/>
                <w:szCs w:val="18"/>
              </w:rPr>
              <w:t>&lt;&lt;if A</w:t>
            </w:r>
            <w:r w:rsidR="000916C4" w:rsidRPr="005C3FF1">
              <w:rPr>
                <w:rFonts w:ascii="Calibri" w:hAnsi="Calibri"/>
                <w:sz w:val="18"/>
                <w:szCs w:val="18"/>
              </w:rPr>
              <w:t>1</w:t>
            </w:r>
            <w:r w:rsidR="00200DE6" w:rsidRPr="005C3FF1">
              <w:rPr>
                <w:rFonts w:ascii="Calibri" w:hAnsi="Calibri"/>
                <w:sz w:val="18"/>
                <w:szCs w:val="18"/>
              </w:rPr>
              <w:t>2</w:t>
            </w:r>
            <w:r w:rsidRPr="005C3FF1">
              <w:rPr>
                <w:rFonts w:ascii="Calibri" w:hAnsi="Calibri"/>
                <w:sz w:val="18"/>
                <w:szCs w:val="18"/>
              </w:rPr>
              <w:t xml:space="preserve"> equal to "No" then display the "section does not apply" message; else display Table </w:t>
            </w:r>
            <w:r w:rsidR="00E77755" w:rsidRPr="005C3FF1">
              <w:rPr>
                <w:rFonts w:ascii="Calibri" w:hAnsi="Calibri"/>
                <w:sz w:val="18"/>
                <w:szCs w:val="18"/>
              </w:rPr>
              <w:t>J</w:t>
            </w:r>
            <w:r w:rsidRPr="005C3FF1">
              <w:rPr>
                <w:rFonts w:ascii="Calibri" w:hAnsi="Calibri"/>
                <w:bCs/>
                <w:sz w:val="18"/>
                <w:szCs w:val="18"/>
              </w:rPr>
              <w:t>&gt;&gt;</w:t>
            </w:r>
          </w:p>
        </w:tc>
      </w:tr>
      <w:tr w:rsidR="005910C2" w:rsidRPr="00637BB7" w14:paraId="7DC3DBF3" w14:textId="77777777" w:rsidTr="00D97E14">
        <w:trPr>
          <w:trHeight w:val="144"/>
        </w:trPr>
        <w:tc>
          <w:tcPr>
            <w:tcW w:w="466" w:type="dxa"/>
            <w:vAlign w:val="center"/>
          </w:tcPr>
          <w:p w14:paraId="7DC3DBF1" w14:textId="77777777" w:rsidR="005910C2" w:rsidRPr="005C3FF1" w:rsidRDefault="005910C2" w:rsidP="00F0444A">
            <w:pPr>
              <w:pStyle w:val="Header"/>
              <w:tabs>
                <w:tab w:val="clear" w:pos="4320"/>
                <w:tab w:val="clear" w:pos="8640"/>
              </w:tabs>
              <w:jc w:val="center"/>
              <w:rPr>
                <w:rFonts w:ascii="Calibri" w:hAnsi="Calibri"/>
                <w:sz w:val="18"/>
                <w:szCs w:val="18"/>
              </w:rPr>
            </w:pPr>
            <w:r w:rsidRPr="005C3FF1">
              <w:rPr>
                <w:rFonts w:ascii="Calibri" w:hAnsi="Calibri"/>
                <w:sz w:val="18"/>
                <w:szCs w:val="18"/>
              </w:rPr>
              <w:t>01</w:t>
            </w:r>
          </w:p>
        </w:tc>
        <w:tc>
          <w:tcPr>
            <w:tcW w:w="10329" w:type="dxa"/>
            <w:vAlign w:val="center"/>
          </w:tcPr>
          <w:p w14:paraId="7DC3DBF2" w14:textId="4E63A665" w:rsidR="005910C2" w:rsidRPr="00237478" w:rsidRDefault="005910C2" w:rsidP="00155FC2">
            <w:pPr>
              <w:rPr>
                <w:rFonts w:ascii="Calibri" w:hAnsi="Calibri"/>
                <w:sz w:val="18"/>
                <w:szCs w:val="18"/>
              </w:rPr>
            </w:pPr>
            <w:r w:rsidRPr="005C3FF1">
              <w:rPr>
                <w:rFonts w:ascii="Calibri" w:hAnsi="Calibri"/>
                <w:sz w:val="18"/>
                <w:szCs w:val="18"/>
              </w:rPr>
              <w:t xml:space="preserve">If a TXV is </w:t>
            </w:r>
            <w:r w:rsidR="00155FC2" w:rsidRPr="005C3FF1">
              <w:rPr>
                <w:rFonts w:ascii="Calibri" w:hAnsi="Calibri"/>
                <w:sz w:val="18"/>
                <w:szCs w:val="18"/>
              </w:rPr>
              <w:t>specified by the Directory of Certified Product Performance</w:t>
            </w:r>
            <w:r w:rsidRPr="005C3FF1">
              <w:rPr>
                <w:rFonts w:ascii="Calibri" w:hAnsi="Calibri"/>
                <w:sz w:val="18"/>
                <w:szCs w:val="18"/>
              </w:rPr>
              <w:t xml:space="preserve">, the responsible </w:t>
            </w:r>
            <w:r w:rsidR="00BA2D1E" w:rsidRPr="005C3FF1">
              <w:rPr>
                <w:rFonts w:ascii="Calibri" w:hAnsi="Calibri"/>
                <w:sz w:val="18"/>
                <w:szCs w:val="18"/>
              </w:rPr>
              <w:t xml:space="preserve">person </w:t>
            </w:r>
            <w:r w:rsidRPr="005C3FF1">
              <w:rPr>
                <w:rFonts w:ascii="Calibri" w:hAnsi="Calibri"/>
                <w:sz w:val="18"/>
                <w:szCs w:val="18"/>
              </w:rPr>
              <w:t xml:space="preserve">certifies by signing </w:t>
            </w:r>
            <w:r w:rsidR="00BA2D1E" w:rsidRPr="005C3FF1">
              <w:rPr>
                <w:rFonts w:ascii="Calibri" w:hAnsi="Calibri"/>
                <w:sz w:val="18"/>
                <w:szCs w:val="18"/>
              </w:rPr>
              <w:t xml:space="preserve">this compliance document </w:t>
            </w:r>
            <w:r w:rsidRPr="005C3FF1">
              <w:rPr>
                <w:rFonts w:ascii="Calibri" w:hAnsi="Calibri"/>
                <w:sz w:val="18"/>
                <w:szCs w:val="18"/>
              </w:rPr>
              <w:t xml:space="preserve">that the TXV is properly installed and has been visually verified, including proper placement of </w:t>
            </w:r>
            <w:r w:rsidR="00BA2D1E" w:rsidRPr="005C3FF1">
              <w:rPr>
                <w:rFonts w:ascii="Calibri" w:hAnsi="Calibri"/>
                <w:sz w:val="18"/>
                <w:szCs w:val="18"/>
              </w:rPr>
              <w:t xml:space="preserve">the </w:t>
            </w:r>
            <w:r w:rsidRPr="005C3FF1">
              <w:rPr>
                <w:rFonts w:ascii="Calibri" w:hAnsi="Calibri"/>
                <w:sz w:val="18"/>
                <w:szCs w:val="18"/>
              </w:rPr>
              <w:t>sensing bulb.</w:t>
            </w:r>
          </w:p>
        </w:tc>
      </w:tr>
    </w:tbl>
    <w:p w14:paraId="7DC3DBF4" w14:textId="4D438D14" w:rsidR="005910C2" w:rsidRDefault="005910C2" w:rsidP="00F0444A">
      <w:pPr>
        <w:rPr>
          <w:rFonts w:ascii="Calibri" w:hAnsi="Calibri"/>
          <w:b/>
          <w:bCs/>
          <w:sz w:val="18"/>
          <w:szCs w:val="18"/>
        </w:rPr>
      </w:pPr>
    </w:p>
    <w:sectPr w:rsidR="005910C2" w:rsidSect="00846635">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E0B5F" w14:textId="77777777" w:rsidR="00A671EF" w:rsidRDefault="00A671EF">
      <w:r>
        <w:separator/>
      </w:r>
    </w:p>
  </w:endnote>
  <w:endnote w:type="continuationSeparator" w:id="0">
    <w:p w14:paraId="0BB42651" w14:textId="77777777" w:rsidR="00A671EF" w:rsidRDefault="00A671EF">
      <w:r>
        <w:continuationSeparator/>
      </w:r>
    </w:p>
  </w:endnote>
  <w:endnote w:type="continuationNotice" w:id="1">
    <w:p w14:paraId="302AE48E" w14:textId="77777777" w:rsidR="00A671EF" w:rsidRDefault="00A671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77777777" w:rsidR="007D5541" w:rsidRPr="00850428" w:rsidRDefault="007D5541" w:rsidP="00850428">
    <w:pPr>
      <w:pStyle w:val="Footer"/>
    </w:pPr>
    <w:r w:rsidRPr="00850428">
      <w:t xml:space="preserve">Registration Number:                                                           Registration Date/Time:                                           HERS Provider:                       </w:t>
    </w:r>
  </w:p>
  <w:p w14:paraId="7DC3DC0D" w14:textId="78E55913" w:rsidR="007D5541" w:rsidRPr="00850428" w:rsidRDefault="007D5541" w:rsidP="00850428">
    <w:pPr>
      <w:pStyle w:val="Footer"/>
    </w:pPr>
    <w:r w:rsidRPr="00850428">
      <w:t>CA Building Energy Efficiency Standards - 20</w:t>
    </w:r>
    <w:r w:rsidR="00424EAA">
      <w:t>22</w:t>
    </w:r>
    <w:r w:rsidRPr="00850428">
      <w:t xml:space="preserve"> Residential Compliance</w:t>
    </w:r>
    <w:r w:rsidRPr="00850428">
      <w:tab/>
    </w:r>
    <w:r>
      <w:t>January 20</w:t>
    </w:r>
    <w:r w:rsidR="00424EA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435CE8FD" w:rsidR="007D5541" w:rsidRPr="00850428" w:rsidRDefault="007D5541" w:rsidP="00850428">
    <w:pPr>
      <w:pStyle w:val="Footer"/>
    </w:pPr>
    <w:r w:rsidRPr="00850428">
      <w:t>CA Building Energy Efficiency Standards - 20</w:t>
    </w:r>
    <w:r w:rsidR="00424EAA">
      <w:t>22</w:t>
    </w:r>
    <w:r w:rsidRPr="00850428">
      <w:t xml:space="preserve"> Residential Compliance</w:t>
    </w:r>
    <w:r w:rsidRPr="00850428">
      <w:tab/>
    </w:r>
    <w:r>
      <w:t>January 20</w:t>
    </w:r>
    <w:r w:rsidR="00424EAA">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E30B9" w14:textId="77777777" w:rsidR="00A671EF" w:rsidRDefault="00A671EF">
      <w:r>
        <w:separator/>
      </w:r>
    </w:p>
  </w:footnote>
  <w:footnote w:type="continuationSeparator" w:id="0">
    <w:p w14:paraId="4F54AFDC" w14:textId="77777777" w:rsidR="00A671EF" w:rsidRDefault="00A671EF">
      <w:r>
        <w:continuationSeparator/>
      </w:r>
    </w:p>
  </w:footnote>
  <w:footnote w:type="continuationNotice" w:id="1">
    <w:p w14:paraId="25BF32F2" w14:textId="77777777" w:rsidR="00A671EF" w:rsidRDefault="00A671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7D5541" w:rsidRDefault="007B2D7F">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CF98" w14:textId="77777777" w:rsidR="00E81A6A" w:rsidRPr="00B96CDE" w:rsidRDefault="00E81A6A" w:rsidP="00E81A6A">
    <w:pPr>
      <w:tabs>
        <w:tab w:val="center" w:pos="4320"/>
        <w:tab w:val="right" w:pos="8640"/>
      </w:tabs>
      <w:ind w:left="360"/>
      <w:jc w:val="center"/>
      <w:rPr>
        <w:rFonts w:ascii="Arial" w:hAnsi="Arial" w:cs="Arial"/>
        <w:sz w:val="24"/>
        <w:szCs w:val="24"/>
      </w:rPr>
    </w:pPr>
    <w:r w:rsidRPr="00B96CDE">
      <w:rPr>
        <w:rFonts w:ascii="Calibri" w:hAnsi="Calibri" w:cs="Calibri"/>
        <w:noProof/>
        <w:sz w:val="28"/>
        <w:szCs w:val="28"/>
      </w:rPr>
      <w:drawing>
        <wp:anchor distT="0" distB="0" distL="114300" distR="114300" simplePos="0" relativeHeight="251660295" behindDoc="0" locked="0" layoutInCell="1" allowOverlap="1" wp14:anchorId="50E06D7F" wp14:editId="4CD5889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RATED SPACE CONDITIONING SYSTEM EQUIPMENT VERIFICATION</w:t>
    </w:r>
  </w:p>
  <w:p w14:paraId="1FE2F7CD" w14:textId="77777777" w:rsidR="00E81A6A" w:rsidRPr="00B96CDE" w:rsidRDefault="00E81A6A" w:rsidP="00E81A6A">
    <w:pPr>
      <w:tabs>
        <w:tab w:val="center" w:pos="4320"/>
        <w:tab w:val="right" w:pos="8640"/>
      </w:tabs>
      <w:ind w:left="360"/>
      <w:rPr>
        <w:rFonts w:ascii="Arial" w:hAnsi="Arial" w:cs="Arial"/>
        <w:sz w:val="24"/>
        <w:szCs w:val="24"/>
      </w:rPr>
    </w:pPr>
    <w:r w:rsidRPr="00B96CDE">
      <w:rPr>
        <w:rFonts w:ascii="Arial" w:hAnsi="Arial" w:cs="Arial"/>
        <w:sz w:val="24"/>
        <w:szCs w:val="24"/>
      </w:rPr>
      <w:ptab w:relativeTo="margin" w:alignment="center" w:leader="none"/>
    </w:r>
    <w:r w:rsidRPr="00B96CDE">
      <w:rPr>
        <w:rFonts w:ascii="Arial" w:hAnsi="Arial" w:cs="Arial"/>
        <w:sz w:val="24"/>
        <w:szCs w:val="24"/>
      </w:rPr>
      <w:ptab w:relativeTo="margin" w:alignment="right" w:leader="none"/>
    </w:r>
    <w:r w:rsidRPr="00B96CDE">
      <w:rPr>
        <w:rFonts w:ascii="Calibri" w:hAnsi="Calibri" w:cs="Calibri"/>
        <w:sz w:val="28"/>
        <w:szCs w:val="28"/>
      </w:rPr>
      <w:t>CEC-CF</w:t>
    </w:r>
    <w:r>
      <w:rPr>
        <w:rFonts w:ascii="Calibri" w:hAnsi="Calibri" w:cs="Calibri"/>
        <w:sz w:val="28"/>
        <w:szCs w:val="28"/>
      </w:rPr>
      <w:t>2</w:t>
    </w:r>
    <w:r w:rsidRPr="00B96CDE">
      <w:rPr>
        <w:rFonts w:ascii="Calibri" w:hAnsi="Calibri" w:cs="Calibri"/>
        <w:sz w:val="28"/>
        <w:szCs w:val="28"/>
      </w:rPr>
      <w:t>R-</w:t>
    </w:r>
    <w:r>
      <w:rPr>
        <w:rFonts w:ascii="Calibri" w:hAnsi="Calibri" w:cs="Calibri"/>
        <w:sz w:val="28"/>
        <w:szCs w:val="28"/>
      </w:rPr>
      <w:t>MCH</w:t>
    </w:r>
    <w:r w:rsidRPr="00B96CDE">
      <w:rPr>
        <w:rFonts w:ascii="Calibri" w:hAnsi="Calibri" w:cs="Calibri"/>
        <w:sz w:val="28"/>
        <w:szCs w:val="28"/>
      </w:rPr>
      <w:t>-</w:t>
    </w:r>
    <w:r>
      <w:rPr>
        <w:rFonts w:ascii="Calibri" w:hAnsi="Calibri" w:cs="Calibri"/>
        <w:sz w:val="28"/>
        <w:szCs w:val="28"/>
      </w:rPr>
      <w:t>26</w:t>
    </w:r>
    <w:r w:rsidRPr="00B96CDE">
      <w:rPr>
        <w:rFonts w:ascii="Calibri" w:hAnsi="Calibri" w:cs="Calibri"/>
        <w:sz w:val="28"/>
        <w:szCs w:val="28"/>
      </w:rPr>
      <w:t>-</w:t>
    </w:r>
    <w:r>
      <w:rPr>
        <w:rFonts w:ascii="Calibri" w:hAnsi="Calibri" w:cs="Calibri"/>
        <w:sz w:val="28"/>
        <w:szCs w:val="28"/>
      </w:rPr>
      <w:t>H</w:t>
    </w:r>
  </w:p>
  <w:p w14:paraId="7DC3DC0B" w14:textId="6149376E" w:rsidR="007D5541" w:rsidRDefault="00E81A6A" w:rsidP="00E81A6A">
    <w:pPr>
      <w:pStyle w:val="Header"/>
      <w:rPr>
        <w:rFonts w:ascii="Calibri" w:eastAsia="Calibri" w:hAnsi="Calibri" w:cs="Calibri"/>
        <w:b/>
        <w:bCs/>
        <w:i/>
        <w:iCs/>
        <w:sz w:val="28"/>
        <w:szCs w:val="28"/>
      </w:rPr>
    </w:pPr>
    <w:r w:rsidRPr="00B96CDE">
      <w:rPr>
        <w:rFonts w:ascii="Arial" w:eastAsia="Calibri" w:hAnsi="Arial" w:cs="Arial"/>
        <w:sz w:val="24"/>
        <w:szCs w:val="22"/>
      </w:rPr>
      <w:ptab w:relativeTo="margin" w:alignment="center" w:leader="none"/>
    </w:r>
    <w:r w:rsidRPr="00B96CDE">
      <w:rPr>
        <w:rFonts w:ascii="Calibri" w:eastAsia="Calibri" w:hAnsi="Calibri" w:cs="Calibri"/>
        <w:b/>
        <w:bCs/>
        <w:i/>
        <w:iCs/>
        <w:sz w:val="28"/>
        <w:szCs w:val="28"/>
      </w:rPr>
      <w:t>SAMPLE FORM – NOT VALID FOR SUBMISSION TO BUILDING DEPARTMENTS</w:t>
    </w:r>
  </w:p>
  <w:p w14:paraId="5C50047B" w14:textId="77777777" w:rsidR="00DC2E10" w:rsidRPr="000A54FD" w:rsidRDefault="00DC2E10" w:rsidP="00E81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7D5541" w:rsidRDefault="007B2D7F">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7D5541" w:rsidRDefault="007B2D7F">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2" w14:textId="77777777" w:rsidTr="003753E8">
      <w:trPr>
        <w:cantSplit/>
        <w:trHeight w:val="288"/>
      </w:trPr>
      <w:tc>
        <w:tcPr>
          <w:tcW w:w="3896" w:type="pct"/>
          <w:tcBorders>
            <w:right w:val="nil"/>
          </w:tcBorders>
          <w:vAlign w:val="center"/>
        </w:tcPr>
        <w:p w14:paraId="7DC3DC10" w14:textId="34415092" w:rsidR="007D5541" w:rsidRPr="00F73F08" w:rsidRDefault="007D5541"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77777777" w:rsidR="007D5541" w:rsidRPr="00F73F08" w:rsidRDefault="007D5541" w:rsidP="0052278E">
          <w:pPr>
            <w:pStyle w:val="Style18"/>
            <w:rPr>
              <w:sz w:val="20"/>
            </w:rPr>
          </w:pPr>
          <w:r w:rsidRPr="00F73F08">
            <w:rPr>
              <w:sz w:val="20"/>
            </w:rPr>
            <w:t>CF2R-MCH-26-H</w:t>
          </w:r>
        </w:p>
      </w:tc>
    </w:tr>
    <w:tr w:rsidR="007D5541" w:rsidRPr="00850428" w14:paraId="7DC3DC15" w14:textId="77777777" w:rsidTr="00F7356F">
      <w:trPr>
        <w:cantSplit/>
        <w:trHeight w:val="288"/>
      </w:trPr>
      <w:tc>
        <w:tcPr>
          <w:tcW w:w="4223" w:type="pct"/>
          <w:gridSpan w:val="2"/>
          <w:tcBorders>
            <w:right w:val="nil"/>
          </w:tcBorders>
        </w:tcPr>
        <w:p w14:paraId="7DC3DC13"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4" w14:textId="10D4194C"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B2D7F">
            <w:rPr>
              <w:rFonts w:ascii="Calibri" w:hAnsi="Calibri"/>
              <w:bCs/>
              <w:noProof/>
            </w:rPr>
            <w:t>3</w:t>
          </w:r>
          <w:r>
            <w:rPr>
              <w:rFonts w:ascii="Calibri" w:hAnsi="Calibri"/>
              <w:bCs/>
              <w:noProof/>
            </w:rPr>
            <w:fldChar w:fldCharType="end"/>
          </w:r>
          <w:r w:rsidRPr="00850428">
            <w:rPr>
              <w:rFonts w:ascii="Calibri" w:hAnsi="Calibri"/>
              <w:bCs/>
            </w:rPr>
            <w:t>)</w:t>
          </w:r>
        </w:p>
      </w:tc>
    </w:tr>
  </w:tbl>
  <w:p w14:paraId="7DC3DC16" w14:textId="48BCCA34" w:rsidR="007D5541" w:rsidRPr="00850428" w:rsidRDefault="007B2D7F"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7D5541" w:rsidRDefault="007B2D7F">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B" w14:textId="77777777" w:rsidTr="003753E8">
      <w:trPr>
        <w:cantSplit/>
        <w:trHeight w:val="288"/>
      </w:trPr>
      <w:tc>
        <w:tcPr>
          <w:tcW w:w="3896" w:type="pct"/>
          <w:tcBorders>
            <w:right w:val="nil"/>
          </w:tcBorders>
          <w:vAlign w:val="center"/>
        </w:tcPr>
        <w:p w14:paraId="7DC3DC19" w14:textId="77777777" w:rsidR="007D5541" w:rsidRPr="00F73F08" w:rsidRDefault="007D5541"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77777777" w:rsidR="007D5541" w:rsidRPr="00F73F08" w:rsidRDefault="007D5541" w:rsidP="0052278E">
          <w:pPr>
            <w:pStyle w:val="Style18"/>
            <w:rPr>
              <w:sz w:val="20"/>
            </w:rPr>
          </w:pPr>
          <w:r w:rsidRPr="00F73F08">
            <w:rPr>
              <w:sz w:val="20"/>
            </w:rPr>
            <w:t>CF2R-MCH-26-H</w:t>
          </w:r>
        </w:p>
      </w:tc>
    </w:tr>
    <w:tr w:rsidR="007D5541" w:rsidRPr="00850428" w14:paraId="7DC3DC1E" w14:textId="77777777" w:rsidTr="00F7356F">
      <w:trPr>
        <w:cantSplit/>
        <w:trHeight w:val="288"/>
      </w:trPr>
      <w:tc>
        <w:tcPr>
          <w:tcW w:w="4223" w:type="pct"/>
          <w:gridSpan w:val="2"/>
          <w:tcBorders>
            <w:right w:val="nil"/>
          </w:tcBorders>
        </w:tcPr>
        <w:p w14:paraId="7DC3DC1C"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D" w14:textId="0E2038B7"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4</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B2D7F">
            <w:rPr>
              <w:rFonts w:ascii="Calibri" w:hAnsi="Calibri"/>
              <w:bCs/>
              <w:noProof/>
            </w:rPr>
            <w:t>6</w:t>
          </w:r>
          <w:r>
            <w:rPr>
              <w:rFonts w:ascii="Calibri" w:hAnsi="Calibri"/>
              <w:bCs/>
              <w:noProof/>
            </w:rPr>
            <w:fldChar w:fldCharType="end"/>
          </w:r>
          <w:r w:rsidRPr="00850428">
            <w:rPr>
              <w:rFonts w:ascii="Calibri" w:hAnsi="Calibri"/>
              <w:bCs/>
            </w:rPr>
            <w:t>)</w:t>
          </w:r>
        </w:p>
      </w:tc>
    </w:tr>
  </w:tbl>
  <w:p w14:paraId="7DC3DC1F" w14:textId="77777777" w:rsidR="007D5541" w:rsidRPr="00850428" w:rsidRDefault="007D5541"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0"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2"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15:restartNumberingAfterBreak="0">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2" w15:restartNumberingAfterBreak="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3" w15:restartNumberingAfterBreak="0">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09273488">
    <w:abstractNumId w:val="1"/>
  </w:num>
  <w:num w:numId="2" w16cid:durableId="1979606006">
    <w:abstractNumId w:val="0"/>
  </w:num>
  <w:num w:numId="3" w16cid:durableId="1810897286">
    <w:abstractNumId w:val="1"/>
  </w:num>
  <w:num w:numId="4" w16cid:durableId="52630296">
    <w:abstractNumId w:val="0"/>
  </w:num>
  <w:num w:numId="5" w16cid:durableId="151990206">
    <w:abstractNumId w:val="1"/>
  </w:num>
  <w:num w:numId="6" w16cid:durableId="1205173487">
    <w:abstractNumId w:val="0"/>
  </w:num>
  <w:num w:numId="7" w16cid:durableId="2028830521">
    <w:abstractNumId w:val="1"/>
  </w:num>
  <w:num w:numId="8" w16cid:durableId="1035542952">
    <w:abstractNumId w:val="0"/>
  </w:num>
  <w:num w:numId="9" w16cid:durableId="675693275">
    <w:abstractNumId w:val="1"/>
  </w:num>
  <w:num w:numId="10" w16cid:durableId="693918286">
    <w:abstractNumId w:val="0"/>
  </w:num>
  <w:num w:numId="11" w16cid:durableId="1376661928">
    <w:abstractNumId w:val="1"/>
  </w:num>
  <w:num w:numId="12" w16cid:durableId="712388442">
    <w:abstractNumId w:val="0"/>
  </w:num>
  <w:num w:numId="13" w16cid:durableId="1314093880">
    <w:abstractNumId w:val="1"/>
  </w:num>
  <w:num w:numId="14" w16cid:durableId="474831939">
    <w:abstractNumId w:val="0"/>
  </w:num>
  <w:num w:numId="15" w16cid:durableId="907887514">
    <w:abstractNumId w:val="1"/>
  </w:num>
  <w:num w:numId="16" w16cid:durableId="278345021">
    <w:abstractNumId w:val="0"/>
  </w:num>
  <w:num w:numId="17" w16cid:durableId="1783645501">
    <w:abstractNumId w:val="7"/>
  </w:num>
  <w:num w:numId="18" w16cid:durableId="1183934018">
    <w:abstractNumId w:val="3"/>
  </w:num>
  <w:num w:numId="19" w16cid:durableId="349111747">
    <w:abstractNumId w:val="14"/>
  </w:num>
  <w:num w:numId="20" w16cid:durableId="990715932">
    <w:abstractNumId w:val="1"/>
  </w:num>
  <w:num w:numId="21" w16cid:durableId="447505212">
    <w:abstractNumId w:val="0"/>
  </w:num>
  <w:num w:numId="22" w16cid:durableId="617105842">
    <w:abstractNumId w:val="25"/>
  </w:num>
  <w:num w:numId="23" w16cid:durableId="1439132892">
    <w:abstractNumId w:val="20"/>
  </w:num>
  <w:num w:numId="24" w16cid:durableId="20174179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23104821">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8729155">
    <w:abstractNumId w:val="26"/>
  </w:num>
  <w:num w:numId="27" w16cid:durableId="2071464756">
    <w:abstractNumId w:val="2"/>
  </w:num>
  <w:num w:numId="28" w16cid:durableId="1855415109">
    <w:abstractNumId w:val="13"/>
  </w:num>
  <w:num w:numId="29" w16cid:durableId="1082727354">
    <w:abstractNumId w:val="18"/>
  </w:num>
  <w:num w:numId="30" w16cid:durableId="1329014460">
    <w:abstractNumId w:val="22"/>
  </w:num>
  <w:num w:numId="31" w16cid:durableId="637496445">
    <w:abstractNumId w:val="21"/>
  </w:num>
  <w:num w:numId="32" w16cid:durableId="1584416490">
    <w:abstractNumId w:val="5"/>
  </w:num>
  <w:num w:numId="33" w16cid:durableId="1987397046">
    <w:abstractNumId w:val="11"/>
  </w:num>
  <w:num w:numId="34" w16cid:durableId="1860198847">
    <w:abstractNumId w:val="6"/>
  </w:num>
  <w:num w:numId="35" w16cid:durableId="762996072">
    <w:abstractNumId w:val="15"/>
  </w:num>
  <w:num w:numId="36" w16cid:durableId="1216160428">
    <w:abstractNumId w:val="10"/>
  </w:num>
  <w:num w:numId="37" w16cid:durableId="1516653410">
    <w:abstractNumId w:val="19"/>
  </w:num>
  <w:num w:numId="38" w16cid:durableId="1948804095">
    <w:abstractNumId w:val="17"/>
  </w:num>
  <w:num w:numId="39" w16cid:durableId="398476954">
    <w:abstractNumId w:val="24"/>
  </w:num>
  <w:num w:numId="40" w16cid:durableId="1340041929">
    <w:abstractNumId w:val="16"/>
  </w:num>
  <w:num w:numId="41" w16cid:durableId="81682649">
    <w:abstractNumId w:val="4"/>
  </w:num>
  <w:num w:numId="42" w16cid:durableId="1858930334">
    <w:abstractNumId w:val="23"/>
  </w:num>
  <w:num w:numId="43" w16cid:durableId="112872109">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16cid:durableId="90587389">
    <w:abstractNumId w:val="6"/>
    <w:lvlOverride w:ilvl="0">
      <w:startOverride w:val="1"/>
    </w:lvlOverride>
    <w:lvlOverride w:ilvl="1"/>
    <w:lvlOverride w:ilvl="2"/>
    <w:lvlOverride w:ilvl="3"/>
    <w:lvlOverride w:ilvl="4"/>
    <w:lvlOverride w:ilvl="5"/>
    <w:lvlOverride w:ilvl="6"/>
    <w:lvlOverride w:ilvl="7"/>
    <w:lvlOverride w:ilvl="8"/>
  </w:num>
  <w:num w:numId="45" w16cid:durableId="1853955333">
    <w:abstractNumId w:val="27"/>
  </w:num>
  <w:num w:numId="46" w16cid:durableId="1622882378">
    <w:abstractNumId w:val="8"/>
  </w:num>
  <w:num w:numId="47" w16cid:durableId="28845380">
    <w:abstractNumId w:val="1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2C3C"/>
    <w:rsid w:val="00003076"/>
    <w:rsid w:val="000035D1"/>
    <w:rsid w:val="000036FF"/>
    <w:rsid w:val="000053B5"/>
    <w:rsid w:val="00006B3D"/>
    <w:rsid w:val="0001218A"/>
    <w:rsid w:val="00016AB0"/>
    <w:rsid w:val="000204C0"/>
    <w:rsid w:val="00023AA4"/>
    <w:rsid w:val="000249C9"/>
    <w:rsid w:val="00025A72"/>
    <w:rsid w:val="00026750"/>
    <w:rsid w:val="00027C74"/>
    <w:rsid w:val="00033FA6"/>
    <w:rsid w:val="000345FE"/>
    <w:rsid w:val="0003484F"/>
    <w:rsid w:val="00035A79"/>
    <w:rsid w:val="000365D9"/>
    <w:rsid w:val="00037926"/>
    <w:rsid w:val="00040159"/>
    <w:rsid w:val="00040D83"/>
    <w:rsid w:val="0004217E"/>
    <w:rsid w:val="00043EE9"/>
    <w:rsid w:val="00044D65"/>
    <w:rsid w:val="000470D7"/>
    <w:rsid w:val="000471F6"/>
    <w:rsid w:val="000513AB"/>
    <w:rsid w:val="00051F14"/>
    <w:rsid w:val="00053A0E"/>
    <w:rsid w:val="0006016B"/>
    <w:rsid w:val="0006038E"/>
    <w:rsid w:val="00061598"/>
    <w:rsid w:val="00062796"/>
    <w:rsid w:val="000631C6"/>
    <w:rsid w:val="0006407D"/>
    <w:rsid w:val="000644B7"/>
    <w:rsid w:val="0006526B"/>
    <w:rsid w:val="0006641F"/>
    <w:rsid w:val="00076CCB"/>
    <w:rsid w:val="00076F08"/>
    <w:rsid w:val="00080A37"/>
    <w:rsid w:val="00080EEE"/>
    <w:rsid w:val="00081BB1"/>
    <w:rsid w:val="000861F1"/>
    <w:rsid w:val="00086A66"/>
    <w:rsid w:val="00087DC0"/>
    <w:rsid w:val="000916C4"/>
    <w:rsid w:val="00091D81"/>
    <w:rsid w:val="00094EF2"/>
    <w:rsid w:val="0009518C"/>
    <w:rsid w:val="00095779"/>
    <w:rsid w:val="00096901"/>
    <w:rsid w:val="000A0C20"/>
    <w:rsid w:val="000A0D18"/>
    <w:rsid w:val="000A105B"/>
    <w:rsid w:val="000A1F02"/>
    <w:rsid w:val="000A35C7"/>
    <w:rsid w:val="000A4A99"/>
    <w:rsid w:val="000A54FD"/>
    <w:rsid w:val="000A5591"/>
    <w:rsid w:val="000B2FD4"/>
    <w:rsid w:val="000B4491"/>
    <w:rsid w:val="000B7569"/>
    <w:rsid w:val="000B7F1D"/>
    <w:rsid w:val="000C03E1"/>
    <w:rsid w:val="000C1A4A"/>
    <w:rsid w:val="000C38AC"/>
    <w:rsid w:val="000C4C97"/>
    <w:rsid w:val="000C6426"/>
    <w:rsid w:val="000C6B8F"/>
    <w:rsid w:val="000C7320"/>
    <w:rsid w:val="000D14DA"/>
    <w:rsid w:val="000D23EA"/>
    <w:rsid w:val="000D25DB"/>
    <w:rsid w:val="000D4112"/>
    <w:rsid w:val="000D4C1A"/>
    <w:rsid w:val="000D533D"/>
    <w:rsid w:val="000D68B4"/>
    <w:rsid w:val="000D7842"/>
    <w:rsid w:val="000D7DA8"/>
    <w:rsid w:val="000E0BE1"/>
    <w:rsid w:val="000E3450"/>
    <w:rsid w:val="000E48D9"/>
    <w:rsid w:val="000E527A"/>
    <w:rsid w:val="000E53E9"/>
    <w:rsid w:val="000E5F2D"/>
    <w:rsid w:val="000E7ABD"/>
    <w:rsid w:val="000F070F"/>
    <w:rsid w:val="000F0BA7"/>
    <w:rsid w:val="000F2512"/>
    <w:rsid w:val="000F2B3D"/>
    <w:rsid w:val="000F404F"/>
    <w:rsid w:val="000F6214"/>
    <w:rsid w:val="000F67E7"/>
    <w:rsid w:val="000F71C2"/>
    <w:rsid w:val="000F754C"/>
    <w:rsid w:val="00110835"/>
    <w:rsid w:val="00110E01"/>
    <w:rsid w:val="0011156B"/>
    <w:rsid w:val="00112CBB"/>
    <w:rsid w:val="001131A2"/>
    <w:rsid w:val="00113AE4"/>
    <w:rsid w:val="00115611"/>
    <w:rsid w:val="00121FC9"/>
    <w:rsid w:val="00122141"/>
    <w:rsid w:val="001230A2"/>
    <w:rsid w:val="0012363D"/>
    <w:rsid w:val="00126C0D"/>
    <w:rsid w:val="00126F26"/>
    <w:rsid w:val="001305CE"/>
    <w:rsid w:val="001315EE"/>
    <w:rsid w:val="00132487"/>
    <w:rsid w:val="00134279"/>
    <w:rsid w:val="00135763"/>
    <w:rsid w:val="00135825"/>
    <w:rsid w:val="00137AA4"/>
    <w:rsid w:val="00140168"/>
    <w:rsid w:val="00142FD3"/>
    <w:rsid w:val="00145AC3"/>
    <w:rsid w:val="0014709C"/>
    <w:rsid w:val="001507B5"/>
    <w:rsid w:val="00151E04"/>
    <w:rsid w:val="001558EF"/>
    <w:rsid w:val="00155ACD"/>
    <w:rsid w:val="00155FC2"/>
    <w:rsid w:val="00156750"/>
    <w:rsid w:val="001569B5"/>
    <w:rsid w:val="001577AB"/>
    <w:rsid w:val="001615D7"/>
    <w:rsid w:val="00162081"/>
    <w:rsid w:val="00163575"/>
    <w:rsid w:val="00167637"/>
    <w:rsid w:val="00171597"/>
    <w:rsid w:val="0017354E"/>
    <w:rsid w:val="001739FA"/>
    <w:rsid w:val="001747A6"/>
    <w:rsid w:val="00174BD1"/>
    <w:rsid w:val="00175824"/>
    <w:rsid w:val="00175ACB"/>
    <w:rsid w:val="00175D42"/>
    <w:rsid w:val="00176E1A"/>
    <w:rsid w:val="00176F02"/>
    <w:rsid w:val="0017787C"/>
    <w:rsid w:val="00181190"/>
    <w:rsid w:val="001841E9"/>
    <w:rsid w:val="001848E2"/>
    <w:rsid w:val="00186697"/>
    <w:rsid w:val="0019002C"/>
    <w:rsid w:val="001919EB"/>
    <w:rsid w:val="00193838"/>
    <w:rsid w:val="00194989"/>
    <w:rsid w:val="0019624F"/>
    <w:rsid w:val="001A165E"/>
    <w:rsid w:val="001A22C4"/>
    <w:rsid w:val="001A43D6"/>
    <w:rsid w:val="001A4D5E"/>
    <w:rsid w:val="001A5583"/>
    <w:rsid w:val="001A762B"/>
    <w:rsid w:val="001B5BA4"/>
    <w:rsid w:val="001C0940"/>
    <w:rsid w:val="001C2D6E"/>
    <w:rsid w:val="001C6CA1"/>
    <w:rsid w:val="001D1125"/>
    <w:rsid w:val="001D156D"/>
    <w:rsid w:val="001D4A7F"/>
    <w:rsid w:val="001D4FD2"/>
    <w:rsid w:val="001D5B74"/>
    <w:rsid w:val="001D6EF0"/>
    <w:rsid w:val="001D7D2B"/>
    <w:rsid w:val="001E0611"/>
    <w:rsid w:val="001E3C52"/>
    <w:rsid w:val="001E4168"/>
    <w:rsid w:val="001E5FD8"/>
    <w:rsid w:val="001F01B8"/>
    <w:rsid w:val="001F0E8D"/>
    <w:rsid w:val="001F20EE"/>
    <w:rsid w:val="001F2BD0"/>
    <w:rsid w:val="001F389A"/>
    <w:rsid w:val="001F4598"/>
    <w:rsid w:val="001F7063"/>
    <w:rsid w:val="001F78D5"/>
    <w:rsid w:val="00200089"/>
    <w:rsid w:val="00200DE6"/>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41A5"/>
    <w:rsid w:val="00226B61"/>
    <w:rsid w:val="00230B81"/>
    <w:rsid w:val="002326D8"/>
    <w:rsid w:val="00234167"/>
    <w:rsid w:val="00235185"/>
    <w:rsid w:val="00235236"/>
    <w:rsid w:val="00237478"/>
    <w:rsid w:val="002420D2"/>
    <w:rsid w:val="00243047"/>
    <w:rsid w:val="00243E16"/>
    <w:rsid w:val="00245AF0"/>
    <w:rsid w:val="00247658"/>
    <w:rsid w:val="00247C7A"/>
    <w:rsid w:val="00251B09"/>
    <w:rsid w:val="00252E16"/>
    <w:rsid w:val="002532A8"/>
    <w:rsid w:val="002562A4"/>
    <w:rsid w:val="00257871"/>
    <w:rsid w:val="002611FF"/>
    <w:rsid w:val="002615BC"/>
    <w:rsid w:val="00262721"/>
    <w:rsid w:val="002641C7"/>
    <w:rsid w:val="002663BF"/>
    <w:rsid w:val="00270011"/>
    <w:rsid w:val="002710BB"/>
    <w:rsid w:val="00271988"/>
    <w:rsid w:val="002719D2"/>
    <w:rsid w:val="00271DE1"/>
    <w:rsid w:val="00271E1D"/>
    <w:rsid w:val="0027317A"/>
    <w:rsid w:val="00274618"/>
    <w:rsid w:val="00275695"/>
    <w:rsid w:val="00277212"/>
    <w:rsid w:val="00281DC9"/>
    <w:rsid w:val="00283D96"/>
    <w:rsid w:val="00283EAF"/>
    <w:rsid w:val="0028466E"/>
    <w:rsid w:val="00284AFC"/>
    <w:rsid w:val="00284C8F"/>
    <w:rsid w:val="00285A7C"/>
    <w:rsid w:val="00285F9A"/>
    <w:rsid w:val="00287573"/>
    <w:rsid w:val="00287CD0"/>
    <w:rsid w:val="00290576"/>
    <w:rsid w:val="00291F4F"/>
    <w:rsid w:val="00291F72"/>
    <w:rsid w:val="00294D4D"/>
    <w:rsid w:val="00295ED5"/>
    <w:rsid w:val="002A1004"/>
    <w:rsid w:val="002A199B"/>
    <w:rsid w:val="002A3F41"/>
    <w:rsid w:val="002A4664"/>
    <w:rsid w:val="002A5079"/>
    <w:rsid w:val="002A62BF"/>
    <w:rsid w:val="002A6A1F"/>
    <w:rsid w:val="002B10BD"/>
    <w:rsid w:val="002B10F9"/>
    <w:rsid w:val="002B2393"/>
    <w:rsid w:val="002B3606"/>
    <w:rsid w:val="002B3AE7"/>
    <w:rsid w:val="002B4170"/>
    <w:rsid w:val="002B4F6F"/>
    <w:rsid w:val="002B678A"/>
    <w:rsid w:val="002C131A"/>
    <w:rsid w:val="002C164D"/>
    <w:rsid w:val="002C3331"/>
    <w:rsid w:val="002C586B"/>
    <w:rsid w:val="002C74C4"/>
    <w:rsid w:val="002C7D44"/>
    <w:rsid w:val="002D1475"/>
    <w:rsid w:val="002D3BA6"/>
    <w:rsid w:val="002D4BB8"/>
    <w:rsid w:val="002D5D44"/>
    <w:rsid w:val="002D680A"/>
    <w:rsid w:val="002D7DB8"/>
    <w:rsid w:val="002E0193"/>
    <w:rsid w:val="002E3676"/>
    <w:rsid w:val="002E5196"/>
    <w:rsid w:val="002E54C7"/>
    <w:rsid w:val="002E5A2A"/>
    <w:rsid w:val="002E5A4A"/>
    <w:rsid w:val="002E6394"/>
    <w:rsid w:val="002E7304"/>
    <w:rsid w:val="002E77B2"/>
    <w:rsid w:val="002E7941"/>
    <w:rsid w:val="002F02BE"/>
    <w:rsid w:val="002F2A62"/>
    <w:rsid w:val="002F3CE4"/>
    <w:rsid w:val="002F40A7"/>
    <w:rsid w:val="002F6775"/>
    <w:rsid w:val="002F777B"/>
    <w:rsid w:val="003051D0"/>
    <w:rsid w:val="00306026"/>
    <w:rsid w:val="00306C6D"/>
    <w:rsid w:val="00313ED0"/>
    <w:rsid w:val="00314D52"/>
    <w:rsid w:val="00314EC3"/>
    <w:rsid w:val="0031619B"/>
    <w:rsid w:val="00316FD0"/>
    <w:rsid w:val="0032018D"/>
    <w:rsid w:val="00320F01"/>
    <w:rsid w:val="003217F1"/>
    <w:rsid w:val="003231AE"/>
    <w:rsid w:val="003247CA"/>
    <w:rsid w:val="00324C2C"/>
    <w:rsid w:val="00325ACD"/>
    <w:rsid w:val="00326B4B"/>
    <w:rsid w:val="00326D79"/>
    <w:rsid w:val="00327049"/>
    <w:rsid w:val="0033243B"/>
    <w:rsid w:val="003346F5"/>
    <w:rsid w:val="00334DB7"/>
    <w:rsid w:val="00336182"/>
    <w:rsid w:val="00337397"/>
    <w:rsid w:val="003377E5"/>
    <w:rsid w:val="00340520"/>
    <w:rsid w:val="00340CE9"/>
    <w:rsid w:val="0034339D"/>
    <w:rsid w:val="00345CE6"/>
    <w:rsid w:val="003500C8"/>
    <w:rsid w:val="00350A8C"/>
    <w:rsid w:val="003512DF"/>
    <w:rsid w:val="003514E7"/>
    <w:rsid w:val="003539EB"/>
    <w:rsid w:val="00353C3B"/>
    <w:rsid w:val="003545A9"/>
    <w:rsid w:val="0035603C"/>
    <w:rsid w:val="00357343"/>
    <w:rsid w:val="00363895"/>
    <w:rsid w:val="00365F5B"/>
    <w:rsid w:val="00370F0D"/>
    <w:rsid w:val="00371157"/>
    <w:rsid w:val="00372334"/>
    <w:rsid w:val="00372700"/>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6B84"/>
    <w:rsid w:val="003A12CC"/>
    <w:rsid w:val="003A3FF6"/>
    <w:rsid w:val="003A4B29"/>
    <w:rsid w:val="003A785B"/>
    <w:rsid w:val="003A7FBE"/>
    <w:rsid w:val="003B24D9"/>
    <w:rsid w:val="003B30A3"/>
    <w:rsid w:val="003B3641"/>
    <w:rsid w:val="003B4240"/>
    <w:rsid w:val="003B5B3C"/>
    <w:rsid w:val="003C7B7A"/>
    <w:rsid w:val="003D1445"/>
    <w:rsid w:val="003D186A"/>
    <w:rsid w:val="003D349A"/>
    <w:rsid w:val="003D5183"/>
    <w:rsid w:val="003D5350"/>
    <w:rsid w:val="003D5803"/>
    <w:rsid w:val="003E1E09"/>
    <w:rsid w:val="003E22AB"/>
    <w:rsid w:val="003E4EB4"/>
    <w:rsid w:val="003E7F4E"/>
    <w:rsid w:val="003F064C"/>
    <w:rsid w:val="003F0D68"/>
    <w:rsid w:val="003F1BED"/>
    <w:rsid w:val="003F1C6F"/>
    <w:rsid w:val="003F2ED5"/>
    <w:rsid w:val="003F49BD"/>
    <w:rsid w:val="003F4C2F"/>
    <w:rsid w:val="003F598E"/>
    <w:rsid w:val="003F6A76"/>
    <w:rsid w:val="00404739"/>
    <w:rsid w:val="00405B3C"/>
    <w:rsid w:val="00406E7B"/>
    <w:rsid w:val="004072E7"/>
    <w:rsid w:val="0041054C"/>
    <w:rsid w:val="00410ECA"/>
    <w:rsid w:val="00411923"/>
    <w:rsid w:val="00411E6B"/>
    <w:rsid w:val="00415ADC"/>
    <w:rsid w:val="00415DB2"/>
    <w:rsid w:val="00415FD0"/>
    <w:rsid w:val="004163E6"/>
    <w:rsid w:val="004246D4"/>
    <w:rsid w:val="004247C9"/>
    <w:rsid w:val="00424EAA"/>
    <w:rsid w:val="0042627F"/>
    <w:rsid w:val="00430CEA"/>
    <w:rsid w:val="00432098"/>
    <w:rsid w:val="00432B7A"/>
    <w:rsid w:val="0043390E"/>
    <w:rsid w:val="0043422C"/>
    <w:rsid w:val="00435279"/>
    <w:rsid w:val="004354CB"/>
    <w:rsid w:val="00436779"/>
    <w:rsid w:val="00437007"/>
    <w:rsid w:val="00440841"/>
    <w:rsid w:val="00442A22"/>
    <w:rsid w:val="00442DE2"/>
    <w:rsid w:val="00444D0A"/>
    <w:rsid w:val="0044528F"/>
    <w:rsid w:val="004464F2"/>
    <w:rsid w:val="004507D3"/>
    <w:rsid w:val="0045105B"/>
    <w:rsid w:val="004510F5"/>
    <w:rsid w:val="00452472"/>
    <w:rsid w:val="00454C3D"/>
    <w:rsid w:val="00461483"/>
    <w:rsid w:val="00462AC1"/>
    <w:rsid w:val="0046705B"/>
    <w:rsid w:val="00467098"/>
    <w:rsid w:val="00470951"/>
    <w:rsid w:val="0047232D"/>
    <w:rsid w:val="00472A6F"/>
    <w:rsid w:val="004737C4"/>
    <w:rsid w:val="00474509"/>
    <w:rsid w:val="00474A7A"/>
    <w:rsid w:val="00475987"/>
    <w:rsid w:val="004763BA"/>
    <w:rsid w:val="00477D56"/>
    <w:rsid w:val="0048031E"/>
    <w:rsid w:val="004809EE"/>
    <w:rsid w:val="00481723"/>
    <w:rsid w:val="00484886"/>
    <w:rsid w:val="00484C1D"/>
    <w:rsid w:val="004860C3"/>
    <w:rsid w:val="00486F0B"/>
    <w:rsid w:val="0049343E"/>
    <w:rsid w:val="00493FF2"/>
    <w:rsid w:val="004944D6"/>
    <w:rsid w:val="004948E2"/>
    <w:rsid w:val="004967FB"/>
    <w:rsid w:val="004A1BEB"/>
    <w:rsid w:val="004A264A"/>
    <w:rsid w:val="004A289B"/>
    <w:rsid w:val="004A5A9E"/>
    <w:rsid w:val="004A5C7F"/>
    <w:rsid w:val="004A6A89"/>
    <w:rsid w:val="004A6E7F"/>
    <w:rsid w:val="004A7BC9"/>
    <w:rsid w:val="004B0F27"/>
    <w:rsid w:val="004B1012"/>
    <w:rsid w:val="004B4582"/>
    <w:rsid w:val="004B463D"/>
    <w:rsid w:val="004B668A"/>
    <w:rsid w:val="004B7BD2"/>
    <w:rsid w:val="004C23D9"/>
    <w:rsid w:val="004C2C61"/>
    <w:rsid w:val="004C5269"/>
    <w:rsid w:val="004C59CB"/>
    <w:rsid w:val="004D1B0D"/>
    <w:rsid w:val="004D1CE3"/>
    <w:rsid w:val="004D2397"/>
    <w:rsid w:val="004D287C"/>
    <w:rsid w:val="004D3B79"/>
    <w:rsid w:val="004D6116"/>
    <w:rsid w:val="004D7AA5"/>
    <w:rsid w:val="004E112A"/>
    <w:rsid w:val="004E230B"/>
    <w:rsid w:val="004E3E8B"/>
    <w:rsid w:val="004E52B7"/>
    <w:rsid w:val="004E606D"/>
    <w:rsid w:val="004F0A7F"/>
    <w:rsid w:val="004F0CD2"/>
    <w:rsid w:val="004F3AC1"/>
    <w:rsid w:val="004F40C1"/>
    <w:rsid w:val="004F53DA"/>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06BE"/>
    <w:rsid w:val="00541293"/>
    <w:rsid w:val="00541E22"/>
    <w:rsid w:val="005437EB"/>
    <w:rsid w:val="00543EA4"/>
    <w:rsid w:val="00545FC7"/>
    <w:rsid w:val="00551599"/>
    <w:rsid w:val="00551D3B"/>
    <w:rsid w:val="00552A3E"/>
    <w:rsid w:val="00552DE8"/>
    <w:rsid w:val="005539DF"/>
    <w:rsid w:val="00555884"/>
    <w:rsid w:val="00560787"/>
    <w:rsid w:val="00560898"/>
    <w:rsid w:val="00560C7A"/>
    <w:rsid w:val="00560F73"/>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2306"/>
    <w:rsid w:val="005A2987"/>
    <w:rsid w:val="005A4414"/>
    <w:rsid w:val="005A50AB"/>
    <w:rsid w:val="005A5328"/>
    <w:rsid w:val="005B4DF1"/>
    <w:rsid w:val="005B654C"/>
    <w:rsid w:val="005C0F5F"/>
    <w:rsid w:val="005C2154"/>
    <w:rsid w:val="005C3754"/>
    <w:rsid w:val="005C3FF1"/>
    <w:rsid w:val="005C4233"/>
    <w:rsid w:val="005C5038"/>
    <w:rsid w:val="005C5642"/>
    <w:rsid w:val="005C5D98"/>
    <w:rsid w:val="005C73C7"/>
    <w:rsid w:val="005D2752"/>
    <w:rsid w:val="005D30D4"/>
    <w:rsid w:val="005D3395"/>
    <w:rsid w:val="005D55BB"/>
    <w:rsid w:val="005E0D15"/>
    <w:rsid w:val="005E23CD"/>
    <w:rsid w:val="005E2724"/>
    <w:rsid w:val="005E31A4"/>
    <w:rsid w:val="005E3E55"/>
    <w:rsid w:val="005E68FF"/>
    <w:rsid w:val="005F178B"/>
    <w:rsid w:val="005F26D8"/>
    <w:rsid w:val="005F47B7"/>
    <w:rsid w:val="005F4CDC"/>
    <w:rsid w:val="005F607C"/>
    <w:rsid w:val="006016EB"/>
    <w:rsid w:val="006019F9"/>
    <w:rsid w:val="00601C19"/>
    <w:rsid w:val="00602884"/>
    <w:rsid w:val="006035F8"/>
    <w:rsid w:val="006039AD"/>
    <w:rsid w:val="00605944"/>
    <w:rsid w:val="00611910"/>
    <w:rsid w:val="00613F4A"/>
    <w:rsid w:val="00614268"/>
    <w:rsid w:val="006154DE"/>
    <w:rsid w:val="00616C4D"/>
    <w:rsid w:val="00617B42"/>
    <w:rsid w:val="006200D7"/>
    <w:rsid w:val="00621F3B"/>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46CAC"/>
    <w:rsid w:val="00650CD9"/>
    <w:rsid w:val="00651FA0"/>
    <w:rsid w:val="00652160"/>
    <w:rsid w:val="00653798"/>
    <w:rsid w:val="00653A64"/>
    <w:rsid w:val="00653ECA"/>
    <w:rsid w:val="00654F37"/>
    <w:rsid w:val="00654FF3"/>
    <w:rsid w:val="00661DA2"/>
    <w:rsid w:val="00663AF7"/>
    <w:rsid w:val="00665A11"/>
    <w:rsid w:val="00666DAA"/>
    <w:rsid w:val="00667362"/>
    <w:rsid w:val="00674FED"/>
    <w:rsid w:val="006759F2"/>
    <w:rsid w:val="00676606"/>
    <w:rsid w:val="00680F4D"/>
    <w:rsid w:val="0068226F"/>
    <w:rsid w:val="00682CBA"/>
    <w:rsid w:val="00683961"/>
    <w:rsid w:val="00685D72"/>
    <w:rsid w:val="00686B8B"/>
    <w:rsid w:val="00690B1E"/>
    <w:rsid w:val="00692ECE"/>
    <w:rsid w:val="00692EDF"/>
    <w:rsid w:val="006930E5"/>
    <w:rsid w:val="006947E2"/>
    <w:rsid w:val="0069600B"/>
    <w:rsid w:val="00697E29"/>
    <w:rsid w:val="006A02F5"/>
    <w:rsid w:val="006A156C"/>
    <w:rsid w:val="006A57F1"/>
    <w:rsid w:val="006A722E"/>
    <w:rsid w:val="006B05B7"/>
    <w:rsid w:val="006B2FEB"/>
    <w:rsid w:val="006B2FF9"/>
    <w:rsid w:val="006B4081"/>
    <w:rsid w:val="006C0044"/>
    <w:rsid w:val="006C0E98"/>
    <w:rsid w:val="006C1B1B"/>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E672D"/>
    <w:rsid w:val="006E7206"/>
    <w:rsid w:val="006F0558"/>
    <w:rsid w:val="006F0652"/>
    <w:rsid w:val="006F133F"/>
    <w:rsid w:val="006F2C70"/>
    <w:rsid w:val="006F4598"/>
    <w:rsid w:val="006F5A10"/>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C6F"/>
    <w:rsid w:val="007411EB"/>
    <w:rsid w:val="00743217"/>
    <w:rsid w:val="0074424A"/>
    <w:rsid w:val="007445F2"/>
    <w:rsid w:val="00751673"/>
    <w:rsid w:val="007522E9"/>
    <w:rsid w:val="00753CFA"/>
    <w:rsid w:val="007544D0"/>
    <w:rsid w:val="007551EC"/>
    <w:rsid w:val="00755484"/>
    <w:rsid w:val="00755DEC"/>
    <w:rsid w:val="00757087"/>
    <w:rsid w:val="0076105D"/>
    <w:rsid w:val="007635A5"/>
    <w:rsid w:val="00763D9B"/>
    <w:rsid w:val="0076441C"/>
    <w:rsid w:val="00765F67"/>
    <w:rsid w:val="00765FA4"/>
    <w:rsid w:val="00766F71"/>
    <w:rsid w:val="0077056E"/>
    <w:rsid w:val="007755D6"/>
    <w:rsid w:val="007756F6"/>
    <w:rsid w:val="00776799"/>
    <w:rsid w:val="00776DFD"/>
    <w:rsid w:val="007770C5"/>
    <w:rsid w:val="00777B2F"/>
    <w:rsid w:val="007838A9"/>
    <w:rsid w:val="00785B34"/>
    <w:rsid w:val="00791482"/>
    <w:rsid w:val="0079167B"/>
    <w:rsid w:val="00793E1C"/>
    <w:rsid w:val="00795EB8"/>
    <w:rsid w:val="00797224"/>
    <w:rsid w:val="00797290"/>
    <w:rsid w:val="00797860"/>
    <w:rsid w:val="007A190C"/>
    <w:rsid w:val="007A3919"/>
    <w:rsid w:val="007A430B"/>
    <w:rsid w:val="007A4603"/>
    <w:rsid w:val="007A575A"/>
    <w:rsid w:val="007B02EB"/>
    <w:rsid w:val="007B1C41"/>
    <w:rsid w:val="007B203D"/>
    <w:rsid w:val="007B2D7F"/>
    <w:rsid w:val="007B3B33"/>
    <w:rsid w:val="007B4BEA"/>
    <w:rsid w:val="007B6104"/>
    <w:rsid w:val="007B645E"/>
    <w:rsid w:val="007C12FC"/>
    <w:rsid w:val="007C24A3"/>
    <w:rsid w:val="007C4CF0"/>
    <w:rsid w:val="007C7495"/>
    <w:rsid w:val="007C785B"/>
    <w:rsid w:val="007D060B"/>
    <w:rsid w:val="007D0D8F"/>
    <w:rsid w:val="007D19B2"/>
    <w:rsid w:val="007D29D1"/>
    <w:rsid w:val="007D2DD3"/>
    <w:rsid w:val="007D5541"/>
    <w:rsid w:val="007D726A"/>
    <w:rsid w:val="007E0875"/>
    <w:rsid w:val="007E0F60"/>
    <w:rsid w:val="007E1885"/>
    <w:rsid w:val="007E26E9"/>
    <w:rsid w:val="007E32B3"/>
    <w:rsid w:val="007E4941"/>
    <w:rsid w:val="007E5033"/>
    <w:rsid w:val="007E57B6"/>
    <w:rsid w:val="007E64EC"/>
    <w:rsid w:val="007F0CE0"/>
    <w:rsid w:val="007F1924"/>
    <w:rsid w:val="007F24BC"/>
    <w:rsid w:val="007F3E17"/>
    <w:rsid w:val="007F57DC"/>
    <w:rsid w:val="00801172"/>
    <w:rsid w:val="00803B17"/>
    <w:rsid w:val="00804C36"/>
    <w:rsid w:val="00807045"/>
    <w:rsid w:val="0080704F"/>
    <w:rsid w:val="0081107A"/>
    <w:rsid w:val="0081244D"/>
    <w:rsid w:val="00815AA1"/>
    <w:rsid w:val="0081628C"/>
    <w:rsid w:val="00821F42"/>
    <w:rsid w:val="00822308"/>
    <w:rsid w:val="00822E89"/>
    <w:rsid w:val="0082365E"/>
    <w:rsid w:val="0082448D"/>
    <w:rsid w:val="0082487D"/>
    <w:rsid w:val="00827AE2"/>
    <w:rsid w:val="0083293B"/>
    <w:rsid w:val="008350A4"/>
    <w:rsid w:val="008353B6"/>
    <w:rsid w:val="00837096"/>
    <w:rsid w:val="00841186"/>
    <w:rsid w:val="00841556"/>
    <w:rsid w:val="00843AA7"/>
    <w:rsid w:val="008453AC"/>
    <w:rsid w:val="00845731"/>
    <w:rsid w:val="00845782"/>
    <w:rsid w:val="008459F6"/>
    <w:rsid w:val="008464DF"/>
    <w:rsid w:val="00846635"/>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5B66"/>
    <w:rsid w:val="0086649F"/>
    <w:rsid w:val="00867665"/>
    <w:rsid w:val="00871BAE"/>
    <w:rsid w:val="00872117"/>
    <w:rsid w:val="0087263A"/>
    <w:rsid w:val="008733B7"/>
    <w:rsid w:val="00873A16"/>
    <w:rsid w:val="0087433A"/>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1437"/>
    <w:rsid w:val="008B1F34"/>
    <w:rsid w:val="008B2546"/>
    <w:rsid w:val="008B61C3"/>
    <w:rsid w:val="008B631F"/>
    <w:rsid w:val="008C10F1"/>
    <w:rsid w:val="008C23D7"/>
    <w:rsid w:val="008C3EF0"/>
    <w:rsid w:val="008C5737"/>
    <w:rsid w:val="008C627E"/>
    <w:rsid w:val="008D03BC"/>
    <w:rsid w:val="008D0B8D"/>
    <w:rsid w:val="008D3666"/>
    <w:rsid w:val="008D3743"/>
    <w:rsid w:val="008D3813"/>
    <w:rsid w:val="008D67C7"/>
    <w:rsid w:val="008E41F8"/>
    <w:rsid w:val="008E429B"/>
    <w:rsid w:val="008E4542"/>
    <w:rsid w:val="008F1900"/>
    <w:rsid w:val="008F227F"/>
    <w:rsid w:val="008F49E7"/>
    <w:rsid w:val="008F5EB4"/>
    <w:rsid w:val="009008FB"/>
    <w:rsid w:val="00900C86"/>
    <w:rsid w:val="0090298A"/>
    <w:rsid w:val="00902EBA"/>
    <w:rsid w:val="00905295"/>
    <w:rsid w:val="0090543B"/>
    <w:rsid w:val="00910674"/>
    <w:rsid w:val="009119ED"/>
    <w:rsid w:val="00911CB9"/>
    <w:rsid w:val="00915296"/>
    <w:rsid w:val="00915B4E"/>
    <w:rsid w:val="00915BCF"/>
    <w:rsid w:val="009170D3"/>
    <w:rsid w:val="00920C30"/>
    <w:rsid w:val="00921467"/>
    <w:rsid w:val="009224BC"/>
    <w:rsid w:val="00926A29"/>
    <w:rsid w:val="009350E1"/>
    <w:rsid w:val="00935DFF"/>
    <w:rsid w:val="00937267"/>
    <w:rsid w:val="009379DB"/>
    <w:rsid w:val="00941530"/>
    <w:rsid w:val="00941E17"/>
    <w:rsid w:val="0094235F"/>
    <w:rsid w:val="009437C6"/>
    <w:rsid w:val="00945561"/>
    <w:rsid w:val="00945A11"/>
    <w:rsid w:val="00946688"/>
    <w:rsid w:val="009471CD"/>
    <w:rsid w:val="00955A9A"/>
    <w:rsid w:val="009564C7"/>
    <w:rsid w:val="00956B61"/>
    <w:rsid w:val="009605E1"/>
    <w:rsid w:val="009615EB"/>
    <w:rsid w:val="00963F89"/>
    <w:rsid w:val="0096520A"/>
    <w:rsid w:val="0096622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94AF2"/>
    <w:rsid w:val="00997405"/>
    <w:rsid w:val="009A059F"/>
    <w:rsid w:val="009A102D"/>
    <w:rsid w:val="009A105D"/>
    <w:rsid w:val="009A172C"/>
    <w:rsid w:val="009A1F14"/>
    <w:rsid w:val="009A3318"/>
    <w:rsid w:val="009A5D4D"/>
    <w:rsid w:val="009A698F"/>
    <w:rsid w:val="009A6F10"/>
    <w:rsid w:val="009B0BCA"/>
    <w:rsid w:val="009B2DDD"/>
    <w:rsid w:val="009B5B9D"/>
    <w:rsid w:val="009B77EA"/>
    <w:rsid w:val="009C0792"/>
    <w:rsid w:val="009C1359"/>
    <w:rsid w:val="009C1F4E"/>
    <w:rsid w:val="009C273F"/>
    <w:rsid w:val="009C4B49"/>
    <w:rsid w:val="009C4F9A"/>
    <w:rsid w:val="009C60BD"/>
    <w:rsid w:val="009D0F10"/>
    <w:rsid w:val="009D24DE"/>
    <w:rsid w:val="009D273E"/>
    <w:rsid w:val="009D4B18"/>
    <w:rsid w:val="009D721C"/>
    <w:rsid w:val="009E2E57"/>
    <w:rsid w:val="009E3761"/>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B5"/>
    <w:rsid w:val="00A305CF"/>
    <w:rsid w:val="00A31019"/>
    <w:rsid w:val="00A321CE"/>
    <w:rsid w:val="00A33842"/>
    <w:rsid w:val="00A33A50"/>
    <w:rsid w:val="00A3438B"/>
    <w:rsid w:val="00A37F69"/>
    <w:rsid w:val="00A4261D"/>
    <w:rsid w:val="00A42C60"/>
    <w:rsid w:val="00A44A18"/>
    <w:rsid w:val="00A45151"/>
    <w:rsid w:val="00A46AEC"/>
    <w:rsid w:val="00A51675"/>
    <w:rsid w:val="00A51851"/>
    <w:rsid w:val="00A526D0"/>
    <w:rsid w:val="00A52931"/>
    <w:rsid w:val="00A53105"/>
    <w:rsid w:val="00A5369B"/>
    <w:rsid w:val="00A53C83"/>
    <w:rsid w:val="00A53EF5"/>
    <w:rsid w:val="00A55365"/>
    <w:rsid w:val="00A55444"/>
    <w:rsid w:val="00A614D8"/>
    <w:rsid w:val="00A61C7E"/>
    <w:rsid w:val="00A61DD8"/>
    <w:rsid w:val="00A64B4E"/>
    <w:rsid w:val="00A64D47"/>
    <w:rsid w:val="00A65AC4"/>
    <w:rsid w:val="00A66F0E"/>
    <w:rsid w:val="00A671EF"/>
    <w:rsid w:val="00A677BB"/>
    <w:rsid w:val="00A678D1"/>
    <w:rsid w:val="00A702F0"/>
    <w:rsid w:val="00A70722"/>
    <w:rsid w:val="00A7083E"/>
    <w:rsid w:val="00A71EAA"/>
    <w:rsid w:val="00A742B3"/>
    <w:rsid w:val="00A75B9B"/>
    <w:rsid w:val="00A76DC6"/>
    <w:rsid w:val="00A81137"/>
    <w:rsid w:val="00A872BB"/>
    <w:rsid w:val="00A87572"/>
    <w:rsid w:val="00A919BE"/>
    <w:rsid w:val="00A9767D"/>
    <w:rsid w:val="00AA01C1"/>
    <w:rsid w:val="00AA18EC"/>
    <w:rsid w:val="00AA767E"/>
    <w:rsid w:val="00AA7BBC"/>
    <w:rsid w:val="00AA7FF0"/>
    <w:rsid w:val="00AB1578"/>
    <w:rsid w:val="00AB1C73"/>
    <w:rsid w:val="00AB1E9B"/>
    <w:rsid w:val="00AB4166"/>
    <w:rsid w:val="00AB6CF0"/>
    <w:rsid w:val="00AB6E62"/>
    <w:rsid w:val="00AC2C0E"/>
    <w:rsid w:val="00AC2F1B"/>
    <w:rsid w:val="00AC348D"/>
    <w:rsid w:val="00AC43F0"/>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5F13"/>
    <w:rsid w:val="00AE695E"/>
    <w:rsid w:val="00AE7FEF"/>
    <w:rsid w:val="00AF17B1"/>
    <w:rsid w:val="00AF1B71"/>
    <w:rsid w:val="00AF23FC"/>
    <w:rsid w:val="00AF4004"/>
    <w:rsid w:val="00AF4339"/>
    <w:rsid w:val="00B00AFA"/>
    <w:rsid w:val="00B012A4"/>
    <w:rsid w:val="00B02E79"/>
    <w:rsid w:val="00B03610"/>
    <w:rsid w:val="00B04CDA"/>
    <w:rsid w:val="00B06E14"/>
    <w:rsid w:val="00B100F8"/>
    <w:rsid w:val="00B1011A"/>
    <w:rsid w:val="00B13097"/>
    <w:rsid w:val="00B162CC"/>
    <w:rsid w:val="00B17F24"/>
    <w:rsid w:val="00B23304"/>
    <w:rsid w:val="00B273D8"/>
    <w:rsid w:val="00B27A2A"/>
    <w:rsid w:val="00B33471"/>
    <w:rsid w:val="00B34290"/>
    <w:rsid w:val="00B35C45"/>
    <w:rsid w:val="00B401EA"/>
    <w:rsid w:val="00B40D88"/>
    <w:rsid w:val="00B41187"/>
    <w:rsid w:val="00B4146E"/>
    <w:rsid w:val="00B41BCD"/>
    <w:rsid w:val="00B4216F"/>
    <w:rsid w:val="00B429F3"/>
    <w:rsid w:val="00B4313D"/>
    <w:rsid w:val="00B44207"/>
    <w:rsid w:val="00B446FE"/>
    <w:rsid w:val="00B45643"/>
    <w:rsid w:val="00B47B99"/>
    <w:rsid w:val="00B51352"/>
    <w:rsid w:val="00B551E0"/>
    <w:rsid w:val="00B55A98"/>
    <w:rsid w:val="00B55F60"/>
    <w:rsid w:val="00B560CD"/>
    <w:rsid w:val="00B56E62"/>
    <w:rsid w:val="00B6077F"/>
    <w:rsid w:val="00B6238C"/>
    <w:rsid w:val="00B63AAA"/>
    <w:rsid w:val="00B6647D"/>
    <w:rsid w:val="00B66C1E"/>
    <w:rsid w:val="00B70752"/>
    <w:rsid w:val="00B7077A"/>
    <w:rsid w:val="00B73739"/>
    <w:rsid w:val="00B778B9"/>
    <w:rsid w:val="00B82CAC"/>
    <w:rsid w:val="00B82F48"/>
    <w:rsid w:val="00B83238"/>
    <w:rsid w:val="00B85109"/>
    <w:rsid w:val="00B865A2"/>
    <w:rsid w:val="00B867D6"/>
    <w:rsid w:val="00B867E5"/>
    <w:rsid w:val="00B87BA8"/>
    <w:rsid w:val="00B9151F"/>
    <w:rsid w:val="00B935C2"/>
    <w:rsid w:val="00B96993"/>
    <w:rsid w:val="00BA0957"/>
    <w:rsid w:val="00BA1AF3"/>
    <w:rsid w:val="00BA1E75"/>
    <w:rsid w:val="00BA20A3"/>
    <w:rsid w:val="00BA23B2"/>
    <w:rsid w:val="00BA2927"/>
    <w:rsid w:val="00BA2D1E"/>
    <w:rsid w:val="00BA3419"/>
    <w:rsid w:val="00BA587A"/>
    <w:rsid w:val="00BA6FA0"/>
    <w:rsid w:val="00BB10FF"/>
    <w:rsid w:val="00BB1DDE"/>
    <w:rsid w:val="00BB3A54"/>
    <w:rsid w:val="00BB4A4C"/>
    <w:rsid w:val="00BC00C3"/>
    <w:rsid w:val="00BC2767"/>
    <w:rsid w:val="00BC54BA"/>
    <w:rsid w:val="00BC5553"/>
    <w:rsid w:val="00BC648E"/>
    <w:rsid w:val="00BC6655"/>
    <w:rsid w:val="00BC67CB"/>
    <w:rsid w:val="00BC6940"/>
    <w:rsid w:val="00BC6F83"/>
    <w:rsid w:val="00BD0722"/>
    <w:rsid w:val="00BD457C"/>
    <w:rsid w:val="00BD6041"/>
    <w:rsid w:val="00BD618E"/>
    <w:rsid w:val="00BD71C5"/>
    <w:rsid w:val="00BD7DA4"/>
    <w:rsid w:val="00BE2FEC"/>
    <w:rsid w:val="00BE3A2F"/>
    <w:rsid w:val="00BE7F99"/>
    <w:rsid w:val="00BF2635"/>
    <w:rsid w:val="00BF30B8"/>
    <w:rsid w:val="00BF33BF"/>
    <w:rsid w:val="00BF530C"/>
    <w:rsid w:val="00BF5BF5"/>
    <w:rsid w:val="00C00A89"/>
    <w:rsid w:val="00C00B9B"/>
    <w:rsid w:val="00C01314"/>
    <w:rsid w:val="00C01944"/>
    <w:rsid w:val="00C03055"/>
    <w:rsid w:val="00C036BE"/>
    <w:rsid w:val="00C04EA8"/>
    <w:rsid w:val="00C06085"/>
    <w:rsid w:val="00C060F0"/>
    <w:rsid w:val="00C0646D"/>
    <w:rsid w:val="00C06AE0"/>
    <w:rsid w:val="00C072DB"/>
    <w:rsid w:val="00C107D2"/>
    <w:rsid w:val="00C10855"/>
    <w:rsid w:val="00C11733"/>
    <w:rsid w:val="00C13757"/>
    <w:rsid w:val="00C14210"/>
    <w:rsid w:val="00C15BA6"/>
    <w:rsid w:val="00C1732C"/>
    <w:rsid w:val="00C173DB"/>
    <w:rsid w:val="00C17830"/>
    <w:rsid w:val="00C17C60"/>
    <w:rsid w:val="00C22A83"/>
    <w:rsid w:val="00C23414"/>
    <w:rsid w:val="00C2344D"/>
    <w:rsid w:val="00C2497D"/>
    <w:rsid w:val="00C30CE1"/>
    <w:rsid w:val="00C30FB6"/>
    <w:rsid w:val="00C30FDD"/>
    <w:rsid w:val="00C32EC6"/>
    <w:rsid w:val="00C344DB"/>
    <w:rsid w:val="00C34EE9"/>
    <w:rsid w:val="00C35471"/>
    <w:rsid w:val="00C357D9"/>
    <w:rsid w:val="00C367B7"/>
    <w:rsid w:val="00C36879"/>
    <w:rsid w:val="00C36A25"/>
    <w:rsid w:val="00C4009A"/>
    <w:rsid w:val="00C41A5F"/>
    <w:rsid w:val="00C43704"/>
    <w:rsid w:val="00C44A10"/>
    <w:rsid w:val="00C47513"/>
    <w:rsid w:val="00C477A7"/>
    <w:rsid w:val="00C50E08"/>
    <w:rsid w:val="00C51617"/>
    <w:rsid w:val="00C52BEB"/>
    <w:rsid w:val="00C53B22"/>
    <w:rsid w:val="00C53DAE"/>
    <w:rsid w:val="00C551D9"/>
    <w:rsid w:val="00C5702B"/>
    <w:rsid w:val="00C60365"/>
    <w:rsid w:val="00C6068F"/>
    <w:rsid w:val="00C60DA7"/>
    <w:rsid w:val="00C65399"/>
    <w:rsid w:val="00C65957"/>
    <w:rsid w:val="00C67305"/>
    <w:rsid w:val="00C71EA2"/>
    <w:rsid w:val="00C722DF"/>
    <w:rsid w:val="00C73E32"/>
    <w:rsid w:val="00C769E4"/>
    <w:rsid w:val="00C77D58"/>
    <w:rsid w:val="00C77F22"/>
    <w:rsid w:val="00C812BF"/>
    <w:rsid w:val="00C81E29"/>
    <w:rsid w:val="00C835BA"/>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E96"/>
    <w:rsid w:val="00CD1271"/>
    <w:rsid w:val="00CD394A"/>
    <w:rsid w:val="00CD3EBD"/>
    <w:rsid w:val="00CD3FB9"/>
    <w:rsid w:val="00CD466B"/>
    <w:rsid w:val="00CD7D13"/>
    <w:rsid w:val="00CE20DA"/>
    <w:rsid w:val="00CE2183"/>
    <w:rsid w:val="00CE2184"/>
    <w:rsid w:val="00CE2409"/>
    <w:rsid w:val="00CE2B0C"/>
    <w:rsid w:val="00CE33A8"/>
    <w:rsid w:val="00CE4AF0"/>
    <w:rsid w:val="00CE5565"/>
    <w:rsid w:val="00CE6EA5"/>
    <w:rsid w:val="00CF068E"/>
    <w:rsid w:val="00CF1C9B"/>
    <w:rsid w:val="00CF275A"/>
    <w:rsid w:val="00CF3F12"/>
    <w:rsid w:val="00CF5CD3"/>
    <w:rsid w:val="00CF6791"/>
    <w:rsid w:val="00D001B5"/>
    <w:rsid w:val="00D01766"/>
    <w:rsid w:val="00D04639"/>
    <w:rsid w:val="00D04CF0"/>
    <w:rsid w:val="00D05A28"/>
    <w:rsid w:val="00D06E4B"/>
    <w:rsid w:val="00D0737D"/>
    <w:rsid w:val="00D07D21"/>
    <w:rsid w:val="00D15B53"/>
    <w:rsid w:val="00D15CA9"/>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6B86"/>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6A71"/>
    <w:rsid w:val="00D87559"/>
    <w:rsid w:val="00D91482"/>
    <w:rsid w:val="00D916A4"/>
    <w:rsid w:val="00D95EDD"/>
    <w:rsid w:val="00D96366"/>
    <w:rsid w:val="00D97E14"/>
    <w:rsid w:val="00DA23E0"/>
    <w:rsid w:val="00DA245A"/>
    <w:rsid w:val="00DA3D14"/>
    <w:rsid w:val="00DA41D8"/>
    <w:rsid w:val="00DA65B2"/>
    <w:rsid w:val="00DA6F22"/>
    <w:rsid w:val="00DA7914"/>
    <w:rsid w:val="00DB0B4E"/>
    <w:rsid w:val="00DB17CA"/>
    <w:rsid w:val="00DB2D92"/>
    <w:rsid w:val="00DB44FE"/>
    <w:rsid w:val="00DB49D1"/>
    <w:rsid w:val="00DB4DC9"/>
    <w:rsid w:val="00DB5125"/>
    <w:rsid w:val="00DB7066"/>
    <w:rsid w:val="00DC0505"/>
    <w:rsid w:val="00DC0895"/>
    <w:rsid w:val="00DC20F2"/>
    <w:rsid w:val="00DC242D"/>
    <w:rsid w:val="00DC2E10"/>
    <w:rsid w:val="00DC4682"/>
    <w:rsid w:val="00DC57EC"/>
    <w:rsid w:val="00DC7484"/>
    <w:rsid w:val="00DC7624"/>
    <w:rsid w:val="00DD0543"/>
    <w:rsid w:val="00DD0944"/>
    <w:rsid w:val="00DD26C4"/>
    <w:rsid w:val="00DD2B0C"/>
    <w:rsid w:val="00DE01EE"/>
    <w:rsid w:val="00DE0768"/>
    <w:rsid w:val="00DE0AD3"/>
    <w:rsid w:val="00DE1876"/>
    <w:rsid w:val="00DE1DF2"/>
    <w:rsid w:val="00DE3F3B"/>
    <w:rsid w:val="00DE4647"/>
    <w:rsid w:val="00DE7399"/>
    <w:rsid w:val="00DF0F1C"/>
    <w:rsid w:val="00DF1740"/>
    <w:rsid w:val="00DF247D"/>
    <w:rsid w:val="00DF4DEC"/>
    <w:rsid w:val="00DF6ADD"/>
    <w:rsid w:val="00E0012E"/>
    <w:rsid w:val="00E00E2C"/>
    <w:rsid w:val="00E00F00"/>
    <w:rsid w:val="00E01779"/>
    <w:rsid w:val="00E02431"/>
    <w:rsid w:val="00E0244B"/>
    <w:rsid w:val="00E03A7C"/>
    <w:rsid w:val="00E03F76"/>
    <w:rsid w:val="00E05909"/>
    <w:rsid w:val="00E074BC"/>
    <w:rsid w:val="00E10547"/>
    <w:rsid w:val="00E108D4"/>
    <w:rsid w:val="00E1210D"/>
    <w:rsid w:val="00E12FCC"/>
    <w:rsid w:val="00E13210"/>
    <w:rsid w:val="00E14119"/>
    <w:rsid w:val="00E1414A"/>
    <w:rsid w:val="00E15104"/>
    <w:rsid w:val="00E16FA1"/>
    <w:rsid w:val="00E20C25"/>
    <w:rsid w:val="00E224A4"/>
    <w:rsid w:val="00E235FE"/>
    <w:rsid w:val="00E23A7C"/>
    <w:rsid w:val="00E25F01"/>
    <w:rsid w:val="00E26BEB"/>
    <w:rsid w:val="00E30E1B"/>
    <w:rsid w:val="00E31720"/>
    <w:rsid w:val="00E32371"/>
    <w:rsid w:val="00E336A6"/>
    <w:rsid w:val="00E35145"/>
    <w:rsid w:val="00E36AEC"/>
    <w:rsid w:val="00E40256"/>
    <w:rsid w:val="00E419F7"/>
    <w:rsid w:val="00E47FB6"/>
    <w:rsid w:val="00E50056"/>
    <w:rsid w:val="00E510FF"/>
    <w:rsid w:val="00E5209A"/>
    <w:rsid w:val="00E521BA"/>
    <w:rsid w:val="00E54127"/>
    <w:rsid w:val="00E570A4"/>
    <w:rsid w:val="00E61ADA"/>
    <w:rsid w:val="00E65B5A"/>
    <w:rsid w:val="00E66421"/>
    <w:rsid w:val="00E70C42"/>
    <w:rsid w:val="00E719F4"/>
    <w:rsid w:val="00E71C64"/>
    <w:rsid w:val="00E72366"/>
    <w:rsid w:val="00E756C6"/>
    <w:rsid w:val="00E76912"/>
    <w:rsid w:val="00E77755"/>
    <w:rsid w:val="00E779B8"/>
    <w:rsid w:val="00E8042C"/>
    <w:rsid w:val="00E81A6A"/>
    <w:rsid w:val="00E82374"/>
    <w:rsid w:val="00E829EB"/>
    <w:rsid w:val="00E83A78"/>
    <w:rsid w:val="00E846C4"/>
    <w:rsid w:val="00E860FF"/>
    <w:rsid w:val="00E87DC9"/>
    <w:rsid w:val="00E87E46"/>
    <w:rsid w:val="00E94A27"/>
    <w:rsid w:val="00E94CA6"/>
    <w:rsid w:val="00E94F0D"/>
    <w:rsid w:val="00E9540C"/>
    <w:rsid w:val="00E95A9B"/>
    <w:rsid w:val="00E95AEF"/>
    <w:rsid w:val="00E96134"/>
    <w:rsid w:val="00E97085"/>
    <w:rsid w:val="00E97B67"/>
    <w:rsid w:val="00EA5E25"/>
    <w:rsid w:val="00EA6F4A"/>
    <w:rsid w:val="00EB1719"/>
    <w:rsid w:val="00EB19D1"/>
    <w:rsid w:val="00EB42BF"/>
    <w:rsid w:val="00EB4A46"/>
    <w:rsid w:val="00EB6A58"/>
    <w:rsid w:val="00EC32BF"/>
    <w:rsid w:val="00EC3682"/>
    <w:rsid w:val="00EC70A7"/>
    <w:rsid w:val="00ED05EF"/>
    <w:rsid w:val="00ED0EBB"/>
    <w:rsid w:val="00ED1B89"/>
    <w:rsid w:val="00ED4615"/>
    <w:rsid w:val="00ED5FB9"/>
    <w:rsid w:val="00ED6059"/>
    <w:rsid w:val="00EE19D8"/>
    <w:rsid w:val="00EE2126"/>
    <w:rsid w:val="00EE2A79"/>
    <w:rsid w:val="00EE35D0"/>
    <w:rsid w:val="00EE42C0"/>
    <w:rsid w:val="00EE4A98"/>
    <w:rsid w:val="00EE54C4"/>
    <w:rsid w:val="00EE7347"/>
    <w:rsid w:val="00EE77ED"/>
    <w:rsid w:val="00EF00B4"/>
    <w:rsid w:val="00EF1000"/>
    <w:rsid w:val="00EF1254"/>
    <w:rsid w:val="00EF3706"/>
    <w:rsid w:val="00EF3B34"/>
    <w:rsid w:val="00EF5651"/>
    <w:rsid w:val="00EF63E6"/>
    <w:rsid w:val="00F00381"/>
    <w:rsid w:val="00F00493"/>
    <w:rsid w:val="00F00B7C"/>
    <w:rsid w:val="00F03C64"/>
    <w:rsid w:val="00F03D6B"/>
    <w:rsid w:val="00F0444A"/>
    <w:rsid w:val="00F06641"/>
    <w:rsid w:val="00F06A10"/>
    <w:rsid w:val="00F13E77"/>
    <w:rsid w:val="00F20CC3"/>
    <w:rsid w:val="00F230AF"/>
    <w:rsid w:val="00F23B4A"/>
    <w:rsid w:val="00F2499C"/>
    <w:rsid w:val="00F25D56"/>
    <w:rsid w:val="00F30075"/>
    <w:rsid w:val="00F32F78"/>
    <w:rsid w:val="00F3312B"/>
    <w:rsid w:val="00F44E01"/>
    <w:rsid w:val="00F45CAA"/>
    <w:rsid w:val="00F46B7E"/>
    <w:rsid w:val="00F47994"/>
    <w:rsid w:val="00F5022A"/>
    <w:rsid w:val="00F5057E"/>
    <w:rsid w:val="00F512AC"/>
    <w:rsid w:val="00F53F9A"/>
    <w:rsid w:val="00F55ABC"/>
    <w:rsid w:val="00F5614E"/>
    <w:rsid w:val="00F57015"/>
    <w:rsid w:val="00F60828"/>
    <w:rsid w:val="00F60DF6"/>
    <w:rsid w:val="00F62369"/>
    <w:rsid w:val="00F6376C"/>
    <w:rsid w:val="00F63954"/>
    <w:rsid w:val="00F642A8"/>
    <w:rsid w:val="00F6464A"/>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06D6"/>
    <w:rsid w:val="00F961D2"/>
    <w:rsid w:val="00FA0302"/>
    <w:rsid w:val="00FA0BEE"/>
    <w:rsid w:val="00FA1346"/>
    <w:rsid w:val="00FA2F41"/>
    <w:rsid w:val="00FA3A0E"/>
    <w:rsid w:val="00FA6534"/>
    <w:rsid w:val="00FB0833"/>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1E4D"/>
    <w:rsid w:val="00FD2A49"/>
    <w:rsid w:val="00FD3283"/>
    <w:rsid w:val="00FD3686"/>
    <w:rsid w:val="00FD380D"/>
    <w:rsid w:val="00FD3F8A"/>
    <w:rsid w:val="00FD73F0"/>
    <w:rsid w:val="00FE0D84"/>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15:docId w15:val="{FC327E7D-D9D7-4970-BCCA-B0CD80D8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3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UnresolvedMention">
    <w:name w:val="Unresolved Mention"/>
    <w:basedOn w:val="DefaultParagraphFont"/>
    <w:uiPriority w:val="99"/>
    <w:unhideWhenUsed/>
    <w:rsid w:val="009E3761"/>
    <w:rPr>
      <w:color w:val="605E5C"/>
      <w:shd w:val="clear" w:color="auto" w:fill="E1DFDD"/>
    </w:rPr>
  </w:style>
  <w:style w:type="character" w:styleId="Mention">
    <w:name w:val="Mention"/>
    <w:basedOn w:val="DefaultParagraphFont"/>
    <w:uiPriority w:val="99"/>
    <w:unhideWhenUsed/>
    <w:rsid w:val="009E3761"/>
    <w:rPr>
      <w:color w:val="2B579A"/>
      <w:shd w:val="clear" w:color="auto" w:fill="E1DFDD"/>
    </w:rPr>
  </w:style>
  <w:style w:type="paragraph" w:styleId="NormalWeb">
    <w:name w:val="Normal (Web)"/>
    <w:basedOn w:val="Normal"/>
    <w:uiPriority w:val="99"/>
    <w:semiHidden/>
    <w:unhideWhenUsed/>
    <w:rsid w:val="00935D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7884">
      <w:bodyDiv w:val="1"/>
      <w:marLeft w:val="0"/>
      <w:marRight w:val="0"/>
      <w:marTop w:val="0"/>
      <w:marBottom w:val="0"/>
      <w:divBdr>
        <w:top w:val="none" w:sz="0" w:space="0" w:color="auto"/>
        <w:left w:val="none" w:sz="0" w:space="0" w:color="auto"/>
        <w:bottom w:val="none" w:sz="0" w:space="0" w:color="auto"/>
        <w:right w:val="none" w:sz="0" w:space="0" w:color="auto"/>
      </w:divBdr>
    </w:div>
    <w:div w:id="387340707">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87664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www.ahridirectory.org" TargetMode="External"/><Relationship Id="rId7" Type="http://schemas.openxmlformats.org/officeDocument/2006/relationships/styles" Target="styles.xml"/><Relationship Id="rId12" Type="http://schemas.openxmlformats.org/officeDocument/2006/relationships/hyperlink" Target="http://www.ahridirectory.org" TargetMode="Externa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447EC8-3BDE-4267-BAAC-F22928E8C788}">
  <ds:schemaRefs>
    <ds:schemaRef ds:uri="http://schemas.microsoft.com/sharepoint/v3/contenttype/forms"/>
  </ds:schemaRefs>
</ds:datastoreItem>
</file>

<file path=customXml/itemProps2.xml><?xml version="1.0" encoding="utf-8"?>
<ds:datastoreItem xmlns:ds="http://schemas.openxmlformats.org/officeDocument/2006/customXml" ds:itemID="{1F7308ED-7C09-421F-82F4-8F2C1FF5A7DC}">
  <ds:schemaRefs>
    <ds:schemaRef ds:uri="http://www.w3.org/XML/1998/namespace"/>
    <ds:schemaRef ds:uri="http://purl.org/dc/terms/"/>
    <ds:schemaRef ds:uri="http://schemas.openxmlformats.org/package/2006/metadata/core-properties"/>
    <ds:schemaRef ds:uri="http://purl.org/dc/elements/1.1/"/>
    <ds:schemaRef ds:uri="http://purl.org/dc/dcmitype/"/>
    <ds:schemaRef ds:uri="http://schemas.microsoft.com/office/2006/documentManagement/types"/>
    <ds:schemaRef ds:uri="http://schemas.microsoft.com/office/infopath/2007/PartnerControls"/>
    <ds:schemaRef ds:uri="5067c814-4b34-462c-a21d-c185ff6548d2"/>
    <ds:schemaRef ds:uri="785685f2-c2e1-4352-89aa-3faca8eaba52"/>
    <ds:schemaRef ds:uri="http://schemas.microsoft.com/office/2006/metadata/properties"/>
  </ds:schemaRefs>
</ds:datastoreItem>
</file>

<file path=customXml/itemProps3.xml><?xml version="1.0" encoding="utf-8"?>
<ds:datastoreItem xmlns:ds="http://schemas.openxmlformats.org/officeDocument/2006/customXml" ds:itemID="{C6CF18F6-AB1B-434A-9146-1E7E07018C38}">
  <ds:schemaRefs>
    <ds:schemaRef ds:uri="http://schemas.openxmlformats.org/officeDocument/2006/bibliography"/>
  </ds:schemaRefs>
</ds:datastoreItem>
</file>

<file path=customXml/itemProps4.xml><?xml version="1.0" encoding="utf-8"?>
<ds:datastoreItem xmlns:ds="http://schemas.openxmlformats.org/officeDocument/2006/customXml" ds:itemID="{BD2CE87C-0558-43FB-B1E8-D022F0CFC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C9EBE66-17BB-469A-8AD1-3B4AC34FF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5162</Words>
  <Characters>29426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34519</CharactersWithSpaces>
  <SharedDoc>false</SharedDoc>
  <HLinks>
    <vt:vector size="12" baseType="variant">
      <vt:variant>
        <vt:i4>5439495</vt:i4>
      </vt:variant>
      <vt:variant>
        <vt:i4>3</vt:i4>
      </vt:variant>
      <vt:variant>
        <vt:i4>0</vt:i4>
      </vt:variant>
      <vt:variant>
        <vt:i4>5</vt:i4>
      </vt:variant>
      <vt:variant>
        <vt:lpwstr>http://www.ahridirectory.org/</vt:lpwstr>
      </vt:variant>
      <vt:variant>
        <vt:lpwstr/>
      </vt:variant>
      <vt:variant>
        <vt:i4>5439495</vt:i4>
      </vt:variant>
      <vt:variant>
        <vt:i4>0</vt:i4>
      </vt:variant>
      <vt:variant>
        <vt:i4>0</vt:i4>
      </vt:variant>
      <vt:variant>
        <vt:i4>5</vt:i4>
      </vt:variant>
      <vt:variant>
        <vt:lpwstr>http://www.ahridirectory.org/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Alhabibi, Haider@Energy</cp:lastModifiedBy>
  <cp:revision>2</cp:revision>
  <cp:lastPrinted>2019-05-01T15:04:00Z</cp:lastPrinted>
  <dcterms:created xsi:type="dcterms:W3CDTF">2024-05-28T23:03:00Z</dcterms:created>
  <dcterms:modified xsi:type="dcterms:W3CDTF">2024-05-28T23:03:00Z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