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1AC1" w14:textId="2C4155F5" w:rsidR="004640BE" w:rsidRPr="00F607F1" w:rsidRDefault="004640BE" w:rsidP="004640BE">
      <w:pPr>
        <w:spacing w:line="259" w:lineRule="auto"/>
        <w:rPr>
          <w:rFonts w:ascii="Calibri" w:eastAsia="Calibri" w:hAnsi="Calibri" w:cs="Calibri"/>
          <w:b/>
          <w:bCs/>
        </w:rPr>
      </w:pPr>
      <w:r w:rsidRPr="00F607F1">
        <w:rPr>
          <w:rFonts w:asciiTheme="minorHAnsi" w:eastAsia="Calibri" w:hAnsiTheme="minorHAnsi" w:cstheme="minorBidi"/>
          <w:b/>
          <w:bCs/>
          <w:sz w:val="24"/>
          <w:szCs w:val="24"/>
        </w:rPr>
        <w:t>CERTIFICATE OF</w:t>
      </w:r>
      <w:r w:rsidRPr="00F607F1">
        <w:rPr>
          <w:rFonts w:ascii="Calibri" w:eastAsia="Calibri" w:hAnsi="Calibri" w:cs="Calibri"/>
          <w:b/>
          <w:bCs/>
          <w:sz w:val="24"/>
          <w:szCs w:val="24"/>
        </w:rPr>
        <w:t xml:space="preserve"> INSTALLATION</w:t>
      </w:r>
    </w:p>
    <w:p w14:paraId="57F7460A" w14:textId="77777777" w:rsidR="004640BE" w:rsidRPr="00F607F1" w:rsidRDefault="004640BE" w:rsidP="004640BE">
      <w:pPr>
        <w:spacing w:line="259" w:lineRule="auto"/>
        <w:rPr>
          <w:rFonts w:asciiTheme="minorHAnsi" w:eastAsia="Calibri" w:hAnsiTheme="minorHAnsi" w:cstheme="minorHAnsi"/>
          <w:sz w:val="24"/>
          <w:szCs w:val="24"/>
        </w:rPr>
      </w:pPr>
      <w:r w:rsidRPr="00F607F1">
        <w:rPr>
          <w:rFonts w:asciiTheme="minorHAnsi" w:eastAsia="Calibri" w:hAnsiTheme="minorHAnsi" w:cstheme="minorHAnsi"/>
          <w:b/>
          <w:sz w:val="24"/>
          <w:szCs w:val="24"/>
        </w:rPr>
        <w:t>Note:</w:t>
      </w:r>
      <w:r w:rsidRPr="00F607F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4640BE" w:rsidRPr="00F607F1" w14:paraId="2BDED97D" w14:textId="77777777" w:rsidTr="00C37045">
        <w:trPr>
          <w:trHeight w:val="288"/>
        </w:trPr>
        <w:tc>
          <w:tcPr>
            <w:tcW w:w="7177" w:type="dxa"/>
          </w:tcPr>
          <w:p w14:paraId="4446C500"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Project Name:</w:t>
            </w:r>
          </w:p>
        </w:tc>
        <w:tc>
          <w:tcPr>
            <w:tcW w:w="7201" w:type="dxa"/>
          </w:tcPr>
          <w:p w14:paraId="6A0062E5"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Enforcement Agency:</w:t>
            </w:r>
          </w:p>
        </w:tc>
      </w:tr>
      <w:tr w:rsidR="004640BE" w:rsidRPr="00F607F1" w14:paraId="056EDC1E" w14:textId="77777777" w:rsidTr="00C37045">
        <w:trPr>
          <w:trHeight w:val="288"/>
        </w:trPr>
        <w:tc>
          <w:tcPr>
            <w:tcW w:w="7177" w:type="dxa"/>
          </w:tcPr>
          <w:p w14:paraId="1F4A5246" w14:textId="77777777" w:rsidR="004640BE" w:rsidRPr="00F607F1" w:rsidRDefault="004640BE" w:rsidP="00C37045">
            <w:pPr>
              <w:rPr>
                <w:rFonts w:asciiTheme="minorHAnsi" w:hAnsiTheme="minorHAnsi" w:cstheme="minorHAnsi"/>
                <w:sz w:val="24"/>
                <w:szCs w:val="24"/>
                <w:vertAlign w:val="superscript"/>
              </w:rPr>
            </w:pPr>
            <w:r w:rsidRPr="00F607F1">
              <w:rPr>
                <w:rFonts w:asciiTheme="minorHAnsi" w:hAnsiTheme="minorHAnsi" w:cstheme="minorHAnsi"/>
                <w:sz w:val="24"/>
                <w:szCs w:val="24"/>
              </w:rPr>
              <w:t>Dwelling Address:</w:t>
            </w:r>
          </w:p>
        </w:tc>
        <w:tc>
          <w:tcPr>
            <w:tcW w:w="7201" w:type="dxa"/>
          </w:tcPr>
          <w:p w14:paraId="0143144F" w14:textId="77777777" w:rsidR="004640BE" w:rsidRPr="00F607F1" w:rsidRDefault="004640BE" w:rsidP="00C37045">
            <w:pPr>
              <w:rPr>
                <w:rFonts w:asciiTheme="minorHAnsi" w:hAnsiTheme="minorHAnsi" w:cstheme="minorHAnsi"/>
                <w:sz w:val="24"/>
                <w:szCs w:val="24"/>
                <w:vertAlign w:val="superscript"/>
              </w:rPr>
            </w:pPr>
            <w:r w:rsidRPr="00F607F1">
              <w:rPr>
                <w:rFonts w:asciiTheme="minorHAnsi" w:hAnsiTheme="minorHAnsi" w:cstheme="minorHAnsi"/>
                <w:sz w:val="24"/>
                <w:szCs w:val="24"/>
              </w:rPr>
              <w:t>Permit Number:</w:t>
            </w:r>
          </w:p>
        </w:tc>
      </w:tr>
      <w:tr w:rsidR="004640BE" w:rsidRPr="00F607F1" w14:paraId="74ACBE5A" w14:textId="77777777" w:rsidTr="00C37045">
        <w:trPr>
          <w:trHeight w:val="288"/>
        </w:trPr>
        <w:tc>
          <w:tcPr>
            <w:tcW w:w="7177" w:type="dxa"/>
          </w:tcPr>
          <w:p w14:paraId="08FF0DF8"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City and Zip Code:</w:t>
            </w:r>
          </w:p>
        </w:tc>
        <w:tc>
          <w:tcPr>
            <w:tcW w:w="7201" w:type="dxa"/>
          </w:tcPr>
          <w:p w14:paraId="3BC7A25E"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Permit Application Date:</w:t>
            </w:r>
          </w:p>
        </w:tc>
      </w:tr>
    </w:tbl>
    <w:p w14:paraId="0893EDDF" w14:textId="220F7CAE" w:rsidR="00E643FB" w:rsidRPr="00F607F1" w:rsidRDefault="00E643FB"/>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F607F1" w14:paraId="587DB675" w14:textId="77777777" w:rsidTr="00444858">
        <w:trPr>
          <w:cantSplit/>
          <w:trHeight w:val="288"/>
        </w:trPr>
        <w:tc>
          <w:tcPr>
            <w:tcW w:w="5000" w:type="pct"/>
            <w:gridSpan w:val="6"/>
            <w:shd w:val="clear" w:color="auto" w:fill="auto"/>
            <w:vAlign w:val="center"/>
          </w:tcPr>
          <w:p w14:paraId="0C273DE2" w14:textId="6C8A16A7" w:rsidR="00091594" w:rsidRPr="00F607F1" w:rsidRDefault="00091594" w:rsidP="00231885">
            <w:pPr>
              <w:keepNext/>
              <w:rPr>
                <w:rFonts w:ascii="Calibri" w:hAnsi="Calibri"/>
                <w:b/>
                <w:sz w:val="18"/>
                <w:szCs w:val="18"/>
              </w:rPr>
            </w:pPr>
            <w:r w:rsidRPr="00F607F1">
              <w:rPr>
                <w:rFonts w:ascii="Calibri" w:hAnsi="Calibri"/>
                <w:b/>
                <w:sz w:val="18"/>
                <w:szCs w:val="18"/>
              </w:rPr>
              <w:t>A. General Information</w:t>
            </w:r>
          </w:p>
        </w:tc>
      </w:tr>
      <w:tr w:rsidR="00091594" w:rsidRPr="00F607F1" w14:paraId="467600C7" w14:textId="77777777" w:rsidTr="00444858">
        <w:trPr>
          <w:cantSplit/>
          <w:trHeight w:val="432"/>
        </w:trPr>
        <w:tc>
          <w:tcPr>
            <w:tcW w:w="103" w:type="pct"/>
            <w:tcMar>
              <w:left w:w="29" w:type="dxa"/>
              <w:right w:w="29" w:type="dxa"/>
            </w:tcMar>
            <w:vAlign w:val="center"/>
          </w:tcPr>
          <w:p w14:paraId="69CD788C"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01</w:t>
            </w:r>
          </w:p>
        </w:tc>
        <w:tc>
          <w:tcPr>
            <w:tcW w:w="1107" w:type="pct"/>
            <w:vAlign w:val="center"/>
          </w:tcPr>
          <w:p w14:paraId="0A968F18" w14:textId="77777777" w:rsidR="00091594" w:rsidRPr="00F607F1" w:rsidRDefault="00091594" w:rsidP="00231885">
            <w:pPr>
              <w:rPr>
                <w:rFonts w:ascii="Calibri" w:hAnsi="Calibri"/>
                <w:sz w:val="18"/>
                <w:szCs w:val="18"/>
              </w:rPr>
            </w:pPr>
            <w:r w:rsidRPr="00F607F1">
              <w:rPr>
                <w:rFonts w:ascii="Calibri" w:hAnsi="Calibri"/>
                <w:sz w:val="18"/>
                <w:szCs w:val="18"/>
              </w:rPr>
              <w:t>Dwelling Unit Name</w:t>
            </w:r>
          </w:p>
        </w:tc>
        <w:tc>
          <w:tcPr>
            <w:tcW w:w="1261" w:type="pct"/>
            <w:vAlign w:val="center"/>
          </w:tcPr>
          <w:p w14:paraId="4CFC4557" w14:textId="4576F126"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02</w:t>
            </w:r>
          </w:p>
        </w:tc>
        <w:tc>
          <w:tcPr>
            <w:tcW w:w="1260" w:type="pct"/>
            <w:vAlign w:val="center"/>
          </w:tcPr>
          <w:p w14:paraId="7566002A" w14:textId="38C2F790" w:rsidR="00091594" w:rsidRPr="00F607F1" w:rsidRDefault="00091594" w:rsidP="00231885">
            <w:pPr>
              <w:spacing w:after="60"/>
              <w:rPr>
                <w:rFonts w:ascii="Calibri" w:hAnsi="Calibri"/>
                <w:sz w:val="18"/>
                <w:szCs w:val="18"/>
              </w:rPr>
            </w:pPr>
            <w:r w:rsidRPr="00F607F1">
              <w:rPr>
                <w:rFonts w:ascii="Calibri" w:hAnsi="Calibri"/>
                <w:sz w:val="18"/>
                <w:szCs w:val="18"/>
              </w:rPr>
              <w:t>Climate Zone</w:t>
            </w:r>
          </w:p>
        </w:tc>
        <w:tc>
          <w:tcPr>
            <w:tcW w:w="1177" w:type="pct"/>
            <w:vAlign w:val="center"/>
          </w:tcPr>
          <w:p w14:paraId="65213834" w14:textId="7F0E2959" w:rsidR="00091594" w:rsidRPr="00F607F1" w:rsidRDefault="00091594" w:rsidP="00231885">
            <w:pPr>
              <w:spacing w:after="60"/>
              <w:rPr>
                <w:rFonts w:ascii="Calibri" w:hAnsi="Calibri"/>
                <w:sz w:val="18"/>
                <w:szCs w:val="18"/>
              </w:rPr>
            </w:pPr>
          </w:p>
        </w:tc>
      </w:tr>
      <w:tr w:rsidR="00091594" w:rsidRPr="00F607F1" w14:paraId="4ED79805" w14:textId="77777777" w:rsidTr="00444858">
        <w:trPr>
          <w:cantSplit/>
          <w:trHeight w:val="432"/>
        </w:trPr>
        <w:tc>
          <w:tcPr>
            <w:tcW w:w="103" w:type="pct"/>
            <w:tcMar>
              <w:left w:w="29" w:type="dxa"/>
              <w:right w:w="29" w:type="dxa"/>
            </w:tcMar>
            <w:vAlign w:val="center"/>
          </w:tcPr>
          <w:p w14:paraId="38089C9F"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03</w:t>
            </w:r>
          </w:p>
        </w:tc>
        <w:tc>
          <w:tcPr>
            <w:tcW w:w="1107" w:type="pct"/>
            <w:vAlign w:val="center"/>
          </w:tcPr>
          <w:p w14:paraId="3D6D60CB" w14:textId="77777777" w:rsidR="00091594" w:rsidRPr="00F607F1" w:rsidRDefault="00091594" w:rsidP="00231885">
            <w:pPr>
              <w:rPr>
                <w:rFonts w:ascii="Calibri" w:hAnsi="Calibri"/>
                <w:sz w:val="18"/>
                <w:szCs w:val="18"/>
              </w:rPr>
            </w:pPr>
            <w:r w:rsidRPr="00F607F1">
              <w:rPr>
                <w:rFonts w:ascii="Calibri" w:hAnsi="Calibri"/>
                <w:sz w:val="18"/>
                <w:szCs w:val="18"/>
              </w:rPr>
              <w:t>Dwelling Unit Total Conditioned Floor Area (ft</w:t>
            </w:r>
            <w:r w:rsidRPr="00F607F1">
              <w:rPr>
                <w:rFonts w:ascii="Calibri" w:hAnsi="Calibri"/>
                <w:sz w:val="18"/>
                <w:szCs w:val="18"/>
                <w:vertAlign w:val="superscript"/>
              </w:rPr>
              <w:t>2</w:t>
            </w:r>
            <w:r w:rsidRPr="00F607F1">
              <w:rPr>
                <w:rFonts w:ascii="Calibri" w:hAnsi="Calibri"/>
                <w:sz w:val="18"/>
                <w:szCs w:val="18"/>
              </w:rPr>
              <w:t>)</w:t>
            </w:r>
          </w:p>
        </w:tc>
        <w:tc>
          <w:tcPr>
            <w:tcW w:w="1261" w:type="pct"/>
            <w:vAlign w:val="center"/>
          </w:tcPr>
          <w:p w14:paraId="24674636" w14:textId="7CC5378D"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04</w:t>
            </w:r>
          </w:p>
        </w:tc>
        <w:tc>
          <w:tcPr>
            <w:tcW w:w="1260" w:type="pct"/>
            <w:vAlign w:val="center"/>
          </w:tcPr>
          <w:p w14:paraId="176CC968" w14:textId="77777777" w:rsidR="00091594" w:rsidRPr="00F607F1" w:rsidRDefault="00091594" w:rsidP="00231885">
            <w:pPr>
              <w:spacing w:after="60"/>
              <w:rPr>
                <w:rFonts w:ascii="Calibri" w:hAnsi="Calibri"/>
                <w:sz w:val="18"/>
                <w:szCs w:val="18"/>
              </w:rPr>
            </w:pPr>
            <w:r w:rsidRPr="00F607F1">
              <w:rPr>
                <w:rFonts w:ascii="Calibri" w:hAnsi="Calibri"/>
                <w:sz w:val="18"/>
                <w:szCs w:val="18"/>
              </w:rPr>
              <w:t>Number of Space Conditioning Systems in this dwelling unit</w:t>
            </w:r>
          </w:p>
        </w:tc>
        <w:tc>
          <w:tcPr>
            <w:tcW w:w="1177" w:type="pct"/>
            <w:vAlign w:val="center"/>
          </w:tcPr>
          <w:p w14:paraId="572F5B8A" w14:textId="34F12126" w:rsidR="00091594" w:rsidRPr="00F607F1" w:rsidRDefault="00091594" w:rsidP="00231885">
            <w:pPr>
              <w:spacing w:after="60"/>
              <w:rPr>
                <w:rFonts w:ascii="Calibri" w:hAnsi="Calibri"/>
                <w:sz w:val="18"/>
                <w:szCs w:val="18"/>
              </w:rPr>
            </w:pPr>
          </w:p>
        </w:tc>
      </w:tr>
      <w:tr w:rsidR="00091594" w:rsidRPr="00F607F1" w14:paraId="35495A27" w14:textId="77777777" w:rsidTr="00444858">
        <w:trPr>
          <w:cantSplit/>
          <w:trHeight w:val="584"/>
        </w:trPr>
        <w:tc>
          <w:tcPr>
            <w:tcW w:w="103" w:type="pct"/>
            <w:tcMar>
              <w:left w:w="29" w:type="dxa"/>
              <w:right w:w="29" w:type="dxa"/>
            </w:tcMar>
            <w:vAlign w:val="center"/>
          </w:tcPr>
          <w:p w14:paraId="3FEFDE52"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05</w:t>
            </w:r>
          </w:p>
        </w:tc>
        <w:tc>
          <w:tcPr>
            <w:tcW w:w="1107" w:type="pct"/>
            <w:vAlign w:val="center"/>
          </w:tcPr>
          <w:p w14:paraId="7030B5D8" w14:textId="77777777" w:rsidR="00091594" w:rsidRPr="00F607F1" w:rsidRDefault="00091594" w:rsidP="00231885">
            <w:pPr>
              <w:rPr>
                <w:rFonts w:ascii="Calibri" w:hAnsi="Calibri"/>
                <w:sz w:val="18"/>
                <w:szCs w:val="18"/>
              </w:rPr>
            </w:pPr>
            <w:r w:rsidRPr="00F607F1">
              <w:rPr>
                <w:rFonts w:ascii="Calibri" w:hAnsi="Calibri"/>
                <w:sz w:val="18"/>
                <w:szCs w:val="18"/>
              </w:rPr>
              <w:t>Certificate of Compliance Type</w:t>
            </w:r>
          </w:p>
        </w:tc>
        <w:tc>
          <w:tcPr>
            <w:tcW w:w="1261" w:type="pct"/>
            <w:vAlign w:val="center"/>
          </w:tcPr>
          <w:p w14:paraId="17BD194E" w14:textId="219176AA"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06</w:t>
            </w:r>
          </w:p>
        </w:tc>
        <w:tc>
          <w:tcPr>
            <w:tcW w:w="1260" w:type="pct"/>
            <w:vAlign w:val="center"/>
          </w:tcPr>
          <w:p w14:paraId="79A73E36" w14:textId="513685D4" w:rsidR="00091594" w:rsidRPr="00F607F1" w:rsidRDefault="00C2642A" w:rsidP="00231885">
            <w:pPr>
              <w:spacing w:after="60"/>
              <w:rPr>
                <w:rFonts w:ascii="Calibri" w:hAnsi="Calibri"/>
                <w:sz w:val="18"/>
                <w:szCs w:val="18"/>
              </w:rPr>
            </w:pPr>
            <w:r w:rsidRPr="00F607F1">
              <w:rPr>
                <w:rFonts w:ascii="Calibri" w:hAnsi="Calibri"/>
                <w:sz w:val="18"/>
                <w:szCs w:val="18"/>
              </w:rPr>
              <w:t>M</w:t>
            </w:r>
            <w:r w:rsidR="00091594" w:rsidRPr="00F607F1">
              <w:rPr>
                <w:rFonts w:ascii="Calibri" w:hAnsi="Calibri"/>
                <w:sz w:val="18"/>
                <w:szCs w:val="18"/>
              </w:rPr>
              <w:t>ethod used to calculate HVAC loads</w:t>
            </w:r>
            <w:r w:rsidR="00623341" w:rsidRPr="00F607F1">
              <w:rPr>
                <w:rFonts w:ascii="Calibri" w:hAnsi="Calibri"/>
                <w:sz w:val="18"/>
                <w:szCs w:val="18"/>
              </w:rPr>
              <w:t xml:space="preserve"> (See Section 150.0(h).)</w:t>
            </w:r>
          </w:p>
        </w:tc>
        <w:tc>
          <w:tcPr>
            <w:tcW w:w="1177" w:type="pct"/>
            <w:vAlign w:val="center"/>
          </w:tcPr>
          <w:p w14:paraId="2251C042" w14:textId="648212A6" w:rsidR="00091594" w:rsidRPr="00F607F1" w:rsidRDefault="00091594" w:rsidP="00231885">
            <w:pPr>
              <w:rPr>
                <w:rFonts w:ascii="Calibri" w:hAnsi="Calibri"/>
                <w:sz w:val="18"/>
                <w:szCs w:val="18"/>
              </w:rPr>
            </w:pPr>
          </w:p>
        </w:tc>
      </w:tr>
      <w:tr w:rsidR="00091594" w:rsidRPr="00F607F1" w14:paraId="37257727" w14:textId="77777777" w:rsidTr="00444858">
        <w:trPr>
          <w:cantSplit/>
          <w:trHeight w:val="432"/>
        </w:trPr>
        <w:tc>
          <w:tcPr>
            <w:tcW w:w="103" w:type="pct"/>
            <w:tcMar>
              <w:left w:w="29" w:type="dxa"/>
              <w:right w:w="29" w:type="dxa"/>
            </w:tcMar>
            <w:vAlign w:val="center"/>
          </w:tcPr>
          <w:p w14:paraId="5A144A28"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07</w:t>
            </w:r>
          </w:p>
        </w:tc>
        <w:tc>
          <w:tcPr>
            <w:tcW w:w="1107" w:type="pct"/>
            <w:vAlign w:val="center"/>
          </w:tcPr>
          <w:p w14:paraId="576DBF04" w14:textId="369E7436" w:rsidR="00091594" w:rsidRPr="00F607F1" w:rsidRDefault="00091594" w:rsidP="00231885">
            <w:pPr>
              <w:spacing w:after="60"/>
              <w:rPr>
                <w:rFonts w:ascii="Calibri" w:hAnsi="Calibri"/>
                <w:sz w:val="18"/>
                <w:szCs w:val="18"/>
              </w:rPr>
            </w:pPr>
            <w:r w:rsidRPr="00F607F1">
              <w:rPr>
                <w:rFonts w:ascii="Calibri" w:hAnsi="Calibri"/>
                <w:sz w:val="18"/>
                <w:szCs w:val="18"/>
              </w:rPr>
              <w:t>Calculated Dwelling Unit Sensible Cooling Load (</w:t>
            </w:r>
            <w:r w:rsidR="0080645E" w:rsidRPr="00F607F1">
              <w:rPr>
                <w:rFonts w:ascii="Calibri" w:hAnsi="Calibri"/>
                <w:sz w:val="18"/>
                <w:szCs w:val="18"/>
              </w:rPr>
              <w:t>Btu/h</w:t>
            </w:r>
            <w:r w:rsidRPr="00F607F1">
              <w:rPr>
                <w:rFonts w:ascii="Calibri" w:hAnsi="Calibri"/>
                <w:sz w:val="18"/>
                <w:szCs w:val="18"/>
              </w:rPr>
              <w:t>)</w:t>
            </w:r>
          </w:p>
        </w:tc>
        <w:tc>
          <w:tcPr>
            <w:tcW w:w="1261" w:type="pct"/>
            <w:vAlign w:val="center"/>
          </w:tcPr>
          <w:p w14:paraId="2845D82B" w14:textId="36B7E84A"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08</w:t>
            </w:r>
          </w:p>
        </w:tc>
        <w:tc>
          <w:tcPr>
            <w:tcW w:w="1260" w:type="pct"/>
            <w:vAlign w:val="center"/>
          </w:tcPr>
          <w:p w14:paraId="21B48408" w14:textId="77DD0917" w:rsidR="00091594" w:rsidRPr="00F607F1" w:rsidRDefault="00091594" w:rsidP="00231885">
            <w:pPr>
              <w:spacing w:after="60"/>
              <w:rPr>
                <w:rFonts w:ascii="Calibri" w:hAnsi="Calibri"/>
                <w:sz w:val="18"/>
                <w:szCs w:val="18"/>
              </w:rPr>
            </w:pPr>
            <w:r w:rsidRPr="00F607F1">
              <w:rPr>
                <w:rFonts w:ascii="Calibri" w:hAnsi="Calibri"/>
                <w:sz w:val="18"/>
                <w:szCs w:val="18"/>
              </w:rPr>
              <w:t>Calculated Dwelling Unit Heating Load (</w:t>
            </w:r>
            <w:r w:rsidR="0080645E" w:rsidRPr="00F607F1">
              <w:rPr>
                <w:rFonts w:ascii="Calibri" w:hAnsi="Calibri"/>
                <w:sz w:val="18"/>
                <w:szCs w:val="18"/>
              </w:rPr>
              <w:t>Btu/h</w:t>
            </w:r>
            <w:r w:rsidRPr="00F607F1">
              <w:rPr>
                <w:rFonts w:ascii="Calibri" w:hAnsi="Calibri"/>
                <w:sz w:val="18"/>
                <w:szCs w:val="18"/>
              </w:rPr>
              <w:t>)</w:t>
            </w:r>
          </w:p>
        </w:tc>
        <w:tc>
          <w:tcPr>
            <w:tcW w:w="1177" w:type="pct"/>
            <w:vAlign w:val="center"/>
          </w:tcPr>
          <w:p w14:paraId="2539D823" w14:textId="6D1261AA" w:rsidR="00091594" w:rsidRPr="00F607F1" w:rsidRDefault="00091594" w:rsidP="00231885">
            <w:pPr>
              <w:spacing w:after="60"/>
              <w:rPr>
                <w:rFonts w:ascii="Calibri" w:hAnsi="Calibri"/>
                <w:sz w:val="18"/>
                <w:szCs w:val="18"/>
              </w:rPr>
            </w:pPr>
          </w:p>
        </w:tc>
      </w:tr>
      <w:tr w:rsidR="00091594" w:rsidRPr="00F607F1" w14:paraId="78CC8EE7" w14:textId="77777777" w:rsidTr="00444858">
        <w:trPr>
          <w:cantSplit/>
          <w:trHeight w:val="432"/>
        </w:trPr>
        <w:tc>
          <w:tcPr>
            <w:tcW w:w="103" w:type="pct"/>
            <w:tcMar>
              <w:left w:w="29" w:type="dxa"/>
              <w:right w:w="29" w:type="dxa"/>
            </w:tcMar>
            <w:vAlign w:val="center"/>
          </w:tcPr>
          <w:p w14:paraId="3358F51A"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09</w:t>
            </w:r>
          </w:p>
        </w:tc>
        <w:tc>
          <w:tcPr>
            <w:tcW w:w="1107" w:type="pct"/>
            <w:vAlign w:val="center"/>
          </w:tcPr>
          <w:p w14:paraId="76BFA96E" w14:textId="77777777" w:rsidR="00091594" w:rsidRPr="00F607F1" w:rsidRDefault="00091594" w:rsidP="00231885">
            <w:pPr>
              <w:rPr>
                <w:rFonts w:ascii="Calibri" w:hAnsi="Calibri"/>
                <w:sz w:val="18"/>
                <w:szCs w:val="18"/>
              </w:rPr>
            </w:pPr>
            <w:r w:rsidRPr="00F607F1">
              <w:rPr>
                <w:rFonts w:ascii="Calibri" w:hAnsi="Calibri"/>
                <w:sz w:val="18"/>
                <w:szCs w:val="18"/>
              </w:rPr>
              <w:t>Dwelling Unit Number of Bedrooms</w:t>
            </w:r>
          </w:p>
        </w:tc>
        <w:tc>
          <w:tcPr>
            <w:tcW w:w="1261" w:type="pct"/>
            <w:vAlign w:val="center"/>
          </w:tcPr>
          <w:p w14:paraId="7067570D" w14:textId="23AE3E65" w:rsidR="00091594" w:rsidRPr="00F607F1" w:rsidRDefault="00091594" w:rsidP="00231885">
            <w:pPr>
              <w:spacing w:after="60"/>
              <w:rPr>
                <w:rFonts w:ascii="Calibri" w:hAnsi="Calibri"/>
                <w:sz w:val="18"/>
                <w:szCs w:val="18"/>
              </w:rPr>
            </w:pPr>
          </w:p>
          <w:p w14:paraId="47837BA4" w14:textId="77777777"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F607F1" w:rsidRDefault="00091594" w:rsidP="00231885">
            <w:pPr>
              <w:spacing w:after="60"/>
              <w:jc w:val="center"/>
              <w:rPr>
                <w:rFonts w:ascii="Calibri" w:hAnsi="Calibri"/>
                <w:sz w:val="18"/>
                <w:szCs w:val="18"/>
              </w:rPr>
            </w:pPr>
          </w:p>
        </w:tc>
        <w:tc>
          <w:tcPr>
            <w:tcW w:w="1260" w:type="pct"/>
            <w:vAlign w:val="center"/>
          </w:tcPr>
          <w:p w14:paraId="059FE782" w14:textId="1BC79042" w:rsidR="00091594" w:rsidRPr="00F607F1" w:rsidRDefault="00091594" w:rsidP="00231885">
            <w:pPr>
              <w:spacing w:after="60"/>
              <w:rPr>
                <w:rFonts w:ascii="Calibri" w:hAnsi="Calibri"/>
                <w:sz w:val="18"/>
                <w:szCs w:val="18"/>
              </w:rPr>
            </w:pPr>
          </w:p>
        </w:tc>
        <w:tc>
          <w:tcPr>
            <w:tcW w:w="1177" w:type="pct"/>
            <w:vAlign w:val="center"/>
          </w:tcPr>
          <w:p w14:paraId="6A34707E" w14:textId="75399E28" w:rsidR="00091594" w:rsidRPr="00F607F1" w:rsidRDefault="00091594" w:rsidP="00231885">
            <w:pPr>
              <w:spacing w:after="60"/>
              <w:rPr>
                <w:rFonts w:ascii="Calibri" w:hAnsi="Calibri"/>
                <w:sz w:val="18"/>
                <w:szCs w:val="18"/>
              </w:rPr>
            </w:pPr>
          </w:p>
        </w:tc>
      </w:tr>
    </w:tbl>
    <w:p w14:paraId="1BFB7519" w14:textId="77777777" w:rsidR="00091594" w:rsidRPr="00F607F1" w:rsidRDefault="00091594" w:rsidP="00091594">
      <w:pPr>
        <w:rPr>
          <w:rFonts w:ascii="Calibri" w:hAnsi="Calibri"/>
          <w:sz w:val="18"/>
          <w:szCs w:val="18"/>
        </w:rPr>
      </w:pPr>
    </w:p>
    <w:p w14:paraId="69E76AE3" w14:textId="65405CCE" w:rsidR="00444858" w:rsidRPr="00F607F1"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F607F1" w14:paraId="0B2906E9" w14:textId="77777777" w:rsidTr="00444858">
        <w:tc>
          <w:tcPr>
            <w:tcW w:w="5000" w:type="pct"/>
          </w:tcPr>
          <w:p w14:paraId="6DFC828B" w14:textId="75C12F4D" w:rsidR="00444858" w:rsidRPr="00F607F1" w:rsidRDefault="00444858" w:rsidP="00444858">
            <w:pPr>
              <w:keepNext/>
              <w:rPr>
                <w:rFonts w:ascii="Calibri" w:hAnsi="Calibri"/>
                <w:b/>
                <w:sz w:val="18"/>
                <w:szCs w:val="18"/>
              </w:rPr>
            </w:pPr>
            <w:r w:rsidRPr="00F607F1">
              <w:rPr>
                <w:rFonts w:ascii="Calibri" w:hAnsi="Calibri"/>
                <w:b/>
                <w:sz w:val="18"/>
                <w:szCs w:val="18"/>
              </w:rPr>
              <w:t xml:space="preserve">MCH-01d - </w:t>
            </w:r>
            <w:r w:rsidRPr="00F607F1">
              <w:rPr>
                <w:rFonts w:ascii="Calibri" w:hAnsi="Calibri"/>
                <w:b/>
                <w:bCs/>
                <w:sz w:val="18"/>
                <w:szCs w:val="18"/>
              </w:rPr>
              <w:t>Space Conditioning Systems Ducts and Fans</w:t>
            </w:r>
            <w:r w:rsidRPr="00F607F1">
              <w:rPr>
                <w:rFonts w:ascii="Calibri" w:hAnsi="Calibri"/>
                <w:b/>
                <w:sz w:val="18"/>
                <w:szCs w:val="18"/>
              </w:rPr>
              <w:t xml:space="preserve"> - For use with Performance E+A+A Certificate of Compliance</w:t>
            </w:r>
            <w:r w:rsidR="004C1609" w:rsidRPr="00F607F1">
              <w:rPr>
                <w:rFonts w:ascii="Calibri" w:hAnsi="Calibri"/>
                <w:b/>
                <w:sz w:val="18"/>
                <w:szCs w:val="18"/>
              </w:rPr>
              <w:t xml:space="preserve"> </w:t>
            </w:r>
          </w:p>
        </w:tc>
      </w:tr>
    </w:tbl>
    <w:p w14:paraId="12E019A9" w14:textId="67C438C7" w:rsidR="00444858" w:rsidRPr="00F607F1" w:rsidRDefault="00444858" w:rsidP="00444858">
      <w:pPr>
        <w:rPr>
          <w:rFonts w:ascii="Calibri" w:hAnsi="Calibri"/>
          <w:sz w:val="18"/>
          <w:szCs w:val="18"/>
        </w:rPr>
      </w:pPr>
    </w:p>
    <w:p w14:paraId="6DC31B35" w14:textId="77777777" w:rsidR="00807202" w:rsidRPr="00F607F1"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F607F1" w14:paraId="2DBE1A92" w14:textId="77777777" w:rsidTr="00444858">
        <w:trPr>
          <w:cantSplit/>
        </w:trPr>
        <w:tc>
          <w:tcPr>
            <w:tcW w:w="14390" w:type="dxa"/>
            <w:gridSpan w:val="12"/>
          </w:tcPr>
          <w:p w14:paraId="3A4531E6" w14:textId="77777777" w:rsidR="00444858" w:rsidRPr="00F607F1" w:rsidRDefault="00444858" w:rsidP="00444858">
            <w:pPr>
              <w:keepNext/>
              <w:rPr>
                <w:rFonts w:ascii="Calibri" w:hAnsi="Calibri"/>
                <w:b/>
                <w:sz w:val="18"/>
                <w:szCs w:val="18"/>
              </w:rPr>
            </w:pPr>
            <w:r w:rsidRPr="00F607F1">
              <w:rPr>
                <w:rFonts w:ascii="Calibri" w:hAnsi="Calibri"/>
                <w:b/>
                <w:sz w:val="18"/>
                <w:szCs w:val="18"/>
              </w:rPr>
              <w:t xml:space="preserve">B. Design Space Conditioning (SC) System Component Specifications from CF1R  </w:t>
            </w:r>
          </w:p>
          <w:p w14:paraId="66E9ADD1" w14:textId="5C3E2E84" w:rsidR="00444858" w:rsidRPr="00F607F1" w:rsidRDefault="00444858" w:rsidP="00444858">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tc>
      </w:tr>
      <w:tr w:rsidR="00444858" w:rsidRPr="00F607F1" w14:paraId="0B53D391" w14:textId="77777777" w:rsidTr="00444858">
        <w:trPr>
          <w:cantSplit/>
          <w:trHeight w:val="215"/>
        </w:trPr>
        <w:tc>
          <w:tcPr>
            <w:tcW w:w="1199" w:type="dxa"/>
            <w:vAlign w:val="center"/>
          </w:tcPr>
          <w:p w14:paraId="710E1F3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99" w:type="dxa"/>
            <w:vAlign w:val="center"/>
          </w:tcPr>
          <w:p w14:paraId="45D15CF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200" w:type="dxa"/>
            <w:vAlign w:val="center"/>
          </w:tcPr>
          <w:p w14:paraId="0BE79E7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99" w:type="dxa"/>
            <w:vAlign w:val="center"/>
          </w:tcPr>
          <w:p w14:paraId="4FB5DF1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99" w:type="dxa"/>
            <w:vAlign w:val="center"/>
          </w:tcPr>
          <w:p w14:paraId="0F3C5C3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199" w:type="dxa"/>
            <w:vAlign w:val="center"/>
          </w:tcPr>
          <w:p w14:paraId="19AB2C5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199" w:type="dxa"/>
            <w:vAlign w:val="center"/>
          </w:tcPr>
          <w:p w14:paraId="56D09E1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199" w:type="dxa"/>
          </w:tcPr>
          <w:p w14:paraId="1C4E5AD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199" w:type="dxa"/>
          </w:tcPr>
          <w:p w14:paraId="050076B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99" w:type="dxa"/>
            <w:vAlign w:val="center"/>
          </w:tcPr>
          <w:p w14:paraId="7DD7780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144" w:type="dxa"/>
          </w:tcPr>
          <w:p w14:paraId="4E23FF0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c>
          <w:tcPr>
            <w:tcW w:w="1255" w:type="dxa"/>
          </w:tcPr>
          <w:p w14:paraId="55FAA33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12</w:t>
            </w:r>
          </w:p>
        </w:tc>
      </w:tr>
      <w:tr w:rsidR="00444858" w:rsidRPr="00F607F1" w14:paraId="09CDA168" w14:textId="77777777" w:rsidTr="00444858">
        <w:trPr>
          <w:cantSplit/>
          <w:trHeight w:val="576"/>
        </w:trPr>
        <w:tc>
          <w:tcPr>
            <w:tcW w:w="1199" w:type="dxa"/>
            <w:vAlign w:val="bottom"/>
          </w:tcPr>
          <w:p w14:paraId="29E814B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476F0B9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w:t>
            </w:r>
          </w:p>
          <w:p w14:paraId="0A1D78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ID/Name from CF1R</w:t>
            </w:r>
          </w:p>
        </w:tc>
        <w:tc>
          <w:tcPr>
            <w:tcW w:w="1199" w:type="dxa"/>
            <w:vAlign w:val="bottom"/>
          </w:tcPr>
          <w:p w14:paraId="27973C2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6FEB385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 Type</w:t>
            </w:r>
          </w:p>
        </w:tc>
        <w:tc>
          <w:tcPr>
            <w:tcW w:w="1200" w:type="dxa"/>
            <w:vAlign w:val="bottom"/>
          </w:tcPr>
          <w:p w14:paraId="2DDC9CA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System Type</w:t>
            </w:r>
          </w:p>
        </w:tc>
        <w:tc>
          <w:tcPr>
            <w:tcW w:w="1199" w:type="dxa"/>
            <w:vAlign w:val="bottom"/>
          </w:tcPr>
          <w:p w14:paraId="0373482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System</w:t>
            </w:r>
          </w:p>
          <w:p w14:paraId="78A2E51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1C3A972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Central Fan Ventilation Cooling System </w:t>
            </w:r>
          </w:p>
          <w:p w14:paraId="0EC605F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5DDEC6A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Distribution</w:t>
            </w:r>
          </w:p>
          <w:p w14:paraId="467858F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 Type</w:t>
            </w:r>
          </w:p>
        </w:tc>
        <w:tc>
          <w:tcPr>
            <w:tcW w:w="1199" w:type="dxa"/>
            <w:vAlign w:val="bottom"/>
          </w:tcPr>
          <w:p w14:paraId="11FA33E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Required</w:t>
            </w:r>
          </w:p>
          <w:p w14:paraId="46A610E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Thermostat</w:t>
            </w:r>
          </w:p>
          <w:p w14:paraId="6BE2CAD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768CE6B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Zoning Type</w:t>
            </w:r>
          </w:p>
        </w:tc>
        <w:tc>
          <w:tcPr>
            <w:tcW w:w="1199" w:type="dxa"/>
            <w:vAlign w:val="bottom"/>
          </w:tcPr>
          <w:p w14:paraId="167C96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System Compressor Speed Type</w:t>
            </w:r>
          </w:p>
        </w:tc>
        <w:tc>
          <w:tcPr>
            <w:tcW w:w="1199" w:type="dxa"/>
            <w:vAlign w:val="bottom"/>
          </w:tcPr>
          <w:p w14:paraId="44A7D05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Low Leakage Air-Handling Unit Status</w:t>
            </w:r>
          </w:p>
        </w:tc>
        <w:tc>
          <w:tcPr>
            <w:tcW w:w="1144" w:type="dxa"/>
            <w:vAlign w:val="bottom"/>
          </w:tcPr>
          <w:p w14:paraId="74EFCFB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2F00E8A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w:t>
            </w:r>
          </w:p>
          <w:p w14:paraId="50EA905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Status</w:t>
            </w:r>
          </w:p>
        </w:tc>
        <w:tc>
          <w:tcPr>
            <w:tcW w:w="1255" w:type="dxa"/>
            <w:vAlign w:val="bottom"/>
          </w:tcPr>
          <w:p w14:paraId="51B0E1A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Duct System Status</w:t>
            </w:r>
          </w:p>
        </w:tc>
      </w:tr>
      <w:tr w:rsidR="003150AE" w:rsidRPr="00F607F1" w14:paraId="3C19D89B" w14:textId="77777777" w:rsidTr="00484C46">
        <w:trPr>
          <w:cantSplit/>
          <w:trHeight w:val="360"/>
        </w:trPr>
        <w:tc>
          <w:tcPr>
            <w:tcW w:w="1199" w:type="dxa"/>
            <w:vAlign w:val="center"/>
          </w:tcPr>
          <w:p w14:paraId="6B6A2A46" w14:textId="77777777" w:rsidR="003150AE" w:rsidRPr="00F607F1" w:rsidRDefault="003150AE" w:rsidP="00444858">
            <w:pPr>
              <w:keepNext/>
              <w:rPr>
                <w:rFonts w:ascii="Calibri" w:hAnsi="Calibri"/>
                <w:sz w:val="18"/>
                <w:szCs w:val="18"/>
              </w:rPr>
            </w:pPr>
          </w:p>
        </w:tc>
        <w:tc>
          <w:tcPr>
            <w:tcW w:w="1199" w:type="dxa"/>
            <w:vAlign w:val="center"/>
          </w:tcPr>
          <w:p w14:paraId="62E4AE8C" w14:textId="77777777" w:rsidR="003150AE" w:rsidRPr="00F607F1" w:rsidRDefault="003150AE" w:rsidP="00444858">
            <w:pPr>
              <w:keepNext/>
              <w:rPr>
                <w:rFonts w:ascii="Calibri" w:hAnsi="Calibri"/>
                <w:sz w:val="18"/>
                <w:szCs w:val="18"/>
              </w:rPr>
            </w:pPr>
          </w:p>
        </w:tc>
        <w:tc>
          <w:tcPr>
            <w:tcW w:w="1200" w:type="dxa"/>
            <w:vAlign w:val="center"/>
          </w:tcPr>
          <w:p w14:paraId="7A091915" w14:textId="77777777" w:rsidR="003150AE" w:rsidRPr="00F607F1" w:rsidRDefault="003150AE" w:rsidP="00444858">
            <w:pPr>
              <w:keepNext/>
              <w:rPr>
                <w:rFonts w:ascii="Calibri" w:hAnsi="Calibri"/>
                <w:sz w:val="18"/>
                <w:szCs w:val="18"/>
              </w:rPr>
            </w:pPr>
          </w:p>
        </w:tc>
        <w:tc>
          <w:tcPr>
            <w:tcW w:w="1199" w:type="dxa"/>
            <w:vAlign w:val="center"/>
          </w:tcPr>
          <w:p w14:paraId="4A142DDE" w14:textId="77777777" w:rsidR="003150AE" w:rsidRPr="00F607F1" w:rsidRDefault="003150AE" w:rsidP="00444858">
            <w:pPr>
              <w:keepNext/>
              <w:rPr>
                <w:rFonts w:ascii="Calibri" w:hAnsi="Calibri"/>
                <w:sz w:val="18"/>
                <w:szCs w:val="18"/>
              </w:rPr>
            </w:pPr>
          </w:p>
        </w:tc>
        <w:tc>
          <w:tcPr>
            <w:tcW w:w="1199" w:type="dxa"/>
            <w:vAlign w:val="center"/>
          </w:tcPr>
          <w:p w14:paraId="03308594" w14:textId="77777777" w:rsidR="003150AE" w:rsidRPr="00F607F1" w:rsidRDefault="003150AE" w:rsidP="00444858">
            <w:pPr>
              <w:keepNext/>
              <w:rPr>
                <w:rFonts w:ascii="Calibri" w:hAnsi="Calibri"/>
                <w:sz w:val="18"/>
                <w:szCs w:val="18"/>
              </w:rPr>
            </w:pPr>
          </w:p>
        </w:tc>
        <w:tc>
          <w:tcPr>
            <w:tcW w:w="1199" w:type="dxa"/>
            <w:vAlign w:val="center"/>
          </w:tcPr>
          <w:p w14:paraId="77812FC4" w14:textId="77777777" w:rsidR="003150AE" w:rsidRPr="00F607F1" w:rsidRDefault="003150AE" w:rsidP="00444858">
            <w:pPr>
              <w:keepNext/>
              <w:rPr>
                <w:rFonts w:ascii="Calibri" w:hAnsi="Calibri"/>
                <w:sz w:val="18"/>
                <w:szCs w:val="18"/>
              </w:rPr>
            </w:pPr>
          </w:p>
        </w:tc>
        <w:tc>
          <w:tcPr>
            <w:tcW w:w="1199" w:type="dxa"/>
            <w:vAlign w:val="center"/>
          </w:tcPr>
          <w:p w14:paraId="32126A77" w14:textId="77777777" w:rsidR="003150AE" w:rsidRPr="00F607F1" w:rsidRDefault="003150AE" w:rsidP="00444858">
            <w:pPr>
              <w:keepNext/>
              <w:rPr>
                <w:rFonts w:ascii="Calibri" w:hAnsi="Calibri"/>
                <w:sz w:val="18"/>
                <w:szCs w:val="18"/>
              </w:rPr>
            </w:pPr>
          </w:p>
        </w:tc>
        <w:tc>
          <w:tcPr>
            <w:tcW w:w="1199" w:type="dxa"/>
          </w:tcPr>
          <w:p w14:paraId="078B362B" w14:textId="77777777" w:rsidR="003150AE" w:rsidRPr="00F607F1" w:rsidRDefault="003150AE" w:rsidP="00444858">
            <w:pPr>
              <w:keepNext/>
              <w:rPr>
                <w:rFonts w:ascii="Calibri" w:hAnsi="Calibri"/>
                <w:sz w:val="18"/>
                <w:szCs w:val="18"/>
              </w:rPr>
            </w:pPr>
          </w:p>
        </w:tc>
        <w:tc>
          <w:tcPr>
            <w:tcW w:w="1199" w:type="dxa"/>
          </w:tcPr>
          <w:p w14:paraId="02A9C86C" w14:textId="77777777" w:rsidR="003150AE" w:rsidRPr="00F607F1" w:rsidRDefault="003150AE" w:rsidP="00444858">
            <w:pPr>
              <w:keepNext/>
              <w:rPr>
                <w:rFonts w:ascii="Calibri" w:hAnsi="Calibri"/>
                <w:sz w:val="18"/>
                <w:szCs w:val="18"/>
              </w:rPr>
            </w:pPr>
          </w:p>
        </w:tc>
        <w:tc>
          <w:tcPr>
            <w:tcW w:w="1199" w:type="dxa"/>
            <w:vAlign w:val="center"/>
          </w:tcPr>
          <w:p w14:paraId="467A7E92" w14:textId="77777777" w:rsidR="003150AE" w:rsidRPr="00F607F1" w:rsidRDefault="003150AE" w:rsidP="00444858">
            <w:pPr>
              <w:keepNext/>
              <w:rPr>
                <w:rFonts w:ascii="Calibri" w:hAnsi="Calibri"/>
                <w:sz w:val="18"/>
                <w:szCs w:val="18"/>
              </w:rPr>
            </w:pPr>
          </w:p>
        </w:tc>
        <w:tc>
          <w:tcPr>
            <w:tcW w:w="1144" w:type="dxa"/>
          </w:tcPr>
          <w:p w14:paraId="64568EBE" w14:textId="77777777" w:rsidR="003150AE" w:rsidRPr="00F607F1" w:rsidRDefault="003150AE" w:rsidP="00444858">
            <w:pPr>
              <w:keepNext/>
              <w:rPr>
                <w:rFonts w:ascii="Calibri" w:hAnsi="Calibri"/>
                <w:sz w:val="18"/>
                <w:szCs w:val="18"/>
              </w:rPr>
            </w:pPr>
          </w:p>
        </w:tc>
        <w:tc>
          <w:tcPr>
            <w:tcW w:w="1255" w:type="dxa"/>
          </w:tcPr>
          <w:p w14:paraId="67AEE87C" w14:textId="77777777" w:rsidR="003150AE" w:rsidRPr="00F607F1" w:rsidRDefault="003150AE" w:rsidP="00444858">
            <w:pPr>
              <w:keepNext/>
              <w:rPr>
                <w:rFonts w:ascii="Calibri" w:hAnsi="Calibri"/>
                <w:sz w:val="18"/>
                <w:szCs w:val="18"/>
              </w:rPr>
            </w:pPr>
          </w:p>
        </w:tc>
      </w:tr>
      <w:tr w:rsidR="00444858" w:rsidRPr="00F607F1" w14:paraId="345C388C" w14:textId="77777777" w:rsidTr="00484C46">
        <w:trPr>
          <w:cantSplit/>
          <w:trHeight w:val="360"/>
        </w:trPr>
        <w:tc>
          <w:tcPr>
            <w:tcW w:w="1199" w:type="dxa"/>
            <w:vAlign w:val="center"/>
          </w:tcPr>
          <w:p w14:paraId="3BB40A42" w14:textId="77777777" w:rsidR="00444858" w:rsidRPr="00F607F1" w:rsidRDefault="00444858" w:rsidP="00444858">
            <w:pPr>
              <w:keepNext/>
              <w:rPr>
                <w:rFonts w:ascii="Calibri" w:hAnsi="Calibri"/>
                <w:sz w:val="18"/>
                <w:szCs w:val="18"/>
              </w:rPr>
            </w:pPr>
          </w:p>
        </w:tc>
        <w:tc>
          <w:tcPr>
            <w:tcW w:w="1199" w:type="dxa"/>
            <w:vAlign w:val="center"/>
          </w:tcPr>
          <w:p w14:paraId="04FA4F1C" w14:textId="77777777" w:rsidR="00444858" w:rsidRPr="00F607F1" w:rsidRDefault="00444858" w:rsidP="00444858">
            <w:pPr>
              <w:keepNext/>
              <w:rPr>
                <w:rFonts w:ascii="Calibri" w:hAnsi="Calibri"/>
                <w:sz w:val="18"/>
                <w:szCs w:val="18"/>
              </w:rPr>
            </w:pPr>
          </w:p>
        </w:tc>
        <w:tc>
          <w:tcPr>
            <w:tcW w:w="1200" w:type="dxa"/>
            <w:vAlign w:val="center"/>
          </w:tcPr>
          <w:p w14:paraId="11B9A371" w14:textId="77777777" w:rsidR="00444858" w:rsidRPr="00F607F1" w:rsidRDefault="00444858" w:rsidP="00444858">
            <w:pPr>
              <w:keepNext/>
              <w:rPr>
                <w:rFonts w:ascii="Calibri" w:hAnsi="Calibri"/>
                <w:sz w:val="18"/>
                <w:szCs w:val="18"/>
              </w:rPr>
            </w:pPr>
          </w:p>
        </w:tc>
        <w:tc>
          <w:tcPr>
            <w:tcW w:w="1199" w:type="dxa"/>
            <w:vAlign w:val="center"/>
          </w:tcPr>
          <w:p w14:paraId="19BFD75B" w14:textId="77777777" w:rsidR="00444858" w:rsidRPr="00F607F1" w:rsidRDefault="00444858" w:rsidP="00444858">
            <w:pPr>
              <w:keepNext/>
              <w:rPr>
                <w:rFonts w:ascii="Calibri" w:hAnsi="Calibri"/>
                <w:sz w:val="18"/>
                <w:szCs w:val="18"/>
              </w:rPr>
            </w:pPr>
          </w:p>
        </w:tc>
        <w:tc>
          <w:tcPr>
            <w:tcW w:w="1199" w:type="dxa"/>
            <w:vAlign w:val="center"/>
          </w:tcPr>
          <w:p w14:paraId="6FB58576" w14:textId="77777777" w:rsidR="00444858" w:rsidRPr="00F607F1" w:rsidRDefault="00444858" w:rsidP="00444858">
            <w:pPr>
              <w:keepNext/>
              <w:rPr>
                <w:rFonts w:ascii="Calibri" w:hAnsi="Calibri"/>
                <w:sz w:val="18"/>
                <w:szCs w:val="18"/>
              </w:rPr>
            </w:pPr>
          </w:p>
        </w:tc>
        <w:tc>
          <w:tcPr>
            <w:tcW w:w="1199" w:type="dxa"/>
            <w:vAlign w:val="center"/>
          </w:tcPr>
          <w:p w14:paraId="21CE040B" w14:textId="77777777" w:rsidR="00444858" w:rsidRPr="00F607F1" w:rsidRDefault="00444858" w:rsidP="00444858">
            <w:pPr>
              <w:keepNext/>
              <w:rPr>
                <w:rFonts w:ascii="Calibri" w:hAnsi="Calibri"/>
                <w:sz w:val="18"/>
                <w:szCs w:val="18"/>
              </w:rPr>
            </w:pPr>
          </w:p>
        </w:tc>
        <w:tc>
          <w:tcPr>
            <w:tcW w:w="1199" w:type="dxa"/>
            <w:vAlign w:val="center"/>
          </w:tcPr>
          <w:p w14:paraId="777DDD5B" w14:textId="77777777" w:rsidR="00444858" w:rsidRPr="00F607F1" w:rsidRDefault="00444858" w:rsidP="00444858">
            <w:pPr>
              <w:keepNext/>
              <w:rPr>
                <w:rFonts w:ascii="Calibri" w:hAnsi="Calibri"/>
                <w:sz w:val="18"/>
                <w:szCs w:val="18"/>
              </w:rPr>
            </w:pPr>
          </w:p>
        </w:tc>
        <w:tc>
          <w:tcPr>
            <w:tcW w:w="1199" w:type="dxa"/>
          </w:tcPr>
          <w:p w14:paraId="32A1D137" w14:textId="77777777" w:rsidR="00444858" w:rsidRPr="00F607F1" w:rsidRDefault="00444858" w:rsidP="00444858">
            <w:pPr>
              <w:keepNext/>
              <w:rPr>
                <w:rFonts w:ascii="Calibri" w:hAnsi="Calibri"/>
                <w:sz w:val="18"/>
                <w:szCs w:val="18"/>
              </w:rPr>
            </w:pPr>
          </w:p>
        </w:tc>
        <w:tc>
          <w:tcPr>
            <w:tcW w:w="1199" w:type="dxa"/>
          </w:tcPr>
          <w:p w14:paraId="04E3E6DA" w14:textId="77777777" w:rsidR="00444858" w:rsidRPr="00F607F1" w:rsidRDefault="00444858" w:rsidP="00444858">
            <w:pPr>
              <w:keepNext/>
              <w:rPr>
                <w:rFonts w:ascii="Calibri" w:hAnsi="Calibri"/>
                <w:sz w:val="18"/>
                <w:szCs w:val="18"/>
              </w:rPr>
            </w:pPr>
          </w:p>
        </w:tc>
        <w:tc>
          <w:tcPr>
            <w:tcW w:w="1199" w:type="dxa"/>
            <w:vAlign w:val="center"/>
          </w:tcPr>
          <w:p w14:paraId="361BF1B1" w14:textId="77777777" w:rsidR="00444858" w:rsidRPr="00F607F1" w:rsidRDefault="00444858" w:rsidP="00444858">
            <w:pPr>
              <w:keepNext/>
              <w:rPr>
                <w:rFonts w:ascii="Calibri" w:hAnsi="Calibri"/>
                <w:sz w:val="18"/>
                <w:szCs w:val="18"/>
              </w:rPr>
            </w:pPr>
          </w:p>
        </w:tc>
        <w:tc>
          <w:tcPr>
            <w:tcW w:w="1144" w:type="dxa"/>
          </w:tcPr>
          <w:p w14:paraId="6913EB7D" w14:textId="77777777" w:rsidR="00444858" w:rsidRPr="00F607F1" w:rsidRDefault="00444858" w:rsidP="00444858">
            <w:pPr>
              <w:keepNext/>
              <w:rPr>
                <w:rFonts w:ascii="Calibri" w:hAnsi="Calibri"/>
                <w:sz w:val="18"/>
                <w:szCs w:val="18"/>
              </w:rPr>
            </w:pPr>
          </w:p>
        </w:tc>
        <w:tc>
          <w:tcPr>
            <w:tcW w:w="1255" w:type="dxa"/>
          </w:tcPr>
          <w:p w14:paraId="3C3E1298" w14:textId="77777777" w:rsidR="00444858" w:rsidRPr="00F607F1" w:rsidRDefault="00444858" w:rsidP="00444858">
            <w:pPr>
              <w:keepNext/>
              <w:rPr>
                <w:rFonts w:ascii="Calibri" w:hAnsi="Calibri"/>
                <w:sz w:val="18"/>
                <w:szCs w:val="18"/>
              </w:rPr>
            </w:pPr>
          </w:p>
        </w:tc>
      </w:tr>
      <w:tr w:rsidR="00444858" w:rsidRPr="00F607F1" w14:paraId="72AFE2F8" w14:textId="77777777" w:rsidTr="00444858">
        <w:trPr>
          <w:cantSplit/>
        </w:trPr>
        <w:tc>
          <w:tcPr>
            <w:tcW w:w="14390" w:type="dxa"/>
            <w:gridSpan w:val="12"/>
          </w:tcPr>
          <w:p w14:paraId="50F218D7" w14:textId="2807F4A4"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60A32F64" w14:textId="77777777" w:rsidR="00444858" w:rsidRPr="00F607F1" w:rsidRDefault="00444858" w:rsidP="00444858">
      <w:pPr>
        <w:rPr>
          <w:rFonts w:ascii="Calibri" w:hAnsi="Calibri"/>
          <w:sz w:val="18"/>
          <w:szCs w:val="18"/>
        </w:rPr>
      </w:pPr>
    </w:p>
    <w:p w14:paraId="093188AB" w14:textId="670BC2B0" w:rsidR="00444858" w:rsidRPr="00F607F1" w:rsidRDefault="00444858" w:rsidP="00444858">
      <w:pPr>
        <w:rPr>
          <w:rFonts w:ascii="Calibri" w:hAnsi="Calibri"/>
          <w:sz w:val="18"/>
          <w:szCs w:val="18"/>
        </w:rPr>
      </w:pP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3"/>
        <w:gridCol w:w="1133"/>
        <w:gridCol w:w="1131"/>
        <w:gridCol w:w="1133"/>
        <w:gridCol w:w="1132"/>
        <w:gridCol w:w="1131"/>
        <w:gridCol w:w="1131"/>
        <w:gridCol w:w="1132"/>
        <w:gridCol w:w="1131"/>
        <w:gridCol w:w="1132"/>
        <w:gridCol w:w="1132"/>
        <w:gridCol w:w="1132"/>
        <w:gridCol w:w="1141"/>
      </w:tblGrid>
      <w:tr w:rsidR="00F550A5" w:rsidRPr="00F607F1" w14:paraId="59CE62FC" w14:textId="6680DB6E" w:rsidTr="00F550A5">
        <w:trPr>
          <w:cantSplit/>
          <w:trHeight w:val="461"/>
        </w:trPr>
        <w:tc>
          <w:tcPr>
            <w:tcW w:w="14723" w:type="dxa"/>
            <w:gridSpan w:val="13"/>
          </w:tcPr>
          <w:p w14:paraId="2E742D45" w14:textId="29DA3D7F" w:rsidR="00F550A5" w:rsidRPr="00F607F1" w:rsidRDefault="00F550A5" w:rsidP="00444858">
            <w:pPr>
              <w:keepNext/>
              <w:rPr>
                <w:rFonts w:ascii="Calibri" w:hAnsi="Calibri"/>
                <w:b/>
                <w:sz w:val="18"/>
                <w:szCs w:val="18"/>
              </w:rPr>
            </w:pPr>
            <w:r w:rsidRPr="00F607F1">
              <w:rPr>
                <w:rFonts w:ascii="Calibri" w:hAnsi="Calibri"/>
                <w:b/>
                <w:sz w:val="18"/>
                <w:szCs w:val="18"/>
              </w:rPr>
              <w:lastRenderedPageBreak/>
              <w:t>C. Design Space Conditioning (SC) System Compliance Requirements from CF1R</w:t>
            </w:r>
          </w:p>
          <w:p w14:paraId="786EEC24" w14:textId="39F97CB8" w:rsidR="00F550A5" w:rsidRPr="00F607F1" w:rsidRDefault="00F550A5" w:rsidP="00444858">
            <w:pPr>
              <w:keepNext/>
              <w:rPr>
                <w:rFonts w:ascii="Calibri" w:hAnsi="Calibri"/>
                <w:b/>
                <w:sz w:val="18"/>
                <w:szCs w:val="18"/>
              </w:rPr>
            </w:pPr>
            <w:r w:rsidRPr="00F607F1">
              <w:rPr>
                <w:rFonts w:ascii="Calibri" w:hAnsi="Calibri"/>
                <w:sz w:val="18"/>
                <w:szCs w:val="18"/>
              </w:rPr>
              <w:t>This table reports the space conditioning system features that were specified on the registered CF1R-PRF compliance document for this project.</w:t>
            </w:r>
          </w:p>
        </w:tc>
      </w:tr>
      <w:tr w:rsidR="00F550A5" w:rsidRPr="00F607F1" w14:paraId="1995614B" w14:textId="52661178" w:rsidTr="00F550A5">
        <w:trPr>
          <w:cantSplit/>
          <w:trHeight w:val="226"/>
        </w:trPr>
        <w:tc>
          <w:tcPr>
            <w:tcW w:w="1132" w:type="dxa"/>
            <w:vAlign w:val="center"/>
          </w:tcPr>
          <w:p w14:paraId="5DB8388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01</w:t>
            </w:r>
          </w:p>
        </w:tc>
        <w:tc>
          <w:tcPr>
            <w:tcW w:w="1133" w:type="dxa"/>
            <w:vAlign w:val="center"/>
          </w:tcPr>
          <w:p w14:paraId="7F5CC0B1"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02</w:t>
            </w:r>
          </w:p>
        </w:tc>
        <w:tc>
          <w:tcPr>
            <w:tcW w:w="1131" w:type="dxa"/>
            <w:vAlign w:val="center"/>
          </w:tcPr>
          <w:p w14:paraId="245954F7" w14:textId="4FFF69FE" w:rsidR="00F550A5" w:rsidRPr="00F607F1" w:rsidRDefault="00F550A5" w:rsidP="00D07715">
            <w:pPr>
              <w:keepNext/>
              <w:jc w:val="center"/>
              <w:rPr>
                <w:rFonts w:ascii="Calibri" w:hAnsi="Calibri"/>
                <w:sz w:val="18"/>
                <w:szCs w:val="18"/>
              </w:rPr>
            </w:pPr>
            <w:r w:rsidRPr="00F607F1">
              <w:rPr>
                <w:rFonts w:ascii="Calibri" w:hAnsi="Calibri"/>
                <w:sz w:val="18"/>
                <w:szCs w:val="18"/>
              </w:rPr>
              <w:t>03</w:t>
            </w:r>
          </w:p>
        </w:tc>
        <w:tc>
          <w:tcPr>
            <w:tcW w:w="1133" w:type="dxa"/>
            <w:vAlign w:val="center"/>
          </w:tcPr>
          <w:p w14:paraId="121D5B9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04</w:t>
            </w:r>
          </w:p>
        </w:tc>
        <w:tc>
          <w:tcPr>
            <w:tcW w:w="1132" w:type="dxa"/>
            <w:vAlign w:val="center"/>
          </w:tcPr>
          <w:p w14:paraId="0B4EFA0F"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05</w:t>
            </w:r>
          </w:p>
        </w:tc>
        <w:tc>
          <w:tcPr>
            <w:tcW w:w="1131" w:type="dxa"/>
          </w:tcPr>
          <w:p w14:paraId="3326A43A" w14:textId="0ED3F77E" w:rsidR="00F550A5" w:rsidRPr="00F607F1" w:rsidRDefault="00F550A5" w:rsidP="00D07715">
            <w:pPr>
              <w:keepNext/>
              <w:jc w:val="center"/>
              <w:rPr>
                <w:rFonts w:ascii="Calibri" w:hAnsi="Calibri"/>
                <w:sz w:val="18"/>
                <w:szCs w:val="18"/>
              </w:rPr>
            </w:pPr>
            <w:r w:rsidRPr="00F607F1">
              <w:rPr>
                <w:rFonts w:ascii="Calibri" w:hAnsi="Calibri"/>
                <w:sz w:val="18"/>
                <w:szCs w:val="18"/>
              </w:rPr>
              <w:t>06a</w:t>
            </w:r>
          </w:p>
        </w:tc>
        <w:tc>
          <w:tcPr>
            <w:tcW w:w="1131" w:type="dxa"/>
            <w:vAlign w:val="center"/>
          </w:tcPr>
          <w:p w14:paraId="6FDBDB40" w14:textId="1A29080D" w:rsidR="00F550A5" w:rsidRPr="00F607F1" w:rsidRDefault="00F550A5" w:rsidP="00D07715">
            <w:pPr>
              <w:keepNext/>
              <w:jc w:val="center"/>
              <w:rPr>
                <w:rFonts w:ascii="Calibri" w:hAnsi="Calibri"/>
                <w:sz w:val="18"/>
                <w:szCs w:val="18"/>
              </w:rPr>
            </w:pPr>
            <w:r w:rsidRPr="00F607F1">
              <w:rPr>
                <w:rFonts w:ascii="Calibri" w:hAnsi="Calibri"/>
                <w:sz w:val="18"/>
                <w:szCs w:val="18"/>
              </w:rPr>
              <w:t>06</w:t>
            </w:r>
          </w:p>
        </w:tc>
        <w:tc>
          <w:tcPr>
            <w:tcW w:w="1132" w:type="dxa"/>
            <w:vAlign w:val="center"/>
          </w:tcPr>
          <w:p w14:paraId="6077233B" w14:textId="149221D9" w:rsidR="00F550A5" w:rsidRPr="00F607F1" w:rsidRDefault="00F550A5" w:rsidP="00D07715">
            <w:pPr>
              <w:keepNext/>
              <w:jc w:val="center"/>
              <w:rPr>
                <w:rFonts w:ascii="Calibri" w:hAnsi="Calibri"/>
                <w:sz w:val="18"/>
                <w:szCs w:val="18"/>
              </w:rPr>
            </w:pPr>
            <w:r w:rsidRPr="00F607F1">
              <w:rPr>
                <w:rFonts w:ascii="Calibri" w:hAnsi="Calibri"/>
                <w:sz w:val="18"/>
                <w:szCs w:val="18"/>
              </w:rPr>
              <w:t>07</w:t>
            </w:r>
          </w:p>
        </w:tc>
        <w:tc>
          <w:tcPr>
            <w:tcW w:w="1131" w:type="dxa"/>
            <w:vAlign w:val="center"/>
          </w:tcPr>
          <w:p w14:paraId="558F675F"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08</w:t>
            </w:r>
          </w:p>
        </w:tc>
        <w:tc>
          <w:tcPr>
            <w:tcW w:w="1132" w:type="dxa"/>
            <w:vAlign w:val="center"/>
          </w:tcPr>
          <w:p w14:paraId="797D98A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09</w:t>
            </w:r>
          </w:p>
        </w:tc>
        <w:tc>
          <w:tcPr>
            <w:tcW w:w="1132" w:type="dxa"/>
          </w:tcPr>
          <w:p w14:paraId="6256232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10</w:t>
            </w:r>
          </w:p>
        </w:tc>
        <w:tc>
          <w:tcPr>
            <w:tcW w:w="1132" w:type="dxa"/>
          </w:tcPr>
          <w:p w14:paraId="1D8F329D"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11</w:t>
            </w:r>
          </w:p>
        </w:tc>
        <w:tc>
          <w:tcPr>
            <w:tcW w:w="1134" w:type="dxa"/>
          </w:tcPr>
          <w:p w14:paraId="30B9141E" w14:textId="1DD78422" w:rsidR="00F550A5" w:rsidRPr="00F607F1" w:rsidRDefault="00F550A5" w:rsidP="00D07715">
            <w:pPr>
              <w:keepNext/>
              <w:jc w:val="center"/>
              <w:rPr>
                <w:rFonts w:ascii="Calibri" w:hAnsi="Calibri"/>
                <w:sz w:val="18"/>
                <w:szCs w:val="18"/>
              </w:rPr>
            </w:pPr>
            <w:r w:rsidRPr="00F607F1">
              <w:rPr>
                <w:rFonts w:ascii="Calibri" w:hAnsi="Calibri"/>
                <w:sz w:val="18"/>
                <w:szCs w:val="18"/>
              </w:rPr>
              <w:t>12</w:t>
            </w:r>
          </w:p>
        </w:tc>
      </w:tr>
      <w:tr w:rsidR="00F550A5" w:rsidRPr="00F607F1" w14:paraId="11C9A510" w14:textId="47458F7A" w:rsidTr="00F550A5">
        <w:trPr>
          <w:cantSplit/>
          <w:trHeight w:val="607"/>
        </w:trPr>
        <w:tc>
          <w:tcPr>
            <w:tcW w:w="1132" w:type="dxa"/>
            <w:vAlign w:val="bottom"/>
          </w:tcPr>
          <w:p w14:paraId="12C22CD3"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SC System</w:t>
            </w:r>
          </w:p>
          <w:p w14:paraId="3E3E656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33" w:type="dxa"/>
            <w:vAlign w:val="bottom"/>
          </w:tcPr>
          <w:p w14:paraId="7AC61170"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Heating</w:t>
            </w:r>
          </w:p>
          <w:p w14:paraId="1B97E5C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Efficiency</w:t>
            </w:r>
          </w:p>
          <w:p w14:paraId="2D56F94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Type</w:t>
            </w:r>
          </w:p>
        </w:tc>
        <w:tc>
          <w:tcPr>
            <w:tcW w:w="1131" w:type="dxa"/>
            <w:vAlign w:val="bottom"/>
          </w:tcPr>
          <w:p w14:paraId="7CA7026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2E13CD7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Heating</w:t>
            </w:r>
          </w:p>
          <w:p w14:paraId="48BDE99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Efficiency</w:t>
            </w:r>
          </w:p>
          <w:p w14:paraId="38B6B812" w14:textId="7C246C2C"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Value </w:t>
            </w:r>
          </w:p>
        </w:tc>
        <w:tc>
          <w:tcPr>
            <w:tcW w:w="1133" w:type="dxa"/>
            <w:vAlign w:val="bottom"/>
          </w:tcPr>
          <w:p w14:paraId="54C05431"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Heat Pump Heating Capacity </w:t>
            </w:r>
          </w:p>
          <w:p w14:paraId="716ACAD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47°F</w:t>
            </w:r>
          </w:p>
        </w:tc>
        <w:tc>
          <w:tcPr>
            <w:tcW w:w="1132" w:type="dxa"/>
            <w:vAlign w:val="bottom"/>
          </w:tcPr>
          <w:p w14:paraId="28F4A1A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Heat Pump Heating Capacity </w:t>
            </w:r>
          </w:p>
          <w:p w14:paraId="4BEA4DC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17°F</w:t>
            </w:r>
          </w:p>
        </w:tc>
        <w:tc>
          <w:tcPr>
            <w:tcW w:w="1131" w:type="dxa"/>
            <w:vAlign w:val="bottom"/>
          </w:tcPr>
          <w:p w14:paraId="2A9F21B1" w14:textId="30B9516B" w:rsidR="00F550A5" w:rsidRPr="00F607F1" w:rsidRDefault="00F550A5" w:rsidP="00F550A5">
            <w:pPr>
              <w:keepNext/>
              <w:jc w:val="center"/>
              <w:rPr>
                <w:rFonts w:ascii="Calibri" w:hAnsi="Calibri"/>
                <w:sz w:val="18"/>
                <w:szCs w:val="18"/>
              </w:rPr>
            </w:pPr>
            <w:r w:rsidRPr="00F607F1">
              <w:rPr>
                <w:rFonts w:ascii="Calibri" w:hAnsi="Calibri"/>
                <w:sz w:val="18"/>
                <w:szCs w:val="18"/>
              </w:rPr>
              <w:t>Cooling Efficiency Type</w:t>
            </w:r>
          </w:p>
        </w:tc>
        <w:tc>
          <w:tcPr>
            <w:tcW w:w="1131" w:type="dxa"/>
            <w:vAlign w:val="bottom"/>
          </w:tcPr>
          <w:p w14:paraId="76B6710E" w14:textId="56B2F649"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501C14E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Efficiency</w:t>
            </w:r>
          </w:p>
          <w:p w14:paraId="605AD4A2" w14:textId="5EB59848" w:rsidR="00F550A5" w:rsidRPr="00F607F1" w:rsidRDefault="00F550A5" w:rsidP="00D07715">
            <w:pPr>
              <w:keepNext/>
              <w:jc w:val="center"/>
              <w:rPr>
                <w:rFonts w:ascii="Calibri" w:hAnsi="Calibri"/>
                <w:sz w:val="18"/>
                <w:szCs w:val="18"/>
              </w:rPr>
            </w:pPr>
            <w:r w:rsidRPr="00F607F1">
              <w:rPr>
                <w:rFonts w:ascii="Calibri" w:hAnsi="Calibri"/>
                <w:sz w:val="18"/>
                <w:szCs w:val="18"/>
              </w:rPr>
              <w:t>SEER/SEER2</w:t>
            </w:r>
          </w:p>
        </w:tc>
        <w:tc>
          <w:tcPr>
            <w:tcW w:w="1132" w:type="dxa"/>
            <w:vAlign w:val="bottom"/>
          </w:tcPr>
          <w:p w14:paraId="179C283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5CBF85E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Efficiency</w:t>
            </w:r>
          </w:p>
          <w:p w14:paraId="3A8079B5" w14:textId="4633BFEC" w:rsidR="00F550A5" w:rsidRPr="00F607F1" w:rsidRDefault="00F550A5" w:rsidP="00D07715">
            <w:pPr>
              <w:keepNext/>
              <w:jc w:val="center"/>
              <w:rPr>
                <w:rFonts w:ascii="Calibri" w:hAnsi="Calibri"/>
                <w:sz w:val="18"/>
                <w:szCs w:val="18"/>
              </w:rPr>
            </w:pPr>
            <w:r w:rsidRPr="00F607F1">
              <w:rPr>
                <w:rFonts w:ascii="Calibri" w:hAnsi="Calibri"/>
                <w:sz w:val="18"/>
                <w:szCs w:val="18"/>
              </w:rPr>
              <w:t>EER/EER2/</w:t>
            </w:r>
            <w:r w:rsidRPr="00F607F1">
              <w:rPr>
                <w:rFonts w:ascii="Calibri" w:hAnsi="Calibri"/>
                <w:sz w:val="18"/>
                <w:szCs w:val="18"/>
              </w:rPr>
              <w:br/>
              <w:t>CEER</w:t>
            </w:r>
          </w:p>
        </w:tc>
        <w:tc>
          <w:tcPr>
            <w:tcW w:w="1131" w:type="dxa"/>
            <w:vAlign w:val="bottom"/>
          </w:tcPr>
          <w:p w14:paraId="6DC9F49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 Cooling System Airflow Rate (CFM/ton)</w:t>
            </w:r>
          </w:p>
        </w:tc>
        <w:tc>
          <w:tcPr>
            <w:tcW w:w="1132" w:type="dxa"/>
            <w:vAlign w:val="bottom"/>
          </w:tcPr>
          <w:p w14:paraId="40827ED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Maximum </w:t>
            </w:r>
          </w:p>
          <w:p w14:paraId="77B9048B" w14:textId="6DEC1950" w:rsidR="00F550A5" w:rsidRPr="00F607F1" w:rsidRDefault="00F550A5" w:rsidP="00D07715">
            <w:pPr>
              <w:keepNext/>
              <w:jc w:val="center"/>
              <w:rPr>
                <w:rFonts w:ascii="Calibri" w:hAnsi="Calibri"/>
                <w:sz w:val="18"/>
                <w:szCs w:val="18"/>
              </w:rPr>
            </w:pPr>
            <w:r w:rsidRPr="00F607F1">
              <w:rPr>
                <w:rFonts w:ascii="Calibri" w:hAnsi="Calibri"/>
                <w:sz w:val="18"/>
                <w:szCs w:val="18"/>
              </w:rPr>
              <w:t>SC System Fan Efficacy (W/CFM )</w:t>
            </w:r>
          </w:p>
        </w:tc>
        <w:tc>
          <w:tcPr>
            <w:tcW w:w="1132" w:type="dxa"/>
            <w:vAlign w:val="bottom"/>
          </w:tcPr>
          <w:p w14:paraId="0FF031A0" w14:textId="43241AD2"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Modeled </w:t>
            </w:r>
          </w:p>
          <w:p w14:paraId="5B25C5A0" w14:textId="08D60414" w:rsidR="00F550A5" w:rsidRPr="00F607F1" w:rsidRDefault="00F550A5" w:rsidP="00D07715">
            <w:pPr>
              <w:keepNext/>
              <w:jc w:val="center"/>
              <w:rPr>
                <w:rFonts w:ascii="Calibri" w:hAnsi="Calibri"/>
                <w:sz w:val="18"/>
                <w:szCs w:val="18"/>
              </w:rPr>
            </w:pPr>
            <w:r w:rsidRPr="00F607F1">
              <w:rPr>
                <w:rFonts w:ascii="Calibri" w:hAnsi="Calibri"/>
                <w:sz w:val="18"/>
                <w:szCs w:val="18"/>
              </w:rPr>
              <w:t>Duct</w:t>
            </w:r>
          </w:p>
          <w:p w14:paraId="0CAC749C" w14:textId="45293CE0" w:rsidR="00F550A5" w:rsidRPr="00F607F1" w:rsidRDefault="00F550A5" w:rsidP="00D07715">
            <w:pPr>
              <w:keepNext/>
              <w:jc w:val="center"/>
              <w:rPr>
                <w:rFonts w:ascii="Calibri" w:hAnsi="Calibri"/>
                <w:sz w:val="18"/>
                <w:szCs w:val="18"/>
              </w:rPr>
            </w:pPr>
            <w:r w:rsidRPr="00F607F1">
              <w:rPr>
                <w:rFonts w:ascii="Calibri" w:hAnsi="Calibri"/>
                <w:sz w:val="18"/>
                <w:szCs w:val="18"/>
              </w:rPr>
              <w:t>R-Value</w:t>
            </w:r>
          </w:p>
          <w:p w14:paraId="4F0241F6" w14:textId="395420A4" w:rsidR="00F550A5" w:rsidRPr="00F607F1" w:rsidRDefault="00F550A5" w:rsidP="00D07715">
            <w:pPr>
              <w:keepNext/>
              <w:jc w:val="center"/>
              <w:rPr>
                <w:rFonts w:ascii="Calibri" w:hAnsi="Calibri"/>
                <w:sz w:val="8"/>
                <w:szCs w:val="8"/>
              </w:rPr>
            </w:pPr>
          </w:p>
        </w:tc>
        <w:tc>
          <w:tcPr>
            <w:tcW w:w="1132" w:type="dxa"/>
            <w:vAlign w:val="bottom"/>
          </w:tcPr>
          <w:p w14:paraId="24A96A89"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Central Fan</w:t>
            </w:r>
          </w:p>
          <w:p w14:paraId="1268E06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Ventilation</w:t>
            </w:r>
          </w:p>
          <w:p w14:paraId="5C750EE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Airflow</w:t>
            </w:r>
          </w:p>
        </w:tc>
        <w:tc>
          <w:tcPr>
            <w:tcW w:w="1134" w:type="dxa"/>
            <w:vAlign w:val="bottom"/>
          </w:tcPr>
          <w:p w14:paraId="6FF4E03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Central Fan</w:t>
            </w:r>
          </w:p>
          <w:p w14:paraId="2049C1D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Ventilation</w:t>
            </w:r>
          </w:p>
          <w:p w14:paraId="489D5F3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Cooling </w:t>
            </w:r>
          </w:p>
          <w:p w14:paraId="529E0739" w14:textId="585BB213" w:rsidR="00F550A5" w:rsidRPr="00F607F1" w:rsidRDefault="00F550A5" w:rsidP="00D07715">
            <w:pPr>
              <w:keepNext/>
              <w:jc w:val="center"/>
              <w:rPr>
                <w:rFonts w:ascii="Calibri" w:hAnsi="Calibri"/>
                <w:sz w:val="18"/>
                <w:szCs w:val="18"/>
              </w:rPr>
            </w:pPr>
            <w:r w:rsidRPr="00F607F1">
              <w:rPr>
                <w:rFonts w:ascii="Calibri" w:hAnsi="Calibri"/>
                <w:sz w:val="18"/>
                <w:szCs w:val="18"/>
              </w:rPr>
              <w:t>Fan Efficacy</w:t>
            </w:r>
          </w:p>
        </w:tc>
      </w:tr>
      <w:tr w:rsidR="00F550A5" w:rsidRPr="00F607F1" w14:paraId="0EF4A990" w14:textId="1387EFA0" w:rsidTr="00F550A5">
        <w:trPr>
          <w:cantSplit/>
          <w:trHeight w:val="379"/>
        </w:trPr>
        <w:tc>
          <w:tcPr>
            <w:tcW w:w="1132" w:type="dxa"/>
            <w:vAlign w:val="center"/>
          </w:tcPr>
          <w:p w14:paraId="2F7D9609" w14:textId="77777777" w:rsidR="00F550A5" w:rsidRPr="00F607F1" w:rsidRDefault="00F550A5" w:rsidP="00D07715">
            <w:pPr>
              <w:keepNext/>
              <w:jc w:val="center"/>
              <w:rPr>
                <w:rFonts w:ascii="Calibri" w:hAnsi="Calibri"/>
                <w:sz w:val="18"/>
                <w:szCs w:val="18"/>
              </w:rPr>
            </w:pPr>
          </w:p>
        </w:tc>
        <w:tc>
          <w:tcPr>
            <w:tcW w:w="1133" w:type="dxa"/>
            <w:vAlign w:val="center"/>
          </w:tcPr>
          <w:p w14:paraId="7FF1AF02" w14:textId="77777777" w:rsidR="00F550A5" w:rsidRPr="00F607F1" w:rsidRDefault="00F550A5" w:rsidP="00D07715">
            <w:pPr>
              <w:keepNext/>
              <w:jc w:val="center"/>
              <w:rPr>
                <w:rFonts w:ascii="Calibri" w:hAnsi="Calibri"/>
                <w:sz w:val="18"/>
                <w:szCs w:val="18"/>
              </w:rPr>
            </w:pPr>
          </w:p>
        </w:tc>
        <w:tc>
          <w:tcPr>
            <w:tcW w:w="1131" w:type="dxa"/>
            <w:vAlign w:val="center"/>
          </w:tcPr>
          <w:p w14:paraId="75D3D476" w14:textId="77777777" w:rsidR="00F550A5" w:rsidRPr="00F607F1" w:rsidRDefault="00F550A5" w:rsidP="00D07715">
            <w:pPr>
              <w:keepNext/>
              <w:jc w:val="center"/>
              <w:rPr>
                <w:rFonts w:ascii="Calibri" w:hAnsi="Calibri"/>
                <w:sz w:val="18"/>
                <w:szCs w:val="18"/>
              </w:rPr>
            </w:pPr>
          </w:p>
        </w:tc>
        <w:tc>
          <w:tcPr>
            <w:tcW w:w="1133" w:type="dxa"/>
            <w:vAlign w:val="center"/>
          </w:tcPr>
          <w:p w14:paraId="5A8AB311" w14:textId="77777777" w:rsidR="00F550A5" w:rsidRPr="00F607F1" w:rsidRDefault="00F550A5" w:rsidP="00D07715">
            <w:pPr>
              <w:keepNext/>
              <w:jc w:val="center"/>
              <w:rPr>
                <w:rFonts w:ascii="Calibri" w:hAnsi="Calibri"/>
                <w:sz w:val="18"/>
                <w:szCs w:val="18"/>
              </w:rPr>
            </w:pPr>
          </w:p>
        </w:tc>
        <w:tc>
          <w:tcPr>
            <w:tcW w:w="1132" w:type="dxa"/>
            <w:vAlign w:val="center"/>
          </w:tcPr>
          <w:p w14:paraId="16048B4A" w14:textId="77777777" w:rsidR="00F550A5" w:rsidRPr="00F607F1" w:rsidRDefault="00F550A5" w:rsidP="00D07715">
            <w:pPr>
              <w:keepNext/>
              <w:jc w:val="center"/>
              <w:rPr>
                <w:rFonts w:ascii="Calibri" w:hAnsi="Calibri"/>
                <w:sz w:val="18"/>
                <w:szCs w:val="18"/>
              </w:rPr>
            </w:pPr>
          </w:p>
        </w:tc>
        <w:tc>
          <w:tcPr>
            <w:tcW w:w="1131" w:type="dxa"/>
          </w:tcPr>
          <w:p w14:paraId="011665F9" w14:textId="77777777" w:rsidR="00F550A5" w:rsidRPr="00F607F1" w:rsidRDefault="00F550A5" w:rsidP="00D07715">
            <w:pPr>
              <w:keepNext/>
              <w:jc w:val="center"/>
              <w:rPr>
                <w:rFonts w:ascii="Calibri" w:hAnsi="Calibri"/>
                <w:sz w:val="18"/>
                <w:szCs w:val="18"/>
              </w:rPr>
            </w:pPr>
          </w:p>
        </w:tc>
        <w:tc>
          <w:tcPr>
            <w:tcW w:w="1131" w:type="dxa"/>
            <w:vAlign w:val="center"/>
          </w:tcPr>
          <w:p w14:paraId="47604FE1" w14:textId="711D0359" w:rsidR="00F550A5" w:rsidRPr="00F607F1" w:rsidRDefault="00F550A5" w:rsidP="00D07715">
            <w:pPr>
              <w:keepNext/>
              <w:jc w:val="center"/>
              <w:rPr>
                <w:rFonts w:ascii="Calibri" w:hAnsi="Calibri"/>
                <w:sz w:val="18"/>
                <w:szCs w:val="18"/>
              </w:rPr>
            </w:pPr>
          </w:p>
        </w:tc>
        <w:tc>
          <w:tcPr>
            <w:tcW w:w="1132" w:type="dxa"/>
            <w:vAlign w:val="center"/>
          </w:tcPr>
          <w:p w14:paraId="54E534D7" w14:textId="77777777" w:rsidR="00F550A5" w:rsidRPr="00F607F1" w:rsidRDefault="00F550A5" w:rsidP="00D07715">
            <w:pPr>
              <w:keepNext/>
              <w:jc w:val="center"/>
              <w:rPr>
                <w:rFonts w:ascii="Calibri" w:hAnsi="Calibri"/>
                <w:sz w:val="18"/>
                <w:szCs w:val="18"/>
              </w:rPr>
            </w:pPr>
          </w:p>
        </w:tc>
        <w:tc>
          <w:tcPr>
            <w:tcW w:w="1131" w:type="dxa"/>
            <w:vAlign w:val="center"/>
          </w:tcPr>
          <w:p w14:paraId="78290E98" w14:textId="77777777" w:rsidR="00F550A5" w:rsidRPr="00F607F1" w:rsidRDefault="00F550A5" w:rsidP="00D07715">
            <w:pPr>
              <w:keepNext/>
              <w:jc w:val="center"/>
              <w:rPr>
                <w:rFonts w:ascii="Calibri" w:hAnsi="Calibri"/>
                <w:sz w:val="18"/>
                <w:szCs w:val="18"/>
              </w:rPr>
            </w:pPr>
          </w:p>
        </w:tc>
        <w:tc>
          <w:tcPr>
            <w:tcW w:w="1132" w:type="dxa"/>
            <w:vAlign w:val="center"/>
          </w:tcPr>
          <w:p w14:paraId="5A21CC09" w14:textId="77777777" w:rsidR="00F550A5" w:rsidRPr="00F607F1" w:rsidRDefault="00F550A5" w:rsidP="00D07715">
            <w:pPr>
              <w:keepNext/>
              <w:jc w:val="center"/>
              <w:rPr>
                <w:rFonts w:ascii="Calibri" w:hAnsi="Calibri"/>
                <w:sz w:val="18"/>
                <w:szCs w:val="18"/>
              </w:rPr>
            </w:pPr>
          </w:p>
        </w:tc>
        <w:tc>
          <w:tcPr>
            <w:tcW w:w="1132" w:type="dxa"/>
            <w:vAlign w:val="center"/>
          </w:tcPr>
          <w:p w14:paraId="5D9D67FC" w14:textId="77777777" w:rsidR="00F550A5" w:rsidRPr="00F607F1" w:rsidRDefault="00F550A5" w:rsidP="00D07715">
            <w:pPr>
              <w:keepNext/>
              <w:jc w:val="center"/>
              <w:rPr>
                <w:rFonts w:ascii="Calibri" w:hAnsi="Calibri"/>
                <w:sz w:val="18"/>
                <w:szCs w:val="18"/>
              </w:rPr>
            </w:pPr>
          </w:p>
        </w:tc>
        <w:tc>
          <w:tcPr>
            <w:tcW w:w="1132" w:type="dxa"/>
          </w:tcPr>
          <w:p w14:paraId="7AAB0BE7" w14:textId="77777777" w:rsidR="00F550A5" w:rsidRPr="00F607F1" w:rsidRDefault="00F550A5" w:rsidP="00D07715">
            <w:pPr>
              <w:keepNext/>
              <w:jc w:val="center"/>
              <w:rPr>
                <w:rFonts w:ascii="Calibri" w:hAnsi="Calibri"/>
                <w:sz w:val="18"/>
                <w:szCs w:val="18"/>
              </w:rPr>
            </w:pPr>
          </w:p>
        </w:tc>
        <w:tc>
          <w:tcPr>
            <w:tcW w:w="1134" w:type="dxa"/>
          </w:tcPr>
          <w:p w14:paraId="61007F66" w14:textId="77777777" w:rsidR="00F550A5" w:rsidRPr="00F607F1" w:rsidRDefault="00F550A5" w:rsidP="00D07715">
            <w:pPr>
              <w:keepNext/>
              <w:jc w:val="center"/>
              <w:rPr>
                <w:rFonts w:ascii="Calibri" w:hAnsi="Calibri"/>
                <w:sz w:val="18"/>
                <w:szCs w:val="18"/>
              </w:rPr>
            </w:pPr>
          </w:p>
        </w:tc>
      </w:tr>
      <w:tr w:rsidR="00F550A5" w:rsidRPr="00F607F1" w14:paraId="07151226" w14:textId="6B2467AF" w:rsidTr="00F550A5">
        <w:trPr>
          <w:cantSplit/>
          <w:trHeight w:val="379"/>
        </w:trPr>
        <w:tc>
          <w:tcPr>
            <w:tcW w:w="1132" w:type="dxa"/>
            <w:vAlign w:val="center"/>
          </w:tcPr>
          <w:p w14:paraId="12C54C9C" w14:textId="77777777" w:rsidR="00F550A5" w:rsidRPr="00F607F1" w:rsidRDefault="00F550A5" w:rsidP="00D07715">
            <w:pPr>
              <w:keepNext/>
              <w:jc w:val="center"/>
              <w:rPr>
                <w:rFonts w:ascii="Calibri" w:hAnsi="Calibri"/>
                <w:sz w:val="18"/>
                <w:szCs w:val="18"/>
              </w:rPr>
            </w:pPr>
          </w:p>
        </w:tc>
        <w:tc>
          <w:tcPr>
            <w:tcW w:w="1133" w:type="dxa"/>
            <w:vAlign w:val="center"/>
          </w:tcPr>
          <w:p w14:paraId="3618A7B8" w14:textId="77777777" w:rsidR="00F550A5" w:rsidRPr="00F607F1" w:rsidRDefault="00F550A5" w:rsidP="00D07715">
            <w:pPr>
              <w:keepNext/>
              <w:jc w:val="center"/>
              <w:rPr>
                <w:rFonts w:ascii="Calibri" w:hAnsi="Calibri"/>
                <w:sz w:val="18"/>
                <w:szCs w:val="18"/>
              </w:rPr>
            </w:pPr>
          </w:p>
        </w:tc>
        <w:tc>
          <w:tcPr>
            <w:tcW w:w="1131" w:type="dxa"/>
            <w:vAlign w:val="center"/>
          </w:tcPr>
          <w:p w14:paraId="6AE71206" w14:textId="77777777" w:rsidR="00F550A5" w:rsidRPr="00F607F1" w:rsidRDefault="00F550A5" w:rsidP="00D07715">
            <w:pPr>
              <w:keepNext/>
              <w:jc w:val="center"/>
              <w:rPr>
                <w:rFonts w:ascii="Calibri" w:hAnsi="Calibri"/>
                <w:sz w:val="18"/>
                <w:szCs w:val="18"/>
              </w:rPr>
            </w:pPr>
          </w:p>
        </w:tc>
        <w:tc>
          <w:tcPr>
            <w:tcW w:w="1133" w:type="dxa"/>
            <w:vAlign w:val="center"/>
          </w:tcPr>
          <w:p w14:paraId="3DAB5FF9" w14:textId="77777777" w:rsidR="00F550A5" w:rsidRPr="00F607F1" w:rsidRDefault="00F550A5" w:rsidP="00D07715">
            <w:pPr>
              <w:keepNext/>
              <w:jc w:val="center"/>
              <w:rPr>
                <w:rFonts w:ascii="Calibri" w:hAnsi="Calibri"/>
                <w:sz w:val="18"/>
                <w:szCs w:val="18"/>
              </w:rPr>
            </w:pPr>
          </w:p>
        </w:tc>
        <w:tc>
          <w:tcPr>
            <w:tcW w:w="1132" w:type="dxa"/>
            <w:vAlign w:val="center"/>
          </w:tcPr>
          <w:p w14:paraId="728DAD98" w14:textId="77777777" w:rsidR="00F550A5" w:rsidRPr="00F607F1" w:rsidRDefault="00F550A5" w:rsidP="00D07715">
            <w:pPr>
              <w:keepNext/>
              <w:jc w:val="center"/>
              <w:rPr>
                <w:rFonts w:ascii="Calibri" w:hAnsi="Calibri"/>
                <w:sz w:val="18"/>
                <w:szCs w:val="18"/>
              </w:rPr>
            </w:pPr>
          </w:p>
        </w:tc>
        <w:tc>
          <w:tcPr>
            <w:tcW w:w="1131" w:type="dxa"/>
          </w:tcPr>
          <w:p w14:paraId="42314EE5" w14:textId="77777777" w:rsidR="00F550A5" w:rsidRPr="00F607F1" w:rsidRDefault="00F550A5" w:rsidP="00D07715">
            <w:pPr>
              <w:keepNext/>
              <w:jc w:val="center"/>
              <w:rPr>
                <w:rFonts w:ascii="Calibri" w:hAnsi="Calibri"/>
                <w:sz w:val="18"/>
                <w:szCs w:val="18"/>
              </w:rPr>
            </w:pPr>
          </w:p>
        </w:tc>
        <w:tc>
          <w:tcPr>
            <w:tcW w:w="1131" w:type="dxa"/>
            <w:vAlign w:val="center"/>
          </w:tcPr>
          <w:p w14:paraId="40498DC4" w14:textId="248CA20B" w:rsidR="00F550A5" w:rsidRPr="00F607F1" w:rsidRDefault="00F550A5" w:rsidP="00D07715">
            <w:pPr>
              <w:keepNext/>
              <w:jc w:val="center"/>
              <w:rPr>
                <w:rFonts w:ascii="Calibri" w:hAnsi="Calibri"/>
                <w:sz w:val="18"/>
                <w:szCs w:val="18"/>
              </w:rPr>
            </w:pPr>
          </w:p>
        </w:tc>
        <w:tc>
          <w:tcPr>
            <w:tcW w:w="1132" w:type="dxa"/>
            <w:vAlign w:val="center"/>
          </w:tcPr>
          <w:p w14:paraId="60D06142" w14:textId="77777777" w:rsidR="00F550A5" w:rsidRPr="00F607F1" w:rsidRDefault="00F550A5" w:rsidP="00D07715">
            <w:pPr>
              <w:keepNext/>
              <w:jc w:val="center"/>
              <w:rPr>
                <w:rFonts w:ascii="Calibri" w:hAnsi="Calibri"/>
                <w:sz w:val="18"/>
                <w:szCs w:val="18"/>
              </w:rPr>
            </w:pPr>
          </w:p>
        </w:tc>
        <w:tc>
          <w:tcPr>
            <w:tcW w:w="1131" w:type="dxa"/>
            <w:vAlign w:val="center"/>
          </w:tcPr>
          <w:p w14:paraId="352FFEA3" w14:textId="77777777" w:rsidR="00F550A5" w:rsidRPr="00F607F1" w:rsidRDefault="00F550A5" w:rsidP="00D07715">
            <w:pPr>
              <w:keepNext/>
              <w:jc w:val="center"/>
              <w:rPr>
                <w:rFonts w:ascii="Calibri" w:hAnsi="Calibri"/>
                <w:sz w:val="18"/>
                <w:szCs w:val="18"/>
              </w:rPr>
            </w:pPr>
          </w:p>
        </w:tc>
        <w:tc>
          <w:tcPr>
            <w:tcW w:w="1132" w:type="dxa"/>
            <w:vAlign w:val="center"/>
          </w:tcPr>
          <w:p w14:paraId="0D488F01" w14:textId="77777777" w:rsidR="00F550A5" w:rsidRPr="00F607F1" w:rsidRDefault="00F550A5" w:rsidP="00D07715">
            <w:pPr>
              <w:keepNext/>
              <w:jc w:val="center"/>
              <w:rPr>
                <w:rFonts w:ascii="Calibri" w:hAnsi="Calibri"/>
                <w:sz w:val="18"/>
                <w:szCs w:val="18"/>
              </w:rPr>
            </w:pPr>
          </w:p>
        </w:tc>
        <w:tc>
          <w:tcPr>
            <w:tcW w:w="1132" w:type="dxa"/>
            <w:vAlign w:val="center"/>
          </w:tcPr>
          <w:p w14:paraId="33A2E065" w14:textId="77777777" w:rsidR="00F550A5" w:rsidRPr="00F607F1" w:rsidRDefault="00F550A5" w:rsidP="00D07715">
            <w:pPr>
              <w:keepNext/>
              <w:jc w:val="center"/>
              <w:rPr>
                <w:rFonts w:ascii="Calibri" w:hAnsi="Calibri"/>
                <w:sz w:val="18"/>
                <w:szCs w:val="18"/>
              </w:rPr>
            </w:pPr>
          </w:p>
        </w:tc>
        <w:tc>
          <w:tcPr>
            <w:tcW w:w="1132" w:type="dxa"/>
          </w:tcPr>
          <w:p w14:paraId="0A876407" w14:textId="77777777" w:rsidR="00F550A5" w:rsidRPr="00F607F1" w:rsidRDefault="00F550A5" w:rsidP="00D07715">
            <w:pPr>
              <w:keepNext/>
              <w:jc w:val="center"/>
              <w:rPr>
                <w:rFonts w:ascii="Calibri" w:hAnsi="Calibri"/>
                <w:sz w:val="18"/>
                <w:szCs w:val="18"/>
              </w:rPr>
            </w:pPr>
          </w:p>
        </w:tc>
        <w:tc>
          <w:tcPr>
            <w:tcW w:w="1134" w:type="dxa"/>
          </w:tcPr>
          <w:p w14:paraId="6EAA9989" w14:textId="77777777" w:rsidR="00F550A5" w:rsidRPr="00F607F1" w:rsidRDefault="00F550A5" w:rsidP="00D07715">
            <w:pPr>
              <w:keepNext/>
              <w:jc w:val="center"/>
              <w:rPr>
                <w:rFonts w:ascii="Calibri" w:hAnsi="Calibri"/>
                <w:sz w:val="18"/>
                <w:szCs w:val="18"/>
              </w:rPr>
            </w:pPr>
          </w:p>
        </w:tc>
      </w:tr>
      <w:tr w:rsidR="00F550A5" w:rsidRPr="00F607F1" w14:paraId="5AE5B2A1" w14:textId="21D10B71" w:rsidTr="00F550A5">
        <w:trPr>
          <w:cantSplit/>
          <w:trHeight w:val="230"/>
        </w:trPr>
        <w:tc>
          <w:tcPr>
            <w:tcW w:w="1132" w:type="dxa"/>
          </w:tcPr>
          <w:p w14:paraId="73CBCC67" w14:textId="77777777" w:rsidR="00F550A5" w:rsidRPr="00F607F1" w:rsidRDefault="00F550A5" w:rsidP="00D07715">
            <w:pPr>
              <w:keepNext/>
              <w:rPr>
                <w:rFonts w:ascii="Calibri" w:hAnsi="Calibri"/>
                <w:sz w:val="18"/>
                <w:szCs w:val="18"/>
              </w:rPr>
            </w:pPr>
          </w:p>
        </w:tc>
        <w:tc>
          <w:tcPr>
            <w:tcW w:w="13590" w:type="dxa"/>
            <w:gridSpan w:val="12"/>
          </w:tcPr>
          <w:p w14:paraId="6BB0AC77" w14:textId="612F6F40" w:rsidR="00F550A5" w:rsidRPr="00F607F1" w:rsidRDefault="00F550A5" w:rsidP="00D07715">
            <w:pPr>
              <w:keepNext/>
              <w:rPr>
                <w:rFonts w:ascii="Calibri" w:hAnsi="Calibri"/>
                <w:sz w:val="18"/>
                <w:szCs w:val="18"/>
              </w:rPr>
            </w:pPr>
            <w:r w:rsidRPr="00F607F1">
              <w:rPr>
                <w:rFonts w:ascii="Calibri" w:hAnsi="Calibri"/>
                <w:sz w:val="18"/>
                <w:szCs w:val="18"/>
              </w:rPr>
              <w:t>Notes:</w:t>
            </w:r>
          </w:p>
        </w:tc>
      </w:tr>
    </w:tbl>
    <w:p w14:paraId="3902A18E" w14:textId="77777777" w:rsidR="00444858" w:rsidRPr="00F607F1" w:rsidRDefault="00444858" w:rsidP="00444858">
      <w:pPr>
        <w:rPr>
          <w:rFonts w:ascii="Calibri" w:hAnsi="Calibri"/>
          <w:sz w:val="18"/>
          <w:szCs w:val="18"/>
        </w:rPr>
      </w:pPr>
    </w:p>
    <w:p w14:paraId="5AB848DF" w14:textId="68A12C08" w:rsidR="00444858" w:rsidRPr="00F607F1" w:rsidRDefault="00444858" w:rsidP="00444858">
      <w:pPr>
        <w:rPr>
          <w:rFonts w:ascii="Calibri" w:hAnsi="Calibri"/>
          <w:sz w:val="18"/>
          <w:szCs w:val="18"/>
        </w:rPr>
      </w:pPr>
    </w:p>
    <w:tbl>
      <w:tblPr>
        <w:tblW w:w="51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5"/>
        <w:gridCol w:w="1135"/>
        <w:gridCol w:w="1135"/>
        <w:gridCol w:w="1135"/>
        <w:gridCol w:w="1135"/>
        <w:gridCol w:w="1135"/>
        <w:gridCol w:w="1135"/>
        <w:gridCol w:w="1135"/>
        <w:gridCol w:w="1135"/>
        <w:gridCol w:w="1135"/>
        <w:gridCol w:w="1135"/>
        <w:gridCol w:w="1135"/>
        <w:gridCol w:w="1136"/>
      </w:tblGrid>
      <w:tr w:rsidR="009D6DBF" w:rsidRPr="00F607F1" w14:paraId="23CC1B62" w14:textId="3841FE1A" w:rsidTr="005133EE">
        <w:tc>
          <w:tcPr>
            <w:tcW w:w="14756" w:type="dxa"/>
            <w:gridSpan w:val="13"/>
          </w:tcPr>
          <w:p w14:paraId="56BDF865" w14:textId="51EDFC58" w:rsidR="009D6DBF" w:rsidRPr="00F607F1" w:rsidRDefault="009D6DBF" w:rsidP="00444858">
            <w:pPr>
              <w:keepNext/>
              <w:rPr>
                <w:rFonts w:ascii="Calibri" w:hAnsi="Calibri"/>
                <w:b/>
                <w:sz w:val="18"/>
                <w:szCs w:val="18"/>
              </w:rPr>
            </w:pPr>
            <w:r w:rsidRPr="00F607F1">
              <w:rPr>
                <w:rFonts w:ascii="Calibri" w:hAnsi="Calibri"/>
                <w:b/>
                <w:sz w:val="18"/>
                <w:szCs w:val="18"/>
              </w:rPr>
              <w:t>D. Installed New, Altered, and Existing Space Conditioning (SC) System Component Information</w:t>
            </w:r>
          </w:p>
        </w:tc>
      </w:tr>
      <w:tr w:rsidR="009D6DBF" w:rsidRPr="00F607F1" w14:paraId="44DAE68D" w14:textId="50EF296F" w:rsidTr="0039014B">
        <w:trPr>
          <w:trHeight w:val="224"/>
        </w:trPr>
        <w:tc>
          <w:tcPr>
            <w:tcW w:w="1135" w:type="dxa"/>
            <w:vAlign w:val="bottom"/>
          </w:tcPr>
          <w:p w14:paraId="68434E79"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01</w:t>
            </w:r>
          </w:p>
        </w:tc>
        <w:tc>
          <w:tcPr>
            <w:tcW w:w="1135" w:type="dxa"/>
            <w:vAlign w:val="bottom"/>
          </w:tcPr>
          <w:p w14:paraId="792669E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02</w:t>
            </w:r>
          </w:p>
        </w:tc>
        <w:tc>
          <w:tcPr>
            <w:tcW w:w="1135" w:type="dxa"/>
            <w:vAlign w:val="bottom"/>
          </w:tcPr>
          <w:p w14:paraId="51BA6723"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03</w:t>
            </w:r>
          </w:p>
        </w:tc>
        <w:tc>
          <w:tcPr>
            <w:tcW w:w="1135" w:type="dxa"/>
            <w:vAlign w:val="bottom"/>
          </w:tcPr>
          <w:p w14:paraId="771392D6"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04</w:t>
            </w:r>
          </w:p>
        </w:tc>
        <w:tc>
          <w:tcPr>
            <w:tcW w:w="1135" w:type="dxa"/>
            <w:vAlign w:val="bottom"/>
          </w:tcPr>
          <w:p w14:paraId="44F515E0"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05</w:t>
            </w:r>
          </w:p>
        </w:tc>
        <w:tc>
          <w:tcPr>
            <w:tcW w:w="1135" w:type="dxa"/>
            <w:vAlign w:val="bottom"/>
          </w:tcPr>
          <w:p w14:paraId="09550F37"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06</w:t>
            </w:r>
          </w:p>
        </w:tc>
        <w:tc>
          <w:tcPr>
            <w:tcW w:w="1135" w:type="dxa"/>
          </w:tcPr>
          <w:p w14:paraId="1F35667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07</w:t>
            </w:r>
          </w:p>
        </w:tc>
        <w:tc>
          <w:tcPr>
            <w:tcW w:w="1135" w:type="dxa"/>
            <w:vAlign w:val="bottom"/>
          </w:tcPr>
          <w:p w14:paraId="5EA94AAF"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08</w:t>
            </w:r>
          </w:p>
        </w:tc>
        <w:tc>
          <w:tcPr>
            <w:tcW w:w="1135" w:type="dxa"/>
          </w:tcPr>
          <w:p w14:paraId="1FA2F8CA"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09</w:t>
            </w:r>
          </w:p>
        </w:tc>
        <w:tc>
          <w:tcPr>
            <w:tcW w:w="1135" w:type="dxa"/>
          </w:tcPr>
          <w:p w14:paraId="4A2F0F5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10</w:t>
            </w:r>
          </w:p>
        </w:tc>
        <w:tc>
          <w:tcPr>
            <w:tcW w:w="1135" w:type="dxa"/>
          </w:tcPr>
          <w:p w14:paraId="01A22BD9" w14:textId="6B7505C6" w:rsidR="009D6DBF" w:rsidRPr="00F607F1" w:rsidRDefault="009D6DBF" w:rsidP="00444858">
            <w:pPr>
              <w:keepNext/>
              <w:jc w:val="center"/>
              <w:rPr>
                <w:rFonts w:ascii="Calibri" w:hAnsi="Calibri"/>
                <w:sz w:val="18"/>
                <w:szCs w:val="18"/>
              </w:rPr>
            </w:pPr>
            <w:r w:rsidRPr="00F607F1">
              <w:rPr>
                <w:rFonts w:ascii="Calibri" w:hAnsi="Calibri"/>
                <w:sz w:val="18"/>
                <w:szCs w:val="18"/>
              </w:rPr>
              <w:t>11</w:t>
            </w:r>
          </w:p>
        </w:tc>
        <w:tc>
          <w:tcPr>
            <w:tcW w:w="1135" w:type="dxa"/>
          </w:tcPr>
          <w:p w14:paraId="4578C2ED" w14:textId="036B60BD" w:rsidR="009D6DBF" w:rsidRPr="00F607F1" w:rsidRDefault="009D6DBF" w:rsidP="00444858">
            <w:pPr>
              <w:keepNext/>
              <w:jc w:val="center"/>
              <w:rPr>
                <w:rFonts w:ascii="Calibri" w:hAnsi="Calibri"/>
                <w:sz w:val="18"/>
                <w:szCs w:val="18"/>
              </w:rPr>
            </w:pPr>
            <w:r w:rsidRPr="00F607F1">
              <w:rPr>
                <w:rFonts w:ascii="Calibri" w:hAnsi="Calibri"/>
                <w:sz w:val="18"/>
                <w:szCs w:val="18"/>
              </w:rPr>
              <w:t>12</w:t>
            </w:r>
          </w:p>
        </w:tc>
        <w:tc>
          <w:tcPr>
            <w:tcW w:w="1136" w:type="dxa"/>
          </w:tcPr>
          <w:p w14:paraId="02157300" w14:textId="355F473F" w:rsidR="009D6DBF" w:rsidRPr="00F607F1" w:rsidDel="00A704DE" w:rsidRDefault="009D6DBF" w:rsidP="00444858">
            <w:pPr>
              <w:keepNext/>
              <w:jc w:val="center"/>
              <w:rPr>
                <w:rFonts w:ascii="Calibri" w:hAnsi="Calibri"/>
                <w:sz w:val="18"/>
                <w:szCs w:val="18"/>
              </w:rPr>
            </w:pPr>
            <w:r w:rsidRPr="00F607F1">
              <w:rPr>
                <w:rFonts w:ascii="Calibri" w:hAnsi="Calibri"/>
                <w:sz w:val="18"/>
                <w:szCs w:val="18"/>
              </w:rPr>
              <w:t>13</w:t>
            </w:r>
          </w:p>
        </w:tc>
      </w:tr>
      <w:tr w:rsidR="009D6DBF" w:rsidRPr="00F607F1" w14:paraId="2650C878" w14:textId="0BE97B27" w:rsidTr="0039014B">
        <w:trPr>
          <w:trHeight w:val="576"/>
        </w:trPr>
        <w:tc>
          <w:tcPr>
            <w:tcW w:w="1135" w:type="dxa"/>
            <w:vAlign w:val="bottom"/>
          </w:tcPr>
          <w:p w14:paraId="1CCB761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w:t>
            </w:r>
          </w:p>
          <w:p w14:paraId="447EBD34"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35" w:type="dxa"/>
            <w:vAlign w:val="bottom"/>
          </w:tcPr>
          <w:p w14:paraId="4D2D5419"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35" w:type="dxa"/>
            <w:vAlign w:val="bottom"/>
          </w:tcPr>
          <w:p w14:paraId="5F00259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Conditioned Floor Area Served by the System (ft</w:t>
            </w:r>
            <w:r w:rsidRPr="00F607F1">
              <w:rPr>
                <w:rFonts w:ascii="Calibri" w:hAnsi="Calibri"/>
                <w:sz w:val="18"/>
                <w:szCs w:val="18"/>
                <w:vertAlign w:val="superscript"/>
              </w:rPr>
              <w:t>2</w:t>
            </w:r>
            <w:r w:rsidRPr="00F607F1">
              <w:rPr>
                <w:rFonts w:ascii="Calibri" w:hAnsi="Calibri"/>
                <w:sz w:val="18"/>
                <w:szCs w:val="18"/>
              </w:rPr>
              <w:t>)</w:t>
            </w:r>
          </w:p>
        </w:tc>
        <w:tc>
          <w:tcPr>
            <w:tcW w:w="1135" w:type="dxa"/>
            <w:vAlign w:val="bottom"/>
          </w:tcPr>
          <w:p w14:paraId="23AFCC68"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Heating</w:t>
            </w:r>
          </w:p>
          <w:p w14:paraId="2A41797D"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System Type</w:t>
            </w:r>
          </w:p>
        </w:tc>
        <w:tc>
          <w:tcPr>
            <w:tcW w:w="1135" w:type="dxa"/>
            <w:vAlign w:val="bottom"/>
          </w:tcPr>
          <w:p w14:paraId="2CDE83B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Cooling</w:t>
            </w:r>
          </w:p>
          <w:p w14:paraId="6F70762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System Type</w:t>
            </w:r>
          </w:p>
        </w:tc>
        <w:tc>
          <w:tcPr>
            <w:tcW w:w="1135" w:type="dxa"/>
            <w:vAlign w:val="bottom"/>
          </w:tcPr>
          <w:p w14:paraId="48725CA3" w14:textId="3CAD6513" w:rsidR="009D6DBF" w:rsidRPr="00F607F1" w:rsidRDefault="009D6DBF" w:rsidP="00444858">
            <w:pPr>
              <w:keepNext/>
              <w:jc w:val="center"/>
              <w:rPr>
                <w:rFonts w:ascii="Calibri" w:hAnsi="Calibri"/>
                <w:sz w:val="18"/>
                <w:szCs w:val="18"/>
              </w:rPr>
            </w:pPr>
            <w:r w:rsidRPr="00F607F1">
              <w:rPr>
                <w:rFonts w:ascii="Calibri" w:hAnsi="Calibri"/>
                <w:sz w:val="18"/>
                <w:szCs w:val="18"/>
              </w:rPr>
              <w:t xml:space="preserve">Number of Indoor Units </w:t>
            </w:r>
            <w:r w:rsidR="0008655F" w:rsidRPr="00F607F1">
              <w:rPr>
                <w:rFonts w:ascii="Calibri" w:hAnsi="Calibri"/>
                <w:sz w:val="18"/>
                <w:szCs w:val="18"/>
              </w:rPr>
              <w:t xml:space="preserve">for </w:t>
            </w:r>
            <w:r w:rsidR="00DD07A4" w:rsidRPr="00F607F1">
              <w:rPr>
                <w:rFonts w:ascii="Calibri" w:hAnsi="Calibri"/>
                <w:sz w:val="18"/>
                <w:szCs w:val="18"/>
              </w:rPr>
              <w:t>this System</w:t>
            </w:r>
          </w:p>
        </w:tc>
        <w:tc>
          <w:tcPr>
            <w:tcW w:w="1135" w:type="dxa"/>
            <w:vAlign w:val="bottom"/>
          </w:tcPr>
          <w:p w14:paraId="6658AD5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Distribution System Type</w:t>
            </w:r>
          </w:p>
        </w:tc>
        <w:tc>
          <w:tcPr>
            <w:tcW w:w="1135" w:type="dxa"/>
            <w:vAlign w:val="bottom"/>
          </w:tcPr>
          <w:p w14:paraId="72FF7B95"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w:t>
            </w:r>
          </w:p>
          <w:p w14:paraId="4E35092D"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Thermostat Type</w:t>
            </w:r>
          </w:p>
        </w:tc>
        <w:tc>
          <w:tcPr>
            <w:tcW w:w="1135" w:type="dxa"/>
            <w:vAlign w:val="bottom"/>
          </w:tcPr>
          <w:p w14:paraId="63ADDB89" w14:textId="77777777" w:rsidR="009D6DBF" w:rsidRPr="00F607F1" w:rsidRDefault="009D6DBF" w:rsidP="00444858">
            <w:pPr>
              <w:keepNext/>
              <w:jc w:val="center"/>
              <w:rPr>
                <w:rFonts w:ascii="Calibri" w:hAnsi="Calibri"/>
                <w:sz w:val="10"/>
                <w:szCs w:val="10"/>
              </w:rPr>
            </w:pPr>
            <w:r w:rsidRPr="00F607F1">
              <w:rPr>
                <w:rFonts w:ascii="Calibri" w:hAnsi="Calibri"/>
                <w:sz w:val="18"/>
                <w:szCs w:val="18"/>
              </w:rPr>
              <w:t>Cooling Zoning Type</w:t>
            </w:r>
          </w:p>
        </w:tc>
        <w:tc>
          <w:tcPr>
            <w:tcW w:w="1135" w:type="dxa"/>
            <w:vAlign w:val="bottom"/>
          </w:tcPr>
          <w:p w14:paraId="1FCC0EF5"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Cooling System Compressor Speed Type</w:t>
            </w:r>
          </w:p>
        </w:tc>
        <w:tc>
          <w:tcPr>
            <w:tcW w:w="1135" w:type="dxa"/>
            <w:vAlign w:val="bottom"/>
          </w:tcPr>
          <w:p w14:paraId="219CFA3E"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SC</w:t>
            </w:r>
          </w:p>
          <w:p w14:paraId="1E38F252"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System</w:t>
            </w:r>
          </w:p>
          <w:p w14:paraId="09B4E672"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Status</w:t>
            </w:r>
          </w:p>
        </w:tc>
        <w:tc>
          <w:tcPr>
            <w:tcW w:w="1135" w:type="dxa"/>
            <w:vAlign w:val="bottom"/>
          </w:tcPr>
          <w:p w14:paraId="7BF94ECB"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Duct System Status</w:t>
            </w:r>
          </w:p>
        </w:tc>
        <w:tc>
          <w:tcPr>
            <w:tcW w:w="1136" w:type="dxa"/>
            <w:vAlign w:val="bottom"/>
          </w:tcPr>
          <w:p w14:paraId="17264AD5" w14:textId="3E00B582" w:rsidR="009D6DBF" w:rsidRPr="00F607F1" w:rsidRDefault="0039014B" w:rsidP="0039014B">
            <w:pPr>
              <w:keepNext/>
              <w:jc w:val="center"/>
              <w:rPr>
                <w:rFonts w:asciiTheme="minorHAnsi" w:hAnsiTheme="minorHAnsi"/>
                <w:sz w:val="18"/>
                <w:szCs w:val="18"/>
              </w:rPr>
            </w:pPr>
            <w:r w:rsidRPr="00F607F1">
              <w:rPr>
                <w:rFonts w:asciiTheme="minorHAnsi" w:hAnsiTheme="minorHAnsi"/>
                <w:sz w:val="18"/>
                <w:szCs w:val="18"/>
              </w:rPr>
              <w:t>Number of Ducted Indoor Units Connected to the System's Outdoor Unit</w:t>
            </w:r>
          </w:p>
        </w:tc>
      </w:tr>
      <w:tr w:rsidR="009D6DBF" w:rsidRPr="00F607F1" w14:paraId="3521B14D" w14:textId="331198AC" w:rsidTr="0039014B">
        <w:trPr>
          <w:trHeight w:val="360"/>
        </w:trPr>
        <w:tc>
          <w:tcPr>
            <w:tcW w:w="1135" w:type="dxa"/>
            <w:vAlign w:val="center"/>
          </w:tcPr>
          <w:p w14:paraId="569E43E0" w14:textId="77777777" w:rsidR="009D6DBF" w:rsidRPr="00F607F1" w:rsidRDefault="009D6DBF" w:rsidP="00444858">
            <w:pPr>
              <w:keepNext/>
              <w:rPr>
                <w:rFonts w:ascii="Calibri" w:hAnsi="Calibri"/>
                <w:sz w:val="18"/>
                <w:szCs w:val="18"/>
              </w:rPr>
            </w:pPr>
          </w:p>
        </w:tc>
        <w:tc>
          <w:tcPr>
            <w:tcW w:w="1135" w:type="dxa"/>
            <w:vAlign w:val="center"/>
          </w:tcPr>
          <w:p w14:paraId="109ECC2F" w14:textId="77777777" w:rsidR="009D6DBF" w:rsidRPr="00F607F1" w:rsidRDefault="009D6DBF" w:rsidP="00444858">
            <w:pPr>
              <w:keepNext/>
              <w:rPr>
                <w:rFonts w:ascii="Calibri" w:hAnsi="Calibri"/>
                <w:sz w:val="18"/>
                <w:szCs w:val="18"/>
              </w:rPr>
            </w:pPr>
          </w:p>
        </w:tc>
        <w:tc>
          <w:tcPr>
            <w:tcW w:w="1135" w:type="dxa"/>
            <w:vAlign w:val="center"/>
          </w:tcPr>
          <w:p w14:paraId="370BD874" w14:textId="77777777" w:rsidR="009D6DBF" w:rsidRPr="00F607F1" w:rsidRDefault="009D6DBF" w:rsidP="00444858">
            <w:pPr>
              <w:keepNext/>
              <w:rPr>
                <w:rFonts w:ascii="Calibri" w:hAnsi="Calibri"/>
                <w:sz w:val="18"/>
                <w:szCs w:val="18"/>
              </w:rPr>
            </w:pPr>
          </w:p>
        </w:tc>
        <w:tc>
          <w:tcPr>
            <w:tcW w:w="1135" w:type="dxa"/>
            <w:vAlign w:val="center"/>
          </w:tcPr>
          <w:p w14:paraId="5C7BA884" w14:textId="77777777" w:rsidR="009D6DBF" w:rsidRPr="00F607F1" w:rsidRDefault="009D6DBF" w:rsidP="00444858">
            <w:pPr>
              <w:keepNext/>
              <w:rPr>
                <w:rFonts w:ascii="Calibri" w:hAnsi="Calibri"/>
                <w:sz w:val="18"/>
                <w:szCs w:val="18"/>
              </w:rPr>
            </w:pPr>
          </w:p>
        </w:tc>
        <w:tc>
          <w:tcPr>
            <w:tcW w:w="1135" w:type="dxa"/>
            <w:vAlign w:val="center"/>
          </w:tcPr>
          <w:p w14:paraId="0EFCA9A5" w14:textId="77777777" w:rsidR="009D6DBF" w:rsidRPr="00F607F1" w:rsidRDefault="009D6DBF" w:rsidP="00444858">
            <w:pPr>
              <w:keepNext/>
              <w:rPr>
                <w:rFonts w:ascii="Calibri" w:hAnsi="Calibri"/>
                <w:sz w:val="18"/>
                <w:szCs w:val="18"/>
              </w:rPr>
            </w:pPr>
          </w:p>
        </w:tc>
        <w:tc>
          <w:tcPr>
            <w:tcW w:w="1135" w:type="dxa"/>
            <w:vAlign w:val="center"/>
          </w:tcPr>
          <w:p w14:paraId="0E04E2AE" w14:textId="77777777" w:rsidR="009D6DBF" w:rsidRPr="00F607F1" w:rsidRDefault="009D6DBF" w:rsidP="00444858">
            <w:pPr>
              <w:keepNext/>
              <w:rPr>
                <w:rFonts w:ascii="Calibri" w:hAnsi="Calibri"/>
                <w:sz w:val="18"/>
                <w:szCs w:val="18"/>
              </w:rPr>
            </w:pPr>
          </w:p>
        </w:tc>
        <w:tc>
          <w:tcPr>
            <w:tcW w:w="1135" w:type="dxa"/>
            <w:vAlign w:val="center"/>
          </w:tcPr>
          <w:p w14:paraId="6C78E87A" w14:textId="77777777" w:rsidR="009D6DBF" w:rsidRPr="00F607F1" w:rsidRDefault="009D6DBF" w:rsidP="00444858">
            <w:pPr>
              <w:keepNext/>
              <w:rPr>
                <w:rFonts w:ascii="Calibri" w:hAnsi="Calibri"/>
                <w:sz w:val="16"/>
                <w:szCs w:val="16"/>
              </w:rPr>
            </w:pPr>
          </w:p>
        </w:tc>
        <w:tc>
          <w:tcPr>
            <w:tcW w:w="1135" w:type="dxa"/>
          </w:tcPr>
          <w:p w14:paraId="757B8428" w14:textId="77777777" w:rsidR="009D6DBF" w:rsidRPr="00F607F1" w:rsidRDefault="009D6DBF" w:rsidP="00444858">
            <w:pPr>
              <w:keepNext/>
              <w:rPr>
                <w:rFonts w:ascii="Calibri" w:hAnsi="Calibri"/>
                <w:sz w:val="18"/>
                <w:szCs w:val="18"/>
              </w:rPr>
            </w:pPr>
          </w:p>
        </w:tc>
        <w:tc>
          <w:tcPr>
            <w:tcW w:w="1135" w:type="dxa"/>
          </w:tcPr>
          <w:p w14:paraId="1E89EBD8" w14:textId="77777777" w:rsidR="009D6DBF" w:rsidRPr="00F607F1" w:rsidRDefault="009D6DBF" w:rsidP="00444858">
            <w:pPr>
              <w:keepNext/>
              <w:rPr>
                <w:rFonts w:ascii="Calibri" w:hAnsi="Calibri"/>
                <w:sz w:val="14"/>
                <w:szCs w:val="14"/>
              </w:rPr>
            </w:pPr>
          </w:p>
        </w:tc>
        <w:tc>
          <w:tcPr>
            <w:tcW w:w="1135" w:type="dxa"/>
          </w:tcPr>
          <w:p w14:paraId="2C2973F1" w14:textId="77777777" w:rsidR="009D6DBF" w:rsidRPr="00F607F1" w:rsidRDefault="009D6DBF" w:rsidP="00444858">
            <w:pPr>
              <w:keepNext/>
              <w:rPr>
                <w:rFonts w:ascii="Calibri" w:hAnsi="Calibri"/>
                <w:sz w:val="14"/>
                <w:szCs w:val="14"/>
              </w:rPr>
            </w:pPr>
          </w:p>
        </w:tc>
        <w:tc>
          <w:tcPr>
            <w:tcW w:w="1135" w:type="dxa"/>
          </w:tcPr>
          <w:p w14:paraId="069C0871" w14:textId="77777777" w:rsidR="009D6DBF" w:rsidRPr="00F607F1" w:rsidRDefault="009D6DBF" w:rsidP="00444858">
            <w:pPr>
              <w:keepNext/>
              <w:rPr>
                <w:rFonts w:ascii="Calibri" w:hAnsi="Calibri"/>
                <w:sz w:val="14"/>
                <w:szCs w:val="14"/>
              </w:rPr>
            </w:pPr>
          </w:p>
        </w:tc>
        <w:tc>
          <w:tcPr>
            <w:tcW w:w="1135" w:type="dxa"/>
          </w:tcPr>
          <w:p w14:paraId="2AFC8908" w14:textId="77777777" w:rsidR="009D6DBF" w:rsidRPr="00F607F1" w:rsidRDefault="009D6DBF" w:rsidP="00444858">
            <w:pPr>
              <w:keepNext/>
              <w:rPr>
                <w:rFonts w:ascii="Calibri" w:hAnsi="Calibri"/>
                <w:sz w:val="14"/>
                <w:szCs w:val="14"/>
              </w:rPr>
            </w:pPr>
          </w:p>
        </w:tc>
        <w:tc>
          <w:tcPr>
            <w:tcW w:w="1136" w:type="dxa"/>
          </w:tcPr>
          <w:p w14:paraId="451ADE21" w14:textId="77777777" w:rsidR="009D6DBF" w:rsidRPr="00F607F1" w:rsidRDefault="009D6DBF" w:rsidP="00444858">
            <w:pPr>
              <w:keepNext/>
              <w:rPr>
                <w:rFonts w:ascii="Calibri" w:hAnsi="Calibri"/>
                <w:sz w:val="14"/>
                <w:szCs w:val="14"/>
              </w:rPr>
            </w:pPr>
          </w:p>
        </w:tc>
      </w:tr>
      <w:tr w:rsidR="009D6DBF" w:rsidRPr="00F607F1" w14:paraId="5179D984" w14:textId="32C87FCD" w:rsidTr="0039014B">
        <w:trPr>
          <w:trHeight w:val="360"/>
        </w:trPr>
        <w:tc>
          <w:tcPr>
            <w:tcW w:w="1135" w:type="dxa"/>
            <w:vAlign w:val="center"/>
          </w:tcPr>
          <w:p w14:paraId="7E8FE940" w14:textId="77777777" w:rsidR="009D6DBF" w:rsidRPr="00F607F1" w:rsidRDefault="009D6DBF" w:rsidP="00444858">
            <w:pPr>
              <w:keepNext/>
              <w:rPr>
                <w:rFonts w:ascii="Calibri" w:hAnsi="Calibri"/>
                <w:sz w:val="18"/>
                <w:szCs w:val="18"/>
              </w:rPr>
            </w:pPr>
          </w:p>
        </w:tc>
        <w:tc>
          <w:tcPr>
            <w:tcW w:w="1135" w:type="dxa"/>
            <w:vAlign w:val="center"/>
          </w:tcPr>
          <w:p w14:paraId="71F4436B" w14:textId="77777777" w:rsidR="009D6DBF" w:rsidRPr="00F607F1" w:rsidRDefault="009D6DBF" w:rsidP="00444858">
            <w:pPr>
              <w:keepNext/>
              <w:rPr>
                <w:rFonts w:ascii="Calibri" w:hAnsi="Calibri"/>
                <w:sz w:val="18"/>
                <w:szCs w:val="18"/>
              </w:rPr>
            </w:pPr>
          </w:p>
        </w:tc>
        <w:tc>
          <w:tcPr>
            <w:tcW w:w="1135" w:type="dxa"/>
            <w:vAlign w:val="center"/>
          </w:tcPr>
          <w:p w14:paraId="42CB53C9" w14:textId="77777777" w:rsidR="009D6DBF" w:rsidRPr="00F607F1" w:rsidRDefault="009D6DBF" w:rsidP="00444858">
            <w:pPr>
              <w:keepNext/>
              <w:rPr>
                <w:rFonts w:ascii="Calibri" w:hAnsi="Calibri"/>
                <w:sz w:val="18"/>
                <w:szCs w:val="18"/>
              </w:rPr>
            </w:pPr>
          </w:p>
        </w:tc>
        <w:tc>
          <w:tcPr>
            <w:tcW w:w="1135" w:type="dxa"/>
            <w:vAlign w:val="center"/>
          </w:tcPr>
          <w:p w14:paraId="0D5A1FDD" w14:textId="77777777" w:rsidR="009D6DBF" w:rsidRPr="00F607F1" w:rsidRDefault="009D6DBF" w:rsidP="00444858">
            <w:pPr>
              <w:keepNext/>
              <w:rPr>
                <w:rFonts w:ascii="Calibri" w:hAnsi="Calibri"/>
                <w:sz w:val="18"/>
                <w:szCs w:val="18"/>
              </w:rPr>
            </w:pPr>
          </w:p>
        </w:tc>
        <w:tc>
          <w:tcPr>
            <w:tcW w:w="1135" w:type="dxa"/>
            <w:vAlign w:val="center"/>
          </w:tcPr>
          <w:p w14:paraId="55850C98" w14:textId="77777777" w:rsidR="009D6DBF" w:rsidRPr="00F607F1" w:rsidRDefault="009D6DBF" w:rsidP="00444858">
            <w:pPr>
              <w:keepNext/>
              <w:rPr>
                <w:rFonts w:ascii="Calibri" w:hAnsi="Calibri"/>
                <w:sz w:val="18"/>
                <w:szCs w:val="18"/>
              </w:rPr>
            </w:pPr>
          </w:p>
        </w:tc>
        <w:tc>
          <w:tcPr>
            <w:tcW w:w="1135" w:type="dxa"/>
            <w:vAlign w:val="center"/>
          </w:tcPr>
          <w:p w14:paraId="6C40FC9B" w14:textId="77777777" w:rsidR="009D6DBF" w:rsidRPr="00F607F1" w:rsidRDefault="009D6DBF" w:rsidP="00444858">
            <w:pPr>
              <w:keepNext/>
              <w:rPr>
                <w:rFonts w:ascii="Calibri" w:hAnsi="Calibri"/>
                <w:sz w:val="18"/>
                <w:szCs w:val="18"/>
              </w:rPr>
            </w:pPr>
          </w:p>
        </w:tc>
        <w:tc>
          <w:tcPr>
            <w:tcW w:w="1135" w:type="dxa"/>
            <w:vAlign w:val="center"/>
          </w:tcPr>
          <w:p w14:paraId="1427BAE6" w14:textId="77777777" w:rsidR="009D6DBF" w:rsidRPr="00F607F1" w:rsidRDefault="009D6DBF" w:rsidP="00444858">
            <w:pPr>
              <w:keepNext/>
              <w:rPr>
                <w:rFonts w:ascii="Calibri" w:hAnsi="Calibri"/>
                <w:sz w:val="16"/>
                <w:szCs w:val="16"/>
              </w:rPr>
            </w:pPr>
          </w:p>
        </w:tc>
        <w:tc>
          <w:tcPr>
            <w:tcW w:w="1135" w:type="dxa"/>
          </w:tcPr>
          <w:p w14:paraId="5339D54E" w14:textId="77777777" w:rsidR="009D6DBF" w:rsidRPr="00F607F1" w:rsidRDefault="009D6DBF" w:rsidP="00444858">
            <w:pPr>
              <w:keepNext/>
              <w:rPr>
                <w:rFonts w:ascii="Calibri" w:hAnsi="Calibri"/>
                <w:sz w:val="18"/>
                <w:szCs w:val="18"/>
              </w:rPr>
            </w:pPr>
          </w:p>
        </w:tc>
        <w:tc>
          <w:tcPr>
            <w:tcW w:w="1135" w:type="dxa"/>
          </w:tcPr>
          <w:p w14:paraId="6CB903AD" w14:textId="77777777" w:rsidR="009D6DBF" w:rsidRPr="00F607F1" w:rsidRDefault="009D6DBF" w:rsidP="00444858">
            <w:pPr>
              <w:keepNext/>
              <w:rPr>
                <w:rFonts w:ascii="Calibri" w:hAnsi="Calibri"/>
                <w:sz w:val="14"/>
                <w:szCs w:val="14"/>
              </w:rPr>
            </w:pPr>
          </w:p>
        </w:tc>
        <w:tc>
          <w:tcPr>
            <w:tcW w:w="1135" w:type="dxa"/>
          </w:tcPr>
          <w:p w14:paraId="10CEE4BC" w14:textId="77777777" w:rsidR="009D6DBF" w:rsidRPr="00F607F1" w:rsidRDefault="009D6DBF" w:rsidP="00444858">
            <w:pPr>
              <w:keepNext/>
              <w:rPr>
                <w:rFonts w:ascii="Calibri" w:hAnsi="Calibri"/>
                <w:sz w:val="14"/>
                <w:szCs w:val="14"/>
              </w:rPr>
            </w:pPr>
          </w:p>
        </w:tc>
        <w:tc>
          <w:tcPr>
            <w:tcW w:w="1135" w:type="dxa"/>
          </w:tcPr>
          <w:p w14:paraId="63C4ECFD" w14:textId="77777777" w:rsidR="009D6DBF" w:rsidRPr="00F607F1" w:rsidRDefault="009D6DBF" w:rsidP="00444858">
            <w:pPr>
              <w:keepNext/>
              <w:rPr>
                <w:rFonts w:ascii="Calibri" w:hAnsi="Calibri"/>
                <w:sz w:val="14"/>
                <w:szCs w:val="14"/>
              </w:rPr>
            </w:pPr>
          </w:p>
        </w:tc>
        <w:tc>
          <w:tcPr>
            <w:tcW w:w="1135" w:type="dxa"/>
          </w:tcPr>
          <w:p w14:paraId="14C48047" w14:textId="77777777" w:rsidR="009D6DBF" w:rsidRPr="00F607F1" w:rsidRDefault="009D6DBF" w:rsidP="00444858">
            <w:pPr>
              <w:keepNext/>
              <w:rPr>
                <w:rFonts w:ascii="Calibri" w:hAnsi="Calibri"/>
                <w:sz w:val="14"/>
                <w:szCs w:val="14"/>
              </w:rPr>
            </w:pPr>
          </w:p>
        </w:tc>
        <w:tc>
          <w:tcPr>
            <w:tcW w:w="1136" w:type="dxa"/>
          </w:tcPr>
          <w:p w14:paraId="50DBBB88" w14:textId="77777777" w:rsidR="009D6DBF" w:rsidRPr="00F607F1" w:rsidRDefault="009D6DBF" w:rsidP="00444858">
            <w:pPr>
              <w:keepNext/>
              <w:rPr>
                <w:rFonts w:ascii="Calibri" w:hAnsi="Calibri"/>
                <w:sz w:val="14"/>
                <w:szCs w:val="14"/>
              </w:rPr>
            </w:pPr>
          </w:p>
        </w:tc>
      </w:tr>
      <w:tr w:rsidR="009D6DBF" w:rsidRPr="00F607F1" w14:paraId="2427EBC6" w14:textId="18B62501" w:rsidTr="005133EE">
        <w:tc>
          <w:tcPr>
            <w:tcW w:w="14756" w:type="dxa"/>
            <w:gridSpan w:val="13"/>
          </w:tcPr>
          <w:p w14:paraId="1EB64D9D" w14:textId="71D54CDA" w:rsidR="009D6DBF" w:rsidRPr="00F607F1" w:rsidRDefault="009D6DBF" w:rsidP="00444858">
            <w:pPr>
              <w:keepNext/>
              <w:rPr>
                <w:rFonts w:ascii="Calibri" w:hAnsi="Calibri"/>
                <w:sz w:val="18"/>
                <w:szCs w:val="18"/>
              </w:rPr>
            </w:pPr>
            <w:r w:rsidRPr="00F607F1">
              <w:rPr>
                <w:rFonts w:ascii="Calibri" w:hAnsi="Calibri"/>
                <w:sz w:val="18"/>
                <w:szCs w:val="18"/>
              </w:rPr>
              <w:t>Notes:</w:t>
            </w:r>
          </w:p>
        </w:tc>
      </w:tr>
    </w:tbl>
    <w:p w14:paraId="2A8CBE08" w14:textId="7ACF27C9" w:rsidR="00444858" w:rsidRPr="00F607F1" w:rsidRDefault="00444858" w:rsidP="00444858"/>
    <w:p w14:paraId="78364845" w14:textId="77777777" w:rsidR="0024285A" w:rsidRPr="00F607F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F607F1" w14:paraId="062D4CC2" w14:textId="77777777" w:rsidTr="00444858">
        <w:trPr>
          <w:trHeight w:val="222"/>
        </w:trPr>
        <w:tc>
          <w:tcPr>
            <w:tcW w:w="14396" w:type="dxa"/>
            <w:gridSpan w:val="11"/>
          </w:tcPr>
          <w:p w14:paraId="1DB364C3" w14:textId="60C3F33A" w:rsidR="00444858" w:rsidRPr="00F607F1" w:rsidRDefault="00444858" w:rsidP="00444858">
            <w:pPr>
              <w:keepNext/>
              <w:rPr>
                <w:rFonts w:ascii="Calibri" w:hAnsi="Calibri"/>
                <w:b/>
                <w:sz w:val="18"/>
                <w:szCs w:val="24"/>
              </w:rPr>
            </w:pPr>
            <w:r w:rsidRPr="00F607F1">
              <w:rPr>
                <w:rFonts w:ascii="Calibri" w:hAnsi="Calibri"/>
                <w:b/>
                <w:sz w:val="18"/>
                <w:szCs w:val="24"/>
              </w:rPr>
              <w:t>E. Space Conditioning (SC) System Alteration Type Determination</w:t>
            </w:r>
          </w:p>
        </w:tc>
      </w:tr>
      <w:tr w:rsidR="00444858" w:rsidRPr="00F607F1" w14:paraId="02C03EC9" w14:textId="77777777" w:rsidTr="003150AE">
        <w:trPr>
          <w:trHeight w:val="223"/>
        </w:trPr>
        <w:tc>
          <w:tcPr>
            <w:tcW w:w="1308" w:type="dxa"/>
            <w:shd w:val="clear" w:color="auto" w:fill="auto"/>
            <w:vAlign w:val="bottom"/>
          </w:tcPr>
          <w:p w14:paraId="12E65FA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09" w:type="dxa"/>
            <w:shd w:val="clear" w:color="auto" w:fill="auto"/>
          </w:tcPr>
          <w:p w14:paraId="2AEF835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09" w:type="dxa"/>
            <w:shd w:val="clear" w:color="auto" w:fill="auto"/>
          </w:tcPr>
          <w:p w14:paraId="418DC6D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08" w:type="dxa"/>
            <w:shd w:val="clear" w:color="auto" w:fill="auto"/>
          </w:tcPr>
          <w:p w14:paraId="77120F1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09" w:type="dxa"/>
            <w:shd w:val="clear" w:color="auto" w:fill="auto"/>
          </w:tcPr>
          <w:p w14:paraId="0AD95E7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309" w:type="dxa"/>
            <w:shd w:val="clear" w:color="auto" w:fill="auto"/>
          </w:tcPr>
          <w:p w14:paraId="5009B9C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309" w:type="dxa"/>
            <w:shd w:val="clear" w:color="auto" w:fill="auto"/>
          </w:tcPr>
          <w:p w14:paraId="2029944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308" w:type="dxa"/>
            <w:shd w:val="clear" w:color="auto" w:fill="auto"/>
          </w:tcPr>
          <w:p w14:paraId="762A91C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309" w:type="dxa"/>
            <w:shd w:val="clear" w:color="auto" w:fill="auto"/>
            <w:vAlign w:val="bottom"/>
          </w:tcPr>
          <w:p w14:paraId="5A286B2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9</w:t>
            </w:r>
          </w:p>
        </w:tc>
        <w:tc>
          <w:tcPr>
            <w:tcW w:w="1309" w:type="dxa"/>
          </w:tcPr>
          <w:p w14:paraId="5BA3461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309" w:type="dxa"/>
          </w:tcPr>
          <w:p w14:paraId="21C44CB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r>
      <w:tr w:rsidR="00444858" w:rsidRPr="00F607F1" w14:paraId="273FE9CA" w14:textId="77777777" w:rsidTr="003150AE">
        <w:trPr>
          <w:trHeight w:val="390"/>
        </w:trPr>
        <w:tc>
          <w:tcPr>
            <w:tcW w:w="1308" w:type="dxa"/>
            <w:shd w:val="clear" w:color="auto" w:fill="auto"/>
            <w:vAlign w:val="bottom"/>
          </w:tcPr>
          <w:p w14:paraId="243555E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SC System </w:t>
            </w:r>
          </w:p>
          <w:p w14:paraId="2D2C365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309" w:type="dxa"/>
            <w:shd w:val="clear" w:color="auto" w:fill="auto"/>
            <w:vAlign w:val="bottom"/>
          </w:tcPr>
          <w:p w14:paraId="142D686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SC System </w:t>
            </w:r>
          </w:p>
          <w:p w14:paraId="2D0BAF4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Description of Area Served</w:t>
            </w:r>
          </w:p>
        </w:tc>
        <w:tc>
          <w:tcPr>
            <w:tcW w:w="1309" w:type="dxa"/>
            <w:shd w:val="clear" w:color="auto" w:fill="auto"/>
            <w:vAlign w:val="bottom"/>
          </w:tcPr>
          <w:p w14:paraId="345031E7" w14:textId="77777777" w:rsidR="00444858" w:rsidRPr="00F607F1" w:rsidRDefault="00444858"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1C56D397"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refrigerant containing component?</w:t>
            </w:r>
          </w:p>
        </w:tc>
        <w:tc>
          <w:tcPr>
            <w:tcW w:w="1309" w:type="dxa"/>
            <w:shd w:val="clear" w:color="auto" w:fill="auto"/>
            <w:vAlign w:val="bottom"/>
          </w:tcPr>
          <w:p w14:paraId="59F6DD86" w14:textId="4A000838"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new SC System component?</w:t>
            </w:r>
          </w:p>
        </w:tc>
        <w:tc>
          <w:tcPr>
            <w:tcW w:w="1309" w:type="dxa"/>
            <w:shd w:val="clear" w:color="auto" w:fill="auto"/>
            <w:vAlign w:val="bottom"/>
          </w:tcPr>
          <w:p w14:paraId="6E9D38CA" w14:textId="3118C8CF"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 xml:space="preserve">nstalling more than </w:t>
            </w:r>
            <w:r w:rsidR="004873D5" w:rsidRPr="00F607F1">
              <w:rPr>
                <w:rFonts w:asciiTheme="minorHAnsi" w:hAnsiTheme="minorHAnsi" w:cs="Calibri"/>
                <w:color w:val="000000"/>
                <w:sz w:val="18"/>
                <w:szCs w:val="18"/>
              </w:rPr>
              <w:t>25</w:t>
            </w:r>
            <w:r w:rsidR="00444858" w:rsidRPr="00F607F1">
              <w:rPr>
                <w:rFonts w:asciiTheme="minorHAnsi" w:hAnsiTheme="minorHAnsi" w:cs="Calibri"/>
                <w:color w:val="000000"/>
                <w:sz w:val="18"/>
                <w:szCs w:val="18"/>
              </w:rPr>
              <w:t xml:space="preserve"> feet of ducts?</w:t>
            </w:r>
          </w:p>
        </w:tc>
        <w:tc>
          <w:tcPr>
            <w:tcW w:w="1309" w:type="dxa"/>
            <w:shd w:val="clear" w:color="auto" w:fill="auto"/>
            <w:vAlign w:val="bottom"/>
          </w:tcPr>
          <w:p w14:paraId="209898CB" w14:textId="1EDC6F37"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entirely new duct system?</w:t>
            </w:r>
          </w:p>
        </w:tc>
        <w:tc>
          <w:tcPr>
            <w:tcW w:w="1308" w:type="dxa"/>
            <w:shd w:val="clear" w:color="auto" w:fill="auto"/>
            <w:vAlign w:val="bottom"/>
          </w:tcPr>
          <w:p w14:paraId="192A5D85" w14:textId="09A3456F"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entirely new SC system?</w:t>
            </w:r>
          </w:p>
        </w:tc>
        <w:tc>
          <w:tcPr>
            <w:tcW w:w="1309" w:type="dxa"/>
            <w:shd w:val="clear" w:color="auto" w:fill="auto"/>
            <w:vAlign w:val="bottom"/>
          </w:tcPr>
          <w:p w14:paraId="09526C8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Alteration Type</w:t>
            </w:r>
          </w:p>
        </w:tc>
        <w:tc>
          <w:tcPr>
            <w:tcW w:w="1309" w:type="dxa"/>
            <w:vAlign w:val="bottom"/>
          </w:tcPr>
          <w:p w14:paraId="3A19DC7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Altered</w:t>
            </w:r>
          </w:p>
          <w:p w14:paraId="0D2AC8C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Components</w:t>
            </w:r>
          </w:p>
        </w:tc>
        <w:tc>
          <w:tcPr>
            <w:tcW w:w="1309" w:type="dxa"/>
            <w:vAlign w:val="bottom"/>
          </w:tcPr>
          <w:p w14:paraId="3D641E3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Altered</w:t>
            </w:r>
          </w:p>
          <w:p w14:paraId="44E884E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Components</w:t>
            </w:r>
          </w:p>
        </w:tc>
      </w:tr>
      <w:tr w:rsidR="003150AE" w:rsidRPr="00F607F1" w14:paraId="61E56D8D" w14:textId="77777777" w:rsidTr="00484C46">
        <w:trPr>
          <w:trHeight w:val="360"/>
        </w:trPr>
        <w:tc>
          <w:tcPr>
            <w:tcW w:w="1308" w:type="dxa"/>
            <w:shd w:val="clear" w:color="auto" w:fill="auto"/>
          </w:tcPr>
          <w:p w14:paraId="37853C86" w14:textId="77777777" w:rsidR="003150AE" w:rsidRPr="00F607F1" w:rsidRDefault="003150AE" w:rsidP="00444858">
            <w:pPr>
              <w:keepNext/>
              <w:rPr>
                <w:rFonts w:ascii="Calibri" w:hAnsi="Calibri"/>
                <w:sz w:val="18"/>
                <w:szCs w:val="18"/>
              </w:rPr>
            </w:pPr>
          </w:p>
        </w:tc>
        <w:tc>
          <w:tcPr>
            <w:tcW w:w="1309" w:type="dxa"/>
            <w:shd w:val="clear" w:color="auto" w:fill="auto"/>
          </w:tcPr>
          <w:p w14:paraId="0D6FBC8C" w14:textId="77777777" w:rsidR="003150AE" w:rsidRPr="00F607F1" w:rsidRDefault="003150AE" w:rsidP="00444858">
            <w:pPr>
              <w:keepNext/>
              <w:rPr>
                <w:rFonts w:ascii="Calibri" w:hAnsi="Calibri"/>
                <w:sz w:val="18"/>
                <w:szCs w:val="18"/>
              </w:rPr>
            </w:pPr>
          </w:p>
        </w:tc>
        <w:tc>
          <w:tcPr>
            <w:tcW w:w="1309" w:type="dxa"/>
            <w:shd w:val="clear" w:color="auto" w:fill="auto"/>
          </w:tcPr>
          <w:p w14:paraId="12A0EE80" w14:textId="77777777" w:rsidR="003150AE" w:rsidRPr="00F607F1" w:rsidRDefault="003150AE" w:rsidP="00444858">
            <w:pPr>
              <w:keepNext/>
              <w:rPr>
                <w:rFonts w:ascii="Calibri" w:hAnsi="Calibri"/>
                <w:sz w:val="18"/>
                <w:szCs w:val="18"/>
              </w:rPr>
            </w:pPr>
          </w:p>
        </w:tc>
        <w:tc>
          <w:tcPr>
            <w:tcW w:w="1308" w:type="dxa"/>
            <w:shd w:val="clear" w:color="auto" w:fill="auto"/>
          </w:tcPr>
          <w:p w14:paraId="42EA5B59" w14:textId="77777777" w:rsidR="003150AE" w:rsidRPr="00F607F1" w:rsidRDefault="003150AE" w:rsidP="00444858">
            <w:pPr>
              <w:keepNext/>
              <w:rPr>
                <w:rFonts w:ascii="Calibri" w:hAnsi="Calibri"/>
                <w:sz w:val="18"/>
                <w:szCs w:val="18"/>
              </w:rPr>
            </w:pPr>
          </w:p>
        </w:tc>
        <w:tc>
          <w:tcPr>
            <w:tcW w:w="1309" w:type="dxa"/>
            <w:shd w:val="clear" w:color="auto" w:fill="auto"/>
          </w:tcPr>
          <w:p w14:paraId="33BF3DAC" w14:textId="77777777" w:rsidR="003150AE" w:rsidRPr="00F607F1" w:rsidRDefault="003150AE" w:rsidP="00444858">
            <w:pPr>
              <w:keepNext/>
              <w:rPr>
                <w:rFonts w:ascii="Calibri" w:hAnsi="Calibri"/>
                <w:sz w:val="18"/>
                <w:szCs w:val="18"/>
              </w:rPr>
            </w:pPr>
          </w:p>
        </w:tc>
        <w:tc>
          <w:tcPr>
            <w:tcW w:w="1309" w:type="dxa"/>
            <w:shd w:val="clear" w:color="auto" w:fill="auto"/>
          </w:tcPr>
          <w:p w14:paraId="4AADCF3E" w14:textId="77777777" w:rsidR="003150AE" w:rsidRPr="00F607F1" w:rsidRDefault="003150AE" w:rsidP="00444858">
            <w:pPr>
              <w:keepNext/>
              <w:rPr>
                <w:rFonts w:ascii="Calibri" w:hAnsi="Calibri"/>
                <w:sz w:val="16"/>
                <w:szCs w:val="16"/>
              </w:rPr>
            </w:pPr>
          </w:p>
        </w:tc>
        <w:tc>
          <w:tcPr>
            <w:tcW w:w="1309" w:type="dxa"/>
            <w:shd w:val="clear" w:color="auto" w:fill="auto"/>
          </w:tcPr>
          <w:p w14:paraId="08F45C9C" w14:textId="77777777" w:rsidR="003150AE" w:rsidRPr="00F607F1" w:rsidRDefault="003150AE" w:rsidP="00444858">
            <w:pPr>
              <w:keepNext/>
              <w:rPr>
                <w:rFonts w:ascii="Calibri" w:hAnsi="Calibri"/>
                <w:sz w:val="18"/>
                <w:szCs w:val="18"/>
              </w:rPr>
            </w:pPr>
          </w:p>
        </w:tc>
        <w:tc>
          <w:tcPr>
            <w:tcW w:w="1308" w:type="dxa"/>
            <w:shd w:val="clear" w:color="auto" w:fill="auto"/>
          </w:tcPr>
          <w:p w14:paraId="21919368" w14:textId="77777777" w:rsidR="003150AE" w:rsidRPr="00F607F1" w:rsidRDefault="003150AE" w:rsidP="00444858">
            <w:pPr>
              <w:keepNext/>
              <w:rPr>
                <w:rFonts w:ascii="Calibri" w:hAnsi="Calibri"/>
                <w:sz w:val="18"/>
                <w:szCs w:val="18"/>
              </w:rPr>
            </w:pPr>
          </w:p>
        </w:tc>
        <w:tc>
          <w:tcPr>
            <w:tcW w:w="1309" w:type="dxa"/>
            <w:shd w:val="clear" w:color="auto" w:fill="auto"/>
          </w:tcPr>
          <w:p w14:paraId="68D0C23D" w14:textId="77777777" w:rsidR="003150AE" w:rsidRPr="00F607F1" w:rsidRDefault="003150AE" w:rsidP="00444858">
            <w:pPr>
              <w:rPr>
                <w:rFonts w:asciiTheme="minorHAnsi" w:hAnsiTheme="minorHAnsi"/>
                <w:sz w:val="16"/>
                <w:szCs w:val="16"/>
              </w:rPr>
            </w:pPr>
          </w:p>
        </w:tc>
        <w:tc>
          <w:tcPr>
            <w:tcW w:w="1309" w:type="dxa"/>
          </w:tcPr>
          <w:p w14:paraId="2BB8869D" w14:textId="77777777" w:rsidR="003150AE" w:rsidRPr="00F607F1" w:rsidRDefault="003150AE" w:rsidP="00444858">
            <w:pPr>
              <w:rPr>
                <w:rFonts w:asciiTheme="minorHAnsi" w:hAnsiTheme="minorHAnsi"/>
                <w:sz w:val="16"/>
                <w:szCs w:val="16"/>
              </w:rPr>
            </w:pPr>
          </w:p>
        </w:tc>
        <w:tc>
          <w:tcPr>
            <w:tcW w:w="1309" w:type="dxa"/>
          </w:tcPr>
          <w:p w14:paraId="6110F074" w14:textId="77777777" w:rsidR="003150AE" w:rsidRPr="00F607F1" w:rsidRDefault="003150AE" w:rsidP="00444858">
            <w:pPr>
              <w:rPr>
                <w:rFonts w:asciiTheme="minorHAnsi" w:hAnsiTheme="minorHAnsi"/>
                <w:sz w:val="16"/>
                <w:szCs w:val="16"/>
              </w:rPr>
            </w:pPr>
          </w:p>
        </w:tc>
      </w:tr>
      <w:tr w:rsidR="00444858" w:rsidRPr="00F607F1" w14:paraId="2E8F8817" w14:textId="77777777" w:rsidTr="00484C46">
        <w:trPr>
          <w:trHeight w:val="360"/>
        </w:trPr>
        <w:tc>
          <w:tcPr>
            <w:tcW w:w="1308" w:type="dxa"/>
            <w:shd w:val="clear" w:color="auto" w:fill="auto"/>
          </w:tcPr>
          <w:p w14:paraId="3A4C40D0" w14:textId="77777777" w:rsidR="00444858" w:rsidRPr="00F607F1" w:rsidRDefault="00444858" w:rsidP="00444858">
            <w:pPr>
              <w:keepNext/>
              <w:rPr>
                <w:rFonts w:ascii="Calibri" w:hAnsi="Calibri"/>
                <w:sz w:val="18"/>
                <w:szCs w:val="18"/>
              </w:rPr>
            </w:pPr>
          </w:p>
        </w:tc>
        <w:tc>
          <w:tcPr>
            <w:tcW w:w="1309" w:type="dxa"/>
            <w:shd w:val="clear" w:color="auto" w:fill="auto"/>
          </w:tcPr>
          <w:p w14:paraId="1A5F2D0D" w14:textId="77777777" w:rsidR="00444858" w:rsidRPr="00F607F1" w:rsidRDefault="00444858" w:rsidP="00444858">
            <w:pPr>
              <w:keepNext/>
              <w:rPr>
                <w:rFonts w:ascii="Calibri" w:hAnsi="Calibri"/>
                <w:sz w:val="18"/>
                <w:szCs w:val="18"/>
              </w:rPr>
            </w:pPr>
          </w:p>
        </w:tc>
        <w:tc>
          <w:tcPr>
            <w:tcW w:w="1309" w:type="dxa"/>
            <w:shd w:val="clear" w:color="auto" w:fill="auto"/>
          </w:tcPr>
          <w:p w14:paraId="50501C1F" w14:textId="77777777" w:rsidR="00444858" w:rsidRPr="00F607F1" w:rsidRDefault="00444858" w:rsidP="00444858">
            <w:pPr>
              <w:keepNext/>
              <w:rPr>
                <w:rFonts w:ascii="Calibri" w:hAnsi="Calibri"/>
                <w:sz w:val="18"/>
                <w:szCs w:val="18"/>
              </w:rPr>
            </w:pPr>
          </w:p>
        </w:tc>
        <w:tc>
          <w:tcPr>
            <w:tcW w:w="1308" w:type="dxa"/>
            <w:shd w:val="clear" w:color="auto" w:fill="auto"/>
          </w:tcPr>
          <w:p w14:paraId="2C53A748" w14:textId="77777777" w:rsidR="00444858" w:rsidRPr="00F607F1" w:rsidRDefault="00444858" w:rsidP="00444858">
            <w:pPr>
              <w:keepNext/>
              <w:rPr>
                <w:rFonts w:ascii="Calibri" w:hAnsi="Calibri"/>
                <w:sz w:val="18"/>
                <w:szCs w:val="18"/>
              </w:rPr>
            </w:pPr>
          </w:p>
        </w:tc>
        <w:tc>
          <w:tcPr>
            <w:tcW w:w="1309" w:type="dxa"/>
            <w:shd w:val="clear" w:color="auto" w:fill="auto"/>
          </w:tcPr>
          <w:p w14:paraId="20453CB7" w14:textId="77777777" w:rsidR="00444858" w:rsidRPr="00F607F1" w:rsidRDefault="00444858" w:rsidP="00444858">
            <w:pPr>
              <w:keepNext/>
              <w:rPr>
                <w:rFonts w:ascii="Calibri" w:hAnsi="Calibri"/>
                <w:sz w:val="18"/>
                <w:szCs w:val="18"/>
              </w:rPr>
            </w:pPr>
          </w:p>
        </w:tc>
        <w:tc>
          <w:tcPr>
            <w:tcW w:w="1309" w:type="dxa"/>
            <w:shd w:val="clear" w:color="auto" w:fill="auto"/>
          </w:tcPr>
          <w:p w14:paraId="1B36FDDE" w14:textId="77777777" w:rsidR="00444858" w:rsidRPr="00F607F1" w:rsidRDefault="00444858" w:rsidP="00444858">
            <w:pPr>
              <w:keepNext/>
              <w:rPr>
                <w:rFonts w:ascii="Calibri" w:hAnsi="Calibri"/>
                <w:sz w:val="16"/>
                <w:szCs w:val="16"/>
              </w:rPr>
            </w:pPr>
          </w:p>
        </w:tc>
        <w:tc>
          <w:tcPr>
            <w:tcW w:w="1309" w:type="dxa"/>
            <w:shd w:val="clear" w:color="auto" w:fill="auto"/>
          </w:tcPr>
          <w:p w14:paraId="27B5E8C5" w14:textId="77777777" w:rsidR="00444858" w:rsidRPr="00F607F1" w:rsidRDefault="00444858" w:rsidP="00444858">
            <w:pPr>
              <w:keepNext/>
              <w:rPr>
                <w:rFonts w:ascii="Calibri" w:hAnsi="Calibri"/>
                <w:sz w:val="18"/>
                <w:szCs w:val="18"/>
              </w:rPr>
            </w:pPr>
          </w:p>
        </w:tc>
        <w:tc>
          <w:tcPr>
            <w:tcW w:w="1308" w:type="dxa"/>
            <w:shd w:val="clear" w:color="auto" w:fill="auto"/>
          </w:tcPr>
          <w:p w14:paraId="08AF8D1C" w14:textId="77777777" w:rsidR="00444858" w:rsidRPr="00F607F1" w:rsidRDefault="00444858" w:rsidP="00444858">
            <w:pPr>
              <w:keepNext/>
              <w:rPr>
                <w:rFonts w:ascii="Calibri" w:hAnsi="Calibri"/>
                <w:sz w:val="18"/>
                <w:szCs w:val="18"/>
              </w:rPr>
            </w:pPr>
          </w:p>
        </w:tc>
        <w:tc>
          <w:tcPr>
            <w:tcW w:w="1309" w:type="dxa"/>
            <w:shd w:val="clear" w:color="auto" w:fill="auto"/>
          </w:tcPr>
          <w:p w14:paraId="51C51FD9" w14:textId="77777777" w:rsidR="00444858" w:rsidRPr="00F607F1" w:rsidRDefault="00444858" w:rsidP="00444858">
            <w:pPr>
              <w:rPr>
                <w:rFonts w:asciiTheme="minorHAnsi" w:hAnsiTheme="minorHAnsi"/>
                <w:sz w:val="16"/>
                <w:szCs w:val="16"/>
              </w:rPr>
            </w:pPr>
          </w:p>
        </w:tc>
        <w:tc>
          <w:tcPr>
            <w:tcW w:w="1309" w:type="dxa"/>
          </w:tcPr>
          <w:p w14:paraId="126395E9" w14:textId="77777777" w:rsidR="00444858" w:rsidRPr="00F607F1" w:rsidRDefault="00444858" w:rsidP="00444858">
            <w:pPr>
              <w:rPr>
                <w:rFonts w:asciiTheme="minorHAnsi" w:hAnsiTheme="minorHAnsi"/>
                <w:sz w:val="16"/>
                <w:szCs w:val="16"/>
              </w:rPr>
            </w:pPr>
          </w:p>
        </w:tc>
        <w:tc>
          <w:tcPr>
            <w:tcW w:w="1309" w:type="dxa"/>
          </w:tcPr>
          <w:p w14:paraId="117AC977" w14:textId="77777777" w:rsidR="00444858" w:rsidRPr="00F607F1" w:rsidRDefault="00444858" w:rsidP="00444858">
            <w:pPr>
              <w:rPr>
                <w:rFonts w:asciiTheme="minorHAnsi" w:hAnsiTheme="minorHAnsi"/>
                <w:sz w:val="16"/>
                <w:szCs w:val="16"/>
              </w:rPr>
            </w:pPr>
          </w:p>
        </w:tc>
      </w:tr>
      <w:tr w:rsidR="00444858" w:rsidRPr="00F607F1" w14:paraId="54936B30" w14:textId="77777777" w:rsidTr="00444858">
        <w:tblPrEx>
          <w:tblLook w:val="00A0" w:firstRow="1" w:lastRow="0" w:firstColumn="1" w:lastColumn="0" w:noHBand="0" w:noVBand="0"/>
        </w:tblPrEx>
        <w:tc>
          <w:tcPr>
            <w:tcW w:w="14396" w:type="dxa"/>
            <w:gridSpan w:val="11"/>
          </w:tcPr>
          <w:p w14:paraId="53649420" w14:textId="77777777" w:rsidR="00444858" w:rsidRPr="00F607F1" w:rsidRDefault="00444858" w:rsidP="00444858">
            <w:pPr>
              <w:rPr>
                <w:rFonts w:ascii="Calibri" w:hAnsi="Calibri"/>
                <w:sz w:val="18"/>
                <w:szCs w:val="18"/>
              </w:rPr>
            </w:pPr>
            <w:r w:rsidRPr="00F607F1">
              <w:rPr>
                <w:rFonts w:ascii="Calibri" w:hAnsi="Calibri"/>
                <w:sz w:val="18"/>
                <w:szCs w:val="18"/>
              </w:rPr>
              <w:t>Notes:</w:t>
            </w:r>
          </w:p>
        </w:tc>
      </w:tr>
    </w:tbl>
    <w:p w14:paraId="3683E8EE" w14:textId="77777777" w:rsidR="00444858" w:rsidRPr="00F607F1" w:rsidRDefault="00444858" w:rsidP="00444858">
      <w:pPr>
        <w:rPr>
          <w:rFonts w:ascii="Calibri" w:hAnsi="Calibri"/>
          <w:sz w:val="18"/>
          <w:szCs w:val="18"/>
        </w:rPr>
      </w:pPr>
    </w:p>
    <w:p w14:paraId="763648CA"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F607F1" w14:paraId="4659AC72" w14:textId="77777777" w:rsidTr="00444858">
        <w:trPr>
          <w:cantSplit/>
        </w:trPr>
        <w:tc>
          <w:tcPr>
            <w:tcW w:w="14390" w:type="dxa"/>
            <w:gridSpan w:val="11"/>
            <w:tcBorders>
              <w:bottom w:val="nil"/>
            </w:tcBorders>
          </w:tcPr>
          <w:p w14:paraId="7A666C67" w14:textId="34B57130" w:rsidR="00444858" w:rsidRPr="00F607F1" w:rsidRDefault="00444858" w:rsidP="00444858">
            <w:pPr>
              <w:keepNext/>
              <w:rPr>
                <w:rFonts w:ascii="Calibri" w:hAnsi="Calibri"/>
                <w:b/>
                <w:sz w:val="18"/>
                <w:szCs w:val="18"/>
              </w:rPr>
            </w:pPr>
            <w:r w:rsidRPr="00F607F1">
              <w:rPr>
                <w:rFonts w:ascii="Calibri" w:hAnsi="Calibri"/>
                <w:b/>
                <w:sz w:val="18"/>
                <w:szCs w:val="18"/>
              </w:rPr>
              <w:t>F. Installed Heating System Equipment Information (not heat pumps)</w:t>
            </w:r>
            <w:r w:rsidRPr="00F607F1">
              <w:rPr>
                <w:rFonts w:ascii="Calibri" w:hAnsi="Calibri"/>
                <w:sz w:val="18"/>
                <w:szCs w:val="18"/>
              </w:rPr>
              <w:t xml:space="preserve"> </w:t>
            </w:r>
          </w:p>
        </w:tc>
      </w:tr>
      <w:tr w:rsidR="00444858" w:rsidRPr="00F607F1" w14:paraId="4D7E508F" w14:textId="77777777" w:rsidTr="003150AE">
        <w:trPr>
          <w:cantSplit/>
          <w:trHeight w:val="188"/>
        </w:trPr>
        <w:tc>
          <w:tcPr>
            <w:tcW w:w="1308" w:type="dxa"/>
            <w:vAlign w:val="bottom"/>
          </w:tcPr>
          <w:p w14:paraId="699833E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08" w:type="dxa"/>
            <w:vAlign w:val="bottom"/>
          </w:tcPr>
          <w:p w14:paraId="0F0CC00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08" w:type="dxa"/>
          </w:tcPr>
          <w:p w14:paraId="772E7C9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08" w:type="dxa"/>
          </w:tcPr>
          <w:p w14:paraId="4D6F913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08" w:type="dxa"/>
          </w:tcPr>
          <w:p w14:paraId="4C22C053" w14:textId="77777777" w:rsidR="00444858" w:rsidRPr="00F607F1" w:rsidDel="00A54334" w:rsidRDefault="00444858" w:rsidP="00444858">
            <w:pPr>
              <w:keepNext/>
              <w:jc w:val="center"/>
              <w:rPr>
                <w:rFonts w:ascii="Calibri" w:hAnsi="Calibri"/>
                <w:sz w:val="18"/>
                <w:szCs w:val="18"/>
              </w:rPr>
            </w:pPr>
            <w:r w:rsidRPr="00F607F1">
              <w:rPr>
                <w:rFonts w:ascii="Calibri" w:hAnsi="Calibri"/>
                <w:sz w:val="18"/>
                <w:szCs w:val="18"/>
              </w:rPr>
              <w:t>05</w:t>
            </w:r>
          </w:p>
        </w:tc>
        <w:tc>
          <w:tcPr>
            <w:tcW w:w="1309" w:type="dxa"/>
            <w:vAlign w:val="bottom"/>
          </w:tcPr>
          <w:p w14:paraId="6C3905B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308" w:type="dxa"/>
            <w:vAlign w:val="bottom"/>
          </w:tcPr>
          <w:p w14:paraId="629D4E5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308" w:type="dxa"/>
            <w:vAlign w:val="bottom"/>
          </w:tcPr>
          <w:p w14:paraId="47D2579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308" w:type="dxa"/>
            <w:vAlign w:val="bottom"/>
          </w:tcPr>
          <w:p w14:paraId="6B77E1D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308" w:type="dxa"/>
            <w:vAlign w:val="bottom"/>
          </w:tcPr>
          <w:p w14:paraId="71211EE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309" w:type="dxa"/>
            <w:vAlign w:val="bottom"/>
          </w:tcPr>
          <w:p w14:paraId="1EAC27C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r>
      <w:tr w:rsidR="00444858" w:rsidRPr="00F607F1" w14:paraId="7B9F47A3" w14:textId="77777777" w:rsidTr="003150AE">
        <w:trPr>
          <w:cantSplit/>
          <w:trHeight w:val="576"/>
        </w:trPr>
        <w:tc>
          <w:tcPr>
            <w:tcW w:w="1308" w:type="dxa"/>
            <w:vAlign w:val="bottom"/>
          </w:tcPr>
          <w:p w14:paraId="01E56D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308" w:type="dxa"/>
            <w:vAlign w:val="bottom"/>
          </w:tcPr>
          <w:p w14:paraId="599EACF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308" w:type="dxa"/>
            <w:vAlign w:val="bottom"/>
          </w:tcPr>
          <w:p w14:paraId="375D531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308" w:type="dxa"/>
            <w:vAlign w:val="bottom"/>
          </w:tcPr>
          <w:p w14:paraId="1249C3B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Does Indoor Unit Provide CFI  IAQ Ventilation?</w:t>
            </w:r>
          </w:p>
        </w:tc>
        <w:tc>
          <w:tcPr>
            <w:tcW w:w="1308" w:type="dxa"/>
            <w:vAlign w:val="bottom"/>
          </w:tcPr>
          <w:p w14:paraId="32E72BD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Duct Status</w:t>
            </w:r>
          </w:p>
        </w:tc>
        <w:tc>
          <w:tcPr>
            <w:tcW w:w="1309" w:type="dxa"/>
            <w:vAlign w:val="bottom"/>
          </w:tcPr>
          <w:p w14:paraId="6988919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Efficiency</w:t>
            </w:r>
          </w:p>
          <w:p w14:paraId="3746558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308" w:type="dxa"/>
            <w:vAlign w:val="bottom"/>
          </w:tcPr>
          <w:p w14:paraId="204CDA3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Efficiency</w:t>
            </w:r>
          </w:p>
          <w:p w14:paraId="3F5B46B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Value</w:t>
            </w:r>
          </w:p>
          <w:p w14:paraId="2BB4CE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w:t>
            </w:r>
          </w:p>
        </w:tc>
        <w:tc>
          <w:tcPr>
            <w:tcW w:w="1308" w:type="dxa"/>
            <w:vAlign w:val="bottom"/>
          </w:tcPr>
          <w:p w14:paraId="525632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Manufacturer</w:t>
            </w:r>
          </w:p>
        </w:tc>
        <w:tc>
          <w:tcPr>
            <w:tcW w:w="1308" w:type="dxa"/>
            <w:vAlign w:val="bottom"/>
          </w:tcPr>
          <w:p w14:paraId="4FE95F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Model Number</w:t>
            </w:r>
          </w:p>
        </w:tc>
        <w:tc>
          <w:tcPr>
            <w:tcW w:w="1308" w:type="dxa"/>
            <w:vAlign w:val="bottom"/>
          </w:tcPr>
          <w:p w14:paraId="4702E7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Serial Number</w:t>
            </w:r>
          </w:p>
        </w:tc>
        <w:tc>
          <w:tcPr>
            <w:tcW w:w="1309" w:type="dxa"/>
            <w:vAlign w:val="bottom"/>
          </w:tcPr>
          <w:p w14:paraId="556AC1F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Rated Heating Capacity, Output (Btu/h)</w:t>
            </w:r>
          </w:p>
        </w:tc>
      </w:tr>
      <w:tr w:rsidR="003150AE" w:rsidRPr="00F607F1" w14:paraId="4492CB2C" w14:textId="77777777" w:rsidTr="00484C46">
        <w:trPr>
          <w:cantSplit/>
          <w:trHeight w:val="360"/>
        </w:trPr>
        <w:tc>
          <w:tcPr>
            <w:tcW w:w="1308" w:type="dxa"/>
          </w:tcPr>
          <w:p w14:paraId="08077384" w14:textId="77777777" w:rsidR="003150AE" w:rsidRPr="00F607F1" w:rsidRDefault="003150AE" w:rsidP="00444858">
            <w:pPr>
              <w:keepNext/>
              <w:rPr>
                <w:rFonts w:ascii="Calibri" w:hAnsi="Calibri"/>
                <w:sz w:val="18"/>
                <w:szCs w:val="18"/>
              </w:rPr>
            </w:pPr>
          </w:p>
        </w:tc>
        <w:tc>
          <w:tcPr>
            <w:tcW w:w="1308" w:type="dxa"/>
          </w:tcPr>
          <w:p w14:paraId="20E75144" w14:textId="77777777" w:rsidR="003150AE" w:rsidRPr="00F607F1" w:rsidRDefault="003150AE" w:rsidP="00444858">
            <w:pPr>
              <w:keepNext/>
              <w:rPr>
                <w:rFonts w:ascii="Calibri" w:hAnsi="Calibri"/>
                <w:sz w:val="18"/>
                <w:szCs w:val="18"/>
              </w:rPr>
            </w:pPr>
          </w:p>
        </w:tc>
        <w:tc>
          <w:tcPr>
            <w:tcW w:w="1308" w:type="dxa"/>
          </w:tcPr>
          <w:p w14:paraId="65256E06" w14:textId="77777777" w:rsidR="003150AE" w:rsidRPr="00F607F1" w:rsidRDefault="003150AE" w:rsidP="00444858">
            <w:pPr>
              <w:keepNext/>
              <w:rPr>
                <w:rFonts w:ascii="Calibri" w:hAnsi="Calibri"/>
                <w:sz w:val="18"/>
                <w:szCs w:val="18"/>
              </w:rPr>
            </w:pPr>
          </w:p>
        </w:tc>
        <w:tc>
          <w:tcPr>
            <w:tcW w:w="1308" w:type="dxa"/>
          </w:tcPr>
          <w:p w14:paraId="67FAD197" w14:textId="77777777" w:rsidR="003150AE" w:rsidRPr="00F607F1" w:rsidRDefault="003150AE" w:rsidP="00444858">
            <w:pPr>
              <w:keepNext/>
              <w:rPr>
                <w:rFonts w:ascii="Calibri" w:hAnsi="Calibri"/>
                <w:sz w:val="18"/>
                <w:szCs w:val="18"/>
              </w:rPr>
            </w:pPr>
          </w:p>
        </w:tc>
        <w:tc>
          <w:tcPr>
            <w:tcW w:w="1308" w:type="dxa"/>
          </w:tcPr>
          <w:p w14:paraId="1C477FE6" w14:textId="77777777" w:rsidR="003150AE" w:rsidRPr="00F607F1" w:rsidRDefault="003150AE" w:rsidP="00444858">
            <w:pPr>
              <w:keepNext/>
              <w:rPr>
                <w:rFonts w:ascii="Calibri" w:hAnsi="Calibri"/>
                <w:sz w:val="18"/>
                <w:szCs w:val="18"/>
              </w:rPr>
            </w:pPr>
          </w:p>
        </w:tc>
        <w:tc>
          <w:tcPr>
            <w:tcW w:w="1309" w:type="dxa"/>
          </w:tcPr>
          <w:p w14:paraId="7E025F8F" w14:textId="77777777" w:rsidR="003150AE" w:rsidRPr="00F607F1" w:rsidRDefault="003150AE" w:rsidP="00444858">
            <w:pPr>
              <w:keepNext/>
              <w:rPr>
                <w:rFonts w:ascii="Calibri" w:hAnsi="Calibri"/>
                <w:sz w:val="18"/>
                <w:szCs w:val="18"/>
              </w:rPr>
            </w:pPr>
          </w:p>
        </w:tc>
        <w:tc>
          <w:tcPr>
            <w:tcW w:w="1308" w:type="dxa"/>
          </w:tcPr>
          <w:p w14:paraId="3C18FC51" w14:textId="77777777" w:rsidR="003150AE" w:rsidRPr="00F607F1" w:rsidRDefault="003150AE" w:rsidP="00444858">
            <w:pPr>
              <w:keepNext/>
              <w:rPr>
                <w:rFonts w:ascii="Calibri" w:hAnsi="Calibri"/>
                <w:sz w:val="18"/>
                <w:szCs w:val="18"/>
              </w:rPr>
            </w:pPr>
          </w:p>
        </w:tc>
        <w:tc>
          <w:tcPr>
            <w:tcW w:w="1308" w:type="dxa"/>
          </w:tcPr>
          <w:p w14:paraId="25948392" w14:textId="77777777" w:rsidR="003150AE" w:rsidRPr="00F607F1" w:rsidRDefault="003150AE" w:rsidP="00444858">
            <w:pPr>
              <w:keepNext/>
              <w:rPr>
                <w:rFonts w:ascii="Calibri" w:hAnsi="Calibri"/>
                <w:sz w:val="18"/>
                <w:szCs w:val="18"/>
              </w:rPr>
            </w:pPr>
          </w:p>
        </w:tc>
        <w:tc>
          <w:tcPr>
            <w:tcW w:w="1308" w:type="dxa"/>
          </w:tcPr>
          <w:p w14:paraId="4D885134" w14:textId="77777777" w:rsidR="003150AE" w:rsidRPr="00F607F1" w:rsidRDefault="003150AE" w:rsidP="00444858">
            <w:pPr>
              <w:keepNext/>
              <w:rPr>
                <w:rFonts w:ascii="Calibri" w:hAnsi="Calibri"/>
                <w:sz w:val="18"/>
                <w:szCs w:val="18"/>
              </w:rPr>
            </w:pPr>
          </w:p>
        </w:tc>
        <w:tc>
          <w:tcPr>
            <w:tcW w:w="1308" w:type="dxa"/>
          </w:tcPr>
          <w:p w14:paraId="01A01794" w14:textId="77777777" w:rsidR="003150AE" w:rsidRPr="00F607F1" w:rsidRDefault="003150AE" w:rsidP="00444858">
            <w:pPr>
              <w:keepNext/>
              <w:rPr>
                <w:rFonts w:ascii="Calibri" w:hAnsi="Calibri"/>
                <w:sz w:val="18"/>
                <w:szCs w:val="18"/>
              </w:rPr>
            </w:pPr>
          </w:p>
        </w:tc>
        <w:tc>
          <w:tcPr>
            <w:tcW w:w="1309" w:type="dxa"/>
          </w:tcPr>
          <w:p w14:paraId="75B53A84" w14:textId="77777777" w:rsidR="003150AE" w:rsidRPr="00F607F1" w:rsidRDefault="003150AE" w:rsidP="00444858">
            <w:pPr>
              <w:keepNext/>
              <w:rPr>
                <w:rFonts w:ascii="Calibri" w:hAnsi="Calibri"/>
                <w:sz w:val="18"/>
                <w:szCs w:val="18"/>
              </w:rPr>
            </w:pPr>
          </w:p>
        </w:tc>
      </w:tr>
      <w:tr w:rsidR="00444858" w:rsidRPr="00F607F1" w14:paraId="2310FBB5" w14:textId="77777777" w:rsidTr="00484C46">
        <w:trPr>
          <w:cantSplit/>
          <w:trHeight w:val="360"/>
        </w:trPr>
        <w:tc>
          <w:tcPr>
            <w:tcW w:w="1308" w:type="dxa"/>
          </w:tcPr>
          <w:p w14:paraId="566ACD04" w14:textId="77777777" w:rsidR="00444858" w:rsidRPr="00F607F1" w:rsidRDefault="00444858" w:rsidP="00444858">
            <w:pPr>
              <w:keepNext/>
              <w:rPr>
                <w:rFonts w:ascii="Calibri" w:hAnsi="Calibri"/>
                <w:sz w:val="18"/>
                <w:szCs w:val="18"/>
              </w:rPr>
            </w:pPr>
          </w:p>
        </w:tc>
        <w:tc>
          <w:tcPr>
            <w:tcW w:w="1308" w:type="dxa"/>
          </w:tcPr>
          <w:p w14:paraId="5A47F9C7" w14:textId="77777777" w:rsidR="00444858" w:rsidRPr="00F607F1" w:rsidRDefault="00444858" w:rsidP="00444858">
            <w:pPr>
              <w:keepNext/>
              <w:rPr>
                <w:rFonts w:ascii="Calibri" w:hAnsi="Calibri"/>
                <w:sz w:val="18"/>
                <w:szCs w:val="18"/>
              </w:rPr>
            </w:pPr>
          </w:p>
        </w:tc>
        <w:tc>
          <w:tcPr>
            <w:tcW w:w="1308" w:type="dxa"/>
          </w:tcPr>
          <w:p w14:paraId="164633A4" w14:textId="77777777" w:rsidR="00444858" w:rsidRPr="00F607F1" w:rsidRDefault="00444858" w:rsidP="00444858">
            <w:pPr>
              <w:keepNext/>
              <w:rPr>
                <w:rFonts w:ascii="Calibri" w:hAnsi="Calibri"/>
                <w:sz w:val="18"/>
                <w:szCs w:val="18"/>
              </w:rPr>
            </w:pPr>
          </w:p>
        </w:tc>
        <w:tc>
          <w:tcPr>
            <w:tcW w:w="1308" w:type="dxa"/>
          </w:tcPr>
          <w:p w14:paraId="1E37E715" w14:textId="77777777" w:rsidR="00444858" w:rsidRPr="00F607F1" w:rsidRDefault="00444858" w:rsidP="00444858">
            <w:pPr>
              <w:keepNext/>
              <w:rPr>
                <w:rFonts w:ascii="Calibri" w:hAnsi="Calibri"/>
                <w:sz w:val="18"/>
                <w:szCs w:val="18"/>
              </w:rPr>
            </w:pPr>
          </w:p>
        </w:tc>
        <w:tc>
          <w:tcPr>
            <w:tcW w:w="1308" w:type="dxa"/>
          </w:tcPr>
          <w:p w14:paraId="61A8D590" w14:textId="77777777" w:rsidR="00444858" w:rsidRPr="00F607F1" w:rsidRDefault="00444858" w:rsidP="00444858">
            <w:pPr>
              <w:keepNext/>
              <w:rPr>
                <w:rFonts w:ascii="Calibri" w:hAnsi="Calibri"/>
                <w:sz w:val="18"/>
                <w:szCs w:val="18"/>
              </w:rPr>
            </w:pPr>
          </w:p>
        </w:tc>
        <w:tc>
          <w:tcPr>
            <w:tcW w:w="1309" w:type="dxa"/>
          </w:tcPr>
          <w:p w14:paraId="2515D359" w14:textId="77777777" w:rsidR="00444858" w:rsidRPr="00F607F1" w:rsidRDefault="00444858" w:rsidP="00444858">
            <w:pPr>
              <w:keepNext/>
              <w:rPr>
                <w:rFonts w:ascii="Calibri" w:hAnsi="Calibri"/>
                <w:sz w:val="18"/>
                <w:szCs w:val="18"/>
              </w:rPr>
            </w:pPr>
          </w:p>
        </w:tc>
        <w:tc>
          <w:tcPr>
            <w:tcW w:w="1308" w:type="dxa"/>
          </w:tcPr>
          <w:p w14:paraId="5159D599" w14:textId="77777777" w:rsidR="00444858" w:rsidRPr="00F607F1" w:rsidRDefault="00444858" w:rsidP="00444858">
            <w:pPr>
              <w:keepNext/>
              <w:rPr>
                <w:rFonts w:ascii="Calibri" w:hAnsi="Calibri"/>
                <w:sz w:val="18"/>
                <w:szCs w:val="18"/>
              </w:rPr>
            </w:pPr>
          </w:p>
        </w:tc>
        <w:tc>
          <w:tcPr>
            <w:tcW w:w="1308" w:type="dxa"/>
          </w:tcPr>
          <w:p w14:paraId="7E64275E" w14:textId="77777777" w:rsidR="00444858" w:rsidRPr="00F607F1" w:rsidRDefault="00444858" w:rsidP="00444858">
            <w:pPr>
              <w:keepNext/>
              <w:rPr>
                <w:rFonts w:ascii="Calibri" w:hAnsi="Calibri"/>
                <w:sz w:val="18"/>
                <w:szCs w:val="18"/>
              </w:rPr>
            </w:pPr>
          </w:p>
        </w:tc>
        <w:tc>
          <w:tcPr>
            <w:tcW w:w="1308" w:type="dxa"/>
          </w:tcPr>
          <w:p w14:paraId="63474AB7" w14:textId="77777777" w:rsidR="00444858" w:rsidRPr="00F607F1" w:rsidRDefault="00444858" w:rsidP="00444858">
            <w:pPr>
              <w:keepNext/>
              <w:rPr>
                <w:rFonts w:ascii="Calibri" w:hAnsi="Calibri"/>
                <w:sz w:val="18"/>
                <w:szCs w:val="18"/>
              </w:rPr>
            </w:pPr>
          </w:p>
        </w:tc>
        <w:tc>
          <w:tcPr>
            <w:tcW w:w="1308" w:type="dxa"/>
          </w:tcPr>
          <w:p w14:paraId="410A3B34" w14:textId="77777777" w:rsidR="00444858" w:rsidRPr="00F607F1" w:rsidRDefault="00444858" w:rsidP="00444858">
            <w:pPr>
              <w:keepNext/>
              <w:rPr>
                <w:rFonts w:ascii="Calibri" w:hAnsi="Calibri"/>
                <w:sz w:val="18"/>
                <w:szCs w:val="18"/>
              </w:rPr>
            </w:pPr>
          </w:p>
        </w:tc>
        <w:tc>
          <w:tcPr>
            <w:tcW w:w="1309" w:type="dxa"/>
          </w:tcPr>
          <w:p w14:paraId="408E02DF" w14:textId="77777777" w:rsidR="00444858" w:rsidRPr="00F607F1" w:rsidRDefault="00444858" w:rsidP="00444858">
            <w:pPr>
              <w:keepNext/>
              <w:rPr>
                <w:rFonts w:ascii="Calibri" w:hAnsi="Calibri"/>
                <w:sz w:val="18"/>
                <w:szCs w:val="18"/>
              </w:rPr>
            </w:pPr>
          </w:p>
        </w:tc>
      </w:tr>
      <w:tr w:rsidR="00444858" w:rsidRPr="00F607F1" w14:paraId="396C38A1" w14:textId="77777777" w:rsidTr="00444858">
        <w:trPr>
          <w:cantSplit/>
        </w:trPr>
        <w:tc>
          <w:tcPr>
            <w:tcW w:w="14390" w:type="dxa"/>
            <w:gridSpan w:val="11"/>
          </w:tcPr>
          <w:p w14:paraId="5D95084C"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07C55D58" w14:textId="77777777" w:rsidR="00444858" w:rsidRPr="00F607F1"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F607F1" w14:paraId="7F57ECA1" w14:textId="77777777" w:rsidTr="00444858">
        <w:trPr>
          <w:cantSplit/>
        </w:trPr>
        <w:tc>
          <w:tcPr>
            <w:tcW w:w="14390" w:type="dxa"/>
            <w:gridSpan w:val="10"/>
          </w:tcPr>
          <w:p w14:paraId="0192FF47" w14:textId="32E91064" w:rsidR="00444858" w:rsidRPr="00F607F1" w:rsidRDefault="00444858" w:rsidP="00444858">
            <w:pPr>
              <w:keepNext/>
              <w:rPr>
                <w:rFonts w:ascii="Calibri" w:hAnsi="Calibri"/>
                <w:b/>
                <w:sz w:val="18"/>
                <w:szCs w:val="18"/>
              </w:rPr>
            </w:pPr>
            <w:r w:rsidRPr="00F607F1">
              <w:rPr>
                <w:rFonts w:ascii="Calibri" w:hAnsi="Calibri"/>
                <w:b/>
                <w:sz w:val="18"/>
                <w:szCs w:val="18"/>
              </w:rPr>
              <w:t>G. Installed Cooling System Outdoor Condensing Unit or Package Unit Equipment Information (not heat pumps)</w:t>
            </w:r>
          </w:p>
        </w:tc>
      </w:tr>
      <w:tr w:rsidR="00444858" w:rsidRPr="00F607F1" w14:paraId="67DBE9E2" w14:textId="77777777" w:rsidTr="00C7513A">
        <w:trPr>
          <w:cantSplit/>
          <w:trHeight w:val="224"/>
        </w:trPr>
        <w:tc>
          <w:tcPr>
            <w:tcW w:w="1439" w:type="dxa"/>
            <w:vAlign w:val="bottom"/>
          </w:tcPr>
          <w:p w14:paraId="6B1DD24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39" w:type="dxa"/>
            <w:vAlign w:val="bottom"/>
          </w:tcPr>
          <w:p w14:paraId="7218C17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439" w:type="dxa"/>
            <w:vAlign w:val="bottom"/>
          </w:tcPr>
          <w:p w14:paraId="3AC3AE3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439" w:type="dxa"/>
            <w:vAlign w:val="bottom"/>
          </w:tcPr>
          <w:p w14:paraId="7FFED9F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439" w:type="dxa"/>
            <w:vAlign w:val="bottom"/>
          </w:tcPr>
          <w:p w14:paraId="6EFD4AE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439" w:type="dxa"/>
            <w:vAlign w:val="bottom"/>
          </w:tcPr>
          <w:p w14:paraId="062F35C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439" w:type="dxa"/>
            <w:vAlign w:val="bottom"/>
          </w:tcPr>
          <w:p w14:paraId="5C2F77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439" w:type="dxa"/>
            <w:vAlign w:val="bottom"/>
          </w:tcPr>
          <w:p w14:paraId="2400948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439" w:type="dxa"/>
            <w:vAlign w:val="bottom"/>
          </w:tcPr>
          <w:p w14:paraId="454F94F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439" w:type="dxa"/>
          </w:tcPr>
          <w:p w14:paraId="1912232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r>
      <w:tr w:rsidR="00444858" w:rsidRPr="00F607F1" w14:paraId="0596B370" w14:textId="77777777" w:rsidTr="00C7513A">
        <w:trPr>
          <w:cantSplit/>
          <w:trHeight w:val="576"/>
        </w:trPr>
        <w:tc>
          <w:tcPr>
            <w:tcW w:w="1439" w:type="dxa"/>
            <w:vAlign w:val="bottom"/>
          </w:tcPr>
          <w:p w14:paraId="7AA864F4" w14:textId="77777777" w:rsidR="00444858" w:rsidRPr="00F607F1" w:rsidRDefault="00444858" w:rsidP="00444858">
            <w:pPr>
              <w:keepNext/>
              <w:jc w:val="center"/>
              <w:rPr>
                <w:rFonts w:ascii="Calibri" w:hAnsi="Calibri"/>
                <w:b/>
                <w:sz w:val="16"/>
                <w:szCs w:val="16"/>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439" w:type="dxa"/>
            <w:vAlign w:val="bottom"/>
          </w:tcPr>
          <w:p w14:paraId="2935ED63" w14:textId="77777777" w:rsidR="00444858" w:rsidRPr="00F607F1" w:rsidRDefault="00444858" w:rsidP="00444858">
            <w:pPr>
              <w:keepNext/>
              <w:jc w:val="center"/>
              <w:rPr>
                <w:rFonts w:ascii="Calibri" w:hAnsi="Calibri"/>
                <w:b/>
                <w:sz w:val="16"/>
                <w:szCs w:val="16"/>
              </w:rPr>
            </w:pPr>
            <w:r w:rsidRPr="00F607F1">
              <w:rPr>
                <w:rFonts w:ascii="Calibri" w:hAnsi="Calibri"/>
                <w:sz w:val="18"/>
                <w:szCs w:val="18"/>
              </w:rPr>
              <w:t>SC System Description of Area Served</w:t>
            </w:r>
          </w:p>
        </w:tc>
        <w:tc>
          <w:tcPr>
            <w:tcW w:w="1439" w:type="dxa"/>
            <w:vAlign w:val="bottom"/>
          </w:tcPr>
          <w:p w14:paraId="14E0B57A"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Cooling Efficiency</w:t>
            </w:r>
          </w:p>
          <w:p w14:paraId="0B9EB9E1" w14:textId="75E03FD6" w:rsidR="00444858" w:rsidRPr="00F607F1" w:rsidRDefault="00444858" w:rsidP="00444858">
            <w:pPr>
              <w:keepNext/>
              <w:jc w:val="center"/>
              <w:rPr>
                <w:rFonts w:ascii="Calibri" w:hAnsi="Calibri"/>
                <w:sz w:val="18"/>
                <w:szCs w:val="16"/>
              </w:rPr>
            </w:pPr>
            <w:r w:rsidRPr="00F607F1">
              <w:rPr>
                <w:rFonts w:ascii="Calibri" w:hAnsi="Calibri"/>
                <w:sz w:val="18"/>
                <w:szCs w:val="16"/>
              </w:rPr>
              <w:t>SEER</w:t>
            </w:r>
            <w:r w:rsidR="00444751" w:rsidRPr="00F607F1">
              <w:rPr>
                <w:rFonts w:ascii="Calibri" w:hAnsi="Calibri"/>
                <w:sz w:val="18"/>
                <w:szCs w:val="16"/>
              </w:rPr>
              <w:t>/SEER2</w:t>
            </w:r>
          </w:p>
        </w:tc>
        <w:tc>
          <w:tcPr>
            <w:tcW w:w="1439" w:type="dxa"/>
            <w:vAlign w:val="bottom"/>
          </w:tcPr>
          <w:p w14:paraId="634D94D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Cooling Efficiency</w:t>
            </w:r>
          </w:p>
          <w:p w14:paraId="32534350" w14:textId="0006B420" w:rsidR="00444858" w:rsidRPr="00F607F1" w:rsidRDefault="00444858" w:rsidP="00444858">
            <w:pPr>
              <w:keepNext/>
              <w:jc w:val="center"/>
              <w:rPr>
                <w:rFonts w:ascii="Calibri" w:hAnsi="Calibri"/>
                <w:sz w:val="18"/>
                <w:szCs w:val="16"/>
              </w:rPr>
            </w:pPr>
            <w:r w:rsidRPr="00F607F1">
              <w:rPr>
                <w:rFonts w:ascii="Calibri" w:hAnsi="Calibri"/>
                <w:sz w:val="18"/>
                <w:szCs w:val="16"/>
              </w:rPr>
              <w:t>EER</w:t>
            </w:r>
            <w:r w:rsidR="00444751" w:rsidRPr="00F607F1">
              <w:rPr>
                <w:rFonts w:ascii="Calibri" w:hAnsi="Calibri"/>
                <w:sz w:val="18"/>
                <w:szCs w:val="16"/>
              </w:rPr>
              <w:t>/EER2</w:t>
            </w:r>
            <w:r w:rsidR="00BB3195" w:rsidRPr="00F607F1">
              <w:rPr>
                <w:rFonts w:ascii="Calibri" w:hAnsi="Calibri"/>
                <w:sz w:val="18"/>
                <w:szCs w:val="16"/>
              </w:rPr>
              <w:t>/CEER</w:t>
            </w:r>
          </w:p>
        </w:tc>
        <w:tc>
          <w:tcPr>
            <w:tcW w:w="1439" w:type="dxa"/>
            <w:vAlign w:val="bottom"/>
          </w:tcPr>
          <w:p w14:paraId="3F4A13AD"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Manufacturer</w:t>
            </w:r>
          </w:p>
        </w:tc>
        <w:tc>
          <w:tcPr>
            <w:tcW w:w="1439" w:type="dxa"/>
            <w:vAlign w:val="bottom"/>
          </w:tcPr>
          <w:p w14:paraId="17E1B5DB"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Model Number</w:t>
            </w:r>
          </w:p>
        </w:tc>
        <w:tc>
          <w:tcPr>
            <w:tcW w:w="1439" w:type="dxa"/>
            <w:vAlign w:val="bottom"/>
          </w:tcPr>
          <w:p w14:paraId="490A5C8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or Package Unit </w:t>
            </w:r>
          </w:p>
          <w:p w14:paraId="2D8BF22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Serial Number</w:t>
            </w:r>
          </w:p>
        </w:tc>
        <w:tc>
          <w:tcPr>
            <w:tcW w:w="1439" w:type="dxa"/>
            <w:vAlign w:val="bottom"/>
          </w:tcPr>
          <w:p w14:paraId="6CD5462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System Cooling Capacity at Design Conditions (Btu/h)</w:t>
            </w:r>
          </w:p>
        </w:tc>
        <w:tc>
          <w:tcPr>
            <w:tcW w:w="1439" w:type="dxa"/>
            <w:vAlign w:val="bottom"/>
          </w:tcPr>
          <w:p w14:paraId="4CF09E9B"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Nominal Cooling Capacity </w:t>
            </w:r>
          </w:p>
          <w:p w14:paraId="46017DBE"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(ton)</w:t>
            </w:r>
          </w:p>
        </w:tc>
        <w:tc>
          <w:tcPr>
            <w:tcW w:w="1439" w:type="dxa"/>
            <w:vAlign w:val="bottom"/>
          </w:tcPr>
          <w:p w14:paraId="4241CF4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w:t>
            </w:r>
          </w:p>
          <w:p w14:paraId="71B95D7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Rated Cooling Capacity</w:t>
            </w:r>
          </w:p>
          <w:p w14:paraId="6F43581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(Btu/h)</w:t>
            </w:r>
          </w:p>
        </w:tc>
      </w:tr>
      <w:tr w:rsidR="003150AE" w:rsidRPr="00F607F1" w14:paraId="3DCF9748" w14:textId="77777777" w:rsidTr="00484C46">
        <w:trPr>
          <w:cantSplit/>
          <w:trHeight w:val="360"/>
        </w:trPr>
        <w:tc>
          <w:tcPr>
            <w:tcW w:w="1439" w:type="dxa"/>
          </w:tcPr>
          <w:p w14:paraId="6CE2F559" w14:textId="77777777" w:rsidR="003150AE" w:rsidRPr="00F607F1" w:rsidRDefault="003150AE" w:rsidP="00444858">
            <w:pPr>
              <w:keepNext/>
              <w:rPr>
                <w:rFonts w:ascii="Calibri" w:hAnsi="Calibri"/>
                <w:sz w:val="18"/>
                <w:szCs w:val="18"/>
              </w:rPr>
            </w:pPr>
          </w:p>
        </w:tc>
        <w:tc>
          <w:tcPr>
            <w:tcW w:w="1439" w:type="dxa"/>
          </w:tcPr>
          <w:p w14:paraId="59EB5835" w14:textId="77777777" w:rsidR="003150AE" w:rsidRPr="00F607F1" w:rsidRDefault="003150AE" w:rsidP="00444858">
            <w:pPr>
              <w:keepNext/>
              <w:rPr>
                <w:rFonts w:ascii="Calibri" w:hAnsi="Calibri"/>
                <w:sz w:val="18"/>
                <w:szCs w:val="18"/>
              </w:rPr>
            </w:pPr>
          </w:p>
        </w:tc>
        <w:tc>
          <w:tcPr>
            <w:tcW w:w="1439" w:type="dxa"/>
          </w:tcPr>
          <w:p w14:paraId="34A3D347" w14:textId="77777777" w:rsidR="003150AE" w:rsidRPr="00F607F1" w:rsidRDefault="003150AE" w:rsidP="00444858">
            <w:pPr>
              <w:keepNext/>
              <w:rPr>
                <w:rFonts w:ascii="Calibri" w:hAnsi="Calibri"/>
                <w:sz w:val="18"/>
                <w:szCs w:val="18"/>
              </w:rPr>
            </w:pPr>
          </w:p>
        </w:tc>
        <w:tc>
          <w:tcPr>
            <w:tcW w:w="1439" w:type="dxa"/>
          </w:tcPr>
          <w:p w14:paraId="0BED2576" w14:textId="77777777" w:rsidR="003150AE" w:rsidRPr="00F607F1" w:rsidRDefault="003150AE" w:rsidP="00444858">
            <w:pPr>
              <w:keepNext/>
              <w:rPr>
                <w:rFonts w:ascii="Calibri" w:hAnsi="Calibri"/>
                <w:sz w:val="18"/>
                <w:szCs w:val="18"/>
              </w:rPr>
            </w:pPr>
          </w:p>
        </w:tc>
        <w:tc>
          <w:tcPr>
            <w:tcW w:w="1439" w:type="dxa"/>
          </w:tcPr>
          <w:p w14:paraId="23C2CB1A" w14:textId="77777777" w:rsidR="003150AE" w:rsidRPr="00F607F1" w:rsidRDefault="003150AE" w:rsidP="00444858">
            <w:pPr>
              <w:keepNext/>
              <w:rPr>
                <w:rFonts w:ascii="Calibri" w:hAnsi="Calibri"/>
                <w:sz w:val="18"/>
                <w:szCs w:val="18"/>
              </w:rPr>
            </w:pPr>
          </w:p>
        </w:tc>
        <w:tc>
          <w:tcPr>
            <w:tcW w:w="1439" w:type="dxa"/>
          </w:tcPr>
          <w:p w14:paraId="02F676DF" w14:textId="77777777" w:rsidR="003150AE" w:rsidRPr="00F607F1" w:rsidRDefault="003150AE" w:rsidP="00444858">
            <w:pPr>
              <w:keepNext/>
              <w:rPr>
                <w:rFonts w:ascii="Calibri" w:hAnsi="Calibri"/>
                <w:sz w:val="18"/>
                <w:szCs w:val="18"/>
              </w:rPr>
            </w:pPr>
          </w:p>
        </w:tc>
        <w:tc>
          <w:tcPr>
            <w:tcW w:w="1439" w:type="dxa"/>
          </w:tcPr>
          <w:p w14:paraId="443AF4FF" w14:textId="77777777" w:rsidR="003150AE" w:rsidRPr="00F607F1" w:rsidRDefault="003150AE" w:rsidP="00444858">
            <w:pPr>
              <w:keepNext/>
              <w:rPr>
                <w:rFonts w:ascii="Calibri" w:hAnsi="Calibri"/>
                <w:sz w:val="18"/>
                <w:szCs w:val="18"/>
              </w:rPr>
            </w:pPr>
          </w:p>
        </w:tc>
        <w:tc>
          <w:tcPr>
            <w:tcW w:w="1439" w:type="dxa"/>
          </w:tcPr>
          <w:p w14:paraId="24D5A605" w14:textId="77777777" w:rsidR="003150AE" w:rsidRPr="00F607F1" w:rsidRDefault="003150AE" w:rsidP="00444858">
            <w:pPr>
              <w:keepNext/>
              <w:rPr>
                <w:rFonts w:ascii="Calibri" w:hAnsi="Calibri"/>
                <w:sz w:val="18"/>
                <w:szCs w:val="18"/>
              </w:rPr>
            </w:pPr>
          </w:p>
        </w:tc>
        <w:tc>
          <w:tcPr>
            <w:tcW w:w="1439" w:type="dxa"/>
          </w:tcPr>
          <w:p w14:paraId="334ECDF5" w14:textId="77777777" w:rsidR="003150AE" w:rsidRPr="00F607F1" w:rsidRDefault="003150AE" w:rsidP="00444858">
            <w:pPr>
              <w:keepNext/>
              <w:rPr>
                <w:rFonts w:ascii="Calibri" w:hAnsi="Calibri"/>
                <w:sz w:val="18"/>
                <w:szCs w:val="18"/>
              </w:rPr>
            </w:pPr>
          </w:p>
        </w:tc>
        <w:tc>
          <w:tcPr>
            <w:tcW w:w="1439" w:type="dxa"/>
          </w:tcPr>
          <w:p w14:paraId="713FF60F" w14:textId="77777777" w:rsidR="003150AE" w:rsidRPr="00F607F1" w:rsidRDefault="003150AE" w:rsidP="00444858">
            <w:pPr>
              <w:keepNext/>
              <w:rPr>
                <w:rFonts w:ascii="Calibri" w:hAnsi="Calibri"/>
                <w:sz w:val="18"/>
                <w:szCs w:val="18"/>
              </w:rPr>
            </w:pPr>
          </w:p>
        </w:tc>
      </w:tr>
      <w:tr w:rsidR="00444858" w:rsidRPr="00F607F1" w14:paraId="5D1CB735" w14:textId="77777777" w:rsidTr="00484C46">
        <w:trPr>
          <w:cantSplit/>
          <w:trHeight w:val="360"/>
        </w:trPr>
        <w:tc>
          <w:tcPr>
            <w:tcW w:w="1439" w:type="dxa"/>
          </w:tcPr>
          <w:p w14:paraId="14D45546" w14:textId="77777777" w:rsidR="00444858" w:rsidRPr="00F607F1" w:rsidRDefault="00444858" w:rsidP="00444858">
            <w:pPr>
              <w:keepNext/>
              <w:rPr>
                <w:rFonts w:ascii="Calibri" w:hAnsi="Calibri"/>
                <w:sz w:val="18"/>
                <w:szCs w:val="18"/>
              </w:rPr>
            </w:pPr>
          </w:p>
        </w:tc>
        <w:tc>
          <w:tcPr>
            <w:tcW w:w="1439" w:type="dxa"/>
          </w:tcPr>
          <w:p w14:paraId="30D82D08" w14:textId="77777777" w:rsidR="00444858" w:rsidRPr="00F607F1" w:rsidRDefault="00444858" w:rsidP="00444858">
            <w:pPr>
              <w:keepNext/>
              <w:rPr>
                <w:rFonts w:ascii="Calibri" w:hAnsi="Calibri"/>
                <w:sz w:val="18"/>
                <w:szCs w:val="18"/>
              </w:rPr>
            </w:pPr>
          </w:p>
        </w:tc>
        <w:tc>
          <w:tcPr>
            <w:tcW w:w="1439" w:type="dxa"/>
          </w:tcPr>
          <w:p w14:paraId="70445422" w14:textId="77777777" w:rsidR="00444858" w:rsidRPr="00F607F1" w:rsidRDefault="00444858" w:rsidP="00444858">
            <w:pPr>
              <w:keepNext/>
              <w:rPr>
                <w:rFonts w:ascii="Calibri" w:hAnsi="Calibri"/>
                <w:sz w:val="18"/>
                <w:szCs w:val="18"/>
              </w:rPr>
            </w:pPr>
          </w:p>
        </w:tc>
        <w:tc>
          <w:tcPr>
            <w:tcW w:w="1439" w:type="dxa"/>
          </w:tcPr>
          <w:p w14:paraId="085CA074" w14:textId="77777777" w:rsidR="00444858" w:rsidRPr="00F607F1" w:rsidRDefault="00444858" w:rsidP="00444858">
            <w:pPr>
              <w:keepNext/>
              <w:rPr>
                <w:rFonts w:ascii="Calibri" w:hAnsi="Calibri"/>
                <w:sz w:val="18"/>
                <w:szCs w:val="18"/>
              </w:rPr>
            </w:pPr>
          </w:p>
        </w:tc>
        <w:tc>
          <w:tcPr>
            <w:tcW w:w="1439" w:type="dxa"/>
          </w:tcPr>
          <w:p w14:paraId="64843E9B" w14:textId="77777777" w:rsidR="00444858" w:rsidRPr="00F607F1" w:rsidRDefault="00444858" w:rsidP="00444858">
            <w:pPr>
              <w:keepNext/>
              <w:rPr>
                <w:rFonts w:ascii="Calibri" w:hAnsi="Calibri"/>
                <w:sz w:val="18"/>
                <w:szCs w:val="18"/>
              </w:rPr>
            </w:pPr>
          </w:p>
        </w:tc>
        <w:tc>
          <w:tcPr>
            <w:tcW w:w="1439" w:type="dxa"/>
          </w:tcPr>
          <w:p w14:paraId="4062B08D" w14:textId="77777777" w:rsidR="00444858" w:rsidRPr="00F607F1" w:rsidRDefault="00444858" w:rsidP="00444858">
            <w:pPr>
              <w:keepNext/>
              <w:rPr>
                <w:rFonts w:ascii="Calibri" w:hAnsi="Calibri"/>
                <w:sz w:val="18"/>
                <w:szCs w:val="18"/>
              </w:rPr>
            </w:pPr>
          </w:p>
        </w:tc>
        <w:tc>
          <w:tcPr>
            <w:tcW w:w="1439" w:type="dxa"/>
          </w:tcPr>
          <w:p w14:paraId="251BEECF" w14:textId="77777777" w:rsidR="00444858" w:rsidRPr="00F607F1" w:rsidRDefault="00444858" w:rsidP="00444858">
            <w:pPr>
              <w:keepNext/>
              <w:rPr>
                <w:rFonts w:ascii="Calibri" w:hAnsi="Calibri"/>
                <w:sz w:val="18"/>
                <w:szCs w:val="18"/>
              </w:rPr>
            </w:pPr>
          </w:p>
        </w:tc>
        <w:tc>
          <w:tcPr>
            <w:tcW w:w="1439" w:type="dxa"/>
          </w:tcPr>
          <w:p w14:paraId="3BA55005" w14:textId="77777777" w:rsidR="00444858" w:rsidRPr="00F607F1" w:rsidRDefault="00444858" w:rsidP="00444858">
            <w:pPr>
              <w:keepNext/>
              <w:rPr>
                <w:rFonts w:ascii="Calibri" w:hAnsi="Calibri"/>
                <w:sz w:val="18"/>
                <w:szCs w:val="18"/>
              </w:rPr>
            </w:pPr>
          </w:p>
        </w:tc>
        <w:tc>
          <w:tcPr>
            <w:tcW w:w="1439" w:type="dxa"/>
          </w:tcPr>
          <w:p w14:paraId="4FFB9AF8" w14:textId="77777777" w:rsidR="00444858" w:rsidRPr="00F607F1" w:rsidRDefault="00444858" w:rsidP="00444858">
            <w:pPr>
              <w:keepNext/>
              <w:rPr>
                <w:rFonts w:ascii="Calibri" w:hAnsi="Calibri"/>
                <w:sz w:val="18"/>
                <w:szCs w:val="18"/>
              </w:rPr>
            </w:pPr>
          </w:p>
        </w:tc>
        <w:tc>
          <w:tcPr>
            <w:tcW w:w="1439" w:type="dxa"/>
          </w:tcPr>
          <w:p w14:paraId="0274FD0E" w14:textId="77777777" w:rsidR="00444858" w:rsidRPr="00F607F1" w:rsidRDefault="00444858" w:rsidP="00444858">
            <w:pPr>
              <w:keepNext/>
              <w:rPr>
                <w:rFonts w:ascii="Calibri" w:hAnsi="Calibri"/>
                <w:sz w:val="18"/>
                <w:szCs w:val="18"/>
              </w:rPr>
            </w:pPr>
          </w:p>
        </w:tc>
      </w:tr>
      <w:tr w:rsidR="00444858" w:rsidRPr="00F607F1" w14:paraId="63E79B88" w14:textId="77777777" w:rsidTr="00444858">
        <w:trPr>
          <w:cantSplit/>
        </w:trPr>
        <w:tc>
          <w:tcPr>
            <w:tcW w:w="14390" w:type="dxa"/>
            <w:gridSpan w:val="10"/>
          </w:tcPr>
          <w:p w14:paraId="31AD6425"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4746A42C" w14:textId="72C5A35F" w:rsidR="00444858" w:rsidRPr="00F607F1" w:rsidRDefault="00444858" w:rsidP="00444858"/>
    <w:p w14:paraId="231969AD" w14:textId="77777777" w:rsidR="0024285A" w:rsidRPr="00F607F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199"/>
        <w:gridCol w:w="1199"/>
        <w:gridCol w:w="1199"/>
        <w:gridCol w:w="1200"/>
        <w:gridCol w:w="1831"/>
        <w:gridCol w:w="2100"/>
        <w:gridCol w:w="2100"/>
        <w:gridCol w:w="1170"/>
      </w:tblGrid>
      <w:tr w:rsidR="00444858" w:rsidRPr="00F607F1" w14:paraId="27B66436" w14:textId="77777777" w:rsidTr="0063131D">
        <w:trPr>
          <w:cantSplit/>
        </w:trPr>
        <w:tc>
          <w:tcPr>
            <w:tcW w:w="14396" w:type="dxa"/>
            <w:gridSpan w:val="10"/>
            <w:tcBorders>
              <w:bottom w:val="nil"/>
            </w:tcBorders>
            <w:shd w:val="clear" w:color="auto" w:fill="auto"/>
          </w:tcPr>
          <w:p w14:paraId="7C14F7CF" w14:textId="77777777" w:rsidR="00444858" w:rsidRPr="00F607F1" w:rsidRDefault="00444858" w:rsidP="00444858">
            <w:pPr>
              <w:keepNext/>
              <w:rPr>
                <w:rFonts w:ascii="Calibri" w:hAnsi="Calibri"/>
                <w:b/>
                <w:sz w:val="18"/>
                <w:szCs w:val="18"/>
              </w:rPr>
            </w:pPr>
            <w:r w:rsidRPr="00F607F1">
              <w:rPr>
                <w:rFonts w:ascii="Calibri" w:hAnsi="Calibri"/>
                <w:b/>
                <w:sz w:val="18"/>
                <w:szCs w:val="18"/>
              </w:rPr>
              <w:t>H. Installed Split System Indoor Unit Coil or Fan Coil Equipment Information - applicable to DX or hydronic, heating or cooling, coils and fan coil units.</w:t>
            </w:r>
          </w:p>
          <w:p w14:paraId="561CBE1E" w14:textId="5B631B36" w:rsidR="00444858" w:rsidRPr="00F607F1" w:rsidRDefault="00444858" w:rsidP="0063131D">
            <w:pPr>
              <w:keepNext/>
              <w:rPr>
                <w:rFonts w:ascii="Calibri" w:hAnsi="Calibri"/>
                <w:sz w:val="18"/>
                <w:szCs w:val="18"/>
              </w:rPr>
            </w:pPr>
            <w:r w:rsidRPr="00F607F1">
              <w:rPr>
                <w:rFonts w:ascii="Calibri" w:hAnsi="Calibri"/>
                <w:sz w:val="18"/>
                <w:szCs w:val="18"/>
              </w:rPr>
              <w:t>Systems with more than one indoor coil or fan coil unit (e.g. multi-split systems) shall provide information for each of the system indoor unit coils or fan coil units.</w:t>
            </w:r>
          </w:p>
        </w:tc>
      </w:tr>
      <w:tr w:rsidR="00444858" w:rsidRPr="00F607F1" w14:paraId="3203744A" w14:textId="77777777" w:rsidTr="008960C4">
        <w:trPr>
          <w:cantSplit/>
          <w:trHeight w:val="188"/>
        </w:trPr>
        <w:tc>
          <w:tcPr>
            <w:tcW w:w="1199" w:type="dxa"/>
            <w:tcBorders>
              <w:bottom w:val="single" w:sz="4" w:space="0" w:color="auto"/>
            </w:tcBorders>
            <w:vAlign w:val="bottom"/>
          </w:tcPr>
          <w:p w14:paraId="15F20E9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99" w:type="dxa"/>
            <w:tcBorders>
              <w:bottom w:val="single" w:sz="4" w:space="0" w:color="auto"/>
            </w:tcBorders>
            <w:vAlign w:val="bottom"/>
          </w:tcPr>
          <w:p w14:paraId="02264CD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199" w:type="dxa"/>
            <w:tcBorders>
              <w:bottom w:val="single" w:sz="4" w:space="0" w:color="auto"/>
            </w:tcBorders>
          </w:tcPr>
          <w:p w14:paraId="125D838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99" w:type="dxa"/>
            <w:tcBorders>
              <w:bottom w:val="single" w:sz="4" w:space="0" w:color="auto"/>
            </w:tcBorders>
          </w:tcPr>
          <w:p w14:paraId="288AD1B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99" w:type="dxa"/>
            <w:tcBorders>
              <w:bottom w:val="single" w:sz="4" w:space="0" w:color="auto"/>
            </w:tcBorders>
          </w:tcPr>
          <w:p w14:paraId="709B5E5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200" w:type="dxa"/>
            <w:tcBorders>
              <w:bottom w:val="single" w:sz="4" w:space="0" w:color="auto"/>
            </w:tcBorders>
          </w:tcPr>
          <w:p w14:paraId="1380520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831" w:type="dxa"/>
            <w:tcBorders>
              <w:bottom w:val="single" w:sz="4" w:space="0" w:color="auto"/>
            </w:tcBorders>
            <w:vAlign w:val="bottom"/>
          </w:tcPr>
          <w:p w14:paraId="3CD6D4F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2100" w:type="dxa"/>
            <w:tcBorders>
              <w:bottom w:val="single" w:sz="4" w:space="0" w:color="auto"/>
            </w:tcBorders>
            <w:vAlign w:val="bottom"/>
          </w:tcPr>
          <w:p w14:paraId="18B5EBF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2100" w:type="dxa"/>
            <w:tcBorders>
              <w:bottom w:val="single" w:sz="4" w:space="0" w:color="auto"/>
            </w:tcBorders>
            <w:vAlign w:val="bottom"/>
          </w:tcPr>
          <w:p w14:paraId="162943F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70" w:type="dxa"/>
            <w:tcBorders>
              <w:bottom w:val="single" w:sz="4" w:space="0" w:color="auto"/>
            </w:tcBorders>
          </w:tcPr>
          <w:p w14:paraId="4820EBD0" w14:textId="496AE40A" w:rsidR="00444858" w:rsidRPr="00F607F1" w:rsidRDefault="00444858" w:rsidP="00444858">
            <w:pPr>
              <w:keepNext/>
              <w:jc w:val="center"/>
              <w:rPr>
                <w:rFonts w:ascii="Calibri" w:hAnsi="Calibri"/>
                <w:sz w:val="18"/>
                <w:szCs w:val="18"/>
              </w:rPr>
            </w:pPr>
          </w:p>
        </w:tc>
      </w:tr>
      <w:tr w:rsidR="00444858" w:rsidRPr="00F607F1" w14:paraId="7D1060F2" w14:textId="77777777" w:rsidTr="008960C4">
        <w:trPr>
          <w:cantSplit/>
          <w:trHeight w:val="576"/>
        </w:trPr>
        <w:tc>
          <w:tcPr>
            <w:tcW w:w="1199" w:type="dxa"/>
            <w:vAlign w:val="bottom"/>
          </w:tcPr>
          <w:p w14:paraId="4990F9AC" w14:textId="192FAE34" w:rsidR="00444858" w:rsidRPr="00F607F1" w:rsidRDefault="00444858" w:rsidP="00444858">
            <w:pPr>
              <w:keepNext/>
              <w:jc w:val="center"/>
              <w:rPr>
                <w:rFonts w:ascii="Calibri" w:hAnsi="Calibri"/>
                <w:b/>
                <w:sz w:val="18"/>
                <w:szCs w:val="18"/>
              </w:rPr>
            </w:pPr>
            <w:r w:rsidRPr="00F607F1">
              <w:rPr>
                <w:rFonts w:ascii="Calibri" w:hAnsi="Calibri"/>
                <w:sz w:val="18"/>
                <w:szCs w:val="18"/>
              </w:rPr>
              <w:t>SC System ID/Name</w:t>
            </w:r>
            <w:r w:rsidR="008960C4" w:rsidRPr="00F607F1">
              <w:t xml:space="preserve"> </w:t>
            </w:r>
            <w:r w:rsidR="008960C4" w:rsidRPr="00F607F1">
              <w:rPr>
                <w:rFonts w:ascii="Calibri" w:hAnsi="Calibri"/>
                <w:sz w:val="18"/>
                <w:szCs w:val="18"/>
              </w:rPr>
              <w:t>from CF1R</w:t>
            </w:r>
          </w:p>
        </w:tc>
        <w:tc>
          <w:tcPr>
            <w:tcW w:w="1199" w:type="dxa"/>
            <w:vAlign w:val="bottom"/>
          </w:tcPr>
          <w:p w14:paraId="59C71D9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99" w:type="dxa"/>
            <w:vAlign w:val="bottom"/>
          </w:tcPr>
          <w:p w14:paraId="46C6149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199" w:type="dxa"/>
            <w:vAlign w:val="bottom"/>
          </w:tcPr>
          <w:p w14:paraId="3811120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Type</w:t>
            </w:r>
          </w:p>
        </w:tc>
        <w:tc>
          <w:tcPr>
            <w:tcW w:w="1199" w:type="dxa"/>
            <w:vAlign w:val="bottom"/>
          </w:tcPr>
          <w:p w14:paraId="01ECF48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Duct Status</w:t>
            </w:r>
          </w:p>
        </w:tc>
        <w:tc>
          <w:tcPr>
            <w:tcW w:w="1200" w:type="dxa"/>
            <w:vAlign w:val="bottom"/>
          </w:tcPr>
          <w:p w14:paraId="7A6DA70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Does Indoor Unit Provide CFI  IAQ Ventilation?</w:t>
            </w:r>
          </w:p>
        </w:tc>
        <w:tc>
          <w:tcPr>
            <w:tcW w:w="1831" w:type="dxa"/>
            <w:vAlign w:val="bottom"/>
          </w:tcPr>
          <w:p w14:paraId="5BAE668E" w14:textId="69407F20" w:rsidR="00444858" w:rsidRPr="00F607F1" w:rsidRDefault="00444858" w:rsidP="00136E6C">
            <w:pPr>
              <w:keepNext/>
              <w:jc w:val="center"/>
              <w:rPr>
                <w:rFonts w:ascii="Calibri" w:hAnsi="Calibri"/>
                <w:sz w:val="18"/>
                <w:szCs w:val="18"/>
              </w:rPr>
            </w:pPr>
            <w:r w:rsidRPr="00F607F1">
              <w:rPr>
                <w:rFonts w:ascii="Calibri" w:hAnsi="Calibri"/>
                <w:sz w:val="18"/>
                <w:szCs w:val="18"/>
              </w:rPr>
              <w:t>Indoor Unit Manufacturer</w:t>
            </w:r>
          </w:p>
        </w:tc>
        <w:tc>
          <w:tcPr>
            <w:tcW w:w="2100" w:type="dxa"/>
            <w:vAlign w:val="bottom"/>
          </w:tcPr>
          <w:p w14:paraId="4CA1356B" w14:textId="6A59CED5" w:rsidR="00444858" w:rsidRPr="00F607F1" w:rsidRDefault="00444858" w:rsidP="00136E6C">
            <w:pPr>
              <w:keepNext/>
              <w:jc w:val="center"/>
              <w:rPr>
                <w:rFonts w:ascii="Calibri" w:hAnsi="Calibri"/>
                <w:sz w:val="18"/>
                <w:szCs w:val="18"/>
              </w:rPr>
            </w:pPr>
            <w:r w:rsidRPr="00F607F1">
              <w:rPr>
                <w:rFonts w:ascii="Calibri" w:hAnsi="Calibri"/>
                <w:sz w:val="18"/>
                <w:szCs w:val="18"/>
              </w:rPr>
              <w:t>Indoor Unit Model Number</w:t>
            </w:r>
          </w:p>
        </w:tc>
        <w:tc>
          <w:tcPr>
            <w:tcW w:w="2100" w:type="dxa"/>
            <w:vAlign w:val="bottom"/>
          </w:tcPr>
          <w:p w14:paraId="5F8B2FEC" w14:textId="1260BAEA" w:rsidR="00444858" w:rsidRPr="00F607F1" w:rsidRDefault="00444858" w:rsidP="00136E6C">
            <w:pPr>
              <w:keepNext/>
              <w:jc w:val="center"/>
              <w:rPr>
                <w:rFonts w:ascii="Calibri" w:hAnsi="Calibri"/>
                <w:sz w:val="18"/>
                <w:szCs w:val="18"/>
              </w:rPr>
            </w:pPr>
            <w:r w:rsidRPr="00F607F1">
              <w:rPr>
                <w:rFonts w:ascii="Calibri" w:hAnsi="Calibri"/>
                <w:sz w:val="18"/>
                <w:szCs w:val="18"/>
              </w:rPr>
              <w:t>Indoor Unit Serial Number</w:t>
            </w:r>
          </w:p>
        </w:tc>
        <w:tc>
          <w:tcPr>
            <w:tcW w:w="1170" w:type="dxa"/>
          </w:tcPr>
          <w:p w14:paraId="79BA59B5" w14:textId="24BB2203" w:rsidR="00444858" w:rsidRPr="00F607F1" w:rsidRDefault="00444858" w:rsidP="00444858">
            <w:pPr>
              <w:keepNext/>
              <w:jc w:val="center"/>
              <w:rPr>
                <w:rFonts w:ascii="Calibri" w:hAnsi="Calibri"/>
                <w:sz w:val="18"/>
                <w:szCs w:val="18"/>
              </w:rPr>
            </w:pPr>
          </w:p>
        </w:tc>
      </w:tr>
      <w:tr w:rsidR="003150AE" w:rsidRPr="00F607F1" w14:paraId="560BFA36" w14:textId="77777777" w:rsidTr="008960C4">
        <w:trPr>
          <w:cantSplit/>
          <w:trHeight w:val="360"/>
        </w:trPr>
        <w:tc>
          <w:tcPr>
            <w:tcW w:w="1199" w:type="dxa"/>
          </w:tcPr>
          <w:p w14:paraId="616C8E56" w14:textId="77777777" w:rsidR="003150AE" w:rsidRPr="00F607F1" w:rsidRDefault="003150AE" w:rsidP="00444858">
            <w:pPr>
              <w:keepNext/>
              <w:rPr>
                <w:rFonts w:ascii="Calibri" w:hAnsi="Calibri"/>
                <w:sz w:val="18"/>
                <w:szCs w:val="18"/>
              </w:rPr>
            </w:pPr>
          </w:p>
        </w:tc>
        <w:tc>
          <w:tcPr>
            <w:tcW w:w="1199" w:type="dxa"/>
          </w:tcPr>
          <w:p w14:paraId="1C9D6E82" w14:textId="77777777" w:rsidR="003150AE" w:rsidRPr="00F607F1" w:rsidRDefault="003150AE" w:rsidP="00444858">
            <w:pPr>
              <w:keepNext/>
              <w:rPr>
                <w:rFonts w:ascii="Calibri" w:hAnsi="Calibri"/>
                <w:sz w:val="18"/>
                <w:szCs w:val="18"/>
              </w:rPr>
            </w:pPr>
          </w:p>
        </w:tc>
        <w:tc>
          <w:tcPr>
            <w:tcW w:w="1199" w:type="dxa"/>
          </w:tcPr>
          <w:p w14:paraId="5EA52EF7" w14:textId="77777777" w:rsidR="003150AE" w:rsidRPr="00F607F1" w:rsidRDefault="003150AE" w:rsidP="00444858">
            <w:pPr>
              <w:keepNext/>
              <w:rPr>
                <w:rFonts w:ascii="Calibri" w:hAnsi="Calibri"/>
                <w:sz w:val="18"/>
                <w:szCs w:val="18"/>
              </w:rPr>
            </w:pPr>
          </w:p>
        </w:tc>
        <w:tc>
          <w:tcPr>
            <w:tcW w:w="1199" w:type="dxa"/>
          </w:tcPr>
          <w:p w14:paraId="0207AD59" w14:textId="77777777" w:rsidR="003150AE" w:rsidRPr="00F607F1" w:rsidRDefault="003150AE" w:rsidP="00444858">
            <w:pPr>
              <w:keepNext/>
              <w:rPr>
                <w:rFonts w:ascii="Calibri" w:hAnsi="Calibri"/>
                <w:sz w:val="18"/>
                <w:szCs w:val="18"/>
              </w:rPr>
            </w:pPr>
          </w:p>
        </w:tc>
        <w:tc>
          <w:tcPr>
            <w:tcW w:w="1199" w:type="dxa"/>
          </w:tcPr>
          <w:p w14:paraId="7B91ED38" w14:textId="77777777" w:rsidR="003150AE" w:rsidRPr="00F607F1" w:rsidRDefault="003150AE" w:rsidP="00444858">
            <w:pPr>
              <w:keepNext/>
              <w:rPr>
                <w:rFonts w:ascii="Calibri" w:hAnsi="Calibri"/>
                <w:sz w:val="18"/>
                <w:szCs w:val="18"/>
              </w:rPr>
            </w:pPr>
          </w:p>
        </w:tc>
        <w:tc>
          <w:tcPr>
            <w:tcW w:w="1200" w:type="dxa"/>
          </w:tcPr>
          <w:p w14:paraId="28467EE6" w14:textId="77777777" w:rsidR="003150AE" w:rsidRPr="00F607F1" w:rsidRDefault="003150AE" w:rsidP="00444858">
            <w:pPr>
              <w:keepNext/>
              <w:rPr>
                <w:rFonts w:ascii="Calibri" w:hAnsi="Calibri"/>
                <w:sz w:val="18"/>
                <w:szCs w:val="18"/>
              </w:rPr>
            </w:pPr>
          </w:p>
        </w:tc>
        <w:tc>
          <w:tcPr>
            <w:tcW w:w="1831" w:type="dxa"/>
          </w:tcPr>
          <w:p w14:paraId="337F0A35" w14:textId="77777777" w:rsidR="003150AE" w:rsidRPr="00F607F1" w:rsidRDefault="003150AE" w:rsidP="00444858">
            <w:pPr>
              <w:keepNext/>
              <w:rPr>
                <w:rFonts w:ascii="Calibri" w:hAnsi="Calibri"/>
                <w:sz w:val="18"/>
                <w:szCs w:val="18"/>
              </w:rPr>
            </w:pPr>
          </w:p>
        </w:tc>
        <w:tc>
          <w:tcPr>
            <w:tcW w:w="2100" w:type="dxa"/>
          </w:tcPr>
          <w:p w14:paraId="2BB76620" w14:textId="77777777" w:rsidR="003150AE" w:rsidRPr="00F607F1" w:rsidRDefault="003150AE" w:rsidP="00444858">
            <w:pPr>
              <w:keepNext/>
              <w:rPr>
                <w:rFonts w:ascii="Calibri" w:hAnsi="Calibri"/>
                <w:sz w:val="18"/>
                <w:szCs w:val="18"/>
              </w:rPr>
            </w:pPr>
          </w:p>
        </w:tc>
        <w:tc>
          <w:tcPr>
            <w:tcW w:w="2100" w:type="dxa"/>
          </w:tcPr>
          <w:p w14:paraId="35D5AF6B" w14:textId="77777777" w:rsidR="003150AE" w:rsidRPr="00F607F1" w:rsidRDefault="003150AE" w:rsidP="00444858">
            <w:pPr>
              <w:keepNext/>
              <w:rPr>
                <w:rFonts w:ascii="Calibri" w:hAnsi="Calibri"/>
                <w:sz w:val="18"/>
                <w:szCs w:val="18"/>
              </w:rPr>
            </w:pPr>
          </w:p>
        </w:tc>
        <w:tc>
          <w:tcPr>
            <w:tcW w:w="1170" w:type="dxa"/>
          </w:tcPr>
          <w:p w14:paraId="61B774E2" w14:textId="77777777" w:rsidR="003150AE" w:rsidRPr="00F607F1" w:rsidRDefault="003150AE" w:rsidP="00444858">
            <w:pPr>
              <w:keepNext/>
              <w:rPr>
                <w:rFonts w:ascii="Calibri" w:hAnsi="Calibri"/>
                <w:sz w:val="18"/>
                <w:szCs w:val="18"/>
              </w:rPr>
            </w:pPr>
          </w:p>
        </w:tc>
      </w:tr>
      <w:tr w:rsidR="00444858" w:rsidRPr="00F607F1" w14:paraId="62637074" w14:textId="77777777" w:rsidTr="008960C4">
        <w:trPr>
          <w:cantSplit/>
          <w:trHeight w:val="360"/>
        </w:trPr>
        <w:tc>
          <w:tcPr>
            <w:tcW w:w="1199" w:type="dxa"/>
          </w:tcPr>
          <w:p w14:paraId="24023315" w14:textId="77777777" w:rsidR="00444858" w:rsidRPr="00F607F1" w:rsidRDefault="00444858" w:rsidP="00444858">
            <w:pPr>
              <w:keepNext/>
              <w:rPr>
                <w:rFonts w:ascii="Calibri" w:hAnsi="Calibri"/>
                <w:sz w:val="18"/>
                <w:szCs w:val="18"/>
              </w:rPr>
            </w:pPr>
          </w:p>
        </w:tc>
        <w:tc>
          <w:tcPr>
            <w:tcW w:w="1199" w:type="dxa"/>
          </w:tcPr>
          <w:p w14:paraId="036E76BD" w14:textId="77777777" w:rsidR="00444858" w:rsidRPr="00F607F1" w:rsidRDefault="00444858" w:rsidP="00444858">
            <w:pPr>
              <w:keepNext/>
              <w:rPr>
                <w:rFonts w:ascii="Calibri" w:hAnsi="Calibri"/>
                <w:sz w:val="18"/>
                <w:szCs w:val="18"/>
              </w:rPr>
            </w:pPr>
          </w:p>
        </w:tc>
        <w:tc>
          <w:tcPr>
            <w:tcW w:w="1199" w:type="dxa"/>
          </w:tcPr>
          <w:p w14:paraId="3FCDD66D" w14:textId="77777777" w:rsidR="00444858" w:rsidRPr="00F607F1" w:rsidRDefault="00444858" w:rsidP="00444858">
            <w:pPr>
              <w:keepNext/>
              <w:rPr>
                <w:rFonts w:ascii="Calibri" w:hAnsi="Calibri"/>
                <w:sz w:val="18"/>
                <w:szCs w:val="18"/>
              </w:rPr>
            </w:pPr>
          </w:p>
        </w:tc>
        <w:tc>
          <w:tcPr>
            <w:tcW w:w="1199" w:type="dxa"/>
          </w:tcPr>
          <w:p w14:paraId="56A7DC0D" w14:textId="77777777" w:rsidR="00444858" w:rsidRPr="00F607F1" w:rsidRDefault="00444858" w:rsidP="00444858">
            <w:pPr>
              <w:keepNext/>
              <w:rPr>
                <w:rFonts w:ascii="Calibri" w:hAnsi="Calibri"/>
                <w:sz w:val="18"/>
                <w:szCs w:val="18"/>
              </w:rPr>
            </w:pPr>
          </w:p>
        </w:tc>
        <w:tc>
          <w:tcPr>
            <w:tcW w:w="1199" w:type="dxa"/>
          </w:tcPr>
          <w:p w14:paraId="00B1D15E" w14:textId="77777777" w:rsidR="00444858" w:rsidRPr="00F607F1" w:rsidRDefault="00444858" w:rsidP="00444858">
            <w:pPr>
              <w:keepNext/>
              <w:rPr>
                <w:rFonts w:ascii="Calibri" w:hAnsi="Calibri"/>
                <w:sz w:val="18"/>
                <w:szCs w:val="18"/>
              </w:rPr>
            </w:pPr>
          </w:p>
        </w:tc>
        <w:tc>
          <w:tcPr>
            <w:tcW w:w="1200" w:type="dxa"/>
          </w:tcPr>
          <w:p w14:paraId="40B9B32E" w14:textId="77777777" w:rsidR="00444858" w:rsidRPr="00F607F1" w:rsidRDefault="00444858" w:rsidP="00444858">
            <w:pPr>
              <w:keepNext/>
              <w:rPr>
                <w:rFonts w:ascii="Calibri" w:hAnsi="Calibri"/>
                <w:sz w:val="18"/>
                <w:szCs w:val="18"/>
              </w:rPr>
            </w:pPr>
          </w:p>
        </w:tc>
        <w:tc>
          <w:tcPr>
            <w:tcW w:w="1831" w:type="dxa"/>
          </w:tcPr>
          <w:p w14:paraId="2F1BAFC0" w14:textId="77777777" w:rsidR="00444858" w:rsidRPr="00F607F1" w:rsidRDefault="00444858" w:rsidP="00444858">
            <w:pPr>
              <w:keepNext/>
              <w:rPr>
                <w:rFonts w:ascii="Calibri" w:hAnsi="Calibri"/>
                <w:sz w:val="18"/>
                <w:szCs w:val="18"/>
              </w:rPr>
            </w:pPr>
            <w:r w:rsidRPr="00F607F1">
              <w:rPr>
                <w:rFonts w:ascii="Calibri" w:hAnsi="Calibri"/>
                <w:sz w:val="18"/>
                <w:szCs w:val="18"/>
              </w:rPr>
              <w:t xml:space="preserve"> </w:t>
            </w:r>
          </w:p>
        </w:tc>
        <w:tc>
          <w:tcPr>
            <w:tcW w:w="2100" w:type="dxa"/>
          </w:tcPr>
          <w:p w14:paraId="543214FE" w14:textId="77777777" w:rsidR="00444858" w:rsidRPr="00F607F1" w:rsidRDefault="00444858" w:rsidP="00444858">
            <w:pPr>
              <w:keepNext/>
              <w:rPr>
                <w:rFonts w:ascii="Calibri" w:hAnsi="Calibri"/>
                <w:sz w:val="18"/>
                <w:szCs w:val="18"/>
              </w:rPr>
            </w:pPr>
          </w:p>
        </w:tc>
        <w:tc>
          <w:tcPr>
            <w:tcW w:w="2100" w:type="dxa"/>
          </w:tcPr>
          <w:p w14:paraId="205C2F9D" w14:textId="77777777" w:rsidR="00444858" w:rsidRPr="00F607F1" w:rsidRDefault="00444858" w:rsidP="00444858">
            <w:pPr>
              <w:keepNext/>
              <w:rPr>
                <w:rFonts w:ascii="Calibri" w:hAnsi="Calibri"/>
                <w:sz w:val="18"/>
                <w:szCs w:val="18"/>
              </w:rPr>
            </w:pPr>
          </w:p>
        </w:tc>
        <w:tc>
          <w:tcPr>
            <w:tcW w:w="1170" w:type="dxa"/>
          </w:tcPr>
          <w:p w14:paraId="0B9B5DA0" w14:textId="77777777" w:rsidR="00444858" w:rsidRPr="00F607F1" w:rsidRDefault="00444858" w:rsidP="00444858">
            <w:pPr>
              <w:keepNext/>
              <w:rPr>
                <w:rFonts w:ascii="Calibri" w:hAnsi="Calibri"/>
                <w:sz w:val="18"/>
                <w:szCs w:val="18"/>
              </w:rPr>
            </w:pPr>
          </w:p>
        </w:tc>
      </w:tr>
      <w:tr w:rsidR="00444858" w:rsidRPr="00F607F1" w14:paraId="30D472C1" w14:textId="77777777" w:rsidTr="0063131D">
        <w:trPr>
          <w:cantSplit/>
        </w:trPr>
        <w:tc>
          <w:tcPr>
            <w:tcW w:w="14396" w:type="dxa"/>
            <w:gridSpan w:val="10"/>
          </w:tcPr>
          <w:p w14:paraId="1BDE0E39"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61432BFB" w14:textId="3ABEA8FD" w:rsidR="00444858" w:rsidRPr="00F607F1" w:rsidRDefault="00444858" w:rsidP="00444858">
      <w:pPr>
        <w:rPr>
          <w:rFonts w:ascii="Calibri" w:hAnsi="Calibri"/>
          <w:sz w:val="18"/>
          <w:szCs w:val="18"/>
        </w:rPr>
      </w:pPr>
    </w:p>
    <w:p w14:paraId="3F65D1BE" w14:textId="77777777" w:rsidR="003150AE" w:rsidRPr="00F607F1"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F607F1" w14:paraId="10C076CA" w14:textId="77777777" w:rsidTr="0063131D">
        <w:trPr>
          <w:cantSplit/>
        </w:trPr>
        <w:tc>
          <w:tcPr>
            <w:tcW w:w="14373" w:type="dxa"/>
            <w:gridSpan w:val="5"/>
            <w:shd w:val="clear" w:color="auto" w:fill="auto"/>
          </w:tcPr>
          <w:p w14:paraId="7F523B78" w14:textId="02A3A7FE" w:rsidR="00444858" w:rsidRPr="00F607F1" w:rsidRDefault="00444858" w:rsidP="0063131D">
            <w:pPr>
              <w:keepNext/>
              <w:rPr>
                <w:rFonts w:ascii="Calibri" w:hAnsi="Calibri"/>
                <w:b/>
                <w:sz w:val="18"/>
                <w:szCs w:val="18"/>
              </w:rPr>
            </w:pPr>
            <w:r w:rsidRPr="00F607F1">
              <w:rPr>
                <w:rFonts w:ascii="Calibri" w:hAnsi="Calibri"/>
                <w:b/>
                <w:sz w:val="18"/>
                <w:szCs w:val="18"/>
              </w:rPr>
              <w:lastRenderedPageBreak/>
              <w:t>I. Installed Heat Pump System – Split System Condensing Unit or Package Unit Equipment Information</w:t>
            </w:r>
          </w:p>
        </w:tc>
      </w:tr>
      <w:tr w:rsidR="00444858" w:rsidRPr="00F607F1" w14:paraId="66BD91C9" w14:textId="77777777" w:rsidTr="0063131D">
        <w:trPr>
          <w:cantSplit/>
          <w:trHeight w:val="188"/>
        </w:trPr>
        <w:tc>
          <w:tcPr>
            <w:tcW w:w="1437" w:type="dxa"/>
            <w:vAlign w:val="bottom"/>
          </w:tcPr>
          <w:p w14:paraId="4299D12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19" w:type="dxa"/>
            <w:vAlign w:val="bottom"/>
          </w:tcPr>
          <w:p w14:paraId="21FA116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3839" w:type="dxa"/>
            <w:vAlign w:val="bottom"/>
          </w:tcPr>
          <w:p w14:paraId="117B3BE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3839" w:type="dxa"/>
            <w:vAlign w:val="bottom"/>
          </w:tcPr>
          <w:p w14:paraId="3FB67E7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3839" w:type="dxa"/>
            <w:vAlign w:val="bottom"/>
          </w:tcPr>
          <w:p w14:paraId="571F4C4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r>
      <w:tr w:rsidR="00444858" w:rsidRPr="00F607F1" w14:paraId="1E6DA01C" w14:textId="77777777" w:rsidTr="0063131D">
        <w:trPr>
          <w:cantSplit/>
          <w:trHeight w:val="576"/>
        </w:trPr>
        <w:tc>
          <w:tcPr>
            <w:tcW w:w="1437" w:type="dxa"/>
            <w:vAlign w:val="bottom"/>
          </w:tcPr>
          <w:p w14:paraId="118EB7FF" w14:textId="77777777" w:rsidR="00444858" w:rsidRPr="00F607F1" w:rsidRDefault="00444858" w:rsidP="00444858">
            <w:pPr>
              <w:keepNext/>
              <w:jc w:val="center"/>
              <w:rPr>
                <w:rFonts w:ascii="Calibri" w:hAnsi="Calibri"/>
                <w:b/>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419" w:type="dxa"/>
            <w:vAlign w:val="bottom"/>
          </w:tcPr>
          <w:p w14:paraId="2B355B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3839" w:type="dxa"/>
            <w:vAlign w:val="bottom"/>
          </w:tcPr>
          <w:p w14:paraId="38FC4C26"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Manufacturer</w:t>
            </w:r>
          </w:p>
        </w:tc>
        <w:tc>
          <w:tcPr>
            <w:tcW w:w="3839" w:type="dxa"/>
            <w:vAlign w:val="bottom"/>
          </w:tcPr>
          <w:p w14:paraId="420229F7"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Model Number</w:t>
            </w:r>
          </w:p>
        </w:tc>
        <w:tc>
          <w:tcPr>
            <w:tcW w:w="3839" w:type="dxa"/>
            <w:vAlign w:val="bottom"/>
          </w:tcPr>
          <w:p w14:paraId="6810D29A"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or Package Unit </w:t>
            </w:r>
          </w:p>
          <w:p w14:paraId="686C5108"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Serial Number</w:t>
            </w:r>
          </w:p>
        </w:tc>
      </w:tr>
      <w:tr w:rsidR="00444858" w:rsidRPr="00F607F1" w14:paraId="4F5425AD" w14:textId="77777777" w:rsidTr="00484C46">
        <w:trPr>
          <w:cantSplit/>
          <w:trHeight w:val="360"/>
        </w:trPr>
        <w:tc>
          <w:tcPr>
            <w:tcW w:w="1437" w:type="dxa"/>
          </w:tcPr>
          <w:p w14:paraId="3DF7CB12" w14:textId="77777777" w:rsidR="00444858" w:rsidRPr="00F607F1" w:rsidRDefault="00444858" w:rsidP="00444858">
            <w:pPr>
              <w:keepNext/>
              <w:rPr>
                <w:rFonts w:ascii="Calibri" w:hAnsi="Calibri"/>
                <w:sz w:val="18"/>
                <w:szCs w:val="18"/>
              </w:rPr>
            </w:pPr>
          </w:p>
        </w:tc>
        <w:tc>
          <w:tcPr>
            <w:tcW w:w="1419" w:type="dxa"/>
          </w:tcPr>
          <w:p w14:paraId="663658F0" w14:textId="77777777" w:rsidR="00444858" w:rsidRPr="00F607F1" w:rsidRDefault="00444858" w:rsidP="00444858">
            <w:pPr>
              <w:keepNext/>
              <w:rPr>
                <w:rFonts w:ascii="Calibri" w:hAnsi="Calibri"/>
                <w:sz w:val="18"/>
                <w:szCs w:val="18"/>
              </w:rPr>
            </w:pPr>
          </w:p>
        </w:tc>
        <w:tc>
          <w:tcPr>
            <w:tcW w:w="3839" w:type="dxa"/>
          </w:tcPr>
          <w:p w14:paraId="4DFEE280" w14:textId="77777777" w:rsidR="00444858" w:rsidRPr="00F607F1" w:rsidRDefault="00444858" w:rsidP="00444858">
            <w:pPr>
              <w:keepNext/>
              <w:rPr>
                <w:rFonts w:ascii="Calibri" w:hAnsi="Calibri"/>
                <w:sz w:val="18"/>
                <w:szCs w:val="18"/>
              </w:rPr>
            </w:pPr>
          </w:p>
        </w:tc>
        <w:tc>
          <w:tcPr>
            <w:tcW w:w="3839" w:type="dxa"/>
          </w:tcPr>
          <w:p w14:paraId="4644373E" w14:textId="77777777" w:rsidR="00444858" w:rsidRPr="00F607F1" w:rsidRDefault="00444858" w:rsidP="00444858">
            <w:pPr>
              <w:keepNext/>
              <w:rPr>
                <w:rFonts w:ascii="Calibri" w:hAnsi="Calibri"/>
                <w:sz w:val="18"/>
                <w:szCs w:val="18"/>
              </w:rPr>
            </w:pPr>
          </w:p>
        </w:tc>
        <w:tc>
          <w:tcPr>
            <w:tcW w:w="3839" w:type="dxa"/>
          </w:tcPr>
          <w:p w14:paraId="42083132" w14:textId="77777777" w:rsidR="00444858" w:rsidRPr="00F607F1" w:rsidRDefault="00444858" w:rsidP="00444858">
            <w:pPr>
              <w:keepNext/>
              <w:rPr>
                <w:rFonts w:ascii="Calibri" w:hAnsi="Calibri"/>
                <w:sz w:val="18"/>
                <w:szCs w:val="18"/>
              </w:rPr>
            </w:pPr>
          </w:p>
        </w:tc>
      </w:tr>
      <w:tr w:rsidR="00444858" w:rsidRPr="00F607F1" w14:paraId="225B36BC" w14:textId="77777777" w:rsidTr="00484C46">
        <w:trPr>
          <w:cantSplit/>
          <w:trHeight w:val="360"/>
        </w:trPr>
        <w:tc>
          <w:tcPr>
            <w:tcW w:w="1437" w:type="dxa"/>
          </w:tcPr>
          <w:p w14:paraId="6A3647DE" w14:textId="77777777" w:rsidR="00444858" w:rsidRPr="00F607F1" w:rsidRDefault="00444858" w:rsidP="00444858">
            <w:pPr>
              <w:keepNext/>
              <w:rPr>
                <w:rFonts w:ascii="Calibri" w:hAnsi="Calibri"/>
                <w:sz w:val="18"/>
                <w:szCs w:val="18"/>
              </w:rPr>
            </w:pPr>
          </w:p>
        </w:tc>
        <w:tc>
          <w:tcPr>
            <w:tcW w:w="1419" w:type="dxa"/>
          </w:tcPr>
          <w:p w14:paraId="3F7010AD" w14:textId="77777777" w:rsidR="00444858" w:rsidRPr="00F607F1" w:rsidRDefault="00444858" w:rsidP="00444858">
            <w:pPr>
              <w:keepNext/>
              <w:rPr>
                <w:rFonts w:ascii="Calibri" w:hAnsi="Calibri"/>
                <w:sz w:val="18"/>
                <w:szCs w:val="18"/>
              </w:rPr>
            </w:pPr>
          </w:p>
        </w:tc>
        <w:tc>
          <w:tcPr>
            <w:tcW w:w="3839" w:type="dxa"/>
          </w:tcPr>
          <w:p w14:paraId="493C8E72" w14:textId="77777777" w:rsidR="00444858" w:rsidRPr="00F607F1" w:rsidRDefault="00444858" w:rsidP="00444858">
            <w:pPr>
              <w:keepNext/>
              <w:rPr>
                <w:rFonts w:ascii="Calibri" w:hAnsi="Calibri"/>
                <w:sz w:val="18"/>
                <w:szCs w:val="18"/>
              </w:rPr>
            </w:pPr>
          </w:p>
        </w:tc>
        <w:tc>
          <w:tcPr>
            <w:tcW w:w="3839" w:type="dxa"/>
          </w:tcPr>
          <w:p w14:paraId="33317DD6" w14:textId="77777777" w:rsidR="00444858" w:rsidRPr="00F607F1" w:rsidRDefault="00444858" w:rsidP="00444858">
            <w:pPr>
              <w:keepNext/>
              <w:rPr>
                <w:rFonts w:ascii="Calibri" w:hAnsi="Calibri"/>
                <w:sz w:val="18"/>
                <w:szCs w:val="18"/>
              </w:rPr>
            </w:pPr>
          </w:p>
        </w:tc>
        <w:tc>
          <w:tcPr>
            <w:tcW w:w="3839" w:type="dxa"/>
          </w:tcPr>
          <w:p w14:paraId="0CB54D18" w14:textId="77777777" w:rsidR="00444858" w:rsidRPr="00F607F1" w:rsidRDefault="00444858" w:rsidP="00444858">
            <w:pPr>
              <w:keepNext/>
              <w:rPr>
                <w:rFonts w:ascii="Calibri" w:hAnsi="Calibri"/>
                <w:sz w:val="18"/>
                <w:szCs w:val="18"/>
              </w:rPr>
            </w:pPr>
          </w:p>
        </w:tc>
      </w:tr>
      <w:tr w:rsidR="00444858" w:rsidRPr="00F607F1" w14:paraId="28CBF63C" w14:textId="77777777" w:rsidTr="0063131D">
        <w:trPr>
          <w:cantSplit/>
        </w:trPr>
        <w:tc>
          <w:tcPr>
            <w:tcW w:w="14373" w:type="dxa"/>
            <w:gridSpan w:val="5"/>
          </w:tcPr>
          <w:p w14:paraId="204F99CC"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33B22E72" w14:textId="77777777" w:rsidR="00444858" w:rsidRPr="00F607F1" w:rsidRDefault="00444858" w:rsidP="00444858">
      <w:pPr>
        <w:rPr>
          <w:rFonts w:ascii="Calibri" w:hAnsi="Calibri"/>
          <w:sz w:val="18"/>
          <w:szCs w:val="18"/>
        </w:rPr>
      </w:pPr>
    </w:p>
    <w:p w14:paraId="55AC8C4D"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F607F1" w14:paraId="30D330E1" w14:textId="77777777" w:rsidTr="00444858">
        <w:trPr>
          <w:cantSplit/>
        </w:trPr>
        <w:tc>
          <w:tcPr>
            <w:tcW w:w="14390" w:type="dxa"/>
            <w:gridSpan w:val="10"/>
          </w:tcPr>
          <w:p w14:paraId="67548730" w14:textId="59D9A36F" w:rsidR="00444858" w:rsidRPr="00F607F1" w:rsidRDefault="00444858" w:rsidP="00444858">
            <w:pPr>
              <w:keepNext/>
              <w:rPr>
                <w:rFonts w:ascii="Calibri" w:hAnsi="Calibri"/>
                <w:b/>
                <w:sz w:val="18"/>
                <w:szCs w:val="18"/>
              </w:rPr>
            </w:pPr>
            <w:r w:rsidRPr="00F607F1">
              <w:rPr>
                <w:rFonts w:ascii="Calibri" w:hAnsi="Calibri"/>
                <w:b/>
                <w:sz w:val="18"/>
                <w:szCs w:val="18"/>
              </w:rPr>
              <w:t>J. Installed Heat Pump System – Efficiency and Performance Compliance Information</w:t>
            </w:r>
          </w:p>
        </w:tc>
      </w:tr>
      <w:tr w:rsidR="00444858" w:rsidRPr="00F607F1" w14:paraId="5C02D152" w14:textId="77777777" w:rsidTr="00C7513A">
        <w:trPr>
          <w:cantSplit/>
          <w:trHeight w:val="224"/>
        </w:trPr>
        <w:tc>
          <w:tcPr>
            <w:tcW w:w="1439" w:type="dxa"/>
            <w:vAlign w:val="bottom"/>
          </w:tcPr>
          <w:p w14:paraId="3106E58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39" w:type="dxa"/>
            <w:vAlign w:val="bottom"/>
          </w:tcPr>
          <w:p w14:paraId="70A14CC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439" w:type="dxa"/>
            <w:vAlign w:val="bottom"/>
          </w:tcPr>
          <w:p w14:paraId="770C5AF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439" w:type="dxa"/>
            <w:vAlign w:val="bottom"/>
          </w:tcPr>
          <w:p w14:paraId="300AB7B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439" w:type="dxa"/>
            <w:vAlign w:val="bottom"/>
          </w:tcPr>
          <w:p w14:paraId="2637607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439" w:type="dxa"/>
            <w:vAlign w:val="bottom"/>
          </w:tcPr>
          <w:p w14:paraId="357CA5C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439" w:type="dxa"/>
            <w:vAlign w:val="bottom"/>
          </w:tcPr>
          <w:p w14:paraId="09F0700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439" w:type="dxa"/>
            <w:vAlign w:val="bottom"/>
          </w:tcPr>
          <w:p w14:paraId="680680E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439" w:type="dxa"/>
            <w:vAlign w:val="bottom"/>
          </w:tcPr>
          <w:p w14:paraId="5C8B046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439" w:type="dxa"/>
            <w:vAlign w:val="bottom"/>
          </w:tcPr>
          <w:p w14:paraId="5C34433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r>
      <w:tr w:rsidR="00444858" w:rsidRPr="00F607F1" w14:paraId="6F293EF9" w14:textId="77777777" w:rsidTr="00C7513A">
        <w:trPr>
          <w:cantSplit/>
          <w:trHeight w:val="576"/>
        </w:trPr>
        <w:tc>
          <w:tcPr>
            <w:tcW w:w="1439" w:type="dxa"/>
            <w:vAlign w:val="bottom"/>
          </w:tcPr>
          <w:p w14:paraId="73250FCD" w14:textId="1C1DB91E" w:rsidR="00444858" w:rsidRPr="00F607F1" w:rsidRDefault="00444858" w:rsidP="00444858">
            <w:pPr>
              <w:keepNext/>
              <w:jc w:val="center"/>
              <w:rPr>
                <w:rFonts w:ascii="Calibri" w:hAnsi="Calibri"/>
                <w:sz w:val="16"/>
                <w:szCs w:val="16"/>
              </w:rPr>
            </w:pPr>
            <w:r w:rsidRPr="00F607F1">
              <w:rPr>
                <w:rFonts w:ascii="Calibri" w:hAnsi="Calibri"/>
                <w:sz w:val="18"/>
                <w:szCs w:val="18"/>
              </w:rPr>
              <w:t>SC System ID/Name</w:t>
            </w:r>
            <w:r w:rsidR="008960C4" w:rsidRPr="00F607F1">
              <w:t xml:space="preserve"> </w:t>
            </w:r>
            <w:r w:rsidR="008960C4" w:rsidRPr="00F607F1">
              <w:rPr>
                <w:rFonts w:ascii="Calibri" w:hAnsi="Calibri"/>
                <w:sz w:val="18"/>
                <w:szCs w:val="18"/>
              </w:rPr>
              <w:t>from CF1R</w:t>
            </w:r>
          </w:p>
        </w:tc>
        <w:tc>
          <w:tcPr>
            <w:tcW w:w="1439" w:type="dxa"/>
            <w:vAlign w:val="bottom"/>
          </w:tcPr>
          <w:p w14:paraId="6FDC239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439" w:type="dxa"/>
            <w:vAlign w:val="bottom"/>
          </w:tcPr>
          <w:p w14:paraId="6B4DEB8F"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Efficiency Type</w:t>
            </w:r>
          </w:p>
        </w:tc>
        <w:tc>
          <w:tcPr>
            <w:tcW w:w="1439" w:type="dxa"/>
            <w:vAlign w:val="bottom"/>
          </w:tcPr>
          <w:p w14:paraId="2752C476"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Efficiency Value</w:t>
            </w:r>
          </w:p>
        </w:tc>
        <w:tc>
          <w:tcPr>
            <w:tcW w:w="1439" w:type="dxa"/>
            <w:vAlign w:val="bottom"/>
          </w:tcPr>
          <w:p w14:paraId="2D47B1EB"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3281500D"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Capacity at 47°F</w:t>
            </w:r>
          </w:p>
        </w:tc>
        <w:tc>
          <w:tcPr>
            <w:tcW w:w="1439" w:type="dxa"/>
            <w:vAlign w:val="bottom"/>
          </w:tcPr>
          <w:p w14:paraId="25E8C7B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6E4335EF"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Capacity at 17°F</w:t>
            </w:r>
          </w:p>
        </w:tc>
        <w:tc>
          <w:tcPr>
            <w:tcW w:w="1439" w:type="dxa"/>
            <w:vAlign w:val="bottom"/>
          </w:tcPr>
          <w:p w14:paraId="23790C56"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75DAF21E"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Cooling Efficiency</w:t>
            </w:r>
          </w:p>
          <w:p w14:paraId="6B874F8C" w14:textId="26F624D3" w:rsidR="00444858" w:rsidRPr="00F607F1" w:rsidRDefault="00444858" w:rsidP="00444858">
            <w:pPr>
              <w:keepNext/>
              <w:jc w:val="center"/>
              <w:rPr>
                <w:rFonts w:ascii="Calibri" w:hAnsi="Calibri"/>
                <w:sz w:val="16"/>
                <w:szCs w:val="16"/>
              </w:rPr>
            </w:pPr>
            <w:r w:rsidRPr="00F607F1">
              <w:rPr>
                <w:rFonts w:ascii="Calibri" w:hAnsi="Calibri"/>
                <w:sz w:val="16"/>
                <w:szCs w:val="16"/>
              </w:rPr>
              <w:t>SEER</w:t>
            </w:r>
            <w:r w:rsidR="00444751" w:rsidRPr="00F607F1">
              <w:rPr>
                <w:rFonts w:ascii="Calibri" w:hAnsi="Calibri"/>
                <w:sz w:val="16"/>
                <w:szCs w:val="16"/>
              </w:rPr>
              <w:t>/SEER2</w:t>
            </w:r>
          </w:p>
        </w:tc>
        <w:tc>
          <w:tcPr>
            <w:tcW w:w="1439" w:type="dxa"/>
            <w:vAlign w:val="bottom"/>
          </w:tcPr>
          <w:p w14:paraId="4103A85E"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445EF763"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Cooling Efficiency</w:t>
            </w:r>
          </w:p>
          <w:p w14:paraId="0A45779F" w14:textId="02815551" w:rsidR="00444858" w:rsidRPr="00F607F1" w:rsidRDefault="00444858" w:rsidP="00444858">
            <w:pPr>
              <w:keepNext/>
              <w:jc w:val="center"/>
              <w:rPr>
                <w:rFonts w:ascii="Calibri" w:hAnsi="Calibri"/>
                <w:sz w:val="16"/>
                <w:szCs w:val="16"/>
              </w:rPr>
            </w:pPr>
            <w:r w:rsidRPr="00F607F1">
              <w:rPr>
                <w:rFonts w:ascii="Calibri" w:hAnsi="Calibri"/>
                <w:sz w:val="16"/>
                <w:szCs w:val="16"/>
              </w:rPr>
              <w:t>EER</w:t>
            </w:r>
            <w:r w:rsidR="00444751" w:rsidRPr="00F607F1">
              <w:rPr>
                <w:rFonts w:ascii="Calibri" w:hAnsi="Calibri"/>
                <w:sz w:val="16"/>
                <w:szCs w:val="16"/>
              </w:rPr>
              <w:t>/EER2</w:t>
            </w:r>
          </w:p>
        </w:tc>
        <w:tc>
          <w:tcPr>
            <w:tcW w:w="1439" w:type="dxa"/>
            <w:vAlign w:val="bottom"/>
          </w:tcPr>
          <w:p w14:paraId="260ABC65"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Cooling Capacity at Design Conditions (Btu/h)</w:t>
            </w:r>
          </w:p>
        </w:tc>
        <w:tc>
          <w:tcPr>
            <w:tcW w:w="1439" w:type="dxa"/>
            <w:vAlign w:val="bottom"/>
          </w:tcPr>
          <w:p w14:paraId="04EA39E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Condenser Nominal Cooling Capacity</w:t>
            </w:r>
          </w:p>
          <w:p w14:paraId="28BCD44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(ton)</w:t>
            </w:r>
          </w:p>
        </w:tc>
      </w:tr>
      <w:tr w:rsidR="003150AE" w:rsidRPr="00F607F1" w14:paraId="248A263A" w14:textId="77777777" w:rsidTr="00484C46">
        <w:trPr>
          <w:cantSplit/>
          <w:trHeight w:val="360"/>
        </w:trPr>
        <w:tc>
          <w:tcPr>
            <w:tcW w:w="1439" w:type="dxa"/>
          </w:tcPr>
          <w:p w14:paraId="72098253" w14:textId="77777777" w:rsidR="003150AE" w:rsidRPr="00F607F1" w:rsidRDefault="003150AE" w:rsidP="00444858">
            <w:pPr>
              <w:keepNext/>
              <w:rPr>
                <w:rFonts w:ascii="Calibri" w:hAnsi="Calibri"/>
                <w:sz w:val="14"/>
                <w:szCs w:val="14"/>
              </w:rPr>
            </w:pPr>
          </w:p>
        </w:tc>
        <w:tc>
          <w:tcPr>
            <w:tcW w:w="1439" w:type="dxa"/>
          </w:tcPr>
          <w:p w14:paraId="71D99A78" w14:textId="77777777" w:rsidR="003150AE" w:rsidRPr="00F607F1" w:rsidRDefault="003150AE" w:rsidP="00444858">
            <w:pPr>
              <w:keepNext/>
              <w:rPr>
                <w:rFonts w:ascii="Calibri" w:hAnsi="Calibri"/>
                <w:sz w:val="14"/>
                <w:szCs w:val="14"/>
              </w:rPr>
            </w:pPr>
          </w:p>
        </w:tc>
        <w:tc>
          <w:tcPr>
            <w:tcW w:w="1439" w:type="dxa"/>
          </w:tcPr>
          <w:p w14:paraId="4407D239" w14:textId="77777777" w:rsidR="003150AE" w:rsidRPr="00F607F1" w:rsidRDefault="003150AE" w:rsidP="00444858">
            <w:pPr>
              <w:keepNext/>
              <w:rPr>
                <w:rFonts w:ascii="Calibri" w:hAnsi="Calibri"/>
                <w:sz w:val="14"/>
                <w:szCs w:val="14"/>
              </w:rPr>
            </w:pPr>
          </w:p>
        </w:tc>
        <w:tc>
          <w:tcPr>
            <w:tcW w:w="1439" w:type="dxa"/>
          </w:tcPr>
          <w:p w14:paraId="7B18AC72" w14:textId="77777777" w:rsidR="003150AE" w:rsidRPr="00F607F1" w:rsidRDefault="003150AE" w:rsidP="00444858">
            <w:pPr>
              <w:keepNext/>
              <w:rPr>
                <w:rFonts w:ascii="Calibri" w:hAnsi="Calibri"/>
                <w:sz w:val="14"/>
                <w:szCs w:val="14"/>
              </w:rPr>
            </w:pPr>
          </w:p>
        </w:tc>
        <w:tc>
          <w:tcPr>
            <w:tcW w:w="1439" w:type="dxa"/>
          </w:tcPr>
          <w:p w14:paraId="7C9C8626" w14:textId="77777777" w:rsidR="003150AE" w:rsidRPr="00F607F1" w:rsidRDefault="003150AE" w:rsidP="00444858">
            <w:pPr>
              <w:keepNext/>
              <w:rPr>
                <w:rFonts w:ascii="Calibri" w:hAnsi="Calibri"/>
                <w:sz w:val="14"/>
                <w:szCs w:val="14"/>
              </w:rPr>
            </w:pPr>
          </w:p>
        </w:tc>
        <w:tc>
          <w:tcPr>
            <w:tcW w:w="1439" w:type="dxa"/>
          </w:tcPr>
          <w:p w14:paraId="1BD36002" w14:textId="77777777" w:rsidR="003150AE" w:rsidRPr="00F607F1" w:rsidRDefault="003150AE" w:rsidP="00444858">
            <w:pPr>
              <w:keepNext/>
              <w:rPr>
                <w:rFonts w:ascii="Calibri" w:hAnsi="Calibri"/>
                <w:sz w:val="14"/>
                <w:szCs w:val="14"/>
              </w:rPr>
            </w:pPr>
          </w:p>
        </w:tc>
        <w:tc>
          <w:tcPr>
            <w:tcW w:w="1439" w:type="dxa"/>
          </w:tcPr>
          <w:p w14:paraId="1716FE7A" w14:textId="77777777" w:rsidR="003150AE" w:rsidRPr="00F607F1" w:rsidRDefault="003150AE" w:rsidP="00444858">
            <w:pPr>
              <w:keepNext/>
              <w:rPr>
                <w:rFonts w:ascii="Calibri" w:hAnsi="Calibri"/>
                <w:sz w:val="14"/>
                <w:szCs w:val="14"/>
              </w:rPr>
            </w:pPr>
          </w:p>
        </w:tc>
        <w:tc>
          <w:tcPr>
            <w:tcW w:w="1439" w:type="dxa"/>
          </w:tcPr>
          <w:p w14:paraId="682D4850" w14:textId="77777777" w:rsidR="003150AE" w:rsidRPr="00F607F1" w:rsidRDefault="003150AE" w:rsidP="00444858">
            <w:pPr>
              <w:keepNext/>
              <w:rPr>
                <w:rFonts w:ascii="Calibri" w:hAnsi="Calibri"/>
                <w:sz w:val="14"/>
                <w:szCs w:val="14"/>
              </w:rPr>
            </w:pPr>
          </w:p>
        </w:tc>
        <w:tc>
          <w:tcPr>
            <w:tcW w:w="1439" w:type="dxa"/>
          </w:tcPr>
          <w:p w14:paraId="2C3C1588" w14:textId="77777777" w:rsidR="003150AE" w:rsidRPr="00F607F1" w:rsidRDefault="003150AE" w:rsidP="00444858">
            <w:pPr>
              <w:keepNext/>
              <w:rPr>
                <w:rFonts w:ascii="Calibri" w:hAnsi="Calibri"/>
                <w:sz w:val="14"/>
                <w:szCs w:val="14"/>
              </w:rPr>
            </w:pPr>
          </w:p>
        </w:tc>
        <w:tc>
          <w:tcPr>
            <w:tcW w:w="1439" w:type="dxa"/>
          </w:tcPr>
          <w:p w14:paraId="1812CE89" w14:textId="77777777" w:rsidR="003150AE" w:rsidRPr="00F607F1" w:rsidRDefault="003150AE" w:rsidP="00444858">
            <w:pPr>
              <w:keepNext/>
              <w:rPr>
                <w:rFonts w:ascii="Calibri" w:hAnsi="Calibri"/>
                <w:sz w:val="14"/>
                <w:szCs w:val="14"/>
              </w:rPr>
            </w:pPr>
          </w:p>
        </w:tc>
      </w:tr>
      <w:tr w:rsidR="00444858" w:rsidRPr="00F607F1" w14:paraId="540CEBC6" w14:textId="77777777" w:rsidTr="00484C46">
        <w:trPr>
          <w:cantSplit/>
          <w:trHeight w:val="360"/>
        </w:trPr>
        <w:tc>
          <w:tcPr>
            <w:tcW w:w="1439" w:type="dxa"/>
          </w:tcPr>
          <w:p w14:paraId="1FF83CE0" w14:textId="77777777" w:rsidR="00444858" w:rsidRPr="00F607F1" w:rsidRDefault="00444858" w:rsidP="00444858">
            <w:pPr>
              <w:keepNext/>
              <w:rPr>
                <w:rFonts w:ascii="Calibri" w:hAnsi="Calibri"/>
                <w:sz w:val="14"/>
                <w:szCs w:val="14"/>
              </w:rPr>
            </w:pPr>
          </w:p>
        </w:tc>
        <w:tc>
          <w:tcPr>
            <w:tcW w:w="1439" w:type="dxa"/>
          </w:tcPr>
          <w:p w14:paraId="11441919" w14:textId="77777777" w:rsidR="00444858" w:rsidRPr="00F607F1" w:rsidRDefault="00444858" w:rsidP="00444858">
            <w:pPr>
              <w:keepNext/>
              <w:rPr>
                <w:rFonts w:ascii="Calibri" w:hAnsi="Calibri"/>
                <w:sz w:val="14"/>
                <w:szCs w:val="14"/>
              </w:rPr>
            </w:pPr>
          </w:p>
        </w:tc>
        <w:tc>
          <w:tcPr>
            <w:tcW w:w="1439" w:type="dxa"/>
          </w:tcPr>
          <w:p w14:paraId="7C837EA3" w14:textId="77777777" w:rsidR="00444858" w:rsidRPr="00F607F1" w:rsidRDefault="00444858" w:rsidP="00444858">
            <w:pPr>
              <w:keepNext/>
              <w:rPr>
                <w:rFonts w:ascii="Calibri" w:hAnsi="Calibri"/>
                <w:sz w:val="14"/>
                <w:szCs w:val="14"/>
              </w:rPr>
            </w:pPr>
          </w:p>
        </w:tc>
        <w:tc>
          <w:tcPr>
            <w:tcW w:w="1439" w:type="dxa"/>
          </w:tcPr>
          <w:p w14:paraId="5B9E3A02" w14:textId="77777777" w:rsidR="00444858" w:rsidRPr="00F607F1" w:rsidRDefault="00444858" w:rsidP="00444858">
            <w:pPr>
              <w:keepNext/>
              <w:rPr>
                <w:rFonts w:ascii="Calibri" w:hAnsi="Calibri"/>
                <w:sz w:val="14"/>
                <w:szCs w:val="14"/>
              </w:rPr>
            </w:pPr>
          </w:p>
        </w:tc>
        <w:tc>
          <w:tcPr>
            <w:tcW w:w="1439" w:type="dxa"/>
          </w:tcPr>
          <w:p w14:paraId="6024563C" w14:textId="77777777" w:rsidR="00444858" w:rsidRPr="00F607F1" w:rsidRDefault="00444858" w:rsidP="00444858">
            <w:pPr>
              <w:keepNext/>
              <w:rPr>
                <w:rFonts w:ascii="Calibri" w:hAnsi="Calibri"/>
                <w:sz w:val="14"/>
                <w:szCs w:val="14"/>
              </w:rPr>
            </w:pPr>
          </w:p>
        </w:tc>
        <w:tc>
          <w:tcPr>
            <w:tcW w:w="1439" w:type="dxa"/>
          </w:tcPr>
          <w:p w14:paraId="6D0D3122" w14:textId="77777777" w:rsidR="00444858" w:rsidRPr="00F607F1" w:rsidRDefault="00444858" w:rsidP="00444858">
            <w:pPr>
              <w:keepNext/>
              <w:rPr>
                <w:rFonts w:ascii="Calibri" w:hAnsi="Calibri"/>
                <w:sz w:val="14"/>
                <w:szCs w:val="14"/>
              </w:rPr>
            </w:pPr>
          </w:p>
        </w:tc>
        <w:tc>
          <w:tcPr>
            <w:tcW w:w="1439" w:type="dxa"/>
          </w:tcPr>
          <w:p w14:paraId="2E22D06D" w14:textId="77777777" w:rsidR="00444858" w:rsidRPr="00F607F1" w:rsidRDefault="00444858" w:rsidP="00444858">
            <w:pPr>
              <w:keepNext/>
              <w:rPr>
                <w:rFonts w:ascii="Calibri" w:hAnsi="Calibri"/>
                <w:sz w:val="14"/>
                <w:szCs w:val="14"/>
              </w:rPr>
            </w:pPr>
          </w:p>
        </w:tc>
        <w:tc>
          <w:tcPr>
            <w:tcW w:w="1439" w:type="dxa"/>
          </w:tcPr>
          <w:p w14:paraId="08A2AECE" w14:textId="77777777" w:rsidR="00444858" w:rsidRPr="00F607F1" w:rsidRDefault="00444858" w:rsidP="00444858">
            <w:pPr>
              <w:keepNext/>
              <w:rPr>
                <w:rFonts w:ascii="Calibri" w:hAnsi="Calibri"/>
                <w:sz w:val="14"/>
                <w:szCs w:val="14"/>
              </w:rPr>
            </w:pPr>
          </w:p>
        </w:tc>
        <w:tc>
          <w:tcPr>
            <w:tcW w:w="1439" w:type="dxa"/>
          </w:tcPr>
          <w:p w14:paraId="6418DA11" w14:textId="77777777" w:rsidR="00444858" w:rsidRPr="00F607F1" w:rsidRDefault="00444858" w:rsidP="00444858">
            <w:pPr>
              <w:keepNext/>
              <w:rPr>
                <w:rFonts w:ascii="Calibri" w:hAnsi="Calibri"/>
                <w:sz w:val="14"/>
                <w:szCs w:val="14"/>
              </w:rPr>
            </w:pPr>
          </w:p>
        </w:tc>
        <w:tc>
          <w:tcPr>
            <w:tcW w:w="1439" w:type="dxa"/>
          </w:tcPr>
          <w:p w14:paraId="2872B816" w14:textId="77777777" w:rsidR="00444858" w:rsidRPr="00F607F1" w:rsidRDefault="00444858" w:rsidP="00444858">
            <w:pPr>
              <w:keepNext/>
              <w:rPr>
                <w:rFonts w:ascii="Calibri" w:hAnsi="Calibri"/>
                <w:sz w:val="14"/>
                <w:szCs w:val="14"/>
              </w:rPr>
            </w:pPr>
          </w:p>
        </w:tc>
      </w:tr>
      <w:tr w:rsidR="00444858" w:rsidRPr="00F607F1" w14:paraId="260F6A77" w14:textId="77777777" w:rsidTr="00444858">
        <w:trPr>
          <w:cantSplit/>
        </w:trPr>
        <w:tc>
          <w:tcPr>
            <w:tcW w:w="14390" w:type="dxa"/>
            <w:gridSpan w:val="10"/>
          </w:tcPr>
          <w:p w14:paraId="0EBDE539"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387417E5" w14:textId="77777777" w:rsidR="00444858" w:rsidRPr="00F607F1" w:rsidRDefault="00444858" w:rsidP="00444858">
      <w:pPr>
        <w:rPr>
          <w:rFonts w:ascii="Calibri" w:hAnsi="Calibri"/>
          <w:sz w:val="18"/>
          <w:szCs w:val="18"/>
        </w:rPr>
      </w:pPr>
    </w:p>
    <w:p w14:paraId="2C74FCD3" w14:textId="45433275"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F607F1" w14:paraId="1305ED48" w14:textId="3EDBD7F2" w:rsidTr="0039014B">
        <w:trPr>
          <w:trHeight w:val="341"/>
        </w:trPr>
        <w:tc>
          <w:tcPr>
            <w:tcW w:w="14390" w:type="dxa"/>
            <w:gridSpan w:val="12"/>
          </w:tcPr>
          <w:p w14:paraId="12F82BB8" w14:textId="5CDFDE44" w:rsidR="0039014B" w:rsidRPr="00F607F1" w:rsidRDefault="0039014B" w:rsidP="004D48D8">
            <w:pPr>
              <w:keepNext/>
              <w:rPr>
                <w:rFonts w:ascii="Calibri" w:hAnsi="Calibri"/>
                <w:b/>
                <w:sz w:val="18"/>
                <w:szCs w:val="24"/>
              </w:rPr>
            </w:pPr>
            <w:r w:rsidRPr="00F607F1">
              <w:rPr>
                <w:rFonts w:ascii="Calibri" w:hAnsi="Calibri"/>
                <w:b/>
                <w:sz w:val="18"/>
                <w:szCs w:val="24"/>
              </w:rPr>
              <w:t>K. Altered Space Conditioning System Duct Information (&lt;75% of duct system is altered; or duct system is not altered)</w:t>
            </w:r>
          </w:p>
        </w:tc>
      </w:tr>
      <w:tr w:rsidR="0039014B" w:rsidRPr="00F607F1" w14:paraId="6BACE66A" w14:textId="55B1EC49" w:rsidTr="0039014B">
        <w:trPr>
          <w:trHeight w:val="223"/>
        </w:trPr>
        <w:tc>
          <w:tcPr>
            <w:tcW w:w="1199" w:type="dxa"/>
            <w:shd w:val="clear" w:color="auto" w:fill="auto"/>
          </w:tcPr>
          <w:p w14:paraId="656C8EC3"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01</w:t>
            </w:r>
          </w:p>
        </w:tc>
        <w:tc>
          <w:tcPr>
            <w:tcW w:w="1199" w:type="dxa"/>
          </w:tcPr>
          <w:p w14:paraId="10ADC41B"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02</w:t>
            </w:r>
          </w:p>
        </w:tc>
        <w:tc>
          <w:tcPr>
            <w:tcW w:w="1199" w:type="dxa"/>
          </w:tcPr>
          <w:p w14:paraId="7548FD8C"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03</w:t>
            </w:r>
          </w:p>
        </w:tc>
        <w:tc>
          <w:tcPr>
            <w:tcW w:w="1199" w:type="dxa"/>
          </w:tcPr>
          <w:p w14:paraId="0C33D77A"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04</w:t>
            </w:r>
          </w:p>
        </w:tc>
        <w:tc>
          <w:tcPr>
            <w:tcW w:w="1199" w:type="dxa"/>
          </w:tcPr>
          <w:p w14:paraId="3BDE214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05</w:t>
            </w:r>
          </w:p>
        </w:tc>
        <w:tc>
          <w:tcPr>
            <w:tcW w:w="1200" w:type="dxa"/>
          </w:tcPr>
          <w:p w14:paraId="53AFCFA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06</w:t>
            </w:r>
          </w:p>
        </w:tc>
        <w:tc>
          <w:tcPr>
            <w:tcW w:w="1199" w:type="dxa"/>
            <w:shd w:val="clear" w:color="auto" w:fill="auto"/>
          </w:tcPr>
          <w:p w14:paraId="1ABEF7BE"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07</w:t>
            </w:r>
          </w:p>
        </w:tc>
        <w:tc>
          <w:tcPr>
            <w:tcW w:w="1199" w:type="dxa"/>
          </w:tcPr>
          <w:p w14:paraId="2B32E9F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08</w:t>
            </w:r>
          </w:p>
        </w:tc>
        <w:tc>
          <w:tcPr>
            <w:tcW w:w="1199" w:type="dxa"/>
          </w:tcPr>
          <w:p w14:paraId="5B46C6E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09</w:t>
            </w:r>
          </w:p>
        </w:tc>
        <w:tc>
          <w:tcPr>
            <w:tcW w:w="1199" w:type="dxa"/>
          </w:tcPr>
          <w:p w14:paraId="454976C4" w14:textId="5A113C4F" w:rsidR="0039014B" w:rsidRPr="00F607F1" w:rsidRDefault="0039014B" w:rsidP="00C14944">
            <w:pPr>
              <w:keepNext/>
              <w:jc w:val="center"/>
              <w:rPr>
                <w:rFonts w:ascii="Calibri" w:hAnsi="Calibri"/>
                <w:sz w:val="18"/>
                <w:szCs w:val="18"/>
              </w:rPr>
            </w:pPr>
            <w:r w:rsidRPr="00F607F1">
              <w:rPr>
                <w:rFonts w:ascii="Calibri" w:hAnsi="Calibri"/>
                <w:sz w:val="18"/>
                <w:szCs w:val="18"/>
              </w:rPr>
              <w:t>10</w:t>
            </w:r>
          </w:p>
        </w:tc>
        <w:tc>
          <w:tcPr>
            <w:tcW w:w="1199" w:type="dxa"/>
          </w:tcPr>
          <w:p w14:paraId="2E5E17CB"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11</w:t>
            </w:r>
          </w:p>
        </w:tc>
        <w:tc>
          <w:tcPr>
            <w:tcW w:w="1200" w:type="dxa"/>
          </w:tcPr>
          <w:p w14:paraId="25C2A06F" w14:textId="2C3AF53A" w:rsidR="0039014B" w:rsidRPr="00F607F1" w:rsidRDefault="0039014B" w:rsidP="00C14944">
            <w:pPr>
              <w:keepNext/>
              <w:jc w:val="center"/>
              <w:rPr>
                <w:rFonts w:ascii="Calibri" w:hAnsi="Calibri"/>
                <w:sz w:val="18"/>
                <w:szCs w:val="18"/>
              </w:rPr>
            </w:pPr>
            <w:r w:rsidRPr="00F607F1">
              <w:rPr>
                <w:rFonts w:ascii="Calibri" w:hAnsi="Calibri"/>
                <w:sz w:val="18"/>
                <w:szCs w:val="18"/>
              </w:rPr>
              <w:t>12</w:t>
            </w:r>
          </w:p>
        </w:tc>
      </w:tr>
      <w:tr w:rsidR="0039014B" w:rsidRPr="00F607F1" w14:paraId="285D2502" w14:textId="36919C17" w:rsidTr="0039014B">
        <w:trPr>
          <w:trHeight w:val="390"/>
        </w:trPr>
        <w:tc>
          <w:tcPr>
            <w:tcW w:w="1199" w:type="dxa"/>
            <w:shd w:val="clear" w:color="auto" w:fill="auto"/>
            <w:vAlign w:val="bottom"/>
          </w:tcPr>
          <w:p w14:paraId="631068D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SC System</w:t>
            </w:r>
          </w:p>
          <w:p w14:paraId="0792F586"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99" w:type="dxa"/>
            <w:vAlign w:val="bottom"/>
          </w:tcPr>
          <w:p w14:paraId="2BE1BAFF"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SC System Description of Area Served</w:t>
            </w:r>
          </w:p>
        </w:tc>
        <w:tc>
          <w:tcPr>
            <w:tcW w:w="1199" w:type="dxa"/>
            <w:vAlign w:val="bottom"/>
          </w:tcPr>
          <w:p w14:paraId="0DCF8DA6"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Indoor Unit Name or Description of Area Served</w:t>
            </w:r>
          </w:p>
        </w:tc>
        <w:tc>
          <w:tcPr>
            <w:tcW w:w="1199" w:type="dxa"/>
            <w:vAlign w:val="bottom"/>
          </w:tcPr>
          <w:p w14:paraId="6E79D7F1"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Were New Ducts Installed?</w:t>
            </w:r>
          </w:p>
        </w:tc>
        <w:tc>
          <w:tcPr>
            <w:tcW w:w="1199" w:type="dxa"/>
            <w:vAlign w:val="bottom"/>
          </w:tcPr>
          <w:p w14:paraId="0AE32ECC"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Required New Duct R-Value</w:t>
            </w:r>
          </w:p>
          <w:p w14:paraId="535E330F" w14:textId="04CE11F9" w:rsidR="00151A11" w:rsidRPr="00F607F1" w:rsidRDefault="00151A11" w:rsidP="00C14944">
            <w:pPr>
              <w:keepNext/>
              <w:jc w:val="center"/>
              <w:rPr>
                <w:rFonts w:ascii="Calibri" w:hAnsi="Calibri"/>
                <w:sz w:val="18"/>
                <w:szCs w:val="18"/>
              </w:rPr>
            </w:pPr>
            <w:r w:rsidRPr="00F607F1">
              <w:rPr>
                <w:rFonts w:ascii="Calibri" w:hAnsi="Calibri"/>
                <w:sz w:val="18"/>
                <w:szCs w:val="18"/>
              </w:rPr>
              <w:t>(Unconditioned Space)</w:t>
            </w:r>
          </w:p>
        </w:tc>
        <w:tc>
          <w:tcPr>
            <w:tcW w:w="1200" w:type="dxa"/>
            <w:vAlign w:val="bottom"/>
          </w:tcPr>
          <w:p w14:paraId="5FD99FB0"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Installed New Supply Duct Location</w:t>
            </w:r>
          </w:p>
        </w:tc>
        <w:tc>
          <w:tcPr>
            <w:tcW w:w="1199" w:type="dxa"/>
            <w:shd w:val="clear" w:color="auto" w:fill="auto"/>
            <w:vAlign w:val="bottom"/>
          </w:tcPr>
          <w:p w14:paraId="3AD0099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 xml:space="preserve">Installed New Supply Duct </w:t>
            </w:r>
            <w:r w:rsidRPr="00F607F1">
              <w:rPr>
                <w:rFonts w:ascii="Calibri" w:hAnsi="Calibri"/>
                <w:sz w:val="18"/>
                <w:szCs w:val="18"/>
              </w:rPr>
              <w:br/>
              <w:t>R-Value</w:t>
            </w:r>
          </w:p>
        </w:tc>
        <w:tc>
          <w:tcPr>
            <w:tcW w:w="1199" w:type="dxa"/>
            <w:vAlign w:val="bottom"/>
          </w:tcPr>
          <w:p w14:paraId="5A0CB9D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Installed New Return Duct Location</w:t>
            </w:r>
          </w:p>
        </w:tc>
        <w:tc>
          <w:tcPr>
            <w:tcW w:w="1199" w:type="dxa"/>
            <w:vAlign w:val="bottom"/>
          </w:tcPr>
          <w:p w14:paraId="3542AB6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 xml:space="preserve">Installed New Return Duct </w:t>
            </w:r>
          </w:p>
          <w:p w14:paraId="59B7362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R-Value</w:t>
            </w:r>
          </w:p>
        </w:tc>
        <w:tc>
          <w:tcPr>
            <w:tcW w:w="1199" w:type="dxa"/>
            <w:vAlign w:val="bottom"/>
          </w:tcPr>
          <w:p w14:paraId="64A59A42" w14:textId="0341D84F" w:rsidR="0039014B" w:rsidRPr="00F607F1" w:rsidRDefault="000E5B7E" w:rsidP="00C14944">
            <w:pPr>
              <w:keepNext/>
              <w:jc w:val="center"/>
              <w:rPr>
                <w:rFonts w:ascii="Calibri" w:hAnsi="Calibri"/>
                <w:sz w:val="18"/>
                <w:szCs w:val="18"/>
              </w:rPr>
            </w:pPr>
            <w:r w:rsidRPr="00F607F1">
              <w:rPr>
                <w:rFonts w:ascii="Calibri" w:hAnsi="Calibri"/>
                <w:sz w:val="18"/>
                <w:szCs w:val="18"/>
              </w:rPr>
              <w:t xml:space="preserve">Exception </w:t>
            </w:r>
            <w:r w:rsidR="0039014B" w:rsidRPr="00F607F1">
              <w:rPr>
                <w:rFonts w:ascii="Calibri" w:hAnsi="Calibri"/>
                <w:sz w:val="18"/>
                <w:szCs w:val="18"/>
              </w:rPr>
              <w:t xml:space="preserve">from Min </w:t>
            </w:r>
          </w:p>
          <w:p w14:paraId="401BCE3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R-Value</w:t>
            </w:r>
          </w:p>
        </w:tc>
        <w:tc>
          <w:tcPr>
            <w:tcW w:w="1199" w:type="dxa"/>
            <w:vAlign w:val="bottom"/>
          </w:tcPr>
          <w:p w14:paraId="05C3C218"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Can Approved Airflow Protocols be used to test this System?</w:t>
            </w:r>
          </w:p>
        </w:tc>
        <w:tc>
          <w:tcPr>
            <w:tcW w:w="1200" w:type="dxa"/>
            <w:vAlign w:val="bottom"/>
          </w:tcPr>
          <w:p w14:paraId="0B1DE910" w14:textId="41BF2EBB" w:rsidR="0039014B" w:rsidRPr="00F607F1" w:rsidRDefault="0039014B" w:rsidP="0039014B">
            <w:pPr>
              <w:keepNext/>
              <w:jc w:val="center"/>
              <w:rPr>
                <w:rFonts w:ascii="Calibri" w:hAnsi="Calibri"/>
                <w:sz w:val="18"/>
                <w:szCs w:val="18"/>
              </w:rPr>
            </w:pPr>
            <w:r w:rsidRPr="00F607F1">
              <w:rPr>
                <w:rFonts w:ascii="Calibri" w:hAnsi="Calibri"/>
                <w:sz w:val="18"/>
                <w:szCs w:val="18"/>
              </w:rPr>
              <w:t>Indoor Unit Nominal Cooling Capacity (ton)</w:t>
            </w:r>
          </w:p>
        </w:tc>
      </w:tr>
      <w:tr w:rsidR="0039014B" w:rsidRPr="00F607F1" w14:paraId="0931890F" w14:textId="1582C1F6" w:rsidTr="0039014B">
        <w:trPr>
          <w:trHeight w:val="323"/>
        </w:trPr>
        <w:tc>
          <w:tcPr>
            <w:tcW w:w="1199" w:type="dxa"/>
            <w:shd w:val="clear" w:color="auto" w:fill="auto"/>
          </w:tcPr>
          <w:p w14:paraId="10184C7D" w14:textId="77777777" w:rsidR="0039014B" w:rsidRPr="00F607F1" w:rsidRDefault="0039014B" w:rsidP="00C14944">
            <w:pPr>
              <w:keepNext/>
              <w:jc w:val="center"/>
              <w:rPr>
                <w:rFonts w:ascii="Calibri" w:hAnsi="Calibri"/>
                <w:sz w:val="18"/>
                <w:szCs w:val="18"/>
              </w:rPr>
            </w:pPr>
          </w:p>
        </w:tc>
        <w:tc>
          <w:tcPr>
            <w:tcW w:w="1199" w:type="dxa"/>
          </w:tcPr>
          <w:p w14:paraId="0F3B1AED" w14:textId="77777777" w:rsidR="0039014B" w:rsidRPr="00F607F1" w:rsidRDefault="0039014B" w:rsidP="00C14944">
            <w:pPr>
              <w:keepNext/>
              <w:jc w:val="center"/>
              <w:rPr>
                <w:rFonts w:ascii="Calibri" w:hAnsi="Calibri"/>
                <w:sz w:val="18"/>
                <w:szCs w:val="18"/>
              </w:rPr>
            </w:pPr>
          </w:p>
        </w:tc>
        <w:tc>
          <w:tcPr>
            <w:tcW w:w="1199" w:type="dxa"/>
          </w:tcPr>
          <w:p w14:paraId="69849C75" w14:textId="77777777" w:rsidR="0039014B" w:rsidRPr="00F607F1" w:rsidRDefault="0039014B" w:rsidP="00C14944">
            <w:pPr>
              <w:keepNext/>
              <w:jc w:val="center"/>
              <w:rPr>
                <w:rFonts w:ascii="Calibri" w:hAnsi="Calibri"/>
                <w:sz w:val="18"/>
                <w:szCs w:val="18"/>
              </w:rPr>
            </w:pPr>
          </w:p>
        </w:tc>
        <w:tc>
          <w:tcPr>
            <w:tcW w:w="1199" w:type="dxa"/>
          </w:tcPr>
          <w:p w14:paraId="1F7334B5" w14:textId="77777777" w:rsidR="0039014B" w:rsidRPr="00F607F1" w:rsidRDefault="0039014B" w:rsidP="00C14944">
            <w:pPr>
              <w:keepNext/>
              <w:jc w:val="center"/>
              <w:rPr>
                <w:rFonts w:ascii="Calibri" w:hAnsi="Calibri"/>
                <w:sz w:val="18"/>
                <w:szCs w:val="18"/>
              </w:rPr>
            </w:pPr>
          </w:p>
        </w:tc>
        <w:tc>
          <w:tcPr>
            <w:tcW w:w="1199" w:type="dxa"/>
          </w:tcPr>
          <w:p w14:paraId="21B9D56E" w14:textId="77777777" w:rsidR="0039014B" w:rsidRPr="00F607F1" w:rsidRDefault="0039014B" w:rsidP="00C14944">
            <w:pPr>
              <w:keepNext/>
              <w:jc w:val="center"/>
              <w:rPr>
                <w:rFonts w:ascii="Calibri" w:hAnsi="Calibri"/>
                <w:sz w:val="18"/>
                <w:szCs w:val="18"/>
              </w:rPr>
            </w:pPr>
          </w:p>
        </w:tc>
        <w:tc>
          <w:tcPr>
            <w:tcW w:w="1200" w:type="dxa"/>
          </w:tcPr>
          <w:p w14:paraId="713D8FFC" w14:textId="77777777" w:rsidR="0039014B" w:rsidRPr="00F607F1"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F607F1" w:rsidRDefault="0039014B" w:rsidP="00C14944">
            <w:pPr>
              <w:keepNext/>
              <w:jc w:val="center"/>
              <w:rPr>
                <w:rFonts w:ascii="Calibri" w:hAnsi="Calibri"/>
                <w:sz w:val="18"/>
                <w:szCs w:val="18"/>
              </w:rPr>
            </w:pPr>
          </w:p>
        </w:tc>
        <w:tc>
          <w:tcPr>
            <w:tcW w:w="1199" w:type="dxa"/>
          </w:tcPr>
          <w:p w14:paraId="10B72978" w14:textId="77777777" w:rsidR="0039014B" w:rsidRPr="00F607F1" w:rsidRDefault="0039014B" w:rsidP="00C14944">
            <w:pPr>
              <w:keepNext/>
              <w:jc w:val="center"/>
              <w:rPr>
                <w:rFonts w:ascii="Calibri" w:hAnsi="Calibri"/>
                <w:sz w:val="18"/>
                <w:szCs w:val="18"/>
              </w:rPr>
            </w:pPr>
          </w:p>
        </w:tc>
        <w:tc>
          <w:tcPr>
            <w:tcW w:w="1199" w:type="dxa"/>
          </w:tcPr>
          <w:p w14:paraId="5DBEAC92" w14:textId="77777777" w:rsidR="0039014B" w:rsidRPr="00F607F1" w:rsidRDefault="0039014B" w:rsidP="00C14944">
            <w:pPr>
              <w:keepNext/>
              <w:jc w:val="center"/>
              <w:rPr>
                <w:rFonts w:ascii="Calibri" w:hAnsi="Calibri"/>
                <w:sz w:val="18"/>
                <w:szCs w:val="18"/>
              </w:rPr>
            </w:pPr>
          </w:p>
        </w:tc>
        <w:tc>
          <w:tcPr>
            <w:tcW w:w="1199" w:type="dxa"/>
          </w:tcPr>
          <w:p w14:paraId="76EF3DEB" w14:textId="77777777" w:rsidR="0039014B" w:rsidRPr="00F607F1" w:rsidRDefault="0039014B" w:rsidP="00C14944">
            <w:pPr>
              <w:keepNext/>
              <w:jc w:val="center"/>
              <w:rPr>
                <w:rFonts w:ascii="Calibri" w:hAnsi="Calibri"/>
                <w:sz w:val="18"/>
                <w:szCs w:val="18"/>
              </w:rPr>
            </w:pPr>
          </w:p>
        </w:tc>
        <w:tc>
          <w:tcPr>
            <w:tcW w:w="1199" w:type="dxa"/>
          </w:tcPr>
          <w:p w14:paraId="53275B41" w14:textId="77777777" w:rsidR="0039014B" w:rsidRPr="00F607F1" w:rsidRDefault="0039014B" w:rsidP="00C14944">
            <w:pPr>
              <w:keepNext/>
              <w:jc w:val="center"/>
              <w:rPr>
                <w:rFonts w:ascii="Calibri" w:hAnsi="Calibri"/>
                <w:sz w:val="18"/>
                <w:szCs w:val="18"/>
              </w:rPr>
            </w:pPr>
          </w:p>
        </w:tc>
        <w:tc>
          <w:tcPr>
            <w:tcW w:w="1200" w:type="dxa"/>
          </w:tcPr>
          <w:p w14:paraId="5457C837" w14:textId="77777777" w:rsidR="0039014B" w:rsidRPr="00F607F1" w:rsidRDefault="0039014B" w:rsidP="00C14944">
            <w:pPr>
              <w:keepNext/>
              <w:jc w:val="center"/>
              <w:rPr>
                <w:rFonts w:ascii="Calibri" w:hAnsi="Calibri"/>
                <w:sz w:val="18"/>
                <w:szCs w:val="18"/>
              </w:rPr>
            </w:pPr>
          </w:p>
        </w:tc>
      </w:tr>
      <w:tr w:rsidR="0039014B" w:rsidRPr="00F607F1" w14:paraId="28999083" w14:textId="46A8DB9E" w:rsidTr="0039014B">
        <w:tblPrEx>
          <w:tblLook w:val="00A0" w:firstRow="1" w:lastRow="0" w:firstColumn="1" w:lastColumn="0" w:noHBand="0" w:noVBand="0"/>
        </w:tblPrEx>
        <w:tc>
          <w:tcPr>
            <w:tcW w:w="14390" w:type="dxa"/>
            <w:gridSpan w:val="12"/>
          </w:tcPr>
          <w:p w14:paraId="56FE1CFB" w14:textId="670C3B99" w:rsidR="0039014B" w:rsidRPr="00F607F1" w:rsidRDefault="0039014B" w:rsidP="00C14944">
            <w:pPr>
              <w:keepNext/>
              <w:rPr>
                <w:rFonts w:ascii="Calibri" w:hAnsi="Calibri"/>
                <w:sz w:val="18"/>
                <w:szCs w:val="18"/>
              </w:rPr>
            </w:pPr>
            <w:r w:rsidRPr="00F607F1">
              <w:rPr>
                <w:rFonts w:ascii="Calibri" w:hAnsi="Calibri"/>
                <w:sz w:val="18"/>
                <w:szCs w:val="18"/>
              </w:rPr>
              <w:t>Notes:</w:t>
            </w:r>
          </w:p>
        </w:tc>
      </w:tr>
    </w:tbl>
    <w:p w14:paraId="6E1B012C" w14:textId="2AEC52CA" w:rsidR="004D48D8" w:rsidRPr="00F607F1" w:rsidRDefault="004D48D8" w:rsidP="00444858">
      <w:pPr>
        <w:rPr>
          <w:rFonts w:ascii="Calibri" w:hAnsi="Calibri"/>
          <w:sz w:val="18"/>
          <w:szCs w:val="18"/>
        </w:rPr>
      </w:pPr>
    </w:p>
    <w:p w14:paraId="341C3252" w14:textId="1D2A638C"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F607F1" w14:paraId="76E40949" w14:textId="384C747A" w:rsidTr="00622A6B">
        <w:trPr>
          <w:cantSplit/>
        </w:trPr>
        <w:tc>
          <w:tcPr>
            <w:tcW w:w="14390" w:type="dxa"/>
            <w:gridSpan w:val="15"/>
          </w:tcPr>
          <w:p w14:paraId="681D4FF9" w14:textId="0F24F0EC" w:rsidR="0039014B" w:rsidRPr="00F607F1" w:rsidRDefault="0039014B" w:rsidP="001850AB">
            <w:pPr>
              <w:keepNext/>
              <w:rPr>
                <w:rFonts w:ascii="Calibri" w:hAnsi="Calibri"/>
                <w:b/>
                <w:sz w:val="18"/>
                <w:szCs w:val="18"/>
              </w:rPr>
            </w:pPr>
            <w:r w:rsidRPr="00F607F1">
              <w:rPr>
                <w:rFonts w:ascii="Calibri" w:hAnsi="Calibri"/>
                <w:b/>
                <w:sz w:val="18"/>
                <w:szCs w:val="18"/>
              </w:rPr>
              <w:lastRenderedPageBreak/>
              <w:t xml:space="preserve">L. Installed New or Replacement Duct System Information </w:t>
            </w:r>
          </w:p>
        </w:tc>
      </w:tr>
      <w:tr w:rsidR="0039014B" w:rsidRPr="00F607F1" w14:paraId="77D330AA" w14:textId="4791F3A0" w:rsidTr="00622A6B">
        <w:trPr>
          <w:cantSplit/>
          <w:trHeight w:val="134"/>
        </w:trPr>
        <w:tc>
          <w:tcPr>
            <w:tcW w:w="959" w:type="dxa"/>
            <w:vAlign w:val="bottom"/>
          </w:tcPr>
          <w:p w14:paraId="2545316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01</w:t>
            </w:r>
          </w:p>
        </w:tc>
        <w:tc>
          <w:tcPr>
            <w:tcW w:w="959" w:type="dxa"/>
            <w:vAlign w:val="bottom"/>
          </w:tcPr>
          <w:p w14:paraId="6A841374"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02</w:t>
            </w:r>
          </w:p>
        </w:tc>
        <w:tc>
          <w:tcPr>
            <w:tcW w:w="960" w:type="dxa"/>
          </w:tcPr>
          <w:p w14:paraId="67EB325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03</w:t>
            </w:r>
          </w:p>
        </w:tc>
        <w:tc>
          <w:tcPr>
            <w:tcW w:w="959" w:type="dxa"/>
          </w:tcPr>
          <w:p w14:paraId="44F70E58"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04</w:t>
            </w:r>
          </w:p>
        </w:tc>
        <w:tc>
          <w:tcPr>
            <w:tcW w:w="959" w:type="dxa"/>
          </w:tcPr>
          <w:p w14:paraId="54EE1E88"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05</w:t>
            </w:r>
          </w:p>
        </w:tc>
        <w:tc>
          <w:tcPr>
            <w:tcW w:w="960" w:type="dxa"/>
            <w:vAlign w:val="bottom"/>
          </w:tcPr>
          <w:p w14:paraId="4E163C1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06</w:t>
            </w:r>
          </w:p>
        </w:tc>
        <w:tc>
          <w:tcPr>
            <w:tcW w:w="959" w:type="dxa"/>
            <w:vAlign w:val="bottom"/>
          </w:tcPr>
          <w:p w14:paraId="460B5143"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07</w:t>
            </w:r>
          </w:p>
        </w:tc>
        <w:tc>
          <w:tcPr>
            <w:tcW w:w="840" w:type="dxa"/>
            <w:vAlign w:val="bottom"/>
          </w:tcPr>
          <w:p w14:paraId="3B393F3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08</w:t>
            </w:r>
          </w:p>
        </w:tc>
        <w:tc>
          <w:tcPr>
            <w:tcW w:w="990" w:type="dxa"/>
            <w:vAlign w:val="bottom"/>
          </w:tcPr>
          <w:p w14:paraId="1E3A426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09</w:t>
            </w:r>
          </w:p>
        </w:tc>
        <w:tc>
          <w:tcPr>
            <w:tcW w:w="900" w:type="dxa"/>
            <w:vAlign w:val="bottom"/>
          </w:tcPr>
          <w:p w14:paraId="3C12FA3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10</w:t>
            </w:r>
          </w:p>
        </w:tc>
        <w:tc>
          <w:tcPr>
            <w:tcW w:w="1107" w:type="dxa"/>
            <w:vAlign w:val="bottom"/>
          </w:tcPr>
          <w:p w14:paraId="3F1690D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11</w:t>
            </w:r>
          </w:p>
        </w:tc>
        <w:tc>
          <w:tcPr>
            <w:tcW w:w="873" w:type="dxa"/>
            <w:vAlign w:val="bottom"/>
          </w:tcPr>
          <w:p w14:paraId="5FBF2EB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12</w:t>
            </w:r>
          </w:p>
        </w:tc>
        <w:tc>
          <w:tcPr>
            <w:tcW w:w="990" w:type="dxa"/>
            <w:vAlign w:val="bottom"/>
          </w:tcPr>
          <w:p w14:paraId="446F2B0B"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13</w:t>
            </w:r>
          </w:p>
        </w:tc>
        <w:tc>
          <w:tcPr>
            <w:tcW w:w="1080" w:type="dxa"/>
          </w:tcPr>
          <w:p w14:paraId="6E067A79" w14:textId="019C1EEC" w:rsidR="0039014B" w:rsidRPr="00F607F1" w:rsidRDefault="0039014B" w:rsidP="00444858">
            <w:pPr>
              <w:keepNext/>
              <w:jc w:val="center"/>
              <w:rPr>
                <w:rFonts w:ascii="Calibri" w:hAnsi="Calibri"/>
                <w:sz w:val="18"/>
                <w:szCs w:val="18"/>
              </w:rPr>
            </w:pPr>
            <w:r w:rsidRPr="00F607F1">
              <w:rPr>
                <w:rFonts w:ascii="Calibri" w:hAnsi="Calibri"/>
                <w:sz w:val="18"/>
                <w:szCs w:val="18"/>
              </w:rPr>
              <w:t>14</w:t>
            </w:r>
          </w:p>
        </w:tc>
        <w:tc>
          <w:tcPr>
            <w:tcW w:w="895" w:type="dxa"/>
          </w:tcPr>
          <w:p w14:paraId="453C17BE" w14:textId="18E0E082" w:rsidR="0039014B" w:rsidRPr="00F607F1" w:rsidRDefault="0039014B" w:rsidP="00444858">
            <w:pPr>
              <w:keepNext/>
              <w:jc w:val="center"/>
              <w:rPr>
                <w:rFonts w:ascii="Calibri" w:hAnsi="Calibri"/>
                <w:sz w:val="18"/>
                <w:szCs w:val="18"/>
              </w:rPr>
            </w:pPr>
            <w:r w:rsidRPr="00F607F1">
              <w:rPr>
                <w:rFonts w:ascii="Calibri" w:hAnsi="Calibri"/>
                <w:sz w:val="18"/>
                <w:szCs w:val="18"/>
              </w:rPr>
              <w:t>15</w:t>
            </w:r>
          </w:p>
        </w:tc>
      </w:tr>
      <w:tr w:rsidR="0039014B" w:rsidRPr="00F607F1" w14:paraId="7F0FB693" w14:textId="2D67ACF7" w:rsidTr="00622A6B">
        <w:trPr>
          <w:cantSplit/>
          <w:trHeight w:val="576"/>
        </w:trPr>
        <w:tc>
          <w:tcPr>
            <w:tcW w:w="959" w:type="dxa"/>
            <w:vAlign w:val="bottom"/>
          </w:tcPr>
          <w:p w14:paraId="7BFEEAA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959" w:type="dxa"/>
            <w:vAlign w:val="bottom"/>
          </w:tcPr>
          <w:p w14:paraId="7D7C32DF"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SC System Description of Area Served</w:t>
            </w:r>
          </w:p>
        </w:tc>
        <w:tc>
          <w:tcPr>
            <w:tcW w:w="960" w:type="dxa"/>
            <w:vAlign w:val="bottom"/>
          </w:tcPr>
          <w:p w14:paraId="20B8961E"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959" w:type="dxa"/>
            <w:vAlign w:val="bottom"/>
          </w:tcPr>
          <w:p w14:paraId="6463AF2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Indoor Unit Total Duct Length</w:t>
            </w:r>
          </w:p>
        </w:tc>
        <w:tc>
          <w:tcPr>
            <w:tcW w:w="959" w:type="dxa"/>
            <w:vAlign w:val="bottom"/>
          </w:tcPr>
          <w:p w14:paraId="7FF8C529"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Required New Duct </w:t>
            </w:r>
            <w:r w:rsidRPr="00F607F1">
              <w:rPr>
                <w:rFonts w:ascii="Calibri" w:hAnsi="Calibri"/>
                <w:sz w:val="18"/>
                <w:szCs w:val="18"/>
              </w:rPr>
              <w:br/>
              <w:t>R-Value</w:t>
            </w:r>
          </w:p>
          <w:p w14:paraId="5F44269D" w14:textId="26EE61FC" w:rsidR="00151A11" w:rsidRPr="00F607F1" w:rsidRDefault="00151A11" w:rsidP="00444858">
            <w:pPr>
              <w:keepNext/>
              <w:jc w:val="center"/>
              <w:rPr>
                <w:rFonts w:ascii="Calibri" w:hAnsi="Calibri"/>
                <w:sz w:val="18"/>
                <w:szCs w:val="18"/>
              </w:rPr>
            </w:pPr>
            <w:r w:rsidRPr="00F607F1">
              <w:rPr>
                <w:rFonts w:ascii="Calibri" w:hAnsi="Calibri"/>
                <w:sz w:val="18"/>
                <w:szCs w:val="18"/>
              </w:rPr>
              <w:t>(Unconditioned Space)</w:t>
            </w:r>
          </w:p>
        </w:tc>
        <w:tc>
          <w:tcPr>
            <w:tcW w:w="960" w:type="dxa"/>
            <w:vAlign w:val="bottom"/>
          </w:tcPr>
          <w:p w14:paraId="548A49FF"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Supply Duct Location</w:t>
            </w:r>
          </w:p>
        </w:tc>
        <w:tc>
          <w:tcPr>
            <w:tcW w:w="959" w:type="dxa"/>
            <w:vAlign w:val="bottom"/>
          </w:tcPr>
          <w:p w14:paraId="5845AA3B"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New or Replaced Supply Duct </w:t>
            </w:r>
          </w:p>
          <w:p w14:paraId="03A0772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R-Value</w:t>
            </w:r>
          </w:p>
        </w:tc>
        <w:tc>
          <w:tcPr>
            <w:tcW w:w="840" w:type="dxa"/>
            <w:vAlign w:val="bottom"/>
          </w:tcPr>
          <w:p w14:paraId="3E088F6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Return Duct Location</w:t>
            </w:r>
          </w:p>
        </w:tc>
        <w:tc>
          <w:tcPr>
            <w:tcW w:w="990" w:type="dxa"/>
            <w:vAlign w:val="bottom"/>
          </w:tcPr>
          <w:p w14:paraId="69713F2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New or Replaced Return Duct </w:t>
            </w:r>
          </w:p>
          <w:p w14:paraId="38907683"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R-Value</w:t>
            </w:r>
          </w:p>
        </w:tc>
        <w:tc>
          <w:tcPr>
            <w:tcW w:w="900" w:type="dxa"/>
            <w:vAlign w:val="bottom"/>
          </w:tcPr>
          <w:p w14:paraId="191F5409" w14:textId="10141283" w:rsidR="0039014B" w:rsidRPr="00F607F1" w:rsidRDefault="000E5B7E" w:rsidP="00444858">
            <w:pPr>
              <w:keepNext/>
              <w:jc w:val="center"/>
              <w:rPr>
                <w:rFonts w:ascii="Calibri" w:hAnsi="Calibri"/>
                <w:sz w:val="18"/>
                <w:szCs w:val="18"/>
              </w:rPr>
            </w:pPr>
            <w:r w:rsidRPr="00F607F1">
              <w:rPr>
                <w:rFonts w:ascii="Calibri" w:hAnsi="Calibri"/>
                <w:sz w:val="18"/>
                <w:szCs w:val="18"/>
              </w:rPr>
              <w:t xml:space="preserve">Exception </w:t>
            </w:r>
            <w:r w:rsidR="0039014B" w:rsidRPr="00F607F1">
              <w:rPr>
                <w:rFonts w:ascii="Calibri" w:hAnsi="Calibri"/>
                <w:sz w:val="18"/>
                <w:szCs w:val="18"/>
              </w:rPr>
              <w:t xml:space="preserve">from Min </w:t>
            </w:r>
          </w:p>
          <w:p w14:paraId="61E7ABF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R-Value </w:t>
            </w:r>
          </w:p>
        </w:tc>
        <w:tc>
          <w:tcPr>
            <w:tcW w:w="1107" w:type="dxa"/>
            <w:vAlign w:val="bottom"/>
          </w:tcPr>
          <w:p w14:paraId="0FBC321E"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Method of compliance with Airflow and Fan Efficacy</w:t>
            </w:r>
            <w:r w:rsidRPr="00F607F1">
              <w:rPr>
                <w:rFonts w:ascii="Calibri" w:hAnsi="Calibri"/>
                <w:sz w:val="10"/>
                <w:szCs w:val="10"/>
              </w:rPr>
              <w:t xml:space="preserve"> </w:t>
            </w:r>
            <w:r w:rsidRPr="00F607F1">
              <w:rPr>
                <w:rFonts w:ascii="Calibri" w:hAnsi="Calibri"/>
                <w:sz w:val="18"/>
                <w:szCs w:val="18"/>
              </w:rPr>
              <w:t>Req's in 150.0(m)13</w:t>
            </w:r>
          </w:p>
        </w:tc>
        <w:tc>
          <w:tcPr>
            <w:tcW w:w="873" w:type="dxa"/>
            <w:vAlign w:val="bottom"/>
          </w:tcPr>
          <w:p w14:paraId="41DB5C2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Number of Air Filter Devices on Indoor Unit</w:t>
            </w:r>
          </w:p>
        </w:tc>
        <w:tc>
          <w:tcPr>
            <w:tcW w:w="990" w:type="dxa"/>
            <w:vAlign w:val="bottom"/>
          </w:tcPr>
          <w:p w14:paraId="176B00F0" w14:textId="3A14806B" w:rsidR="0039014B" w:rsidRPr="00F607F1" w:rsidRDefault="0039014B" w:rsidP="00DF3084">
            <w:pPr>
              <w:keepNext/>
              <w:jc w:val="center"/>
              <w:rPr>
                <w:rFonts w:ascii="Calibri" w:hAnsi="Calibri"/>
                <w:sz w:val="18"/>
                <w:szCs w:val="18"/>
              </w:rPr>
            </w:pPr>
            <w:r w:rsidRPr="00F607F1">
              <w:rPr>
                <w:rFonts w:ascii="Calibri" w:hAnsi="Calibri"/>
                <w:sz w:val="18"/>
                <w:szCs w:val="18"/>
              </w:rPr>
              <w:t xml:space="preserve">Can </w:t>
            </w:r>
            <w:r w:rsidRPr="00F607F1">
              <w:rPr>
                <w:rFonts w:ascii="Calibri" w:hAnsi="Calibri"/>
                <w:sz w:val="10"/>
                <w:szCs w:val="10"/>
              </w:rPr>
              <w:t xml:space="preserve"> </w:t>
            </w:r>
            <w:r w:rsidRPr="00F607F1">
              <w:rPr>
                <w:rFonts w:ascii="Calibri" w:hAnsi="Calibri"/>
                <w:sz w:val="18"/>
                <w:szCs w:val="18"/>
              </w:rPr>
              <w:t>Approved Airflow Protocols be used to test this System?</w:t>
            </w:r>
          </w:p>
        </w:tc>
        <w:tc>
          <w:tcPr>
            <w:tcW w:w="1080" w:type="dxa"/>
            <w:vAlign w:val="bottom"/>
          </w:tcPr>
          <w:p w14:paraId="4379B2F4" w14:textId="4B9D3004" w:rsidR="0039014B" w:rsidRPr="00F607F1" w:rsidRDefault="0039014B" w:rsidP="00DF3084">
            <w:pPr>
              <w:keepNext/>
              <w:jc w:val="center"/>
              <w:rPr>
                <w:rFonts w:ascii="Calibri" w:hAnsi="Calibri"/>
                <w:sz w:val="18"/>
                <w:szCs w:val="18"/>
              </w:rPr>
            </w:pPr>
            <w:r w:rsidRPr="00F607F1">
              <w:rPr>
                <w:rFonts w:ascii="Calibri" w:hAnsi="Calibri"/>
                <w:sz w:val="18"/>
                <w:szCs w:val="18"/>
              </w:rPr>
              <w:t>Can Approved Fan Efficacy Protocol be used to test this system?</w:t>
            </w:r>
          </w:p>
        </w:tc>
        <w:tc>
          <w:tcPr>
            <w:tcW w:w="895" w:type="dxa"/>
            <w:vAlign w:val="bottom"/>
          </w:tcPr>
          <w:p w14:paraId="7D634A81" w14:textId="02153E69" w:rsidR="0039014B" w:rsidRPr="00F607F1" w:rsidRDefault="0039014B" w:rsidP="0039014B">
            <w:pPr>
              <w:keepNext/>
              <w:jc w:val="center"/>
              <w:rPr>
                <w:rFonts w:ascii="Calibri" w:hAnsi="Calibri"/>
                <w:sz w:val="18"/>
                <w:szCs w:val="18"/>
              </w:rPr>
            </w:pPr>
            <w:r w:rsidRPr="00F607F1">
              <w:rPr>
                <w:rFonts w:ascii="Calibri" w:hAnsi="Calibri"/>
                <w:sz w:val="18"/>
                <w:szCs w:val="18"/>
              </w:rPr>
              <w:t>Indoor Unit Nominal Cooling Capacity (ton)</w:t>
            </w:r>
          </w:p>
        </w:tc>
      </w:tr>
      <w:tr w:rsidR="0039014B" w:rsidRPr="00F607F1" w14:paraId="2487A762" w14:textId="652E41B4" w:rsidTr="00622A6B">
        <w:trPr>
          <w:cantSplit/>
          <w:trHeight w:val="359"/>
        </w:trPr>
        <w:tc>
          <w:tcPr>
            <w:tcW w:w="959" w:type="dxa"/>
          </w:tcPr>
          <w:p w14:paraId="05510EA9" w14:textId="77777777" w:rsidR="0039014B" w:rsidRPr="00F607F1" w:rsidRDefault="0039014B" w:rsidP="00444858">
            <w:pPr>
              <w:keepNext/>
              <w:rPr>
                <w:rFonts w:ascii="Calibri" w:hAnsi="Calibri"/>
                <w:sz w:val="18"/>
                <w:szCs w:val="18"/>
              </w:rPr>
            </w:pPr>
          </w:p>
        </w:tc>
        <w:tc>
          <w:tcPr>
            <w:tcW w:w="959" w:type="dxa"/>
          </w:tcPr>
          <w:p w14:paraId="11AC2C29" w14:textId="77777777" w:rsidR="0039014B" w:rsidRPr="00F607F1" w:rsidRDefault="0039014B" w:rsidP="00444858">
            <w:pPr>
              <w:keepNext/>
              <w:rPr>
                <w:rFonts w:ascii="Calibri" w:hAnsi="Calibri"/>
                <w:sz w:val="18"/>
                <w:szCs w:val="18"/>
              </w:rPr>
            </w:pPr>
          </w:p>
        </w:tc>
        <w:tc>
          <w:tcPr>
            <w:tcW w:w="960" w:type="dxa"/>
          </w:tcPr>
          <w:p w14:paraId="1526CE4E" w14:textId="77777777" w:rsidR="0039014B" w:rsidRPr="00F607F1" w:rsidRDefault="0039014B" w:rsidP="00444858">
            <w:pPr>
              <w:keepNext/>
              <w:rPr>
                <w:rFonts w:ascii="Calibri" w:hAnsi="Calibri"/>
                <w:sz w:val="18"/>
                <w:szCs w:val="18"/>
              </w:rPr>
            </w:pPr>
          </w:p>
        </w:tc>
        <w:tc>
          <w:tcPr>
            <w:tcW w:w="959" w:type="dxa"/>
          </w:tcPr>
          <w:p w14:paraId="0CC53CAA" w14:textId="77777777" w:rsidR="0039014B" w:rsidRPr="00F607F1" w:rsidRDefault="0039014B" w:rsidP="00444858">
            <w:pPr>
              <w:keepNext/>
              <w:rPr>
                <w:rFonts w:ascii="Calibri" w:hAnsi="Calibri"/>
                <w:sz w:val="18"/>
                <w:szCs w:val="18"/>
              </w:rPr>
            </w:pPr>
          </w:p>
        </w:tc>
        <w:tc>
          <w:tcPr>
            <w:tcW w:w="959" w:type="dxa"/>
          </w:tcPr>
          <w:p w14:paraId="05B4ED53" w14:textId="77777777" w:rsidR="0039014B" w:rsidRPr="00F607F1" w:rsidRDefault="0039014B" w:rsidP="00444858">
            <w:pPr>
              <w:keepNext/>
              <w:rPr>
                <w:rFonts w:ascii="Calibri" w:hAnsi="Calibri"/>
                <w:sz w:val="18"/>
                <w:szCs w:val="18"/>
              </w:rPr>
            </w:pPr>
          </w:p>
        </w:tc>
        <w:tc>
          <w:tcPr>
            <w:tcW w:w="960" w:type="dxa"/>
          </w:tcPr>
          <w:p w14:paraId="09013909" w14:textId="77777777" w:rsidR="0039014B" w:rsidRPr="00F607F1" w:rsidRDefault="0039014B" w:rsidP="00444858">
            <w:pPr>
              <w:keepNext/>
              <w:rPr>
                <w:rFonts w:ascii="Calibri" w:hAnsi="Calibri"/>
                <w:sz w:val="18"/>
                <w:szCs w:val="18"/>
              </w:rPr>
            </w:pPr>
          </w:p>
        </w:tc>
        <w:tc>
          <w:tcPr>
            <w:tcW w:w="959" w:type="dxa"/>
          </w:tcPr>
          <w:p w14:paraId="0EF5C45F" w14:textId="77777777" w:rsidR="0039014B" w:rsidRPr="00F607F1" w:rsidRDefault="0039014B" w:rsidP="00444858">
            <w:pPr>
              <w:keepNext/>
              <w:rPr>
                <w:rFonts w:ascii="Calibri" w:hAnsi="Calibri"/>
                <w:sz w:val="18"/>
                <w:szCs w:val="18"/>
              </w:rPr>
            </w:pPr>
          </w:p>
        </w:tc>
        <w:tc>
          <w:tcPr>
            <w:tcW w:w="840" w:type="dxa"/>
          </w:tcPr>
          <w:p w14:paraId="057B2989" w14:textId="77777777" w:rsidR="0039014B" w:rsidRPr="00F607F1" w:rsidRDefault="0039014B" w:rsidP="00444858">
            <w:pPr>
              <w:keepNext/>
              <w:rPr>
                <w:rFonts w:ascii="Calibri" w:hAnsi="Calibri"/>
                <w:sz w:val="18"/>
                <w:szCs w:val="18"/>
              </w:rPr>
            </w:pPr>
          </w:p>
        </w:tc>
        <w:tc>
          <w:tcPr>
            <w:tcW w:w="990" w:type="dxa"/>
          </w:tcPr>
          <w:p w14:paraId="60F52903" w14:textId="77777777" w:rsidR="0039014B" w:rsidRPr="00F607F1" w:rsidRDefault="0039014B" w:rsidP="00444858">
            <w:pPr>
              <w:keepNext/>
              <w:rPr>
                <w:rFonts w:ascii="Calibri" w:hAnsi="Calibri"/>
                <w:sz w:val="18"/>
                <w:szCs w:val="18"/>
              </w:rPr>
            </w:pPr>
          </w:p>
        </w:tc>
        <w:tc>
          <w:tcPr>
            <w:tcW w:w="900" w:type="dxa"/>
          </w:tcPr>
          <w:p w14:paraId="3833336E" w14:textId="77777777" w:rsidR="0039014B" w:rsidRPr="00F607F1" w:rsidRDefault="0039014B" w:rsidP="00444858">
            <w:pPr>
              <w:keepNext/>
              <w:rPr>
                <w:rFonts w:ascii="Calibri" w:hAnsi="Calibri"/>
                <w:sz w:val="18"/>
                <w:szCs w:val="18"/>
              </w:rPr>
            </w:pPr>
          </w:p>
        </w:tc>
        <w:tc>
          <w:tcPr>
            <w:tcW w:w="1107" w:type="dxa"/>
          </w:tcPr>
          <w:p w14:paraId="1F48C68C" w14:textId="77777777" w:rsidR="0039014B" w:rsidRPr="00F607F1" w:rsidRDefault="0039014B" w:rsidP="00444858">
            <w:pPr>
              <w:keepNext/>
              <w:rPr>
                <w:rFonts w:ascii="Calibri" w:hAnsi="Calibri"/>
                <w:sz w:val="18"/>
                <w:szCs w:val="18"/>
              </w:rPr>
            </w:pPr>
          </w:p>
        </w:tc>
        <w:tc>
          <w:tcPr>
            <w:tcW w:w="873" w:type="dxa"/>
          </w:tcPr>
          <w:p w14:paraId="45F5BC8E" w14:textId="77777777" w:rsidR="0039014B" w:rsidRPr="00F607F1" w:rsidRDefault="0039014B" w:rsidP="00444858">
            <w:pPr>
              <w:keepNext/>
              <w:rPr>
                <w:rFonts w:ascii="Calibri" w:hAnsi="Calibri"/>
                <w:sz w:val="18"/>
                <w:szCs w:val="18"/>
              </w:rPr>
            </w:pPr>
          </w:p>
        </w:tc>
        <w:tc>
          <w:tcPr>
            <w:tcW w:w="990" w:type="dxa"/>
          </w:tcPr>
          <w:p w14:paraId="7F4F694D" w14:textId="77777777" w:rsidR="0039014B" w:rsidRPr="00F607F1" w:rsidRDefault="0039014B" w:rsidP="00444858">
            <w:pPr>
              <w:keepNext/>
              <w:rPr>
                <w:rFonts w:ascii="Calibri" w:hAnsi="Calibri"/>
                <w:sz w:val="18"/>
                <w:szCs w:val="18"/>
              </w:rPr>
            </w:pPr>
          </w:p>
        </w:tc>
        <w:tc>
          <w:tcPr>
            <w:tcW w:w="1080" w:type="dxa"/>
          </w:tcPr>
          <w:p w14:paraId="74DF0C2B" w14:textId="77777777" w:rsidR="0039014B" w:rsidRPr="00F607F1" w:rsidRDefault="0039014B" w:rsidP="00444858">
            <w:pPr>
              <w:keepNext/>
              <w:rPr>
                <w:rFonts w:ascii="Calibri" w:hAnsi="Calibri"/>
                <w:sz w:val="18"/>
                <w:szCs w:val="18"/>
              </w:rPr>
            </w:pPr>
          </w:p>
        </w:tc>
        <w:tc>
          <w:tcPr>
            <w:tcW w:w="895" w:type="dxa"/>
          </w:tcPr>
          <w:p w14:paraId="3A9B868F" w14:textId="77777777" w:rsidR="0039014B" w:rsidRPr="00F607F1" w:rsidRDefault="0039014B" w:rsidP="00444858">
            <w:pPr>
              <w:keepNext/>
              <w:rPr>
                <w:rFonts w:ascii="Calibri" w:hAnsi="Calibri"/>
                <w:sz w:val="18"/>
                <w:szCs w:val="18"/>
              </w:rPr>
            </w:pPr>
          </w:p>
        </w:tc>
      </w:tr>
      <w:tr w:rsidR="0039014B" w:rsidRPr="00F607F1" w14:paraId="1D53C1CE" w14:textId="7B85F290" w:rsidTr="00622A6B">
        <w:trPr>
          <w:cantSplit/>
          <w:trHeight w:val="359"/>
        </w:trPr>
        <w:tc>
          <w:tcPr>
            <w:tcW w:w="959" w:type="dxa"/>
          </w:tcPr>
          <w:p w14:paraId="5DBB0E7F" w14:textId="77777777" w:rsidR="0039014B" w:rsidRPr="00F607F1" w:rsidRDefault="0039014B" w:rsidP="00444858">
            <w:pPr>
              <w:keepNext/>
              <w:rPr>
                <w:rFonts w:ascii="Calibri" w:hAnsi="Calibri"/>
                <w:sz w:val="18"/>
                <w:szCs w:val="18"/>
              </w:rPr>
            </w:pPr>
          </w:p>
        </w:tc>
        <w:tc>
          <w:tcPr>
            <w:tcW w:w="959" w:type="dxa"/>
          </w:tcPr>
          <w:p w14:paraId="6C280C81" w14:textId="77777777" w:rsidR="0039014B" w:rsidRPr="00F607F1" w:rsidRDefault="0039014B" w:rsidP="00444858">
            <w:pPr>
              <w:keepNext/>
              <w:rPr>
                <w:rFonts w:ascii="Calibri" w:hAnsi="Calibri"/>
                <w:sz w:val="18"/>
                <w:szCs w:val="18"/>
              </w:rPr>
            </w:pPr>
          </w:p>
        </w:tc>
        <w:tc>
          <w:tcPr>
            <w:tcW w:w="960" w:type="dxa"/>
          </w:tcPr>
          <w:p w14:paraId="5774A00E" w14:textId="77777777" w:rsidR="0039014B" w:rsidRPr="00F607F1" w:rsidRDefault="0039014B" w:rsidP="00444858">
            <w:pPr>
              <w:keepNext/>
              <w:rPr>
                <w:rFonts w:ascii="Calibri" w:hAnsi="Calibri"/>
                <w:sz w:val="18"/>
                <w:szCs w:val="18"/>
              </w:rPr>
            </w:pPr>
          </w:p>
        </w:tc>
        <w:tc>
          <w:tcPr>
            <w:tcW w:w="959" w:type="dxa"/>
          </w:tcPr>
          <w:p w14:paraId="302D2835" w14:textId="77777777" w:rsidR="0039014B" w:rsidRPr="00F607F1" w:rsidRDefault="0039014B" w:rsidP="00444858">
            <w:pPr>
              <w:keepNext/>
              <w:rPr>
                <w:rFonts w:ascii="Calibri" w:hAnsi="Calibri"/>
                <w:sz w:val="18"/>
                <w:szCs w:val="18"/>
              </w:rPr>
            </w:pPr>
          </w:p>
        </w:tc>
        <w:tc>
          <w:tcPr>
            <w:tcW w:w="959" w:type="dxa"/>
          </w:tcPr>
          <w:p w14:paraId="4F6C3B0A" w14:textId="77777777" w:rsidR="0039014B" w:rsidRPr="00F607F1" w:rsidRDefault="0039014B" w:rsidP="00444858">
            <w:pPr>
              <w:keepNext/>
              <w:rPr>
                <w:rFonts w:ascii="Calibri" w:hAnsi="Calibri"/>
                <w:sz w:val="18"/>
                <w:szCs w:val="18"/>
              </w:rPr>
            </w:pPr>
          </w:p>
        </w:tc>
        <w:tc>
          <w:tcPr>
            <w:tcW w:w="960" w:type="dxa"/>
          </w:tcPr>
          <w:p w14:paraId="0621DAE8" w14:textId="77777777" w:rsidR="0039014B" w:rsidRPr="00F607F1" w:rsidRDefault="0039014B" w:rsidP="00444858">
            <w:pPr>
              <w:keepNext/>
              <w:rPr>
                <w:rFonts w:ascii="Calibri" w:hAnsi="Calibri"/>
                <w:sz w:val="18"/>
                <w:szCs w:val="18"/>
              </w:rPr>
            </w:pPr>
          </w:p>
        </w:tc>
        <w:tc>
          <w:tcPr>
            <w:tcW w:w="959" w:type="dxa"/>
          </w:tcPr>
          <w:p w14:paraId="5BD7BBD0" w14:textId="77777777" w:rsidR="0039014B" w:rsidRPr="00F607F1" w:rsidRDefault="0039014B" w:rsidP="00444858">
            <w:pPr>
              <w:keepNext/>
              <w:rPr>
                <w:rFonts w:ascii="Calibri" w:hAnsi="Calibri"/>
                <w:sz w:val="18"/>
                <w:szCs w:val="18"/>
              </w:rPr>
            </w:pPr>
          </w:p>
        </w:tc>
        <w:tc>
          <w:tcPr>
            <w:tcW w:w="840" w:type="dxa"/>
          </w:tcPr>
          <w:p w14:paraId="7E4D09FA" w14:textId="77777777" w:rsidR="0039014B" w:rsidRPr="00F607F1" w:rsidRDefault="0039014B" w:rsidP="00444858">
            <w:pPr>
              <w:keepNext/>
              <w:rPr>
                <w:rFonts w:ascii="Calibri" w:hAnsi="Calibri"/>
                <w:sz w:val="18"/>
                <w:szCs w:val="18"/>
              </w:rPr>
            </w:pPr>
          </w:p>
        </w:tc>
        <w:tc>
          <w:tcPr>
            <w:tcW w:w="990" w:type="dxa"/>
          </w:tcPr>
          <w:p w14:paraId="6C84BFD7" w14:textId="77777777" w:rsidR="0039014B" w:rsidRPr="00F607F1" w:rsidRDefault="0039014B" w:rsidP="00444858">
            <w:pPr>
              <w:keepNext/>
              <w:rPr>
                <w:rFonts w:ascii="Calibri" w:hAnsi="Calibri"/>
                <w:sz w:val="18"/>
                <w:szCs w:val="18"/>
              </w:rPr>
            </w:pPr>
          </w:p>
        </w:tc>
        <w:tc>
          <w:tcPr>
            <w:tcW w:w="900" w:type="dxa"/>
          </w:tcPr>
          <w:p w14:paraId="3BC09D68" w14:textId="77777777" w:rsidR="0039014B" w:rsidRPr="00F607F1" w:rsidRDefault="0039014B" w:rsidP="00444858">
            <w:pPr>
              <w:keepNext/>
              <w:rPr>
                <w:rFonts w:ascii="Calibri" w:hAnsi="Calibri"/>
                <w:sz w:val="18"/>
                <w:szCs w:val="18"/>
              </w:rPr>
            </w:pPr>
          </w:p>
        </w:tc>
        <w:tc>
          <w:tcPr>
            <w:tcW w:w="1107" w:type="dxa"/>
          </w:tcPr>
          <w:p w14:paraId="676373D3" w14:textId="77777777" w:rsidR="0039014B" w:rsidRPr="00F607F1" w:rsidRDefault="0039014B" w:rsidP="00444858">
            <w:pPr>
              <w:keepNext/>
              <w:rPr>
                <w:rFonts w:ascii="Calibri" w:hAnsi="Calibri"/>
                <w:sz w:val="18"/>
                <w:szCs w:val="18"/>
              </w:rPr>
            </w:pPr>
          </w:p>
        </w:tc>
        <w:tc>
          <w:tcPr>
            <w:tcW w:w="873" w:type="dxa"/>
          </w:tcPr>
          <w:p w14:paraId="6D5F45B5" w14:textId="77777777" w:rsidR="0039014B" w:rsidRPr="00F607F1" w:rsidRDefault="0039014B" w:rsidP="00444858">
            <w:pPr>
              <w:keepNext/>
              <w:rPr>
                <w:rFonts w:ascii="Calibri" w:hAnsi="Calibri"/>
                <w:sz w:val="18"/>
                <w:szCs w:val="18"/>
              </w:rPr>
            </w:pPr>
          </w:p>
        </w:tc>
        <w:tc>
          <w:tcPr>
            <w:tcW w:w="990" w:type="dxa"/>
          </w:tcPr>
          <w:p w14:paraId="7B022BB5" w14:textId="77777777" w:rsidR="0039014B" w:rsidRPr="00F607F1" w:rsidRDefault="0039014B" w:rsidP="00444858">
            <w:pPr>
              <w:keepNext/>
              <w:rPr>
                <w:rFonts w:ascii="Calibri" w:hAnsi="Calibri"/>
                <w:sz w:val="18"/>
                <w:szCs w:val="18"/>
              </w:rPr>
            </w:pPr>
          </w:p>
        </w:tc>
        <w:tc>
          <w:tcPr>
            <w:tcW w:w="1080" w:type="dxa"/>
          </w:tcPr>
          <w:p w14:paraId="366C4FEC" w14:textId="77777777" w:rsidR="0039014B" w:rsidRPr="00F607F1" w:rsidRDefault="0039014B" w:rsidP="00444858">
            <w:pPr>
              <w:keepNext/>
              <w:rPr>
                <w:rFonts w:ascii="Calibri" w:hAnsi="Calibri"/>
                <w:sz w:val="18"/>
                <w:szCs w:val="18"/>
              </w:rPr>
            </w:pPr>
          </w:p>
        </w:tc>
        <w:tc>
          <w:tcPr>
            <w:tcW w:w="895" w:type="dxa"/>
          </w:tcPr>
          <w:p w14:paraId="5CB77D9D" w14:textId="77777777" w:rsidR="0039014B" w:rsidRPr="00F607F1" w:rsidRDefault="0039014B" w:rsidP="00444858">
            <w:pPr>
              <w:keepNext/>
              <w:rPr>
                <w:rFonts w:ascii="Calibri" w:hAnsi="Calibri"/>
                <w:sz w:val="18"/>
                <w:szCs w:val="18"/>
              </w:rPr>
            </w:pPr>
          </w:p>
        </w:tc>
      </w:tr>
      <w:tr w:rsidR="0039014B" w:rsidRPr="00F607F1" w14:paraId="50D1F3F4" w14:textId="065AE141" w:rsidTr="00622A6B">
        <w:trPr>
          <w:cantSplit/>
        </w:trPr>
        <w:tc>
          <w:tcPr>
            <w:tcW w:w="14390" w:type="dxa"/>
            <w:gridSpan w:val="15"/>
          </w:tcPr>
          <w:p w14:paraId="67803FB2" w14:textId="0D247F78" w:rsidR="0039014B" w:rsidRPr="00F607F1" w:rsidRDefault="0039014B" w:rsidP="00444858">
            <w:pPr>
              <w:keepNext/>
              <w:rPr>
                <w:rFonts w:ascii="Calibri" w:hAnsi="Calibri"/>
                <w:sz w:val="18"/>
                <w:szCs w:val="18"/>
              </w:rPr>
            </w:pPr>
            <w:r w:rsidRPr="00F607F1">
              <w:rPr>
                <w:rFonts w:ascii="Calibri" w:hAnsi="Calibri"/>
                <w:sz w:val="18"/>
                <w:szCs w:val="18"/>
              </w:rPr>
              <w:t>Notes:</w:t>
            </w:r>
          </w:p>
        </w:tc>
      </w:tr>
    </w:tbl>
    <w:p w14:paraId="2188AFFC" w14:textId="77777777" w:rsidR="00444858" w:rsidRPr="00F607F1" w:rsidRDefault="00444858" w:rsidP="00444858">
      <w:pPr>
        <w:rPr>
          <w:rFonts w:ascii="Calibri" w:hAnsi="Calibri"/>
          <w:sz w:val="18"/>
          <w:szCs w:val="18"/>
        </w:rPr>
      </w:pPr>
    </w:p>
    <w:p w14:paraId="49746FA2" w14:textId="3BB4D7A7" w:rsidR="00444858" w:rsidRPr="00F607F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F607F1" w14:paraId="31F4EDF7" w14:textId="77777777" w:rsidTr="00444858">
        <w:trPr>
          <w:cantSplit/>
        </w:trPr>
        <w:tc>
          <w:tcPr>
            <w:tcW w:w="14396" w:type="dxa"/>
            <w:gridSpan w:val="13"/>
          </w:tcPr>
          <w:p w14:paraId="12EB86F3" w14:textId="77777777" w:rsidR="00444858" w:rsidRPr="00F607F1" w:rsidRDefault="00444858" w:rsidP="00444858">
            <w:pPr>
              <w:keepNext/>
              <w:rPr>
                <w:rFonts w:ascii="Calibri" w:hAnsi="Calibri"/>
                <w:b/>
                <w:sz w:val="18"/>
                <w:szCs w:val="18"/>
              </w:rPr>
            </w:pPr>
            <w:r w:rsidRPr="00F607F1">
              <w:rPr>
                <w:rFonts w:ascii="Calibri" w:hAnsi="Calibri"/>
                <w:b/>
                <w:sz w:val="18"/>
                <w:szCs w:val="18"/>
              </w:rPr>
              <w:t xml:space="preserve">M. Installed Air Filter Device Information </w:t>
            </w:r>
          </w:p>
          <w:p w14:paraId="2CBEE21B" w14:textId="27280C86" w:rsidR="00444858" w:rsidRPr="00F607F1" w:rsidRDefault="00444858" w:rsidP="00444858">
            <w:pPr>
              <w:keepNext/>
              <w:rPr>
                <w:rFonts w:ascii="Calibri" w:hAnsi="Calibri"/>
                <w:sz w:val="18"/>
                <w:szCs w:val="18"/>
              </w:rPr>
            </w:pPr>
            <w:r w:rsidRPr="00F607F1">
              <w:rPr>
                <w:rFonts w:ascii="Calibri" w:hAnsi="Calibri"/>
                <w:sz w:val="18"/>
                <w:szCs w:val="18"/>
              </w:rPr>
              <w:t xml:space="preserve">Mandatory requirements for air filter devices are specified Section 150.0(m)12.  The installer shall place a sticker in or near </w:t>
            </w:r>
            <w:r w:rsidR="005E5DCA" w:rsidRPr="00F607F1">
              <w:rPr>
                <w:rFonts w:ascii="Calibri" w:hAnsi="Calibri"/>
                <w:sz w:val="18"/>
                <w:szCs w:val="18"/>
              </w:rPr>
              <w:t xml:space="preserve">each </w:t>
            </w:r>
            <w:r w:rsidRPr="00F607F1">
              <w:rPr>
                <w:rFonts w:ascii="Calibri" w:hAnsi="Calibri"/>
                <w:sz w:val="18"/>
                <w:szCs w:val="18"/>
              </w:rPr>
              <w:t xml:space="preserve">filter grille </w:t>
            </w:r>
            <w:r w:rsidR="005E5DCA" w:rsidRPr="00F607F1">
              <w:rPr>
                <w:rFonts w:ascii="Calibri" w:hAnsi="Calibri"/>
                <w:sz w:val="18"/>
                <w:szCs w:val="18"/>
              </w:rPr>
              <w:t xml:space="preserve">that displays </w:t>
            </w:r>
            <w:r w:rsidRPr="00F607F1">
              <w:rPr>
                <w:rFonts w:ascii="Calibri" w:hAnsi="Calibri"/>
                <w:sz w:val="18"/>
                <w:szCs w:val="18"/>
              </w:rPr>
              <w:t xml:space="preserve">the design airflow rate </w:t>
            </w:r>
            <w:r w:rsidR="00701635" w:rsidRPr="00F607F1">
              <w:rPr>
                <w:rFonts w:ascii="Calibri" w:hAnsi="Calibri"/>
                <w:sz w:val="18"/>
                <w:szCs w:val="18"/>
              </w:rPr>
              <w:t xml:space="preserve">for that filter grille/rack </w:t>
            </w:r>
            <w:r w:rsidRPr="00F607F1">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444858" w:rsidRPr="00F607F1" w14:paraId="4B73AA85" w14:textId="77777777" w:rsidTr="00C7513A">
        <w:trPr>
          <w:cantSplit/>
          <w:trHeight w:val="134"/>
        </w:trPr>
        <w:tc>
          <w:tcPr>
            <w:tcW w:w="1107" w:type="dxa"/>
            <w:vAlign w:val="bottom"/>
          </w:tcPr>
          <w:p w14:paraId="1C59F38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07" w:type="dxa"/>
            <w:vAlign w:val="bottom"/>
          </w:tcPr>
          <w:p w14:paraId="41DF360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108" w:type="dxa"/>
          </w:tcPr>
          <w:p w14:paraId="2B27F9F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07" w:type="dxa"/>
          </w:tcPr>
          <w:p w14:paraId="37AE442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07" w:type="dxa"/>
            <w:vAlign w:val="bottom"/>
          </w:tcPr>
          <w:p w14:paraId="3378DBC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108" w:type="dxa"/>
            <w:vAlign w:val="bottom"/>
          </w:tcPr>
          <w:p w14:paraId="3E93BB0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107" w:type="dxa"/>
            <w:vAlign w:val="bottom"/>
          </w:tcPr>
          <w:p w14:paraId="4479F6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108" w:type="dxa"/>
          </w:tcPr>
          <w:p w14:paraId="15E5C38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107" w:type="dxa"/>
          </w:tcPr>
          <w:p w14:paraId="2A8B38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07" w:type="dxa"/>
          </w:tcPr>
          <w:p w14:paraId="3A04AA7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108" w:type="dxa"/>
          </w:tcPr>
          <w:p w14:paraId="600CC17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c>
          <w:tcPr>
            <w:tcW w:w="1107" w:type="dxa"/>
          </w:tcPr>
          <w:p w14:paraId="6466E67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12</w:t>
            </w:r>
          </w:p>
        </w:tc>
        <w:tc>
          <w:tcPr>
            <w:tcW w:w="1108" w:type="dxa"/>
            <w:vAlign w:val="bottom"/>
          </w:tcPr>
          <w:p w14:paraId="5AA372B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13</w:t>
            </w:r>
          </w:p>
        </w:tc>
      </w:tr>
      <w:tr w:rsidR="00444858" w:rsidRPr="00F607F1" w14:paraId="734E466E" w14:textId="77777777" w:rsidTr="00C7513A">
        <w:trPr>
          <w:cantSplit/>
          <w:trHeight w:val="576"/>
        </w:trPr>
        <w:tc>
          <w:tcPr>
            <w:tcW w:w="1107" w:type="dxa"/>
            <w:vAlign w:val="bottom"/>
          </w:tcPr>
          <w:p w14:paraId="2F618F5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07" w:type="dxa"/>
            <w:vAlign w:val="bottom"/>
          </w:tcPr>
          <w:p w14:paraId="4CC4494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08" w:type="dxa"/>
            <w:vAlign w:val="bottom"/>
          </w:tcPr>
          <w:p w14:paraId="213C18B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107" w:type="dxa"/>
            <w:vAlign w:val="bottom"/>
          </w:tcPr>
          <w:p w14:paraId="198DCC6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Air Filter Name or Description of Location</w:t>
            </w:r>
          </w:p>
        </w:tc>
        <w:tc>
          <w:tcPr>
            <w:tcW w:w="1107" w:type="dxa"/>
            <w:vAlign w:val="bottom"/>
          </w:tcPr>
          <w:p w14:paraId="6FE63DD0" w14:textId="46753504"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Air Filter </w:t>
            </w:r>
            <w:r w:rsidR="00701635" w:rsidRPr="00F607F1">
              <w:rPr>
                <w:rFonts w:ascii="Calibri" w:hAnsi="Calibri"/>
                <w:sz w:val="18"/>
                <w:szCs w:val="18"/>
              </w:rPr>
              <w:t xml:space="preserve">Rack </w:t>
            </w:r>
            <w:r w:rsidRPr="00F607F1">
              <w:rPr>
                <w:rFonts w:ascii="Calibri" w:hAnsi="Calibri"/>
                <w:sz w:val="18"/>
                <w:szCs w:val="18"/>
              </w:rPr>
              <w:t>Type</w:t>
            </w:r>
          </w:p>
        </w:tc>
        <w:tc>
          <w:tcPr>
            <w:tcW w:w="1108" w:type="dxa"/>
            <w:vAlign w:val="bottom"/>
          </w:tcPr>
          <w:p w14:paraId="6EDE449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Design Airflow Rate</w:t>
            </w:r>
          </w:p>
          <w:p w14:paraId="5FF9D0E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for Air Filter Device</w:t>
            </w:r>
          </w:p>
          <w:p w14:paraId="0DCF565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(cfm)</w:t>
            </w:r>
          </w:p>
        </w:tc>
        <w:tc>
          <w:tcPr>
            <w:tcW w:w="1107" w:type="dxa"/>
            <w:vAlign w:val="bottom"/>
          </w:tcPr>
          <w:p w14:paraId="662FA16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Air Filter Nominal Depth (inch)</w:t>
            </w:r>
          </w:p>
        </w:tc>
        <w:tc>
          <w:tcPr>
            <w:tcW w:w="1108" w:type="dxa"/>
            <w:vAlign w:val="bottom"/>
          </w:tcPr>
          <w:p w14:paraId="4C4F611A" w14:textId="77777777" w:rsidR="00444858" w:rsidRPr="00F607F1" w:rsidRDefault="00444858" w:rsidP="00444858">
            <w:pPr>
              <w:jc w:val="center"/>
              <w:rPr>
                <w:rFonts w:ascii="Calibri" w:hAnsi="Calibri"/>
                <w:sz w:val="18"/>
                <w:szCs w:val="18"/>
              </w:rPr>
            </w:pPr>
            <w:r w:rsidRPr="00F607F1">
              <w:rPr>
                <w:rFonts w:ascii="Calibri" w:hAnsi="Calibri"/>
                <w:sz w:val="18"/>
                <w:szCs w:val="18"/>
              </w:rPr>
              <w:t>Air Filter Nominal Length</w:t>
            </w:r>
          </w:p>
          <w:p w14:paraId="1C4D123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p>
        </w:tc>
        <w:tc>
          <w:tcPr>
            <w:tcW w:w="1107" w:type="dxa"/>
            <w:vAlign w:val="bottom"/>
          </w:tcPr>
          <w:p w14:paraId="53C1884C" w14:textId="77777777" w:rsidR="00444858" w:rsidRPr="00F607F1" w:rsidRDefault="00444858" w:rsidP="00444858">
            <w:pPr>
              <w:jc w:val="center"/>
              <w:rPr>
                <w:rFonts w:ascii="Calibri" w:hAnsi="Calibri"/>
                <w:sz w:val="18"/>
                <w:szCs w:val="18"/>
              </w:rPr>
            </w:pPr>
            <w:r w:rsidRPr="00F607F1">
              <w:rPr>
                <w:rFonts w:ascii="Calibri" w:hAnsi="Calibri"/>
                <w:sz w:val="18"/>
                <w:szCs w:val="18"/>
              </w:rPr>
              <w:t>Air Filter Nominal Width</w:t>
            </w:r>
          </w:p>
          <w:p w14:paraId="4296B9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p>
        </w:tc>
        <w:tc>
          <w:tcPr>
            <w:tcW w:w="1107" w:type="dxa"/>
            <w:vAlign w:val="bottom"/>
          </w:tcPr>
          <w:p w14:paraId="2B49FC70" w14:textId="77777777" w:rsidR="00444858" w:rsidRPr="00F607F1" w:rsidRDefault="00444858" w:rsidP="00444858">
            <w:pPr>
              <w:jc w:val="center"/>
              <w:rPr>
                <w:rFonts w:ascii="Calibri" w:hAnsi="Calibri"/>
                <w:sz w:val="18"/>
                <w:szCs w:val="18"/>
              </w:rPr>
            </w:pPr>
            <w:r w:rsidRPr="00F607F1">
              <w:rPr>
                <w:rFonts w:ascii="Calibri" w:hAnsi="Calibri"/>
                <w:sz w:val="18"/>
                <w:szCs w:val="18"/>
              </w:rPr>
              <w:t xml:space="preserve">Air Filter </w:t>
            </w:r>
          </w:p>
          <w:p w14:paraId="50662469" w14:textId="77777777" w:rsidR="00444858" w:rsidRPr="00F607F1" w:rsidRDefault="00444858" w:rsidP="00444858">
            <w:pPr>
              <w:jc w:val="center"/>
              <w:rPr>
                <w:rFonts w:ascii="Calibri" w:hAnsi="Calibri"/>
                <w:sz w:val="18"/>
                <w:szCs w:val="18"/>
              </w:rPr>
            </w:pPr>
            <w:r w:rsidRPr="00F607F1">
              <w:rPr>
                <w:rFonts w:ascii="Calibri" w:hAnsi="Calibri"/>
                <w:sz w:val="18"/>
                <w:szCs w:val="18"/>
              </w:rPr>
              <w:t>Calculated Nominal Face Area</w:t>
            </w:r>
          </w:p>
          <w:p w14:paraId="798FB4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108" w:type="dxa"/>
            <w:vAlign w:val="bottom"/>
          </w:tcPr>
          <w:p w14:paraId="18FFE8A2" w14:textId="77777777" w:rsidR="00444858" w:rsidRPr="00F607F1" w:rsidRDefault="00444858" w:rsidP="00444858">
            <w:pPr>
              <w:jc w:val="center"/>
              <w:rPr>
                <w:rFonts w:ascii="Calibri" w:hAnsi="Calibri"/>
                <w:sz w:val="18"/>
                <w:szCs w:val="18"/>
              </w:rPr>
            </w:pPr>
            <w:r w:rsidRPr="00F607F1">
              <w:rPr>
                <w:rFonts w:ascii="Calibri" w:hAnsi="Calibri"/>
                <w:sz w:val="18"/>
                <w:szCs w:val="18"/>
              </w:rPr>
              <w:t xml:space="preserve">Air Filter Required </w:t>
            </w:r>
          </w:p>
          <w:p w14:paraId="2C8C5104" w14:textId="77777777" w:rsidR="00444858" w:rsidRPr="00F607F1" w:rsidRDefault="00444858" w:rsidP="00444858">
            <w:pPr>
              <w:jc w:val="center"/>
              <w:rPr>
                <w:rFonts w:ascii="Calibri" w:hAnsi="Calibri"/>
                <w:sz w:val="18"/>
                <w:szCs w:val="18"/>
              </w:rPr>
            </w:pPr>
            <w:r w:rsidRPr="00F607F1">
              <w:rPr>
                <w:rFonts w:ascii="Calibri" w:hAnsi="Calibri"/>
                <w:sz w:val="18"/>
                <w:szCs w:val="18"/>
              </w:rPr>
              <w:t>Minimum Face Area</w:t>
            </w:r>
          </w:p>
          <w:p w14:paraId="1E0CC8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107" w:type="dxa"/>
            <w:vAlign w:val="bottom"/>
          </w:tcPr>
          <w:p w14:paraId="6B81B76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Face Area Compliance</w:t>
            </w:r>
          </w:p>
        </w:tc>
        <w:tc>
          <w:tcPr>
            <w:tcW w:w="1108" w:type="dxa"/>
            <w:vAlign w:val="bottom"/>
          </w:tcPr>
          <w:p w14:paraId="6A658EF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Design Allowable Pressure Drop for Air Filter Device</w:t>
            </w:r>
          </w:p>
          <w:p w14:paraId="552B259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 W.C.)</w:t>
            </w:r>
          </w:p>
        </w:tc>
      </w:tr>
      <w:tr w:rsidR="003150AE" w:rsidRPr="00F607F1" w14:paraId="7EEEE103" w14:textId="77777777" w:rsidTr="00484C46">
        <w:trPr>
          <w:cantSplit/>
          <w:trHeight w:val="360"/>
        </w:trPr>
        <w:tc>
          <w:tcPr>
            <w:tcW w:w="1107" w:type="dxa"/>
          </w:tcPr>
          <w:p w14:paraId="523662D4" w14:textId="77777777" w:rsidR="003150AE" w:rsidRPr="00F607F1" w:rsidRDefault="003150AE" w:rsidP="00444858">
            <w:pPr>
              <w:keepNext/>
              <w:rPr>
                <w:rFonts w:ascii="Calibri" w:hAnsi="Calibri"/>
                <w:sz w:val="18"/>
                <w:szCs w:val="18"/>
              </w:rPr>
            </w:pPr>
          </w:p>
        </w:tc>
        <w:tc>
          <w:tcPr>
            <w:tcW w:w="1107" w:type="dxa"/>
          </w:tcPr>
          <w:p w14:paraId="0B7A4AC4" w14:textId="77777777" w:rsidR="003150AE" w:rsidRPr="00F607F1" w:rsidRDefault="003150AE" w:rsidP="00444858">
            <w:pPr>
              <w:keepNext/>
              <w:rPr>
                <w:rFonts w:ascii="Calibri" w:hAnsi="Calibri"/>
                <w:sz w:val="18"/>
                <w:szCs w:val="18"/>
              </w:rPr>
            </w:pPr>
          </w:p>
        </w:tc>
        <w:tc>
          <w:tcPr>
            <w:tcW w:w="1108" w:type="dxa"/>
          </w:tcPr>
          <w:p w14:paraId="6D92FC52" w14:textId="77777777" w:rsidR="003150AE" w:rsidRPr="00F607F1" w:rsidRDefault="003150AE" w:rsidP="00444858">
            <w:pPr>
              <w:keepNext/>
              <w:rPr>
                <w:rFonts w:ascii="Calibri" w:hAnsi="Calibri"/>
                <w:sz w:val="18"/>
                <w:szCs w:val="18"/>
              </w:rPr>
            </w:pPr>
          </w:p>
        </w:tc>
        <w:tc>
          <w:tcPr>
            <w:tcW w:w="1107" w:type="dxa"/>
          </w:tcPr>
          <w:p w14:paraId="3AE6BBB1" w14:textId="77777777" w:rsidR="003150AE" w:rsidRPr="00F607F1" w:rsidRDefault="003150AE" w:rsidP="00444858">
            <w:pPr>
              <w:keepNext/>
              <w:rPr>
                <w:rFonts w:ascii="Calibri" w:hAnsi="Calibri"/>
                <w:sz w:val="18"/>
                <w:szCs w:val="18"/>
              </w:rPr>
            </w:pPr>
          </w:p>
        </w:tc>
        <w:tc>
          <w:tcPr>
            <w:tcW w:w="1107" w:type="dxa"/>
          </w:tcPr>
          <w:p w14:paraId="40BB5057" w14:textId="77777777" w:rsidR="003150AE" w:rsidRPr="00F607F1" w:rsidRDefault="003150AE" w:rsidP="00444858">
            <w:pPr>
              <w:keepNext/>
              <w:rPr>
                <w:rFonts w:ascii="Calibri" w:hAnsi="Calibri"/>
                <w:sz w:val="18"/>
                <w:szCs w:val="18"/>
              </w:rPr>
            </w:pPr>
          </w:p>
        </w:tc>
        <w:tc>
          <w:tcPr>
            <w:tcW w:w="1108" w:type="dxa"/>
          </w:tcPr>
          <w:p w14:paraId="6D05E7AE" w14:textId="77777777" w:rsidR="003150AE" w:rsidRPr="00F607F1" w:rsidRDefault="003150AE" w:rsidP="00444858">
            <w:pPr>
              <w:keepNext/>
              <w:rPr>
                <w:rFonts w:ascii="Calibri" w:hAnsi="Calibri"/>
                <w:sz w:val="18"/>
                <w:szCs w:val="18"/>
              </w:rPr>
            </w:pPr>
          </w:p>
        </w:tc>
        <w:tc>
          <w:tcPr>
            <w:tcW w:w="1107" w:type="dxa"/>
          </w:tcPr>
          <w:p w14:paraId="1695E265" w14:textId="77777777" w:rsidR="003150AE" w:rsidRPr="00F607F1" w:rsidRDefault="003150AE" w:rsidP="00444858">
            <w:pPr>
              <w:keepNext/>
              <w:rPr>
                <w:rFonts w:ascii="Calibri" w:hAnsi="Calibri"/>
                <w:sz w:val="18"/>
                <w:szCs w:val="18"/>
              </w:rPr>
            </w:pPr>
          </w:p>
        </w:tc>
        <w:tc>
          <w:tcPr>
            <w:tcW w:w="1108" w:type="dxa"/>
          </w:tcPr>
          <w:p w14:paraId="0F1AEAA0" w14:textId="77777777" w:rsidR="003150AE" w:rsidRPr="00F607F1" w:rsidRDefault="003150AE" w:rsidP="00444858">
            <w:pPr>
              <w:keepNext/>
              <w:rPr>
                <w:rFonts w:ascii="Calibri" w:hAnsi="Calibri"/>
                <w:sz w:val="18"/>
                <w:szCs w:val="18"/>
              </w:rPr>
            </w:pPr>
          </w:p>
        </w:tc>
        <w:tc>
          <w:tcPr>
            <w:tcW w:w="1107" w:type="dxa"/>
          </w:tcPr>
          <w:p w14:paraId="16A7BCDE" w14:textId="77777777" w:rsidR="003150AE" w:rsidRPr="00F607F1" w:rsidRDefault="003150AE" w:rsidP="00444858">
            <w:pPr>
              <w:keepNext/>
              <w:rPr>
                <w:rFonts w:ascii="Calibri" w:hAnsi="Calibri"/>
                <w:sz w:val="18"/>
                <w:szCs w:val="18"/>
              </w:rPr>
            </w:pPr>
          </w:p>
        </w:tc>
        <w:tc>
          <w:tcPr>
            <w:tcW w:w="1107" w:type="dxa"/>
          </w:tcPr>
          <w:p w14:paraId="3C0541BA" w14:textId="77777777" w:rsidR="003150AE" w:rsidRPr="00F607F1" w:rsidRDefault="003150AE" w:rsidP="00444858">
            <w:pPr>
              <w:keepNext/>
              <w:rPr>
                <w:rFonts w:ascii="Calibri" w:hAnsi="Calibri"/>
                <w:sz w:val="18"/>
                <w:szCs w:val="18"/>
              </w:rPr>
            </w:pPr>
          </w:p>
        </w:tc>
        <w:tc>
          <w:tcPr>
            <w:tcW w:w="1108" w:type="dxa"/>
          </w:tcPr>
          <w:p w14:paraId="30B75570" w14:textId="77777777" w:rsidR="003150AE" w:rsidRPr="00F607F1" w:rsidRDefault="003150AE" w:rsidP="00444858">
            <w:pPr>
              <w:keepNext/>
              <w:rPr>
                <w:rFonts w:ascii="Calibri" w:hAnsi="Calibri"/>
                <w:sz w:val="18"/>
                <w:szCs w:val="18"/>
              </w:rPr>
            </w:pPr>
          </w:p>
        </w:tc>
        <w:tc>
          <w:tcPr>
            <w:tcW w:w="1107" w:type="dxa"/>
          </w:tcPr>
          <w:p w14:paraId="04556D80" w14:textId="77777777" w:rsidR="003150AE" w:rsidRPr="00F607F1" w:rsidRDefault="003150AE" w:rsidP="00444858">
            <w:pPr>
              <w:keepNext/>
              <w:rPr>
                <w:rFonts w:ascii="Calibri" w:hAnsi="Calibri"/>
                <w:sz w:val="18"/>
                <w:szCs w:val="18"/>
              </w:rPr>
            </w:pPr>
          </w:p>
        </w:tc>
        <w:tc>
          <w:tcPr>
            <w:tcW w:w="1108" w:type="dxa"/>
          </w:tcPr>
          <w:p w14:paraId="5C5689BC" w14:textId="77777777" w:rsidR="003150AE" w:rsidRPr="00F607F1" w:rsidRDefault="003150AE" w:rsidP="00444858">
            <w:pPr>
              <w:keepNext/>
              <w:rPr>
                <w:rFonts w:ascii="Calibri" w:hAnsi="Calibri"/>
                <w:sz w:val="18"/>
                <w:szCs w:val="18"/>
              </w:rPr>
            </w:pPr>
          </w:p>
        </w:tc>
      </w:tr>
      <w:tr w:rsidR="00444858" w:rsidRPr="00F607F1" w14:paraId="7E305419" w14:textId="77777777" w:rsidTr="00484C46">
        <w:trPr>
          <w:cantSplit/>
          <w:trHeight w:val="360"/>
        </w:trPr>
        <w:tc>
          <w:tcPr>
            <w:tcW w:w="1107" w:type="dxa"/>
          </w:tcPr>
          <w:p w14:paraId="4A4EDD4F" w14:textId="77777777" w:rsidR="00444858" w:rsidRPr="00F607F1" w:rsidRDefault="00444858" w:rsidP="00444858">
            <w:pPr>
              <w:keepNext/>
              <w:rPr>
                <w:rFonts w:ascii="Calibri" w:hAnsi="Calibri"/>
                <w:sz w:val="18"/>
                <w:szCs w:val="18"/>
              </w:rPr>
            </w:pPr>
          </w:p>
        </w:tc>
        <w:tc>
          <w:tcPr>
            <w:tcW w:w="1107" w:type="dxa"/>
          </w:tcPr>
          <w:p w14:paraId="4E8D09F2" w14:textId="77777777" w:rsidR="00444858" w:rsidRPr="00F607F1" w:rsidRDefault="00444858" w:rsidP="00444858">
            <w:pPr>
              <w:keepNext/>
              <w:rPr>
                <w:rFonts w:ascii="Calibri" w:hAnsi="Calibri"/>
                <w:sz w:val="18"/>
                <w:szCs w:val="18"/>
              </w:rPr>
            </w:pPr>
          </w:p>
        </w:tc>
        <w:tc>
          <w:tcPr>
            <w:tcW w:w="1108" w:type="dxa"/>
          </w:tcPr>
          <w:p w14:paraId="13C3787C" w14:textId="77777777" w:rsidR="00444858" w:rsidRPr="00F607F1" w:rsidRDefault="00444858" w:rsidP="00444858">
            <w:pPr>
              <w:keepNext/>
              <w:rPr>
                <w:rFonts w:ascii="Calibri" w:hAnsi="Calibri"/>
                <w:sz w:val="18"/>
                <w:szCs w:val="18"/>
              </w:rPr>
            </w:pPr>
          </w:p>
        </w:tc>
        <w:tc>
          <w:tcPr>
            <w:tcW w:w="1107" w:type="dxa"/>
          </w:tcPr>
          <w:p w14:paraId="4CF1F248" w14:textId="77777777" w:rsidR="00444858" w:rsidRPr="00F607F1" w:rsidRDefault="00444858" w:rsidP="00444858">
            <w:pPr>
              <w:keepNext/>
              <w:rPr>
                <w:rFonts w:ascii="Calibri" w:hAnsi="Calibri"/>
                <w:sz w:val="18"/>
                <w:szCs w:val="18"/>
              </w:rPr>
            </w:pPr>
          </w:p>
        </w:tc>
        <w:tc>
          <w:tcPr>
            <w:tcW w:w="1107" w:type="dxa"/>
          </w:tcPr>
          <w:p w14:paraId="78E887B3" w14:textId="77777777" w:rsidR="00444858" w:rsidRPr="00F607F1" w:rsidRDefault="00444858" w:rsidP="00444858">
            <w:pPr>
              <w:keepNext/>
              <w:rPr>
                <w:rFonts w:ascii="Calibri" w:hAnsi="Calibri"/>
                <w:sz w:val="18"/>
                <w:szCs w:val="18"/>
              </w:rPr>
            </w:pPr>
          </w:p>
        </w:tc>
        <w:tc>
          <w:tcPr>
            <w:tcW w:w="1108" w:type="dxa"/>
          </w:tcPr>
          <w:p w14:paraId="0BAACC2D" w14:textId="77777777" w:rsidR="00444858" w:rsidRPr="00F607F1" w:rsidRDefault="00444858" w:rsidP="00444858">
            <w:pPr>
              <w:keepNext/>
              <w:rPr>
                <w:rFonts w:ascii="Calibri" w:hAnsi="Calibri"/>
                <w:sz w:val="18"/>
                <w:szCs w:val="18"/>
              </w:rPr>
            </w:pPr>
          </w:p>
        </w:tc>
        <w:tc>
          <w:tcPr>
            <w:tcW w:w="1107" w:type="dxa"/>
          </w:tcPr>
          <w:p w14:paraId="32678E6D" w14:textId="77777777" w:rsidR="00444858" w:rsidRPr="00F607F1" w:rsidRDefault="00444858" w:rsidP="00444858">
            <w:pPr>
              <w:keepNext/>
              <w:rPr>
                <w:rFonts w:ascii="Calibri" w:hAnsi="Calibri"/>
                <w:sz w:val="18"/>
                <w:szCs w:val="18"/>
              </w:rPr>
            </w:pPr>
          </w:p>
        </w:tc>
        <w:tc>
          <w:tcPr>
            <w:tcW w:w="1108" w:type="dxa"/>
          </w:tcPr>
          <w:p w14:paraId="49CFA84A" w14:textId="77777777" w:rsidR="00444858" w:rsidRPr="00F607F1" w:rsidRDefault="00444858" w:rsidP="00444858">
            <w:pPr>
              <w:keepNext/>
              <w:rPr>
                <w:rFonts w:ascii="Calibri" w:hAnsi="Calibri"/>
                <w:sz w:val="18"/>
                <w:szCs w:val="18"/>
              </w:rPr>
            </w:pPr>
          </w:p>
        </w:tc>
        <w:tc>
          <w:tcPr>
            <w:tcW w:w="1107" w:type="dxa"/>
          </w:tcPr>
          <w:p w14:paraId="3E77FDAB" w14:textId="77777777" w:rsidR="00444858" w:rsidRPr="00F607F1" w:rsidRDefault="00444858" w:rsidP="00444858">
            <w:pPr>
              <w:keepNext/>
              <w:rPr>
                <w:rFonts w:ascii="Calibri" w:hAnsi="Calibri"/>
                <w:sz w:val="18"/>
                <w:szCs w:val="18"/>
              </w:rPr>
            </w:pPr>
          </w:p>
        </w:tc>
        <w:tc>
          <w:tcPr>
            <w:tcW w:w="1107" w:type="dxa"/>
          </w:tcPr>
          <w:p w14:paraId="1C4B5A59" w14:textId="77777777" w:rsidR="00444858" w:rsidRPr="00F607F1" w:rsidRDefault="00444858" w:rsidP="00444858">
            <w:pPr>
              <w:keepNext/>
              <w:rPr>
                <w:rFonts w:ascii="Calibri" w:hAnsi="Calibri"/>
                <w:sz w:val="18"/>
                <w:szCs w:val="18"/>
              </w:rPr>
            </w:pPr>
          </w:p>
        </w:tc>
        <w:tc>
          <w:tcPr>
            <w:tcW w:w="1108" w:type="dxa"/>
          </w:tcPr>
          <w:p w14:paraId="11D5B7EA" w14:textId="77777777" w:rsidR="00444858" w:rsidRPr="00F607F1" w:rsidRDefault="00444858" w:rsidP="00444858">
            <w:pPr>
              <w:keepNext/>
              <w:rPr>
                <w:rFonts w:ascii="Calibri" w:hAnsi="Calibri"/>
                <w:sz w:val="18"/>
                <w:szCs w:val="18"/>
              </w:rPr>
            </w:pPr>
          </w:p>
        </w:tc>
        <w:tc>
          <w:tcPr>
            <w:tcW w:w="1107" w:type="dxa"/>
          </w:tcPr>
          <w:p w14:paraId="4EFD4C98" w14:textId="77777777" w:rsidR="00444858" w:rsidRPr="00F607F1" w:rsidRDefault="00444858" w:rsidP="00444858">
            <w:pPr>
              <w:keepNext/>
              <w:rPr>
                <w:rFonts w:ascii="Calibri" w:hAnsi="Calibri"/>
                <w:sz w:val="18"/>
                <w:szCs w:val="18"/>
              </w:rPr>
            </w:pPr>
          </w:p>
        </w:tc>
        <w:tc>
          <w:tcPr>
            <w:tcW w:w="1108" w:type="dxa"/>
          </w:tcPr>
          <w:p w14:paraId="66705316" w14:textId="77777777" w:rsidR="00444858" w:rsidRPr="00F607F1" w:rsidRDefault="00444858" w:rsidP="00444858">
            <w:pPr>
              <w:keepNext/>
              <w:rPr>
                <w:rFonts w:ascii="Calibri" w:hAnsi="Calibri"/>
                <w:sz w:val="18"/>
                <w:szCs w:val="18"/>
              </w:rPr>
            </w:pPr>
          </w:p>
        </w:tc>
      </w:tr>
      <w:tr w:rsidR="00444858" w:rsidRPr="00F607F1" w14:paraId="57134095" w14:textId="77777777" w:rsidTr="00444858">
        <w:trPr>
          <w:cantSplit/>
        </w:trPr>
        <w:tc>
          <w:tcPr>
            <w:tcW w:w="14396" w:type="dxa"/>
            <w:gridSpan w:val="13"/>
          </w:tcPr>
          <w:p w14:paraId="1F172C82"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18A1674D" w14:textId="68604E39" w:rsidR="00444858" w:rsidRPr="00F607F1" w:rsidRDefault="00444858" w:rsidP="00444858"/>
    <w:p w14:paraId="51A5C6D5" w14:textId="77777777" w:rsidR="003150AE" w:rsidRPr="00F607F1"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F607F1" w14:paraId="0D1E3F67" w14:textId="77777777" w:rsidTr="006D7A96">
        <w:trPr>
          <w:cantSplit/>
        </w:trPr>
        <w:tc>
          <w:tcPr>
            <w:tcW w:w="14390" w:type="dxa"/>
            <w:gridSpan w:val="2"/>
            <w:shd w:val="clear" w:color="auto" w:fill="auto"/>
          </w:tcPr>
          <w:p w14:paraId="47981D6B" w14:textId="77777777" w:rsidR="00444858" w:rsidRPr="00F607F1" w:rsidRDefault="00444858" w:rsidP="00444858">
            <w:pPr>
              <w:keepNext/>
              <w:rPr>
                <w:rFonts w:ascii="Calibri" w:hAnsi="Calibri"/>
                <w:b/>
                <w:sz w:val="18"/>
                <w:szCs w:val="18"/>
              </w:rPr>
            </w:pPr>
            <w:r w:rsidRPr="00F607F1">
              <w:rPr>
                <w:rFonts w:ascii="Calibri" w:hAnsi="Calibri"/>
                <w:b/>
                <w:sz w:val="18"/>
                <w:szCs w:val="18"/>
              </w:rPr>
              <w:lastRenderedPageBreak/>
              <w:t xml:space="preserve">N. Air Filter Device Requirements  </w:t>
            </w:r>
          </w:p>
          <w:p w14:paraId="68512C52" w14:textId="69A7A21F" w:rsidR="006D7A96" w:rsidRPr="00F607F1" w:rsidRDefault="006D7A96" w:rsidP="00444858">
            <w:pPr>
              <w:keepNext/>
              <w:rPr>
                <w:rFonts w:ascii="Calibri" w:hAnsi="Calibri"/>
                <w:b/>
                <w:sz w:val="18"/>
                <w:szCs w:val="18"/>
              </w:rPr>
            </w:pPr>
            <w:r w:rsidRPr="00F607F1">
              <w:rPr>
                <w:rFonts w:ascii="Calibri" w:hAnsi="Calibri"/>
                <w:sz w:val="18"/>
                <w:szCs w:val="18"/>
              </w:rPr>
              <w:t>Mandatory Air Filter Device Requirements can be found in Section 150.0(m)12A-E.  Some mandatory requirements may apply in addition to those listed below.</w:t>
            </w:r>
          </w:p>
        </w:tc>
      </w:tr>
      <w:tr w:rsidR="00444858" w:rsidRPr="00F607F1" w14:paraId="73027426" w14:textId="77777777" w:rsidTr="006D7A96">
        <w:trPr>
          <w:cantSplit/>
        </w:trPr>
        <w:tc>
          <w:tcPr>
            <w:tcW w:w="464" w:type="dxa"/>
            <w:shd w:val="clear" w:color="auto" w:fill="auto"/>
            <w:vAlign w:val="center"/>
          </w:tcPr>
          <w:p w14:paraId="5C73155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926" w:type="dxa"/>
            <w:shd w:val="clear" w:color="auto" w:fill="auto"/>
          </w:tcPr>
          <w:p w14:paraId="46061939" w14:textId="513A89AE" w:rsidR="00444858" w:rsidRPr="00F607F1" w:rsidRDefault="006D7A96" w:rsidP="00444858">
            <w:pPr>
              <w:keepNext/>
              <w:spacing w:after="60"/>
              <w:rPr>
                <w:rFonts w:ascii="Calibri" w:hAnsi="Calibri"/>
                <w:sz w:val="18"/>
                <w:szCs w:val="18"/>
              </w:rPr>
            </w:pPr>
            <w:r w:rsidRPr="00F607F1">
              <w:rPr>
                <w:rFonts w:ascii="Calibri" w:hAnsi="Calibri"/>
                <w:sz w:val="18"/>
                <w:szCs w:val="18"/>
              </w:rPr>
              <w:t>A</w:t>
            </w:r>
            <w:r w:rsidR="00444858" w:rsidRPr="00F607F1">
              <w:rPr>
                <w:rFonts w:ascii="Calibri" w:hAnsi="Calibri"/>
                <w:sz w:val="18"/>
                <w:szCs w:val="18"/>
              </w:rPr>
              <w:t xml:space="preserve">ll recirculated air and all outdoor air </w:t>
            </w:r>
            <w:r w:rsidRPr="00F607F1">
              <w:rPr>
                <w:rFonts w:ascii="Calibri" w:hAnsi="Calibri"/>
                <w:sz w:val="18"/>
                <w:szCs w:val="18"/>
              </w:rPr>
              <w:t xml:space="preserve">(including make up air) </w:t>
            </w:r>
            <w:r w:rsidR="00444858" w:rsidRPr="00F607F1">
              <w:rPr>
                <w:rFonts w:ascii="Calibri" w:hAnsi="Calibri"/>
                <w:sz w:val="18"/>
                <w:szCs w:val="18"/>
              </w:rPr>
              <w:t>supplied to the occupiable space is filtered before passing through the system's thermal conditioning components.</w:t>
            </w:r>
          </w:p>
        </w:tc>
      </w:tr>
      <w:tr w:rsidR="00444858" w:rsidRPr="00F607F1" w14:paraId="55222C7A" w14:textId="77777777" w:rsidTr="006D7A96">
        <w:trPr>
          <w:cantSplit/>
        </w:trPr>
        <w:tc>
          <w:tcPr>
            <w:tcW w:w="464" w:type="dxa"/>
            <w:shd w:val="clear" w:color="auto" w:fill="auto"/>
            <w:vAlign w:val="center"/>
          </w:tcPr>
          <w:p w14:paraId="402ECA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926" w:type="dxa"/>
            <w:shd w:val="clear" w:color="auto" w:fill="auto"/>
          </w:tcPr>
          <w:p w14:paraId="5E288FD1" w14:textId="24727582" w:rsidR="00444858" w:rsidRPr="00F607F1" w:rsidRDefault="00444858" w:rsidP="00444858">
            <w:pPr>
              <w:keepNext/>
              <w:spacing w:after="60"/>
              <w:rPr>
                <w:rFonts w:ascii="Calibri" w:hAnsi="Calibri"/>
                <w:sz w:val="18"/>
                <w:szCs w:val="18"/>
              </w:rPr>
            </w:pPr>
            <w:r w:rsidRPr="00F607F1">
              <w:rPr>
                <w:rFonts w:ascii="Calibri" w:hAnsi="Calibri"/>
                <w:sz w:val="18"/>
                <w:szCs w:val="18"/>
              </w:rPr>
              <w:t xml:space="preserve">The </w:t>
            </w:r>
            <w:r w:rsidR="006D7A96" w:rsidRPr="00F607F1">
              <w:rPr>
                <w:rFonts w:ascii="Calibri" w:hAnsi="Calibri"/>
                <w:sz w:val="18"/>
                <w:szCs w:val="18"/>
              </w:rPr>
              <w:t xml:space="preserve">space conditioning </w:t>
            </w:r>
            <w:r w:rsidRPr="00F607F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F607F1">
              <w:t xml:space="preserve"> </w:t>
            </w:r>
            <w:r w:rsidRPr="00F607F1">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F607F1">
              <w:t xml:space="preserve"> </w:t>
            </w:r>
            <w:r w:rsidRPr="00F607F1">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F607F1" w14:paraId="0EFA4A8A" w14:textId="77777777" w:rsidTr="006D7A96">
        <w:trPr>
          <w:cantSplit/>
        </w:trPr>
        <w:tc>
          <w:tcPr>
            <w:tcW w:w="464" w:type="dxa"/>
            <w:shd w:val="clear" w:color="auto" w:fill="auto"/>
            <w:vAlign w:val="center"/>
          </w:tcPr>
          <w:p w14:paraId="1B111F3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926" w:type="dxa"/>
            <w:shd w:val="clear" w:color="auto" w:fill="auto"/>
          </w:tcPr>
          <w:p w14:paraId="7AE71AC1" w14:textId="77777777" w:rsidR="00444858" w:rsidRPr="00F607F1" w:rsidRDefault="00444858" w:rsidP="00444858">
            <w:pPr>
              <w:keepNext/>
              <w:spacing w:after="60"/>
              <w:rPr>
                <w:rFonts w:ascii="Calibri" w:hAnsi="Calibri"/>
                <w:sz w:val="18"/>
                <w:szCs w:val="18"/>
              </w:rPr>
            </w:pPr>
            <w:r w:rsidRPr="00F607F1">
              <w:rPr>
                <w:rFonts w:ascii="Calibri" w:hAnsi="Calibri"/>
                <w:sz w:val="18"/>
                <w:szCs w:val="18"/>
              </w:rPr>
              <w:t>All system air filter devices shall be located and installed in such a manner as to allow access and regular service by the system owner.</w:t>
            </w:r>
          </w:p>
        </w:tc>
      </w:tr>
      <w:tr w:rsidR="00444858" w:rsidRPr="00F607F1" w14:paraId="4B170F8B" w14:textId="77777777" w:rsidTr="006D7A96">
        <w:trPr>
          <w:cantSplit/>
        </w:trPr>
        <w:tc>
          <w:tcPr>
            <w:tcW w:w="464" w:type="dxa"/>
            <w:shd w:val="clear" w:color="auto" w:fill="auto"/>
            <w:vAlign w:val="center"/>
          </w:tcPr>
          <w:p w14:paraId="330A3D5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926" w:type="dxa"/>
            <w:shd w:val="clear" w:color="auto" w:fill="auto"/>
          </w:tcPr>
          <w:p w14:paraId="2ADF1435" w14:textId="3F8F4C9B" w:rsidR="00444858" w:rsidRPr="00F607F1" w:rsidRDefault="00444858" w:rsidP="008A24D6">
            <w:pPr>
              <w:keepNext/>
              <w:spacing w:after="60"/>
              <w:rPr>
                <w:rFonts w:ascii="Calibri" w:hAnsi="Calibri"/>
                <w:sz w:val="18"/>
                <w:szCs w:val="18"/>
              </w:rPr>
            </w:pPr>
            <w:r w:rsidRPr="00F607F1">
              <w:rPr>
                <w:rFonts w:ascii="Calibri" w:hAnsi="Calibri"/>
                <w:sz w:val="18"/>
                <w:szCs w:val="18"/>
              </w:rPr>
              <w:t>The system shall be provided with air filter</w:t>
            </w:r>
            <w:r w:rsidR="008A24D6" w:rsidRPr="00F607F1">
              <w:rPr>
                <w:rFonts w:ascii="Calibri" w:hAnsi="Calibri"/>
                <w:sz w:val="18"/>
                <w:szCs w:val="18"/>
              </w:rPr>
              <w:t>s</w:t>
            </w:r>
            <w:r w:rsidRPr="00F607F1">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μm range and equal to or greater than 85 percent in the 1.0-3.0 μm range when tested in accordance with AHRI Standard 680.</w:t>
            </w:r>
          </w:p>
        </w:tc>
      </w:tr>
      <w:tr w:rsidR="00444858" w:rsidRPr="00F607F1" w14:paraId="75FD2848" w14:textId="77777777" w:rsidTr="006D7A96">
        <w:trPr>
          <w:cantSplit/>
        </w:trPr>
        <w:tc>
          <w:tcPr>
            <w:tcW w:w="464" w:type="dxa"/>
            <w:shd w:val="clear" w:color="auto" w:fill="auto"/>
            <w:vAlign w:val="center"/>
          </w:tcPr>
          <w:p w14:paraId="4EBC1C9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3926" w:type="dxa"/>
            <w:shd w:val="clear" w:color="auto" w:fill="auto"/>
          </w:tcPr>
          <w:p w14:paraId="21A29A10" w14:textId="77777777" w:rsidR="00444858" w:rsidRPr="00F607F1" w:rsidRDefault="00444858" w:rsidP="00444858">
            <w:pPr>
              <w:keepNext/>
              <w:spacing w:after="60"/>
              <w:rPr>
                <w:rFonts w:ascii="Calibri" w:hAnsi="Calibri"/>
                <w:sz w:val="18"/>
                <w:szCs w:val="18"/>
              </w:rPr>
            </w:pPr>
            <w:r w:rsidRPr="00F607F1">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6D7A96" w:rsidRPr="00F607F1" w14:paraId="0ADCF487" w14:textId="77777777" w:rsidTr="006D7A96">
        <w:trPr>
          <w:cantSplit/>
        </w:trPr>
        <w:tc>
          <w:tcPr>
            <w:tcW w:w="464" w:type="dxa"/>
            <w:shd w:val="clear" w:color="auto" w:fill="auto"/>
            <w:vAlign w:val="center"/>
          </w:tcPr>
          <w:p w14:paraId="1253BB16" w14:textId="0AEA3E74" w:rsidR="006D7A96" w:rsidRPr="00F607F1" w:rsidRDefault="006D7A96" w:rsidP="006D7A96">
            <w:pPr>
              <w:keepNext/>
              <w:jc w:val="center"/>
              <w:rPr>
                <w:rFonts w:ascii="Calibri" w:hAnsi="Calibri"/>
                <w:sz w:val="18"/>
                <w:szCs w:val="18"/>
              </w:rPr>
            </w:pPr>
            <w:r w:rsidRPr="00F607F1">
              <w:rPr>
                <w:rFonts w:ascii="Calibri" w:hAnsi="Calibri"/>
                <w:sz w:val="18"/>
                <w:szCs w:val="18"/>
              </w:rPr>
              <w:t>06</w:t>
            </w:r>
          </w:p>
        </w:tc>
        <w:tc>
          <w:tcPr>
            <w:tcW w:w="13926" w:type="dxa"/>
            <w:shd w:val="clear" w:color="auto" w:fill="auto"/>
          </w:tcPr>
          <w:p w14:paraId="313CF703" w14:textId="576A9625" w:rsidR="006D7A96" w:rsidRPr="00F607F1" w:rsidRDefault="006D7A96" w:rsidP="006D7A96">
            <w:pPr>
              <w:keepNext/>
              <w:spacing w:after="60"/>
              <w:rPr>
                <w:rFonts w:ascii="Calibri" w:hAnsi="Calibri"/>
                <w:sz w:val="18"/>
                <w:szCs w:val="18"/>
              </w:rPr>
            </w:pPr>
            <w:r w:rsidRPr="00F607F1">
              <w:rPr>
                <w:rFonts w:ascii="Calibri" w:hAnsi="Calibri" w:cs="Calibri"/>
                <w:sz w:val="18"/>
                <w:szCs w:val="18"/>
              </w:rPr>
              <w:t>Filter racks or grilles shall use gaskets, sealing, or other means to close gaps around inserted filters and prevent air from bypassing the filter.</w:t>
            </w:r>
          </w:p>
        </w:tc>
      </w:tr>
      <w:tr w:rsidR="006D7A96" w:rsidRPr="00F607F1" w14:paraId="5D801FBC" w14:textId="77777777" w:rsidTr="006D7A96">
        <w:trPr>
          <w:cantSplit/>
        </w:trPr>
        <w:tc>
          <w:tcPr>
            <w:tcW w:w="14390" w:type="dxa"/>
            <w:gridSpan w:val="2"/>
            <w:shd w:val="clear" w:color="auto" w:fill="auto"/>
            <w:vAlign w:val="center"/>
          </w:tcPr>
          <w:p w14:paraId="0BFF5582" w14:textId="77777777" w:rsidR="006D7A96" w:rsidRPr="00F607F1" w:rsidRDefault="006D7A96" w:rsidP="006D7A96">
            <w:pPr>
              <w:keepNext/>
              <w:rPr>
                <w:rFonts w:ascii="Calibri" w:hAnsi="Calibri"/>
                <w:b/>
                <w:sz w:val="18"/>
                <w:szCs w:val="18"/>
              </w:rPr>
            </w:pPr>
            <w:r w:rsidRPr="00F607F1">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F607F1" w:rsidRDefault="00444858" w:rsidP="00444858">
      <w:pPr>
        <w:rPr>
          <w:rFonts w:ascii="Calibri" w:hAnsi="Calibri"/>
          <w:sz w:val="18"/>
          <w:szCs w:val="18"/>
        </w:rPr>
      </w:pPr>
    </w:p>
    <w:p w14:paraId="352149CE" w14:textId="77777777" w:rsidR="00444858" w:rsidRPr="00F607F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F607F1" w14:paraId="5E469C9F" w14:textId="77777777" w:rsidTr="003150AE">
        <w:trPr>
          <w:cantSplit/>
          <w:trHeight w:val="217"/>
        </w:trPr>
        <w:tc>
          <w:tcPr>
            <w:tcW w:w="14396" w:type="dxa"/>
            <w:gridSpan w:val="11"/>
          </w:tcPr>
          <w:p w14:paraId="3726959E" w14:textId="1740DCDE" w:rsidR="00444858" w:rsidRPr="00F607F1" w:rsidRDefault="00444858" w:rsidP="00444858">
            <w:pPr>
              <w:keepNext/>
              <w:rPr>
                <w:rFonts w:ascii="Calibri" w:hAnsi="Calibri"/>
                <w:b/>
                <w:sz w:val="18"/>
                <w:szCs w:val="18"/>
              </w:rPr>
            </w:pPr>
            <w:r w:rsidRPr="00F607F1">
              <w:rPr>
                <w:rFonts w:ascii="Calibri" w:hAnsi="Calibri"/>
                <w:b/>
                <w:sz w:val="18"/>
                <w:szCs w:val="18"/>
              </w:rPr>
              <w:t>O. HERS Verification Requirements for Duct Systems</w:t>
            </w:r>
          </w:p>
        </w:tc>
      </w:tr>
      <w:tr w:rsidR="003150AE" w:rsidRPr="00F607F1" w14:paraId="14106845" w14:textId="77777777" w:rsidTr="003150AE">
        <w:trPr>
          <w:cantSplit/>
          <w:trHeight w:val="187"/>
        </w:trPr>
        <w:tc>
          <w:tcPr>
            <w:tcW w:w="1308" w:type="dxa"/>
            <w:vAlign w:val="bottom"/>
          </w:tcPr>
          <w:p w14:paraId="55F371E0"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01</w:t>
            </w:r>
          </w:p>
        </w:tc>
        <w:tc>
          <w:tcPr>
            <w:tcW w:w="1309" w:type="dxa"/>
            <w:vAlign w:val="bottom"/>
          </w:tcPr>
          <w:p w14:paraId="776490B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02</w:t>
            </w:r>
          </w:p>
        </w:tc>
        <w:tc>
          <w:tcPr>
            <w:tcW w:w="1309" w:type="dxa"/>
          </w:tcPr>
          <w:p w14:paraId="68109D5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03</w:t>
            </w:r>
          </w:p>
        </w:tc>
        <w:tc>
          <w:tcPr>
            <w:tcW w:w="1308" w:type="dxa"/>
          </w:tcPr>
          <w:p w14:paraId="6071CD6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04</w:t>
            </w:r>
          </w:p>
        </w:tc>
        <w:tc>
          <w:tcPr>
            <w:tcW w:w="1309" w:type="dxa"/>
            <w:vAlign w:val="bottom"/>
          </w:tcPr>
          <w:p w14:paraId="08E0DEDA"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05</w:t>
            </w:r>
          </w:p>
        </w:tc>
        <w:tc>
          <w:tcPr>
            <w:tcW w:w="1309" w:type="dxa"/>
            <w:vAlign w:val="bottom"/>
          </w:tcPr>
          <w:p w14:paraId="35D2182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06</w:t>
            </w:r>
          </w:p>
        </w:tc>
        <w:tc>
          <w:tcPr>
            <w:tcW w:w="1309" w:type="dxa"/>
            <w:vAlign w:val="bottom"/>
          </w:tcPr>
          <w:p w14:paraId="57F56A8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07</w:t>
            </w:r>
          </w:p>
        </w:tc>
        <w:tc>
          <w:tcPr>
            <w:tcW w:w="1308" w:type="dxa"/>
            <w:vAlign w:val="bottom"/>
          </w:tcPr>
          <w:p w14:paraId="7D04BF7D"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08</w:t>
            </w:r>
          </w:p>
        </w:tc>
        <w:tc>
          <w:tcPr>
            <w:tcW w:w="1309" w:type="dxa"/>
            <w:vAlign w:val="bottom"/>
          </w:tcPr>
          <w:p w14:paraId="0F906534"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09</w:t>
            </w:r>
          </w:p>
        </w:tc>
        <w:tc>
          <w:tcPr>
            <w:tcW w:w="1309" w:type="dxa"/>
            <w:vAlign w:val="bottom"/>
          </w:tcPr>
          <w:p w14:paraId="3187438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10</w:t>
            </w:r>
          </w:p>
        </w:tc>
        <w:tc>
          <w:tcPr>
            <w:tcW w:w="1309" w:type="dxa"/>
            <w:vAlign w:val="bottom"/>
          </w:tcPr>
          <w:p w14:paraId="2D36380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11</w:t>
            </w:r>
          </w:p>
        </w:tc>
      </w:tr>
      <w:tr w:rsidR="003150AE" w:rsidRPr="00F607F1" w14:paraId="16571E9C" w14:textId="77777777" w:rsidTr="003150AE">
        <w:trPr>
          <w:cantSplit/>
          <w:trHeight w:val="357"/>
        </w:trPr>
        <w:tc>
          <w:tcPr>
            <w:tcW w:w="1308" w:type="dxa"/>
            <w:tcBorders>
              <w:bottom w:val="nil"/>
            </w:tcBorders>
            <w:vAlign w:val="bottom"/>
          </w:tcPr>
          <w:p w14:paraId="547CDEFB" w14:textId="77777777" w:rsidR="003150AE" w:rsidRPr="00F607F1"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F607F1"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F607F1"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F607F1"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MCH-20</w:t>
            </w:r>
          </w:p>
        </w:tc>
        <w:tc>
          <w:tcPr>
            <w:tcW w:w="1309" w:type="dxa"/>
            <w:tcBorders>
              <w:bottom w:val="nil"/>
            </w:tcBorders>
            <w:vAlign w:val="bottom"/>
          </w:tcPr>
          <w:p w14:paraId="17525629"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MCH-21</w:t>
            </w:r>
          </w:p>
        </w:tc>
        <w:tc>
          <w:tcPr>
            <w:tcW w:w="1309" w:type="dxa"/>
            <w:tcBorders>
              <w:bottom w:val="nil"/>
            </w:tcBorders>
            <w:vAlign w:val="bottom"/>
          </w:tcPr>
          <w:p w14:paraId="4CC0217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MCH-22</w:t>
            </w:r>
          </w:p>
        </w:tc>
        <w:tc>
          <w:tcPr>
            <w:tcW w:w="1308" w:type="dxa"/>
            <w:tcBorders>
              <w:bottom w:val="nil"/>
            </w:tcBorders>
            <w:vAlign w:val="bottom"/>
          </w:tcPr>
          <w:p w14:paraId="01D0790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MCH-23</w:t>
            </w:r>
          </w:p>
        </w:tc>
        <w:tc>
          <w:tcPr>
            <w:tcW w:w="1309" w:type="dxa"/>
            <w:tcBorders>
              <w:bottom w:val="nil"/>
            </w:tcBorders>
            <w:vAlign w:val="bottom"/>
          </w:tcPr>
          <w:p w14:paraId="2DC1956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MCH-28</w:t>
            </w:r>
          </w:p>
        </w:tc>
        <w:tc>
          <w:tcPr>
            <w:tcW w:w="1309" w:type="dxa"/>
            <w:tcBorders>
              <w:bottom w:val="nil"/>
            </w:tcBorders>
            <w:vAlign w:val="bottom"/>
          </w:tcPr>
          <w:p w14:paraId="768D7AD0"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MCH-29</w:t>
            </w:r>
          </w:p>
        </w:tc>
        <w:tc>
          <w:tcPr>
            <w:tcW w:w="1309" w:type="dxa"/>
            <w:tcBorders>
              <w:bottom w:val="nil"/>
            </w:tcBorders>
            <w:vAlign w:val="bottom"/>
          </w:tcPr>
          <w:p w14:paraId="2CAD7B1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MCH30</w:t>
            </w:r>
          </w:p>
        </w:tc>
      </w:tr>
      <w:tr w:rsidR="003150AE" w:rsidRPr="00F607F1" w14:paraId="0CEC100B" w14:textId="77777777" w:rsidTr="003150AE">
        <w:trPr>
          <w:cantSplit/>
          <w:trHeight w:val="967"/>
        </w:trPr>
        <w:tc>
          <w:tcPr>
            <w:tcW w:w="1308" w:type="dxa"/>
            <w:tcBorders>
              <w:top w:val="nil"/>
            </w:tcBorders>
            <w:vAlign w:val="bottom"/>
          </w:tcPr>
          <w:p w14:paraId="273DFB93"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309" w:type="dxa"/>
            <w:tcBorders>
              <w:top w:val="nil"/>
            </w:tcBorders>
            <w:vAlign w:val="bottom"/>
          </w:tcPr>
          <w:p w14:paraId="0FE8F30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309" w:type="dxa"/>
            <w:tcBorders>
              <w:top w:val="nil"/>
            </w:tcBorders>
            <w:vAlign w:val="bottom"/>
          </w:tcPr>
          <w:p w14:paraId="76BFDEA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Duct Leakage Test</w:t>
            </w:r>
          </w:p>
        </w:tc>
        <w:tc>
          <w:tcPr>
            <w:tcW w:w="1309" w:type="dxa"/>
            <w:tcBorders>
              <w:top w:val="nil"/>
            </w:tcBorders>
            <w:vAlign w:val="bottom"/>
          </w:tcPr>
          <w:p w14:paraId="40DE494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Duct Location Verification</w:t>
            </w:r>
          </w:p>
        </w:tc>
        <w:tc>
          <w:tcPr>
            <w:tcW w:w="1309" w:type="dxa"/>
            <w:tcBorders>
              <w:top w:val="nil"/>
            </w:tcBorders>
            <w:vAlign w:val="bottom"/>
          </w:tcPr>
          <w:p w14:paraId="2AAE02EF"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AHU Fan Efficacy (W/cfm)</w:t>
            </w:r>
          </w:p>
        </w:tc>
        <w:tc>
          <w:tcPr>
            <w:tcW w:w="1308" w:type="dxa"/>
            <w:tcBorders>
              <w:top w:val="nil"/>
            </w:tcBorders>
            <w:vAlign w:val="bottom"/>
          </w:tcPr>
          <w:p w14:paraId="70B3520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AHU Airflow Rate</w:t>
            </w:r>
          </w:p>
          <w:p w14:paraId="2A5DDFA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(cfm/ton)</w:t>
            </w:r>
          </w:p>
        </w:tc>
        <w:tc>
          <w:tcPr>
            <w:tcW w:w="1309" w:type="dxa"/>
            <w:tcBorders>
              <w:top w:val="nil"/>
            </w:tcBorders>
            <w:vAlign w:val="bottom"/>
          </w:tcPr>
          <w:p w14:paraId="1EBE3AF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Return Duct Design - Table 150.0-B or C</w:t>
            </w:r>
          </w:p>
        </w:tc>
        <w:tc>
          <w:tcPr>
            <w:tcW w:w="1309" w:type="dxa"/>
            <w:tcBorders>
              <w:top w:val="nil"/>
            </w:tcBorders>
            <w:vAlign w:val="bottom"/>
          </w:tcPr>
          <w:p w14:paraId="02E8CDA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Supply Duct Surface Area R-Value Buried Ducts</w:t>
            </w:r>
          </w:p>
        </w:tc>
        <w:tc>
          <w:tcPr>
            <w:tcW w:w="1309" w:type="dxa"/>
            <w:tcBorders>
              <w:top w:val="nil"/>
            </w:tcBorders>
            <w:vAlign w:val="bottom"/>
          </w:tcPr>
          <w:p w14:paraId="3825604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Central Fan Ventilation Cooling Credit</w:t>
            </w:r>
          </w:p>
        </w:tc>
      </w:tr>
      <w:tr w:rsidR="003150AE" w:rsidRPr="00F607F1" w14:paraId="1A7E3EAF" w14:textId="77777777" w:rsidTr="00484C46">
        <w:trPr>
          <w:cantSplit/>
          <w:trHeight w:val="360"/>
        </w:trPr>
        <w:tc>
          <w:tcPr>
            <w:tcW w:w="1308" w:type="dxa"/>
            <w:vAlign w:val="bottom"/>
          </w:tcPr>
          <w:p w14:paraId="7AB044CF" w14:textId="77777777" w:rsidR="003150AE" w:rsidRPr="00F607F1" w:rsidRDefault="003150AE" w:rsidP="003150AE">
            <w:pPr>
              <w:keepNext/>
              <w:jc w:val="center"/>
              <w:rPr>
                <w:rFonts w:ascii="Calibri" w:hAnsi="Calibri"/>
                <w:sz w:val="18"/>
                <w:szCs w:val="18"/>
              </w:rPr>
            </w:pPr>
          </w:p>
        </w:tc>
        <w:tc>
          <w:tcPr>
            <w:tcW w:w="1309" w:type="dxa"/>
            <w:vAlign w:val="bottom"/>
          </w:tcPr>
          <w:p w14:paraId="574CACD0" w14:textId="77777777" w:rsidR="003150AE" w:rsidRPr="00F607F1" w:rsidRDefault="003150AE" w:rsidP="003150AE">
            <w:pPr>
              <w:keepNext/>
              <w:jc w:val="center"/>
              <w:rPr>
                <w:rFonts w:ascii="Calibri" w:hAnsi="Calibri"/>
                <w:sz w:val="18"/>
                <w:szCs w:val="18"/>
              </w:rPr>
            </w:pPr>
          </w:p>
        </w:tc>
        <w:tc>
          <w:tcPr>
            <w:tcW w:w="1309" w:type="dxa"/>
            <w:vAlign w:val="bottom"/>
          </w:tcPr>
          <w:p w14:paraId="338E8BE4" w14:textId="77777777" w:rsidR="003150AE" w:rsidRPr="00F607F1" w:rsidRDefault="003150AE" w:rsidP="003150AE">
            <w:pPr>
              <w:keepNext/>
              <w:jc w:val="center"/>
              <w:rPr>
                <w:rFonts w:ascii="Calibri" w:hAnsi="Calibri"/>
                <w:sz w:val="18"/>
                <w:szCs w:val="18"/>
              </w:rPr>
            </w:pPr>
          </w:p>
        </w:tc>
        <w:tc>
          <w:tcPr>
            <w:tcW w:w="1308" w:type="dxa"/>
            <w:vAlign w:val="bottom"/>
          </w:tcPr>
          <w:p w14:paraId="7E998BFB" w14:textId="77777777" w:rsidR="003150AE" w:rsidRPr="00F607F1" w:rsidRDefault="003150AE" w:rsidP="003150AE">
            <w:pPr>
              <w:keepNext/>
              <w:jc w:val="center"/>
              <w:rPr>
                <w:rFonts w:ascii="Calibri" w:hAnsi="Calibri"/>
                <w:sz w:val="18"/>
                <w:szCs w:val="18"/>
              </w:rPr>
            </w:pPr>
          </w:p>
        </w:tc>
        <w:tc>
          <w:tcPr>
            <w:tcW w:w="1309" w:type="dxa"/>
            <w:vAlign w:val="bottom"/>
          </w:tcPr>
          <w:p w14:paraId="639C1A70" w14:textId="77777777" w:rsidR="003150AE" w:rsidRPr="00F607F1" w:rsidRDefault="003150AE" w:rsidP="003150AE">
            <w:pPr>
              <w:keepNext/>
              <w:jc w:val="center"/>
              <w:rPr>
                <w:rFonts w:ascii="Calibri" w:hAnsi="Calibri"/>
                <w:sz w:val="18"/>
                <w:szCs w:val="18"/>
              </w:rPr>
            </w:pPr>
          </w:p>
        </w:tc>
        <w:tc>
          <w:tcPr>
            <w:tcW w:w="1309" w:type="dxa"/>
            <w:vAlign w:val="bottom"/>
          </w:tcPr>
          <w:p w14:paraId="76AF1712" w14:textId="77777777" w:rsidR="003150AE" w:rsidRPr="00F607F1" w:rsidRDefault="003150AE" w:rsidP="003150AE">
            <w:pPr>
              <w:keepNext/>
              <w:jc w:val="center"/>
              <w:rPr>
                <w:rFonts w:ascii="Calibri" w:hAnsi="Calibri"/>
                <w:sz w:val="18"/>
                <w:szCs w:val="18"/>
              </w:rPr>
            </w:pPr>
          </w:p>
        </w:tc>
        <w:tc>
          <w:tcPr>
            <w:tcW w:w="1309" w:type="dxa"/>
            <w:vAlign w:val="bottom"/>
          </w:tcPr>
          <w:p w14:paraId="36150C52" w14:textId="77777777" w:rsidR="003150AE" w:rsidRPr="00F607F1" w:rsidRDefault="003150AE" w:rsidP="003150AE">
            <w:pPr>
              <w:keepNext/>
              <w:jc w:val="center"/>
              <w:rPr>
                <w:rFonts w:ascii="Calibri" w:hAnsi="Calibri"/>
                <w:sz w:val="18"/>
                <w:szCs w:val="18"/>
              </w:rPr>
            </w:pPr>
          </w:p>
        </w:tc>
        <w:tc>
          <w:tcPr>
            <w:tcW w:w="1308" w:type="dxa"/>
            <w:vAlign w:val="bottom"/>
          </w:tcPr>
          <w:p w14:paraId="60866627" w14:textId="77777777" w:rsidR="003150AE" w:rsidRPr="00F607F1" w:rsidRDefault="003150AE" w:rsidP="003150AE">
            <w:pPr>
              <w:keepNext/>
              <w:jc w:val="center"/>
              <w:rPr>
                <w:rFonts w:ascii="Calibri" w:hAnsi="Calibri"/>
                <w:sz w:val="18"/>
                <w:szCs w:val="18"/>
              </w:rPr>
            </w:pPr>
          </w:p>
        </w:tc>
        <w:tc>
          <w:tcPr>
            <w:tcW w:w="1309" w:type="dxa"/>
            <w:vAlign w:val="bottom"/>
          </w:tcPr>
          <w:p w14:paraId="1F09C122" w14:textId="77777777" w:rsidR="003150AE" w:rsidRPr="00F607F1" w:rsidRDefault="003150AE" w:rsidP="003150AE">
            <w:pPr>
              <w:keepNext/>
              <w:jc w:val="center"/>
              <w:rPr>
                <w:rFonts w:ascii="Calibri" w:hAnsi="Calibri"/>
                <w:sz w:val="18"/>
                <w:szCs w:val="18"/>
              </w:rPr>
            </w:pPr>
          </w:p>
        </w:tc>
        <w:tc>
          <w:tcPr>
            <w:tcW w:w="1309" w:type="dxa"/>
            <w:vAlign w:val="bottom"/>
          </w:tcPr>
          <w:p w14:paraId="5442FC75" w14:textId="77777777" w:rsidR="003150AE" w:rsidRPr="00F607F1" w:rsidRDefault="003150AE" w:rsidP="003150AE">
            <w:pPr>
              <w:keepNext/>
              <w:jc w:val="center"/>
              <w:rPr>
                <w:rFonts w:ascii="Calibri" w:hAnsi="Calibri"/>
                <w:sz w:val="18"/>
                <w:szCs w:val="18"/>
              </w:rPr>
            </w:pPr>
          </w:p>
        </w:tc>
        <w:tc>
          <w:tcPr>
            <w:tcW w:w="1309" w:type="dxa"/>
            <w:vAlign w:val="bottom"/>
          </w:tcPr>
          <w:p w14:paraId="28DBFCCE" w14:textId="77777777" w:rsidR="003150AE" w:rsidRPr="00F607F1" w:rsidRDefault="003150AE" w:rsidP="003150AE">
            <w:pPr>
              <w:keepNext/>
              <w:jc w:val="center"/>
              <w:rPr>
                <w:rFonts w:ascii="Calibri" w:hAnsi="Calibri"/>
                <w:sz w:val="18"/>
                <w:szCs w:val="18"/>
              </w:rPr>
            </w:pPr>
          </w:p>
        </w:tc>
      </w:tr>
      <w:tr w:rsidR="003150AE" w:rsidRPr="00F607F1" w14:paraId="6FABD96E" w14:textId="77777777" w:rsidTr="00484C46">
        <w:trPr>
          <w:cantSplit/>
          <w:trHeight w:val="360"/>
        </w:trPr>
        <w:tc>
          <w:tcPr>
            <w:tcW w:w="1308" w:type="dxa"/>
            <w:vAlign w:val="bottom"/>
          </w:tcPr>
          <w:p w14:paraId="236C53D8" w14:textId="77777777" w:rsidR="003150AE" w:rsidRPr="00F607F1" w:rsidRDefault="003150AE" w:rsidP="003150AE">
            <w:pPr>
              <w:keepNext/>
              <w:jc w:val="center"/>
              <w:rPr>
                <w:rFonts w:ascii="Calibri" w:hAnsi="Calibri"/>
                <w:sz w:val="18"/>
                <w:szCs w:val="18"/>
              </w:rPr>
            </w:pPr>
          </w:p>
        </w:tc>
        <w:tc>
          <w:tcPr>
            <w:tcW w:w="1309" w:type="dxa"/>
            <w:vAlign w:val="bottom"/>
          </w:tcPr>
          <w:p w14:paraId="0DD94CE1" w14:textId="77777777" w:rsidR="003150AE" w:rsidRPr="00F607F1" w:rsidRDefault="003150AE" w:rsidP="003150AE">
            <w:pPr>
              <w:keepNext/>
              <w:jc w:val="center"/>
              <w:rPr>
                <w:rFonts w:ascii="Calibri" w:hAnsi="Calibri"/>
                <w:sz w:val="18"/>
                <w:szCs w:val="18"/>
              </w:rPr>
            </w:pPr>
          </w:p>
        </w:tc>
        <w:tc>
          <w:tcPr>
            <w:tcW w:w="1309" w:type="dxa"/>
            <w:vAlign w:val="bottom"/>
          </w:tcPr>
          <w:p w14:paraId="64670B2F" w14:textId="77777777" w:rsidR="003150AE" w:rsidRPr="00F607F1" w:rsidRDefault="003150AE" w:rsidP="003150AE">
            <w:pPr>
              <w:keepNext/>
              <w:jc w:val="center"/>
              <w:rPr>
                <w:rFonts w:ascii="Calibri" w:hAnsi="Calibri"/>
                <w:sz w:val="18"/>
                <w:szCs w:val="18"/>
              </w:rPr>
            </w:pPr>
          </w:p>
        </w:tc>
        <w:tc>
          <w:tcPr>
            <w:tcW w:w="1308" w:type="dxa"/>
            <w:vAlign w:val="bottom"/>
          </w:tcPr>
          <w:p w14:paraId="6024F3CC" w14:textId="77777777" w:rsidR="003150AE" w:rsidRPr="00F607F1" w:rsidRDefault="003150AE" w:rsidP="003150AE">
            <w:pPr>
              <w:keepNext/>
              <w:jc w:val="center"/>
              <w:rPr>
                <w:rFonts w:ascii="Calibri" w:hAnsi="Calibri"/>
                <w:sz w:val="18"/>
                <w:szCs w:val="18"/>
              </w:rPr>
            </w:pPr>
          </w:p>
        </w:tc>
        <w:tc>
          <w:tcPr>
            <w:tcW w:w="1309" w:type="dxa"/>
            <w:vAlign w:val="bottom"/>
          </w:tcPr>
          <w:p w14:paraId="04A9BE44" w14:textId="77777777" w:rsidR="003150AE" w:rsidRPr="00F607F1" w:rsidRDefault="003150AE" w:rsidP="003150AE">
            <w:pPr>
              <w:keepNext/>
              <w:jc w:val="center"/>
              <w:rPr>
                <w:rFonts w:ascii="Calibri" w:hAnsi="Calibri"/>
                <w:sz w:val="18"/>
                <w:szCs w:val="18"/>
              </w:rPr>
            </w:pPr>
          </w:p>
        </w:tc>
        <w:tc>
          <w:tcPr>
            <w:tcW w:w="1309" w:type="dxa"/>
            <w:vAlign w:val="bottom"/>
          </w:tcPr>
          <w:p w14:paraId="7EF4F26B" w14:textId="77777777" w:rsidR="003150AE" w:rsidRPr="00F607F1" w:rsidRDefault="003150AE" w:rsidP="003150AE">
            <w:pPr>
              <w:keepNext/>
              <w:jc w:val="center"/>
              <w:rPr>
                <w:rFonts w:ascii="Calibri" w:hAnsi="Calibri"/>
                <w:sz w:val="18"/>
                <w:szCs w:val="18"/>
              </w:rPr>
            </w:pPr>
          </w:p>
        </w:tc>
        <w:tc>
          <w:tcPr>
            <w:tcW w:w="1309" w:type="dxa"/>
            <w:vAlign w:val="bottom"/>
          </w:tcPr>
          <w:p w14:paraId="1604EA29" w14:textId="77777777" w:rsidR="003150AE" w:rsidRPr="00F607F1" w:rsidRDefault="003150AE" w:rsidP="003150AE">
            <w:pPr>
              <w:keepNext/>
              <w:jc w:val="center"/>
              <w:rPr>
                <w:rFonts w:ascii="Calibri" w:hAnsi="Calibri"/>
                <w:sz w:val="18"/>
                <w:szCs w:val="18"/>
              </w:rPr>
            </w:pPr>
          </w:p>
        </w:tc>
        <w:tc>
          <w:tcPr>
            <w:tcW w:w="1308" w:type="dxa"/>
            <w:vAlign w:val="bottom"/>
          </w:tcPr>
          <w:p w14:paraId="5597E0F7" w14:textId="77777777" w:rsidR="003150AE" w:rsidRPr="00F607F1" w:rsidRDefault="003150AE" w:rsidP="003150AE">
            <w:pPr>
              <w:keepNext/>
              <w:jc w:val="center"/>
              <w:rPr>
                <w:rFonts w:ascii="Calibri" w:hAnsi="Calibri"/>
                <w:sz w:val="18"/>
                <w:szCs w:val="18"/>
              </w:rPr>
            </w:pPr>
          </w:p>
        </w:tc>
        <w:tc>
          <w:tcPr>
            <w:tcW w:w="1309" w:type="dxa"/>
            <w:vAlign w:val="bottom"/>
          </w:tcPr>
          <w:p w14:paraId="44D3D7BA" w14:textId="77777777" w:rsidR="003150AE" w:rsidRPr="00F607F1" w:rsidRDefault="003150AE" w:rsidP="003150AE">
            <w:pPr>
              <w:keepNext/>
              <w:jc w:val="center"/>
              <w:rPr>
                <w:rFonts w:ascii="Calibri" w:hAnsi="Calibri"/>
                <w:sz w:val="18"/>
                <w:szCs w:val="18"/>
              </w:rPr>
            </w:pPr>
          </w:p>
        </w:tc>
        <w:tc>
          <w:tcPr>
            <w:tcW w:w="1309" w:type="dxa"/>
            <w:vAlign w:val="bottom"/>
          </w:tcPr>
          <w:p w14:paraId="0E07E2B9" w14:textId="77777777" w:rsidR="003150AE" w:rsidRPr="00F607F1" w:rsidRDefault="003150AE" w:rsidP="003150AE">
            <w:pPr>
              <w:keepNext/>
              <w:jc w:val="center"/>
              <w:rPr>
                <w:rFonts w:ascii="Calibri" w:hAnsi="Calibri"/>
                <w:sz w:val="18"/>
                <w:szCs w:val="18"/>
              </w:rPr>
            </w:pPr>
          </w:p>
        </w:tc>
        <w:tc>
          <w:tcPr>
            <w:tcW w:w="1309" w:type="dxa"/>
            <w:vAlign w:val="bottom"/>
          </w:tcPr>
          <w:p w14:paraId="5F91991D" w14:textId="77777777" w:rsidR="003150AE" w:rsidRPr="00F607F1" w:rsidRDefault="003150AE" w:rsidP="003150AE">
            <w:pPr>
              <w:keepNext/>
              <w:jc w:val="center"/>
              <w:rPr>
                <w:rFonts w:ascii="Calibri" w:hAnsi="Calibri"/>
                <w:sz w:val="18"/>
                <w:szCs w:val="18"/>
              </w:rPr>
            </w:pPr>
          </w:p>
        </w:tc>
      </w:tr>
      <w:tr w:rsidR="00444858" w:rsidRPr="00F607F1" w14:paraId="46CFA6F9" w14:textId="77777777" w:rsidTr="003150AE">
        <w:trPr>
          <w:cantSplit/>
          <w:trHeight w:val="217"/>
        </w:trPr>
        <w:tc>
          <w:tcPr>
            <w:tcW w:w="14396" w:type="dxa"/>
            <w:gridSpan w:val="11"/>
          </w:tcPr>
          <w:p w14:paraId="2EC14061"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27458137" w14:textId="77777777" w:rsidR="00444858" w:rsidRPr="00F607F1" w:rsidRDefault="00444858" w:rsidP="00444858">
      <w:pPr>
        <w:rPr>
          <w:rFonts w:ascii="Calibri" w:hAnsi="Calibri"/>
          <w:sz w:val="18"/>
          <w:szCs w:val="18"/>
        </w:rPr>
      </w:pPr>
    </w:p>
    <w:p w14:paraId="307ADDE5"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F607F1" w14:paraId="74381D19" w14:textId="2D65AE36" w:rsidTr="00DF01AD">
        <w:trPr>
          <w:cantSplit/>
        </w:trPr>
        <w:tc>
          <w:tcPr>
            <w:tcW w:w="14390" w:type="dxa"/>
            <w:gridSpan w:val="5"/>
          </w:tcPr>
          <w:p w14:paraId="30D90810" w14:textId="70E5237E" w:rsidR="00DF01AD" w:rsidRPr="00F607F1" w:rsidRDefault="00DF01AD" w:rsidP="00444858">
            <w:pPr>
              <w:keepNext/>
              <w:rPr>
                <w:rFonts w:ascii="Calibri" w:hAnsi="Calibri"/>
                <w:b/>
                <w:szCs w:val="18"/>
              </w:rPr>
            </w:pPr>
            <w:r w:rsidRPr="00F607F1">
              <w:rPr>
                <w:rFonts w:ascii="Calibri" w:hAnsi="Calibri"/>
                <w:b/>
                <w:szCs w:val="18"/>
              </w:rPr>
              <w:lastRenderedPageBreak/>
              <w:t>P. HERS Verification Requirements for Space Conditioning Equipment</w:t>
            </w:r>
          </w:p>
        </w:tc>
      </w:tr>
      <w:tr w:rsidR="00DF01AD" w:rsidRPr="00F607F1" w14:paraId="61B13618" w14:textId="11171B5E" w:rsidTr="00DF01AD">
        <w:trPr>
          <w:cantSplit/>
          <w:trHeight w:val="305"/>
        </w:trPr>
        <w:tc>
          <w:tcPr>
            <w:tcW w:w="2878" w:type="dxa"/>
            <w:vAlign w:val="center"/>
          </w:tcPr>
          <w:p w14:paraId="27C143F1"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 xml:space="preserve"> 01</w:t>
            </w:r>
          </w:p>
        </w:tc>
        <w:tc>
          <w:tcPr>
            <w:tcW w:w="2878" w:type="dxa"/>
            <w:vAlign w:val="center"/>
          </w:tcPr>
          <w:p w14:paraId="3C5831C5"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02</w:t>
            </w:r>
          </w:p>
        </w:tc>
        <w:tc>
          <w:tcPr>
            <w:tcW w:w="2878" w:type="dxa"/>
            <w:vAlign w:val="center"/>
          </w:tcPr>
          <w:p w14:paraId="1E7A156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03</w:t>
            </w:r>
          </w:p>
        </w:tc>
        <w:tc>
          <w:tcPr>
            <w:tcW w:w="2878" w:type="dxa"/>
            <w:vAlign w:val="center"/>
          </w:tcPr>
          <w:p w14:paraId="4C93EB2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04</w:t>
            </w:r>
          </w:p>
        </w:tc>
        <w:tc>
          <w:tcPr>
            <w:tcW w:w="2878" w:type="dxa"/>
            <w:vAlign w:val="center"/>
          </w:tcPr>
          <w:p w14:paraId="3E81988D" w14:textId="113149F7" w:rsidR="00DF01AD" w:rsidRPr="00F607F1" w:rsidRDefault="00DF01AD" w:rsidP="00DF01AD">
            <w:pPr>
              <w:keepNext/>
              <w:jc w:val="center"/>
              <w:rPr>
                <w:rFonts w:ascii="Calibri" w:hAnsi="Calibri"/>
                <w:sz w:val="18"/>
                <w:szCs w:val="18"/>
              </w:rPr>
            </w:pPr>
            <w:r w:rsidRPr="00F607F1">
              <w:rPr>
                <w:rFonts w:ascii="Calibri" w:hAnsi="Calibri"/>
                <w:sz w:val="18"/>
                <w:szCs w:val="18"/>
              </w:rPr>
              <w:t>05</w:t>
            </w:r>
          </w:p>
        </w:tc>
      </w:tr>
      <w:tr w:rsidR="00DF01AD" w:rsidRPr="00F607F1" w14:paraId="65DD8A8B" w14:textId="0CC623EE" w:rsidTr="00DF01AD">
        <w:trPr>
          <w:cantSplit/>
          <w:trHeight w:val="359"/>
        </w:trPr>
        <w:tc>
          <w:tcPr>
            <w:tcW w:w="2878" w:type="dxa"/>
            <w:tcBorders>
              <w:bottom w:val="nil"/>
            </w:tcBorders>
            <w:vAlign w:val="bottom"/>
          </w:tcPr>
          <w:p w14:paraId="66752B61" w14:textId="77777777" w:rsidR="00DF01AD" w:rsidRPr="00F607F1"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F607F1"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MCH-25</w:t>
            </w:r>
          </w:p>
        </w:tc>
        <w:tc>
          <w:tcPr>
            <w:tcW w:w="2878" w:type="dxa"/>
            <w:tcBorders>
              <w:top w:val="nil"/>
              <w:bottom w:val="nil"/>
            </w:tcBorders>
            <w:vAlign w:val="bottom"/>
          </w:tcPr>
          <w:p w14:paraId="41FB6EFC"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MCH-26</w:t>
            </w:r>
          </w:p>
        </w:tc>
        <w:tc>
          <w:tcPr>
            <w:tcW w:w="2878" w:type="dxa"/>
            <w:tcBorders>
              <w:bottom w:val="nil"/>
            </w:tcBorders>
            <w:vAlign w:val="bottom"/>
          </w:tcPr>
          <w:p w14:paraId="285D189C" w14:textId="2AEF3664" w:rsidR="00DF01AD" w:rsidRPr="00F607F1" w:rsidRDefault="00DF01AD" w:rsidP="00DF01AD">
            <w:pPr>
              <w:keepNext/>
              <w:jc w:val="center"/>
              <w:rPr>
                <w:rFonts w:ascii="Calibri" w:hAnsi="Calibri"/>
                <w:sz w:val="18"/>
                <w:szCs w:val="18"/>
              </w:rPr>
            </w:pPr>
            <w:r w:rsidRPr="00F607F1">
              <w:rPr>
                <w:rFonts w:ascii="Calibri" w:hAnsi="Calibri"/>
                <w:sz w:val="18"/>
                <w:szCs w:val="18"/>
              </w:rPr>
              <w:t>MCH-33</w:t>
            </w:r>
          </w:p>
        </w:tc>
      </w:tr>
      <w:tr w:rsidR="00DF01AD" w:rsidRPr="00F607F1" w14:paraId="12CC442D" w14:textId="1685E686" w:rsidTr="00DF01AD">
        <w:trPr>
          <w:cantSplit/>
          <w:trHeight w:val="972"/>
        </w:trPr>
        <w:tc>
          <w:tcPr>
            <w:tcW w:w="2878" w:type="dxa"/>
            <w:tcBorders>
              <w:top w:val="nil"/>
            </w:tcBorders>
            <w:vAlign w:val="bottom"/>
          </w:tcPr>
          <w:p w14:paraId="7F18DDE5" w14:textId="23EF6E50" w:rsidR="00DF01AD" w:rsidRPr="00F607F1" w:rsidRDefault="00DF01AD" w:rsidP="00DF01AD">
            <w:pPr>
              <w:keepNext/>
              <w:jc w:val="center"/>
              <w:rPr>
                <w:rFonts w:ascii="Calibri" w:hAnsi="Calibri"/>
                <w:sz w:val="18"/>
                <w:szCs w:val="18"/>
              </w:rPr>
            </w:pPr>
            <w:r w:rsidRPr="00F607F1">
              <w:rPr>
                <w:rFonts w:ascii="Calibri" w:hAnsi="Calibri"/>
                <w:sz w:val="18"/>
                <w:szCs w:val="18"/>
              </w:rPr>
              <w:t>SC System ID/Name from CF1R</w:t>
            </w:r>
          </w:p>
        </w:tc>
        <w:tc>
          <w:tcPr>
            <w:tcW w:w="2878" w:type="dxa"/>
            <w:tcBorders>
              <w:top w:val="nil"/>
            </w:tcBorders>
            <w:vAlign w:val="bottom"/>
          </w:tcPr>
          <w:p w14:paraId="78058D81"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SC System Description of Area Served</w:t>
            </w:r>
          </w:p>
        </w:tc>
        <w:tc>
          <w:tcPr>
            <w:tcW w:w="2878" w:type="dxa"/>
            <w:tcBorders>
              <w:top w:val="nil"/>
            </w:tcBorders>
            <w:vAlign w:val="bottom"/>
          </w:tcPr>
          <w:p w14:paraId="08127CB0"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Refrigerant Charge</w:t>
            </w:r>
          </w:p>
        </w:tc>
        <w:tc>
          <w:tcPr>
            <w:tcW w:w="2878" w:type="dxa"/>
            <w:tcBorders>
              <w:top w:val="nil"/>
            </w:tcBorders>
            <w:vAlign w:val="bottom"/>
          </w:tcPr>
          <w:p w14:paraId="484611ED"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Rated</w:t>
            </w:r>
          </w:p>
          <w:p w14:paraId="432A8E75"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SC System</w:t>
            </w:r>
          </w:p>
          <w:p w14:paraId="52A804C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Equipment Verification</w:t>
            </w:r>
          </w:p>
        </w:tc>
        <w:tc>
          <w:tcPr>
            <w:tcW w:w="2878" w:type="dxa"/>
            <w:tcBorders>
              <w:top w:val="nil"/>
            </w:tcBorders>
            <w:vAlign w:val="bottom"/>
          </w:tcPr>
          <w:p w14:paraId="29E971F5" w14:textId="36066CFA" w:rsidR="00DF01AD" w:rsidRPr="00F607F1" w:rsidRDefault="00DF01AD" w:rsidP="00DF01AD">
            <w:pPr>
              <w:keepNext/>
              <w:jc w:val="center"/>
              <w:rPr>
                <w:rFonts w:ascii="Calibri" w:hAnsi="Calibri"/>
                <w:sz w:val="18"/>
                <w:szCs w:val="18"/>
              </w:rPr>
            </w:pPr>
            <w:r w:rsidRPr="00F607F1">
              <w:rPr>
                <w:rFonts w:ascii="Calibri" w:hAnsi="Calibri"/>
                <w:sz w:val="18"/>
                <w:szCs w:val="18"/>
              </w:rPr>
              <w:t>VCHP Compliance Credit</w:t>
            </w:r>
          </w:p>
        </w:tc>
      </w:tr>
      <w:tr w:rsidR="00DF01AD" w:rsidRPr="00F607F1" w14:paraId="2E34CD30" w14:textId="7BC57E38" w:rsidTr="00DF01AD">
        <w:trPr>
          <w:cantSplit/>
          <w:trHeight w:val="360"/>
        </w:trPr>
        <w:tc>
          <w:tcPr>
            <w:tcW w:w="2878" w:type="dxa"/>
          </w:tcPr>
          <w:p w14:paraId="275889AB" w14:textId="77777777" w:rsidR="00DF01AD" w:rsidRPr="00F607F1" w:rsidRDefault="00DF01AD" w:rsidP="00DF01AD">
            <w:pPr>
              <w:keepNext/>
              <w:rPr>
                <w:rFonts w:ascii="Calibri" w:hAnsi="Calibri"/>
                <w:sz w:val="18"/>
                <w:szCs w:val="18"/>
              </w:rPr>
            </w:pPr>
          </w:p>
        </w:tc>
        <w:tc>
          <w:tcPr>
            <w:tcW w:w="2878" w:type="dxa"/>
          </w:tcPr>
          <w:p w14:paraId="0AA61DFF" w14:textId="77777777" w:rsidR="00DF01AD" w:rsidRPr="00F607F1" w:rsidRDefault="00DF01AD" w:rsidP="00DF01AD">
            <w:pPr>
              <w:keepNext/>
              <w:rPr>
                <w:rFonts w:ascii="Calibri" w:hAnsi="Calibri"/>
                <w:sz w:val="18"/>
                <w:szCs w:val="18"/>
              </w:rPr>
            </w:pPr>
          </w:p>
        </w:tc>
        <w:tc>
          <w:tcPr>
            <w:tcW w:w="2878" w:type="dxa"/>
          </w:tcPr>
          <w:p w14:paraId="21D96DF2" w14:textId="77777777" w:rsidR="00DF01AD" w:rsidRPr="00F607F1" w:rsidRDefault="00DF01AD" w:rsidP="00DF01AD">
            <w:pPr>
              <w:keepNext/>
              <w:rPr>
                <w:rFonts w:ascii="Calibri" w:hAnsi="Calibri"/>
                <w:sz w:val="18"/>
                <w:szCs w:val="18"/>
              </w:rPr>
            </w:pPr>
          </w:p>
        </w:tc>
        <w:tc>
          <w:tcPr>
            <w:tcW w:w="2878" w:type="dxa"/>
          </w:tcPr>
          <w:p w14:paraId="2D5B9A22" w14:textId="77777777" w:rsidR="00DF01AD" w:rsidRPr="00F607F1" w:rsidRDefault="00DF01AD" w:rsidP="00DF01AD">
            <w:pPr>
              <w:keepNext/>
              <w:rPr>
                <w:rFonts w:ascii="Calibri" w:hAnsi="Calibri"/>
                <w:sz w:val="18"/>
                <w:szCs w:val="18"/>
              </w:rPr>
            </w:pPr>
          </w:p>
        </w:tc>
        <w:tc>
          <w:tcPr>
            <w:tcW w:w="2878" w:type="dxa"/>
          </w:tcPr>
          <w:p w14:paraId="62882FB7" w14:textId="77777777" w:rsidR="00DF01AD" w:rsidRPr="00F607F1" w:rsidRDefault="00DF01AD" w:rsidP="00DF01AD">
            <w:pPr>
              <w:keepNext/>
              <w:rPr>
                <w:rFonts w:ascii="Calibri" w:hAnsi="Calibri"/>
                <w:sz w:val="18"/>
                <w:szCs w:val="18"/>
              </w:rPr>
            </w:pPr>
          </w:p>
        </w:tc>
      </w:tr>
      <w:tr w:rsidR="00DF01AD" w:rsidRPr="00F607F1" w14:paraId="703F57DE" w14:textId="1D9B659C" w:rsidTr="00DF01AD">
        <w:trPr>
          <w:cantSplit/>
          <w:trHeight w:val="360"/>
        </w:trPr>
        <w:tc>
          <w:tcPr>
            <w:tcW w:w="2878" w:type="dxa"/>
          </w:tcPr>
          <w:p w14:paraId="152AE665" w14:textId="77777777" w:rsidR="00DF01AD" w:rsidRPr="00F607F1" w:rsidRDefault="00DF01AD" w:rsidP="00DF01AD">
            <w:pPr>
              <w:keepNext/>
              <w:rPr>
                <w:rFonts w:ascii="Calibri" w:hAnsi="Calibri"/>
                <w:sz w:val="18"/>
                <w:szCs w:val="18"/>
              </w:rPr>
            </w:pPr>
          </w:p>
        </w:tc>
        <w:tc>
          <w:tcPr>
            <w:tcW w:w="2878" w:type="dxa"/>
          </w:tcPr>
          <w:p w14:paraId="29D56FC8" w14:textId="77777777" w:rsidR="00DF01AD" w:rsidRPr="00F607F1" w:rsidRDefault="00DF01AD" w:rsidP="00DF01AD">
            <w:pPr>
              <w:keepNext/>
              <w:rPr>
                <w:rFonts w:ascii="Calibri" w:hAnsi="Calibri"/>
                <w:sz w:val="18"/>
                <w:szCs w:val="18"/>
              </w:rPr>
            </w:pPr>
          </w:p>
        </w:tc>
        <w:tc>
          <w:tcPr>
            <w:tcW w:w="2878" w:type="dxa"/>
          </w:tcPr>
          <w:p w14:paraId="7C2E233E" w14:textId="77777777" w:rsidR="00DF01AD" w:rsidRPr="00F607F1" w:rsidRDefault="00DF01AD" w:rsidP="00DF01AD">
            <w:pPr>
              <w:keepNext/>
              <w:rPr>
                <w:rFonts w:ascii="Calibri" w:hAnsi="Calibri"/>
                <w:sz w:val="18"/>
                <w:szCs w:val="18"/>
              </w:rPr>
            </w:pPr>
          </w:p>
        </w:tc>
        <w:tc>
          <w:tcPr>
            <w:tcW w:w="2878" w:type="dxa"/>
          </w:tcPr>
          <w:p w14:paraId="110B0EB1" w14:textId="6F129758" w:rsidR="00DF01AD" w:rsidRPr="00F607F1" w:rsidRDefault="00DF01AD" w:rsidP="00DF01AD">
            <w:pPr>
              <w:keepNext/>
              <w:rPr>
                <w:rFonts w:ascii="Calibri" w:hAnsi="Calibri"/>
                <w:sz w:val="18"/>
                <w:szCs w:val="18"/>
              </w:rPr>
            </w:pPr>
          </w:p>
        </w:tc>
        <w:tc>
          <w:tcPr>
            <w:tcW w:w="2878" w:type="dxa"/>
          </w:tcPr>
          <w:p w14:paraId="6D95DB40" w14:textId="77777777" w:rsidR="00DF01AD" w:rsidRPr="00F607F1" w:rsidRDefault="00DF01AD" w:rsidP="00DF01AD">
            <w:pPr>
              <w:keepNext/>
              <w:rPr>
                <w:rFonts w:ascii="Calibri" w:hAnsi="Calibri"/>
                <w:sz w:val="18"/>
                <w:szCs w:val="18"/>
              </w:rPr>
            </w:pPr>
          </w:p>
        </w:tc>
      </w:tr>
      <w:tr w:rsidR="00DF01AD" w:rsidRPr="00F607F1" w14:paraId="239DC777" w14:textId="29090E54" w:rsidTr="00DF01AD">
        <w:trPr>
          <w:cantSplit/>
        </w:trPr>
        <w:tc>
          <w:tcPr>
            <w:tcW w:w="14390" w:type="dxa"/>
            <w:gridSpan w:val="5"/>
          </w:tcPr>
          <w:p w14:paraId="5B776B87" w14:textId="5C23693D" w:rsidR="00DF01AD" w:rsidRPr="00F607F1" w:rsidRDefault="00DF01AD" w:rsidP="00DF01AD">
            <w:pPr>
              <w:rPr>
                <w:rFonts w:ascii="Calibri" w:hAnsi="Calibri"/>
                <w:sz w:val="18"/>
                <w:szCs w:val="18"/>
              </w:rPr>
            </w:pPr>
            <w:r w:rsidRPr="00F607F1">
              <w:rPr>
                <w:rFonts w:ascii="Calibri" w:hAnsi="Calibri"/>
                <w:sz w:val="18"/>
                <w:szCs w:val="18"/>
              </w:rPr>
              <w:t>Notes:</w:t>
            </w:r>
          </w:p>
        </w:tc>
      </w:tr>
    </w:tbl>
    <w:p w14:paraId="76F9D820" w14:textId="77777777" w:rsidR="00444858" w:rsidRPr="00F607F1" w:rsidRDefault="00444858" w:rsidP="00444858">
      <w:pPr>
        <w:rPr>
          <w:rFonts w:ascii="Calibri" w:hAnsi="Calibri"/>
          <w:sz w:val="18"/>
          <w:szCs w:val="18"/>
        </w:rPr>
      </w:pPr>
    </w:p>
    <w:p w14:paraId="69E530CB" w14:textId="77777777" w:rsidR="00444858" w:rsidRPr="00F607F1"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6"/>
        <w:gridCol w:w="13951"/>
      </w:tblGrid>
      <w:tr w:rsidR="00444858" w:rsidRPr="00F607F1" w14:paraId="04F00522" w14:textId="77777777" w:rsidTr="00181165">
        <w:trPr>
          <w:cantSplit/>
        </w:trPr>
        <w:tc>
          <w:tcPr>
            <w:tcW w:w="14391" w:type="dxa"/>
            <w:gridSpan w:val="2"/>
            <w:shd w:val="clear" w:color="auto" w:fill="auto"/>
          </w:tcPr>
          <w:p w14:paraId="188DCE9D" w14:textId="77777777" w:rsidR="00444858" w:rsidRPr="00F607F1" w:rsidRDefault="00444858" w:rsidP="00444858">
            <w:pPr>
              <w:keepNext/>
              <w:rPr>
                <w:rFonts w:ascii="Calibri" w:hAnsi="Calibri"/>
                <w:b/>
                <w:sz w:val="18"/>
                <w:szCs w:val="18"/>
              </w:rPr>
            </w:pPr>
            <w:r w:rsidRPr="00F607F1">
              <w:rPr>
                <w:rFonts w:ascii="Calibri" w:hAnsi="Calibri"/>
                <w:b/>
                <w:sz w:val="18"/>
                <w:szCs w:val="18"/>
              </w:rPr>
              <w:lastRenderedPageBreak/>
              <w:t>Q. Space Conditioning Systems, Ducts and Fans – Mandatory Requirements and Additional Measures</w:t>
            </w:r>
          </w:p>
          <w:p w14:paraId="133C21F9" w14:textId="77777777" w:rsidR="00444858" w:rsidRPr="00F607F1" w:rsidRDefault="00444858" w:rsidP="00444858">
            <w:pPr>
              <w:keepNext/>
              <w:rPr>
                <w:rFonts w:ascii="Calibri" w:hAnsi="Calibri"/>
                <w:b/>
                <w:sz w:val="18"/>
                <w:szCs w:val="18"/>
              </w:rPr>
            </w:pPr>
            <w:r w:rsidRPr="00F607F1">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444858" w:rsidRPr="00F607F1" w14:paraId="63ADE5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07019B42" w14:textId="77777777" w:rsidR="00444858" w:rsidRPr="00F607F1" w:rsidRDefault="00444858" w:rsidP="00444858">
            <w:pPr>
              <w:keepNext/>
              <w:rPr>
                <w:rFonts w:asciiTheme="minorHAnsi" w:eastAsia="Cambria" w:hAnsiTheme="minorHAnsi"/>
                <w:b/>
                <w:sz w:val="18"/>
                <w:szCs w:val="18"/>
              </w:rPr>
            </w:pPr>
            <w:r w:rsidRPr="00F607F1">
              <w:rPr>
                <w:rFonts w:asciiTheme="minorHAnsi" w:eastAsia="Cambria" w:hAnsiTheme="minorHAnsi"/>
                <w:b/>
                <w:sz w:val="18"/>
                <w:szCs w:val="18"/>
              </w:rPr>
              <w:t>Heating Equipment</w:t>
            </w:r>
          </w:p>
        </w:tc>
      </w:tr>
      <w:tr w:rsidR="00444858" w:rsidRPr="00F607F1" w14:paraId="580CF90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14683A0"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01</w:t>
            </w:r>
          </w:p>
        </w:tc>
        <w:tc>
          <w:tcPr>
            <w:tcW w:w="13951" w:type="dxa"/>
            <w:shd w:val="clear" w:color="auto" w:fill="auto"/>
            <w:vAlign w:val="center"/>
          </w:tcPr>
          <w:p w14:paraId="2934577C"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F607F1" w14:paraId="222E476A"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04BA583D"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02</w:t>
            </w:r>
          </w:p>
        </w:tc>
        <w:tc>
          <w:tcPr>
            <w:tcW w:w="13951" w:type="dxa"/>
            <w:shd w:val="clear" w:color="auto" w:fill="auto"/>
            <w:vAlign w:val="center"/>
          </w:tcPr>
          <w:p w14:paraId="7BD7D5B4"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444858" w:rsidRPr="00F607F1" w14:paraId="2519F68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4766C12"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03</w:t>
            </w:r>
          </w:p>
        </w:tc>
        <w:tc>
          <w:tcPr>
            <w:tcW w:w="13951" w:type="dxa"/>
            <w:shd w:val="clear" w:color="auto" w:fill="auto"/>
            <w:vAlign w:val="center"/>
          </w:tcPr>
          <w:p w14:paraId="2E1CE214"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444858" w:rsidRPr="00F607F1" w14:paraId="10937C88"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70145E87"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04</w:t>
            </w:r>
          </w:p>
        </w:tc>
        <w:tc>
          <w:tcPr>
            <w:tcW w:w="13951" w:type="dxa"/>
            <w:shd w:val="clear" w:color="auto" w:fill="auto"/>
            <w:vAlign w:val="center"/>
          </w:tcPr>
          <w:p w14:paraId="587B630B"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444858" w:rsidRPr="00F607F1" w14:paraId="52EF8D30"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051D3797"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05</w:t>
            </w:r>
          </w:p>
        </w:tc>
        <w:tc>
          <w:tcPr>
            <w:tcW w:w="13951" w:type="dxa"/>
            <w:shd w:val="clear" w:color="auto" w:fill="auto"/>
            <w:vAlign w:val="center"/>
          </w:tcPr>
          <w:p w14:paraId="4CEA4896"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F607F1" w14:paraId="1AF5FE0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4B085D74" w14:textId="77777777" w:rsidR="00444858" w:rsidRPr="00F607F1" w:rsidRDefault="00444858" w:rsidP="00444858">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Cooling Equipment</w:t>
            </w:r>
          </w:p>
        </w:tc>
      </w:tr>
      <w:tr w:rsidR="00444858" w:rsidRPr="00F607F1" w14:paraId="3D0749A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A1E8EE1"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06</w:t>
            </w:r>
          </w:p>
        </w:tc>
        <w:tc>
          <w:tcPr>
            <w:tcW w:w="13951" w:type="dxa"/>
            <w:shd w:val="clear" w:color="auto" w:fill="auto"/>
            <w:vAlign w:val="center"/>
          </w:tcPr>
          <w:p w14:paraId="315C4D1E"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F607F1" w14:paraId="15C2A66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5BA11F4C"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07</w:t>
            </w:r>
          </w:p>
        </w:tc>
        <w:tc>
          <w:tcPr>
            <w:tcW w:w="13951" w:type="dxa"/>
            <w:shd w:val="clear" w:color="auto" w:fill="auto"/>
            <w:vAlign w:val="center"/>
          </w:tcPr>
          <w:p w14:paraId="4F3A9713"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444858" w:rsidRPr="00F607F1" w14:paraId="3A638306"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7763925"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08</w:t>
            </w:r>
          </w:p>
        </w:tc>
        <w:tc>
          <w:tcPr>
            <w:tcW w:w="13951" w:type="dxa"/>
            <w:shd w:val="clear" w:color="auto" w:fill="auto"/>
            <w:vAlign w:val="center"/>
          </w:tcPr>
          <w:p w14:paraId="3D7B3315"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Condensing Unit Location:  Condensing units shall not be placed within five (5) feet of a dryer vent outlet. See Section 150.0(h)3A.</w:t>
            </w:r>
          </w:p>
        </w:tc>
      </w:tr>
      <w:tr w:rsidR="00181165" w:rsidRPr="00F607F1" w14:paraId="1D1C58D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436720EE" w14:textId="2C94AEA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09</w:t>
            </w:r>
          </w:p>
        </w:tc>
        <w:tc>
          <w:tcPr>
            <w:tcW w:w="13951" w:type="dxa"/>
            <w:shd w:val="clear" w:color="auto" w:fill="auto"/>
            <w:vAlign w:val="center"/>
          </w:tcPr>
          <w:p w14:paraId="66671EFA" w14:textId="452B5B0F"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Liquid Line Filter Drier: A liquid line filter drier shall be installed according to the manufacturer’s specifications 150.0(h)3B.</w:t>
            </w:r>
          </w:p>
        </w:tc>
      </w:tr>
      <w:tr w:rsidR="00181165" w:rsidRPr="00F607F1" w14:paraId="185E329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6A64138" w14:textId="4DC0AE01"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10</w:t>
            </w:r>
          </w:p>
        </w:tc>
        <w:tc>
          <w:tcPr>
            <w:tcW w:w="13951" w:type="dxa"/>
            <w:shd w:val="clear" w:color="auto" w:fill="auto"/>
            <w:vAlign w:val="center"/>
          </w:tcPr>
          <w:p w14:paraId="0320B220" w14:textId="77777777"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181165" w:rsidRPr="00F607F1" w14:paraId="5D6FA3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70C8ABB1" w14:textId="77777777" w:rsidR="00181165" w:rsidRPr="00F607F1" w:rsidRDefault="00181165" w:rsidP="00181165">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Air Distribution System Ducts, Plenums and Fans</w:t>
            </w:r>
          </w:p>
        </w:tc>
      </w:tr>
      <w:tr w:rsidR="00181165" w:rsidRPr="00F607F1" w14:paraId="69E8E35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EDC9B3C" w14:textId="73E03560"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11</w:t>
            </w:r>
          </w:p>
        </w:tc>
        <w:tc>
          <w:tcPr>
            <w:tcW w:w="13951" w:type="dxa"/>
            <w:shd w:val="clear" w:color="auto" w:fill="auto"/>
            <w:vAlign w:val="center"/>
          </w:tcPr>
          <w:p w14:paraId="103C0718" w14:textId="10A8F2FC"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 xml:space="preserve">Insulation:  </w:t>
            </w:r>
            <w:r w:rsidR="000A6348" w:rsidRPr="00F607F1">
              <w:rPr>
                <w:rFonts w:asciiTheme="minorHAnsi" w:eastAsia="Cambria" w:hAnsiTheme="minorHAnsi"/>
                <w:sz w:val="18"/>
                <w:szCs w:val="18"/>
              </w:rPr>
              <w:t xml:space="preserve">The minimum duct insulation </w:t>
            </w:r>
            <w:r w:rsidR="007930AC" w:rsidRPr="00F607F1">
              <w:rPr>
                <w:rFonts w:asciiTheme="minorHAnsi" w:eastAsia="Cambria" w:hAnsiTheme="minorHAnsi"/>
                <w:sz w:val="18"/>
                <w:szCs w:val="18"/>
              </w:rPr>
              <w:t>value is R-6 or ducts can be uninsulated if the duct system is located entirely in conditioned space.</w:t>
            </w:r>
            <w:r w:rsidRPr="00F607F1">
              <w:rPr>
                <w:rFonts w:asciiTheme="minorHAnsi" w:eastAsia="Cambria" w:hAnsiTheme="minorHAnsi"/>
                <w:sz w:val="18"/>
                <w:szCs w:val="18"/>
              </w:rPr>
              <w:t xml:space="preserve"> Note that higher values may be required by the prescriptive or performance requirements. See Section 150.0(m)1B for exceptions.</w:t>
            </w:r>
          </w:p>
        </w:tc>
      </w:tr>
      <w:tr w:rsidR="00181165" w:rsidRPr="00F607F1" w14:paraId="1C59406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66615E3" w14:textId="3C7E585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12</w:t>
            </w:r>
          </w:p>
        </w:tc>
        <w:tc>
          <w:tcPr>
            <w:tcW w:w="13951" w:type="dxa"/>
            <w:shd w:val="clear" w:color="auto" w:fill="auto"/>
            <w:vAlign w:val="center"/>
          </w:tcPr>
          <w:p w14:paraId="35626F6C" w14:textId="2C422D4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w:t>
            </w:r>
          </w:p>
        </w:tc>
      </w:tr>
      <w:tr w:rsidR="00181165" w:rsidRPr="00F607F1" w14:paraId="2EA63D23"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2709664C" w14:textId="77777777" w:rsidR="00181165" w:rsidRPr="00F607F1" w:rsidRDefault="00181165" w:rsidP="00181165">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 xml:space="preserve">Heat Pump Thermostat </w:t>
            </w:r>
          </w:p>
        </w:tc>
      </w:tr>
      <w:tr w:rsidR="00181165" w:rsidRPr="00F607F1" w14:paraId="4837B61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3A844527" w14:textId="01CF7933"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13</w:t>
            </w:r>
          </w:p>
        </w:tc>
        <w:tc>
          <w:tcPr>
            <w:tcW w:w="13951" w:type="dxa"/>
            <w:shd w:val="clear" w:color="auto" w:fill="auto"/>
            <w:vAlign w:val="center"/>
          </w:tcPr>
          <w:p w14:paraId="7F5DB00C"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A thermostat shall be installed that meets the requirements of Section 110.2(b) and Section 110.2(c).</w:t>
            </w:r>
          </w:p>
        </w:tc>
      </w:tr>
      <w:tr w:rsidR="00181165" w:rsidRPr="00F607F1" w14:paraId="47E7E2D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C527D2F" w14:textId="0F6957CC"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14</w:t>
            </w:r>
          </w:p>
        </w:tc>
        <w:tc>
          <w:tcPr>
            <w:tcW w:w="13951" w:type="dxa"/>
            <w:shd w:val="clear" w:color="auto" w:fill="auto"/>
            <w:vAlign w:val="center"/>
          </w:tcPr>
          <w:p w14:paraId="23993736"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The thermostat shall be installed in accordance with the manufacturers published installation specifications.</w:t>
            </w:r>
          </w:p>
        </w:tc>
      </w:tr>
      <w:tr w:rsidR="00181165" w:rsidRPr="00F607F1" w14:paraId="28B727E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5F726BB" w14:textId="5759DE6A"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15</w:t>
            </w:r>
          </w:p>
        </w:tc>
        <w:tc>
          <w:tcPr>
            <w:tcW w:w="13951" w:type="dxa"/>
            <w:shd w:val="clear" w:color="auto" w:fill="auto"/>
            <w:vAlign w:val="center"/>
          </w:tcPr>
          <w:p w14:paraId="1595A3BC"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First stage of heating shall be assigned to heat pump heating.</w:t>
            </w:r>
          </w:p>
        </w:tc>
      </w:tr>
      <w:tr w:rsidR="00181165" w:rsidRPr="00F607F1" w14:paraId="2C011BE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583BDFD" w14:textId="2DB666EB"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16</w:t>
            </w:r>
          </w:p>
        </w:tc>
        <w:tc>
          <w:tcPr>
            <w:tcW w:w="13951" w:type="dxa"/>
            <w:shd w:val="clear" w:color="auto" w:fill="auto"/>
            <w:vAlign w:val="center"/>
          </w:tcPr>
          <w:p w14:paraId="7A1C554B"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Second stage back up heating shall be set to come on only when the indoor set temperature cannot be met.</w:t>
            </w:r>
          </w:p>
        </w:tc>
      </w:tr>
      <w:tr w:rsidR="00181165" w:rsidRPr="00F607F1" w14:paraId="07A62BC2" w14:textId="77777777" w:rsidTr="001811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2"/>
            <w:shd w:val="clear" w:color="auto" w:fill="auto"/>
          </w:tcPr>
          <w:p w14:paraId="419837EC" w14:textId="77777777" w:rsidR="00181165" w:rsidRPr="00F607F1" w:rsidRDefault="00181165" w:rsidP="00181165">
            <w:pPr>
              <w:keepNext/>
              <w:rPr>
                <w:rFonts w:ascii="Calibri" w:hAnsi="Calibri"/>
                <w:b/>
                <w:sz w:val="18"/>
                <w:szCs w:val="18"/>
              </w:rPr>
            </w:pPr>
            <w:r w:rsidRPr="00F607F1">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F607F1" w:rsidRDefault="00444858" w:rsidP="00091594">
      <w:pPr>
        <w:rPr>
          <w:rFonts w:ascii="Calibri" w:hAnsi="Calibri"/>
          <w:sz w:val="18"/>
          <w:szCs w:val="18"/>
        </w:rPr>
      </w:pPr>
    </w:p>
    <w:p w14:paraId="0E3E3559" w14:textId="77777777" w:rsidR="003150AE" w:rsidRPr="00F607F1"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F607F1" w:rsidRPr="00F607F1" w14:paraId="4C1EB373" w14:textId="77777777" w:rsidTr="00C37045">
        <w:trPr>
          <w:trHeight w:val="269"/>
        </w:trPr>
        <w:tc>
          <w:tcPr>
            <w:tcW w:w="10943" w:type="dxa"/>
            <w:gridSpan w:val="4"/>
            <w:vAlign w:val="center"/>
          </w:tcPr>
          <w:p w14:paraId="1A33B11F" w14:textId="77777777" w:rsidR="00F607F1" w:rsidRPr="00F607F1" w:rsidRDefault="00F607F1"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F607F1">
              <w:rPr>
                <w:rFonts w:ascii="Calibri" w:hAnsi="Calibri" w:cs="Arial"/>
                <w:b/>
                <w:caps/>
              </w:rPr>
              <w:lastRenderedPageBreak/>
              <w:t>Documentation Author's Declaration Statement</w:t>
            </w:r>
          </w:p>
        </w:tc>
      </w:tr>
      <w:tr w:rsidR="00F607F1" w:rsidRPr="00F607F1" w14:paraId="6799E942" w14:textId="77777777" w:rsidTr="00C37045">
        <w:trPr>
          <w:trHeight w:hRule="exact" w:val="244"/>
        </w:trPr>
        <w:tc>
          <w:tcPr>
            <w:tcW w:w="10943" w:type="dxa"/>
            <w:gridSpan w:val="4"/>
            <w:vAlign w:val="center"/>
          </w:tcPr>
          <w:p w14:paraId="50D71DAA" w14:textId="77777777" w:rsidR="00F607F1" w:rsidRPr="00F607F1" w:rsidRDefault="00F607F1" w:rsidP="00F607F1">
            <w:pPr>
              <w:keepNext/>
              <w:numPr>
                <w:ilvl w:val="0"/>
                <w:numId w:val="34"/>
              </w:numPr>
              <w:tabs>
                <w:tab w:val="left" w:pos="-2600"/>
              </w:tabs>
              <w:ind w:right="90"/>
              <w:outlineLvl w:val="2"/>
              <w:rPr>
                <w:rFonts w:ascii="Calibri" w:hAnsi="Calibri"/>
              </w:rPr>
            </w:pPr>
            <w:r w:rsidRPr="00F607F1">
              <w:rPr>
                <w:rFonts w:ascii="Calibri" w:hAnsi="Calibri"/>
              </w:rPr>
              <w:t>I certify that this Certificate of Installation documentation is accurate and complete.</w:t>
            </w:r>
          </w:p>
        </w:tc>
      </w:tr>
      <w:tr w:rsidR="00F607F1" w:rsidRPr="00F607F1" w14:paraId="3C0204DB" w14:textId="77777777" w:rsidTr="00C37045">
        <w:trPr>
          <w:trHeight w:val="360"/>
        </w:trPr>
        <w:tc>
          <w:tcPr>
            <w:tcW w:w="5577" w:type="dxa"/>
            <w:gridSpan w:val="2"/>
          </w:tcPr>
          <w:p w14:paraId="16967567" w14:textId="77777777" w:rsidR="00F607F1" w:rsidRPr="00F607F1" w:rsidRDefault="00F607F1" w:rsidP="00C37045">
            <w:pPr>
              <w:keepNext/>
              <w:rPr>
                <w:rFonts w:ascii="Calibri" w:hAnsi="Calibri"/>
              </w:rPr>
            </w:pPr>
            <w:r w:rsidRPr="00F607F1">
              <w:rPr>
                <w:rFonts w:ascii="Calibri" w:hAnsi="Calibri"/>
              </w:rPr>
              <w:t>Documentation Author Name:</w:t>
            </w:r>
          </w:p>
        </w:tc>
        <w:tc>
          <w:tcPr>
            <w:tcW w:w="5366" w:type="dxa"/>
            <w:gridSpan w:val="2"/>
          </w:tcPr>
          <w:p w14:paraId="25229D87" w14:textId="77777777" w:rsidR="00F607F1" w:rsidRPr="00F607F1" w:rsidRDefault="00F607F1" w:rsidP="00C37045">
            <w:pPr>
              <w:keepNext/>
              <w:rPr>
                <w:rFonts w:ascii="Calibri" w:hAnsi="Calibri"/>
              </w:rPr>
            </w:pPr>
            <w:r w:rsidRPr="00F607F1">
              <w:rPr>
                <w:rFonts w:ascii="Calibri" w:hAnsi="Calibri"/>
              </w:rPr>
              <w:t>Documentation Author Signature:</w:t>
            </w:r>
          </w:p>
        </w:tc>
      </w:tr>
      <w:tr w:rsidR="00F607F1" w:rsidRPr="00F607F1" w14:paraId="1545BD4B" w14:textId="77777777" w:rsidTr="00C37045">
        <w:trPr>
          <w:trHeight w:val="360"/>
        </w:trPr>
        <w:tc>
          <w:tcPr>
            <w:tcW w:w="5577" w:type="dxa"/>
            <w:gridSpan w:val="2"/>
          </w:tcPr>
          <w:p w14:paraId="348123F8" w14:textId="77777777" w:rsidR="00F607F1" w:rsidRPr="00F607F1" w:rsidRDefault="00F607F1" w:rsidP="00C37045">
            <w:pPr>
              <w:keepNext/>
              <w:rPr>
                <w:rFonts w:ascii="Calibri" w:hAnsi="Calibri"/>
              </w:rPr>
            </w:pPr>
            <w:r w:rsidRPr="00F607F1">
              <w:rPr>
                <w:rFonts w:ascii="Calibri" w:hAnsi="Calibri"/>
              </w:rPr>
              <w:t>Documentation Author Company Name:</w:t>
            </w:r>
          </w:p>
        </w:tc>
        <w:tc>
          <w:tcPr>
            <w:tcW w:w="5366" w:type="dxa"/>
            <w:gridSpan w:val="2"/>
          </w:tcPr>
          <w:p w14:paraId="594DB5D6" w14:textId="77777777" w:rsidR="00F607F1" w:rsidRPr="00F607F1" w:rsidRDefault="00F607F1" w:rsidP="00C37045">
            <w:pPr>
              <w:keepNext/>
              <w:rPr>
                <w:rFonts w:ascii="Calibri" w:hAnsi="Calibri"/>
              </w:rPr>
            </w:pPr>
            <w:r w:rsidRPr="00F607F1">
              <w:rPr>
                <w:rFonts w:ascii="Calibri" w:hAnsi="Calibri"/>
              </w:rPr>
              <w:t>Date Signed:</w:t>
            </w:r>
          </w:p>
        </w:tc>
      </w:tr>
      <w:tr w:rsidR="00F607F1" w:rsidRPr="00F607F1" w14:paraId="49A6DFBA" w14:textId="77777777" w:rsidTr="00C37045">
        <w:trPr>
          <w:trHeight w:val="360"/>
        </w:trPr>
        <w:tc>
          <w:tcPr>
            <w:tcW w:w="5577" w:type="dxa"/>
            <w:gridSpan w:val="2"/>
          </w:tcPr>
          <w:p w14:paraId="2F7BA4F6" w14:textId="77777777" w:rsidR="00F607F1" w:rsidRPr="00F607F1" w:rsidRDefault="00F607F1" w:rsidP="00C37045">
            <w:pPr>
              <w:keepNext/>
              <w:rPr>
                <w:rFonts w:ascii="Calibri" w:hAnsi="Calibri"/>
              </w:rPr>
            </w:pPr>
            <w:r w:rsidRPr="00F607F1">
              <w:rPr>
                <w:rFonts w:ascii="Calibri" w:hAnsi="Calibri"/>
              </w:rPr>
              <w:t>Address:</w:t>
            </w:r>
          </w:p>
        </w:tc>
        <w:tc>
          <w:tcPr>
            <w:tcW w:w="5366" w:type="dxa"/>
            <w:gridSpan w:val="2"/>
          </w:tcPr>
          <w:p w14:paraId="35744C7B" w14:textId="77777777" w:rsidR="00F607F1" w:rsidRPr="00F607F1" w:rsidRDefault="00F607F1" w:rsidP="00C37045">
            <w:pPr>
              <w:keepNext/>
              <w:rPr>
                <w:rFonts w:ascii="Calibri" w:hAnsi="Calibri"/>
              </w:rPr>
            </w:pPr>
            <w:r w:rsidRPr="00F607F1">
              <w:rPr>
                <w:rFonts w:ascii="Calibri" w:hAnsi="Calibri"/>
              </w:rPr>
              <w:t>CEA/HERS Certification Identification (If applicable):</w:t>
            </w:r>
          </w:p>
        </w:tc>
      </w:tr>
      <w:tr w:rsidR="00F607F1" w:rsidRPr="00F607F1" w14:paraId="7856553D" w14:textId="77777777" w:rsidTr="00C37045">
        <w:trPr>
          <w:trHeight w:val="360"/>
        </w:trPr>
        <w:tc>
          <w:tcPr>
            <w:tcW w:w="5577" w:type="dxa"/>
            <w:gridSpan w:val="2"/>
          </w:tcPr>
          <w:p w14:paraId="21E1C2A1" w14:textId="77777777" w:rsidR="00F607F1" w:rsidRPr="00F607F1" w:rsidRDefault="00F607F1" w:rsidP="00C37045">
            <w:pPr>
              <w:keepNext/>
              <w:rPr>
                <w:rFonts w:ascii="Calibri" w:hAnsi="Calibri"/>
              </w:rPr>
            </w:pPr>
            <w:r w:rsidRPr="00F607F1">
              <w:rPr>
                <w:rFonts w:ascii="Calibri" w:hAnsi="Calibri"/>
              </w:rPr>
              <w:t>City/State/Zip:</w:t>
            </w:r>
          </w:p>
        </w:tc>
        <w:tc>
          <w:tcPr>
            <w:tcW w:w="5366" w:type="dxa"/>
            <w:gridSpan w:val="2"/>
          </w:tcPr>
          <w:p w14:paraId="6CF46F14" w14:textId="77777777" w:rsidR="00F607F1" w:rsidRPr="00F607F1" w:rsidRDefault="00F607F1" w:rsidP="00C37045">
            <w:pPr>
              <w:keepNext/>
              <w:rPr>
                <w:rFonts w:ascii="Calibri" w:hAnsi="Calibri"/>
              </w:rPr>
            </w:pPr>
            <w:r w:rsidRPr="00F607F1">
              <w:rPr>
                <w:rFonts w:ascii="Calibri" w:hAnsi="Calibri"/>
              </w:rPr>
              <w:t>Phone:</w:t>
            </w:r>
          </w:p>
        </w:tc>
      </w:tr>
      <w:tr w:rsidR="00F607F1" w:rsidRPr="00F607F1" w14:paraId="5C33331F" w14:textId="77777777" w:rsidTr="00C37045">
        <w:tblPrEx>
          <w:tblCellMar>
            <w:left w:w="115" w:type="dxa"/>
            <w:right w:w="115" w:type="dxa"/>
          </w:tblCellMar>
        </w:tblPrEx>
        <w:trPr>
          <w:trHeight w:val="296"/>
        </w:trPr>
        <w:tc>
          <w:tcPr>
            <w:tcW w:w="10943" w:type="dxa"/>
            <w:gridSpan w:val="4"/>
            <w:vAlign w:val="center"/>
          </w:tcPr>
          <w:p w14:paraId="2310F27C" w14:textId="77777777" w:rsidR="00F607F1" w:rsidRPr="00F607F1" w:rsidRDefault="00F607F1"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F607F1">
              <w:rPr>
                <w:rFonts w:ascii="Calibri" w:hAnsi="Calibri" w:cs="Arial"/>
                <w:b/>
                <w:caps/>
              </w:rPr>
              <w:t>Responsible Person's Declaration statement</w:t>
            </w:r>
          </w:p>
        </w:tc>
      </w:tr>
      <w:tr w:rsidR="00F607F1" w:rsidRPr="00F607F1" w14:paraId="483813DC" w14:textId="77777777" w:rsidTr="00C37045">
        <w:tblPrEx>
          <w:tblCellMar>
            <w:left w:w="115" w:type="dxa"/>
            <w:right w:w="115" w:type="dxa"/>
          </w:tblCellMar>
        </w:tblPrEx>
        <w:trPr>
          <w:trHeight w:val="504"/>
        </w:trPr>
        <w:tc>
          <w:tcPr>
            <w:tcW w:w="10943" w:type="dxa"/>
            <w:gridSpan w:val="4"/>
          </w:tcPr>
          <w:p w14:paraId="333D0F51" w14:textId="77777777" w:rsidR="00F607F1" w:rsidRPr="00F607F1" w:rsidRDefault="00F607F1" w:rsidP="00495735">
            <w:pPr>
              <w:keepNext/>
              <w:tabs>
                <w:tab w:val="left" w:pos="-2600"/>
              </w:tabs>
              <w:ind w:right="90"/>
              <w:outlineLvl w:val="2"/>
              <w:rPr>
                <w:rFonts w:ascii="Calibri" w:hAnsi="Calibri"/>
              </w:rPr>
            </w:pPr>
            <w:r w:rsidRPr="00F607F1">
              <w:rPr>
                <w:rFonts w:ascii="Calibri" w:hAnsi="Calibri"/>
              </w:rPr>
              <w:t>I certify the following under penalty of perjury, under the laws of the State of California:</w:t>
            </w:r>
          </w:p>
          <w:p w14:paraId="48817536"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eastAsiaTheme="majorEastAsia" w:hAnsiTheme="minorHAnsi" w:cstheme="minorHAnsi"/>
              </w:rPr>
            </w:pPr>
            <w:r w:rsidRPr="00F607F1">
              <w:rPr>
                <w:rFonts w:asciiTheme="minorHAnsi" w:eastAsiaTheme="majorEastAsia" w:hAnsiTheme="minorHAnsi" w:cstheme="minorHAnsi"/>
              </w:rPr>
              <w:t xml:space="preserve">The information provided on this Certificate of Installation is true and correct. </w:t>
            </w:r>
          </w:p>
          <w:p w14:paraId="297A69D7"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snapToGrid w:val="0"/>
              </w:rPr>
              <w:t xml:space="preserve">I am either: a) a responsible person eligible under Division 3 of the Business and Professions Code </w:t>
            </w:r>
            <w:r w:rsidRPr="00F607F1">
              <w:rPr>
                <w:rFonts w:asciiTheme="minorHAnsi" w:hAnsiTheme="minorHAnsi" w:cstheme="minorHAnsi"/>
              </w:rPr>
              <w:t xml:space="preserve">in the applicable classification to accept responsibility for the system design, construction, or installation </w:t>
            </w:r>
            <w:r w:rsidRPr="00F607F1">
              <w:rPr>
                <w:rFonts w:asciiTheme="minorHAnsi" w:hAnsiTheme="minorHAnsi" w:cstheme="minorHAnsi"/>
                <w:snapToGrid w:val="0"/>
              </w:rPr>
              <w:t xml:space="preserve">of features, materials, components, or manufactured devices </w:t>
            </w:r>
            <w:r w:rsidRPr="00F607F1">
              <w:rPr>
                <w:rFonts w:asciiTheme="minorHAnsi" w:hAnsiTheme="minorHAnsi" w:cstheme="minorHAnsi"/>
              </w:rPr>
              <w:t xml:space="preserve">for the scope of work identified on this Certificate of Installation, </w:t>
            </w:r>
            <w:r w:rsidRPr="00F607F1">
              <w:rPr>
                <w:rFonts w:asciiTheme="minorHAnsi" w:hAnsiTheme="minorHAnsi" w:cstheme="minorHAnsi"/>
                <w:snapToGrid w:val="0"/>
              </w:rPr>
              <w:t>and attest to the declarations in this statement</w:t>
            </w:r>
            <w:r w:rsidRPr="00F607F1">
              <w:rPr>
                <w:rFonts w:asciiTheme="minorHAnsi" w:hAnsiTheme="minorHAnsi" w:cstheme="minorHAnsi"/>
              </w:rPr>
              <w:t>, or b) I am an authorized representative of the responsible person and attest to the declarations in this statement on the responsible person’s behalf.</w:t>
            </w:r>
          </w:p>
          <w:p w14:paraId="583B330C"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2223A4F" w14:textId="77777777" w:rsidR="00F607F1" w:rsidRPr="00F607F1" w:rsidRDefault="00F607F1" w:rsidP="00F607F1">
            <w:pPr>
              <w:keepNext/>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623D892" w14:textId="77777777" w:rsidR="00F607F1" w:rsidRPr="00F607F1" w:rsidRDefault="00F607F1" w:rsidP="00F607F1">
            <w:pPr>
              <w:keepNext/>
              <w:numPr>
                <w:ilvl w:val="0"/>
                <w:numId w:val="35"/>
              </w:numPr>
              <w:autoSpaceDE w:val="0"/>
              <w:autoSpaceDN w:val="0"/>
              <w:adjustRightInd w:val="0"/>
              <w:ind w:left="695" w:right="90" w:hanging="270"/>
              <w:contextualSpacing/>
            </w:pPr>
            <w:r w:rsidRPr="00F607F1">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607F1" w:rsidRPr="00F607F1" w14:paraId="4D0F4E0D" w14:textId="77777777" w:rsidTr="00C37045">
        <w:tblPrEx>
          <w:tblCellMar>
            <w:left w:w="108" w:type="dxa"/>
            <w:right w:w="108" w:type="dxa"/>
          </w:tblCellMar>
        </w:tblPrEx>
        <w:trPr>
          <w:trHeight w:val="360"/>
        </w:trPr>
        <w:tc>
          <w:tcPr>
            <w:tcW w:w="5307" w:type="dxa"/>
          </w:tcPr>
          <w:p w14:paraId="2A5EA8F4" w14:textId="77777777" w:rsidR="00F607F1" w:rsidRPr="00F607F1" w:rsidRDefault="00F607F1"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Responsible Builder/Installer Name:</w:t>
            </w:r>
          </w:p>
        </w:tc>
        <w:tc>
          <w:tcPr>
            <w:tcW w:w="5636" w:type="dxa"/>
            <w:gridSpan w:val="3"/>
          </w:tcPr>
          <w:p w14:paraId="0C845DCE" w14:textId="77777777" w:rsidR="00F607F1" w:rsidRPr="00F607F1" w:rsidRDefault="00F607F1"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Responsible Builder/Installer Signature:</w:t>
            </w:r>
          </w:p>
        </w:tc>
      </w:tr>
      <w:tr w:rsidR="00F607F1" w:rsidRPr="00F607F1" w14:paraId="11FD1047" w14:textId="77777777" w:rsidTr="00C37045">
        <w:tblPrEx>
          <w:tblCellMar>
            <w:left w:w="108" w:type="dxa"/>
            <w:right w:w="108" w:type="dxa"/>
          </w:tblCellMar>
        </w:tblPrEx>
        <w:trPr>
          <w:trHeight w:val="360"/>
        </w:trPr>
        <w:tc>
          <w:tcPr>
            <w:tcW w:w="5307" w:type="dxa"/>
          </w:tcPr>
          <w:p w14:paraId="5F3214A0"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Company Name: (Installing Subcontractor or General Contractor or Builder/Owner)</w:t>
            </w:r>
          </w:p>
        </w:tc>
        <w:tc>
          <w:tcPr>
            <w:tcW w:w="5636" w:type="dxa"/>
            <w:gridSpan w:val="3"/>
          </w:tcPr>
          <w:p w14:paraId="1F4E180B"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Position With Company (Title):</w:t>
            </w:r>
          </w:p>
        </w:tc>
      </w:tr>
      <w:tr w:rsidR="00F607F1" w:rsidRPr="00F607F1" w14:paraId="43BB17B8" w14:textId="77777777" w:rsidTr="00C37045">
        <w:tblPrEx>
          <w:tblCellMar>
            <w:left w:w="108" w:type="dxa"/>
            <w:right w:w="108" w:type="dxa"/>
          </w:tblCellMar>
        </w:tblPrEx>
        <w:trPr>
          <w:trHeight w:val="360"/>
        </w:trPr>
        <w:tc>
          <w:tcPr>
            <w:tcW w:w="5307" w:type="dxa"/>
          </w:tcPr>
          <w:p w14:paraId="346622B3"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Address:</w:t>
            </w:r>
          </w:p>
        </w:tc>
        <w:tc>
          <w:tcPr>
            <w:tcW w:w="5636" w:type="dxa"/>
            <w:gridSpan w:val="3"/>
          </w:tcPr>
          <w:p w14:paraId="4D4DFBA0"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CSLB License:</w:t>
            </w:r>
          </w:p>
        </w:tc>
      </w:tr>
      <w:tr w:rsidR="00F607F1" w:rsidRPr="00F607F1" w14:paraId="58A1E461" w14:textId="77777777" w:rsidTr="00C37045">
        <w:tblPrEx>
          <w:tblCellMar>
            <w:left w:w="108" w:type="dxa"/>
            <w:right w:w="108" w:type="dxa"/>
          </w:tblCellMar>
        </w:tblPrEx>
        <w:trPr>
          <w:trHeight w:val="360"/>
        </w:trPr>
        <w:tc>
          <w:tcPr>
            <w:tcW w:w="5307" w:type="dxa"/>
          </w:tcPr>
          <w:p w14:paraId="7B89CB93"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City/State/Zip:</w:t>
            </w:r>
          </w:p>
        </w:tc>
        <w:tc>
          <w:tcPr>
            <w:tcW w:w="2821" w:type="dxa"/>
            <w:gridSpan w:val="2"/>
          </w:tcPr>
          <w:p w14:paraId="7053CF85"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Phone:</w:t>
            </w:r>
          </w:p>
        </w:tc>
        <w:tc>
          <w:tcPr>
            <w:tcW w:w="2815" w:type="dxa"/>
          </w:tcPr>
          <w:p w14:paraId="5A4D0ABD"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Date Signed:</w:t>
            </w:r>
          </w:p>
        </w:tc>
      </w:tr>
    </w:tbl>
    <w:p w14:paraId="1F9B95F2" w14:textId="77777777" w:rsidR="000F413D" w:rsidRPr="00F607F1" w:rsidRDefault="000F413D" w:rsidP="00C2497D">
      <w:pPr>
        <w:rPr>
          <w:rFonts w:ascii="Calibri" w:hAnsi="Calibri"/>
          <w:sz w:val="18"/>
          <w:szCs w:val="18"/>
        </w:rPr>
      </w:pPr>
    </w:p>
    <w:p w14:paraId="1F9B95F3" w14:textId="77777777" w:rsidR="000F413D" w:rsidRPr="00F607F1" w:rsidRDefault="000F413D" w:rsidP="00C2497D">
      <w:pPr>
        <w:rPr>
          <w:rFonts w:ascii="Calibri" w:hAnsi="Calibri"/>
          <w:sz w:val="18"/>
          <w:szCs w:val="18"/>
        </w:rPr>
      </w:pPr>
    </w:p>
    <w:p w14:paraId="1F9B95F4" w14:textId="77777777" w:rsidR="000F413D" w:rsidRPr="00F607F1" w:rsidRDefault="000F413D" w:rsidP="00C2497D">
      <w:pPr>
        <w:rPr>
          <w:rFonts w:ascii="Calibri" w:hAnsi="Calibri"/>
          <w:sz w:val="18"/>
          <w:szCs w:val="18"/>
        </w:rPr>
      </w:pPr>
    </w:p>
    <w:p w14:paraId="1F9B95F5" w14:textId="77777777" w:rsidR="000F413D" w:rsidRPr="00F607F1" w:rsidRDefault="000F413D" w:rsidP="00C2497D">
      <w:pPr>
        <w:rPr>
          <w:rFonts w:ascii="Calibri" w:hAnsi="Calibri"/>
          <w:sz w:val="18"/>
          <w:szCs w:val="18"/>
        </w:rPr>
        <w:sectPr w:rsidR="000F413D" w:rsidRPr="00F607F1" w:rsidSect="00587D54">
          <w:headerReference w:type="even" r:id="rId11"/>
          <w:headerReference w:type="default" r:id="rId12"/>
          <w:footerReference w:type="default" r:id="rId13"/>
          <w:headerReference w:type="first" r:id="rId14"/>
          <w:pgSz w:w="15840" w:h="12240" w:orient="landscape" w:code="1"/>
          <w:pgMar w:top="1296" w:right="720" w:bottom="1008" w:left="720" w:header="180" w:footer="576" w:gutter="0"/>
          <w:cols w:space="720"/>
          <w:docGrid w:linePitch="272"/>
        </w:sectPr>
      </w:pPr>
    </w:p>
    <w:p w14:paraId="1F9B95F6" w14:textId="2DDF73AE" w:rsidR="008C6ADC" w:rsidRPr="00F607F1" w:rsidRDefault="008C6ADC" w:rsidP="00BF40A1">
      <w:pPr>
        <w:jc w:val="center"/>
        <w:rPr>
          <w:rFonts w:ascii="Calibri" w:hAnsi="Calibri"/>
          <w:b/>
          <w:sz w:val="22"/>
        </w:rPr>
      </w:pPr>
      <w:r w:rsidRPr="00F607F1">
        <w:rPr>
          <w:rFonts w:ascii="Calibri" w:hAnsi="Calibri"/>
          <w:b/>
          <w:sz w:val="28"/>
          <w:szCs w:val="22"/>
        </w:rPr>
        <w:lastRenderedPageBreak/>
        <w:t>CF2R-MCH-01</w:t>
      </w:r>
      <w:r w:rsidR="002E10B9" w:rsidRPr="00F607F1">
        <w:rPr>
          <w:rFonts w:ascii="Calibri" w:hAnsi="Calibri"/>
          <w:b/>
          <w:sz w:val="28"/>
          <w:szCs w:val="22"/>
        </w:rPr>
        <w:t>d</w:t>
      </w:r>
      <w:r w:rsidR="009B16EE" w:rsidRPr="00F607F1">
        <w:rPr>
          <w:rFonts w:ascii="Calibri" w:hAnsi="Calibri"/>
          <w:b/>
          <w:sz w:val="28"/>
          <w:szCs w:val="22"/>
        </w:rPr>
        <w:t>-E User Instructions</w:t>
      </w:r>
    </w:p>
    <w:p w14:paraId="1F9B95F7" w14:textId="77777777" w:rsidR="008C6ADC" w:rsidRPr="00F607F1" w:rsidRDefault="008C6ADC" w:rsidP="0035199F">
      <w:pPr>
        <w:rPr>
          <w:rFonts w:ascii="Calibri" w:hAnsi="Calibri"/>
          <w:b/>
          <w:sz w:val="22"/>
          <w:szCs w:val="22"/>
        </w:rPr>
      </w:pPr>
    </w:p>
    <w:p w14:paraId="1F9B95F8" w14:textId="77777777" w:rsidR="00F0164F" w:rsidRPr="00F607F1" w:rsidRDefault="00D85AB5" w:rsidP="00F0164F">
      <w:pPr>
        <w:rPr>
          <w:rFonts w:ascii="Calibri" w:hAnsi="Calibri"/>
          <w:sz w:val="22"/>
          <w:szCs w:val="22"/>
        </w:rPr>
      </w:pPr>
      <w:r w:rsidRPr="00F607F1">
        <w:rPr>
          <w:rFonts w:ascii="Calibri" w:hAnsi="Calibri"/>
          <w:b/>
          <w:sz w:val="22"/>
          <w:szCs w:val="22"/>
        </w:rPr>
        <w:t>Section A. General Information</w:t>
      </w:r>
    </w:p>
    <w:p w14:paraId="1F9B95F9" w14:textId="51099538"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A" w14:textId="4658906C"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B" w14:textId="648A31E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0B650D" w:rsidRPr="00F607F1">
        <w:rPr>
          <w:rFonts w:ascii="Calibri" w:hAnsi="Calibri"/>
          <w:sz w:val="22"/>
          <w:szCs w:val="22"/>
        </w:rPr>
        <w:t xml:space="preserve"> </w:t>
      </w:r>
      <w:r w:rsidR="00A62429" w:rsidRPr="00F607F1">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sidRPr="00F607F1">
        <w:rPr>
          <w:rFonts w:ascii="Calibri" w:hAnsi="Calibri"/>
          <w:sz w:val="22"/>
          <w:szCs w:val="22"/>
        </w:rPr>
        <w:t>The default value from the CF1R-PRF may be overwritten in this document.  Overwriting the default value will automatically flag this entry and subject it to additional scrutiny by QA and enforcement personnel.</w:t>
      </w:r>
    </w:p>
    <w:p w14:paraId="1F9B95FC" w14:textId="06C3A18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5FD" w14:textId="013E796D"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E" w14:textId="27A2A08C"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Enter the total heating load for the dwelling unit described by this </w:t>
      </w:r>
      <w:r w:rsidR="00BF40A1" w:rsidRPr="00F607F1">
        <w:rPr>
          <w:rFonts w:ascii="Calibri" w:hAnsi="Calibri"/>
          <w:sz w:val="22"/>
          <w:szCs w:val="22"/>
        </w:rPr>
        <w:t>document. For</w:t>
      </w:r>
      <w:r w:rsidRPr="00F607F1">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65C22E0" w:rsidR="00C10A80" w:rsidRPr="00F607F1" w:rsidRDefault="00C10A80" w:rsidP="00C13DF9">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Enter the number of bedrooms in the dwelling unit.  This field is filled out automatically using the default value from the CF1R-PRF for performance compliance, and is user entry for prescriptive compliance. </w:t>
      </w:r>
      <w:r w:rsidR="00987F5D" w:rsidRPr="00F607F1">
        <w:rPr>
          <w:rFonts w:ascii="Calibri" w:hAnsi="Calibri"/>
          <w:sz w:val="22"/>
          <w:szCs w:val="22"/>
        </w:rPr>
        <w:t xml:space="preserve"> </w:t>
      </w:r>
      <w:r w:rsidRPr="00F607F1">
        <w:rPr>
          <w:rFonts w:ascii="Calibri" w:hAnsi="Calibri"/>
          <w:sz w:val="22"/>
          <w:szCs w:val="22"/>
        </w:rPr>
        <w:t>The default value from the CF1R-PRF may be overwritten in this document.  Overwriting the default value will automatically flag this entry and subject it to additional scrutiny by QA and enforcement personnel.</w:t>
      </w:r>
    </w:p>
    <w:p w14:paraId="1F9B9601" w14:textId="77777777" w:rsidR="00F0164F" w:rsidRPr="00F607F1" w:rsidRDefault="00F0164F" w:rsidP="00F0164F">
      <w:pPr>
        <w:rPr>
          <w:rFonts w:ascii="Calibri" w:hAnsi="Calibri"/>
          <w:sz w:val="22"/>
          <w:szCs w:val="22"/>
        </w:rPr>
      </w:pPr>
    </w:p>
    <w:p w14:paraId="1F9B9602" w14:textId="1B85CAE8" w:rsidR="00F0164F" w:rsidRPr="00F607F1" w:rsidRDefault="00F0164F" w:rsidP="00F0164F">
      <w:pPr>
        <w:rPr>
          <w:rFonts w:ascii="Calibri" w:hAnsi="Calibri"/>
          <w:b/>
          <w:sz w:val="22"/>
          <w:szCs w:val="22"/>
        </w:rPr>
      </w:pPr>
      <w:r w:rsidRPr="00F607F1">
        <w:rPr>
          <w:rFonts w:ascii="Calibri" w:hAnsi="Calibri"/>
          <w:b/>
          <w:sz w:val="22"/>
          <w:szCs w:val="22"/>
        </w:rPr>
        <w:t>Section B. Design Space Conditioning (SC) System Component Specifications from CF1R</w:t>
      </w:r>
    </w:p>
    <w:p w14:paraId="1F9B9604" w14:textId="36FAF31F"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5" w14:textId="6E4A0FC8"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6" w14:textId="66399185"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7" w14:textId="2098D428"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8" w14:textId="054218EA"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9" w14:textId="0F7B367C"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A" w14:textId="74F34FB7"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lastRenderedPageBreak/>
        <w:t>This field is filled out automatically. It is referenced from the Certificate of Compliance (CF1R), which must be completed prior to this document.</w:t>
      </w:r>
    </w:p>
    <w:p w14:paraId="1F9B960B" w14:textId="7007556A"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C" w14:textId="16EF505B"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1F9B960F" w14:textId="3FB40AC8" w:rsidR="00F0164F" w:rsidRPr="00F607F1" w:rsidRDefault="00F0164F" w:rsidP="003322A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7CC554CD" w14:textId="515D48E1" w:rsidR="00D309B7" w:rsidRPr="00F607F1" w:rsidRDefault="00D309B7" w:rsidP="00D309B7">
      <w:pPr>
        <w:pStyle w:val="ListParagraph"/>
        <w:numPr>
          <w:ilvl w:val="0"/>
          <w:numId w:val="17"/>
        </w:numPr>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3C05C251" w14:textId="77777777" w:rsidR="00D309B7" w:rsidRPr="00F607F1" w:rsidRDefault="00D309B7" w:rsidP="00D309B7">
      <w:pPr>
        <w:pStyle w:val="ListParagraph"/>
        <w:numPr>
          <w:ilvl w:val="0"/>
          <w:numId w:val="17"/>
        </w:numPr>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1F9B9610" w14:textId="77777777" w:rsidR="00F0164F" w:rsidRPr="00F607F1" w:rsidRDefault="00F0164F" w:rsidP="00F0164F">
      <w:pPr>
        <w:pStyle w:val="ListParagraph"/>
        <w:ind w:left="360"/>
        <w:rPr>
          <w:rFonts w:ascii="Calibri" w:hAnsi="Calibri"/>
          <w:sz w:val="22"/>
          <w:szCs w:val="22"/>
        </w:rPr>
      </w:pPr>
    </w:p>
    <w:p w14:paraId="1F9B9611" w14:textId="5CF15791" w:rsidR="00F0164F" w:rsidRPr="00F607F1" w:rsidRDefault="00F0164F" w:rsidP="00F0164F">
      <w:pPr>
        <w:rPr>
          <w:rFonts w:ascii="Calibri" w:hAnsi="Calibri"/>
          <w:b/>
          <w:sz w:val="22"/>
          <w:szCs w:val="22"/>
        </w:rPr>
      </w:pPr>
      <w:r w:rsidRPr="00F607F1">
        <w:rPr>
          <w:rFonts w:ascii="Calibri" w:hAnsi="Calibri"/>
          <w:b/>
          <w:sz w:val="22"/>
          <w:szCs w:val="22"/>
        </w:rPr>
        <w:t>Section C. Design Space Conditioning (SC) System Compliance Requirements from CF1R</w:t>
      </w:r>
    </w:p>
    <w:p w14:paraId="1F9B9613" w14:textId="4867377F"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14" w14:textId="1C8D80CB"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5" w14:textId="60621134"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6" w14:textId="19552DF5"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7" w14:textId="4D972AB3"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3B4DFFA7" w14:textId="36517F3D" w:rsidR="00A82A2B" w:rsidRPr="00F607F1" w:rsidRDefault="00A82A2B" w:rsidP="00A82A2B">
      <w:pPr>
        <w:rPr>
          <w:rFonts w:ascii="Calibri" w:hAnsi="Calibri"/>
          <w:sz w:val="22"/>
          <w:szCs w:val="22"/>
        </w:rPr>
      </w:pPr>
      <w:r w:rsidRPr="00F607F1">
        <w:rPr>
          <w:rFonts w:ascii="Calibri" w:hAnsi="Calibri"/>
          <w:sz w:val="22"/>
          <w:szCs w:val="22"/>
        </w:rPr>
        <w:t>6a.  This field is filled out automatically. It is referenced from the Certificate of Compliance (CF1R), which must be completed prior to this document.</w:t>
      </w:r>
    </w:p>
    <w:p w14:paraId="1F9B9618" w14:textId="334C4F08"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9" w14:textId="5460CA20"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A" w14:textId="631A7245"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B" w14:textId="1003E8B8"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5BD45DBE" w14:textId="39D82316" w:rsidR="00D309B7" w:rsidRPr="00F607F1" w:rsidRDefault="00F0164F" w:rsidP="00D309B7">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0A8F6CC0" w14:textId="77777777" w:rsidR="00D07715" w:rsidRPr="00F607F1" w:rsidRDefault="00794311" w:rsidP="00D07715">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D07715" w:rsidRPr="00F607F1">
        <w:rPr>
          <w:rFonts w:ascii="Calibri" w:hAnsi="Calibri"/>
          <w:sz w:val="22"/>
          <w:szCs w:val="22"/>
        </w:rPr>
        <w:t xml:space="preserve"> </w:t>
      </w:r>
    </w:p>
    <w:p w14:paraId="33C6E539" w14:textId="7572C69B" w:rsidR="00794311" w:rsidRPr="00F607F1" w:rsidRDefault="00D07715" w:rsidP="00D07715">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D90207" w:rsidRPr="00F607F1">
        <w:rPr>
          <w:rFonts w:ascii="Calibri" w:hAnsi="Calibri"/>
          <w:sz w:val="22"/>
          <w:szCs w:val="22"/>
        </w:rPr>
        <w:t>.</w:t>
      </w:r>
    </w:p>
    <w:p w14:paraId="2796BBC0" w14:textId="759C4B36" w:rsidR="00D309B7" w:rsidRPr="00F607F1" w:rsidRDefault="00D309B7" w:rsidP="00794311">
      <w:pPr>
        <w:pStyle w:val="ListParagraph"/>
        <w:ind w:left="360"/>
        <w:rPr>
          <w:rFonts w:ascii="Calibri" w:hAnsi="Calibri"/>
          <w:sz w:val="22"/>
          <w:szCs w:val="22"/>
        </w:rPr>
      </w:pPr>
    </w:p>
    <w:p w14:paraId="1F9B961D" w14:textId="77777777" w:rsidR="00F0164F" w:rsidRPr="00F607F1" w:rsidRDefault="00F0164F" w:rsidP="00F0164F">
      <w:pPr>
        <w:rPr>
          <w:rFonts w:ascii="Calibri" w:hAnsi="Calibri"/>
          <w:sz w:val="22"/>
          <w:szCs w:val="22"/>
        </w:rPr>
      </w:pPr>
    </w:p>
    <w:p w14:paraId="1F9B961E" w14:textId="55CC6502" w:rsidR="00F0164F" w:rsidRPr="00F607F1" w:rsidRDefault="00F0164F" w:rsidP="00F0164F">
      <w:pPr>
        <w:rPr>
          <w:rFonts w:ascii="Calibri" w:hAnsi="Calibri"/>
          <w:b/>
          <w:sz w:val="22"/>
          <w:szCs w:val="22"/>
        </w:rPr>
      </w:pPr>
      <w:r w:rsidRPr="00F607F1">
        <w:rPr>
          <w:rFonts w:ascii="Calibri" w:hAnsi="Calibri"/>
          <w:b/>
          <w:sz w:val="22"/>
          <w:szCs w:val="22"/>
        </w:rPr>
        <w:t xml:space="preserve">Section D. </w:t>
      </w:r>
      <w:r w:rsidR="003322AF" w:rsidRPr="00F607F1">
        <w:rPr>
          <w:rFonts w:ascii="Calibri" w:hAnsi="Calibri"/>
          <w:b/>
          <w:sz w:val="22"/>
          <w:szCs w:val="22"/>
        </w:rPr>
        <w:t>Installed New, Altered, and Existing Space Conditioning (SC) System Component Information</w:t>
      </w:r>
    </w:p>
    <w:p w14:paraId="1F9B9620" w14:textId="77777777"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Select System name from the list of systems identified in previous sections and originally specified on the CF1R.</w:t>
      </w:r>
    </w:p>
    <w:p w14:paraId="1F9B9621" w14:textId="31218D39"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Briefly describe the area served by this system. Examples: entire house, upstairs, downstairs, sleeping area, north wing, etc.</w:t>
      </w:r>
    </w:p>
    <w:p w14:paraId="1F9B9622" w14:textId="2CA7E6E0"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0CD728CE"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4" w14:textId="7E293335"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lastRenderedPageBreak/>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5" w14:textId="3CF5E237" w:rsidR="00F0164F" w:rsidRPr="00F607F1" w:rsidRDefault="00794311" w:rsidP="00794311">
      <w:pPr>
        <w:pStyle w:val="ListParagraph"/>
        <w:numPr>
          <w:ilvl w:val="0"/>
          <w:numId w:val="19"/>
        </w:numPr>
        <w:rPr>
          <w:rFonts w:ascii="Calibri" w:hAnsi="Calibri"/>
          <w:sz w:val="22"/>
          <w:szCs w:val="22"/>
        </w:rPr>
      </w:pPr>
      <w:r w:rsidRPr="00F607F1">
        <w:t xml:space="preserve"> </w:t>
      </w:r>
      <w:r w:rsidRPr="00F607F1">
        <w:rPr>
          <w:rFonts w:ascii="Calibri" w:hAnsi="Calibri"/>
          <w:sz w:val="22"/>
          <w:szCs w:val="22"/>
        </w:rPr>
        <w:t xml:space="preserve">If the space conditioning system is a multiple-split system, then enter the number of ducted/ductless indoor units (AHU) connected to the outdoor unit.  </w:t>
      </w:r>
      <w:r w:rsidR="005164D3" w:rsidRPr="00F607F1">
        <w:rPr>
          <w:rFonts w:ascii="Calibri" w:hAnsi="Calibri"/>
          <w:sz w:val="22"/>
          <w:szCs w:val="22"/>
        </w:rPr>
        <w:t>If</w:t>
      </w:r>
      <w:r w:rsidR="00140653" w:rsidRPr="00F607F1">
        <w:rPr>
          <w:rFonts w:ascii="Calibri" w:hAnsi="Calibri"/>
          <w:sz w:val="22"/>
          <w:szCs w:val="22"/>
        </w:rPr>
        <w:t xml:space="preserve"> the system is a</w:t>
      </w:r>
      <w:r w:rsidR="005164D3" w:rsidRPr="00F607F1">
        <w:rPr>
          <w:rFonts w:ascii="Calibri" w:hAnsi="Calibri"/>
          <w:sz w:val="22"/>
          <w:szCs w:val="22"/>
        </w:rPr>
        <w:t xml:space="preserve"> type that does not have an outdoor unit, such as a</w:t>
      </w:r>
      <w:r w:rsidR="00140653" w:rsidRPr="00F607F1">
        <w:rPr>
          <w:rFonts w:ascii="Calibri" w:hAnsi="Calibri"/>
          <w:sz w:val="22"/>
          <w:szCs w:val="22"/>
        </w:rPr>
        <w:t xml:space="preserve"> heating-only type</w:t>
      </w:r>
      <w:r w:rsidR="005164D3" w:rsidRPr="00F607F1">
        <w:rPr>
          <w:rFonts w:ascii="Calibri" w:hAnsi="Calibri"/>
          <w:sz w:val="22"/>
          <w:szCs w:val="22"/>
        </w:rPr>
        <w:t xml:space="preserve"> that uses only a furnace air-handling unit</w:t>
      </w:r>
      <w:r w:rsidR="00140653" w:rsidRPr="00F607F1">
        <w:rPr>
          <w:rFonts w:ascii="Calibri" w:hAnsi="Calibri"/>
          <w:sz w:val="22"/>
          <w:szCs w:val="22"/>
        </w:rPr>
        <w:t xml:space="preserve">, enter </w:t>
      </w:r>
      <w:r w:rsidR="005164D3" w:rsidRPr="00F607F1">
        <w:rPr>
          <w:rFonts w:ascii="Calibri" w:hAnsi="Calibri"/>
          <w:sz w:val="22"/>
          <w:szCs w:val="22"/>
        </w:rPr>
        <w:t>1 for the number of indoor units (The furnace air-handling unit is an indoor unit).</w:t>
      </w:r>
    </w:p>
    <w:p w14:paraId="1F9B9626" w14:textId="59890F9C"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7" w14:textId="171531FC"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227074A" w14:textId="46A9EB79" w:rsidR="000D7244" w:rsidRPr="00F607F1" w:rsidRDefault="004B731B" w:rsidP="004B731B">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8" w14:textId="510A3C1E" w:rsidR="00F0164F" w:rsidRPr="00F607F1" w:rsidRDefault="00F0164F" w:rsidP="004B731B">
      <w:pPr>
        <w:pStyle w:val="ListParagraph"/>
        <w:numPr>
          <w:ilvl w:val="0"/>
          <w:numId w:val="19"/>
        </w:numPr>
        <w:rPr>
          <w:rFonts w:ascii="Calibri" w:hAnsi="Calibri"/>
          <w:sz w:val="22"/>
          <w:szCs w:val="22"/>
        </w:rPr>
      </w:pPr>
      <w:r w:rsidRPr="00F607F1">
        <w:rPr>
          <w:rFonts w:ascii="Calibri" w:hAnsi="Calibri"/>
          <w:sz w:val="22"/>
          <w:szCs w:val="22"/>
        </w:rPr>
        <w:t>This field is filled out automatically</w:t>
      </w:r>
      <w:r w:rsidR="000D7244" w:rsidRPr="00F607F1">
        <w:rPr>
          <w:rFonts w:ascii="Calibri" w:hAnsi="Calibri"/>
          <w:sz w:val="22"/>
          <w:szCs w:val="22"/>
        </w:rPr>
        <w:t>.</w:t>
      </w:r>
      <w:r w:rsidR="004B731B" w:rsidRPr="00F607F1">
        <w:rPr>
          <w:rFonts w:ascii="Calibri" w:hAnsi="Calibri"/>
          <w:sz w:val="22"/>
          <w:szCs w:val="22"/>
        </w:rPr>
        <w:t xml:space="preserve">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2E489A3F" w14:textId="77777777" w:rsidR="00B309A9" w:rsidRPr="00F607F1" w:rsidRDefault="00B309A9" w:rsidP="00B309A9">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36944EB1" w14:textId="1744D22F" w:rsidR="00B309A9" w:rsidRPr="00F607F1" w:rsidRDefault="00B309A9" w:rsidP="000D7244">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4640015B" w14:textId="7F4DBB39" w:rsidR="00622A6B" w:rsidRPr="00F607F1" w:rsidRDefault="00622A6B" w:rsidP="00392226">
      <w:pPr>
        <w:pStyle w:val="ListParagraph"/>
        <w:numPr>
          <w:ilvl w:val="0"/>
          <w:numId w:val="19"/>
        </w:numPr>
        <w:rPr>
          <w:rFonts w:ascii="Calibri" w:hAnsi="Calibri"/>
          <w:sz w:val="22"/>
          <w:szCs w:val="22"/>
        </w:rPr>
      </w:pPr>
      <w:r w:rsidRPr="00F607F1">
        <w:rPr>
          <w:rFonts w:ascii="Calibri" w:hAnsi="Calibri"/>
          <w:sz w:val="22"/>
          <w:szCs w:val="22"/>
        </w:rPr>
        <w:t>This field may be filled out automatically, otherwise enter the number of ducted indoor units connected to this system's outdoor unit.</w:t>
      </w:r>
      <w:r w:rsidR="00392226" w:rsidRPr="00F607F1">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Pr="00F607F1" w:rsidRDefault="00F0164F" w:rsidP="00F0164F">
      <w:pPr>
        <w:rPr>
          <w:rFonts w:ascii="Calibri" w:hAnsi="Calibri"/>
          <w:sz w:val="22"/>
          <w:szCs w:val="22"/>
        </w:rPr>
      </w:pPr>
    </w:p>
    <w:p w14:paraId="03DAE71B" w14:textId="7B998C84" w:rsidR="00B309A9" w:rsidRPr="00F607F1" w:rsidRDefault="00D22CB0" w:rsidP="00B309A9">
      <w:pPr>
        <w:keepNext/>
        <w:rPr>
          <w:rFonts w:asciiTheme="minorHAnsi" w:hAnsiTheme="minorHAnsi" w:cs="Arial"/>
          <w:b/>
        </w:rPr>
      </w:pPr>
      <w:r w:rsidRPr="00F607F1">
        <w:rPr>
          <w:rFonts w:asciiTheme="minorHAnsi" w:hAnsiTheme="minorHAnsi"/>
          <w:b/>
        </w:rPr>
        <w:t xml:space="preserve">Section </w:t>
      </w:r>
      <w:r w:rsidR="00B309A9" w:rsidRPr="00F607F1">
        <w:rPr>
          <w:rFonts w:asciiTheme="minorHAnsi" w:hAnsiTheme="minorHAnsi"/>
          <w:b/>
        </w:rPr>
        <w:t>E. Space Conditioning (SC) System Alteration Type Determination</w:t>
      </w:r>
    </w:p>
    <w:p w14:paraId="7FE09BAB"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850E784"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SC System </w:t>
      </w:r>
      <w:r w:rsidR="00AF06DE" w:rsidRPr="00F607F1">
        <w:rPr>
          <w:rFonts w:asciiTheme="minorHAnsi" w:hAnsiTheme="minorHAnsi"/>
        </w:rPr>
        <w:t>Description of</w:t>
      </w:r>
      <w:r w:rsidRPr="00F607F1">
        <w:rPr>
          <w:rFonts w:asciiTheme="minorHAnsi" w:hAnsiTheme="minorHAnsi"/>
        </w:rPr>
        <w:t xml:space="preserve">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Is the altered or installed system a ducted system? Select “</w:t>
      </w:r>
      <w:r w:rsidRPr="00F607F1">
        <w:rPr>
          <w:rFonts w:asciiTheme="minorHAnsi" w:hAnsiTheme="minorHAnsi"/>
          <w:b/>
        </w:rPr>
        <w:t>YES”</w:t>
      </w:r>
      <w:r w:rsidRPr="00F607F1">
        <w:rPr>
          <w:rFonts w:asciiTheme="minorHAnsi" w:hAnsiTheme="minorHAnsi"/>
        </w:rPr>
        <w:t xml:space="preserve"> if the system has a central air handler (package or split) that is connected to one or more supply air outlets via ducting of any shape or material. Select “</w:t>
      </w:r>
      <w:r w:rsidRPr="00F607F1">
        <w:rPr>
          <w:rFonts w:asciiTheme="minorHAnsi" w:hAnsiTheme="minorHAnsi"/>
          <w:b/>
        </w:rPr>
        <w:t>NO</w:t>
      </w:r>
      <w:r w:rsidRPr="00F607F1">
        <w:rPr>
          <w:rFonts w:asciiTheme="minorHAnsi" w:hAnsiTheme="minorHAnsi"/>
        </w:rPr>
        <w:t>” for nonducted systems such as ductless mini-splits, through-the-wall systems, package terminal air conditioners, etc.</w:t>
      </w:r>
    </w:p>
    <w:p w14:paraId="12A5103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lastRenderedPageBreak/>
        <w:t>Altering or installing a refrigerant containing component? Select “</w:t>
      </w:r>
      <w:r w:rsidRPr="00F607F1">
        <w:rPr>
          <w:rFonts w:asciiTheme="minorHAnsi" w:hAnsiTheme="minorHAnsi"/>
          <w:b/>
        </w:rPr>
        <w:t>YES</w:t>
      </w:r>
      <w:r w:rsidRPr="00F607F1">
        <w:rPr>
          <w:rFonts w:asciiTheme="minorHAnsi" w:hAnsiTheme="minorHAnsi"/>
        </w:rPr>
        <w:t>” if the project includes installing or replacing a component that contains refrigerant; otherwise select “</w:t>
      </w:r>
      <w:r w:rsidRPr="00F607F1">
        <w:rPr>
          <w:rFonts w:asciiTheme="minorHAnsi" w:hAnsiTheme="minorHAnsi"/>
          <w:b/>
        </w:rPr>
        <w:t>NO</w:t>
      </w:r>
      <w:r w:rsidRPr="00F607F1">
        <w:rPr>
          <w:rFonts w:asciiTheme="minorHAnsi" w:hAnsiTheme="minorHAnsi"/>
        </w:rPr>
        <w:t>.” Refrigerant containing components include compressors, condensing coils, evaporator coils, refrigerant metering devices or refrigerating lines.</w:t>
      </w:r>
    </w:p>
    <w:p w14:paraId="616C9008"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Installing new components? Select “</w:t>
      </w:r>
      <w:r w:rsidRPr="00F607F1">
        <w:rPr>
          <w:rFonts w:asciiTheme="minorHAnsi" w:hAnsiTheme="minorHAnsi"/>
          <w:b/>
        </w:rPr>
        <w:t>YES”</w:t>
      </w:r>
      <w:r w:rsidRPr="00F607F1">
        <w:rPr>
          <w:rFonts w:asciiTheme="minorHAnsi" w:hAnsiTheme="minorHAnsi"/>
        </w:rPr>
        <w:t xml:space="preserve"> if new HVAC components such as a packaged unit, condensing unit, cooling/heating coil, or air-handling unit (e.g. furnace), etc. are being installed in the system; otherwise select “</w:t>
      </w:r>
      <w:r w:rsidRPr="00F607F1">
        <w:rPr>
          <w:rFonts w:asciiTheme="minorHAnsi" w:hAnsiTheme="minorHAnsi"/>
          <w:b/>
        </w:rPr>
        <w:t>NO</w:t>
      </w:r>
      <w:r w:rsidRPr="00F607F1">
        <w:rPr>
          <w:rFonts w:asciiTheme="minorHAnsi" w:hAnsiTheme="minorHAnsi"/>
        </w:rPr>
        <w:t>.”</w:t>
      </w:r>
    </w:p>
    <w:p w14:paraId="1CDE72A0" w14:textId="3C1CCBB5"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Installing more than </w:t>
      </w:r>
      <w:r w:rsidR="00DE3EED" w:rsidRPr="00F607F1">
        <w:rPr>
          <w:rFonts w:asciiTheme="minorHAnsi" w:hAnsiTheme="minorHAnsi"/>
        </w:rPr>
        <w:t xml:space="preserve">25 </w:t>
      </w:r>
      <w:r w:rsidRPr="00F607F1">
        <w:rPr>
          <w:rFonts w:asciiTheme="minorHAnsi" w:hAnsiTheme="minorHAnsi"/>
        </w:rPr>
        <w:t xml:space="preserve">linear feet of new or replacement ducts? </w:t>
      </w:r>
      <w:r w:rsidR="00AF06DE" w:rsidRPr="00F607F1">
        <w:rPr>
          <w:rFonts w:asciiTheme="minorHAnsi" w:hAnsiTheme="minorHAnsi"/>
        </w:rPr>
        <w:t xml:space="preserve">This field may be filled out automatically.  If required, Select </w:t>
      </w:r>
      <w:r w:rsidRPr="00F607F1">
        <w:rPr>
          <w:rFonts w:asciiTheme="minorHAnsi" w:hAnsiTheme="minorHAnsi"/>
        </w:rPr>
        <w:t>“</w:t>
      </w:r>
      <w:r w:rsidRPr="00F607F1">
        <w:rPr>
          <w:rFonts w:asciiTheme="minorHAnsi" w:hAnsiTheme="minorHAnsi"/>
          <w:b/>
        </w:rPr>
        <w:t>YES</w:t>
      </w:r>
      <w:r w:rsidRPr="00F607F1">
        <w:rPr>
          <w:rFonts w:asciiTheme="minorHAnsi" w:hAnsiTheme="minorHAnsi"/>
        </w:rPr>
        <w:t xml:space="preserve">” if the project involves installing more than </w:t>
      </w:r>
      <w:r w:rsidR="00DE3EED" w:rsidRPr="00F607F1">
        <w:rPr>
          <w:rFonts w:asciiTheme="minorHAnsi" w:hAnsiTheme="minorHAnsi"/>
        </w:rPr>
        <w:t xml:space="preserve">25 </w:t>
      </w:r>
      <w:r w:rsidRPr="00F607F1">
        <w:rPr>
          <w:rFonts w:asciiTheme="minorHAnsi" w:hAnsiTheme="minorHAnsi"/>
        </w:rPr>
        <w:t>linear feet of new or replacement ducts; otherwise select “</w:t>
      </w:r>
      <w:r w:rsidRPr="00F607F1">
        <w:rPr>
          <w:rFonts w:asciiTheme="minorHAnsi" w:hAnsiTheme="minorHAnsi"/>
          <w:b/>
        </w:rPr>
        <w:t>NO</w:t>
      </w:r>
      <w:r w:rsidRPr="00F607F1">
        <w:rPr>
          <w:rFonts w:asciiTheme="minorHAnsi" w:hAnsiTheme="minorHAnsi"/>
        </w:rPr>
        <w:t>.”</w:t>
      </w:r>
    </w:p>
    <w:p w14:paraId="1CE0374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Is the entire duct system accessible for sealing and is more than 75% of the duct system new or replaced? Select “</w:t>
      </w:r>
      <w:r w:rsidRPr="00F607F1">
        <w:rPr>
          <w:rFonts w:asciiTheme="minorHAnsi" w:hAnsiTheme="minorHAnsi"/>
          <w:b/>
        </w:rPr>
        <w:t>YES</w:t>
      </w:r>
      <w:r w:rsidRPr="00F607F1">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F607F1">
        <w:rPr>
          <w:rFonts w:asciiTheme="minorHAnsi" w:hAnsiTheme="minorHAnsi"/>
          <w:b/>
        </w:rPr>
        <w:t>NO</w:t>
      </w:r>
      <w:r w:rsidRPr="00F607F1">
        <w:rPr>
          <w:rFonts w:asciiTheme="minorHAnsi" w:hAnsiTheme="minorHAnsi"/>
        </w:rPr>
        <w:t>.” “Accessible” is defined in Joint Appendix JA1 of the 2013 Reference Appendices (glossary).</w:t>
      </w:r>
    </w:p>
    <w:p w14:paraId="60B629E9"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Are all of the system's components and ducts new (entirely new system) or replaced? Select “</w:t>
      </w:r>
      <w:r w:rsidRPr="00F607F1">
        <w:rPr>
          <w:rFonts w:asciiTheme="minorHAnsi" w:hAnsiTheme="minorHAnsi"/>
          <w:b/>
        </w:rPr>
        <w:t>YES</w:t>
      </w:r>
      <w:r w:rsidRPr="00F607F1">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F607F1">
        <w:rPr>
          <w:rFonts w:asciiTheme="minorHAnsi" w:hAnsiTheme="minorHAnsi"/>
          <w:b/>
        </w:rPr>
        <w:t>NO</w:t>
      </w:r>
      <w:r w:rsidRPr="00F607F1">
        <w:rPr>
          <w:rFonts w:asciiTheme="minorHAnsi" w:hAnsiTheme="minorHAnsi"/>
        </w:rPr>
        <w:t>.”</w:t>
      </w:r>
    </w:p>
    <w:p w14:paraId="489602AB" w14:textId="37BFB9DE"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Alteration Type: This field is calculated automatically based on the information entered in previous fields. Alteration types are defined in Joint Appendix JA1 of the </w:t>
      </w:r>
      <w:r w:rsidR="00501C2D" w:rsidRPr="00F607F1">
        <w:rPr>
          <w:rFonts w:asciiTheme="minorHAnsi" w:hAnsiTheme="minorHAnsi"/>
        </w:rPr>
        <w:t xml:space="preserve">2022 </w:t>
      </w:r>
      <w:r w:rsidRPr="00F607F1">
        <w:rPr>
          <w:rFonts w:asciiTheme="minorHAnsi" w:hAnsiTheme="minorHAnsi"/>
        </w:rPr>
        <w:t>Reference Appendices. The alteration type will determine which of the following sections are required by this document.</w:t>
      </w:r>
    </w:p>
    <w:p w14:paraId="0BC3A9B8" w14:textId="3DA25682" w:rsidR="00D22CB0" w:rsidRPr="00F607F1" w:rsidRDefault="00D22CB0" w:rsidP="0016010D">
      <w:pPr>
        <w:numPr>
          <w:ilvl w:val="0"/>
          <w:numId w:val="28"/>
        </w:numPr>
        <w:ind w:left="360"/>
        <w:rPr>
          <w:rFonts w:asciiTheme="minorHAnsi" w:hAnsiTheme="minorHAnsi"/>
        </w:rPr>
      </w:pPr>
      <w:r w:rsidRPr="00F607F1">
        <w:rPr>
          <w:rFonts w:asciiTheme="minorHAnsi" w:hAnsiTheme="minorHAnsi"/>
        </w:rPr>
        <w:t>Altered Heating Components.  select all that are applicable</w:t>
      </w:r>
    </w:p>
    <w:p w14:paraId="6C52C026" w14:textId="48CBA285" w:rsidR="00D22CB0" w:rsidRPr="00F607F1" w:rsidRDefault="00D22CB0" w:rsidP="0016010D">
      <w:pPr>
        <w:numPr>
          <w:ilvl w:val="0"/>
          <w:numId w:val="28"/>
        </w:numPr>
        <w:ind w:left="360"/>
        <w:rPr>
          <w:rFonts w:asciiTheme="minorHAnsi" w:hAnsiTheme="minorHAnsi"/>
        </w:rPr>
      </w:pPr>
      <w:r w:rsidRPr="00F607F1">
        <w:rPr>
          <w:rFonts w:asciiTheme="minorHAnsi" w:hAnsiTheme="minorHAnsi"/>
        </w:rPr>
        <w:t>Altered Cooling Components.  select all that are applicable</w:t>
      </w:r>
    </w:p>
    <w:p w14:paraId="1F9B962D" w14:textId="2F8C7130"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F</w:t>
      </w:r>
      <w:r w:rsidRPr="00F607F1">
        <w:rPr>
          <w:rFonts w:ascii="Calibri" w:hAnsi="Calibri"/>
          <w:b/>
          <w:sz w:val="22"/>
          <w:szCs w:val="22"/>
        </w:rPr>
        <w:t>. Installed Heating System Information (not heat pumps)</w:t>
      </w:r>
    </w:p>
    <w:p w14:paraId="1F9B962F" w14:textId="52B7B3BF"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0" w14:textId="55367D61"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2674CFAD" w14:textId="4D827C6B"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Enter a brief name or description of the indoor unit area served. Examples: Master Bedroom, Dining Room, Living Room, etc.</w:t>
      </w:r>
    </w:p>
    <w:p w14:paraId="156106F9" w14:textId="514A4EB1"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96B8E45" w14:textId="7BD12B8F"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Section C.</w:t>
      </w:r>
    </w:p>
    <w:p w14:paraId="1F9B9632" w14:textId="31A51C7E"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certified heating efficiency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Manufacturer as shown on the equipment nameplate.</w:t>
      </w:r>
    </w:p>
    <w:p w14:paraId="1F9B9634"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Model Number as shown on the equipment nameplate.</w:t>
      </w:r>
    </w:p>
    <w:p w14:paraId="1F9B9635"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Serial number as shown on the equipment nameplate.</w:t>
      </w:r>
    </w:p>
    <w:p w14:paraId="1F9B9636"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rated heating capacity (output) of the </w:t>
      </w:r>
      <w:r w:rsidRPr="00F607F1">
        <w:rPr>
          <w:rFonts w:ascii="Calibri" w:hAnsi="Calibri"/>
          <w:i/>
          <w:sz w:val="22"/>
          <w:szCs w:val="22"/>
        </w:rPr>
        <w:t>installed</w:t>
      </w:r>
      <w:r w:rsidRPr="00F607F1">
        <w:rPr>
          <w:rFonts w:ascii="Calibri" w:hAnsi="Calibri"/>
          <w:sz w:val="22"/>
          <w:szCs w:val="22"/>
        </w:rPr>
        <w:t xml:space="preserve"> Heating Unit in BTUs per hour.</w:t>
      </w:r>
    </w:p>
    <w:p w14:paraId="1F9B9637" w14:textId="77777777" w:rsidR="00F0164F" w:rsidRPr="00F607F1" w:rsidRDefault="00F0164F" w:rsidP="00F0164F">
      <w:pPr>
        <w:rPr>
          <w:rFonts w:ascii="Calibri" w:hAnsi="Calibri"/>
          <w:sz w:val="22"/>
          <w:szCs w:val="22"/>
        </w:rPr>
      </w:pPr>
    </w:p>
    <w:p w14:paraId="1F9B9638" w14:textId="00A856EF"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G</w:t>
      </w:r>
      <w:r w:rsidRPr="00F607F1">
        <w:rPr>
          <w:rFonts w:ascii="Calibri" w:hAnsi="Calibri"/>
          <w:b/>
          <w:sz w:val="22"/>
          <w:szCs w:val="22"/>
        </w:rPr>
        <w:t>. Installed Cooling System Outdoor Unit or Package Unit Equipment Information (not heat</w:t>
      </w:r>
      <w:r w:rsidR="002E10B9" w:rsidRPr="00F607F1">
        <w:rPr>
          <w:rFonts w:ascii="Calibri" w:hAnsi="Calibri"/>
          <w:b/>
          <w:sz w:val="22"/>
          <w:szCs w:val="22"/>
        </w:rPr>
        <w:t xml:space="preserve"> </w:t>
      </w:r>
      <w:r w:rsidRPr="00F607F1">
        <w:rPr>
          <w:rFonts w:ascii="Calibri" w:hAnsi="Calibri"/>
          <w:b/>
          <w:sz w:val="22"/>
          <w:szCs w:val="22"/>
        </w:rPr>
        <w:t>pump)</w:t>
      </w:r>
    </w:p>
    <w:p w14:paraId="1F9B963A" w14:textId="76F5E8D4"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B" w14:textId="2958C04B"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C" w14:textId="0624EE4D"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Enter the certified cooling efficiency (SEER</w:t>
      </w:r>
      <w:r w:rsidR="008F504D" w:rsidRPr="00F607F1">
        <w:rPr>
          <w:rFonts w:ascii="Calibri" w:hAnsi="Calibri"/>
          <w:sz w:val="22"/>
          <w:szCs w:val="22"/>
        </w:rPr>
        <w:t>/SEER2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E26B635"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lastRenderedPageBreak/>
        <w:t>Enter the certified cooling efficiency (EER</w:t>
      </w:r>
      <w:r w:rsidR="008F504D" w:rsidRPr="00F607F1">
        <w:rPr>
          <w:rFonts w:ascii="Calibri" w:hAnsi="Calibri"/>
          <w:sz w:val="22"/>
          <w:szCs w:val="22"/>
        </w:rPr>
        <w:t>/EER2</w:t>
      </w:r>
      <w:r w:rsidR="003D6331" w:rsidRPr="00F607F1">
        <w:rPr>
          <w:rFonts w:ascii="Calibri" w:hAnsi="Calibri"/>
          <w:sz w:val="22"/>
          <w:szCs w:val="22"/>
        </w:rPr>
        <w:t>/CEER</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Manufacturer as shown on the equipment nameplate.</w:t>
      </w:r>
    </w:p>
    <w:p w14:paraId="1F9B963F"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Model Number as shown on the equipment nameplate.</w:t>
      </w:r>
    </w:p>
    <w:p w14:paraId="1F9B9640"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Serial Number as shown on the equipment nameplate.</w:t>
      </w:r>
    </w:p>
    <w:p w14:paraId="1F9B9641" w14:textId="5EDE55B9" w:rsidR="00F0164F" w:rsidRPr="00F607F1" w:rsidRDefault="00F0164F" w:rsidP="00D84FAB">
      <w:pPr>
        <w:pStyle w:val="ListParagraph"/>
        <w:numPr>
          <w:ilvl w:val="0"/>
          <w:numId w:val="21"/>
        </w:numPr>
        <w:rPr>
          <w:rFonts w:ascii="Calibri" w:hAnsi="Calibri"/>
          <w:sz w:val="22"/>
          <w:szCs w:val="22"/>
        </w:rPr>
      </w:pPr>
      <w:r w:rsidRPr="00F607F1">
        <w:rPr>
          <w:rFonts w:ascii="Calibri" w:hAnsi="Calibri"/>
          <w:sz w:val="22"/>
          <w:szCs w:val="22"/>
        </w:rPr>
        <w:t xml:space="preserve">Enter the sensible cooling capacity at design conditions of the </w:t>
      </w:r>
      <w:r w:rsidRPr="00F607F1">
        <w:rPr>
          <w:rFonts w:ascii="Calibri" w:hAnsi="Calibri"/>
          <w:i/>
          <w:sz w:val="22"/>
          <w:szCs w:val="22"/>
        </w:rPr>
        <w:t>installed</w:t>
      </w:r>
      <w:r w:rsidRPr="00F607F1">
        <w:rPr>
          <w:rFonts w:ascii="Calibri" w:hAnsi="Calibri"/>
          <w:sz w:val="22"/>
          <w:szCs w:val="22"/>
        </w:rPr>
        <w:t xml:space="preserve"> cooling system in BTUs per hour.</w:t>
      </w:r>
      <w:r w:rsidR="00D84FAB" w:rsidRPr="00F607F1">
        <w:rPr>
          <w:rFonts w:ascii="Calibri" w:hAnsi="Calibri"/>
          <w:sz w:val="22"/>
          <w:szCs w:val="22"/>
        </w:rPr>
        <w:t xml:space="preserve"> This information is found in the system performance information on the manufacturer's published documentation for the installed system.</w:t>
      </w:r>
    </w:p>
    <w:p w14:paraId="1F9B9642" w14:textId="128B95D8"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w:t>
      </w:r>
      <w:r w:rsidRPr="00F607F1">
        <w:rPr>
          <w:rFonts w:ascii="Calibri" w:hAnsi="Calibri"/>
          <w:i/>
          <w:sz w:val="22"/>
          <w:szCs w:val="22"/>
        </w:rPr>
        <w:t xml:space="preserve">installed </w:t>
      </w:r>
      <w:r w:rsidRPr="00F607F1">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F607F1" w:rsidRDefault="0022682E" w:rsidP="0022682E">
      <w:pPr>
        <w:pStyle w:val="ListParagraph"/>
        <w:numPr>
          <w:ilvl w:val="0"/>
          <w:numId w:val="21"/>
        </w:numPr>
        <w:rPr>
          <w:rFonts w:ascii="Calibri" w:hAnsi="Calibri"/>
          <w:sz w:val="22"/>
          <w:szCs w:val="22"/>
        </w:rPr>
      </w:pPr>
      <w:r w:rsidRPr="00F607F1">
        <w:rPr>
          <w:rFonts w:ascii="Calibri" w:hAnsi="Calibri"/>
          <w:sz w:val="22"/>
          <w:szCs w:val="22"/>
        </w:rPr>
        <w:t>Enter the installed Condenser Rated Cooling Capacity in BTU/h. Note that this is based on the condenser, not the coil or air handler.</w:t>
      </w:r>
    </w:p>
    <w:p w14:paraId="51A42FD8" w14:textId="77777777" w:rsidR="00F0756C" w:rsidRPr="00F607F1" w:rsidRDefault="00F0756C" w:rsidP="00F0164F">
      <w:pPr>
        <w:rPr>
          <w:rFonts w:ascii="Calibri" w:hAnsi="Calibri"/>
          <w:b/>
          <w:sz w:val="22"/>
          <w:szCs w:val="22"/>
        </w:rPr>
      </w:pPr>
    </w:p>
    <w:p w14:paraId="1F9B9644" w14:textId="2AE52B49"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H</w:t>
      </w:r>
      <w:r w:rsidRPr="00F607F1">
        <w:rPr>
          <w:rFonts w:ascii="Calibri" w:hAnsi="Calibri"/>
          <w:b/>
          <w:sz w:val="22"/>
          <w:szCs w:val="22"/>
        </w:rPr>
        <w:t xml:space="preserve">. Installed Split System Indoor </w:t>
      </w:r>
      <w:r w:rsidR="003D5C94" w:rsidRPr="00F607F1">
        <w:rPr>
          <w:rFonts w:ascii="Calibri" w:hAnsi="Calibri"/>
          <w:b/>
          <w:sz w:val="22"/>
          <w:szCs w:val="22"/>
        </w:rPr>
        <w:t xml:space="preserve">Unit </w:t>
      </w:r>
      <w:r w:rsidRPr="00F607F1">
        <w:rPr>
          <w:rFonts w:ascii="Calibri" w:hAnsi="Calibri"/>
          <w:b/>
          <w:sz w:val="22"/>
          <w:szCs w:val="22"/>
        </w:rPr>
        <w:t xml:space="preserve">Coil or Fan Coil Equipment information </w:t>
      </w:r>
      <w:r w:rsidR="00445DF8" w:rsidRPr="00F607F1">
        <w:rPr>
          <w:rFonts w:ascii="Calibri" w:hAnsi="Calibri"/>
          <w:b/>
          <w:sz w:val="22"/>
          <w:szCs w:val="22"/>
        </w:rPr>
        <w:t xml:space="preserve">- </w:t>
      </w:r>
      <w:r w:rsidRPr="00F607F1">
        <w:rPr>
          <w:rFonts w:ascii="Calibri" w:hAnsi="Calibri"/>
          <w:b/>
          <w:sz w:val="22"/>
          <w:szCs w:val="22"/>
        </w:rPr>
        <w:t>applicable to DX or hydronic</w:t>
      </w:r>
      <w:r w:rsidR="00445DF8" w:rsidRPr="00F607F1">
        <w:rPr>
          <w:rFonts w:ascii="Calibri" w:hAnsi="Calibri"/>
          <w:b/>
          <w:sz w:val="22"/>
          <w:szCs w:val="22"/>
        </w:rPr>
        <w:t>,</w:t>
      </w:r>
      <w:r w:rsidRPr="00F607F1">
        <w:rPr>
          <w:rFonts w:ascii="Calibri" w:hAnsi="Calibri"/>
          <w:b/>
          <w:sz w:val="22"/>
          <w:szCs w:val="22"/>
        </w:rPr>
        <w:t xml:space="preserve"> heating</w:t>
      </w:r>
      <w:r w:rsidR="00445DF8" w:rsidRPr="00F607F1">
        <w:rPr>
          <w:rFonts w:ascii="Calibri" w:hAnsi="Calibri"/>
          <w:b/>
          <w:sz w:val="22"/>
          <w:szCs w:val="22"/>
        </w:rPr>
        <w:t xml:space="preserve"> or </w:t>
      </w:r>
      <w:r w:rsidRPr="00F607F1">
        <w:rPr>
          <w:rFonts w:ascii="Calibri" w:hAnsi="Calibri"/>
          <w:b/>
          <w:sz w:val="22"/>
          <w:szCs w:val="22"/>
        </w:rPr>
        <w:t>cooling</w:t>
      </w:r>
      <w:r w:rsidR="00445DF8" w:rsidRPr="00F607F1">
        <w:rPr>
          <w:rFonts w:ascii="Calibri" w:hAnsi="Calibri"/>
          <w:b/>
          <w:sz w:val="22"/>
          <w:szCs w:val="22"/>
        </w:rPr>
        <w:t>,</w:t>
      </w:r>
      <w:r w:rsidRPr="00F607F1">
        <w:rPr>
          <w:rFonts w:ascii="Calibri" w:hAnsi="Calibri"/>
          <w:b/>
          <w:sz w:val="22"/>
          <w:szCs w:val="22"/>
        </w:rPr>
        <w:t xml:space="preserve"> coils or fan coil units)</w:t>
      </w:r>
    </w:p>
    <w:p w14:paraId="1F9B9646" w14:textId="7C01AE01"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47" w14:textId="0766D712"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0F559061" w14:textId="6B53CD7F"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a brief name or description of the indoor unit area served. Examples: Master Bedroom, Dining Room, Living Room, etc..</w:t>
      </w:r>
    </w:p>
    <w:p w14:paraId="232CB49F" w14:textId="5C2F0B66"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the type of indoor unit or air handling unit installed by selecting one of the choices from the list.</w:t>
      </w:r>
    </w:p>
    <w:p w14:paraId="4D9BB14D" w14:textId="1DBE9652"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the description of the ducts system on this indoor unit.  The possible choices are Ductless; Ducted &gt;10ft length, Ducted ≤10ft length.</w:t>
      </w:r>
    </w:p>
    <w:p w14:paraId="35B52F39" w14:textId="2AB9BC5C"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F9B9648" w14:textId="2CE704F0"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Manufacturer as shown on the equipment nameplate.</w:t>
      </w:r>
    </w:p>
    <w:p w14:paraId="1F9B9649" w14:textId="77777777"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Model Number as shown on the equipment nameplate.</w:t>
      </w:r>
    </w:p>
    <w:p w14:paraId="1F9B964A" w14:textId="436AF6B2"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Serial Number as shown on the equipment nameplate.</w:t>
      </w:r>
    </w:p>
    <w:p w14:paraId="1F9B964B" w14:textId="77777777" w:rsidR="00F0164F" w:rsidRPr="00F607F1" w:rsidRDefault="00F0164F" w:rsidP="00F0164F">
      <w:pPr>
        <w:rPr>
          <w:rFonts w:ascii="Calibri" w:hAnsi="Calibri"/>
          <w:sz w:val="22"/>
          <w:szCs w:val="22"/>
        </w:rPr>
      </w:pPr>
    </w:p>
    <w:p w14:paraId="1F9B964C" w14:textId="42D758D7"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I</w:t>
      </w:r>
      <w:r w:rsidRPr="00F607F1">
        <w:rPr>
          <w:rFonts w:ascii="Calibri" w:hAnsi="Calibri"/>
          <w:b/>
          <w:sz w:val="22"/>
          <w:szCs w:val="22"/>
        </w:rPr>
        <w:t>. Installed Heat Pump System – Split System Condensing Unit or Package Unit Equipment Information</w:t>
      </w:r>
    </w:p>
    <w:p w14:paraId="1F9B964E" w14:textId="3663AF1C"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4F" w14:textId="750B3BDE"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0"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Manufacturer as shown on the equipment nameplate.</w:t>
      </w:r>
    </w:p>
    <w:p w14:paraId="1F9B9651"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Model Number as shown on the equipment nameplate.</w:t>
      </w:r>
    </w:p>
    <w:p w14:paraId="1F9B9652"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Serial Number as shown on the equipment nameplate.</w:t>
      </w:r>
    </w:p>
    <w:p w14:paraId="1F9B9653" w14:textId="77777777" w:rsidR="00F0164F" w:rsidRPr="00F607F1" w:rsidRDefault="00F0164F" w:rsidP="00F0164F">
      <w:pPr>
        <w:rPr>
          <w:rFonts w:ascii="Calibri" w:hAnsi="Calibri"/>
          <w:b/>
          <w:sz w:val="22"/>
          <w:szCs w:val="22"/>
        </w:rPr>
      </w:pPr>
    </w:p>
    <w:p w14:paraId="1F9B9654" w14:textId="499E2089"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J</w:t>
      </w:r>
      <w:r w:rsidRPr="00F607F1">
        <w:rPr>
          <w:rFonts w:ascii="Calibri" w:hAnsi="Calibri"/>
          <w:b/>
          <w:sz w:val="22"/>
          <w:szCs w:val="22"/>
        </w:rPr>
        <w:t>. Installed Heat Pump System – Efficiency and Performance Compliance Information</w:t>
      </w:r>
    </w:p>
    <w:p w14:paraId="1F9B9656" w14:textId="5F9AE3E7"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7" w14:textId="4FF2B7E3"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8" w14:textId="109586A5"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in Section C.</w:t>
      </w:r>
    </w:p>
    <w:p w14:paraId="1F9B9659" w14:textId="77C37004"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lastRenderedPageBreak/>
        <w:t xml:space="preserve">Enter the certified heating efficiency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certified heating capacity at 47F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certified heating capacity at 17F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w:t>
      </w:r>
      <w:r w:rsidR="009B16EE" w:rsidRPr="00F607F1">
        <w:rPr>
          <w:rFonts w:ascii="Calibri" w:hAnsi="Calibri"/>
          <w:sz w:val="22"/>
          <w:szCs w:val="22"/>
        </w:rPr>
        <w:t>.</w:t>
      </w:r>
      <w:r w:rsidRPr="00F607F1">
        <w:rPr>
          <w:rFonts w:ascii="Calibri" w:hAnsi="Calibri"/>
          <w:sz w:val="22"/>
          <w:szCs w:val="22"/>
        </w:rPr>
        <w:t xml:space="preserve"> The installed capacity must be greater than or equal to the required minimum capacity.</w:t>
      </w:r>
    </w:p>
    <w:p w14:paraId="1F9B965C" w14:textId="35C34298"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Enter the certified cooling efficiency (SEER</w:t>
      </w:r>
      <w:r w:rsidR="00757669" w:rsidRPr="00F607F1">
        <w:rPr>
          <w:rFonts w:ascii="Calibri" w:hAnsi="Calibri"/>
          <w:sz w:val="22"/>
          <w:szCs w:val="22"/>
        </w:rPr>
        <w:t>/SEER2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563F96C4"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Enter the certified cooling efficiency (EER</w:t>
      </w:r>
      <w:r w:rsidR="00757669" w:rsidRPr="00F607F1">
        <w:rPr>
          <w:rFonts w:ascii="Calibri" w:hAnsi="Calibri"/>
          <w:sz w:val="22"/>
          <w:szCs w:val="22"/>
        </w:rPr>
        <w:t>/EER2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sensible cooling capacity at design conditions of the </w:t>
      </w:r>
      <w:r w:rsidRPr="00F607F1">
        <w:rPr>
          <w:rFonts w:ascii="Calibri" w:hAnsi="Calibri"/>
          <w:i/>
          <w:sz w:val="22"/>
          <w:szCs w:val="22"/>
        </w:rPr>
        <w:t>installed</w:t>
      </w:r>
      <w:r w:rsidRPr="00F607F1">
        <w:rPr>
          <w:rFonts w:ascii="Calibri" w:hAnsi="Calibri"/>
          <w:sz w:val="22"/>
          <w:szCs w:val="22"/>
        </w:rPr>
        <w:t xml:space="preserve"> cooling system in BTUs per hour.</w:t>
      </w:r>
    </w:p>
    <w:p w14:paraId="1F9B965F" w14:textId="6A01F2CA"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w:t>
      </w:r>
      <w:r w:rsidRPr="00F607F1">
        <w:rPr>
          <w:rFonts w:ascii="Calibri" w:hAnsi="Calibri"/>
          <w:i/>
          <w:sz w:val="22"/>
          <w:szCs w:val="22"/>
        </w:rPr>
        <w:t xml:space="preserve">installed </w:t>
      </w:r>
      <w:r w:rsidRPr="00F607F1">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Pr="00F607F1" w:rsidRDefault="0092220C" w:rsidP="0092220C">
      <w:pPr>
        <w:pStyle w:val="ListParagraph"/>
        <w:ind w:left="360"/>
        <w:rPr>
          <w:rFonts w:ascii="Calibri" w:hAnsi="Calibri"/>
          <w:sz w:val="22"/>
          <w:szCs w:val="22"/>
        </w:rPr>
      </w:pPr>
    </w:p>
    <w:p w14:paraId="2ACC10E6" w14:textId="327BEA04" w:rsidR="00D22CB0" w:rsidRPr="00F607F1" w:rsidRDefault="00D22CB0" w:rsidP="00D22CB0">
      <w:pPr>
        <w:rPr>
          <w:rFonts w:ascii="Calibri" w:hAnsi="Calibri"/>
          <w:b/>
          <w:sz w:val="22"/>
          <w:szCs w:val="22"/>
        </w:rPr>
      </w:pPr>
      <w:r w:rsidRPr="00F607F1">
        <w:rPr>
          <w:rFonts w:ascii="Calibri" w:hAnsi="Calibri"/>
          <w:b/>
          <w:sz w:val="22"/>
          <w:szCs w:val="22"/>
        </w:rPr>
        <w:t xml:space="preserve">Section K. Extension of Existing Duct System, Greater Than </w:t>
      </w:r>
      <w:r w:rsidR="00F05D7A" w:rsidRPr="00F607F1">
        <w:rPr>
          <w:rFonts w:ascii="Calibri" w:hAnsi="Calibri"/>
          <w:b/>
          <w:sz w:val="22"/>
          <w:szCs w:val="22"/>
        </w:rPr>
        <w:t xml:space="preserve">25 </w:t>
      </w:r>
      <w:r w:rsidRPr="00F607F1">
        <w:rPr>
          <w:rFonts w:ascii="Calibri" w:hAnsi="Calibri"/>
          <w:b/>
          <w:sz w:val="22"/>
          <w:szCs w:val="22"/>
        </w:rPr>
        <w:t xml:space="preserve">Feet </w:t>
      </w:r>
    </w:p>
    <w:p w14:paraId="71B110AF" w14:textId="77777777" w:rsidR="00D22CB0" w:rsidRPr="00F607F1" w:rsidRDefault="00D22CB0" w:rsidP="00D22CB0">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0125BED9" w14:textId="77777777" w:rsidR="004C03FA" w:rsidRPr="00F607F1" w:rsidRDefault="00D22CB0" w:rsidP="004C03FA">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58553620" w14:textId="3E01B9E1" w:rsidR="004C03FA" w:rsidRPr="00F607F1" w:rsidRDefault="004C03FA" w:rsidP="004C03FA">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250FDB38" w14:textId="56E3A6EB"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 xml:space="preserve">This field may be filled out automatically.  If required, select </w:t>
      </w:r>
      <w:r w:rsidR="00F52755" w:rsidRPr="00F607F1">
        <w:rPr>
          <w:rFonts w:ascii="Calibri" w:hAnsi="Calibri"/>
          <w:sz w:val="22"/>
          <w:szCs w:val="22"/>
        </w:rPr>
        <w:t>yes or no</w:t>
      </w:r>
      <w:r w:rsidRPr="00F607F1">
        <w:rPr>
          <w:rFonts w:ascii="Calibri" w:hAnsi="Calibri"/>
          <w:sz w:val="22"/>
          <w:szCs w:val="22"/>
        </w:rPr>
        <w:t>.</w:t>
      </w:r>
    </w:p>
    <w:p w14:paraId="6C59B581" w14:textId="5C2D8923"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 xml:space="preserve">This field is filled out automatically.  </w:t>
      </w:r>
    </w:p>
    <w:p w14:paraId="59F2F7ED" w14:textId="77C08379" w:rsidR="00F52755" w:rsidRPr="00F607F1" w:rsidRDefault="00F5275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Select the supply duct location from the list.</w:t>
      </w:r>
    </w:p>
    <w:p w14:paraId="16F8A47B" w14:textId="2EE35DF6"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F607F1" w:rsidRDefault="00F5275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Select the return duct location from the list.</w:t>
      </w:r>
    </w:p>
    <w:p w14:paraId="0A95B640" w14:textId="77777777"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4AD3FEC5" w14:textId="0383BDC2" w:rsidR="00F53BFC" w:rsidRPr="00F607F1" w:rsidRDefault="0000338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7108E2DF" w14:textId="77777777" w:rsidR="00622A6B" w:rsidRPr="00F607F1" w:rsidRDefault="004C03FA" w:rsidP="00622A6B">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F607F1" w:rsidRDefault="00622A6B" w:rsidP="00622A6B">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If required, enter the indoor unit nominal cooling capacity, otherwise this field is not applicable.</w:t>
      </w:r>
    </w:p>
    <w:p w14:paraId="65FF015A" w14:textId="6A22A1A3" w:rsidR="0016010D" w:rsidRDefault="0016010D">
      <w:pPr>
        <w:rPr>
          <w:rFonts w:ascii="Calibri" w:hAnsi="Calibri"/>
          <w:sz w:val="22"/>
          <w:szCs w:val="22"/>
        </w:rPr>
      </w:pPr>
      <w:r>
        <w:rPr>
          <w:rFonts w:ascii="Calibri" w:hAnsi="Calibri"/>
          <w:sz w:val="22"/>
          <w:szCs w:val="22"/>
        </w:rPr>
        <w:br w:type="page"/>
      </w:r>
    </w:p>
    <w:p w14:paraId="1F9B9661" w14:textId="60F7EAC6" w:rsidR="00F0164F" w:rsidRPr="00F607F1" w:rsidRDefault="00D22CB0" w:rsidP="00F0164F">
      <w:pPr>
        <w:rPr>
          <w:rFonts w:ascii="Calibri" w:hAnsi="Calibri"/>
          <w:b/>
          <w:sz w:val="22"/>
          <w:szCs w:val="22"/>
        </w:rPr>
      </w:pPr>
      <w:r w:rsidRPr="00F607F1">
        <w:rPr>
          <w:rFonts w:ascii="Calibri" w:hAnsi="Calibri"/>
          <w:b/>
          <w:sz w:val="22"/>
          <w:szCs w:val="22"/>
        </w:rPr>
        <w:lastRenderedPageBreak/>
        <w:t>Section L</w:t>
      </w:r>
      <w:r w:rsidR="00F0164F" w:rsidRPr="00F607F1">
        <w:rPr>
          <w:rFonts w:ascii="Calibri" w:hAnsi="Calibri"/>
          <w:b/>
          <w:sz w:val="22"/>
          <w:szCs w:val="22"/>
        </w:rPr>
        <w:t>. Installed Duct System Information</w:t>
      </w:r>
    </w:p>
    <w:p w14:paraId="1F9B9663" w14:textId="67C22487"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64" w14:textId="3A779CCB"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9C6E7FF" w14:textId="39B1126C" w:rsidR="006B0565" w:rsidRPr="00F607F1" w:rsidRDefault="006B0565" w:rsidP="006B0565">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r w:rsidR="00024031" w:rsidRPr="00F607F1">
        <w:rPr>
          <w:rFonts w:ascii="Calibri" w:hAnsi="Calibri"/>
          <w:sz w:val="22"/>
          <w:szCs w:val="22"/>
        </w:rPr>
        <w:t>.</w:t>
      </w:r>
    </w:p>
    <w:p w14:paraId="0346DC8B" w14:textId="41A2EF40" w:rsidR="00DB392D" w:rsidRPr="00F607F1" w:rsidRDefault="00DB392D" w:rsidP="00DB392D">
      <w:pPr>
        <w:pStyle w:val="ListParagraph"/>
        <w:numPr>
          <w:ilvl w:val="0"/>
          <w:numId w:val="25"/>
        </w:numPr>
        <w:rPr>
          <w:rFonts w:ascii="Calibri" w:hAnsi="Calibri"/>
          <w:sz w:val="22"/>
          <w:szCs w:val="22"/>
        </w:rPr>
      </w:pPr>
      <w:r w:rsidRPr="00F607F1">
        <w:rPr>
          <w:rFonts w:ascii="Calibri" w:hAnsi="Calibri"/>
          <w:sz w:val="22"/>
          <w:szCs w:val="22"/>
        </w:rPr>
        <w:t>This field may be filled out automatically.  If required, select the description of the duct length. Choices  are &gt;10ft and ≤10ft.</w:t>
      </w:r>
    </w:p>
    <w:p w14:paraId="448B8A54" w14:textId="3DED1351" w:rsidR="00DB392D" w:rsidRPr="00F607F1" w:rsidRDefault="00DB392D" w:rsidP="00F0164F">
      <w:pPr>
        <w:pStyle w:val="ListParagraph"/>
        <w:numPr>
          <w:ilvl w:val="0"/>
          <w:numId w:val="25"/>
        </w:numPr>
        <w:rPr>
          <w:rFonts w:ascii="Calibri" w:hAnsi="Calibri"/>
          <w:sz w:val="22"/>
          <w:szCs w:val="22"/>
        </w:rPr>
      </w:pPr>
      <w:r w:rsidRPr="00F607F1">
        <w:rPr>
          <w:rFonts w:ascii="Calibri" w:hAnsi="Calibri"/>
          <w:sz w:val="22"/>
          <w:szCs w:val="22"/>
        </w:rPr>
        <w:t xml:space="preserve">This field is filled out automatically.  </w:t>
      </w:r>
    </w:p>
    <w:p w14:paraId="1F9B9665" w14:textId="1BFFEF49"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6" w14:textId="67CC0CF7"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Enter the R-value of the </w:t>
      </w:r>
      <w:r w:rsidRPr="00F607F1">
        <w:rPr>
          <w:rFonts w:ascii="Calibri" w:hAnsi="Calibri"/>
          <w:i/>
          <w:sz w:val="22"/>
          <w:szCs w:val="22"/>
        </w:rPr>
        <w:t>installed</w:t>
      </w:r>
      <w:r w:rsidRPr="00F607F1">
        <w:rPr>
          <w:rFonts w:ascii="Calibri" w:hAnsi="Calibri"/>
          <w:sz w:val="22"/>
          <w:szCs w:val="22"/>
        </w:rPr>
        <w:t xml:space="preserve"> supply ducts. This value is verified against the minimum value shown in </w:t>
      </w:r>
      <w:r w:rsidR="00DB392D" w:rsidRPr="00F607F1">
        <w:rPr>
          <w:rFonts w:ascii="Calibri" w:hAnsi="Calibri"/>
          <w:sz w:val="22"/>
          <w:szCs w:val="22"/>
        </w:rPr>
        <w:t>field L05.</w:t>
      </w:r>
      <w:r w:rsidRPr="00F607F1">
        <w:rPr>
          <w:rFonts w:ascii="Calibri" w:hAnsi="Calibri"/>
          <w:sz w:val="22"/>
          <w:szCs w:val="22"/>
        </w:rPr>
        <w:t xml:space="preserve"> The installed R-value must be greater than or equal to the required minimum R-value.</w:t>
      </w:r>
    </w:p>
    <w:p w14:paraId="1F9B9667" w14:textId="6A32A152"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8" w14:textId="78869810" w:rsidR="00F0164F" w:rsidRPr="00F607F1" w:rsidRDefault="00F0164F" w:rsidP="00DB392D">
      <w:pPr>
        <w:pStyle w:val="ListParagraph"/>
        <w:numPr>
          <w:ilvl w:val="0"/>
          <w:numId w:val="25"/>
        </w:numPr>
        <w:rPr>
          <w:rFonts w:ascii="Calibri" w:hAnsi="Calibri"/>
          <w:sz w:val="22"/>
          <w:szCs w:val="22"/>
        </w:rPr>
      </w:pPr>
      <w:r w:rsidRPr="00F607F1">
        <w:rPr>
          <w:rFonts w:ascii="Calibri" w:hAnsi="Calibri"/>
          <w:sz w:val="22"/>
          <w:szCs w:val="22"/>
        </w:rPr>
        <w:t xml:space="preserve">Enter the R-value of the </w:t>
      </w:r>
      <w:r w:rsidRPr="00F607F1">
        <w:rPr>
          <w:rFonts w:ascii="Calibri" w:hAnsi="Calibri"/>
          <w:i/>
          <w:sz w:val="22"/>
          <w:szCs w:val="22"/>
        </w:rPr>
        <w:t>installed</w:t>
      </w:r>
      <w:r w:rsidRPr="00F607F1">
        <w:rPr>
          <w:rFonts w:ascii="Calibri" w:hAnsi="Calibri"/>
          <w:sz w:val="22"/>
          <w:szCs w:val="22"/>
        </w:rPr>
        <w:t xml:space="preserve"> return ducts. This value is verified against the minimum value shown in </w:t>
      </w:r>
      <w:r w:rsidR="00DB392D" w:rsidRPr="00F607F1">
        <w:rPr>
          <w:rFonts w:ascii="Calibri" w:hAnsi="Calibri"/>
          <w:sz w:val="22"/>
          <w:szCs w:val="22"/>
        </w:rPr>
        <w:t>field L05</w:t>
      </w:r>
      <w:r w:rsidRPr="00F607F1">
        <w:rPr>
          <w:rFonts w:ascii="Calibri" w:hAnsi="Calibri"/>
          <w:sz w:val="22"/>
          <w:szCs w:val="22"/>
        </w:rPr>
        <w:t>. The installed R-value must be greater than or equal to the required minimum R-value.</w:t>
      </w:r>
    </w:p>
    <w:p w14:paraId="5E848EA7" w14:textId="6131CEB9" w:rsidR="005C2588" w:rsidRPr="00F607F1" w:rsidRDefault="005C2588" w:rsidP="00DB392D">
      <w:pPr>
        <w:pStyle w:val="ListParagraph"/>
        <w:numPr>
          <w:ilvl w:val="0"/>
          <w:numId w:val="25"/>
        </w:numPr>
        <w:rPr>
          <w:rFonts w:ascii="Calibri" w:hAnsi="Calibri"/>
          <w:sz w:val="22"/>
          <w:szCs w:val="22"/>
        </w:rPr>
      </w:pPr>
      <w:r w:rsidRPr="00F607F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1F9B966A" w14:textId="6CD6A043"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For </w:t>
      </w:r>
      <w:r w:rsidR="007372AC" w:rsidRPr="00F607F1">
        <w:rPr>
          <w:rFonts w:ascii="Calibri" w:hAnsi="Calibri"/>
          <w:sz w:val="22"/>
          <w:szCs w:val="22"/>
        </w:rPr>
        <w:t>entirely new duct systems</w:t>
      </w:r>
      <w:r w:rsidRPr="00F607F1">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D" w14:textId="64D2BCFF"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Specify the number of air filter devices installed </w:t>
      </w:r>
      <w:r w:rsidR="008730DB" w:rsidRPr="00F607F1">
        <w:rPr>
          <w:rFonts w:ascii="Calibri" w:hAnsi="Calibri"/>
          <w:sz w:val="22"/>
          <w:szCs w:val="22"/>
        </w:rPr>
        <w:t>on this indoor unit</w:t>
      </w:r>
      <w:r w:rsidRPr="00F607F1">
        <w:rPr>
          <w:rFonts w:ascii="Calibri" w:hAnsi="Calibri"/>
          <w:sz w:val="22"/>
          <w:szCs w:val="22"/>
        </w:rPr>
        <w:t xml:space="preserve">. Air filter devices installed in completely new </w:t>
      </w:r>
      <w:r w:rsidR="008730DB" w:rsidRPr="00F607F1">
        <w:rPr>
          <w:rFonts w:ascii="Calibri" w:hAnsi="Calibri"/>
          <w:sz w:val="22"/>
          <w:szCs w:val="22"/>
        </w:rPr>
        <w:t xml:space="preserve">duct </w:t>
      </w:r>
      <w:r w:rsidRPr="00F607F1">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Pr="00F607F1" w:rsidRDefault="002154FF" w:rsidP="007A7F4A">
      <w:pPr>
        <w:pStyle w:val="ListParagraph"/>
        <w:numPr>
          <w:ilvl w:val="0"/>
          <w:numId w:val="25"/>
        </w:numPr>
        <w:rPr>
          <w:rFonts w:ascii="Calibri" w:hAnsi="Calibri"/>
          <w:sz w:val="22"/>
          <w:szCs w:val="22"/>
        </w:rPr>
      </w:pPr>
      <w:r w:rsidRPr="00F607F1">
        <w:rPr>
          <w:rFonts w:ascii="Calibri" w:hAnsi="Calibri"/>
          <w:sz w:val="22"/>
          <w:szCs w:val="22"/>
        </w:rPr>
        <w:t xml:space="preserve">If the system is of a type that can use one of the </w:t>
      </w:r>
      <w:r w:rsidR="004C03FA" w:rsidRPr="00F607F1">
        <w:rPr>
          <w:rFonts w:ascii="Calibri" w:hAnsi="Calibri"/>
          <w:sz w:val="22"/>
          <w:szCs w:val="22"/>
        </w:rPr>
        <w:t>approved</w:t>
      </w:r>
      <w:r w:rsidRPr="00F607F1">
        <w:rPr>
          <w:rFonts w:ascii="Calibri" w:hAnsi="Calibri"/>
          <w:sz w:val="22"/>
          <w:szCs w:val="22"/>
        </w:rPr>
        <w:t xml:space="preserve"> protocols </w:t>
      </w:r>
      <w:r w:rsidR="00B57625" w:rsidRPr="00F607F1">
        <w:rPr>
          <w:rFonts w:ascii="Calibri" w:hAnsi="Calibri"/>
          <w:sz w:val="22"/>
          <w:szCs w:val="22"/>
        </w:rPr>
        <w:t>for testing the airflow rate, then enter yes.  Otherwise enter no.</w:t>
      </w:r>
      <w:r w:rsidR="001E5C7B" w:rsidRPr="00F607F1">
        <w:rPr>
          <w:rFonts w:ascii="Calibri" w:hAnsi="Calibri"/>
          <w:sz w:val="22"/>
          <w:szCs w:val="22"/>
        </w:rPr>
        <w:t xml:space="preserve"> Most ducted split systems and package systems are of the type that minimum airflow can be verified using an approved measurement procedure.  A “No” response here may subject the project to additional scrutiny by enforcement personnel.</w:t>
      </w:r>
      <w:r w:rsidR="007A7F4A" w:rsidRPr="00F607F1">
        <w:rPr>
          <w:rFonts w:ascii="Calibri" w:hAnsi="Calibri"/>
          <w:sz w:val="22"/>
          <w:szCs w:val="22"/>
        </w:rPr>
        <w:t xml:space="preserve"> Note: that the protocol in RA3.3.3.1.5 (Alternative to Compliance with Minimum System Airflow Requirements for Altered Systems) is not one of the protocols that is allowed to be used to justify a "yes" to this question.</w:t>
      </w:r>
    </w:p>
    <w:p w14:paraId="56E32D46" w14:textId="77777777" w:rsidR="00622A6B" w:rsidRPr="00F607F1" w:rsidRDefault="004C03FA" w:rsidP="00622A6B">
      <w:pPr>
        <w:pStyle w:val="ListParagraph"/>
        <w:numPr>
          <w:ilvl w:val="0"/>
          <w:numId w:val="25"/>
        </w:numPr>
        <w:rPr>
          <w:rFonts w:ascii="Calibri" w:hAnsi="Calibri"/>
          <w:sz w:val="22"/>
          <w:szCs w:val="22"/>
        </w:rPr>
      </w:pPr>
      <w:r w:rsidRPr="00F607F1">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F607F1" w:rsidRDefault="00622A6B" w:rsidP="00622A6B">
      <w:pPr>
        <w:pStyle w:val="ListParagraph"/>
        <w:numPr>
          <w:ilvl w:val="0"/>
          <w:numId w:val="25"/>
        </w:numPr>
        <w:rPr>
          <w:rFonts w:ascii="Calibri" w:hAnsi="Calibri"/>
          <w:sz w:val="22"/>
          <w:szCs w:val="22"/>
        </w:rPr>
      </w:pPr>
      <w:r w:rsidRPr="00F607F1">
        <w:rPr>
          <w:rFonts w:ascii="Calibri" w:hAnsi="Calibri"/>
          <w:sz w:val="22"/>
          <w:szCs w:val="22"/>
        </w:rPr>
        <w:t>If required, enter the indoor unit nominal cooling capacity, otherwise this field is not applicable.</w:t>
      </w:r>
    </w:p>
    <w:p w14:paraId="23351641" w14:textId="38CF3323" w:rsidR="0016010D" w:rsidRDefault="0016010D">
      <w:pPr>
        <w:rPr>
          <w:rFonts w:ascii="Calibri" w:hAnsi="Calibri"/>
          <w:sz w:val="22"/>
          <w:szCs w:val="22"/>
        </w:rPr>
      </w:pPr>
      <w:r>
        <w:rPr>
          <w:rFonts w:ascii="Calibri" w:hAnsi="Calibri"/>
          <w:sz w:val="22"/>
          <w:szCs w:val="22"/>
        </w:rPr>
        <w:br w:type="page"/>
      </w:r>
    </w:p>
    <w:p w14:paraId="1F9B966F" w14:textId="75D88739" w:rsidR="00F0164F" w:rsidRPr="00F607F1" w:rsidRDefault="007372AC" w:rsidP="00F0164F">
      <w:pPr>
        <w:rPr>
          <w:rFonts w:ascii="Calibri" w:hAnsi="Calibri"/>
          <w:sz w:val="22"/>
          <w:szCs w:val="22"/>
        </w:rPr>
      </w:pPr>
      <w:r w:rsidRPr="00F607F1">
        <w:rPr>
          <w:rFonts w:ascii="Calibri" w:hAnsi="Calibri"/>
          <w:b/>
          <w:sz w:val="22"/>
          <w:szCs w:val="22"/>
        </w:rPr>
        <w:lastRenderedPageBreak/>
        <w:t>Section M</w:t>
      </w:r>
      <w:r w:rsidR="00F0164F" w:rsidRPr="00F607F1">
        <w:rPr>
          <w:rFonts w:ascii="Calibri" w:hAnsi="Calibri"/>
          <w:b/>
          <w:sz w:val="22"/>
          <w:szCs w:val="22"/>
        </w:rPr>
        <w:t>. Installed Air Filter Device Information</w:t>
      </w:r>
    </w:p>
    <w:p w14:paraId="1F9B9671" w14:textId="2F031B43"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72" w14:textId="1A8CC942"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810F70B" w14:textId="0883D458"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73" w14:textId="0DBC9E48"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Select the appropriate type of filter device from the list.</w:t>
      </w:r>
    </w:p>
    <w:p w14:paraId="1F9B9676" w14:textId="25203919"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Enter the design flow in CFM of the filter device. The total for all filter devices in a single system should be greater than or equal to the total system design CFM in cooling mode (or heating mode for heat-only systems).</w:t>
      </w:r>
    </w:p>
    <w:p w14:paraId="26673C70" w14:textId="5F6ABC20"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 xml:space="preserve">Enter the nominal depth of the filter in inches.  This is the dimension that is parallel to the airflow. many filters available for sale are 1-inch depth.  The </w:t>
      </w:r>
      <w:r w:rsidR="0087692E" w:rsidRPr="00F607F1">
        <w:rPr>
          <w:rFonts w:ascii="Calibri" w:hAnsi="Calibri"/>
          <w:sz w:val="22"/>
          <w:szCs w:val="22"/>
        </w:rPr>
        <w:t>2022 S</w:t>
      </w:r>
      <w:r w:rsidRPr="00F607F1">
        <w:rPr>
          <w:rFonts w:ascii="Calibri" w:hAnsi="Calibri"/>
          <w:sz w:val="22"/>
          <w:szCs w:val="22"/>
        </w:rPr>
        <w:t>tandards encourages use of 2-inch depth filters.</w:t>
      </w:r>
    </w:p>
    <w:p w14:paraId="61865B91"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Enter the nominal length of the filter.  for example, if the filter is 20" x 30", enter 30.</w:t>
      </w:r>
    </w:p>
    <w:p w14:paraId="7A73C36E"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Enter the nominal width of the filter, for example, if the filter is a 20" x 30", enter 20.</w:t>
      </w:r>
    </w:p>
    <w:p w14:paraId="461D5988"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is calculated automatically based on your entries in 8 and 9.</w:t>
      </w:r>
    </w:p>
    <w:p w14:paraId="6F0098EF"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value is calculated automatically for 1-inch depth filters.  2-inch depth or greater filters may use a value determined by the system designer.</w:t>
      </w:r>
    </w:p>
    <w:p w14:paraId="64CF39E0" w14:textId="29A70E02"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determines whether a 1-inch depth filter complies with the sizing requirements in section 150.0(m)12. A 2-inch depth or greater filter may use the face area determined by the system designer, however most systems have to meet airflow rate and fan efficacy requirements.</w:t>
      </w:r>
    </w:p>
    <w:p w14:paraId="1F9B9677" w14:textId="5BCAF1BC" w:rsidR="00F0164F" w:rsidRPr="00F607F1" w:rsidRDefault="00F0164F" w:rsidP="00815A3D">
      <w:pPr>
        <w:pStyle w:val="ListParagraph"/>
        <w:numPr>
          <w:ilvl w:val="0"/>
          <w:numId w:val="26"/>
        </w:numPr>
        <w:rPr>
          <w:rFonts w:ascii="Calibri" w:hAnsi="Calibri"/>
          <w:sz w:val="22"/>
          <w:szCs w:val="22"/>
        </w:rPr>
      </w:pPr>
      <w:r w:rsidRPr="00F607F1">
        <w:rPr>
          <w:rFonts w:ascii="Calibri" w:hAnsi="Calibri"/>
          <w:sz w:val="22"/>
          <w:szCs w:val="22"/>
        </w:rPr>
        <w:t>Enter the design static pressure drop</w:t>
      </w:r>
      <w:r w:rsidR="00815A3D" w:rsidRPr="00F607F1">
        <w:t xml:space="preserve"> </w:t>
      </w:r>
      <w:r w:rsidR="00815A3D" w:rsidRPr="00F607F1">
        <w:rPr>
          <w:rFonts w:ascii="Calibri" w:hAnsi="Calibri"/>
          <w:sz w:val="22"/>
          <w:szCs w:val="22"/>
        </w:rPr>
        <w:t>determined by the system designer if 2-inch or greater filters are used. For 1-inch depth filters, the maximum pressure drop is mandatory 0.1 inch W.C.. Filters installed in the filter grille/rack must be capable of meeting this maximum pressure drop at the design airflow rate, as shown on the manufacturer's filter label</w:t>
      </w:r>
      <w:r w:rsidRPr="00F607F1">
        <w:rPr>
          <w:rFonts w:ascii="Calibri" w:hAnsi="Calibri"/>
          <w:sz w:val="22"/>
          <w:szCs w:val="22"/>
        </w:rPr>
        <w:t>. Not accounting for higher filter pressure drops will result in poor system airflow characteristics, reduced capacity and reduced efficiency. This may result in not passing field verification.</w:t>
      </w:r>
    </w:p>
    <w:p w14:paraId="1F9B9678" w14:textId="77777777" w:rsidR="00F0164F" w:rsidRPr="00F607F1" w:rsidRDefault="00F0164F" w:rsidP="00F0164F">
      <w:pPr>
        <w:rPr>
          <w:rFonts w:ascii="Calibri" w:hAnsi="Calibri"/>
          <w:sz w:val="22"/>
          <w:szCs w:val="22"/>
        </w:rPr>
      </w:pPr>
    </w:p>
    <w:p w14:paraId="1F9B9679" w14:textId="7D8CBA9F" w:rsidR="00F0164F" w:rsidRPr="00F607F1" w:rsidRDefault="00F0164F" w:rsidP="00F0164F">
      <w:pPr>
        <w:rPr>
          <w:rFonts w:ascii="Calibri" w:hAnsi="Calibri"/>
          <w:b/>
          <w:sz w:val="22"/>
          <w:szCs w:val="22"/>
        </w:rPr>
      </w:pPr>
      <w:r w:rsidRPr="00F607F1">
        <w:rPr>
          <w:rFonts w:ascii="Calibri" w:hAnsi="Calibri"/>
          <w:b/>
          <w:sz w:val="22"/>
          <w:szCs w:val="22"/>
        </w:rPr>
        <w:t>Sectio</w:t>
      </w:r>
      <w:r w:rsidR="007372AC" w:rsidRPr="00F607F1">
        <w:rPr>
          <w:rFonts w:ascii="Calibri" w:hAnsi="Calibri"/>
          <w:b/>
          <w:sz w:val="22"/>
          <w:szCs w:val="22"/>
        </w:rPr>
        <w:t>n N</w:t>
      </w:r>
      <w:r w:rsidRPr="00F607F1">
        <w:rPr>
          <w:rFonts w:ascii="Calibri" w:hAnsi="Calibri"/>
          <w:b/>
          <w:sz w:val="22"/>
          <w:szCs w:val="22"/>
        </w:rPr>
        <w:t>. Air Filter Device Requirements</w:t>
      </w:r>
    </w:p>
    <w:p w14:paraId="3A6987A8" w14:textId="13A8A6FF" w:rsidR="006F36E0" w:rsidRPr="00F607F1" w:rsidRDefault="006F36E0" w:rsidP="00F0164F">
      <w:pPr>
        <w:rPr>
          <w:rFonts w:ascii="Calibri" w:hAnsi="Calibri"/>
          <w:sz w:val="22"/>
          <w:szCs w:val="22"/>
        </w:rPr>
      </w:pPr>
      <w:r w:rsidRPr="00F607F1">
        <w:rPr>
          <w:rFonts w:ascii="Calibri" w:hAnsi="Calibri"/>
          <w:sz w:val="22"/>
          <w:szCs w:val="22"/>
        </w:rPr>
        <w:t>This table is a list of requirements for air filter devices.</w:t>
      </w:r>
    </w:p>
    <w:p w14:paraId="7D377006" w14:textId="77777777" w:rsidR="006F36E0" w:rsidRPr="00F607F1" w:rsidRDefault="006F36E0" w:rsidP="00F0164F">
      <w:pPr>
        <w:rPr>
          <w:rFonts w:ascii="Calibri" w:hAnsi="Calibri"/>
          <w:sz w:val="22"/>
          <w:szCs w:val="22"/>
        </w:rPr>
      </w:pPr>
    </w:p>
    <w:p w14:paraId="1F9B967D" w14:textId="5A56E255" w:rsidR="00F0164F" w:rsidRPr="00F607F1" w:rsidRDefault="007372AC" w:rsidP="00F0164F">
      <w:pPr>
        <w:rPr>
          <w:rFonts w:ascii="Calibri" w:hAnsi="Calibri"/>
          <w:b/>
          <w:sz w:val="22"/>
          <w:szCs w:val="22"/>
        </w:rPr>
      </w:pPr>
      <w:r w:rsidRPr="00F607F1">
        <w:rPr>
          <w:rFonts w:ascii="Calibri" w:hAnsi="Calibri"/>
          <w:b/>
          <w:sz w:val="22"/>
          <w:szCs w:val="22"/>
        </w:rPr>
        <w:t>Section O</w:t>
      </w:r>
      <w:r w:rsidR="00F0164F" w:rsidRPr="00F607F1">
        <w:rPr>
          <w:rFonts w:ascii="Calibri" w:hAnsi="Calibri"/>
          <w:b/>
          <w:sz w:val="22"/>
          <w:szCs w:val="22"/>
        </w:rPr>
        <w:t>. HERS Verification Requirements</w:t>
      </w:r>
    </w:p>
    <w:p w14:paraId="1F9B967F" w14:textId="3647F1B4"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0" w14:textId="626B226C"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1" w14:textId="65E4DAF4"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2" w14:textId="59FAD88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3" w14:textId="52CDCD7D"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4" w14:textId="3DECC742"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5" w14:textId="24407F38"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6" w14:textId="5BC59318"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7" w14:textId="2AE4A87C"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8" w14:textId="1BE90F8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9" w14:textId="0165CBB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549EFFAC" w14:textId="77777777" w:rsidR="000B650D" w:rsidRPr="00F607F1" w:rsidRDefault="000B650D" w:rsidP="000B650D">
      <w:pPr>
        <w:pStyle w:val="ListParagraph"/>
        <w:numPr>
          <w:ilvl w:val="0"/>
          <w:numId w:val="27"/>
        </w:numPr>
        <w:rPr>
          <w:rFonts w:ascii="Calibri" w:hAnsi="Calibri"/>
          <w:sz w:val="22"/>
          <w:szCs w:val="22"/>
        </w:rPr>
      </w:pPr>
      <w:r w:rsidRPr="00F607F1">
        <w:rPr>
          <w:rFonts w:ascii="Calibri" w:hAnsi="Calibri"/>
          <w:sz w:val="22"/>
          <w:szCs w:val="22"/>
        </w:rPr>
        <w:lastRenderedPageBreak/>
        <w:t>This field is filled out automatically. It is calculated based on data from the CF1R and from previous sections in this document.</w:t>
      </w:r>
    </w:p>
    <w:p w14:paraId="1F9B968A" w14:textId="77777777" w:rsidR="00F0164F" w:rsidRPr="00F607F1" w:rsidRDefault="00F0164F" w:rsidP="00F0164F">
      <w:pPr>
        <w:rPr>
          <w:rFonts w:ascii="Calibri" w:hAnsi="Calibri"/>
          <w:sz w:val="22"/>
          <w:szCs w:val="22"/>
        </w:rPr>
      </w:pPr>
    </w:p>
    <w:p w14:paraId="1CCFA5BA" w14:textId="2108539E" w:rsidR="00444858" w:rsidRPr="00F607F1" w:rsidRDefault="00444858" w:rsidP="00444858">
      <w:pPr>
        <w:rPr>
          <w:rFonts w:ascii="Calibri" w:hAnsi="Calibri"/>
          <w:b/>
          <w:sz w:val="22"/>
          <w:szCs w:val="22"/>
        </w:rPr>
      </w:pPr>
      <w:r w:rsidRPr="00F607F1">
        <w:rPr>
          <w:rFonts w:ascii="Calibri" w:hAnsi="Calibri"/>
          <w:b/>
          <w:sz w:val="22"/>
          <w:szCs w:val="22"/>
        </w:rPr>
        <w:t>Section P. HERS Verification Requirements for Space Conditioning Equipment</w:t>
      </w:r>
    </w:p>
    <w:p w14:paraId="38A0388B"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75A6110C"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7EE8F06B"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4F1C8F8"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3F274482" w14:textId="71CFBE8D" w:rsidR="00444858" w:rsidRPr="00F607F1" w:rsidRDefault="00583EAF" w:rsidP="00583EAF">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0D6B7B1B" w14:textId="77777777" w:rsidR="00583EAF" w:rsidRPr="00F607F1" w:rsidRDefault="00583EAF" w:rsidP="00F0164F">
      <w:pPr>
        <w:rPr>
          <w:rFonts w:ascii="Calibri" w:hAnsi="Calibri"/>
          <w:b/>
          <w:sz w:val="22"/>
          <w:szCs w:val="22"/>
        </w:rPr>
      </w:pPr>
    </w:p>
    <w:p w14:paraId="3526101E" w14:textId="77777777" w:rsidR="00444858" w:rsidRPr="00F607F1" w:rsidRDefault="00444858" w:rsidP="00F0164F">
      <w:pPr>
        <w:rPr>
          <w:rFonts w:ascii="Calibri" w:hAnsi="Calibri"/>
          <w:b/>
          <w:sz w:val="22"/>
          <w:szCs w:val="22"/>
        </w:rPr>
      </w:pPr>
    </w:p>
    <w:p w14:paraId="1F9B968B" w14:textId="481B351D" w:rsidR="00F0164F" w:rsidRPr="00F607F1" w:rsidRDefault="007372AC" w:rsidP="00F0164F">
      <w:pPr>
        <w:rPr>
          <w:rFonts w:ascii="Calibri" w:hAnsi="Calibri"/>
          <w:b/>
          <w:sz w:val="22"/>
          <w:szCs w:val="22"/>
        </w:rPr>
      </w:pPr>
      <w:r w:rsidRPr="00F607F1">
        <w:rPr>
          <w:rFonts w:ascii="Calibri" w:hAnsi="Calibri"/>
          <w:b/>
          <w:sz w:val="22"/>
          <w:szCs w:val="22"/>
        </w:rPr>
        <w:t xml:space="preserve">Section </w:t>
      </w:r>
      <w:r w:rsidR="00444858" w:rsidRPr="00F607F1">
        <w:rPr>
          <w:rFonts w:ascii="Calibri" w:hAnsi="Calibri"/>
          <w:b/>
          <w:sz w:val="22"/>
          <w:szCs w:val="22"/>
        </w:rPr>
        <w:t>Q</w:t>
      </w:r>
      <w:r w:rsidR="00F0164F" w:rsidRPr="00F607F1">
        <w:rPr>
          <w:rFonts w:ascii="Calibri" w:hAnsi="Calibri"/>
          <w:b/>
          <w:sz w:val="22"/>
          <w:szCs w:val="22"/>
        </w:rPr>
        <w:t>. Space Conditioning Systems, Ducts and Fans – Mandatory Requirements and Additional Measures</w:t>
      </w:r>
    </w:p>
    <w:p w14:paraId="1F9B968E" w14:textId="3F437904" w:rsidR="000F413D" w:rsidRPr="00F607F1" w:rsidRDefault="00444858" w:rsidP="0035199F">
      <w:pPr>
        <w:rPr>
          <w:rFonts w:ascii="Calibri" w:hAnsi="Calibri"/>
          <w:sz w:val="18"/>
          <w:szCs w:val="18"/>
        </w:rPr>
      </w:pPr>
      <w:r w:rsidRPr="00F607F1">
        <w:rPr>
          <w:rFonts w:ascii="Calibri" w:hAnsi="Calibri"/>
          <w:sz w:val="22"/>
          <w:szCs w:val="22"/>
        </w:rPr>
        <w:t>This table is a list of requirements for space conditioning systems.</w:t>
      </w:r>
      <w:r w:rsidRPr="00F607F1" w:rsidDel="00444858">
        <w:rPr>
          <w:rFonts w:ascii="Calibri" w:hAnsi="Calibri"/>
          <w:sz w:val="22"/>
          <w:szCs w:val="22"/>
        </w:rPr>
        <w:t xml:space="preserve"> </w:t>
      </w:r>
    </w:p>
    <w:p w14:paraId="1F9B968F" w14:textId="77777777" w:rsidR="000F413D" w:rsidRPr="00F607F1" w:rsidRDefault="000F413D" w:rsidP="0035199F">
      <w:pPr>
        <w:rPr>
          <w:rFonts w:ascii="Calibri" w:hAnsi="Calibri"/>
          <w:sz w:val="18"/>
          <w:szCs w:val="18"/>
        </w:rPr>
      </w:pPr>
    </w:p>
    <w:p w14:paraId="1F9B9690" w14:textId="77777777" w:rsidR="000F413D" w:rsidRPr="00F607F1" w:rsidRDefault="000F413D" w:rsidP="0035199F">
      <w:pPr>
        <w:rPr>
          <w:rFonts w:ascii="Calibri" w:hAnsi="Calibri"/>
          <w:sz w:val="18"/>
          <w:szCs w:val="18"/>
        </w:rPr>
      </w:pPr>
    </w:p>
    <w:p w14:paraId="1F9B9691" w14:textId="77777777" w:rsidR="000F413D" w:rsidRPr="00F607F1" w:rsidRDefault="000F413D" w:rsidP="0035199F">
      <w:pPr>
        <w:rPr>
          <w:rFonts w:ascii="Calibri" w:hAnsi="Calibri"/>
          <w:sz w:val="18"/>
          <w:szCs w:val="18"/>
        </w:rPr>
        <w:sectPr w:rsidR="000F413D" w:rsidRPr="00F607F1" w:rsidSect="004E22E9">
          <w:headerReference w:type="even" r:id="rId15"/>
          <w:headerReference w:type="default" r:id="rId16"/>
          <w:footerReference w:type="default" r:id="rId17"/>
          <w:headerReference w:type="first" r:id="rId18"/>
          <w:pgSz w:w="15840" w:h="12240" w:orient="landscape" w:code="1"/>
          <w:pgMar w:top="1296" w:right="720" w:bottom="1008" w:left="720" w:header="720" w:footer="576" w:gutter="0"/>
          <w:cols w:space="720"/>
          <w:docGrid w:linePitch="272"/>
        </w:sectPr>
      </w:pPr>
    </w:p>
    <w:tbl>
      <w:tblPr>
        <w:tblW w:w="144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8"/>
        <w:gridCol w:w="3194"/>
        <w:gridCol w:w="3638"/>
        <w:gridCol w:w="265"/>
        <w:gridCol w:w="3635"/>
        <w:gridCol w:w="3396"/>
      </w:tblGrid>
      <w:tr w:rsidR="000F413D" w:rsidRPr="00F607F1" w14:paraId="1F9B9696" w14:textId="77777777" w:rsidTr="00EF0CAF">
        <w:trPr>
          <w:cantSplit/>
          <w:trHeight w:val="296"/>
        </w:trPr>
        <w:tc>
          <w:tcPr>
            <w:tcW w:w="5000" w:type="pct"/>
            <w:gridSpan w:val="6"/>
            <w:shd w:val="clear" w:color="auto" w:fill="auto"/>
            <w:vAlign w:val="center"/>
          </w:tcPr>
          <w:p w14:paraId="1F9B9695" w14:textId="77777777" w:rsidR="000F413D" w:rsidRPr="00F607F1" w:rsidRDefault="000F413D" w:rsidP="0035199F">
            <w:pPr>
              <w:keepNext/>
              <w:rPr>
                <w:rFonts w:ascii="Calibri" w:hAnsi="Calibri"/>
                <w:b/>
                <w:sz w:val="18"/>
                <w:szCs w:val="18"/>
              </w:rPr>
            </w:pPr>
            <w:r w:rsidRPr="00F607F1">
              <w:rPr>
                <w:rFonts w:ascii="Calibri" w:hAnsi="Calibri"/>
                <w:b/>
                <w:sz w:val="18"/>
                <w:szCs w:val="18"/>
              </w:rPr>
              <w:lastRenderedPageBreak/>
              <w:t>A. General Information</w:t>
            </w:r>
          </w:p>
        </w:tc>
      </w:tr>
      <w:tr w:rsidR="003A543D" w:rsidRPr="00F607F1" w14:paraId="1F9B969D" w14:textId="77777777" w:rsidTr="00EF0CAF">
        <w:trPr>
          <w:cantSplit/>
          <w:trHeight w:val="445"/>
        </w:trPr>
        <w:tc>
          <w:tcPr>
            <w:tcW w:w="103" w:type="pct"/>
            <w:tcMar>
              <w:left w:w="29" w:type="dxa"/>
              <w:right w:w="29" w:type="dxa"/>
            </w:tcMar>
            <w:vAlign w:val="center"/>
          </w:tcPr>
          <w:p w14:paraId="1F9B9697" w14:textId="77777777" w:rsidR="003A543D" w:rsidRPr="00F607F1" w:rsidRDefault="003A543D" w:rsidP="00BA02F4">
            <w:pPr>
              <w:pStyle w:val="FootnoteText"/>
              <w:jc w:val="center"/>
              <w:rPr>
                <w:rFonts w:ascii="Calibri" w:hAnsi="Calibri"/>
                <w:sz w:val="18"/>
                <w:szCs w:val="18"/>
              </w:rPr>
            </w:pPr>
            <w:r w:rsidRPr="00F607F1">
              <w:rPr>
                <w:rFonts w:ascii="Calibri" w:hAnsi="Calibri"/>
                <w:sz w:val="18"/>
                <w:szCs w:val="18"/>
              </w:rPr>
              <w:t>01</w:t>
            </w:r>
          </w:p>
        </w:tc>
        <w:tc>
          <w:tcPr>
            <w:tcW w:w="1107" w:type="pct"/>
            <w:vAlign w:val="center"/>
          </w:tcPr>
          <w:p w14:paraId="1F9B9698" w14:textId="77777777" w:rsidR="003A543D" w:rsidRPr="00F607F1" w:rsidRDefault="003A543D" w:rsidP="0035199F">
            <w:pPr>
              <w:rPr>
                <w:rFonts w:ascii="Calibri" w:hAnsi="Calibri"/>
                <w:sz w:val="18"/>
                <w:szCs w:val="18"/>
              </w:rPr>
            </w:pPr>
            <w:r w:rsidRPr="00F607F1">
              <w:rPr>
                <w:rFonts w:ascii="Calibri" w:hAnsi="Calibri"/>
                <w:sz w:val="18"/>
                <w:szCs w:val="18"/>
              </w:rPr>
              <w:t>Dwelling Unit Name</w:t>
            </w:r>
          </w:p>
        </w:tc>
        <w:tc>
          <w:tcPr>
            <w:tcW w:w="1261" w:type="pct"/>
            <w:vAlign w:val="center"/>
          </w:tcPr>
          <w:p w14:paraId="1F9B9699" w14:textId="77777777" w:rsidR="003A543D" w:rsidRPr="00F607F1" w:rsidRDefault="00295655" w:rsidP="00103243">
            <w:pPr>
              <w:spacing w:after="60"/>
              <w:rPr>
                <w:rFonts w:ascii="Calibri" w:hAnsi="Calibri"/>
                <w:sz w:val="18"/>
                <w:szCs w:val="18"/>
              </w:rPr>
            </w:pPr>
            <w:r w:rsidRPr="00F607F1">
              <w:rPr>
                <w:rFonts w:ascii="Calibri" w:hAnsi="Calibri"/>
                <w:sz w:val="18"/>
                <w:szCs w:val="18"/>
              </w:rPr>
              <w:t>&lt;&lt;</w:t>
            </w:r>
            <w:r w:rsidR="003A543D" w:rsidRPr="00F607F1">
              <w:rPr>
                <w:rFonts w:ascii="Calibri" w:hAnsi="Calibri"/>
                <w:sz w:val="18"/>
                <w:szCs w:val="18"/>
              </w:rPr>
              <w:t>reference text from CF1R</w:t>
            </w:r>
            <w:r w:rsidR="00103243" w:rsidRPr="00F607F1" w:rsidDel="00103243">
              <w:rPr>
                <w:rFonts w:ascii="Calibri" w:hAnsi="Calibri"/>
                <w:sz w:val="18"/>
                <w:szCs w:val="18"/>
              </w:rPr>
              <w:t xml:space="preserve"> </w:t>
            </w:r>
            <w:r w:rsidR="003A543D" w:rsidRPr="00F607F1">
              <w:rPr>
                <w:rFonts w:ascii="Calibri" w:hAnsi="Calibri"/>
                <w:sz w:val="18"/>
                <w:szCs w:val="18"/>
              </w:rPr>
              <w:t>&gt;&gt;</w:t>
            </w:r>
          </w:p>
        </w:tc>
        <w:tc>
          <w:tcPr>
            <w:tcW w:w="92" w:type="pct"/>
            <w:tcMar>
              <w:left w:w="29" w:type="dxa"/>
              <w:right w:w="29" w:type="dxa"/>
            </w:tcMar>
            <w:vAlign w:val="center"/>
          </w:tcPr>
          <w:p w14:paraId="1F9B969A" w14:textId="77777777" w:rsidR="003A543D" w:rsidRPr="00F607F1" w:rsidRDefault="003A543D" w:rsidP="00BA02F4">
            <w:pPr>
              <w:spacing w:after="60"/>
              <w:jc w:val="center"/>
              <w:rPr>
                <w:rFonts w:ascii="Calibri" w:hAnsi="Calibri"/>
                <w:sz w:val="18"/>
                <w:szCs w:val="18"/>
              </w:rPr>
            </w:pPr>
            <w:r w:rsidRPr="00F607F1">
              <w:rPr>
                <w:rFonts w:ascii="Calibri" w:hAnsi="Calibri"/>
                <w:sz w:val="18"/>
                <w:szCs w:val="18"/>
              </w:rPr>
              <w:t>02</w:t>
            </w:r>
          </w:p>
        </w:tc>
        <w:tc>
          <w:tcPr>
            <w:tcW w:w="1260" w:type="pct"/>
            <w:vAlign w:val="center"/>
          </w:tcPr>
          <w:p w14:paraId="1F9B969B" w14:textId="00CF2D3E" w:rsidR="003A543D" w:rsidRPr="00F607F1" w:rsidRDefault="003A543D" w:rsidP="0035199F">
            <w:pPr>
              <w:spacing w:after="60"/>
              <w:rPr>
                <w:rFonts w:ascii="Calibri" w:hAnsi="Calibri"/>
                <w:sz w:val="18"/>
                <w:szCs w:val="18"/>
              </w:rPr>
            </w:pPr>
            <w:r w:rsidRPr="00F607F1">
              <w:rPr>
                <w:rFonts w:ascii="Calibri" w:hAnsi="Calibri"/>
                <w:sz w:val="18"/>
                <w:szCs w:val="18"/>
              </w:rPr>
              <w:t>Climate Zone</w:t>
            </w:r>
          </w:p>
        </w:tc>
        <w:tc>
          <w:tcPr>
            <w:tcW w:w="1177" w:type="pct"/>
            <w:vAlign w:val="center"/>
          </w:tcPr>
          <w:p w14:paraId="1F9B969C" w14:textId="77777777" w:rsidR="003A543D" w:rsidRPr="00F607F1" w:rsidRDefault="003A543D" w:rsidP="00031AD6">
            <w:pPr>
              <w:spacing w:after="60"/>
              <w:rPr>
                <w:rFonts w:ascii="Calibri" w:hAnsi="Calibri"/>
                <w:sz w:val="18"/>
                <w:szCs w:val="18"/>
              </w:rPr>
            </w:pPr>
            <w:r w:rsidRPr="00F607F1">
              <w:rPr>
                <w:rFonts w:ascii="Calibri" w:hAnsi="Calibri"/>
                <w:sz w:val="18"/>
                <w:szCs w:val="18"/>
              </w:rPr>
              <w:t>&lt;&lt; reference text from CF1R&gt;&gt;</w:t>
            </w:r>
          </w:p>
        </w:tc>
      </w:tr>
      <w:tr w:rsidR="003A543D" w:rsidRPr="00F607F1" w14:paraId="1F9B96A5" w14:textId="77777777" w:rsidTr="00EF0CAF">
        <w:trPr>
          <w:cantSplit/>
          <w:trHeight w:val="445"/>
        </w:trPr>
        <w:tc>
          <w:tcPr>
            <w:tcW w:w="103" w:type="pct"/>
            <w:tcMar>
              <w:left w:w="29" w:type="dxa"/>
              <w:right w:w="29" w:type="dxa"/>
            </w:tcMar>
            <w:vAlign w:val="center"/>
          </w:tcPr>
          <w:p w14:paraId="1F9B969E" w14:textId="77777777" w:rsidR="003A543D" w:rsidRPr="00F607F1" w:rsidRDefault="003A543D" w:rsidP="00BA02F4">
            <w:pPr>
              <w:pStyle w:val="FootnoteText"/>
              <w:jc w:val="center"/>
              <w:rPr>
                <w:rFonts w:ascii="Calibri" w:hAnsi="Calibri"/>
                <w:sz w:val="18"/>
                <w:szCs w:val="18"/>
              </w:rPr>
            </w:pPr>
            <w:r w:rsidRPr="00F607F1">
              <w:rPr>
                <w:rFonts w:ascii="Calibri" w:hAnsi="Calibri"/>
                <w:sz w:val="18"/>
                <w:szCs w:val="18"/>
              </w:rPr>
              <w:t>03</w:t>
            </w:r>
          </w:p>
        </w:tc>
        <w:tc>
          <w:tcPr>
            <w:tcW w:w="1107" w:type="pct"/>
            <w:vAlign w:val="center"/>
          </w:tcPr>
          <w:p w14:paraId="1F9B969F" w14:textId="79A93BB6" w:rsidR="003A543D" w:rsidRPr="00F607F1" w:rsidRDefault="003A543D" w:rsidP="00492DDC">
            <w:pPr>
              <w:rPr>
                <w:rFonts w:ascii="Calibri" w:hAnsi="Calibri"/>
                <w:sz w:val="18"/>
                <w:szCs w:val="18"/>
              </w:rPr>
            </w:pPr>
            <w:r w:rsidRPr="00F607F1">
              <w:rPr>
                <w:rFonts w:ascii="Calibri" w:hAnsi="Calibri"/>
                <w:sz w:val="18"/>
                <w:szCs w:val="18"/>
              </w:rPr>
              <w:t xml:space="preserve">Dwelling Unit </w:t>
            </w:r>
            <w:r w:rsidR="00E120E6" w:rsidRPr="00F607F1">
              <w:rPr>
                <w:rFonts w:ascii="Calibri" w:hAnsi="Calibri"/>
                <w:sz w:val="18"/>
                <w:szCs w:val="18"/>
              </w:rPr>
              <w:t xml:space="preserve">Total </w:t>
            </w:r>
            <w:r w:rsidRPr="00F607F1">
              <w:rPr>
                <w:rFonts w:ascii="Calibri" w:hAnsi="Calibri"/>
                <w:sz w:val="18"/>
                <w:szCs w:val="18"/>
              </w:rPr>
              <w:t>Conditioned Floor Area (ft</w:t>
            </w:r>
            <w:r w:rsidRPr="00F607F1">
              <w:rPr>
                <w:rFonts w:ascii="Calibri" w:hAnsi="Calibri"/>
                <w:sz w:val="18"/>
                <w:szCs w:val="18"/>
                <w:vertAlign w:val="superscript"/>
              </w:rPr>
              <w:t>2</w:t>
            </w:r>
            <w:r w:rsidRPr="00F607F1">
              <w:rPr>
                <w:rFonts w:ascii="Calibri" w:hAnsi="Calibri"/>
                <w:sz w:val="18"/>
                <w:szCs w:val="18"/>
              </w:rPr>
              <w:t>)</w:t>
            </w:r>
          </w:p>
        </w:tc>
        <w:tc>
          <w:tcPr>
            <w:tcW w:w="1261" w:type="pct"/>
            <w:vAlign w:val="center"/>
          </w:tcPr>
          <w:p w14:paraId="767E64D4" w14:textId="77777777" w:rsidR="00DA0917" w:rsidRPr="00F607F1" w:rsidRDefault="003A543D" w:rsidP="00E13992">
            <w:pPr>
              <w:spacing w:after="60"/>
              <w:rPr>
                <w:rFonts w:ascii="Calibri" w:hAnsi="Calibri"/>
                <w:sz w:val="12"/>
                <w:szCs w:val="12"/>
              </w:rPr>
            </w:pPr>
            <w:r w:rsidRPr="00F607F1">
              <w:rPr>
                <w:rFonts w:ascii="Calibri" w:hAnsi="Calibri"/>
                <w:sz w:val="12"/>
                <w:szCs w:val="12"/>
              </w:rPr>
              <w:t>&lt;&lt;numeric: xxxxx</w:t>
            </w:r>
            <w:r w:rsidR="00E13992" w:rsidRPr="00F607F1">
              <w:rPr>
                <w:rFonts w:ascii="Calibri" w:hAnsi="Calibri"/>
                <w:sz w:val="12"/>
                <w:szCs w:val="12"/>
              </w:rPr>
              <w:t xml:space="preserve">; </w:t>
            </w:r>
          </w:p>
          <w:p w14:paraId="134E5A9D" w14:textId="7955BED7" w:rsidR="00DA0917" w:rsidRPr="00F607F1" w:rsidRDefault="003C4297" w:rsidP="00E13992">
            <w:pPr>
              <w:spacing w:after="60"/>
              <w:rPr>
                <w:rFonts w:ascii="Calibri" w:hAnsi="Calibri"/>
                <w:sz w:val="12"/>
                <w:szCs w:val="12"/>
              </w:rPr>
            </w:pPr>
            <w:r w:rsidRPr="00F607F1">
              <w:rPr>
                <w:rFonts w:ascii="Calibri" w:hAnsi="Calibri"/>
                <w:b/>
                <w:sz w:val="12"/>
                <w:szCs w:val="12"/>
              </w:rPr>
              <w:t>if</w:t>
            </w:r>
            <w:r w:rsidR="00FE6A33" w:rsidRPr="00F607F1">
              <w:rPr>
                <w:rFonts w:ascii="Calibri" w:hAnsi="Calibri"/>
                <w:b/>
                <w:sz w:val="12"/>
                <w:szCs w:val="12"/>
              </w:rPr>
              <w:t>1</w:t>
            </w:r>
            <w:r w:rsidRPr="00F607F1">
              <w:rPr>
                <w:rFonts w:ascii="Calibri" w:hAnsi="Calibri"/>
                <w:b/>
                <w:sz w:val="12"/>
                <w:szCs w:val="12"/>
              </w:rPr>
              <w:t xml:space="preserve"> parent is CF1R-PRF</w:t>
            </w:r>
            <w:r w:rsidRPr="00F607F1">
              <w:rPr>
                <w:rFonts w:ascii="Calibri" w:hAnsi="Calibri"/>
                <w:sz w:val="12"/>
                <w:szCs w:val="12"/>
              </w:rPr>
              <w:t>, then</w:t>
            </w:r>
          </w:p>
          <w:p w14:paraId="2F93626B" w14:textId="698747AC" w:rsidR="003C4297" w:rsidRPr="00F607F1" w:rsidRDefault="003C4297"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FE6A33" w:rsidRPr="00F607F1">
              <w:rPr>
                <w:rFonts w:ascii="Calibri" w:hAnsi="Calibri"/>
                <w:sz w:val="12"/>
                <w:szCs w:val="12"/>
              </w:rPr>
              <w:t>2</w:t>
            </w:r>
            <w:r w:rsidRPr="00F607F1">
              <w:rPr>
                <w:rFonts w:ascii="Calibri" w:hAnsi="Calibri"/>
                <w:sz w:val="12"/>
                <w:szCs w:val="12"/>
              </w:rPr>
              <w:t xml:space="preserve"> project scope</w:t>
            </w:r>
            <w:r w:rsidR="000D12C7" w:rsidRPr="00F607F1">
              <w:rPr>
                <w:rFonts w:ascii="Calibri" w:hAnsi="Calibri"/>
                <w:sz w:val="12"/>
                <w:szCs w:val="12"/>
              </w:rPr>
              <w:t xml:space="preserve"> </w:t>
            </w:r>
            <w:r w:rsidRPr="00F607F1">
              <w:rPr>
                <w:rFonts w:ascii="Calibri" w:hAnsi="Calibri"/>
                <w:sz w:val="12"/>
                <w:szCs w:val="12"/>
              </w:rPr>
              <w:t xml:space="preserve">= </w:t>
            </w:r>
            <w:r w:rsidR="000D12C7" w:rsidRPr="00F607F1">
              <w:rPr>
                <w:rFonts w:ascii="Calibri" w:hAnsi="Calibri"/>
                <w:sz w:val="12"/>
                <w:szCs w:val="12"/>
              </w:rPr>
              <w:t>Newly Constructed (Addition Alone)</w:t>
            </w:r>
          </w:p>
          <w:p w14:paraId="340A520F" w14:textId="77777777" w:rsidR="001503BA" w:rsidRPr="00F607F1" w:rsidRDefault="000D12C7"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then prompt user to enter a</w:t>
            </w:r>
            <w:r w:rsidR="00807188" w:rsidRPr="00F607F1">
              <w:rPr>
                <w:rFonts w:ascii="Calibri" w:hAnsi="Calibri"/>
                <w:sz w:val="12"/>
                <w:szCs w:val="12"/>
              </w:rPr>
              <w:t xml:space="preserve"> </w:t>
            </w:r>
            <w:r w:rsidRPr="00F607F1">
              <w:rPr>
                <w:rFonts w:ascii="Calibri" w:hAnsi="Calibri"/>
                <w:sz w:val="12"/>
                <w:szCs w:val="12"/>
              </w:rPr>
              <w:t xml:space="preserve">value </w:t>
            </w:r>
            <w:r w:rsidR="00D514D8" w:rsidRPr="00F607F1">
              <w:rPr>
                <w:rFonts w:ascii="Calibri" w:hAnsi="Calibri"/>
                <w:sz w:val="12"/>
                <w:szCs w:val="12"/>
              </w:rPr>
              <w:t>equal to</w:t>
            </w:r>
            <w:r w:rsidR="00807188" w:rsidRPr="00F607F1">
              <w:rPr>
                <w:rFonts w:ascii="Calibri" w:hAnsi="Calibri"/>
                <w:sz w:val="12"/>
                <w:szCs w:val="12"/>
              </w:rPr>
              <w:t xml:space="preserve"> </w:t>
            </w:r>
            <w:r w:rsidR="004A5C98" w:rsidRPr="00F607F1">
              <w:rPr>
                <w:rFonts w:ascii="Calibri" w:hAnsi="Calibri"/>
                <w:sz w:val="12"/>
                <w:szCs w:val="12"/>
              </w:rPr>
              <w:t xml:space="preserve">dwelling unit </w:t>
            </w:r>
          </w:p>
          <w:p w14:paraId="3FF6EED6" w14:textId="517EF2A3" w:rsidR="00DA0917" w:rsidRPr="00F607F1" w:rsidRDefault="001503BA" w:rsidP="00E13992">
            <w:pPr>
              <w:spacing w:after="60"/>
              <w:rPr>
                <w:rFonts w:ascii="Calibri" w:hAnsi="Calibri"/>
                <w:sz w:val="12"/>
                <w:szCs w:val="12"/>
              </w:rPr>
            </w:pPr>
            <w:r w:rsidRPr="00F607F1">
              <w:rPr>
                <w:rFonts w:ascii="Calibri" w:hAnsi="Calibri"/>
                <w:sz w:val="12"/>
                <w:szCs w:val="12"/>
              </w:rPr>
              <w:t xml:space="preserve">      </w:t>
            </w:r>
            <w:r w:rsidR="000D12C7" w:rsidRPr="00F607F1">
              <w:rPr>
                <w:rFonts w:ascii="Calibri" w:hAnsi="Calibri"/>
                <w:sz w:val="12"/>
                <w:szCs w:val="12"/>
              </w:rPr>
              <w:t>existing CFA + addition CFA</w:t>
            </w:r>
          </w:p>
          <w:p w14:paraId="7756CA4E" w14:textId="05D57E36" w:rsidR="006471B9" w:rsidRPr="00F607F1" w:rsidRDefault="00B84A54"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else reference the value from CF1R</w:t>
            </w:r>
            <w:r w:rsidR="00FE6A33" w:rsidRPr="00F607F1">
              <w:rPr>
                <w:rFonts w:ascii="Calibri" w:hAnsi="Calibri"/>
                <w:sz w:val="12"/>
                <w:szCs w:val="12"/>
              </w:rPr>
              <w:t xml:space="preserve"> endif2</w:t>
            </w:r>
          </w:p>
          <w:p w14:paraId="7BA13ED8" w14:textId="0E2F412B" w:rsidR="006471B9" w:rsidRPr="00F607F1" w:rsidRDefault="006471B9" w:rsidP="00E13992">
            <w:pPr>
              <w:spacing w:after="60"/>
              <w:rPr>
                <w:rFonts w:ascii="Calibri" w:hAnsi="Calibri"/>
                <w:sz w:val="12"/>
                <w:szCs w:val="12"/>
              </w:rPr>
            </w:pPr>
          </w:p>
          <w:p w14:paraId="41810F2D" w14:textId="02A875D9" w:rsidR="00E910C4" w:rsidRPr="00F607F1" w:rsidRDefault="00B84A54" w:rsidP="00E13992">
            <w:pPr>
              <w:spacing w:after="60"/>
              <w:rPr>
                <w:rFonts w:ascii="Calibri" w:hAnsi="Calibri"/>
                <w:sz w:val="12"/>
                <w:szCs w:val="12"/>
              </w:rPr>
            </w:pPr>
            <w:r w:rsidRPr="00F607F1">
              <w:rPr>
                <w:rFonts w:ascii="Calibri" w:hAnsi="Calibri"/>
                <w:b/>
                <w:sz w:val="12"/>
                <w:szCs w:val="12"/>
              </w:rPr>
              <w:t xml:space="preserve">elseif </w:t>
            </w:r>
            <w:r w:rsidR="008C2EB1" w:rsidRPr="00F607F1">
              <w:rPr>
                <w:rFonts w:ascii="Calibri" w:hAnsi="Calibri"/>
                <w:b/>
                <w:sz w:val="12"/>
                <w:szCs w:val="12"/>
              </w:rPr>
              <w:t>parent is CF1R-NCB-01</w:t>
            </w:r>
            <w:r w:rsidR="008C2EB1" w:rsidRPr="00F607F1">
              <w:rPr>
                <w:rFonts w:ascii="Calibri" w:hAnsi="Calibri"/>
                <w:sz w:val="12"/>
                <w:szCs w:val="12"/>
              </w:rPr>
              <w:t>, then</w:t>
            </w:r>
          </w:p>
          <w:p w14:paraId="03619919" w14:textId="39DF547D" w:rsidR="00E910C4" w:rsidRPr="00F607F1" w:rsidRDefault="00E910C4" w:rsidP="00E910C4">
            <w:pPr>
              <w:spacing w:after="60"/>
              <w:rPr>
                <w:rFonts w:ascii="Calibri" w:hAnsi="Calibri"/>
                <w:b/>
                <w:sz w:val="12"/>
                <w:szCs w:val="12"/>
              </w:rPr>
            </w:pPr>
            <w:r w:rsidRPr="00F607F1">
              <w:rPr>
                <w:rFonts w:ascii="Calibri" w:hAnsi="Calibri"/>
                <w:b/>
                <w:sz w:val="12"/>
                <w:szCs w:val="12"/>
              </w:rPr>
              <w:t xml:space="preserve"> </w:t>
            </w:r>
            <w:r w:rsidR="00907A5B" w:rsidRPr="00F607F1">
              <w:rPr>
                <w:rFonts w:ascii="Calibri" w:hAnsi="Calibri"/>
                <w:b/>
                <w:sz w:val="12"/>
                <w:szCs w:val="12"/>
              </w:rPr>
              <w:t xml:space="preserve"> </w:t>
            </w:r>
            <w:r w:rsidRPr="00F607F1">
              <w:rPr>
                <w:rFonts w:ascii="Calibri" w:hAnsi="Calibri"/>
                <w:b/>
                <w:sz w:val="12"/>
                <w:szCs w:val="12"/>
              </w:rPr>
              <w:t xml:space="preserve">   if</w:t>
            </w:r>
            <w:r w:rsidR="00FE6A33" w:rsidRPr="00F607F1">
              <w:rPr>
                <w:rFonts w:ascii="Calibri" w:hAnsi="Calibri"/>
                <w:b/>
                <w:sz w:val="12"/>
                <w:szCs w:val="12"/>
              </w:rPr>
              <w:t>3</w:t>
            </w:r>
            <w:r w:rsidRPr="00F607F1">
              <w:rPr>
                <w:rFonts w:ascii="Calibri" w:hAnsi="Calibri"/>
                <w:b/>
                <w:sz w:val="12"/>
                <w:szCs w:val="12"/>
              </w:rPr>
              <w:t xml:space="preserve"> project scope = </w:t>
            </w:r>
            <w:r w:rsidR="003648F2" w:rsidRPr="00F607F1">
              <w:rPr>
                <w:rFonts w:ascii="Calibri" w:hAnsi="Calibri"/>
                <w:b/>
                <w:sz w:val="12"/>
                <w:szCs w:val="12"/>
              </w:rPr>
              <w:t>New Addition greater than 1,000 ft2</w:t>
            </w:r>
          </w:p>
          <w:p w14:paraId="07FE73E7" w14:textId="77777777" w:rsidR="001503BA" w:rsidRPr="00F607F1" w:rsidRDefault="00E910C4"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006471B9" w:rsidRPr="00F607F1">
              <w:rPr>
                <w:rFonts w:ascii="Calibri" w:hAnsi="Calibri"/>
                <w:sz w:val="12"/>
                <w:szCs w:val="12"/>
              </w:rPr>
              <w:t xml:space="preserve">   then prompt user to enter a</w:t>
            </w:r>
            <w:r w:rsidR="001503BA" w:rsidRPr="00F607F1">
              <w:rPr>
                <w:rFonts w:ascii="Calibri" w:hAnsi="Calibri"/>
                <w:sz w:val="12"/>
                <w:szCs w:val="12"/>
              </w:rPr>
              <w:t xml:space="preserve"> </w:t>
            </w:r>
            <w:r w:rsidRPr="00F607F1">
              <w:rPr>
                <w:rFonts w:ascii="Calibri" w:hAnsi="Calibri"/>
                <w:sz w:val="12"/>
                <w:szCs w:val="12"/>
              </w:rPr>
              <w:t>value equal to</w:t>
            </w:r>
            <w:r w:rsidR="004A5C98" w:rsidRPr="00F607F1">
              <w:rPr>
                <w:rFonts w:ascii="Calibri" w:hAnsi="Calibri"/>
                <w:sz w:val="12"/>
                <w:szCs w:val="12"/>
              </w:rPr>
              <w:t xml:space="preserve"> dwelling unit </w:t>
            </w:r>
          </w:p>
          <w:p w14:paraId="0AEF1EF2" w14:textId="71159FF2" w:rsidR="00B6390C" w:rsidRPr="00F607F1" w:rsidRDefault="001503BA" w:rsidP="00E13992">
            <w:pPr>
              <w:spacing w:after="60"/>
              <w:rPr>
                <w:rFonts w:ascii="Calibri" w:hAnsi="Calibri"/>
                <w:sz w:val="12"/>
                <w:szCs w:val="12"/>
              </w:rPr>
            </w:pPr>
            <w:r w:rsidRPr="00F607F1">
              <w:rPr>
                <w:rFonts w:ascii="Calibri" w:hAnsi="Calibri"/>
                <w:sz w:val="12"/>
                <w:szCs w:val="12"/>
              </w:rPr>
              <w:t xml:space="preserve">      </w:t>
            </w:r>
            <w:r w:rsidR="00E910C4" w:rsidRPr="00F607F1">
              <w:rPr>
                <w:rFonts w:ascii="Calibri" w:hAnsi="Calibri"/>
                <w:sz w:val="12"/>
                <w:szCs w:val="12"/>
              </w:rPr>
              <w:t>existing CFA + addition CFA</w:t>
            </w:r>
          </w:p>
          <w:p w14:paraId="4267CB1B" w14:textId="5C70FBD4" w:rsidR="00B6390C" w:rsidRPr="00F607F1" w:rsidRDefault="00B6390C" w:rsidP="00B6390C">
            <w:pPr>
              <w:spacing w:after="60"/>
              <w:rPr>
                <w:rFonts w:ascii="Calibri" w:hAnsi="Calibri"/>
                <w:b/>
                <w:sz w:val="12"/>
                <w:szCs w:val="12"/>
              </w:rPr>
            </w:pPr>
            <w:r w:rsidRPr="00F607F1">
              <w:rPr>
                <w:rFonts w:ascii="Calibri" w:hAnsi="Calibri"/>
                <w:b/>
                <w:sz w:val="12"/>
                <w:szCs w:val="12"/>
              </w:rPr>
              <w:t xml:space="preserve">     </w:t>
            </w:r>
            <w:r w:rsidR="009C63C2" w:rsidRPr="00F607F1">
              <w:rPr>
                <w:rFonts w:ascii="Calibri" w:hAnsi="Calibri"/>
                <w:b/>
                <w:sz w:val="12"/>
                <w:szCs w:val="12"/>
              </w:rPr>
              <w:t xml:space="preserve"> </w:t>
            </w:r>
            <w:r w:rsidRPr="00F607F1">
              <w:rPr>
                <w:rFonts w:ascii="Calibri" w:hAnsi="Calibri"/>
                <w:b/>
                <w:sz w:val="12"/>
                <w:szCs w:val="12"/>
              </w:rPr>
              <w:t>elseif project scope = Newly Constructed Building, then</w:t>
            </w:r>
          </w:p>
          <w:p w14:paraId="22E7948A" w14:textId="47B91F51" w:rsidR="00B6390C" w:rsidRPr="00F607F1" w:rsidRDefault="00B6390C" w:rsidP="00B6390C">
            <w:pPr>
              <w:spacing w:after="60"/>
              <w:rPr>
                <w:rFonts w:ascii="Calibri" w:hAnsi="Calibri"/>
                <w:sz w:val="12"/>
                <w:szCs w:val="12"/>
              </w:rPr>
            </w:pPr>
            <w:r w:rsidRPr="00F607F1">
              <w:rPr>
                <w:rFonts w:ascii="Calibri" w:hAnsi="Calibri"/>
                <w:sz w:val="12"/>
                <w:szCs w:val="12"/>
              </w:rPr>
              <w:t xml:space="preserve">            if</w:t>
            </w:r>
            <w:r w:rsidR="00FE6A33" w:rsidRPr="00F607F1">
              <w:rPr>
                <w:rFonts w:ascii="Calibri" w:hAnsi="Calibri"/>
                <w:sz w:val="12"/>
                <w:szCs w:val="12"/>
              </w:rPr>
              <w:t>4</w:t>
            </w:r>
            <w:r w:rsidRPr="00F607F1">
              <w:rPr>
                <w:rFonts w:ascii="Calibri" w:hAnsi="Calibri"/>
                <w:sz w:val="12"/>
                <w:szCs w:val="12"/>
              </w:rPr>
              <w:t xml:space="preserve"> building type = Single Family, then</w:t>
            </w:r>
          </w:p>
          <w:p w14:paraId="293A41C9" w14:textId="2F0F41A9" w:rsidR="00B6390C" w:rsidRPr="00F607F1" w:rsidRDefault="00B6390C" w:rsidP="00B6390C">
            <w:pPr>
              <w:spacing w:after="60"/>
              <w:rPr>
                <w:rFonts w:ascii="Calibri" w:hAnsi="Calibri"/>
                <w:sz w:val="12"/>
                <w:szCs w:val="12"/>
              </w:rPr>
            </w:pPr>
            <w:r w:rsidRPr="00F607F1">
              <w:rPr>
                <w:rFonts w:ascii="Calibri" w:hAnsi="Calibri"/>
                <w:sz w:val="12"/>
                <w:szCs w:val="12"/>
              </w:rPr>
              <w:t xml:space="preserve">            reference value from CF1R-NCB field </w:t>
            </w:r>
            <w:r w:rsidR="006471B9" w:rsidRPr="00F607F1">
              <w:rPr>
                <w:rFonts w:ascii="Calibri" w:hAnsi="Calibri"/>
                <w:sz w:val="12"/>
                <w:szCs w:val="12"/>
              </w:rPr>
              <w:t>A10</w:t>
            </w:r>
          </w:p>
          <w:p w14:paraId="054FED48" w14:textId="77777777" w:rsidR="00B84A54" w:rsidRPr="00F607F1" w:rsidRDefault="00807475" w:rsidP="00E13992">
            <w:pPr>
              <w:spacing w:after="60"/>
              <w:rPr>
                <w:rFonts w:ascii="Calibri" w:hAnsi="Calibri"/>
                <w:sz w:val="12"/>
                <w:szCs w:val="12"/>
              </w:rPr>
            </w:pPr>
            <w:r w:rsidRPr="00F607F1">
              <w:rPr>
                <w:rFonts w:ascii="Calibri" w:hAnsi="Calibri"/>
                <w:b/>
                <w:sz w:val="12"/>
                <w:szCs w:val="12"/>
              </w:rPr>
              <w:t>elseif parent is CF1R-ADD-01</w:t>
            </w:r>
            <w:r w:rsidRPr="00F607F1">
              <w:rPr>
                <w:rFonts w:ascii="Calibri" w:hAnsi="Calibri"/>
                <w:sz w:val="12"/>
                <w:szCs w:val="12"/>
              </w:rPr>
              <w:t>, then</w:t>
            </w:r>
          </w:p>
          <w:p w14:paraId="4FBCB54D" w14:textId="5F593F85" w:rsidR="00807475" w:rsidRPr="00F607F1" w:rsidRDefault="00807475" w:rsidP="00807475">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9C63C2" w:rsidRPr="00F607F1">
              <w:rPr>
                <w:rFonts w:ascii="Calibri" w:hAnsi="Calibri"/>
                <w:sz w:val="12"/>
                <w:szCs w:val="12"/>
              </w:rPr>
              <w:t>5</w:t>
            </w:r>
            <w:r w:rsidRPr="00F607F1">
              <w:rPr>
                <w:rFonts w:ascii="Calibri" w:hAnsi="Calibri"/>
                <w:sz w:val="12"/>
                <w:szCs w:val="12"/>
              </w:rPr>
              <w:t xml:space="preserve"> building type= Single Family, then</w:t>
            </w:r>
          </w:p>
          <w:p w14:paraId="4795E63F" w14:textId="32D70E41" w:rsidR="00303D9C" w:rsidRPr="00F607F1" w:rsidRDefault="00303D9C" w:rsidP="00303D9C">
            <w:pPr>
              <w:spacing w:after="60"/>
              <w:rPr>
                <w:rFonts w:ascii="Calibri" w:hAnsi="Calibri"/>
                <w:sz w:val="12"/>
                <w:szCs w:val="12"/>
              </w:rPr>
            </w:pPr>
            <w:r w:rsidRPr="00F607F1">
              <w:rPr>
                <w:rFonts w:ascii="Calibri" w:hAnsi="Calibri"/>
                <w:sz w:val="12"/>
                <w:szCs w:val="12"/>
              </w:rPr>
              <w:t xml:space="preserve">      reference value from field A08 from the CF1R-ALT-02</w:t>
            </w:r>
            <w:r w:rsidR="00541088" w:rsidRPr="00F607F1">
              <w:rPr>
                <w:rFonts w:ascii="Calibri" w:hAnsi="Calibri"/>
                <w:sz w:val="12"/>
                <w:szCs w:val="12"/>
              </w:rPr>
              <w:t xml:space="preserve"> that is</w:t>
            </w:r>
          </w:p>
          <w:p w14:paraId="5CAECD8F" w14:textId="1A632D9B" w:rsidR="00303D9C" w:rsidRPr="00F607F1" w:rsidRDefault="00303D9C" w:rsidP="00303D9C">
            <w:pPr>
              <w:spacing w:after="60"/>
              <w:rPr>
                <w:rFonts w:ascii="Calibri" w:hAnsi="Calibri"/>
                <w:sz w:val="12"/>
                <w:szCs w:val="12"/>
              </w:rPr>
            </w:pPr>
            <w:r w:rsidRPr="00F607F1">
              <w:rPr>
                <w:rFonts w:ascii="Calibri" w:hAnsi="Calibri"/>
                <w:sz w:val="12"/>
                <w:szCs w:val="12"/>
              </w:rPr>
              <w:t xml:space="preserve">      required for the dwelling unit according to CF1R-ADD-01</w:t>
            </w:r>
          </w:p>
          <w:p w14:paraId="530B70E4" w14:textId="5F1B0B3C" w:rsidR="00807475" w:rsidRPr="00F607F1" w:rsidRDefault="00303D9C" w:rsidP="00807475">
            <w:pPr>
              <w:spacing w:after="60"/>
              <w:rPr>
                <w:rFonts w:ascii="Calibri" w:hAnsi="Calibri"/>
                <w:sz w:val="12"/>
                <w:szCs w:val="12"/>
              </w:rPr>
            </w:pPr>
            <w:r w:rsidRPr="00F607F1">
              <w:rPr>
                <w:rFonts w:ascii="Calibri" w:hAnsi="Calibri"/>
                <w:sz w:val="12"/>
                <w:szCs w:val="12"/>
              </w:rPr>
              <w:t xml:space="preserve">      Section </w:t>
            </w:r>
            <w:r w:rsidR="008F776F" w:rsidRPr="00F607F1">
              <w:rPr>
                <w:rFonts w:ascii="Calibri" w:hAnsi="Calibri"/>
                <w:sz w:val="12"/>
                <w:szCs w:val="12"/>
              </w:rPr>
              <w:t>J</w:t>
            </w:r>
            <w:r w:rsidRPr="00F607F1">
              <w:rPr>
                <w:rFonts w:ascii="Calibri" w:hAnsi="Calibri"/>
                <w:sz w:val="12"/>
                <w:szCs w:val="12"/>
              </w:rPr>
              <w:t>.</w:t>
            </w:r>
          </w:p>
          <w:p w14:paraId="11B3D1BD" w14:textId="77777777" w:rsidR="006471B9" w:rsidRPr="00F607F1" w:rsidRDefault="006471B9" w:rsidP="00807475">
            <w:pPr>
              <w:spacing w:after="60"/>
              <w:rPr>
                <w:rFonts w:ascii="Calibri" w:hAnsi="Calibri"/>
                <w:sz w:val="12"/>
                <w:szCs w:val="12"/>
              </w:rPr>
            </w:pPr>
          </w:p>
          <w:p w14:paraId="41D3EE85" w14:textId="76323C5F" w:rsidR="00807475" w:rsidRPr="00F607F1" w:rsidRDefault="00807475" w:rsidP="00807475">
            <w:pPr>
              <w:spacing w:after="60"/>
              <w:rPr>
                <w:rFonts w:ascii="Calibri" w:hAnsi="Calibri"/>
                <w:sz w:val="12"/>
                <w:szCs w:val="12"/>
              </w:rPr>
            </w:pPr>
            <w:r w:rsidRPr="00F607F1">
              <w:rPr>
                <w:rFonts w:ascii="Calibri" w:hAnsi="Calibri"/>
                <w:b/>
                <w:sz w:val="12"/>
                <w:szCs w:val="12"/>
              </w:rPr>
              <w:t>elseif parent is CF1R-ALT-01</w:t>
            </w:r>
            <w:r w:rsidRPr="00F607F1">
              <w:rPr>
                <w:rFonts w:ascii="Calibri" w:hAnsi="Calibri"/>
                <w:sz w:val="12"/>
                <w:szCs w:val="12"/>
              </w:rPr>
              <w:t>, then</w:t>
            </w:r>
          </w:p>
          <w:p w14:paraId="7A723084" w14:textId="160FE5E5" w:rsidR="00807475" w:rsidRPr="00F607F1" w:rsidRDefault="00807475" w:rsidP="00807475">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9C63C2" w:rsidRPr="00F607F1">
              <w:rPr>
                <w:rFonts w:ascii="Calibri" w:hAnsi="Calibri"/>
                <w:sz w:val="12"/>
                <w:szCs w:val="12"/>
              </w:rPr>
              <w:t>6</w:t>
            </w:r>
            <w:r w:rsidRPr="00F607F1">
              <w:rPr>
                <w:rFonts w:ascii="Calibri" w:hAnsi="Calibri"/>
                <w:sz w:val="12"/>
                <w:szCs w:val="12"/>
              </w:rPr>
              <w:t xml:space="preserve"> building type= Single Family, then</w:t>
            </w:r>
          </w:p>
          <w:p w14:paraId="49DD9138" w14:textId="6FA8FF09" w:rsidR="0001423A" w:rsidRPr="00F607F1" w:rsidRDefault="0001423A" w:rsidP="00807475">
            <w:pPr>
              <w:spacing w:after="60"/>
              <w:rPr>
                <w:rFonts w:ascii="Calibri" w:hAnsi="Calibri"/>
                <w:sz w:val="12"/>
                <w:szCs w:val="12"/>
              </w:rPr>
            </w:pPr>
            <w:r w:rsidRPr="00F607F1">
              <w:rPr>
                <w:rFonts w:ascii="Calibri" w:hAnsi="Calibri"/>
                <w:sz w:val="12"/>
                <w:szCs w:val="12"/>
              </w:rPr>
              <w:t xml:space="preserve">      </w:t>
            </w:r>
            <w:r w:rsidR="00F0087C" w:rsidRPr="00F607F1">
              <w:rPr>
                <w:rFonts w:ascii="Calibri" w:hAnsi="Calibri"/>
                <w:sz w:val="12"/>
                <w:szCs w:val="12"/>
              </w:rPr>
              <w:t xml:space="preserve">reference value from field </w:t>
            </w:r>
            <w:r w:rsidR="00B85D1D" w:rsidRPr="00F607F1">
              <w:rPr>
                <w:rFonts w:ascii="Calibri" w:hAnsi="Calibri"/>
                <w:sz w:val="12"/>
                <w:szCs w:val="12"/>
              </w:rPr>
              <w:t>A08</w:t>
            </w:r>
            <w:r w:rsidR="00F0087C" w:rsidRPr="00F607F1">
              <w:rPr>
                <w:rFonts w:ascii="Calibri" w:hAnsi="Calibri"/>
                <w:sz w:val="12"/>
                <w:szCs w:val="12"/>
              </w:rPr>
              <w:t xml:space="preserve"> </w:t>
            </w:r>
            <w:r w:rsidR="00B85D1D" w:rsidRPr="00F607F1">
              <w:rPr>
                <w:rFonts w:ascii="Calibri" w:hAnsi="Calibri"/>
                <w:sz w:val="12"/>
                <w:szCs w:val="12"/>
              </w:rPr>
              <w:t>from</w:t>
            </w:r>
            <w:r w:rsidR="00F0087C" w:rsidRPr="00F607F1">
              <w:rPr>
                <w:rFonts w:ascii="Calibri" w:hAnsi="Calibri"/>
                <w:sz w:val="12"/>
                <w:szCs w:val="12"/>
              </w:rPr>
              <w:t xml:space="preserve"> the CF1R-ALT-02</w:t>
            </w:r>
            <w:r w:rsidR="00541088" w:rsidRPr="00F607F1">
              <w:rPr>
                <w:rFonts w:ascii="Calibri" w:hAnsi="Calibri"/>
                <w:sz w:val="12"/>
                <w:szCs w:val="12"/>
              </w:rPr>
              <w:t xml:space="preserve"> that is</w:t>
            </w:r>
          </w:p>
          <w:p w14:paraId="7053CB63" w14:textId="53D67BCA" w:rsidR="0001423A" w:rsidRPr="00F607F1" w:rsidRDefault="0001423A" w:rsidP="00807475">
            <w:pPr>
              <w:spacing w:after="60"/>
              <w:rPr>
                <w:rFonts w:ascii="Calibri" w:hAnsi="Calibri"/>
                <w:sz w:val="12"/>
                <w:szCs w:val="12"/>
              </w:rPr>
            </w:pPr>
            <w:r w:rsidRPr="00F607F1">
              <w:rPr>
                <w:rFonts w:ascii="Calibri" w:hAnsi="Calibri"/>
                <w:sz w:val="12"/>
                <w:szCs w:val="12"/>
              </w:rPr>
              <w:t xml:space="preserve">      </w:t>
            </w:r>
            <w:r w:rsidR="00541088" w:rsidRPr="00F607F1">
              <w:rPr>
                <w:rFonts w:ascii="Calibri" w:hAnsi="Calibri"/>
                <w:sz w:val="12"/>
                <w:szCs w:val="12"/>
              </w:rPr>
              <w:t xml:space="preserve"> </w:t>
            </w:r>
            <w:r w:rsidR="00F0087C" w:rsidRPr="00F607F1">
              <w:rPr>
                <w:rFonts w:ascii="Calibri" w:hAnsi="Calibri"/>
                <w:sz w:val="12"/>
                <w:szCs w:val="12"/>
              </w:rPr>
              <w:t xml:space="preserve">required </w:t>
            </w:r>
            <w:r w:rsidR="00B85D1D" w:rsidRPr="00F607F1">
              <w:rPr>
                <w:rFonts w:ascii="Calibri" w:hAnsi="Calibri"/>
                <w:sz w:val="12"/>
                <w:szCs w:val="12"/>
              </w:rPr>
              <w:t xml:space="preserve">for the dwelling unit </w:t>
            </w:r>
            <w:r w:rsidR="007B230A" w:rsidRPr="00F607F1">
              <w:rPr>
                <w:rFonts w:ascii="Calibri" w:hAnsi="Calibri"/>
                <w:sz w:val="12"/>
                <w:szCs w:val="12"/>
              </w:rPr>
              <w:t>according to</w:t>
            </w:r>
            <w:r w:rsidRPr="00F607F1">
              <w:rPr>
                <w:rFonts w:ascii="Calibri" w:hAnsi="Calibri"/>
                <w:sz w:val="12"/>
                <w:szCs w:val="12"/>
              </w:rPr>
              <w:t xml:space="preserve"> CF1R-ALT-01</w:t>
            </w:r>
          </w:p>
          <w:p w14:paraId="405792ED" w14:textId="28BF35FB" w:rsidR="008C2C4A" w:rsidRPr="00F607F1" w:rsidRDefault="0001423A" w:rsidP="00E532AB">
            <w:pPr>
              <w:spacing w:after="60"/>
              <w:rPr>
                <w:rFonts w:ascii="Calibri" w:hAnsi="Calibri"/>
                <w:sz w:val="12"/>
                <w:szCs w:val="12"/>
              </w:rPr>
            </w:pPr>
            <w:r w:rsidRPr="00F607F1">
              <w:rPr>
                <w:rFonts w:ascii="Calibri" w:hAnsi="Calibri"/>
                <w:sz w:val="12"/>
                <w:szCs w:val="12"/>
              </w:rPr>
              <w:t xml:space="preserve">      </w:t>
            </w:r>
            <w:r w:rsidR="00F0087C" w:rsidRPr="00F607F1">
              <w:rPr>
                <w:rFonts w:ascii="Calibri" w:hAnsi="Calibri"/>
                <w:sz w:val="12"/>
                <w:szCs w:val="12"/>
              </w:rPr>
              <w:t>Section G</w:t>
            </w:r>
            <w:r w:rsidR="00B85D1D" w:rsidRPr="00F607F1">
              <w:rPr>
                <w:rFonts w:ascii="Calibri" w:hAnsi="Calibri"/>
                <w:sz w:val="12"/>
                <w:szCs w:val="12"/>
              </w:rPr>
              <w:t>.</w:t>
            </w:r>
          </w:p>
          <w:p w14:paraId="640EF8AE" w14:textId="413F0954" w:rsidR="003E5EBC" w:rsidRPr="00F607F1" w:rsidRDefault="003E5EBC" w:rsidP="00E532AB">
            <w:pPr>
              <w:spacing w:after="60"/>
              <w:rPr>
                <w:rFonts w:ascii="Calibri" w:hAnsi="Calibri"/>
                <w:sz w:val="12"/>
                <w:szCs w:val="12"/>
              </w:rPr>
            </w:pPr>
            <w:r w:rsidRPr="00F607F1">
              <w:rPr>
                <w:rFonts w:ascii="Calibri" w:hAnsi="Calibri"/>
                <w:sz w:val="12"/>
                <w:szCs w:val="12"/>
              </w:rPr>
              <w:t>elseif parent is CF1</w:t>
            </w:r>
            <w:r w:rsidR="008C2C4A" w:rsidRPr="00F607F1">
              <w:rPr>
                <w:rFonts w:ascii="Calibri" w:hAnsi="Calibri"/>
                <w:sz w:val="12"/>
                <w:szCs w:val="12"/>
              </w:rPr>
              <w:t>R</w:t>
            </w:r>
            <w:r w:rsidRPr="00F607F1">
              <w:rPr>
                <w:rFonts w:ascii="Calibri" w:hAnsi="Calibri"/>
                <w:sz w:val="12"/>
                <w:szCs w:val="12"/>
              </w:rPr>
              <w:t>-ALT-02, then</w:t>
            </w:r>
          </w:p>
          <w:p w14:paraId="2704A398" w14:textId="60D461FB" w:rsidR="003E5EBC" w:rsidRPr="00F607F1" w:rsidRDefault="003E5EBC" w:rsidP="00E532AB">
            <w:pPr>
              <w:spacing w:after="60"/>
              <w:rPr>
                <w:rFonts w:ascii="Calibri" w:hAnsi="Calibri"/>
                <w:sz w:val="14"/>
                <w:szCs w:val="14"/>
              </w:rPr>
            </w:pPr>
            <w:r w:rsidRPr="00F607F1">
              <w:rPr>
                <w:rFonts w:ascii="Calibri" w:hAnsi="Calibri"/>
                <w:sz w:val="12"/>
                <w:szCs w:val="12"/>
              </w:rPr>
              <w:t>reference value from CF1R-ALT-02 field A08</w:t>
            </w:r>
            <w:r w:rsidR="009C63C2" w:rsidRPr="00F607F1">
              <w:rPr>
                <w:rFonts w:ascii="Calibri" w:hAnsi="Calibri"/>
                <w:sz w:val="12"/>
                <w:szCs w:val="12"/>
              </w:rPr>
              <w:t>.  endif1</w:t>
            </w:r>
          </w:p>
          <w:p w14:paraId="1F9B96A0" w14:textId="7CBA4DD2" w:rsidR="003A543D" w:rsidRPr="00F607F1" w:rsidRDefault="00E13992" w:rsidP="00E13992">
            <w:pPr>
              <w:spacing w:after="60"/>
              <w:rPr>
                <w:rFonts w:ascii="Calibri" w:hAnsi="Calibri"/>
                <w:sz w:val="18"/>
                <w:szCs w:val="18"/>
              </w:rPr>
            </w:pPr>
            <w:r w:rsidRPr="00F607F1">
              <w:rPr>
                <w:rFonts w:ascii="Calibri" w:hAnsi="Calibri"/>
                <w:sz w:val="14"/>
                <w:szCs w:val="14"/>
              </w:rPr>
              <w:t>allow user to override default and input a value;  flag overridden values and report in project status notes field</w:t>
            </w:r>
            <w:r w:rsidR="003A543D" w:rsidRPr="00F607F1">
              <w:rPr>
                <w:rFonts w:ascii="Calibri" w:hAnsi="Calibri"/>
                <w:sz w:val="14"/>
                <w:szCs w:val="14"/>
              </w:rPr>
              <w:t xml:space="preserve"> </w:t>
            </w:r>
            <w:r w:rsidR="005271A8" w:rsidRPr="00F607F1">
              <w:rPr>
                <w:rFonts w:ascii="Calibri" w:hAnsi="Calibri"/>
                <w:sz w:val="14"/>
                <w:szCs w:val="14"/>
              </w:rPr>
              <w:t>&gt;&gt;</w:t>
            </w:r>
          </w:p>
        </w:tc>
        <w:tc>
          <w:tcPr>
            <w:tcW w:w="92" w:type="pct"/>
            <w:tcMar>
              <w:left w:w="29" w:type="dxa"/>
              <w:right w:w="29" w:type="dxa"/>
            </w:tcMar>
            <w:vAlign w:val="center"/>
          </w:tcPr>
          <w:p w14:paraId="1F9B96A1" w14:textId="77777777" w:rsidR="003A543D" w:rsidRPr="00F607F1" w:rsidRDefault="003A543D" w:rsidP="00BA02F4">
            <w:pPr>
              <w:spacing w:after="60"/>
              <w:jc w:val="center"/>
              <w:rPr>
                <w:rFonts w:ascii="Calibri" w:hAnsi="Calibri"/>
                <w:sz w:val="18"/>
                <w:szCs w:val="18"/>
              </w:rPr>
            </w:pPr>
            <w:r w:rsidRPr="00F607F1">
              <w:rPr>
                <w:rFonts w:ascii="Calibri" w:hAnsi="Calibri"/>
                <w:sz w:val="18"/>
                <w:szCs w:val="18"/>
              </w:rPr>
              <w:t>04</w:t>
            </w:r>
          </w:p>
        </w:tc>
        <w:tc>
          <w:tcPr>
            <w:tcW w:w="1260" w:type="pct"/>
            <w:vAlign w:val="center"/>
          </w:tcPr>
          <w:p w14:paraId="1F9B96A2" w14:textId="77777777" w:rsidR="003A543D" w:rsidRPr="00F607F1" w:rsidRDefault="003A543D" w:rsidP="0035199F">
            <w:pPr>
              <w:spacing w:after="60"/>
              <w:rPr>
                <w:rFonts w:ascii="Calibri" w:hAnsi="Calibri"/>
                <w:sz w:val="18"/>
                <w:szCs w:val="18"/>
              </w:rPr>
            </w:pPr>
            <w:r w:rsidRPr="00F607F1">
              <w:rPr>
                <w:rFonts w:ascii="Calibri" w:hAnsi="Calibri"/>
                <w:sz w:val="18"/>
                <w:szCs w:val="18"/>
              </w:rPr>
              <w:t>Number of Space Conditioning Systems in this dwelling unit</w:t>
            </w:r>
          </w:p>
        </w:tc>
        <w:tc>
          <w:tcPr>
            <w:tcW w:w="1177" w:type="pct"/>
            <w:vAlign w:val="center"/>
          </w:tcPr>
          <w:p w14:paraId="1F9B96A3" w14:textId="70940DA3" w:rsidR="00674A22" w:rsidRPr="00F607F1" w:rsidRDefault="003A543D" w:rsidP="00674A22">
            <w:pPr>
              <w:spacing w:after="60"/>
              <w:rPr>
                <w:rFonts w:ascii="Calibri" w:hAnsi="Calibri"/>
                <w:sz w:val="18"/>
                <w:szCs w:val="18"/>
              </w:rPr>
            </w:pPr>
            <w:r w:rsidRPr="00F607F1">
              <w:rPr>
                <w:rFonts w:ascii="Calibri" w:hAnsi="Calibri"/>
                <w:sz w:val="18"/>
                <w:szCs w:val="18"/>
              </w:rPr>
              <w:t xml:space="preserve">&lt;&lt;integer: xx; </w:t>
            </w:r>
            <w:r w:rsidR="00674A22" w:rsidRPr="00F607F1">
              <w:rPr>
                <w:rFonts w:ascii="Calibri" w:hAnsi="Calibri"/>
                <w:sz w:val="18"/>
                <w:szCs w:val="18"/>
              </w:rPr>
              <w:t xml:space="preserve">If parent is CF1R-ALT-02 doc type, then use as </w:t>
            </w:r>
            <w:r w:rsidRPr="00F607F1">
              <w:rPr>
                <w:rFonts w:ascii="Calibri" w:hAnsi="Calibri"/>
                <w:sz w:val="18"/>
                <w:szCs w:val="18"/>
              </w:rPr>
              <w:t xml:space="preserve">default </w:t>
            </w:r>
            <w:r w:rsidR="00674A22" w:rsidRPr="00F607F1">
              <w:rPr>
                <w:rFonts w:ascii="Calibri" w:hAnsi="Calibri"/>
                <w:sz w:val="18"/>
                <w:szCs w:val="18"/>
              </w:rPr>
              <w:t xml:space="preserve">the </w:t>
            </w:r>
            <w:r w:rsidRPr="00F607F1">
              <w:rPr>
                <w:rFonts w:ascii="Calibri" w:hAnsi="Calibri"/>
                <w:sz w:val="18"/>
                <w:szCs w:val="18"/>
              </w:rPr>
              <w:t>value referenced from CF1R</w:t>
            </w:r>
            <w:r w:rsidR="00674A22" w:rsidRPr="00F607F1">
              <w:rPr>
                <w:rFonts w:ascii="Calibri" w:hAnsi="Calibri"/>
                <w:sz w:val="18"/>
                <w:szCs w:val="18"/>
              </w:rPr>
              <w:t xml:space="preserve"> ALT-02 Section A</w:t>
            </w:r>
            <w:r w:rsidR="00B45BFF" w:rsidRPr="00F607F1">
              <w:rPr>
                <w:rFonts w:ascii="Calibri" w:hAnsi="Calibri"/>
                <w:sz w:val="18"/>
                <w:szCs w:val="18"/>
              </w:rPr>
              <w:t xml:space="preserve"> (field A10)</w:t>
            </w:r>
            <w:r w:rsidRPr="00F607F1">
              <w:rPr>
                <w:rFonts w:ascii="Calibri" w:hAnsi="Calibri"/>
                <w:sz w:val="18"/>
                <w:szCs w:val="18"/>
              </w:rPr>
              <w:t>; or allow user to override the default and input a new value; flag non-default values and report in project status notes field</w:t>
            </w:r>
            <w:r w:rsidR="00674A22" w:rsidRPr="00F607F1">
              <w:rPr>
                <w:rFonts w:ascii="Calibri" w:hAnsi="Calibri"/>
                <w:sz w:val="18"/>
                <w:szCs w:val="18"/>
              </w:rPr>
              <w:t>;</w:t>
            </w:r>
          </w:p>
          <w:p w14:paraId="1F9B96A4" w14:textId="77777777" w:rsidR="003A543D" w:rsidRPr="00F607F1" w:rsidRDefault="00674A22" w:rsidP="00674A22">
            <w:pPr>
              <w:spacing w:after="60"/>
              <w:rPr>
                <w:rFonts w:ascii="Calibri" w:hAnsi="Calibri"/>
                <w:sz w:val="18"/>
                <w:szCs w:val="18"/>
              </w:rPr>
            </w:pPr>
            <w:r w:rsidRPr="00F607F1">
              <w:rPr>
                <w:rFonts w:ascii="Calibri" w:hAnsi="Calibri"/>
                <w:sz w:val="18"/>
                <w:szCs w:val="18"/>
              </w:rPr>
              <w:t>elseif parent is not CF1R-ALT-02 doc type, then user input the integer value</w:t>
            </w:r>
            <w:r w:rsidR="003A543D" w:rsidRPr="00F607F1">
              <w:rPr>
                <w:rFonts w:ascii="Calibri" w:hAnsi="Calibri"/>
                <w:sz w:val="18"/>
                <w:szCs w:val="18"/>
              </w:rPr>
              <w:t>&gt;&gt;</w:t>
            </w:r>
          </w:p>
        </w:tc>
      </w:tr>
      <w:tr w:rsidR="000F413D" w:rsidRPr="00F607F1" w14:paraId="1F9B96B0" w14:textId="77777777" w:rsidTr="00EF0CAF">
        <w:trPr>
          <w:cantSplit/>
          <w:trHeight w:val="1178"/>
        </w:trPr>
        <w:tc>
          <w:tcPr>
            <w:tcW w:w="103" w:type="pct"/>
            <w:tcMar>
              <w:left w:w="29" w:type="dxa"/>
              <w:right w:w="29" w:type="dxa"/>
            </w:tcMar>
            <w:vAlign w:val="center"/>
          </w:tcPr>
          <w:p w14:paraId="1F9B96A6" w14:textId="39A2AA45"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t>05</w:t>
            </w:r>
          </w:p>
        </w:tc>
        <w:tc>
          <w:tcPr>
            <w:tcW w:w="1107" w:type="pct"/>
            <w:vAlign w:val="center"/>
          </w:tcPr>
          <w:p w14:paraId="1F9B96A7" w14:textId="77777777" w:rsidR="000F413D" w:rsidRPr="00F607F1" w:rsidRDefault="000F413D" w:rsidP="0035199F">
            <w:pPr>
              <w:rPr>
                <w:rFonts w:ascii="Calibri" w:hAnsi="Calibri"/>
                <w:sz w:val="18"/>
                <w:szCs w:val="18"/>
              </w:rPr>
            </w:pPr>
            <w:r w:rsidRPr="00F607F1">
              <w:rPr>
                <w:rFonts w:ascii="Calibri" w:hAnsi="Calibri"/>
                <w:sz w:val="18"/>
                <w:szCs w:val="18"/>
              </w:rPr>
              <w:t>Certificate of Compliance Type</w:t>
            </w:r>
          </w:p>
        </w:tc>
        <w:tc>
          <w:tcPr>
            <w:tcW w:w="1261" w:type="pct"/>
            <w:vAlign w:val="center"/>
          </w:tcPr>
          <w:p w14:paraId="1F9B96A8" w14:textId="77777777" w:rsidR="000F413D" w:rsidRPr="00F607F1" w:rsidRDefault="00A37C65" w:rsidP="00281F61">
            <w:pPr>
              <w:spacing w:after="60"/>
              <w:rPr>
                <w:rFonts w:ascii="Calibri" w:hAnsi="Calibri"/>
                <w:sz w:val="18"/>
                <w:szCs w:val="18"/>
              </w:rPr>
            </w:pPr>
            <w:r w:rsidRPr="00F607F1">
              <w:rPr>
                <w:rFonts w:ascii="Calibri" w:hAnsi="Calibri"/>
                <w:sz w:val="18"/>
                <w:szCs w:val="18"/>
              </w:rPr>
              <w:t xml:space="preserve">&lt;&lt; reference document type property from CF1R:  allowed values: </w:t>
            </w:r>
            <w:r w:rsidRPr="00F607F1">
              <w:rPr>
                <w:rFonts w:ascii="Calibri" w:hAnsi="Calibri"/>
                <w:sz w:val="18"/>
                <w:szCs w:val="18"/>
                <w:u w:val="single"/>
              </w:rPr>
              <w:t>performance (CF1R-PRF)</w:t>
            </w:r>
            <w:r w:rsidRPr="00F607F1">
              <w:rPr>
                <w:rFonts w:ascii="Calibri" w:hAnsi="Calibri"/>
                <w:sz w:val="18"/>
                <w:szCs w:val="18"/>
              </w:rPr>
              <w:t xml:space="preserve">; or </w:t>
            </w:r>
            <w:r w:rsidRPr="00F607F1">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F607F1" w:rsidRDefault="000F413D" w:rsidP="00BA02F4">
            <w:pPr>
              <w:spacing w:after="60"/>
              <w:jc w:val="center"/>
              <w:rPr>
                <w:rFonts w:ascii="Calibri" w:hAnsi="Calibri"/>
                <w:sz w:val="18"/>
                <w:szCs w:val="18"/>
              </w:rPr>
            </w:pPr>
            <w:r w:rsidRPr="00F607F1">
              <w:rPr>
                <w:rFonts w:ascii="Calibri" w:hAnsi="Calibri"/>
                <w:sz w:val="18"/>
                <w:szCs w:val="18"/>
              </w:rPr>
              <w:t>06</w:t>
            </w:r>
          </w:p>
        </w:tc>
        <w:tc>
          <w:tcPr>
            <w:tcW w:w="1260" w:type="pct"/>
            <w:vAlign w:val="center"/>
          </w:tcPr>
          <w:p w14:paraId="1F9B96AA" w14:textId="4A86A6DD" w:rsidR="000F413D" w:rsidRPr="00F607F1" w:rsidRDefault="00E51034" w:rsidP="0035199F">
            <w:pPr>
              <w:spacing w:after="60"/>
              <w:rPr>
                <w:rFonts w:ascii="Calibri" w:hAnsi="Calibri"/>
                <w:sz w:val="18"/>
                <w:szCs w:val="18"/>
              </w:rPr>
            </w:pPr>
            <w:r w:rsidRPr="00F607F1">
              <w:rPr>
                <w:rFonts w:ascii="Calibri" w:hAnsi="Calibri"/>
                <w:sz w:val="18"/>
                <w:szCs w:val="18"/>
              </w:rPr>
              <w:t>M</w:t>
            </w:r>
            <w:r w:rsidR="000F413D" w:rsidRPr="00F607F1">
              <w:rPr>
                <w:rFonts w:ascii="Calibri" w:hAnsi="Calibri"/>
                <w:sz w:val="18"/>
                <w:szCs w:val="18"/>
              </w:rPr>
              <w:t>ethod used to calculate HVAC loads</w:t>
            </w:r>
            <w:r w:rsidRPr="00F607F1">
              <w:rPr>
                <w:rFonts w:ascii="Calibri" w:hAnsi="Calibri"/>
                <w:sz w:val="18"/>
                <w:szCs w:val="18"/>
              </w:rPr>
              <w:t xml:space="preserve"> (See Section 150.0(h).)</w:t>
            </w:r>
          </w:p>
        </w:tc>
        <w:tc>
          <w:tcPr>
            <w:tcW w:w="1177" w:type="pct"/>
            <w:vAlign w:val="center"/>
          </w:tcPr>
          <w:p w14:paraId="1F9B96AB"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 xml:space="preserve">&lt;&lt;user select from list: </w:t>
            </w:r>
          </w:p>
          <w:p w14:paraId="1F9B96AC"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 xml:space="preserve">*ASHRAE Handbook;  </w:t>
            </w:r>
          </w:p>
          <w:p w14:paraId="1F9B96AD"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*SMACNA Residential Comfort System Installation Standards Manual;</w:t>
            </w:r>
          </w:p>
          <w:p w14:paraId="1F9B96AE"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*ACCA Manual J</w:t>
            </w:r>
          </w:p>
          <w:p w14:paraId="1F9B96AF" w14:textId="77777777" w:rsidR="000F413D" w:rsidRPr="00F607F1" w:rsidRDefault="003A543D" w:rsidP="003A543D">
            <w:pPr>
              <w:rPr>
                <w:rFonts w:ascii="Calibri" w:hAnsi="Calibri"/>
                <w:sz w:val="18"/>
                <w:szCs w:val="18"/>
              </w:rPr>
            </w:pPr>
            <w:r w:rsidRPr="00F607F1">
              <w:rPr>
                <w:rFonts w:asciiTheme="minorHAnsi" w:hAnsiTheme="minorHAnsi"/>
                <w:sz w:val="18"/>
                <w:szCs w:val="18"/>
              </w:rPr>
              <w:t>*n/a equipment changeout, like-for-like&gt;&gt;</w:t>
            </w:r>
          </w:p>
        </w:tc>
      </w:tr>
      <w:tr w:rsidR="000F413D" w:rsidRPr="00F607F1" w14:paraId="1F9B96B7" w14:textId="77777777" w:rsidTr="00EF0CAF">
        <w:trPr>
          <w:cantSplit/>
          <w:trHeight w:val="445"/>
        </w:trPr>
        <w:tc>
          <w:tcPr>
            <w:tcW w:w="103" w:type="pct"/>
            <w:tcMar>
              <w:left w:w="29" w:type="dxa"/>
              <w:right w:w="29" w:type="dxa"/>
            </w:tcMar>
            <w:vAlign w:val="center"/>
          </w:tcPr>
          <w:p w14:paraId="1F9B96B1" w14:textId="77777777"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t>07</w:t>
            </w:r>
          </w:p>
        </w:tc>
        <w:tc>
          <w:tcPr>
            <w:tcW w:w="1107" w:type="pct"/>
            <w:vAlign w:val="center"/>
          </w:tcPr>
          <w:p w14:paraId="1F9B96B2" w14:textId="27076397" w:rsidR="000F413D" w:rsidRPr="00F607F1" w:rsidRDefault="000F413D" w:rsidP="0035199F">
            <w:pPr>
              <w:spacing w:after="60"/>
              <w:rPr>
                <w:rFonts w:ascii="Calibri" w:hAnsi="Calibri"/>
                <w:sz w:val="18"/>
                <w:szCs w:val="18"/>
              </w:rPr>
            </w:pPr>
            <w:r w:rsidRPr="00F607F1">
              <w:rPr>
                <w:rFonts w:ascii="Calibri" w:hAnsi="Calibri"/>
                <w:sz w:val="18"/>
                <w:szCs w:val="18"/>
              </w:rPr>
              <w:t xml:space="preserve">Calculated </w:t>
            </w:r>
            <w:r w:rsidR="00A37C65" w:rsidRPr="00F607F1">
              <w:rPr>
                <w:rFonts w:ascii="Calibri" w:hAnsi="Calibri"/>
                <w:sz w:val="18"/>
                <w:szCs w:val="18"/>
              </w:rPr>
              <w:t xml:space="preserve">Dwelling Unit </w:t>
            </w:r>
            <w:r w:rsidRPr="00F607F1">
              <w:rPr>
                <w:rFonts w:ascii="Calibri" w:hAnsi="Calibri"/>
                <w:sz w:val="18"/>
                <w:szCs w:val="18"/>
              </w:rPr>
              <w:t>Sensible Cooling Load (</w:t>
            </w:r>
            <w:r w:rsidR="0080645E" w:rsidRPr="00F607F1">
              <w:rPr>
                <w:rFonts w:ascii="Calibri" w:hAnsi="Calibri"/>
                <w:sz w:val="18"/>
                <w:szCs w:val="18"/>
              </w:rPr>
              <w:t>Btu/h</w:t>
            </w:r>
            <w:r w:rsidRPr="00F607F1">
              <w:rPr>
                <w:rFonts w:ascii="Calibri" w:hAnsi="Calibri"/>
                <w:sz w:val="18"/>
                <w:szCs w:val="18"/>
              </w:rPr>
              <w:t>)</w:t>
            </w:r>
          </w:p>
        </w:tc>
        <w:tc>
          <w:tcPr>
            <w:tcW w:w="1261" w:type="pct"/>
            <w:vAlign w:val="center"/>
          </w:tcPr>
          <w:p w14:paraId="1F9B96B3" w14:textId="77777777" w:rsidR="000F413D" w:rsidRPr="00F607F1" w:rsidRDefault="000F413D" w:rsidP="00E13992">
            <w:pPr>
              <w:spacing w:after="60"/>
              <w:rPr>
                <w:rFonts w:ascii="Calibri" w:hAnsi="Calibri"/>
                <w:sz w:val="18"/>
                <w:szCs w:val="18"/>
              </w:rPr>
            </w:pPr>
            <w:r w:rsidRPr="00F607F1">
              <w:rPr>
                <w:rFonts w:ascii="Calibri" w:hAnsi="Calibri"/>
                <w:sz w:val="18"/>
                <w:szCs w:val="18"/>
              </w:rPr>
              <w:t>&lt;&lt;user entry: numeric:  xxxxx</w:t>
            </w:r>
            <w:r w:rsidR="00E13992" w:rsidRPr="00F607F1">
              <w:rPr>
                <w:rFonts w:ascii="Calibri" w:hAnsi="Calibri"/>
                <w:sz w:val="18"/>
                <w:szCs w:val="18"/>
              </w:rPr>
              <w:t xml:space="preserve"> (allow n/a entry if "</w:t>
            </w:r>
            <w:r w:rsidR="00E13992" w:rsidRPr="00F607F1">
              <w:rPr>
                <w:rFonts w:asciiTheme="minorHAnsi" w:hAnsiTheme="minorHAnsi"/>
                <w:sz w:val="18"/>
                <w:szCs w:val="18"/>
              </w:rPr>
              <w:t>n/a equipment changeout, like-for-like" is selected in A06)</w:t>
            </w:r>
            <w:r w:rsidR="00E13992" w:rsidRPr="00F607F1">
              <w:rPr>
                <w:rFonts w:ascii="Calibri" w:hAnsi="Calibri"/>
                <w:sz w:val="18"/>
                <w:szCs w:val="18"/>
              </w:rPr>
              <w:t xml:space="preserve"> </w:t>
            </w:r>
            <w:r w:rsidRPr="00F607F1">
              <w:rPr>
                <w:rFonts w:ascii="Calibri" w:hAnsi="Calibri"/>
                <w:sz w:val="18"/>
                <w:szCs w:val="18"/>
              </w:rPr>
              <w:t>&gt;&gt;</w:t>
            </w:r>
          </w:p>
        </w:tc>
        <w:tc>
          <w:tcPr>
            <w:tcW w:w="92" w:type="pct"/>
            <w:tcMar>
              <w:left w:w="29" w:type="dxa"/>
              <w:right w:w="29" w:type="dxa"/>
            </w:tcMar>
            <w:vAlign w:val="center"/>
          </w:tcPr>
          <w:p w14:paraId="1F9B96B4" w14:textId="77777777" w:rsidR="000F413D" w:rsidRPr="00F607F1" w:rsidRDefault="000F413D" w:rsidP="00BA02F4">
            <w:pPr>
              <w:spacing w:after="60"/>
              <w:jc w:val="center"/>
              <w:rPr>
                <w:rFonts w:ascii="Calibri" w:hAnsi="Calibri"/>
                <w:sz w:val="18"/>
                <w:szCs w:val="18"/>
              </w:rPr>
            </w:pPr>
            <w:r w:rsidRPr="00F607F1">
              <w:rPr>
                <w:rFonts w:ascii="Calibri" w:hAnsi="Calibri"/>
                <w:sz w:val="18"/>
                <w:szCs w:val="18"/>
              </w:rPr>
              <w:t>08</w:t>
            </w:r>
          </w:p>
        </w:tc>
        <w:tc>
          <w:tcPr>
            <w:tcW w:w="1260" w:type="pct"/>
            <w:vAlign w:val="center"/>
          </w:tcPr>
          <w:p w14:paraId="1F9B96B5" w14:textId="72C3A462" w:rsidR="000F413D" w:rsidRPr="00F607F1" w:rsidRDefault="000F413D" w:rsidP="0035199F">
            <w:pPr>
              <w:spacing w:after="60"/>
              <w:rPr>
                <w:rFonts w:ascii="Calibri" w:hAnsi="Calibri"/>
                <w:sz w:val="18"/>
                <w:szCs w:val="18"/>
              </w:rPr>
            </w:pPr>
            <w:r w:rsidRPr="00F607F1">
              <w:rPr>
                <w:rFonts w:ascii="Calibri" w:hAnsi="Calibri"/>
                <w:sz w:val="18"/>
                <w:szCs w:val="18"/>
              </w:rPr>
              <w:t xml:space="preserve">Calculated </w:t>
            </w:r>
            <w:r w:rsidR="00265AD4" w:rsidRPr="00F607F1">
              <w:rPr>
                <w:rFonts w:ascii="Calibri" w:hAnsi="Calibri"/>
                <w:sz w:val="18"/>
                <w:szCs w:val="18"/>
              </w:rPr>
              <w:t xml:space="preserve">Dwelling Unit </w:t>
            </w:r>
            <w:r w:rsidRPr="00F607F1">
              <w:rPr>
                <w:rFonts w:ascii="Calibri" w:hAnsi="Calibri"/>
                <w:sz w:val="18"/>
                <w:szCs w:val="18"/>
              </w:rPr>
              <w:t>Heating Load (</w:t>
            </w:r>
            <w:r w:rsidR="0080645E" w:rsidRPr="00F607F1">
              <w:rPr>
                <w:rFonts w:ascii="Calibri" w:hAnsi="Calibri"/>
                <w:sz w:val="18"/>
                <w:szCs w:val="18"/>
              </w:rPr>
              <w:t>Btu/h</w:t>
            </w:r>
            <w:r w:rsidRPr="00F607F1">
              <w:rPr>
                <w:rFonts w:ascii="Calibri" w:hAnsi="Calibri"/>
                <w:sz w:val="18"/>
                <w:szCs w:val="18"/>
              </w:rPr>
              <w:t>)</w:t>
            </w:r>
          </w:p>
        </w:tc>
        <w:tc>
          <w:tcPr>
            <w:tcW w:w="1177" w:type="pct"/>
            <w:vAlign w:val="center"/>
          </w:tcPr>
          <w:p w14:paraId="1F9B96B6" w14:textId="77777777" w:rsidR="000F413D" w:rsidRPr="00F607F1" w:rsidRDefault="000F413D" w:rsidP="00E13992">
            <w:pPr>
              <w:spacing w:after="60"/>
              <w:rPr>
                <w:rFonts w:ascii="Calibri" w:hAnsi="Calibri"/>
                <w:sz w:val="18"/>
                <w:szCs w:val="18"/>
              </w:rPr>
            </w:pPr>
            <w:r w:rsidRPr="00F607F1">
              <w:rPr>
                <w:rFonts w:ascii="Calibri" w:hAnsi="Calibri"/>
                <w:sz w:val="18"/>
                <w:szCs w:val="18"/>
              </w:rPr>
              <w:t>&lt;&lt;user entry: numeric:  xxxxx</w:t>
            </w:r>
            <w:r w:rsidR="00E13992" w:rsidRPr="00F607F1">
              <w:rPr>
                <w:rFonts w:ascii="Calibri" w:hAnsi="Calibri"/>
                <w:sz w:val="18"/>
                <w:szCs w:val="18"/>
              </w:rPr>
              <w:t xml:space="preserve"> (allow n/a entry if "</w:t>
            </w:r>
            <w:r w:rsidR="00E13992" w:rsidRPr="00F607F1">
              <w:rPr>
                <w:rFonts w:asciiTheme="minorHAnsi" w:hAnsiTheme="minorHAnsi"/>
                <w:sz w:val="18"/>
                <w:szCs w:val="18"/>
              </w:rPr>
              <w:t>n/a equipment changeout, like-for-like" is selected in A06)</w:t>
            </w:r>
            <w:r w:rsidR="00E13992" w:rsidRPr="00F607F1">
              <w:rPr>
                <w:rFonts w:ascii="Calibri" w:hAnsi="Calibri"/>
                <w:sz w:val="18"/>
                <w:szCs w:val="18"/>
              </w:rPr>
              <w:t xml:space="preserve"> </w:t>
            </w:r>
            <w:r w:rsidRPr="00F607F1">
              <w:rPr>
                <w:rFonts w:ascii="Calibri" w:hAnsi="Calibri"/>
                <w:sz w:val="18"/>
                <w:szCs w:val="18"/>
              </w:rPr>
              <w:t>&gt;&gt;</w:t>
            </w:r>
          </w:p>
        </w:tc>
      </w:tr>
      <w:tr w:rsidR="000F413D" w:rsidRPr="00F607F1" w14:paraId="1F9B96C5" w14:textId="77777777" w:rsidTr="00EF0CAF">
        <w:trPr>
          <w:cantSplit/>
          <w:trHeight w:val="445"/>
        </w:trPr>
        <w:tc>
          <w:tcPr>
            <w:tcW w:w="103" w:type="pct"/>
            <w:tcMar>
              <w:left w:w="29" w:type="dxa"/>
              <w:right w:w="29" w:type="dxa"/>
            </w:tcMar>
            <w:vAlign w:val="center"/>
          </w:tcPr>
          <w:p w14:paraId="1F9B96B8" w14:textId="77777777"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lastRenderedPageBreak/>
              <w:t>09</w:t>
            </w:r>
          </w:p>
        </w:tc>
        <w:tc>
          <w:tcPr>
            <w:tcW w:w="1107" w:type="pct"/>
            <w:vAlign w:val="center"/>
          </w:tcPr>
          <w:p w14:paraId="1F9B96B9" w14:textId="4564D7C7" w:rsidR="000F413D" w:rsidRPr="00F607F1" w:rsidRDefault="00990CE6" w:rsidP="00281F61">
            <w:pPr>
              <w:rPr>
                <w:rFonts w:ascii="Calibri" w:hAnsi="Calibri"/>
                <w:sz w:val="18"/>
                <w:szCs w:val="18"/>
              </w:rPr>
            </w:pPr>
            <w:r w:rsidRPr="00F607F1">
              <w:rPr>
                <w:rFonts w:ascii="Calibri" w:hAnsi="Calibri"/>
                <w:sz w:val="18"/>
                <w:szCs w:val="18"/>
              </w:rPr>
              <w:t>Dwelling Unit Number of Bedrooms</w:t>
            </w:r>
          </w:p>
        </w:tc>
        <w:tc>
          <w:tcPr>
            <w:tcW w:w="1261" w:type="pct"/>
            <w:vAlign w:val="center"/>
          </w:tcPr>
          <w:p w14:paraId="48B6D631" w14:textId="69EB5A8F" w:rsidR="000F413D" w:rsidRPr="00F607F1" w:rsidRDefault="00990CE6" w:rsidP="00281F61">
            <w:pPr>
              <w:spacing w:after="60"/>
              <w:rPr>
                <w:rFonts w:ascii="Calibri" w:hAnsi="Calibri"/>
                <w:sz w:val="18"/>
                <w:szCs w:val="18"/>
              </w:rPr>
            </w:pPr>
            <w:r w:rsidRPr="00F607F1">
              <w:rPr>
                <w:rFonts w:ascii="Calibri" w:hAnsi="Calibri"/>
                <w:sz w:val="18"/>
                <w:szCs w:val="18"/>
              </w:rPr>
              <w:t>&lt;&lt;&lt;&lt;calculated field:</w:t>
            </w:r>
            <w:r w:rsidRPr="00F607F1">
              <w:t xml:space="preserve"> </w:t>
            </w:r>
            <w:r w:rsidRPr="00F607F1">
              <w:rPr>
                <w:rFonts w:ascii="Calibri" w:hAnsi="Calibri"/>
                <w:sz w:val="18"/>
                <w:szCs w:val="18"/>
              </w:rPr>
              <w:t>integer xx:</w:t>
            </w:r>
          </w:p>
          <w:p w14:paraId="2D811125" w14:textId="77777777" w:rsidR="006663D9" w:rsidRPr="00F607F1" w:rsidRDefault="00990CE6" w:rsidP="00990CE6">
            <w:pPr>
              <w:spacing w:after="60"/>
              <w:rPr>
                <w:rFonts w:ascii="Calibri" w:hAnsi="Calibri"/>
                <w:sz w:val="18"/>
                <w:szCs w:val="18"/>
              </w:rPr>
            </w:pPr>
            <w:r w:rsidRPr="00F607F1">
              <w:rPr>
                <w:rFonts w:ascii="Calibri" w:hAnsi="Calibri"/>
                <w:sz w:val="18"/>
                <w:szCs w:val="18"/>
              </w:rPr>
              <w:t>if CertComplianceType=performance, then use as default the value referenced from CF1R-PRF or allow user to override the default and input a new value</w:t>
            </w:r>
            <w:r w:rsidR="007F213C" w:rsidRPr="00F607F1">
              <w:rPr>
                <w:rFonts w:ascii="Calibri" w:hAnsi="Calibri"/>
                <w:sz w:val="18"/>
                <w:szCs w:val="18"/>
              </w:rPr>
              <w:t xml:space="preserve"> </w:t>
            </w:r>
            <w:r w:rsidR="006663D9" w:rsidRPr="00F607F1">
              <w:rPr>
                <w:rFonts w:ascii="Calibri" w:hAnsi="Calibri"/>
                <w:sz w:val="18"/>
                <w:szCs w:val="18"/>
              </w:rPr>
              <w:t>constrained to be</w:t>
            </w:r>
            <w:r w:rsidR="007F213C" w:rsidRPr="00F607F1">
              <w:rPr>
                <w:rFonts w:ascii="Calibri" w:hAnsi="Calibri"/>
                <w:sz w:val="18"/>
                <w:szCs w:val="18"/>
              </w:rPr>
              <w:t xml:space="preserve"> greater than or equal to the default value from the CF1R-PRF</w:t>
            </w:r>
            <w:r w:rsidRPr="00F607F1">
              <w:rPr>
                <w:rFonts w:ascii="Calibri" w:hAnsi="Calibri"/>
                <w:sz w:val="18"/>
                <w:szCs w:val="18"/>
              </w:rPr>
              <w:t>;</w:t>
            </w:r>
          </w:p>
          <w:p w14:paraId="1B1689E6" w14:textId="410D3C5F" w:rsidR="00990CE6" w:rsidRPr="00F607F1" w:rsidRDefault="00990CE6" w:rsidP="00990CE6">
            <w:pPr>
              <w:spacing w:after="60"/>
              <w:rPr>
                <w:rFonts w:ascii="Calibri" w:hAnsi="Calibri"/>
                <w:sz w:val="18"/>
                <w:szCs w:val="18"/>
              </w:rPr>
            </w:pPr>
            <w:r w:rsidRPr="00F607F1">
              <w:rPr>
                <w:rFonts w:ascii="Calibri" w:hAnsi="Calibri"/>
                <w:sz w:val="18"/>
                <w:szCs w:val="18"/>
              </w:rPr>
              <w:t>flag non-default values and report in project status notes field;</w:t>
            </w:r>
          </w:p>
          <w:p w14:paraId="1EAD7C20" w14:textId="1A7633A3" w:rsidR="00990CE6" w:rsidRPr="00F607F1" w:rsidRDefault="00990CE6" w:rsidP="00990CE6">
            <w:pPr>
              <w:spacing w:after="60"/>
              <w:rPr>
                <w:rFonts w:ascii="Calibri" w:hAnsi="Calibri"/>
                <w:sz w:val="18"/>
                <w:szCs w:val="18"/>
              </w:rPr>
            </w:pPr>
            <w:r w:rsidRPr="00F607F1">
              <w:rPr>
                <w:rFonts w:ascii="Calibri" w:hAnsi="Calibri"/>
                <w:sz w:val="18"/>
                <w:szCs w:val="18"/>
              </w:rPr>
              <w:t>elseif parent is not CF1R-PRF doc type, t</w:t>
            </w:r>
            <w:r w:rsidR="00FE241B" w:rsidRPr="00F607F1">
              <w:rPr>
                <w:rFonts w:ascii="Calibri" w:hAnsi="Calibri"/>
                <w:sz w:val="18"/>
                <w:szCs w:val="18"/>
              </w:rPr>
              <w:t>hen user input the integer value xx&gt;&gt;</w:t>
            </w:r>
          </w:p>
          <w:p w14:paraId="1F9B96C1" w14:textId="5E8E9315" w:rsidR="00990CE6" w:rsidRPr="00F607F1"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F607F1" w:rsidRDefault="0067132E" w:rsidP="00BA02F4">
            <w:pPr>
              <w:spacing w:after="60"/>
              <w:jc w:val="center"/>
              <w:rPr>
                <w:rFonts w:ascii="Calibri" w:hAnsi="Calibri"/>
                <w:sz w:val="18"/>
                <w:szCs w:val="18"/>
              </w:rPr>
            </w:pPr>
            <w:r w:rsidRPr="00F607F1">
              <w:rPr>
                <w:rFonts w:ascii="Calibri" w:hAnsi="Calibri"/>
                <w:sz w:val="18"/>
                <w:szCs w:val="18"/>
              </w:rPr>
              <w:t>10</w:t>
            </w:r>
          </w:p>
        </w:tc>
        <w:tc>
          <w:tcPr>
            <w:tcW w:w="1260" w:type="pct"/>
            <w:vAlign w:val="center"/>
          </w:tcPr>
          <w:p w14:paraId="1F9B96C3" w14:textId="4BD5C84E" w:rsidR="000F413D" w:rsidRPr="00F607F1" w:rsidRDefault="00990CE6" w:rsidP="0035199F">
            <w:pPr>
              <w:spacing w:after="60"/>
              <w:rPr>
                <w:rFonts w:ascii="Calibri" w:hAnsi="Calibri"/>
                <w:sz w:val="18"/>
                <w:szCs w:val="18"/>
              </w:rPr>
            </w:pPr>
            <w:r w:rsidRPr="00F607F1">
              <w:rPr>
                <w:rFonts w:ascii="Calibri" w:hAnsi="Calibri"/>
                <w:sz w:val="18"/>
                <w:szCs w:val="18"/>
              </w:rPr>
              <w:t>Determination of Mech01 type (this field not visible to user)</w:t>
            </w:r>
          </w:p>
        </w:tc>
        <w:tc>
          <w:tcPr>
            <w:tcW w:w="1177" w:type="pct"/>
            <w:vAlign w:val="center"/>
          </w:tcPr>
          <w:p w14:paraId="184D2201" w14:textId="77777777" w:rsidR="00990CE6" w:rsidRPr="00F607F1" w:rsidRDefault="00990CE6" w:rsidP="00990CE6">
            <w:pPr>
              <w:rPr>
                <w:rFonts w:ascii="Calibri" w:hAnsi="Calibri"/>
                <w:sz w:val="18"/>
                <w:szCs w:val="18"/>
              </w:rPr>
            </w:pPr>
            <w:r w:rsidRPr="00F607F1">
              <w:rPr>
                <w:rFonts w:ascii="Calibri" w:hAnsi="Calibri"/>
                <w:sz w:val="18"/>
                <w:szCs w:val="18"/>
              </w:rPr>
              <w:t>&lt;&lt;calculated field:</w:t>
            </w:r>
          </w:p>
          <w:p w14:paraId="75EDD1C4" w14:textId="2127D71C" w:rsidR="00B070C0" w:rsidRPr="00F607F1" w:rsidRDefault="00B070C0" w:rsidP="00B070C0">
            <w:pPr>
              <w:rPr>
                <w:rFonts w:ascii="Calibri" w:hAnsi="Calibri"/>
                <w:sz w:val="18"/>
                <w:szCs w:val="18"/>
              </w:rPr>
            </w:pPr>
            <w:r w:rsidRPr="00F607F1">
              <w:rPr>
                <w:rFonts w:ascii="Calibri" w:hAnsi="Calibri"/>
                <w:sz w:val="18"/>
                <w:szCs w:val="18"/>
              </w:rPr>
              <w:t>if</w:t>
            </w:r>
            <w:r w:rsidR="00AD09C6" w:rsidRPr="00F607F1">
              <w:rPr>
                <w:rFonts w:ascii="Calibri" w:hAnsi="Calibri"/>
                <w:sz w:val="18"/>
                <w:szCs w:val="18"/>
              </w:rPr>
              <w:t>1</w:t>
            </w:r>
            <w:r w:rsidRPr="00F607F1">
              <w:rPr>
                <w:rFonts w:ascii="Calibri" w:hAnsi="Calibri"/>
                <w:sz w:val="18"/>
                <w:szCs w:val="18"/>
              </w:rPr>
              <w:t xml:space="preserve"> CertComplianceType=performance, then</w:t>
            </w:r>
          </w:p>
          <w:p w14:paraId="3F9530FB" w14:textId="1074049F" w:rsidR="00B070C0" w:rsidRPr="00F607F1" w:rsidRDefault="00B070C0" w:rsidP="00B070C0">
            <w:pPr>
              <w:rPr>
                <w:rFonts w:ascii="Calibri" w:hAnsi="Calibri"/>
                <w:sz w:val="18"/>
                <w:szCs w:val="18"/>
              </w:rPr>
            </w:pPr>
            <w:r w:rsidRPr="00F607F1">
              <w:rPr>
                <w:rFonts w:ascii="Calibri" w:hAnsi="Calibri"/>
                <w:sz w:val="18"/>
                <w:szCs w:val="18"/>
              </w:rPr>
              <w:t xml:space="preserve">     if</w:t>
            </w:r>
            <w:r w:rsidR="00AD09C6" w:rsidRPr="00F607F1">
              <w:rPr>
                <w:rFonts w:ascii="Calibri" w:hAnsi="Calibri"/>
                <w:sz w:val="18"/>
                <w:szCs w:val="18"/>
              </w:rPr>
              <w:t>2</w:t>
            </w:r>
            <w:r w:rsidRPr="00F607F1">
              <w:rPr>
                <w:rFonts w:ascii="Calibri" w:hAnsi="Calibri"/>
                <w:sz w:val="18"/>
                <w:szCs w:val="18"/>
              </w:rPr>
              <w:t xml:space="preserve"> CF1R-PRF </w:t>
            </w:r>
            <w:r w:rsidR="00E000BF" w:rsidRPr="00F607F1">
              <w:rPr>
                <w:rFonts w:ascii="Calibri" w:hAnsi="Calibri"/>
                <w:sz w:val="18"/>
                <w:szCs w:val="18"/>
              </w:rPr>
              <w:t>Project</w:t>
            </w:r>
            <w:r w:rsidRPr="00F607F1">
              <w:rPr>
                <w:rFonts w:ascii="Calibri" w:hAnsi="Calibri"/>
                <w:sz w:val="18"/>
                <w:szCs w:val="18"/>
              </w:rPr>
              <w:t xml:space="preserve"> Scope=one of the</w:t>
            </w:r>
          </w:p>
          <w:p w14:paraId="5984F2DC" w14:textId="7114C074" w:rsidR="00B070C0" w:rsidRPr="00F607F1" w:rsidRDefault="0044153D" w:rsidP="00B070C0">
            <w:pPr>
              <w:rPr>
                <w:rFonts w:ascii="Calibri" w:hAnsi="Calibri"/>
                <w:sz w:val="18"/>
                <w:szCs w:val="18"/>
              </w:rPr>
            </w:pPr>
            <w:r w:rsidRPr="00F607F1">
              <w:rPr>
                <w:rFonts w:ascii="Calibri" w:hAnsi="Calibri"/>
                <w:sz w:val="18"/>
                <w:szCs w:val="18"/>
              </w:rPr>
              <w:t xml:space="preserve">     following </w:t>
            </w:r>
            <w:r w:rsidR="005C629A" w:rsidRPr="00F607F1">
              <w:rPr>
                <w:rFonts w:ascii="Calibri" w:hAnsi="Calibri"/>
                <w:sz w:val="18"/>
                <w:szCs w:val="18"/>
              </w:rPr>
              <w:t xml:space="preserve">two </w:t>
            </w:r>
            <w:r w:rsidR="00B070C0" w:rsidRPr="00F607F1">
              <w:rPr>
                <w:rFonts w:ascii="Calibri" w:hAnsi="Calibri"/>
                <w:sz w:val="18"/>
                <w:szCs w:val="18"/>
              </w:rPr>
              <w:t>types:</w:t>
            </w:r>
          </w:p>
          <w:p w14:paraId="111CB578" w14:textId="123AD83C" w:rsidR="00B070C0" w:rsidRPr="00F607F1" w:rsidRDefault="00B070C0" w:rsidP="00B070C0">
            <w:pPr>
              <w:rPr>
                <w:rFonts w:ascii="Calibri" w:hAnsi="Calibri"/>
                <w:sz w:val="18"/>
                <w:szCs w:val="18"/>
              </w:rPr>
            </w:pPr>
            <w:r w:rsidRPr="00F607F1">
              <w:rPr>
                <w:rFonts w:ascii="Calibri" w:hAnsi="Calibri"/>
                <w:sz w:val="18"/>
                <w:szCs w:val="18"/>
              </w:rPr>
              <w:t xml:space="preserve">     *</w:t>
            </w:r>
            <w:r w:rsidR="00382625" w:rsidRPr="00F607F1">
              <w:rPr>
                <w:rFonts w:ascii="Calibri" w:hAnsi="Calibri"/>
                <w:sz w:val="18"/>
                <w:szCs w:val="18"/>
              </w:rPr>
              <w:t>*</w:t>
            </w:r>
            <w:r w:rsidRPr="00F607F1">
              <w:rPr>
                <w:rFonts w:ascii="Calibri" w:hAnsi="Calibri"/>
                <w:sz w:val="18"/>
                <w:szCs w:val="18"/>
              </w:rPr>
              <w:t>Addition and/or Alteration</w:t>
            </w:r>
          </w:p>
          <w:p w14:paraId="48ACB94F" w14:textId="768640F2" w:rsidR="00B070C0" w:rsidRPr="00F607F1" w:rsidRDefault="00B070C0" w:rsidP="00B070C0">
            <w:pPr>
              <w:rPr>
                <w:rFonts w:ascii="Calibri" w:hAnsi="Calibri"/>
                <w:sz w:val="18"/>
                <w:szCs w:val="18"/>
              </w:rPr>
            </w:pPr>
            <w:r w:rsidRPr="00F607F1">
              <w:rPr>
                <w:rFonts w:ascii="Calibri" w:hAnsi="Calibri"/>
                <w:sz w:val="18"/>
                <w:szCs w:val="18"/>
              </w:rPr>
              <w:t xml:space="preserve">     *</w:t>
            </w:r>
            <w:r w:rsidR="00382625" w:rsidRPr="00F607F1">
              <w:rPr>
                <w:rFonts w:ascii="Calibri" w:hAnsi="Calibri"/>
                <w:sz w:val="18"/>
                <w:szCs w:val="18"/>
              </w:rPr>
              <w:t>*</w:t>
            </w:r>
            <w:r w:rsidRPr="00F607F1">
              <w:rPr>
                <w:rFonts w:ascii="Calibri" w:hAnsi="Calibri"/>
                <w:sz w:val="18"/>
                <w:szCs w:val="18"/>
              </w:rPr>
              <w:t>Newly Constructed - Addition Alone</w:t>
            </w:r>
          </w:p>
          <w:p w14:paraId="123F88C8" w14:textId="38C9B68A" w:rsidR="00B070C0" w:rsidRPr="00F607F1" w:rsidRDefault="00B070C0" w:rsidP="00B070C0">
            <w:pPr>
              <w:rPr>
                <w:rFonts w:ascii="Calibri" w:hAnsi="Calibri"/>
                <w:sz w:val="18"/>
                <w:szCs w:val="18"/>
              </w:rPr>
            </w:pPr>
            <w:r w:rsidRPr="00F607F1">
              <w:rPr>
                <w:rFonts w:ascii="Calibri" w:hAnsi="Calibri"/>
                <w:sz w:val="18"/>
                <w:szCs w:val="18"/>
              </w:rPr>
              <w:t xml:space="preserve">     </w:t>
            </w:r>
            <w:r w:rsidR="00213E3A" w:rsidRPr="00F607F1">
              <w:rPr>
                <w:rFonts w:ascii="Calibri" w:hAnsi="Calibri"/>
                <w:sz w:val="18"/>
                <w:szCs w:val="18"/>
              </w:rPr>
              <w:t>then display doc variation MCH-01d;</w:t>
            </w:r>
          </w:p>
          <w:p w14:paraId="5832EE2C" w14:textId="58809F49" w:rsidR="0044153D" w:rsidRPr="00F607F1" w:rsidRDefault="0044153D" w:rsidP="00B070C0">
            <w:pPr>
              <w:rPr>
                <w:rFonts w:ascii="Calibri" w:hAnsi="Calibri"/>
                <w:sz w:val="18"/>
                <w:szCs w:val="18"/>
              </w:rPr>
            </w:pPr>
            <w:r w:rsidRPr="00F607F1">
              <w:rPr>
                <w:rFonts w:ascii="Calibri" w:hAnsi="Calibri"/>
                <w:sz w:val="18"/>
                <w:szCs w:val="18"/>
              </w:rPr>
              <w:t xml:space="preserve">     elseif CF1R-PRF </w:t>
            </w:r>
            <w:r w:rsidR="005C629A" w:rsidRPr="00F607F1">
              <w:rPr>
                <w:rFonts w:ascii="Calibri" w:hAnsi="Calibri"/>
                <w:sz w:val="18"/>
                <w:szCs w:val="18"/>
              </w:rPr>
              <w:t xml:space="preserve">Project </w:t>
            </w:r>
            <w:r w:rsidRPr="00F607F1">
              <w:rPr>
                <w:rFonts w:ascii="Calibri" w:hAnsi="Calibri"/>
                <w:sz w:val="18"/>
                <w:szCs w:val="18"/>
              </w:rPr>
              <w:t xml:space="preserve">Scope=Newly </w:t>
            </w:r>
          </w:p>
          <w:p w14:paraId="6433D1E0" w14:textId="77777777" w:rsidR="00B53D00" w:rsidRPr="00F607F1" w:rsidRDefault="0044153D" w:rsidP="00990CE6">
            <w:pPr>
              <w:rPr>
                <w:rFonts w:ascii="Calibri" w:hAnsi="Calibri"/>
                <w:sz w:val="18"/>
                <w:szCs w:val="18"/>
              </w:rPr>
            </w:pPr>
            <w:r w:rsidRPr="00F607F1">
              <w:rPr>
                <w:rFonts w:ascii="Calibri" w:hAnsi="Calibri"/>
                <w:sz w:val="18"/>
                <w:szCs w:val="18"/>
              </w:rPr>
              <w:t xml:space="preserve">     Constructed,</w:t>
            </w:r>
          </w:p>
          <w:p w14:paraId="34DDCE18" w14:textId="330773F0" w:rsidR="00B941F2" w:rsidRPr="00F607F1" w:rsidRDefault="0044153D" w:rsidP="00990CE6">
            <w:pPr>
              <w:rPr>
                <w:rFonts w:ascii="Calibri" w:hAnsi="Calibri"/>
                <w:sz w:val="18"/>
                <w:szCs w:val="18"/>
              </w:rPr>
            </w:pPr>
            <w:r w:rsidRPr="00F607F1">
              <w:rPr>
                <w:rFonts w:ascii="Calibri" w:hAnsi="Calibri"/>
                <w:sz w:val="18"/>
                <w:szCs w:val="18"/>
              </w:rPr>
              <w:t xml:space="preserve">     </w:t>
            </w:r>
            <w:r w:rsidR="00990CE6" w:rsidRPr="00F607F1">
              <w:rPr>
                <w:rFonts w:ascii="Calibri" w:hAnsi="Calibri"/>
                <w:sz w:val="18"/>
                <w:szCs w:val="18"/>
              </w:rPr>
              <w:t>then display doc variation MECH01a</w:t>
            </w:r>
            <w:r w:rsidR="00B941F2" w:rsidRPr="00F607F1">
              <w:rPr>
                <w:rFonts w:ascii="Calibri" w:hAnsi="Calibri"/>
                <w:sz w:val="18"/>
                <w:szCs w:val="18"/>
              </w:rPr>
              <w:t xml:space="preserve"> </w:t>
            </w:r>
          </w:p>
          <w:p w14:paraId="3CD703D8" w14:textId="43B62A8F" w:rsidR="00990CE6" w:rsidRPr="00F607F1" w:rsidRDefault="00B941F2" w:rsidP="00990CE6">
            <w:pPr>
              <w:rPr>
                <w:rFonts w:ascii="Calibri" w:hAnsi="Calibri"/>
                <w:sz w:val="18"/>
                <w:szCs w:val="18"/>
              </w:rPr>
            </w:pPr>
            <w:r w:rsidRPr="00F607F1">
              <w:rPr>
                <w:rFonts w:ascii="Calibri" w:hAnsi="Calibri"/>
                <w:sz w:val="18"/>
                <w:szCs w:val="18"/>
              </w:rPr>
              <w:t xml:space="preserve">      endif2</w:t>
            </w:r>
          </w:p>
          <w:p w14:paraId="1FBB58C0" w14:textId="77777777" w:rsidR="00990CE6" w:rsidRPr="00F607F1" w:rsidRDefault="00990CE6" w:rsidP="00990CE6">
            <w:pPr>
              <w:rPr>
                <w:rFonts w:ascii="Calibri" w:hAnsi="Calibri"/>
                <w:sz w:val="18"/>
                <w:szCs w:val="18"/>
              </w:rPr>
            </w:pPr>
            <w:r w:rsidRPr="00F607F1">
              <w:rPr>
                <w:rFonts w:ascii="Calibri" w:hAnsi="Calibri"/>
                <w:sz w:val="18"/>
                <w:szCs w:val="18"/>
              </w:rPr>
              <w:t>elseif CertComplianceType=</w:t>
            </w:r>
            <w:r w:rsidRPr="00F607F1">
              <w:rPr>
                <w:rFonts w:ascii="Calibri" w:hAnsi="Calibri"/>
                <w:sz w:val="18"/>
                <w:szCs w:val="18"/>
                <w:u w:val="single"/>
              </w:rPr>
              <w:t>prescriptive additions/alterations</w:t>
            </w:r>
            <w:r w:rsidRPr="00F607F1">
              <w:rPr>
                <w:rFonts w:ascii="Calibri" w:hAnsi="Calibri"/>
                <w:sz w:val="18"/>
                <w:szCs w:val="18"/>
              </w:rPr>
              <w:t>,</w:t>
            </w:r>
          </w:p>
          <w:p w14:paraId="71488B13" w14:textId="77777777" w:rsidR="00990CE6" w:rsidRPr="00F607F1" w:rsidRDefault="00990CE6" w:rsidP="00990CE6">
            <w:pPr>
              <w:rPr>
                <w:rFonts w:ascii="Calibri" w:hAnsi="Calibri"/>
                <w:sz w:val="18"/>
                <w:szCs w:val="18"/>
              </w:rPr>
            </w:pPr>
            <w:r w:rsidRPr="00F607F1">
              <w:rPr>
                <w:rFonts w:ascii="Calibri" w:hAnsi="Calibri"/>
                <w:sz w:val="18"/>
                <w:szCs w:val="18"/>
              </w:rPr>
              <w:t>then display doc variation MECH01b,</w:t>
            </w:r>
          </w:p>
          <w:p w14:paraId="070C4321" w14:textId="77777777" w:rsidR="00990CE6" w:rsidRPr="00F607F1" w:rsidRDefault="00990CE6" w:rsidP="00990CE6">
            <w:pPr>
              <w:rPr>
                <w:rFonts w:ascii="Calibri" w:hAnsi="Calibri"/>
                <w:sz w:val="18"/>
                <w:szCs w:val="18"/>
                <w:u w:val="single"/>
              </w:rPr>
            </w:pPr>
            <w:r w:rsidRPr="00F607F1">
              <w:rPr>
                <w:rFonts w:ascii="Calibri" w:hAnsi="Calibri"/>
                <w:sz w:val="18"/>
                <w:szCs w:val="18"/>
              </w:rPr>
              <w:t>elseif CertComplianceType=</w:t>
            </w:r>
            <w:r w:rsidRPr="00F607F1">
              <w:rPr>
                <w:rFonts w:ascii="Calibri" w:hAnsi="Calibri"/>
                <w:sz w:val="18"/>
                <w:szCs w:val="18"/>
                <w:u w:val="single"/>
              </w:rPr>
              <w:t>prescriptive newly constructed,</w:t>
            </w:r>
          </w:p>
          <w:p w14:paraId="7C77F9C3" w14:textId="77777777" w:rsidR="00990CE6" w:rsidRPr="00F607F1" w:rsidRDefault="00990CE6" w:rsidP="00990CE6">
            <w:pPr>
              <w:rPr>
                <w:rFonts w:ascii="Calibri" w:hAnsi="Calibri"/>
                <w:sz w:val="18"/>
                <w:szCs w:val="18"/>
                <w:u w:val="single"/>
              </w:rPr>
            </w:pPr>
            <w:r w:rsidRPr="00F607F1">
              <w:rPr>
                <w:rFonts w:ascii="Calibri" w:hAnsi="Calibri"/>
                <w:sz w:val="18"/>
                <w:szCs w:val="18"/>
              </w:rPr>
              <w:t>then display doc variation MECH01c</w:t>
            </w:r>
          </w:p>
          <w:p w14:paraId="1F9B96C4" w14:textId="66AC4165" w:rsidR="000F413D" w:rsidRPr="00F607F1" w:rsidRDefault="00990CE6" w:rsidP="00990CE6">
            <w:pPr>
              <w:spacing w:after="60"/>
              <w:rPr>
                <w:rFonts w:ascii="Calibri" w:hAnsi="Calibri"/>
                <w:sz w:val="18"/>
                <w:szCs w:val="18"/>
              </w:rPr>
            </w:pPr>
            <w:r w:rsidRPr="00F607F1">
              <w:rPr>
                <w:rFonts w:ascii="Calibri" w:hAnsi="Calibri"/>
                <w:sz w:val="18"/>
                <w:szCs w:val="18"/>
              </w:rPr>
              <w:t xml:space="preserve">(this field not visible to user) </w:t>
            </w:r>
            <w:r w:rsidR="00FE6A33" w:rsidRPr="00F607F1">
              <w:rPr>
                <w:rFonts w:ascii="Calibri" w:hAnsi="Calibri"/>
                <w:sz w:val="18"/>
                <w:szCs w:val="18"/>
              </w:rPr>
              <w:t>endif1</w:t>
            </w:r>
            <w:r w:rsidRPr="00F607F1">
              <w:rPr>
                <w:rFonts w:ascii="Calibri" w:hAnsi="Calibri"/>
                <w:sz w:val="18"/>
                <w:szCs w:val="18"/>
              </w:rPr>
              <w:t>&gt;&gt;</w:t>
            </w:r>
          </w:p>
        </w:tc>
      </w:tr>
    </w:tbl>
    <w:p w14:paraId="1F9B96C6" w14:textId="007F95E5" w:rsidR="000F413D" w:rsidRPr="00F607F1" w:rsidRDefault="000F413D" w:rsidP="008846F4">
      <w:pPr>
        <w:rPr>
          <w:rFonts w:ascii="Calibri" w:hAnsi="Calibri"/>
          <w:sz w:val="18"/>
          <w:szCs w:val="18"/>
        </w:rPr>
      </w:pPr>
    </w:p>
    <w:p w14:paraId="1F9B96C7" w14:textId="77777777" w:rsidR="000F413D" w:rsidRPr="00F607F1"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F607F1" w14:paraId="1F9B96CB" w14:textId="77777777" w:rsidTr="000A23E5">
        <w:tc>
          <w:tcPr>
            <w:tcW w:w="5000" w:type="pct"/>
          </w:tcPr>
          <w:p w14:paraId="1F9B96CA" w14:textId="1CD5C5A9" w:rsidR="003A543D" w:rsidRPr="00F607F1" w:rsidRDefault="000A23E5">
            <w:pPr>
              <w:keepNext/>
              <w:rPr>
                <w:rFonts w:ascii="Calibri" w:hAnsi="Calibri"/>
                <w:b/>
                <w:sz w:val="18"/>
                <w:szCs w:val="18"/>
              </w:rPr>
            </w:pPr>
            <w:r w:rsidRPr="00F607F1">
              <w:rPr>
                <w:rFonts w:ascii="Calibri" w:hAnsi="Calibri"/>
                <w:b/>
                <w:sz w:val="18"/>
                <w:szCs w:val="18"/>
              </w:rPr>
              <w:t>MCH-</w:t>
            </w:r>
            <w:r w:rsidR="00DB0265" w:rsidRPr="00F607F1">
              <w:rPr>
                <w:rFonts w:ascii="Calibri" w:hAnsi="Calibri"/>
                <w:b/>
                <w:sz w:val="18"/>
                <w:szCs w:val="18"/>
              </w:rPr>
              <w:t xml:space="preserve">01d </w:t>
            </w:r>
            <w:r w:rsidR="00D30681" w:rsidRPr="00F607F1">
              <w:rPr>
                <w:rFonts w:ascii="Calibri" w:hAnsi="Calibri"/>
                <w:b/>
                <w:sz w:val="18"/>
                <w:szCs w:val="18"/>
              </w:rPr>
              <w:t>-</w:t>
            </w:r>
            <w:r w:rsidRPr="00F607F1">
              <w:rPr>
                <w:rFonts w:ascii="Calibri" w:hAnsi="Calibri"/>
                <w:b/>
                <w:sz w:val="18"/>
                <w:szCs w:val="18"/>
              </w:rPr>
              <w:t xml:space="preserve"> </w:t>
            </w:r>
            <w:r w:rsidR="0003649D" w:rsidRPr="00F607F1">
              <w:rPr>
                <w:rFonts w:ascii="Calibri" w:hAnsi="Calibri"/>
                <w:b/>
                <w:bCs/>
                <w:sz w:val="18"/>
                <w:szCs w:val="18"/>
              </w:rPr>
              <w:t>Space Conditioning Systems Ducts and Fans</w:t>
            </w:r>
            <w:r w:rsidR="0003649D" w:rsidRPr="00F607F1">
              <w:rPr>
                <w:rFonts w:ascii="Calibri" w:hAnsi="Calibri"/>
                <w:b/>
                <w:sz w:val="18"/>
                <w:szCs w:val="18"/>
              </w:rPr>
              <w:t xml:space="preserve"> - For use with </w:t>
            </w:r>
            <w:r w:rsidRPr="00F607F1">
              <w:rPr>
                <w:rFonts w:ascii="Calibri" w:hAnsi="Calibri"/>
                <w:b/>
                <w:sz w:val="18"/>
                <w:szCs w:val="18"/>
              </w:rPr>
              <w:t>Performance</w:t>
            </w:r>
            <w:r w:rsidR="00DB0265" w:rsidRPr="00F607F1">
              <w:rPr>
                <w:rFonts w:ascii="Calibri" w:hAnsi="Calibri"/>
                <w:b/>
                <w:sz w:val="18"/>
                <w:szCs w:val="18"/>
              </w:rPr>
              <w:t xml:space="preserve"> E+A+A </w:t>
            </w:r>
            <w:r w:rsidR="0003649D" w:rsidRPr="00F607F1">
              <w:rPr>
                <w:rFonts w:ascii="Calibri" w:hAnsi="Calibri"/>
                <w:b/>
                <w:sz w:val="18"/>
                <w:szCs w:val="18"/>
              </w:rPr>
              <w:t xml:space="preserve"> Certificate of Compliance</w:t>
            </w:r>
          </w:p>
        </w:tc>
      </w:tr>
    </w:tbl>
    <w:p w14:paraId="1F9B96CC" w14:textId="77777777" w:rsidR="000F413D" w:rsidRPr="00F607F1" w:rsidRDefault="000F413D" w:rsidP="008846F4">
      <w:pPr>
        <w:rPr>
          <w:rFonts w:ascii="Calibri" w:hAnsi="Calibri"/>
          <w:sz w:val="18"/>
          <w:szCs w:val="18"/>
        </w:rPr>
      </w:pPr>
    </w:p>
    <w:p w14:paraId="1F9B96CD" w14:textId="77777777" w:rsidR="008F2BFE" w:rsidRPr="00F607F1"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3"/>
        <w:gridCol w:w="2050"/>
        <w:gridCol w:w="2050"/>
        <w:gridCol w:w="1013"/>
        <w:gridCol w:w="1013"/>
        <w:gridCol w:w="1013"/>
        <w:gridCol w:w="1013"/>
        <w:gridCol w:w="1013"/>
        <w:gridCol w:w="1013"/>
        <w:gridCol w:w="1013"/>
        <w:gridCol w:w="1160"/>
      </w:tblGrid>
      <w:tr w:rsidR="00CB7B75" w:rsidRPr="00F607F1" w14:paraId="1F9B96D1" w14:textId="77777777" w:rsidTr="00EF0CAF">
        <w:trPr>
          <w:cantSplit/>
          <w:trHeight w:val="670"/>
        </w:trPr>
        <w:tc>
          <w:tcPr>
            <w:tcW w:w="14395" w:type="dxa"/>
            <w:gridSpan w:val="12"/>
          </w:tcPr>
          <w:p w14:paraId="1F9B96CE" w14:textId="5C82C1E0" w:rsidR="00CB7B75" w:rsidRPr="00F607F1" w:rsidRDefault="00CB7B75" w:rsidP="008F2BFE">
            <w:pPr>
              <w:keepNext/>
              <w:rPr>
                <w:rFonts w:ascii="Calibri" w:hAnsi="Calibri"/>
                <w:b/>
                <w:sz w:val="18"/>
                <w:szCs w:val="18"/>
              </w:rPr>
            </w:pPr>
            <w:r w:rsidRPr="00F607F1">
              <w:rPr>
                <w:rFonts w:ascii="Calibri" w:hAnsi="Calibri"/>
                <w:b/>
                <w:sz w:val="18"/>
                <w:szCs w:val="18"/>
              </w:rPr>
              <w:lastRenderedPageBreak/>
              <w:t xml:space="preserve">B. Design Space Conditioning (SC) System Component Specifications from CF1R  </w:t>
            </w:r>
          </w:p>
          <w:p w14:paraId="1F9B96CF" w14:textId="77777777" w:rsidR="00CB7B75" w:rsidRPr="00F607F1" w:rsidRDefault="00CB7B75" w:rsidP="008F2BFE">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p w14:paraId="1F9B96D0" w14:textId="77777777" w:rsidR="00CB7B75" w:rsidRPr="00F607F1" w:rsidRDefault="00CB7B75" w:rsidP="00441DA5">
            <w:pPr>
              <w:keepNext/>
              <w:rPr>
                <w:rFonts w:ascii="Calibri" w:hAnsi="Calibri"/>
                <w:sz w:val="18"/>
                <w:szCs w:val="18"/>
              </w:rPr>
            </w:pPr>
            <w:r w:rsidRPr="00F607F1">
              <w:rPr>
                <w:rFonts w:ascii="Calibri" w:hAnsi="Calibri"/>
                <w:sz w:val="18"/>
                <w:szCs w:val="18"/>
              </w:rPr>
              <w:t>&lt;&lt;require one row of data for each SC System identified on the CF1R report that is applicable to this dwelling unit;  do not allow user to overwrite these referenced data &gt;&gt;</w:t>
            </w:r>
          </w:p>
        </w:tc>
      </w:tr>
      <w:tr w:rsidR="006417A1" w:rsidRPr="00F607F1" w14:paraId="1F9B96DE" w14:textId="5A3E7C38" w:rsidTr="00EF0CAF">
        <w:trPr>
          <w:cantSplit/>
          <w:trHeight w:val="218"/>
        </w:trPr>
        <w:tc>
          <w:tcPr>
            <w:tcW w:w="1021" w:type="dxa"/>
            <w:vAlign w:val="center"/>
          </w:tcPr>
          <w:p w14:paraId="1F9B96D3" w14:textId="6E44824E" w:rsidR="00CB7B75" w:rsidRPr="00F607F1" w:rsidRDefault="00CB7B75" w:rsidP="00103243">
            <w:pPr>
              <w:keepNext/>
              <w:jc w:val="center"/>
              <w:rPr>
                <w:rFonts w:ascii="Calibri" w:hAnsi="Calibri"/>
                <w:sz w:val="18"/>
                <w:szCs w:val="18"/>
              </w:rPr>
            </w:pPr>
            <w:r w:rsidRPr="00F607F1">
              <w:rPr>
                <w:rFonts w:ascii="Calibri" w:hAnsi="Calibri"/>
                <w:sz w:val="18"/>
                <w:szCs w:val="18"/>
              </w:rPr>
              <w:t>01</w:t>
            </w:r>
          </w:p>
        </w:tc>
        <w:tc>
          <w:tcPr>
            <w:tcW w:w="1023" w:type="dxa"/>
            <w:vAlign w:val="center"/>
          </w:tcPr>
          <w:p w14:paraId="1F9B96D4" w14:textId="5547DEA0" w:rsidR="00CB7B75" w:rsidRPr="00F607F1" w:rsidRDefault="00CB7B75" w:rsidP="00103243">
            <w:pPr>
              <w:keepNext/>
              <w:jc w:val="center"/>
              <w:rPr>
                <w:rFonts w:ascii="Calibri" w:hAnsi="Calibri"/>
                <w:sz w:val="18"/>
                <w:szCs w:val="18"/>
              </w:rPr>
            </w:pPr>
            <w:r w:rsidRPr="00F607F1">
              <w:rPr>
                <w:rFonts w:ascii="Calibri" w:hAnsi="Calibri"/>
                <w:sz w:val="18"/>
                <w:szCs w:val="18"/>
              </w:rPr>
              <w:t>02</w:t>
            </w:r>
          </w:p>
        </w:tc>
        <w:tc>
          <w:tcPr>
            <w:tcW w:w="2050" w:type="dxa"/>
            <w:vAlign w:val="center"/>
          </w:tcPr>
          <w:p w14:paraId="1F9B96D5" w14:textId="4134765E" w:rsidR="00CB7B75" w:rsidRPr="00F607F1" w:rsidRDefault="00CB7B75" w:rsidP="00103243">
            <w:pPr>
              <w:keepNext/>
              <w:jc w:val="center"/>
              <w:rPr>
                <w:rFonts w:ascii="Calibri" w:hAnsi="Calibri"/>
                <w:sz w:val="18"/>
                <w:szCs w:val="18"/>
              </w:rPr>
            </w:pPr>
            <w:r w:rsidRPr="00F607F1">
              <w:rPr>
                <w:rFonts w:ascii="Calibri" w:hAnsi="Calibri"/>
                <w:sz w:val="18"/>
                <w:szCs w:val="18"/>
              </w:rPr>
              <w:t>03</w:t>
            </w:r>
          </w:p>
        </w:tc>
        <w:tc>
          <w:tcPr>
            <w:tcW w:w="2050" w:type="dxa"/>
            <w:vAlign w:val="center"/>
          </w:tcPr>
          <w:p w14:paraId="1F9B96D6" w14:textId="14ADD09D" w:rsidR="00CB7B75" w:rsidRPr="00F607F1" w:rsidRDefault="00CB7B75" w:rsidP="00103243">
            <w:pPr>
              <w:keepNext/>
              <w:jc w:val="center"/>
              <w:rPr>
                <w:rFonts w:ascii="Calibri" w:hAnsi="Calibri"/>
                <w:sz w:val="18"/>
                <w:szCs w:val="18"/>
              </w:rPr>
            </w:pPr>
            <w:r w:rsidRPr="00F607F1">
              <w:rPr>
                <w:rFonts w:ascii="Calibri" w:hAnsi="Calibri"/>
                <w:sz w:val="18"/>
                <w:szCs w:val="18"/>
              </w:rPr>
              <w:t>04</w:t>
            </w:r>
          </w:p>
        </w:tc>
        <w:tc>
          <w:tcPr>
            <w:tcW w:w="1013" w:type="dxa"/>
            <w:vAlign w:val="center"/>
          </w:tcPr>
          <w:p w14:paraId="1F9B96D7" w14:textId="6B28D00E" w:rsidR="00CB7B75" w:rsidRPr="00F607F1" w:rsidRDefault="00CB7B75" w:rsidP="00103243">
            <w:pPr>
              <w:keepNext/>
              <w:jc w:val="center"/>
              <w:rPr>
                <w:rFonts w:ascii="Calibri" w:hAnsi="Calibri"/>
                <w:sz w:val="18"/>
                <w:szCs w:val="18"/>
              </w:rPr>
            </w:pPr>
            <w:r w:rsidRPr="00F607F1">
              <w:rPr>
                <w:rFonts w:ascii="Calibri" w:hAnsi="Calibri"/>
                <w:sz w:val="18"/>
                <w:szCs w:val="18"/>
              </w:rPr>
              <w:t>05</w:t>
            </w:r>
          </w:p>
        </w:tc>
        <w:tc>
          <w:tcPr>
            <w:tcW w:w="1013" w:type="dxa"/>
            <w:vAlign w:val="center"/>
          </w:tcPr>
          <w:p w14:paraId="1F9B96D8" w14:textId="17C28BB2" w:rsidR="00CB7B75" w:rsidRPr="00F607F1" w:rsidRDefault="00CB7B75" w:rsidP="00103243">
            <w:pPr>
              <w:keepNext/>
              <w:jc w:val="center"/>
              <w:rPr>
                <w:rFonts w:ascii="Calibri" w:hAnsi="Calibri"/>
                <w:sz w:val="18"/>
                <w:szCs w:val="18"/>
              </w:rPr>
            </w:pPr>
            <w:r w:rsidRPr="00F607F1">
              <w:rPr>
                <w:rFonts w:ascii="Calibri" w:hAnsi="Calibri"/>
                <w:sz w:val="18"/>
                <w:szCs w:val="18"/>
              </w:rPr>
              <w:t>06</w:t>
            </w:r>
          </w:p>
        </w:tc>
        <w:tc>
          <w:tcPr>
            <w:tcW w:w="1013" w:type="dxa"/>
            <w:vAlign w:val="center"/>
          </w:tcPr>
          <w:p w14:paraId="1F9B96D9" w14:textId="1D75E0A4" w:rsidR="00CB7B75" w:rsidRPr="00F607F1" w:rsidRDefault="00CB7B75" w:rsidP="00103243">
            <w:pPr>
              <w:keepNext/>
              <w:jc w:val="center"/>
              <w:rPr>
                <w:rFonts w:ascii="Calibri" w:hAnsi="Calibri"/>
                <w:sz w:val="18"/>
                <w:szCs w:val="18"/>
              </w:rPr>
            </w:pPr>
            <w:r w:rsidRPr="00F607F1">
              <w:rPr>
                <w:rFonts w:ascii="Calibri" w:hAnsi="Calibri"/>
                <w:sz w:val="18"/>
                <w:szCs w:val="18"/>
              </w:rPr>
              <w:t>07</w:t>
            </w:r>
          </w:p>
        </w:tc>
        <w:tc>
          <w:tcPr>
            <w:tcW w:w="1013" w:type="dxa"/>
          </w:tcPr>
          <w:p w14:paraId="369D9D52" w14:textId="4A0F4A3F" w:rsidR="00CB7B75" w:rsidRPr="00F607F1" w:rsidRDefault="00CB7B75" w:rsidP="00103243">
            <w:pPr>
              <w:keepNext/>
              <w:jc w:val="center"/>
              <w:rPr>
                <w:rFonts w:ascii="Calibri" w:hAnsi="Calibri"/>
                <w:sz w:val="18"/>
                <w:szCs w:val="18"/>
              </w:rPr>
            </w:pPr>
            <w:r w:rsidRPr="00F607F1">
              <w:rPr>
                <w:rFonts w:ascii="Calibri" w:hAnsi="Calibri"/>
                <w:sz w:val="18"/>
                <w:szCs w:val="18"/>
              </w:rPr>
              <w:t>08</w:t>
            </w:r>
          </w:p>
        </w:tc>
        <w:tc>
          <w:tcPr>
            <w:tcW w:w="1013" w:type="dxa"/>
          </w:tcPr>
          <w:p w14:paraId="39DC7CBC" w14:textId="211497BA" w:rsidR="00CB7B75" w:rsidRPr="00F607F1" w:rsidRDefault="00CB7B75" w:rsidP="00103243">
            <w:pPr>
              <w:keepNext/>
              <w:jc w:val="center"/>
              <w:rPr>
                <w:rFonts w:ascii="Calibri" w:hAnsi="Calibri"/>
                <w:sz w:val="18"/>
                <w:szCs w:val="18"/>
              </w:rPr>
            </w:pPr>
            <w:r w:rsidRPr="00F607F1">
              <w:rPr>
                <w:rFonts w:ascii="Calibri" w:hAnsi="Calibri"/>
                <w:sz w:val="18"/>
                <w:szCs w:val="18"/>
              </w:rPr>
              <w:t>09</w:t>
            </w:r>
          </w:p>
        </w:tc>
        <w:tc>
          <w:tcPr>
            <w:tcW w:w="1013" w:type="dxa"/>
            <w:vAlign w:val="center"/>
          </w:tcPr>
          <w:p w14:paraId="1F9B96DA" w14:textId="1A86740F" w:rsidR="00CB7B75" w:rsidRPr="00F607F1" w:rsidRDefault="00CB7B75" w:rsidP="00103243">
            <w:pPr>
              <w:keepNext/>
              <w:jc w:val="center"/>
              <w:rPr>
                <w:rFonts w:ascii="Calibri" w:hAnsi="Calibri"/>
                <w:sz w:val="18"/>
                <w:szCs w:val="18"/>
              </w:rPr>
            </w:pPr>
            <w:r w:rsidRPr="00F607F1">
              <w:rPr>
                <w:rFonts w:ascii="Calibri" w:hAnsi="Calibri"/>
                <w:sz w:val="18"/>
                <w:szCs w:val="18"/>
              </w:rPr>
              <w:t>10</w:t>
            </w:r>
          </w:p>
        </w:tc>
        <w:tc>
          <w:tcPr>
            <w:tcW w:w="1013" w:type="dxa"/>
          </w:tcPr>
          <w:p w14:paraId="7C893C35" w14:textId="331F229D" w:rsidR="00CB7B75" w:rsidRPr="00F607F1" w:rsidRDefault="00CB7B75" w:rsidP="00103243">
            <w:pPr>
              <w:keepNext/>
              <w:jc w:val="center"/>
              <w:rPr>
                <w:rFonts w:ascii="Calibri" w:hAnsi="Calibri"/>
                <w:sz w:val="18"/>
                <w:szCs w:val="18"/>
              </w:rPr>
            </w:pPr>
            <w:r w:rsidRPr="00F607F1">
              <w:rPr>
                <w:rFonts w:ascii="Calibri" w:hAnsi="Calibri"/>
                <w:sz w:val="18"/>
                <w:szCs w:val="18"/>
              </w:rPr>
              <w:t>11</w:t>
            </w:r>
          </w:p>
        </w:tc>
        <w:tc>
          <w:tcPr>
            <w:tcW w:w="1160" w:type="dxa"/>
          </w:tcPr>
          <w:p w14:paraId="2A305ABE" w14:textId="4C7FBF98" w:rsidR="00CB7B75" w:rsidRPr="00F607F1" w:rsidRDefault="00CB7B75" w:rsidP="00103243">
            <w:pPr>
              <w:keepNext/>
              <w:jc w:val="center"/>
              <w:rPr>
                <w:rFonts w:ascii="Calibri" w:hAnsi="Calibri"/>
                <w:sz w:val="18"/>
                <w:szCs w:val="18"/>
              </w:rPr>
            </w:pPr>
            <w:r w:rsidRPr="00F607F1">
              <w:rPr>
                <w:rFonts w:ascii="Calibri" w:hAnsi="Calibri"/>
                <w:sz w:val="18"/>
                <w:szCs w:val="18"/>
              </w:rPr>
              <w:t>12</w:t>
            </w:r>
          </w:p>
        </w:tc>
      </w:tr>
      <w:tr w:rsidR="006417A1" w:rsidRPr="00F607F1" w14:paraId="1F9B96EE" w14:textId="1C16022B" w:rsidTr="00EF0CAF">
        <w:trPr>
          <w:cantSplit/>
          <w:trHeight w:val="585"/>
        </w:trPr>
        <w:tc>
          <w:tcPr>
            <w:tcW w:w="1021" w:type="dxa"/>
            <w:vAlign w:val="bottom"/>
          </w:tcPr>
          <w:p w14:paraId="44E6E435" w14:textId="14B1519C"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0BD110B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System</w:t>
            </w:r>
          </w:p>
          <w:p w14:paraId="1F9B96E1" w14:textId="2389B5DD" w:rsidR="00CB7B75" w:rsidRPr="00F607F1" w:rsidRDefault="00CB7B75" w:rsidP="00CB7B75">
            <w:pPr>
              <w:keepNext/>
              <w:jc w:val="center"/>
              <w:rPr>
                <w:rFonts w:ascii="Calibri" w:hAnsi="Calibri"/>
                <w:sz w:val="18"/>
                <w:szCs w:val="18"/>
              </w:rPr>
            </w:pPr>
            <w:r w:rsidRPr="00F607F1">
              <w:rPr>
                <w:rFonts w:ascii="Calibri" w:hAnsi="Calibri"/>
                <w:sz w:val="18"/>
                <w:szCs w:val="18"/>
              </w:rPr>
              <w:t>ID/Name from CF1R</w:t>
            </w:r>
          </w:p>
        </w:tc>
        <w:tc>
          <w:tcPr>
            <w:tcW w:w="1023" w:type="dxa"/>
            <w:vAlign w:val="bottom"/>
          </w:tcPr>
          <w:p w14:paraId="42C0EB4E" w14:textId="7194899D"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1F9B96E2" w14:textId="7E0FF2EA" w:rsidR="00CB7B75" w:rsidRPr="00F607F1" w:rsidRDefault="00CB7B75" w:rsidP="00CB7B75">
            <w:pPr>
              <w:keepNext/>
              <w:jc w:val="center"/>
              <w:rPr>
                <w:rFonts w:ascii="Calibri" w:hAnsi="Calibri"/>
                <w:sz w:val="18"/>
                <w:szCs w:val="18"/>
              </w:rPr>
            </w:pPr>
            <w:r w:rsidRPr="00F607F1">
              <w:rPr>
                <w:rFonts w:ascii="Calibri" w:hAnsi="Calibri"/>
                <w:sz w:val="18"/>
                <w:szCs w:val="18"/>
              </w:rPr>
              <w:t>System Type</w:t>
            </w:r>
          </w:p>
        </w:tc>
        <w:tc>
          <w:tcPr>
            <w:tcW w:w="2050" w:type="dxa"/>
            <w:vAlign w:val="bottom"/>
          </w:tcPr>
          <w:p w14:paraId="1F9B96E3"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Heating System Type</w:t>
            </w:r>
          </w:p>
        </w:tc>
        <w:tc>
          <w:tcPr>
            <w:tcW w:w="2050" w:type="dxa"/>
            <w:vAlign w:val="bottom"/>
          </w:tcPr>
          <w:p w14:paraId="3799910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Cooling System</w:t>
            </w:r>
          </w:p>
          <w:p w14:paraId="1F9B96E4" w14:textId="195D9465"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56FB9982" w14:textId="77777777" w:rsidR="004909E3" w:rsidRPr="00F607F1" w:rsidRDefault="00CB7B75" w:rsidP="00CB7B75">
            <w:pPr>
              <w:keepNext/>
              <w:jc w:val="center"/>
              <w:rPr>
                <w:rFonts w:ascii="Calibri" w:hAnsi="Calibri"/>
                <w:sz w:val="18"/>
                <w:szCs w:val="18"/>
              </w:rPr>
            </w:pPr>
            <w:r w:rsidRPr="00F607F1">
              <w:rPr>
                <w:rFonts w:ascii="Calibri" w:hAnsi="Calibri"/>
                <w:sz w:val="18"/>
                <w:szCs w:val="18"/>
              </w:rPr>
              <w:t xml:space="preserve">Central Fan Ventilation Cooling System </w:t>
            </w:r>
          </w:p>
          <w:p w14:paraId="1F9B96E5" w14:textId="442548FB"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7596F53B" w14:textId="0825F2DF" w:rsidR="00CB7B75" w:rsidRPr="00F607F1" w:rsidRDefault="00CB7B75" w:rsidP="00CB7B75">
            <w:pPr>
              <w:keepNext/>
              <w:jc w:val="center"/>
              <w:rPr>
                <w:rFonts w:ascii="Calibri" w:hAnsi="Calibri"/>
                <w:sz w:val="18"/>
                <w:szCs w:val="18"/>
              </w:rPr>
            </w:pPr>
            <w:r w:rsidRPr="00F607F1">
              <w:rPr>
                <w:rFonts w:ascii="Calibri" w:hAnsi="Calibri"/>
                <w:sz w:val="18"/>
                <w:szCs w:val="18"/>
              </w:rPr>
              <w:t>Distribution</w:t>
            </w:r>
          </w:p>
          <w:p w14:paraId="1F9B96E6" w14:textId="3B4AD437" w:rsidR="00CB7B75" w:rsidRPr="00F607F1" w:rsidRDefault="00CB7B75" w:rsidP="00CB7B75">
            <w:pPr>
              <w:keepNext/>
              <w:jc w:val="center"/>
              <w:rPr>
                <w:rFonts w:ascii="Calibri" w:hAnsi="Calibri"/>
                <w:sz w:val="18"/>
                <w:szCs w:val="18"/>
              </w:rPr>
            </w:pPr>
            <w:r w:rsidRPr="00F607F1">
              <w:rPr>
                <w:rFonts w:ascii="Calibri" w:hAnsi="Calibri"/>
                <w:sz w:val="18"/>
                <w:szCs w:val="18"/>
              </w:rPr>
              <w:t>System Type</w:t>
            </w:r>
          </w:p>
        </w:tc>
        <w:tc>
          <w:tcPr>
            <w:tcW w:w="1013" w:type="dxa"/>
            <w:vAlign w:val="bottom"/>
          </w:tcPr>
          <w:p w14:paraId="1F9B96E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Required</w:t>
            </w:r>
          </w:p>
          <w:p w14:paraId="56B156F8" w14:textId="6A7031DC" w:rsidR="00CB7B75" w:rsidRPr="00F607F1" w:rsidRDefault="00CB7B75" w:rsidP="00CB7B75">
            <w:pPr>
              <w:keepNext/>
              <w:jc w:val="center"/>
              <w:rPr>
                <w:rFonts w:ascii="Calibri" w:hAnsi="Calibri"/>
                <w:sz w:val="18"/>
                <w:szCs w:val="18"/>
              </w:rPr>
            </w:pPr>
            <w:r w:rsidRPr="00F607F1">
              <w:rPr>
                <w:rFonts w:ascii="Calibri" w:hAnsi="Calibri"/>
                <w:sz w:val="18"/>
                <w:szCs w:val="18"/>
              </w:rPr>
              <w:t>Thermostat</w:t>
            </w:r>
          </w:p>
          <w:p w14:paraId="1F9B96E8" w14:textId="6C6255C9"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0C6A78F8" w14:textId="548C5ED1" w:rsidR="00CB7B75" w:rsidRPr="00F607F1" w:rsidRDefault="00CB7B75" w:rsidP="00CB7B75">
            <w:pPr>
              <w:keepNext/>
              <w:jc w:val="center"/>
              <w:rPr>
                <w:rFonts w:ascii="Calibri" w:hAnsi="Calibri"/>
                <w:sz w:val="18"/>
                <w:szCs w:val="18"/>
              </w:rPr>
            </w:pPr>
            <w:r w:rsidRPr="00F607F1">
              <w:rPr>
                <w:rFonts w:ascii="Calibri" w:hAnsi="Calibri"/>
                <w:sz w:val="18"/>
                <w:szCs w:val="18"/>
              </w:rPr>
              <w:t>Cooling Zoning Type</w:t>
            </w:r>
          </w:p>
        </w:tc>
        <w:tc>
          <w:tcPr>
            <w:tcW w:w="1013" w:type="dxa"/>
            <w:vAlign w:val="bottom"/>
          </w:tcPr>
          <w:p w14:paraId="47EE6CC0" w14:textId="11AB99D8" w:rsidR="00CB7B75" w:rsidRPr="00F607F1" w:rsidRDefault="00CB7B75" w:rsidP="00CB7B75">
            <w:pPr>
              <w:keepNext/>
              <w:jc w:val="center"/>
              <w:rPr>
                <w:rFonts w:ascii="Calibri" w:hAnsi="Calibri"/>
                <w:sz w:val="18"/>
                <w:szCs w:val="18"/>
              </w:rPr>
            </w:pPr>
            <w:r w:rsidRPr="00F607F1">
              <w:rPr>
                <w:rFonts w:ascii="Calibri" w:hAnsi="Calibri"/>
                <w:sz w:val="18"/>
                <w:szCs w:val="18"/>
              </w:rPr>
              <w:t>Cooling System Compressor Speed Type</w:t>
            </w:r>
          </w:p>
        </w:tc>
        <w:tc>
          <w:tcPr>
            <w:tcW w:w="1013" w:type="dxa"/>
            <w:vAlign w:val="bottom"/>
          </w:tcPr>
          <w:p w14:paraId="1F9B96EA" w14:textId="4CA35198" w:rsidR="00CB7B75" w:rsidRPr="00F607F1" w:rsidRDefault="00CB7B75" w:rsidP="00CB7B75">
            <w:pPr>
              <w:keepNext/>
              <w:jc w:val="center"/>
              <w:rPr>
                <w:rFonts w:ascii="Calibri" w:hAnsi="Calibri"/>
                <w:sz w:val="18"/>
                <w:szCs w:val="18"/>
              </w:rPr>
            </w:pPr>
            <w:r w:rsidRPr="00F607F1">
              <w:rPr>
                <w:rFonts w:ascii="Calibri" w:hAnsi="Calibri"/>
                <w:sz w:val="18"/>
                <w:szCs w:val="18"/>
              </w:rPr>
              <w:t>Low Leakage Air-Handling Unit Status</w:t>
            </w:r>
          </w:p>
        </w:tc>
        <w:tc>
          <w:tcPr>
            <w:tcW w:w="1013" w:type="dxa"/>
            <w:vAlign w:val="bottom"/>
          </w:tcPr>
          <w:p w14:paraId="62EC1262" w14:textId="6D35BF6D"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36E795FE" w14:textId="158A2C3F" w:rsidR="00CB7B75" w:rsidRPr="00F607F1" w:rsidRDefault="00CB7B75" w:rsidP="00CB7B75">
            <w:pPr>
              <w:keepNext/>
              <w:jc w:val="center"/>
              <w:rPr>
                <w:rFonts w:ascii="Calibri" w:hAnsi="Calibri"/>
                <w:sz w:val="18"/>
                <w:szCs w:val="18"/>
              </w:rPr>
            </w:pPr>
            <w:r w:rsidRPr="00F607F1">
              <w:rPr>
                <w:rFonts w:ascii="Calibri" w:hAnsi="Calibri"/>
                <w:sz w:val="18"/>
                <w:szCs w:val="18"/>
              </w:rPr>
              <w:t>System</w:t>
            </w:r>
          </w:p>
          <w:p w14:paraId="6A2D2771" w14:textId="6D7211C7" w:rsidR="00CB7B75" w:rsidRPr="00F607F1" w:rsidRDefault="00CB7B75" w:rsidP="00CB7B75">
            <w:pPr>
              <w:keepNext/>
              <w:jc w:val="center"/>
              <w:rPr>
                <w:rFonts w:ascii="Calibri" w:hAnsi="Calibri"/>
                <w:sz w:val="18"/>
                <w:szCs w:val="18"/>
              </w:rPr>
            </w:pPr>
            <w:r w:rsidRPr="00F607F1">
              <w:rPr>
                <w:rFonts w:ascii="Calibri" w:hAnsi="Calibri"/>
                <w:sz w:val="18"/>
                <w:szCs w:val="18"/>
              </w:rPr>
              <w:t>Status</w:t>
            </w:r>
          </w:p>
        </w:tc>
        <w:tc>
          <w:tcPr>
            <w:tcW w:w="1160" w:type="dxa"/>
            <w:vAlign w:val="bottom"/>
          </w:tcPr>
          <w:p w14:paraId="135DE89E" w14:textId="19451DD7" w:rsidR="00CB7B75" w:rsidRPr="00F607F1" w:rsidRDefault="00CB7B75" w:rsidP="00CB7B75">
            <w:pPr>
              <w:keepNext/>
              <w:jc w:val="center"/>
              <w:rPr>
                <w:rFonts w:ascii="Calibri" w:hAnsi="Calibri"/>
                <w:sz w:val="18"/>
                <w:szCs w:val="18"/>
              </w:rPr>
            </w:pPr>
            <w:r w:rsidRPr="00F607F1">
              <w:rPr>
                <w:rFonts w:ascii="Calibri" w:hAnsi="Calibri"/>
                <w:sz w:val="18"/>
                <w:szCs w:val="18"/>
              </w:rPr>
              <w:t>Duct System Status</w:t>
            </w:r>
          </w:p>
        </w:tc>
      </w:tr>
      <w:tr w:rsidR="006417A1" w:rsidRPr="00F607F1" w14:paraId="1F9B9716" w14:textId="14B1A355" w:rsidTr="00EF0CAF">
        <w:trPr>
          <w:cantSplit/>
          <w:trHeight w:val="364"/>
        </w:trPr>
        <w:tc>
          <w:tcPr>
            <w:tcW w:w="1021" w:type="dxa"/>
          </w:tcPr>
          <w:p w14:paraId="1F9B96F0" w14:textId="77777777" w:rsidR="00CB7B75" w:rsidRPr="00F607F1" w:rsidRDefault="00CB7B75" w:rsidP="00CB7B75">
            <w:pPr>
              <w:keepNext/>
              <w:rPr>
                <w:rFonts w:ascii="Calibri" w:hAnsi="Calibri"/>
                <w:sz w:val="14"/>
                <w:szCs w:val="14"/>
              </w:rPr>
            </w:pPr>
            <w:r w:rsidRPr="00F607F1">
              <w:rPr>
                <w:rFonts w:ascii="Calibri" w:hAnsi="Calibri"/>
                <w:sz w:val="14"/>
                <w:szCs w:val="14"/>
              </w:rPr>
              <w:t>&lt;auto filled text: referenced from CF1R&gt;&gt;</w:t>
            </w:r>
          </w:p>
        </w:tc>
        <w:tc>
          <w:tcPr>
            <w:tcW w:w="1023" w:type="dxa"/>
          </w:tcPr>
          <w:p w14:paraId="1F9B96F1" w14:textId="77777777" w:rsidR="00CB7B75" w:rsidRPr="00F607F1" w:rsidRDefault="00CB7B75" w:rsidP="00CB7B75">
            <w:pPr>
              <w:keepNext/>
              <w:rPr>
                <w:rFonts w:ascii="Calibri" w:hAnsi="Calibri"/>
                <w:sz w:val="14"/>
                <w:szCs w:val="14"/>
              </w:rPr>
            </w:pPr>
            <w:r w:rsidRPr="00F607F1">
              <w:rPr>
                <w:rFonts w:ascii="Calibri" w:hAnsi="Calibri"/>
                <w:sz w:val="14"/>
                <w:szCs w:val="14"/>
              </w:rPr>
              <w:t xml:space="preserve">&lt;&lt; auto filled text:  Reference from CF1R&gt;&gt; </w:t>
            </w:r>
          </w:p>
        </w:tc>
        <w:tc>
          <w:tcPr>
            <w:tcW w:w="2050" w:type="dxa"/>
          </w:tcPr>
          <w:p w14:paraId="5B0E45A1" w14:textId="0D484BBB" w:rsidR="00CB7B75" w:rsidRPr="00F607F1" w:rsidRDefault="005B0325" w:rsidP="00CB7B75">
            <w:pPr>
              <w:keepNext/>
              <w:rPr>
                <w:rFonts w:ascii="Calibri" w:hAnsi="Calibri"/>
                <w:sz w:val="14"/>
                <w:szCs w:val="14"/>
              </w:rPr>
            </w:pPr>
            <w:r w:rsidRPr="00F607F1">
              <w:rPr>
                <w:rFonts w:ascii="Calibri" w:hAnsi="Calibri"/>
                <w:sz w:val="14"/>
                <w:szCs w:val="14"/>
              </w:rPr>
              <w:t>&lt;&lt;if on the CF1R, Y02_ResidentialHeatingSystemType=VCHP, then allow user to select from list: *VCHP-Ducted, *VCHP-Ductless, *VCHP-Ducted+Ductless; else autofill from CF1R&gt;&gt;</w:t>
            </w:r>
            <w:r w:rsidR="00CB7B75" w:rsidRPr="00F607F1">
              <w:rPr>
                <w:rFonts w:ascii="Calibri" w:hAnsi="Calibri"/>
                <w:sz w:val="14"/>
                <w:szCs w:val="14"/>
              </w:rPr>
              <w:t xml:space="preserve">Note: assume the VCHP </w:t>
            </w:r>
            <w:r w:rsidR="006417A1" w:rsidRPr="00F607F1">
              <w:rPr>
                <w:rFonts w:ascii="Calibri" w:hAnsi="Calibri"/>
                <w:sz w:val="14"/>
                <w:szCs w:val="14"/>
              </w:rPr>
              <w:t xml:space="preserve">and multisplit </w:t>
            </w:r>
            <w:r w:rsidR="00CB7B75" w:rsidRPr="00F607F1">
              <w:rPr>
                <w:rFonts w:ascii="Calibri" w:hAnsi="Calibri"/>
                <w:sz w:val="14"/>
                <w:szCs w:val="14"/>
              </w:rPr>
              <w:t>system types will be included in CBECC, thus included in the allowed values in this field:</w:t>
            </w:r>
          </w:p>
          <w:p w14:paraId="4D921DE9" w14:textId="0BEC1254" w:rsidR="00CB7B75" w:rsidRPr="00F607F1" w:rsidRDefault="00CB7B75" w:rsidP="00CB7B75">
            <w:pPr>
              <w:keepNext/>
              <w:rPr>
                <w:rFonts w:ascii="Calibri" w:hAnsi="Calibri"/>
                <w:sz w:val="12"/>
                <w:szCs w:val="12"/>
              </w:rPr>
            </w:pPr>
            <w:r w:rsidRPr="00F607F1">
              <w:rPr>
                <w:rFonts w:ascii="Calibri" w:hAnsi="Calibri"/>
                <w:sz w:val="12"/>
                <w:szCs w:val="12"/>
              </w:rPr>
              <w:t xml:space="preserve">*VCHP-Ducted </w:t>
            </w:r>
          </w:p>
          <w:p w14:paraId="7992471D" w14:textId="7A87E5F9" w:rsidR="00CB7B75" w:rsidRPr="00F607F1" w:rsidRDefault="00CB7B75" w:rsidP="00CB7B75">
            <w:pPr>
              <w:keepNext/>
              <w:rPr>
                <w:rFonts w:ascii="Calibri" w:hAnsi="Calibri"/>
                <w:sz w:val="12"/>
                <w:szCs w:val="12"/>
              </w:rPr>
            </w:pPr>
            <w:r w:rsidRPr="00F607F1">
              <w:rPr>
                <w:rFonts w:ascii="Calibri" w:hAnsi="Calibri"/>
                <w:sz w:val="12"/>
                <w:szCs w:val="12"/>
              </w:rPr>
              <w:t>*VCHP-Ductless</w:t>
            </w:r>
          </w:p>
          <w:p w14:paraId="1F9B96F4" w14:textId="4A8E80E6" w:rsidR="00CB7B75" w:rsidRPr="00F607F1" w:rsidRDefault="00CB7B75" w:rsidP="00CB7B75">
            <w:pPr>
              <w:keepNext/>
              <w:rPr>
                <w:rFonts w:ascii="Calibri" w:hAnsi="Calibri"/>
                <w:sz w:val="12"/>
                <w:szCs w:val="12"/>
              </w:rPr>
            </w:pPr>
            <w:r w:rsidRPr="00F607F1">
              <w:rPr>
                <w:rFonts w:ascii="Calibri" w:hAnsi="Calibri"/>
                <w:sz w:val="12"/>
                <w:szCs w:val="12"/>
              </w:rPr>
              <w:t>*VCHP-Ducted+Ductless</w:t>
            </w:r>
          </w:p>
          <w:p w14:paraId="5699ABEA"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w:t>
            </w:r>
          </w:p>
          <w:p w14:paraId="60650340"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HP-ductless</w:t>
            </w:r>
          </w:p>
          <w:p w14:paraId="126439E3" w14:textId="77777777" w:rsidR="00CB7B75" w:rsidRPr="00F607F1" w:rsidRDefault="006417A1" w:rsidP="006417A1">
            <w:pPr>
              <w:keepNext/>
              <w:rPr>
                <w:rFonts w:ascii="Calibri" w:hAnsi="Calibri"/>
                <w:sz w:val="12"/>
                <w:szCs w:val="12"/>
              </w:rPr>
            </w:pPr>
            <w:r w:rsidRPr="00F607F1">
              <w:rPr>
                <w:rFonts w:ascii="Calibri" w:hAnsi="Calibri"/>
                <w:sz w:val="12"/>
                <w:szCs w:val="12"/>
              </w:rPr>
              <w:t>*multisplit HP-ducted+ductless</w:t>
            </w:r>
          </w:p>
          <w:p w14:paraId="1F9B96F5" w14:textId="357AB2C2" w:rsidR="00AC2984" w:rsidRPr="00F607F1" w:rsidRDefault="00AC2984" w:rsidP="006417A1">
            <w:pPr>
              <w:keepNext/>
              <w:rPr>
                <w:rFonts w:ascii="Calibri" w:hAnsi="Calibri"/>
                <w:sz w:val="12"/>
                <w:szCs w:val="12"/>
              </w:rPr>
            </w:pPr>
            <w:r w:rsidRPr="00F607F1">
              <w:rPr>
                <w:rFonts w:ascii="Calibri" w:hAnsi="Calibri"/>
                <w:sz w:val="12"/>
                <w:szCs w:val="12"/>
              </w:rPr>
              <w:t>*ducted mini-split HP</w:t>
            </w:r>
          </w:p>
        </w:tc>
        <w:tc>
          <w:tcPr>
            <w:tcW w:w="2050" w:type="dxa"/>
          </w:tcPr>
          <w:p w14:paraId="096300CE" w14:textId="0E6F9B34" w:rsidR="00CB7B75" w:rsidRPr="00F607F1" w:rsidRDefault="005B0325" w:rsidP="00CB7B75">
            <w:pPr>
              <w:keepNext/>
              <w:rPr>
                <w:rFonts w:ascii="Calibri" w:hAnsi="Calibri"/>
                <w:sz w:val="14"/>
                <w:szCs w:val="14"/>
              </w:rPr>
            </w:pPr>
            <w:r w:rsidRPr="00F607F1">
              <w:rPr>
                <w:rFonts w:ascii="Calibri" w:hAnsi="Calibri"/>
                <w:sz w:val="14"/>
                <w:szCs w:val="14"/>
              </w:rPr>
              <w:t>&lt;&lt;if on the CF1R, Y02_ResidentialHeatingSystemType=VCHP, then allow user to select from list: *VCHP-Ducted, *VCHP-Ductless, *VCHP-Ducted+Ductless; else autofill from CF1R&gt;&gt;</w:t>
            </w:r>
          </w:p>
          <w:p w14:paraId="36228D84" w14:textId="05642D41" w:rsidR="00CB7B75" w:rsidRPr="00F607F1" w:rsidRDefault="00CB7B75" w:rsidP="00CB7B75">
            <w:pPr>
              <w:keepNext/>
              <w:rPr>
                <w:rFonts w:ascii="Calibri" w:hAnsi="Calibri"/>
                <w:sz w:val="14"/>
                <w:szCs w:val="14"/>
              </w:rPr>
            </w:pPr>
            <w:r w:rsidRPr="00F607F1">
              <w:rPr>
                <w:rFonts w:ascii="Calibri" w:hAnsi="Calibri"/>
                <w:sz w:val="14"/>
                <w:szCs w:val="14"/>
              </w:rPr>
              <w:t xml:space="preserve">Note: assume the VCHP </w:t>
            </w:r>
            <w:r w:rsidR="000D3152" w:rsidRPr="00F607F1">
              <w:rPr>
                <w:rFonts w:ascii="Calibri" w:hAnsi="Calibri"/>
                <w:sz w:val="14"/>
                <w:szCs w:val="14"/>
              </w:rPr>
              <w:t xml:space="preserve">and multisplit </w:t>
            </w:r>
            <w:r w:rsidRPr="00F607F1">
              <w:rPr>
                <w:rFonts w:ascii="Calibri" w:hAnsi="Calibri"/>
                <w:sz w:val="14"/>
                <w:szCs w:val="14"/>
              </w:rPr>
              <w:t>system types will be included in CBECC, thus included in the allowed values in this field:</w:t>
            </w:r>
          </w:p>
          <w:p w14:paraId="669BE102" w14:textId="57F3E76C" w:rsidR="00CB7B75" w:rsidRPr="00F607F1" w:rsidRDefault="00CB7B75" w:rsidP="00CB7B75">
            <w:pPr>
              <w:keepNext/>
              <w:rPr>
                <w:rFonts w:ascii="Calibri" w:hAnsi="Calibri"/>
                <w:sz w:val="12"/>
                <w:szCs w:val="12"/>
              </w:rPr>
            </w:pPr>
            <w:r w:rsidRPr="00F607F1">
              <w:rPr>
                <w:rFonts w:ascii="Calibri" w:hAnsi="Calibri"/>
                <w:sz w:val="12"/>
                <w:szCs w:val="12"/>
              </w:rPr>
              <w:t xml:space="preserve">*VCHP-Ducted </w:t>
            </w:r>
          </w:p>
          <w:p w14:paraId="051404B0" w14:textId="4301FB57" w:rsidR="00CB7B75" w:rsidRPr="00F607F1" w:rsidRDefault="00CB7B75" w:rsidP="00CB7B75">
            <w:pPr>
              <w:keepNext/>
              <w:rPr>
                <w:rFonts w:ascii="Calibri" w:hAnsi="Calibri"/>
                <w:sz w:val="12"/>
                <w:szCs w:val="12"/>
              </w:rPr>
            </w:pPr>
            <w:r w:rsidRPr="00F607F1">
              <w:rPr>
                <w:rFonts w:ascii="Calibri" w:hAnsi="Calibri"/>
                <w:sz w:val="12"/>
                <w:szCs w:val="12"/>
              </w:rPr>
              <w:t>*VCHP-Ductless</w:t>
            </w:r>
          </w:p>
          <w:p w14:paraId="050FD633" w14:textId="3E142208" w:rsidR="00CB7B75" w:rsidRPr="00F607F1" w:rsidRDefault="00CB7B75" w:rsidP="006417A1">
            <w:pPr>
              <w:keepNext/>
              <w:rPr>
                <w:rFonts w:ascii="Calibri" w:hAnsi="Calibri"/>
                <w:sz w:val="12"/>
                <w:szCs w:val="12"/>
              </w:rPr>
            </w:pPr>
            <w:r w:rsidRPr="00F607F1">
              <w:rPr>
                <w:rFonts w:ascii="Calibri" w:hAnsi="Calibri"/>
                <w:sz w:val="12"/>
                <w:szCs w:val="12"/>
              </w:rPr>
              <w:t>*VCHP-Ducted+Ductless</w:t>
            </w:r>
          </w:p>
          <w:p w14:paraId="32E0DBE6"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AC-ducted</w:t>
            </w:r>
          </w:p>
          <w:p w14:paraId="7760C484"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AC-ductless</w:t>
            </w:r>
          </w:p>
          <w:p w14:paraId="56600479"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AC-ducted+ductless</w:t>
            </w:r>
          </w:p>
          <w:p w14:paraId="3C986E00"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w:t>
            </w:r>
          </w:p>
          <w:p w14:paraId="3EC0B9E3"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HP-ductless</w:t>
            </w:r>
          </w:p>
          <w:p w14:paraId="18E2213E"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HP-ducted+ductless</w:t>
            </w:r>
          </w:p>
          <w:p w14:paraId="31929C83" w14:textId="77777777" w:rsidR="00AC2984" w:rsidRPr="00F607F1" w:rsidRDefault="00AC2984" w:rsidP="00AC2984">
            <w:pPr>
              <w:keepNext/>
              <w:rPr>
                <w:rFonts w:ascii="Calibri" w:hAnsi="Calibri"/>
                <w:sz w:val="12"/>
                <w:szCs w:val="12"/>
              </w:rPr>
            </w:pPr>
            <w:r w:rsidRPr="00F607F1">
              <w:rPr>
                <w:rFonts w:ascii="Calibri" w:hAnsi="Calibri"/>
                <w:sz w:val="12"/>
                <w:szCs w:val="12"/>
              </w:rPr>
              <w:t>*ducted mini-split AC</w:t>
            </w:r>
          </w:p>
          <w:p w14:paraId="1F9B96F6" w14:textId="608B2BB3" w:rsidR="00AC2984" w:rsidRPr="00F607F1" w:rsidRDefault="00AC2984" w:rsidP="00AC2984">
            <w:pPr>
              <w:keepNext/>
              <w:rPr>
                <w:rFonts w:ascii="Calibri" w:hAnsi="Calibri"/>
                <w:sz w:val="16"/>
                <w:szCs w:val="16"/>
              </w:rPr>
            </w:pPr>
            <w:r w:rsidRPr="00F607F1">
              <w:rPr>
                <w:rFonts w:ascii="Calibri" w:hAnsi="Calibri"/>
                <w:sz w:val="12"/>
                <w:szCs w:val="12"/>
              </w:rPr>
              <w:t>*ducted mini-split HP</w:t>
            </w:r>
          </w:p>
        </w:tc>
        <w:tc>
          <w:tcPr>
            <w:tcW w:w="1013" w:type="dxa"/>
          </w:tcPr>
          <w:p w14:paraId="32560091" w14:textId="3F059974" w:rsidR="00CB7B75" w:rsidRPr="00F607F1" w:rsidRDefault="00CB7B75" w:rsidP="00CB7B75">
            <w:pPr>
              <w:keepNext/>
              <w:rPr>
                <w:rFonts w:ascii="Calibri" w:hAnsi="Calibri"/>
                <w:sz w:val="14"/>
                <w:szCs w:val="14"/>
              </w:rPr>
            </w:pPr>
            <w:r w:rsidRPr="00F607F1">
              <w:rPr>
                <w:rFonts w:ascii="Calibri" w:hAnsi="Calibri"/>
                <w:sz w:val="14"/>
                <w:szCs w:val="14"/>
              </w:rPr>
              <w:t>&lt;&lt;if on the CF1R, Central Fan Vent Cooling credit is not claimed for this system</w:t>
            </w:r>
            <w:r w:rsidR="00BE7857" w:rsidRPr="00F607F1">
              <w:rPr>
                <w:rFonts w:ascii="Calibri" w:hAnsi="Calibri"/>
                <w:sz w:val="14"/>
                <w:szCs w:val="14"/>
              </w:rPr>
              <w:t xml:space="preserve"> or if value is not available from CF1R</w:t>
            </w:r>
            <w:r w:rsidRPr="00F607F1">
              <w:rPr>
                <w:rFonts w:ascii="Calibri" w:hAnsi="Calibri"/>
                <w:sz w:val="14"/>
                <w:szCs w:val="14"/>
              </w:rPr>
              <w:t>, then value=N/A, else autofill value from CF1R. allowed values are:</w:t>
            </w:r>
          </w:p>
          <w:p w14:paraId="28608F0C" w14:textId="77777777" w:rsidR="00CB7B75" w:rsidRPr="00F607F1" w:rsidRDefault="00CB7B75" w:rsidP="00CB7B75">
            <w:pPr>
              <w:keepNext/>
              <w:rPr>
                <w:rFonts w:ascii="Calibri" w:hAnsi="Calibri"/>
                <w:sz w:val="14"/>
                <w:szCs w:val="14"/>
              </w:rPr>
            </w:pPr>
            <w:r w:rsidRPr="00F607F1">
              <w:rPr>
                <w:rFonts w:ascii="Calibri" w:hAnsi="Calibri"/>
                <w:sz w:val="14"/>
                <w:szCs w:val="14"/>
              </w:rPr>
              <w:t>*variable flow</w:t>
            </w:r>
          </w:p>
          <w:p w14:paraId="1F9B96F8" w14:textId="6D6178F7" w:rsidR="00CB7B75" w:rsidRPr="00F607F1" w:rsidRDefault="00CB7B75" w:rsidP="00CB7B75">
            <w:pPr>
              <w:keepNext/>
              <w:rPr>
                <w:rFonts w:ascii="Calibri" w:hAnsi="Calibri"/>
                <w:sz w:val="14"/>
                <w:szCs w:val="14"/>
              </w:rPr>
            </w:pPr>
            <w:r w:rsidRPr="00F607F1">
              <w:rPr>
                <w:rFonts w:ascii="Calibri" w:hAnsi="Calibri"/>
                <w:sz w:val="14"/>
                <w:szCs w:val="14"/>
              </w:rPr>
              <w:t xml:space="preserve">*fixed flow&gt;&gt;  </w:t>
            </w:r>
          </w:p>
        </w:tc>
        <w:tc>
          <w:tcPr>
            <w:tcW w:w="1013" w:type="dxa"/>
          </w:tcPr>
          <w:p w14:paraId="1F9B96F9" w14:textId="1353BF8F" w:rsidR="00CB7B75" w:rsidRPr="00F607F1" w:rsidRDefault="00CB7B75" w:rsidP="00CB7B75">
            <w:pPr>
              <w:keepNext/>
              <w:rPr>
                <w:rFonts w:ascii="Calibri" w:hAnsi="Calibri"/>
                <w:sz w:val="14"/>
                <w:szCs w:val="14"/>
              </w:rPr>
            </w:pPr>
            <w:r w:rsidRPr="00F607F1">
              <w:rPr>
                <w:rFonts w:ascii="Calibri" w:hAnsi="Calibri"/>
                <w:sz w:val="14"/>
                <w:szCs w:val="14"/>
              </w:rPr>
              <w:t>&lt;&lt;</w:t>
            </w:r>
            <w:r w:rsidR="00AA21D7" w:rsidRPr="00F607F1">
              <w:t xml:space="preserve"> </w:t>
            </w:r>
            <w:r w:rsidR="00AA21D7" w:rsidRPr="00F607F1">
              <w:rPr>
                <w:rFonts w:ascii="Calibri" w:hAnsi="Calibri"/>
                <w:sz w:val="14"/>
                <w:szCs w:val="14"/>
              </w:rPr>
              <w:t>If on the CF1R</w:t>
            </w:r>
            <w:r w:rsidR="00CA3A59" w:rsidRPr="00F607F1">
              <w:rPr>
                <w:rFonts w:ascii="Calibri" w:hAnsi="Calibri"/>
                <w:sz w:val="14"/>
                <w:szCs w:val="14"/>
              </w:rPr>
              <w:t xml:space="preserve">-PRF </w:t>
            </w:r>
            <w:r w:rsidR="00AA21D7" w:rsidRPr="00F607F1">
              <w:rPr>
                <w:rFonts w:ascii="Calibri" w:hAnsi="Calibri"/>
                <w:sz w:val="14"/>
                <w:szCs w:val="14"/>
              </w:rPr>
              <w:t>Y02_ResidentialHeatingSystemType = VCHP</w:t>
            </w:r>
            <w:r w:rsidR="00C33D41" w:rsidRPr="00F607F1">
              <w:rPr>
                <w:rFonts w:ascii="Calibri" w:hAnsi="Calibri"/>
                <w:sz w:val="14"/>
                <w:szCs w:val="14"/>
              </w:rPr>
              <w:t>_IndoorUnitDucted, VCHP_IndoorUnitDuctless, or VCHP_IndoorUnitDuctedandDuctless</w:t>
            </w:r>
            <w:r w:rsidR="00AA21D7" w:rsidRPr="00F607F1">
              <w:rPr>
                <w:rFonts w:ascii="Calibri" w:hAnsi="Calibri"/>
                <w:sz w:val="14"/>
                <w:szCs w:val="14"/>
              </w:rPr>
              <w:t xml:space="preserve">, then report N/A; else </w:t>
            </w:r>
            <w:r w:rsidRPr="00F607F1">
              <w:rPr>
                <w:rFonts w:ascii="Calibri" w:hAnsi="Calibri"/>
                <w:sz w:val="14"/>
                <w:szCs w:val="14"/>
              </w:rPr>
              <w:t>auto filled text: referenced from CF1R&gt;&gt;</w:t>
            </w:r>
          </w:p>
          <w:p w14:paraId="1F9B96FA" w14:textId="77777777" w:rsidR="00CB7B75" w:rsidRPr="00F607F1" w:rsidRDefault="00CB7B75" w:rsidP="00CB7B75">
            <w:pPr>
              <w:keepNext/>
              <w:rPr>
                <w:rFonts w:ascii="Calibri" w:hAnsi="Calibri"/>
                <w:sz w:val="14"/>
                <w:szCs w:val="14"/>
              </w:rPr>
            </w:pPr>
          </w:p>
        </w:tc>
        <w:tc>
          <w:tcPr>
            <w:tcW w:w="1013" w:type="dxa"/>
          </w:tcPr>
          <w:p w14:paraId="1F9B96FB" w14:textId="77777777" w:rsidR="00CB7B75" w:rsidRPr="00F607F1" w:rsidRDefault="00CB7B75" w:rsidP="00CB7B75">
            <w:pPr>
              <w:keepNext/>
              <w:rPr>
                <w:rFonts w:ascii="Calibri" w:hAnsi="Calibri"/>
                <w:sz w:val="14"/>
                <w:szCs w:val="14"/>
              </w:rPr>
            </w:pPr>
            <w:r w:rsidRPr="00F607F1">
              <w:rPr>
                <w:rFonts w:ascii="Calibri" w:hAnsi="Calibri"/>
                <w:sz w:val="14"/>
                <w:szCs w:val="14"/>
              </w:rPr>
              <w:t>&lt;&lt;auto filled text referenced from CF1R&gt;&gt;</w:t>
            </w:r>
          </w:p>
          <w:p w14:paraId="1F9B96FC" w14:textId="77777777" w:rsidR="00CB7B75" w:rsidRPr="00F607F1" w:rsidRDefault="00CB7B75" w:rsidP="00CB7B75">
            <w:pPr>
              <w:keepNext/>
              <w:rPr>
                <w:rFonts w:ascii="Calibri" w:hAnsi="Calibri"/>
                <w:sz w:val="14"/>
                <w:szCs w:val="14"/>
              </w:rPr>
            </w:pPr>
          </w:p>
        </w:tc>
        <w:tc>
          <w:tcPr>
            <w:tcW w:w="1013" w:type="dxa"/>
          </w:tcPr>
          <w:p w14:paraId="2A058DAE" w14:textId="77777777" w:rsidR="00480989" w:rsidRPr="00F607F1" w:rsidRDefault="00CB7B75" w:rsidP="00CB7B75">
            <w:pPr>
              <w:keepNext/>
              <w:rPr>
                <w:rFonts w:ascii="Calibri" w:hAnsi="Calibri"/>
                <w:sz w:val="14"/>
                <w:szCs w:val="14"/>
              </w:rPr>
            </w:pPr>
            <w:r w:rsidRPr="00F607F1">
              <w:rPr>
                <w:rFonts w:ascii="Calibri" w:hAnsi="Calibri"/>
                <w:sz w:val="14"/>
                <w:szCs w:val="14"/>
              </w:rPr>
              <w:t>&lt;&lt;auto filled text referenced from CF1R</w:t>
            </w:r>
            <w:r w:rsidR="00480989" w:rsidRPr="00F607F1">
              <w:rPr>
                <w:rFonts w:ascii="Calibri" w:hAnsi="Calibri"/>
                <w:sz w:val="14"/>
                <w:szCs w:val="14"/>
              </w:rPr>
              <w:t xml:space="preserve">, </w:t>
            </w:r>
          </w:p>
          <w:p w14:paraId="5C799BDB" w14:textId="77777777" w:rsidR="00480989" w:rsidRPr="00F607F1" w:rsidRDefault="00480989" w:rsidP="00480989">
            <w:pPr>
              <w:keepNext/>
              <w:rPr>
                <w:rFonts w:ascii="Calibri" w:hAnsi="Calibri"/>
                <w:sz w:val="14"/>
                <w:szCs w:val="14"/>
              </w:rPr>
            </w:pPr>
            <w:r w:rsidRPr="00F607F1">
              <w:rPr>
                <w:rFonts w:ascii="Calibri" w:hAnsi="Calibri"/>
                <w:sz w:val="14"/>
                <w:szCs w:val="14"/>
              </w:rPr>
              <w:t>if cooling system type (B04) = NoCooling,</w:t>
            </w:r>
          </w:p>
          <w:p w14:paraId="405D0064" w14:textId="0216AF1C" w:rsidR="00480989" w:rsidRPr="00F607F1" w:rsidRDefault="00480989" w:rsidP="00480989">
            <w:pPr>
              <w:keepNext/>
              <w:rPr>
                <w:rFonts w:ascii="Calibri" w:hAnsi="Calibri"/>
                <w:sz w:val="14"/>
                <w:szCs w:val="14"/>
              </w:rPr>
            </w:pPr>
            <w:r w:rsidRPr="00F607F1">
              <w:rPr>
                <w:rFonts w:ascii="Calibri" w:hAnsi="Calibri"/>
                <w:sz w:val="14"/>
                <w:szCs w:val="14"/>
              </w:rPr>
              <w:t>then display result=N/A</w:t>
            </w:r>
          </w:p>
          <w:p w14:paraId="48602FA1" w14:textId="61A8F681" w:rsidR="00CB7B75" w:rsidRPr="00F607F1" w:rsidRDefault="00CB7B75" w:rsidP="00CB7B75">
            <w:pPr>
              <w:keepNext/>
              <w:rPr>
                <w:rFonts w:ascii="Calibri" w:hAnsi="Calibri"/>
                <w:sz w:val="14"/>
                <w:szCs w:val="14"/>
              </w:rPr>
            </w:pPr>
            <w:r w:rsidRPr="00F607F1">
              <w:rPr>
                <w:rFonts w:ascii="Calibri" w:hAnsi="Calibri"/>
                <w:sz w:val="14"/>
                <w:szCs w:val="14"/>
              </w:rPr>
              <w:t>&gt;&gt;</w:t>
            </w:r>
          </w:p>
        </w:tc>
        <w:tc>
          <w:tcPr>
            <w:tcW w:w="1013" w:type="dxa"/>
          </w:tcPr>
          <w:p w14:paraId="2764F945" w14:textId="77777777" w:rsidR="00480989" w:rsidRPr="00F607F1" w:rsidRDefault="00CB7B75" w:rsidP="00480989">
            <w:pPr>
              <w:keepNext/>
              <w:rPr>
                <w:rFonts w:ascii="Calibri" w:hAnsi="Calibri"/>
                <w:sz w:val="14"/>
                <w:szCs w:val="14"/>
              </w:rPr>
            </w:pPr>
            <w:r w:rsidRPr="00F607F1">
              <w:rPr>
                <w:rFonts w:ascii="Calibri" w:hAnsi="Calibri"/>
                <w:sz w:val="14"/>
                <w:szCs w:val="14"/>
              </w:rPr>
              <w:t>&lt;&lt;auto filled text referenced from CF1R</w:t>
            </w:r>
            <w:r w:rsidR="00480989" w:rsidRPr="00F607F1">
              <w:rPr>
                <w:rFonts w:ascii="Calibri" w:hAnsi="Calibri"/>
                <w:sz w:val="14"/>
                <w:szCs w:val="14"/>
              </w:rPr>
              <w:t>, if cooling system type (B04) = NoCooling,</w:t>
            </w:r>
          </w:p>
          <w:p w14:paraId="67BB9246" w14:textId="77777777" w:rsidR="00480989" w:rsidRPr="00F607F1" w:rsidRDefault="00480989" w:rsidP="00480989">
            <w:pPr>
              <w:keepNext/>
              <w:rPr>
                <w:rFonts w:ascii="Calibri" w:hAnsi="Calibri"/>
                <w:sz w:val="14"/>
                <w:szCs w:val="14"/>
              </w:rPr>
            </w:pPr>
            <w:r w:rsidRPr="00F607F1">
              <w:rPr>
                <w:rFonts w:ascii="Calibri" w:hAnsi="Calibri"/>
                <w:sz w:val="14"/>
                <w:szCs w:val="14"/>
              </w:rPr>
              <w:t>then display result=N/A</w:t>
            </w:r>
          </w:p>
          <w:p w14:paraId="3C2F717E" w14:textId="7FB0882E" w:rsidR="00CB7B75" w:rsidRPr="00F607F1" w:rsidRDefault="00CB7B75" w:rsidP="00CB7B75">
            <w:pPr>
              <w:keepNext/>
              <w:rPr>
                <w:rFonts w:ascii="Calibri" w:hAnsi="Calibri"/>
                <w:sz w:val="14"/>
                <w:szCs w:val="14"/>
              </w:rPr>
            </w:pPr>
            <w:r w:rsidRPr="00F607F1">
              <w:rPr>
                <w:rFonts w:ascii="Calibri" w:hAnsi="Calibri"/>
                <w:sz w:val="14"/>
                <w:szCs w:val="14"/>
              </w:rPr>
              <w:t>&gt;&gt;</w:t>
            </w:r>
          </w:p>
        </w:tc>
        <w:tc>
          <w:tcPr>
            <w:tcW w:w="1013" w:type="dxa"/>
          </w:tcPr>
          <w:p w14:paraId="1F9B96FD" w14:textId="20CEE4E2" w:rsidR="00CB7B75" w:rsidRPr="00F607F1" w:rsidRDefault="00CB7B75" w:rsidP="00CB7B75">
            <w:pPr>
              <w:keepNext/>
              <w:rPr>
                <w:rFonts w:ascii="Calibri" w:hAnsi="Calibri"/>
                <w:sz w:val="14"/>
                <w:szCs w:val="14"/>
              </w:rPr>
            </w:pPr>
            <w:r w:rsidRPr="00F607F1">
              <w:rPr>
                <w:rFonts w:ascii="Calibri" w:hAnsi="Calibri"/>
                <w:sz w:val="14"/>
                <w:szCs w:val="14"/>
              </w:rPr>
              <w:t>&lt;&lt;if on CF1R</w:t>
            </w:r>
          </w:p>
          <w:p w14:paraId="43F2AD42" w14:textId="77777777"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LowLkgAH=</w:t>
            </w:r>
          </w:p>
          <w:p w14:paraId="1F9B96FE" w14:textId="4FED93AB"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true, then value=</w:t>
            </w:r>
          </w:p>
          <w:p w14:paraId="1F9B96FF" w14:textId="77777777"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*Has Low Leakage Air Handler,</w:t>
            </w:r>
          </w:p>
          <w:p w14:paraId="6846E707" w14:textId="0A64E625"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els</w:t>
            </w:r>
            <w:r w:rsidR="00B72CC0" w:rsidRPr="00F607F1">
              <w:rPr>
                <w:rFonts w:asciiTheme="minorHAnsi" w:hAnsiTheme="minorHAnsi" w:cs="Courier New"/>
                <w:sz w:val="14"/>
                <w:szCs w:val="14"/>
              </w:rPr>
              <w:t>e</w:t>
            </w:r>
            <w:r w:rsidRPr="00F607F1">
              <w:rPr>
                <w:rFonts w:asciiTheme="minorHAnsi" w:hAnsiTheme="minorHAnsi" w:cs="Courier New"/>
                <w:sz w:val="14"/>
                <w:szCs w:val="14"/>
              </w:rPr>
              <w:t>if LowLkgAH=</w:t>
            </w:r>
          </w:p>
          <w:p w14:paraId="1F9B9700" w14:textId="322B7D61"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false</w:t>
            </w:r>
            <w:r w:rsidR="00B72CC0" w:rsidRPr="00F607F1">
              <w:rPr>
                <w:rFonts w:asciiTheme="minorHAnsi" w:hAnsiTheme="minorHAnsi" w:cs="Courier New"/>
                <w:sz w:val="14"/>
                <w:szCs w:val="14"/>
              </w:rPr>
              <w:t xml:space="preserve"> </w:t>
            </w:r>
            <w:r w:rsidR="00B72CC0" w:rsidRPr="00F607F1">
              <w:rPr>
                <w:rFonts w:ascii="Calibri" w:hAnsi="Calibri"/>
                <w:sz w:val="14"/>
                <w:szCs w:val="14"/>
              </w:rPr>
              <w:t>or if value is not available from CF1R</w:t>
            </w:r>
            <w:r w:rsidRPr="00F607F1">
              <w:rPr>
                <w:rFonts w:asciiTheme="minorHAnsi" w:hAnsiTheme="minorHAnsi" w:cs="Courier New"/>
                <w:sz w:val="14"/>
                <w:szCs w:val="14"/>
              </w:rPr>
              <w:t>, then value=</w:t>
            </w:r>
          </w:p>
          <w:p w14:paraId="1F9B9701" w14:textId="36663471" w:rsidR="00CB7B75" w:rsidRPr="00F607F1" w:rsidRDefault="00CB7B75" w:rsidP="00CB7B75">
            <w:pPr>
              <w:keepNext/>
              <w:rPr>
                <w:rFonts w:ascii="Calibri" w:hAnsi="Calibri"/>
                <w:sz w:val="14"/>
                <w:szCs w:val="14"/>
              </w:rPr>
            </w:pPr>
            <w:r w:rsidRPr="00F607F1">
              <w:rPr>
                <w:rFonts w:asciiTheme="minorHAnsi" w:hAnsiTheme="minorHAnsi" w:cs="Courier New"/>
                <w:sz w:val="14"/>
                <w:szCs w:val="14"/>
              </w:rPr>
              <w:t>*None</w:t>
            </w:r>
            <w:r w:rsidR="00B72CC0" w:rsidRPr="00F607F1">
              <w:rPr>
                <w:rFonts w:asciiTheme="minorHAnsi" w:hAnsiTheme="minorHAnsi" w:cs="Courier New"/>
                <w:sz w:val="14"/>
                <w:szCs w:val="14"/>
              </w:rPr>
              <w:t>&gt;&gt;</w:t>
            </w:r>
          </w:p>
          <w:p w14:paraId="1F9B9702" w14:textId="77777777" w:rsidR="00CB7B75" w:rsidRPr="00F607F1" w:rsidRDefault="00CB7B75" w:rsidP="00CB7B75">
            <w:pPr>
              <w:keepNext/>
              <w:rPr>
                <w:rFonts w:ascii="Calibri" w:hAnsi="Calibri"/>
                <w:sz w:val="14"/>
                <w:szCs w:val="14"/>
              </w:rPr>
            </w:pPr>
          </w:p>
        </w:tc>
        <w:tc>
          <w:tcPr>
            <w:tcW w:w="1013" w:type="dxa"/>
          </w:tcPr>
          <w:p w14:paraId="5D5F9EE9" w14:textId="230C5AEE" w:rsidR="00CB7B75" w:rsidRPr="00F607F1" w:rsidRDefault="00CB7B75" w:rsidP="00CB7B75">
            <w:pPr>
              <w:keepNext/>
              <w:rPr>
                <w:rFonts w:ascii="Calibri" w:hAnsi="Calibri"/>
                <w:sz w:val="14"/>
                <w:szCs w:val="14"/>
              </w:rPr>
            </w:pPr>
            <w:r w:rsidRPr="00F607F1">
              <w:rPr>
                <w:rFonts w:ascii="Calibri" w:hAnsi="Calibri"/>
                <w:sz w:val="14"/>
                <w:szCs w:val="14"/>
              </w:rPr>
              <w:t xml:space="preserve">&lt;&lt;calculated field: reference value from CF1R for this system name.  </w:t>
            </w:r>
          </w:p>
          <w:p w14:paraId="18FD3077" w14:textId="77777777" w:rsidR="00CB7B75" w:rsidRPr="00F607F1" w:rsidRDefault="00CB7B75" w:rsidP="00CB7B75">
            <w:pPr>
              <w:keepNext/>
              <w:rPr>
                <w:rFonts w:ascii="Calibri" w:hAnsi="Calibri"/>
                <w:sz w:val="14"/>
                <w:szCs w:val="14"/>
              </w:rPr>
            </w:pPr>
          </w:p>
          <w:p w14:paraId="0B6ACE99" w14:textId="386028C3" w:rsidR="00CB7B75" w:rsidRPr="00F607F1" w:rsidRDefault="00CB7B75" w:rsidP="00CB7B75">
            <w:pPr>
              <w:keepNext/>
              <w:rPr>
                <w:rFonts w:ascii="Calibri" w:hAnsi="Calibri"/>
                <w:sz w:val="14"/>
                <w:szCs w:val="14"/>
              </w:rPr>
            </w:pPr>
            <w:r w:rsidRPr="00F607F1">
              <w:rPr>
                <w:rFonts w:ascii="Calibri" w:hAnsi="Calibri"/>
                <w:sz w:val="14"/>
                <w:szCs w:val="14"/>
              </w:rPr>
              <w:t>values are:</w:t>
            </w:r>
          </w:p>
          <w:p w14:paraId="1B847F27" w14:textId="77777777" w:rsidR="00CB7B75" w:rsidRPr="00F607F1" w:rsidRDefault="00CB7B75" w:rsidP="00CB7B75">
            <w:pPr>
              <w:keepNext/>
              <w:rPr>
                <w:rFonts w:ascii="Calibri" w:hAnsi="Calibri"/>
                <w:sz w:val="14"/>
                <w:szCs w:val="14"/>
              </w:rPr>
            </w:pPr>
            <w:r w:rsidRPr="00F607F1">
              <w:rPr>
                <w:rFonts w:ascii="Calibri" w:hAnsi="Calibri"/>
                <w:sz w:val="14"/>
                <w:szCs w:val="14"/>
              </w:rPr>
              <w:t>**new</w:t>
            </w:r>
          </w:p>
          <w:p w14:paraId="450EBE27" w14:textId="77777777" w:rsidR="00CB7B75" w:rsidRPr="00F607F1" w:rsidRDefault="00CB7B75" w:rsidP="00CB7B75">
            <w:pPr>
              <w:keepNext/>
              <w:rPr>
                <w:rFonts w:ascii="Calibri" w:hAnsi="Calibri"/>
                <w:sz w:val="14"/>
                <w:szCs w:val="14"/>
              </w:rPr>
            </w:pPr>
            <w:r w:rsidRPr="00F607F1">
              <w:rPr>
                <w:rFonts w:ascii="Calibri" w:hAnsi="Calibri"/>
                <w:sz w:val="14"/>
                <w:szCs w:val="14"/>
              </w:rPr>
              <w:t>**altered</w:t>
            </w:r>
          </w:p>
          <w:p w14:paraId="30000032" w14:textId="61A1C6D7" w:rsidR="00CB7B75" w:rsidRPr="00F607F1" w:rsidRDefault="00CB7B75" w:rsidP="00CB7B75">
            <w:pPr>
              <w:keepNext/>
              <w:rPr>
                <w:rFonts w:ascii="Calibri" w:hAnsi="Calibri"/>
                <w:sz w:val="14"/>
                <w:szCs w:val="14"/>
              </w:rPr>
            </w:pPr>
            <w:r w:rsidRPr="00F607F1">
              <w:rPr>
                <w:rFonts w:ascii="Calibri" w:hAnsi="Calibri"/>
                <w:sz w:val="14"/>
                <w:szCs w:val="14"/>
              </w:rPr>
              <w:t>**existing&gt;&gt;</w:t>
            </w:r>
          </w:p>
        </w:tc>
        <w:tc>
          <w:tcPr>
            <w:tcW w:w="1160" w:type="dxa"/>
          </w:tcPr>
          <w:p w14:paraId="0B042938" w14:textId="2AB69B21" w:rsidR="00CB7B75" w:rsidRPr="00F607F1" w:rsidRDefault="00CB7B75" w:rsidP="00CB7B75">
            <w:pPr>
              <w:keepNext/>
              <w:rPr>
                <w:rFonts w:ascii="Calibri" w:hAnsi="Calibri"/>
                <w:sz w:val="14"/>
                <w:szCs w:val="14"/>
              </w:rPr>
            </w:pPr>
            <w:r w:rsidRPr="00F607F1">
              <w:rPr>
                <w:rFonts w:ascii="Calibri" w:hAnsi="Calibri"/>
                <w:sz w:val="14"/>
                <w:szCs w:val="14"/>
              </w:rPr>
              <w:t>&lt;&lt;calculated field: if B06=</w:t>
            </w:r>
          </w:p>
          <w:p w14:paraId="29DCA57C" w14:textId="39AE0B95" w:rsidR="00CB7B75" w:rsidRPr="00F607F1" w:rsidRDefault="00CB7B75" w:rsidP="00CB7B75">
            <w:pPr>
              <w:keepNext/>
              <w:rPr>
                <w:rFonts w:ascii="Calibri" w:hAnsi="Calibri"/>
                <w:sz w:val="14"/>
                <w:szCs w:val="14"/>
              </w:rPr>
            </w:pPr>
            <w:r w:rsidRPr="00F607F1">
              <w:rPr>
                <w:rFonts w:ascii="Calibri" w:hAnsi="Calibri"/>
                <w:sz w:val="14"/>
                <w:szCs w:val="14"/>
              </w:rPr>
              <w:t>DuctsNone, then value=N/A,</w:t>
            </w:r>
          </w:p>
          <w:p w14:paraId="12B6D488" w14:textId="77777777" w:rsidR="00CB7B75" w:rsidRPr="00F607F1" w:rsidRDefault="00CB7B75" w:rsidP="00CB7B75">
            <w:pPr>
              <w:keepNext/>
              <w:rPr>
                <w:rFonts w:ascii="Calibri" w:hAnsi="Calibri"/>
                <w:sz w:val="14"/>
                <w:szCs w:val="14"/>
              </w:rPr>
            </w:pPr>
          </w:p>
          <w:p w14:paraId="0D2BEFF6" w14:textId="77777777" w:rsidR="00CB7B75" w:rsidRPr="00F607F1" w:rsidRDefault="00CB7B75" w:rsidP="00CB7B75">
            <w:pPr>
              <w:keepNext/>
              <w:rPr>
                <w:rFonts w:ascii="Calibri" w:hAnsi="Calibri"/>
                <w:sz w:val="14"/>
                <w:szCs w:val="14"/>
              </w:rPr>
            </w:pPr>
            <w:r w:rsidRPr="00F607F1">
              <w:rPr>
                <w:rFonts w:ascii="Calibri" w:hAnsi="Calibri"/>
                <w:sz w:val="14"/>
                <w:szCs w:val="14"/>
              </w:rPr>
              <w:t xml:space="preserve">else reference value from CF1R for this system name.  </w:t>
            </w:r>
          </w:p>
          <w:p w14:paraId="6F2FAAC2" w14:textId="77777777" w:rsidR="00CB7B75" w:rsidRPr="00F607F1" w:rsidRDefault="00CB7B75" w:rsidP="00CB7B75">
            <w:pPr>
              <w:keepNext/>
              <w:rPr>
                <w:rFonts w:ascii="Calibri" w:hAnsi="Calibri"/>
                <w:sz w:val="14"/>
                <w:szCs w:val="14"/>
              </w:rPr>
            </w:pPr>
          </w:p>
          <w:p w14:paraId="3A2F555F" w14:textId="12A83994" w:rsidR="00CB7B75" w:rsidRPr="00F607F1" w:rsidRDefault="00011A7C" w:rsidP="00CB7B75">
            <w:pPr>
              <w:keepNext/>
              <w:rPr>
                <w:rFonts w:ascii="Calibri" w:hAnsi="Calibri"/>
                <w:sz w:val="14"/>
                <w:szCs w:val="14"/>
              </w:rPr>
            </w:pPr>
            <w:r w:rsidRPr="00F607F1">
              <w:rPr>
                <w:rFonts w:ascii="Calibri" w:hAnsi="Calibri"/>
                <w:sz w:val="14"/>
                <w:szCs w:val="14"/>
              </w:rPr>
              <w:t xml:space="preserve">allowed </w:t>
            </w:r>
            <w:r w:rsidR="00CB7B75" w:rsidRPr="00F607F1">
              <w:rPr>
                <w:rFonts w:ascii="Calibri" w:hAnsi="Calibri"/>
                <w:sz w:val="14"/>
                <w:szCs w:val="14"/>
              </w:rPr>
              <w:t>values are:</w:t>
            </w:r>
          </w:p>
          <w:p w14:paraId="482DB095" w14:textId="77777777" w:rsidR="00CB7B75" w:rsidRPr="00F607F1" w:rsidRDefault="00CB7B75" w:rsidP="00CB7B75">
            <w:pPr>
              <w:keepNext/>
              <w:rPr>
                <w:rFonts w:ascii="Calibri" w:hAnsi="Calibri"/>
                <w:sz w:val="14"/>
                <w:szCs w:val="14"/>
              </w:rPr>
            </w:pPr>
            <w:r w:rsidRPr="00F607F1">
              <w:rPr>
                <w:rFonts w:ascii="Calibri" w:hAnsi="Calibri"/>
                <w:sz w:val="14"/>
                <w:szCs w:val="14"/>
              </w:rPr>
              <w:t>**new</w:t>
            </w:r>
          </w:p>
          <w:p w14:paraId="1BDC26D0" w14:textId="77777777" w:rsidR="00CB7B75" w:rsidRPr="00F607F1" w:rsidRDefault="00CB7B75" w:rsidP="00CB7B75">
            <w:pPr>
              <w:keepNext/>
              <w:rPr>
                <w:rFonts w:ascii="Calibri" w:hAnsi="Calibri"/>
                <w:sz w:val="14"/>
                <w:szCs w:val="14"/>
              </w:rPr>
            </w:pPr>
            <w:r w:rsidRPr="00F607F1">
              <w:rPr>
                <w:rFonts w:ascii="Calibri" w:hAnsi="Calibri"/>
                <w:sz w:val="14"/>
                <w:szCs w:val="14"/>
              </w:rPr>
              <w:t>**altered</w:t>
            </w:r>
          </w:p>
          <w:p w14:paraId="4044FBB1" w14:textId="77777777" w:rsidR="00CB7B75" w:rsidRPr="00F607F1" w:rsidRDefault="00CB7B75" w:rsidP="00CB7B75">
            <w:pPr>
              <w:keepNext/>
              <w:rPr>
                <w:rFonts w:ascii="Calibri" w:hAnsi="Calibri"/>
                <w:sz w:val="14"/>
                <w:szCs w:val="14"/>
              </w:rPr>
            </w:pPr>
            <w:r w:rsidRPr="00F607F1">
              <w:rPr>
                <w:rFonts w:ascii="Calibri" w:hAnsi="Calibri"/>
                <w:sz w:val="14"/>
                <w:szCs w:val="14"/>
              </w:rPr>
              <w:t>**existing</w:t>
            </w:r>
          </w:p>
          <w:p w14:paraId="046E7C61" w14:textId="77777777" w:rsidR="00B72CC0" w:rsidRPr="00F607F1" w:rsidRDefault="00CB7B75" w:rsidP="00CB7B75">
            <w:pPr>
              <w:keepNext/>
              <w:rPr>
                <w:rFonts w:ascii="Calibri" w:hAnsi="Calibri"/>
                <w:sz w:val="14"/>
                <w:szCs w:val="14"/>
              </w:rPr>
            </w:pPr>
            <w:r w:rsidRPr="00F607F1">
              <w:rPr>
                <w:rFonts w:ascii="Calibri" w:hAnsi="Calibri"/>
                <w:sz w:val="14"/>
                <w:szCs w:val="14"/>
              </w:rPr>
              <w:t>**existing+new</w:t>
            </w:r>
            <w:r w:rsidR="00B72CC0" w:rsidRPr="00F607F1">
              <w:rPr>
                <w:rFonts w:ascii="Calibri" w:hAnsi="Calibri"/>
                <w:sz w:val="14"/>
                <w:szCs w:val="14"/>
              </w:rPr>
              <w:t>;</w:t>
            </w:r>
          </w:p>
          <w:p w14:paraId="7DD3B49D" w14:textId="13CEC075" w:rsidR="00CB7B75" w:rsidRPr="00F607F1" w:rsidRDefault="00B72CC0" w:rsidP="00CB7B75">
            <w:pPr>
              <w:keepNext/>
              <w:rPr>
                <w:rFonts w:ascii="Calibri" w:hAnsi="Calibri"/>
                <w:sz w:val="14"/>
                <w:szCs w:val="14"/>
              </w:rPr>
            </w:pPr>
            <w:r w:rsidRPr="00F607F1">
              <w:rPr>
                <w:rFonts w:ascii="Calibri" w:hAnsi="Calibri"/>
                <w:sz w:val="14"/>
                <w:szCs w:val="14"/>
              </w:rPr>
              <w:t xml:space="preserve">Elseif value is not available from CF1R, value = N/A </w:t>
            </w:r>
            <w:r w:rsidR="00CB7B75" w:rsidRPr="00F607F1">
              <w:rPr>
                <w:rFonts w:ascii="Calibri" w:hAnsi="Calibri"/>
                <w:sz w:val="14"/>
                <w:szCs w:val="14"/>
              </w:rPr>
              <w:t>&gt;&gt;</w:t>
            </w:r>
          </w:p>
        </w:tc>
      </w:tr>
      <w:tr w:rsidR="006417A1" w:rsidRPr="00F607F1" w14:paraId="1F9B9723" w14:textId="3DC4E8D7" w:rsidTr="00EF0CAF">
        <w:trPr>
          <w:cantSplit/>
          <w:trHeight w:val="292"/>
        </w:trPr>
        <w:tc>
          <w:tcPr>
            <w:tcW w:w="1021" w:type="dxa"/>
            <w:vAlign w:val="center"/>
          </w:tcPr>
          <w:p w14:paraId="1F9B9718" w14:textId="77777777" w:rsidR="00CB7B75" w:rsidRPr="00F607F1" w:rsidRDefault="00CB7B75" w:rsidP="000D3152">
            <w:pPr>
              <w:keepNext/>
              <w:rPr>
                <w:rFonts w:ascii="Calibri" w:hAnsi="Calibri"/>
                <w:sz w:val="18"/>
                <w:szCs w:val="18"/>
              </w:rPr>
            </w:pPr>
          </w:p>
        </w:tc>
        <w:tc>
          <w:tcPr>
            <w:tcW w:w="1023" w:type="dxa"/>
            <w:vAlign w:val="center"/>
          </w:tcPr>
          <w:p w14:paraId="1F9B9719" w14:textId="77777777" w:rsidR="00CB7B75" w:rsidRPr="00F607F1" w:rsidRDefault="00CB7B75" w:rsidP="000D3152">
            <w:pPr>
              <w:keepNext/>
              <w:rPr>
                <w:rFonts w:ascii="Calibri" w:hAnsi="Calibri"/>
                <w:sz w:val="18"/>
                <w:szCs w:val="18"/>
              </w:rPr>
            </w:pPr>
          </w:p>
        </w:tc>
        <w:tc>
          <w:tcPr>
            <w:tcW w:w="2050" w:type="dxa"/>
            <w:vAlign w:val="center"/>
          </w:tcPr>
          <w:p w14:paraId="1F9B971A" w14:textId="77777777" w:rsidR="00CB7B75" w:rsidRPr="00F607F1" w:rsidRDefault="00CB7B75" w:rsidP="000D3152">
            <w:pPr>
              <w:keepNext/>
              <w:rPr>
                <w:rFonts w:ascii="Calibri" w:hAnsi="Calibri"/>
                <w:sz w:val="18"/>
                <w:szCs w:val="18"/>
              </w:rPr>
            </w:pPr>
          </w:p>
        </w:tc>
        <w:tc>
          <w:tcPr>
            <w:tcW w:w="2050" w:type="dxa"/>
            <w:vAlign w:val="center"/>
          </w:tcPr>
          <w:p w14:paraId="1F9B971B" w14:textId="77777777" w:rsidR="00CB7B75" w:rsidRPr="00F607F1" w:rsidRDefault="00CB7B75" w:rsidP="000D3152">
            <w:pPr>
              <w:keepNext/>
              <w:rPr>
                <w:rFonts w:ascii="Calibri" w:hAnsi="Calibri"/>
                <w:sz w:val="18"/>
                <w:szCs w:val="18"/>
              </w:rPr>
            </w:pPr>
          </w:p>
        </w:tc>
        <w:tc>
          <w:tcPr>
            <w:tcW w:w="1013" w:type="dxa"/>
            <w:vAlign w:val="center"/>
          </w:tcPr>
          <w:p w14:paraId="1F9B971C" w14:textId="77777777" w:rsidR="00CB7B75" w:rsidRPr="00F607F1" w:rsidRDefault="00CB7B75" w:rsidP="000D3152">
            <w:pPr>
              <w:keepNext/>
              <w:rPr>
                <w:rFonts w:ascii="Calibri" w:hAnsi="Calibri"/>
                <w:sz w:val="18"/>
                <w:szCs w:val="18"/>
              </w:rPr>
            </w:pPr>
          </w:p>
        </w:tc>
        <w:tc>
          <w:tcPr>
            <w:tcW w:w="1013" w:type="dxa"/>
            <w:vAlign w:val="center"/>
          </w:tcPr>
          <w:p w14:paraId="1F9B971D" w14:textId="77777777" w:rsidR="00CB7B75" w:rsidRPr="00F607F1" w:rsidRDefault="00CB7B75" w:rsidP="000D3152">
            <w:pPr>
              <w:keepNext/>
              <w:rPr>
                <w:rFonts w:ascii="Calibri" w:hAnsi="Calibri"/>
                <w:sz w:val="18"/>
                <w:szCs w:val="18"/>
              </w:rPr>
            </w:pPr>
          </w:p>
        </w:tc>
        <w:tc>
          <w:tcPr>
            <w:tcW w:w="1013" w:type="dxa"/>
            <w:vAlign w:val="center"/>
          </w:tcPr>
          <w:p w14:paraId="1F9B971E" w14:textId="77777777" w:rsidR="00CB7B75" w:rsidRPr="00F607F1" w:rsidRDefault="00CB7B75" w:rsidP="000D3152">
            <w:pPr>
              <w:keepNext/>
              <w:rPr>
                <w:rFonts w:ascii="Calibri" w:hAnsi="Calibri"/>
                <w:sz w:val="18"/>
                <w:szCs w:val="18"/>
              </w:rPr>
            </w:pPr>
          </w:p>
        </w:tc>
        <w:tc>
          <w:tcPr>
            <w:tcW w:w="1013" w:type="dxa"/>
            <w:vAlign w:val="center"/>
          </w:tcPr>
          <w:p w14:paraId="5BF8DFE5" w14:textId="77777777" w:rsidR="00CB7B75" w:rsidRPr="00F607F1" w:rsidRDefault="00CB7B75" w:rsidP="000D3152">
            <w:pPr>
              <w:keepNext/>
              <w:rPr>
                <w:rFonts w:ascii="Calibri" w:hAnsi="Calibri"/>
                <w:sz w:val="18"/>
                <w:szCs w:val="18"/>
              </w:rPr>
            </w:pPr>
          </w:p>
        </w:tc>
        <w:tc>
          <w:tcPr>
            <w:tcW w:w="1013" w:type="dxa"/>
            <w:vAlign w:val="center"/>
          </w:tcPr>
          <w:p w14:paraId="403156B1" w14:textId="2D100E14" w:rsidR="00CB7B75" w:rsidRPr="00F607F1" w:rsidRDefault="00CB7B75" w:rsidP="000D3152">
            <w:pPr>
              <w:keepNext/>
              <w:rPr>
                <w:rFonts w:ascii="Calibri" w:hAnsi="Calibri"/>
                <w:sz w:val="18"/>
                <w:szCs w:val="18"/>
              </w:rPr>
            </w:pPr>
          </w:p>
        </w:tc>
        <w:tc>
          <w:tcPr>
            <w:tcW w:w="1013" w:type="dxa"/>
            <w:vAlign w:val="center"/>
          </w:tcPr>
          <w:p w14:paraId="1F9B971F" w14:textId="0321BBE1" w:rsidR="00CB7B75" w:rsidRPr="00F607F1" w:rsidRDefault="00CB7B75" w:rsidP="000D3152">
            <w:pPr>
              <w:keepNext/>
              <w:rPr>
                <w:rFonts w:ascii="Calibri" w:hAnsi="Calibri"/>
                <w:sz w:val="18"/>
                <w:szCs w:val="18"/>
              </w:rPr>
            </w:pPr>
          </w:p>
        </w:tc>
        <w:tc>
          <w:tcPr>
            <w:tcW w:w="1013" w:type="dxa"/>
            <w:vAlign w:val="center"/>
          </w:tcPr>
          <w:p w14:paraId="248FA669" w14:textId="77777777" w:rsidR="00CB7B75" w:rsidRPr="00F607F1" w:rsidRDefault="00CB7B75" w:rsidP="000D3152">
            <w:pPr>
              <w:keepNext/>
              <w:rPr>
                <w:rFonts w:ascii="Calibri" w:hAnsi="Calibri"/>
                <w:sz w:val="18"/>
                <w:szCs w:val="18"/>
              </w:rPr>
            </w:pPr>
          </w:p>
        </w:tc>
        <w:tc>
          <w:tcPr>
            <w:tcW w:w="1160" w:type="dxa"/>
            <w:vAlign w:val="center"/>
          </w:tcPr>
          <w:p w14:paraId="4625590C" w14:textId="77777777" w:rsidR="00CB7B75" w:rsidRPr="00F607F1" w:rsidRDefault="00CB7B75" w:rsidP="000D3152">
            <w:pPr>
              <w:keepNext/>
              <w:rPr>
                <w:rFonts w:ascii="Calibri" w:hAnsi="Calibri"/>
                <w:sz w:val="18"/>
                <w:szCs w:val="18"/>
              </w:rPr>
            </w:pPr>
          </w:p>
        </w:tc>
      </w:tr>
      <w:tr w:rsidR="00CB7B75" w:rsidRPr="00F607F1" w14:paraId="1F9B9732" w14:textId="360F4AE5" w:rsidTr="00EF0CAF">
        <w:trPr>
          <w:cantSplit/>
          <w:trHeight w:val="213"/>
        </w:trPr>
        <w:tc>
          <w:tcPr>
            <w:tcW w:w="14395" w:type="dxa"/>
            <w:gridSpan w:val="12"/>
          </w:tcPr>
          <w:p w14:paraId="03B902D8" w14:textId="75B22ABB" w:rsidR="00CB7B75" w:rsidRPr="00F607F1" w:rsidRDefault="00CB7B75" w:rsidP="008F2BFE">
            <w:pPr>
              <w:keepNext/>
              <w:rPr>
                <w:rFonts w:ascii="Calibri" w:hAnsi="Calibri"/>
                <w:sz w:val="18"/>
                <w:szCs w:val="18"/>
              </w:rPr>
            </w:pPr>
            <w:r w:rsidRPr="00F607F1">
              <w:rPr>
                <w:rFonts w:ascii="Calibri" w:hAnsi="Calibri"/>
                <w:sz w:val="18"/>
                <w:szCs w:val="18"/>
              </w:rPr>
              <w:t>Notes:</w:t>
            </w:r>
          </w:p>
        </w:tc>
      </w:tr>
    </w:tbl>
    <w:p w14:paraId="1F9B9733" w14:textId="77777777" w:rsidR="008F2BFE" w:rsidRPr="00F607F1" w:rsidRDefault="008F2BFE" w:rsidP="008846F4">
      <w:pPr>
        <w:rPr>
          <w:rFonts w:ascii="Calibri" w:hAnsi="Calibri"/>
          <w:sz w:val="18"/>
          <w:szCs w:val="18"/>
        </w:rPr>
      </w:pP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0"/>
        <w:gridCol w:w="1111"/>
        <w:gridCol w:w="1109"/>
        <w:gridCol w:w="1111"/>
        <w:gridCol w:w="1110"/>
        <w:gridCol w:w="1109"/>
        <w:gridCol w:w="1109"/>
        <w:gridCol w:w="1110"/>
        <w:gridCol w:w="1109"/>
        <w:gridCol w:w="1110"/>
        <w:gridCol w:w="1110"/>
        <w:gridCol w:w="1110"/>
        <w:gridCol w:w="1127"/>
      </w:tblGrid>
      <w:tr w:rsidR="009B4F7D" w:rsidRPr="00F607F1" w14:paraId="1F9B973A" w14:textId="27DA1436" w:rsidTr="00EF0CAF">
        <w:trPr>
          <w:cantSplit/>
          <w:trHeight w:val="653"/>
        </w:trPr>
        <w:tc>
          <w:tcPr>
            <w:tcW w:w="14446" w:type="dxa"/>
            <w:gridSpan w:val="13"/>
          </w:tcPr>
          <w:p w14:paraId="63B76E25" w14:textId="466F0D16" w:rsidR="009B4F7D" w:rsidRPr="00F607F1" w:rsidRDefault="009B4F7D" w:rsidP="00007C52">
            <w:pPr>
              <w:keepNext/>
              <w:rPr>
                <w:rFonts w:ascii="Calibri" w:hAnsi="Calibri"/>
                <w:b/>
                <w:sz w:val="18"/>
                <w:szCs w:val="18"/>
              </w:rPr>
            </w:pPr>
            <w:r w:rsidRPr="00F607F1">
              <w:rPr>
                <w:rFonts w:ascii="Calibri" w:hAnsi="Calibri"/>
                <w:b/>
                <w:sz w:val="18"/>
                <w:szCs w:val="18"/>
              </w:rPr>
              <w:lastRenderedPageBreak/>
              <w:t>C. Design Space Conditioning (SC) System Compliance Requirements from CF1R</w:t>
            </w:r>
          </w:p>
          <w:p w14:paraId="0F095E22" w14:textId="77777777" w:rsidR="009B4F7D" w:rsidRPr="00F607F1" w:rsidRDefault="009B4F7D" w:rsidP="00007C52">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p w14:paraId="74461250" w14:textId="756CE5E9" w:rsidR="009B4F7D" w:rsidRPr="00F607F1" w:rsidRDefault="009B4F7D" w:rsidP="00007C52">
            <w:pPr>
              <w:keepNext/>
              <w:rPr>
                <w:rFonts w:ascii="Calibri" w:hAnsi="Calibri"/>
                <w:b/>
                <w:sz w:val="18"/>
                <w:szCs w:val="18"/>
              </w:rPr>
            </w:pPr>
            <w:r w:rsidRPr="00F607F1">
              <w:rPr>
                <w:rFonts w:ascii="Calibri" w:hAnsi="Calibri"/>
                <w:sz w:val="18"/>
                <w:szCs w:val="18"/>
              </w:rPr>
              <w:t>&lt;&lt;require one row of data for each SC System in Section B;  do not allow user to overwrite these referenced data&gt;&gt;</w:t>
            </w:r>
          </w:p>
        </w:tc>
      </w:tr>
      <w:tr w:rsidR="009B4F7D" w:rsidRPr="00F607F1" w14:paraId="1F9B9745" w14:textId="3F3977D4" w:rsidTr="00EF0CAF">
        <w:trPr>
          <w:cantSplit/>
          <w:trHeight w:val="213"/>
        </w:trPr>
        <w:tc>
          <w:tcPr>
            <w:tcW w:w="1111" w:type="dxa"/>
            <w:vAlign w:val="center"/>
          </w:tcPr>
          <w:p w14:paraId="1F9B973B"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01</w:t>
            </w:r>
          </w:p>
        </w:tc>
        <w:tc>
          <w:tcPr>
            <w:tcW w:w="1111" w:type="dxa"/>
            <w:vAlign w:val="center"/>
          </w:tcPr>
          <w:p w14:paraId="1F9B973C"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02</w:t>
            </w:r>
          </w:p>
        </w:tc>
        <w:tc>
          <w:tcPr>
            <w:tcW w:w="1109" w:type="dxa"/>
            <w:vAlign w:val="center"/>
          </w:tcPr>
          <w:p w14:paraId="1F9B973D"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03</w:t>
            </w:r>
          </w:p>
        </w:tc>
        <w:tc>
          <w:tcPr>
            <w:tcW w:w="1111" w:type="dxa"/>
            <w:vAlign w:val="center"/>
          </w:tcPr>
          <w:p w14:paraId="1F9B973E"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04</w:t>
            </w:r>
          </w:p>
        </w:tc>
        <w:tc>
          <w:tcPr>
            <w:tcW w:w="1110" w:type="dxa"/>
            <w:vAlign w:val="center"/>
          </w:tcPr>
          <w:p w14:paraId="1F9B973F"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05</w:t>
            </w:r>
          </w:p>
        </w:tc>
        <w:tc>
          <w:tcPr>
            <w:tcW w:w="1109" w:type="dxa"/>
          </w:tcPr>
          <w:p w14:paraId="374E9BD6" w14:textId="3138813C" w:rsidR="009B4F7D" w:rsidRPr="00F607F1" w:rsidRDefault="009B4F7D" w:rsidP="00A82EF3">
            <w:pPr>
              <w:keepNext/>
              <w:jc w:val="center"/>
              <w:rPr>
                <w:rFonts w:ascii="Calibri" w:hAnsi="Calibri"/>
                <w:sz w:val="18"/>
                <w:szCs w:val="18"/>
              </w:rPr>
            </w:pPr>
            <w:r w:rsidRPr="00F607F1">
              <w:rPr>
                <w:rFonts w:ascii="Calibri" w:hAnsi="Calibri"/>
                <w:sz w:val="18"/>
                <w:szCs w:val="18"/>
              </w:rPr>
              <w:t>06a</w:t>
            </w:r>
          </w:p>
        </w:tc>
        <w:tc>
          <w:tcPr>
            <w:tcW w:w="1109" w:type="dxa"/>
            <w:vAlign w:val="center"/>
          </w:tcPr>
          <w:p w14:paraId="1F9B9740" w14:textId="5B89249E" w:rsidR="009B4F7D" w:rsidRPr="00F607F1" w:rsidRDefault="009B4F7D" w:rsidP="00A82EF3">
            <w:pPr>
              <w:keepNext/>
              <w:jc w:val="center"/>
              <w:rPr>
                <w:rFonts w:ascii="Calibri" w:hAnsi="Calibri"/>
                <w:sz w:val="18"/>
                <w:szCs w:val="18"/>
              </w:rPr>
            </w:pPr>
            <w:r w:rsidRPr="00F607F1">
              <w:rPr>
                <w:rFonts w:ascii="Calibri" w:hAnsi="Calibri"/>
                <w:sz w:val="18"/>
                <w:szCs w:val="18"/>
              </w:rPr>
              <w:t>06</w:t>
            </w:r>
          </w:p>
        </w:tc>
        <w:tc>
          <w:tcPr>
            <w:tcW w:w="1110" w:type="dxa"/>
            <w:vAlign w:val="center"/>
          </w:tcPr>
          <w:p w14:paraId="1F9B9741"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07</w:t>
            </w:r>
          </w:p>
        </w:tc>
        <w:tc>
          <w:tcPr>
            <w:tcW w:w="1109" w:type="dxa"/>
            <w:vAlign w:val="center"/>
          </w:tcPr>
          <w:p w14:paraId="1F9B9742"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08</w:t>
            </w:r>
          </w:p>
        </w:tc>
        <w:tc>
          <w:tcPr>
            <w:tcW w:w="1110" w:type="dxa"/>
            <w:vAlign w:val="center"/>
          </w:tcPr>
          <w:p w14:paraId="1F9B9743"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09</w:t>
            </w:r>
          </w:p>
        </w:tc>
        <w:tc>
          <w:tcPr>
            <w:tcW w:w="1110" w:type="dxa"/>
          </w:tcPr>
          <w:p w14:paraId="17D28FA3" w14:textId="76FE5ADF" w:rsidR="009B4F7D" w:rsidRPr="00F607F1" w:rsidRDefault="009B4F7D" w:rsidP="00A82EF3">
            <w:pPr>
              <w:keepNext/>
              <w:jc w:val="center"/>
              <w:rPr>
                <w:rFonts w:ascii="Calibri" w:hAnsi="Calibri"/>
                <w:sz w:val="18"/>
                <w:szCs w:val="18"/>
              </w:rPr>
            </w:pPr>
            <w:r w:rsidRPr="00F607F1">
              <w:rPr>
                <w:rFonts w:ascii="Calibri" w:hAnsi="Calibri"/>
                <w:sz w:val="18"/>
                <w:szCs w:val="18"/>
              </w:rPr>
              <w:t>10</w:t>
            </w:r>
          </w:p>
        </w:tc>
        <w:tc>
          <w:tcPr>
            <w:tcW w:w="1110" w:type="dxa"/>
          </w:tcPr>
          <w:p w14:paraId="76B2257C" w14:textId="7EA72D9E" w:rsidR="009B4F7D" w:rsidRPr="00F607F1" w:rsidRDefault="009B4F7D" w:rsidP="00A82EF3">
            <w:pPr>
              <w:keepNext/>
              <w:jc w:val="center"/>
              <w:rPr>
                <w:rFonts w:ascii="Calibri" w:hAnsi="Calibri"/>
                <w:sz w:val="18"/>
                <w:szCs w:val="18"/>
              </w:rPr>
            </w:pPr>
            <w:r w:rsidRPr="00F607F1">
              <w:rPr>
                <w:rFonts w:ascii="Calibri" w:hAnsi="Calibri"/>
                <w:sz w:val="18"/>
                <w:szCs w:val="18"/>
              </w:rPr>
              <w:t>11</w:t>
            </w:r>
          </w:p>
        </w:tc>
        <w:tc>
          <w:tcPr>
            <w:tcW w:w="1115" w:type="dxa"/>
          </w:tcPr>
          <w:p w14:paraId="1AB6E818" w14:textId="515B18DF" w:rsidR="009B4F7D" w:rsidRPr="00F607F1" w:rsidRDefault="009B4F7D" w:rsidP="00A82EF3">
            <w:pPr>
              <w:keepNext/>
              <w:jc w:val="center"/>
              <w:rPr>
                <w:rFonts w:ascii="Calibri" w:hAnsi="Calibri"/>
                <w:sz w:val="18"/>
                <w:szCs w:val="18"/>
              </w:rPr>
            </w:pPr>
            <w:r w:rsidRPr="00F607F1">
              <w:rPr>
                <w:rFonts w:ascii="Calibri" w:hAnsi="Calibri"/>
                <w:sz w:val="18"/>
                <w:szCs w:val="18"/>
              </w:rPr>
              <w:t>12</w:t>
            </w:r>
          </w:p>
        </w:tc>
      </w:tr>
      <w:tr w:rsidR="009B4F7D" w:rsidRPr="00F607F1" w14:paraId="1F9B975B" w14:textId="75F29FA8" w:rsidTr="00EF0CAF">
        <w:trPr>
          <w:cantSplit/>
          <w:trHeight w:val="572"/>
        </w:trPr>
        <w:tc>
          <w:tcPr>
            <w:tcW w:w="1111" w:type="dxa"/>
            <w:vAlign w:val="bottom"/>
          </w:tcPr>
          <w:p w14:paraId="2234C015" w14:textId="7122F903" w:rsidR="009B4F7D" w:rsidRPr="00F607F1" w:rsidRDefault="009B4F7D" w:rsidP="00D07715">
            <w:pPr>
              <w:keepNext/>
              <w:jc w:val="center"/>
              <w:rPr>
                <w:rFonts w:ascii="Calibri" w:hAnsi="Calibri"/>
                <w:sz w:val="18"/>
                <w:szCs w:val="18"/>
              </w:rPr>
            </w:pPr>
            <w:r w:rsidRPr="00F607F1">
              <w:rPr>
                <w:rFonts w:ascii="Calibri" w:hAnsi="Calibri"/>
                <w:sz w:val="18"/>
                <w:szCs w:val="18"/>
              </w:rPr>
              <w:t>SC System</w:t>
            </w:r>
          </w:p>
          <w:p w14:paraId="1F9B9746" w14:textId="4F6A94BD" w:rsidR="009B4F7D" w:rsidRPr="00F607F1" w:rsidRDefault="009B4F7D" w:rsidP="00D07715">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11" w:type="dxa"/>
            <w:vAlign w:val="bottom"/>
          </w:tcPr>
          <w:p w14:paraId="1F9B9747"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Heating</w:t>
            </w:r>
          </w:p>
          <w:p w14:paraId="1F9B9748"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Efficiency</w:t>
            </w:r>
          </w:p>
          <w:p w14:paraId="1F9B9749"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Type</w:t>
            </w:r>
          </w:p>
        </w:tc>
        <w:tc>
          <w:tcPr>
            <w:tcW w:w="1109" w:type="dxa"/>
            <w:vAlign w:val="bottom"/>
          </w:tcPr>
          <w:p w14:paraId="1F9B974A"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4B"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Heating</w:t>
            </w:r>
          </w:p>
          <w:p w14:paraId="1F9B974C"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Efficiency</w:t>
            </w:r>
          </w:p>
          <w:p w14:paraId="1F9B974D" w14:textId="2ABC4D78" w:rsidR="009B4F7D" w:rsidRPr="00F607F1" w:rsidRDefault="009B4F7D" w:rsidP="00D07715">
            <w:pPr>
              <w:keepNext/>
              <w:jc w:val="center"/>
              <w:rPr>
                <w:rFonts w:ascii="Calibri" w:hAnsi="Calibri"/>
                <w:sz w:val="18"/>
                <w:szCs w:val="18"/>
              </w:rPr>
            </w:pPr>
            <w:r w:rsidRPr="00F607F1">
              <w:rPr>
                <w:rFonts w:ascii="Calibri" w:hAnsi="Calibri"/>
                <w:sz w:val="18"/>
                <w:szCs w:val="18"/>
              </w:rPr>
              <w:t>Value</w:t>
            </w:r>
          </w:p>
        </w:tc>
        <w:tc>
          <w:tcPr>
            <w:tcW w:w="1111" w:type="dxa"/>
            <w:vAlign w:val="bottom"/>
          </w:tcPr>
          <w:p w14:paraId="1F9B974E"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Heat Pump Heating Capacity </w:t>
            </w:r>
          </w:p>
          <w:p w14:paraId="1F9B974F" w14:textId="055591B5" w:rsidR="009B4F7D" w:rsidRPr="00F607F1" w:rsidRDefault="009B4F7D" w:rsidP="00D07715">
            <w:pPr>
              <w:keepNext/>
              <w:jc w:val="center"/>
              <w:rPr>
                <w:rFonts w:ascii="Calibri" w:hAnsi="Calibri"/>
                <w:sz w:val="18"/>
                <w:szCs w:val="18"/>
              </w:rPr>
            </w:pPr>
            <w:r w:rsidRPr="00F607F1">
              <w:rPr>
                <w:rFonts w:ascii="Calibri" w:hAnsi="Calibri"/>
                <w:sz w:val="18"/>
                <w:szCs w:val="18"/>
              </w:rPr>
              <w:t>@ 47°F</w:t>
            </w:r>
          </w:p>
        </w:tc>
        <w:tc>
          <w:tcPr>
            <w:tcW w:w="1110" w:type="dxa"/>
            <w:vAlign w:val="bottom"/>
          </w:tcPr>
          <w:p w14:paraId="1F9B9750"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Heat Pump Heating Capacity </w:t>
            </w:r>
          </w:p>
          <w:p w14:paraId="1F9B9751" w14:textId="3EC38566" w:rsidR="009B4F7D" w:rsidRPr="00F607F1" w:rsidRDefault="009B4F7D" w:rsidP="00D07715">
            <w:pPr>
              <w:keepNext/>
              <w:jc w:val="center"/>
              <w:rPr>
                <w:rFonts w:ascii="Calibri" w:hAnsi="Calibri"/>
                <w:sz w:val="18"/>
                <w:szCs w:val="18"/>
              </w:rPr>
            </w:pPr>
            <w:r w:rsidRPr="00F607F1">
              <w:rPr>
                <w:rFonts w:ascii="Calibri" w:hAnsi="Calibri"/>
                <w:sz w:val="18"/>
                <w:szCs w:val="18"/>
              </w:rPr>
              <w:t>@ 17°F</w:t>
            </w:r>
          </w:p>
        </w:tc>
        <w:tc>
          <w:tcPr>
            <w:tcW w:w="1109" w:type="dxa"/>
            <w:vAlign w:val="bottom"/>
          </w:tcPr>
          <w:p w14:paraId="5B1D5173" w14:textId="1BC5EC1A" w:rsidR="009B4F7D" w:rsidRPr="00F607F1" w:rsidRDefault="009B4F7D" w:rsidP="009B4F7D">
            <w:pPr>
              <w:keepNext/>
              <w:jc w:val="center"/>
              <w:rPr>
                <w:rFonts w:ascii="Calibri" w:hAnsi="Calibri"/>
                <w:sz w:val="18"/>
                <w:szCs w:val="18"/>
              </w:rPr>
            </w:pPr>
            <w:r w:rsidRPr="00F607F1">
              <w:rPr>
                <w:rFonts w:ascii="Calibri" w:hAnsi="Calibri"/>
                <w:sz w:val="18"/>
                <w:szCs w:val="18"/>
              </w:rPr>
              <w:t>Cooling Efficiency Type</w:t>
            </w:r>
          </w:p>
        </w:tc>
        <w:tc>
          <w:tcPr>
            <w:tcW w:w="1109" w:type="dxa"/>
            <w:vAlign w:val="bottom"/>
          </w:tcPr>
          <w:p w14:paraId="1F9B9752" w14:textId="3DA76D6A"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5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Cooling Efficiency</w:t>
            </w:r>
          </w:p>
          <w:p w14:paraId="1F9B9754" w14:textId="5E9E393E" w:rsidR="009B4F7D" w:rsidRPr="00F607F1" w:rsidRDefault="009B4F7D" w:rsidP="00D07715">
            <w:pPr>
              <w:keepNext/>
              <w:jc w:val="center"/>
              <w:rPr>
                <w:rFonts w:ascii="Calibri" w:hAnsi="Calibri"/>
                <w:sz w:val="18"/>
                <w:szCs w:val="18"/>
              </w:rPr>
            </w:pPr>
            <w:r w:rsidRPr="00F607F1">
              <w:rPr>
                <w:rFonts w:ascii="Calibri" w:hAnsi="Calibri"/>
                <w:sz w:val="18"/>
                <w:szCs w:val="18"/>
              </w:rPr>
              <w:t>SEER/SEER2</w:t>
            </w:r>
          </w:p>
        </w:tc>
        <w:tc>
          <w:tcPr>
            <w:tcW w:w="1110" w:type="dxa"/>
            <w:vAlign w:val="bottom"/>
          </w:tcPr>
          <w:p w14:paraId="1F9B975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56"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Cooling Efficiency</w:t>
            </w:r>
          </w:p>
          <w:p w14:paraId="1F9B9757" w14:textId="02919C59" w:rsidR="009B4F7D" w:rsidRPr="00F607F1" w:rsidRDefault="009B4F7D" w:rsidP="00D07715">
            <w:pPr>
              <w:keepNext/>
              <w:jc w:val="center"/>
              <w:rPr>
                <w:rFonts w:ascii="Calibri" w:hAnsi="Calibri"/>
                <w:sz w:val="18"/>
                <w:szCs w:val="18"/>
              </w:rPr>
            </w:pPr>
            <w:r w:rsidRPr="00F607F1">
              <w:rPr>
                <w:rFonts w:ascii="Calibri" w:hAnsi="Calibri"/>
                <w:sz w:val="18"/>
                <w:szCs w:val="18"/>
              </w:rPr>
              <w:t>EER/EER2/</w:t>
            </w:r>
            <w:r w:rsidRPr="00F607F1">
              <w:rPr>
                <w:rFonts w:ascii="Calibri" w:hAnsi="Calibri"/>
                <w:sz w:val="18"/>
                <w:szCs w:val="18"/>
              </w:rPr>
              <w:br/>
              <w:t>CEER</w:t>
            </w:r>
          </w:p>
        </w:tc>
        <w:tc>
          <w:tcPr>
            <w:tcW w:w="1109" w:type="dxa"/>
            <w:vAlign w:val="bottom"/>
          </w:tcPr>
          <w:p w14:paraId="1F9B9758" w14:textId="12486F9F" w:rsidR="009B4F7D" w:rsidRPr="00F607F1" w:rsidRDefault="009B4F7D" w:rsidP="00D07715">
            <w:pPr>
              <w:keepNext/>
              <w:jc w:val="center"/>
              <w:rPr>
                <w:rFonts w:ascii="Calibri" w:hAnsi="Calibri"/>
                <w:sz w:val="18"/>
                <w:szCs w:val="18"/>
              </w:rPr>
            </w:pPr>
            <w:r w:rsidRPr="00F607F1">
              <w:rPr>
                <w:rFonts w:ascii="Calibri" w:hAnsi="Calibri"/>
                <w:sz w:val="18"/>
                <w:szCs w:val="18"/>
              </w:rPr>
              <w:t>Minimum Cooling System Airflow Rate (CFM/ton)</w:t>
            </w:r>
          </w:p>
        </w:tc>
        <w:tc>
          <w:tcPr>
            <w:tcW w:w="1110" w:type="dxa"/>
            <w:vAlign w:val="bottom"/>
          </w:tcPr>
          <w:p w14:paraId="74BE8B5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Maximum </w:t>
            </w:r>
          </w:p>
          <w:p w14:paraId="1F9B9759" w14:textId="3BA070DB" w:rsidR="009B4F7D" w:rsidRPr="00F607F1" w:rsidRDefault="009B4F7D" w:rsidP="00D07715">
            <w:pPr>
              <w:keepNext/>
              <w:jc w:val="center"/>
              <w:rPr>
                <w:rFonts w:ascii="Calibri" w:hAnsi="Calibri"/>
                <w:sz w:val="18"/>
                <w:szCs w:val="18"/>
              </w:rPr>
            </w:pPr>
            <w:r w:rsidRPr="00F607F1">
              <w:rPr>
                <w:rFonts w:ascii="Calibri" w:hAnsi="Calibri"/>
                <w:sz w:val="18"/>
                <w:szCs w:val="18"/>
              </w:rPr>
              <w:t>SC System Fan Efficacy (W/CFM )</w:t>
            </w:r>
          </w:p>
        </w:tc>
        <w:tc>
          <w:tcPr>
            <w:tcW w:w="1110" w:type="dxa"/>
            <w:vAlign w:val="bottom"/>
          </w:tcPr>
          <w:p w14:paraId="1601DDAF" w14:textId="1F23E85E"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Modeled </w:t>
            </w:r>
          </w:p>
          <w:p w14:paraId="3F9620D6" w14:textId="19D38DD6" w:rsidR="009B4F7D" w:rsidRPr="00F607F1" w:rsidRDefault="009B4F7D" w:rsidP="00D07715">
            <w:pPr>
              <w:keepNext/>
              <w:jc w:val="center"/>
              <w:rPr>
                <w:rFonts w:ascii="Calibri" w:hAnsi="Calibri"/>
                <w:sz w:val="18"/>
                <w:szCs w:val="18"/>
              </w:rPr>
            </w:pPr>
            <w:r w:rsidRPr="00F607F1">
              <w:rPr>
                <w:rFonts w:ascii="Calibri" w:hAnsi="Calibri"/>
                <w:sz w:val="18"/>
                <w:szCs w:val="18"/>
              </w:rPr>
              <w:t>Duct</w:t>
            </w:r>
          </w:p>
          <w:p w14:paraId="5AFAAD58" w14:textId="60A23E24" w:rsidR="009B4F7D" w:rsidRPr="00F607F1" w:rsidRDefault="009B4F7D" w:rsidP="00D07715">
            <w:pPr>
              <w:keepNext/>
              <w:jc w:val="center"/>
              <w:rPr>
                <w:rFonts w:ascii="Calibri" w:hAnsi="Calibri"/>
                <w:sz w:val="18"/>
                <w:szCs w:val="18"/>
              </w:rPr>
            </w:pPr>
            <w:r w:rsidRPr="00F607F1">
              <w:rPr>
                <w:rFonts w:ascii="Calibri" w:hAnsi="Calibri"/>
                <w:sz w:val="18"/>
                <w:szCs w:val="18"/>
              </w:rPr>
              <w:t>R-Value</w:t>
            </w:r>
          </w:p>
          <w:p w14:paraId="56E11596" w14:textId="256A5630" w:rsidR="009B4F7D" w:rsidRPr="00F607F1" w:rsidRDefault="009B4F7D" w:rsidP="00D07715">
            <w:pPr>
              <w:keepNext/>
              <w:jc w:val="center"/>
              <w:rPr>
                <w:rFonts w:ascii="Calibri" w:hAnsi="Calibri"/>
                <w:sz w:val="8"/>
                <w:szCs w:val="8"/>
              </w:rPr>
            </w:pPr>
          </w:p>
        </w:tc>
        <w:tc>
          <w:tcPr>
            <w:tcW w:w="1110" w:type="dxa"/>
            <w:vAlign w:val="bottom"/>
          </w:tcPr>
          <w:p w14:paraId="127C1D9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Central Fan</w:t>
            </w:r>
          </w:p>
          <w:p w14:paraId="3E878F1B"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Ventilation</w:t>
            </w:r>
          </w:p>
          <w:p w14:paraId="77FBC599" w14:textId="7189DE90" w:rsidR="009B4F7D" w:rsidRPr="00F607F1" w:rsidRDefault="009B4F7D" w:rsidP="00D07715">
            <w:pPr>
              <w:keepNext/>
              <w:jc w:val="center"/>
              <w:rPr>
                <w:rFonts w:ascii="Calibri" w:hAnsi="Calibri"/>
                <w:sz w:val="18"/>
                <w:szCs w:val="18"/>
              </w:rPr>
            </w:pPr>
            <w:r w:rsidRPr="00F607F1">
              <w:rPr>
                <w:rFonts w:ascii="Calibri" w:hAnsi="Calibri"/>
                <w:sz w:val="18"/>
                <w:szCs w:val="18"/>
              </w:rPr>
              <w:t>Cooling Airflow</w:t>
            </w:r>
          </w:p>
        </w:tc>
        <w:tc>
          <w:tcPr>
            <w:tcW w:w="1115" w:type="dxa"/>
            <w:vAlign w:val="bottom"/>
          </w:tcPr>
          <w:p w14:paraId="0FE3C961"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Central Fan</w:t>
            </w:r>
          </w:p>
          <w:p w14:paraId="30B1547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Ventilation</w:t>
            </w:r>
          </w:p>
          <w:p w14:paraId="1E017AD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Cooling </w:t>
            </w:r>
          </w:p>
          <w:p w14:paraId="77E3E00C" w14:textId="39D1A939" w:rsidR="009B4F7D" w:rsidRPr="00F607F1" w:rsidRDefault="009B4F7D" w:rsidP="00D07715">
            <w:pPr>
              <w:keepNext/>
              <w:jc w:val="center"/>
              <w:rPr>
                <w:rFonts w:ascii="Calibri" w:hAnsi="Calibri"/>
                <w:sz w:val="18"/>
                <w:szCs w:val="18"/>
              </w:rPr>
            </w:pPr>
            <w:r w:rsidRPr="00F607F1">
              <w:rPr>
                <w:rFonts w:ascii="Calibri" w:hAnsi="Calibri"/>
                <w:sz w:val="18"/>
                <w:szCs w:val="18"/>
              </w:rPr>
              <w:t>Fan Efficacy</w:t>
            </w:r>
          </w:p>
        </w:tc>
      </w:tr>
      <w:tr w:rsidR="00A9499A" w:rsidRPr="00F607F1" w14:paraId="1F9B9779" w14:textId="7C171B7A" w:rsidTr="00EF0CAF">
        <w:trPr>
          <w:cantSplit/>
          <w:trHeight w:val="357"/>
        </w:trPr>
        <w:tc>
          <w:tcPr>
            <w:tcW w:w="1111" w:type="dxa"/>
          </w:tcPr>
          <w:p w14:paraId="1F9B975C" w14:textId="29CF33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B01&gt;&gt;</w:t>
            </w:r>
          </w:p>
        </w:tc>
        <w:tc>
          <w:tcPr>
            <w:tcW w:w="1111" w:type="dxa"/>
          </w:tcPr>
          <w:p w14:paraId="1F9B975D" w14:textId="4D1D578E" w:rsidR="00A9499A" w:rsidRPr="00F607F1" w:rsidRDefault="00A9499A" w:rsidP="00A9499A">
            <w:pPr>
              <w:keepNext/>
              <w:rPr>
                <w:rFonts w:ascii="Calibri" w:hAnsi="Calibri"/>
                <w:sz w:val="16"/>
                <w:szCs w:val="16"/>
              </w:rPr>
            </w:pPr>
            <w:r w:rsidRPr="00F607F1">
              <w:rPr>
                <w:rFonts w:ascii="Calibri" w:hAnsi="Calibri"/>
                <w:sz w:val="16"/>
                <w:szCs w:val="16"/>
              </w:rPr>
              <w:t>&lt;&lt;If B03 = ‘Combined Hydronic’</w:t>
            </w:r>
            <w:ins w:id="0" w:author="Alhabibi, Haider@Energy" w:date="2023-10-20T10:40:00Z">
              <w:r w:rsidR="00EE47B0" w:rsidRPr="00EE47B0">
                <w:rPr>
                  <w:rFonts w:ascii="Calibri" w:hAnsi="Calibri"/>
                  <w:sz w:val="16"/>
                  <w:szCs w:val="16"/>
                </w:rPr>
                <w:t>; ‘Heat Pump DHW Combo’; ‘Wood Heat’</w:t>
              </w:r>
            </w:ins>
            <w:r w:rsidRPr="00F607F1">
              <w:rPr>
                <w:rFonts w:ascii="Calibri" w:hAnsi="Calibri"/>
                <w:sz w:val="16"/>
                <w:szCs w:val="16"/>
              </w:rPr>
              <w:t xml:space="preserve"> then report NA; else auto fill text referenced from CF1R for this system name&gt;&gt;</w:t>
            </w:r>
          </w:p>
        </w:tc>
        <w:tc>
          <w:tcPr>
            <w:tcW w:w="1109" w:type="dxa"/>
          </w:tcPr>
          <w:p w14:paraId="1F9B975E" w14:textId="326E078A" w:rsidR="00A9499A" w:rsidRPr="00F607F1" w:rsidRDefault="00A9499A" w:rsidP="00A9499A">
            <w:pPr>
              <w:keepNext/>
              <w:rPr>
                <w:rFonts w:ascii="Calibri" w:hAnsi="Calibri"/>
                <w:sz w:val="16"/>
                <w:szCs w:val="16"/>
              </w:rPr>
            </w:pPr>
            <w:r w:rsidRPr="00F607F1">
              <w:rPr>
                <w:rFonts w:ascii="Calibri" w:hAnsi="Calibri"/>
                <w:sz w:val="16"/>
                <w:szCs w:val="16"/>
              </w:rPr>
              <w:t>&lt;&lt;If B03 = ‘Combined Hydronic’</w:t>
            </w:r>
            <w:ins w:id="1" w:author="Alhabibi, Haider@Energy" w:date="2023-10-20T10:39:00Z">
              <w:r w:rsidR="00090102" w:rsidRPr="00090102">
                <w:rPr>
                  <w:rFonts w:ascii="Calibri" w:hAnsi="Calibri"/>
                  <w:sz w:val="16"/>
                  <w:szCs w:val="16"/>
                </w:rPr>
                <w:t xml:space="preserve">; ‘Heat Pump DHW Combo’; </w:t>
              </w:r>
              <w:r w:rsidR="00EE47B0" w:rsidRPr="00EE47B0">
                <w:rPr>
                  <w:rFonts w:ascii="Calibri" w:hAnsi="Calibri"/>
                  <w:sz w:val="16"/>
                  <w:szCs w:val="16"/>
                </w:rPr>
                <w:t>‘Wood Heat’</w:t>
              </w:r>
            </w:ins>
            <w:r w:rsidRPr="00F607F1">
              <w:rPr>
                <w:rFonts w:ascii="Calibri" w:hAnsi="Calibri"/>
                <w:sz w:val="16"/>
                <w:szCs w:val="16"/>
              </w:rPr>
              <w:t xml:space="preserve"> then report NA; else auto fill text referenced from CF1R for this system name&gt;&gt;</w:t>
            </w:r>
          </w:p>
        </w:tc>
        <w:tc>
          <w:tcPr>
            <w:tcW w:w="1111" w:type="dxa"/>
          </w:tcPr>
          <w:p w14:paraId="1F9B975F" w14:textId="77777777" w:rsidR="00A9499A" w:rsidRPr="00F607F1" w:rsidRDefault="00A9499A" w:rsidP="00A9499A">
            <w:pPr>
              <w:keepNext/>
              <w:rPr>
                <w:rFonts w:ascii="Calibri" w:hAnsi="Calibri"/>
                <w:sz w:val="16"/>
                <w:szCs w:val="16"/>
              </w:rPr>
            </w:pPr>
            <w:r w:rsidRPr="00F607F1">
              <w:rPr>
                <w:rFonts w:ascii="Calibri" w:hAnsi="Calibri"/>
                <w:sz w:val="16"/>
                <w:szCs w:val="16"/>
              </w:rPr>
              <w:t>&lt;&lt; auto filled text: referenced from CF1R for this system name if the data is available;</w:t>
            </w:r>
          </w:p>
          <w:p w14:paraId="1F9B9760"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1"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 &gt;&gt;</w:t>
            </w:r>
          </w:p>
        </w:tc>
        <w:tc>
          <w:tcPr>
            <w:tcW w:w="1110" w:type="dxa"/>
          </w:tcPr>
          <w:p w14:paraId="1F9B9762"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3"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4"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09" w:type="dxa"/>
          </w:tcPr>
          <w:p w14:paraId="27920C2C" w14:textId="46857FC5"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is the data is available; else if the system type on the CF1R does not provide this data, then result=N/A&gt;&gt;</w:t>
            </w:r>
          </w:p>
        </w:tc>
        <w:tc>
          <w:tcPr>
            <w:tcW w:w="1109" w:type="dxa"/>
          </w:tcPr>
          <w:p w14:paraId="1F9B9765" w14:textId="614823CB"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6"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7"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w:t>
            </w:r>
            <w:r w:rsidRPr="00F607F1" w:rsidDel="00E176EF">
              <w:rPr>
                <w:rFonts w:ascii="Calibri" w:hAnsi="Calibri"/>
                <w:sz w:val="16"/>
                <w:szCs w:val="16"/>
              </w:rPr>
              <w:t xml:space="preserve"> </w:t>
            </w:r>
            <w:r w:rsidRPr="00F607F1">
              <w:rPr>
                <w:rFonts w:ascii="Calibri" w:hAnsi="Calibri"/>
                <w:sz w:val="16"/>
                <w:szCs w:val="16"/>
              </w:rPr>
              <w:t>&gt;&gt;</w:t>
            </w:r>
          </w:p>
        </w:tc>
        <w:tc>
          <w:tcPr>
            <w:tcW w:w="1110" w:type="dxa"/>
          </w:tcPr>
          <w:p w14:paraId="1F9B9768"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9"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A" w14:textId="3349AD54"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09" w:type="dxa"/>
          </w:tcPr>
          <w:p w14:paraId="1F9B976B"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C"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D"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1F9B976E"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F"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70"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07CC360C" w14:textId="6713DDA5" w:rsidR="00A9499A" w:rsidRPr="00F607F1" w:rsidRDefault="00A9499A" w:rsidP="00A9499A">
            <w:pPr>
              <w:keepNext/>
              <w:rPr>
                <w:rFonts w:ascii="Calibri" w:hAnsi="Calibri"/>
                <w:sz w:val="16"/>
                <w:szCs w:val="16"/>
              </w:rPr>
            </w:pPr>
            <w:r w:rsidRPr="00F607F1">
              <w:rPr>
                <w:rFonts w:ascii="Calibri" w:hAnsi="Calibri"/>
                <w:sz w:val="16"/>
                <w:szCs w:val="16"/>
              </w:rPr>
              <w:t>&lt;&lt;</w:t>
            </w:r>
            <w:r w:rsidRPr="00F607F1">
              <w:t xml:space="preserve"> </w:t>
            </w:r>
            <w:r w:rsidRPr="00F607F1">
              <w:rPr>
                <w:rFonts w:ascii="Calibri" w:hAnsi="Calibri"/>
                <w:sz w:val="16"/>
                <w:szCs w:val="16"/>
              </w:rPr>
              <w:t xml:space="preserve">calculated field: </w:t>
            </w:r>
          </w:p>
          <w:p w14:paraId="5248C82D" w14:textId="77777777" w:rsidR="00A9499A" w:rsidRPr="00F607F1" w:rsidRDefault="00A9499A" w:rsidP="00A9499A">
            <w:pPr>
              <w:keepNext/>
              <w:rPr>
                <w:rFonts w:ascii="Calibri" w:hAnsi="Calibri"/>
                <w:sz w:val="16"/>
                <w:szCs w:val="16"/>
              </w:rPr>
            </w:pPr>
          </w:p>
          <w:p w14:paraId="71C747DE" w14:textId="219E55A8" w:rsidR="00A9499A" w:rsidRPr="00F607F1" w:rsidRDefault="00A9499A" w:rsidP="00A9499A">
            <w:pPr>
              <w:keepNext/>
              <w:rPr>
                <w:rFonts w:ascii="Calibri" w:hAnsi="Calibri"/>
                <w:sz w:val="16"/>
                <w:szCs w:val="16"/>
              </w:rPr>
            </w:pPr>
            <w:r w:rsidRPr="00F607F1">
              <w:rPr>
                <w:rFonts w:ascii="Calibri" w:hAnsi="Calibri"/>
                <w:sz w:val="16"/>
                <w:szCs w:val="16"/>
              </w:rPr>
              <w:t xml:space="preserve">if CF1R flags requirement for a Verified Duct System Design, then display text: </w:t>
            </w:r>
          </w:p>
          <w:p w14:paraId="051D0A4F"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Verified Duct </w:t>
            </w:r>
          </w:p>
          <w:p w14:paraId="46213983" w14:textId="66F11C81" w:rsidR="00A9499A" w:rsidRPr="00F607F1" w:rsidRDefault="00A9499A" w:rsidP="00A9499A">
            <w:pPr>
              <w:keepNext/>
              <w:rPr>
                <w:rFonts w:ascii="Calibri" w:hAnsi="Calibri"/>
                <w:sz w:val="16"/>
                <w:szCs w:val="16"/>
              </w:rPr>
            </w:pPr>
            <w:r w:rsidRPr="00F607F1">
              <w:rPr>
                <w:rFonts w:ascii="Calibri" w:hAnsi="Calibri"/>
                <w:sz w:val="16"/>
                <w:szCs w:val="16"/>
              </w:rPr>
              <w:t xml:space="preserve">     System Design,</w:t>
            </w:r>
          </w:p>
          <w:p w14:paraId="03A83501" w14:textId="77777777" w:rsidR="00A9499A" w:rsidRPr="00F607F1" w:rsidRDefault="00A9499A" w:rsidP="00A9499A">
            <w:pPr>
              <w:keepNext/>
              <w:rPr>
                <w:rFonts w:ascii="Calibri" w:hAnsi="Calibri"/>
                <w:sz w:val="16"/>
                <w:szCs w:val="16"/>
              </w:rPr>
            </w:pPr>
          </w:p>
          <w:p w14:paraId="670615BE" w14:textId="7B793BA3" w:rsidR="00A9499A" w:rsidRPr="00F607F1" w:rsidRDefault="00A9499A" w:rsidP="00A9499A">
            <w:pPr>
              <w:keepNext/>
              <w:rPr>
                <w:rFonts w:ascii="Calibri" w:hAnsi="Calibri"/>
                <w:sz w:val="16"/>
                <w:szCs w:val="16"/>
              </w:rPr>
            </w:pPr>
            <w:r w:rsidRPr="00F607F1">
              <w:rPr>
                <w:rFonts w:ascii="Calibri" w:hAnsi="Calibri"/>
                <w:sz w:val="16"/>
                <w:szCs w:val="16"/>
              </w:rPr>
              <w:t xml:space="preserve">else reference the R-value from the CF1R for this system name if the data is available </w:t>
            </w:r>
          </w:p>
          <w:p w14:paraId="52911CA8" w14:textId="77777777" w:rsidR="00A9499A" w:rsidRPr="00F607F1" w:rsidRDefault="00A9499A" w:rsidP="00A9499A">
            <w:pPr>
              <w:keepNext/>
              <w:rPr>
                <w:rFonts w:ascii="Calibri" w:hAnsi="Calibri"/>
                <w:sz w:val="16"/>
                <w:szCs w:val="16"/>
              </w:rPr>
            </w:pPr>
          </w:p>
          <w:p w14:paraId="2A253A1E"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else if CF1R does not provide R-value data for this system, </w:t>
            </w:r>
          </w:p>
          <w:p w14:paraId="472826F1" w14:textId="71336C15"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2996E2A6" w14:textId="65FBDDA0" w:rsidR="00A9499A" w:rsidRPr="00F607F1" w:rsidRDefault="00A9499A" w:rsidP="00A9499A">
            <w:pPr>
              <w:keepNext/>
              <w:rPr>
                <w:rFonts w:ascii="Calibri" w:hAnsi="Calibri"/>
                <w:sz w:val="16"/>
                <w:szCs w:val="16"/>
              </w:rPr>
            </w:pPr>
            <w:r w:rsidRPr="00F607F1">
              <w:rPr>
                <w:rFonts w:ascii="Calibri" w:hAnsi="Calibri"/>
                <w:sz w:val="16"/>
                <w:szCs w:val="16"/>
              </w:rPr>
              <w:t>&lt;&lt;if B05=N/A, then value= N/A,</w:t>
            </w:r>
          </w:p>
          <w:p w14:paraId="1C81C6BC" w14:textId="347B0F98" w:rsidR="00A9499A" w:rsidRPr="00F607F1" w:rsidRDefault="00A9499A" w:rsidP="00A9499A">
            <w:pPr>
              <w:keepNext/>
              <w:rPr>
                <w:rFonts w:ascii="Calibri" w:hAnsi="Calibri"/>
                <w:sz w:val="16"/>
                <w:szCs w:val="16"/>
              </w:rPr>
            </w:pPr>
            <w:r w:rsidRPr="00F607F1">
              <w:rPr>
                <w:rFonts w:ascii="Calibri" w:hAnsi="Calibri"/>
                <w:sz w:val="16"/>
                <w:szCs w:val="16"/>
              </w:rPr>
              <w:t>elseif B05= *fixed flow"</w:t>
            </w:r>
          </w:p>
          <w:p w14:paraId="39B1D843" w14:textId="77777777" w:rsidR="00A9499A" w:rsidRPr="00F607F1" w:rsidRDefault="00A9499A" w:rsidP="00A9499A">
            <w:pPr>
              <w:keepNext/>
              <w:rPr>
                <w:rFonts w:ascii="Calibri" w:hAnsi="Calibri"/>
                <w:sz w:val="16"/>
                <w:szCs w:val="16"/>
              </w:rPr>
            </w:pPr>
            <w:r w:rsidRPr="00F607F1">
              <w:rPr>
                <w:rFonts w:ascii="Calibri" w:hAnsi="Calibri"/>
                <w:sz w:val="16"/>
                <w:szCs w:val="16"/>
              </w:rPr>
              <w:t>then reference the fixed cool vent airflow value from the CF1R for this system,</w:t>
            </w:r>
          </w:p>
          <w:p w14:paraId="76C2647E" w14:textId="602D8F3C" w:rsidR="00A9499A" w:rsidRPr="00F607F1" w:rsidRDefault="00A9499A" w:rsidP="00A9499A">
            <w:pPr>
              <w:keepNext/>
              <w:rPr>
                <w:rFonts w:ascii="Calibri" w:hAnsi="Calibri"/>
                <w:sz w:val="16"/>
                <w:szCs w:val="16"/>
              </w:rPr>
            </w:pPr>
            <w:r w:rsidRPr="00F607F1">
              <w:rPr>
                <w:rFonts w:ascii="Calibri" w:hAnsi="Calibri"/>
                <w:sz w:val="16"/>
                <w:szCs w:val="16"/>
              </w:rPr>
              <w:t>elseif B05=</w:t>
            </w:r>
          </w:p>
          <w:p w14:paraId="1A963408" w14:textId="77777777" w:rsidR="00A9499A" w:rsidRPr="00F607F1" w:rsidRDefault="00A9499A" w:rsidP="00A9499A">
            <w:pPr>
              <w:keepNext/>
              <w:rPr>
                <w:rFonts w:ascii="Calibri" w:hAnsi="Calibri"/>
                <w:sz w:val="16"/>
                <w:szCs w:val="16"/>
              </w:rPr>
            </w:pPr>
            <w:r w:rsidRPr="00F607F1">
              <w:rPr>
                <w:rFonts w:ascii="Calibri" w:hAnsi="Calibri"/>
                <w:sz w:val="16"/>
                <w:szCs w:val="16"/>
              </w:rPr>
              <w:t>*variable flow"</w:t>
            </w:r>
          </w:p>
          <w:p w14:paraId="5C3CDA13" w14:textId="0F56CCEF" w:rsidR="00A9499A" w:rsidRPr="00F607F1" w:rsidRDefault="00A9499A" w:rsidP="00A9499A">
            <w:pPr>
              <w:keepNext/>
              <w:rPr>
                <w:rFonts w:ascii="Calibri" w:hAnsi="Calibri"/>
                <w:sz w:val="16"/>
                <w:szCs w:val="16"/>
              </w:rPr>
            </w:pPr>
            <w:r w:rsidRPr="00F607F1">
              <w:rPr>
                <w:rFonts w:ascii="Calibri" w:hAnsi="Calibri"/>
                <w:sz w:val="16"/>
                <w:szCs w:val="16"/>
              </w:rPr>
              <w:t>then value= the maximum cool vent airflow from the CF1R for this system&gt;&gt;</w:t>
            </w:r>
          </w:p>
        </w:tc>
        <w:tc>
          <w:tcPr>
            <w:tcW w:w="1115" w:type="dxa"/>
          </w:tcPr>
          <w:p w14:paraId="3B55CEDE" w14:textId="77777777" w:rsidR="00A9499A" w:rsidRPr="00F607F1" w:rsidRDefault="00A9499A" w:rsidP="00A9499A">
            <w:pPr>
              <w:keepNext/>
              <w:rPr>
                <w:rFonts w:ascii="Calibri" w:hAnsi="Calibri"/>
                <w:sz w:val="16"/>
                <w:szCs w:val="16"/>
              </w:rPr>
            </w:pPr>
            <w:r w:rsidRPr="00F607F1">
              <w:rPr>
                <w:rFonts w:ascii="Calibri" w:hAnsi="Calibri"/>
                <w:sz w:val="16"/>
                <w:szCs w:val="16"/>
              </w:rPr>
              <w:t>&lt;&lt;if B05=N/A, then value= N/A,</w:t>
            </w:r>
          </w:p>
          <w:p w14:paraId="1D85FF8C" w14:textId="65EDE859" w:rsidR="00A9499A" w:rsidRPr="00F607F1" w:rsidRDefault="00A9499A" w:rsidP="00A9499A">
            <w:pPr>
              <w:keepNext/>
              <w:rPr>
                <w:rFonts w:ascii="Calibri" w:hAnsi="Calibri"/>
                <w:sz w:val="16"/>
                <w:szCs w:val="16"/>
              </w:rPr>
            </w:pPr>
            <w:r w:rsidRPr="00F607F1">
              <w:rPr>
                <w:rFonts w:ascii="Calibri" w:hAnsi="Calibri"/>
                <w:sz w:val="16"/>
                <w:szCs w:val="16"/>
              </w:rPr>
              <w:t xml:space="preserve">else reference the value from the CF1R for this system&gt;&gt; </w:t>
            </w:r>
          </w:p>
        </w:tc>
      </w:tr>
      <w:tr w:rsidR="00A9499A" w:rsidRPr="00F607F1" w14:paraId="1F9B9784" w14:textId="38A96AD0" w:rsidTr="00EF0CAF">
        <w:trPr>
          <w:cantSplit/>
          <w:trHeight w:val="286"/>
        </w:trPr>
        <w:tc>
          <w:tcPr>
            <w:tcW w:w="1111" w:type="dxa"/>
            <w:vAlign w:val="center"/>
          </w:tcPr>
          <w:p w14:paraId="1F9B977A" w14:textId="5041B26C" w:rsidR="00A9499A" w:rsidRPr="00F607F1" w:rsidRDefault="00A9499A" w:rsidP="00A9499A">
            <w:pPr>
              <w:keepNext/>
              <w:jc w:val="center"/>
              <w:rPr>
                <w:rFonts w:ascii="Calibri" w:hAnsi="Calibri"/>
                <w:sz w:val="18"/>
                <w:szCs w:val="18"/>
              </w:rPr>
            </w:pPr>
          </w:p>
        </w:tc>
        <w:tc>
          <w:tcPr>
            <w:tcW w:w="1111" w:type="dxa"/>
            <w:vAlign w:val="center"/>
          </w:tcPr>
          <w:p w14:paraId="1F9B977B" w14:textId="77777777" w:rsidR="00A9499A" w:rsidRPr="00F607F1" w:rsidRDefault="00A9499A" w:rsidP="00A9499A">
            <w:pPr>
              <w:keepNext/>
              <w:jc w:val="center"/>
              <w:rPr>
                <w:rFonts w:ascii="Calibri" w:hAnsi="Calibri"/>
                <w:sz w:val="18"/>
                <w:szCs w:val="18"/>
              </w:rPr>
            </w:pPr>
          </w:p>
        </w:tc>
        <w:tc>
          <w:tcPr>
            <w:tcW w:w="1109" w:type="dxa"/>
            <w:vAlign w:val="center"/>
          </w:tcPr>
          <w:p w14:paraId="1F9B977C" w14:textId="77777777" w:rsidR="00A9499A" w:rsidRPr="00F607F1" w:rsidRDefault="00A9499A" w:rsidP="00A9499A">
            <w:pPr>
              <w:keepNext/>
              <w:jc w:val="center"/>
              <w:rPr>
                <w:rFonts w:ascii="Calibri" w:hAnsi="Calibri"/>
                <w:sz w:val="18"/>
                <w:szCs w:val="18"/>
              </w:rPr>
            </w:pPr>
          </w:p>
        </w:tc>
        <w:tc>
          <w:tcPr>
            <w:tcW w:w="1111" w:type="dxa"/>
            <w:vAlign w:val="center"/>
          </w:tcPr>
          <w:p w14:paraId="1F9B977D" w14:textId="77777777" w:rsidR="00A9499A" w:rsidRPr="00F607F1" w:rsidRDefault="00A9499A" w:rsidP="00A9499A">
            <w:pPr>
              <w:keepNext/>
              <w:jc w:val="center"/>
              <w:rPr>
                <w:rFonts w:ascii="Calibri" w:hAnsi="Calibri"/>
                <w:sz w:val="18"/>
                <w:szCs w:val="18"/>
              </w:rPr>
            </w:pPr>
          </w:p>
        </w:tc>
        <w:tc>
          <w:tcPr>
            <w:tcW w:w="1110" w:type="dxa"/>
            <w:vAlign w:val="center"/>
          </w:tcPr>
          <w:p w14:paraId="1F9B977E" w14:textId="77777777" w:rsidR="00A9499A" w:rsidRPr="00F607F1" w:rsidRDefault="00A9499A" w:rsidP="00A9499A">
            <w:pPr>
              <w:keepNext/>
              <w:jc w:val="center"/>
              <w:rPr>
                <w:rFonts w:ascii="Calibri" w:hAnsi="Calibri"/>
                <w:sz w:val="18"/>
                <w:szCs w:val="18"/>
              </w:rPr>
            </w:pPr>
          </w:p>
        </w:tc>
        <w:tc>
          <w:tcPr>
            <w:tcW w:w="1109" w:type="dxa"/>
          </w:tcPr>
          <w:p w14:paraId="7B92DBE8" w14:textId="77777777" w:rsidR="00A9499A" w:rsidRPr="00F607F1" w:rsidRDefault="00A9499A" w:rsidP="00A9499A">
            <w:pPr>
              <w:keepNext/>
              <w:jc w:val="center"/>
              <w:rPr>
                <w:rFonts w:ascii="Calibri" w:hAnsi="Calibri"/>
                <w:sz w:val="18"/>
                <w:szCs w:val="18"/>
              </w:rPr>
            </w:pPr>
          </w:p>
        </w:tc>
        <w:tc>
          <w:tcPr>
            <w:tcW w:w="1109" w:type="dxa"/>
            <w:vAlign w:val="center"/>
          </w:tcPr>
          <w:p w14:paraId="1F9B977F" w14:textId="0EFF84B5" w:rsidR="00A9499A" w:rsidRPr="00F607F1" w:rsidRDefault="00A9499A" w:rsidP="00A9499A">
            <w:pPr>
              <w:keepNext/>
              <w:jc w:val="center"/>
              <w:rPr>
                <w:rFonts w:ascii="Calibri" w:hAnsi="Calibri"/>
                <w:sz w:val="18"/>
                <w:szCs w:val="18"/>
              </w:rPr>
            </w:pPr>
          </w:p>
        </w:tc>
        <w:tc>
          <w:tcPr>
            <w:tcW w:w="1110" w:type="dxa"/>
            <w:vAlign w:val="center"/>
          </w:tcPr>
          <w:p w14:paraId="1F9B9780" w14:textId="77777777" w:rsidR="00A9499A" w:rsidRPr="00F607F1" w:rsidRDefault="00A9499A" w:rsidP="00A9499A">
            <w:pPr>
              <w:keepNext/>
              <w:jc w:val="center"/>
              <w:rPr>
                <w:rFonts w:ascii="Calibri" w:hAnsi="Calibri"/>
                <w:sz w:val="18"/>
                <w:szCs w:val="18"/>
              </w:rPr>
            </w:pPr>
          </w:p>
        </w:tc>
        <w:tc>
          <w:tcPr>
            <w:tcW w:w="1109" w:type="dxa"/>
            <w:vAlign w:val="center"/>
          </w:tcPr>
          <w:p w14:paraId="1F9B9781" w14:textId="77777777" w:rsidR="00A9499A" w:rsidRPr="00F607F1" w:rsidRDefault="00A9499A" w:rsidP="00A9499A">
            <w:pPr>
              <w:keepNext/>
              <w:jc w:val="center"/>
              <w:rPr>
                <w:rFonts w:ascii="Calibri" w:hAnsi="Calibri"/>
                <w:sz w:val="18"/>
                <w:szCs w:val="18"/>
              </w:rPr>
            </w:pPr>
          </w:p>
        </w:tc>
        <w:tc>
          <w:tcPr>
            <w:tcW w:w="1110" w:type="dxa"/>
            <w:vAlign w:val="center"/>
          </w:tcPr>
          <w:p w14:paraId="1F9B9782" w14:textId="77777777" w:rsidR="00A9499A" w:rsidRPr="00F607F1" w:rsidRDefault="00A9499A" w:rsidP="00A9499A">
            <w:pPr>
              <w:keepNext/>
              <w:jc w:val="center"/>
              <w:rPr>
                <w:rFonts w:ascii="Calibri" w:hAnsi="Calibri"/>
                <w:sz w:val="18"/>
                <w:szCs w:val="18"/>
              </w:rPr>
            </w:pPr>
          </w:p>
        </w:tc>
        <w:tc>
          <w:tcPr>
            <w:tcW w:w="1110" w:type="dxa"/>
            <w:vAlign w:val="center"/>
          </w:tcPr>
          <w:p w14:paraId="1E9ECDEE" w14:textId="77777777" w:rsidR="00A9499A" w:rsidRPr="00F607F1" w:rsidRDefault="00A9499A" w:rsidP="00A9499A">
            <w:pPr>
              <w:keepNext/>
              <w:jc w:val="center"/>
              <w:rPr>
                <w:rFonts w:ascii="Calibri" w:hAnsi="Calibri"/>
                <w:sz w:val="18"/>
                <w:szCs w:val="18"/>
              </w:rPr>
            </w:pPr>
          </w:p>
        </w:tc>
        <w:tc>
          <w:tcPr>
            <w:tcW w:w="1110" w:type="dxa"/>
          </w:tcPr>
          <w:p w14:paraId="4338BC3D" w14:textId="77777777" w:rsidR="00A9499A" w:rsidRPr="00F607F1" w:rsidRDefault="00A9499A" w:rsidP="00A9499A">
            <w:pPr>
              <w:keepNext/>
              <w:jc w:val="center"/>
              <w:rPr>
                <w:rFonts w:ascii="Calibri" w:hAnsi="Calibri"/>
                <w:sz w:val="18"/>
                <w:szCs w:val="18"/>
              </w:rPr>
            </w:pPr>
          </w:p>
        </w:tc>
        <w:tc>
          <w:tcPr>
            <w:tcW w:w="1115" w:type="dxa"/>
          </w:tcPr>
          <w:p w14:paraId="567375F1" w14:textId="77777777" w:rsidR="00A9499A" w:rsidRPr="00F607F1" w:rsidRDefault="00A9499A" w:rsidP="00A9499A">
            <w:pPr>
              <w:keepNext/>
              <w:jc w:val="center"/>
              <w:rPr>
                <w:rFonts w:ascii="Calibri" w:hAnsi="Calibri"/>
                <w:sz w:val="18"/>
                <w:szCs w:val="18"/>
              </w:rPr>
            </w:pPr>
          </w:p>
        </w:tc>
      </w:tr>
      <w:tr w:rsidR="00A9499A" w:rsidRPr="00F607F1" w14:paraId="1F9B9791" w14:textId="26808A3A" w:rsidTr="00EF0CAF">
        <w:trPr>
          <w:cantSplit/>
          <w:trHeight w:val="205"/>
        </w:trPr>
        <w:tc>
          <w:tcPr>
            <w:tcW w:w="1111" w:type="dxa"/>
          </w:tcPr>
          <w:p w14:paraId="2026B87E" w14:textId="77777777" w:rsidR="00A9499A" w:rsidRPr="00F607F1" w:rsidRDefault="00A9499A" w:rsidP="00A9499A">
            <w:pPr>
              <w:keepNext/>
              <w:rPr>
                <w:rFonts w:ascii="Calibri" w:hAnsi="Calibri"/>
                <w:sz w:val="18"/>
                <w:szCs w:val="18"/>
              </w:rPr>
            </w:pPr>
          </w:p>
        </w:tc>
        <w:tc>
          <w:tcPr>
            <w:tcW w:w="13334" w:type="dxa"/>
            <w:gridSpan w:val="12"/>
          </w:tcPr>
          <w:p w14:paraId="2C438739" w14:textId="739E6F74" w:rsidR="00A9499A" w:rsidRPr="00F607F1" w:rsidRDefault="00A9499A" w:rsidP="00A9499A">
            <w:pPr>
              <w:keepNext/>
              <w:rPr>
                <w:rFonts w:ascii="Calibri" w:hAnsi="Calibri"/>
                <w:sz w:val="18"/>
                <w:szCs w:val="18"/>
              </w:rPr>
            </w:pPr>
            <w:r w:rsidRPr="00F607F1">
              <w:rPr>
                <w:rFonts w:ascii="Calibri" w:hAnsi="Calibri"/>
                <w:sz w:val="18"/>
                <w:szCs w:val="18"/>
              </w:rPr>
              <w:t>Notes:</w:t>
            </w:r>
          </w:p>
        </w:tc>
      </w:tr>
    </w:tbl>
    <w:p w14:paraId="1F9B9792" w14:textId="505CC0BF" w:rsidR="00C5585C" w:rsidRDefault="00C5585C" w:rsidP="008846F4">
      <w:pPr>
        <w:rPr>
          <w:rFonts w:ascii="Calibri" w:hAnsi="Calibri"/>
          <w:sz w:val="18"/>
          <w:szCs w:val="18"/>
        </w:rPr>
      </w:pPr>
    </w:p>
    <w:p w14:paraId="115B382E" w14:textId="77777777" w:rsidR="00C5585C" w:rsidRDefault="00C5585C">
      <w:pPr>
        <w:rPr>
          <w:rFonts w:ascii="Calibri" w:hAnsi="Calibri"/>
          <w:sz w:val="18"/>
          <w:szCs w:val="18"/>
        </w:rPr>
      </w:pPr>
      <w:r>
        <w:rPr>
          <w:rFonts w:ascii="Calibri" w:hAnsi="Calibri"/>
          <w:sz w:val="18"/>
          <w:szCs w:val="18"/>
        </w:rPr>
        <w:br w:type="page"/>
      </w:r>
    </w:p>
    <w:p w14:paraId="1F9B9794" w14:textId="77777777" w:rsidR="008F2BFE" w:rsidRPr="00F607F1" w:rsidRDefault="008F2BFE" w:rsidP="008846F4">
      <w:pPr>
        <w:rPr>
          <w:rFonts w:ascii="Calibri" w:hAnsi="Calibri"/>
          <w:sz w:val="18"/>
          <w:szCs w:val="18"/>
        </w:rPr>
      </w:pPr>
    </w:p>
    <w:tbl>
      <w:tblPr>
        <w:tblpPr w:leftFromText="180" w:rightFromText="180" w:vertAnchor="text" w:tblpY="1"/>
        <w:tblOverlap w:val="neve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2"/>
        <w:gridCol w:w="796"/>
        <w:gridCol w:w="885"/>
        <w:gridCol w:w="1504"/>
        <w:gridCol w:w="1416"/>
        <w:gridCol w:w="1150"/>
        <w:gridCol w:w="1593"/>
        <w:gridCol w:w="1062"/>
        <w:gridCol w:w="885"/>
        <w:gridCol w:w="1150"/>
        <w:gridCol w:w="973"/>
        <w:gridCol w:w="973"/>
        <w:gridCol w:w="1248"/>
      </w:tblGrid>
      <w:tr w:rsidR="004473D7" w:rsidRPr="00F607F1" w14:paraId="1F9B9797" w14:textId="52C0EAEF" w:rsidTr="00EF0CAF">
        <w:trPr>
          <w:trHeight w:val="664"/>
        </w:trPr>
        <w:tc>
          <w:tcPr>
            <w:tcW w:w="14426" w:type="dxa"/>
            <w:gridSpan w:val="13"/>
          </w:tcPr>
          <w:p w14:paraId="5CD5D702" w14:textId="77777777" w:rsidR="004473D7" w:rsidRPr="00F607F1" w:rsidRDefault="004473D7" w:rsidP="00C5585C">
            <w:pPr>
              <w:keepNext/>
              <w:rPr>
                <w:rFonts w:ascii="Calibri" w:hAnsi="Calibri"/>
                <w:b/>
                <w:sz w:val="18"/>
                <w:szCs w:val="18"/>
              </w:rPr>
            </w:pPr>
            <w:r w:rsidRPr="00F607F1">
              <w:rPr>
                <w:rFonts w:ascii="Calibri" w:hAnsi="Calibri"/>
                <w:b/>
                <w:sz w:val="18"/>
                <w:szCs w:val="18"/>
              </w:rPr>
              <w:t>D. Installed New, Altered, and Existing Space Conditioning (SC) System Component Information</w:t>
            </w:r>
          </w:p>
          <w:p w14:paraId="4E01BA3A" w14:textId="12A63ECC" w:rsidR="004473D7" w:rsidRPr="00F607F1" w:rsidRDefault="004473D7" w:rsidP="00C5585C">
            <w:pPr>
              <w:keepNext/>
              <w:rPr>
                <w:rFonts w:ascii="Calibri" w:hAnsi="Calibri"/>
                <w:b/>
                <w:sz w:val="18"/>
                <w:szCs w:val="18"/>
              </w:rPr>
            </w:pPr>
            <w:r w:rsidRPr="00F607F1">
              <w:rPr>
                <w:rFonts w:ascii="Calibri" w:hAnsi="Calibri"/>
                <w:sz w:val="18"/>
                <w:szCs w:val="18"/>
              </w:rPr>
              <w:t xml:space="preserve">&lt;&lt; require one row of data to be entered in this table for each of the quantity of space conditioning systems entered in A04.  If SC system names from CBECC are installed more than once in this dwelling unit, then duplicate SC System names are allowed in column D01; Require each entry in D02 (area served) to be unique in this dwelling unit &gt;&gt; </w:t>
            </w:r>
          </w:p>
        </w:tc>
      </w:tr>
      <w:tr w:rsidR="00093896" w:rsidRPr="00F607F1" w14:paraId="1F9B97A3" w14:textId="33521006" w:rsidTr="00EF0CAF">
        <w:trPr>
          <w:trHeight w:val="225"/>
        </w:trPr>
        <w:tc>
          <w:tcPr>
            <w:tcW w:w="791" w:type="dxa"/>
            <w:vAlign w:val="bottom"/>
          </w:tcPr>
          <w:p w14:paraId="1F9B9798"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01</w:t>
            </w:r>
          </w:p>
        </w:tc>
        <w:tc>
          <w:tcPr>
            <w:tcW w:w="796" w:type="dxa"/>
            <w:vAlign w:val="bottom"/>
          </w:tcPr>
          <w:p w14:paraId="1F9B9799"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02</w:t>
            </w:r>
          </w:p>
        </w:tc>
        <w:tc>
          <w:tcPr>
            <w:tcW w:w="885" w:type="dxa"/>
            <w:vAlign w:val="bottom"/>
          </w:tcPr>
          <w:p w14:paraId="1F9B979A"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03</w:t>
            </w:r>
          </w:p>
        </w:tc>
        <w:tc>
          <w:tcPr>
            <w:tcW w:w="1504" w:type="dxa"/>
            <w:vAlign w:val="bottom"/>
          </w:tcPr>
          <w:p w14:paraId="1F9B979B"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04</w:t>
            </w:r>
          </w:p>
        </w:tc>
        <w:tc>
          <w:tcPr>
            <w:tcW w:w="1416" w:type="dxa"/>
            <w:vAlign w:val="bottom"/>
          </w:tcPr>
          <w:p w14:paraId="1F9B979C"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05</w:t>
            </w:r>
          </w:p>
        </w:tc>
        <w:tc>
          <w:tcPr>
            <w:tcW w:w="1150" w:type="dxa"/>
            <w:vAlign w:val="bottom"/>
          </w:tcPr>
          <w:p w14:paraId="1F9B979D"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06</w:t>
            </w:r>
          </w:p>
        </w:tc>
        <w:tc>
          <w:tcPr>
            <w:tcW w:w="1593" w:type="dxa"/>
          </w:tcPr>
          <w:p w14:paraId="1F9B979E"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07</w:t>
            </w:r>
          </w:p>
        </w:tc>
        <w:tc>
          <w:tcPr>
            <w:tcW w:w="1062" w:type="dxa"/>
            <w:vAlign w:val="bottom"/>
          </w:tcPr>
          <w:p w14:paraId="1F9B979F"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08</w:t>
            </w:r>
          </w:p>
        </w:tc>
        <w:tc>
          <w:tcPr>
            <w:tcW w:w="885" w:type="dxa"/>
          </w:tcPr>
          <w:p w14:paraId="1F9B97A2" w14:textId="72DCDDD8" w:rsidR="00093896" w:rsidRPr="00F607F1" w:rsidRDefault="00093896" w:rsidP="00C5585C">
            <w:pPr>
              <w:keepNext/>
              <w:jc w:val="center"/>
              <w:rPr>
                <w:rFonts w:ascii="Calibri" w:hAnsi="Calibri"/>
                <w:sz w:val="18"/>
                <w:szCs w:val="18"/>
              </w:rPr>
            </w:pPr>
            <w:r w:rsidRPr="00F607F1">
              <w:rPr>
                <w:rFonts w:ascii="Calibri" w:hAnsi="Calibri"/>
                <w:sz w:val="18"/>
                <w:szCs w:val="18"/>
              </w:rPr>
              <w:t>09</w:t>
            </w:r>
          </w:p>
        </w:tc>
        <w:tc>
          <w:tcPr>
            <w:tcW w:w="1150" w:type="dxa"/>
          </w:tcPr>
          <w:p w14:paraId="469642C4" w14:textId="06272D6F" w:rsidR="00093896" w:rsidRPr="00F607F1" w:rsidRDefault="00093896" w:rsidP="00C5585C">
            <w:pPr>
              <w:keepNext/>
              <w:jc w:val="center"/>
              <w:rPr>
                <w:rFonts w:ascii="Calibri" w:hAnsi="Calibri"/>
                <w:sz w:val="18"/>
                <w:szCs w:val="18"/>
              </w:rPr>
            </w:pPr>
            <w:r w:rsidRPr="00F607F1">
              <w:rPr>
                <w:rFonts w:ascii="Calibri" w:hAnsi="Calibri"/>
                <w:sz w:val="18"/>
                <w:szCs w:val="18"/>
              </w:rPr>
              <w:t>10</w:t>
            </w:r>
          </w:p>
        </w:tc>
        <w:tc>
          <w:tcPr>
            <w:tcW w:w="973" w:type="dxa"/>
          </w:tcPr>
          <w:p w14:paraId="6637F03D" w14:textId="7C123884" w:rsidR="00093896" w:rsidRPr="00F607F1" w:rsidRDefault="00093896" w:rsidP="00C5585C">
            <w:pPr>
              <w:keepNext/>
              <w:jc w:val="center"/>
              <w:rPr>
                <w:rFonts w:ascii="Calibri" w:hAnsi="Calibri"/>
                <w:sz w:val="18"/>
                <w:szCs w:val="18"/>
              </w:rPr>
            </w:pPr>
            <w:r w:rsidRPr="00F607F1">
              <w:rPr>
                <w:rFonts w:ascii="Calibri" w:hAnsi="Calibri"/>
                <w:sz w:val="18"/>
                <w:szCs w:val="18"/>
              </w:rPr>
              <w:t>11</w:t>
            </w:r>
          </w:p>
        </w:tc>
        <w:tc>
          <w:tcPr>
            <w:tcW w:w="973" w:type="dxa"/>
          </w:tcPr>
          <w:p w14:paraId="62623D38" w14:textId="620F1D28" w:rsidR="00093896" w:rsidRPr="00F607F1" w:rsidRDefault="00093896" w:rsidP="00C5585C">
            <w:pPr>
              <w:keepNext/>
              <w:jc w:val="center"/>
              <w:rPr>
                <w:rFonts w:ascii="Calibri" w:hAnsi="Calibri"/>
                <w:sz w:val="18"/>
                <w:szCs w:val="18"/>
              </w:rPr>
            </w:pPr>
            <w:r w:rsidRPr="00F607F1">
              <w:rPr>
                <w:rFonts w:ascii="Calibri" w:hAnsi="Calibri"/>
                <w:sz w:val="18"/>
                <w:szCs w:val="18"/>
              </w:rPr>
              <w:t>12</w:t>
            </w:r>
          </w:p>
        </w:tc>
        <w:tc>
          <w:tcPr>
            <w:tcW w:w="1240" w:type="dxa"/>
          </w:tcPr>
          <w:p w14:paraId="6E3D7E8F" w14:textId="3D13D70C" w:rsidR="00093896" w:rsidRPr="00F607F1" w:rsidDel="005139C0" w:rsidRDefault="00093896" w:rsidP="00C5585C">
            <w:pPr>
              <w:keepNext/>
              <w:jc w:val="center"/>
              <w:rPr>
                <w:rFonts w:ascii="Calibri" w:hAnsi="Calibri"/>
                <w:sz w:val="18"/>
                <w:szCs w:val="18"/>
              </w:rPr>
            </w:pPr>
            <w:r w:rsidRPr="00F607F1">
              <w:rPr>
                <w:rFonts w:ascii="Calibri" w:hAnsi="Calibri"/>
                <w:sz w:val="18"/>
                <w:szCs w:val="18"/>
              </w:rPr>
              <w:t>13</w:t>
            </w:r>
          </w:p>
        </w:tc>
      </w:tr>
      <w:tr w:rsidR="00093896" w:rsidRPr="00F607F1" w14:paraId="1F9B97B3" w14:textId="482D1F9F" w:rsidTr="00EF0CAF">
        <w:trPr>
          <w:trHeight w:val="580"/>
        </w:trPr>
        <w:tc>
          <w:tcPr>
            <w:tcW w:w="791" w:type="dxa"/>
            <w:vAlign w:val="bottom"/>
          </w:tcPr>
          <w:p w14:paraId="111D604C" w14:textId="412279C6" w:rsidR="00093896" w:rsidRPr="00F607F1" w:rsidRDefault="00093896" w:rsidP="00C5585C">
            <w:pPr>
              <w:keepNext/>
              <w:jc w:val="center"/>
              <w:rPr>
                <w:rFonts w:ascii="Calibri" w:hAnsi="Calibri"/>
                <w:sz w:val="18"/>
                <w:szCs w:val="18"/>
              </w:rPr>
            </w:pPr>
            <w:r w:rsidRPr="00F607F1">
              <w:rPr>
                <w:rFonts w:ascii="Calibri" w:hAnsi="Calibri"/>
                <w:sz w:val="18"/>
                <w:szCs w:val="18"/>
              </w:rPr>
              <w:t>SC System</w:t>
            </w:r>
          </w:p>
          <w:p w14:paraId="1F9B97A4" w14:textId="23B7A6AB" w:rsidR="00093896" w:rsidRPr="00F607F1" w:rsidRDefault="00093896" w:rsidP="00C5585C">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796" w:type="dxa"/>
            <w:vAlign w:val="bottom"/>
          </w:tcPr>
          <w:p w14:paraId="1F9B97A5" w14:textId="22F8FE11" w:rsidR="00093896" w:rsidRPr="00F607F1" w:rsidRDefault="00093896" w:rsidP="00C5585C">
            <w:pPr>
              <w:keepNext/>
              <w:jc w:val="center"/>
              <w:rPr>
                <w:rFonts w:ascii="Calibri" w:hAnsi="Calibri"/>
                <w:sz w:val="18"/>
                <w:szCs w:val="18"/>
              </w:rPr>
            </w:pPr>
            <w:r w:rsidRPr="00F607F1">
              <w:rPr>
                <w:rFonts w:ascii="Calibri" w:hAnsi="Calibri"/>
                <w:sz w:val="18"/>
                <w:szCs w:val="18"/>
              </w:rPr>
              <w:t>SC System Description of Area Served</w:t>
            </w:r>
          </w:p>
        </w:tc>
        <w:tc>
          <w:tcPr>
            <w:tcW w:w="885" w:type="dxa"/>
            <w:vAlign w:val="bottom"/>
          </w:tcPr>
          <w:p w14:paraId="1F9B97A6"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Conditioned Floor Area Served by the System (ft</w:t>
            </w:r>
            <w:r w:rsidRPr="00F607F1">
              <w:rPr>
                <w:rFonts w:ascii="Calibri" w:hAnsi="Calibri"/>
                <w:sz w:val="18"/>
                <w:szCs w:val="18"/>
                <w:vertAlign w:val="superscript"/>
              </w:rPr>
              <w:t>2</w:t>
            </w:r>
            <w:r w:rsidRPr="00F607F1">
              <w:rPr>
                <w:rFonts w:ascii="Calibri" w:hAnsi="Calibri"/>
                <w:sz w:val="18"/>
                <w:szCs w:val="18"/>
              </w:rPr>
              <w:t>)</w:t>
            </w:r>
          </w:p>
        </w:tc>
        <w:tc>
          <w:tcPr>
            <w:tcW w:w="1504" w:type="dxa"/>
            <w:vAlign w:val="bottom"/>
          </w:tcPr>
          <w:p w14:paraId="1F9B97A7" w14:textId="62A66D5B" w:rsidR="00093896" w:rsidRPr="00F607F1" w:rsidRDefault="00093896" w:rsidP="00C5585C">
            <w:pPr>
              <w:keepNext/>
              <w:jc w:val="center"/>
              <w:rPr>
                <w:rFonts w:ascii="Calibri" w:hAnsi="Calibri"/>
                <w:sz w:val="18"/>
                <w:szCs w:val="18"/>
              </w:rPr>
            </w:pPr>
            <w:r w:rsidRPr="00F607F1">
              <w:rPr>
                <w:rFonts w:ascii="Calibri" w:hAnsi="Calibri"/>
                <w:sz w:val="18"/>
                <w:szCs w:val="18"/>
              </w:rPr>
              <w:t>Heating</w:t>
            </w:r>
          </w:p>
          <w:p w14:paraId="1F9B97A8"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System Type</w:t>
            </w:r>
          </w:p>
        </w:tc>
        <w:tc>
          <w:tcPr>
            <w:tcW w:w="1416" w:type="dxa"/>
            <w:vAlign w:val="bottom"/>
          </w:tcPr>
          <w:p w14:paraId="1F9B97A9" w14:textId="25BE2064" w:rsidR="00093896" w:rsidRPr="00F607F1" w:rsidRDefault="00093896" w:rsidP="00C5585C">
            <w:pPr>
              <w:keepNext/>
              <w:jc w:val="center"/>
              <w:rPr>
                <w:rFonts w:ascii="Calibri" w:hAnsi="Calibri"/>
                <w:sz w:val="18"/>
                <w:szCs w:val="18"/>
              </w:rPr>
            </w:pPr>
            <w:r w:rsidRPr="00F607F1">
              <w:rPr>
                <w:rFonts w:ascii="Calibri" w:hAnsi="Calibri"/>
                <w:sz w:val="18"/>
                <w:szCs w:val="18"/>
              </w:rPr>
              <w:t>Cooling</w:t>
            </w:r>
          </w:p>
          <w:p w14:paraId="1F9B97AA"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System Type</w:t>
            </w:r>
          </w:p>
        </w:tc>
        <w:tc>
          <w:tcPr>
            <w:tcW w:w="1150" w:type="dxa"/>
            <w:vAlign w:val="bottom"/>
          </w:tcPr>
          <w:p w14:paraId="1F9B97AC" w14:textId="38B2814B" w:rsidR="00093896" w:rsidRPr="00F607F1" w:rsidRDefault="00093896" w:rsidP="00C5585C">
            <w:pPr>
              <w:keepNext/>
              <w:jc w:val="center"/>
              <w:rPr>
                <w:rFonts w:ascii="Calibri" w:hAnsi="Calibri"/>
                <w:sz w:val="18"/>
                <w:szCs w:val="18"/>
              </w:rPr>
            </w:pPr>
            <w:r w:rsidRPr="00F607F1">
              <w:rPr>
                <w:rFonts w:ascii="Calibri" w:hAnsi="Calibri"/>
                <w:sz w:val="18"/>
                <w:szCs w:val="18"/>
              </w:rPr>
              <w:t xml:space="preserve">Number of Indoor Units </w:t>
            </w:r>
            <w:r w:rsidR="008051DF" w:rsidRPr="00F607F1">
              <w:rPr>
                <w:rFonts w:ascii="Calibri" w:hAnsi="Calibri"/>
                <w:sz w:val="18"/>
                <w:szCs w:val="18"/>
              </w:rPr>
              <w:t>for this System</w:t>
            </w:r>
          </w:p>
        </w:tc>
        <w:tc>
          <w:tcPr>
            <w:tcW w:w="1593" w:type="dxa"/>
            <w:vAlign w:val="bottom"/>
          </w:tcPr>
          <w:p w14:paraId="1F9B97AD" w14:textId="624381DB" w:rsidR="00093896" w:rsidRPr="00F607F1" w:rsidRDefault="00093896" w:rsidP="00C5585C">
            <w:pPr>
              <w:keepNext/>
              <w:jc w:val="center"/>
              <w:rPr>
                <w:rFonts w:ascii="Calibri" w:hAnsi="Calibri"/>
                <w:sz w:val="18"/>
                <w:szCs w:val="18"/>
              </w:rPr>
            </w:pPr>
            <w:r w:rsidRPr="00F607F1">
              <w:rPr>
                <w:rFonts w:ascii="Calibri" w:hAnsi="Calibri"/>
                <w:sz w:val="18"/>
                <w:szCs w:val="18"/>
              </w:rPr>
              <w:t>Distribution System Type</w:t>
            </w:r>
          </w:p>
        </w:tc>
        <w:tc>
          <w:tcPr>
            <w:tcW w:w="1062" w:type="dxa"/>
            <w:vAlign w:val="bottom"/>
          </w:tcPr>
          <w:p w14:paraId="1F9B97AE"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SC System</w:t>
            </w:r>
          </w:p>
          <w:p w14:paraId="1F9B97AF" w14:textId="7CC1C866" w:rsidR="00093896" w:rsidRPr="00F607F1" w:rsidRDefault="00093896" w:rsidP="00C5585C">
            <w:pPr>
              <w:keepNext/>
              <w:jc w:val="center"/>
              <w:rPr>
                <w:rFonts w:ascii="Calibri" w:hAnsi="Calibri"/>
                <w:sz w:val="18"/>
                <w:szCs w:val="18"/>
              </w:rPr>
            </w:pPr>
            <w:r w:rsidRPr="00F607F1">
              <w:rPr>
                <w:rFonts w:ascii="Calibri" w:hAnsi="Calibri"/>
                <w:sz w:val="18"/>
                <w:szCs w:val="18"/>
              </w:rPr>
              <w:t>Thermostat Type</w:t>
            </w:r>
          </w:p>
        </w:tc>
        <w:tc>
          <w:tcPr>
            <w:tcW w:w="885" w:type="dxa"/>
            <w:vAlign w:val="bottom"/>
          </w:tcPr>
          <w:p w14:paraId="1F9B97B2" w14:textId="3022A987" w:rsidR="00093896" w:rsidRPr="00F607F1" w:rsidRDefault="00093896" w:rsidP="00C5585C">
            <w:pPr>
              <w:keepNext/>
              <w:jc w:val="center"/>
              <w:rPr>
                <w:rFonts w:ascii="Calibri" w:hAnsi="Calibri"/>
                <w:sz w:val="10"/>
                <w:szCs w:val="10"/>
              </w:rPr>
            </w:pPr>
            <w:r w:rsidRPr="00F607F1">
              <w:rPr>
                <w:rFonts w:ascii="Calibri" w:hAnsi="Calibri"/>
                <w:sz w:val="18"/>
                <w:szCs w:val="18"/>
              </w:rPr>
              <w:t>Cooling Zoning Type</w:t>
            </w:r>
          </w:p>
        </w:tc>
        <w:tc>
          <w:tcPr>
            <w:tcW w:w="1150" w:type="dxa"/>
            <w:vAlign w:val="bottom"/>
          </w:tcPr>
          <w:p w14:paraId="57FEEE1D" w14:textId="3035BD1B" w:rsidR="00093896" w:rsidRPr="00F607F1" w:rsidRDefault="00093896" w:rsidP="00C5585C">
            <w:pPr>
              <w:keepNext/>
              <w:jc w:val="center"/>
              <w:rPr>
                <w:rFonts w:ascii="Calibri" w:hAnsi="Calibri"/>
                <w:sz w:val="18"/>
                <w:szCs w:val="18"/>
              </w:rPr>
            </w:pPr>
            <w:r w:rsidRPr="00F607F1">
              <w:rPr>
                <w:rFonts w:ascii="Calibri" w:hAnsi="Calibri"/>
                <w:sz w:val="18"/>
                <w:szCs w:val="18"/>
              </w:rPr>
              <w:t>Cooling System Compressor Speed Type</w:t>
            </w:r>
          </w:p>
        </w:tc>
        <w:tc>
          <w:tcPr>
            <w:tcW w:w="973" w:type="dxa"/>
            <w:vAlign w:val="bottom"/>
          </w:tcPr>
          <w:p w14:paraId="51A6AF96" w14:textId="53E77125"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SC</w:t>
            </w:r>
          </w:p>
          <w:p w14:paraId="1B63D233" w14:textId="55D11886"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System</w:t>
            </w:r>
          </w:p>
          <w:p w14:paraId="57E4591D" w14:textId="5F83BEC6"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Status</w:t>
            </w:r>
          </w:p>
        </w:tc>
        <w:tc>
          <w:tcPr>
            <w:tcW w:w="973" w:type="dxa"/>
            <w:vAlign w:val="bottom"/>
          </w:tcPr>
          <w:p w14:paraId="63CDF4DD" w14:textId="53042ED9"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Duct System Status</w:t>
            </w:r>
          </w:p>
        </w:tc>
        <w:tc>
          <w:tcPr>
            <w:tcW w:w="1240" w:type="dxa"/>
            <w:vAlign w:val="bottom"/>
          </w:tcPr>
          <w:p w14:paraId="0622F15B" w14:textId="3316DCB5" w:rsidR="00093896" w:rsidRPr="00F607F1" w:rsidRDefault="00093896" w:rsidP="00C5585C">
            <w:pPr>
              <w:keepNext/>
              <w:jc w:val="center"/>
              <w:rPr>
                <w:rFonts w:asciiTheme="minorHAnsi" w:hAnsiTheme="minorHAnsi"/>
                <w:sz w:val="18"/>
                <w:szCs w:val="18"/>
              </w:rPr>
            </w:pPr>
            <w:r w:rsidRPr="00F607F1">
              <w:rPr>
                <w:rFonts w:ascii="Calibri" w:hAnsi="Calibri"/>
                <w:sz w:val="18"/>
                <w:szCs w:val="18"/>
              </w:rPr>
              <w:t xml:space="preserve">Number of Ducted Indoor Units Connected </w:t>
            </w:r>
            <w:r w:rsidR="008051DF" w:rsidRPr="00F607F1">
              <w:rPr>
                <w:rFonts w:ascii="Calibri" w:hAnsi="Calibri"/>
                <w:sz w:val="18"/>
                <w:szCs w:val="18"/>
              </w:rPr>
              <w:t>for this System</w:t>
            </w:r>
          </w:p>
        </w:tc>
      </w:tr>
      <w:tr w:rsidR="00093896" w:rsidRPr="00F607F1" w14:paraId="1F9B9812" w14:textId="0591D454" w:rsidTr="00EF0CAF">
        <w:trPr>
          <w:trHeight w:val="397"/>
        </w:trPr>
        <w:tc>
          <w:tcPr>
            <w:tcW w:w="791" w:type="dxa"/>
            <w:tcMar>
              <w:left w:w="14" w:type="dxa"/>
              <w:right w:w="14" w:type="dxa"/>
            </w:tcMar>
          </w:tcPr>
          <w:p w14:paraId="1F9B97B4" w14:textId="111031CD"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&lt;&lt;require user to select applicable system name from a list comprised of the systems identified in column B01; If SC system names from CBECC are installed more than once in this dwelling unit, then duplicate SC System names are allowed in this field &gt;&gt;</w:t>
            </w:r>
          </w:p>
        </w:tc>
        <w:tc>
          <w:tcPr>
            <w:tcW w:w="796" w:type="dxa"/>
            <w:tcMar>
              <w:left w:w="14" w:type="dxa"/>
              <w:right w:w="14" w:type="dxa"/>
            </w:tcMar>
          </w:tcPr>
          <w:p w14:paraId="7EB8A468" w14:textId="60F00126"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&lt;&lt;user input, text, 15 characters maximum</w:t>
            </w:r>
            <w:r w:rsidRPr="00F607F1">
              <w:t xml:space="preserve"> </w:t>
            </w:r>
          </w:p>
          <w:p w14:paraId="1F9B97B5" w14:textId="5940C3AB"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Require each entry to be unique in this dwelling unit i.e. unique within the scope of this instance of the MCH-01&gt;&gt;</w:t>
            </w:r>
          </w:p>
        </w:tc>
        <w:tc>
          <w:tcPr>
            <w:tcW w:w="885" w:type="dxa"/>
            <w:tcMar>
              <w:left w:w="14" w:type="dxa"/>
              <w:right w:w="14" w:type="dxa"/>
            </w:tcMar>
          </w:tcPr>
          <w:p w14:paraId="1F9B97B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 user input, numeric, xxxx;</w:t>
            </w:r>
          </w:p>
          <w:p w14:paraId="1F9B97B7" w14:textId="77777777" w:rsidR="00093896" w:rsidRPr="00F607F1" w:rsidRDefault="00093896" w:rsidP="00C5585C">
            <w:pPr>
              <w:keepNext/>
              <w:rPr>
                <w:rFonts w:asciiTheme="minorHAnsi" w:hAnsiTheme="minorHAnsi"/>
                <w:sz w:val="12"/>
                <w:szCs w:val="12"/>
              </w:rPr>
            </w:pPr>
          </w:p>
          <w:p w14:paraId="1F9B97B8" w14:textId="4FD76A25"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*Require the sum of the values in this column to be equal to the value in A03 as condition of completion of this doc&gt;&gt;</w:t>
            </w:r>
          </w:p>
        </w:tc>
        <w:tc>
          <w:tcPr>
            <w:tcW w:w="1504" w:type="dxa"/>
            <w:tcMar>
              <w:left w:w="14" w:type="dxa"/>
              <w:right w:w="14" w:type="dxa"/>
            </w:tcMar>
          </w:tcPr>
          <w:p w14:paraId="66B09388" w14:textId="0E219215" w:rsidR="000C614B" w:rsidRPr="00C5585C" w:rsidRDefault="00093896" w:rsidP="00C5585C">
            <w:pPr>
              <w:keepNext/>
              <w:rPr>
                <w:rFonts w:asciiTheme="minorHAnsi" w:hAnsiTheme="minorHAnsi"/>
                <w:sz w:val="12"/>
                <w:szCs w:val="12"/>
              </w:rPr>
            </w:pPr>
            <w:r w:rsidRPr="00C5585C">
              <w:rPr>
                <w:rFonts w:asciiTheme="minorHAnsi" w:hAnsiTheme="minorHAnsi"/>
                <w:sz w:val="12"/>
                <w:szCs w:val="12"/>
              </w:rPr>
              <w:t>&lt;&lt;if SC system is not shown in section B, then user pick one from</w:t>
            </w:r>
            <w:r w:rsidR="000E640D" w:rsidRPr="00C5585C">
              <w:rPr>
                <w:rFonts w:asciiTheme="minorHAnsi" w:hAnsiTheme="minorHAnsi"/>
                <w:sz w:val="12"/>
                <w:szCs w:val="12"/>
              </w:rPr>
              <w:t xml:space="preserve"> either List A or</w:t>
            </w:r>
            <w:r w:rsidRPr="00C5585C">
              <w:rPr>
                <w:rFonts w:asciiTheme="minorHAnsi" w:hAnsiTheme="minorHAnsi"/>
                <w:sz w:val="12"/>
                <w:szCs w:val="12"/>
              </w:rPr>
              <w:t xml:space="preserve"> list </w:t>
            </w:r>
            <w:r w:rsidR="000E640D" w:rsidRPr="00C5585C">
              <w:rPr>
                <w:rFonts w:asciiTheme="minorHAnsi" w:hAnsiTheme="minorHAnsi"/>
                <w:sz w:val="12"/>
                <w:szCs w:val="12"/>
              </w:rPr>
              <w:t xml:space="preserve">B </w:t>
            </w:r>
            <w:r w:rsidRPr="00C5585C">
              <w:rPr>
                <w:rFonts w:asciiTheme="minorHAnsi" w:hAnsiTheme="minorHAnsi"/>
                <w:sz w:val="12"/>
                <w:szCs w:val="12"/>
              </w:rPr>
              <w:t xml:space="preserve">below, </w:t>
            </w:r>
          </w:p>
          <w:p w14:paraId="38EDD5C5" w14:textId="77777777" w:rsidR="000E640D" w:rsidRPr="00C5585C" w:rsidRDefault="000E640D" w:rsidP="00C5585C">
            <w:pPr>
              <w:keepNext/>
              <w:rPr>
                <w:rFonts w:asciiTheme="minorHAnsi" w:hAnsiTheme="minorHAnsi"/>
                <w:sz w:val="12"/>
                <w:szCs w:val="12"/>
              </w:rPr>
            </w:pPr>
          </w:p>
          <w:p w14:paraId="28A66BEC" w14:textId="0A3D2491" w:rsidR="00A70BC5" w:rsidRPr="00C5585C" w:rsidRDefault="00093896" w:rsidP="00C5585C">
            <w:pPr>
              <w:keepNext/>
              <w:rPr>
                <w:rFonts w:asciiTheme="minorHAnsi" w:hAnsiTheme="minorHAnsi"/>
                <w:sz w:val="12"/>
                <w:szCs w:val="12"/>
              </w:rPr>
            </w:pPr>
            <w:r w:rsidRPr="00C5585C">
              <w:rPr>
                <w:rFonts w:asciiTheme="minorHAnsi" w:hAnsiTheme="minorHAnsi"/>
                <w:sz w:val="12"/>
                <w:szCs w:val="12"/>
              </w:rPr>
              <w:t>else</w:t>
            </w:r>
            <w:r w:rsidR="000C614B" w:rsidRPr="00C5585C">
              <w:rPr>
                <w:rFonts w:asciiTheme="minorHAnsi" w:hAnsiTheme="minorHAnsi"/>
                <w:sz w:val="12"/>
                <w:szCs w:val="12"/>
              </w:rPr>
              <w:t xml:space="preserve"> </w:t>
            </w:r>
            <w:r w:rsidRPr="00C5585C">
              <w:rPr>
                <w:rFonts w:asciiTheme="minorHAnsi" w:hAnsiTheme="minorHAnsi"/>
                <w:sz w:val="12"/>
                <w:szCs w:val="12"/>
              </w:rPr>
              <w:t xml:space="preserve">reference value from B03 as default; </w:t>
            </w:r>
          </w:p>
          <w:p w14:paraId="5551AD3E" w14:textId="16197DC9"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do not allow </w:t>
            </w:r>
            <w:r w:rsidR="000E640D" w:rsidRPr="00C5585C">
              <w:rPr>
                <w:rFonts w:asciiTheme="minorHAnsi" w:hAnsiTheme="minorHAnsi"/>
                <w:sz w:val="12"/>
                <w:szCs w:val="12"/>
              </w:rPr>
              <w:t xml:space="preserve">user to override </w:t>
            </w:r>
            <w:r w:rsidRPr="00C5585C">
              <w:rPr>
                <w:rFonts w:asciiTheme="minorHAnsi" w:hAnsiTheme="minorHAnsi"/>
                <w:sz w:val="12"/>
                <w:szCs w:val="12"/>
              </w:rPr>
              <w:t>values from B03</w:t>
            </w:r>
            <w:r w:rsidR="000E640D" w:rsidRPr="00C5585C">
              <w:rPr>
                <w:rFonts w:asciiTheme="minorHAnsi" w:hAnsiTheme="minorHAnsi"/>
                <w:sz w:val="12"/>
                <w:szCs w:val="12"/>
              </w:rPr>
              <w:t xml:space="preserve"> </w:t>
            </w:r>
            <w:r w:rsidR="0086313A" w:rsidRPr="00C5585C">
              <w:rPr>
                <w:rFonts w:asciiTheme="minorHAnsi" w:hAnsiTheme="minorHAnsi"/>
                <w:sz w:val="12"/>
                <w:szCs w:val="12"/>
              </w:rPr>
              <w:t xml:space="preserve">that are </w:t>
            </w:r>
            <w:r w:rsidR="000E640D" w:rsidRPr="00C5585C">
              <w:rPr>
                <w:rFonts w:asciiTheme="minorHAnsi" w:hAnsiTheme="minorHAnsi"/>
                <w:sz w:val="12"/>
                <w:szCs w:val="12"/>
              </w:rPr>
              <w:t>shown in List A below</w:t>
            </w:r>
            <w:r w:rsidRPr="00C5585C">
              <w:rPr>
                <w:rFonts w:asciiTheme="minorHAnsi" w:hAnsiTheme="minorHAnsi"/>
                <w:sz w:val="12"/>
                <w:szCs w:val="12"/>
              </w:rPr>
              <w:t>:</w:t>
            </w:r>
          </w:p>
          <w:p w14:paraId="470BC469" w14:textId="77777777" w:rsidR="00AC2984" w:rsidRPr="00C5585C" w:rsidRDefault="00AC2984" w:rsidP="00C5585C">
            <w:pPr>
              <w:keepNext/>
              <w:rPr>
                <w:rFonts w:asciiTheme="minorHAnsi" w:hAnsiTheme="minorHAnsi"/>
                <w:sz w:val="12"/>
                <w:szCs w:val="12"/>
              </w:rPr>
            </w:pPr>
          </w:p>
          <w:p w14:paraId="67A2EC03" w14:textId="2395CAE4"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 A:</w:t>
            </w:r>
          </w:p>
          <w:p w14:paraId="396FF964" w14:textId="5343B5D1"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*VCHP-Ducted </w:t>
            </w:r>
          </w:p>
          <w:p w14:paraId="17BF5150" w14:textId="77777777"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*VCHP-Ductless</w:t>
            </w:r>
          </w:p>
          <w:p w14:paraId="0997C88B" w14:textId="219F37B1"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*VCHP-Ducted+Ductless</w:t>
            </w:r>
          </w:p>
          <w:p w14:paraId="0B9A8A64"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*ductless mini-split HP;</w:t>
            </w:r>
          </w:p>
          <w:p w14:paraId="42BBD148"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*ductless VRF HP;</w:t>
            </w:r>
          </w:p>
          <w:p w14:paraId="3A587E6A"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*ducted mini-split HP</w:t>
            </w:r>
          </w:p>
          <w:p w14:paraId="6FF67861"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*small duct high velocity HP;</w:t>
            </w:r>
          </w:p>
          <w:p w14:paraId="5D751334"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HP-ducted</w:t>
            </w:r>
          </w:p>
          <w:p w14:paraId="6F6E965E"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HP-ductless</w:t>
            </w:r>
          </w:p>
          <w:p w14:paraId="008B843F"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HP-ducted+ductless</w:t>
            </w:r>
          </w:p>
          <w:p w14:paraId="035D0E2D"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*room HP;</w:t>
            </w:r>
          </w:p>
          <w:p w14:paraId="23F58B0C"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*air-to-water HP</w:t>
            </w:r>
          </w:p>
          <w:p w14:paraId="72D2D1F7" w14:textId="094F9694" w:rsidR="00A70BC5" w:rsidRPr="00C5585C" w:rsidRDefault="00AC2984" w:rsidP="00C5585C">
            <w:pPr>
              <w:keepNext/>
              <w:rPr>
                <w:rFonts w:asciiTheme="minorHAnsi" w:hAnsiTheme="minorHAnsi"/>
                <w:sz w:val="12"/>
                <w:szCs w:val="12"/>
              </w:rPr>
            </w:pPr>
            <w:r w:rsidRPr="00C5585C">
              <w:rPr>
                <w:rFonts w:asciiTheme="minorHAnsi" w:hAnsiTheme="minorHAnsi"/>
                <w:sz w:val="12"/>
                <w:szCs w:val="12"/>
              </w:rPr>
              <w:t>*ground-source HP</w:t>
            </w:r>
          </w:p>
          <w:p w14:paraId="5D0E70E4" w14:textId="77777777" w:rsidR="0058537E" w:rsidRPr="00C5585C" w:rsidRDefault="0058537E" w:rsidP="00C5585C">
            <w:pPr>
              <w:keepNext/>
              <w:rPr>
                <w:rFonts w:asciiTheme="minorHAnsi" w:hAnsiTheme="minorHAnsi"/>
                <w:sz w:val="12"/>
                <w:szCs w:val="12"/>
              </w:rPr>
            </w:pPr>
            <w:r w:rsidRPr="00C5585C">
              <w:rPr>
                <w:rFonts w:asciiTheme="minorHAnsi" w:hAnsiTheme="minorHAnsi"/>
                <w:sz w:val="12"/>
                <w:szCs w:val="12"/>
              </w:rPr>
              <w:t>*SPVHP;</w:t>
            </w:r>
          </w:p>
          <w:p w14:paraId="4D507412" w14:textId="0E0DC096" w:rsidR="0058537E" w:rsidRPr="00C5585C" w:rsidRDefault="0058537E" w:rsidP="00C5585C">
            <w:pPr>
              <w:keepNext/>
              <w:rPr>
                <w:rFonts w:asciiTheme="minorHAnsi" w:hAnsiTheme="minorHAnsi"/>
                <w:sz w:val="12"/>
                <w:szCs w:val="12"/>
              </w:rPr>
            </w:pPr>
            <w:r w:rsidRPr="00C5585C">
              <w:rPr>
                <w:rFonts w:asciiTheme="minorHAnsi" w:hAnsiTheme="minorHAnsi"/>
                <w:sz w:val="12"/>
                <w:szCs w:val="12"/>
              </w:rPr>
              <w:t>*PTHP;</w:t>
            </w:r>
          </w:p>
          <w:p w14:paraId="593E50A4" w14:textId="77777777" w:rsidR="00AC2984" w:rsidRPr="00C5585C" w:rsidRDefault="00AC2984" w:rsidP="00C5585C">
            <w:pPr>
              <w:keepNext/>
              <w:rPr>
                <w:rFonts w:asciiTheme="minorHAnsi" w:hAnsiTheme="minorHAnsi"/>
                <w:sz w:val="12"/>
                <w:szCs w:val="12"/>
              </w:rPr>
            </w:pPr>
          </w:p>
          <w:p w14:paraId="1F9B97B9" w14:textId="0E8D1F11" w:rsidR="00093896" w:rsidRPr="00C5585C" w:rsidRDefault="00AC2984" w:rsidP="00C5585C">
            <w:pPr>
              <w:keepNext/>
              <w:rPr>
                <w:rFonts w:asciiTheme="minorHAnsi" w:hAnsiTheme="minorHAnsi"/>
                <w:sz w:val="12"/>
                <w:szCs w:val="12"/>
              </w:rPr>
            </w:pPr>
            <w:r w:rsidRPr="00C5585C">
              <w:rPr>
                <w:rFonts w:asciiTheme="minorHAnsi" w:hAnsiTheme="minorHAnsi"/>
                <w:sz w:val="12"/>
                <w:szCs w:val="12"/>
              </w:rPr>
              <w:t>otherwise</w:t>
            </w:r>
            <w:r w:rsidR="00A70BC5" w:rsidRPr="00C5585C">
              <w:rPr>
                <w:rFonts w:asciiTheme="minorHAnsi" w:hAnsiTheme="minorHAnsi"/>
                <w:sz w:val="12"/>
                <w:szCs w:val="12"/>
              </w:rPr>
              <w:t xml:space="preserve"> </w:t>
            </w:r>
            <w:r w:rsidR="00093896" w:rsidRPr="00C5585C">
              <w:rPr>
                <w:rFonts w:asciiTheme="minorHAnsi" w:hAnsiTheme="minorHAnsi"/>
                <w:sz w:val="12"/>
                <w:szCs w:val="12"/>
              </w:rPr>
              <w:t xml:space="preserve">allow user to override the default and pick one from list </w:t>
            </w:r>
            <w:r w:rsidRPr="00C5585C">
              <w:rPr>
                <w:rFonts w:asciiTheme="minorHAnsi" w:hAnsiTheme="minorHAnsi"/>
                <w:sz w:val="12"/>
                <w:szCs w:val="12"/>
              </w:rPr>
              <w:t xml:space="preserve">B </w:t>
            </w:r>
            <w:r w:rsidR="00093896" w:rsidRPr="00C5585C">
              <w:rPr>
                <w:rFonts w:asciiTheme="minorHAnsi" w:hAnsiTheme="minorHAnsi"/>
                <w:sz w:val="12"/>
                <w:szCs w:val="12"/>
              </w:rPr>
              <w:t>below:</w:t>
            </w:r>
          </w:p>
          <w:p w14:paraId="1F9B97BA" w14:textId="1E76A40D" w:rsidR="00093896" w:rsidRPr="00C5585C" w:rsidRDefault="00093896" w:rsidP="00C5585C">
            <w:pPr>
              <w:keepNext/>
              <w:rPr>
                <w:rFonts w:asciiTheme="minorHAnsi" w:hAnsiTheme="minorHAnsi"/>
                <w:sz w:val="12"/>
                <w:szCs w:val="12"/>
              </w:rPr>
            </w:pPr>
          </w:p>
          <w:p w14:paraId="488055EC" w14:textId="6F931B73"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 B:</w:t>
            </w:r>
          </w:p>
          <w:p w14:paraId="1F9B97BB"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gas furnace;</w:t>
            </w:r>
          </w:p>
          <w:p w14:paraId="1F9B97BC"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 xml:space="preserve">*central split HP; </w:t>
            </w:r>
          </w:p>
          <w:p w14:paraId="1F9B97BD"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HP</w:t>
            </w:r>
          </w:p>
          <w:p w14:paraId="1F9B97BE"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HP</w:t>
            </w:r>
          </w:p>
          <w:p w14:paraId="1F9B97C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*boiler;</w:t>
            </w:r>
          </w:p>
          <w:p w14:paraId="1F9B97C2"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w:t>
            </w:r>
          </w:p>
          <w:p w14:paraId="1F9B97C3" w14:textId="77777777" w:rsidR="00093896" w:rsidRDefault="00093896" w:rsidP="00C5585C">
            <w:pPr>
              <w:rPr>
                <w:ins w:id="2" w:author="Alhabibi, Haider@Energy" w:date="2023-10-20T10:43:00Z"/>
                <w:rFonts w:asciiTheme="minorHAnsi" w:hAnsiTheme="minorHAnsi"/>
                <w:sz w:val="12"/>
                <w:szCs w:val="12"/>
              </w:rPr>
            </w:pPr>
            <w:r w:rsidRPr="00C5585C">
              <w:rPr>
                <w:rFonts w:asciiTheme="minorHAnsi" w:hAnsiTheme="minorHAnsi"/>
                <w:sz w:val="12"/>
                <w:szCs w:val="12"/>
              </w:rPr>
              <w:t>*combined hydronic;</w:t>
            </w:r>
          </w:p>
          <w:p w14:paraId="448F38A1" w14:textId="0FD5581F" w:rsidR="00A53031" w:rsidRDefault="00A53031" w:rsidP="00C5585C">
            <w:pPr>
              <w:rPr>
                <w:ins w:id="3" w:author="Alhabibi, Haider@Energy" w:date="2023-10-20T10:43:00Z"/>
                <w:rFonts w:asciiTheme="minorHAnsi" w:hAnsiTheme="minorHAnsi"/>
                <w:sz w:val="12"/>
                <w:szCs w:val="12"/>
              </w:rPr>
            </w:pPr>
            <w:ins w:id="4" w:author="Alhabibi, Haider@Energy" w:date="2023-10-20T10:43:00Z">
              <w:r w:rsidRPr="00A53031">
                <w:rPr>
                  <w:rFonts w:asciiTheme="minorHAnsi" w:hAnsiTheme="minorHAnsi"/>
                  <w:sz w:val="12"/>
                  <w:szCs w:val="12"/>
                </w:rPr>
                <w:t>*Heat Pump DHW Combo;</w:t>
              </w:r>
            </w:ins>
          </w:p>
          <w:p w14:paraId="107D3C22" w14:textId="4DB29590" w:rsidR="000025A1" w:rsidRPr="00C5585C" w:rsidRDefault="000025A1" w:rsidP="00C5585C">
            <w:pPr>
              <w:rPr>
                <w:rFonts w:asciiTheme="minorHAnsi" w:hAnsiTheme="minorHAnsi"/>
                <w:sz w:val="12"/>
                <w:szCs w:val="12"/>
              </w:rPr>
            </w:pPr>
            <w:ins w:id="5" w:author="Alhabibi, Haider@Energy" w:date="2023-10-20T10:43:00Z">
              <w:r>
                <w:rPr>
                  <w:rFonts w:asciiTheme="minorHAnsi" w:hAnsiTheme="minorHAnsi"/>
                  <w:sz w:val="12"/>
                  <w:szCs w:val="12"/>
                </w:rPr>
                <w:t>*</w:t>
              </w:r>
              <w:r w:rsidRPr="000025A1">
                <w:rPr>
                  <w:rFonts w:asciiTheme="minorHAnsi" w:hAnsiTheme="minorHAnsi"/>
                  <w:sz w:val="12"/>
                  <w:szCs w:val="12"/>
                </w:rPr>
                <w:t>Wood Heat</w:t>
              </w:r>
            </w:ins>
          </w:p>
          <w:p w14:paraId="1F9B97C4"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*hydronic+forced air;</w:t>
            </w:r>
          </w:p>
          <w:p w14:paraId="1F9B97C5"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*combined hydronic+forced air;</w:t>
            </w:r>
          </w:p>
          <w:p w14:paraId="1F9B97C6"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w:t>
            </w:r>
          </w:p>
          <w:p w14:paraId="1F9B97C7"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lastRenderedPageBreak/>
              <w:t>*hydronic HP+forced air;</w:t>
            </w:r>
          </w:p>
          <w:p w14:paraId="1F9B97C8"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*gas wall furnace;</w:t>
            </w:r>
          </w:p>
          <w:p w14:paraId="1F9B97C9"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*gas space heater;</w:t>
            </w:r>
          </w:p>
          <w:p w14:paraId="06F89095"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*electric ;</w:t>
            </w:r>
          </w:p>
          <w:p w14:paraId="6D3608B5"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*Wood Heat;</w:t>
            </w:r>
          </w:p>
          <w:p w14:paraId="7A54E79E" w14:textId="264691EF"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*Packaged gas furnace</w:t>
            </w:r>
          </w:p>
          <w:p w14:paraId="68D5A239" w14:textId="77777777" w:rsidR="00AC2984" w:rsidRPr="00C5585C" w:rsidRDefault="00AC2984" w:rsidP="00C5585C">
            <w:pPr>
              <w:keepNext/>
              <w:rPr>
                <w:rFonts w:ascii="Calibri" w:hAnsi="Calibri"/>
                <w:sz w:val="12"/>
                <w:szCs w:val="12"/>
              </w:rPr>
            </w:pPr>
          </w:p>
          <w:p w14:paraId="1F9B97CC" w14:textId="77777777" w:rsidR="00093896" w:rsidRPr="00F607F1" w:rsidRDefault="00093896" w:rsidP="00C5585C">
            <w:pPr>
              <w:keepNext/>
              <w:rPr>
                <w:rFonts w:asciiTheme="minorHAnsi" w:hAnsiTheme="minorHAnsi"/>
                <w:sz w:val="9"/>
                <w:szCs w:val="9"/>
              </w:rPr>
            </w:pPr>
            <w:r w:rsidRPr="00C5585C">
              <w:rPr>
                <w:rFonts w:asciiTheme="minorHAnsi" w:hAnsiTheme="minorHAnsi"/>
                <w:sz w:val="12"/>
                <w:szCs w:val="12"/>
              </w:rPr>
              <w:t xml:space="preserve">*flag non-default values and report in project status notes field; a revised CF1R may be required </w:t>
            </w:r>
            <w:r w:rsidRPr="00C5585C">
              <w:rPr>
                <w:rFonts w:ascii="Calibri" w:hAnsi="Calibri"/>
                <w:sz w:val="12"/>
                <w:szCs w:val="12"/>
              </w:rPr>
              <w:t>&gt;&gt;</w:t>
            </w:r>
          </w:p>
        </w:tc>
        <w:tc>
          <w:tcPr>
            <w:tcW w:w="1416" w:type="dxa"/>
            <w:tcMar>
              <w:left w:w="14" w:type="dxa"/>
              <w:right w:w="14" w:type="dxa"/>
            </w:tcMar>
          </w:tcPr>
          <w:p w14:paraId="78ED73F0" w14:textId="47715409"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lastRenderedPageBreak/>
              <w:t>&lt;&lt;</w:t>
            </w:r>
            <w:r w:rsidRPr="00C5585C">
              <w:rPr>
                <w:sz w:val="12"/>
                <w:szCs w:val="12"/>
              </w:rPr>
              <w:t xml:space="preserve"> </w:t>
            </w:r>
            <w:r w:rsidRPr="00C5585C">
              <w:rPr>
                <w:rFonts w:asciiTheme="minorHAnsi" w:hAnsiTheme="minorHAnsi"/>
                <w:sz w:val="12"/>
                <w:szCs w:val="12"/>
              </w:rPr>
              <w:t>if SC system is not shown in section B, then user pick one from list</w:t>
            </w:r>
            <w:r w:rsidR="00AC2984" w:rsidRPr="00C5585C">
              <w:rPr>
                <w:rFonts w:asciiTheme="minorHAnsi" w:hAnsiTheme="minorHAnsi"/>
                <w:sz w:val="12"/>
                <w:szCs w:val="12"/>
              </w:rPr>
              <w:t xml:space="preserve"> A</w:t>
            </w:r>
            <w:r w:rsidRPr="00C5585C">
              <w:rPr>
                <w:rFonts w:asciiTheme="minorHAnsi" w:hAnsiTheme="minorHAnsi"/>
                <w:sz w:val="12"/>
                <w:szCs w:val="12"/>
              </w:rPr>
              <w:t xml:space="preserve"> below, </w:t>
            </w:r>
          </w:p>
          <w:p w14:paraId="07D45746" w14:textId="3D8FDD26" w:rsidR="00A70BC5" w:rsidRPr="00C5585C" w:rsidDel="00C54A62" w:rsidRDefault="00093896" w:rsidP="00C5585C">
            <w:pPr>
              <w:keepNext/>
              <w:rPr>
                <w:del w:id="6" w:author="Alhabibi, Haider@Energy [2]" w:date="2023-09-13T16:29:00Z"/>
                <w:rFonts w:asciiTheme="minorHAnsi" w:hAnsiTheme="minorHAnsi"/>
                <w:sz w:val="12"/>
                <w:szCs w:val="12"/>
              </w:rPr>
            </w:pPr>
            <w:r w:rsidRPr="00C5585C">
              <w:rPr>
                <w:rFonts w:asciiTheme="minorHAnsi" w:hAnsiTheme="minorHAnsi"/>
                <w:sz w:val="12"/>
                <w:szCs w:val="12"/>
              </w:rPr>
              <w:t xml:space="preserve">else reference value from B04 as default; </w:t>
            </w:r>
          </w:p>
          <w:p w14:paraId="69AEB729" w14:textId="77777777" w:rsidR="0086313A" w:rsidRPr="00C5585C" w:rsidRDefault="0086313A" w:rsidP="00C5585C">
            <w:pPr>
              <w:keepNext/>
              <w:rPr>
                <w:rFonts w:asciiTheme="minorHAnsi" w:hAnsiTheme="minorHAnsi"/>
                <w:sz w:val="12"/>
                <w:szCs w:val="12"/>
              </w:rPr>
            </w:pPr>
          </w:p>
          <w:p w14:paraId="4E9993DD" w14:textId="3B8259BA"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if B04 </w:t>
            </w:r>
            <w:r w:rsidR="00983155">
              <w:t xml:space="preserve"> </w:t>
            </w:r>
            <w:r w:rsidR="00983155" w:rsidRPr="00983155">
              <w:rPr>
                <w:rFonts w:asciiTheme="minorHAnsi" w:hAnsiTheme="minorHAnsi"/>
                <w:sz w:val="12"/>
                <w:szCs w:val="12"/>
              </w:rPr>
              <w:t xml:space="preserve">ResidentialCoolingSystemType </w:t>
            </w:r>
            <w:r w:rsidRPr="00C5585C">
              <w:rPr>
                <w:rFonts w:asciiTheme="minorHAnsi" w:hAnsiTheme="minorHAnsi"/>
                <w:sz w:val="12"/>
                <w:szCs w:val="12"/>
              </w:rPr>
              <w:t>= No Cooling, then allow user to override default and pick:</w:t>
            </w:r>
          </w:p>
          <w:p w14:paraId="74CA57A1" w14:textId="426347F0"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*central split AC;</w:t>
            </w:r>
          </w:p>
          <w:p w14:paraId="75CBA1A5" w14:textId="77777777" w:rsidR="00A70BC5" w:rsidRPr="00C5585C" w:rsidRDefault="00A70BC5" w:rsidP="00C5585C">
            <w:pPr>
              <w:keepNext/>
              <w:rPr>
                <w:rFonts w:asciiTheme="minorHAnsi" w:hAnsiTheme="minorHAnsi"/>
                <w:sz w:val="12"/>
                <w:szCs w:val="12"/>
              </w:rPr>
            </w:pPr>
          </w:p>
          <w:p w14:paraId="4DAE67F8" w14:textId="1190BB18"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flag non-default values and report in project status notes field; a revised CF1R may be required &gt;&gt;</w:t>
            </w:r>
          </w:p>
          <w:p w14:paraId="0DA4B9F3" w14:textId="77777777" w:rsidR="00A70BC5" w:rsidRPr="00C5585C" w:rsidRDefault="00A70BC5" w:rsidP="00C5585C">
            <w:pPr>
              <w:keepNext/>
              <w:rPr>
                <w:rFonts w:asciiTheme="minorHAnsi" w:hAnsiTheme="minorHAnsi"/>
                <w:sz w:val="12"/>
                <w:szCs w:val="12"/>
              </w:rPr>
            </w:pPr>
          </w:p>
          <w:p w14:paraId="1F9B97CE" w14:textId="46332CC4" w:rsidR="00093896"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note: </w:t>
            </w:r>
            <w:r w:rsidR="00093896" w:rsidRPr="00C5585C">
              <w:rPr>
                <w:rFonts w:asciiTheme="minorHAnsi" w:hAnsiTheme="minorHAnsi"/>
                <w:sz w:val="12"/>
                <w:szCs w:val="12"/>
              </w:rPr>
              <w:t>allowed values</w:t>
            </w:r>
            <w:r w:rsidRPr="00C5585C">
              <w:rPr>
                <w:rFonts w:asciiTheme="minorHAnsi" w:hAnsiTheme="minorHAnsi"/>
                <w:sz w:val="12"/>
                <w:szCs w:val="12"/>
              </w:rPr>
              <w:t xml:space="preserve"> in B04</w:t>
            </w:r>
            <w:r w:rsidR="00AC2984" w:rsidRPr="00C5585C">
              <w:rPr>
                <w:rFonts w:asciiTheme="minorHAnsi" w:hAnsiTheme="minorHAnsi"/>
                <w:sz w:val="12"/>
                <w:szCs w:val="12"/>
              </w:rPr>
              <w:t xml:space="preserve"> may include the values in List A below.</w:t>
            </w:r>
          </w:p>
          <w:p w14:paraId="24FBB65C" w14:textId="77777777" w:rsidR="00AC2984" w:rsidRPr="00C5585C" w:rsidRDefault="00AC2984" w:rsidP="00C5585C">
            <w:pPr>
              <w:keepNext/>
              <w:rPr>
                <w:rFonts w:asciiTheme="minorHAnsi" w:hAnsiTheme="minorHAnsi"/>
                <w:sz w:val="12"/>
                <w:szCs w:val="12"/>
              </w:rPr>
            </w:pPr>
          </w:p>
          <w:p w14:paraId="6BFDBDD0" w14:textId="42895BAF"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ListA:</w:t>
            </w:r>
          </w:p>
          <w:p w14:paraId="1F9B97CF" w14:textId="052EB5B6"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split AC;</w:t>
            </w:r>
          </w:p>
          <w:p w14:paraId="1F9B97D0"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split HP</w:t>
            </w:r>
          </w:p>
          <w:p w14:paraId="1F9B97D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AC ;</w:t>
            </w:r>
          </w:p>
          <w:p w14:paraId="1F9B97D2"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HP</w:t>
            </w:r>
          </w:p>
          <w:p w14:paraId="1F9B97D3"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AC ;</w:t>
            </w:r>
          </w:p>
          <w:p w14:paraId="1F9B97D4"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HP</w:t>
            </w:r>
          </w:p>
          <w:p w14:paraId="1F9B97D7"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*gas absorption AC</w:t>
            </w:r>
          </w:p>
          <w:p w14:paraId="1F9B97D8"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*room AC;</w:t>
            </w:r>
          </w:p>
          <w:p w14:paraId="1F9B97D9"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 xml:space="preserve">*room HP; </w:t>
            </w:r>
          </w:p>
          <w:p w14:paraId="1F9B97DA"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w:t>
            </w:r>
          </w:p>
          <w:p w14:paraId="1F9B97DB"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HP+forced air;</w:t>
            </w:r>
          </w:p>
          <w:p w14:paraId="1F9B97DC"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direct</w:t>
            </w:r>
          </w:p>
          <w:p w14:paraId="1F9B97DD"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indirect</w:t>
            </w:r>
          </w:p>
          <w:p w14:paraId="1F9B97DE"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indirectdirect</w:t>
            </w:r>
          </w:p>
          <w:p w14:paraId="1F9B97DF"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*evaporatively cooled condenser</w:t>
            </w:r>
          </w:p>
          <w:p w14:paraId="1F9B97E0"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*Ice Storage AC</w:t>
            </w:r>
          </w:p>
          <w:p w14:paraId="1F9B97E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*no cooling;</w:t>
            </w:r>
          </w:p>
          <w:p w14:paraId="1F9B97E2"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*small duct high velocity HP;</w:t>
            </w:r>
          </w:p>
          <w:p w14:paraId="7142C6FE"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*small duct high velocity AC;</w:t>
            </w:r>
          </w:p>
          <w:p w14:paraId="42F3F6CA" w14:textId="77777777" w:rsidR="0086313A" w:rsidRPr="00C5585C" w:rsidRDefault="0086313A" w:rsidP="00C5585C">
            <w:pPr>
              <w:rPr>
                <w:rFonts w:asciiTheme="minorHAnsi" w:hAnsiTheme="minorHAnsi"/>
                <w:sz w:val="12"/>
                <w:szCs w:val="12"/>
              </w:rPr>
            </w:pPr>
            <w:r w:rsidRPr="00C5585C">
              <w:rPr>
                <w:rFonts w:asciiTheme="minorHAnsi" w:hAnsiTheme="minorHAnsi"/>
                <w:sz w:val="12"/>
                <w:szCs w:val="12"/>
              </w:rPr>
              <w:t>*ductless mini-split AC;</w:t>
            </w:r>
          </w:p>
          <w:p w14:paraId="244F7C53" w14:textId="77777777" w:rsidR="0086313A" w:rsidRPr="00C5585C" w:rsidRDefault="0086313A" w:rsidP="00C5585C">
            <w:pPr>
              <w:rPr>
                <w:rFonts w:asciiTheme="minorHAnsi" w:hAnsiTheme="minorHAnsi"/>
                <w:sz w:val="12"/>
                <w:szCs w:val="12"/>
              </w:rPr>
            </w:pPr>
            <w:r w:rsidRPr="00C5585C">
              <w:rPr>
                <w:rFonts w:asciiTheme="minorHAnsi" w:hAnsiTheme="minorHAnsi"/>
                <w:sz w:val="12"/>
                <w:szCs w:val="12"/>
              </w:rPr>
              <w:t>*ductless mini-split HP;</w:t>
            </w:r>
          </w:p>
          <w:p w14:paraId="3F8E09B4"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lastRenderedPageBreak/>
              <w:t>*ductless VRF HP;</w:t>
            </w:r>
          </w:p>
          <w:p w14:paraId="59999D2B" w14:textId="357FD0C1"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*ductless VRF AC;</w:t>
            </w:r>
          </w:p>
          <w:p w14:paraId="5F497165" w14:textId="77777777" w:rsidR="0086313A" w:rsidRPr="00C5585C" w:rsidRDefault="0086313A" w:rsidP="00C5585C">
            <w:pPr>
              <w:keepNext/>
              <w:rPr>
                <w:rFonts w:asciiTheme="minorHAnsi" w:hAnsiTheme="minorHAnsi"/>
                <w:sz w:val="12"/>
                <w:szCs w:val="12"/>
              </w:rPr>
            </w:pPr>
            <w:r w:rsidRPr="00C5585C">
              <w:rPr>
                <w:rFonts w:asciiTheme="minorHAnsi" w:hAnsiTheme="minorHAnsi"/>
                <w:sz w:val="12"/>
                <w:szCs w:val="12"/>
              </w:rPr>
              <w:t>*ducted mini-split AC</w:t>
            </w:r>
          </w:p>
          <w:p w14:paraId="6E3AD0C0" w14:textId="77777777" w:rsidR="0086313A" w:rsidRPr="00C5585C" w:rsidRDefault="0086313A" w:rsidP="00C5585C">
            <w:pPr>
              <w:keepNext/>
              <w:rPr>
                <w:rFonts w:asciiTheme="minorHAnsi" w:hAnsiTheme="minorHAnsi"/>
                <w:sz w:val="12"/>
                <w:szCs w:val="12"/>
              </w:rPr>
            </w:pPr>
            <w:r w:rsidRPr="00C5585C">
              <w:rPr>
                <w:rFonts w:asciiTheme="minorHAnsi" w:hAnsiTheme="minorHAnsi"/>
                <w:sz w:val="12"/>
                <w:szCs w:val="12"/>
              </w:rPr>
              <w:t>*ducted mini-split HP</w:t>
            </w:r>
          </w:p>
          <w:p w14:paraId="078C53D7" w14:textId="1B2B7BD8"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 xml:space="preserve">*VCHP-Ducted </w:t>
            </w:r>
          </w:p>
          <w:p w14:paraId="2D7911FC" w14:textId="3A12B165"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*VCHP-Ductless</w:t>
            </w:r>
          </w:p>
          <w:p w14:paraId="340ABA3B" w14:textId="7A2C40E9"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*VCHP-Ducted+Ductless,</w:t>
            </w:r>
          </w:p>
          <w:p w14:paraId="5A97472B"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AC-ducted</w:t>
            </w:r>
          </w:p>
          <w:p w14:paraId="789235DA"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AC-ductless</w:t>
            </w:r>
          </w:p>
          <w:p w14:paraId="1C28E85B"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AC-ducted+ductless</w:t>
            </w:r>
          </w:p>
          <w:p w14:paraId="68669DC8"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HP-ducted</w:t>
            </w:r>
          </w:p>
          <w:p w14:paraId="43C000BC"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HP-ductless</w:t>
            </w:r>
          </w:p>
          <w:p w14:paraId="2A608B6A" w14:textId="0E7DCD6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HP-ducted+ductless</w:t>
            </w:r>
          </w:p>
          <w:p w14:paraId="02A9A2B0"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*SPVAC; </w:t>
            </w:r>
          </w:p>
          <w:p w14:paraId="40D2DFA0"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*SPVHP; </w:t>
            </w:r>
          </w:p>
          <w:p w14:paraId="74D9E4FA"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*PTAC; </w:t>
            </w:r>
          </w:p>
          <w:p w14:paraId="1F9B97E5" w14:textId="4C80DFA9" w:rsidR="00093896" w:rsidRPr="00F607F1" w:rsidRDefault="00A02241" w:rsidP="00C5585C">
            <w:pPr>
              <w:keepNext/>
              <w:rPr>
                <w:rFonts w:asciiTheme="minorHAnsi" w:hAnsiTheme="minorHAnsi"/>
                <w:sz w:val="10"/>
                <w:szCs w:val="10"/>
              </w:rPr>
            </w:pPr>
            <w:r w:rsidRPr="00C5585C">
              <w:rPr>
                <w:rFonts w:asciiTheme="minorHAnsi" w:hAnsiTheme="minorHAnsi"/>
                <w:sz w:val="12"/>
                <w:szCs w:val="12"/>
              </w:rPr>
              <w:t>*PTHP&gt;&gt;</w:t>
            </w:r>
          </w:p>
        </w:tc>
        <w:tc>
          <w:tcPr>
            <w:tcW w:w="1150" w:type="dxa"/>
            <w:tcMar>
              <w:left w:w="14" w:type="dxa"/>
              <w:right w:w="14" w:type="dxa"/>
            </w:tcMar>
          </w:tcPr>
          <w:p w14:paraId="10CE9130" w14:textId="06EE5ABE"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lastRenderedPageBreak/>
              <w:t>&lt;&lt;&lt;&lt;</w:t>
            </w:r>
            <w:r w:rsidRPr="00F607F1">
              <w:rPr>
                <w:rFonts w:asciiTheme="minorHAnsi" w:hAnsiTheme="minorHAnsi"/>
                <w:b/>
                <w:sz w:val="10"/>
                <w:szCs w:val="10"/>
              </w:rPr>
              <w:t>if</w:t>
            </w:r>
            <w:r w:rsidRPr="00F607F1">
              <w:rPr>
                <w:rFonts w:asciiTheme="minorHAnsi" w:hAnsiTheme="minorHAnsi"/>
                <w:sz w:val="10"/>
                <w:szCs w:val="10"/>
              </w:rPr>
              <w:t xml:space="preserve"> [D04 or D05] = one of the following system types:</w:t>
            </w:r>
          </w:p>
          <w:p w14:paraId="5FA4A85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*room HP</w:t>
            </w:r>
          </w:p>
          <w:p w14:paraId="4ADA0903"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*gas wall furnace;</w:t>
            </w:r>
          </w:p>
          <w:p w14:paraId="29988CE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*gas space heater;</w:t>
            </w:r>
          </w:p>
          <w:p w14:paraId="5C6291CC"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*electric ;</w:t>
            </w:r>
          </w:p>
          <w:p w14:paraId="4C80201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*Wood Heat;  </w:t>
            </w:r>
          </w:p>
          <w:p w14:paraId="6A5B07A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*Packaged gas furnace</w:t>
            </w:r>
          </w:p>
          <w:p w14:paraId="4141D648"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packaged AC ;</w:t>
            </w:r>
          </w:p>
          <w:p w14:paraId="15C6539D"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packaged HP</w:t>
            </w:r>
          </w:p>
          <w:p w14:paraId="74825E23"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large packaged AC ;</w:t>
            </w:r>
          </w:p>
          <w:p w14:paraId="48625615"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large packaged HP</w:t>
            </w:r>
          </w:p>
          <w:p w14:paraId="7F8D36B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*room AC;</w:t>
            </w:r>
          </w:p>
          <w:p w14:paraId="677941E7"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*room HP; </w:t>
            </w:r>
          </w:p>
          <w:p w14:paraId="31E22DEF"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direct</w:t>
            </w:r>
          </w:p>
          <w:p w14:paraId="4D08FCB2"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indirect</w:t>
            </w:r>
          </w:p>
          <w:p w14:paraId="6CD30E74"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indirectdirect</w:t>
            </w:r>
          </w:p>
          <w:p w14:paraId="04D7E239" w14:textId="15BAB7B0"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then text value=N/A,</w:t>
            </w:r>
          </w:p>
          <w:p w14:paraId="7BA9B8F1" w14:textId="77777777" w:rsidR="00093896" w:rsidRPr="00F607F1" w:rsidRDefault="00093896" w:rsidP="00C5585C">
            <w:pPr>
              <w:keepNext/>
              <w:rPr>
                <w:rFonts w:asciiTheme="minorHAnsi" w:hAnsiTheme="minorHAnsi"/>
                <w:sz w:val="10"/>
                <w:szCs w:val="10"/>
              </w:rPr>
            </w:pPr>
          </w:p>
          <w:p w14:paraId="2FBFD42F" w14:textId="09122B84"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elseif B05= one of the following two values:</w:t>
            </w:r>
          </w:p>
          <w:p w14:paraId="6D3BE550"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*variable flow</w:t>
            </w:r>
          </w:p>
          <w:p w14:paraId="2DD930E4"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*fixed flow,</w:t>
            </w:r>
          </w:p>
          <w:p w14:paraId="0035540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then value=1, </w:t>
            </w:r>
          </w:p>
          <w:p w14:paraId="18E44E2F" w14:textId="77777777" w:rsidR="00093896" w:rsidRPr="00F607F1" w:rsidRDefault="00093896" w:rsidP="00C5585C">
            <w:pPr>
              <w:keepNext/>
              <w:rPr>
                <w:rFonts w:asciiTheme="minorHAnsi" w:hAnsiTheme="minorHAnsi"/>
                <w:sz w:val="10"/>
                <w:szCs w:val="10"/>
              </w:rPr>
            </w:pPr>
          </w:p>
          <w:p w14:paraId="09980DD0"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elseif the CF1R requires use of a Central Fan Integrated (CFI) IAQ Ventilation system, then value=1, </w:t>
            </w:r>
          </w:p>
          <w:p w14:paraId="295690E7" w14:textId="77777777" w:rsidR="00093896" w:rsidRPr="00F607F1" w:rsidRDefault="00093896" w:rsidP="00C5585C">
            <w:pPr>
              <w:keepNext/>
              <w:rPr>
                <w:rFonts w:asciiTheme="minorHAnsi" w:hAnsiTheme="minorHAnsi"/>
                <w:sz w:val="10"/>
                <w:szCs w:val="10"/>
              </w:rPr>
            </w:pPr>
          </w:p>
          <w:p w14:paraId="3BF659EB"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else default integer value =1;</w:t>
            </w:r>
          </w:p>
          <w:p w14:paraId="74E45892" w14:textId="77777777" w:rsidR="00093896" w:rsidRPr="00F607F1" w:rsidRDefault="00093896" w:rsidP="00C5585C">
            <w:pPr>
              <w:keepNext/>
              <w:rPr>
                <w:rFonts w:asciiTheme="minorHAnsi" w:hAnsiTheme="minorHAnsi"/>
                <w:sz w:val="10"/>
                <w:szCs w:val="10"/>
              </w:rPr>
            </w:pPr>
          </w:p>
          <w:p w14:paraId="5310156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allow user to overwrite the default to enter one of the following two:</w:t>
            </w:r>
          </w:p>
          <w:p w14:paraId="53089F6C"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1: an integer value greater than 1</w:t>
            </w:r>
          </w:p>
          <w:p w14:paraId="24C394B7" w14:textId="23D3CD0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2: text value=N/A&gt;&gt;</w:t>
            </w:r>
          </w:p>
          <w:p w14:paraId="1CBF6493" w14:textId="77777777" w:rsidR="00093896" w:rsidRPr="00F607F1" w:rsidRDefault="00093896" w:rsidP="00C5585C">
            <w:pPr>
              <w:keepNext/>
              <w:rPr>
                <w:rFonts w:asciiTheme="minorHAnsi" w:hAnsiTheme="minorHAnsi"/>
                <w:sz w:val="10"/>
                <w:szCs w:val="10"/>
              </w:rPr>
            </w:pPr>
          </w:p>
          <w:p w14:paraId="1F9B97E9" w14:textId="41DD96BD" w:rsidR="00093896" w:rsidRPr="00F607F1" w:rsidRDefault="00093896" w:rsidP="00C5585C">
            <w:pPr>
              <w:keepNext/>
              <w:rPr>
                <w:rFonts w:asciiTheme="minorHAnsi" w:hAnsiTheme="minorHAnsi"/>
                <w:sz w:val="10"/>
                <w:szCs w:val="10"/>
              </w:rPr>
            </w:pPr>
          </w:p>
        </w:tc>
        <w:tc>
          <w:tcPr>
            <w:tcW w:w="1593" w:type="dxa"/>
            <w:tcMar>
              <w:left w:w="14" w:type="dxa"/>
              <w:right w:w="14" w:type="dxa"/>
            </w:tcMar>
          </w:tcPr>
          <w:p w14:paraId="624B0A0C" w14:textId="38EF5361"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&lt;&lt;</w:t>
            </w:r>
            <w:r w:rsidRPr="00F607F1">
              <w:rPr>
                <w:sz w:val="10"/>
                <w:szCs w:val="10"/>
              </w:rPr>
              <w:t xml:space="preserve"> </w:t>
            </w:r>
            <w:r w:rsidRPr="00F607F1">
              <w:rPr>
                <w:rFonts w:asciiTheme="minorHAnsi" w:hAnsiTheme="minorHAnsi" w:cs="Courier New"/>
                <w:sz w:val="10"/>
                <w:szCs w:val="10"/>
              </w:rPr>
              <w:t xml:space="preserve">if SC system is not shown in section B, then user pick one from list below, </w:t>
            </w:r>
          </w:p>
          <w:p w14:paraId="505E8B47" w14:textId="675B22F4" w:rsidR="000C614B" w:rsidRPr="00F607F1" w:rsidRDefault="000C614B" w:rsidP="00C5585C">
            <w:pPr>
              <w:pStyle w:val="PlainText"/>
              <w:rPr>
                <w:rFonts w:asciiTheme="minorHAnsi" w:hAnsiTheme="minorHAnsi" w:cs="Courier New"/>
                <w:sz w:val="10"/>
                <w:szCs w:val="10"/>
              </w:rPr>
            </w:pPr>
          </w:p>
          <w:p w14:paraId="308A93C7" w14:textId="39B5EF54"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4F540771"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*VCHP-Ducted</w:t>
            </w:r>
          </w:p>
          <w:p w14:paraId="65AE6532"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6E6D25A0"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*LowLlCod - Verified low-leakage ducts in conditioned space,</w:t>
            </w:r>
          </w:p>
          <w:p w14:paraId="6C494BA1"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52E75DE4"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*VCHP-Ductless</w:t>
            </w:r>
          </w:p>
          <w:p w14:paraId="1109DE28"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429C4E57"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*DuctsNone - Air distribution systems without ducts,</w:t>
            </w:r>
          </w:p>
          <w:p w14:paraId="01764716"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3191C48D"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*VCHP-Ducted+Ductless</w:t>
            </w:r>
          </w:p>
          <w:p w14:paraId="402E197C"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7B244DD5" w14:textId="0E6B9668"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*Multiple split Indoor Units combined Ducted and Ductless.</w:t>
            </w:r>
          </w:p>
          <w:p w14:paraId="48A3F43C" w14:textId="77777777" w:rsidR="000C614B" w:rsidRPr="00F607F1" w:rsidRDefault="000C614B" w:rsidP="00C5585C">
            <w:pPr>
              <w:pStyle w:val="PlainText"/>
              <w:rPr>
                <w:rFonts w:asciiTheme="minorHAnsi" w:hAnsiTheme="minorHAnsi" w:cs="Courier New"/>
                <w:sz w:val="10"/>
                <w:szCs w:val="10"/>
              </w:rPr>
            </w:pPr>
          </w:p>
          <w:p w14:paraId="1F9B97EA" w14:textId="798CB45A"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else:reference value from B06 as default.  Allow user to overwrite only the following default values from B06:</w:t>
            </w:r>
          </w:p>
          <w:p w14:paraId="1F9B97EB"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*DuctsAttic</w:t>
            </w:r>
          </w:p>
          <w:p w14:paraId="1F9B97EC"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*DuctsGarage</w:t>
            </w:r>
          </w:p>
          <w:p w14:paraId="1F9B97ED" w14:textId="52F57C1E"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bCs/>
                <w:sz w:val="10"/>
                <w:szCs w:val="10"/>
              </w:rPr>
              <w:t>*DuctsOutdoor</w:t>
            </w:r>
          </w:p>
          <w:p w14:paraId="55C398F2" w14:textId="0A22F261" w:rsidR="27ACDAB5" w:rsidRPr="00F607F1" w:rsidRDefault="27ACDAB5" w:rsidP="00C5585C">
            <w:pPr>
              <w:pStyle w:val="PlainText"/>
              <w:rPr>
                <w:rFonts w:asciiTheme="minorHAnsi" w:hAnsiTheme="minorHAnsi" w:cs="Courier New"/>
                <w:b/>
                <w:bCs/>
                <w:sz w:val="10"/>
                <w:szCs w:val="10"/>
              </w:rPr>
            </w:pPr>
            <w:r w:rsidRPr="00F607F1">
              <w:rPr>
                <w:rFonts w:asciiTheme="minorHAnsi" w:hAnsiTheme="minorHAnsi" w:cs="Courier New"/>
                <w:b/>
                <w:bCs/>
                <w:sz w:val="10"/>
                <w:szCs w:val="10"/>
              </w:rPr>
              <w:t>*N/A;</w:t>
            </w:r>
          </w:p>
          <w:p w14:paraId="1F9B97EE"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 xml:space="preserve">If </w:t>
            </w:r>
            <w:r w:rsidRPr="00F607F1">
              <w:rPr>
                <w:rFonts w:asciiTheme="minorHAnsi" w:hAnsiTheme="minorHAnsi"/>
                <w:sz w:val="10"/>
                <w:szCs w:val="10"/>
              </w:rPr>
              <w:t xml:space="preserve">overriding </w:t>
            </w:r>
            <w:r w:rsidRPr="00F607F1">
              <w:rPr>
                <w:rFonts w:asciiTheme="minorHAnsi" w:hAnsiTheme="minorHAnsi" w:cs="Courier New"/>
                <w:sz w:val="10"/>
                <w:szCs w:val="10"/>
              </w:rPr>
              <w:t xml:space="preserve">pick one from list: </w:t>
            </w:r>
          </w:p>
          <w:p w14:paraId="1F9B97EF"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*DuctsAttic</w:t>
            </w:r>
            <w:r w:rsidRPr="00F607F1">
              <w:rPr>
                <w:rFonts w:asciiTheme="minorHAnsi" w:hAnsiTheme="minorHAnsi" w:cs="Courier New"/>
                <w:sz w:val="10"/>
                <w:szCs w:val="10"/>
              </w:rPr>
              <w:t xml:space="preserve"> - Ducts located overhead in unconditioned attic</w:t>
            </w:r>
          </w:p>
          <w:p w14:paraId="1F9B97F0"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*DuctsCrawl</w:t>
            </w:r>
            <w:r w:rsidRPr="00F607F1">
              <w:rPr>
                <w:rFonts w:asciiTheme="minorHAnsi" w:hAnsiTheme="minorHAnsi" w:cs="Courier New"/>
                <w:sz w:val="10"/>
                <w:szCs w:val="10"/>
              </w:rPr>
              <w:t xml:space="preserve"> - Ducts located underfloor in unconditioned crawl space</w:t>
            </w:r>
          </w:p>
          <w:p w14:paraId="1F9B97F1"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*DuctsGarage</w:t>
            </w:r>
            <w:r w:rsidRPr="00F607F1">
              <w:rPr>
                <w:rFonts w:asciiTheme="minorHAnsi" w:hAnsiTheme="minorHAnsi" w:cs="Courier New"/>
                <w:sz w:val="10"/>
                <w:szCs w:val="10"/>
              </w:rPr>
              <w:t xml:space="preserve"> - Ducts located in an unconditioned garage</w:t>
            </w:r>
          </w:p>
          <w:p w14:paraId="1F9B97F2"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*DuctsInEx12</w:t>
            </w:r>
            <w:r w:rsidRPr="00F607F1">
              <w:rPr>
                <w:rFonts w:asciiTheme="minorHAnsi" w:hAnsiTheme="minorHAnsi" w:cs="Courier New"/>
                <w:sz w:val="10"/>
                <w:szCs w:val="10"/>
              </w:rPr>
              <w:t xml:space="preserve"> - Ducts located within the conditioned space (except &lt; 12 lineal ft)</w:t>
            </w:r>
          </w:p>
          <w:p w14:paraId="1F9B97F3"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*DuctsInAll</w:t>
            </w:r>
            <w:r w:rsidRPr="00F607F1">
              <w:rPr>
                <w:rFonts w:asciiTheme="minorHAnsi" w:hAnsiTheme="minorHAnsi" w:cs="Courier New"/>
                <w:sz w:val="10"/>
                <w:szCs w:val="10"/>
              </w:rPr>
              <w:t xml:space="preserve"> - HVAC system(s) with all HVAC ducts located in conditioned space</w:t>
            </w:r>
          </w:p>
          <w:p w14:paraId="1F9B97F4"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*DuctsNone</w:t>
            </w:r>
            <w:r w:rsidRPr="00F607F1">
              <w:rPr>
                <w:rFonts w:asciiTheme="minorHAnsi" w:hAnsiTheme="minorHAnsi" w:cs="Courier New"/>
                <w:sz w:val="10"/>
                <w:szCs w:val="10"/>
              </w:rPr>
              <w:t xml:space="preserve"> - Air distribution systems without ducts</w:t>
            </w:r>
          </w:p>
          <w:p w14:paraId="1F9B97F5"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*DuctsOutdoor</w:t>
            </w:r>
            <w:r w:rsidRPr="00F607F1">
              <w:rPr>
                <w:rFonts w:asciiTheme="minorHAnsi" w:hAnsiTheme="minorHAnsi" w:cs="Courier New"/>
                <w:sz w:val="10"/>
                <w:szCs w:val="10"/>
              </w:rPr>
              <w:t xml:space="preserve"> - Ducts located in exposed outdoor locations</w:t>
            </w:r>
          </w:p>
          <w:p w14:paraId="1F9B97F6"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*LowLlCod</w:t>
            </w:r>
            <w:r w:rsidRPr="00F607F1">
              <w:rPr>
                <w:rFonts w:asciiTheme="minorHAnsi" w:hAnsiTheme="minorHAnsi" w:cs="Courier New"/>
                <w:sz w:val="10"/>
                <w:szCs w:val="10"/>
              </w:rPr>
              <w:t xml:space="preserve"> - Verified low-leakage ducts in conditioned space</w:t>
            </w:r>
          </w:p>
          <w:p w14:paraId="1A0E9B30" w14:textId="0D912EEE" w:rsidR="00093896" w:rsidRPr="00F607F1" w:rsidRDefault="00093896" w:rsidP="00C5585C">
            <w:pPr>
              <w:pStyle w:val="PlainText"/>
              <w:rPr>
                <w:rFonts w:asciiTheme="minorHAnsi" w:hAnsiTheme="minorHAnsi"/>
                <w:sz w:val="10"/>
                <w:szCs w:val="10"/>
              </w:rPr>
            </w:pPr>
            <w:r w:rsidRPr="00F607F1">
              <w:rPr>
                <w:rFonts w:asciiTheme="minorHAnsi" w:hAnsiTheme="minorHAnsi"/>
                <w:sz w:val="10"/>
                <w:szCs w:val="10"/>
              </w:rPr>
              <w:t>*Ducts located in multiple places</w:t>
            </w:r>
          </w:p>
          <w:p w14:paraId="0E11B246" w14:textId="62E5B1E6" w:rsidR="00093896" w:rsidRPr="00F607F1" w:rsidRDefault="00093896" w:rsidP="00C5585C">
            <w:pPr>
              <w:pStyle w:val="PlainText"/>
              <w:rPr>
                <w:rFonts w:asciiTheme="minorHAnsi" w:hAnsiTheme="minorHAnsi"/>
                <w:sz w:val="10"/>
                <w:szCs w:val="10"/>
              </w:rPr>
            </w:pPr>
            <w:r w:rsidRPr="00F607F1">
              <w:rPr>
                <w:rFonts w:asciiTheme="minorHAnsi" w:hAnsiTheme="minorHAnsi"/>
                <w:sz w:val="10"/>
                <w:szCs w:val="10"/>
              </w:rPr>
              <w:t>* Multiple split Indoor Units combined Ducted and Ductless .</w:t>
            </w:r>
          </w:p>
          <w:p w14:paraId="20E6ADC2" w14:textId="77777777" w:rsidR="00093896" w:rsidRPr="00F607F1" w:rsidRDefault="00093896" w:rsidP="00C5585C">
            <w:pPr>
              <w:pStyle w:val="PlainText"/>
              <w:rPr>
                <w:rFonts w:asciiTheme="minorHAnsi" w:hAnsiTheme="minorHAnsi"/>
                <w:sz w:val="10"/>
                <w:szCs w:val="10"/>
              </w:rPr>
            </w:pPr>
          </w:p>
          <w:p w14:paraId="1F9B97F8" w14:textId="7A40D49D"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flag non-default values and report in project status notes field; a revised CF1R may be required &gt;&gt;</w:t>
            </w:r>
          </w:p>
        </w:tc>
        <w:tc>
          <w:tcPr>
            <w:tcW w:w="1062" w:type="dxa"/>
            <w:tcMar>
              <w:left w:w="14" w:type="dxa"/>
              <w:right w:w="14" w:type="dxa"/>
            </w:tcMar>
          </w:tcPr>
          <w:p w14:paraId="240BE188" w14:textId="47C4D40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&lt;&lt;</w:t>
            </w:r>
            <w:r w:rsidRPr="00F607F1">
              <w:rPr>
                <w:sz w:val="10"/>
                <w:szCs w:val="10"/>
              </w:rPr>
              <w:t xml:space="preserve"> </w:t>
            </w:r>
            <w:r w:rsidRPr="00F607F1">
              <w:rPr>
                <w:rFonts w:asciiTheme="minorHAnsi" w:hAnsiTheme="minorHAnsi"/>
                <w:sz w:val="10"/>
                <w:szCs w:val="10"/>
              </w:rPr>
              <w:t xml:space="preserve">if SC system is not shown in section B, </w:t>
            </w:r>
            <w:r w:rsidRPr="00F607F1">
              <w:rPr>
                <w:rFonts w:asciiTheme="minorHAnsi" w:hAnsiTheme="minorHAnsi"/>
                <w:b/>
                <w:sz w:val="10"/>
                <w:szCs w:val="10"/>
              </w:rPr>
              <w:t>then</w:t>
            </w:r>
            <w:r w:rsidRPr="00F607F1">
              <w:rPr>
                <w:rFonts w:asciiTheme="minorHAnsi" w:hAnsiTheme="minorHAnsi"/>
                <w:sz w:val="10"/>
                <w:szCs w:val="10"/>
              </w:rPr>
              <w:t xml:space="preserve"> user pick one from list below, </w:t>
            </w:r>
          </w:p>
          <w:p w14:paraId="71FC250F" w14:textId="70335D5A" w:rsidR="00093896" w:rsidRDefault="00093896" w:rsidP="00C5585C">
            <w:pPr>
              <w:keepNext/>
              <w:rPr>
                <w:ins w:id="7" w:author="Alhabibi, Haider@Energy" w:date="2023-11-16T16:25:00Z"/>
                <w:rFonts w:asciiTheme="minorHAnsi" w:hAnsiTheme="minorHAnsi"/>
                <w:sz w:val="10"/>
                <w:szCs w:val="10"/>
              </w:rPr>
            </w:pPr>
            <w:r w:rsidRPr="00F607F1">
              <w:rPr>
                <w:rFonts w:asciiTheme="minorHAnsi" w:hAnsiTheme="minorHAnsi"/>
                <w:sz w:val="10"/>
                <w:szCs w:val="10"/>
              </w:rPr>
              <w:t>*setback</w:t>
            </w:r>
            <w:ins w:id="8" w:author="Alhabibi, Haider@Energy" w:date="2023-11-20T09:33:00Z">
              <w:r w:rsidR="00551E47">
                <w:rPr>
                  <w:rFonts w:asciiTheme="minorHAnsi" w:hAnsiTheme="minorHAnsi"/>
                  <w:sz w:val="10"/>
                  <w:szCs w:val="10"/>
                </w:rPr>
                <w:t xml:space="preserve"> </w:t>
              </w:r>
              <w:r w:rsidR="00551E47" w:rsidRPr="00551E47">
                <w:rPr>
                  <w:rFonts w:asciiTheme="minorHAnsi" w:hAnsiTheme="minorHAnsi"/>
                  <w:sz w:val="10"/>
                  <w:szCs w:val="10"/>
                </w:rPr>
                <w:t>Thermostat</w:t>
              </w:r>
            </w:ins>
            <w:ins w:id="9" w:author="Alhabibi, Haider@Energy" w:date="2023-11-20T10:00:00Z">
              <w:r w:rsidR="008225B0">
                <w:rPr>
                  <w:rFonts w:asciiTheme="minorHAnsi" w:hAnsiTheme="minorHAnsi"/>
                  <w:sz w:val="10"/>
                  <w:szCs w:val="10"/>
                </w:rPr>
                <w:t>;</w:t>
              </w:r>
            </w:ins>
          </w:p>
          <w:p w14:paraId="317139ED" w14:textId="019A3317" w:rsidR="00D76C3A" w:rsidRPr="00F607F1" w:rsidRDefault="00D76C3A" w:rsidP="00C5585C">
            <w:pPr>
              <w:keepNext/>
              <w:rPr>
                <w:rFonts w:asciiTheme="minorHAnsi" w:hAnsiTheme="minorHAnsi"/>
                <w:sz w:val="10"/>
                <w:szCs w:val="10"/>
              </w:rPr>
            </w:pPr>
            <w:ins w:id="10" w:author="Alhabibi, Haider@Energy" w:date="2023-11-16T16:25:00Z">
              <w:r>
                <w:rPr>
                  <w:rFonts w:asciiTheme="minorHAnsi" w:hAnsiTheme="minorHAnsi"/>
                  <w:sz w:val="10"/>
                  <w:szCs w:val="10"/>
                </w:rPr>
                <w:t>*</w:t>
              </w:r>
              <w:r w:rsidRPr="00D76C3A">
                <w:rPr>
                  <w:rFonts w:asciiTheme="minorHAnsi" w:hAnsiTheme="minorHAnsi"/>
                  <w:sz w:val="10"/>
                  <w:szCs w:val="10"/>
                </w:rPr>
                <w:t>non-setback</w:t>
              </w:r>
            </w:ins>
            <w:ins w:id="11" w:author="Alhabibi, Haider@Energy" w:date="2023-11-20T09:33:00Z">
              <w:r w:rsidR="00551E47">
                <w:t xml:space="preserve"> </w:t>
              </w:r>
              <w:r w:rsidR="00551E47" w:rsidRPr="00551E47">
                <w:rPr>
                  <w:rFonts w:asciiTheme="minorHAnsi" w:hAnsiTheme="minorHAnsi"/>
                  <w:sz w:val="10"/>
                  <w:szCs w:val="10"/>
                </w:rPr>
                <w:t>Thermostat</w:t>
              </w:r>
            </w:ins>
            <w:ins w:id="12" w:author="Alhabibi, Haider@Energy" w:date="2023-11-20T09:59:00Z">
              <w:r w:rsidR="00E35B8F">
                <w:rPr>
                  <w:rFonts w:asciiTheme="minorHAnsi" w:hAnsiTheme="minorHAnsi"/>
                  <w:sz w:val="10"/>
                  <w:szCs w:val="10"/>
                </w:rPr>
                <w:t>;</w:t>
              </w:r>
            </w:ins>
          </w:p>
          <w:p w14:paraId="7126AB67"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*Ocupant Controlled Smart Thermostat (OCST) per JA5 </w:t>
            </w:r>
          </w:p>
          <w:p w14:paraId="201BBD72" w14:textId="67656FC0"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*Energy Management Control System (EMCS)</w:t>
            </w:r>
          </w:p>
          <w:p w14:paraId="5C5B2960" w14:textId="77777777" w:rsidR="00093896" w:rsidRPr="00F607F1" w:rsidRDefault="00093896" w:rsidP="00C5585C">
            <w:pPr>
              <w:keepNext/>
              <w:rPr>
                <w:rFonts w:asciiTheme="minorHAnsi" w:hAnsiTheme="minorHAnsi"/>
                <w:sz w:val="10"/>
                <w:szCs w:val="10"/>
              </w:rPr>
            </w:pPr>
            <w:r w:rsidRPr="00F607F1">
              <w:rPr>
                <w:rFonts w:asciiTheme="minorHAnsi" w:hAnsiTheme="minorHAnsi"/>
                <w:b/>
                <w:sz w:val="10"/>
                <w:szCs w:val="10"/>
              </w:rPr>
              <w:t>else</w:t>
            </w:r>
            <w:r w:rsidRPr="00F607F1">
              <w:rPr>
                <w:rFonts w:asciiTheme="minorHAnsi" w:hAnsiTheme="minorHAnsi"/>
                <w:sz w:val="10"/>
                <w:szCs w:val="10"/>
              </w:rPr>
              <w:t xml:space="preserve"> reference value from B07 as default;  </w:t>
            </w:r>
          </w:p>
          <w:p w14:paraId="1F9B97F9" w14:textId="0329241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allow user to override the default and pick one from list:</w:t>
            </w:r>
          </w:p>
          <w:p w14:paraId="1F9B97FA" w14:textId="02447C85" w:rsidR="00093896" w:rsidRDefault="00093896" w:rsidP="00C5585C">
            <w:pPr>
              <w:keepNext/>
              <w:rPr>
                <w:ins w:id="13" w:author="Alhabibi, Haider@Energy" w:date="2023-11-16T16:24:00Z"/>
                <w:rFonts w:asciiTheme="minorHAnsi" w:hAnsiTheme="minorHAnsi"/>
                <w:sz w:val="10"/>
                <w:szCs w:val="10"/>
              </w:rPr>
            </w:pPr>
            <w:r w:rsidRPr="00F607F1">
              <w:rPr>
                <w:rFonts w:asciiTheme="minorHAnsi" w:hAnsiTheme="minorHAnsi"/>
                <w:sz w:val="10"/>
                <w:szCs w:val="10"/>
              </w:rPr>
              <w:t>*Setback</w:t>
            </w:r>
          </w:p>
          <w:p w14:paraId="36379A0E" w14:textId="3D648FE8" w:rsidR="000B4FFF" w:rsidRPr="00F607F1" w:rsidRDefault="00D76C3A" w:rsidP="00C5585C">
            <w:pPr>
              <w:keepNext/>
              <w:rPr>
                <w:rFonts w:asciiTheme="minorHAnsi" w:hAnsiTheme="minorHAnsi"/>
                <w:sz w:val="10"/>
                <w:szCs w:val="10"/>
              </w:rPr>
            </w:pPr>
            <w:ins w:id="14" w:author="Alhabibi, Haider@Energy" w:date="2023-11-16T16:24:00Z">
              <w:r>
                <w:rPr>
                  <w:rFonts w:asciiTheme="minorHAnsi" w:hAnsiTheme="minorHAnsi"/>
                  <w:sz w:val="10"/>
                  <w:szCs w:val="10"/>
                </w:rPr>
                <w:t>*</w:t>
              </w:r>
            </w:ins>
            <w:ins w:id="15" w:author="Alhabibi, Haider@Energy" w:date="2023-11-16T16:25:00Z">
              <w:r w:rsidRPr="00D76C3A">
                <w:rPr>
                  <w:rFonts w:asciiTheme="minorHAnsi" w:hAnsiTheme="minorHAnsi"/>
                  <w:sz w:val="10"/>
                  <w:szCs w:val="10"/>
                </w:rPr>
                <w:t>non-setback</w:t>
              </w:r>
            </w:ins>
            <w:ins w:id="16" w:author="Alhabibi, Haider@Energy" w:date="2023-11-20T09:46:00Z">
              <w:r w:rsidR="00F83FB9">
                <w:t xml:space="preserve"> </w:t>
              </w:r>
              <w:r w:rsidR="00F83FB9" w:rsidRPr="00F83FB9">
                <w:rPr>
                  <w:rFonts w:asciiTheme="minorHAnsi" w:hAnsiTheme="minorHAnsi"/>
                  <w:sz w:val="10"/>
                  <w:szCs w:val="10"/>
                </w:rPr>
                <w:t>Thermostat</w:t>
              </w:r>
            </w:ins>
            <w:ins w:id="17" w:author="Alhabibi, Haider@Energy" w:date="2023-11-20T09:59:00Z">
              <w:r w:rsidR="00E35B8F">
                <w:rPr>
                  <w:rFonts w:asciiTheme="minorHAnsi" w:hAnsiTheme="minorHAnsi"/>
                  <w:sz w:val="10"/>
                  <w:szCs w:val="10"/>
                </w:rPr>
                <w:t>;</w:t>
              </w:r>
            </w:ins>
          </w:p>
          <w:p w14:paraId="1F9B97FB" w14:textId="3DFA3CB3"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*Ocupant Controlled Smart Thermostat (OCST) per JA5 </w:t>
            </w:r>
          </w:p>
          <w:p w14:paraId="1F9B97FC" w14:textId="5E50E609" w:rsidR="00093896" w:rsidRPr="00F607F1" w:rsidRDefault="00093896" w:rsidP="00C5585C">
            <w:pPr>
              <w:keepNext/>
              <w:rPr>
                <w:rFonts w:asciiTheme="minorHAnsi" w:hAnsiTheme="minorHAnsi"/>
                <w:sz w:val="12"/>
                <w:szCs w:val="12"/>
              </w:rPr>
            </w:pPr>
            <w:r w:rsidRPr="00F607F1">
              <w:rPr>
                <w:rFonts w:asciiTheme="minorHAnsi" w:hAnsiTheme="minorHAnsi"/>
                <w:sz w:val="10"/>
                <w:szCs w:val="10"/>
              </w:rPr>
              <w:t>*Energy Management Control System (EMCS)&gt;&gt;</w:t>
            </w:r>
          </w:p>
        </w:tc>
        <w:tc>
          <w:tcPr>
            <w:tcW w:w="885" w:type="dxa"/>
            <w:tcMar>
              <w:left w:w="14" w:type="dxa"/>
              <w:right w:w="14" w:type="dxa"/>
            </w:tcMar>
          </w:tcPr>
          <w:p w14:paraId="7D197A92" w14:textId="7D5437D1"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 reference value from B08 as default; else if cooling system type (D05) = NoCooling, then override default and display result=NA; else allow user to override the default and pick one from list: *Zonally Controlled,</w:t>
            </w:r>
          </w:p>
          <w:p w14:paraId="55801B6A"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*Not Zonal;</w:t>
            </w:r>
          </w:p>
          <w:p w14:paraId="2EA88C66" w14:textId="77777777" w:rsidR="00093896" w:rsidRPr="00F607F1" w:rsidRDefault="00093896" w:rsidP="00C5585C">
            <w:pPr>
              <w:keepNext/>
              <w:rPr>
                <w:rFonts w:asciiTheme="minorHAnsi" w:hAnsiTheme="minorHAnsi"/>
                <w:sz w:val="12"/>
                <w:szCs w:val="12"/>
              </w:rPr>
            </w:pPr>
          </w:p>
          <w:p w14:paraId="1F9B9811" w14:textId="25839ECE"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w:t>
            </w:r>
            <w:r w:rsidRPr="00F607F1">
              <w:rPr>
                <w:rFonts w:ascii="Calibri" w:hAnsi="Calibri"/>
                <w:sz w:val="12"/>
                <w:szCs w:val="12"/>
              </w:rPr>
              <w:t>&gt;&gt;</w:t>
            </w:r>
          </w:p>
        </w:tc>
        <w:tc>
          <w:tcPr>
            <w:tcW w:w="1150" w:type="dxa"/>
            <w:tcMar>
              <w:left w:w="14" w:type="dxa"/>
              <w:right w:w="14" w:type="dxa"/>
            </w:tcMar>
          </w:tcPr>
          <w:p w14:paraId="7DB93092" w14:textId="32AE6640"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&lt;&lt;calculated  field: reference value from B09 as default; </w:t>
            </w:r>
          </w:p>
          <w:p w14:paraId="44894ED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62A28D6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if </w:t>
            </w:r>
            <w:r w:rsidRPr="00F607F1">
              <w:rPr>
                <w:rFonts w:ascii="Calibri" w:hAnsi="Calibri"/>
                <w:sz w:val="12"/>
                <w:szCs w:val="12"/>
              </w:rPr>
              <w:t>cooling system type (D05) = NoCooling,</w:t>
            </w:r>
          </w:p>
          <w:p w14:paraId="1117BFED" w14:textId="77777777" w:rsidR="00093896" w:rsidRPr="00F607F1" w:rsidRDefault="00093896" w:rsidP="00C5585C">
            <w:pPr>
              <w:keepNext/>
              <w:rPr>
                <w:rFonts w:ascii="Calibri" w:hAnsi="Calibri"/>
                <w:sz w:val="12"/>
                <w:szCs w:val="12"/>
              </w:rPr>
            </w:pPr>
            <w:r w:rsidRPr="00F607F1">
              <w:rPr>
                <w:rFonts w:ascii="Calibri" w:hAnsi="Calibri"/>
                <w:sz w:val="12"/>
                <w:szCs w:val="12"/>
              </w:rPr>
              <w:t>then override default and display result=n/a;</w:t>
            </w:r>
          </w:p>
          <w:p w14:paraId="572AA53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1A10F8B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allow user to override the default and pick one from list: </w:t>
            </w:r>
          </w:p>
          <w:p w14:paraId="18222DC5" w14:textId="77777777" w:rsidR="00093896" w:rsidRPr="00F607F1" w:rsidRDefault="00093896" w:rsidP="00C5585C">
            <w:pPr>
              <w:keepNext/>
              <w:rPr>
                <w:rFonts w:ascii="Calibri" w:hAnsi="Calibri"/>
                <w:sz w:val="12"/>
                <w:szCs w:val="12"/>
              </w:rPr>
            </w:pPr>
            <w:r w:rsidRPr="00F607F1">
              <w:rPr>
                <w:rFonts w:ascii="Calibri" w:hAnsi="Calibri"/>
                <w:sz w:val="12"/>
                <w:szCs w:val="12"/>
              </w:rPr>
              <w:t>*Multi-Speed *</w:t>
            </w:r>
            <w:r w:rsidRPr="00F607F1">
              <w:rPr>
                <w:rFonts w:asciiTheme="minorHAnsi" w:hAnsiTheme="minorHAnsi"/>
                <w:sz w:val="12"/>
                <w:szCs w:val="12"/>
              </w:rPr>
              <w:t>Single Speed</w:t>
            </w:r>
            <w:r w:rsidRPr="00F607F1">
              <w:rPr>
                <w:rFonts w:ascii="Calibri" w:hAnsi="Calibri"/>
                <w:sz w:val="12"/>
                <w:szCs w:val="12"/>
              </w:rPr>
              <w:t xml:space="preserve"> </w:t>
            </w:r>
          </w:p>
          <w:p w14:paraId="72429543" w14:textId="77777777" w:rsidR="00093896" w:rsidRPr="00F607F1" w:rsidRDefault="00093896" w:rsidP="00C5585C">
            <w:pPr>
              <w:keepNext/>
              <w:rPr>
                <w:rFonts w:ascii="Calibri" w:hAnsi="Calibri"/>
                <w:sz w:val="12"/>
                <w:szCs w:val="12"/>
              </w:rPr>
            </w:pPr>
          </w:p>
          <w:p w14:paraId="5E03ECC4" w14:textId="7F651C1A" w:rsidR="00093896" w:rsidRPr="00F607F1" w:rsidRDefault="00093896" w:rsidP="00C5585C">
            <w:pPr>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w:t>
            </w:r>
            <w:r w:rsidRPr="00F607F1">
              <w:rPr>
                <w:rFonts w:ascii="Calibri" w:hAnsi="Calibri"/>
                <w:sz w:val="12"/>
                <w:szCs w:val="12"/>
              </w:rPr>
              <w:t>&gt;&gt;</w:t>
            </w:r>
          </w:p>
        </w:tc>
        <w:tc>
          <w:tcPr>
            <w:tcW w:w="973" w:type="dxa"/>
            <w:tcMar>
              <w:left w:w="14" w:type="dxa"/>
              <w:right w:w="14" w:type="dxa"/>
            </w:tcMar>
          </w:tcPr>
          <w:p w14:paraId="68D71E43" w14:textId="43F7866A"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 if SC system is not shown in section B, then user pick one from list:</w:t>
            </w:r>
          </w:p>
          <w:p w14:paraId="11CC965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70B0181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621A1564" w14:textId="2E9902B3"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00054BBC" w14:textId="2EDB2B72"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 reference value from B11 as default; allow user to override the default and pick one from list:</w:t>
            </w:r>
          </w:p>
          <w:p w14:paraId="66370F5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69543E3E"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5DD61BA5"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73B555E6" w14:textId="77777777" w:rsidR="00093896" w:rsidRPr="00F607F1" w:rsidRDefault="00093896" w:rsidP="00C5585C">
            <w:pPr>
              <w:keepNext/>
              <w:rPr>
                <w:rFonts w:asciiTheme="minorHAnsi" w:hAnsiTheme="minorHAnsi"/>
                <w:sz w:val="12"/>
                <w:szCs w:val="12"/>
              </w:rPr>
            </w:pPr>
          </w:p>
          <w:p w14:paraId="7E96EA98" w14:textId="15C50ACC"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 &gt;&gt;</w:t>
            </w:r>
          </w:p>
        </w:tc>
        <w:tc>
          <w:tcPr>
            <w:tcW w:w="973" w:type="dxa"/>
            <w:tcMar>
              <w:left w:w="14" w:type="dxa"/>
              <w:right w:w="14" w:type="dxa"/>
            </w:tcMar>
          </w:tcPr>
          <w:p w14:paraId="2CD2B113" w14:textId="0553DF16"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field:if SC system is not shown in section B, then user pick one from list:</w:t>
            </w:r>
          </w:p>
          <w:p w14:paraId="23A0AC9E"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660AF66C"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4D9C82F2"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2507D733" w14:textId="08586578"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**existing+new</w:t>
            </w:r>
          </w:p>
          <w:p w14:paraId="54627CE7" w14:textId="619CB9A1"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elseif D07=</w:t>
            </w:r>
          </w:p>
          <w:p w14:paraId="615E905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DuctsNone, then value=N/A,</w:t>
            </w:r>
          </w:p>
          <w:p w14:paraId="62BD611A" w14:textId="0643B7D4"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350CD0E1" w14:textId="10AC4EAC"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reference value from B12 as default; allow user to override the default and pick one from list</w:t>
            </w:r>
          </w:p>
          <w:p w14:paraId="740625C2" w14:textId="68EA40CF"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2AE37F7C"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749E8332"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5894F95F" w14:textId="78B1149F"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**existing+new</w:t>
            </w:r>
          </w:p>
          <w:p w14:paraId="0A5E0099" w14:textId="77777777" w:rsidR="00093896" w:rsidRPr="00F607F1" w:rsidRDefault="00093896" w:rsidP="00C5585C">
            <w:pPr>
              <w:keepNext/>
              <w:rPr>
                <w:rFonts w:asciiTheme="minorHAnsi" w:hAnsiTheme="minorHAnsi"/>
                <w:sz w:val="12"/>
                <w:szCs w:val="12"/>
              </w:rPr>
            </w:pPr>
          </w:p>
          <w:p w14:paraId="452DB51F" w14:textId="460A0B3D"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 &gt;&gt;</w:t>
            </w:r>
          </w:p>
        </w:tc>
        <w:tc>
          <w:tcPr>
            <w:tcW w:w="1240" w:type="dxa"/>
            <w:tcMar>
              <w:left w:w="14" w:type="dxa"/>
              <w:right w:w="14" w:type="dxa"/>
            </w:tcMar>
          </w:tcPr>
          <w:p w14:paraId="6B20BAB1"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&lt;&lt;</w:t>
            </w:r>
            <w:r w:rsidRPr="00F607F1">
              <w:rPr>
                <w:rFonts w:asciiTheme="minorHAnsi" w:hAnsiTheme="minorHAnsi"/>
                <w:b/>
                <w:sz w:val="10"/>
                <w:szCs w:val="10"/>
              </w:rPr>
              <w:t>if</w:t>
            </w:r>
            <w:r w:rsidRPr="00F607F1">
              <w:rPr>
                <w:rFonts w:asciiTheme="minorHAnsi" w:hAnsiTheme="minorHAnsi"/>
                <w:sz w:val="10"/>
                <w:szCs w:val="10"/>
              </w:rPr>
              <w:t xml:space="preserve"> D07=DuctsNone; </w:t>
            </w:r>
            <w:r w:rsidRPr="00F607F1">
              <w:rPr>
                <w:rFonts w:asciiTheme="minorHAnsi" w:hAnsiTheme="minorHAnsi"/>
                <w:b/>
                <w:sz w:val="10"/>
                <w:szCs w:val="10"/>
              </w:rPr>
              <w:t>then</w:t>
            </w:r>
            <w:r w:rsidRPr="00F607F1">
              <w:rPr>
                <w:rFonts w:asciiTheme="minorHAnsi" w:hAnsiTheme="minorHAnsi"/>
                <w:sz w:val="10"/>
                <w:szCs w:val="10"/>
              </w:rPr>
              <w:t xml:space="preserve"> value=N/A</w:t>
            </w:r>
          </w:p>
          <w:p w14:paraId="61A71BE0" w14:textId="77777777" w:rsidR="00093896" w:rsidRPr="00F607F1" w:rsidRDefault="00093896" w:rsidP="00C5585C">
            <w:pPr>
              <w:rPr>
                <w:rFonts w:asciiTheme="minorHAnsi" w:hAnsiTheme="minorHAnsi"/>
                <w:sz w:val="10"/>
                <w:szCs w:val="10"/>
              </w:rPr>
            </w:pPr>
          </w:p>
          <w:p w14:paraId="62E538B7"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elseif</w:t>
            </w:r>
            <w:r w:rsidRPr="00F607F1">
              <w:rPr>
                <w:rFonts w:asciiTheme="minorHAnsi" w:hAnsiTheme="minorHAnsi"/>
                <w:sz w:val="10"/>
                <w:szCs w:val="10"/>
              </w:rPr>
              <w:t xml:space="preserve"> D07= one of the ducted types</w:t>
            </w:r>
          </w:p>
          <w:p w14:paraId="0EBDA43E"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*DuctsAttic,,</w:t>
            </w:r>
          </w:p>
          <w:p w14:paraId="1C52973F"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*DuctsGarage,</w:t>
            </w:r>
          </w:p>
          <w:p w14:paraId="2781129F"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*DuctsOutdoor,</w:t>
            </w:r>
          </w:p>
          <w:p w14:paraId="1DB42339"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*DuctsCrawl,</w:t>
            </w:r>
          </w:p>
          <w:p w14:paraId="22B803CC"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*DuctsGarage,</w:t>
            </w:r>
          </w:p>
          <w:p w14:paraId="08766488"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*DuctsInEx12,</w:t>
            </w:r>
          </w:p>
          <w:p w14:paraId="40FB6A7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*DuctsInAll,</w:t>
            </w:r>
          </w:p>
          <w:p w14:paraId="082FD510"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*DuctsOutdoor,</w:t>
            </w:r>
          </w:p>
          <w:p w14:paraId="2E0D7006"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*LowLlCod,</w:t>
            </w:r>
          </w:p>
          <w:p w14:paraId="548F6C4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 located in multiple places;</w:t>
            </w:r>
          </w:p>
          <w:p w14:paraId="1D3987F5"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same value as D06;</w:t>
            </w:r>
          </w:p>
          <w:p w14:paraId="43218344" w14:textId="77777777" w:rsidR="00093896" w:rsidRPr="00F607F1" w:rsidRDefault="00093896" w:rsidP="00C5585C">
            <w:pPr>
              <w:rPr>
                <w:rFonts w:asciiTheme="minorHAnsi" w:hAnsiTheme="minorHAnsi"/>
                <w:sz w:val="10"/>
                <w:szCs w:val="10"/>
              </w:rPr>
            </w:pPr>
          </w:p>
          <w:p w14:paraId="77B5A98E"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elseif</w:t>
            </w:r>
            <w:r w:rsidRPr="00F607F1">
              <w:rPr>
                <w:rFonts w:asciiTheme="minorHAnsi" w:hAnsiTheme="minorHAnsi"/>
                <w:sz w:val="10"/>
                <w:szCs w:val="10"/>
              </w:rPr>
              <w:t xml:space="preserve"> D07=</w:t>
            </w:r>
          </w:p>
          <w:p w14:paraId="0F36B55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 Multiple split Indoor Units combined Ducted and Ductless;</w:t>
            </w:r>
          </w:p>
          <w:p w14:paraId="40D74463"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prompt user to enter integer value ≤ the value in D06&gt;&gt;</w:t>
            </w:r>
          </w:p>
          <w:p w14:paraId="468B4AB2" w14:textId="77777777" w:rsidR="00093896" w:rsidRPr="00F607F1" w:rsidRDefault="00093896" w:rsidP="00C5585C">
            <w:pPr>
              <w:keepNext/>
              <w:rPr>
                <w:rFonts w:asciiTheme="minorHAnsi" w:hAnsiTheme="minorHAnsi"/>
                <w:sz w:val="12"/>
                <w:szCs w:val="12"/>
              </w:rPr>
            </w:pPr>
          </w:p>
        </w:tc>
      </w:tr>
      <w:tr w:rsidR="00093896" w:rsidRPr="00F607F1" w14:paraId="1F9B981E" w14:textId="68BD60A2" w:rsidTr="00EF0CAF">
        <w:trPr>
          <w:trHeight w:val="64"/>
        </w:trPr>
        <w:tc>
          <w:tcPr>
            <w:tcW w:w="791" w:type="dxa"/>
            <w:vAlign w:val="center"/>
          </w:tcPr>
          <w:p w14:paraId="1F9B9813" w14:textId="752F5FEC" w:rsidR="00093896" w:rsidRPr="00F607F1" w:rsidRDefault="00093896" w:rsidP="00C5585C">
            <w:pPr>
              <w:keepNext/>
              <w:rPr>
                <w:rFonts w:ascii="Calibri" w:hAnsi="Calibri"/>
                <w:sz w:val="18"/>
                <w:szCs w:val="18"/>
              </w:rPr>
            </w:pPr>
          </w:p>
        </w:tc>
        <w:tc>
          <w:tcPr>
            <w:tcW w:w="796" w:type="dxa"/>
            <w:vAlign w:val="center"/>
          </w:tcPr>
          <w:p w14:paraId="1F9B9814" w14:textId="77777777" w:rsidR="00093896" w:rsidRPr="00F607F1" w:rsidRDefault="00093896" w:rsidP="00C5585C">
            <w:pPr>
              <w:keepNext/>
              <w:rPr>
                <w:rFonts w:ascii="Calibri" w:hAnsi="Calibri"/>
                <w:sz w:val="18"/>
                <w:szCs w:val="18"/>
              </w:rPr>
            </w:pPr>
          </w:p>
        </w:tc>
        <w:tc>
          <w:tcPr>
            <w:tcW w:w="885" w:type="dxa"/>
            <w:vAlign w:val="center"/>
          </w:tcPr>
          <w:p w14:paraId="1F9B9815" w14:textId="77777777" w:rsidR="00093896" w:rsidRPr="00F607F1" w:rsidRDefault="00093896" w:rsidP="00C5585C">
            <w:pPr>
              <w:keepNext/>
              <w:rPr>
                <w:rFonts w:ascii="Calibri" w:hAnsi="Calibri"/>
                <w:sz w:val="18"/>
                <w:szCs w:val="18"/>
              </w:rPr>
            </w:pPr>
          </w:p>
        </w:tc>
        <w:tc>
          <w:tcPr>
            <w:tcW w:w="1504" w:type="dxa"/>
            <w:vAlign w:val="center"/>
          </w:tcPr>
          <w:p w14:paraId="1F9B9816" w14:textId="77777777" w:rsidR="00093896" w:rsidRPr="00F607F1" w:rsidRDefault="00093896" w:rsidP="00C5585C">
            <w:pPr>
              <w:keepNext/>
              <w:rPr>
                <w:rFonts w:ascii="Calibri" w:hAnsi="Calibri"/>
                <w:sz w:val="18"/>
                <w:szCs w:val="18"/>
              </w:rPr>
            </w:pPr>
          </w:p>
        </w:tc>
        <w:tc>
          <w:tcPr>
            <w:tcW w:w="1416" w:type="dxa"/>
            <w:vAlign w:val="center"/>
          </w:tcPr>
          <w:p w14:paraId="1F9B9817" w14:textId="77777777" w:rsidR="00093896" w:rsidRPr="00F607F1" w:rsidRDefault="00093896" w:rsidP="00C5585C">
            <w:pPr>
              <w:keepNext/>
              <w:rPr>
                <w:rFonts w:ascii="Calibri" w:hAnsi="Calibri"/>
                <w:sz w:val="18"/>
                <w:szCs w:val="18"/>
              </w:rPr>
            </w:pPr>
          </w:p>
        </w:tc>
        <w:tc>
          <w:tcPr>
            <w:tcW w:w="1150" w:type="dxa"/>
            <w:vAlign w:val="center"/>
          </w:tcPr>
          <w:p w14:paraId="1F9B9818" w14:textId="77777777" w:rsidR="00093896" w:rsidRPr="00F607F1" w:rsidRDefault="00093896" w:rsidP="00C5585C">
            <w:pPr>
              <w:keepNext/>
              <w:rPr>
                <w:rFonts w:ascii="Calibri" w:hAnsi="Calibri"/>
                <w:sz w:val="18"/>
                <w:szCs w:val="18"/>
              </w:rPr>
            </w:pPr>
          </w:p>
        </w:tc>
        <w:tc>
          <w:tcPr>
            <w:tcW w:w="1593" w:type="dxa"/>
            <w:vAlign w:val="center"/>
          </w:tcPr>
          <w:p w14:paraId="1F9B9819" w14:textId="77777777" w:rsidR="00093896" w:rsidRPr="00F607F1" w:rsidRDefault="00093896" w:rsidP="00C5585C">
            <w:pPr>
              <w:keepNext/>
              <w:rPr>
                <w:rFonts w:ascii="Calibri" w:hAnsi="Calibri"/>
                <w:sz w:val="16"/>
                <w:szCs w:val="16"/>
              </w:rPr>
            </w:pPr>
          </w:p>
        </w:tc>
        <w:tc>
          <w:tcPr>
            <w:tcW w:w="1062" w:type="dxa"/>
          </w:tcPr>
          <w:p w14:paraId="1F9B981A" w14:textId="77777777" w:rsidR="00093896" w:rsidRPr="00F607F1" w:rsidRDefault="00093896" w:rsidP="00C5585C">
            <w:pPr>
              <w:keepNext/>
              <w:rPr>
                <w:rFonts w:ascii="Calibri" w:hAnsi="Calibri"/>
                <w:sz w:val="18"/>
                <w:szCs w:val="18"/>
              </w:rPr>
            </w:pPr>
          </w:p>
        </w:tc>
        <w:tc>
          <w:tcPr>
            <w:tcW w:w="885" w:type="dxa"/>
          </w:tcPr>
          <w:p w14:paraId="1F9B981D" w14:textId="77777777" w:rsidR="00093896" w:rsidRPr="00F607F1" w:rsidRDefault="00093896" w:rsidP="00C5585C">
            <w:pPr>
              <w:keepNext/>
              <w:rPr>
                <w:rFonts w:ascii="Calibri" w:hAnsi="Calibri"/>
                <w:sz w:val="14"/>
                <w:szCs w:val="14"/>
              </w:rPr>
            </w:pPr>
          </w:p>
        </w:tc>
        <w:tc>
          <w:tcPr>
            <w:tcW w:w="1150" w:type="dxa"/>
          </w:tcPr>
          <w:p w14:paraId="0D3EBE37" w14:textId="77777777" w:rsidR="00093896" w:rsidRPr="00F607F1" w:rsidRDefault="00093896" w:rsidP="00C5585C">
            <w:pPr>
              <w:keepNext/>
              <w:rPr>
                <w:rFonts w:ascii="Calibri" w:hAnsi="Calibri"/>
                <w:sz w:val="14"/>
                <w:szCs w:val="14"/>
              </w:rPr>
            </w:pPr>
          </w:p>
        </w:tc>
        <w:tc>
          <w:tcPr>
            <w:tcW w:w="973" w:type="dxa"/>
          </w:tcPr>
          <w:p w14:paraId="2984A166" w14:textId="3A156C05" w:rsidR="00093896" w:rsidRPr="00F607F1" w:rsidRDefault="00093896" w:rsidP="00C5585C">
            <w:pPr>
              <w:keepNext/>
              <w:rPr>
                <w:rFonts w:ascii="Calibri" w:hAnsi="Calibri"/>
                <w:sz w:val="14"/>
                <w:szCs w:val="14"/>
              </w:rPr>
            </w:pPr>
          </w:p>
        </w:tc>
        <w:tc>
          <w:tcPr>
            <w:tcW w:w="973" w:type="dxa"/>
          </w:tcPr>
          <w:p w14:paraId="251D27DC" w14:textId="77777777" w:rsidR="00093896" w:rsidRPr="00F607F1" w:rsidRDefault="00093896" w:rsidP="00C5585C">
            <w:pPr>
              <w:keepNext/>
              <w:rPr>
                <w:rFonts w:ascii="Calibri" w:hAnsi="Calibri"/>
                <w:sz w:val="14"/>
                <w:szCs w:val="14"/>
              </w:rPr>
            </w:pPr>
          </w:p>
        </w:tc>
        <w:tc>
          <w:tcPr>
            <w:tcW w:w="1240" w:type="dxa"/>
          </w:tcPr>
          <w:p w14:paraId="44311C1D" w14:textId="77777777" w:rsidR="00093896" w:rsidRPr="00F607F1" w:rsidRDefault="00093896" w:rsidP="00C5585C">
            <w:pPr>
              <w:keepNext/>
              <w:rPr>
                <w:rFonts w:ascii="Calibri" w:hAnsi="Calibri"/>
                <w:sz w:val="14"/>
                <w:szCs w:val="14"/>
              </w:rPr>
            </w:pPr>
          </w:p>
        </w:tc>
      </w:tr>
      <w:tr w:rsidR="004473D7" w:rsidRPr="00F607F1" w14:paraId="1F9B982C" w14:textId="2B1068A4" w:rsidTr="00EF0CAF">
        <w:trPr>
          <w:trHeight w:val="211"/>
        </w:trPr>
        <w:tc>
          <w:tcPr>
            <w:tcW w:w="14426" w:type="dxa"/>
            <w:gridSpan w:val="13"/>
          </w:tcPr>
          <w:p w14:paraId="2F8B28D5" w14:textId="546D2818" w:rsidR="004473D7" w:rsidRPr="00F607F1" w:rsidRDefault="004473D7" w:rsidP="00C5585C">
            <w:pPr>
              <w:keepNext/>
              <w:rPr>
                <w:rFonts w:ascii="Calibri" w:hAnsi="Calibri"/>
                <w:sz w:val="18"/>
                <w:szCs w:val="18"/>
              </w:rPr>
            </w:pPr>
            <w:r w:rsidRPr="00F607F1">
              <w:rPr>
                <w:rFonts w:ascii="Calibri" w:hAnsi="Calibri"/>
                <w:sz w:val="18"/>
                <w:szCs w:val="18"/>
              </w:rPr>
              <w:t>Notes:</w:t>
            </w:r>
          </w:p>
        </w:tc>
      </w:tr>
    </w:tbl>
    <w:p w14:paraId="07F13C52" w14:textId="77777777" w:rsidR="00C5585C" w:rsidRDefault="00C5585C"/>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1067"/>
        <w:gridCol w:w="1068"/>
        <w:gridCol w:w="1201"/>
        <w:gridCol w:w="1170"/>
        <w:gridCol w:w="1262"/>
        <w:gridCol w:w="900"/>
        <w:gridCol w:w="900"/>
        <w:gridCol w:w="2160"/>
        <w:gridCol w:w="1800"/>
        <w:gridCol w:w="1801"/>
      </w:tblGrid>
      <w:tr w:rsidR="0092588B" w:rsidRPr="00F607F1" w14:paraId="695CBD52" w14:textId="40F3A160" w:rsidTr="00C5585C">
        <w:trPr>
          <w:trHeight w:val="222"/>
        </w:trPr>
        <w:tc>
          <w:tcPr>
            <w:tcW w:w="14396" w:type="dxa"/>
            <w:gridSpan w:val="11"/>
          </w:tcPr>
          <w:p w14:paraId="59AEAF75" w14:textId="7BFC5B75" w:rsidR="0092588B" w:rsidRPr="00C5585C" w:rsidRDefault="0092588B" w:rsidP="00C5585C">
            <w:pPr>
              <w:keepNext/>
              <w:rPr>
                <w:rFonts w:asciiTheme="minorHAnsi" w:hAnsiTheme="minorHAnsi" w:cstheme="minorHAnsi"/>
                <w:b/>
                <w:sz w:val="18"/>
                <w:szCs w:val="24"/>
              </w:rPr>
            </w:pPr>
            <w:r w:rsidRPr="00C5585C">
              <w:rPr>
                <w:rFonts w:asciiTheme="minorHAnsi" w:hAnsiTheme="minorHAnsi" w:cstheme="minorHAnsi"/>
                <w:b/>
                <w:sz w:val="18"/>
                <w:szCs w:val="24"/>
              </w:rPr>
              <w:t>E. Space Conditioning (SC) System Alteration Type Determination</w:t>
            </w:r>
          </w:p>
          <w:p w14:paraId="1D82C716" w14:textId="4FB62DE6" w:rsidR="0092588B" w:rsidRPr="00C5585C" w:rsidRDefault="0092588B" w:rsidP="00C5585C">
            <w:pPr>
              <w:keepNext/>
              <w:rPr>
                <w:rFonts w:asciiTheme="minorHAnsi" w:hAnsiTheme="minorHAnsi" w:cstheme="minorHAnsi"/>
                <w:sz w:val="18"/>
                <w:szCs w:val="18"/>
              </w:rPr>
            </w:pPr>
            <w:r w:rsidRPr="00C5585C">
              <w:rPr>
                <w:rFonts w:asciiTheme="minorHAnsi" w:hAnsiTheme="minorHAnsi" w:cstheme="minorHAnsi"/>
                <w:sz w:val="18"/>
                <w:szCs w:val="18"/>
              </w:rPr>
              <w:t xml:space="preserve">&lt;&lt; </w:t>
            </w:r>
            <w:r w:rsidRPr="00C5585C">
              <w:rPr>
                <w:rFonts w:asciiTheme="minorHAnsi" w:hAnsiTheme="minorHAnsi" w:cstheme="minorHAnsi"/>
                <w:b/>
                <w:sz w:val="18"/>
                <w:szCs w:val="18"/>
              </w:rPr>
              <w:t>if</w:t>
            </w:r>
            <w:r w:rsidRPr="00C5585C">
              <w:rPr>
                <w:rFonts w:asciiTheme="minorHAnsi" w:hAnsiTheme="minorHAnsi" w:cstheme="minorHAnsi"/>
                <w:sz w:val="18"/>
                <w:szCs w:val="18"/>
              </w:rPr>
              <w:t xml:space="preserve"> there are no SC systems listed in Section D for which </w:t>
            </w:r>
            <w:r w:rsidR="005139C0" w:rsidRPr="00C5585C">
              <w:rPr>
                <w:rFonts w:asciiTheme="minorHAnsi" w:hAnsiTheme="minorHAnsi" w:cstheme="minorHAnsi"/>
                <w:sz w:val="18"/>
                <w:szCs w:val="18"/>
              </w:rPr>
              <w:t xml:space="preserve">D11 </w:t>
            </w:r>
            <w:r w:rsidRPr="00C5585C">
              <w:rPr>
                <w:rFonts w:asciiTheme="minorHAnsi" w:hAnsiTheme="minorHAnsi" w:cstheme="minorHAnsi"/>
                <w:sz w:val="18"/>
                <w:szCs w:val="18"/>
              </w:rPr>
              <w:t xml:space="preserve">= one of the following two values: </w:t>
            </w:r>
            <w:r w:rsidR="001900C6" w:rsidRPr="00C5585C">
              <w:rPr>
                <w:rFonts w:asciiTheme="minorHAnsi" w:hAnsiTheme="minorHAnsi" w:cstheme="minorHAnsi"/>
                <w:sz w:val="18"/>
                <w:szCs w:val="18"/>
              </w:rPr>
              <w:t>1:</w:t>
            </w:r>
            <w:r w:rsidRPr="00C5585C">
              <w:rPr>
                <w:rFonts w:asciiTheme="minorHAnsi" w:hAnsiTheme="minorHAnsi" w:cstheme="minorHAnsi"/>
                <w:sz w:val="18"/>
                <w:szCs w:val="18"/>
              </w:rPr>
              <w:t xml:space="preserve">[altered]; </w:t>
            </w:r>
            <w:r w:rsidR="001900C6" w:rsidRPr="00C5585C">
              <w:rPr>
                <w:rFonts w:asciiTheme="minorHAnsi" w:hAnsiTheme="minorHAnsi" w:cstheme="minorHAnsi"/>
                <w:sz w:val="18"/>
                <w:szCs w:val="18"/>
              </w:rPr>
              <w:t>2:</w:t>
            </w:r>
            <w:r w:rsidRPr="00C5585C">
              <w:rPr>
                <w:rFonts w:asciiTheme="minorHAnsi" w:hAnsiTheme="minorHAnsi" w:cstheme="minorHAnsi"/>
                <w:sz w:val="18"/>
                <w:szCs w:val="18"/>
              </w:rPr>
              <w:t>[existing], and there are no SC systems listed in</w:t>
            </w:r>
            <w:r w:rsidR="001900C6" w:rsidRPr="00C5585C">
              <w:rPr>
                <w:rFonts w:asciiTheme="minorHAnsi" w:hAnsiTheme="minorHAnsi" w:cstheme="minorHAnsi"/>
                <w:sz w:val="18"/>
                <w:szCs w:val="18"/>
              </w:rPr>
              <w:t xml:space="preserve"> section D for which</w:t>
            </w:r>
            <w:r w:rsidRPr="00C5585C">
              <w:rPr>
                <w:rFonts w:asciiTheme="minorHAnsi" w:hAnsiTheme="minorHAnsi" w:cstheme="minorHAnsi"/>
                <w:sz w:val="18"/>
                <w:szCs w:val="18"/>
              </w:rPr>
              <w:t xml:space="preserve"> </w:t>
            </w:r>
            <w:r w:rsidR="007D130C" w:rsidRPr="00C5585C">
              <w:rPr>
                <w:rFonts w:asciiTheme="minorHAnsi" w:hAnsiTheme="minorHAnsi" w:cstheme="minorHAnsi"/>
                <w:sz w:val="18"/>
                <w:szCs w:val="18"/>
              </w:rPr>
              <w:t>D12</w:t>
            </w:r>
            <w:r w:rsidRPr="00C5585C">
              <w:rPr>
                <w:rFonts w:asciiTheme="minorHAnsi" w:hAnsiTheme="minorHAnsi" w:cstheme="minorHAnsi"/>
                <w:sz w:val="18"/>
                <w:szCs w:val="18"/>
              </w:rPr>
              <w:t xml:space="preserve">= one of the following three values: </w:t>
            </w:r>
            <w:r w:rsidR="00A74A81" w:rsidRPr="00C5585C">
              <w:rPr>
                <w:rFonts w:asciiTheme="minorHAnsi" w:hAnsiTheme="minorHAnsi" w:cstheme="minorHAnsi"/>
                <w:sz w:val="18"/>
                <w:szCs w:val="18"/>
              </w:rPr>
              <w:t>1:</w:t>
            </w:r>
            <w:r w:rsidRPr="00C5585C">
              <w:rPr>
                <w:rFonts w:asciiTheme="minorHAnsi" w:hAnsiTheme="minorHAnsi" w:cstheme="minorHAnsi"/>
                <w:sz w:val="18"/>
                <w:szCs w:val="18"/>
              </w:rPr>
              <w:t>[altered];</w:t>
            </w:r>
            <w:r w:rsidRPr="00C5585C">
              <w:rPr>
                <w:rFonts w:asciiTheme="minorHAnsi" w:hAnsiTheme="minorHAnsi" w:cstheme="minorHAnsi"/>
                <w:sz w:val="14"/>
                <w:szCs w:val="14"/>
              </w:rPr>
              <w:t xml:space="preserve"> </w:t>
            </w:r>
            <w:r w:rsidR="00A74A81" w:rsidRPr="00C5585C">
              <w:rPr>
                <w:rFonts w:asciiTheme="minorHAnsi" w:hAnsiTheme="minorHAnsi" w:cstheme="minorHAnsi"/>
                <w:sz w:val="18"/>
                <w:szCs w:val="18"/>
              </w:rPr>
              <w:t>2</w:t>
            </w:r>
            <w:r w:rsidR="001900C6" w:rsidRPr="00C5585C">
              <w:rPr>
                <w:rFonts w:asciiTheme="minorHAnsi" w:hAnsiTheme="minorHAnsi" w:cstheme="minorHAnsi"/>
                <w:sz w:val="18"/>
                <w:szCs w:val="18"/>
              </w:rPr>
              <w:t>:</w:t>
            </w:r>
            <w:r w:rsidRPr="00C5585C">
              <w:rPr>
                <w:rFonts w:asciiTheme="minorHAnsi" w:hAnsiTheme="minorHAnsi" w:cstheme="minorHAnsi"/>
                <w:sz w:val="18"/>
                <w:szCs w:val="18"/>
              </w:rPr>
              <w:t>[existing],</w:t>
            </w:r>
            <w:r w:rsidR="00A74A81" w:rsidRPr="00C5585C">
              <w:rPr>
                <w:rFonts w:asciiTheme="minorHAnsi" w:hAnsiTheme="minorHAnsi" w:cstheme="minorHAnsi"/>
                <w:sz w:val="18"/>
                <w:szCs w:val="18"/>
              </w:rPr>
              <w:t xml:space="preserve"> 3</w:t>
            </w:r>
            <w:r w:rsidR="001900C6" w:rsidRPr="00C5585C">
              <w:rPr>
                <w:rFonts w:asciiTheme="minorHAnsi" w:hAnsiTheme="minorHAnsi" w:cstheme="minorHAnsi"/>
                <w:sz w:val="18"/>
                <w:szCs w:val="18"/>
              </w:rPr>
              <w:t>:</w:t>
            </w:r>
            <w:r w:rsidRPr="00C5585C">
              <w:rPr>
                <w:rFonts w:asciiTheme="minorHAnsi" w:hAnsiTheme="minorHAnsi" w:cstheme="minorHAnsi"/>
                <w:sz w:val="18"/>
                <w:szCs w:val="18"/>
              </w:rPr>
              <w:t xml:space="preserve">[existing+new], then display the section does not apply message, </w:t>
            </w:r>
          </w:p>
          <w:p w14:paraId="4A255BDA" w14:textId="1B0BB7E2" w:rsidR="00026F9B" w:rsidRPr="00C5585C" w:rsidRDefault="0092588B" w:rsidP="00C5585C">
            <w:pPr>
              <w:keepNext/>
              <w:rPr>
                <w:rFonts w:asciiTheme="minorHAnsi" w:hAnsiTheme="minorHAnsi" w:cstheme="minorHAnsi"/>
                <w:sz w:val="18"/>
                <w:szCs w:val="18"/>
              </w:rPr>
            </w:pPr>
            <w:r w:rsidRPr="00C5585C">
              <w:rPr>
                <w:rFonts w:asciiTheme="minorHAnsi" w:hAnsiTheme="minorHAnsi" w:cstheme="minorHAnsi"/>
                <w:b/>
                <w:sz w:val="18"/>
                <w:szCs w:val="18"/>
              </w:rPr>
              <w:t>else</w:t>
            </w:r>
            <w:r w:rsidRPr="00C5585C">
              <w:rPr>
                <w:rFonts w:asciiTheme="minorHAnsi" w:hAnsiTheme="minorHAnsi" w:cstheme="minorHAnsi"/>
                <w:sz w:val="18"/>
                <w:szCs w:val="18"/>
              </w:rPr>
              <w:t xml:space="preserve"> require one row of data to be entered in this table for each SC system listed in Section D for which </w:t>
            </w:r>
            <w:r w:rsidR="00540882" w:rsidRPr="00C5585C">
              <w:rPr>
                <w:rFonts w:asciiTheme="minorHAnsi" w:hAnsiTheme="minorHAnsi" w:cstheme="minorHAnsi"/>
                <w:sz w:val="18"/>
                <w:szCs w:val="18"/>
              </w:rPr>
              <w:t xml:space="preserve">D11 </w:t>
            </w:r>
            <w:r w:rsidRPr="00C5585C">
              <w:rPr>
                <w:rFonts w:asciiTheme="minorHAnsi" w:hAnsiTheme="minorHAnsi" w:cstheme="minorHAnsi"/>
                <w:sz w:val="18"/>
                <w:szCs w:val="18"/>
              </w:rPr>
              <w:t xml:space="preserve">= one of the following two values: </w:t>
            </w:r>
            <w:r w:rsidR="00EB4332" w:rsidRPr="00C5585C">
              <w:rPr>
                <w:rFonts w:asciiTheme="minorHAnsi" w:hAnsiTheme="minorHAnsi" w:cstheme="minorHAnsi"/>
                <w:sz w:val="18"/>
                <w:szCs w:val="18"/>
              </w:rPr>
              <w:t>1:</w:t>
            </w:r>
            <w:r w:rsidRPr="00C5585C">
              <w:rPr>
                <w:rFonts w:asciiTheme="minorHAnsi" w:hAnsiTheme="minorHAnsi" w:cstheme="minorHAnsi"/>
                <w:sz w:val="18"/>
                <w:szCs w:val="18"/>
              </w:rPr>
              <w:t xml:space="preserve">[altered]; </w:t>
            </w:r>
            <w:r w:rsidR="00EB4332" w:rsidRPr="00C5585C">
              <w:rPr>
                <w:rFonts w:asciiTheme="minorHAnsi" w:hAnsiTheme="minorHAnsi" w:cstheme="minorHAnsi"/>
                <w:sz w:val="18"/>
                <w:szCs w:val="18"/>
              </w:rPr>
              <w:t>2:</w:t>
            </w:r>
            <w:r w:rsidRPr="00C5585C">
              <w:rPr>
                <w:rFonts w:asciiTheme="minorHAnsi" w:hAnsiTheme="minorHAnsi" w:cstheme="minorHAnsi"/>
                <w:sz w:val="18"/>
                <w:szCs w:val="18"/>
              </w:rPr>
              <w:t xml:space="preserve">[existing], </w:t>
            </w:r>
          </w:p>
          <w:p w14:paraId="5D82BDC2" w14:textId="2B9A1F16" w:rsidR="0092588B" w:rsidRPr="00C5585C" w:rsidRDefault="00026F9B" w:rsidP="00C5585C">
            <w:pPr>
              <w:keepNext/>
              <w:rPr>
                <w:rFonts w:asciiTheme="minorHAnsi" w:hAnsiTheme="minorHAnsi" w:cstheme="minorHAnsi"/>
                <w:b/>
                <w:sz w:val="18"/>
                <w:szCs w:val="24"/>
              </w:rPr>
            </w:pPr>
            <w:r w:rsidRPr="00C5585C">
              <w:rPr>
                <w:rFonts w:asciiTheme="minorHAnsi" w:hAnsiTheme="minorHAnsi" w:cstheme="minorHAnsi"/>
                <w:b/>
                <w:sz w:val="18"/>
                <w:szCs w:val="18"/>
              </w:rPr>
              <w:t>ALSO</w:t>
            </w:r>
            <w:r w:rsidRPr="00C5585C">
              <w:rPr>
                <w:rFonts w:asciiTheme="minorHAnsi" w:hAnsiTheme="minorHAnsi" w:cstheme="minorHAnsi"/>
                <w:sz w:val="18"/>
                <w:szCs w:val="18"/>
              </w:rPr>
              <w:t xml:space="preserve"> require one row of data to be entered in this table for each SC system listed in Section D for which </w:t>
            </w:r>
            <w:r w:rsidR="00540882" w:rsidRPr="00C5585C">
              <w:rPr>
                <w:rFonts w:asciiTheme="minorHAnsi" w:hAnsiTheme="minorHAnsi" w:cstheme="minorHAnsi"/>
                <w:sz w:val="18"/>
                <w:szCs w:val="18"/>
              </w:rPr>
              <w:t>D12</w:t>
            </w:r>
            <w:r w:rsidR="0092588B" w:rsidRPr="00C5585C">
              <w:rPr>
                <w:rFonts w:asciiTheme="minorHAnsi" w:hAnsiTheme="minorHAnsi" w:cstheme="minorHAnsi"/>
                <w:sz w:val="18"/>
                <w:szCs w:val="18"/>
              </w:rPr>
              <w:t xml:space="preserve">= one of the following three values: </w:t>
            </w:r>
            <w:r w:rsidR="00A74A81" w:rsidRPr="00C5585C">
              <w:rPr>
                <w:rFonts w:asciiTheme="minorHAnsi" w:hAnsiTheme="minorHAnsi" w:cstheme="minorHAnsi"/>
                <w:sz w:val="18"/>
                <w:szCs w:val="18"/>
              </w:rPr>
              <w:t>1:</w:t>
            </w:r>
            <w:r w:rsidR="0092588B" w:rsidRPr="00C5585C">
              <w:rPr>
                <w:rFonts w:asciiTheme="minorHAnsi" w:hAnsiTheme="minorHAnsi" w:cstheme="minorHAnsi"/>
                <w:sz w:val="18"/>
                <w:szCs w:val="18"/>
              </w:rPr>
              <w:t xml:space="preserve">[altered]; </w:t>
            </w:r>
            <w:r w:rsidR="00A74A81" w:rsidRPr="00C5585C">
              <w:rPr>
                <w:rFonts w:asciiTheme="minorHAnsi" w:hAnsiTheme="minorHAnsi" w:cstheme="minorHAnsi"/>
                <w:sz w:val="18"/>
                <w:szCs w:val="18"/>
              </w:rPr>
              <w:t>2</w:t>
            </w:r>
            <w:r w:rsidR="00EB4332" w:rsidRPr="00C5585C">
              <w:rPr>
                <w:rFonts w:asciiTheme="minorHAnsi" w:hAnsiTheme="minorHAnsi" w:cstheme="minorHAnsi"/>
                <w:sz w:val="18"/>
                <w:szCs w:val="18"/>
              </w:rPr>
              <w:t>:</w:t>
            </w:r>
            <w:r w:rsidR="0092588B" w:rsidRPr="00C5585C">
              <w:rPr>
                <w:rFonts w:asciiTheme="minorHAnsi" w:hAnsiTheme="minorHAnsi" w:cstheme="minorHAnsi"/>
                <w:sz w:val="18"/>
                <w:szCs w:val="18"/>
              </w:rPr>
              <w:t xml:space="preserve">[existing], </w:t>
            </w:r>
            <w:r w:rsidR="00A74A81" w:rsidRPr="00C5585C">
              <w:rPr>
                <w:rFonts w:asciiTheme="minorHAnsi" w:hAnsiTheme="minorHAnsi" w:cstheme="minorHAnsi"/>
                <w:sz w:val="18"/>
                <w:szCs w:val="18"/>
              </w:rPr>
              <w:t>3</w:t>
            </w:r>
            <w:r w:rsidR="00EB4332" w:rsidRPr="00C5585C">
              <w:rPr>
                <w:rFonts w:asciiTheme="minorHAnsi" w:hAnsiTheme="minorHAnsi" w:cstheme="minorHAnsi"/>
                <w:sz w:val="18"/>
                <w:szCs w:val="18"/>
              </w:rPr>
              <w:t>:</w:t>
            </w:r>
            <w:r w:rsidR="0092588B" w:rsidRPr="00C5585C">
              <w:rPr>
                <w:rFonts w:asciiTheme="minorHAnsi" w:hAnsiTheme="minorHAnsi" w:cstheme="minorHAnsi"/>
                <w:sz w:val="18"/>
                <w:szCs w:val="18"/>
              </w:rPr>
              <w:t>[existing+new]&gt;&gt;</w:t>
            </w:r>
          </w:p>
        </w:tc>
      </w:tr>
      <w:tr w:rsidR="007B348E" w:rsidRPr="00F607F1" w14:paraId="15ACED1B" w14:textId="7BB6AC2A" w:rsidTr="00C5585C">
        <w:trPr>
          <w:trHeight w:val="223"/>
        </w:trPr>
        <w:tc>
          <w:tcPr>
            <w:tcW w:w="1067" w:type="dxa"/>
            <w:shd w:val="clear" w:color="auto" w:fill="auto"/>
            <w:vAlign w:val="bottom"/>
          </w:tcPr>
          <w:p w14:paraId="25D7E92D"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01</w:t>
            </w:r>
          </w:p>
        </w:tc>
        <w:tc>
          <w:tcPr>
            <w:tcW w:w="1067" w:type="dxa"/>
            <w:shd w:val="clear" w:color="auto" w:fill="auto"/>
          </w:tcPr>
          <w:p w14:paraId="67193CE3"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02</w:t>
            </w:r>
          </w:p>
        </w:tc>
        <w:tc>
          <w:tcPr>
            <w:tcW w:w="1068" w:type="dxa"/>
            <w:shd w:val="clear" w:color="auto" w:fill="auto"/>
          </w:tcPr>
          <w:p w14:paraId="48886000" w14:textId="5931CF50" w:rsidR="007B348E" w:rsidRPr="00F607F1" w:rsidRDefault="007B348E" w:rsidP="00C5585C">
            <w:pPr>
              <w:keepNext/>
              <w:jc w:val="center"/>
              <w:rPr>
                <w:rFonts w:ascii="Calibri" w:hAnsi="Calibri"/>
                <w:sz w:val="18"/>
                <w:szCs w:val="18"/>
              </w:rPr>
            </w:pPr>
            <w:r w:rsidRPr="00F607F1">
              <w:rPr>
                <w:rFonts w:ascii="Calibri" w:hAnsi="Calibri"/>
                <w:sz w:val="18"/>
                <w:szCs w:val="18"/>
              </w:rPr>
              <w:t>03</w:t>
            </w:r>
          </w:p>
        </w:tc>
        <w:tc>
          <w:tcPr>
            <w:tcW w:w="1201" w:type="dxa"/>
            <w:shd w:val="clear" w:color="auto" w:fill="auto"/>
          </w:tcPr>
          <w:p w14:paraId="32D7ACBA" w14:textId="60D980BF" w:rsidR="007B348E" w:rsidRPr="00F607F1" w:rsidRDefault="007B348E" w:rsidP="00C5585C">
            <w:pPr>
              <w:keepNext/>
              <w:jc w:val="center"/>
              <w:rPr>
                <w:rFonts w:ascii="Calibri" w:hAnsi="Calibri"/>
                <w:sz w:val="18"/>
                <w:szCs w:val="18"/>
              </w:rPr>
            </w:pPr>
            <w:r w:rsidRPr="00F607F1">
              <w:rPr>
                <w:rFonts w:ascii="Calibri" w:hAnsi="Calibri"/>
                <w:sz w:val="18"/>
                <w:szCs w:val="18"/>
              </w:rPr>
              <w:t>04</w:t>
            </w:r>
          </w:p>
        </w:tc>
        <w:tc>
          <w:tcPr>
            <w:tcW w:w="1170" w:type="dxa"/>
            <w:shd w:val="clear" w:color="auto" w:fill="auto"/>
          </w:tcPr>
          <w:p w14:paraId="170A356A" w14:textId="3FE0720D" w:rsidR="007B348E" w:rsidRPr="00F607F1" w:rsidRDefault="007B348E" w:rsidP="00C5585C">
            <w:pPr>
              <w:keepNext/>
              <w:jc w:val="center"/>
              <w:rPr>
                <w:rFonts w:ascii="Calibri" w:hAnsi="Calibri"/>
                <w:sz w:val="18"/>
                <w:szCs w:val="18"/>
              </w:rPr>
            </w:pPr>
            <w:r w:rsidRPr="00F607F1">
              <w:rPr>
                <w:rFonts w:ascii="Calibri" w:hAnsi="Calibri"/>
                <w:sz w:val="18"/>
                <w:szCs w:val="18"/>
              </w:rPr>
              <w:t>05</w:t>
            </w:r>
          </w:p>
        </w:tc>
        <w:tc>
          <w:tcPr>
            <w:tcW w:w="1262" w:type="dxa"/>
            <w:shd w:val="clear" w:color="auto" w:fill="auto"/>
          </w:tcPr>
          <w:p w14:paraId="7DAFCED0" w14:textId="0CAF32A8" w:rsidR="007B348E" w:rsidRPr="00F607F1" w:rsidRDefault="007B348E" w:rsidP="00C5585C">
            <w:pPr>
              <w:keepNext/>
              <w:jc w:val="center"/>
              <w:rPr>
                <w:rFonts w:ascii="Calibri" w:hAnsi="Calibri"/>
                <w:sz w:val="18"/>
                <w:szCs w:val="18"/>
              </w:rPr>
            </w:pPr>
            <w:r w:rsidRPr="00F607F1">
              <w:rPr>
                <w:rFonts w:ascii="Calibri" w:hAnsi="Calibri"/>
                <w:sz w:val="18"/>
                <w:szCs w:val="18"/>
              </w:rPr>
              <w:t>06</w:t>
            </w:r>
          </w:p>
        </w:tc>
        <w:tc>
          <w:tcPr>
            <w:tcW w:w="900" w:type="dxa"/>
            <w:shd w:val="clear" w:color="auto" w:fill="auto"/>
          </w:tcPr>
          <w:p w14:paraId="5C9E0150" w14:textId="3604C796" w:rsidR="007B348E" w:rsidRPr="00F607F1" w:rsidRDefault="007B348E" w:rsidP="00C5585C">
            <w:pPr>
              <w:keepNext/>
              <w:jc w:val="center"/>
              <w:rPr>
                <w:rFonts w:ascii="Calibri" w:hAnsi="Calibri"/>
                <w:sz w:val="18"/>
                <w:szCs w:val="18"/>
              </w:rPr>
            </w:pPr>
            <w:r w:rsidRPr="00F607F1">
              <w:rPr>
                <w:rFonts w:ascii="Calibri" w:hAnsi="Calibri"/>
                <w:sz w:val="18"/>
                <w:szCs w:val="18"/>
              </w:rPr>
              <w:t>07</w:t>
            </w:r>
          </w:p>
        </w:tc>
        <w:tc>
          <w:tcPr>
            <w:tcW w:w="900" w:type="dxa"/>
            <w:shd w:val="clear" w:color="auto" w:fill="auto"/>
          </w:tcPr>
          <w:p w14:paraId="34A54EBA" w14:textId="1B3B3DC8" w:rsidR="007B348E" w:rsidRPr="00F607F1" w:rsidRDefault="007B348E" w:rsidP="00C5585C">
            <w:pPr>
              <w:keepNext/>
              <w:jc w:val="center"/>
              <w:rPr>
                <w:rFonts w:ascii="Calibri" w:hAnsi="Calibri"/>
                <w:sz w:val="18"/>
                <w:szCs w:val="18"/>
              </w:rPr>
            </w:pPr>
            <w:r w:rsidRPr="00F607F1">
              <w:rPr>
                <w:rFonts w:ascii="Calibri" w:hAnsi="Calibri"/>
                <w:sz w:val="18"/>
                <w:szCs w:val="18"/>
              </w:rPr>
              <w:t>08</w:t>
            </w:r>
          </w:p>
        </w:tc>
        <w:tc>
          <w:tcPr>
            <w:tcW w:w="2160" w:type="dxa"/>
            <w:shd w:val="clear" w:color="auto" w:fill="auto"/>
            <w:vAlign w:val="bottom"/>
          </w:tcPr>
          <w:p w14:paraId="44CA084B" w14:textId="73D39AE9" w:rsidR="007B348E" w:rsidRPr="00F607F1" w:rsidRDefault="007B348E" w:rsidP="00C5585C">
            <w:pPr>
              <w:keepNext/>
              <w:jc w:val="center"/>
              <w:rPr>
                <w:rFonts w:ascii="Calibri" w:hAnsi="Calibri"/>
                <w:sz w:val="18"/>
                <w:szCs w:val="18"/>
              </w:rPr>
            </w:pPr>
            <w:r w:rsidRPr="00F607F1">
              <w:rPr>
                <w:rFonts w:ascii="Calibri" w:hAnsi="Calibri"/>
                <w:sz w:val="18"/>
                <w:szCs w:val="18"/>
              </w:rPr>
              <w:t>9</w:t>
            </w:r>
          </w:p>
        </w:tc>
        <w:tc>
          <w:tcPr>
            <w:tcW w:w="1800" w:type="dxa"/>
          </w:tcPr>
          <w:p w14:paraId="49F37FE4" w14:textId="2301EC98" w:rsidR="007B348E" w:rsidRPr="00F607F1" w:rsidRDefault="007B348E" w:rsidP="00C5585C">
            <w:pPr>
              <w:keepNext/>
              <w:jc w:val="center"/>
              <w:rPr>
                <w:rFonts w:ascii="Calibri" w:hAnsi="Calibri"/>
                <w:sz w:val="18"/>
                <w:szCs w:val="18"/>
              </w:rPr>
            </w:pPr>
            <w:r w:rsidRPr="00F607F1">
              <w:rPr>
                <w:rFonts w:ascii="Calibri" w:hAnsi="Calibri"/>
                <w:sz w:val="18"/>
                <w:szCs w:val="18"/>
              </w:rPr>
              <w:t>10</w:t>
            </w:r>
          </w:p>
        </w:tc>
        <w:tc>
          <w:tcPr>
            <w:tcW w:w="1801" w:type="dxa"/>
          </w:tcPr>
          <w:p w14:paraId="05DAB42F" w14:textId="1BDE57E4" w:rsidR="007B348E" w:rsidRPr="00F607F1" w:rsidRDefault="007B348E" w:rsidP="00C5585C">
            <w:pPr>
              <w:keepNext/>
              <w:jc w:val="center"/>
              <w:rPr>
                <w:rFonts w:ascii="Calibri" w:hAnsi="Calibri"/>
                <w:sz w:val="18"/>
                <w:szCs w:val="18"/>
              </w:rPr>
            </w:pPr>
            <w:r w:rsidRPr="00F607F1">
              <w:rPr>
                <w:rFonts w:ascii="Calibri" w:hAnsi="Calibri"/>
                <w:sz w:val="18"/>
                <w:szCs w:val="18"/>
              </w:rPr>
              <w:t>11</w:t>
            </w:r>
          </w:p>
        </w:tc>
      </w:tr>
      <w:tr w:rsidR="007B348E" w:rsidRPr="00F607F1" w14:paraId="0F2B7F72" w14:textId="22BFBF33" w:rsidTr="00C5585C">
        <w:trPr>
          <w:trHeight w:val="390"/>
        </w:trPr>
        <w:tc>
          <w:tcPr>
            <w:tcW w:w="1067" w:type="dxa"/>
            <w:shd w:val="clear" w:color="auto" w:fill="auto"/>
            <w:vAlign w:val="bottom"/>
          </w:tcPr>
          <w:p w14:paraId="2610DFB4"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 xml:space="preserve">SC System </w:t>
            </w:r>
          </w:p>
          <w:p w14:paraId="7062CD63" w14:textId="1077C11F" w:rsidR="007B348E" w:rsidRPr="00F607F1" w:rsidRDefault="007B348E" w:rsidP="00C5585C">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067" w:type="dxa"/>
            <w:shd w:val="clear" w:color="auto" w:fill="auto"/>
            <w:vAlign w:val="bottom"/>
          </w:tcPr>
          <w:p w14:paraId="196E365E"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 xml:space="preserve">SC System </w:t>
            </w:r>
          </w:p>
          <w:p w14:paraId="3428811A" w14:textId="5D3FC058" w:rsidR="007B348E" w:rsidRPr="00F607F1" w:rsidRDefault="007B348E" w:rsidP="00C5585C">
            <w:pPr>
              <w:keepNext/>
              <w:jc w:val="center"/>
              <w:rPr>
                <w:rFonts w:ascii="Calibri" w:hAnsi="Calibri"/>
                <w:sz w:val="18"/>
                <w:szCs w:val="18"/>
              </w:rPr>
            </w:pPr>
            <w:r w:rsidRPr="00F607F1">
              <w:rPr>
                <w:rFonts w:ascii="Calibri" w:hAnsi="Calibri"/>
                <w:sz w:val="18"/>
                <w:szCs w:val="18"/>
              </w:rPr>
              <w:t>Description of Area Served</w:t>
            </w:r>
          </w:p>
        </w:tc>
        <w:tc>
          <w:tcPr>
            <w:tcW w:w="1068" w:type="dxa"/>
            <w:shd w:val="clear" w:color="auto" w:fill="auto"/>
            <w:vAlign w:val="bottom"/>
          </w:tcPr>
          <w:p w14:paraId="03F3AC54" w14:textId="77777777" w:rsidR="007B348E" w:rsidRPr="00F607F1" w:rsidRDefault="007B348E"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14F4BEA0"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refrigerant containing component?</w:t>
            </w:r>
          </w:p>
        </w:tc>
        <w:tc>
          <w:tcPr>
            <w:tcW w:w="1170" w:type="dxa"/>
            <w:shd w:val="clear" w:color="auto" w:fill="auto"/>
            <w:vAlign w:val="bottom"/>
          </w:tcPr>
          <w:p w14:paraId="08A051C9" w14:textId="0C41C54A"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new SC System component?</w:t>
            </w:r>
          </w:p>
        </w:tc>
        <w:tc>
          <w:tcPr>
            <w:tcW w:w="1262" w:type="dxa"/>
            <w:shd w:val="clear" w:color="auto" w:fill="auto"/>
            <w:vAlign w:val="bottom"/>
          </w:tcPr>
          <w:p w14:paraId="096E4053" w14:textId="21D2E0FD"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 xml:space="preserve">nstalling more than </w:t>
            </w:r>
            <w:r w:rsidR="00F21059" w:rsidRPr="00F607F1">
              <w:rPr>
                <w:rFonts w:asciiTheme="minorHAnsi" w:hAnsiTheme="minorHAnsi" w:cs="Calibri"/>
                <w:color w:val="000000"/>
                <w:sz w:val="18"/>
                <w:szCs w:val="18"/>
              </w:rPr>
              <w:t xml:space="preserve">25 </w:t>
            </w:r>
            <w:r w:rsidR="007B348E" w:rsidRPr="00F607F1">
              <w:rPr>
                <w:rFonts w:asciiTheme="minorHAnsi" w:hAnsiTheme="minorHAnsi" w:cs="Calibri"/>
                <w:color w:val="000000"/>
                <w:sz w:val="18"/>
                <w:szCs w:val="18"/>
              </w:rPr>
              <w:t>feet of ducts?</w:t>
            </w:r>
          </w:p>
        </w:tc>
        <w:tc>
          <w:tcPr>
            <w:tcW w:w="900" w:type="dxa"/>
            <w:shd w:val="clear" w:color="auto" w:fill="auto"/>
            <w:vAlign w:val="bottom"/>
          </w:tcPr>
          <w:p w14:paraId="65A65B62" w14:textId="320DFD76"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entirely new duct system?</w:t>
            </w:r>
          </w:p>
        </w:tc>
        <w:tc>
          <w:tcPr>
            <w:tcW w:w="900" w:type="dxa"/>
            <w:shd w:val="clear" w:color="auto" w:fill="auto"/>
            <w:vAlign w:val="bottom"/>
          </w:tcPr>
          <w:p w14:paraId="3A0CB763" w14:textId="5DC17082"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entirely new SC system?</w:t>
            </w:r>
          </w:p>
        </w:tc>
        <w:tc>
          <w:tcPr>
            <w:tcW w:w="2160" w:type="dxa"/>
            <w:shd w:val="clear" w:color="auto" w:fill="auto"/>
            <w:vAlign w:val="bottom"/>
          </w:tcPr>
          <w:p w14:paraId="14E42350" w14:textId="25EFEC70" w:rsidR="007B348E" w:rsidRPr="00F607F1" w:rsidRDefault="007B348E" w:rsidP="00C5585C">
            <w:pPr>
              <w:keepNext/>
              <w:jc w:val="center"/>
              <w:rPr>
                <w:rFonts w:ascii="Calibri" w:hAnsi="Calibri"/>
                <w:sz w:val="18"/>
                <w:szCs w:val="18"/>
              </w:rPr>
            </w:pPr>
            <w:r w:rsidRPr="00F607F1">
              <w:rPr>
                <w:rFonts w:ascii="Calibri" w:hAnsi="Calibri"/>
                <w:sz w:val="18"/>
                <w:szCs w:val="18"/>
              </w:rPr>
              <w:t>Alteration Type</w:t>
            </w:r>
          </w:p>
        </w:tc>
        <w:tc>
          <w:tcPr>
            <w:tcW w:w="1800" w:type="dxa"/>
            <w:vAlign w:val="bottom"/>
          </w:tcPr>
          <w:p w14:paraId="65E36C2C"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Altered</w:t>
            </w:r>
          </w:p>
          <w:p w14:paraId="0C9F12F8" w14:textId="3AD68F19" w:rsidR="007B348E" w:rsidRPr="00F607F1" w:rsidRDefault="007B348E" w:rsidP="00C5585C">
            <w:pPr>
              <w:keepNext/>
              <w:jc w:val="center"/>
              <w:rPr>
                <w:rFonts w:ascii="Calibri" w:hAnsi="Calibri"/>
                <w:sz w:val="18"/>
                <w:szCs w:val="18"/>
              </w:rPr>
            </w:pPr>
            <w:r w:rsidRPr="00F607F1">
              <w:rPr>
                <w:rFonts w:ascii="Calibri" w:hAnsi="Calibri"/>
                <w:sz w:val="18"/>
                <w:szCs w:val="18"/>
              </w:rPr>
              <w:t>Heating Components</w:t>
            </w:r>
          </w:p>
        </w:tc>
        <w:tc>
          <w:tcPr>
            <w:tcW w:w="1801" w:type="dxa"/>
            <w:vAlign w:val="bottom"/>
          </w:tcPr>
          <w:p w14:paraId="719CA79A"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Altered</w:t>
            </w:r>
          </w:p>
          <w:p w14:paraId="38826AE6" w14:textId="21D6B3D6" w:rsidR="007B348E" w:rsidRPr="00F607F1" w:rsidRDefault="007B348E" w:rsidP="00C5585C">
            <w:pPr>
              <w:keepNext/>
              <w:jc w:val="center"/>
              <w:rPr>
                <w:rFonts w:ascii="Calibri" w:hAnsi="Calibri"/>
                <w:sz w:val="18"/>
                <w:szCs w:val="18"/>
              </w:rPr>
            </w:pPr>
            <w:r w:rsidRPr="00F607F1">
              <w:rPr>
                <w:rFonts w:ascii="Calibri" w:hAnsi="Calibri"/>
                <w:sz w:val="18"/>
                <w:szCs w:val="18"/>
              </w:rPr>
              <w:t>Cooling Components</w:t>
            </w:r>
          </w:p>
        </w:tc>
      </w:tr>
      <w:tr w:rsidR="007B348E" w:rsidRPr="00F607F1" w14:paraId="485B51F4" w14:textId="54FECE43" w:rsidTr="00C5585C">
        <w:trPr>
          <w:trHeight w:val="432"/>
        </w:trPr>
        <w:tc>
          <w:tcPr>
            <w:tcW w:w="1067" w:type="dxa"/>
            <w:shd w:val="clear" w:color="auto" w:fill="auto"/>
          </w:tcPr>
          <w:p w14:paraId="75C001FA" w14:textId="48B60BA3" w:rsidR="007B348E" w:rsidRPr="00F607F1" w:rsidRDefault="007B348E" w:rsidP="00C5585C">
            <w:pPr>
              <w:keepNext/>
              <w:rPr>
                <w:rFonts w:ascii="Calibri" w:hAnsi="Calibri"/>
                <w:sz w:val="14"/>
                <w:szCs w:val="14"/>
              </w:rPr>
            </w:pPr>
            <w:r w:rsidRPr="00F607F1">
              <w:rPr>
                <w:rFonts w:ascii="Calibri" w:hAnsi="Calibri"/>
                <w:sz w:val="14"/>
                <w:szCs w:val="14"/>
              </w:rPr>
              <w:t>&lt;&lt;auto filled text: referenced from D01&gt;&gt;</w:t>
            </w:r>
          </w:p>
        </w:tc>
        <w:tc>
          <w:tcPr>
            <w:tcW w:w="1067" w:type="dxa"/>
            <w:shd w:val="clear" w:color="auto" w:fill="auto"/>
          </w:tcPr>
          <w:p w14:paraId="6218BB12" w14:textId="29975BDB" w:rsidR="007B348E" w:rsidRPr="00F607F1" w:rsidRDefault="007B348E" w:rsidP="00C5585C">
            <w:pPr>
              <w:keepNext/>
              <w:rPr>
                <w:rFonts w:ascii="Calibri" w:hAnsi="Calibri"/>
                <w:sz w:val="14"/>
                <w:szCs w:val="14"/>
              </w:rPr>
            </w:pPr>
            <w:r w:rsidRPr="00F607F1">
              <w:rPr>
                <w:rFonts w:ascii="Calibri" w:hAnsi="Calibri"/>
                <w:sz w:val="14"/>
                <w:szCs w:val="14"/>
              </w:rPr>
              <w:t>&lt;&lt;auto filled text: referenced from D02&gt;&gt;</w:t>
            </w:r>
          </w:p>
        </w:tc>
        <w:tc>
          <w:tcPr>
            <w:tcW w:w="1068" w:type="dxa"/>
            <w:shd w:val="clear" w:color="auto" w:fill="auto"/>
          </w:tcPr>
          <w:p w14:paraId="153CE025" w14:textId="77777777" w:rsidR="007B348E" w:rsidRPr="00F607F1" w:rsidRDefault="007B348E" w:rsidP="00C5585C">
            <w:pPr>
              <w:keepNext/>
              <w:rPr>
                <w:rFonts w:ascii="Calibri" w:hAnsi="Calibri"/>
                <w:sz w:val="14"/>
                <w:szCs w:val="14"/>
              </w:rPr>
            </w:pPr>
            <w:r w:rsidRPr="00F607F1">
              <w:rPr>
                <w:rFonts w:ascii="Calibri" w:hAnsi="Calibri"/>
                <w:sz w:val="14"/>
                <w:szCs w:val="14"/>
              </w:rPr>
              <w:t>&lt;&lt;calculated field: if D07=</w:t>
            </w:r>
          </w:p>
          <w:p w14:paraId="656CA0D1" w14:textId="77777777" w:rsidR="007B348E" w:rsidRPr="00F607F1" w:rsidRDefault="007B348E" w:rsidP="00C5585C">
            <w:pPr>
              <w:keepNext/>
              <w:rPr>
                <w:rFonts w:ascii="Calibri" w:hAnsi="Calibri"/>
                <w:sz w:val="14"/>
                <w:szCs w:val="14"/>
              </w:rPr>
            </w:pPr>
            <w:r w:rsidRPr="00F607F1">
              <w:rPr>
                <w:rFonts w:ascii="Calibri" w:hAnsi="Calibri"/>
                <w:sz w:val="14"/>
                <w:szCs w:val="14"/>
              </w:rPr>
              <w:t>DuctsNone, then value=no,</w:t>
            </w:r>
          </w:p>
          <w:p w14:paraId="0CBDB5FF" w14:textId="3DFE647F" w:rsidR="007B348E" w:rsidRPr="00F607F1" w:rsidRDefault="007B348E" w:rsidP="00C5585C">
            <w:pPr>
              <w:keepNext/>
              <w:rPr>
                <w:rFonts w:ascii="Calibri" w:hAnsi="Calibri"/>
                <w:sz w:val="14"/>
                <w:szCs w:val="14"/>
              </w:rPr>
            </w:pPr>
            <w:r w:rsidRPr="00F607F1">
              <w:rPr>
                <w:rFonts w:ascii="Calibri" w:hAnsi="Calibri"/>
                <w:sz w:val="14"/>
                <w:szCs w:val="14"/>
              </w:rPr>
              <w:t>else value=yes&gt;&gt;</w:t>
            </w:r>
          </w:p>
        </w:tc>
        <w:tc>
          <w:tcPr>
            <w:tcW w:w="1201" w:type="dxa"/>
            <w:shd w:val="clear" w:color="auto" w:fill="auto"/>
          </w:tcPr>
          <w:p w14:paraId="64FBBC32" w14:textId="63622424"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p>
        </w:tc>
        <w:tc>
          <w:tcPr>
            <w:tcW w:w="1170" w:type="dxa"/>
            <w:shd w:val="clear" w:color="auto" w:fill="auto"/>
          </w:tcPr>
          <w:p w14:paraId="286FABB9" w14:textId="4B0F80FD"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p>
        </w:tc>
        <w:tc>
          <w:tcPr>
            <w:tcW w:w="1262" w:type="dxa"/>
            <w:shd w:val="clear" w:color="auto" w:fill="auto"/>
          </w:tcPr>
          <w:p w14:paraId="34D1D36D" w14:textId="77777777" w:rsidR="00BF5D34" w:rsidRPr="00F607F1" w:rsidRDefault="00A94EE1" w:rsidP="00C5585C">
            <w:pPr>
              <w:keepNext/>
              <w:rPr>
                <w:rFonts w:ascii="Calibri" w:hAnsi="Calibri"/>
                <w:sz w:val="14"/>
                <w:szCs w:val="14"/>
              </w:rPr>
            </w:pPr>
            <w:r w:rsidRPr="00F607F1">
              <w:rPr>
                <w:rFonts w:ascii="Calibri" w:hAnsi="Calibri"/>
                <w:sz w:val="14"/>
                <w:szCs w:val="14"/>
              </w:rPr>
              <w:t>&lt;&lt;</w:t>
            </w:r>
            <w:r w:rsidR="00BF5D34" w:rsidRPr="00F607F1">
              <w:rPr>
                <w:rFonts w:ascii="Calibri" w:hAnsi="Calibri"/>
                <w:sz w:val="14"/>
                <w:szCs w:val="14"/>
              </w:rPr>
              <w:t>as default:</w:t>
            </w:r>
          </w:p>
          <w:p w14:paraId="040922E7" w14:textId="6106007E" w:rsidR="00A94EE1" w:rsidRPr="00F607F1" w:rsidRDefault="00A94EE1" w:rsidP="00C5585C">
            <w:pPr>
              <w:keepNext/>
              <w:rPr>
                <w:rFonts w:ascii="Calibri" w:hAnsi="Calibri"/>
                <w:sz w:val="14"/>
                <w:szCs w:val="14"/>
              </w:rPr>
            </w:pPr>
            <w:r w:rsidRPr="00F607F1">
              <w:rPr>
                <w:rFonts w:ascii="Calibri" w:hAnsi="Calibri"/>
                <w:b/>
                <w:sz w:val="14"/>
                <w:szCs w:val="14"/>
              </w:rPr>
              <w:t>If</w:t>
            </w:r>
            <w:r w:rsidRPr="00F607F1">
              <w:rPr>
                <w:rFonts w:ascii="Calibri" w:hAnsi="Calibri"/>
                <w:sz w:val="14"/>
                <w:szCs w:val="14"/>
              </w:rPr>
              <w:t xml:space="preserve"> value from CF1R= [&gt;</w:t>
            </w:r>
            <w:r w:rsidR="0050490D" w:rsidRPr="00F607F1">
              <w:rPr>
                <w:rFonts w:ascii="Calibri" w:hAnsi="Calibri"/>
                <w:sz w:val="14"/>
                <w:szCs w:val="14"/>
              </w:rPr>
              <w:t>25</w:t>
            </w:r>
            <w:r w:rsidRPr="00F607F1">
              <w:rPr>
                <w:rFonts w:ascii="Calibri" w:hAnsi="Calibri"/>
                <w:sz w:val="14"/>
                <w:szCs w:val="14"/>
              </w:rPr>
              <w:t xml:space="preserve">ft]; </w:t>
            </w:r>
          </w:p>
          <w:p w14:paraId="6DDCDF5D" w14:textId="5920D715" w:rsidR="00A94EE1" w:rsidRPr="00F607F1" w:rsidRDefault="00A94EE1" w:rsidP="00C5585C">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value=yes, </w:t>
            </w:r>
            <w:r w:rsidRPr="00F607F1">
              <w:rPr>
                <w:rFonts w:ascii="Calibri" w:hAnsi="Calibri"/>
                <w:b/>
                <w:sz w:val="14"/>
                <w:szCs w:val="14"/>
              </w:rPr>
              <w:t>elseif</w:t>
            </w:r>
            <w:r w:rsidRPr="00F607F1">
              <w:rPr>
                <w:rFonts w:ascii="Calibri" w:hAnsi="Calibri"/>
                <w:sz w:val="14"/>
                <w:szCs w:val="14"/>
              </w:rPr>
              <w:t xml:space="preserve"> value from CF1R=</w:t>
            </w:r>
            <w:r w:rsidR="00BF5D34" w:rsidRPr="00F607F1">
              <w:rPr>
                <w:rFonts w:ascii="Calibri" w:hAnsi="Calibri"/>
                <w:sz w:val="14"/>
                <w:szCs w:val="14"/>
              </w:rPr>
              <w:t>one of the following 2:</w:t>
            </w:r>
          </w:p>
          <w:p w14:paraId="64614907" w14:textId="3E4DD6BD" w:rsidR="00BF5D34" w:rsidRPr="00F607F1" w:rsidRDefault="00BF5D34" w:rsidP="00C5585C">
            <w:pPr>
              <w:keepNext/>
              <w:rPr>
                <w:rFonts w:ascii="Calibri" w:hAnsi="Calibri"/>
                <w:sz w:val="14"/>
                <w:szCs w:val="14"/>
              </w:rPr>
            </w:pPr>
            <w:r w:rsidRPr="00F607F1">
              <w:rPr>
                <w:rFonts w:ascii="Calibri" w:hAnsi="Calibri"/>
                <w:sz w:val="14"/>
                <w:szCs w:val="14"/>
              </w:rPr>
              <w:t>*</w:t>
            </w:r>
            <w:r w:rsidR="0081114D" w:rsidRPr="00F607F1">
              <w:rPr>
                <w:rFonts w:ascii="Calibri" w:hAnsi="Calibri" w:cs="Calibri"/>
                <w:sz w:val="14"/>
                <w:szCs w:val="14"/>
              </w:rPr>
              <w:t>≤</w:t>
            </w:r>
            <w:r w:rsidR="005F489B" w:rsidRPr="00F607F1">
              <w:rPr>
                <w:rFonts w:ascii="Calibri" w:hAnsi="Calibri"/>
                <w:sz w:val="14"/>
                <w:szCs w:val="14"/>
              </w:rPr>
              <w:t>25</w:t>
            </w:r>
            <w:r w:rsidRPr="00F607F1">
              <w:rPr>
                <w:rFonts w:ascii="Calibri" w:hAnsi="Calibri"/>
                <w:sz w:val="14"/>
                <w:szCs w:val="14"/>
              </w:rPr>
              <w:t xml:space="preserve">ft; </w:t>
            </w:r>
          </w:p>
          <w:p w14:paraId="4450FB87" w14:textId="3C3C6D53" w:rsidR="00BF5D34" w:rsidRPr="00F607F1" w:rsidRDefault="00BF5D34" w:rsidP="00C5585C">
            <w:pPr>
              <w:keepNext/>
              <w:rPr>
                <w:rFonts w:ascii="Calibri" w:hAnsi="Calibri"/>
                <w:sz w:val="14"/>
                <w:szCs w:val="14"/>
              </w:rPr>
            </w:pPr>
            <w:r w:rsidRPr="00F607F1">
              <w:rPr>
                <w:rFonts w:ascii="Calibri" w:hAnsi="Calibri"/>
                <w:sz w:val="14"/>
                <w:szCs w:val="14"/>
              </w:rPr>
              <w:t>*N/A - no ducts</w:t>
            </w:r>
          </w:p>
          <w:p w14:paraId="45A7960D" w14:textId="7D874D2A" w:rsidR="00A94EE1" w:rsidRPr="00F607F1" w:rsidRDefault="00A94EE1" w:rsidP="00C5585C">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value=no</w:t>
            </w:r>
          </w:p>
          <w:p w14:paraId="42FBE3C4" w14:textId="4B08BE60" w:rsidR="00A94EE1" w:rsidRPr="00F607F1" w:rsidRDefault="00BF5D34" w:rsidP="00C5585C">
            <w:pPr>
              <w:keepNext/>
              <w:rPr>
                <w:rFonts w:ascii="Calibri" w:hAnsi="Calibri"/>
                <w:sz w:val="14"/>
                <w:szCs w:val="14"/>
              </w:rPr>
            </w:pPr>
            <w:r w:rsidRPr="00F607F1">
              <w:rPr>
                <w:rFonts w:ascii="Calibri" w:hAnsi="Calibri"/>
                <w:b/>
                <w:sz w:val="14"/>
                <w:szCs w:val="14"/>
              </w:rPr>
              <w:t>elseif</w:t>
            </w:r>
            <w:r w:rsidRPr="00F607F1">
              <w:rPr>
                <w:rFonts w:ascii="Calibri" w:hAnsi="Calibri"/>
                <w:sz w:val="14"/>
                <w:szCs w:val="14"/>
              </w:rPr>
              <w:t xml:space="preserve"> value is not available from CF1R</w:t>
            </w:r>
            <w:r w:rsidR="00A94EE1" w:rsidRPr="00F607F1">
              <w:rPr>
                <w:rFonts w:ascii="Calibri" w:hAnsi="Calibri"/>
                <w:sz w:val="14"/>
                <w:szCs w:val="14"/>
              </w:rPr>
              <w:t xml:space="preserve">, </w:t>
            </w:r>
            <w:r w:rsidR="00A94EE1" w:rsidRPr="00F607F1">
              <w:rPr>
                <w:rFonts w:ascii="Calibri" w:hAnsi="Calibri"/>
                <w:b/>
                <w:sz w:val="14"/>
                <w:szCs w:val="14"/>
              </w:rPr>
              <w:t>then</w:t>
            </w:r>
            <w:r w:rsidR="00A94EE1" w:rsidRPr="00F607F1">
              <w:rPr>
                <w:rFonts w:ascii="Calibri" w:hAnsi="Calibri"/>
                <w:sz w:val="14"/>
                <w:szCs w:val="14"/>
              </w:rPr>
              <w:t xml:space="preserve"> value=no</w:t>
            </w:r>
          </w:p>
          <w:p w14:paraId="1E4B8D30" w14:textId="6600FB08" w:rsidR="00A94EE1" w:rsidRPr="00F607F1" w:rsidRDefault="00A94EE1" w:rsidP="00C5585C">
            <w:pPr>
              <w:keepNext/>
              <w:rPr>
                <w:rFonts w:ascii="Calibri" w:hAnsi="Calibri"/>
                <w:sz w:val="14"/>
                <w:szCs w:val="14"/>
              </w:rPr>
            </w:pPr>
          </w:p>
          <w:p w14:paraId="537430CB" w14:textId="18DD90C8" w:rsidR="00A94EE1" w:rsidRPr="00F607F1" w:rsidRDefault="00A94EE1" w:rsidP="00C5585C">
            <w:pPr>
              <w:keepNext/>
              <w:rPr>
                <w:rFonts w:ascii="Calibri" w:hAnsi="Calibri"/>
                <w:sz w:val="14"/>
                <w:szCs w:val="14"/>
              </w:rPr>
            </w:pPr>
            <w:r w:rsidRPr="00F607F1">
              <w:rPr>
                <w:rFonts w:ascii="Calibri" w:hAnsi="Calibri"/>
                <w:sz w:val="14"/>
                <w:szCs w:val="14"/>
              </w:rPr>
              <w:t xml:space="preserve">allow user to override the default and pick </w:t>
            </w:r>
            <w:r w:rsidRPr="00F607F1">
              <w:rPr>
                <w:rFonts w:ascii="Calibri" w:hAnsi="Calibri"/>
                <w:sz w:val="14"/>
                <w:szCs w:val="14"/>
              </w:rPr>
              <w:lastRenderedPageBreak/>
              <w:t xml:space="preserve">one from </w:t>
            </w:r>
            <w:r w:rsidR="00BF5D34" w:rsidRPr="00F607F1">
              <w:rPr>
                <w:rFonts w:ascii="Calibri" w:hAnsi="Calibri"/>
                <w:sz w:val="14"/>
                <w:szCs w:val="14"/>
              </w:rPr>
              <w:t>following 2</w:t>
            </w:r>
            <w:r w:rsidRPr="00F607F1">
              <w:rPr>
                <w:rFonts w:ascii="Calibri" w:hAnsi="Calibri"/>
                <w:sz w:val="14"/>
                <w:szCs w:val="14"/>
              </w:rPr>
              <w:t xml:space="preserve">: </w:t>
            </w:r>
          </w:p>
          <w:p w14:paraId="0DCD9445" w14:textId="32A678AE" w:rsidR="00A94EE1" w:rsidRPr="00F607F1" w:rsidRDefault="00BF5D34" w:rsidP="00C5585C">
            <w:pPr>
              <w:keepNext/>
              <w:rPr>
                <w:rFonts w:ascii="Calibri" w:hAnsi="Calibri"/>
                <w:sz w:val="14"/>
                <w:szCs w:val="14"/>
              </w:rPr>
            </w:pPr>
            <w:r w:rsidRPr="00F607F1">
              <w:rPr>
                <w:rFonts w:ascii="Calibri" w:hAnsi="Calibri"/>
                <w:sz w:val="14"/>
                <w:szCs w:val="14"/>
              </w:rPr>
              <w:t>*yes</w:t>
            </w:r>
          </w:p>
          <w:p w14:paraId="37707491" w14:textId="16A8CB89" w:rsidR="00BF5D34" w:rsidRPr="00F607F1" w:rsidRDefault="00BF5D34" w:rsidP="00C5585C">
            <w:pPr>
              <w:keepNext/>
              <w:rPr>
                <w:rFonts w:ascii="Calibri" w:hAnsi="Calibri"/>
                <w:sz w:val="14"/>
                <w:szCs w:val="14"/>
              </w:rPr>
            </w:pPr>
            <w:r w:rsidRPr="00F607F1">
              <w:rPr>
                <w:rFonts w:ascii="Calibri" w:hAnsi="Calibri"/>
                <w:sz w:val="14"/>
                <w:szCs w:val="14"/>
              </w:rPr>
              <w:t>*no</w:t>
            </w:r>
          </w:p>
          <w:p w14:paraId="22BDE1BA" w14:textId="77777777" w:rsidR="00A94EE1" w:rsidRPr="00F607F1" w:rsidRDefault="00A94EE1" w:rsidP="00C5585C">
            <w:pPr>
              <w:keepNext/>
              <w:rPr>
                <w:rFonts w:ascii="Calibri" w:hAnsi="Calibri"/>
                <w:sz w:val="14"/>
                <w:szCs w:val="14"/>
              </w:rPr>
            </w:pPr>
          </w:p>
          <w:p w14:paraId="32BE1934" w14:textId="69895B0F" w:rsidR="007B348E" w:rsidRPr="00F607F1" w:rsidRDefault="00A94EE1" w:rsidP="00C5585C">
            <w:pPr>
              <w:keepNext/>
              <w:rPr>
                <w:rFonts w:ascii="Calibri" w:hAnsi="Calibri"/>
                <w:sz w:val="14"/>
                <w:szCs w:val="14"/>
              </w:rPr>
            </w:pPr>
            <w:r w:rsidRPr="00F607F1">
              <w:rPr>
                <w:rFonts w:ascii="Calibri" w:hAnsi="Calibri"/>
                <w:sz w:val="14"/>
                <w:szCs w:val="14"/>
              </w:rPr>
              <w:t>flag non-default values and report in project status notes field; a revised CF1R may be required &gt;&gt;</w:t>
            </w:r>
          </w:p>
          <w:p w14:paraId="5F1B9EB7" w14:textId="06D23FF7" w:rsidR="007B348E" w:rsidRPr="00F607F1" w:rsidRDefault="007B348E" w:rsidP="00C5585C">
            <w:pPr>
              <w:keepNext/>
              <w:rPr>
                <w:rFonts w:ascii="Calibri" w:hAnsi="Calibri"/>
                <w:sz w:val="14"/>
                <w:szCs w:val="14"/>
              </w:rPr>
            </w:pPr>
          </w:p>
        </w:tc>
        <w:tc>
          <w:tcPr>
            <w:tcW w:w="900" w:type="dxa"/>
            <w:shd w:val="clear" w:color="auto" w:fill="auto"/>
          </w:tcPr>
          <w:p w14:paraId="41A4A966" w14:textId="66298F11" w:rsidR="007B348E" w:rsidRPr="00F607F1" w:rsidRDefault="007B348E" w:rsidP="00C5585C">
            <w:pPr>
              <w:keepNext/>
              <w:rPr>
                <w:rFonts w:ascii="Calibri" w:hAnsi="Calibri"/>
                <w:sz w:val="14"/>
                <w:szCs w:val="14"/>
              </w:rPr>
            </w:pPr>
            <w:r w:rsidRPr="00F607F1">
              <w:rPr>
                <w:rFonts w:ascii="Calibri" w:hAnsi="Calibri"/>
                <w:sz w:val="14"/>
                <w:szCs w:val="14"/>
              </w:rPr>
              <w:lastRenderedPageBreak/>
              <w:t>&lt;&lt;user pick from list: "yes"; or "no"&gt;&gt;</w:t>
            </w:r>
          </w:p>
        </w:tc>
        <w:tc>
          <w:tcPr>
            <w:tcW w:w="900" w:type="dxa"/>
            <w:shd w:val="clear" w:color="auto" w:fill="auto"/>
          </w:tcPr>
          <w:p w14:paraId="65037C81" w14:textId="560A0479"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r w:rsidR="0091343B" w:rsidRPr="00F607F1">
              <w:rPr>
                <w:rFonts w:ascii="Calibri" w:hAnsi="Calibri"/>
                <w:sz w:val="14"/>
                <w:szCs w:val="14"/>
              </w:rPr>
              <w:t xml:space="preserve"> </w:t>
            </w:r>
          </w:p>
        </w:tc>
        <w:tc>
          <w:tcPr>
            <w:tcW w:w="2160" w:type="dxa"/>
            <w:shd w:val="clear" w:color="auto" w:fill="auto"/>
          </w:tcPr>
          <w:p w14:paraId="51CC4185" w14:textId="02C0528B" w:rsidR="007B348E" w:rsidRPr="00F607F1" w:rsidRDefault="007B348E" w:rsidP="00C5585C">
            <w:pPr>
              <w:rPr>
                <w:rFonts w:asciiTheme="minorHAnsi" w:hAnsiTheme="minorHAnsi"/>
                <w:sz w:val="14"/>
                <w:szCs w:val="14"/>
              </w:rPr>
            </w:pPr>
            <w:r w:rsidRPr="00F607F1">
              <w:rPr>
                <w:rFonts w:asciiTheme="minorHAnsi" w:hAnsiTheme="minorHAnsi"/>
                <w:sz w:val="14"/>
                <w:szCs w:val="14"/>
              </w:rPr>
              <w:t>&lt;&lt;  Calculated field: determine the correct result for "alteration type" for entry in this field by the user responses in E03, E04, E05, E06, E07, E08 and use of "Logic Table for Determining Alteration Type and HERS Verification Requirements" (logic table is inserted below this section); constrain user input for fields E03, E04, E05, E06, E07, E08 to allow only the available combinations of responses given in the Logic Table in rows a through t;  alteration types are:</w:t>
            </w:r>
          </w:p>
          <w:p w14:paraId="23FA714C"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*Extension of Existing Duct System; </w:t>
            </w:r>
          </w:p>
          <w:p w14:paraId="59D92C4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*Altered Space Conditioning System; </w:t>
            </w:r>
          </w:p>
          <w:p w14:paraId="7B83839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*Entirely New or Complete Replacement Duct System with or without Equipment Changeout;</w:t>
            </w:r>
          </w:p>
          <w:p w14:paraId="7F5B363A"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*Entirely New or Complete Replacement Space Conditioning System</w:t>
            </w:r>
          </w:p>
          <w:p w14:paraId="693C4621" w14:textId="2B3D738A" w:rsidR="007B348E" w:rsidRPr="00F607F1" w:rsidRDefault="007B348E" w:rsidP="00C5585C">
            <w:pPr>
              <w:rPr>
                <w:rFonts w:ascii="Calibri" w:hAnsi="Calibri"/>
                <w:sz w:val="14"/>
                <w:szCs w:val="14"/>
              </w:rPr>
            </w:pPr>
            <w:r w:rsidRPr="00F607F1">
              <w:rPr>
                <w:rFonts w:asciiTheme="minorHAnsi" w:hAnsiTheme="minorHAnsi"/>
                <w:sz w:val="14"/>
                <w:szCs w:val="14"/>
              </w:rPr>
              <w:t>*</w:t>
            </w:r>
            <w:r w:rsidRPr="00F607F1">
              <w:rPr>
                <w:rFonts w:asciiTheme="minorHAnsi" w:hAnsiTheme="minorHAnsi" w:cs="Calibri"/>
                <w:color w:val="000000"/>
                <w:sz w:val="14"/>
                <w:szCs w:val="14"/>
              </w:rPr>
              <w:t>No alteration Performed</w:t>
            </w:r>
            <w:r w:rsidRPr="00F607F1">
              <w:rPr>
                <w:rFonts w:asciiTheme="minorHAnsi" w:hAnsiTheme="minorHAnsi"/>
                <w:sz w:val="14"/>
                <w:szCs w:val="14"/>
              </w:rPr>
              <w:t xml:space="preserve"> &gt;&gt;</w:t>
            </w:r>
          </w:p>
        </w:tc>
        <w:tc>
          <w:tcPr>
            <w:tcW w:w="1800" w:type="dxa"/>
          </w:tcPr>
          <w:p w14:paraId="56075DCA"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&lt;&lt;Calculated field: if E09=</w:t>
            </w:r>
            <w:r w:rsidRPr="00F607F1">
              <w:rPr>
                <w:sz w:val="14"/>
                <w:szCs w:val="14"/>
              </w:rPr>
              <w:t xml:space="preserve"> </w:t>
            </w:r>
            <w:r w:rsidRPr="00F607F1">
              <w:rPr>
                <w:rFonts w:asciiTheme="minorHAnsi" w:hAnsiTheme="minorHAnsi"/>
                <w:sz w:val="14"/>
                <w:szCs w:val="14"/>
              </w:rPr>
              <w:t>No alteration Performed, then value in this field=</w:t>
            </w:r>
            <w:r w:rsidRPr="00F607F1">
              <w:rPr>
                <w:sz w:val="14"/>
                <w:szCs w:val="14"/>
              </w:rPr>
              <w:t xml:space="preserve"> </w:t>
            </w:r>
            <w:r w:rsidRPr="00F607F1">
              <w:rPr>
                <w:rFonts w:asciiTheme="minorHAnsi" w:hAnsiTheme="minorHAnsi"/>
                <w:sz w:val="14"/>
                <w:szCs w:val="14"/>
              </w:rPr>
              <w:t xml:space="preserve">no heating component altered, </w:t>
            </w:r>
          </w:p>
          <w:p w14:paraId="32498873" w14:textId="7688A715"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else prompt user to pick as many as are applicable from the following list: </w:t>
            </w:r>
          </w:p>
          <w:p w14:paraId="5A3ECBBE" w14:textId="77777777" w:rsidR="00057966" w:rsidRPr="00F607F1" w:rsidRDefault="007B348E" w:rsidP="00C5585C">
            <w:pPr>
              <w:rPr>
                <w:sz w:val="14"/>
                <w:szCs w:val="14"/>
              </w:rPr>
            </w:pPr>
            <w:r w:rsidRPr="00F607F1">
              <w:rPr>
                <w:rFonts w:asciiTheme="minorHAnsi" w:hAnsiTheme="minorHAnsi"/>
                <w:sz w:val="14"/>
                <w:szCs w:val="14"/>
              </w:rPr>
              <w:t>*gas furnace AHU;</w:t>
            </w:r>
            <w:r w:rsidRPr="00F607F1">
              <w:rPr>
                <w:sz w:val="14"/>
                <w:szCs w:val="14"/>
              </w:rPr>
              <w:t xml:space="preserve"> </w:t>
            </w:r>
          </w:p>
          <w:p w14:paraId="29A79DDE" w14:textId="5BACECEE" w:rsidR="007B348E" w:rsidRPr="00F607F1" w:rsidRDefault="007B348E" w:rsidP="00C5585C">
            <w:pPr>
              <w:rPr>
                <w:rFonts w:asciiTheme="minorHAnsi" w:hAnsiTheme="minorHAnsi"/>
                <w:sz w:val="14"/>
                <w:szCs w:val="14"/>
              </w:rPr>
            </w:pPr>
            <w:r w:rsidRPr="00F607F1">
              <w:rPr>
                <w:rFonts w:asciiTheme="minorHAnsi" w:hAnsiTheme="minorHAnsi"/>
                <w:sz w:val="14"/>
                <w:szCs w:val="14"/>
              </w:rPr>
              <w:t>*Packaged gas furnace</w:t>
            </w:r>
          </w:p>
          <w:p w14:paraId="6D379150" w14:textId="17E4F095" w:rsidR="007B348E" w:rsidRPr="00F607F1" w:rsidRDefault="007B348E" w:rsidP="00C5585C">
            <w:pPr>
              <w:rPr>
                <w:rFonts w:asciiTheme="minorHAnsi" w:hAnsiTheme="minorHAnsi"/>
                <w:sz w:val="14"/>
                <w:szCs w:val="14"/>
              </w:rPr>
            </w:pPr>
            <w:r w:rsidRPr="00F607F1">
              <w:rPr>
                <w:rFonts w:asciiTheme="minorHAnsi" w:hAnsiTheme="minorHAnsi"/>
                <w:sz w:val="14"/>
                <w:szCs w:val="14"/>
              </w:rPr>
              <w:t>*wall furnace</w:t>
            </w:r>
          </w:p>
          <w:p w14:paraId="29FAA092" w14:textId="11DAA48B"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fancoil AHU;</w:t>
            </w:r>
          </w:p>
          <w:p w14:paraId="0EEED197" w14:textId="3B8D3ADC"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condensing unit;</w:t>
            </w:r>
          </w:p>
          <w:p w14:paraId="3417E88F" w14:textId="27AF73AE" w:rsidR="00E5194F" w:rsidRPr="00F607F1" w:rsidRDefault="00E5194F" w:rsidP="00C5585C">
            <w:pPr>
              <w:rPr>
                <w:rFonts w:asciiTheme="minorHAnsi" w:hAnsiTheme="minorHAnsi"/>
                <w:sz w:val="14"/>
                <w:szCs w:val="14"/>
              </w:rPr>
            </w:pPr>
            <w:r w:rsidRPr="00F607F1">
              <w:rPr>
                <w:rFonts w:asciiTheme="minorHAnsi" w:hAnsiTheme="minorHAnsi"/>
                <w:sz w:val="14"/>
                <w:szCs w:val="14"/>
              </w:rPr>
              <w:t>*outdoor package unit</w:t>
            </w:r>
          </w:p>
          <w:p w14:paraId="7AEB4B71"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coil;</w:t>
            </w:r>
          </w:p>
          <w:p w14:paraId="1C7961C2" w14:textId="23B8D839" w:rsidR="007B348E" w:rsidRPr="00F607F1" w:rsidRDefault="007B348E" w:rsidP="00C5585C">
            <w:pPr>
              <w:rPr>
                <w:rFonts w:asciiTheme="minorHAnsi" w:hAnsiTheme="minorHAnsi"/>
                <w:sz w:val="14"/>
                <w:szCs w:val="14"/>
              </w:rPr>
            </w:pPr>
            <w:r w:rsidRPr="00F607F1">
              <w:rPr>
                <w:rFonts w:asciiTheme="minorHAnsi" w:hAnsiTheme="minorHAnsi"/>
                <w:sz w:val="14"/>
                <w:szCs w:val="14"/>
              </w:rPr>
              <w:t>*boiler;</w:t>
            </w:r>
          </w:p>
          <w:p w14:paraId="165370EE"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*TXV or EXV;</w:t>
            </w:r>
          </w:p>
          <w:p w14:paraId="1A201582"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*compressor;</w:t>
            </w:r>
          </w:p>
          <w:p w14:paraId="5BE5D4CC"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*refrigerant lineset;</w:t>
            </w:r>
          </w:p>
          <w:p w14:paraId="293A695A" w14:textId="69A3D1E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*no heating component altered&gt;&gt;</w:t>
            </w:r>
          </w:p>
        </w:tc>
        <w:tc>
          <w:tcPr>
            <w:tcW w:w="1801" w:type="dxa"/>
          </w:tcPr>
          <w:p w14:paraId="40EFABAE"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&lt;&lt;</w:t>
            </w:r>
            <w:r w:rsidRPr="00F607F1">
              <w:rPr>
                <w:sz w:val="14"/>
                <w:szCs w:val="14"/>
              </w:rPr>
              <w:t xml:space="preserve"> </w:t>
            </w:r>
            <w:r w:rsidRPr="00F607F1">
              <w:rPr>
                <w:rFonts w:asciiTheme="minorHAnsi" w:hAnsiTheme="minorHAnsi"/>
                <w:sz w:val="14"/>
                <w:szCs w:val="14"/>
              </w:rPr>
              <w:t xml:space="preserve">Calculated field: if E09= No alteration Performed, then value in this field= no cooling component altered, </w:t>
            </w:r>
          </w:p>
          <w:p w14:paraId="2CBC39A5" w14:textId="701A491B"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else prompt user to pick as many as are applicable from the following list: </w:t>
            </w:r>
          </w:p>
          <w:p w14:paraId="4BFC4C6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condensing unit,</w:t>
            </w:r>
          </w:p>
          <w:p w14:paraId="41A9232F" w14:textId="10B79912"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package unit</w:t>
            </w:r>
          </w:p>
          <w:p w14:paraId="290AEC1F"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fancoil AHU,</w:t>
            </w:r>
          </w:p>
          <w:p w14:paraId="231134A9" w14:textId="149F48C6"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coil,</w:t>
            </w:r>
          </w:p>
          <w:p w14:paraId="3DB78C0D" w14:textId="3229FE0D" w:rsidR="009F7663" w:rsidRPr="00F607F1" w:rsidRDefault="009F7663" w:rsidP="00C5585C">
            <w:pPr>
              <w:rPr>
                <w:rFonts w:asciiTheme="minorHAnsi" w:hAnsiTheme="minorHAnsi"/>
                <w:sz w:val="14"/>
                <w:szCs w:val="14"/>
              </w:rPr>
            </w:pPr>
            <w:r w:rsidRPr="00F607F1">
              <w:rPr>
                <w:rFonts w:asciiTheme="minorHAnsi" w:hAnsiTheme="minorHAnsi"/>
                <w:sz w:val="14"/>
                <w:szCs w:val="14"/>
              </w:rPr>
              <w:t xml:space="preserve">*non-furnace </w:t>
            </w:r>
            <w:r w:rsidR="001A067E" w:rsidRPr="00F607F1">
              <w:rPr>
                <w:rFonts w:asciiTheme="minorHAnsi" w:hAnsiTheme="minorHAnsi"/>
                <w:sz w:val="14"/>
                <w:szCs w:val="14"/>
              </w:rPr>
              <w:t>AHU</w:t>
            </w:r>
          </w:p>
          <w:p w14:paraId="661DF13D"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*TXV or EXV,</w:t>
            </w:r>
          </w:p>
          <w:p w14:paraId="25BC93B1"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*Compressor,</w:t>
            </w:r>
          </w:p>
          <w:p w14:paraId="4E7AC1AB"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*refrigerant lineset,</w:t>
            </w:r>
          </w:p>
          <w:p w14:paraId="3D756150" w14:textId="326B2027" w:rsidR="007B348E" w:rsidRPr="00F607F1" w:rsidRDefault="007B348E" w:rsidP="00C5585C">
            <w:pPr>
              <w:rPr>
                <w:rFonts w:asciiTheme="minorHAnsi" w:hAnsiTheme="minorHAnsi"/>
                <w:sz w:val="14"/>
                <w:szCs w:val="14"/>
              </w:rPr>
            </w:pPr>
            <w:r w:rsidRPr="00F607F1">
              <w:rPr>
                <w:rFonts w:asciiTheme="minorHAnsi" w:hAnsiTheme="minorHAnsi"/>
                <w:sz w:val="14"/>
                <w:szCs w:val="14"/>
              </w:rPr>
              <w:t>*no cooling component altered&gt;&gt;</w:t>
            </w:r>
          </w:p>
        </w:tc>
      </w:tr>
      <w:tr w:rsidR="007B348E" w:rsidRPr="00F607F1" w14:paraId="3540F28A" w14:textId="636833A2" w:rsidTr="00C5585C">
        <w:trPr>
          <w:trHeight w:val="432"/>
        </w:trPr>
        <w:tc>
          <w:tcPr>
            <w:tcW w:w="1067" w:type="dxa"/>
            <w:shd w:val="clear" w:color="auto" w:fill="auto"/>
          </w:tcPr>
          <w:p w14:paraId="462B4B57" w14:textId="77777777" w:rsidR="007B348E" w:rsidRPr="00F607F1" w:rsidRDefault="007B348E" w:rsidP="00C5585C">
            <w:pPr>
              <w:keepNext/>
              <w:rPr>
                <w:rFonts w:ascii="Calibri" w:hAnsi="Calibri"/>
                <w:sz w:val="18"/>
                <w:szCs w:val="18"/>
              </w:rPr>
            </w:pPr>
          </w:p>
        </w:tc>
        <w:tc>
          <w:tcPr>
            <w:tcW w:w="1067" w:type="dxa"/>
            <w:shd w:val="clear" w:color="auto" w:fill="auto"/>
          </w:tcPr>
          <w:p w14:paraId="05F61FE7" w14:textId="77777777" w:rsidR="007B348E" w:rsidRPr="00F607F1" w:rsidRDefault="007B348E" w:rsidP="00C5585C">
            <w:pPr>
              <w:keepNext/>
              <w:rPr>
                <w:rFonts w:ascii="Calibri" w:hAnsi="Calibri"/>
                <w:sz w:val="18"/>
                <w:szCs w:val="18"/>
              </w:rPr>
            </w:pPr>
          </w:p>
        </w:tc>
        <w:tc>
          <w:tcPr>
            <w:tcW w:w="1068" w:type="dxa"/>
            <w:shd w:val="clear" w:color="auto" w:fill="auto"/>
          </w:tcPr>
          <w:p w14:paraId="4E32857C" w14:textId="77777777" w:rsidR="007B348E" w:rsidRPr="00F607F1" w:rsidRDefault="007B348E" w:rsidP="00C5585C">
            <w:pPr>
              <w:keepNext/>
              <w:rPr>
                <w:rFonts w:ascii="Calibri" w:hAnsi="Calibri"/>
                <w:sz w:val="18"/>
                <w:szCs w:val="18"/>
              </w:rPr>
            </w:pPr>
          </w:p>
        </w:tc>
        <w:tc>
          <w:tcPr>
            <w:tcW w:w="1201" w:type="dxa"/>
            <w:shd w:val="clear" w:color="auto" w:fill="auto"/>
          </w:tcPr>
          <w:p w14:paraId="0337B21A" w14:textId="77777777" w:rsidR="007B348E" w:rsidRPr="00F607F1" w:rsidRDefault="007B348E" w:rsidP="00C5585C">
            <w:pPr>
              <w:keepNext/>
              <w:rPr>
                <w:rFonts w:ascii="Calibri" w:hAnsi="Calibri"/>
                <w:sz w:val="18"/>
                <w:szCs w:val="18"/>
              </w:rPr>
            </w:pPr>
          </w:p>
        </w:tc>
        <w:tc>
          <w:tcPr>
            <w:tcW w:w="1170" w:type="dxa"/>
            <w:shd w:val="clear" w:color="auto" w:fill="auto"/>
          </w:tcPr>
          <w:p w14:paraId="0AB850F0" w14:textId="77777777" w:rsidR="007B348E" w:rsidRPr="00F607F1" w:rsidRDefault="007B348E" w:rsidP="00C5585C">
            <w:pPr>
              <w:keepNext/>
              <w:rPr>
                <w:rFonts w:ascii="Calibri" w:hAnsi="Calibri"/>
                <w:sz w:val="18"/>
                <w:szCs w:val="18"/>
              </w:rPr>
            </w:pPr>
          </w:p>
        </w:tc>
        <w:tc>
          <w:tcPr>
            <w:tcW w:w="1262" w:type="dxa"/>
            <w:shd w:val="clear" w:color="auto" w:fill="auto"/>
          </w:tcPr>
          <w:p w14:paraId="5C05B139" w14:textId="77777777" w:rsidR="007B348E" w:rsidRPr="00F607F1" w:rsidRDefault="007B348E" w:rsidP="00C5585C">
            <w:pPr>
              <w:keepNext/>
              <w:rPr>
                <w:rFonts w:ascii="Calibri" w:hAnsi="Calibri"/>
                <w:sz w:val="16"/>
                <w:szCs w:val="16"/>
              </w:rPr>
            </w:pPr>
          </w:p>
        </w:tc>
        <w:tc>
          <w:tcPr>
            <w:tcW w:w="900" w:type="dxa"/>
            <w:shd w:val="clear" w:color="auto" w:fill="auto"/>
          </w:tcPr>
          <w:p w14:paraId="616CC4B7" w14:textId="77777777" w:rsidR="007B348E" w:rsidRPr="00F607F1" w:rsidRDefault="007B348E" w:rsidP="00C5585C">
            <w:pPr>
              <w:keepNext/>
              <w:rPr>
                <w:rFonts w:ascii="Calibri" w:hAnsi="Calibri"/>
                <w:sz w:val="18"/>
                <w:szCs w:val="18"/>
              </w:rPr>
            </w:pPr>
          </w:p>
        </w:tc>
        <w:tc>
          <w:tcPr>
            <w:tcW w:w="900" w:type="dxa"/>
            <w:shd w:val="clear" w:color="auto" w:fill="auto"/>
          </w:tcPr>
          <w:p w14:paraId="24C39C6A" w14:textId="77777777" w:rsidR="007B348E" w:rsidRPr="00F607F1" w:rsidRDefault="007B348E" w:rsidP="00C5585C">
            <w:pPr>
              <w:keepNext/>
              <w:rPr>
                <w:rFonts w:ascii="Calibri" w:hAnsi="Calibri"/>
                <w:sz w:val="18"/>
                <w:szCs w:val="18"/>
              </w:rPr>
            </w:pPr>
          </w:p>
        </w:tc>
        <w:tc>
          <w:tcPr>
            <w:tcW w:w="2160" w:type="dxa"/>
            <w:shd w:val="clear" w:color="auto" w:fill="auto"/>
          </w:tcPr>
          <w:p w14:paraId="7F54529D" w14:textId="77777777" w:rsidR="007B348E" w:rsidRPr="00F607F1" w:rsidRDefault="007B348E" w:rsidP="00C5585C">
            <w:pPr>
              <w:rPr>
                <w:rFonts w:asciiTheme="minorHAnsi" w:hAnsiTheme="minorHAnsi"/>
                <w:sz w:val="16"/>
                <w:szCs w:val="16"/>
              </w:rPr>
            </w:pPr>
          </w:p>
        </w:tc>
        <w:tc>
          <w:tcPr>
            <w:tcW w:w="1800" w:type="dxa"/>
          </w:tcPr>
          <w:p w14:paraId="60F25582" w14:textId="77777777" w:rsidR="007B348E" w:rsidRPr="00F607F1" w:rsidRDefault="007B348E" w:rsidP="00C5585C">
            <w:pPr>
              <w:rPr>
                <w:rFonts w:asciiTheme="minorHAnsi" w:hAnsiTheme="minorHAnsi"/>
                <w:sz w:val="16"/>
                <w:szCs w:val="16"/>
              </w:rPr>
            </w:pPr>
          </w:p>
        </w:tc>
        <w:tc>
          <w:tcPr>
            <w:tcW w:w="1801" w:type="dxa"/>
          </w:tcPr>
          <w:p w14:paraId="4BC73B76" w14:textId="77777777" w:rsidR="007B348E" w:rsidRPr="00F607F1" w:rsidRDefault="007B348E" w:rsidP="00C5585C">
            <w:pPr>
              <w:rPr>
                <w:rFonts w:asciiTheme="minorHAnsi" w:hAnsiTheme="minorHAnsi"/>
                <w:sz w:val="16"/>
                <w:szCs w:val="16"/>
              </w:rPr>
            </w:pPr>
          </w:p>
        </w:tc>
      </w:tr>
      <w:tr w:rsidR="007B348E" w:rsidRPr="00F607F1" w14:paraId="3580C6B2" w14:textId="03C68CDD" w:rsidTr="00C5585C">
        <w:tblPrEx>
          <w:tblLook w:val="00A0" w:firstRow="1" w:lastRow="0" w:firstColumn="1" w:lastColumn="0" w:noHBand="0" w:noVBand="0"/>
        </w:tblPrEx>
        <w:tc>
          <w:tcPr>
            <w:tcW w:w="14396" w:type="dxa"/>
            <w:gridSpan w:val="11"/>
          </w:tcPr>
          <w:p w14:paraId="73169F26" w14:textId="0C0A5697" w:rsidR="007B348E" w:rsidRPr="00F607F1" w:rsidRDefault="007B348E" w:rsidP="00C5585C">
            <w:pPr>
              <w:rPr>
                <w:rFonts w:ascii="Calibri" w:hAnsi="Calibri"/>
                <w:sz w:val="18"/>
                <w:szCs w:val="18"/>
              </w:rPr>
            </w:pPr>
            <w:r w:rsidRPr="00F607F1">
              <w:rPr>
                <w:rFonts w:ascii="Calibri" w:hAnsi="Calibri"/>
                <w:sz w:val="18"/>
                <w:szCs w:val="18"/>
              </w:rPr>
              <w:t>Notes:</w:t>
            </w:r>
          </w:p>
        </w:tc>
      </w:tr>
    </w:tbl>
    <w:p w14:paraId="7263E20B" w14:textId="1362525D" w:rsidR="007B2A3B" w:rsidRPr="00F607F1" w:rsidRDefault="007B2A3B" w:rsidP="007B2A3B">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7B2A3B" w:rsidRPr="00F607F1" w14:paraId="44DBDE1B" w14:textId="77777777" w:rsidTr="00000606">
        <w:trPr>
          <w:trHeight w:val="218"/>
        </w:trPr>
        <w:tc>
          <w:tcPr>
            <w:tcW w:w="14390" w:type="dxa"/>
            <w:gridSpan w:val="10"/>
            <w:tcBorders>
              <w:top w:val="single" w:sz="4" w:space="0" w:color="auto"/>
              <w:left w:val="single" w:sz="4" w:space="0" w:color="auto"/>
              <w:bottom w:val="nil"/>
              <w:right w:val="single" w:sz="4" w:space="0" w:color="auto"/>
            </w:tcBorders>
            <w:vAlign w:val="center"/>
          </w:tcPr>
          <w:p w14:paraId="7CE3A91E" w14:textId="77777777" w:rsidR="007B2A3B" w:rsidRPr="00F607F1" w:rsidRDefault="007B2A3B" w:rsidP="00A278F5">
            <w:pPr>
              <w:keepNext/>
              <w:autoSpaceDE w:val="0"/>
              <w:autoSpaceDN w:val="0"/>
              <w:adjustRightInd w:val="0"/>
              <w:rPr>
                <w:rFonts w:asciiTheme="minorHAnsi" w:hAnsiTheme="minorHAnsi" w:cs="Calibri"/>
                <w:b/>
                <w:color w:val="000000"/>
                <w:sz w:val="24"/>
                <w:szCs w:val="24"/>
              </w:rPr>
            </w:pPr>
            <w:r w:rsidRPr="00F607F1">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7B2A3B" w:rsidRPr="00F607F1" w14:paraId="6A08B5A7" w14:textId="77777777" w:rsidTr="00000606">
        <w:trPr>
          <w:trHeight w:val="218"/>
        </w:trPr>
        <w:tc>
          <w:tcPr>
            <w:tcW w:w="258" w:type="dxa"/>
            <w:tcBorders>
              <w:top w:val="nil"/>
              <w:left w:val="single" w:sz="4" w:space="0" w:color="auto"/>
              <w:bottom w:val="nil"/>
              <w:right w:val="nil"/>
            </w:tcBorders>
            <w:vAlign w:val="center"/>
          </w:tcPr>
          <w:p w14:paraId="41E4958A" w14:textId="77777777" w:rsidR="007B2A3B" w:rsidRPr="00F607F1" w:rsidRDefault="007B2A3B" w:rsidP="00A278F5">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79499FE7"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188859C8"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41E900AF"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22CC07CD"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8540F3B"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1BD8F00D"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6C7DDD3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38AD43A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9</w:t>
            </w:r>
          </w:p>
        </w:tc>
      </w:tr>
      <w:tr w:rsidR="007B2A3B" w:rsidRPr="00F607F1" w14:paraId="2AF1BB51" w14:textId="77777777" w:rsidTr="00000606">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F607F1" w:rsidRDefault="007B2A3B" w:rsidP="00A278F5">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565F476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2043F1B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699DFB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Installing new components?  (packaged unit, or condensing unit, or cooling/heating coil, or air-handling unit, etc)</w:t>
            </w:r>
          </w:p>
        </w:tc>
        <w:tc>
          <w:tcPr>
            <w:tcW w:w="1463" w:type="dxa"/>
            <w:tcBorders>
              <w:top w:val="single" w:sz="6" w:space="0" w:color="auto"/>
              <w:left w:val="single" w:sz="6" w:space="0" w:color="auto"/>
              <w:bottom w:val="single" w:sz="6" w:space="0" w:color="auto"/>
              <w:right w:val="single" w:sz="6" w:space="0" w:color="auto"/>
            </w:tcBorders>
            <w:vAlign w:val="bottom"/>
          </w:tcPr>
          <w:p w14:paraId="6CC0E37E" w14:textId="4B33D8E4"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 xml:space="preserve">Installing more than </w:t>
            </w:r>
            <w:r w:rsidR="004873D5" w:rsidRPr="00F607F1">
              <w:rPr>
                <w:rFonts w:asciiTheme="minorHAnsi" w:hAnsiTheme="minorHAnsi" w:cs="Calibri"/>
                <w:color w:val="000000"/>
                <w:sz w:val="16"/>
                <w:szCs w:val="16"/>
              </w:rPr>
              <w:t>25</w:t>
            </w:r>
            <w:r w:rsidRPr="00F607F1">
              <w:rPr>
                <w:rFonts w:asciiTheme="minorHAnsi" w:hAnsiTheme="minorHAnsi" w:cs="Calibri"/>
                <w:color w:val="000000"/>
                <w:sz w:val="16"/>
                <w:szCs w:val="16"/>
              </w:rPr>
              <w:t xml:space="preserve"> 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3EE4484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Is the entire duct system accessible for sealing, and is more than 75%  of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56B53D5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 xml:space="preserve">Are </w:t>
            </w:r>
            <w:r w:rsidRPr="00F607F1">
              <w:rPr>
                <w:rFonts w:asciiTheme="minorHAnsi" w:hAnsiTheme="minorHAnsi" w:cs="Calibri"/>
                <w:color w:val="000000"/>
                <w:sz w:val="16"/>
                <w:szCs w:val="16"/>
                <w:u w:val="single"/>
              </w:rPr>
              <w:t>all</w:t>
            </w:r>
            <w:r w:rsidRPr="00F607F1">
              <w:rPr>
                <w:rFonts w:asciiTheme="minorHAnsi" w:hAnsiTheme="minorHAnsi" w:cs="Calibri"/>
                <w:color w:val="000000"/>
                <w:sz w:val="16"/>
                <w:szCs w:val="16"/>
              </w:rPr>
              <w:t xml:space="preserve">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B1ED85" w14:textId="77777777" w:rsidR="007B2A3B" w:rsidRPr="00F607F1" w:rsidRDefault="007B2A3B" w:rsidP="00A278F5">
            <w:pPr>
              <w:keepNext/>
              <w:autoSpaceDE w:val="0"/>
              <w:autoSpaceDN w:val="0"/>
              <w:adjustRightInd w:val="0"/>
              <w:jc w:val="center"/>
              <w:rPr>
                <w:rFonts w:asciiTheme="minorHAnsi" w:hAnsiTheme="minorHAnsi" w:cs="Cambria"/>
                <w:color w:val="000000"/>
                <w:sz w:val="16"/>
                <w:szCs w:val="16"/>
              </w:rPr>
            </w:pPr>
            <w:r w:rsidRPr="00F607F1">
              <w:rPr>
                <w:rFonts w:asciiTheme="minorHAnsi" w:hAnsiTheme="minorHAnsi" w:cs="Cambria"/>
                <w:color w:val="000000"/>
                <w:sz w:val="16"/>
                <w:szCs w:val="16"/>
              </w:rPr>
              <w:t>notes</w:t>
            </w:r>
          </w:p>
        </w:tc>
      </w:tr>
      <w:tr w:rsidR="007B2A3B" w:rsidRPr="00F607F1" w14:paraId="4862E70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5CE9FA7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73BAAF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1B5F0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018CB4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23B772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E56DF8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745051E6"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refrigerant containing component - mini-split or packaged AC</w:t>
            </w:r>
          </w:p>
        </w:tc>
      </w:tr>
      <w:tr w:rsidR="007B2A3B" w:rsidRPr="00F607F1" w14:paraId="4AE8CCD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115EABC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7F113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80AC5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60E3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CF7C6C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892B3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30085670"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mini-split system component</w:t>
            </w:r>
          </w:p>
        </w:tc>
      </w:tr>
      <w:tr w:rsidR="007B2A3B" w:rsidRPr="00F607F1" w14:paraId="59123E5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71D2B89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01B0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ECABF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D8D197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916A6B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505EA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29C3D6C0" w14:textId="1C0C798B"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new </w:t>
            </w:r>
            <w:r w:rsidR="00000606" w:rsidRPr="00F607F1">
              <w:rPr>
                <w:rFonts w:asciiTheme="minorHAnsi" w:hAnsiTheme="minorHAnsi" w:cs="Calibri"/>
                <w:color w:val="000000"/>
                <w:sz w:val="16"/>
                <w:szCs w:val="16"/>
              </w:rPr>
              <w:t xml:space="preserve">ducted </w:t>
            </w:r>
            <w:r w:rsidRPr="00F607F1">
              <w:rPr>
                <w:rFonts w:asciiTheme="minorHAnsi" w:hAnsiTheme="minorHAnsi" w:cs="Calibri"/>
                <w:color w:val="000000"/>
                <w:sz w:val="16"/>
                <w:szCs w:val="16"/>
              </w:rPr>
              <w:t xml:space="preserve">hydronic </w:t>
            </w:r>
            <w:r w:rsidR="00000606" w:rsidRPr="00F607F1">
              <w:rPr>
                <w:rFonts w:asciiTheme="minorHAnsi" w:hAnsiTheme="minorHAnsi" w:cs="Calibri"/>
                <w:color w:val="000000"/>
                <w:sz w:val="16"/>
                <w:szCs w:val="16"/>
              </w:rPr>
              <w:t xml:space="preserve">fan coil unit </w:t>
            </w:r>
            <w:r w:rsidRPr="00F607F1">
              <w:rPr>
                <w:rFonts w:asciiTheme="minorHAnsi" w:hAnsiTheme="minorHAnsi" w:cs="Calibri"/>
                <w:color w:val="000000"/>
                <w:sz w:val="16"/>
                <w:szCs w:val="16"/>
              </w:rPr>
              <w:t>or furnace</w:t>
            </w:r>
          </w:p>
        </w:tc>
      </w:tr>
      <w:tr w:rsidR="007B2A3B" w:rsidRPr="00F607F1" w14:paraId="595F16CC"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7A4F070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CD62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5BA72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52961A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9545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C97171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771AC75C"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furnace + duct alteration</w:t>
            </w:r>
          </w:p>
        </w:tc>
      </w:tr>
      <w:tr w:rsidR="007B2A3B" w:rsidRPr="00F607F1" w14:paraId="5A7CD17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350FDD5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AAB89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C78EB0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5DD216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7D06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6E3B5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5BAB6CE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a refrigerant containing component - split system</w:t>
            </w:r>
          </w:p>
        </w:tc>
      </w:tr>
      <w:tr w:rsidR="007B2A3B" w:rsidRPr="00F607F1" w14:paraId="35F01B64"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3151BC6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B52A0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C1A7B3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EF5CA4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5EE1F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1105D9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F607F1" w:rsidRDefault="007B2A3B" w:rsidP="00281D53">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RC </w:t>
            </w:r>
            <w:r w:rsidR="00F1259E" w:rsidRPr="00F607F1">
              <w:rPr>
                <w:rFonts w:asciiTheme="minorHAnsi" w:hAnsiTheme="minorHAnsi" w:cs="Calibri"/>
                <w:color w:val="000000"/>
                <w:sz w:val="16"/>
                <w:szCs w:val="16"/>
              </w:rPr>
              <w:t>+ DctLk</w:t>
            </w:r>
          </w:p>
        </w:tc>
        <w:tc>
          <w:tcPr>
            <w:tcW w:w="2560" w:type="dxa"/>
            <w:tcBorders>
              <w:top w:val="single" w:sz="6" w:space="0" w:color="auto"/>
              <w:left w:val="single" w:sz="6" w:space="0" w:color="auto"/>
              <w:bottom w:val="single" w:sz="6" w:space="0" w:color="auto"/>
              <w:right w:val="single" w:sz="4" w:space="0" w:color="auto"/>
            </w:tcBorders>
            <w:vAlign w:val="center"/>
          </w:tcPr>
          <w:p w14:paraId="1386D04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components</w:t>
            </w:r>
          </w:p>
        </w:tc>
      </w:tr>
      <w:tr w:rsidR="007B2A3B" w:rsidRPr="00F607F1" w14:paraId="5AF95EE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55C7928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4E303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69CBD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31977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78C49B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BF4754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232B9B81" w14:textId="1A6AD696"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w:t>
            </w:r>
            <w:r w:rsidR="00000606" w:rsidRPr="00F607F1">
              <w:rPr>
                <w:rFonts w:asciiTheme="minorHAnsi" w:hAnsiTheme="minorHAnsi" w:cs="Calibri"/>
                <w:color w:val="000000"/>
                <w:sz w:val="16"/>
                <w:szCs w:val="16"/>
              </w:rPr>
              <w:t>o</w:t>
            </w:r>
            <w:r w:rsidRPr="00F607F1">
              <w:rPr>
                <w:rFonts w:asciiTheme="minorHAnsi" w:hAnsiTheme="minorHAnsi" w:cs="Calibri"/>
                <w:color w:val="000000"/>
                <w:sz w:val="16"/>
                <w:szCs w:val="16"/>
              </w:rPr>
              <w:t>nent + altered ducts</w:t>
            </w:r>
          </w:p>
        </w:tc>
      </w:tr>
      <w:tr w:rsidR="007B2A3B" w:rsidRPr="00F607F1" w14:paraId="1972CCF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37C6222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188CC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3DD95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6D01A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8860F5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A0769C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5EB9D02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alteration to refrigerant containing component + altered ducts   </w:t>
            </w:r>
          </w:p>
        </w:tc>
      </w:tr>
      <w:tr w:rsidR="007B2A3B" w:rsidRPr="00F607F1" w14:paraId="1864BA12"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i</w:t>
            </w:r>
          </w:p>
        </w:tc>
        <w:tc>
          <w:tcPr>
            <w:tcW w:w="1464" w:type="dxa"/>
            <w:tcBorders>
              <w:top w:val="single" w:sz="6" w:space="0" w:color="auto"/>
              <w:left w:val="single" w:sz="6" w:space="0" w:color="auto"/>
              <w:bottom w:val="single" w:sz="6" w:space="0" w:color="auto"/>
              <w:right w:val="single" w:sz="6" w:space="0" w:color="auto"/>
            </w:tcBorders>
            <w:vAlign w:val="center"/>
          </w:tcPr>
          <w:p w14:paraId="58EAC13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03B8E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D9E9F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F14C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23A92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71E1BA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247430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 system without equipment changeout</w:t>
            </w:r>
          </w:p>
        </w:tc>
      </w:tr>
      <w:tr w:rsidR="007B2A3B" w:rsidRPr="00F607F1" w14:paraId="4C831296"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36540C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E73AE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E8D75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998A9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667350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06A036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65B42F2F"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furnace + new duct system</w:t>
            </w:r>
          </w:p>
        </w:tc>
      </w:tr>
      <w:tr w:rsidR="007B2A3B" w:rsidRPr="00F607F1" w14:paraId="620FA2B0"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7D3236A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A686B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2EB5A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9EC5B5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B78951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BFC324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7D989817"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a refrigerant containing component + new duct system</w:t>
            </w:r>
          </w:p>
        </w:tc>
      </w:tr>
      <w:tr w:rsidR="007B2A3B" w:rsidRPr="00F607F1" w14:paraId="554E6C93"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35DC9BA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B4B631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625C0B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15E6E3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EB70F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FED5F3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DCE7AE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component +  new duct system</w:t>
            </w:r>
          </w:p>
        </w:tc>
      </w:tr>
      <w:tr w:rsidR="007B2A3B" w:rsidRPr="00F607F1" w14:paraId="16B4C0D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1B4B049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7FC850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D8730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6C214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D466BD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1A36A3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6818B3C0" w14:textId="60D820A1"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w:t>
            </w:r>
            <w:r w:rsidR="00000606" w:rsidRPr="00F607F1">
              <w:rPr>
                <w:rFonts w:asciiTheme="minorHAnsi" w:hAnsiTheme="minorHAnsi" w:cs="Calibri"/>
                <w:color w:val="000000"/>
                <w:sz w:val="16"/>
                <w:szCs w:val="16"/>
              </w:rPr>
              <w:t xml:space="preserve">entirely </w:t>
            </w:r>
            <w:r w:rsidRPr="00F607F1">
              <w:rPr>
                <w:rFonts w:asciiTheme="minorHAnsi" w:hAnsiTheme="minorHAnsi" w:cs="Calibri"/>
                <w:color w:val="000000"/>
                <w:sz w:val="16"/>
                <w:szCs w:val="16"/>
              </w:rPr>
              <w:t>new ductless hydronic heating system</w:t>
            </w:r>
            <w:r w:rsidR="00000606" w:rsidRPr="00F607F1">
              <w:rPr>
                <w:rFonts w:asciiTheme="minorHAnsi" w:hAnsiTheme="minorHAnsi" w:cs="Calibri"/>
                <w:color w:val="000000"/>
                <w:sz w:val="16"/>
                <w:szCs w:val="16"/>
              </w:rPr>
              <w:t xml:space="preserve"> </w:t>
            </w:r>
            <w:r w:rsidR="00000606" w:rsidRPr="00F607F1">
              <w:rPr>
                <w:rFonts w:ascii="Calibri" w:hAnsi="Calibri" w:cs="Calibri"/>
                <w:color w:val="000000"/>
                <w:sz w:val="16"/>
                <w:szCs w:val="16"/>
              </w:rPr>
              <w:t>(boiler heating only); or new wall heater</w:t>
            </w:r>
          </w:p>
        </w:tc>
      </w:tr>
      <w:tr w:rsidR="007B2A3B" w:rsidRPr="00F607F1" w14:paraId="5B75593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A969A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EA51B8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1D842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A628C0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1A3B30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18DBE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19B8A3EC" w14:textId="07C59B43"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new mini-split (weigh-in); or new room </w:t>
            </w:r>
            <w:r w:rsidR="00453F11" w:rsidRPr="00F607F1">
              <w:rPr>
                <w:rFonts w:asciiTheme="minorHAnsi" w:hAnsiTheme="minorHAnsi" w:cs="Calibri"/>
                <w:color w:val="000000"/>
                <w:sz w:val="16"/>
                <w:szCs w:val="16"/>
              </w:rPr>
              <w:t>packaged</w:t>
            </w:r>
            <w:r w:rsidRPr="00F607F1">
              <w:rPr>
                <w:rFonts w:asciiTheme="minorHAnsi" w:hAnsiTheme="minorHAnsi" w:cs="Calibri"/>
                <w:color w:val="000000"/>
                <w:sz w:val="16"/>
                <w:szCs w:val="16"/>
              </w:rPr>
              <w:t xml:space="preserve"> AC (factory charged)</w:t>
            </w:r>
          </w:p>
        </w:tc>
      </w:tr>
      <w:tr w:rsidR="007B2A3B" w:rsidRPr="00F607F1" w14:paraId="32CB698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71F4027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90EF2A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D80F5A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5BAAA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2ADC2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F0A699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F607F1" w:rsidRDefault="007B2A3B" w:rsidP="00274BFC">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6E684FD4" w14:textId="0075E5A5"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ducted hydronic heating system</w:t>
            </w:r>
            <w:r w:rsidR="00274BFC" w:rsidRPr="00F607F1">
              <w:rPr>
                <w:rFonts w:asciiTheme="minorHAnsi" w:hAnsiTheme="minorHAnsi" w:cs="Calibri"/>
                <w:color w:val="000000"/>
                <w:sz w:val="16"/>
                <w:szCs w:val="16"/>
              </w:rPr>
              <w:t>, or other new</w:t>
            </w:r>
            <w:r w:rsidR="00000606" w:rsidRPr="00F607F1">
              <w:rPr>
                <w:rFonts w:asciiTheme="minorHAnsi" w:hAnsiTheme="minorHAnsi" w:cs="Calibri"/>
                <w:color w:val="000000"/>
                <w:sz w:val="16"/>
                <w:szCs w:val="16"/>
              </w:rPr>
              <w:t xml:space="preserve"> ducted</w:t>
            </w:r>
            <w:r w:rsidR="00274BFC" w:rsidRPr="00F607F1">
              <w:rPr>
                <w:rFonts w:asciiTheme="minorHAnsi" w:hAnsiTheme="minorHAnsi" w:cs="Calibri"/>
                <w:color w:val="000000"/>
                <w:sz w:val="16"/>
                <w:szCs w:val="16"/>
              </w:rPr>
              <w:t xml:space="preserve"> heating-only system</w:t>
            </w:r>
          </w:p>
        </w:tc>
      </w:tr>
      <w:tr w:rsidR="007B2A3B" w:rsidRPr="00F607F1" w14:paraId="2DCBF244"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4B39162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1356D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8F7684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668FE8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4FA6A5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CEAD3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006913"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split system</w:t>
            </w:r>
          </w:p>
        </w:tc>
      </w:tr>
      <w:tr w:rsidR="007B2A3B" w:rsidRPr="00F607F1" w14:paraId="2BE455C6"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7348A45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D5CA1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B6B37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40EBCC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6D30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E9A0D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346BF00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altered ducts</w:t>
            </w:r>
          </w:p>
        </w:tc>
      </w:tr>
      <w:tr w:rsidR="007B2A3B" w:rsidRPr="00F607F1" w14:paraId="1C6F359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3A40695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415472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69CB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8C82A7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122AB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DFC8DC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D5F4F3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 alteration performed</w:t>
            </w:r>
          </w:p>
        </w:tc>
      </w:tr>
      <w:tr w:rsidR="007B2A3B" w:rsidRPr="00F607F1" w14:paraId="07387ED0"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373043F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ABB2A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F136F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D65F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0B12D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CDF2E0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701C42B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 alteration performed</w:t>
            </w:r>
          </w:p>
        </w:tc>
      </w:tr>
      <w:tr w:rsidR="007B2A3B" w:rsidRPr="00F607F1" w14:paraId="4967D8CF"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61116FF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500403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5ABC19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2E884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92E33F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C8CDC2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974611" w14:textId="0383382D"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ducted system that has less than 40</w:t>
            </w:r>
            <w:del w:id="18" w:author="Alhabibi, Haider@Energy [2]" w:date="2022-08-24T19:30:00Z">
              <w:r w:rsidRPr="00F607F1" w:rsidDel="00762976">
                <w:rPr>
                  <w:rFonts w:asciiTheme="minorHAnsi" w:hAnsiTheme="minorHAnsi" w:cs="Calibri"/>
                  <w:color w:val="000000"/>
                  <w:sz w:val="16"/>
                  <w:szCs w:val="16"/>
                </w:rPr>
                <w:delText xml:space="preserve"> </w:delText>
              </w:r>
            </w:del>
            <w:r w:rsidRPr="00F607F1">
              <w:rPr>
                <w:rFonts w:asciiTheme="minorHAnsi" w:hAnsiTheme="minorHAnsi" w:cs="Calibri"/>
                <w:color w:val="000000"/>
                <w:sz w:val="16"/>
                <w:szCs w:val="16"/>
              </w:rPr>
              <w:t>ft of ducts</w:t>
            </w:r>
          </w:p>
        </w:tc>
      </w:tr>
      <w:tr w:rsidR="00000606" w:rsidRPr="00F607F1" w14:paraId="210E446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Pr="00F607F1" w:rsidRDefault="00000606" w:rsidP="00000606">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11C0E66E" w14:textId="548FC42B"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54D4F7" w14:textId="2A657C3D"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17ADAC0" w14:textId="125C091A"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126DB7B" w14:textId="6FD5F539"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ABECE74" w14:textId="7E2D702F"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5033100" w14:textId="3035AB3E"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67BA650" w14:textId="15F74038" w:rsidR="00000606" w:rsidRPr="00F607F1" w:rsidRDefault="00000606" w:rsidP="00000606">
            <w:pPr>
              <w:keepNext/>
              <w:autoSpaceDE w:val="0"/>
              <w:autoSpaceDN w:val="0"/>
              <w:adjustRightInd w:val="0"/>
              <w:rPr>
                <w:rFonts w:asciiTheme="minorHAnsi" w:hAnsiTheme="minorHAnsi" w:cs="Cambria"/>
                <w:color w:val="000000"/>
                <w:sz w:val="16"/>
                <w:szCs w:val="16"/>
              </w:rPr>
            </w:pPr>
            <w:r w:rsidRPr="00F607F1">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F607F1" w:rsidRDefault="00000606" w:rsidP="00000606">
            <w:pPr>
              <w:keepNext/>
              <w:autoSpaceDE w:val="0"/>
              <w:autoSpaceDN w:val="0"/>
              <w:adjustRightInd w:val="0"/>
              <w:rPr>
                <w:rFonts w:asciiTheme="minorHAnsi" w:hAnsiTheme="minorHAnsi" w:cs="Calibri"/>
                <w:color w:val="000000"/>
                <w:sz w:val="16"/>
                <w:szCs w:val="16"/>
              </w:rPr>
            </w:pPr>
            <w:r w:rsidRPr="00F607F1">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30936173" w14:textId="1D89BA7D" w:rsidR="00000606" w:rsidRPr="00F607F1" w:rsidRDefault="00000606" w:rsidP="00000606">
            <w:pPr>
              <w:keepNext/>
              <w:autoSpaceDE w:val="0"/>
              <w:autoSpaceDN w:val="0"/>
              <w:adjustRightInd w:val="0"/>
              <w:rPr>
                <w:rFonts w:asciiTheme="minorHAnsi" w:hAnsiTheme="minorHAnsi" w:cs="Calibri"/>
                <w:color w:val="000000"/>
                <w:sz w:val="16"/>
                <w:szCs w:val="16"/>
              </w:rPr>
            </w:pPr>
            <w:r w:rsidRPr="00F607F1">
              <w:rPr>
                <w:rFonts w:ascii="Calibri" w:hAnsi="Calibri" w:cs="Cambria"/>
                <w:color w:val="000000"/>
                <w:sz w:val="16"/>
                <w:szCs w:val="16"/>
              </w:rPr>
              <w:t>e.g. new ducted hydronic fan coil unit or new hydronic heating boiler</w:t>
            </w:r>
          </w:p>
        </w:tc>
      </w:tr>
      <w:tr w:rsidR="007B2A3B" w:rsidRPr="00F607F1" w14:paraId="4A76E6B8" w14:textId="77777777" w:rsidTr="00000606">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2FF566D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Nomenclature:</w:t>
            </w:r>
          </w:p>
          <w:p w14:paraId="7477710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Refrigerant Charge Verification (MCH-25)</w:t>
            </w:r>
          </w:p>
          <w:p w14:paraId="25378CA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Duct Leakage Test (MCH-20)</w:t>
            </w:r>
          </w:p>
          <w:p w14:paraId="5F1BD99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Pr="00F607F1" w:rsidRDefault="007B2A3B" w:rsidP="008846F4">
      <w:pPr>
        <w:rPr>
          <w:rFonts w:ascii="Calibri" w:hAnsi="Calibri"/>
          <w:sz w:val="18"/>
          <w:szCs w:val="18"/>
        </w:rPr>
      </w:pPr>
    </w:p>
    <w:p w14:paraId="1F9B982E" w14:textId="77777777" w:rsidR="000C6F83" w:rsidRPr="00F607F1"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F607F1" w14:paraId="1F9B9838" w14:textId="77777777" w:rsidTr="008A6F5C">
        <w:trPr>
          <w:cantSplit/>
          <w:trHeight w:val="1799"/>
        </w:trPr>
        <w:tc>
          <w:tcPr>
            <w:tcW w:w="14390" w:type="dxa"/>
            <w:gridSpan w:val="15"/>
            <w:tcBorders>
              <w:bottom w:val="nil"/>
            </w:tcBorders>
          </w:tcPr>
          <w:p w14:paraId="1F9B982F" w14:textId="75164F02" w:rsidR="00A61B69" w:rsidRPr="00F607F1" w:rsidRDefault="00A61B69" w:rsidP="00B12CFA">
            <w:pPr>
              <w:keepNext/>
              <w:rPr>
                <w:rFonts w:ascii="Calibri" w:hAnsi="Calibri"/>
                <w:b/>
                <w:sz w:val="18"/>
                <w:szCs w:val="18"/>
              </w:rPr>
            </w:pPr>
            <w:r w:rsidRPr="00F607F1">
              <w:rPr>
                <w:rFonts w:ascii="Calibri" w:hAnsi="Calibri"/>
                <w:b/>
                <w:sz w:val="18"/>
                <w:szCs w:val="18"/>
              </w:rPr>
              <w:lastRenderedPageBreak/>
              <w:t>F. Installed Heating System Equipment Information (not heat pumps)</w:t>
            </w:r>
          </w:p>
          <w:p w14:paraId="087855C0" w14:textId="7F7994DC" w:rsidR="00A61B69" w:rsidRPr="00F607F1" w:rsidRDefault="00A61B69" w:rsidP="00B12CFA">
            <w:pPr>
              <w:keepNext/>
              <w:rPr>
                <w:rFonts w:ascii="Calibri" w:hAnsi="Calibri"/>
                <w:sz w:val="14"/>
                <w:szCs w:val="14"/>
              </w:rPr>
            </w:pPr>
            <w:r w:rsidRPr="00F607F1">
              <w:rPr>
                <w:rFonts w:ascii="Calibri" w:hAnsi="Calibri"/>
                <w:sz w:val="14"/>
                <w:szCs w:val="14"/>
              </w:rPr>
              <w:t xml:space="preserve">&lt;&lt;&lt;if all of the SC Systems listed in Section D have a value in D04 = one of the heat pump types (see HP list that follows below), AND if Section E applies but all of the SC Systems listed in Section E have a value in E10=no heating component altered, then display the section does not apply message; </w:t>
            </w:r>
          </w:p>
          <w:p w14:paraId="7D5BDE42" w14:textId="77777777" w:rsidR="00CD42F0" w:rsidRPr="00F607F1" w:rsidRDefault="00CD42F0" w:rsidP="00B12CFA">
            <w:pPr>
              <w:keepNext/>
              <w:rPr>
                <w:rFonts w:ascii="Calibri" w:hAnsi="Calibri"/>
                <w:b/>
                <w:sz w:val="6"/>
                <w:szCs w:val="6"/>
              </w:rPr>
            </w:pPr>
          </w:p>
          <w:p w14:paraId="22C097A2" w14:textId="06A07C94" w:rsidR="00BA3C17" w:rsidRPr="00F607F1" w:rsidRDefault="00A61B69" w:rsidP="00B12CFA">
            <w:pPr>
              <w:keepNext/>
              <w:rPr>
                <w:rFonts w:ascii="Calibri" w:hAnsi="Calibri"/>
                <w:sz w:val="14"/>
                <w:szCs w:val="14"/>
              </w:rPr>
            </w:pPr>
            <w:r w:rsidRPr="00F607F1">
              <w:rPr>
                <w:rFonts w:ascii="Calibri" w:hAnsi="Calibri"/>
                <w:b/>
                <w:sz w:val="14"/>
                <w:szCs w:val="14"/>
              </w:rPr>
              <w:t>else</w:t>
            </w:r>
            <w:r w:rsidRPr="00F607F1">
              <w:rPr>
                <w:sz w:val="14"/>
                <w:szCs w:val="14"/>
              </w:rPr>
              <w:t xml:space="preserve"> </w:t>
            </w:r>
            <w:r w:rsidRPr="00F607F1">
              <w:rPr>
                <w:rFonts w:ascii="Calibri" w:hAnsi="Calibri"/>
                <w:sz w:val="14"/>
                <w:szCs w:val="14"/>
              </w:rPr>
              <w:t xml:space="preserve">for each of the SC Systems in Section D that meet BOTH of the following </w:t>
            </w:r>
            <w:r w:rsidR="00CD42F0" w:rsidRPr="00F607F1">
              <w:rPr>
                <w:rFonts w:ascii="Calibri" w:hAnsi="Calibri"/>
                <w:sz w:val="14"/>
                <w:szCs w:val="14"/>
              </w:rPr>
              <w:t xml:space="preserve">two </w:t>
            </w:r>
            <w:r w:rsidRPr="00F607F1">
              <w:rPr>
                <w:rFonts w:ascii="Calibri" w:hAnsi="Calibri"/>
                <w:sz w:val="14"/>
                <w:szCs w:val="14"/>
              </w:rPr>
              <w:t>criteria: 1:[</w:t>
            </w:r>
            <w:r w:rsidR="00540882" w:rsidRPr="00F607F1">
              <w:rPr>
                <w:rFonts w:ascii="Calibri" w:hAnsi="Calibri"/>
                <w:sz w:val="14"/>
                <w:szCs w:val="14"/>
              </w:rPr>
              <w:t>D11</w:t>
            </w:r>
            <w:r w:rsidRPr="00F607F1">
              <w:rPr>
                <w:rFonts w:ascii="Calibri" w:hAnsi="Calibri"/>
                <w:sz w:val="14"/>
                <w:szCs w:val="14"/>
              </w:rPr>
              <w:t>=new], 2:[D04 ≠ one of the heat pump types i</w:t>
            </w:r>
            <w:r w:rsidR="001D1D73" w:rsidRPr="00F607F1">
              <w:rPr>
                <w:rFonts w:ascii="Calibri" w:hAnsi="Calibri"/>
                <w:sz w:val="14"/>
                <w:szCs w:val="14"/>
              </w:rPr>
              <w:t>n the list that follows below]</w:t>
            </w:r>
            <w:r w:rsidR="008A6F5C" w:rsidRPr="00F607F1">
              <w:rPr>
                <w:rFonts w:ascii="Calibri" w:hAnsi="Calibri"/>
                <w:sz w:val="14"/>
                <w:szCs w:val="14"/>
              </w:rPr>
              <w:t>, do the following two actions:</w:t>
            </w:r>
          </w:p>
          <w:p w14:paraId="5AEC9A50" w14:textId="7FB3CE68" w:rsidR="00BA3C17" w:rsidRPr="00F607F1" w:rsidRDefault="008A6F5C" w:rsidP="00B12CFA">
            <w:pPr>
              <w:keepNext/>
              <w:rPr>
                <w:rFonts w:ascii="Calibri" w:hAnsi="Calibri"/>
                <w:sz w:val="14"/>
                <w:szCs w:val="14"/>
              </w:rPr>
            </w:pPr>
            <w:r w:rsidRPr="00F607F1">
              <w:rPr>
                <w:rFonts w:ascii="Calibri" w:hAnsi="Calibri"/>
                <w:sz w:val="14"/>
                <w:szCs w:val="14"/>
              </w:rPr>
              <w:t>1:</w:t>
            </w:r>
            <w:r w:rsidRPr="00F607F1">
              <w:rPr>
                <w:sz w:val="14"/>
                <w:szCs w:val="14"/>
              </w:rPr>
              <w:t>[</w:t>
            </w:r>
            <w:r w:rsidRPr="00F607F1">
              <w:rPr>
                <w:rFonts w:ascii="Calibri" w:hAnsi="Calibri"/>
                <w:sz w:val="14"/>
                <w:szCs w:val="14"/>
              </w:rPr>
              <w:t>require one row of data for each of the SC systems in section D column D02 for which D06=N/A</w:t>
            </w:r>
          </w:p>
          <w:p w14:paraId="3A34196F" w14:textId="0DA5B130" w:rsidR="00F45775" w:rsidRPr="00F607F1" w:rsidRDefault="008A6F5C" w:rsidP="00B12CFA">
            <w:pPr>
              <w:keepNext/>
              <w:rPr>
                <w:rFonts w:ascii="Calibri" w:hAnsi="Calibri"/>
                <w:sz w:val="14"/>
                <w:szCs w:val="14"/>
              </w:rPr>
            </w:pPr>
            <w:r w:rsidRPr="00F607F1">
              <w:rPr>
                <w:rFonts w:ascii="Calibri" w:hAnsi="Calibri"/>
                <w:sz w:val="14"/>
                <w:szCs w:val="14"/>
              </w:rPr>
              <w:t>2:[for systems for which D06 ≥1, and D04</w:t>
            </w:r>
            <w:r w:rsidR="009D2E49" w:rsidRPr="00F607F1">
              <w:rPr>
                <w:rFonts w:ascii="Calibri" w:hAnsi="Calibri"/>
                <w:sz w:val="14"/>
                <w:szCs w:val="14"/>
              </w:rPr>
              <w:t>=</w:t>
            </w:r>
            <w:r w:rsidRPr="00F607F1">
              <w:rPr>
                <w:rFonts w:ascii="Calibri" w:hAnsi="Calibri"/>
                <w:sz w:val="14"/>
                <w:szCs w:val="14"/>
              </w:rPr>
              <w:t xml:space="preserve">[central gas furnace]; </w:t>
            </w:r>
            <w:r w:rsidR="00A61B69" w:rsidRPr="00F607F1">
              <w:rPr>
                <w:rFonts w:ascii="Calibri" w:hAnsi="Calibri"/>
                <w:sz w:val="14"/>
                <w:szCs w:val="14"/>
              </w:rPr>
              <w:t>require one row of data to be entered in this table for each</w:t>
            </w:r>
            <w:r w:rsidR="00A61B69" w:rsidRPr="00F607F1">
              <w:rPr>
                <w:sz w:val="14"/>
                <w:szCs w:val="14"/>
              </w:rPr>
              <w:t xml:space="preserve"> </w:t>
            </w:r>
            <w:r w:rsidR="00A61B69" w:rsidRPr="00F607F1">
              <w:rPr>
                <w:rFonts w:ascii="Calibri" w:hAnsi="Calibri"/>
                <w:sz w:val="14"/>
                <w:szCs w:val="14"/>
              </w:rPr>
              <w:t xml:space="preserve">of the quantity of indoor units specified in D06 for that system;  </w:t>
            </w:r>
          </w:p>
          <w:p w14:paraId="64453B82" w14:textId="77777777" w:rsidR="00BA3C17" w:rsidRPr="00F607F1" w:rsidRDefault="00BA3C17" w:rsidP="00B12CFA">
            <w:pPr>
              <w:keepNext/>
              <w:rPr>
                <w:rFonts w:ascii="Calibri" w:hAnsi="Calibri"/>
                <w:sz w:val="6"/>
                <w:szCs w:val="6"/>
              </w:rPr>
            </w:pPr>
          </w:p>
          <w:p w14:paraId="235B2FE2" w14:textId="28401CF0" w:rsidR="00830BDC" w:rsidRPr="00F607F1" w:rsidRDefault="00A61B69" w:rsidP="006C4716">
            <w:pPr>
              <w:keepNext/>
              <w:rPr>
                <w:rFonts w:ascii="Calibri" w:hAnsi="Calibri"/>
                <w:sz w:val="14"/>
                <w:szCs w:val="14"/>
              </w:rPr>
            </w:pPr>
            <w:r w:rsidRPr="00F607F1">
              <w:rPr>
                <w:rFonts w:ascii="Calibri" w:hAnsi="Calibri"/>
                <w:b/>
                <w:sz w:val="14"/>
                <w:szCs w:val="14"/>
              </w:rPr>
              <w:t>A</w:t>
            </w:r>
            <w:r w:rsidR="0052155E" w:rsidRPr="00F607F1">
              <w:rPr>
                <w:rFonts w:ascii="Calibri" w:hAnsi="Calibri"/>
                <w:b/>
                <w:sz w:val="14"/>
                <w:szCs w:val="14"/>
              </w:rPr>
              <w:t>lso</w:t>
            </w:r>
            <w:r w:rsidRPr="00F607F1">
              <w:rPr>
                <w:rFonts w:ascii="Calibri" w:hAnsi="Calibri"/>
                <w:sz w:val="14"/>
                <w:szCs w:val="14"/>
              </w:rPr>
              <w:t xml:space="preserve"> </w:t>
            </w:r>
            <w:r w:rsidRPr="00F607F1">
              <w:rPr>
                <w:rFonts w:ascii="Calibri" w:hAnsi="Calibri"/>
                <w:b/>
                <w:sz w:val="14"/>
                <w:szCs w:val="14"/>
              </w:rPr>
              <w:t>if</w:t>
            </w:r>
            <w:r w:rsidRPr="00F607F1">
              <w:rPr>
                <w:rFonts w:ascii="Calibri" w:hAnsi="Calibri"/>
                <w:sz w:val="14"/>
                <w:szCs w:val="14"/>
              </w:rPr>
              <w:t xml:space="preserve"> Section E applies, </w:t>
            </w:r>
            <w:r w:rsidRPr="00F607F1">
              <w:rPr>
                <w:rFonts w:ascii="Calibri" w:hAnsi="Calibri"/>
                <w:b/>
                <w:sz w:val="14"/>
                <w:szCs w:val="14"/>
              </w:rPr>
              <w:t>then</w:t>
            </w:r>
            <w:r w:rsidRPr="00F607F1">
              <w:rPr>
                <w:rFonts w:ascii="Calibri" w:hAnsi="Calibri"/>
                <w:sz w:val="14"/>
                <w:szCs w:val="14"/>
              </w:rPr>
              <w:t xml:space="preserve"> for each of the SC Systems in Section E that meet both BOTH of the following </w:t>
            </w:r>
            <w:r w:rsidR="00830BDC" w:rsidRPr="00F607F1">
              <w:rPr>
                <w:rFonts w:ascii="Calibri" w:hAnsi="Calibri"/>
                <w:sz w:val="14"/>
                <w:szCs w:val="14"/>
              </w:rPr>
              <w:t xml:space="preserve">two </w:t>
            </w:r>
            <w:r w:rsidRPr="00F607F1">
              <w:rPr>
                <w:rFonts w:ascii="Calibri" w:hAnsi="Calibri"/>
                <w:sz w:val="14"/>
                <w:szCs w:val="14"/>
              </w:rPr>
              <w:t>criteria:</w:t>
            </w:r>
            <w:r w:rsidR="001D1D73" w:rsidRPr="00F607F1">
              <w:rPr>
                <w:rFonts w:ascii="Calibri" w:hAnsi="Calibri"/>
                <w:sz w:val="14"/>
                <w:szCs w:val="14"/>
              </w:rPr>
              <w:t xml:space="preserve"> </w:t>
            </w:r>
            <w:r w:rsidRPr="00F607F1">
              <w:rPr>
                <w:rFonts w:ascii="Calibri" w:hAnsi="Calibri"/>
                <w:sz w:val="14"/>
                <w:szCs w:val="14"/>
              </w:rPr>
              <w:t xml:space="preserve"> 1:</w:t>
            </w:r>
            <w:r w:rsidR="00762BE3" w:rsidRPr="00F607F1">
              <w:rPr>
                <w:rFonts w:ascii="Calibri" w:hAnsi="Calibri"/>
                <w:sz w:val="14"/>
                <w:szCs w:val="14"/>
              </w:rPr>
              <w:t>[</w:t>
            </w:r>
            <w:r w:rsidR="00540882" w:rsidRPr="00F607F1">
              <w:rPr>
                <w:rFonts w:ascii="Calibri" w:hAnsi="Calibri"/>
                <w:sz w:val="14"/>
                <w:szCs w:val="14"/>
              </w:rPr>
              <w:t>D11</w:t>
            </w:r>
            <w:r w:rsidR="00762BE3" w:rsidRPr="00F607F1">
              <w:rPr>
                <w:rFonts w:ascii="Calibri" w:hAnsi="Calibri"/>
                <w:sz w:val="14"/>
                <w:szCs w:val="14"/>
              </w:rPr>
              <w:t>=altered],</w:t>
            </w:r>
            <w:r w:rsidRPr="00F607F1">
              <w:rPr>
                <w:rFonts w:ascii="Calibri" w:hAnsi="Calibri"/>
                <w:sz w:val="14"/>
                <w:szCs w:val="14"/>
              </w:rPr>
              <w:t xml:space="preserve"> </w:t>
            </w:r>
            <w:r w:rsidR="00762BE3" w:rsidRPr="00F607F1">
              <w:rPr>
                <w:rFonts w:ascii="Calibri" w:hAnsi="Calibri"/>
                <w:sz w:val="14"/>
                <w:szCs w:val="14"/>
              </w:rPr>
              <w:t>2:</w:t>
            </w:r>
            <w:r w:rsidRPr="00F607F1">
              <w:rPr>
                <w:rFonts w:ascii="Calibri" w:hAnsi="Calibri"/>
                <w:sz w:val="14"/>
                <w:szCs w:val="14"/>
              </w:rPr>
              <w:t xml:space="preserve">[E05=yes], </w:t>
            </w:r>
            <w:r w:rsidR="00830BDC" w:rsidRPr="00F607F1">
              <w:rPr>
                <w:rFonts w:ascii="Calibri" w:hAnsi="Calibri"/>
                <w:sz w:val="14"/>
                <w:szCs w:val="14"/>
              </w:rPr>
              <w:t>do the following two actions:</w:t>
            </w:r>
          </w:p>
          <w:p w14:paraId="66E221EF" w14:textId="36A34308" w:rsidR="00A61B69" w:rsidRPr="00F607F1" w:rsidRDefault="00830BDC" w:rsidP="006C4716">
            <w:pPr>
              <w:keepNext/>
              <w:rPr>
                <w:rFonts w:ascii="Calibri" w:hAnsi="Calibri"/>
                <w:sz w:val="14"/>
                <w:szCs w:val="14"/>
              </w:rPr>
            </w:pPr>
            <w:r w:rsidRPr="00F607F1">
              <w:rPr>
                <w:rFonts w:ascii="Calibri" w:hAnsi="Calibri"/>
                <w:sz w:val="14"/>
                <w:szCs w:val="14"/>
              </w:rPr>
              <w:t>1:</w:t>
            </w:r>
            <w:r w:rsidR="00A61B69" w:rsidRPr="00F607F1">
              <w:rPr>
                <w:rFonts w:ascii="Calibri" w:hAnsi="Calibri"/>
                <w:sz w:val="14"/>
                <w:szCs w:val="14"/>
              </w:rPr>
              <w:t>[</w:t>
            </w:r>
            <w:r w:rsidR="00601A89" w:rsidRPr="00F607F1">
              <w:rPr>
                <w:rFonts w:ascii="Calibri" w:hAnsi="Calibri"/>
                <w:b/>
                <w:sz w:val="14"/>
                <w:szCs w:val="14"/>
              </w:rPr>
              <w:t>if</w:t>
            </w:r>
            <w:r w:rsidR="00601A89" w:rsidRPr="00F607F1">
              <w:rPr>
                <w:rFonts w:ascii="Calibri" w:hAnsi="Calibri"/>
                <w:sz w:val="14"/>
                <w:szCs w:val="14"/>
              </w:rPr>
              <w:t xml:space="preserve"> </w:t>
            </w:r>
            <w:r w:rsidR="00A61B69" w:rsidRPr="00F607F1">
              <w:rPr>
                <w:rFonts w:ascii="Calibri" w:hAnsi="Calibri"/>
                <w:sz w:val="14"/>
                <w:szCs w:val="14"/>
              </w:rPr>
              <w:t xml:space="preserve">E10=one of the following </w:t>
            </w:r>
            <w:r w:rsidR="009D2E49" w:rsidRPr="00F607F1">
              <w:rPr>
                <w:rFonts w:ascii="Calibri" w:hAnsi="Calibri"/>
                <w:sz w:val="14"/>
                <w:szCs w:val="14"/>
              </w:rPr>
              <w:t xml:space="preserve">three </w:t>
            </w:r>
            <w:r w:rsidR="00A61B69" w:rsidRPr="00F607F1">
              <w:rPr>
                <w:rFonts w:ascii="Calibri" w:hAnsi="Calibri"/>
                <w:sz w:val="14"/>
                <w:szCs w:val="14"/>
              </w:rPr>
              <w:t>heating component types: {gas furnace AHU}; {wall furnace}; {boiler};], require one row of data to be entered in this table for each of the quantity of indoor units specified in D06 for that system.</w:t>
            </w:r>
            <w:r w:rsidR="00A61B69" w:rsidRPr="00F607F1">
              <w:rPr>
                <w:rFonts w:ascii="Calibri" w:hAnsi="Calibri"/>
                <w:sz w:val="18"/>
                <w:szCs w:val="18"/>
              </w:rPr>
              <w:t xml:space="preserve"> </w:t>
            </w:r>
          </w:p>
          <w:p w14:paraId="47B0CCD3" w14:textId="154BCA85" w:rsidR="00830BDC" w:rsidRPr="00F607F1" w:rsidRDefault="00CD42F0" w:rsidP="006C4716">
            <w:pPr>
              <w:keepNext/>
              <w:rPr>
                <w:rFonts w:ascii="Calibri" w:hAnsi="Calibri"/>
                <w:sz w:val="14"/>
                <w:szCs w:val="14"/>
              </w:rPr>
            </w:pPr>
            <w:r w:rsidRPr="00F607F1">
              <w:rPr>
                <w:rFonts w:ascii="Calibri" w:hAnsi="Calibri"/>
                <w:sz w:val="14"/>
                <w:szCs w:val="14"/>
              </w:rPr>
              <w:t>2:[if E10=</w:t>
            </w:r>
            <w:r w:rsidR="008849FF" w:rsidRPr="00F607F1">
              <w:rPr>
                <w:rFonts w:ascii="Calibri" w:hAnsi="Calibri"/>
                <w:sz w:val="14"/>
                <w:szCs w:val="14"/>
              </w:rPr>
              <w:t xml:space="preserve"> </w:t>
            </w:r>
            <w:r w:rsidR="00057966" w:rsidRPr="00F607F1">
              <w:rPr>
                <w:rFonts w:ascii="Calibri" w:hAnsi="Calibri"/>
                <w:sz w:val="14"/>
                <w:szCs w:val="14"/>
              </w:rPr>
              <w:t>{packaged gas furnace}</w:t>
            </w:r>
            <w:r w:rsidR="007800B2" w:rsidRPr="00F607F1">
              <w:rPr>
                <w:rFonts w:ascii="Calibri" w:hAnsi="Calibri"/>
                <w:sz w:val="14"/>
                <w:szCs w:val="14"/>
              </w:rPr>
              <w:t>, then require one row of data to be entered in this table for that system.</w:t>
            </w:r>
          </w:p>
          <w:p w14:paraId="1F9B9837" w14:textId="6D49EA5C" w:rsidR="00830BDC" w:rsidRPr="00F607F1" w:rsidRDefault="00830BDC" w:rsidP="006C4716">
            <w:pPr>
              <w:keepNext/>
              <w:rPr>
                <w:rFonts w:asciiTheme="minorHAnsi" w:hAnsiTheme="minorHAnsi"/>
                <w:sz w:val="16"/>
                <w:szCs w:val="16"/>
              </w:rPr>
            </w:pPr>
          </w:p>
        </w:tc>
      </w:tr>
      <w:tr w:rsidR="006D2B27" w:rsidRPr="00F607F1" w14:paraId="40425A72" w14:textId="336A7942" w:rsidTr="00B55F73">
        <w:trPr>
          <w:cantSplit/>
          <w:trHeight w:val="188"/>
        </w:trPr>
        <w:tc>
          <w:tcPr>
            <w:tcW w:w="2878" w:type="dxa"/>
            <w:gridSpan w:val="3"/>
            <w:tcBorders>
              <w:top w:val="nil"/>
              <w:right w:val="nil"/>
            </w:tcBorders>
          </w:tcPr>
          <w:p w14:paraId="48005633"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 xml:space="preserve">*central split HP; </w:t>
            </w:r>
          </w:p>
          <w:p w14:paraId="4FF7C1C3"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*central packaged HP</w:t>
            </w:r>
          </w:p>
          <w:p w14:paraId="6ED12A82"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*central large packaged HP</w:t>
            </w:r>
          </w:p>
          <w:p w14:paraId="7C9F4996" w14:textId="6958A0CE"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 xml:space="preserve">*ductless mini-split HP; </w:t>
            </w:r>
          </w:p>
        </w:tc>
        <w:tc>
          <w:tcPr>
            <w:tcW w:w="2878" w:type="dxa"/>
            <w:gridSpan w:val="3"/>
            <w:tcBorders>
              <w:top w:val="nil"/>
              <w:left w:val="nil"/>
              <w:right w:val="nil"/>
            </w:tcBorders>
          </w:tcPr>
          <w:p w14:paraId="55D6F92F" w14:textId="3C21ED74"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*hydronic HP,</w:t>
            </w:r>
          </w:p>
          <w:p w14:paraId="3322756A"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*hydronic HP+forced air;</w:t>
            </w:r>
          </w:p>
          <w:p w14:paraId="612D0089"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*room HP;</w:t>
            </w:r>
          </w:p>
          <w:p w14:paraId="472F1A5C" w14:textId="19F335FE" w:rsidR="00B10068" w:rsidRPr="00F607F1" w:rsidRDefault="00B10068" w:rsidP="00A61B69">
            <w:pPr>
              <w:keepNext/>
              <w:rPr>
                <w:rFonts w:ascii="Calibri" w:hAnsi="Calibri"/>
                <w:sz w:val="16"/>
                <w:szCs w:val="16"/>
              </w:rPr>
            </w:pPr>
            <w:r w:rsidRPr="00F607F1">
              <w:rPr>
                <w:rFonts w:ascii="Calibri" w:hAnsi="Calibri"/>
                <w:sz w:val="16"/>
                <w:szCs w:val="16"/>
              </w:rPr>
              <w:t>*ducted mini-split HP</w:t>
            </w:r>
          </w:p>
        </w:tc>
        <w:tc>
          <w:tcPr>
            <w:tcW w:w="2878" w:type="dxa"/>
            <w:gridSpan w:val="3"/>
            <w:tcBorders>
              <w:top w:val="nil"/>
              <w:left w:val="nil"/>
              <w:right w:val="nil"/>
            </w:tcBorders>
          </w:tcPr>
          <w:p w14:paraId="25949E61"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*small duct high velocity HP;</w:t>
            </w:r>
          </w:p>
          <w:p w14:paraId="5AD45557"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*ductless VRF HP</w:t>
            </w:r>
          </w:p>
          <w:p w14:paraId="589B0FC1" w14:textId="77777777" w:rsidR="00B10068" w:rsidRPr="00F607F1" w:rsidRDefault="00B10068" w:rsidP="00B10068">
            <w:pPr>
              <w:keepNext/>
              <w:rPr>
                <w:rFonts w:ascii="Calibri" w:hAnsi="Calibri"/>
                <w:sz w:val="16"/>
                <w:szCs w:val="16"/>
              </w:rPr>
            </w:pPr>
            <w:r w:rsidRPr="00F607F1">
              <w:rPr>
                <w:rFonts w:ascii="Calibri" w:hAnsi="Calibri"/>
                <w:sz w:val="16"/>
                <w:szCs w:val="16"/>
              </w:rPr>
              <w:t>*air-to-water HP</w:t>
            </w:r>
          </w:p>
          <w:p w14:paraId="7806BE4D" w14:textId="4FB84850" w:rsidR="00B10068" w:rsidRPr="00F607F1" w:rsidRDefault="00B10068" w:rsidP="00B10068">
            <w:pPr>
              <w:keepNext/>
              <w:rPr>
                <w:rFonts w:ascii="Calibri" w:hAnsi="Calibri"/>
                <w:sz w:val="18"/>
                <w:szCs w:val="18"/>
              </w:rPr>
            </w:pPr>
            <w:r w:rsidRPr="00F607F1">
              <w:rPr>
                <w:rFonts w:ascii="Calibri" w:hAnsi="Calibri"/>
                <w:sz w:val="16"/>
                <w:szCs w:val="16"/>
              </w:rPr>
              <w:t>*ground-source HP</w:t>
            </w:r>
          </w:p>
        </w:tc>
        <w:tc>
          <w:tcPr>
            <w:tcW w:w="2878" w:type="dxa"/>
            <w:gridSpan w:val="3"/>
            <w:tcBorders>
              <w:top w:val="nil"/>
              <w:left w:val="nil"/>
              <w:right w:val="nil"/>
            </w:tcBorders>
          </w:tcPr>
          <w:p w14:paraId="6584ED6A" w14:textId="6E680270" w:rsidR="006D2B27" w:rsidRPr="00F607F1" w:rsidRDefault="006D2B27" w:rsidP="00A61B69">
            <w:pPr>
              <w:keepNext/>
              <w:rPr>
                <w:rFonts w:ascii="Calibri" w:hAnsi="Calibri"/>
                <w:sz w:val="18"/>
                <w:szCs w:val="18"/>
              </w:rPr>
            </w:pPr>
            <w:r w:rsidRPr="00F607F1">
              <w:rPr>
                <w:rFonts w:ascii="Calibri" w:hAnsi="Calibri"/>
                <w:sz w:val="18"/>
                <w:szCs w:val="18"/>
              </w:rPr>
              <w:t xml:space="preserve">*VCHP-Ducted </w:t>
            </w:r>
          </w:p>
          <w:p w14:paraId="3794E4DC" w14:textId="27327F25" w:rsidR="006D2B27" w:rsidRPr="00F607F1" w:rsidRDefault="006D2B27" w:rsidP="00A61B69">
            <w:pPr>
              <w:keepNext/>
              <w:rPr>
                <w:rFonts w:ascii="Calibri" w:hAnsi="Calibri"/>
                <w:sz w:val="18"/>
                <w:szCs w:val="18"/>
              </w:rPr>
            </w:pPr>
            <w:r w:rsidRPr="00F607F1">
              <w:rPr>
                <w:rFonts w:ascii="Calibri" w:hAnsi="Calibri"/>
                <w:sz w:val="18"/>
                <w:szCs w:val="18"/>
              </w:rPr>
              <w:t>*VCHP-Ductless</w:t>
            </w:r>
          </w:p>
          <w:p w14:paraId="5475A4DB" w14:textId="09035A07" w:rsidR="006D2B27" w:rsidRPr="00F607F1" w:rsidRDefault="006D2B27" w:rsidP="006D2B27">
            <w:pPr>
              <w:keepNext/>
              <w:rPr>
                <w:rFonts w:ascii="Calibri" w:hAnsi="Calibri"/>
                <w:sz w:val="18"/>
                <w:szCs w:val="18"/>
              </w:rPr>
            </w:pPr>
            <w:r w:rsidRPr="00F607F1">
              <w:rPr>
                <w:rFonts w:ascii="Calibri" w:hAnsi="Calibri"/>
                <w:sz w:val="18"/>
                <w:szCs w:val="18"/>
              </w:rPr>
              <w:t>*VCHP-Ducted+Ductless</w:t>
            </w:r>
          </w:p>
        </w:tc>
        <w:tc>
          <w:tcPr>
            <w:tcW w:w="2878" w:type="dxa"/>
            <w:gridSpan w:val="3"/>
            <w:tcBorders>
              <w:top w:val="nil"/>
              <w:left w:val="nil"/>
            </w:tcBorders>
          </w:tcPr>
          <w:p w14:paraId="2145FFE1" w14:textId="77777777" w:rsidR="006D2B27" w:rsidRPr="00F607F1" w:rsidRDefault="006D2B27" w:rsidP="006D2B27">
            <w:pPr>
              <w:keepNext/>
              <w:rPr>
                <w:rFonts w:ascii="Calibri" w:hAnsi="Calibri"/>
                <w:sz w:val="18"/>
                <w:szCs w:val="18"/>
              </w:rPr>
            </w:pPr>
            <w:r w:rsidRPr="00F607F1">
              <w:rPr>
                <w:rFonts w:ascii="Calibri" w:hAnsi="Calibri"/>
                <w:sz w:val="18"/>
                <w:szCs w:val="18"/>
              </w:rPr>
              <w:t>*multisplit HP-ducted</w:t>
            </w:r>
          </w:p>
          <w:p w14:paraId="1576284B" w14:textId="77777777" w:rsidR="006D2B27" w:rsidRPr="00F607F1" w:rsidRDefault="006D2B27" w:rsidP="006D2B27">
            <w:pPr>
              <w:keepNext/>
              <w:rPr>
                <w:rFonts w:ascii="Calibri" w:hAnsi="Calibri"/>
                <w:sz w:val="18"/>
                <w:szCs w:val="18"/>
              </w:rPr>
            </w:pPr>
            <w:r w:rsidRPr="00F607F1">
              <w:rPr>
                <w:rFonts w:ascii="Calibri" w:hAnsi="Calibri"/>
                <w:sz w:val="18"/>
                <w:szCs w:val="18"/>
              </w:rPr>
              <w:t>*multisplit HP-ductless</w:t>
            </w:r>
          </w:p>
          <w:p w14:paraId="66F47CC8" w14:textId="77777777" w:rsidR="00EF3A16" w:rsidRDefault="006D2B27" w:rsidP="00A20C3F">
            <w:pPr>
              <w:keepNext/>
              <w:rPr>
                <w:ins w:id="19" w:author="Alhabibi, Haider@Energy" w:date="2023-10-24T15:09:00Z"/>
                <w:rFonts w:ascii="Calibri" w:hAnsi="Calibri"/>
                <w:sz w:val="18"/>
                <w:szCs w:val="18"/>
              </w:rPr>
            </w:pPr>
            <w:r w:rsidRPr="00F607F1">
              <w:rPr>
                <w:rFonts w:ascii="Calibri" w:hAnsi="Calibri"/>
                <w:sz w:val="18"/>
                <w:szCs w:val="18"/>
              </w:rPr>
              <w:t>*multisplit HP-ducted+ductless</w:t>
            </w:r>
          </w:p>
          <w:p w14:paraId="16BAB810" w14:textId="5D10C2C0" w:rsidR="00335A22" w:rsidRPr="00F607F1" w:rsidRDefault="00EF3A16" w:rsidP="00A20C3F">
            <w:pPr>
              <w:keepNext/>
              <w:rPr>
                <w:rFonts w:ascii="Calibri" w:hAnsi="Calibri"/>
                <w:sz w:val="18"/>
                <w:szCs w:val="18"/>
              </w:rPr>
            </w:pPr>
            <w:ins w:id="20" w:author="Alhabibi, Haider@Energy" w:date="2023-10-24T15:09:00Z">
              <w:r w:rsidRPr="00EF3A16">
                <w:rPr>
                  <w:rFonts w:ascii="Calibri" w:hAnsi="Calibri"/>
                  <w:sz w:val="18"/>
                  <w:szCs w:val="18"/>
                </w:rPr>
                <w:t>*Heat Pump DHW Combo</w:t>
              </w:r>
            </w:ins>
            <w:ins w:id="21" w:author="Alhabibi, Haider@Energy" w:date="2023-10-24T13:31:00Z">
              <w:r w:rsidR="00335A22">
                <w:rPr>
                  <w:rFonts w:ascii="Calibri" w:hAnsi="Calibri"/>
                  <w:sz w:val="18"/>
                  <w:szCs w:val="18"/>
                </w:rPr>
                <w:t>&gt;&gt;</w:t>
              </w:r>
            </w:ins>
          </w:p>
        </w:tc>
      </w:tr>
      <w:tr w:rsidR="00A61B69" w:rsidRPr="00F607F1" w14:paraId="1F9B9841" w14:textId="77777777" w:rsidTr="00E72BF5">
        <w:trPr>
          <w:cantSplit/>
          <w:trHeight w:val="188"/>
        </w:trPr>
        <w:tc>
          <w:tcPr>
            <w:tcW w:w="985" w:type="dxa"/>
            <w:vAlign w:val="bottom"/>
          </w:tcPr>
          <w:p w14:paraId="1F9B9839" w14:textId="77777777" w:rsidR="00A61B69" w:rsidRPr="00F607F1" w:rsidRDefault="00A61B69" w:rsidP="00B12CFA">
            <w:pPr>
              <w:keepNext/>
              <w:jc w:val="center"/>
              <w:rPr>
                <w:rFonts w:ascii="Calibri" w:hAnsi="Calibri"/>
                <w:sz w:val="18"/>
                <w:szCs w:val="18"/>
              </w:rPr>
            </w:pPr>
            <w:r w:rsidRPr="00F607F1">
              <w:rPr>
                <w:rFonts w:ascii="Calibri" w:hAnsi="Calibri"/>
                <w:sz w:val="18"/>
                <w:szCs w:val="18"/>
              </w:rPr>
              <w:t>01</w:t>
            </w:r>
          </w:p>
        </w:tc>
        <w:tc>
          <w:tcPr>
            <w:tcW w:w="990" w:type="dxa"/>
            <w:vAlign w:val="bottom"/>
          </w:tcPr>
          <w:p w14:paraId="1F9B983A" w14:textId="77777777" w:rsidR="00A61B69" w:rsidRPr="00F607F1" w:rsidRDefault="00A61B69" w:rsidP="00B12CFA">
            <w:pPr>
              <w:keepNext/>
              <w:jc w:val="center"/>
              <w:rPr>
                <w:rFonts w:ascii="Calibri" w:hAnsi="Calibri"/>
                <w:sz w:val="18"/>
                <w:szCs w:val="18"/>
              </w:rPr>
            </w:pPr>
            <w:r w:rsidRPr="00F607F1">
              <w:rPr>
                <w:rFonts w:ascii="Calibri" w:hAnsi="Calibri"/>
                <w:sz w:val="18"/>
                <w:szCs w:val="18"/>
              </w:rPr>
              <w:t>02</w:t>
            </w:r>
          </w:p>
        </w:tc>
        <w:tc>
          <w:tcPr>
            <w:tcW w:w="1800" w:type="dxa"/>
            <w:gridSpan w:val="2"/>
          </w:tcPr>
          <w:p w14:paraId="2C41D765" w14:textId="73F1D3D5" w:rsidR="00A61B69" w:rsidRPr="00F607F1" w:rsidRDefault="00A61B69" w:rsidP="00B12CFA">
            <w:pPr>
              <w:keepNext/>
              <w:jc w:val="center"/>
              <w:rPr>
                <w:rFonts w:ascii="Calibri" w:hAnsi="Calibri"/>
                <w:sz w:val="18"/>
                <w:szCs w:val="18"/>
              </w:rPr>
            </w:pPr>
            <w:r w:rsidRPr="00F607F1">
              <w:rPr>
                <w:rFonts w:ascii="Calibri" w:hAnsi="Calibri"/>
                <w:sz w:val="18"/>
                <w:szCs w:val="18"/>
              </w:rPr>
              <w:t>03</w:t>
            </w:r>
          </w:p>
        </w:tc>
        <w:tc>
          <w:tcPr>
            <w:tcW w:w="1440" w:type="dxa"/>
          </w:tcPr>
          <w:p w14:paraId="442CF224" w14:textId="64D04B35" w:rsidR="00A61B69" w:rsidRPr="00F607F1" w:rsidRDefault="00A61B69" w:rsidP="00B12CFA">
            <w:pPr>
              <w:keepNext/>
              <w:jc w:val="center"/>
              <w:rPr>
                <w:rFonts w:ascii="Calibri" w:hAnsi="Calibri"/>
                <w:sz w:val="18"/>
                <w:szCs w:val="18"/>
              </w:rPr>
            </w:pPr>
            <w:r w:rsidRPr="00F607F1">
              <w:rPr>
                <w:rFonts w:ascii="Calibri" w:hAnsi="Calibri"/>
                <w:sz w:val="18"/>
                <w:szCs w:val="18"/>
              </w:rPr>
              <w:t>04</w:t>
            </w:r>
          </w:p>
        </w:tc>
        <w:tc>
          <w:tcPr>
            <w:tcW w:w="1620" w:type="dxa"/>
            <w:gridSpan w:val="2"/>
          </w:tcPr>
          <w:p w14:paraId="2521B5B8" w14:textId="27E3FD11" w:rsidR="00A61B69" w:rsidRPr="00F607F1" w:rsidDel="00A54334" w:rsidRDefault="00222249" w:rsidP="00B12CFA">
            <w:pPr>
              <w:keepNext/>
              <w:jc w:val="center"/>
              <w:rPr>
                <w:rFonts w:ascii="Calibri" w:hAnsi="Calibri"/>
                <w:sz w:val="18"/>
                <w:szCs w:val="18"/>
              </w:rPr>
            </w:pPr>
            <w:r w:rsidRPr="00F607F1">
              <w:rPr>
                <w:rFonts w:ascii="Calibri" w:hAnsi="Calibri"/>
                <w:sz w:val="18"/>
                <w:szCs w:val="18"/>
              </w:rPr>
              <w:t>05</w:t>
            </w:r>
          </w:p>
        </w:tc>
        <w:tc>
          <w:tcPr>
            <w:tcW w:w="1170" w:type="dxa"/>
            <w:vAlign w:val="bottom"/>
          </w:tcPr>
          <w:p w14:paraId="1F9B983B" w14:textId="26C471B2" w:rsidR="00A61B69" w:rsidRPr="00F607F1" w:rsidRDefault="00222249" w:rsidP="00B12CFA">
            <w:pPr>
              <w:keepNext/>
              <w:jc w:val="center"/>
              <w:rPr>
                <w:rFonts w:ascii="Calibri" w:hAnsi="Calibri"/>
                <w:sz w:val="18"/>
                <w:szCs w:val="18"/>
              </w:rPr>
            </w:pPr>
            <w:r w:rsidRPr="00F607F1">
              <w:rPr>
                <w:rFonts w:ascii="Calibri" w:hAnsi="Calibri"/>
                <w:sz w:val="18"/>
                <w:szCs w:val="18"/>
              </w:rPr>
              <w:t>06</w:t>
            </w:r>
          </w:p>
        </w:tc>
        <w:tc>
          <w:tcPr>
            <w:tcW w:w="1260" w:type="dxa"/>
            <w:gridSpan w:val="2"/>
            <w:vAlign w:val="bottom"/>
          </w:tcPr>
          <w:p w14:paraId="1F9B983C" w14:textId="594A8813" w:rsidR="00A61B69" w:rsidRPr="00F607F1" w:rsidRDefault="00222249" w:rsidP="00B12CFA">
            <w:pPr>
              <w:keepNext/>
              <w:jc w:val="center"/>
              <w:rPr>
                <w:rFonts w:ascii="Calibri" w:hAnsi="Calibri"/>
                <w:sz w:val="18"/>
                <w:szCs w:val="18"/>
              </w:rPr>
            </w:pPr>
            <w:r w:rsidRPr="00F607F1">
              <w:rPr>
                <w:rFonts w:ascii="Calibri" w:hAnsi="Calibri"/>
                <w:sz w:val="18"/>
                <w:szCs w:val="18"/>
              </w:rPr>
              <w:t>07</w:t>
            </w:r>
          </w:p>
        </w:tc>
        <w:tc>
          <w:tcPr>
            <w:tcW w:w="1440" w:type="dxa"/>
            <w:vAlign w:val="bottom"/>
          </w:tcPr>
          <w:p w14:paraId="1F9B983D" w14:textId="1B533143" w:rsidR="00A61B69" w:rsidRPr="00F607F1" w:rsidRDefault="00222249" w:rsidP="00B12CFA">
            <w:pPr>
              <w:keepNext/>
              <w:jc w:val="center"/>
              <w:rPr>
                <w:rFonts w:ascii="Calibri" w:hAnsi="Calibri"/>
                <w:sz w:val="18"/>
                <w:szCs w:val="18"/>
              </w:rPr>
            </w:pPr>
            <w:r w:rsidRPr="00F607F1">
              <w:rPr>
                <w:rFonts w:ascii="Calibri" w:hAnsi="Calibri"/>
                <w:sz w:val="18"/>
                <w:szCs w:val="18"/>
              </w:rPr>
              <w:t>08</w:t>
            </w:r>
          </w:p>
        </w:tc>
        <w:tc>
          <w:tcPr>
            <w:tcW w:w="1440" w:type="dxa"/>
            <w:gridSpan w:val="2"/>
            <w:vAlign w:val="bottom"/>
          </w:tcPr>
          <w:p w14:paraId="1F9B983E" w14:textId="619585CB" w:rsidR="00A61B69" w:rsidRPr="00F607F1" w:rsidRDefault="00222249" w:rsidP="00B12CFA">
            <w:pPr>
              <w:keepNext/>
              <w:jc w:val="center"/>
              <w:rPr>
                <w:rFonts w:ascii="Calibri" w:hAnsi="Calibri"/>
                <w:sz w:val="18"/>
                <w:szCs w:val="18"/>
              </w:rPr>
            </w:pPr>
            <w:r w:rsidRPr="00F607F1">
              <w:rPr>
                <w:rFonts w:ascii="Calibri" w:hAnsi="Calibri"/>
                <w:sz w:val="18"/>
                <w:szCs w:val="18"/>
              </w:rPr>
              <w:t>09</w:t>
            </w:r>
          </w:p>
        </w:tc>
        <w:tc>
          <w:tcPr>
            <w:tcW w:w="1350" w:type="dxa"/>
            <w:vAlign w:val="bottom"/>
          </w:tcPr>
          <w:p w14:paraId="1F9B983F" w14:textId="403AAE43" w:rsidR="00A61B69" w:rsidRPr="00F607F1" w:rsidRDefault="00222249" w:rsidP="00B12CFA">
            <w:pPr>
              <w:keepNext/>
              <w:jc w:val="center"/>
              <w:rPr>
                <w:rFonts w:ascii="Calibri" w:hAnsi="Calibri"/>
                <w:sz w:val="18"/>
                <w:szCs w:val="18"/>
              </w:rPr>
            </w:pPr>
            <w:r w:rsidRPr="00F607F1">
              <w:rPr>
                <w:rFonts w:ascii="Calibri" w:hAnsi="Calibri"/>
                <w:sz w:val="18"/>
                <w:szCs w:val="18"/>
              </w:rPr>
              <w:t>10</w:t>
            </w:r>
          </w:p>
        </w:tc>
        <w:tc>
          <w:tcPr>
            <w:tcW w:w="895" w:type="dxa"/>
            <w:vAlign w:val="bottom"/>
          </w:tcPr>
          <w:p w14:paraId="1F9B9840" w14:textId="263C214D" w:rsidR="00A61B69" w:rsidRPr="00F607F1" w:rsidRDefault="00222249" w:rsidP="00B12CFA">
            <w:pPr>
              <w:keepNext/>
              <w:jc w:val="center"/>
              <w:rPr>
                <w:rFonts w:ascii="Calibri" w:hAnsi="Calibri"/>
                <w:sz w:val="18"/>
                <w:szCs w:val="18"/>
              </w:rPr>
            </w:pPr>
            <w:r w:rsidRPr="00F607F1">
              <w:rPr>
                <w:rFonts w:ascii="Calibri" w:hAnsi="Calibri"/>
                <w:sz w:val="18"/>
                <w:szCs w:val="18"/>
              </w:rPr>
              <w:t>11</w:t>
            </w:r>
          </w:p>
        </w:tc>
      </w:tr>
      <w:tr w:rsidR="00A61B69" w:rsidRPr="00F607F1" w14:paraId="1F9B984C" w14:textId="77777777" w:rsidTr="00E72BF5">
        <w:trPr>
          <w:cantSplit/>
          <w:trHeight w:val="576"/>
        </w:trPr>
        <w:tc>
          <w:tcPr>
            <w:tcW w:w="985" w:type="dxa"/>
            <w:vAlign w:val="bottom"/>
          </w:tcPr>
          <w:p w14:paraId="1F9B9842" w14:textId="6BD63C18" w:rsidR="00A61B69" w:rsidRPr="00F607F1" w:rsidRDefault="00A61B69" w:rsidP="00A61B69">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990" w:type="dxa"/>
            <w:vAlign w:val="bottom"/>
          </w:tcPr>
          <w:p w14:paraId="1F9B9843" w14:textId="14CC5C9B" w:rsidR="00A61B69" w:rsidRPr="00F607F1" w:rsidRDefault="00A61B69" w:rsidP="00A61B69">
            <w:pPr>
              <w:keepNext/>
              <w:jc w:val="center"/>
              <w:rPr>
                <w:rFonts w:ascii="Calibri" w:hAnsi="Calibri"/>
                <w:sz w:val="18"/>
                <w:szCs w:val="18"/>
              </w:rPr>
            </w:pPr>
            <w:r w:rsidRPr="00F607F1">
              <w:rPr>
                <w:rFonts w:ascii="Calibri" w:hAnsi="Calibri"/>
                <w:sz w:val="18"/>
                <w:szCs w:val="18"/>
              </w:rPr>
              <w:t>SC System Description of Area Served</w:t>
            </w:r>
          </w:p>
        </w:tc>
        <w:tc>
          <w:tcPr>
            <w:tcW w:w="1800" w:type="dxa"/>
            <w:gridSpan w:val="2"/>
            <w:vAlign w:val="bottom"/>
          </w:tcPr>
          <w:p w14:paraId="5EFE3B23" w14:textId="646FC15C" w:rsidR="00A61B69" w:rsidRPr="00F607F1" w:rsidRDefault="00A61B69" w:rsidP="00A61B69">
            <w:pPr>
              <w:keepNext/>
              <w:jc w:val="center"/>
              <w:rPr>
                <w:rFonts w:ascii="Calibri" w:hAnsi="Calibri"/>
                <w:sz w:val="18"/>
                <w:szCs w:val="18"/>
              </w:rPr>
            </w:pPr>
            <w:r w:rsidRPr="00F607F1">
              <w:rPr>
                <w:rFonts w:ascii="Calibri" w:hAnsi="Calibri"/>
                <w:sz w:val="18"/>
                <w:szCs w:val="18"/>
              </w:rPr>
              <w:t>Indoor Unit Name or Description of Area Served</w:t>
            </w:r>
          </w:p>
        </w:tc>
        <w:tc>
          <w:tcPr>
            <w:tcW w:w="1440" w:type="dxa"/>
            <w:vAlign w:val="bottom"/>
          </w:tcPr>
          <w:p w14:paraId="67636EC9" w14:textId="6DF74341" w:rsidR="00A61B69" w:rsidRPr="00F607F1" w:rsidRDefault="00A61B69" w:rsidP="00A61B69">
            <w:pPr>
              <w:keepNext/>
              <w:jc w:val="center"/>
              <w:rPr>
                <w:rFonts w:ascii="Calibri" w:hAnsi="Calibri"/>
                <w:sz w:val="18"/>
                <w:szCs w:val="18"/>
              </w:rPr>
            </w:pPr>
            <w:r w:rsidRPr="00F607F1">
              <w:rPr>
                <w:rFonts w:ascii="Calibri" w:hAnsi="Calibri"/>
                <w:sz w:val="18"/>
                <w:szCs w:val="18"/>
              </w:rPr>
              <w:t>Does Indoor Unit Provide CFI  IAQ Ventilation?</w:t>
            </w:r>
          </w:p>
        </w:tc>
        <w:tc>
          <w:tcPr>
            <w:tcW w:w="1620" w:type="dxa"/>
            <w:gridSpan w:val="2"/>
            <w:vAlign w:val="bottom"/>
          </w:tcPr>
          <w:p w14:paraId="0B86A050" w14:textId="7EF20E8F" w:rsidR="00A61B69" w:rsidRPr="00F607F1" w:rsidRDefault="00A61B69" w:rsidP="00A61B69">
            <w:pPr>
              <w:keepNext/>
              <w:jc w:val="center"/>
              <w:rPr>
                <w:rFonts w:ascii="Calibri" w:hAnsi="Calibri"/>
                <w:sz w:val="18"/>
                <w:szCs w:val="18"/>
              </w:rPr>
            </w:pPr>
            <w:r w:rsidRPr="00F607F1">
              <w:rPr>
                <w:rFonts w:ascii="Calibri" w:hAnsi="Calibri"/>
                <w:sz w:val="18"/>
                <w:szCs w:val="18"/>
              </w:rPr>
              <w:t>Indoor Unit Duct Status</w:t>
            </w:r>
          </w:p>
        </w:tc>
        <w:tc>
          <w:tcPr>
            <w:tcW w:w="1170" w:type="dxa"/>
            <w:vAlign w:val="bottom"/>
          </w:tcPr>
          <w:p w14:paraId="1F9B9844" w14:textId="19451D6D" w:rsidR="00A61B69" w:rsidRPr="00F607F1" w:rsidRDefault="00A61B69" w:rsidP="00A61B69">
            <w:pPr>
              <w:keepNext/>
              <w:jc w:val="center"/>
              <w:rPr>
                <w:rFonts w:ascii="Calibri" w:hAnsi="Calibri"/>
                <w:sz w:val="18"/>
                <w:szCs w:val="18"/>
              </w:rPr>
            </w:pPr>
            <w:r w:rsidRPr="00F607F1">
              <w:rPr>
                <w:rFonts w:ascii="Calibri" w:hAnsi="Calibri"/>
                <w:sz w:val="18"/>
                <w:szCs w:val="18"/>
              </w:rPr>
              <w:t>Heating Efficiency</w:t>
            </w:r>
          </w:p>
          <w:p w14:paraId="1F9B9845"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Type</w:t>
            </w:r>
          </w:p>
        </w:tc>
        <w:tc>
          <w:tcPr>
            <w:tcW w:w="1260" w:type="dxa"/>
            <w:gridSpan w:val="2"/>
            <w:vAlign w:val="bottom"/>
          </w:tcPr>
          <w:p w14:paraId="1F9B9846"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Efficiency</w:t>
            </w:r>
          </w:p>
          <w:p w14:paraId="227339C8"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Value</w:t>
            </w:r>
          </w:p>
          <w:p w14:paraId="1F9B9847" w14:textId="1F148091" w:rsidR="00A61B69" w:rsidRPr="00F607F1" w:rsidRDefault="00A61B69" w:rsidP="00A61B69">
            <w:pPr>
              <w:keepNext/>
              <w:jc w:val="center"/>
              <w:rPr>
                <w:rFonts w:ascii="Calibri" w:hAnsi="Calibri"/>
                <w:sz w:val="18"/>
                <w:szCs w:val="18"/>
              </w:rPr>
            </w:pPr>
          </w:p>
        </w:tc>
        <w:tc>
          <w:tcPr>
            <w:tcW w:w="1440" w:type="dxa"/>
            <w:vAlign w:val="bottom"/>
          </w:tcPr>
          <w:p w14:paraId="1F9B9848"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Manufacturer</w:t>
            </w:r>
          </w:p>
        </w:tc>
        <w:tc>
          <w:tcPr>
            <w:tcW w:w="1440" w:type="dxa"/>
            <w:gridSpan w:val="2"/>
            <w:vAlign w:val="bottom"/>
          </w:tcPr>
          <w:p w14:paraId="1F9B9849"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Model Number</w:t>
            </w:r>
          </w:p>
        </w:tc>
        <w:tc>
          <w:tcPr>
            <w:tcW w:w="1350" w:type="dxa"/>
            <w:vAlign w:val="bottom"/>
          </w:tcPr>
          <w:p w14:paraId="1F9B984A" w14:textId="582E827E"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Serial Number</w:t>
            </w:r>
          </w:p>
        </w:tc>
        <w:tc>
          <w:tcPr>
            <w:tcW w:w="895" w:type="dxa"/>
            <w:vAlign w:val="bottom"/>
          </w:tcPr>
          <w:p w14:paraId="1F9B984B" w14:textId="0E0F4E41" w:rsidR="00A61B69" w:rsidRPr="00F607F1" w:rsidRDefault="00A61B69" w:rsidP="00A61B69">
            <w:pPr>
              <w:keepNext/>
              <w:jc w:val="center"/>
              <w:rPr>
                <w:rFonts w:ascii="Calibri" w:hAnsi="Calibri"/>
                <w:sz w:val="18"/>
                <w:szCs w:val="18"/>
              </w:rPr>
            </w:pPr>
            <w:r w:rsidRPr="00F607F1">
              <w:rPr>
                <w:rFonts w:ascii="Calibri" w:hAnsi="Calibri"/>
                <w:sz w:val="18"/>
                <w:szCs w:val="18"/>
              </w:rPr>
              <w:t>Rated Heating Capacity, Output (Btu/h)</w:t>
            </w:r>
          </w:p>
        </w:tc>
      </w:tr>
      <w:tr w:rsidR="00A61B69" w:rsidRPr="00F607F1" w14:paraId="1F9B9859" w14:textId="77777777" w:rsidTr="00E72BF5">
        <w:trPr>
          <w:cantSplit/>
          <w:trHeight w:val="395"/>
        </w:trPr>
        <w:tc>
          <w:tcPr>
            <w:tcW w:w="985" w:type="dxa"/>
          </w:tcPr>
          <w:p w14:paraId="1F9B984D" w14:textId="77777777" w:rsidR="00A61B69" w:rsidRPr="00F607F1" w:rsidRDefault="00A61B69" w:rsidP="00A61B69">
            <w:pPr>
              <w:keepNext/>
              <w:rPr>
                <w:rFonts w:ascii="Calibri" w:hAnsi="Calibri"/>
                <w:sz w:val="12"/>
                <w:szCs w:val="12"/>
              </w:rPr>
            </w:pPr>
            <w:r w:rsidRPr="00F607F1">
              <w:rPr>
                <w:rFonts w:ascii="Calibri" w:hAnsi="Calibri"/>
                <w:sz w:val="12"/>
                <w:szCs w:val="12"/>
              </w:rPr>
              <w:t>&lt;&lt;auto filled from D01&gt;&gt;</w:t>
            </w:r>
          </w:p>
        </w:tc>
        <w:tc>
          <w:tcPr>
            <w:tcW w:w="990" w:type="dxa"/>
          </w:tcPr>
          <w:p w14:paraId="1F9B984E" w14:textId="77777777" w:rsidR="00A61B69" w:rsidRPr="00F607F1" w:rsidRDefault="00A61B69" w:rsidP="00A61B69">
            <w:pPr>
              <w:keepNext/>
              <w:rPr>
                <w:rFonts w:asciiTheme="minorHAnsi" w:hAnsiTheme="minorHAnsi"/>
                <w:sz w:val="12"/>
                <w:szCs w:val="12"/>
              </w:rPr>
            </w:pPr>
            <w:r w:rsidRPr="00F607F1">
              <w:rPr>
                <w:rFonts w:ascii="Calibri" w:hAnsi="Calibri"/>
                <w:sz w:val="12"/>
                <w:szCs w:val="12"/>
              </w:rPr>
              <w:t xml:space="preserve">&lt;&lt;auto filled from D02&gt;&gt; </w:t>
            </w:r>
          </w:p>
        </w:tc>
        <w:tc>
          <w:tcPr>
            <w:tcW w:w="1800" w:type="dxa"/>
            <w:gridSpan w:val="2"/>
          </w:tcPr>
          <w:p w14:paraId="5B9832EE" w14:textId="443B1756" w:rsidR="00E72BF5" w:rsidRPr="00F607F1" w:rsidRDefault="00A61B69" w:rsidP="00E72BF5">
            <w:pPr>
              <w:keepNext/>
              <w:rPr>
                <w:rFonts w:asciiTheme="minorHAnsi" w:hAnsiTheme="minorHAnsi"/>
                <w:sz w:val="12"/>
                <w:szCs w:val="12"/>
              </w:rPr>
            </w:pPr>
            <w:r w:rsidRPr="00F607F1">
              <w:rPr>
                <w:rFonts w:asciiTheme="minorHAnsi" w:hAnsiTheme="minorHAnsi"/>
                <w:sz w:val="12"/>
                <w:szCs w:val="12"/>
              </w:rPr>
              <w:t>&lt;&lt;</w:t>
            </w:r>
            <w:r w:rsidR="00E72BF5" w:rsidRPr="00F607F1">
              <w:rPr>
                <w:rFonts w:asciiTheme="minorHAnsi" w:hAnsiTheme="minorHAnsi"/>
                <w:b/>
                <w:sz w:val="12"/>
                <w:szCs w:val="12"/>
              </w:rPr>
              <w:t xml:space="preserve"> if</w:t>
            </w:r>
            <w:r w:rsidR="00E72BF5" w:rsidRPr="00F607F1">
              <w:rPr>
                <w:rFonts w:asciiTheme="minorHAnsi" w:hAnsiTheme="minorHAnsi"/>
                <w:sz w:val="12"/>
                <w:szCs w:val="12"/>
              </w:rPr>
              <w:t xml:space="preserve"> value in D06=N/A,</w:t>
            </w:r>
          </w:p>
          <w:p w14:paraId="78E6AB00"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value=N/A</w:t>
            </w:r>
          </w:p>
          <w:p w14:paraId="43A5529E" w14:textId="77777777" w:rsidR="00E72BF5" w:rsidRPr="00F607F1" w:rsidRDefault="00E72BF5" w:rsidP="00A61B69">
            <w:pPr>
              <w:keepNext/>
              <w:rPr>
                <w:rFonts w:asciiTheme="minorHAnsi" w:hAnsiTheme="minorHAnsi"/>
                <w:sz w:val="12"/>
                <w:szCs w:val="12"/>
              </w:rPr>
            </w:pPr>
          </w:p>
          <w:p w14:paraId="2E59CD73" w14:textId="505621F9" w:rsidR="00A61B69" w:rsidRPr="00F607F1" w:rsidRDefault="00E72BF5" w:rsidP="00A61B69">
            <w:pPr>
              <w:keepNext/>
              <w:rPr>
                <w:rFonts w:asciiTheme="minorHAnsi" w:hAnsiTheme="minorHAnsi"/>
                <w:sz w:val="12"/>
                <w:szCs w:val="12"/>
              </w:rPr>
            </w:pPr>
            <w:r w:rsidRPr="00F607F1">
              <w:rPr>
                <w:rFonts w:asciiTheme="minorHAnsi" w:hAnsiTheme="minorHAnsi"/>
                <w:b/>
                <w:sz w:val="12"/>
                <w:szCs w:val="12"/>
              </w:rPr>
              <w:t>else</w:t>
            </w:r>
            <w:r w:rsidR="00A61B69" w:rsidRPr="00F607F1">
              <w:rPr>
                <w:rFonts w:asciiTheme="minorHAnsi" w:hAnsiTheme="minorHAnsi"/>
                <w:b/>
                <w:sz w:val="12"/>
                <w:szCs w:val="12"/>
              </w:rPr>
              <w:t>if</w:t>
            </w:r>
            <w:r w:rsidR="00A61B69" w:rsidRPr="00F607F1">
              <w:rPr>
                <w:rFonts w:asciiTheme="minorHAnsi" w:hAnsiTheme="minorHAnsi"/>
                <w:sz w:val="12"/>
                <w:szCs w:val="12"/>
              </w:rPr>
              <w:t xml:space="preserve"> value in D06=1, </w:t>
            </w:r>
          </w:p>
          <w:p w14:paraId="462B8540" w14:textId="064F8C26"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autofilled from D02;</w:t>
            </w:r>
          </w:p>
          <w:p w14:paraId="34C03D16" w14:textId="77777777" w:rsidR="00E72BF5" w:rsidRPr="00F607F1" w:rsidRDefault="00E72BF5" w:rsidP="00A61B69">
            <w:pPr>
              <w:keepNext/>
              <w:rPr>
                <w:rFonts w:asciiTheme="minorHAnsi" w:hAnsiTheme="minorHAnsi"/>
                <w:sz w:val="12"/>
                <w:szCs w:val="12"/>
              </w:rPr>
            </w:pPr>
          </w:p>
          <w:p w14:paraId="0EA3C53D" w14:textId="77777777" w:rsidR="00A61B69" w:rsidRPr="00F607F1" w:rsidRDefault="00A61B69" w:rsidP="00A61B69">
            <w:pPr>
              <w:keepNext/>
              <w:rPr>
                <w:sz w:val="12"/>
                <w:szCs w:val="12"/>
              </w:rPr>
            </w:pPr>
            <w:r w:rsidRPr="00F607F1">
              <w:rPr>
                <w:rFonts w:asciiTheme="minorHAnsi" w:hAnsiTheme="minorHAnsi"/>
                <w:b/>
                <w:sz w:val="12"/>
                <w:szCs w:val="12"/>
              </w:rPr>
              <w:t>else</w:t>
            </w:r>
            <w:r w:rsidRPr="00F607F1">
              <w:rPr>
                <w:rFonts w:asciiTheme="minorHAnsi" w:hAnsiTheme="minorHAnsi"/>
                <w:sz w:val="12"/>
                <w:szCs w:val="12"/>
              </w:rPr>
              <w:t xml:space="preserve"> user input, text, 15 characters maximum;</w:t>
            </w:r>
            <w:r w:rsidRPr="00F607F1">
              <w:rPr>
                <w:sz w:val="12"/>
                <w:szCs w:val="12"/>
              </w:rPr>
              <w:t xml:space="preserve"> </w:t>
            </w:r>
          </w:p>
          <w:p w14:paraId="3BD27899" w14:textId="1723E3CD" w:rsidR="00A61B69" w:rsidRPr="00F607F1" w:rsidRDefault="00A61B69" w:rsidP="00A61B69">
            <w:pPr>
              <w:keepNext/>
              <w:rPr>
                <w:sz w:val="12"/>
                <w:szCs w:val="12"/>
              </w:rPr>
            </w:pPr>
          </w:p>
          <w:p w14:paraId="331D14C5" w14:textId="77777777"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 xml:space="preserve">as default, require value to be unique in this dwelling unit (i.e. unique within the scope of this instance of the MCH-01) except for the case when all the following three conditions are true: </w:t>
            </w:r>
          </w:p>
          <w:p w14:paraId="7DB28821" w14:textId="4440BA3C"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1:[</w:t>
            </w:r>
            <w:r w:rsidR="00DF425C" w:rsidRPr="00F607F1">
              <w:rPr>
                <w:rFonts w:asciiTheme="minorHAnsi" w:hAnsiTheme="minorHAnsi" w:cstheme="minorHAnsi"/>
                <w:sz w:val="12"/>
                <w:szCs w:val="12"/>
              </w:rPr>
              <w:t>F</w:t>
            </w:r>
            <w:r w:rsidRPr="00F607F1">
              <w:rPr>
                <w:rFonts w:asciiTheme="minorHAnsi" w:hAnsiTheme="minorHAnsi" w:cstheme="minorHAnsi"/>
                <w:sz w:val="12"/>
                <w:szCs w:val="12"/>
              </w:rPr>
              <w:t>01</w:t>
            </w:r>
            <w:r w:rsidR="00DF425C" w:rsidRPr="00F607F1">
              <w:rPr>
                <w:rFonts w:asciiTheme="minorHAnsi" w:hAnsiTheme="minorHAnsi" w:cstheme="minorHAnsi"/>
                <w:sz w:val="12"/>
                <w:szCs w:val="12"/>
              </w:rPr>
              <w:t>=H</w:t>
            </w:r>
            <w:r w:rsidRPr="00F607F1">
              <w:rPr>
                <w:rFonts w:asciiTheme="minorHAnsi" w:hAnsiTheme="minorHAnsi" w:cstheme="minorHAnsi"/>
                <w:sz w:val="12"/>
                <w:szCs w:val="12"/>
              </w:rPr>
              <w:t xml:space="preserve">01] </w:t>
            </w:r>
          </w:p>
          <w:p w14:paraId="451D4D87" w14:textId="098F1A34"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2:[</w:t>
            </w:r>
            <w:r w:rsidR="00DF425C" w:rsidRPr="00F607F1">
              <w:rPr>
                <w:rFonts w:asciiTheme="minorHAnsi" w:hAnsiTheme="minorHAnsi" w:cstheme="minorHAnsi"/>
                <w:sz w:val="12"/>
                <w:szCs w:val="12"/>
              </w:rPr>
              <w:t>F02=H</w:t>
            </w:r>
            <w:r w:rsidRPr="00F607F1">
              <w:rPr>
                <w:rFonts w:asciiTheme="minorHAnsi" w:hAnsiTheme="minorHAnsi" w:cstheme="minorHAnsi"/>
                <w:sz w:val="12"/>
                <w:szCs w:val="12"/>
              </w:rPr>
              <w:t>02]</w:t>
            </w:r>
          </w:p>
          <w:p w14:paraId="1034117B" w14:textId="1BE84029"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 xml:space="preserve">3:[D04= </w:t>
            </w:r>
            <w:r w:rsidR="00EE2BF6" w:rsidRPr="00F607F1">
              <w:rPr>
                <w:rFonts w:asciiTheme="minorHAnsi" w:hAnsiTheme="minorHAnsi" w:cstheme="minorHAnsi"/>
                <w:sz w:val="12"/>
                <w:szCs w:val="12"/>
              </w:rPr>
              <w:t>{</w:t>
            </w:r>
            <w:r w:rsidR="009D2E49" w:rsidRPr="00F607F1">
              <w:rPr>
                <w:rFonts w:asciiTheme="minorHAnsi" w:hAnsiTheme="minorHAnsi" w:cstheme="minorHAnsi"/>
                <w:sz w:val="12"/>
                <w:szCs w:val="12"/>
              </w:rPr>
              <w:t>central gas furnace}</w:t>
            </w:r>
            <w:r w:rsidR="00EE2BF6" w:rsidRPr="00F607F1">
              <w:rPr>
                <w:rFonts w:asciiTheme="minorHAnsi" w:hAnsiTheme="minorHAnsi" w:cstheme="minorHAnsi"/>
                <w:sz w:val="12"/>
                <w:szCs w:val="12"/>
              </w:rPr>
              <w:t>]</w:t>
            </w:r>
          </w:p>
          <w:p w14:paraId="388F6291" w14:textId="77777777" w:rsidR="00E72BF5" w:rsidRPr="00F607F1" w:rsidRDefault="00E72BF5" w:rsidP="00E72BF5">
            <w:pPr>
              <w:keepNext/>
              <w:rPr>
                <w:rFonts w:asciiTheme="minorHAnsi" w:hAnsiTheme="minorHAnsi" w:cstheme="minorHAnsi"/>
                <w:sz w:val="12"/>
                <w:szCs w:val="12"/>
              </w:rPr>
            </w:pPr>
          </w:p>
          <w:p w14:paraId="56E6EC3D" w14:textId="6FC52812"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allow user to override the default uniqueness rule if necessary&gt;&gt;</w:t>
            </w:r>
          </w:p>
          <w:p w14:paraId="1CC5B842" w14:textId="77777777" w:rsidR="00E72BF5" w:rsidRPr="00F607F1" w:rsidRDefault="00E72BF5" w:rsidP="00A61B69">
            <w:pPr>
              <w:keepNext/>
              <w:rPr>
                <w:sz w:val="12"/>
                <w:szCs w:val="12"/>
              </w:rPr>
            </w:pPr>
          </w:p>
          <w:p w14:paraId="71442CA5" w14:textId="214E8217" w:rsidR="00A61B69" w:rsidRPr="00F607F1" w:rsidRDefault="00A61B69" w:rsidP="00A61B69">
            <w:pPr>
              <w:keepNext/>
              <w:rPr>
                <w:rFonts w:asciiTheme="minorHAnsi" w:hAnsiTheme="minorHAnsi"/>
                <w:sz w:val="12"/>
                <w:szCs w:val="12"/>
              </w:rPr>
            </w:pPr>
          </w:p>
        </w:tc>
        <w:tc>
          <w:tcPr>
            <w:tcW w:w="1440" w:type="dxa"/>
          </w:tcPr>
          <w:p w14:paraId="41DC0621" w14:textId="1BB6C862"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&lt;&lt;</w:t>
            </w:r>
            <w:r w:rsidRPr="00F607F1">
              <w:rPr>
                <w:rFonts w:asciiTheme="minorHAnsi" w:hAnsiTheme="minorHAnsi"/>
                <w:b/>
                <w:sz w:val="12"/>
                <w:szCs w:val="12"/>
              </w:rPr>
              <w:t>if</w:t>
            </w:r>
            <w:r w:rsidRPr="00F607F1">
              <w:rPr>
                <w:rFonts w:asciiTheme="minorHAnsi" w:hAnsiTheme="minorHAnsi"/>
                <w:sz w:val="12"/>
                <w:szCs w:val="12"/>
              </w:rPr>
              <w:t xml:space="preserve"> D06 &gt; 1, then value=no;</w:t>
            </w:r>
          </w:p>
          <w:p w14:paraId="30E40106" w14:textId="77777777" w:rsidR="00A61B69" w:rsidRPr="00F607F1" w:rsidRDefault="00A61B69" w:rsidP="00A61B69">
            <w:pPr>
              <w:keepNext/>
              <w:rPr>
                <w:rFonts w:asciiTheme="minorHAnsi" w:hAnsiTheme="minorHAnsi"/>
                <w:sz w:val="12"/>
                <w:szCs w:val="12"/>
              </w:rPr>
            </w:pPr>
          </w:p>
          <w:p w14:paraId="3607FF46" w14:textId="09C5825E"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w:t>
            </w:r>
          </w:p>
          <w:p w14:paraId="6BD8EDD4" w14:textId="77777777" w:rsidR="00A61B69" w:rsidRPr="00F607F1" w:rsidRDefault="00A61B69" w:rsidP="00A61B69">
            <w:pPr>
              <w:keepNext/>
              <w:rPr>
                <w:rFonts w:asciiTheme="minorHAnsi" w:hAnsiTheme="minorHAnsi"/>
                <w:sz w:val="12"/>
                <w:szCs w:val="12"/>
              </w:rPr>
            </w:pPr>
          </w:p>
          <w:p w14:paraId="7C28D034" w14:textId="77777777"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IAQ vent system type for this dwelling on the CF1R=one of the following three,</w:t>
            </w:r>
          </w:p>
          <w:p w14:paraId="44C85433"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*Balanced,</w:t>
            </w:r>
          </w:p>
          <w:p w14:paraId="5453055D"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*Balanced ERV</w:t>
            </w:r>
          </w:p>
          <w:p w14:paraId="18BAC9C4" w14:textId="77777777" w:rsidR="00F07118" w:rsidRPr="00F607F1" w:rsidRDefault="00A61B69" w:rsidP="00A61B69">
            <w:pPr>
              <w:keepNext/>
              <w:rPr>
                <w:rFonts w:asciiTheme="minorHAnsi" w:hAnsiTheme="minorHAnsi"/>
                <w:sz w:val="12"/>
                <w:szCs w:val="12"/>
              </w:rPr>
            </w:pPr>
            <w:r w:rsidRPr="00F607F1">
              <w:rPr>
                <w:rFonts w:asciiTheme="minorHAnsi" w:hAnsiTheme="minorHAnsi"/>
                <w:sz w:val="12"/>
                <w:szCs w:val="12"/>
              </w:rPr>
              <w:t xml:space="preserve">*Balanced HRV, </w:t>
            </w:r>
          </w:p>
          <w:p w14:paraId="10019CA7" w14:textId="24E5A369"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value=no,</w:t>
            </w:r>
          </w:p>
          <w:p w14:paraId="28E35A4F" w14:textId="2EB11AB4" w:rsidR="00A61B69" w:rsidRPr="00F607F1" w:rsidRDefault="00A61B69" w:rsidP="00A61B69">
            <w:pPr>
              <w:keepNext/>
              <w:rPr>
                <w:rFonts w:asciiTheme="minorHAnsi" w:hAnsiTheme="minorHAnsi"/>
                <w:sz w:val="12"/>
                <w:szCs w:val="12"/>
              </w:rPr>
            </w:pPr>
          </w:p>
          <w:p w14:paraId="57A2C771"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D06=N/A,</w:t>
            </w:r>
          </w:p>
          <w:p w14:paraId="1ACA1E15" w14:textId="77777777" w:rsidR="00E72BF5" w:rsidRPr="00F607F1" w:rsidRDefault="00E72BF5" w:rsidP="00E72BF5">
            <w:pPr>
              <w:keepNext/>
              <w:rPr>
                <w:rFonts w:asciiTheme="minorHAnsi" w:hAnsiTheme="minorHAnsi"/>
                <w:sz w:val="12"/>
                <w:szCs w:val="12"/>
              </w:rPr>
            </w:pPr>
            <w:r w:rsidRPr="00F607F1">
              <w:rPr>
                <w:rFonts w:asciiTheme="minorHAnsi" w:hAnsiTheme="minorHAnsi"/>
                <w:sz w:val="12"/>
                <w:szCs w:val="12"/>
              </w:rPr>
              <w:t>and D04=Packaged gas furnace,</w:t>
            </w:r>
          </w:p>
          <w:p w14:paraId="56F0D1E9"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user pick one from list:</w:t>
            </w:r>
          </w:p>
          <w:p w14:paraId="6FB1C004" w14:textId="77777777" w:rsidR="00E72BF5" w:rsidRPr="00F607F1" w:rsidRDefault="00E72BF5" w:rsidP="00E72BF5">
            <w:pPr>
              <w:keepNext/>
              <w:rPr>
                <w:rFonts w:asciiTheme="minorHAnsi" w:hAnsiTheme="minorHAnsi"/>
                <w:sz w:val="12"/>
                <w:szCs w:val="12"/>
              </w:rPr>
            </w:pPr>
            <w:r w:rsidRPr="00F607F1">
              <w:rPr>
                <w:rFonts w:asciiTheme="minorHAnsi" w:hAnsiTheme="minorHAnsi"/>
                <w:sz w:val="12"/>
                <w:szCs w:val="12"/>
              </w:rPr>
              <w:t>*Yes</w:t>
            </w:r>
          </w:p>
          <w:p w14:paraId="7C5F58AB" w14:textId="1BDCF20D" w:rsidR="00E72BF5" w:rsidRPr="00F607F1" w:rsidRDefault="00E72BF5" w:rsidP="00A61B69">
            <w:pPr>
              <w:keepNext/>
              <w:rPr>
                <w:rFonts w:asciiTheme="minorHAnsi" w:hAnsiTheme="minorHAnsi"/>
                <w:sz w:val="12"/>
                <w:szCs w:val="12"/>
              </w:rPr>
            </w:pPr>
            <w:r w:rsidRPr="00F607F1">
              <w:rPr>
                <w:rFonts w:asciiTheme="minorHAnsi" w:hAnsiTheme="minorHAnsi"/>
                <w:sz w:val="12"/>
                <w:szCs w:val="12"/>
              </w:rPr>
              <w:t>*No</w:t>
            </w:r>
          </w:p>
          <w:p w14:paraId="43DD9BE6" w14:textId="77777777" w:rsidR="00E72BF5" w:rsidRPr="00F607F1" w:rsidRDefault="00E72BF5" w:rsidP="00A61B69">
            <w:pPr>
              <w:keepNext/>
              <w:rPr>
                <w:rFonts w:asciiTheme="minorHAnsi" w:hAnsiTheme="minorHAnsi"/>
                <w:sz w:val="12"/>
                <w:szCs w:val="12"/>
              </w:rPr>
            </w:pPr>
          </w:p>
          <w:p w14:paraId="350C3F8C" w14:textId="77777777"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else</w:t>
            </w:r>
            <w:r w:rsidRPr="00F607F1">
              <w:rPr>
                <w:rFonts w:asciiTheme="minorHAnsi" w:hAnsiTheme="minorHAnsi"/>
                <w:sz w:val="12"/>
                <w:szCs w:val="12"/>
              </w:rPr>
              <w:t xml:space="preserve">,user pick one from list: </w:t>
            </w:r>
          </w:p>
          <w:p w14:paraId="31EEB633"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*Yes</w:t>
            </w:r>
          </w:p>
          <w:p w14:paraId="05E0918F" w14:textId="2DD0A24A"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*No&gt;&gt;</w:t>
            </w:r>
          </w:p>
        </w:tc>
        <w:tc>
          <w:tcPr>
            <w:tcW w:w="1620" w:type="dxa"/>
            <w:gridSpan w:val="2"/>
          </w:tcPr>
          <w:p w14:paraId="62A53C6F" w14:textId="77777777" w:rsidR="00A61B69" w:rsidRPr="00F607F1" w:rsidRDefault="00A61B69" w:rsidP="00A61B69">
            <w:pPr>
              <w:keepNext/>
              <w:rPr>
                <w:rFonts w:ascii="Calibri" w:hAnsi="Calibri"/>
                <w:sz w:val="12"/>
                <w:szCs w:val="12"/>
              </w:rPr>
            </w:pPr>
            <w:r w:rsidRPr="00F607F1">
              <w:rPr>
                <w:rFonts w:ascii="Calibri" w:hAnsi="Calibri"/>
                <w:sz w:val="12"/>
                <w:szCs w:val="12"/>
              </w:rPr>
              <w:t>&lt;&lt;</w:t>
            </w:r>
            <w:r w:rsidRPr="00F607F1">
              <w:rPr>
                <w:sz w:val="12"/>
                <w:szCs w:val="12"/>
              </w:rPr>
              <w:t xml:space="preserve"> </w:t>
            </w:r>
            <w:r w:rsidRPr="00F607F1">
              <w:rPr>
                <w:rFonts w:ascii="Calibri" w:hAnsi="Calibri"/>
                <w:sz w:val="12"/>
                <w:szCs w:val="12"/>
              </w:rPr>
              <w:t xml:space="preserve">if the distribution system type value in D07 =DuctsNone, </w:t>
            </w:r>
          </w:p>
          <w:p w14:paraId="780C5C2A" w14:textId="77777777" w:rsidR="00A61B69" w:rsidRPr="00F607F1" w:rsidRDefault="00A61B69" w:rsidP="00A61B69">
            <w:pPr>
              <w:keepNext/>
              <w:rPr>
                <w:rFonts w:ascii="Calibri" w:hAnsi="Calibri"/>
                <w:sz w:val="12"/>
                <w:szCs w:val="12"/>
              </w:rPr>
            </w:pPr>
            <w:r w:rsidRPr="00F607F1">
              <w:rPr>
                <w:rFonts w:ascii="Calibri" w:hAnsi="Calibri"/>
                <w:sz w:val="12"/>
                <w:szCs w:val="12"/>
              </w:rPr>
              <w:t>then value=Ductless;</w:t>
            </w:r>
          </w:p>
          <w:p w14:paraId="0D38C267" w14:textId="77777777" w:rsidR="00A61B69" w:rsidRPr="00F607F1" w:rsidRDefault="00A61B69" w:rsidP="00A61B69">
            <w:pPr>
              <w:keepNext/>
              <w:rPr>
                <w:rFonts w:ascii="Calibri" w:hAnsi="Calibri"/>
                <w:sz w:val="12"/>
                <w:szCs w:val="12"/>
              </w:rPr>
            </w:pPr>
            <w:r w:rsidRPr="00F607F1">
              <w:rPr>
                <w:rFonts w:ascii="Calibri" w:hAnsi="Calibri"/>
                <w:sz w:val="12"/>
                <w:szCs w:val="12"/>
              </w:rPr>
              <w:t>elseif, D07=one of the</w:t>
            </w:r>
          </w:p>
          <w:p w14:paraId="5586A8BB"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Ducted types:  *DuctsAttic, *DuctsCrawl, *DuctsGarage, *DuctsInEx12, *DuctsInAll, *DuctsOutdoor, *LowLlCod, </w:t>
            </w:r>
          </w:p>
          <w:p w14:paraId="2A03FA6E"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*Ducts located in multiple places, </w:t>
            </w:r>
          </w:p>
          <w:p w14:paraId="75AB2865" w14:textId="77777777" w:rsidR="00A61B69" w:rsidRPr="00F607F1" w:rsidRDefault="00A61B69" w:rsidP="00A61B69">
            <w:pPr>
              <w:keepNext/>
              <w:rPr>
                <w:rFonts w:ascii="Calibri" w:hAnsi="Calibri"/>
                <w:sz w:val="12"/>
                <w:szCs w:val="12"/>
              </w:rPr>
            </w:pPr>
            <w:r w:rsidRPr="00F607F1">
              <w:rPr>
                <w:rFonts w:ascii="Calibri" w:hAnsi="Calibri"/>
                <w:sz w:val="12"/>
                <w:szCs w:val="12"/>
              </w:rPr>
              <w:t>then user pick one of the following two values:</w:t>
            </w:r>
          </w:p>
          <w:p w14:paraId="4239B41C" w14:textId="77777777" w:rsidR="00A61B69" w:rsidRPr="00F607F1" w:rsidRDefault="00A61B69" w:rsidP="00A61B69">
            <w:pPr>
              <w:keepNext/>
              <w:rPr>
                <w:rFonts w:ascii="Calibri" w:hAnsi="Calibri"/>
                <w:sz w:val="12"/>
                <w:szCs w:val="12"/>
              </w:rPr>
            </w:pPr>
            <w:r w:rsidRPr="00F607F1">
              <w:rPr>
                <w:rFonts w:ascii="Calibri" w:hAnsi="Calibri"/>
                <w:sz w:val="12"/>
                <w:szCs w:val="12"/>
              </w:rPr>
              <w:t>*Ducted&gt;10ft length</w:t>
            </w:r>
          </w:p>
          <w:p w14:paraId="3ABF751B"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*Ducted </w:t>
            </w:r>
            <w:r w:rsidRPr="00F607F1">
              <w:rPr>
                <w:rFonts w:ascii="Calibri" w:hAnsi="Calibri" w:cs="Calibri"/>
                <w:sz w:val="12"/>
                <w:szCs w:val="12"/>
              </w:rPr>
              <w:t>≤</w:t>
            </w:r>
            <w:r w:rsidRPr="00F607F1">
              <w:rPr>
                <w:rFonts w:ascii="Calibri" w:hAnsi="Calibri"/>
                <w:sz w:val="12"/>
                <w:szCs w:val="12"/>
              </w:rPr>
              <w:t>10ft length</w:t>
            </w:r>
          </w:p>
          <w:p w14:paraId="5DFC6BF7" w14:textId="77777777" w:rsidR="00A61B69" w:rsidRPr="00F607F1" w:rsidRDefault="00A61B69" w:rsidP="00A61B69">
            <w:pPr>
              <w:keepNext/>
              <w:rPr>
                <w:rFonts w:ascii="Calibri" w:hAnsi="Calibri"/>
                <w:sz w:val="12"/>
                <w:szCs w:val="12"/>
              </w:rPr>
            </w:pPr>
          </w:p>
          <w:p w14:paraId="37C6D6CC" w14:textId="77777777" w:rsidR="00A61B69" w:rsidRPr="00F607F1" w:rsidRDefault="00A61B69" w:rsidP="00A61B69">
            <w:pPr>
              <w:keepNext/>
              <w:rPr>
                <w:rFonts w:ascii="Calibri" w:hAnsi="Calibri"/>
                <w:sz w:val="12"/>
                <w:szCs w:val="12"/>
              </w:rPr>
            </w:pPr>
            <w:r w:rsidRPr="00F607F1">
              <w:rPr>
                <w:rFonts w:ascii="Calibri" w:hAnsi="Calibri"/>
                <w:sz w:val="12"/>
                <w:szCs w:val="12"/>
              </w:rPr>
              <w:t>else, if D07=-</w:t>
            </w:r>
            <w:r w:rsidRPr="00F607F1" w:rsidDel="0050051F">
              <w:rPr>
                <w:rFonts w:ascii="Calibri" w:hAnsi="Calibri"/>
                <w:sz w:val="12"/>
                <w:szCs w:val="12"/>
              </w:rPr>
              <w:t xml:space="preserve"> </w:t>
            </w:r>
          </w:p>
          <w:p w14:paraId="622B1172" w14:textId="77777777" w:rsidR="00A61B69" w:rsidRPr="00F607F1" w:rsidRDefault="00A61B69" w:rsidP="00A61B69">
            <w:pPr>
              <w:keepNext/>
              <w:rPr>
                <w:rFonts w:ascii="Calibri" w:hAnsi="Calibri"/>
                <w:sz w:val="12"/>
                <w:szCs w:val="12"/>
              </w:rPr>
            </w:pPr>
            <w:r w:rsidRPr="00F607F1">
              <w:rPr>
                <w:rFonts w:ascii="Calibri" w:hAnsi="Calibri"/>
                <w:sz w:val="12"/>
                <w:szCs w:val="12"/>
              </w:rPr>
              <w:t>*Multiple split Indoor Units Mixed Ducted and Ductless,</w:t>
            </w:r>
          </w:p>
          <w:p w14:paraId="29492B3E" w14:textId="77777777" w:rsidR="00A61B69" w:rsidRPr="00F607F1" w:rsidRDefault="00A61B69" w:rsidP="00A61B69">
            <w:pPr>
              <w:keepNext/>
              <w:rPr>
                <w:rFonts w:ascii="Calibri" w:hAnsi="Calibri"/>
                <w:sz w:val="12"/>
                <w:szCs w:val="12"/>
              </w:rPr>
            </w:pPr>
            <w:r w:rsidRPr="00F607F1">
              <w:rPr>
                <w:rFonts w:ascii="Calibri" w:hAnsi="Calibri"/>
                <w:sz w:val="12"/>
                <w:szCs w:val="12"/>
              </w:rPr>
              <w:t>then user pick one of the following three values:</w:t>
            </w:r>
          </w:p>
          <w:p w14:paraId="770CA16B" w14:textId="77777777" w:rsidR="00A61B69" w:rsidRPr="00F607F1" w:rsidRDefault="00A61B69" w:rsidP="00A61B69">
            <w:pPr>
              <w:keepNext/>
              <w:rPr>
                <w:rFonts w:ascii="Calibri" w:hAnsi="Calibri"/>
                <w:sz w:val="12"/>
                <w:szCs w:val="12"/>
              </w:rPr>
            </w:pPr>
            <w:r w:rsidRPr="00F607F1">
              <w:rPr>
                <w:rFonts w:ascii="Calibri" w:hAnsi="Calibri"/>
                <w:sz w:val="12"/>
                <w:szCs w:val="12"/>
              </w:rPr>
              <w:t>*Ductless</w:t>
            </w:r>
          </w:p>
          <w:p w14:paraId="3A99730B" w14:textId="77777777" w:rsidR="00A61B69" w:rsidRPr="00F607F1" w:rsidRDefault="00A61B69" w:rsidP="00A61B69">
            <w:pPr>
              <w:keepNext/>
              <w:rPr>
                <w:rFonts w:ascii="Calibri" w:hAnsi="Calibri"/>
                <w:sz w:val="12"/>
                <w:szCs w:val="12"/>
              </w:rPr>
            </w:pPr>
            <w:r w:rsidRPr="00F607F1">
              <w:rPr>
                <w:rFonts w:ascii="Calibri" w:hAnsi="Calibri"/>
                <w:sz w:val="12"/>
                <w:szCs w:val="12"/>
              </w:rPr>
              <w:t>*Ducted &gt;10ft length</w:t>
            </w:r>
          </w:p>
          <w:p w14:paraId="6FC4DC04" w14:textId="2BDF3980" w:rsidR="00A61B69" w:rsidRPr="00F607F1" w:rsidRDefault="00A61B69" w:rsidP="00A61B69">
            <w:pPr>
              <w:keepNext/>
              <w:rPr>
                <w:rFonts w:asciiTheme="minorHAnsi" w:hAnsiTheme="minorHAnsi"/>
                <w:sz w:val="12"/>
                <w:szCs w:val="12"/>
              </w:rPr>
            </w:pPr>
            <w:r w:rsidRPr="00F607F1">
              <w:rPr>
                <w:rFonts w:ascii="Calibri" w:hAnsi="Calibri"/>
                <w:sz w:val="12"/>
                <w:szCs w:val="12"/>
              </w:rPr>
              <w:t>*Ducted ≤10ft length&gt;&gt;</w:t>
            </w:r>
          </w:p>
        </w:tc>
        <w:tc>
          <w:tcPr>
            <w:tcW w:w="1170" w:type="dxa"/>
          </w:tcPr>
          <w:p w14:paraId="7F011542" w14:textId="46C0DC01"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&lt;&lt;if SC system is not shown in section C, then user pick one from list: *AFUE;</w:t>
            </w:r>
          </w:p>
          <w:p w14:paraId="67998015"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*COP;</w:t>
            </w:r>
          </w:p>
          <w:p w14:paraId="4962C3D0" w14:textId="77777777" w:rsidR="0069647A" w:rsidRPr="00F607F1" w:rsidRDefault="00A61B69" w:rsidP="00A61B69">
            <w:pPr>
              <w:keepNext/>
              <w:rPr>
                <w:rFonts w:asciiTheme="minorHAnsi" w:hAnsiTheme="minorHAnsi"/>
                <w:sz w:val="12"/>
                <w:szCs w:val="12"/>
              </w:rPr>
            </w:pPr>
            <w:r w:rsidRPr="00F607F1">
              <w:rPr>
                <w:rFonts w:asciiTheme="minorHAnsi" w:hAnsiTheme="minorHAnsi"/>
                <w:sz w:val="12"/>
                <w:szCs w:val="12"/>
              </w:rPr>
              <w:t>*HSPF</w:t>
            </w:r>
            <w:r w:rsidR="0069647A" w:rsidRPr="00F607F1">
              <w:rPr>
                <w:rFonts w:asciiTheme="minorHAnsi" w:hAnsiTheme="minorHAnsi"/>
                <w:sz w:val="12"/>
                <w:szCs w:val="12"/>
              </w:rPr>
              <w:t>;</w:t>
            </w:r>
          </w:p>
          <w:p w14:paraId="7D51D34B" w14:textId="7926F456" w:rsidR="00A61B69" w:rsidRPr="00F607F1" w:rsidRDefault="0069647A" w:rsidP="00A61B69">
            <w:pPr>
              <w:keepNext/>
              <w:rPr>
                <w:rFonts w:asciiTheme="minorHAnsi" w:hAnsiTheme="minorHAnsi"/>
                <w:sz w:val="12"/>
                <w:szCs w:val="12"/>
              </w:rPr>
            </w:pPr>
            <w:r w:rsidRPr="00F607F1">
              <w:rPr>
                <w:rFonts w:asciiTheme="minorHAnsi" w:hAnsiTheme="minorHAnsi"/>
                <w:sz w:val="12"/>
                <w:szCs w:val="12"/>
              </w:rPr>
              <w:t>*HSPF2</w:t>
            </w:r>
            <w:r w:rsidR="00A61B69" w:rsidRPr="00F607F1">
              <w:rPr>
                <w:rFonts w:asciiTheme="minorHAnsi" w:hAnsiTheme="minorHAnsi"/>
                <w:sz w:val="12"/>
                <w:szCs w:val="12"/>
              </w:rPr>
              <w:t xml:space="preserve"> or</w:t>
            </w:r>
          </w:p>
          <w:p w14:paraId="0C1C38E1" w14:textId="7DC42D1D"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*NA</w:t>
            </w:r>
          </w:p>
          <w:p w14:paraId="49A3531B" w14:textId="77777777" w:rsidR="00A61B69" w:rsidRPr="00F607F1" w:rsidRDefault="00A61B69" w:rsidP="00A61B69">
            <w:pPr>
              <w:keepNext/>
              <w:rPr>
                <w:rFonts w:asciiTheme="minorHAnsi" w:hAnsiTheme="minorHAnsi"/>
                <w:sz w:val="12"/>
                <w:szCs w:val="12"/>
              </w:rPr>
            </w:pPr>
          </w:p>
          <w:p w14:paraId="1F9B984F" w14:textId="479F21E6"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else as default reference the value from C02;</w:t>
            </w:r>
            <w:r w:rsidRPr="00F607F1" w:rsidDel="00DF27FC">
              <w:rPr>
                <w:rFonts w:asciiTheme="minorHAnsi" w:hAnsiTheme="minorHAnsi"/>
                <w:sz w:val="12"/>
                <w:szCs w:val="12"/>
              </w:rPr>
              <w:t xml:space="preserve"> </w:t>
            </w:r>
            <w:r w:rsidRPr="00F607F1">
              <w:rPr>
                <w:rFonts w:asciiTheme="minorHAnsi" w:hAnsiTheme="minorHAnsi"/>
                <w:sz w:val="12"/>
                <w:szCs w:val="12"/>
              </w:rPr>
              <w:t xml:space="preserve"> </w:t>
            </w:r>
            <w:r w:rsidRPr="00F607F1">
              <w:rPr>
                <w:rFonts w:ascii="Calibri" w:hAnsi="Calibri"/>
                <w:sz w:val="12"/>
                <w:szCs w:val="12"/>
              </w:rPr>
              <w:t xml:space="preserve">allow user to override default and pick from list </w:t>
            </w:r>
            <w:r w:rsidRPr="00F607F1">
              <w:rPr>
                <w:rFonts w:asciiTheme="minorHAnsi" w:hAnsiTheme="minorHAnsi"/>
                <w:sz w:val="12"/>
                <w:szCs w:val="12"/>
              </w:rPr>
              <w:t xml:space="preserve"> </w:t>
            </w:r>
          </w:p>
          <w:p w14:paraId="1F9B9850" w14:textId="22490411"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*AFUE;</w:t>
            </w:r>
          </w:p>
          <w:p w14:paraId="1F9B9851" w14:textId="662DCE06"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*COP;</w:t>
            </w:r>
          </w:p>
          <w:p w14:paraId="25445D4C" w14:textId="77777777" w:rsidR="00D4494D" w:rsidRPr="00F607F1" w:rsidRDefault="00A61B69" w:rsidP="00A61B69">
            <w:pPr>
              <w:keepNext/>
              <w:rPr>
                <w:rFonts w:asciiTheme="minorHAnsi" w:hAnsiTheme="minorHAnsi"/>
                <w:sz w:val="12"/>
                <w:szCs w:val="12"/>
              </w:rPr>
            </w:pPr>
            <w:r w:rsidRPr="00F607F1">
              <w:rPr>
                <w:rFonts w:asciiTheme="minorHAnsi" w:hAnsiTheme="minorHAnsi"/>
                <w:sz w:val="12"/>
                <w:szCs w:val="12"/>
              </w:rPr>
              <w:t>*HSPF;</w:t>
            </w:r>
          </w:p>
          <w:p w14:paraId="6A03BF86" w14:textId="2987AA2A" w:rsidR="00A61B69" w:rsidRPr="00F607F1" w:rsidRDefault="00D4494D" w:rsidP="00A61B69">
            <w:pPr>
              <w:keepNext/>
              <w:rPr>
                <w:rFonts w:asciiTheme="minorHAnsi" w:hAnsiTheme="minorHAnsi"/>
                <w:sz w:val="12"/>
                <w:szCs w:val="12"/>
              </w:rPr>
            </w:pPr>
            <w:r w:rsidRPr="00F607F1">
              <w:rPr>
                <w:rFonts w:asciiTheme="minorHAnsi" w:hAnsiTheme="minorHAnsi"/>
                <w:sz w:val="12"/>
                <w:szCs w:val="12"/>
              </w:rPr>
              <w:t>*HSPF2</w:t>
            </w:r>
            <w:r w:rsidR="00AC636A" w:rsidRPr="00F607F1">
              <w:rPr>
                <w:rFonts w:asciiTheme="minorHAnsi" w:hAnsiTheme="minorHAnsi"/>
                <w:sz w:val="12"/>
                <w:szCs w:val="12"/>
              </w:rPr>
              <w:t>;</w:t>
            </w:r>
            <w:r w:rsidR="00A61B69" w:rsidRPr="00F607F1">
              <w:rPr>
                <w:rFonts w:asciiTheme="minorHAnsi" w:hAnsiTheme="minorHAnsi"/>
                <w:sz w:val="12"/>
                <w:szCs w:val="12"/>
              </w:rPr>
              <w:t xml:space="preserve"> or</w:t>
            </w:r>
          </w:p>
          <w:p w14:paraId="5C959F05" w14:textId="3EE29119"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*NA</w:t>
            </w:r>
          </w:p>
          <w:p w14:paraId="2C8A5C9F" w14:textId="2CD7599D" w:rsidR="00A61B69" w:rsidRPr="00F607F1" w:rsidRDefault="00A61B69" w:rsidP="00A61B69">
            <w:pPr>
              <w:keepNext/>
              <w:rPr>
                <w:rFonts w:ascii="Calibri" w:hAnsi="Calibri"/>
                <w:sz w:val="12"/>
                <w:szCs w:val="12"/>
              </w:rPr>
            </w:pPr>
            <w:r w:rsidRPr="00F607F1">
              <w:rPr>
                <w:rFonts w:ascii="Calibri" w:hAnsi="Calibri"/>
                <w:sz w:val="12"/>
                <w:szCs w:val="12"/>
              </w:rPr>
              <w:t>flag non-default values and report in project status notes field; a revised CF1R may be required &gt;</w:t>
            </w:r>
            <w:r w:rsidRPr="00F607F1">
              <w:rPr>
                <w:sz w:val="12"/>
                <w:szCs w:val="12"/>
              </w:rPr>
              <w:t xml:space="preserve"> </w:t>
            </w:r>
          </w:p>
          <w:p w14:paraId="1F9B9853" w14:textId="6594C58B" w:rsidR="00A61B69" w:rsidRPr="00F607F1" w:rsidRDefault="00A61B69" w:rsidP="00A61B69">
            <w:pPr>
              <w:keepNext/>
              <w:rPr>
                <w:rFonts w:ascii="Calibri" w:hAnsi="Calibri"/>
                <w:sz w:val="12"/>
                <w:szCs w:val="12"/>
              </w:rPr>
            </w:pPr>
            <w:r w:rsidRPr="00F607F1">
              <w:rPr>
                <w:rFonts w:ascii="Calibri" w:hAnsi="Calibri"/>
                <w:sz w:val="12"/>
                <w:szCs w:val="12"/>
              </w:rPr>
              <w:t>&gt;</w:t>
            </w:r>
          </w:p>
        </w:tc>
        <w:tc>
          <w:tcPr>
            <w:tcW w:w="1260" w:type="dxa"/>
            <w:gridSpan w:val="2"/>
          </w:tcPr>
          <w:p w14:paraId="4A976CB1" w14:textId="7F0971C2" w:rsidR="00A61B69" w:rsidRPr="00F607F1" w:rsidRDefault="00A61B69" w:rsidP="00A61B69">
            <w:pPr>
              <w:keepNext/>
              <w:rPr>
                <w:rFonts w:ascii="Calibri" w:hAnsi="Calibri"/>
                <w:sz w:val="12"/>
                <w:szCs w:val="12"/>
              </w:rPr>
            </w:pPr>
            <w:r w:rsidRPr="00F607F1">
              <w:rPr>
                <w:rFonts w:ascii="Calibri" w:hAnsi="Calibri"/>
                <w:sz w:val="12"/>
                <w:szCs w:val="12"/>
              </w:rPr>
              <w:t xml:space="preserve">&lt;&lt;If C03 = NA, then value = NA; else user input, numeric, 100.0 ≥ xx.x ≥ 0.0; </w:t>
            </w:r>
          </w:p>
          <w:p w14:paraId="42C3C5C8" w14:textId="205C32D3" w:rsidR="00A61B69" w:rsidRPr="00F607F1" w:rsidRDefault="00A61B69" w:rsidP="00A61B69">
            <w:pPr>
              <w:keepNext/>
              <w:rPr>
                <w:rFonts w:ascii="Calibri" w:hAnsi="Calibri"/>
                <w:sz w:val="12"/>
                <w:szCs w:val="12"/>
              </w:rPr>
            </w:pPr>
          </w:p>
          <w:p w14:paraId="13DFAE52" w14:textId="6CFDF28D" w:rsidR="00A61B69" w:rsidRPr="00F607F1" w:rsidRDefault="00A61B69" w:rsidP="00A61B69">
            <w:pPr>
              <w:keepNext/>
              <w:rPr>
                <w:rFonts w:asciiTheme="minorHAnsi" w:hAnsiTheme="minorHAnsi"/>
                <w:sz w:val="12"/>
                <w:szCs w:val="12"/>
              </w:rPr>
            </w:pPr>
            <w:r w:rsidRPr="00F607F1">
              <w:rPr>
                <w:rFonts w:ascii="Calibri" w:hAnsi="Calibri"/>
                <w:sz w:val="12"/>
                <w:szCs w:val="12"/>
              </w:rPr>
              <w:t xml:space="preserve">if the SC System is shown in Section C, then, check value entered by user in this field </w:t>
            </w:r>
            <w:r w:rsidR="00222249" w:rsidRPr="00F607F1">
              <w:rPr>
                <w:rFonts w:ascii="Calibri" w:hAnsi="Calibri"/>
                <w:sz w:val="12"/>
                <w:szCs w:val="12"/>
              </w:rPr>
              <w:t>F07</w:t>
            </w:r>
            <w:r w:rsidRPr="00F607F1">
              <w:rPr>
                <w:rFonts w:ascii="Calibri" w:hAnsi="Calibri"/>
                <w:sz w:val="12"/>
                <w:szCs w:val="12"/>
              </w:rPr>
              <w:t xml:space="preserve">must be ≥ value shown in C03 to comply,  else </w:t>
            </w:r>
            <w:r w:rsidRPr="00F607F1">
              <w:rPr>
                <w:rFonts w:asciiTheme="minorHAnsi" w:hAnsiTheme="minorHAnsi"/>
                <w:sz w:val="12"/>
                <w:szCs w:val="12"/>
              </w:rPr>
              <w:t>flag as non-compliant value and do not allow registration to proceed</w:t>
            </w:r>
          </w:p>
          <w:p w14:paraId="3BB9E7C0" w14:textId="50A14A56" w:rsidR="00A61B69" w:rsidRPr="00F607F1" w:rsidRDefault="00A61B69" w:rsidP="00A61B69">
            <w:pPr>
              <w:keepNext/>
              <w:rPr>
                <w:rFonts w:asciiTheme="minorHAnsi" w:hAnsiTheme="minorHAnsi"/>
                <w:sz w:val="12"/>
                <w:szCs w:val="12"/>
              </w:rPr>
            </w:pPr>
          </w:p>
          <w:p w14:paraId="3B184232" w14:textId="154776C0" w:rsidR="00A61B69" w:rsidRPr="00F607F1" w:rsidRDefault="00A61B69" w:rsidP="00A61B69">
            <w:pPr>
              <w:keepNext/>
              <w:rPr>
                <w:rFonts w:ascii="Calibri" w:hAnsi="Calibri"/>
                <w:sz w:val="12"/>
                <w:szCs w:val="12"/>
              </w:rPr>
            </w:pPr>
            <w:r w:rsidRPr="00F607F1">
              <w:rPr>
                <w:rFonts w:asciiTheme="minorHAnsi" w:hAnsiTheme="minorHAnsi"/>
                <w:sz w:val="12"/>
                <w:szCs w:val="12"/>
              </w:rPr>
              <w:t>elseif the SC System is NOT shown in Section C, then, end</w:t>
            </w:r>
            <w:r w:rsidRPr="00F607F1">
              <w:rPr>
                <w:rFonts w:ascii="Calibri" w:hAnsi="Calibri"/>
                <w:sz w:val="12"/>
                <w:szCs w:val="12"/>
              </w:rPr>
              <w:t>&gt;&gt;</w:t>
            </w:r>
          </w:p>
          <w:p w14:paraId="1F9B9854" w14:textId="43C36C23" w:rsidR="00A61B69" w:rsidRPr="00F607F1" w:rsidRDefault="00A61B69" w:rsidP="00A61B69">
            <w:pPr>
              <w:keepNext/>
              <w:rPr>
                <w:rFonts w:asciiTheme="minorHAnsi" w:hAnsiTheme="minorHAnsi"/>
                <w:sz w:val="12"/>
                <w:szCs w:val="12"/>
              </w:rPr>
            </w:pPr>
          </w:p>
        </w:tc>
        <w:tc>
          <w:tcPr>
            <w:tcW w:w="1440" w:type="dxa"/>
          </w:tcPr>
          <w:p w14:paraId="1F9B9855"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1440" w:type="dxa"/>
            <w:gridSpan w:val="2"/>
          </w:tcPr>
          <w:p w14:paraId="1F9B9856"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1350" w:type="dxa"/>
          </w:tcPr>
          <w:p w14:paraId="1F9B9857"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895" w:type="dxa"/>
          </w:tcPr>
          <w:p w14:paraId="1F9B9858" w14:textId="4F2D4AF1" w:rsidR="00A61B69" w:rsidRPr="00F607F1" w:rsidRDefault="00A61B69" w:rsidP="00A61B69">
            <w:pPr>
              <w:keepNext/>
              <w:rPr>
                <w:rFonts w:ascii="Calibri" w:hAnsi="Calibri"/>
                <w:sz w:val="12"/>
                <w:szCs w:val="12"/>
              </w:rPr>
            </w:pPr>
            <w:r w:rsidRPr="00F607F1">
              <w:rPr>
                <w:rFonts w:ascii="Calibri" w:hAnsi="Calibri"/>
                <w:sz w:val="12"/>
                <w:szCs w:val="12"/>
              </w:rPr>
              <w:t>&lt;&lt;user input, numeric, xxxxxx&gt;&gt;</w:t>
            </w:r>
          </w:p>
        </w:tc>
      </w:tr>
      <w:tr w:rsidR="00A61B69" w:rsidRPr="00F607F1" w14:paraId="1F9B986B" w14:textId="77777777" w:rsidTr="00E72BF5">
        <w:trPr>
          <w:cantSplit/>
          <w:trHeight w:val="288"/>
        </w:trPr>
        <w:tc>
          <w:tcPr>
            <w:tcW w:w="985" w:type="dxa"/>
          </w:tcPr>
          <w:p w14:paraId="1F9B9863" w14:textId="77777777" w:rsidR="00A61B69" w:rsidRPr="00F607F1" w:rsidRDefault="00A61B69" w:rsidP="00A61B69">
            <w:pPr>
              <w:keepNext/>
              <w:rPr>
                <w:rFonts w:ascii="Calibri" w:hAnsi="Calibri"/>
                <w:sz w:val="18"/>
                <w:szCs w:val="18"/>
              </w:rPr>
            </w:pPr>
          </w:p>
        </w:tc>
        <w:tc>
          <w:tcPr>
            <w:tcW w:w="990" w:type="dxa"/>
          </w:tcPr>
          <w:p w14:paraId="1F9B9864" w14:textId="77777777" w:rsidR="00A61B69" w:rsidRPr="00F607F1" w:rsidRDefault="00A61B69" w:rsidP="00A61B69">
            <w:pPr>
              <w:keepNext/>
              <w:rPr>
                <w:rFonts w:ascii="Calibri" w:hAnsi="Calibri"/>
                <w:sz w:val="18"/>
                <w:szCs w:val="18"/>
              </w:rPr>
            </w:pPr>
          </w:p>
        </w:tc>
        <w:tc>
          <w:tcPr>
            <w:tcW w:w="1800" w:type="dxa"/>
            <w:gridSpan w:val="2"/>
          </w:tcPr>
          <w:p w14:paraId="7D77871F" w14:textId="77777777" w:rsidR="00A61B69" w:rsidRPr="00F607F1" w:rsidRDefault="00A61B69" w:rsidP="00A61B69">
            <w:pPr>
              <w:keepNext/>
              <w:rPr>
                <w:rFonts w:ascii="Calibri" w:hAnsi="Calibri"/>
                <w:sz w:val="18"/>
                <w:szCs w:val="18"/>
              </w:rPr>
            </w:pPr>
          </w:p>
        </w:tc>
        <w:tc>
          <w:tcPr>
            <w:tcW w:w="1440" w:type="dxa"/>
          </w:tcPr>
          <w:p w14:paraId="515151C6" w14:textId="0B98BC2B" w:rsidR="00A61B69" w:rsidRPr="00F607F1" w:rsidRDefault="00A61B69" w:rsidP="00A61B69">
            <w:pPr>
              <w:keepNext/>
              <w:rPr>
                <w:rFonts w:ascii="Calibri" w:hAnsi="Calibri"/>
                <w:sz w:val="18"/>
                <w:szCs w:val="18"/>
              </w:rPr>
            </w:pPr>
          </w:p>
        </w:tc>
        <w:tc>
          <w:tcPr>
            <w:tcW w:w="1620" w:type="dxa"/>
            <w:gridSpan w:val="2"/>
          </w:tcPr>
          <w:p w14:paraId="2D370D78" w14:textId="77777777" w:rsidR="00A61B69" w:rsidRPr="00F607F1" w:rsidRDefault="00A61B69" w:rsidP="00A61B69">
            <w:pPr>
              <w:keepNext/>
              <w:rPr>
                <w:rFonts w:ascii="Calibri" w:hAnsi="Calibri"/>
                <w:sz w:val="18"/>
                <w:szCs w:val="18"/>
              </w:rPr>
            </w:pPr>
          </w:p>
        </w:tc>
        <w:tc>
          <w:tcPr>
            <w:tcW w:w="1170" w:type="dxa"/>
          </w:tcPr>
          <w:p w14:paraId="1F9B9865" w14:textId="6E39747F" w:rsidR="00A61B69" w:rsidRPr="00F607F1" w:rsidRDefault="00A61B69" w:rsidP="00A61B69">
            <w:pPr>
              <w:keepNext/>
              <w:rPr>
                <w:rFonts w:ascii="Calibri" w:hAnsi="Calibri"/>
                <w:sz w:val="18"/>
                <w:szCs w:val="18"/>
              </w:rPr>
            </w:pPr>
          </w:p>
        </w:tc>
        <w:tc>
          <w:tcPr>
            <w:tcW w:w="1260" w:type="dxa"/>
            <w:gridSpan w:val="2"/>
          </w:tcPr>
          <w:p w14:paraId="1F9B9866" w14:textId="77777777" w:rsidR="00A61B69" w:rsidRPr="00F607F1" w:rsidRDefault="00A61B69" w:rsidP="00A61B69">
            <w:pPr>
              <w:keepNext/>
              <w:rPr>
                <w:rFonts w:ascii="Calibri" w:hAnsi="Calibri"/>
                <w:sz w:val="18"/>
                <w:szCs w:val="18"/>
              </w:rPr>
            </w:pPr>
          </w:p>
        </w:tc>
        <w:tc>
          <w:tcPr>
            <w:tcW w:w="1440" w:type="dxa"/>
          </w:tcPr>
          <w:p w14:paraId="1F9B9867" w14:textId="77777777" w:rsidR="00A61B69" w:rsidRPr="00F607F1" w:rsidRDefault="00A61B69" w:rsidP="00A61B69">
            <w:pPr>
              <w:keepNext/>
              <w:rPr>
                <w:rFonts w:ascii="Calibri" w:hAnsi="Calibri"/>
                <w:sz w:val="18"/>
                <w:szCs w:val="18"/>
              </w:rPr>
            </w:pPr>
          </w:p>
        </w:tc>
        <w:tc>
          <w:tcPr>
            <w:tcW w:w="1440" w:type="dxa"/>
            <w:gridSpan w:val="2"/>
          </w:tcPr>
          <w:p w14:paraId="1F9B9868" w14:textId="77777777" w:rsidR="00A61B69" w:rsidRPr="00F607F1" w:rsidRDefault="00A61B69" w:rsidP="00A61B69">
            <w:pPr>
              <w:keepNext/>
              <w:rPr>
                <w:rFonts w:ascii="Calibri" w:hAnsi="Calibri"/>
                <w:sz w:val="18"/>
                <w:szCs w:val="18"/>
              </w:rPr>
            </w:pPr>
          </w:p>
        </w:tc>
        <w:tc>
          <w:tcPr>
            <w:tcW w:w="1350" w:type="dxa"/>
          </w:tcPr>
          <w:p w14:paraId="1F9B9869" w14:textId="77777777" w:rsidR="00A61B69" w:rsidRPr="00F607F1" w:rsidRDefault="00A61B69" w:rsidP="00A61B69">
            <w:pPr>
              <w:keepNext/>
              <w:rPr>
                <w:rFonts w:ascii="Calibri" w:hAnsi="Calibri"/>
                <w:sz w:val="18"/>
                <w:szCs w:val="18"/>
              </w:rPr>
            </w:pPr>
          </w:p>
        </w:tc>
        <w:tc>
          <w:tcPr>
            <w:tcW w:w="895" w:type="dxa"/>
          </w:tcPr>
          <w:p w14:paraId="1F9B986A" w14:textId="77777777" w:rsidR="00A61B69" w:rsidRPr="00F607F1" w:rsidRDefault="00A61B69" w:rsidP="00A61B69">
            <w:pPr>
              <w:keepNext/>
              <w:rPr>
                <w:rFonts w:ascii="Calibri" w:hAnsi="Calibri"/>
                <w:sz w:val="18"/>
                <w:szCs w:val="18"/>
              </w:rPr>
            </w:pPr>
          </w:p>
        </w:tc>
      </w:tr>
      <w:tr w:rsidR="00A61B69" w:rsidRPr="00F607F1" w14:paraId="1F9B986D" w14:textId="77777777" w:rsidTr="00A61B69">
        <w:trPr>
          <w:cantSplit/>
        </w:trPr>
        <w:tc>
          <w:tcPr>
            <w:tcW w:w="14390" w:type="dxa"/>
            <w:gridSpan w:val="15"/>
          </w:tcPr>
          <w:p w14:paraId="1F9B986C" w14:textId="340C8CA3" w:rsidR="00A61B69" w:rsidRPr="00F607F1" w:rsidRDefault="00A61B69" w:rsidP="00A61B69">
            <w:pPr>
              <w:keepNext/>
              <w:rPr>
                <w:rFonts w:ascii="Calibri" w:hAnsi="Calibri"/>
                <w:sz w:val="18"/>
                <w:szCs w:val="18"/>
              </w:rPr>
            </w:pPr>
            <w:r w:rsidRPr="00F607F1">
              <w:rPr>
                <w:rFonts w:ascii="Calibri" w:hAnsi="Calibri"/>
                <w:sz w:val="18"/>
                <w:szCs w:val="18"/>
              </w:rPr>
              <w:t>Notes:</w:t>
            </w:r>
          </w:p>
        </w:tc>
      </w:tr>
    </w:tbl>
    <w:p w14:paraId="371EF23C" w14:textId="0F22570B" w:rsidR="000B3E8E" w:rsidRDefault="000B3E8E"/>
    <w:p w14:paraId="337203D5" w14:textId="77777777" w:rsidR="000B3E8E" w:rsidRDefault="000B3E8E">
      <w:r>
        <w:br w:type="page"/>
      </w:r>
    </w:p>
    <w:p w14:paraId="59EA5DEE" w14:textId="77777777" w:rsidR="003E6157" w:rsidRPr="00F607F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F607F1" w14:paraId="1F9B987A" w14:textId="3C2F9A3F" w:rsidTr="000B3E8E">
        <w:tc>
          <w:tcPr>
            <w:tcW w:w="14390" w:type="dxa"/>
            <w:gridSpan w:val="14"/>
            <w:tcBorders>
              <w:bottom w:val="nil"/>
            </w:tcBorders>
          </w:tcPr>
          <w:p w14:paraId="785A4C20" w14:textId="77777777" w:rsidR="006E5B91" w:rsidRPr="00F607F1" w:rsidRDefault="006E5B91" w:rsidP="000B3E8E">
            <w:pPr>
              <w:keepNext/>
              <w:rPr>
                <w:rFonts w:ascii="Calibri" w:hAnsi="Calibri"/>
                <w:b/>
                <w:sz w:val="18"/>
                <w:szCs w:val="18"/>
              </w:rPr>
            </w:pPr>
            <w:r w:rsidRPr="00F607F1">
              <w:rPr>
                <w:rFonts w:ascii="Calibri" w:hAnsi="Calibri"/>
                <w:b/>
                <w:sz w:val="18"/>
                <w:szCs w:val="18"/>
              </w:rPr>
              <w:t>G. Installed Cooling System Outdoor Condensing Unit or Package Unit Equipment Information (not heat pumps)</w:t>
            </w:r>
          </w:p>
          <w:p w14:paraId="3B277025" w14:textId="0B1B8A7A" w:rsidR="006E5B91" w:rsidRPr="00F607F1" w:rsidRDefault="006E5B91" w:rsidP="000B3E8E">
            <w:pPr>
              <w:rPr>
                <w:rFonts w:ascii="Calibri" w:hAnsi="Calibri"/>
                <w:sz w:val="18"/>
                <w:szCs w:val="18"/>
              </w:rPr>
            </w:pPr>
            <w:r w:rsidRPr="00F607F1">
              <w:rPr>
                <w:rFonts w:ascii="Calibri" w:hAnsi="Calibri"/>
                <w:sz w:val="18"/>
                <w:szCs w:val="18"/>
              </w:rPr>
              <w:t xml:space="preserve">&lt;&lt; </w:t>
            </w:r>
            <w:r w:rsidRPr="00F607F1">
              <w:rPr>
                <w:rFonts w:ascii="Calibri" w:hAnsi="Calibri"/>
                <w:b/>
                <w:sz w:val="18"/>
                <w:szCs w:val="18"/>
              </w:rPr>
              <w:t>if</w:t>
            </w:r>
            <w:r w:rsidRPr="00F607F1">
              <w:rPr>
                <w:rFonts w:ascii="Calibri" w:hAnsi="Calibri"/>
                <w:sz w:val="18"/>
                <w:szCs w:val="18"/>
              </w:rPr>
              <w:t xml:space="preserve"> all of the SC Systems listed in Section D have a value in D05= No Cooling, </w:t>
            </w:r>
            <w:r w:rsidR="007E6A74" w:rsidRPr="00F607F1">
              <w:rPr>
                <w:rFonts w:ascii="Calibri" w:hAnsi="Calibri"/>
                <w:b/>
                <w:sz w:val="18"/>
                <w:szCs w:val="18"/>
              </w:rPr>
              <w:t>and</w:t>
            </w:r>
            <w:r w:rsidRPr="00F607F1">
              <w:rPr>
                <w:rFonts w:ascii="Calibri" w:hAnsi="Calibri"/>
                <w:sz w:val="18"/>
                <w:szCs w:val="18"/>
              </w:rPr>
              <w:t xml:space="preserve"> </w:t>
            </w:r>
            <w:r w:rsidRPr="00F607F1">
              <w:rPr>
                <w:rFonts w:ascii="Calibri" w:hAnsi="Calibri"/>
                <w:b/>
                <w:sz w:val="18"/>
                <w:szCs w:val="18"/>
              </w:rPr>
              <w:t>if</w:t>
            </w:r>
            <w:r w:rsidRPr="00F607F1">
              <w:rPr>
                <w:rFonts w:ascii="Calibri" w:hAnsi="Calibri"/>
                <w:sz w:val="18"/>
                <w:szCs w:val="18"/>
              </w:rPr>
              <w:t xml:space="preserve"> Section E applies but all of the SC Systems listed in Section E have a value in E11=no cooling component altered, </w:t>
            </w:r>
            <w:r w:rsidRPr="00F607F1">
              <w:rPr>
                <w:rFonts w:ascii="Calibri" w:hAnsi="Calibri"/>
                <w:b/>
                <w:sz w:val="18"/>
                <w:szCs w:val="18"/>
              </w:rPr>
              <w:t>then</w:t>
            </w:r>
            <w:r w:rsidRPr="00F607F1">
              <w:rPr>
                <w:rFonts w:ascii="Calibri" w:hAnsi="Calibri"/>
                <w:sz w:val="18"/>
                <w:szCs w:val="18"/>
              </w:rPr>
              <w:t xml:space="preserve"> display the section does not apply message; </w:t>
            </w:r>
          </w:p>
          <w:p w14:paraId="7306137B" w14:textId="5BE173FC" w:rsidR="006E5B91" w:rsidRPr="00F607F1" w:rsidRDefault="006E5B91" w:rsidP="000B3E8E">
            <w:pPr>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require one row of data to be entered in this table for each of the SC Systems in Section D that meet ALL of the following 3 criteria: 1:[</w:t>
            </w:r>
            <w:r w:rsidR="00540882" w:rsidRPr="00F607F1">
              <w:rPr>
                <w:rFonts w:ascii="Calibri" w:hAnsi="Calibri"/>
                <w:sz w:val="18"/>
                <w:szCs w:val="18"/>
              </w:rPr>
              <w:t>D11</w:t>
            </w:r>
            <w:r w:rsidRPr="00F607F1">
              <w:rPr>
                <w:rFonts w:ascii="Calibri" w:hAnsi="Calibri"/>
                <w:sz w:val="18"/>
                <w:szCs w:val="18"/>
              </w:rPr>
              <w:t xml:space="preserve">=new], 2:[D05≠no cooling], 3:[D05 ≠ one of the heat pump types in the list that follows below];  </w:t>
            </w:r>
          </w:p>
          <w:p w14:paraId="4B263FEE" w14:textId="643A27EE" w:rsidR="006E5B91" w:rsidRPr="00F607F1" w:rsidRDefault="006E5B91" w:rsidP="000B3E8E">
            <w:pPr>
              <w:rPr>
                <w:rFonts w:ascii="Calibri" w:hAnsi="Calibri"/>
                <w:sz w:val="18"/>
                <w:szCs w:val="18"/>
              </w:rPr>
            </w:pPr>
            <w:r w:rsidRPr="00F607F1">
              <w:rPr>
                <w:rFonts w:ascii="Calibri" w:hAnsi="Calibri"/>
                <w:b/>
                <w:sz w:val="18"/>
                <w:szCs w:val="18"/>
              </w:rPr>
              <w:t>ALSO</w:t>
            </w:r>
            <w:r w:rsidRPr="00F607F1">
              <w:rPr>
                <w:rFonts w:ascii="Calibri" w:hAnsi="Calibri"/>
                <w:sz w:val="18"/>
                <w:szCs w:val="18"/>
              </w:rPr>
              <w:t xml:space="preserve"> if Section E applies require one row of data to be entered in this table for each of the SC Systems in Section E that meet ALL of the following </w:t>
            </w:r>
            <w:r w:rsidR="00DD1701" w:rsidRPr="00F607F1">
              <w:rPr>
                <w:rFonts w:ascii="Calibri" w:hAnsi="Calibri"/>
                <w:sz w:val="18"/>
                <w:szCs w:val="18"/>
              </w:rPr>
              <w:t xml:space="preserve">four </w:t>
            </w:r>
            <w:r w:rsidRPr="00F607F1">
              <w:rPr>
                <w:rFonts w:ascii="Calibri" w:hAnsi="Calibri"/>
                <w:sz w:val="18"/>
                <w:szCs w:val="18"/>
              </w:rPr>
              <w:t>criteria: 1:</w:t>
            </w:r>
            <w:r w:rsidR="00DD1701" w:rsidRPr="00F607F1">
              <w:rPr>
                <w:rFonts w:ascii="Calibri" w:hAnsi="Calibri"/>
                <w:sz w:val="18"/>
                <w:szCs w:val="18"/>
              </w:rPr>
              <w:t>[</w:t>
            </w:r>
            <w:r w:rsidR="00540882" w:rsidRPr="00F607F1">
              <w:rPr>
                <w:rFonts w:ascii="Calibri" w:hAnsi="Calibri"/>
                <w:sz w:val="18"/>
                <w:szCs w:val="18"/>
              </w:rPr>
              <w:t>D11</w:t>
            </w:r>
            <w:r w:rsidR="00DD1701" w:rsidRPr="00F607F1">
              <w:rPr>
                <w:rFonts w:ascii="Calibri" w:hAnsi="Calibri"/>
                <w:sz w:val="18"/>
                <w:szCs w:val="18"/>
              </w:rPr>
              <w:t>=altered],</w:t>
            </w:r>
            <w:r w:rsidRPr="00F607F1">
              <w:rPr>
                <w:rFonts w:ascii="Calibri" w:hAnsi="Calibri"/>
                <w:sz w:val="18"/>
                <w:szCs w:val="18"/>
              </w:rPr>
              <w:t xml:space="preserve"> </w:t>
            </w:r>
            <w:r w:rsidR="00DD1701" w:rsidRPr="00F607F1">
              <w:rPr>
                <w:rFonts w:ascii="Calibri" w:hAnsi="Calibri"/>
                <w:sz w:val="18"/>
                <w:szCs w:val="18"/>
              </w:rPr>
              <w:t>2:</w:t>
            </w:r>
            <w:r w:rsidRPr="00F607F1">
              <w:rPr>
                <w:rFonts w:ascii="Calibri" w:hAnsi="Calibri"/>
                <w:sz w:val="18"/>
                <w:szCs w:val="18"/>
              </w:rPr>
              <w:t xml:space="preserve">[E05=yes], </w:t>
            </w:r>
            <w:r w:rsidR="00DD1701" w:rsidRPr="00F607F1">
              <w:rPr>
                <w:rFonts w:ascii="Calibri" w:hAnsi="Calibri"/>
                <w:sz w:val="18"/>
                <w:szCs w:val="18"/>
              </w:rPr>
              <w:t>3</w:t>
            </w:r>
            <w:r w:rsidRPr="00F607F1">
              <w:rPr>
                <w:rFonts w:ascii="Calibri" w:hAnsi="Calibri"/>
                <w:sz w:val="18"/>
                <w:szCs w:val="18"/>
              </w:rPr>
              <w:t xml:space="preserve">:[D05 ≠ one of the heat pump types in the list that follows below] </w:t>
            </w:r>
            <w:r w:rsidR="00DD1701" w:rsidRPr="00F607F1">
              <w:rPr>
                <w:rFonts w:ascii="Calibri" w:hAnsi="Calibri"/>
                <w:sz w:val="18"/>
                <w:szCs w:val="18"/>
              </w:rPr>
              <w:t>4</w:t>
            </w:r>
            <w:r w:rsidRPr="00F607F1">
              <w:rPr>
                <w:rFonts w:ascii="Calibri" w:hAnsi="Calibri"/>
                <w:sz w:val="18"/>
                <w:szCs w:val="18"/>
              </w:rPr>
              <w:t xml:space="preserve">:[E11=one of the following </w:t>
            </w:r>
            <w:r w:rsidR="006C4716" w:rsidRPr="00F607F1">
              <w:rPr>
                <w:rFonts w:ascii="Calibri" w:hAnsi="Calibri"/>
                <w:sz w:val="18"/>
                <w:szCs w:val="18"/>
              </w:rPr>
              <w:t xml:space="preserve">two </w:t>
            </w:r>
            <w:r w:rsidRPr="00F607F1">
              <w:rPr>
                <w:rFonts w:ascii="Calibri" w:hAnsi="Calibri"/>
                <w:sz w:val="18"/>
                <w:szCs w:val="18"/>
              </w:rPr>
              <w:t>cooling component types: {outdoor condensing unit}; {outdoor package unit}];</w:t>
            </w:r>
          </w:p>
          <w:p w14:paraId="093D2D38" w14:textId="3EBBF904" w:rsidR="006E5B91" w:rsidRPr="00F607F1" w:rsidRDefault="006E5B91" w:rsidP="000B3E8E">
            <w:pPr>
              <w:keepNext/>
              <w:rPr>
                <w:rFonts w:ascii="Calibri" w:hAnsi="Calibri"/>
                <w:b/>
                <w:sz w:val="18"/>
                <w:szCs w:val="18"/>
              </w:rPr>
            </w:pPr>
          </w:p>
        </w:tc>
      </w:tr>
      <w:tr w:rsidR="00B55F73" w:rsidRPr="00F607F1" w14:paraId="22C702A0" w14:textId="77777777" w:rsidTr="000B3E8E">
        <w:tc>
          <w:tcPr>
            <w:tcW w:w="2878" w:type="dxa"/>
            <w:gridSpan w:val="3"/>
            <w:tcBorders>
              <w:top w:val="nil"/>
              <w:right w:val="nil"/>
            </w:tcBorders>
          </w:tcPr>
          <w:p w14:paraId="70128EF0"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 xml:space="preserve">*central split HP; </w:t>
            </w:r>
          </w:p>
          <w:p w14:paraId="130272A5"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*central packaged HP</w:t>
            </w:r>
          </w:p>
          <w:p w14:paraId="68C7D9E6"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*central large packaged HP</w:t>
            </w:r>
          </w:p>
          <w:p w14:paraId="45DBEE00" w14:textId="07812A09" w:rsidR="00B10068" w:rsidRPr="00F607F1" w:rsidRDefault="00B10068" w:rsidP="000B3E8E">
            <w:pPr>
              <w:rPr>
                <w:rFonts w:ascii="Calibri" w:hAnsi="Calibri"/>
                <w:sz w:val="16"/>
                <w:szCs w:val="16"/>
              </w:rPr>
            </w:pPr>
            <w:r w:rsidRPr="00F607F1">
              <w:rPr>
                <w:rFonts w:ascii="Calibri" w:hAnsi="Calibri"/>
                <w:sz w:val="16"/>
                <w:szCs w:val="16"/>
              </w:rPr>
              <w:t>*ducted mini-split HP</w:t>
            </w:r>
          </w:p>
        </w:tc>
        <w:tc>
          <w:tcPr>
            <w:tcW w:w="2878" w:type="dxa"/>
            <w:gridSpan w:val="2"/>
            <w:tcBorders>
              <w:top w:val="nil"/>
              <w:left w:val="nil"/>
              <w:right w:val="nil"/>
            </w:tcBorders>
          </w:tcPr>
          <w:p w14:paraId="775135FB"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*ductless mini-split HP;</w:t>
            </w:r>
          </w:p>
          <w:p w14:paraId="0190C8BC"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*hydronic HP,</w:t>
            </w:r>
          </w:p>
          <w:p w14:paraId="2A71932A"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*hydronic HP+forced air;</w:t>
            </w:r>
          </w:p>
          <w:p w14:paraId="214644AD" w14:textId="61951997" w:rsidR="00B55F73" w:rsidRPr="00F607F1" w:rsidRDefault="00B55F73" w:rsidP="000B3E8E">
            <w:pPr>
              <w:keepNext/>
              <w:rPr>
                <w:rFonts w:ascii="Calibri" w:hAnsi="Calibri"/>
                <w:b/>
                <w:sz w:val="18"/>
                <w:szCs w:val="18"/>
              </w:rPr>
            </w:pPr>
            <w:r w:rsidRPr="00F607F1">
              <w:rPr>
                <w:rFonts w:asciiTheme="minorHAnsi" w:hAnsiTheme="minorHAnsi"/>
                <w:sz w:val="16"/>
                <w:szCs w:val="16"/>
              </w:rPr>
              <w:t>*room HP;</w:t>
            </w:r>
            <w:r w:rsidRPr="00F607F1"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Pr="00F607F1" w:rsidRDefault="00B55F73" w:rsidP="000B3E8E">
            <w:pPr>
              <w:keepNext/>
              <w:rPr>
                <w:rFonts w:asciiTheme="minorHAnsi" w:hAnsiTheme="minorHAnsi"/>
                <w:sz w:val="16"/>
                <w:szCs w:val="16"/>
              </w:rPr>
            </w:pPr>
            <w:r w:rsidRPr="00F607F1">
              <w:rPr>
                <w:rFonts w:asciiTheme="minorHAnsi" w:hAnsiTheme="minorHAnsi"/>
                <w:sz w:val="16"/>
                <w:szCs w:val="16"/>
              </w:rPr>
              <w:t>*small duct high velocity HP;</w:t>
            </w:r>
          </w:p>
          <w:p w14:paraId="44F8413D" w14:textId="77777777" w:rsidR="00B55F73" w:rsidRPr="00F607F1" w:rsidRDefault="00B55F73" w:rsidP="000B3E8E">
            <w:pPr>
              <w:keepNext/>
              <w:rPr>
                <w:rFonts w:ascii="Calibri" w:hAnsi="Calibri"/>
                <w:sz w:val="16"/>
                <w:szCs w:val="16"/>
              </w:rPr>
            </w:pPr>
            <w:r w:rsidRPr="00F607F1">
              <w:rPr>
                <w:rFonts w:asciiTheme="minorHAnsi" w:hAnsiTheme="minorHAnsi"/>
                <w:sz w:val="16"/>
                <w:szCs w:val="16"/>
              </w:rPr>
              <w:t>*ductless VRF HP</w:t>
            </w:r>
            <w:r w:rsidRPr="00F607F1">
              <w:rPr>
                <w:rFonts w:ascii="Calibri" w:hAnsi="Calibri"/>
                <w:sz w:val="18"/>
                <w:szCs w:val="18"/>
              </w:rPr>
              <w:t xml:space="preserve"> </w:t>
            </w:r>
          </w:p>
          <w:p w14:paraId="22502862" w14:textId="77777777" w:rsidR="00B10068" w:rsidRPr="00F607F1" w:rsidRDefault="00B10068" w:rsidP="000B3E8E">
            <w:pPr>
              <w:keepNext/>
              <w:rPr>
                <w:rFonts w:ascii="Calibri" w:hAnsi="Calibri"/>
                <w:sz w:val="16"/>
                <w:szCs w:val="16"/>
              </w:rPr>
            </w:pPr>
            <w:r w:rsidRPr="00F607F1">
              <w:rPr>
                <w:rFonts w:ascii="Calibri" w:hAnsi="Calibri"/>
                <w:sz w:val="16"/>
                <w:szCs w:val="16"/>
              </w:rPr>
              <w:t>*air-to-water HP</w:t>
            </w:r>
          </w:p>
          <w:p w14:paraId="1FC5700D" w14:textId="782A01DA" w:rsidR="00B10068" w:rsidRPr="00F607F1" w:rsidRDefault="00B10068" w:rsidP="000B3E8E">
            <w:pPr>
              <w:keepNext/>
              <w:rPr>
                <w:rFonts w:ascii="Calibri" w:hAnsi="Calibri"/>
                <w:b/>
                <w:sz w:val="18"/>
                <w:szCs w:val="18"/>
              </w:rPr>
            </w:pPr>
            <w:r w:rsidRPr="00F607F1">
              <w:rPr>
                <w:rFonts w:ascii="Calibri" w:hAnsi="Calibri"/>
                <w:sz w:val="16"/>
                <w:szCs w:val="16"/>
              </w:rPr>
              <w:t>*ground-source HP</w:t>
            </w:r>
          </w:p>
        </w:tc>
        <w:tc>
          <w:tcPr>
            <w:tcW w:w="2878" w:type="dxa"/>
            <w:gridSpan w:val="3"/>
            <w:tcBorders>
              <w:top w:val="nil"/>
              <w:left w:val="nil"/>
              <w:right w:val="nil"/>
            </w:tcBorders>
          </w:tcPr>
          <w:p w14:paraId="0157854C" w14:textId="6B16F3DF" w:rsidR="00B55F73" w:rsidRPr="00F607F1" w:rsidRDefault="00B55F73" w:rsidP="000B3E8E">
            <w:pPr>
              <w:keepNext/>
              <w:rPr>
                <w:rFonts w:ascii="Calibri" w:hAnsi="Calibri"/>
                <w:sz w:val="18"/>
                <w:szCs w:val="18"/>
              </w:rPr>
            </w:pPr>
            <w:r w:rsidRPr="00F607F1">
              <w:rPr>
                <w:rFonts w:ascii="Calibri" w:hAnsi="Calibri"/>
                <w:sz w:val="18"/>
                <w:szCs w:val="18"/>
              </w:rPr>
              <w:t xml:space="preserve">*VCHP-Ducted </w:t>
            </w:r>
          </w:p>
          <w:p w14:paraId="15A16E4F" w14:textId="6A96A8B2" w:rsidR="00B55F73" w:rsidRPr="00F607F1" w:rsidRDefault="00B55F73" w:rsidP="000B3E8E">
            <w:pPr>
              <w:keepNext/>
              <w:rPr>
                <w:rFonts w:ascii="Calibri" w:hAnsi="Calibri"/>
                <w:sz w:val="18"/>
                <w:szCs w:val="18"/>
              </w:rPr>
            </w:pPr>
            <w:r w:rsidRPr="00F607F1">
              <w:rPr>
                <w:rFonts w:ascii="Calibri" w:hAnsi="Calibri"/>
                <w:sz w:val="18"/>
                <w:szCs w:val="18"/>
              </w:rPr>
              <w:t>*VCHP-Ductless</w:t>
            </w:r>
          </w:p>
          <w:p w14:paraId="746855F9" w14:textId="30D2AA14" w:rsidR="00B55F73" w:rsidRPr="00F607F1" w:rsidRDefault="00B55F73" w:rsidP="000B3E8E">
            <w:pPr>
              <w:keepNext/>
              <w:rPr>
                <w:rFonts w:ascii="Calibri" w:hAnsi="Calibri"/>
                <w:b/>
                <w:sz w:val="18"/>
                <w:szCs w:val="18"/>
              </w:rPr>
            </w:pPr>
            <w:r w:rsidRPr="00F607F1">
              <w:rPr>
                <w:rFonts w:ascii="Calibri" w:hAnsi="Calibri"/>
                <w:sz w:val="18"/>
                <w:szCs w:val="18"/>
              </w:rPr>
              <w:t>*VCHP-Ducted+Ductless</w:t>
            </w:r>
          </w:p>
        </w:tc>
        <w:tc>
          <w:tcPr>
            <w:tcW w:w="2878" w:type="dxa"/>
            <w:gridSpan w:val="3"/>
            <w:tcBorders>
              <w:top w:val="nil"/>
              <w:left w:val="nil"/>
            </w:tcBorders>
          </w:tcPr>
          <w:p w14:paraId="2E5B4287" w14:textId="77777777" w:rsidR="00B55F73" w:rsidRPr="00F607F1" w:rsidRDefault="00B55F73" w:rsidP="000B3E8E">
            <w:pPr>
              <w:keepNext/>
              <w:rPr>
                <w:rFonts w:ascii="Calibri" w:hAnsi="Calibri"/>
                <w:sz w:val="18"/>
                <w:szCs w:val="18"/>
              </w:rPr>
            </w:pPr>
            <w:r w:rsidRPr="00F607F1">
              <w:rPr>
                <w:rFonts w:ascii="Calibri" w:hAnsi="Calibri"/>
                <w:sz w:val="18"/>
                <w:szCs w:val="18"/>
              </w:rPr>
              <w:t>*multisplit HP-ducted</w:t>
            </w:r>
          </w:p>
          <w:p w14:paraId="7E13FD6C" w14:textId="77777777" w:rsidR="00B55F73" w:rsidRPr="00F607F1" w:rsidRDefault="00B55F73" w:rsidP="000B3E8E">
            <w:pPr>
              <w:keepNext/>
              <w:rPr>
                <w:rFonts w:ascii="Calibri" w:hAnsi="Calibri"/>
                <w:sz w:val="18"/>
                <w:szCs w:val="18"/>
              </w:rPr>
            </w:pPr>
            <w:r w:rsidRPr="00F607F1">
              <w:rPr>
                <w:rFonts w:ascii="Calibri" w:hAnsi="Calibri"/>
                <w:sz w:val="18"/>
                <w:szCs w:val="18"/>
              </w:rPr>
              <w:t>*multisplit HP-ductless</w:t>
            </w:r>
          </w:p>
          <w:p w14:paraId="401C8FD7" w14:textId="638568ED" w:rsidR="00B55F73" w:rsidRPr="00F607F1" w:rsidRDefault="00B55F73" w:rsidP="00CF7B99">
            <w:pPr>
              <w:keepNext/>
              <w:rPr>
                <w:rFonts w:ascii="Calibri" w:hAnsi="Calibri"/>
                <w:b/>
                <w:sz w:val="18"/>
                <w:szCs w:val="18"/>
              </w:rPr>
            </w:pPr>
            <w:r w:rsidRPr="00F607F1">
              <w:rPr>
                <w:rFonts w:ascii="Calibri" w:hAnsi="Calibri"/>
                <w:sz w:val="18"/>
                <w:szCs w:val="18"/>
              </w:rPr>
              <w:t>*multisplit HP-ducted+ductless&gt;&gt;</w:t>
            </w:r>
          </w:p>
        </w:tc>
      </w:tr>
      <w:tr w:rsidR="006E5B91" w:rsidRPr="00F607F1" w14:paraId="1F9B9884" w14:textId="0AFC7804" w:rsidTr="000B3E8E">
        <w:trPr>
          <w:trHeight w:val="224"/>
        </w:trPr>
        <w:tc>
          <w:tcPr>
            <w:tcW w:w="1112" w:type="dxa"/>
            <w:vAlign w:val="bottom"/>
          </w:tcPr>
          <w:p w14:paraId="1F9B987B"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01</w:t>
            </w:r>
          </w:p>
        </w:tc>
        <w:tc>
          <w:tcPr>
            <w:tcW w:w="1099" w:type="dxa"/>
            <w:vAlign w:val="bottom"/>
          </w:tcPr>
          <w:p w14:paraId="1F9B987C" w14:textId="1DE6A8DB" w:rsidR="006E5B91" w:rsidRPr="00F607F1" w:rsidRDefault="006E5B91" w:rsidP="000B3E8E">
            <w:pPr>
              <w:keepNext/>
              <w:jc w:val="center"/>
              <w:rPr>
                <w:rFonts w:ascii="Calibri" w:hAnsi="Calibri"/>
                <w:sz w:val="18"/>
                <w:szCs w:val="18"/>
              </w:rPr>
            </w:pPr>
            <w:r w:rsidRPr="00F607F1">
              <w:rPr>
                <w:rFonts w:ascii="Calibri" w:hAnsi="Calibri"/>
                <w:sz w:val="18"/>
                <w:szCs w:val="18"/>
              </w:rPr>
              <w:t>02</w:t>
            </w:r>
          </w:p>
        </w:tc>
        <w:tc>
          <w:tcPr>
            <w:tcW w:w="1564" w:type="dxa"/>
            <w:gridSpan w:val="2"/>
            <w:vAlign w:val="bottom"/>
          </w:tcPr>
          <w:p w14:paraId="1F9B987D"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03</w:t>
            </w:r>
          </w:p>
        </w:tc>
        <w:tc>
          <w:tcPr>
            <w:tcW w:w="2160" w:type="dxa"/>
            <w:gridSpan w:val="2"/>
            <w:vAlign w:val="bottom"/>
          </w:tcPr>
          <w:p w14:paraId="1F9B987E"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04</w:t>
            </w:r>
          </w:p>
        </w:tc>
        <w:tc>
          <w:tcPr>
            <w:tcW w:w="1770" w:type="dxa"/>
            <w:vAlign w:val="bottom"/>
          </w:tcPr>
          <w:p w14:paraId="1F9B987F"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05</w:t>
            </w:r>
          </w:p>
        </w:tc>
        <w:tc>
          <w:tcPr>
            <w:tcW w:w="1770" w:type="dxa"/>
            <w:gridSpan w:val="2"/>
            <w:vAlign w:val="bottom"/>
          </w:tcPr>
          <w:p w14:paraId="1F9B9880"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06</w:t>
            </w:r>
          </w:p>
        </w:tc>
        <w:tc>
          <w:tcPr>
            <w:tcW w:w="1770" w:type="dxa"/>
            <w:vAlign w:val="bottom"/>
          </w:tcPr>
          <w:p w14:paraId="1F9B9881"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07</w:t>
            </w:r>
          </w:p>
        </w:tc>
        <w:tc>
          <w:tcPr>
            <w:tcW w:w="1123" w:type="dxa"/>
            <w:gridSpan w:val="2"/>
            <w:vAlign w:val="bottom"/>
          </w:tcPr>
          <w:p w14:paraId="1F9B9882"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08</w:t>
            </w:r>
          </w:p>
        </w:tc>
        <w:tc>
          <w:tcPr>
            <w:tcW w:w="1011" w:type="dxa"/>
            <w:vAlign w:val="bottom"/>
          </w:tcPr>
          <w:p w14:paraId="1F9B9883"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09</w:t>
            </w:r>
          </w:p>
        </w:tc>
        <w:tc>
          <w:tcPr>
            <w:tcW w:w="1011" w:type="dxa"/>
          </w:tcPr>
          <w:p w14:paraId="1294ED8C" w14:textId="6AECE129" w:rsidR="006E5B91" w:rsidRPr="00F607F1" w:rsidRDefault="006E5B91" w:rsidP="000B3E8E">
            <w:pPr>
              <w:keepNext/>
              <w:jc w:val="center"/>
              <w:rPr>
                <w:rFonts w:ascii="Calibri" w:hAnsi="Calibri"/>
                <w:sz w:val="18"/>
                <w:szCs w:val="18"/>
              </w:rPr>
            </w:pPr>
            <w:r w:rsidRPr="00F607F1">
              <w:rPr>
                <w:rFonts w:ascii="Calibri" w:hAnsi="Calibri"/>
                <w:sz w:val="18"/>
                <w:szCs w:val="18"/>
              </w:rPr>
              <w:t>10</w:t>
            </w:r>
          </w:p>
        </w:tc>
      </w:tr>
      <w:tr w:rsidR="006E5B91" w:rsidRPr="00F607F1" w14:paraId="1F9B9892" w14:textId="7669E142" w:rsidTr="000B3E8E">
        <w:trPr>
          <w:trHeight w:val="576"/>
        </w:trPr>
        <w:tc>
          <w:tcPr>
            <w:tcW w:w="1112" w:type="dxa"/>
            <w:vAlign w:val="bottom"/>
          </w:tcPr>
          <w:p w14:paraId="1F9B9885" w14:textId="654EFD09" w:rsidR="006E5B91" w:rsidRPr="00F607F1" w:rsidRDefault="006E5B91" w:rsidP="000B3E8E">
            <w:pPr>
              <w:keepNext/>
              <w:jc w:val="center"/>
              <w:rPr>
                <w:rFonts w:ascii="Calibri" w:hAnsi="Calibri"/>
                <w:b/>
                <w:sz w:val="16"/>
                <w:szCs w:val="16"/>
              </w:rPr>
            </w:pPr>
            <w:r w:rsidRPr="00F607F1">
              <w:rPr>
                <w:rFonts w:ascii="Calibri" w:hAnsi="Calibri"/>
                <w:sz w:val="16"/>
                <w:szCs w:val="16"/>
              </w:rPr>
              <w:t>SC System ID/Name</w:t>
            </w:r>
            <w:r w:rsidRPr="00F607F1">
              <w:rPr>
                <w:sz w:val="16"/>
                <w:szCs w:val="16"/>
              </w:rPr>
              <w:t xml:space="preserve"> </w:t>
            </w:r>
            <w:r w:rsidRPr="00F607F1">
              <w:rPr>
                <w:rFonts w:ascii="Calibri" w:hAnsi="Calibri"/>
                <w:sz w:val="16"/>
                <w:szCs w:val="16"/>
              </w:rPr>
              <w:t>from CF1R</w:t>
            </w:r>
          </w:p>
        </w:tc>
        <w:tc>
          <w:tcPr>
            <w:tcW w:w="1099" w:type="dxa"/>
            <w:vAlign w:val="bottom"/>
          </w:tcPr>
          <w:p w14:paraId="1F9B9886" w14:textId="224E3F2D" w:rsidR="006E5B91" w:rsidRPr="00F607F1" w:rsidRDefault="006E5B91" w:rsidP="000B3E8E">
            <w:pPr>
              <w:keepNext/>
              <w:jc w:val="center"/>
              <w:rPr>
                <w:rFonts w:ascii="Calibri" w:hAnsi="Calibri"/>
                <w:b/>
                <w:sz w:val="16"/>
                <w:szCs w:val="16"/>
              </w:rPr>
            </w:pPr>
            <w:r w:rsidRPr="00F607F1">
              <w:rPr>
                <w:rFonts w:ascii="Calibri" w:hAnsi="Calibri"/>
                <w:sz w:val="16"/>
                <w:szCs w:val="16"/>
              </w:rPr>
              <w:t>SC System Description of Area Served</w:t>
            </w:r>
          </w:p>
        </w:tc>
        <w:tc>
          <w:tcPr>
            <w:tcW w:w="1564" w:type="dxa"/>
            <w:gridSpan w:val="2"/>
            <w:vAlign w:val="bottom"/>
          </w:tcPr>
          <w:p w14:paraId="1F9B9887"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Cooling Efficiency</w:t>
            </w:r>
          </w:p>
          <w:p w14:paraId="1F9B9888" w14:textId="28F2464C" w:rsidR="006E5B91" w:rsidRPr="00F607F1" w:rsidRDefault="006E5B91" w:rsidP="000B3E8E">
            <w:pPr>
              <w:keepNext/>
              <w:jc w:val="center"/>
              <w:rPr>
                <w:rFonts w:ascii="Calibri" w:hAnsi="Calibri"/>
                <w:sz w:val="16"/>
                <w:szCs w:val="16"/>
              </w:rPr>
            </w:pPr>
            <w:r w:rsidRPr="00F607F1">
              <w:rPr>
                <w:rFonts w:ascii="Calibri" w:hAnsi="Calibri"/>
                <w:sz w:val="16"/>
                <w:szCs w:val="16"/>
              </w:rPr>
              <w:t>SEER</w:t>
            </w:r>
            <w:r w:rsidR="003D6331" w:rsidRPr="00F607F1">
              <w:rPr>
                <w:rFonts w:ascii="Calibri" w:hAnsi="Calibri"/>
                <w:sz w:val="16"/>
                <w:szCs w:val="16"/>
              </w:rPr>
              <w:t>/SEER2</w:t>
            </w:r>
          </w:p>
        </w:tc>
        <w:tc>
          <w:tcPr>
            <w:tcW w:w="2160" w:type="dxa"/>
            <w:gridSpan w:val="2"/>
            <w:vAlign w:val="bottom"/>
          </w:tcPr>
          <w:p w14:paraId="1F9B9889"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Cooling Efficiency</w:t>
            </w:r>
          </w:p>
          <w:p w14:paraId="1F9B988A" w14:textId="4AC38787" w:rsidR="006E5B91" w:rsidRPr="00F607F1" w:rsidRDefault="006E5B91" w:rsidP="000B3E8E">
            <w:pPr>
              <w:keepNext/>
              <w:jc w:val="center"/>
              <w:rPr>
                <w:rFonts w:ascii="Calibri" w:hAnsi="Calibri"/>
                <w:sz w:val="16"/>
                <w:szCs w:val="16"/>
              </w:rPr>
            </w:pPr>
            <w:r w:rsidRPr="00F607F1">
              <w:rPr>
                <w:rFonts w:ascii="Calibri" w:hAnsi="Calibri"/>
                <w:sz w:val="16"/>
                <w:szCs w:val="16"/>
              </w:rPr>
              <w:t>EER</w:t>
            </w:r>
            <w:r w:rsidR="003D6331" w:rsidRPr="00F607F1">
              <w:rPr>
                <w:rFonts w:ascii="Calibri" w:hAnsi="Calibri"/>
                <w:sz w:val="16"/>
                <w:szCs w:val="16"/>
              </w:rPr>
              <w:t>/EER2/CEER</w:t>
            </w:r>
          </w:p>
        </w:tc>
        <w:tc>
          <w:tcPr>
            <w:tcW w:w="1770" w:type="dxa"/>
            <w:vAlign w:val="bottom"/>
          </w:tcPr>
          <w:p w14:paraId="1F9B988B"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Condenser or Package Unit Manufacturer</w:t>
            </w:r>
          </w:p>
        </w:tc>
        <w:tc>
          <w:tcPr>
            <w:tcW w:w="1770" w:type="dxa"/>
            <w:gridSpan w:val="2"/>
            <w:vAlign w:val="bottom"/>
          </w:tcPr>
          <w:p w14:paraId="1F9B988C"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Condenser or Package Unit Model Number</w:t>
            </w:r>
          </w:p>
        </w:tc>
        <w:tc>
          <w:tcPr>
            <w:tcW w:w="1770" w:type="dxa"/>
            <w:vAlign w:val="bottom"/>
          </w:tcPr>
          <w:p w14:paraId="1F9B988D"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 xml:space="preserve">Condenser or Package Unit </w:t>
            </w:r>
          </w:p>
          <w:p w14:paraId="1F9B988E"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Serial Number</w:t>
            </w:r>
          </w:p>
        </w:tc>
        <w:tc>
          <w:tcPr>
            <w:tcW w:w="1123" w:type="dxa"/>
            <w:gridSpan w:val="2"/>
            <w:vAlign w:val="bottom"/>
          </w:tcPr>
          <w:p w14:paraId="1F9B988F" w14:textId="2EDA7352" w:rsidR="006E5B91" w:rsidRPr="00F607F1" w:rsidRDefault="006E5B91" w:rsidP="000B3E8E">
            <w:pPr>
              <w:keepNext/>
              <w:jc w:val="center"/>
              <w:rPr>
                <w:rFonts w:ascii="Calibri" w:hAnsi="Calibri"/>
                <w:sz w:val="16"/>
                <w:szCs w:val="16"/>
              </w:rPr>
            </w:pPr>
            <w:r w:rsidRPr="00F607F1">
              <w:rPr>
                <w:rFonts w:ascii="Calibri" w:hAnsi="Calibri"/>
                <w:sz w:val="16"/>
                <w:szCs w:val="16"/>
              </w:rPr>
              <w:t>System Cooling Capacity at Design Conditions (Btu/h)</w:t>
            </w:r>
          </w:p>
        </w:tc>
        <w:tc>
          <w:tcPr>
            <w:tcW w:w="1011" w:type="dxa"/>
            <w:vAlign w:val="bottom"/>
          </w:tcPr>
          <w:p w14:paraId="1F9B9890" w14:textId="0D86DFB1" w:rsidR="006E5B91" w:rsidRPr="00F607F1" w:rsidRDefault="006E5B91" w:rsidP="000B3E8E">
            <w:pPr>
              <w:keepNext/>
              <w:jc w:val="center"/>
              <w:rPr>
                <w:rFonts w:ascii="Calibri" w:hAnsi="Calibri"/>
                <w:sz w:val="16"/>
                <w:szCs w:val="16"/>
              </w:rPr>
            </w:pPr>
            <w:r w:rsidRPr="00F607F1">
              <w:rPr>
                <w:rFonts w:ascii="Calibri" w:hAnsi="Calibri"/>
                <w:sz w:val="16"/>
                <w:szCs w:val="16"/>
              </w:rPr>
              <w:t xml:space="preserve">Condenser Nominal Cooling Capacity </w:t>
            </w:r>
          </w:p>
          <w:p w14:paraId="1F9B9891"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(ton)</w:t>
            </w:r>
          </w:p>
        </w:tc>
        <w:tc>
          <w:tcPr>
            <w:tcW w:w="1011" w:type="dxa"/>
            <w:vAlign w:val="bottom"/>
          </w:tcPr>
          <w:p w14:paraId="387639FC" w14:textId="77777777" w:rsidR="0096058F" w:rsidRPr="00F607F1" w:rsidRDefault="006E5B91" w:rsidP="000B3E8E">
            <w:pPr>
              <w:keepNext/>
              <w:jc w:val="center"/>
              <w:rPr>
                <w:rFonts w:ascii="Calibri" w:hAnsi="Calibri"/>
                <w:sz w:val="16"/>
                <w:szCs w:val="16"/>
              </w:rPr>
            </w:pPr>
            <w:r w:rsidRPr="00F607F1">
              <w:rPr>
                <w:rFonts w:ascii="Calibri" w:hAnsi="Calibri"/>
                <w:sz w:val="16"/>
                <w:szCs w:val="16"/>
              </w:rPr>
              <w:t xml:space="preserve">Condenser </w:t>
            </w:r>
          </w:p>
          <w:p w14:paraId="5EBF4F62" w14:textId="34E5564F" w:rsidR="006E5B91" w:rsidRPr="00F607F1" w:rsidRDefault="0096058F" w:rsidP="000B3E8E">
            <w:pPr>
              <w:keepNext/>
              <w:jc w:val="center"/>
              <w:rPr>
                <w:rFonts w:ascii="Calibri" w:hAnsi="Calibri"/>
                <w:sz w:val="16"/>
                <w:szCs w:val="16"/>
              </w:rPr>
            </w:pPr>
            <w:r w:rsidRPr="00F607F1">
              <w:rPr>
                <w:rFonts w:ascii="Calibri" w:hAnsi="Calibri"/>
                <w:sz w:val="16"/>
                <w:szCs w:val="16"/>
              </w:rPr>
              <w:t xml:space="preserve">Rated </w:t>
            </w:r>
            <w:r w:rsidR="006E5B91" w:rsidRPr="00F607F1">
              <w:rPr>
                <w:rFonts w:ascii="Calibri" w:hAnsi="Calibri"/>
                <w:sz w:val="16"/>
                <w:szCs w:val="16"/>
              </w:rPr>
              <w:t>Cooling Capacity</w:t>
            </w:r>
          </w:p>
          <w:p w14:paraId="56F3932B" w14:textId="0F2CFEC1" w:rsidR="006E5B91" w:rsidRPr="00F607F1" w:rsidRDefault="006E5B91" w:rsidP="000B3E8E">
            <w:pPr>
              <w:keepNext/>
              <w:jc w:val="center"/>
              <w:rPr>
                <w:rFonts w:ascii="Calibri" w:hAnsi="Calibri"/>
                <w:sz w:val="16"/>
                <w:szCs w:val="16"/>
              </w:rPr>
            </w:pPr>
            <w:r w:rsidRPr="00F607F1">
              <w:rPr>
                <w:rFonts w:ascii="Calibri" w:hAnsi="Calibri"/>
                <w:sz w:val="16"/>
                <w:szCs w:val="16"/>
              </w:rPr>
              <w:t>(Btu/h)</w:t>
            </w:r>
          </w:p>
        </w:tc>
      </w:tr>
      <w:tr w:rsidR="006E5B91" w:rsidRPr="00F607F1" w14:paraId="1F9B989E" w14:textId="5961AB91" w:rsidTr="000B3E8E">
        <w:trPr>
          <w:trHeight w:val="395"/>
        </w:trPr>
        <w:tc>
          <w:tcPr>
            <w:tcW w:w="1112" w:type="dxa"/>
          </w:tcPr>
          <w:p w14:paraId="1F9B9893" w14:textId="77777777" w:rsidR="006E5B91" w:rsidRPr="00F607F1" w:rsidRDefault="006E5B91" w:rsidP="000B3E8E">
            <w:pPr>
              <w:keepNext/>
              <w:rPr>
                <w:rFonts w:ascii="Calibri" w:hAnsi="Calibri"/>
                <w:sz w:val="16"/>
                <w:szCs w:val="16"/>
              </w:rPr>
            </w:pPr>
            <w:r w:rsidRPr="00F607F1">
              <w:rPr>
                <w:rFonts w:ascii="Calibri" w:hAnsi="Calibri"/>
                <w:sz w:val="16"/>
                <w:szCs w:val="16"/>
              </w:rPr>
              <w:t xml:space="preserve">&lt;&lt;auto filled from </w:t>
            </w:r>
            <w:r w:rsidRPr="00F607F1">
              <w:t xml:space="preserve"> </w:t>
            </w:r>
            <w:r w:rsidRPr="00F607F1">
              <w:rPr>
                <w:rFonts w:ascii="Calibri" w:hAnsi="Calibri"/>
                <w:sz w:val="16"/>
                <w:szCs w:val="16"/>
              </w:rPr>
              <w:t>D01&gt;&gt;</w:t>
            </w:r>
          </w:p>
        </w:tc>
        <w:tc>
          <w:tcPr>
            <w:tcW w:w="1099" w:type="dxa"/>
          </w:tcPr>
          <w:p w14:paraId="1F9B9894" w14:textId="20109AB2" w:rsidR="006E5B91" w:rsidRPr="00F607F1" w:rsidRDefault="006E5B91" w:rsidP="000B3E8E">
            <w:pPr>
              <w:keepNext/>
              <w:rPr>
                <w:rFonts w:ascii="Calibri" w:hAnsi="Calibri"/>
                <w:sz w:val="18"/>
                <w:szCs w:val="18"/>
              </w:rPr>
            </w:pPr>
            <w:r w:rsidRPr="00F607F1">
              <w:rPr>
                <w:rFonts w:ascii="Calibri" w:hAnsi="Calibri"/>
                <w:sz w:val="16"/>
                <w:szCs w:val="16"/>
              </w:rPr>
              <w:t xml:space="preserve">&lt;&lt;auto filled from D02&gt;&gt; </w:t>
            </w:r>
          </w:p>
        </w:tc>
        <w:tc>
          <w:tcPr>
            <w:tcW w:w="1564" w:type="dxa"/>
            <w:gridSpan w:val="2"/>
          </w:tcPr>
          <w:p w14:paraId="679B186D" w14:textId="44085DFD" w:rsidR="006E5B91" w:rsidRPr="00F607F1" w:rsidRDefault="006E5B91" w:rsidP="000B3E8E">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SC system is NOT shown in section C, </w:t>
            </w:r>
            <w:r w:rsidRPr="00F607F1">
              <w:rPr>
                <w:rFonts w:ascii="Calibri" w:hAnsi="Calibri"/>
                <w:b/>
                <w:sz w:val="12"/>
                <w:szCs w:val="12"/>
              </w:rPr>
              <w:t>then</w:t>
            </w:r>
            <w:r w:rsidRPr="00F607F1">
              <w:rPr>
                <w:rFonts w:ascii="Calibri" w:hAnsi="Calibri"/>
                <w:sz w:val="12"/>
                <w:szCs w:val="12"/>
              </w:rPr>
              <w:t xml:space="preserve"> prompt user to input numeric value, xx.x;</w:t>
            </w:r>
          </w:p>
          <w:p w14:paraId="1F9B9895" w14:textId="30C76D84" w:rsidR="006E5B91" w:rsidRPr="00F607F1" w:rsidRDefault="00CC0D4A" w:rsidP="000B3E8E">
            <w:pPr>
              <w:keepNext/>
              <w:rPr>
                <w:rFonts w:ascii="Calibri" w:hAnsi="Calibri"/>
                <w:sz w:val="12"/>
                <w:szCs w:val="12"/>
              </w:rPr>
            </w:pPr>
            <w:r w:rsidRPr="00F607F1">
              <w:rPr>
                <w:rFonts w:ascii="Calibri" w:hAnsi="Calibri"/>
                <w:b/>
                <w:sz w:val="12"/>
                <w:szCs w:val="12"/>
              </w:rPr>
              <w:t>else</w:t>
            </w:r>
            <w:r w:rsidR="006E5B91" w:rsidRPr="00F607F1">
              <w:rPr>
                <w:rFonts w:ascii="Calibri" w:hAnsi="Calibri"/>
                <w:b/>
                <w:sz w:val="12"/>
                <w:szCs w:val="12"/>
              </w:rPr>
              <w:t>if</w:t>
            </w:r>
            <w:r w:rsidR="006E5B91" w:rsidRPr="00F607F1">
              <w:rPr>
                <w:rFonts w:ascii="Calibri" w:hAnsi="Calibri"/>
                <w:sz w:val="12"/>
                <w:szCs w:val="12"/>
              </w:rPr>
              <w:t xml:space="preserve"> SC system IS shown in section C, and value in C06=N/A, </w:t>
            </w:r>
            <w:r w:rsidR="006E5B91" w:rsidRPr="00F607F1">
              <w:rPr>
                <w:rFonts w:ascii="Calibri" w:hAnsi="Calibri"/>
                <w:b/>
                <w:sz w:val="12"/>
                <w:szCs w:val="12"/>
              </w:rPr>
              <w:t>then</w:t>
            </w:r>
            <w:r w:rsidR="006E5B91" w:rsidRPr="00F607F1">
              <w:rPr>
                <w:rFonts w:ascii="Calibri" w:hAnsi="Calibri"/>
                <w:sz w:val="12"/>
                <w:szCs w:val="12"/>
              </w:rPr>
              <w:t xml:space="preserve"> result=NA;</w:t>
            </w:r>
          </w:p>
          <w:p w14:paraId="479FD67B" w14:textId="0A40470C" w:rsidR="00CC0D4A" w:rsidRPr="00F607F1" w:rsidRDefault="006E5B91" w:rsidP="000B3E8E">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require user to input, numeric</w:t>
            </w:r>
            <w:r w:rsidR="00EC508C" w:rsidRPr="00F607F1">
              <w:rPr>
                <w:rFonts w:ascii="Calibri" w:hAnsi="Calibri"/>
                <w:sz w:val="12"/>
                <w:szCs w:val="12"/>
              </w:rPr>
              <w:t xml:space="preserve"> value</w:t>
            </w:r>
            <w:r w:rsidRPr="00F607F1">
              <w:rPr>
                <w:rFonts w:ascii="Calibri" w:hAnsi="Calibri"/>
                <w:sz w:val="12"/>
                <w:szCs w:val="12"/>
              </w:rPr>
              <w:t xml:space="preserve"> xx.x;  </w:t>
            </w:r>
          </w:p>
          <w:p w14:paraId="239A5F7B" w14:textId="5EF23E3F" w:rsidR="00EC508C" w:rsidRPr="00F607F1" w:rsidRDefault="006E5B91" w:rsidP="000B3E8E">
            <w:pPr>
              <w:keepNext/>
              <w:rPr>
                <w:rFonts w:ascii="Calibri" w:hAnsi="Calibri"/>
                <w:sz w:val="12"/>
                <w:szCs w:val="12"/>
              </w:rPr>
            </w:pPr>
            <w:r w:rsidRPr="00F607F1">
              <w:rPr>
                <w:rFonts w:ascii="Calibri" w:hAnsi="Calibri"/>
                <w:b/>
                <w:sz w:val="12"/>
                <w:szCs w:val="12"/>
              </w:rPr>
              <w:t>check</w:t>
            </w:r>
            <w:r w:rsidRPr="00F607F1">
              <w:rPr>
                <w:rFonts w:ascii="Calibri" w:hAnsi="Calibri"/>
                <w:sz w:val="12"/>
                <w:szCs w:val="12"/>
              </w:rPr>
              <w:t xml:space="preserve"> value</w:t>
            </w:r>
            <w:r w:rsidR="00EC508C" w:rsidRPr="00F607F1">
              <w:rPr>
                <w:rFonts w:ascii="Calibri" w:hAnsi="Calibri"/>
                <w:sz w:val="12"/>
                <w:szCs w:val="12"/>
              </w:rPr>
              <w:t>s</w:t>
            </w:r>
            <w:r w:rsidRPr="00F607F1">
              <w:rPr>
                <w:rFonts w:ascii="Calibri" w:hAnsi="Calibri"/>
                <w:sz w:val="12"/>
                <w:szCs w:val="12"/>
              </w:rPr>
              <w:t xml:space="preserve"> entered by user in this field (G03) must be ≥ value in C06, to comply</w:t>
            </w:r>
            <w:r w:rsidR="00EC508C" w:rsidRPr="00F607F1">
              <w:rPr>
                <w:rFonts w:ascii="Calibri" w:hAnsi="Calibri"/>
                <w:sz w:val="12"/>
                <w:szCs w:val="12"/>
              </w:rPr>
              <w:t xml:space="preserve"> </w:t>
            </w:r>
          </w:p>
          <w:p w14:paraId="69CC694E" w14:textId="77777777" w:rsidR="006E5B91" w:rsidRPr="00F607F1" w:rsidRDefault="006E5B91" w:rsidP="000B3E8E">
            <w:pPr>
              <w:keepNext/>
              <w:rPr>
                <w:rFonts w:ascii="Calibri" w:hAnsi="Calibri"/>
                <w:sz w:val="12"/>
                <w:szCs w:val="12"/>
              </w:rPr>
            </w:pPr>
          </w:p>
          <w:p w14:paraId="1F9B9896" w14:textId="58157410" w:rsidR="006E5B91" w:rsidRPr="00F607F1" w:rsidRDefault="006E5B91" w:rsidP="000B3E8E">
            <w:pPr>
              <w:keepNext/>
              <w:rPr>
                <w:rFonts w:ascii="Calibri" w:hAnsi="Calibri"/>
                <w:sz w:val="16"/>
                <w:szCs w:val="16"/>
              </w:rPr>
            </w:pPr>
            <w:r w:rsidRPr="00F607F1">
              <w:rPr>
                <w:rFonts w:ascii="Calibri" w:hAnsi="Calibri"/>
                <w:sz w:val="12"/>
                <w:szCs w:val="12"/>
              </w:rPr>
              <w:t xml:space="preserve">else </w:t>
            </w:r>
            <w:r w:rsidRPr="00F607F1">
              <w:rPr>
                <w:rFonts w:asciiTheme="minorHAnsi" w:hAnsiTheme="minorHAnsi"/>
                <w:sz w:val="12"/>
                <w:szCs w:val="12"/>
              </w:rPr>
              <w:t>flag non-compliant value</w:t>
            </w:r>
            <w:r w:rsidR="00EC508C" w:rsidRPr="00F607F1">
              <w:rPr>
                <w:rFonts w:asciiTheme="minorHAnsi" w:hAnsiTheme="minorHAnsi"/>
                <w:sz w:val="12"/>
                <w:szCs w:val="12"/>
              </w:rPr>
              <w:t>s</w:t>
            </w:r>
            <w:r w:rsidRPr="00F607F1">
              <w:rPr>
                <w:rFonts w:asciiTheme="minorHAnsi" w:hAnsiTheme="minorHAnsi"/>
                <w:sz w:val="12"/>
                <w:szCs w:val="12"/>
              </w:rPr>
              <w:t xml:space="preserve"> and do not allow registration to proceed&gt;&gt;</w:t>
            </w:r>
          </w:p>
        </w:tc>
        <w:tc>
          <w:tcPr>
            <w:tcW w:w="2160" w:type="dxa"/>
            <w:gridSpan w:val="2"/>
          </w:tcPr>
          <w:p w14:paraId="1B2A9565" w14:textId="7231FE24" w:rsidR="006E5B91" w:rsidRPr="00F607F1" w:rsidRDefault="006E5B91" w:rsidP="000B3E8E">
            <w:pPr>
              <w:keepNext/>
              <w:rPr>
                <w:rFonts w:ascii="Calibri" w:hAnsi="Calibri"/>
                <w:sz w:val="12"/>
                <w:szCs w:val="12"/>
              </w:rPr>
            </w:pPr>
            <w:r w:rsidRPr="00F607F1">
              <w:rPr>
                <w:rFonts w:ascii="Calibri" w:hAnsi="Calibri"/>
                <w:sz w:val="12"/>
                <w:szCs w:val="12"/>
              </w:rPr>
              <w:t>&lt;&lt;if SC system is NOT shown in section C, then prompt user to input, numeric</w:t>
            </w:r>
            <w:r w:rsidR="00EC508C" w:rsidRPr="00F607F1">
              <w:rPr>
                <w:rFonts w:ascii="Calibri" w:hAnsi="Calibri"/>
                <w:sz w:val="12"/>
                <w:szCs w:val="12"/>
              </w:rPr>
              <w:t xml:space="preserve"> value</w:t>
            </w:r>
            <w:r w:rsidRPr="00F607F1">
              <w:rPr>
                <w:rFonts w:ascii="Calibri" w:hAnsi="Calibri"/>
                <w:sz w:val="12"/>
                <w:szCs w:val="12"/>
              </w:rPr>
              <w:t>, xx.x;</w:t>
            </w:r>
          </w:p>
          <w:p w14:paraId="29060980" w14:textId="77777777" w:rsidR="006E5B91" w:rsidRPr="00F607F1" w:rsidRDefault="006E5B91" w:rsidP="000B3E8E">
            <w:pPr>
              <w:keepNext/>
              <w:rPr>
                <w:rFonts w:ascii="Calibri" w:hAnsi="Calibri"/>
                <w:sz w:val="12"/>
                <w:szCs w:val="12"/>
              </w:rPr>
            </w:pPr>
          </w:p>
          <w:p w14:paraId="1F9B9897" w14:textId="4738B61D" w:rsidR="006E5B91" w:rsidRPr="00F607F1" w:rsidRDefault="00EC508C" w:rsidP="000B3E8E">
            <w:pPr>
              <w:keepNext/>
              <w:rPr>
                <w:rFonts w:ascii="Calibri" w:hAnsi="Calibri"/>
                <w:sz w:val="12"/>
                <w:szCs w:val="12"/>
              </w:rPr>
            </w:pPr>
            <w:r w:rsidRPr="00F607F1">
              <w:rPr>
                <w:rFonts w:ascii="Calibri" w:hAnsi="Calibri"/>
                <w:b/>
                <w:sz w:val="12"/>
                <w:szCs w:val="12"/>
              </w:rPr>
              <w:t>else</w:t>
            </w:r>
            <w:r w:rsidR="006E5B91" w:rsidRPr="00F607F1">
              <w:rPr>
                <w:rFonts w:ascii="Calibri" w:hAnsi="Calibri"/>
                <w:b/>
                <w:sz w:val="12"/>
                <w:szCs w:val="12"/>
              </w:rPr>
              <w:t>if</w:t>
            </w:r>
            <w:r w:rsidR="006E5B91" w:rsidRPr="00F607F1">
              <w:rPr>
                <w:rFonts w:ascii="Calibri" w:hAnsi="Calibri"/>
                <w:sz w:val="12"/>
                <w:szCs w:val="12"/>
              </w:rPr>
              <w:t xml:space="preserve"> SC system IS shown in section C, and value in C07=N/A, </w:t>
            </w:r>
            <w:r w:rsidR="006E5B91" w:rsidRPr="00F607F1">
              <w:rPr>
                <w:rFonts w:ascii="Calibri" w:hAnsi="Calibri"/>
                <w:b/>
                <w:sz w:val="12"/>
                <w:szCs w:val="12"/>
              </w:rPr>
              <w:t>then</w:t>
            </w:r>
            <w:r w:rsidR="006E5B91" w:rsidRPr="00F607F1">
              <w:rPr>
                <w:rFonts w:ascii="Calibri" w:hAnsi="Calibri"/>
                <w:sz w:val="12"/>
                <w:szCs w:val="12"/>
              </w:rPr>
              <w:t xml:space="preserve"> result=NA;</w:t>
            </w:r>
          </w:p>
          <w:p w14:paraId="53C88312" w14:textId="68C5CF44" w:rsidR="00EC508C" w:rsidRPr="00F607F1" w:rsidRDefault="006E5B91" w:rsidP="000B3E8E">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require user to input, numeric</w:t>
            </w:r>
            <w:r w:rsidR="008F3D86" w:rsidRPr="00F607F1">
              <w:rPr>
                <w:rFonts w:ascii="Calibri" w:hAnsi="Calibri"/>
                <w:sz w:val="12"/>
                <w:szCs w:val="12"/>
              </w:rPr>
              <w:t xml:space="preserve"> value</w:t>
            </w:r>
            <w:r w:rsidRPr="00F607F1">
              <w:rPr>
                <w:rFonts w:ascii="Calibri" w:hAnsi="Calibri"/>
                <w:sz w:val="12"/>
                <w:szCs w:val="12"/>
              </w:rPr>
              <w:t xml:space="preserve">, xx.x; </w:t>
            </w:r>
          </w:p>
          <w:p w14:paraId="1453726A" w14:textId="5E500DC2" w:rsidR="0093463A" w:rsidRPr="00F607F1" w:rsidRDefault="0093463A" w:rsidP="000B3E8E">
            <w:pPr>
              <w:keepNext/>
              <w:rPr>
                <w:rFonts w:ascii="Calibri" w:hAnsi="Calibri"/>
                <w:sz w:val="12"/>
                <w:szCs w:val="12"/>
              </w:rPr>
            </w:pPr>
            <w:r w:rsidRPr="00F607F1">
              <w:rPr>
                <w:rFonts w:ascii="Calibri" w:hAnsi="Calibri"/>
                <w:sz w:val="12"/>
                <w:szCs w:val="12"/>
              </w:rPr>
              <w:t xml:space="preserve">if B04 = central packaged AC, </w:t>
            </w:r>
            <w:r w:rsidR="00C81C16" w:rsidRPr="00F607F1">
              <w:rPr>
                <w:rFonts w:ascii="Calibri" w:hAnsi="Calibri"/>
                <w:sz w:val="12"/>
                <w:szCs w:val="12"/>
              </w:rPr>
              <w:t>and C06a=</w:t>
            </w:r>
            <w:del w:id="22" w:author="Alhabibi, Haider@Energy [2]" w:date="2022-09-23T17:51:00Z">
              <w:r w:rsidR="00C81C16" w:rsidRPr="00F607F1" w:rsidDel="003E2148">
                <w:rPr>
                  <w:rFonts w:ascii="Calibri" w:hAnsi="Calibri"/>
                  <w:sz w:val="12"/>
                  <w:szCs w:val="12"/>
                </w:rPr>
                <w:delText>S</w:delText>
              </w:r>
            </w:del>
            <w:r w:rsidR="00C81C16" w:rsidRPr="00F607F1">
              <w:rPr>
                <w:rFonts w:ascii="Calibri" w:hAnsi="Calibri"/>
                <w:sz w:val="12"/>
                <w:szCs w:val="12"/>
              </w:rPr>
              <w:t>EER/</w:t>
            </w:r>
            <w:ins w:id="23" w:author="Alhabibi, Haider@Energy [2]" w:date="2022-09-23T17:51:00Z">
              <w:r w:rsidR="003E2148">
                <w:rPr>
                  <w:rFonts w:ascii="Calibri" w:hAnsi="Calibri"/>
                  <w:sz w:val="12"/>
                  <w:szCs w:val="12"/>
                </w:rPr>
                <w:t>S</w:t>
              </w:r>
            </w:ins>
            <w:r w:rsidR="00C81C16" w:rsidRPr="00F607F1">
              <w:rPr>
                <w:rFonts w:ascii="Calibri" w:hAnsi="Calibri"/>
                <w:sz w:val="12"/>
                <w:szCs w:val="12"/>
              </w:rPr>
              <w:t xml:space="preserve">EER, </w:t>
            </w:r>
            <w:r w:rsidRPr="00F607F1">
              <w:rPr>
                <w:rFonts w:ascii="Calibri" w:hAnsi="Calibri"/>
                <w:sz w:val="12"/>
                <w:szCs w:val="12"/>
              </w:rPr>
              <w:t>value must be ≥ 11.0 and ≥ C07, then the system complies;</w:t>
            </w:r>
          </w:p>
          <w:p w14:paraId="605918DC" w14:textId="77777777" w:rsidR="0093463A" w:rsidRPr="00F607F1" w:rsidRDefault="0093463A" w:rsidP="000B3E8E">
            <w:pPr>
              <w:keepNext/>
              <w:rPr>
                <w:rFonts w:ascii="Calibri" w:hAnsi="Calibri"/>
                <w:sz w:val="12"/>
                <w:szCs w:val="12"/>
              </w:rPr>
            </w:pPr>
          </w:p>
          <w:p w14:paraId="551B8D48" w14:textId="4507ECCA" w:rsidR="0093463A" w:rsidRPr="00F607F1" w:rsidRDefault="0093463A" w:rsidP="000B3E8E">
            <w:pPr>
              <w:keepNext/>
              <w:rPr>
                <w:rFonts w:ascii="Calibri" w:hAnsi="Calibri"/>
                <w:sz w:val="12"/>
                <w:szCs w:val="12"/>
              </w:rPr>
            </w:pPr>
            <w:r w:rsidRPr="00F607F1">
              <w:rPr>
                <w:rFonts w:ascii="Calibri" w:hAnsi="Calibri"/>
                <w:sz w:val="12"/>
                <w:szCs w:val="12"/>
              </w:rPr>
              <w:t xml:space="preserve">elseif B04 = "central split AC", </w:t>
            </w:r>
            <w:r w:rsidR="00BA0D29" w:rsidRPr="00F607F1">
              <w:rPr>
                <w:rFonts w:ascii="Calibri" w:hAnsi="Calibri"/>
                <w:sz w:val="12"/>
                <w:szCs w:val="12"/>
              </w:rPr>
              <w:t>C06a=</w:t>
            </w:r>
            <w:del w:id="24" w:author="Alhabibi, Haider@Energy [2]" w:date="2022-09-23T17:51:00Z">
              <w:r w:rsidR="00BA0D29" w:rsidRPr="00F607F1" w:rsidDel="003E2148">
                <w:rPr>
                  <w:rFonts w:ascii="Calibri" w:hAnsi="Calibri"/>
                  <w:sz w:val="12"/>
                  <w:szCs w:val="12"/>
                </w:rPr>
                <w:delText>S</w:delText>
              </w:r>
            </w:del>
            <w:r w:rsidR="00BA0D29" w:rsidRPr="00F607F1">
              <w:rPr>
                <w:rFonts w:ascii="Calibri" w:hAnsi="Calibri"/>
                <w:sz w:val="12"/>
                <w:szCs w:val="12"/>
              </w:rPr>
              <w:t>EER/</w:t>
            </w:r>
            <w:ins w:id="25" w:author="Alhabibi, Haider@Energy [2]" w:date="2022-09-23T17:51:00Z">
              <w:r w:rsidR="003E2148">
                <w:rPr>
                  <w:rFonts w:ascii="Calibri" w:hAnsi="Calibri"/>
                  <w:sz w:val="12"/>
                  <w:szCs w:val="12"/>
                </w:rPr>
                <w:t>S</w:t>
              </w:r>
            </w:ins>
            <w:r w:rsidR="00BA0D29" w:rsidRPr="00F607F1">
              <w:rPr>
                <w:rFonts w:ascii="Calibri" w:hAnsi="Calibri"/>
                <w:sz w:val="12"/>
                <w:szCs w:val="12"/>
              </w:rPr>
              <w:t xml:space="preserve">EER, </w:t>
            </w:r>
            <w:r w:rsidRPr="00F607F1">
              <w:rPr>
                <w:rFonts w:ascii="Calibri" w:hAnsi="Calibri"/>
                <w:sz w:val="12"/>
                <w:szCs w:val="12"/>
              </w:rPr>
              <w:t>and F10 &lt; 45000, then value must be ≥ 12.2 and ≥ C07, then the system complies;</w:t>
            </w:r>
          </w:p>
          <w:p w14:paraId="1D07E970" w14:textId="77777777" w:rsidR="0093463A" w:rsidRPr="00F607F1" w:rsidRDefault="0093463A" w:rsidP="000B3E8E">
            <w:pPr>
              <w:keepNext/>
              <w:rPr>
                <w:rFonts w:ascii="Calibri" w:hAnsi="Calibri"/>
                <w:sz w:val="12"/>
                <w:szCs w:val="12"/>
              </w:rPr>
            </w:pPr>
          </w:p>
          <w:p w14:paraId="53931ED7" w14:textId="2C1E07FB" w:rsidR="0093463A" w:rsidRPr="00F607F1" w:rsidRDefault="0093463A" w:rsidP="000B3E8E">
            <w:pPr>
              <w:keepNext/>
              <w:rPr>
                <w:rFonts w:ascii="Calibri" w:hAnsi="Calibri"/>
                <w:sz w:val="12"/>
                <w:szCs w:val="12"/>
              </w:rPr>
            </w:pPr>
            <w:r w:rsidRPr="00F607F1">
              <w:rPr>
                <w:rFonts w:ascii="Calibri" w:hAnsi="Calibri"/>
                <w:sz w:val="12"/>
                <w:szCs w:val="12"/>
              </w:rPr>
              <w:t xml:space="preserve">elseif B04 = "central split AC", </w:t>
            </w:r>
            <w:r w:rsidR="00BA0D29" w:rsidRPr="00F607F1">
              <w:rPr>
                <w:rFonts w:ascii="Calibri" w:hAnsi="Calibri"/>
                <w:sz w:val="12"/>
                <w:szCs w:val="12"/>
              </w:rPr>
              <w:t>C06a=</w:t>
            </w:r>
            <w:del w:id="26" w:author="Alhabibi, Haider@Energy [2]" w:date="2022-09-23T17:51:00Z">
              <w:r w:rsidR="00BA0D29" w:rsidRPr="00F607F1" w:rsidDel="003E2148">
                <w:rPr>
                  <w:rFonts w:ascii="Calibri" w:hAnsi="Calibri"/>
                  <w:sz w:val="12"/>
                  <w:szCs w:val="12"/>
                </w:rPr>
                <w:delText>S</w:delText>
              </w:r>
            </w:del>
            <w:r w:rsidR="00BA0D29" w:rsidRPr="00F607F1">
              <w:rPr>
                <w:rFonts w:ascii="Calibri" w:hAnsi="Calibri"/>
                <w:sz w:val="12"/>
                <w:szCs w:val="12"/>
              </w:rPr>
              <w:t>EER/</w:t>
            </w:r>
            <w:ins w:id="27" w:author="Alhabibi, Haider@Energy [2]" w:date="2022-09-23T17:51:00Z">
              <w:r w:rsidR="003E2148">
                <w:rPr>
                  <w:rFonts w:ascii="Calibri" w:hAnsi="Calibri"/>
                  <w:sz w:val="12"/>
                  <w:szCs w:val="12"/>
                </w:rPr>
                <w:t>S</w:t>
              </w:r>
            </w:ins>
            <w:r w:rsidR="00BA0D29" w:rsidRPr="00F607F1">
              <w:rPr>
                <w:rFonts w:ascii="Calibri" w:hAnsi="Calibri"/>
                <w:sz w:val="12"/>
                <w:szCs w:val="12"/>
              </w:rPr>
              <w:t xml:space="preserve">EER, </w:t>
            </w:r>
            <w:r w:rsidRPr="00F607F1">
              <w:rPr>
                <w:rFonts w:ascii="Calibri" w:hAnsi="Calibri"/>
                <w:sz w:val="12"/>
                <w:szCs w:val="12"/>
              </w:rPr>
              <w:t>and F10 ≥ 45000, value must be ≥ 11.7 and ≥ C07, then the system complies;</w:t>
            </w:r>
          </w:p>
          <w:p w14:paraId="1668CA4F" w14:textId="77777777" w:rsidR="00BA0D29" w:rsidRPr="00F607F1" w:rsidRDefault="00BA0D29" w:rsidP="000B3E8E">
            <w:pPr>
              <w:keepNext/>
              <w:rPr>
                <w:rFonts w:ascii="Calibri" w:hAnsi="Calibri"/>
                <w:sz w:val="12"/>
                <w:szCs w:val="12"/>
              </w:rPr>
            </w:pPr>
          </w:p>
          <w:p w14:paraId="6FFE10D8" w14:textId="61DAAA32" w:rsidR="00BA0D29" w:rsidRPr="00F607F1" w:rsidRDefault="00BA0D29" w:rsidP="000B3E8E">
            <w:pPr>
              <w:keepNext/>
              <w:rPr>
                <w:rFonts w:ascii="Calibri" w:hAnsi="Calibri"/>
                <w:sz w:val="12"/>
                <w:szCs w:val="12"/>
              </w:rPr>
            </w:pPr>
            <w:r w:rsidRPr="00F607F1">
              <w:rPr>
                <w:rFonts w:ascii="Calibri" w:hAnsi="Calibri"/>
                <w:sz w:val="12"/>
                <w:szCs w:val="12"/>
              </w:rPr>
              <w:t>elseif B04 = "central split AC", C06a=</w:t>
            </w:r>
            <w:del w:id="28" w:author="Alhabibi, Haider@Energy [2]" w:date="2022-09-23T17:51:00Z">
              <w:r w:rsidRPr="00F607F1" w:rsidDel="003E2148">
                <w:rPr>
                  <w:rFonts w:ascii="Calibri" w:hAnsi="Calibri"/>
                  <w:sz w:val="12"/>
                  <w:szCs w:val="12"/>
                </w:rPr>
                <w:delText>S</w:delText>
              </w:r>
            </w:del>
            <w:r w:rsidRPr="00F607F1">
              <w:rPr>
                <w:rFonts w:ascii="Calibri" w:hAnsi="Calibri"/>
                <w:sz w:val="12"/>
                <w:szCs w:val="12"/>
              </w:rPr>
              <w:t>EER2/</w:t>
            </w:r>
            <w:ins w:id="29" w:author="Alhabibi, Haider@Energy [2]" w:date="2022-09-23T17:51:00Z">
              <w:r w:rsidR="003E2148">
                <w:rPr>
                  <w:rFonts w:ascii="Calibri" w:hAnsi="Calibri"/>
                  <w:sz w:val="12"/>
                  <w:szCs w:val="12"/>
                </w:rPr>
                <w:t>S</w:t>
              </w:r>
            </w:ins>
            <w:r w:rsidRPr="00F607F1">
              <w:rPr>
                <w:rFonts w:ascii="Calibri" w:hAnsi="Calibri"/>
                <w:sz w:val="12"/>
                <w:szCs w:val="12"/>
              </w:rPr>
              <w:t>EER2, and F10 &lt; 45000, then value must be ≥ 11.7 and ≥ C07, then the system complies;</w:t>
            </w:r>
          </w:p>
          <w:p w14:paraId="00D92B74" w14:textId="77777777" w:rsidR="00BA0D29" w:rsidRPr="00F607F1" w:rsidRDefault="00BA0D29" w:rsidP="000B3E8E">
            <w:pPr>
              <w:keepNext/>
              <w:rPr>
                <w:rFonts w:ascii="Calibri" w:hAnsi="Calibri"/>
                <w:sz w:val="12"/>
                <w:szCs w:val="12"/>
              </w:rPr>
            </w:pPr>
          </w:p>
          <w:p w14:paraId="2BBB7F7C" w14:textId="5FBE297E" w:rsidR="00BA0D29" w:rsidRPr="00F607F1" w:rsidRDefault="00BA0D29" w:rsidP="000B3E8E">
            <w:pPr>
              <w:keepNext/>
              <w:rPr>
                <w:rFonts w:ascii="Calibri" w:hAnsi="Calibri"/>
                <w:sz w:val="12"/>
                <w:szCs w:val="12"/>
              </w:rPr>
            </w:pPr>
            <w:r w:rsidRPr="00F607F1">
              <w:rPr>
                <w:rFonts w:ascii="Calibri" w:hAnsi="Calibri"/>
                <w:sz w:val="12"/>
                <w:szCs w:val="12"/>
              </w:rPr>
              <w:t>elseif B04 = "central split AC", C06a=</w:t>
            </w:r>
            <w:del w:id="30" w:author="Alhabibi, Haider@Energy [2]" w:date="2022-09-23T17:51:00Z">
              <w:r w:rsidRPr="00F607F1" w:rsidDel="003E2148">
                <w:rPr>
                  <w:rFonts w:ascii="Calibri" w:hAnsi="Calibri"/>
                  <w:sz w:val="12"/>
                  <w:szCs w:val="12"/>
                </w:rPr>
                <w:delText>S</w:delText>
              </w:r>
            </w:del>
            <w:r w:rsidRPr="00F607F1">
              <w:rPr>
                <w:rFonts w:ascii="Calibri" w:hAnsi="Calibri"/>
                <w:sz w:val="12"/>
                <w:szCs w:val="12"/>
              </w:rPr>
              <w:t>EER2/</w:t>
            </w:r>
            <w:ins w:id="31" w:author="Alhabibi, Haider@Energy [2]" w:date="2022-09-23T17:51:00Z">
              <w:r w:rsidR="003E2148">
                <w:rPr>
                  <w:rFonts w:ascii="Calibri" w:hAnsi="Calibri"/>
                  <w:sz w:val="12"/>
                  <w:szCs w:val="12"/>
                </w:rPr>
                <w:t>S</w:t>
              </w:r>
            </w:ins>
            <w:r w:rsidRPr="00F607F1">
              <w:rPr>
                <w:rFonts w:ascii="Calibri" w:hAnsi="Calibri"/>
                <w:sz w:val="12"/>
                <w:szCs w:val="12"/>
              </w:rPr>
              <w:t>EER2, and F10 ≥ 45000, value must be ≥ 11.2 and ≥ C07, then the system complies;</w:t>
            </w:r>
          </w:p>
          <w:p w14:paraId="4E12FDF0" w14:textId="77777777" w:rsidR="0093463A" w:rsidRPr="00F607F1" w:rsidRDefault="0093463A" w:rsidP="000B3E8E">
            <w:pPr>
              <w:keepNext/>
              <w:rPr>
                <w:rFonts w:ascii="Calibri" w:hAnsi="Calibri"/>
                <w:sz w:val="12"/>
                <w:szCs w:val="12"/>
              </w:rPr>
            </w:pPr>
          </w:p>
          <w:p w14:paraId="49A4C63D" w14:textId="77777777" w:rsidR="0093463A" w:rsidRPr="00F607F1" w:rsidRDefault="0093463A" w:rsidP="000B3E8E">
            <w:pPr>
              <w:keepNext/>
              <w:rPr>
                <w:rFonts w:ascii="Calibri" w:hAnsi="Calibri"/>
                <w:sz w:val="12"/>
                <w:szCs w:val="12"/>
              </w:rPr>
            </w:pPr>
            <w:r w:rsidRPr="00F607F1">
              <w:rPr>
                <w:rFonts w:ascii="Calibri" w:hAnsi="Calibri"/>
                <w:sz w:val="12"/>
                <w:szCs w:val="12"/>
              </w:rPr>
              <w:t>else (for all other systems) if value is ≥ C07, then the system complies;</w:t>
            </w:r>
          </w:p>
          <w:p w14:paraId="6059678C" w14:textId="77777777" w:rsidR="0093463A" w:rsidRPr="00F607F1" w:rsidRDefault="0093463A" w:rsidP="000B3E8E">
            <w:pPr>
              <w:keepNext/>
              <w:rPr>
                <w:rFonts w:ascii="Calibri" w:hAnsi="Calibri"/>
                <w:b/>
                <w:sz w:val="12"/>
                <w:szCs w:val="12"/>
              </w:rPr>
            </w:pPr>
          </w:p>
          <w:p w14:paraId="1039C3E2" w14:textId="79F62C5C" w:rsidR="00FF7CC4" w:rsidRPr="00F607F1" w:rsidRDefault="00FF7CC4" w:rsidP="000B3E8E">
            <w:pPr>
              <w:keepNext/>
              <w:rPr>
                <w:rFonts w:ascii="Calibri" w:hAnsi="Calibri"/>
                <w:sz w:val="12"/>
                <w:szCs w:val="12"/>
              </w:rPr>
            </w:pPr>
          </w:p>
          <w:p w14:paraId="1D5E5B35" w14:textId="77777777" w:rsidR="006E5B91" w:rsidRPr="00F607F1" w:rsidRDefault="006E5B91" w:rsidP="000B3E8E">
            <w:pPr>
              <w:keepNext/>
              <w:rPr>
                <w:rFonts w:ascii="Calibri" w:hAnsi="Calibri"/>
                <w:sz w:val="12"/>
                <w:szCs w:val="12"/>
              </w:rPr>
            </w:pPr>
          </w:p>
          <w:p w14:paraId="1F9B9898" w14:textId="4EB9F741" w:rsidR="006E5B91" w:rsidRPr="00F607F1" w:rsidRDefault="006E5B91" w:rsidP="000B3E8E">
            <w:pPr>
              <w:keepNext/>
              <w:rPr>
                <w:rFonts w:ascii="Calibri" w:hAnsi="Calibri"/>
                <w:sz w:val="12"/>
                <w:szCs w:val="12"/>
              </w:rPr>
            </w:pPr>
            <w:r w:rsidRPr="00F607F1">
              <w:rPr>
                <w:rFonts w:ascii="Calibri" w:hAnsi="Calibri"/>
                <w:sz w:val="12"/>
                <w:szCs w:val="12"/>
              </w:rPr>
              <w:lastRenderedPageBreak/>
              <w:t xml:space="preserve">else </w:t>
            </w:r>
            <w:r w:rsidRPr="00F607F1">
              <w:rPr>
                <w:rFonts w:asciiTheme="minorHAnsi" w:hAnsiTheme="minorHAnsi"/>
                <w:sz w:val="12"/>
                <w:szCs w:val="12"/>
              </w:rPr>
              <w:t>flag non-compliant value</w:t>
            </w:r>
            <w:r w:rsidR="00FF7CC4" w:rsidRPr="00F607F1">
              <w:rPr>
                <w:rFonts w:asciiTheme="minorHAnsi" w:hAnsiTheme="minorHAnsi"/>
                <w:sz w:val="12"/>
                <w:szCs w:val="12"/>
              </w:rPr>
              <w:t>s</w:t>
            </w:r>
            <w:r w:rsidRPr="00F607F1">
              <w:rPr>
                <w:rFonts w:asciiTheme="minorHAnsi" w:hAnsiTheme="minorHAnsi"/>
                <w:sz w:val="12"/>
                <w:szCs w:val="12"/>
              </w:rPr>
              <w:t xml:space="preserve"> and do not allow registration to proceed&gt;&gt;</w:t>
            </w:r>
          </w:p>
        </w:tc>
        <w:tc>
          <w:tcPr>
            <w:tcW w:w="1770" w:type="dxa"/>
          </w:tcPr>
          <w:p w14:paraId="1F9B9899" w14:textId="77777777" w:rsidR="006E5B91" w:rsidRPr="00F607F1" w:rsidRDefault="006E5B91" w:rsidP="000B3E8E">
            <w:pPr>
              <w:keepNext/>
              <w:rPr>
                <w:rFonts w:ascii="Calibri" w:hAnsi="Calibri"/>
                <w:sz w:val="16"/>
                <w:szCs w:val="16"/>
              </w:rPr>
            </w:pPr>
            <w:r w:rsidRPr="00F607F1">
              <w:rPr>
                <w:rFonts w:ascii="Calibri" w:hAnsi="Calibri"/>
                <w:sz w:val="16"/>
                <w:szCs w:val="16"/>
              </w:rPr>
              <w:lastRenderedPageBreak/>
              <w:t>&lt;&lt;user input alphanumeric text string max 50 characters&gt;&gt;</w:t>
            </w:r>
          </w:p>
        </w:tc>
        <w:tc>
          <w:tcPr>
            <w:tcW w:w="1770" w:type="dxa"/>
            <w:gridSpan w:val="2"/>
          </w:tcPr>
          <w:p w14:paraId="1F9B989A"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alphanumeric text string max 50 characters&gt;&gt;</w:t>
            </w:r>
          </w:p>
        </w:tc>
        <w:tc>
          <w:tcPr>
            <w:tcW w:w="1770" w:type="dxa"/>
          </w:tcPr>
          <w:p w14:paraId="1F9B989B"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alphanumeric text string max 50 characters&gt;&gt;</w:t>
            </w:r>
          </w:p>
        </w:tc>
        <w:tc>
          <w:tcPr>
            <w:tcW w:w="1123" w:type="dxa"/>
            <w:gridSpan w:val="2"/>
          </w:tcPr>
          <w:p w14:paraId="1F9B989C"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numeric, xxxxxx&gt;&gt;</w:t>
            </w:r>
          </w:p>
        </w:tc>
        <w:tc>
          <w:tcPr>
            <w:tcW w:w="1011" w:type="dxa"/>
          </w:tcPr>
          <w:p w14:paraId="1F9B989D"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numeric, x.x&gt;&gt;</w:t>
            </w:r>
          </w:p>
        </w:tc>
        <w:tc>
          <w:tcPr>
            <w:tcW w:w="1011" w:type="dxa"/>
          </w:tcPr>
          <w:p w14:paraId="12FFB671" w14:textId="6CADFEB7" w:rsidR="006E5B91" w:rsidRPr="00F607F1" w:rsidRDefault="0096058F" w:rsidP="000B3E8E">
            <w:pPr>
              <w:keepNext/>
              <w:rPr>
                <w:rFonts w:ascii="Calibri" w:hAnsi="Calibri"/>
                <w:sz w:val="16"/>
                <w:szCs w:val="16"/>
              </w:rPr>
            </w:pPr>
            <w:r w:rsidRPr="00F607F1">
              <w:rPr>
                <w:rFonts w:ascii="Calibri" w:hAnsi="Calibri"/>
                <w:sz w:val="16"/>
                <w:szCs w:val="16"/>
              </w:rPr>
              <w:t>&lt;&lt;user input, numeric, xxxxxx&gt;&gt;</w:t>
            </w:r>
          </w:p>
        </w:tc>
      </w:tr>
      <w:tr w:rsidR="006E5B91" w:rsidRPr="00F607F1" w14:paraId="1F9B98B2" w14:textId="7706BB94" w:rsidTr="000B3E8E">
        <w:trPr>
          <w:trHeight w:val="288"/>
        </w:trPr>
        <w:tc>
          <w:tcPr>
            <w:tcW w:w="1112" w:type="dxa"/>
          </w:tcPr>
          <w:p w14:paraId="1F9B98A9" w14:textId="77777777" w:rsidR="006E5B91" w:rsidRPr="00F607F1" w:rsidRDefault="006E5B91" w:rsidP="000B3E8E">
            <w:pPr>
              <w:keepNext/>
              <w:rPr>
                <w:rFonts w:ascii="Calibri" w:hAnsi="Calibri"/>
                <w:sz w:val="18"/>
                <w:szCs w:val="18"/>
              </w:rPr>
            </w:pPr>
          </w:p>
        </w:tc>
        <w:tc>
          <w:tcPr>
            <w:tcW w:w="1099" w:type="dxa"/>
          </w:tcPr>
          <w:p w14:paraId="1F9B98AA" w14:textId="3E7CD6C4" w:rsidR="006E5B91" w:rsidRPr="00F607F1" w:rsidRDefault="006E5B91" w:rsidP="000B3E8E">
            <w:pPr>
              <w:keepNext/>
              <w:rPr>
                <w:rFonts w:ascii="Calibri" w:hAnsi="Calibri"/>
                <w:sz w:val="18"/>
                <w:szCs w:val="18"/>
              </w:rPr>
            </w:pPr>
          </w:p>
        </w:tc>
        <w:tc>
          <w:tcPr>
            <w:tcW w:w="1564" w:type="dxa"/>
            <w:gridSpan w:val="2"/>
          </w:tcPr>
          <w:p w14:paraId="1F9B98AB" w14:textId="77777777" w:rsidR="006E5B91" w:rsidRPr="00F607F1" w:rsidRDefault="006E5B91" w:rsidP="000B3E8E">
            <w:pPr>
              <w:keepNext/>
              <w:rPr>
                <w:rFonts w:ascii="Calibri" w:hAnsi="Calibri"/>
                <w:sz w:val="18"/>
                <w:szCs w:val="18"/>
              </w:rPr>
            </w:pPr>
          </w:p>
        </w:tc>
        <w:tc>
          <w:tcPr>
            <w:tcW w:w="2160" w:type="dxa"/>
            <w:gridSpan w:val="2"/>
          </w:tcPr>
          <w:p w14:paraId="1F9B98AC" w14:textId="77777777" w:rsidR="006E5B91" w:rsidRPr="00F607F1" w:rsidRDefault="006E5B91" w:rsidP="000B3E8E">
            <w:pPr>
              <w:keepNext/>
              <w:rPr>
                <w:rFonts w:ascii="Calibri" w:hAnsi="Calibri"/>
                <w:sz w:val="18"/>
                <w:szCs w:val="18"/>
              </w:rPr>
            </w:pPr>
          </w:p>
        </w:tc>
        <w:tc>
          <w:tcPr>
            <w:tcW w:w="1770" w:type="dxa"/>
          </w:tcPr>
          <w:p w14:paraId="1F9B98AD" w14:textId="77777777" w:rsidR="006E5B91" w:rsidRPr="00F607F1" w:rsidRDefault="006E5B91" w:rsidP="000B3E8E">
            <w:pPr>
              <w:keepNext/>
              <w:rPr>
                <w:rFonts w:ascii="Calibri" w:hAnsi="Calibri"/>
                <w:sz w:val="18"/>
                <w:szCs w:val="18"/>
              </w:rPr>
            </w:pPr>
          </w:p>
        </w:tc>
        <w:tc>
          <w:tcPr>
            <w:tcW w:w="1770" w:type="dxa"/>
            <w:gridSpan w:val="2"/>
          </w:tcPr>
          <w:p w14:paraId="1F9B98AE" w14:textId="77777777" w:rsidR="006E5B91" w:rsidRPr="00F607F1" w:rsidRDefault="006E5B91" w:rsidP="000B3E8E">
            <w:pPr>
              <w:keepNext/>
              <w:rPr>
                <w:rFonts w:ascii="Calibri" w:hAnsi="Calibri"/>
                <w:sz w:val="18"/>
                <w:szCs w:val="18"/>
              </w:rPr>
            </w:pPr>
          </w:p>
        </w:tc>
        <w:tc>
          <w:tcPr>
            <w:tcW w:w="1770" w:type="dxa"/>
          </w:tcPr>
          <w:p w14:paraId="1F9B98AF" w14:textId="77777777" w:rsidR="006E5B91" w:rsidRPr="00F607F1" w:rsidRDefault="006E5B91" w:rsidP="000B3E8E">
            <w:pPr>
              <w:keepNext/>
              <w:rPr>
                <w:rFonts w:ascii="Calibri" w:hAnsi="Calibri"/>
                <w:sz w:val="18"/>
                <w:szCs w:val="18"/>
              </w:rPr>
            </w:pPr>
          </w:p>
        </w:tc>
        <w:tc>
          <w:tcPr>
            <w:tcW w:w="1123" w:type="dxa"/>
            <w:gridSpan w:val="2"/>
          </w:tcPr>
          <w:p w14:paraId="1F9B98B0" w14:textId="77777777" w:rsidR="006E5B91" w:rsidRPr="00F607F1" w:rsidRDefault="006E5B91" w:rsidP="000B3E8E">
            <w:pPr>
              <w:keepNext/>
              <w:rPr>
                <w:rFonts w:ascii="Calibri" w:hAnsi="Calibri"/>
                <w:sz w:val="18"/>
                <w:szCs w:val="18"/>
              </w:rPr>
            </w:pPr>
          </w:p>
        </w:tc>
        <w:tc>
          <w:tcPr>
            <w:tcW w:w="1011" w:type="dxa"/>
          </w:tcPr>
          <w:p w14:paraId="1F9B98B1" w14:textId="77777777" w:rsidR="006E5B91" w:rsidRPr="00F607F1" w:rsidRDefault="006E5B91" w:rsidP="000B3E8E">
            <w:pPr>
              <w:keepNext/>
              <w:rPr>
                <w:rFonts w:ascii="Calibri" w:hAnsi="Calibri"/>
                <w:sz w:val="18"/>
                <w:szCs w:val="18"/>
              </w:rPr>
            </w:pPr>
          </w:p>
        </w:tc>
        <w:tc>
          <w:tcPr>
            <w:tcW w:w="1011" w:type="dxa"/>
          </w:tcPr>
          <w:p w14:paraId="58571540" w14:textId="77777777" w:rsidR="006E5B91" w:rsidRPr="00F607F1" w:rsidRDefault="006E5B91" w:rsidP="000B3E8E">
            <w:pPr>
              <w:keepNext/>
              <w:rPr>
                <w:rFonts w:ascii="Calibri" w:hAnsi="Calibri"/>
                <w:sz w:val="18"/>
                <w:szCs w:val="18"/>
              </w:rPr>
            </w:pPr>
          </w:p>
        </w:tc>
      </w:tr>
      <w:tr w:rsidR="006E5B91" w:rsidRPr="00F607F1" w14:paraId="1F9B98B4" w14:textId="1FD71517" w:rsidTr="000B3E8E">
        <w:tc>
          <w:tcPr>
            <w:tcW w:w="14390" w:type="dxa"/>
            <w:gridSpan w:val="14"/>
          </w:tcPr>
          <w:p w14:paraId="1950C8DB" w14:textId="17D0B32B" w:rsidR="006E5B91" w:rsidRPr="00F607F1" w:rsidRDefault="006E5B91" w:rsidP="000B3E8E">
            <w:pPr>
              <w:keepNext/>
              <w:rPr>
                <w:rFonts w:ascii="Calibri" w:hAnsi="Calibri"/>
                <w:sz w:val="18"/>
                <w:szCs w:val="18"/>
              </w:rPr>
            </w:pPr>
            <w:r w:rsidRPr="00F607F1">
              <w:rPr>
                <w:rFonts w:ascii="Calibri" w:hAnsi="Calibri"/>
                <w:sz w:val="18"/>
                <w:szCs w:val="18"/>
              </w:rPr>
              <w:t>Notes:</w:t>
            </w:r>
          </w:p>
        </w:tc>
      </w:tr>
    </w:tbl>
    <w:p w14:paraId="1E81E284" w14:textId="77777777" w:rsidR="003E6157" w:rsidRPr="00F607F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7"/>
        <w:gridCol w:w="1058"/>
        <w:gridCol w:w="73"/>
        <w:gridCol w:w="1339"/>
        <w:gridCol w:w="673"/>
        <w:gridCol w:w="386"/>
        <w:gridCol w:w="1238"/>
        <w:gridCol w:w="387"/>
        <w:gridCol w:w="761"/>
        <w:gridCol w:w="1251"/>
        <w:gridCol w:w="1191"/>
        <w:gridCol w:w="821"/>
        <w:gridCol w:w="1621"/>
        <w:gridCol w:w="408"/>
        <w:gridCol w:w="2306"/>
      </w:tblGrid>
      <w:tr w:rsidR="007B799C" w:rsidRPr="00F607F1" w14:paraId="1F9B98C6" w14:textId="77777777" w:rsidTr="00322694">
        <w:trPr>
          <w:cantSplit/>
          <w:trHeight w:val="954"/>
        </w:trPr>
        <w:tc>
          <w:tcPr>
            <w:tcW w:w="14395" w:type="dxa"/>
            <w:gridSpan w:val="15"/>
            <w:tcBorders>
              <w:bottom w:val="nil"/>
            </w:tcBorders>
            <w:shd w:val="clear" w:color="auto" w:fill="auto"/>
          </w:tcPr>
          <w:p w14:paraId="1F9B98B8" w14:textId="579EDFE1" w:rsidR="00D90912" w:rsidRPr="00F607F1" w:rsidRDefault="00D56952" w:rsidP="00322694">
            <w:pPr>
              <w:keepNext/>
              <w:rPr>
                <w:rFonts w:ascii="Calibri" w:hAnsi="Calibri"/>
                <w:b/>
                <w:sz w:val="18"/>
                <w:szCs w:val="18"/>
              </w:rPr>
            </w:pPr>
            <w:r w:rsidRPr="00F607F1">
              <w:rPr>
                <w:rFonts w:ascii="Calibri" w:hAnsi="Calibri"/>
                <w:b/>
                <w:sz w:val="18"/>
                <w:szCs w:val="18"/>
              </w:rPr>
              <w:t>H</w:t>
            </w:r>
            <w:r w:rsidR="007B799C" w:rsidRPr="00F607F1">
              <w:rPr>
                <w:rFonts w:ascii="Calibri" w:hAnsi="Calibri"/>
                <w:b/>
                <w:sz w:val="18"/>
                <w:szCs w:val="18"/>
              </w:rPr>
              <w:t xml:space="preserve">. Installed </w:t>
            </w:r>
            <w:r w:rsidR="00945329" w:rsidRPr="00F607F1">
              <w:rPr>
                <w:rFonts w:ascii="Calibri" w:hAnsi="Calibri"/>
                <w:b/>
                <w:sz w:val="18"/>
                <w:szCs w:val="18"/>
              </w:rPr>
              <w:t xml:space="preserve">Split System Indoor </w:t>
            </w:r>
            <w:r w:rsidR="000D36F8" w:rsidRPr="00F607F1">
              <w:rPr>
                <w:rFonts w:ascii="Calibri" w:hAnsi="Calibri"/>
                <w:b/>
                <w:sz w:val="18"/>
                <w:szCs w:val="18"/>
              </w:rPr>
              <w:t xml:space="preserve">Unit </w:t>
            </w:r>
            <w:r w:rsidR="00945329" w:rsidRPr="00F607F1">
              <w:rPr>
                <w:rFonts w:ascii="Calibri" w:hAnsi="Calibri"/>
                <w:b/>
                <w:sz w:val="18"/>
                <w:szCs w:val="18"/>
              </w:rPr>
              <w:t>Coil or Fan</w:t>
            </w:r>
            <w:r w:rsidR="009B4B1B" w:rsidRPr="00F607F1">
              <w:rPr>
                <w:rFonts w:ascii="Calibri" w:hAnsi="Calibri"/>
                <w:b/>
                <w:sz w:val="18"/>
                <w:szCs w:val="18"/>
              </w:rPr>
              <w:t xml:space="preserve"> </w:t>
            </w:r>
            <w:r w:rsidR="00945329" w:rsidRPr="00F607F1">
              <w:rPr>
                <w:rFonts w:ascii="Calibri" w:hAnsi="Calibri"/>
                <w:b/>
                <w:sz w:val="18"/>
                <w:szCs w:val="18"/>
              </w:rPr>
              <w:t xml:space="preserve">Coil </w:t>
            </w:r>
            <w:r w:rsidR="00D90912" w:rsidRPr="00F607F1">
              <w:rPr>
                <w:rFonts w:ascii="Calibri" w:hAnsi="Calibri"/>
                <w:b/>
                <w:sz w:val="18"/>
                <w:szCs w:val="18"/>
              </w:rPr>
              <w:t>E</w:t>
            </w:r>
            <w:r w:rsidR="009F4F7F" w:rsidRPr="00F607F1">
              <w:rPr>
                <w:rFonts w:ascii="Calibri" w:hAnsi="Calibri"/>
                <w:b/>
                <w:sz w:val="18"/>
                <w:szCs w:val="18"/>
              </w:rPr>
              <w:t>quipment</w:t>
            </w:r>
            <w:r w:rsidR="00D90912" w:rsidRPr="00F607F1">
              <w:rPr>
                <w:rFonts w:ascii="Calibri" w:hAnsi="Calibri"/>
                <w:b/>
                <w:sz w:val="18"/>
                <w:szCs w:val="18"/>
              </w:rPr>
              <w:t xml:space="preserve"> Information </w:t>
            </w:r>
            <w:r w:rsidR="000D36F8" w:rsidRPr="00F607F1">
              <w:rPr>
                <w:rFonts w:ascii="Calibri" w:hAnsi="Calibri"/>
                <w:b/>
                <w:sz w:val="18"/>
                <w:szCs w:val="18"/>
              </w:rPr>
              <w:t xml:space="preserve">- </w:t>
            </w:r>
            <w:r w:rsidR="00945329" w:rsidRPr="00F607F1">
              <w:rPr>
                <w:rFonts w:ascii="Calibri" w:hAnsi="Calibri"/>
                <w:b/>
                <w:sz w:val="18"/>
                <w:szCs w:val="18"/>
              </w:rPr>
              <w:t xml:space="preserve">applicable to </w:t>
            </w:r>
            <w:r w:rsidR="009140EF" w:rsidRPr="00F607F1">
              <w:rPr>
                <w:rFonts w:ascii="Calibri" w:hAnsi="Calibri"/>
                <w:b/>
                <w:sz w:val="18"/>
                <w:szCs w:val="18"/>
              </w:rPr>
              <w:t>DX or hydronic</w:t>
            </w:r>
            <w:r w:rsidR="000D36F8" w:rsidRPr="00F607F1">
              <w:rPr>
                <w:rFonts w:ascii="Calibri" w:hAnsi="Calibri"/>
                <w:b/>
                <w:sz w:val="18"/>
                <w:szCs w:val="18"/>
              </w:rPr>
              <w:t>,</w:t>
            </w:r>
            <w:r w:rsidR="009140EF" w:rsidRPr="00F607F1">
              <w:rPr>
                <w:rFonts w:ascii="Calibri" w:hAnsi="Calibri"/>
                <w:b/>
                <w:sz w:val="18"/>
                <w:szCs w:val="18"/>
              </w:rPr>
              <w:t xml:space="preserve"> heating</w:t>
            </w:r>
            <w:r w:rsidR="000D36F8" w:rsidRPr="00F607F1">
              <w:rPr>
                <w:rFonts w:ascii="Calibri" w:hAnsi="Calibri"/>
                <w:b/>
                <w:sz w:val="18"/>
                <w:szCs w:val="18"/>
              </w:rPr>
              <w:t xml:space="preserve"> or </w:t>
            </w:r>
            <w:r w:rsidR="009140EF" w:rsidRPr="00F607F1">
              <w:rPr>
                <w:rFonts w:ascii="Calibri" w:hAnsi="Calibri"/>
                <w:b/>
                <w:sz w:val="18"/>
                <w:szCs w:val="18"/>
              </w:rPr>
              <w:t>cooling</w:t>
            </w:r>
            <w:r w:rsidR="000D36F8" w:rsidRPr="00F607F1">
              <w:rPr>
                <w:rFonts w:ascii="Calibri" w:hAnsi="Calibri"/>
                <w:b/>
                <w:sz w:val="18"/>
                <w:szCs w:val="18"/>
              </w:rPr>
              <w:t>,</w:t>
            </w:r>
            <w:r w:rsidR="00084659" w:rsidRPr="00F607F1">
              <w:rPr>
                <w:rFonts w:ascii="Calibri" w:hAnsi="Calibri"/>
                <w:b/>
                <w:sz w:val="18"/>
                <w:szCs w:val="18"/>
              </w:rPr>
              <w:t xml:space="preserve"> </w:t>
            </w:r>
            <w:r w:rsidR="004D508A" w:rsidRPr="00F607F1">
              <w:rPr>
                <w:rFonts w:ascii="Calibri" w:hAnsi="Calibri"/>
                <w:b/>
                <w:sz w:val="18"/>
                <w:szCs w:val="18"/>
              </w:rPr>
              <w:t xml:space="preserve">coils </w:t>
            </w:r>
            <w:r w:rsidR="000D36F8" w:rsidRPr="00F607F1">
              <w:rPr>
                <w:rFonts w:ascii="Calibri" w:hAnsi="Calibri"/>
                <w:b/>
                <w:sz w:val="18"/>
                <w:szCs w:val="18"/>
              </w:rPr>
              <w:t xml:space="preserve">and </w:t>
            </w:r>
            <w:r w:rsidR="004D508A" w:rsidRPr="00F607F1">
              <w:rPr>
                <w:rFonts w:ascii="Calibri" w:hAnsi="Calibri"/>
                <w:b/>
                <w:sz w:val="18"/>
                <w:szCs w:val="18"/>
              </w:rPr>
              <w:t>fan</w:t>
            </w:r>
            <w:r w:rsidR="00552EC1" w:rsidRPr="00F607F1">
              <w:rPr>
                <w:rFonts w:ascii="Calibri" w:hAnsi="Calibri"/>
                <w:b/>
                <w:sz w:val="18"/>
                <w:szCs w:val="18"/>
              </w:rPr>
              <w:t xml:space="preserve"> </w:t>
            </w:r>
            <w:r w:rsidR="004D508A" w:rsidRPr="00F607F1">
              <w:rPr>
                <w:rFonts w:ascii="Calibri" w:hAnsi="Calibri"/>
                <w:b/>
                <w:sz w:val="18"/>
                <w:szCs w:val="18"/>
              </w:rPr>
              <w:t>coil units</w:t>
            </w:r>
            <w:r w:rsidR="000D36F8" w:rsidRPr="00F607F1">
              <w:rPr>
                <w:rFonts w:ascii="Calibri" w:hAnsi="Calibri"/>
                <w:b/>
                <w:sz w:val="18"/>
                <w:szCs w:val="18"/>
              </w:rPr>
              <w:t>.</w:t>
            </w:r>
          </w:p>
          <w:p w14:paraId="1F9B98B9" w14:textId="2E66102A" w:rsidR="009F4F7F" w:rsidRPr="00F607F1" w:rsidRDefault="009F4F7F" w:rsidP="00322694">
            <w:pPr>
              <w:keepNext/>
              <w:rPr>
                <w:rFonts w:ascii="Calibri" w:hAnsi="Calibri"/>
                <w:sz w:val="18"/>
                <w:szCs w:val="18"/>
              </w:rPr>
            </w:pPr>
            <w:r w:rsidRPr="00F607F1">
              <w:rPr>
                <w:rFonts w:ascii="Calibri" w:hAnsi="Calibri"/>
                <w:sz w:val="18"/>
                <w:szCs w:val="18"/>
              </w:rPr>
              <w:t xml:space="preserve">Systems with more than one indoor coil or fan coil unit </w:t>
            </w:r>
            <w:r w:rsidR="00D90912" w:rsidRPr="00F607F1">
              <w:rPr>
                <w:rFonts w:ascii="Calibri" w:hAnsi="Calibri"/>
                <w:sz w:val="18"/>
                <w:szCs w:val="18"/>
              </w:rPr>
              <w:t>(e.g. multi</w:t>
            </w:r>
            <w:r w:rsidR="003E30C0" w:rsidRPr="00F607F1">
              <w:rPr>
                <w:rFonts w:ascii="Calibri" w:hAnsi="Calibri"/>
                <w:sz w:val="18"/>
                <w:szCs w:val="18"/>
              </w:rPr>
              <w:t>-</w:t>
            </w:r>
            <w:r w:rsidR="00D90912" w:rsidRPr="00F607F1">
              <w:rPr>
                <w:rFonts w:ascii="Calibri" w:hAnsi="Calibri"/>
                <w:sz w:val="18"/>
                <w:szCs w:val="18"/>
              </w:rPr>
              <w:t xml:space="preserve">split systems) </w:t>
            </w:r>
            <w:r w:rsidRPr="00F607F1">
              <w:rPr>
                <w:rFonts w:ascii="Calibri" w:hAnsi="Calibri"/>
                <w:sz w:val="18"/>
                <w:szCs w:val="18"/>
              </w:rPr>
              <w:t xml:space="preserve">shall provide </w:t>
            </w:r>
            <w:r w:rsidR="00D90912" w:rsidRPr="00F607F1">
              <w:rPr>
                <w:rFonts w:ascii="Calibri" w:hAnsi="Calibri"/>
                <w:sz w:val="18"/>
                <w:szCs w:val="18"/>
              </w:rPr>
              <w:t xml:space="preserve">information for each of the system indoor </w:t>
            </w:r>
            <w:r w:rsidR="000D36F8" w:rsidRPr="00F607F1">
              <w:rPr>
                <w:rFonts w:ascii="Calibri" w:hAnsi="Calibri"/>
                <w:sz w:val="18"/>
                <w:szCs w:val="18"/>
              </w:rPr>
              <w:t xml:space="preserve">unit </w:t>
            </w:r>
            <w:r w:rsidR="00D90912" w:rsidRPr="00F607F1">
              <w:rPr>
                <w:rFonts w:ascii="Calibri" w:hAnsi="Calibri"/>
                <w:sz w:val="18"/>
                <w:szCs w:val="18"/>
              </w:rPr>
              <w:t>coils or fan coil units.</w:t>
            </w:r>
          </w:p>
          <w:p w14:paraId="530020C7" w14:textId="77777777" w:rsidR="005119F9" w:rsidRPr="00F607F1" w:rsidRDefault="005119F9" w:rsidP="00322694">
            <w:pPr>
              <w:rPr>
                <w:rFonts w:ascii="Calibri" w:hAnsi="Calibri"/>
                <w:sz w:val="12"/>
                <w:szCs w:val="12"/>
              </w:rPr>
            </w:pPr>
          </w:p>
          <w:p w14:paraId="7D259AB5" w14:textId="0AAE18C4" w:rsidR="007607D4" w:rsidRPr="00F607F1" w:rsidRDefault="00233996" w:rsidP="00322694">
            <w:pPr>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none of the SC Systems listed in Section D have a value in</w:t>
            </w:r>
            <w:r w:rsidR="00552EC1" w:rsidRPr="00F607F1">
              <w:rPr>
                <w:rFonts w:ascii="Calibri" w:hAnsi="Calibri"/>
                <w:sz w:val="12"/>
                <w:szCs w:val="12"/>
              </w:rPr>
              <w:t xml:space="preserve"> either</w:t>
            </w:r>
            <w:r w:rsidRPr="00F607F1">
              <w:rPr>
                <w:rFonts w:ascii="Calibri" w:hAnsi="Calibri"/>
                <w:sz w:val="12"/>
                <w:szCs w:val="12"/>
              </w:rPr>
              <w:t xml:space="preserve"> </w:t>
            </w:r>
            <w:r w:rsidR="00891AF4" w:rsidRPr="00F607F1">
              <w:rPr>
                <w:rFonts w:ascii="Calibri" w:hAnsi="Calibri"/>
                <w:sz w:val="12"/>
                <w:szCs w:val="12"/>
              </w:rPr>
              <w:t xml:space="preserve">D04 or </w:t>
            </w:r>
            <w:r w:rsidRPr="00F607F1">
              <w:rPr>
                <w:rFonts w:ascii="Calibri" w:hAnsi="Calibri"/>
                <w:sz w:val="12"/>
                <w:szCs w:val="12"/>
              </w:rPr>
              <w:t>D05 =</w:t>
            </w:r>
            <w:r w:rsidR="00381011" w:rsidRPr="00F607F1">
              <w:rPr>
                <w:rFonts w:ascii="Calibri" w:hAnsi="Calibri"/>
                <w:sz w:val="12"/>
                <w:szCs w:val="12"/>
              </w:rPr>
              <w:t xml:space="preserve"> one of the system types in the list that follows below, </w:t>
            </w:r>
            <w:r w:rsidRPr="00F607F1">
              <w:rPr>
                <w:rFonts w:ascii="Calibri" w:hAnsi="Calibri"/>
                <w:b/>
                <w:sz w:val="12"/>
                <w:szCs w:val="12"/>
              </w:rPr>
              <w:t>then</w:t>
            </w:r>
            <w:r w:rsidRPr="00F607F1">
              <w:rPr>
                <w:rFonts w:ascii="Calibri" w:hAnsi="Calibri"/>
                <w:sz w:val="12"/>
                <w:szCs w:val="12"/>
              </w:rPr>
              <w:t xml:space="preserve"> display the section does not apply message;</w:t>
            </w:r>
          </w:p>
          <w:p w14:paraId="5C9D6847" w14:textId="77777777" w:rsidR="00D62902" w:rsidRPr="00F607F1" w:rsidRDefault="00D62902" w:rsidP="00322694">
            <w:pPr>
              <w:rPr>
                <w:rFonts w:ascii="Calibri" w:hAnsi="Calibri"/>
                <w:sz w:val="12"/>
                <w:szCs w:val="12"/>
              </w:rPr>
            </w:pPr>
          </w:p>
          <w:p w14:paraId="547A46BB" w14:textId="07A516BE" w:rsidR="00222249" w:rsidRPr="00F607F1" w:rsidRDefault="00233996" w:rsidP="00322694">
            <w:pPr>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w:t>
            </w:r>
            <w:r w:rsidR="00F238EB" w:rsidRPr="00F607F1">
              <w:rPr>
                <w:rFonts w:ascii="Calibri" w:hAnsi="Calibri"/>
                <w:sz w:val="12"/>
                <w:szCs w:val="12"/>
              </w:rPr>
              <w:t xml:space="preserve">for each of the SC Systems listed in Section D </w:t>
            </w:r>
            <w:r w:rsidR="00902F3C" w:rsidRPr="00F607F1">
              <w:rPr>
                <w:rFonts w:ascii="Calibri" w:hAnsi="Calibri"/>
                <w:sz w:val="12"/>
                <w:szCs w:val="12"/>
              </w:rPr>
              <w:t>that meet</w:t>
            </w:r>
            <w:r w:rsidR="00643CEB" w:rsidRPr="00F607F1">
              <w:rPr>
                <w:rFonts w:ascii="Calibri" w:hAnsi="Calibri"/>
                <w:sz w:val="12"/>
                <w:szCs w:val="12"/>
              </w:rPr>
              <w:t xml:space="preserve"> both BOTH of the following </w:t>
            </w:r>
            <w:r w:rsidR="006C4716" w:rsidRPr="00F607F1">
              <w:rPr>
                <w:rFonts w:ascii="Calibri" w:hAnsi="Calibri"/>
                <w:sz w:val="12"/>
                <w:szCs w:val="12"/>
              </w:rPr>
              <w:t xml:space="preserve">two </w:t>
            </w:r>
            <w:r w:rsidR="00643CEB" w:rsidRPr="00F607F1">
              <w:rPr>
                <w:rFonts w:ascii="Calibri" w:hAnsi="Calibri"/>
                <w:sz w:val="12"/>
                <w:szCs w:val="12"/>
              </w:rPr>
              <w:t>criteria: 1:[</w:t>
            </w:r>
            <w:r w:rsidR="00540882" w:rsidRPr="00F607F1">
              <w:rPr>
                <w:rFonts w:ascii="Calibri" w:hAnsi="Calibri"/>
                <w:sz w:val="12"/>
                <w:szCs w:val="12"/>
              </w:rPr>
              <w:t>D11</w:t>
            </w:r>
            <w:r w:rsidR="00643CEB" w:rsidRPr="00F607F1">
              <w:rPr>
                <w:rFonts w:ascii="Calibri" w:hAnsi="Calibri"/>
                <w:sz w:val="12"/>
                <w:szCs w:val="12"/>
              </w:rPr>
              <w:t>=new]; 2:[{D04 or D05}=one of the system types in the list that follows below],</w:t>
            </w:r>
            <w:r w:rsidR="00F238EB" w:rsidRPr="00F607F1">
              <w:rPr>
                <w:rFonts w:ascii="Calibri" w:hAnsi="Calibri"/>
                <w:sz w:val="12"/>
                <w:szCs w:val="12"/>
              </w:rPr>
              <w:t xml:space="preserve"> </w:t>
            </w:r>
            <w:r w:rsidRPr="00F607F1">
              <w:rPr>
                <w:rFonts w:ascii="Calibri" w:hAnsi="Calibri"/>
                <w:sz w:val="12"/>
                <w:szCs w:val="12"/>
              </w:rPr>
              <w:t>require</w:t>
            </w:r>
            <w:r w:rsidR="00664A73" w:rsidRPr="00F607F1">
              <w:rPr>
                <w:rFonts w:ascii="Calibri" w:hAnsi="Calibri"/>
                <w:sz w:val="12"/>
                <w:szCs w:val="12"/>
              </w:rPr>
              <w:t xml:space="preserve"> </w:t>
            </w:r>
            <w:r w:rsidRPr="00F607F1">
              <w:rPr>
                <w:rFonts w:ascii="Calibri" w:hAnsi="Calibri"/>
                <w:sz w:val="12"/>
                <w:szCs w:val="12"/>
              </w:rPr>
              <w:t>one row of data to be entered in this table for each</w:t>
            </w:r>
            <w:r w:rsidR="00F238EB" w:rsidRPr="00F607F1">
              <w:rPr>
                <w:sz w:val="12"/>
                <w:szCs w:val="12"/>
              </w:rPr>
              <w:t xml:space="preserve"> </w:t>
            </w:r>
            <w:r w:rsidR="00F238EB" w:rsidRPr="00F607F1">
              <w:rPr>
                <w:rFonts w:ascii="Calibri" w:hAnsi="Calibri"/>
                <w:sz w:val="12"/>
                <w:szCs w:val="12"/>
              </w:rPr>
              <w:t>of the quantity of indoor units specified in D06 for that system</w:t>
            </w:r>
            <w:r w:rsidR="00A841B2" w:rsidRPr="00F607F1">
              <w:rPr>
                <w:rFonts w:ascii="Calibri" w:hAnsi="Calibri"/>
                <w:sz w:val="12"/>
                <w:szCs w:val="12"/>
              </w:rPr>
              <w:t xml:space="preserve">; </w:t>
            </w:r>
            <w:r w:rsidR="00C76778" w:rsidRPr="00F607F1">
              <w:rPr>
                <w:rFonts w:ascii="Calibri" w:hAnsi="Calibri"/>
                <w:sz w:val="12"/>
                <w:szCs w:val="12"/>
              </w:rPr>
              <w:t xml:space="preserve"> </w:t>
            </w:r>
          </w:p>
          <w:p w14:paraId="41E89279" w14:textId="6DAC2327" w:rsidR="00902F3C" w:rsidRPr="00F607F1" w:rsidRDefault="00A841B2" w:rsidP="00322694">
            <w:pPr>
              <w:rPr>
                <w:rFonts w:ascii="Calibri" w:hAnsi="Calibri"/>
                <w:sz w:val="12"/>
                <w:szCs w:val="12"/>
              </w:rPr>
            </w:pPr>
            <w:r w:rsidRPr="00F607F1">
              <w:rPr>
                <w:rFonts w:ascii="Calibri" w:hAnsi="Calibri"/>
                <w:b/>
                <w:sz w:val="12"/>
                <w:szCs w:val="12"/>
              </w:rPr>
              <w:t>A</w:t>
            </w:r>
            <w:r w:rsidR="00D62902" w:rsidRPr="00F607F1">
              <w:rPr>
                <w:rFonts w:ascii="Calibri" w:hAnsi="Calibri"/>
                <w:b/>
                <w:sz w:val="12"/>
                <w:szCs w:val="12"/>
              </w:rPr>
              <w:t>lso</w:t>
            </w:r>
            <w:r w:rsidRPr="00F607F1">
              <w:rPr>
                <w:rFonts w:ascii="Calibri" w:hAnsi="Calibri"/>
                <w:sz w:val="12"/>
                <w:szCs w:val="12"/>
              </w:rPr>
              <w:t xml:space="preserve"> </w:t>
            </w:r>
            <w:r w:rsidR="008B6B86" w:rsidRPr="00F607F1">
              <w:rPr>
                <w:rFonts w:ascii="Calibri" w:hAnsi="Calibri"/>
                <w:sz w:val="12"/>
                <w:szCs w:val="12"/>
              </w:rPr>
              <w:t>if Section E applies</w:t>
            </w:r>
            <w:r w:rsidR="00612D54" w:rsidRPr="00F607F1">
              <w:rPr>
                <w:rFonts w:ascii="Calibri" w:hAnsi="Calibri"/>
                <w:sz w:val="12"/>
                <w:szCs w:val="12"/>
              </w:rPr>
              <w:t>, then</w:t>
            </w:r>
            <w:r w:rsidR="008B6B86" w:rsidRPr="00F607F1">
              <w:rPr>
                <w:rFonts w:ascii="Calibri" w:hAnsi="Calibri"/>
                <w:sz w:val="12"/>
                <w:szCs w:val="12"/>
              </w:rPr>
              <w:t xml:space="preserve"> </w:t>
            </w:r>
            <w:r w:rsidR="00643CEB" w:rsidRPr="00F607F1">
              <w:rPr>
                <w:rFonts w:ascii="Calibri" w:hAnsi="Calibri"/>
                <w:sz w:val="12"/>
                <w:szCs w:val="12"/>
              </w:rPr>
              <w:t xml:space="preserve">for each of the SC Systems in Section E that meet </w:t>
            </w:r>
            <w:r w:rsidR="006C4716" w:rsidRPr="00F607F1">
              <w:rPr>
                <w:rFonts w:ascii="Calibri" w:hAnsi="Calibri"/>
                <w:sz w:val="12"/>
                <w:szCs w:val="12"/>
              </w:rPr>
              <w:t xml:space="preserve">ALL </w:t>
            </w:r>
            <w:r w:rsidR="00643CEB" w:rsidRPr="00F607F1">
              <w:rPr>
                <w:rFonts w:ascii="Calibri" w:hAnsi="Calibri"/>
                <w:sz w:val="12"/>
                <w:szCs w:val="12"/>
              </w:rPr>
              <w:t xml:space="preserve">of the following </w:t>
            </w:r>
            <w:r w:rsidR="006C4716" w:rsidRPr="00F607F1">
              <w:rPr>
                <w:rFonts w:ascii="Calibri" w:hAnsi="Calibri"/>
                <w:sz w:val="12"/>
                <w:szCs w:val="12"/>
              </w:rPr>
              <w:t xml:space="preserve">three </w:t>
            </w:r>
            <w:r w:rsidR="00643CEB" w:rsidRPr="00F607F1">
              <w:rPr>
                <w:rFonts w:ascii="Calibri" w:hAnsi="Calibri"/>
                <w:sz w:val="12"/>
                <w:szCs w:val="12"/>
              </w:rPr>
              <w:t>criteria: 1:</w:t>
            </w:r>
            <w:r w:rsidR="006C4716" w:rsidRPr="00F607F1">
              <w:rPr>
                <w:rFonts w:ascii="Calibri" w:hAnsi="Calibri"/>
                <w:sz w:val="12"/>
                <w:szCs w:val="12"/>
              </w:rPr>
              <w:t>[</w:t>
            </w:r>
            <w:r w:rsidR="00540882" w:rsidRPr="00F607F1">
              <w:rPr>
                <w:rFonts w:ascii="Calibri" w:hAnsi="Calibri"/>
                <w:sz w:val="12"/>
                <w:szCs w:val="12"/>
              </w:rPr>
              <w:t>D11</w:t>
            </w:r>
            <w:r w:rsidR="006C4716" w:rsidRPr="00F607F1">
              <w:rPr>
                <w:rFonts w:ascii="Calibri" w:hAnsi="Calibri"/>
                <w:sz w:val="12"/>
                <w:szCs w:val="12"/>
              </w:rPr>
              <w:t>=altered], 2:</w:t>
            </w:r>
            <w:r w:rsidR="00643CEB" w:rsidRPr="00F607F1">
              <w:rPr>
                <w:rFonts w:ascii="Calibri" w:hAnsi="Calibri"/>
                <w:sz w:val="12"/>
                <w:szCs w:val="12"/>
              </w:rPr>
              <w:t xml:space="preserve">[E05=yes]; </w:t>
            </w:r>
            <w:r w:rsidR="006C4716" w:rsidRPr="00F607F1">
              <w:rPr>
                <w:rFonts w:ascii="Calibri" w:hAnsi="Calibri"/>
                <w:sz w:val="12"/>
                <w:szCs w:val="12"/>
              </w:rPr>
              <w:t>3</w:t>
            </w:r>
            <w:r w:rsidR="00643CEB" w:rsidRPr="00F607F1">
              <w:rPr>
                <w:rFonts w:ascii="Calibri" w:hAnsi="Calibri"/>
                <w:sz w:val="12"/>
                <w:szCs w:val="12"/>
              </w:rPr>
              <w:t xml:space="preserve">:[{E10 or E11}=one of the following </w:t>
            </w:r>
            <w:r w:rsidR="00927968" w:rsidRPr="00F607F1">
              <w:rPr>
                <w:rFonts w:ascii="Calibri" w:hAnsi="Calibri"/>
                <w:sz w:val="12"/>
                <w:szCs w:val="12"/>
              </w:rPr>
              <w:t xml:space="preserve">three </w:t>
            </w:r>
            <w:r w:rsidR="00643CEB" w:rsidRPr="00F607F1">
              <w:rPr>
                <w:rFonts w:ascii="Calibri" w:hAnsi="Calibri"/>
                <w:sz w:val="12"/>
                <w:szCs w:val="12"/>
              </w:rPr>
              <w:t>component types</w:t>
            </w:r>
            <w:r w:rsidR="00927968" w:rsidRPr="00F607F1">
              <w:rPr>
                <w:rFonts w:ascii="Calibri" w:hAnsi="Calibri"/>
                <w:sz w:val="12"/>
                <w:szCs w:val="12"/>
              </w:rPr>
              <w:t>:</w:t>
            </w:r>
            <w:r w:rsidR="00643CEB" w:rsidRPr="00F607F1">
              <w:rPr>
                <w:rFonts w:ascii="Calibri" w:hAnsi="Calibri"/>
                <w:sz w:val="12"/>
                <w:szCs w:val="12"/>
              </w:rPr>
              <w:t xml:space="preserve"> {indoor fancoil AHU}; {indoor coil}</w:t>
            </w:r>
            <w:r w:rsidR="009F7663" w:rsidRPr="00F607F1">
              <w:rPr>
                <w:rFonts w:ascii="Calibri" w:hAnsi="Calibri"/>
                <w:sz w:val="12"/>
                <w:szCs w:val="12"/>
              </w:rPr>
              <w:t>; {non-furnace AHU}</w:t>
            </w:r>
            <w:r w:rsidR="00643CEB" w:rsidRPr="00F607F1">
              <w:rPr>
                <w:rFonts w:ascii="Calibri" w:hAnsi="Calibri"/>
                <w:sz w:val="12"/>
                <w:szCs w:val="12"/>
              </w:rPr>
              <w:t>]</w:t>
            </w:r>
            <w:r w:rsidR="00902F3C" w:rsidRPr="00F607F1">
              <w:rPr>
                <w:rFonts w:ascii="Calibri" w:hAnsi="Calibri"/>
                <w:sz w:val="12"/>
                <w:szCs w:val="12"/>
              </w:rPr>
              <w:t xml:space="preserve">, </w:t>
            </w:r>
            <w:r w:rsidRPr="00F607F1">
              <w:rPr>
                <w:rFonts w:ascii="Calibri" w:hAnsi="Calibri"/>
                <w:sz w:val="12"/>
                <w:szCs w:val="12"/>
              </w:rPr>
              <w:t xml:space="preserve">require one row of data to be entered in this table for each </w:t>
            </w:r>
            <w:r w:rsidR="00C40909" w:rsidRPr="00F607F1">
              <w:rPr>
                <w:rFonts w:ascii="Calibri" w:hAnsi="Calibri"/>
                <w:sz w:val="12"/>
                <w:szCs w:val="12"/>
              </w:rPr>
              <w:t>of the quantity of indoor units specified in D06 for that system.</w:t>
            </w:r>
          </w:p>
          <w:p w14:paraId="1F9B98C5" w14:textId="717B0547" w:rsidR="007B799C" w:rsidRPr="00F607F1" w:rsidRDefault="007B799C" w:rsidP="00322694">
            <w:pPr>
              <w:rPr>
                <w:rFonts w:asciiTheme="minorHAnsi" w:hAnsiTheme="minorHAnsi"/>
                <w:sz w:val="16"/>
                <w:szCs w:val="16"/>
              </w:rPr>
            </w:pPr>
          </w:p>
        </w:tc>
      </w:tr>
      <w:tr w:rsidR="008A0F03" w:rsidRPr="00F607F1" w14:paraId="04B6AF07" w14:textId="77777777" w:rsidTr="00322694">
        <w:trPr>
          <w:cantSplit/>
          <w:trHeight w:val="108"/>
        </w:trPr>
        <w:tc>
          <w:tcPr>
            <w:tcW w:w="2011" w:type="dxa"/>
            <w:gridSpan w:val="3"/>
            <w:tcBorders>
              <w:top w:val="nil"/>
              <w:bottom w:val="single" w:sz="4" w:space="0" w:color="auto"/>
              <w:right w:val="nil"/>
            </w:tcBorders>
          </w:tcPr>
          <w:p w14:paraId="4AD40E52"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*central split AC;</w:t>
            </w:r>
          </w:p>
          <w:p w14:paraId="44363B80"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*central split HP</w:t>
            </w:r>
          </w:p>
          <w:p w14:paraId="6F9583ED"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mini-split AC;</w:t>
            </w:r>
          </w:p>
          <w:p w14:paraId="2F5380C2"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mini-split  HP;</w:t>
            </w:r>
          </w:p>
          <w:p w14:paraId="4C7E89A2" w14:textId="24305C81" w:rsidR="00B10068" w:rsidRPr="00F607F1" w:rsidRDefault="00B10068" w:rsidP="00322694">
            <w:pPr>
              <w:rPr>
                <w:rFonts w:ascii="Calibri" w:hAnsi="Calibri"/>
                <w:sz w:val="12"/>
                <w:szCs w:val="12"/>
              </w:rPr>
            </w:pPr>
            <w:r w:rsidRPr="00F607F1">
              <w:rPr>
                <w:rFonts w:ascii="Calibri" w:hAnsi="Calibri"/>
                <w:sz w:val="12"/>
                <w:szCs w:val="12"/>
              </w:rPr>
              <w:t>*ducted mini-split HP</w:t>
            </w:r>
          </w:p>
        </w:tc>
        <w:tc>
          <w:tcPr>
            <w:tcW w:w="2012" w:type="dxa"/>
            <w:gridSpan w:val="2"/>
            <w:tcBorders>
              <w:top w:val="nil"/>
              <w:left w:val="nil"/>
              <w:bottom w:val="single" w:sz="4" w:space="0" w:color="auto"/>
              <w:right w:val="nil"/>
            </w:tcBorders>
          </w:tcPr>
          <w:p w14:paraId="104AF3C3"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*hydronic + forced air;</w:t>
            </w:r>
          </w:p>
          <w:p w14:paraId="26763617"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*combined hydronic + forced air;</w:t>
            </w:r>
          </w:p>
          <w:p w14:paraId="2005D75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*hydronic HP+forced air;</w:t>
            </w:r>
          </w:p>
          <w:p w14:paraId="37DF0BE4"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*gas absorption AC;</w:t>
            </w:r>
          </w:p>
          <w:p w14:paraId="0F00D2A7" w14:textId="32857D4A" w:rsidR="00B10068" w:rsidRPr="00F607F1" w:rsidRDefault="00B10068" w:rsidP="00322694">
            <w:pPr>
              <w:rPr>
                <w:rFonts w:ascii="Calibri" w:hAnsi="Calibri"/>
                <w:sz w:val="12"/>
                <w:szCs w:val="12"/>
              </w:rPr>
            </w:pPr>
            <w:r w:rsidRPr="00F607F1">
              <w:rPr>
                <w:rFonts w:ascii="Calibri" w:hAnsi="Calibri"/>
                <w:sz w:val="12"/>
                <w:szCs w:val="12"/>
              </w:rPr>
              <w:t>*ducted mini-split AC</w:t>
            </w:r>
          </w:p>
        </w:tc>
        <w:tc>
          <w:tcPr>
            <w:tcW w:w="2011" w:type="dxa"/>
            <w:gridSpan w:val="3"/>
            <w:tcBorders>
              <w:top w:val="nil"/>
              <w:left w:val="nil"/>
              <w:bottom w:val="single" w:sz="4" w:space="0" w:color="auto"/>
              <w:right w:val="nil"/>
            </w:tcBorders>
          </w:tcPr>
          <w:p w14:paraId="61484886"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*evaporatively cooled condenser;</w:t>
            </w:r>
          </w:p>
          <w:p w14:paraId="2D133338"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*Ice Storage AC;</w:t>
            </w:r>
          </w:p>
          <w:p w14:paraId="4355543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*small duct high velocity AC;</w:t>
            </w:r>
          </w:p>
          <w:p w14:paraId="2D72DF66" w14:textId="3EDB3C84" w:rsidR="008A0F03" w:rsidRPr="00F607F1" w:rsidRDefault="008A0F03" w:rsidP="00322694">
            <w:pPr>
              <w:rPr>
                <w:rFonts w:asciiTheme="minorHAnsi" w:hAnsiTheme="minorHAnsi"/>
                <w:sz w:val="12"/>
                <w:szCs w:val="12"/>
              </w:rPr>
            </w:pPr>
            <w:r w:rsidRPr="00F607F1">
              <w:rPr>
                <w:rFonts w:asciiTheme="minorHAnsi" w:hAnsiTheme="minorHAnsi"/>
                <w:sz w:val="12"/>
                <w:szCs w:val="12"/>
              </w:rPr>
              <w:t>*small duct high velocity HP;</w:t>
            </w:r>
          </w:p>
        </w:tc>
        <w:tc>
          <w:tcPr>
            <w:tcW w:w="2012" w:type="dxa"/>
            <w:gridSpan w:val="2"/>
            <w:tcBorders>
              <w:top w:val="nil"/>
              <w:left w:val="nil"/>
              <w:bottom w:val="single" w:sz="4" w:space="0" w:color="auto"/>
              <w:right w:val="nil"/>
            </w:tcBorders>
          </w:tcPr>
          <w:p w14:paraId="72FAD3BB"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VRF AC;</w:t>
            </w:r>
          </w:p>
          <w:p w14:paraId="145E3CB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VRF HP</w:t>
            </w:r>
          </w:p>
          <w:p w14:paraId="79575C4C" w14:textId="77777777" w:rsidR="00B10068" w:rsidRPr="00F607F1" w:rsidRDefault="00B10068" w:rsidP="00322694">
            <w:pPr>
              <w:rPr>
                <w:rFonts w:ascii="Calibri" w:hAnsi="Calibri"/>
                <w:sz w:val="12"/>
                <w:szCs w:val="12"/>
              </w:rPr>
            </w:pPr>
            <w:r w:rsidRPr="00F607F1">
              <w:rPr>
                <w:rFonts w:ascii="Calibri" w:hAnsi="Calibri"/>
                <w:sz w:val="12"/>
                <w:szCs w:val="12"/>
              </w:rPr>
              <w:t>*air-to-water HP</w:t>
            </w:r>
          </w:p>
          <w:p w14:paraId="0E6BCB41" w14:textId="277CDB0E" w:rsidR="008A0F03" w:rsidRPr="00F607F1" w:rsidRDefault="00B10068" w:rsidP="00322694">
            <w:pPr>
              <w:rPr>
                <w:rFonts w:ascii="Calibri" w:hAnsi="Calibri"/>
                <w:sz w:val="12"/>
                <w:szCs w:val="12"/>
              </w:rPr>
            </w:pPr>
            <w:r w:rsidRPr="00F607F1">
              <w:rPr>
                <w:rFonts w:ascii="Calibri" w:hAnsi="Calibri"/>
                <w:sz w:val="12"/>
                <w:szCs w:val="12"/>
              </w:rPr>
              <w:t>*ground-source HP</w:t>
            </w:r>
          </w:p>
        </w:tc>
        <w:tc>
          <w:tcPr>
            <w:tcW w:w="2012" w:type="dxa"/>
            <w:gridSpan w:val="2"/>
            <w:tcBorders>
              <w:top w:val="nil"/>
              <w:left w:val="nil"/>
              <w:bottom w:val="single" w:sz="4" w:space="0" w:color="auto"/>
              <w:right w:val="nil"/>
            </w:tcBorders>
          </w:tcPr>
          <w:p w14:paraId="3BED9938" w14:textId="77777777" w:rsidR="008A0F03" w:rsidRPr="00F607F1" w:rsidRDefault="008A0F03" w:rsidP="00322694">
            <w:pPr>
              <w:rPr>
                <w:rFonts w:ascii="Calibri" w:hAnsi="Calibri"/>
                <w:sz w:val="12"/>
                <w:szCs w:val="12"/>
              </w:rPr>
            </w:pPr>
            <w:r w:rsidRPr="00F607F1">
              <w:rPr>
                <w:rFonts w:ascii="Calibri" w:hAnsi="Calibri"/>
                <w:sz w:val="12"/>
                <w:szCs w:val="12"/>
              </w:rPr>
              <w:t xml:space="preserve">*VCHP-Ducted </w:t>
            </w:r>
          </w:p>
          <w:p w14:paraId="251BDECC" w14:textId="77777777" w:rsidR="008A0F03" w:rsidRPr="00F607F1" w:rsidRDefault="008A0F03" w:rsidP="00322694">
            <w:pPr>
              <w:rPr>
                <w:rFonts w:ascii="Calibri" w:hAnsi="Calibri"/>
                <w:sz w:val="12"/>
                <w:szCs w:val="12"/>
              </w:rPr>
            </w:pPr>
            <w:r w:rsidRPr="00F607F1">
              <w:rPr>
                <w:rFonts w:ascii="Calibri" w:hAnsi="Calibri"/>
                <w:sz w:val="12"/>
                <w:szCs w:val="12"/>
              </w:rPr>
              <w:t>*VCHP-Ductless</w:t>
            </w:r>
          </w:p>
          <w:p w14:paraId="7E19A11F" w14:textId="393F0FB4" w:rsidR="008A0F03" w:rsidRPr="00F607F1" w:rsidRDefault="008A0F03" w:rsidP="00322694">
            <w:pPr>
              <w:rPr>
                <w:rFonts w:ascii="Calibri" w:hAnsi="Calibri"/>
                <w:sz w:val="12"/>
                <w:szCs w:val="12"/>
              </w:rPr>
            </w:pPr>
            <w:r w:rsidRPr="00F607F1">
              <w:rPr>
                <w:rFonts w:ascii="Calibri" w:hAnsi="Calibri"/>
                <w:sz w:val="12"/>
                <w:szCs w:val="12"/>
              </w:rPr>
              <w:t>*VCHP-Ducted+Ductless</w:t>
            </w:r>
          </w:p>
        </w:tc>
        <w:tc>
          <w:tcPr>
            <w:tcW w:w="2030" w:type="dxa"/>
            <w:gridSpan w:val="2"/>
            <w:tcBorders>
              <w:top w:val="nil"/>
              <w:left w:val="nil"/>
              <w:bottom w:val="single" w:sz="4" w:space="0" w:color="auto"/>
              <w:right w:val="nil"/>
            </w:tcBorders>
          </w:tcPr>
          <w:p w14:paraId="18E3B11D"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AC-ducted+ductless</w:t>
            </w:r>
          </w:p>
          <w:p w14:paraId="720E54D0"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AC-ducted</w:t>
            </w:r>
          </w:p>
          <w:p w14:paraId="70311660" w14:textId="2AD8A101"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AC-ductless</w:t>
            </w:r>
          </w:p>
        </w:tc>
        <w:tc>
          <w:tcPr>
            <w:tcW w:w="2307" w:type="dxa"/>
            <w:tcBorders>
              <w:top w:val="nil"/>
              <w:left w:val="nil"/>
              <w:bottom w:val="single" w:sz="4" w:space="0" w:color="auto"/>
            </w:tcBorders>
          </w:tcPr>
          <w:p w14:paraId="5A776383"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HP-ducted</w:t>
            </w:r>
          </w:p>
          <w:p w14:paraId="31316F6F"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HP-ductless</w:t>
            </w:r>
          </w:p>
          <w:p w14:paraId="405815F2" w14:textId="77777777" w:rsidR="000A4285" w:rsidRDefault="008A0F03" w:rsidP="00322694">
            <w:pPr>
              <w:keepNext/>
              <w:rPr>
                <w:ins w:id="32" w:author="Alhabibi, Haider@Energy" w:date="2023-10-24T13:32:00Z"/>
                <w:rFonts w:asciiTheme="minorHAnsi" w:hAnsiTheme="minorHAnsi"/>
                <w:sz w:val="12"/>
                <w:szCs w:val="12"/>
              </w:rPr>
            </w:pPr>
            <w:r w:rsidRPr="00F607F1">
              <w:rPr>
                <w:rFonts w:asciiTheme="minorHAnsi" w:hAnsiTheme="minorHAnsi"/>
                <w:sz w:val="12"/>
                <w:szCs w:val="12"/>
              </w:rPr>
              <w:t xml:space="preserve">*multisplit HP-ducted+ductless </w:t>
            </w:r>
          </w:p>
          <w:p w14:paraId="7D92D307" w14:textId="166A202F" w:rsidR="008A0F03" w:rsidRPr="00F607F1" w:rsidRDefault="000A4285" w:rsidP="00322694">
            <w:pPr>
              <w:keepNext/>
              <w:rPr>
                <w:rFonts w:ascii="Calibri" w:hAnsi="Calibri"/>
                <w:sz w:val="12"/>
                <w:szCs w:val="12"/>
              </w:rPr>
            </w:pPr>
            <w:ins w:id="33" w:author="Alhabibi, Haider@Energy" w:date="2023-10-24T13:32:00Z">
              <w:r w:rsidRPr="000A4285">
                <w:rPr>
                  <w:rFonts w:asciiTheme="minorHAnsi" w:hAnsiTheme="minorHAnsi"/>
                  <w:sz w:val="12"/>
                  <w:szCs w:val="12"/>
                </w:rPr>
                <w:t xml:space="preserve">*Heat Pump DHW Combo </w:t>
              </w:r>
            </w:ins>
            <w:r w:rsidR="008A0F03" w:rsidRPr="00F607F1">
              <w:rPr>
                <w:rFonts w:asciiTheme="minorHAnsi" w:hAnsiTheme="minorHAnsi"/>
                <w:sz w:val="12"/>
                <w:szCs w:val="12"/>
              </w:rPr>
              <w:t>&gt;&gt;</w:t>
            </w:r>
          </w:p>
        </w:tc>
      </w:tr>
      <w:tr w:rsidR="0090054B" w:rsidRPr="00F607F1" w14:paraId="1F9B98CC" w14:textId="236C5298" w:rsidTr="00322694">
        <w:trPr>
          <w:cantSplit/>
          <w:trHeight w:val="108"/>
        </w:trPr>
        <w:tc>
          <w:tcPr>
            <w:tcW w:w="878" w:type="dxa"/>
            <w:tcBorders>
              <w:bottom w:val="single" w:sz="4" w:space="0" w:color="auto"/>
            </w:tcBorders>
            <w:vAlign w:val="bottom"/>
          </w:tcPr>
          <w:p w14:paraId="1F9B98C7" w14:textId="77777777" w:rsidR="0090054B" w:rsidRPr="00F607F1" w:rsidRDefault="0090054B" w:rsidP="00322694">
            <w:pPr>
              <w:keepNext/>
              <w:jc w:val="center"/>
              <w:rPr>
                <w:rFonts w:ascii="Calibri" w:hAnsi="Calibri"/>
                <w:sz w:val="18"/>
                <w:szCs w:val="18"/>
              </w:rPr>
            </w:pPr>
            <w:r w:rsidRPr="00F607F1">
              <w:rPr>
                <w:rFonts w:ascii="Calibri" w:hAnsi="Calibri"/>
                <w:sz w:val="18"/>
                <w:szCs w:val="18"/>
              </w:rPr>
              <w:t>01</w:t>
            </w:r>
          </w:p>
        </w:tc>
        <w:tc>
          <w:tcPr>
            <w:tcW w:w="1059" w:type="dxa"/>
            <w:tcBorders>
              <w:bottom w:val="single" w:sz="4" w:space="0" w:color="auto"/>
            </w:tcBorders>
            <w:vAlign w:val="bottom"/>
          </w:tcPr>
          <w:p w14:paraId="1F9B98C8" w14:textId="77777777" w:rsidR="0090054B" w:rsidRPr="00F607F1" w:rsidRDefault="0090054B" w:rsidP="00322694">
            <w:pPr>
              <w:keepNext/>
              <w:jc w:val="center"/>
              <w:rPr>
                <w:rFonts w:ascii="Calibri" w:hAnsi="Calibri"/>
                <w:sz w:val="18"/>
                <w:szCs w:val="18"/>
              </w:rPr>
            </w:pPr>
            <w:r w:rsidRPr="00F607F1">
              <w:rPr>
                <w:rFonts w:ascii="Calibri" w:hAnsi="Calibri"/>
                <w:sz w:val="18"/>
                <w:szCs w:val="18"/>
              </w:rPr>
              <w:t>02</w:t>
            </w:r>
          </w:p>
        </w:tc>
        <w:tc>
          <w:tcPr>
            <w:tcW w:w="1413" w:type="dxa"/>
            <w:gridSpan w:val="2"/>
            <w:tcBorders>
              <w:bottom w:val="single" w:sz="4" w:space="0" w:color="auto"/>
            </w:tcBorders>
          </w:tcPr>
          <w:p w14:paraId="3B5E402A" w14:textId="416C4A71" w:rsidR="0090054B" w:rsidRPr="00F607F1" w:rsidRDefault="0090054B" w:rsidP="00322694">
            <w:pPr>
              <w:keepNext/>
              <w:jc w:val="center"/>
              <w:rPr>
                <w:rFonts w:ascii="Calibri" w:hAnsi="Calibri"/>
                <w:sz w:val="18"/>
                <w:szCs w:val="18"/>
              </w:rPr>
            </w:pPr>
            <w:r w:rsidRPr="00F607F1">
              <w:rPr>
                <w:rFonts w:ascii="Calibri" w:hAnsi="Calibri"/>
                <w:sz w:val="18"/>
                <w:szCs w:val="18"/>
              </w:rPr>
              <w:t>03</w:t>
            </w:r>
          </w:p>
        </w:tc>
        <w:tc>
          <w:tcPr>
            <w:tcW w:w="1059" w:type="dxa"/>
            <w:gridSpan w:val="2"/>
            <w:tcBorders>
              <w:bottom w:val="single" w:sz="4" w:space="0" w:color="auto"/>
            </w:tcBorders>
          </w:tcPr>
          <w:p w14:paraId="74A8150A" w14:textId="7DC655B4" w:rsidR="0090054B" w:rsidRPr="00F607F1" w:rsidRDefault="0090054B" w:rsidP="00322694">
            <w:pPr>
              <w:keepNext/>
              <w:jc w:val="center"/>
              <w:rPr>
                <w:rFonts w:ascii="Calibri" w:hAnsi="Calibri"/>
                <w:sz w:val="18"/>
                <w:szCs w:val="18"/>
              </w:rPr>
            </w:pPr>
            <w:r w:rsidRPr="00F607F1">
              <w:rPr>
                <w:rFonts w:ascii="Calibri" w:hAnsi="Calibri"/>
                <w:sz w:val="18"/>
                <w:szCs w:val="18"/>
              </w:rPr>
              <w:t>04</w:t>
            </w:r>
          </w:p>
        </w:tc>
        <w:tc>
          <w:tcPr>
            <w:tcW w:w="1238" w:type="dxa"/>
            <w:tcBorders>
              <w:bottom w:val="single" w:sz="4" w:space="0" w:color="auto"/>
            </w:tcBorders>
          </w:tcPr>
          <w:p w14:paraId="3C9FACE1" w14:textId="6DC7ED61" w:rsidR="0090054B" w:rsidRPr="00F607F1" w:rsidRDefault="0090054B" w:rsidP="00322694">
            <w:pPr>
              <w:keepNext/>
              <w:jc w:val="center"/>
              <w:rPr>
                <w:rFonts w:ascii="Calibri" w:hAnsi="Calibri"/>
                <w:sz w:val="18"/>
                <w:szCs w:val="18"/>
              </w:rPr>
            </w:pPr>
            <w:r w:rsidRPr="00F607F1">
              <w:rPr>
                <w:rFonts w:ascii="Calibri" w:hAnsi="Calibri"/>
                <w:sz w:val="18"/>
                <w:szCs w:val="18"/>
              </w:rPr>
              <w:t>05</w:t>
            </w:r>
          </w:p>
        </w:tc>
        <w:tc>
          <w:tcPr>
            <w:tcW w:w="1148" w:type="dxa"/>
            <w:gridSpan w:val="2"/>
            <w:tcBorders>
              <w:bottom w:val="single" w:sz="4" w:space="0" w:color="auto"/>
            </w:tcBorders>
          </w:tcPr>
          <w:p w14:paraId="7055111B" w14:textId="2788175C" w:rsidR="0090054B" w:rsidRPr="00F607F1" w:rsidRDefault="0090054B" w:rsidP="00322694">
            <w:pPr>
              <w:keepNext/>
              <w:jc w:val="center"/>
              <w:rPr>
                <w:rFonts w:ascii="Calibri" w:hAnsi="Calibri"/>
                <w:sz w:val="18"/>
                <w:szCs w:val="18"/>
              </w:rPr>
            </w:pPr>
            <w:r w:rsidRPr="00F607F1">
              <w:rPr>
                <w:rFonts w:ascii="Calibri" w:hAnsi="Calibri"/>
                <w:sz w:val="18"/>
                <w:szCs w:val="18"/>
              </w:rPr>
              <w:t>06</w:t>
            </w:r>
          </w:p>
        </w:tc>
        <w:tc>
          <w:tcPr>
            <w:tcW w:w="2442" w:type="dxa"/>
            <w:gridSpan w:val="2"/>
            <w:tcBorders>
              <w:bottom w:val="single" w:sz="4" w:space="0" w:color="auto"/>
            </w:tcBorders>
            <w:vAlign w:val="bottom"/>
          </w:tcPr>
          <w:p w14:paraId="1F9B98C9" w14:textId="17865FF1" w:rsidR="0090054B" w:rsidRPr="00F607F1" w:rsidRDefault="0090054B" w:rsidP="00322694">
            <w:pPr>
              <w:keepNext/>
              <w:jc w:val="center"/>
              <w:rPr>
                <w:rFonts w:ascii="Calibri" w:hAnsi="Calibri"/>
                <w:sz w:val="18"/>
                <w:szCs w:val="18"/>
              </w:rPr>
            </w:pPr>
            <w:r w:rsidRPr="00F607F1">
              <w:rPr>
                <w:rFonts w:ascii="Calibri" w:hAnsi="Calibri"/>
                <w:sz w:val="18"/>
                <w:szCs w:val="18"/>
              </w:rPr>
              <w:t>07</w:t>
            </w:r>
          </w:p>
        </w:tc>
        <w:tc>
          <w:tcPr>
            <w:tcW w:w="2443" w:type="dxa"/>
            <w:gridSpan w:val="2"/>
            <w:tcBorders>
              <w:bottom w:val="single" w:sz="4" w:space="0" w:color="auto"/>
            </w:tcBorders>
            <w:vAlign w:val="bottom"/>
          </w:tcPr>
          <w:p w14:paraId="1F9B98CA" w14:textId="191B70CD" w:rsidR="0090054B" w:rsidRPr="00F607F1" w:rsidRDefault="0090054B" w:rsidP="00322694">
            <w:pPr>
              <w:keepNext/>
              <w:jc w:val="center"/>
              <w:rPr>
                <w:rFonts w:ascii="Calibri" w:hAnsi="Calibri"/>
                <w:sz w:val="18"/>
                <w:szCs w:val="18"/>
              </w:rPr>
            </w:pPr>
            <w:r w:rsidRPr="00F607F1">
              <w:rPr>
                <w:rFonts w:ascii="Calibri" w:hAnsi="Calibri"/>
                <w:sz w:val="18"/>
                <w:szCs w:val="18"/>
              </w:rPr>
              <w:t>08</w:t>
            </w:r>
          </w:p>
        </w:tc>
        <w:tc>
          <w:tcPr>
            <w:tcW w:w="2715" w:type="dxa"/>
            <w:gridSpan w:val="2"/>
            <w:tcBorders>
              <w:bottom w:val="single" w:sz="4" w:space="0" w:color="auto"/>
            </w:tcBorders>
            <w:vAlign w:val="bottom"/>
          </w:tcPr>
          <w:p w14:paraId="1F9B98CB" w14:textId="4CC3308E" w:rsidR="0090054B" w:rsidRPr="00F607F1" w:rsidRDefault="0090054B" w:rsidP="00322694">
            <w:pPr>
              <w:keepNext/>
              <w:jc w:val="center"/>
              <w:rPr>
                <w:rFonts w:ascii="Calibri" w:hAnsi="Calibri"/>
                <w:sz w:val="18"/>
                <w:szCs w:val="18"/>
              </w:rPr>
            </w:pPr>
            <w:r w:rsidRPr="00F607F1">
              <w:rPr>
                <w:rFonts w:ascii="Calibri" w:hAnsi="Calibri"/>
                <w:sz w:val="18"/>
                <w:szCs w:val="18"/>
              </w:rPr>
              <w:t>09</w:t>
            </w:r>
          </w:p>
        </w:tc>
      </w:tr>
      <w:tr w:rsidR="0090054B" w:rsidRPr="00F607F1" w14:paraId="1F9B98D2" w14:textId="32B46737" w:rsidTr="00322694">
        <w:trPr>
          <w:cantSplit/>
          <w:trHeight w:val="332"/>
        </w:trPr>
        <w:tc>
          <w:tcPr>
            <w:tcW w:w="878" w:type="dxa"/>
            <w:vAlign w:val="bottom"/>
          </w:tcPr>
          <w:p w14:paraId="1F9B98CD" w14:textId="772A8762" w:rsidR="0090054B" w:rsidRPr="00F607F1" w:rsidRDefault="0090054B" w:rsidP="00322694">
            <w:pPr>
              <w:keepNext/>
              <w:jc w:val="center"/>
              <w:rPr>
                <w:rFonts w:ascii="Calibri" w:hAnsi="Calibri"/>
                <w:b/>
                <w:sz w:val="18"/>
                <w:szCs w:val="18"/>
              </w:rPr>
            </w:pPr>
            <w:r w:rsidRPr="00F607F1">
              <w:rPr>
                <w:rFonts w:ascii="Calibri" w:hAnsi="Calibri"/>
                <w:sz w:val="18"/>
                <w:szCs w:val="18"/>
              </w:rPr>
              <w:t>SC System ID/Name</w:t>
            </w:r>
          </w:p>
        </w:tc>
        <w:tc>
          <w:tcPr>
            <w:tcW w:w="1059" w:type="dxa"/>
            <w:vAlign w:val="bottom"/>
          </w:tcPr>
          <w:p w14:paraId="1F9B98CE" w14:textId="3598A59A" w:rsidR="0090054B" w:rsidRPr="00F607F1" w:rsidRDefault="0090054B" w:rsidP="00322694">
            <w:pPr>
              <w:keepNext/>
              <w:jc w:val="center"/>
              <w:rPr>
                <w:rFonts w:ascii="Calibri" w:hAnsi="Calibri"/>
                <w:sz w:val="18"/>
                <w:szCs w:val="18"/>
              </w:rPr>
            </w:pPr>
            <w:r w:rsidRPr="00F607F1">
              <w:rPr>
                <w:rFonts w:ascii="Calibri" w:hAnsi="Calibri"/>
                <w:sz w:val="18"/>
                <w:szCs w:val="18"/>
              </w:rPr>
              <w:t>SC System Description of Area Served</w:t>
            </w:r>
          </w:p>
        </w:tc>
        <w:tc>
          <w:tcPr>
            <w:tcW w:w="1413" w:type="dxa"/>
            <w:gridSpan w:val="2"/>
            <w:vAlign w:val="bottom"/>
          </w:tcPr>
          <w:p w14:paraId="3BEB546F" w14:textId="059FD794" w:rsidR="0090054B" w:rsidRPr="00F607F1" w:rsidRDefault="0090054B" w:rsidP="00322694">
            <w:pPr>
              <w:keepNext/>
              <w:jc w:val="center"/>
              <w:rPr>
                <w:rFonts w:ascii="Calibri" w:hAnsi="Calibri"/>
                <w:sz w:val="18"/>
                <w:szCs w:val="18"/>
              </w:rPr>
            </w:pPr>
            <w:r w:rsidRPr="00F607F1">
              <w:rPr>
                <w:rFonts w:ascii="Calibri" w:hAnsi="Calibri"/>
                <w:sz w:val="18"/>
                <w:szCs w:val="18"/>
              </w:rPr>
              <w:t>Indoor Unit Name or Description of Area Served</w:t>
            </w:r>
          </w:p>
        </w:tc>
        <w:tc>
          <w:tcPr>
            <w:tcW w:w="1059" w:type="dxa"/>
            <w:gridSpan w:val="2"/>
            <w:vAlign w:val="bottom"/>
          </w:tcPr>
          <w:p w14:paraId="721D73F8" w14:textId="155254B5" w:rsidR="0090054B" w:rsidRPr="00F607F1" w:rsidRDefault="0090054B" w:rsidP="00322694">
            <w:pPr>
              <w:keepNext/>
              <w:jc w:val="center"/>
              <w:rPr>
                <w:rFonts w:ascii="Calibri" w:hAnsi="Calibri"/>
                <w:sz w:val="18"/>
                <w:szCs w:val="18"/>
              </w:rPr>
            </w:pPr>
            <w:r w:rsidRPr="00F607F1">
              <w:rPr>
                <w:rFonts w:ascii="Calibri" w:hAnsi="Calibri"/>
                <w:sz w:val="18"/>
                <w:szCs w:val="18"/>
              </w:rPr>
              <w:t>Indoor Unit Type</w:t>
            </w:r>
          </w:p>
        </w:tc>
        <w:tc>
          <w:tcPr>
            <w:tcW w:w="1238" w:type="dxa"/>
            <w:vAlign w:val="bottom"/>
          </w:tcPr>
          <w:p w14:paraId="34DF2D93" w14:textId="09D0CE1E" w:rsidR="0090054B" w:rsidRPr="00F607F1" w:rsidRDefault="0090054B" w:rsidP="00322694">
            <w:pPr>
              <w:keepNext/>
              <w:jc w:val="center"/>
              <w:rPr>
                <w:rFonts w:ascii="Calibri" w:hAnsi="Calibri"/>
                <w:sz w:val="18"/>
                <w:szCs w:val="18"/>
              </w:rPr>
            </w:pPr>
            <w:r w:rsidRPr="00F607F1">
              <w:rPr>
                <w:rFonts w:ascii="Calibri" w:hAnsi="Calibri"/>
                <w:sz w:val="18"/>
                <w:szCs w:val="18"/>
              </w:rPr>
              <w:t>Indoor Unit Duct Status</w:t>
            </w:r>
          </w:p>
        </w:tc>
        <w:tc>
          <w:tcPr>
            <w:tcW w:w="1148" w:type="dxa"/>
            <w:gridSpan w:val="2"/>
            <w:vAlign w:val="bottom"/>
          </w:tcPr>
          <w:p w14:paraId="27133D33" w14:textId="025B3E1C" w:rsidR="0090054B" w:rsidRPr="00F607F1" w:rsidRDefault="0090054B" w:rsidP="00322694">
            <w:pPr>
              <w:keepNext/>
              <w:jc w:val="center"/>
              <w:rPr>
                <w:rFonts w:ascii="Calibri" w:hAnsi="Calibri"/>
                <w:sz w:val="18"/>
                <w:szCs w:val="18"/>
              </w:rPr>
            </w:pPr>
            <w:r w:rsidRPr="00F607F1">
              <w:rPr>
                <w:rFonts w:ascii="Calibri" w:hAnsi="Calibri"/>
                <w:sz w:val="18"/>
                <w:szCs w:val="18"/>
              </w:rPr>
              <w:t>Does Indoor Unit Provide CFI  IAQ Ventilation?</w:t>
            </w:r>
          </w:p>
        </w:tc>
        <w:tc>
          <w:tcPr>
            <w:tcW w:w="2442" w:type="dxa"/>
            <w:gridSpan w:val="2"/>
            <w:vAlign w:val="bottom"/>
          </w:tcPr>
          <w:p w14:paraId="1F9B98CF" w14:textId="3C15C71C" w:rsidR="0090054B" w:rsidRPr="00F607F1" w:rsidRDefault="0090054B" w:rsidP="00322694">
            <w:pPr>
              <w:keepNext/>
              <w:jc w:val="center"/>
              <w:rPr>
                <w:rFonts w:ascii="Calibri" w:hAnsi="Calibri"/>
                <w:sz w:val="18"/>
                <w:szCs w:val="18"/>
              </w:rPr>
            </w:pPr>
            <w:r w:rsidRPr="00F607F1">
              <w:rPr>
                <w:rFonts w:ascii="Calibri" w:hAnsi="Calibri"/>
                <w:sz w:val="18"/>
                <w:szCs w:val="18"/>
              </w:rPr>
              <w:t>Indoor Unit Manufacturer</w:t>
            </w:r>
          </w:p>
        </w:tc>
        <w:tc>
          <w:tcPr>
            <w:tcW w:w="2443" w:type="dxa"/>
            <w:gridSpan w:val="2"/>
            <w:vAlign w:val="bottom"/>
          </w:tcPr>
          <w:p w14:paraId="1F9B98D0" w14:textId="2A843F8F" w:rsidR="0090054B" w:rsidRPr="00F607F1" w:rsidRDefault="0090054B" w:rsidP="00322694">
            <w:pPr>
              <w:keepNext/>
              <w:jc w:val="center"/>
              <w:rPr>
                <w:rFonts w:ascii="Calibri" w:hAnsi="Calibri"/>
                <w:sz w:val="18"/>
                <w:szCs w:val="18"/>
              </w:rPr>
            </w:pPr>
            <w:r w:rsidRPr="00F607F1">
              <w:rPr>
                <w:rFonts w:ascii="Calibri" w:hAnsi="Calibri"/>
                <w:sz w:val="18"/>
                <w:szCs w:val="18"/>
              </w:rPr>
              <w:t>Indoor Unit Model Number</w:t>
            </w:r>
          </w:p>
        </w:tc>
        <w:tc>
          <w:tcPr>
            <w:tcW w:w="2715" w:type="dxa"/>
            <w:gridSpan w:val="2"/>
            <w:vAlign w:val="bottom"/>
          </w:tcPr>
          <w:p w14:paraId="1F9B98D1" w14:textId="2E87283E" w:rsidR="0090054B" w:rsidRPr="00F607F1" w:rsidRDefault="0090054B" w:rsidP="00322694">
            <w:pPr>
              <w:keepNext/>
              <w:jc w:val="center"/>
              <w:rPr>
                <w:rFonts w:ascii="Calibri" w:hAnsi="Calibri"/>
                <w:sz w:val="18"/>
                <w:szCs w:val="18"/>
              </w:rPr>
            </w:pPr>
            <w:r w:rsidRPr="00F607F1">
              <w:rPr>
                <w:rFonts w:ascii="Calibri" w:hAnsi="Calibri"/>
                <w:sz w:val="18"/>
                <w:szCs w:val="18"/>
              </w:rPr>
              <w:t>Indoor Unit Serial Number</w:t>
            </w:r>
          </w:p>
        </w:tc>
      </w:tr>
      <w:tr w:rsidR="0090054B" w:rsidRPr="00F607F1" w14:paraId="1F9B98D8" w14:textId="6A7F9483" w:rsidTr="00322694">
        <w:trPr>
          <w:cantSplit/>
          <w:trHeight w:val="227"/>
        </w:trPr>
        <w:tc>
          <w:tcPr>
            <w:tcW w:w="878" w:type="dxa"/>
          </w:tcPr>
          <w:p w14:paraId="1F9B98D3" w14:textId="77777777" w:rsidR="0090054B" w:rsidRPr="00F607F1" w:rsidRDefault="0090054B" w:rsidP="00322694">
            <w:pPr>
              <w:keepNext/>
              <w:rPr>
                <w:rFonts w:ascii="Calibri" w:hAnsi="Calibri"/>
                <w:sz w:val="16"/>
                <w:szCs w:val="16"/>
              </w:rPr>
            </w:pPr>
            <w:r w:rsidRPr="00F607F1">
              <w:rPr>
                <w:rFonts w:ascii="Calibri" w:hAnsi="Calibri"/>
                <w:sz w:val="16"/>
                <w:szCs w:val="16"/>
              </w:rPr>
              <w:t>&lt;&lt;auto filled from  D01&gt;&gt;</w:t>
            </w:r>
          </w:p>
        </w:tc>
        <w:tc>
          <w:tcPr>
            <w:tcW w:w="1059" w:type="dxa"/>
          </w:tcPr>
          <w:p w14:paraId="1F9B98D4" w14:textId="77777777" w:rsidR="0090054B" w:rsidRPr="00F607F1" w:rsidRDefault="0090054B" w:rsidP="00322694">
            <w:pPr>
              <w:keepNext/>
              <w:rPr>
                <w:rFonts w:ascii="Calibri" w:hAnsi="Calibri"/>
                <w:sz w:val="16"/>
                <w:szCs w:val="16"/>
              </w:rPr>
            </w:pPr>
            <w:r w:rsidRPr="00F607F1">
              <w:rPr>
                <w:rFonts w:ascii="Calibri" w:hAnsi="Calibri"/>
                <w:sz w:val="16"/>
                <w:szCs w:val="16"/>
              </w:rPr>
              <w:t xml:space="preserve">&lt;&lt;auto filled from D02&gt;&gt; </w:t>
            </w:r>
          </w:p>
        </w:tc>
        <w:tc>
          <w:tcPr>
            <w:tcW w:w="1413" w:type="dxa"/>
            <w:gridSpan w:val="2"/>
          </w:tcPr>
          <w:p w14:paraId="2A1E7B18" w14:textId="4FEC8EA9"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21FDFFF1"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6E651BF0" w14:textId="6DB709C0"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37EDA652" w14:textId="2592141F"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3312736D"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65E2FC0E" w14:textId="20993DA5"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F03;</w:t>
            </w:r>
          </w:p>
          <w:p w14:paraId="1D1F04D7" w14:textId="76EC9E6D" w:rsidR="0090054B" w:rsidRPr="00F607F1" w:rsidRDefault="0090054B" w:rsidP="00322694">
            <w:pPr>
              <w:keepNext/>
              <w:rPr>
                <w:sz w:val="10"/>
                <w:szCs w:val="10"/>
              </w:rPr>
            </w:pPr>
          </w:p>
          <w:p w14:paraId="601DF01A" w14:textId="0816341D"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value in D06=1, </w:t>
            </w:r>
          </w:p>
          <w:p w14:paraId="7790FD25"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 autofilled from D02;</w:t>
            </w:r>
          </w:p>
          <w:p w14:paraId="104C5D45" w14:textId="77777777" w:rsidR="0090054B" w:rsidRPr="00F607F1" w:rsidRDefault="0090054B" w:rsidP="00322694">
            <w:pPr>
              <w:keepNext/>
              <w:rPr>
                <w:rFonts w:ascii="Calibri" w:hAnsi="Calibri"/>
                <w:sz w:val="10"/>
                <w:szCs w:val="10"/>
              </w:rPr>
            </w:pPr>
            <w:r w:rsidRPr="00F607F1">
              <w:rPr>
                <w:rFonts w:ascii="Calibri" w:hAnsi="Calibri"/>
                <w:b/>
                <w:sz w:val="10"/>
                <w:szCs w:val="10"/>
              </w:rPr>
              <w:t>else</w:t>
            </w:r>
            <w:r w:rsidRPr="00F607F1">
              <w:rPr>
                <w:rFonts w:ascii="Calibri" w:hAnsi="Calibri"/>
                <w:sz w:val="10"/>
                <w:szCs w:val="10"/>
              </w:rPr>
              <w:t xml:space="preserve"> user input, text, 15 characters maximum;</w:t>
            </w:r>
          </w:p>
          <w:p w14:paraId="5CA2D809" w14:textId="77777777" w:rsidR="0090054B" w:rsidRPr="00F607F1" w:rsidRDefault="0090054B" w:rsidP="00322694">
            <w:pPr>
              <w:keepNext/>
              <w:rPr>
                <w:rFonts w:ascii="Calibri" w:hAnsi="Calibri"/>
                <w:sz w:val="10"/>
                <w:szCs w:val="10"/>
              </w:rPr>
            </w:pPr>
          </w:p>
          <w:p w14:paraId="24373136"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as default, require each entry to be unique in this dwelling unit (i.e. unique within the scope of this instance of the MCH-01), except for the case when all the following three conditions are true: </w:t>
            </w:r>
          </w:p>
          <w:p w14:paraId="7EAC5D4A" w14:textId="213909BC" w:rsidR="0090054B" w:rsidRPr="00F607F1" w:rsidRDefault="0090054B" w:rsidP="00322694">
            <w:pPr>
              <w:keepNext/>
              <w:rPr>
                <w:rFonts w:ascii="Calibri" w:hAnsi="Calibri"/>
                <w:sz w:val="10"/>
                <w:szCs w:val="10"/>
              </w:rPr>
            </w:pPr>
            <w:r w:rsidRPr="00F607F1">
              <w:rPr>
                <w:rFonts w:ascii="Calibri" w:hAnsi="Calibri"/>
                <w:sz w:val="10"/>
                <w:szCs w:val="10"/>
              </w:rPr>
              <w:t xml:space="preserve">1:[F01=H01] </w:t>
            </w:r>
          </w:p>
          <w:p w14:paraId="3583DA2B" w14:textId="69321F8A" w:rsidR="0090054B" w:rsidRPr="00F607F1" w:rsidRDefault="0090054B" w:rsidP="00322694">
            <w:pPr>
              <w:keepNext/>
              <w:rPr>
                <w:rFonts w:ascii="Calibri" w:hAnsi="Calibri"/>
                <w:sz w:val="10"/>
                <w:szCs w:val="10"/>
              </w:rPr>
            </w:pPr>
            <w:r w:rsidRPr="00F607F1">
              <w:rPr>
                <w:rFonts w:ascii="Calibri" w:hAnsi="Calibri"/>
                <w:sz w:val="10"/>
                <w:szCs w:val="10"/>
              </w:rPr>
              <w:t>2:[F02=H02]</w:t>
            </w:r>
          </w:p>
          <w:p w14:paraId="1E5567E2" w14:textId="77777777" w:rsidR="0090054B" w:rsidRPr="00F607F1" w:rsidRDefault="0090054B" w:rsidP="00322694">
            <w:pPr>
              <w:keepNext/>
              <w:rPr>
                <w:rFonts w:ascii="Calibri" w:hAnsi="Calibri"/>
                <w:sz w:val="10"/>
                <w:szCs w:val="10"/>
              </w:rPr>
            </w:pPr>
            <w:r w:rsidRPr="00F607F1">
              <w:rPr>
                <w:rFonts w:ascii="Calibri" w:hAnsi="Calibri"/>
                <w:sz w:val="10"/>
                <w:szCs w:val="10"/>
              </w:rPr>
              <w:t>3:[D04=central gas furnace]</w:t>
            </w:r>
          </w:p>
          <w:p w14:paraId="4D7F0EC9" w14:textId="77777777" w:rsidR="0090054B" w:rsidRPr="00F607F1" w:rsidRDefault="0090054B" w:rsidP="00322694">
            <w:pPr>
              <w:keepNext/>
              <w:rPr>
                <w:rFonts w:ascii="Calibri" w:hAnsi="Calibri"/>
                <w:sz w:val="10"/>
                <w:szCs w:val="10"/>
              </w:rPr>
            </w:pPr>
          </w:p>
          <w:p w14:paraId="1E670C03" w14:textId="77777777" w:rsidR="0090054B" w:rsidRPr="00F607F1" w:rsidRDefault="0090054B" w:rsidP="00322694">
            <w:pPr>
              <w:keepNext/>
              <w:rPr>
                <w:rFonts w:ascii="Calibri" w:hAnsi="Calibri"/>
                <w:sz w:val="10"/>
                <w:szCs w:val="10"/>
              </w:rPr>
            </w:pPr>
            <w:r w:rsidRPr="00F607F1">
              <w:rPr>
                <w:rFonts w:ascii="Calibri" w:hAnsi="Calibri"/>
                <w:sz w:val="10"/>
                <w:szCs w:val="10"/>
              </w:rPr>
              <w:t>allow user to override the default uniqueness rule if necessary&gt;&gt;</w:t>
            </w:r>
          </w:p>
          <w:p w14:paraId="2C101574" w14:textId="3541DE34" w:rsidR="0090054B" w:rsidRPr="00F607F1" w:rsidRDefault="0090054B" w:rsidP="00322694">
            <w:pPr>
              <w:keepNext/>
              <w:rPr>
                <w:rFonts w:ascii="Calibri" w:hAnsi="Calibri"/>
                <w:sz w:val="10"/>
                <w:szCs w:val="10"/>
              </w:rPr>
            </w:pPr>
          </w:p>
          <w:p w14:paraId="0013C18F" w14:textId="4CAEA9E2" w:rsidR="0090054B" w:rsidRPr="00F607F1" w:rsidRDefault="0090054B" w:rsidP="00322694">
            <w:pPr>
              <w:keepNext/>
              <w:rPr>
                <w:rFonts w:ascii="Calibri" w:hAnsi="Calibri"/>
                <w:sz w:val="10"/>
                <w:szCs w:val="10"/>
              </w:rPr>
            </w:pPr>
          </w:p>
          <w:p w14:paraId="63B82F85" w14:textId="5BDDA4CC" w:rsidR="0090054B" w:rsidRPr="00F607F1" w:rsidRDefault="0090054B" w:rsidP="00322694">
            <w:pPr>
              <w:keepNext/>
              <w:rPr>
                <w:rFonts w:ascii="Calibri" w:hAnsi="Calibri"/>
                <w:sz w:val="10"/>
                <w:szCs w:val="10"/>
              </w:rPr>
            </w:pPr>
          </w:p>
          <w:p w14:paraId="7A07A985" w14:textId="4FDEB9EF" w:rsidR="0090054B" w:rsidRPr="00F607F1" w:rsidRDefault="0090054B" w:rsidP="00322694">
            <w:pPr>
              <w:keepNext/>
              <w:rPr>
                <w:rFonts w:ascii="Calibri" w:hAnsi="Calibri"/>
                <w:sz w:val="10"/>
                <w:szCs w:val="10"/>
              </w:rPr>
            </w:pPr>
          </w:p>
          <w:p w14:paraId="3AC978C7" w14:textId="77777777" w:rsidR="0090054B" w:rsidRPr="00F607F1" w:rsidRDefault="0090054B" w:rsidP="00322694">
            <w:pPr>
              <w:keepNext/>
              <w:rPr>
                <w:rFonts w:ascii="Calibri" w:hAnsi="Calibri"/>
                <w:sz w:val="10"/>
                <w:szCs w:val="10"/>
              </w:rPr>
            </w:pPr>
          </w:p>
          <w:p w14:paraId="498A01F9" w14:textId="65BC0FE4" w:rsidR="0090054B" w:rsidRPr="00F607F1" w:rsidRDefault="0090054B" w:rsidP="00322694">
            <w:pPr>
              <w:keepNext/>
              <w:rPr>
                <w:rFonts w:ascii="Calibri" w:hAnsi="Calibri"/>
                <w:sz w:val="10"/>
                <w:szCs w:val="10"/>
              </w:rPr>
            </w:pPr>
          </w:p>
        </w:tc>
        <w:tc>
          <w:tcPr>
            <w:tcW w:w="1059" w:type="dxa"/>
            <w:gridSpan w:val="2"/>
          </w:tcPr>
          <w:p w14:paraId="1288635F" w14:textId="77777777" w:rsidR="0090054B" w:rsidRPr="00F607F1" w:rsidRDefault="0090054B" w:rsidP="00322694">
            <w:pPr>
              <w:keepNext/>
              <w:rPr>
                <w:rFonts w:ascii="Calibri" w:hAnsi="Calibri"/>
                <w:sz w:val="12"/>
                <w:szCs w:val="12"/>
              </w:rPr>
            </w:pPr>
            <w:r w:rsidRPr="00F607F1">
              <w:rPr>
                <w:rFonts w:ascii="Calibri" w:hAnsi="Calibri"/>
                <w:sz w:val="12"/>
                <w:szCs w:val="12"/>
              </w:rPr>
              <w:t>&lt;&lt;user pick from list:</w:t>
            </w:r>
          </w:p>
          <w:p w14:paraId="1558EF28" w14:textId="77777777" w:rsidR="0090054B" w:rsidRPr="00F607F1" w:rsidRDefault="0090054B" w:rsidP="00322694">
            <w:pPr>
              <w:keepNext/>
              <w:rPr>
                <w:rFonts w:ascii="Calibri" w:hAnsi="Calibri"/>
                <w:sz w:val="12"/>
                <w:szCs w:val="12"/>
              </w:rPr>
            </w:pPr>
            <w:r w:rsidRPr="00F607F1">
              <w:rPr>
                <w:rFonts w:ascii="Calibri" w:hAnsi="Calibri"/>
                <w:sz w:val="12"/>
                <w:szCs w:val="12"/>
              </w:rPr>
              <w:t>*HP coil</w:t>
            </w:r>
          </w:p>
          <w:p w14:paraId="0FDB9B7D" w14:textId="77777777" w:rsidR="0090054B" w:rsidRPr="00F607F1" w:rsidRDefault="0090054B" w:rsidP="00322694">
            <w:pPr>
              <w:keepNext/>
              <w:rPr>
                <w:rFonts w:ascii="Calibri" w:hAnsi="Calibri"/>
                <w:sz w:val="12"/>
                <w:szCs w:val="12"/>
              </w:rPr>
            </w:pPr>
            <w:r w:rsidRPr="00F607F1">
              <w:rPr>
                <w:rFonts w:ascii="Calibri" w:hAnsi="Calibri"/>
                <w:sz w:val="12"/>
                <w:szCs w:val="12"/>
              </w:rPr>
              <w:t>*AC Coil</w:t>
            </w:r>
          </w:p>
          <w:p w14:paraId="76E8C899" w14:textId="78E4D432" w:rsidR="0090054B" w:rsidRPr="00F607F1" w:rsidRDefault="0090054B" w:rsidP="00322694">
            <w:pPr>
              <w:keepNext/>
              <w:rPr>
                <w:rFonts w:ascii="Calibri" w:hAnsi="Calibri"/>
                <w:sz w:val="12"/>
                <w:szCs w:val="12"/>
              </w:rPr>
            </w:pPr>
            <w:r w:rsidRPr="00F607F1">
              <w:rPr>
                <w:rFonts w:ascii="Calibri" w:hAnsi="Calibri"/>
                <w:sz w:val="12"/>
                <w:szCs w:val="12"/>
              </w:rPr>
              <w:t>*fancoil AHU</w:t>
            </w:r>
          </w:p>
          <w:p w14:paraId="0E71F1F4" w14:textId="7ABA7CD5" w:rsidR="0090054B" w:rsidRPr="00F607F1" w:rsidRDefault="0090054B" w:rsidP="00322694">
            <w:pPr>
              <w:keepNext/>
              <w:rPr>
                <w:rFonts w:ascii="Calibri" w:hAnsi="Calibri"/>
                <w:sz w:val="12"/>
                <w:szCs w:val="12"/>
              </w:rPr>
            </w:pPr>
            <w:r w:rsidRPr="00F607F1">
              <w:rPr>
                <w:rFonts w:ascii="Calibri" w:hAnsi="Calibri"/>
                <w:sz w:val="12"/>
                <w:szCs w:val="12"/>
              </w:rPr>
              <w:t>*non-furnace AHU+coil&gt;&gt;</w:t>
            </w:r>
          </w:p>
        </w:tc>
        <w:tc>
          <w:tcPr>
            <w:tcW w:w="1238" w:type="dxa"/>
          </w:tcPr>
          <w:p w14:paraId="5E3744E1" w14:textId="26AE7CE2"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095A58EA"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6A11AF12"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437629DE"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27310BCE"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1F9EB5BB" w14:textId="3849D409"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F05;</w:t>
            </w:r>
          </w:p>
          <w:p w14:paraId="4783C326" w14:textId="154941A3" w:rsidR="0090054B" w:rsidRPr="00F607F1" w:rsidRDefault="0090054B" w:rsidP="00322694">
            <w:pPr>
              <w:keepNext/>
              <w:rPr>
                <w:sz w:val="10"/>
                <w:szCs w:val="10"/>
              </w:rPr>
            </w:pPr>
          </w:p>
          <w:p w14:paraId="100157B1" w14:textId="37B04228"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the distribution system type value in D07 =DuctsNone, </w:t>
            </w:r>
          </w:p>
          <w:p w14:paraId="1E8DE317" w14:textId="77777777" w:rsidR="0090054B" w:rsidRPr="00F607F1" w:rsidRDefault="0090054B" w:rsidP="00322694">
            <w:pPr>
              <w:keepNext/>
              <w:rPr>
                <w:rFonts w:ascii="Calibri" w:hAnsi="Calibri"/>
                <w:sz w:val="10"/>
                <w:szCs w:val="10"/>
              </w:rPr>
            </w:pPr>
            <w:r w:rsidRPr="00F607F1">
              <w:rPr>
                <w:rFonts w:ascii="Calibri" w:hAnsi="Calibri"/>
                <w:sz w:val="10"/>
                <w:szCs w:val="10"/>
              </w:rPr>
              <w:t>then value=Ductless;</w:t>
            </w:r>
          </w:p>
          <w:p w14:paraId="444DAF43"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D07=one of the</w:t>
            </w:r>
          </w:p>
          <w:p w14:paraId="7349893C"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Ducted types:  *DuctsAttic, *DuctsCrawl, *DuctsGarage, *DuctsInEx12, *DuctsInAll, *DuctsOutdoor, *LowLlCod, </w:t>
            </w:r>
          </w:p>
          <w:p w14:paraId="6722B237"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*Ducts located in multiple places, </w:t>
            </w:r>
          </w:p>
          <w:p w14:paraId="391BC5B7"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user pick one of the following two values:</w:t>
            </w:r>
          </w:p>
          <w:p w14:paraId="797CE03C" w14:textId="77777777" w:rsidR="0090054B" w:rsidRPr="00F607F1" w:rsidRDefault="0090054B" w:rsidP="00322694">
            <w:pPr>
              <w:keepNext/>
              <w:rPr>
                <w:rFonts w:ascii="Calibri" w:hAnsi="Calibri"/>
                <w:sz w:val="10"/>
                <w:szCs w:val="10"/>
              </w:rPr>
            </w:pPr>
            <w:r w:rsidRPr="00F607F1">
              <w:rPr>
                <w:rFonts w:ascii="Calibri" w:hAnsi="Calibri"/>
                <w:sz w:val="10"/>
                <w:szCs w:val="10"/>
              </w:rPr>
              <w:t>*Ducted&gt;10ft length</w:t>
            </w:r>
          </w:p>
          <w:p w14:paraId="46B34712"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*Ducted </w:t>
            </w:r>
            <w:r w:rsidRPr="00F607F1">
              <w:rPr>
                <w:rFonts w:ascii="Calibri" w:hAnsi="Calibri" w:cs="Calibri"/>
                <w:sz w:val="10"/>
                <w:szCs w:val="10"/>
              </w:rPr>
              <w:t>≤</w:t>
            </w:r>
            <w:r w:rsidRPr="00F607F1">
              <w:rPr>
                <w:rFonts w:ascii="Calibri" w:hAnsi="Calibri"/>
                <w:sz w:val="10"/>
                <w:szCs w:val="10"/>
              </w:rPr>
              <w:t>10ft length</w:t>
            </w:r>
          </w:p>
          <w:p w14:paraId="66BA5F52" w14:textId="77777777" w:rsidR="0090054B" w:rsidRPr="00F607F1" w:rsidRDefault="0090054B" w:rsidP="00322694">
            <w:pPr>
              <w:keepNext/>
              <w:rPr>
                <w:rFonts w:ascii="Calibri" w:hAnsi="Calibri"/>
                <w:sz w:val="10"/>
                <w:szCs w:val="10"/>
              </w:rPr>
            </w:pPr>
          </w:p>
          <w:p w14:paraId="16E7A834" w14:textId="77777777" w:rsidR="0090054B" w:rsidRPr="00F607F1" w:rsidRDefault="0090054B" w:rsidP="00322694">
            <w:pPr>
              <w:keepNext/>
              <w:rPr>
                <w:rFonts w:ascii="Calibri" w:hAnsi="Calibri"/>
                <w:sz w:val="10"/>
                <w:szCs w:val="10"/>
              </w:rPr>
            </w:pPr>
            <w:r w:rsidRPr="00F607F1">
              <w:rPr>
                <w:rFonts w:ascii="Calibri" w:hAnsi="Calibri"/>
                <w:b/>
                <w:sz w:val="10"/>
                <w:szCs w:val="10"/>
              </w:rPr>
              <w:t>else</w:t>
            </w:r>
            <w:r w:rsidRPr="00F607F1">
              <w:rPr>
                <w:rFonts w:ascii="Calibri" w:hAnsi="Calibri"/>
                <w:sz w:val="10"/>
                <w:szCs w:val="10"/>
              </w:rPr>
              <w:t>, if D07=-</w:t>
            </w:r>
            <w:r w:rsidRPr="00F607F1" w:rsidDel="0050051F">
              <w:rPr>
                <w:rFonts w:ascii="Calibri" w:hAnsi="Calibri"/>
                <w:sz w:val="10"/>
                <w:szCs w:val="10"/>
              </w:rPr>
              <w:t xml:space="preserve"> </w:t>
            </w:r>
          </w:p>
          <w:p w14:paraId="502C9D72" w14:textId="77777777" w:rsidR="0090054B" w:rsidRPr="00F607F1" w:rsidRDefault="0090054B" w:rsidP="00322694">
            <w:pPr>
              <w:keepNext/>
              <w:rPr>
                <w:rFonts w:ascii="Calibri" w:hAnsi="Calibri"/>
                <w:sz w:val="10"/>
                <w:szCs w:val="10"/>
              </w:rPr>
            </w:pPr>
            <w:r w:rsidRPr="00F607F1">
              <w:rPr>
                <w:rFonts w:ascii="Calibri" w:hAnsi="Calibri"/>
                <w:sz w:val="10"/>
                <w:szCs w:val="10"/>
              </w:rPr>
              <w:t>*Multiple split Indoor Units Mixed Ducted and Ductless,</w:t>
            </w:r>
          </w:p>
          <w:p w14:paraId="5AA0EDFD" w14:textId="77777777" w:rsidR="0090054B" w:rsidRPr="00F607F1" w:rsidRDefault="0090054B" w:rsidP="00322694">
            <w:pPr>
              <w:keepNext/>
              <w:rPr>
                <w:rFonts w:ascii="Calibri" w:hAnsi="Calibri"/>
                <w:sz w:val="10"/>
                <w:szCs w:val="10"/>
              </w:rPr>
            </w:pPr>
            <w:r w:rsidRPr="00F607F1">
              <w:rPr>
                <w:rFonts w:ascii="Calibri" w:hAnsi="Calibri"/>
                <w:sz w:val="10"/>
                <w:szCs w:val="10"/>
              </w:rPr>
              <w:t>then user pick one of the following three values:</w:t>
            </w:r>
          </w:p>
          <w:p w14:paraId="6AD6D900" w14:textId="77777777" w:rsidR="0090054B" w:rsidRPr="00F607F1" w:rsidRDefault="0090054B" w:rsidP="00322694">
            <w:pPr>
              <w:keepNext/>
              <w:rPr>
                <w:rFonts w:ascii="Calibri" w:hAnsi="Calibri"/>
                <w:sz w:val="10"/>
                <w:szCs w:val="10"/>
              </w:rPr>
            </w:pPr>
            <w:r w:rsidRPr="00F607F1">
              <w:rPr>
                <w:rFonts w:ascii="Calibri" w:hAnsi="Calibri"/>
                <w:sz w:val="10"/>
                <w:szCs w:val="10"/>
              </w:rPr>
              <w:t>*Ductless</w:t>
            </w:r>
          </w:p>
          <w:p w14:paraId="4F4FC9E3" w14:textId="77777777" w:rsidR="0090054B" w:rsidRPr="00F607F1" w:rsidRDefault="0090054B" w:rsidP="00322694">
            <w:pPr>
              <w:keepNext/>
              <w:rPr>
                <w:rFonts w:ascii="Calibri" w:hAnsi="Calibri"/>
                <w:sz w:val="10"/>
                <w:szCs w:val="10"/>
              </w:rPr>
            </w:pPr>
            <w:r w:rsidRPr="00F607F1">
              <w:rPr>
                <w:rFonts w:ascii="Calibri" w:hAnsi="Calibri"/>
                <w:sz w:val="10"/>
                <w:szCs w:val="10"/>
              </w:rPr>
              <w:t>*Ducted &gt;10ft length</w:t>
            </w:r>
          </w:p>
          <w:p w14:paraId="7E677085" w14:textId="4300F117" w:rsidR="0090054B" w:rsidRPr="00F607F1" w:rsidRDefault="0090054B" w:rsidP="00322694">
            <w:pPr>
              <w:keepNext/>
              <w:rPr>
                <w:rFonts w:ascii="Calibri" w:hAnsi="Calibri"/>
                <w:sz w:val="10"/>
                <w:szCs w:val="10"/>
              </w:rPr>
            </w:pPr>
            <w:r w:rsidRPr="00F607F1">
              <w:rPr>
                <w:rFonts w:ascii="Calibri" w:hAnsi="Calibri"/>
                <w:sz w:val="10"/>
                <w:szCs w:val="10"/>
              </w:rPr>
              <w:t>*Ducted ≤10ft length&gt;&gt;</w:t>
            </w:r>
          </w:p>
        </w:tc>
        <w:tc>
          <w:tcPr>
            <w:tcW w:w="1148" w:type="dxa"/>
            <w:gridSpan w:val="2"/>
          </w:tcPr>
          <w:p w14:paraId="478A4FF1" w14:textId="129C5F71"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20299C01"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7752A8D4"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3923BE62"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2B4B88B3"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0BC7FF5E" w14:textId="1491C5F8"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F04;</w:t>
            </w:r>
          </w:p>
          <w:p w14:paraId="5E94C058" w14:textId="12E48250" w:rsidR="0090054B" w:rsidRPr="00F607F1" w:rsidRDefault="0090054B" w:rsidP="00322694">
            <w:pPr>
              <w:keepNext/>
              <w:rPr>
                <w:sz w:val="10"/>
                <w:szCs w:val="10"/>
              </w:rPr>
            </w:pPr>
          </w:p>
          <w:p w14:paraId="3297725D"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D06&gt; 1, </w:t>
            </w:r>
          </w:p>
          <w:p w14:paraId="016A632F" w14:textId="5F5403DE"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value=no;</w:t>
            </w:r>
          </w:p>
          <w:p w14:paraId="696BBF97" w14:textId="77777777" w:rsidR="0090054B" w:rsidRPr="00F607F1" w:rsidRDefault="0090054B" w:rsidP="00322694">
            <w:pPr>
              <w:keepNext/>
              <w:rPr>
                <w:rFonts w:ascii="Calibri" w:hAnsi="Calibri"/>
                <w:sz w:val="10"/>
                <w:szCs w:val="10"/>
              </w:rPr>
            </w:pPr>
          </w:p>
          <w:p w14:paraId="11EFDDC3" w14:textId="77777777" w:rsidR="0090054B" w:rsidRPr="00F607F1" w:rsidRDefault="0090054B" w:rsidP="00322694">
            <w:pPr>
              <w:keepNext/>
              <w:rPr>
                <w:rFonts w:ascii="Calibri" w:hAnsi="Calibri"/>
                <w:sz w:val="10"/>
                <w:szCs w:val="10"/>
              </w:rPr>
            </w:pPr>
          </w:p>
          <w:p w14:paraId="3A1B2A27"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IAQ vent system type for this dwelling on the CF1R= Balanced,</w:t>
            </w:r>
          </w:p>
          <w:p w14:paraId="3F2CE95E"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value=no,</w:t>
            </w:r>
          </w:p>
          <w:p w14:paraId="390194C3" w14:textId="77777777" w:rsidR="0090054B" w:rsidRPr="00F607F1" w:rsidRDefault="0090054B" w:rsidP="00322694">
            <w:pPr>
              <w:keepNext/>
              <w:rPr>
                <w:rFonts w:ascii="Calibri" w:hAnsi="Calibri"/>
                <w:sz w:val="10"/>
                <w:szCs w:val="10"/>
              </w:rPr>
            </w:pPr>
          </w:p>
          <w:p w14:paraId="0CB4DFF9"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else,user pick one from list: </w:t>
            </w:r>
          </w:p>
          <w:p w14:paraId="120112D9" w14:textId="77777777" w:rsidR="0090054B" w:rsidRPr="00F607F1" w:rsidRDefault="0090054B" w:rsidP="00322694">
            <w:pPr>
              <w:keepNext/>
              <w:rPr>
                <w:rFonts w:ascii="Calibri" w:hAnsi="Calibri"/>
                <w:sz w:val="10"/>
                <w:szCs w:val="10"/>
              </w:rPr>
            </w:pPr>
            <w:r w:rsidRPr="00F607F1">
              <w:rPr>
                <w:rFonts w:ascii="Calibri" w:hAnsi="Calibri"/>
                <w:sz w:val="10"/>
                <w:szCs w:val="10"/>
              </w:rPr>
              <w:t>*Yes</w:t>
            </w:r>
          </w:p>
          <w:p w14:paraId="612DF547" w14:textId="4E3CDBEF" w:rsidR="0090054B" w:rsidRPr="00F607F1" w:rsidRDefault="0090054B" w:rsidP="00322694">
            <w:pPr>
              <w:keepNext/>
              <w:rPr>
                <w:rFonts w:ascii="Calibri" w:hAnsi="Calibri"/>
                <w:sz w:val="10"/>
                <w:szCs w:val="10"/>
              </w:rPr>
            </w:pPr>
            <w:r w:rsidRPr="00F607F1">
              <w:rPr>
                <w:rFonts w:ascii="Calibri" w:hAnsi="Calibri"/>
                <w:sz w:val="10"/>
                <w:szCs w:val="10"/>
              </w:rPr>
              <w:t>*No&gt;&gt;</w:t>
            </w:r>
          </w:p>
        </w:tc>
        <w:tc>
          <w:tcPr>
            <w:tcW w:w="2442" w:type="dxa"/>
            <w:gridSpan w:val="2"/>
          </w:tcPr>
          <w:p w14:paraId="1F9B98D5" w14:textId="2D0030C3"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c>
          <w:tcPr>
            <w:tcW w:w="2443" w:type="dxa"/>
            <w:gridSpan w:val="2"/>
          </w:tcPr>
          <w:p w14:paraId="1F9B98D6" w14:textId="77777777"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c>
          <w:tcPr>
            <w:tcW w:w="2715" w:type="dxa"/>
            <w:gridSpan w:val="2"/>
          </w:tcPr>
          <w:p w14:paraId="1F9B98D7" w14:textId="77777777"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r>
      <w:tr w:rsidR="0090054B" w:rsidRPr="00F607F1" w14:paraId="1F9B98DE" w14:textId="06D9BFC0" w:rsidTr="00322694">
        <w:trPr>
          <w:cantSplit/>
          <w:trHeight w:val="166"/>
        </w:trPr>
        <w:tc>
          <w:tcPr>
            <w:tcW w:w="878" w:type="dxa"/>
          </w:tcPr>
          <w:p w14:paraId="1F9B98D9" w14:textId="77777777" w:rsidR="0090054B" w:rsidRPr="00F607F1" w:rsidRDefault="0090054B" w:rsidP="00322694">
            <w:pPr>
              <w:keepNext/>
              <w:rPr>
                <w:rFonts w:ascii="Calibri" w:hAnsi="Calibri"/>
                <w:sz w:val="18"/>
                <w:szCs w:val="18"/>
              </w:rPr>
            </w:pPr>
          </w:p>
        </w:tc>
        <w:tc>
          <w:tcPr>
            <w:tcW w:w="1059" w:type="dxa"/>
          </w:tcPr>
          <w:p w14:paraId="1F9B98DA" w14:textId="77777777" w:rsidR="0090054B" w:rsidRPr="00F607F1" w:rsidRDefault="0090054B" w:rsidP="00322694">
            <w:pPr>
              <w:keepNext/>
              <w:rPr>
                <w:rFonts w:ascii="Calibri" w:hAnsi="Calibri"/>
                <w:sz w:val="18"/>
                <w:szCs w:val="18"/>
              </w:rPr>
            </w:pPr>
          </w:p>
        </w:tc>
        <w:tc>
          <w:tcPr>
            <w:tcW w:w="1413" w:type="dxa"/>
            <w:gridSpan w:val="2"/>
          </w:tcPr>
          <w:p w14:paraId="4EAAD483" w14:textId="77777777" w:rsidR="0090054B" w:rsidRPr="00F607F1" w:rsidRDefault="0090054B" w:rsidP="00322694">
            <w:pPr>
              <w:keepNext/>
              <w:rPr>
                <w:rFonts w:ascii="Calibri" w:hAnsi="Calibri"/>
                <w:sz w:val="18"/>
                <w:szCs w:val="18"/>
              </w:rPr>
            </w:pPr>
          </w:p>
        </w:tc>
        <w:tc>
          <w:tcPr>
            <w:tcW w:w="1059" w:type="dxa"/>
            <w:gridSpan w:val="2"/>
          </w:tcPr>
          <w:p w14:paraId="0FBD513B" w14:textId="4E7A8E1D" w:rsidR="0090054B" w:rsidRPr="00F607F1" w:rsidRDefault="0090054B" w:rsidP="00322694">
            <w:pPr>
              <w:keepNext/>
              <w:rPr>
                <w:rFonts w:ascii="Calibri" w:hAnsi="Calibri"/>
                <w:sz w:val="18"/>
                <w:szCs w:val="18"/>
              </w:rPr>
            </w:pPr>
          </w:p>
        </w:tc>
        <w:tc>
          <w:tcPr>
            <w:tcW w:w="1238" w:type="dxa"/>
          </w:tcPr>
          <w:p w14:paraId="05DF2B3D" w14:textId="445BC5BA" w:rsidR="0090054B" w:rsidRPr="00F607F1" w:rsidRDefault="0090054B" w:rsidP="00322694">
            <w:pPr>
              <w:keepNext/>
              <w:rPr>
                <w:rFonts w:ascii="Calibri" w:hAnsi="Calibri"/>
                <w:sz w:val="18"/>
                <w:szCs w:val="18"/>
              </w:rPr>
            </w:pPr>
          </w:p>
        </w:tc>
        <w:tc>
          <w:tcPr>
            <w:tcW w:w="1148" w:type="dxa"/>
            <w:gridSpan w:val="2"/>
          </w:tcPr>
          <w:p w14:paraId="755CFC95" w14:textId="61549B85" w:rsidR="0090054B" w:rsidRPr="00F607F1" w:rsidRDefault="0090054B" w:rsidP="00322694">
            <w:pPr>
              <w:keepNext/>
              <w:rPr>
                <w:rFonts w:ascii="Calibri" w:hAnsi="Calibri"/>
                <w:sz w:val="18"/>
                <w:szCs w:val="18"/>
              </w:rPr>
            </w:pPr>
          </w:p>
        </w:tc>
        <w:tc>
          <w:tcPr>
            <w:tcW w:w="2442" w:type="dxa"/>
            <w:gridSpan w:val="2"/>
          </w:tcPr>
          <w:p w14:paraId="1F9B98DB" w14:textId="3B277FC2" w:rsidR="0090054B" w:rsidRPr="00F607F1" w:rsidRDefault="0090054B" w:rsidP="00322694">
            <w:pPr>
              <w:keepNext/>
              <w:rPr>
                <w:rFonts w:ascii="Calibri" w:hAnsi="Calibri"/>
                <w:sz w:val="18"/>
                <w:szCs w:val="18"/>
              </w:rPr>
            </w:pPr>
            <w:r w:rsidRPr="00F607F1">
              <w:rPr>
                <w:rFonts w:ascii="Calibri" w:hAnsi="Calibri"/>
                <w:sz w:val="18"/>
                <w:szCs w:val="18"/>
              </w:rPr>
              <w:t xml:space="preserve"> </w:t>
            </w:r>
          </w:p>
        </w:tc>
        <w:tc>
          <w:tcPr>
            <w:tcW w:w="2443" w:type="dxa"/>
            <w:gridSpan w:val="2"/>
          </w:tcPr>
          <w:p w14:paraId="1F9B98DC" w14:textId="77777777" w:rsidR="0090054B" w:rsidRPr="00F607F1" w:rsidRDefault="0090054B" w:rsidP="00322694">
            <w:pPr>
              <w:keepNext/>
              <w:rPr>
                <w:rFonts w:ascii="Calibri" w:hAnsi="Calibri"/>
                <w:sz w:val="18"/>
                <w:szCs w:val="18"/>
              </w:rPr>
            </w:pPr>
          </w:p>
        </w:tc>
        <w:tc>
          <w:tcPr>
            <w:tcW w:w="2715" w:type="dxa"/>
            <w:gridSpan w:val="2"/>
          </w:tcPr>
          <w:p w14:paraId="1F9B98DD" w14:textId="77777777" w:rsidR="0090054B" w:rsidRPr="00F607F1" w:rsidRDefault="0090054B" w:rsidP="00322694">
            <w:pPr>
              <w:keepNext/>
              <w:rPr>
                <w:rFonts w:ascii="Calibri" w:hAnsi="Calibri"/>
                <w:sz w:val="18"/>
                <w:szCs w:val="18"/>
              </w:rPr>
            </w:pPr>
          </w:p>
        </w:tc>
      </w:tr>
      <w:tr w:rsidR="004B38E4" w:rsidRPr="00F607F1" w14:paraId="1F9B98E6" w14:textId="4749D565" w:rsidTr="00322694">
        <w:trPr>
          <w:cantSplit/>
          <w:trHeight w:val="124"/>
        </w:trPr>
        <w:tc>
          <w:tcPr>
            <w:tcW w:w="14395" w:type="dxa"/>
            <w:gridSpan w:val="15"/>
          </w:tcPr>
          <w:p w14:paraId="768C5AFB" w14:textId="3B84DDD2" w:rsidR="004B38E4" w:rsidRPr="00F607F1" w:rsidRDefault="004B38E4" w:rsidP="00322694">
            <w:pPr>
              <w:keepNext/>
              <w:rPr>
                <w:rFonts w:ascii="Calibri" w:hAnsi="Calibri"/>
                <w:sz w:val="18"/>
                <w:szCs w:val="18"/>
              </w:rPr>
            </w:pPr>
            <w:r w:rsidRPr="00F607F1">
              <w:rPr>
                <w:rFonts w:ascii="Calibri" w:hAnsi="Calibri"/>
                <w:sz w:val="18"/>
                <w:szCs w:val="18"/>
              </w:rPr>
              <w:t>Notes:</w:t>
            </w:r>
          </w:p>
        </w:tc>
      </w:tr>
    </w:tbl>
    <w:p w14:paraId="1F9B98E7" w14:textId="77777777" w:rsidR="000C6F83" w:rsidRPr="00F607F1"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F607F1" w14:paraId="1F9B98F2" w14:textId="77777777" w:rsidTr="00E91CEC">
        <w:trPr>
          <w:cantSplit/>
        </w:trPr>
        <w:tc>
          <w:tcPr>
            <w:tcW w:w="14598" w:type="dxa"/>
            <w:gridSpan w:val="5"/>
            <w:shd w:val="clear" w:color="auto" w:fill="auto"/>
          </w:tcPr>
          <w:p w14:paraId="1F9B98E8" w14:textId="38139C7E" w:rsidR="00A410FF" w:rsidRPr="00F607F1" w:rsidRDefault="00D56952" w:rsidP="00E91CEC">
            <w:pPr>
              <w:keepNext/>
              <w:rPr>
                <w:rFonts w:ascii="Calibri" w:hAnsi="Calibri"/>
                <w:b/>
                <w:sz w:val="18"/>
                <w:szCs w:val="18"/>
              </w:rPr>
            </w:pPr>
            <w:r w:rsidRPr="00F607F1">
              <w:rPr>
                <w:rFonts w:ascii="Calibri" w:hAnsi="Calibri"/>
                <w:b/>
                <w:sz w:val="18"/>
                <w:szCs w:val="18"/>
              </w:rPr>
              <w:t>I</w:t>
            </w:r>
            <w:r w:rsidR="00A410FF" w:rsidRPr="00F607F1">
              <w:rPr>
                <w:rFonts w:ascii="Calibri" w:hAnsi="Calibri"/>
                <w:b/>
                <w:sz w:val="18"/>
                <w:szCs w:val="18"/>
              </w:rPr>
              <w:t>. Installed Heat Pump System – Split System Condensing Unit or Package Unit Equipment Information</w:t>
            </w:r>
          </w:p>
          <w:p w14:paraId="38489EFF" w14:textId="3FC1D6AC" w:rsidR="003E5DAA" w:rsidRPr="00F607F1" w:rsidRDefault="00A52612" w:rsidP="00A52612">
            <w:pPr>
              <w:rPr>
                <w:rFonts w:ascii="Calibri" w:hAnsi="Calibri"/>
                <w:sz w:val="16"/>
                <w:szCs w:val="16"/>
              </w:rPr>
            </w:pPr>
            <w:r w:rsidRPr="00F607F1">
              <w:rPr>
                <w:rFonts w:ascii="Calibri" w:hAnsi="Calibri"/>
                <w:sz w:val="16"/>
                <w:szCs w:val="16"/>
              </w:rPr>
              <w:t>&lt;&lt;&lt;</w:t>
            </w:r>
            <w:r w:rsidRPr="00F607F1">
              <w:rPr>
                <w:rFonts w:ascii="Calibri" w:hAnsi="Calibri"/>
                <w:b/>
                <w:sz w:val="16"/>
                <w:szCs w:val="16"/>
              </w:rPr>
              <w:t>if</w:t>
            </w:r>
            <w:r w:rsidRPr="00F607F1">
              <w:rPr>
                <w:rFonts w:ascii="Calibri" w:hAnsi="Calibri"/>
                <w:sz w:val="16"/>
                <w:szCs w:val="16"/>
              </w:rPr>
              <w:t xml:space="preserve"> none of the SC Systems listed in Section D have a value in </w:t>
            </w:r>
            <w:r w:rsidR="00017720" w:rsidRPr="00F607F1">
              <w:rPr>
                <w:rFonts w:ascii="Calibri" w:hAnsi="Calibri"/>
                <w:sz w:val="16"/>
                <w:szCs w:val="16"/>
              </w:rPr>
              <w:t xml:space="preserve">D04 or </w:t>
            </w:r>
            <w:r w:rsidRPr="00F607F1">
              <w:rPr>
                <w:rFonts w:ascii="Calibri" w:hAnsi="Calibri"/>
                <w:sz w:val="16"/>
                <w:szCs w:val="16"/>
              </w:rPr>
              <w:t>D05 = one of the heat pump types</w:t>
            </w:r>
            <w:r w:rsidR="00A67494" w:rsidRPr="00F607F1">
              <w:rPr>
                <w:rFonts w:ascii="Calibri" w:hAnsi="Calibri"/>
                <w:sz w:val="16"/>
                <w:szCs w:val="16"/>
              </w:rPr>
              <w:t xml:space="preserve"> in the</w:t>
            </w:r>
            <w:r w:rsidRPr="00F607F1">
              <w:rPr>
                <w:rFonts w:ascii="Calibri" w:hAnsi="Calibri"/>
                <w:sz w:val="16"/>
                <w:szCs w:val="16"/>
              </w:rPr>
              <w:t xml:space="preserve"> list that follows</w:t>
            </w:r>
            <w:r w:rsidR="00C76778" w:rsidRPr="00F607F1">
              <w:rPr>
                <w:rFonts w:ascii="Calibri" w:hAnsi="Calibri"/>
                <w:sz w:val="16"/>
                <w:szCs w:val="16"/>
              </w:rPr>
              <w:t xml:space="preserve"> below</w:t>
            </w:r>
            <w:r w:rsidRPr="00F607F1">
              <w:rPr>
                <w:rFonts w:ascii="Calibri" w:hAnsi="Calibri"/>
                <w:sz w:val="16"/>
                <w:szCs w:val="16"/>
              </w:rPr>
              <w:t xml:space="preserve">, </w:t>
            </w:r>
            <w:r w:rsidRPr="00F607F1">
              <w:rPr>
                <w:rFonts w:ascii="Calibri" w:hAnsi="Calibri"/>
                <w:b/>
                <w:sz w:val="16"/>
                <w:szCs w:val="16"/>
              </w:rPr>
              <w:t>then</w:t>
            </w:r>
            <w:r w:rsidRPr="00F607F1">
              <w:rPr>
                <w:rFonts w:ascii="Calibri" w:hAnsi="Calibri"/>
                <w:sz w:val="16"/>
                <w:szCs w:val="16"/>
              </w:rPr>
              <w:t xml:space="preserve"> display the section does not apply message; </w:t>
            </w:r>
          </w:p>
          <w:p w14:paraId="525B3EFB" w14:textId="77777777" w:rsidR="002A1EA1" w:rsidRPr="00F607F1" w:rsidRDefault="002A1EA1" w:rsidP="00A52612">
            <w:pPr>
              <w:rPr>
                <w:rFonts w:ascii="Calibri" w:hAnsi="Calibri"/>
                <w:b/>
                <w:sz w:val="16"/>
                <w:szCs w:val="16"/>
              </w:rPr>
            </w:pPr>
          </w:p>
          <w:p w14:paraId="7B03250C" w14:textId="31FAEA37" w:rsidR="00222249" w:rsidRPr="00F607F1" w:rsidRDefault="00A52612" w:rsidP="00A52612">
            <w:pPr>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require one row of data to be entered in this table for each of the SC Systems </w:t>
            </w:r>
            <w:r w:rsidR="00E47D3A" w:rsidRPr="00F607F1">
              <w:rPr>
                <w:rFonts w:ascii="Calibri" w:hAnsi="Calibri"/>
                <w:sz w:val="16"/>
                <w:szCs w:val="16"/>
              </w:rPr>
              <w:t xml:space="preserve">listed in Section D that meet </w:t>
            </w:r>
            <w:r w:rsidR="00912101" w:rsidRPr="00F607F1">
              <w:rPr>
                <w:rFonts w:ascii="Calibri" w:hAnsi="Calibri"/>
                <w:sz w:val="16"/>
                <w:szCs w:val="16"/>
              </w:rPr>
              <w:t>BOTH</w:t>
            </w:r>
            <w:r w:rsidR="00E47D3A" w:rsidRPr="00F607F1">
              <w:rPr>
                <w:rFonts w:ascii="Calibri" w:hAnsi="Calibri"/>
                <w:sz w:val="16"/>
                <w:szCs w:val="16"/>
              </w:rPr>
              <w:t xml:space="preserve"> of the following</w:t>
            </w:r>
            <w:r w:rsidR="00E47D3A" w:rsidRPr="00F607F1">
              <w:rPr>
                <w:rFonts w:ascii="Calibri" w:hAnsi="Calibri"/>
                <w:sz w:val="18"/>
                <w:szCs w:val="18"/>
              </w:rPr>
              <w:t xml:space="preserve"> </w:t>
            </w:r>
            <w:r w:rsidR="002A1EA1" w:rsidRPr="00F607F1">
              <w:rPr>
                <w:rFonts w:ascii="Calibri" w:hAnsi="Calibri"/>
                <w:sz w:val="16"/>
                <w:szCs w:val="16"/>
              </w:rPr>
              <w:t xml:space="preserve">two </w:t>
            </w:r>
            <w:r w:rsidR="00E47D3A" w:rsidRPr="00F607F1">
              <w:rPr>
                <w:rFonts w:ascii="Calibri" w:hAnsi="Calibri"/>
                <w:sz w:val="16"/>
                <w:szCs w:val="16"/>
              </w:rPr>
              <w:t xml:space="preserve">criteria: </w:t>
            </w:r>
            <w:r w:rsidR="002C7180" w:rsidRPr="00F607F1">
              <w:rPr>
                <w:rFonts w:ascii="Calibri" w:hAnsi="Calibri"/>
                <w:sz w:val="16"/>
                <w:szCs w:val="16"/>
              </w:rPr>
              <w:t>1:</w:t>
            </w:r>
            <w:r w:rsidR="00E47D3A" w:rsidRPr="00F607F1">
              <w:rPr>
                <w:rFonts w:ascii="Calibri" w:hAnsi="Calibri"/>
                <w:sz w:val="16"/>
                <w:szCs w:val="16"/>
              </w:rPr>
              <w:t>[</w:t>
            </w:r>
            <w:r w:rsidR="00540882" w:rsidRPr="00F607F1">
              <w:rPr>
                <w:rFonts w:ascii="Calibri" w:hAnsi="Calibri"/>
                <w:sz w:val="16"/>
                <w:szCs w:val="16"/>
              </w:rPr>
              <w:t>D11</w:t>
            </w:r>
            <w:r w:rsidR="003E5DAA" w:rsidRPr="00F607F1">
              <w:rPr>
                <w:rFonts w:ascii="Calibri" w:hAnsi="Calibri"/>
                <w:sz w:val="16"/>
                <w:szCs w:val="16"/>
              </w:rPr>
              <w:t>=new</w:t>
            </w:r>
            <w:r w:rsidR="00E47D3A" w:rsidRPr="00F607F1">
              <w:rPr>
                <w:rFonts w:ascii="Calibri" w:hAnsi="Calibri"/>
                <w:sz w:val="16"/>
                <w:szCs w:val="16"/>
              </w:rPr>
              <w:t xml:space="preserve">] </w:t>
            </w:r>
            <w:r w:rsidR="002C7180" w:rsidRPr="00F607F1">
              <w:rPr>
                <w:rFonts w:ascii="Calibri" w:hAnsi="Calibri"/>
                <w:sz w:val="16"/>
                <w:szCs w:val="16"/>
              </w:rPr>
              <w:t>2:</w:t>
            </w:r>
            <w:r w:rsidR="00E47D3A" w:rsidRPr="00F607F1">
              <w:rPr>
                <w:rFonts w:ascii="Calibri" w:hAnsi="Calibri"/>
                <w:sz w:val="16"/>
                <w:szCs w:val="16"/>
              </w:rPr>
              <w:t>[</w:t>
            </w:r>
            <w:r w:rsidR="00017720" w:rsidRPr="00F607F1">
              <w:rPr>
                <w:rFonts w:ascii="Calibri" w:hAnsi="Calibri"/>
                <w:sz w:val="16"/>
                <w:szCs w:val="16"/>
              </w:rPr>
              <w:t xml:space="preserve">D04 or </w:t>
            </w:r>
            <w:r w:rsidRPr="00F607F1">
              <w:rPr>
                <w:rFonts w:ascii="Calibri" w:hAnsi="Calibri"/>
                <w:sz w:val="16"/>
                <w:szCs w:val="16"/>
              </w:rPr>
              <w:t>D05 = one of the heat pump types in the list</w:t>
            </w:r>
            <w:r w:rsidR="003E5DAA" w:rsidRPr="00F607F1">
              <w:rPr>
                <w:rFonts w:ascii="Calibri" w:hAnsi="Calibri"/>
                <w:sz w:val="16"/>
                <w:szCs w:val="16"/>
              </w:rPr>
              <w:t xml:space="preserve"> that follows below</w:t>
            </w:r>
            <w:r w:rsidR="00E47D3A" w:rsidRPr="00F607F1">
              <w:rPr>
                <w:rFonts w:ascii="Calibri" w:hAnsi="Calibri"/>
                <w:sz w:val="16"/>
                <w:szCs w:val="16"/>
              </w:rPr>
              <w:t>]</w:t>
            </w:r>
            <w:r w:rsidR="003E5DAA" w:rsidRPr="00F607F1">
              <w:rPr>
                <w:rFonts w:ascii="Calibri" w:hAnsi="Calibri"/>
                <w:sz w:val="16"/>
                <w:szCs w:val="16"/>
              </w:rPr>
              <w:t xml:space="preserve">;  </w:t>
            </w:r>
          </w:p>
          <w:p w14:paraId="518F9790" w14:textId="77777777" w:rsidR="002A1EA1" w:rsidRPr="00F607F1" w:rsidRDefault="002A1EA1" w:rsidP="00A52612">
            <w:pPr>
              <w:rPr>
                <w:rFonts w:ascii="Calibri" w:hAnsi="Calibri"/>
                <w:sz w:val="16"/>
                <w:szCs w:val="16"/>
              </w:rPr>
            </w:pPr>
          </w:p>
          <w:p w14:paraId="1F9B98E9" w14:textId="72617ABB" w:rsidR="00A52612" w:rsidRPr="00F607F1" w:rsidRDefault="00D36C4B" w:rsidP="00A52612">
            <w:pPr>
              <w:rPr>
                <w:rFonts w:ascii="Calibri" w:hAnsi="Calibri"/>
                <w:sz w:val="16"/>
                <w:szCs w:val="16"/>
              </w:rPr>
            </w:pPr>
            <w:r w:rsidRPr="00F607F1">
              <w:rPr>
                <w:rFonts w:ascii="Calibri" w:hAnsi="Calibri"/>
                <w:b/>
                <w:sz w:val="16"/>
                <w:szCs w:val="16"/>
              </w:rPr>
              <w:t>A</w:t>
            </w:r>
            <w:r w:rsidR="00AB0291" w:rsidRPr="00F607F1">
              <w:rPr>
                <w:rFonts w:ascii="Calibri" w:hAnsi="Calibri"/>
                <w:b/>
                <w:sz w:val="16"/>
                <w:szCs w:val="16"/>
              </w:rPr>
              <w:t>lso</w:t>
            </w:r>
            <w:r w:rsidRPr="00F607F1">
              <w:rPr>
                <w:rFonts w:ascii="Calibri" w:hAnsi="Calibri"/>
                <w:sz w:val="16"/>
                <w:szCs w:val="16"/>
              </w:rPr>
              <w:t xml:space="preserve"> </w:t>
            </w:r>
            <w:r w:rsidR="008B6B86" w:rsidRPr="00F607F1">
              <w:rPr>
                <w:rFonts w:ascii="Calibri" w:hAnsi="Calibri"/>
                <w:sz w:val="16"/>
                <w:szCs w:val="16"/>
              </w:rPr>
              <w:t>if Section E applies</w:t>
            </w:r>
            <w:r w:rsidR="00ED2AEB" w:rsidRPr="00F607F1">
              <w:rPr>
                <w:rFonts w:ascii="Calibri" w:hAnsi="Calibri"/>
                <w:sz w:val="16"/>
                <w:szCs w:val="16"/>
              </w:rPr>
              <w:t>,</w:t>
            </w:r>
            <w:r w:rsidR="008B6B86" w:rsidRPr="00F607F1">
              <w:rPr>
                <w:rFonts w:ascii="Calibri" w:hAnsi="Calibri"/>
                <w:sz w:val="16"/>
                <w:szCs w:val="16"/>
              </w:rPr>
              <w:t xml:space="preserve"> </w:t>
            </w:r>
            <w:r w:rsidR="003E5DAA" w:rsidRPr="00F607F1">
              <w:rPr>
                <w:rFonts w:ascii="Calibri" w:hAnsi="Calibri"/>
                <w:sz w:val="16"/>
                <w:szCs w:val="16"/>
              </w:rPr>
              <w:t>require one row of data to be entered in this table for each of the SC Systems in Section E that meet</w:t>
            </w:r>
            <w:r w:rsidR="00E31007" w:rsidRPr="00F607F1">
              <w:rPr>
                <w:rFonts w:ascii="Calibri" w:hAnsi="Calibri"/>
                <w:sz w:val="16"/>
                <w:szCs w:val="16"/>
              </w:rPr>
              <w:t xml:space="preserve"> ALL</w:t>
            </w:r>
            <w:r w:rsidR="003E5DAA" w:rsidRPr="00F607F1">
              <w:rPr>
                <w:rFonts w:ascii="Calibri" w:hAnsi="Calibri"/>
                <w:sz w:val="16"/>
                <w:szCs w:val="16"/>
              </w:rPr>
              <w:t xml:space="preserve"> </w:t>
            </w:r>
            <w:r w:rsidR="006B1723" w:rsidRPr="00F607F1">
              <w:rPr>
                <w:rFonts w:ascii="Calibri" w:hAnsi="Calibri"/>
                <w:sz w:val="16"/>
                <w:szCs w:val="16"/>
              </w:rPr>
              <w:t xml:space="preserve">of </w:t>
            </w:r>
            <w:r w:rsidR="003E5DAA" w:rsidRPr="00F607F1">
              <w:rPr>
                <w:rFonts w:ascii="Calibri" w:hAnsi="Calibri"/>
                <w:sz w:val="16"/>
                <w:szCs w:val="16"/>
              </w:rPr>
              <w:t>the following</w:t>
            </w:r>
            <w:r w:rsidR="003E5DAA" w:rsidRPr="00F607F1">
              <w:rPr>
                <w:rFonts w:ascii="Calibri" w:hAnsi="Calibri"/>
                <w:sz w:val="18"/>
                <w:szCs w:val="18"/>
              </w:rPr>
              <w:t xml:space="preserve"> </w:t>
            </w:r>
            <w:r w:rsidR="00811C80" w:rsidRPr="00F607F1">
              <w:rPr>
                <w:rFonts w:ascii="Calibri" w:hAnsi="Calibri"/>
                <w:sz w:val="16"/>
                <w:szCs w:val="16"/>
              </w:rPr>
              <w:t xml:space="preserve">four </w:t>
            </w:r>
            <w:r w:rsidR="003E5DAA" w:rsidRPr="00F607F1">
              <w:rPr>
                <w:rFonts w:ascii="Calibri" w:hAnsi="Calibri"/>
                <w:sz w:val="16"/>
                <w:szCs w:val="16"/>
              </w:rPr>
              <w:t xml:space="preserve">criteria: </w:t>
            </w:r>
            <w:r w:rsidR="002C7180" w:rsidRPr="00F607F1">
              <w:rPr>
                <w:rFonts w:ascii="Calibri" w:hAnsi="Calibri"/>
                <w:sz w:val="16"/>
                <w:szCs w:val="16"/>
              </w:rPr>
              <w:t>1:</w:t>
            </w:r>
            <w:r w:rsidR="00811C80" w:rsidRPr="00F607F1">
              <w:rPr>
                <w:rFonts w:ascii="Calibri" w:hAnsi="Calibri"/>
                <w:sz w:val="16"/>
                <w:szCs w:val="16"/>
              </w:rPr>
              <w:t>[</w:t>
            </w:r>
            <w:r w:rsidR="00540882" w:rsidRPr="00F607F1">
              <w:rPr>
                <w:rFonts w:ascii="Calibri" w:hAnsi="Calibri"/>
                <w:sz w:val="16"/>
                <w:szCs w:val="16"/>
              </w:rPr>
              <w:t>D11</w:t>
            </w:r>
            <w:r w:rsidR="00811C80" w:rsidRPr="00F607F1">
              <w:rPr>
                <w:rFonts w:ascii="Calibri" w:hAnsi="Calibri"/>
                <w:sz w:val="16"/>
                <w:szCs w:val="16"/>
              </w:rPr>
              <w:t>=altered],</w:t>
            </w:r>
            <w:r w:rsidR="002C7180" w:rsidRPr="00F607F1">
              <w:rPr>
                <w:rFonts w:ascii="Calibri" w:hAnsi="Calibri"/>
                <w:sz w:val="16"/>
                <w:szCs w:val="16"/>
              </w:rPr>
              <w:t xml:space="preserve"> </w:t>
            </w:r>
            <w:r w:rsidR="00811C80" w:rsidRPr="00F607F1">
              <w:rPr>
                <w:rFonts w:ascii="Calibri" w:hAnsi="Calibri"/>
                <w:sz w:val="16"/>
                <w:szCs w:val="16"/>
              </w:rPr>
              <w:t>2:</w:t>
            </w:r>
            <w:r w:rsidR="003E5DAA" w:rsidRPr="00F607F1">
              <w:rPr>
                <w:rFonts w:ascii="Calibri" w:hAnsi="Calibri"/>
                <w:sz w:val="16"/>
                <w:szCs w:val="16"/>
              </w:rPr>
              <w:t>[E05=yes]</w:t>
            </w:r>
            <w:r w:rsidR="003F5D0E" w:rsidRPr="00F607F1">
              <w:rPr>
                <w:rFonts w:ascii="Calibri" w:hAnsi="Calibri"/>
                <w:sz w:val="16"/>
                <w:szCs w:val="16"/>
              </w:rPr>
              <w:t>,</w:t>
            </w:r>
            <w:r w:rsidR="002C7180" w:rsidRPr="00F607F1">
              <w:rPr>
                <w:rFonts w:ascii="Calibri" w:hAnsi="Calibri"/>
                <w:sz w:val="18"/>
                <w:szCs w:val="18"/>
              </w:rPr>
              <w:t xml:space="preserve"> </w:t>
            </w:r>
            <w:r w:rsidR="00811C80" w:rsidRPr="00F607F1">
              <w:rPr>
                <w:rFonts w:ascii="Calibri" w:hAnsi="Calibri"/>
                <w:sz w:val="16"/>
                <w:szCs w:val="16"/>
              </w:rPr>
              <w:t>3</w:t>
            </w:r>
            <w:r w:rsidR="002C7180" w:rsidRPr="00F607F1">
              <w:rPr>
                <w:rFonts w:ascii="Calibri" w:hAnsi="Calibri"/>
                <w:sz w:val="16"/>
                <w:szCs w:val="16"/>
              </w:rPr>
              <w:t>:</w:t>
            </w:r>
            <w:r w:rsidR="00ED2AEB" w:rsidRPr="00F607F1">
              <w:rPr>
                <w:rFonts w:ascii="Calibri" w:hAnsi="Calibri"/>
                <w:sz w:val="16"/>
                <w:szCs w:val="16"/>
              </w:rPr>
              <w:t>[</w:t>
            </w:r>
            <w:r w:rsidR="002C7180" w:rsidRPr="00F607F1">
              <w:rPr>
                <w:rFonts w:ascii="Calibri" w:hAnsi="Calibri"/>
                <w:sz w:val="16"/>
                <w:szCs w:val="16"/>
              </w:rPr>
              <w:t xml:space="preserve">D04 or </w:t>
            </w:r>
            <w:r w:rsidR="00ED2AEB" w:rsidRPr="00F607F1">
              <w:rPr>
                <w:rFonts w:ascii="Calibri" w:hAnsi="Calibri"/>
                <w:sz w:val="16"/>
                <w:szCs w:val="16"/>
              </w:rPr>
              <w:t>D05 = one of the heat pump types in the list that follows below]</w:t>
            </w:r>
            <w:r w:rsidR="00912101" w:rsidRPr="00F607F1">
              <w:rPr>
                <w:rFonts w:ascii="Calibri" w:hAnsi="Calibri"/>
                <w:sz w:val="16"/>
                <w:szCs w:val="16"/>
              </w:rPr>
              <w:t>;</w:t>
            </w:r>
            <w:r w:rsidR="00912101" w:rsidRPr="00F607F1">
              <w:rPr>
                <w:rFonts w:ascii="Calibri" w:hAnsi="Calibri"/>
                <w:sz w:val="18"/>
                <w:szCs w:val="18"/>
              </w:rPr>
              <w:t xml:space="preserve"> </w:t>
            </w:r>
            <w:r w:rsidR="00811C80" w:rsidRPr="00F607F1">
              <w:rPr>
                <w:rFonts w:ascii="Calibri" w:hAnsi="Calibri"/>
                <w:sz w:val="16"/>
                <w:szCs w:val="16"/>
              </w:rPr>
              <w:t>4</w:t>
            </w:r>
            <w:r w:rsidR="002C7180" w:rsidRPr="00F607F1">
              <w:rPr>
                <w:rFonts w:ascii="Calibri" w:hAnsi="Calibri"/>
                <w:sz w:val="16"/>
                <w:szCs w:val="16"/>
              </w:rPr>
              <w:t>:</w:t>
            </w:r>
            <w:r w:rsidR="00912101" w:rsidRPr="00F607F1">
              <w:rPr>
                <w:rFonts w:ascii="Calibri" w:hAnsi="Calibri"/>
                <w:sz w:val="16"/>
                <w:szCs w:val="16"/>
              </w:rPr>
              <w:t>[</w:t>
            </w:r>
            <w:r w:rsidR="006E00F6" w:rsidRPr="00F607F1">
              <w:rPr>
                <w:rFonts w:ascii="Calibri" w:hAnsi="Calibri"/>
                <w:sz w:val="16"/>
                <w:szCs w:val="16"/>
              </w:rPr>
              <w:t xml:space="preserve">E10 or </w:t>
            </w:r>
            <w:r w:rsidR="00912101" w:rsidRPr="00F607F1">
              <w:rPr>
                <w:rFonts w:ascii="Calibri" w:hAnsi="Calibri"/>
                <w:sz w:val="16"/>
                <w:szCs w:val="16"/>
              </w:rPr>
              <w:t xml:space="preserve">E11=one of the following </w:t>
            </w:r>
            <w:r w:rsidR="00E5194F" w:rsidRPr="00F607F1">
              <w:rPr>
                <w:rFonts w:ascii="Calibri" w:hAnsi="Calibri"/>
                <w:sz w:val="16"/>
                <w:szCs w:val="16"/>
              </w:rPr>
              <w:t xml:space="preserve">two </w:t>
            </w:r>
            <w:r w:rsidR="00912101" w:rsidRPr="00F607F1">
              <w:rPr>
                <w:rFonts w:ascii="Calibri" w:hAnsi="Calibri"/>
                <w:sz w:val="16"/>
                <w:szCs w:val="16"/>
              </w:rPr>
              <w:t>component types: {outdoor condensing unit}; {outdoor package unit}]</w:t>
            </w:r>
          </w:p>
          <w:p w14:paraId="165EC935" w14:textId="77777777" w:rsidR="00A435DB" w:rsidRPr="00F607F1" w:rsidRDefault="00A435DB" w:rsidP="00A52612">
            <w:pPr>
              <w:rPr>
                <w:rFonts w:asciiTheme="minorHAnsi" w:hAnsiTheme="minorHAnsi"/>
                <w:sz w:val="16"/>
                <w:szCs w:val="16"/>
              </w:rPr>
            </w:pPr>
          </w:p>
          <w:p w14:paraId="1F9B98EA"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 xml:space="preserve">*central split HP; </w:t>
            </w:r>
          </w:p>
          <w:p w14:paraId="1F9B98EB"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*central packaged HP</w:t>
            </w:r>
          </w:p>
          <w:p w14:paraId="1F9B98EC"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*central large packaged HP</w:t>
            </w:r>
          </w:p>
          <w:p w14:paraId="1F9B98ED" w14:textId="1967D2C7" w:rsidR="00A52612" w:rsidRPr="00F607F1" w:rsidRDefault="00A52612" w:rsidP="00A52612">
            <w:pPr>
              <w:rPr>
                <w:rFonts w:asciiTheme="minorHAnsi" w:hAnsiTheme="minorHAnsi"/>
                <w:sz w:val="16"/>
                <w:szCs w:val="16"/>
              </w:rPr>
            </w:pPr>
            <w:r w:rsidRPr="00F607F1">
              <w:rPr>
                <w:rFonts w:asciiTheme="minorHAnsi" w:hAnsiTheme="minorHAnsi"/>
                <w:sz w:val="16"/>
                <w:szCs w:val="16"/>
              </w:rPr>
              <w:t xml:space="preserve">*ductless </w:t>
            </w:r>
            <w:r w:rsidR="00A00C89" w:rsidRPr="00F607F1">
              <w:rPr>
                <w:rFonts w:asciiTheme="minorHAnsi" w:hAnsiTheme="minorHAnsi"/>
                <w:sz w:val="16"/>
                <w:szCs w:val="16"/>
              </w:rPr>
              <w:t>mini-</w:t>
            </w:r>
            <w:r w:rsidRPr="00F607F1">
              <w:rPr>
                <w:rFonts w:asciiTheme="minorHAnsi" w:hAnsiTheme="minorHAnsi"/>
                <w:sz w:val="16"/>
                <w:szCs w:val="16"/>
              </w:rPr>
              <w:t>split HP;</w:t>
            </w:r>
          </w:p>
          <w:p w14:paraId="3F0DE3C6" w14:textId="2F18210F" w:rsidR="00B10068" w:rsidRPr="00F607F1" w:rsidRDefault="00B10068" w:rsidP="00A52612">
            <w:pPr>
              <w:rPr>
                <w:rFonts w:asciiTheme="minorHAnsi" w:hAnsiTheme="minorHAnsi"/>
                <w:sz w:val="16"/>
                <w:szCs w:val="16"/>
              </w:rPr>
            </w:pPr>
            <w:r w:rsidRPr="00F607F1">
              <w:rPr>
                <w:rFonts w:asciiTheme="minorHAnsi" w:hAnsiTheme="minorHAnsi"/>
                <w:sz w:val="16"/>
                <w:szCs w:val="16"/>
              </w:rPr>
              <w:t>*ducted mini-split HP</w:t>
            </w:r>
          </w:p>
          <w:p w14:paraId="1F9B98EE" w14:textId="77777777" w:rsidR="009E04C7" w:rsidRPr="00F607F1" w:rsidRDefault="00A52612" w:rsidP="00A52612">
            <w:pPr>
              <w:rPr>
                <w:rFonts w:ascii="Calibri" w:hAnsi="Calibri"/>
                <w:sz w:val="16"/>
                <w:szCs w:val="16"/>
              </w:rPr>
            </w:pPr>
            <w:r w:rsidRPr="00F607F1">
              <w:rPr>
                <w:rFonts w:asciiTheme="minorHAnsi" w:hAnsiTheme="minorHAnsi"/>
                <w:sz w:val="16"/>
                <w:szCs w:val="16"/>
              </w:rPr>
              <w:t>*room HP</w:t>
            </w:r>
            <w:r w:rsidRPr="00F607F1">
              <w:rPr>
                <w:rFonts w:ascii="Calibri" w:hAnsi="Calibri"/>
                <w:sz w:val="16"/>
                <w:szCs w:val="16"/>
              </w:rPr>
              <w:t xml:space="preserve"> </w:t>
            </w:r>
          </w:p>
          <w:p w14:paraId="1F9B98EF" w14:textId="77777777" w:rsidR="009E04C7" w:rsidRPr="00F607F1" w:rsidRDefault="009E04C7" w:rsidP="009E04C7">
            <w:pPr>
              <w:rPr>
                <w:rFonts w:asciiTheme="minorHAnsi" w:hAnsiTheme="minorHAnsi"/>
                <w:sz w:val="16"/>
                <w:szCs w:val="16"/>
              </w:rPr>
            </w:pPr>
            <w:r w:rsidRPr="00F607F1">
              <w:rPr>
                <w:rFonts w:asciiTheme="minorHAnsi" w:hAnsiTheme="minorHAnsi"/>
                <w:sz w:val="16"/>
                <w:szCs w:val="16"/>
              </w:rPr>
              <w:t>*hydronic HP,</w:t>
            </w:r>
          </w:p>
          <w:p w14:paraId="1F9B98F0" w14:textId="77777777" w:rsidR="009E04C7" w:rsidRPr="00F607F1" w:rsidRDefault="009E04C7" w:rsidP="009E04C7">
            <w:pPr>
              <w:rPr>
                <w:rFonts w:asciiTheme="minorHAnsi" w:hAnsiTheme="minorHAnsi"/>
                <w:sz w:val="16"/>
                <w:szCs w:val="16"/>
              </w:rPr>
            </w:pPr>
            <w:r w:rsidRPr="00F607F1">
              <w:rPr>
                <w:rFonts w:asciiTheme="minorHAnsi" w:hAnsiTheme="minorHAnsi"/>
                <w:sz w:val="16"/>
                <w:szCs w:val="16"/>
              </w:rPr>
              <w:t>*hydronic HP+forced air;</w:t>
            </w:r>
          </w:p>
          <w:p w14:paraId="203ED46F" w14:textId="77777777" w:rsidR="00A00C89" w:rsidRPr="00F607F1" w:rsidRDefault="00A00C89" w:rsidP="00A52612">
            <w:pPr>
              <w:rPr>
                <w:rFonts w:ascii="Calibri" w:hAnsi="Calibri"/>
                <w:sz w:val="16"/>
                <w:szCs w:val="16"/>
              </w:rPr>
            </w:pPr>
            <w:r w:rsidRPr="00F607F1">
              <w:rPr>
                <w:rFonts w:ascii="Calibri" w:hAnsi="Calibri"/>
                <w:sz w:val="16"/>
                <w:szCs w:val="16"/>
              </w:rPr>
              <w:t>*small duct high velocity HP;</w:t>
            </w:r>
          </w:p>
          <w:p w14:paraId="5811AAFC" w14:textId="77777777" w:rsidR="00B5666D" w:rsidRPr="00F607F1" w:rsidRDefault="00A00C89" w:rsidP="00B23E43">
            <w:pPr>
              <w:rPr>
                <w:rFonts w:ascii="Calibri" w:hAnsi="Calibri"/>
                <w:sz w:val="18"/>
                <w:szCs w:val="18"/>
              </w:rPr>
            </w:pPr>
            <w:r w:rsidRPr="00F607F1">
              <w:rPr>
                <w:rFonts w:ascii="Calibri" w:hAnsi="Calibri"/>
                <w:sz w:val="18"/>
                <w:szCs w:val="18"/>
              </w:rPr>
              <w:t>*ductless VRF HP</w:t>
            </w:r>
            <w:r w:rsidR="00B23E43" w:rsidRPr="00F607F1">
              <w:rPr>
                <w:rFonts w:ascii="Calibri" w:hAnsi="Calibri"/>
                <w:sz w:val="18"/>
                <w:szCs w:val="18"/>
              </w:rPr>
              <w:t xml:space="preserve"> </w:t>
            </w:r>
          </w:p>
          <w:p w14:paraId="24C283F5" w14:textId="4E2A6B92" w:rsidR="00B5666D" w:rsidRPr="00F607F1" w:rsidRDefault="00B5666D" w:rsidP="00B5666D">
            <w:pPr>
              <w:rPr>
                <w:rFonts w:ascii="Calibri" w:hAnsi="Calibri"/>
                <w:sz w:val="18"/>
                <w:szCs w:val="18"/>
              </w:rPr>
            </w:pPr>
            <w:r w:rsidRPr="00F607F1">
              <w:rPr>
                <w:rFonts w:ascii="Calibri" w:hAnsi="Calibri"/>
                <w:sz w:val="18"/>
                <w:szCs w:val="18"/>
              </w:rPr>
              <w:t xml:space="preserve">*VCHP-Ducted </w:t>
            </w:r>
          </w:p>
          <w:p w14:paraId="554D2359" w14:textId="4C6DA45E" w:rsidR="00B5666D" w:rsidRPr="00F607F1" w:rsidRDefault="00B5666D" w:rsidP="00B5666D">
            <w:pPr>
              <w:rPr>
                <w:rFonts w:ascii="Calibri" w:hAnsi="Calibri"/>
                <w:sz w:val="18"/>
                <w:szCs w:val="18"/>
              </w:rPr>
            </w:pPr>
            <w:r w:rsidRPr="00F607F1">
              <w:rPr>
                <w:rFonts w:ascii="Calibri" w:hAnsi="Calibri"/>
                <w:sz w:val="18"/>
                <w:szCs w:val="18"/>
              </w:rPr>
              <w:t>*VCHP-Ductless</w:t>
            </w:r>
          </w:p>
          <w:p w14:paraId="7688FCBD" w14:textId="25478C4E" w:rsidR="0056774C" w:rsidRPr="00F607F1" w:rsidRDefault="00B5666D" w:rsidP="00B5666D">
            <w:pPr>
              <w:rPr>
                <w:rFonts w:ascii="Calibri" w:hAnsi="Calibri"/>
                <w:sz w:val="18"/>
                <w:szCs w:val="18"/>
              </w:rPr>
            </w:pPr>
            <w:r w:rsidRPr="00F607F1">
              <w:rPr>
                <w:rFonts w:ascii="Calibri" w:hAnsi="Calibri"/>
                <w:sz w:val="18"/>
                <w:szCs w:val="18"/>
              </w:rPr>
              <w:t>*VCHP-Ducted+Ductless</w:t>
            </w:r>
          </w:p>
          <w:p w14:paraId="604513E3" w14:textId="77777777" w:rsidR="0056774C" w:rsidRPr="00F607F1" w:rsidRDefault="0056774C" w:rsidP="0056774C">
            <w:pPr>
              <w:rPr>
                <w:rFonts w:ascii="Calibri" w:hAnsi="Calibri"/>
                <w:sz w:val="18"/>
                <w:szCs w:val="18"/>
              </w:rPr>
            </w:pPr>
            <w:r w:rsidRPr="00F607F1">
              <w:rPr>
                <w:rFonts w:ascii="Calibri" w:hAnsi="Calibri"/>
                <w:sz w:val="18"/>
                <w:szCs w:val="18"/>
              </w:rPr>
              <w:t>*multisplit HP-ducted</w:t>
            </w:r>
          </w:p>
          <w:p w14:paraId="5518C441" w14:textId="77777777" w:rsidR="0056774C" w:rsidRPr="00F607F1" w:rsidRDefault="0056774C" w:rsidP="0056774C">
            <w:pPr>
              <w:rPr>
                <w:rFonts w:ascii="Calibri" w:hAnsi="Calibri"/>
                <w:sz w:val="18"/>
                <w:szCs w:val="18"/>
              </w:rPr>
            </w:pPr>
            <w:r w:rsidRPr="00F607F1">
              <w:rPr>
                <w:rFonts w:ascii="Calibri" w:hAnsi="Calibri"/>
                <w:sz w:val="18"/>
                <w:szCs w:val="18"/>
              </w:rPr>
              <w:t>*multisplit HP-ductless</w:t>
            </w:r>
          </w:p>
          <w:p w14:paraId="13F53880" w14:textId="77777777" w:rsidR="00B10068" w:rsidRPr="00F607F1" w:rsidRDefault="0056774C" w:rsidP="0056774C">
            <w:pPr>
              <w:rPr>
                <w:rFonts w:ascii="Calibri" w:hAnsi="Calibri"/>
                <w:sz w:val="18"/>
                <w:szCs w:val="18"/>
              </w:rPr>
            </w:pPr>
            <w:r w:rsidRPr="00F607F1">
              <w:rPr>
                <w:rFonts w:ascii="Calibri" w:hAnsi="Calibri"/>
                <w:sz w:val="18"/>
                <w:szCs w:val="18"/>
              </w:rPr>
              <w:t>*multisplit HP-ducted+ductless</w:t>
            </w:r>
          </w:p>
          <w:p w14:paraId="05FBEDA6" w14:textId="77777777" w:rsidR="00B10068" w:rsidRPr="00F607F1" w:rsidRDefault="00B10068" w:rsidP="00B10068">
            <w:pPr>
              <w:rPr>
                <w:rFonts w:ascii="Calibri" w:hAnsi="Calibri"/>
                <w:sz w:val="18"/>
                <w:szCs w:val="18"/>
              </w:rPr>
            </w:pPr>
            <w:r w:rsidRPr="00F607F1">
              <w:rPr>
                <w:rFonts w:ascii="Calibri" w:hAnsi="Calibri"/>
                <w:sz w:val="18"/>
                <w:szCs w:val="18"/>
              </w:rPr>
              <w:t>*air-to-water HP</w:t>
            </w:r>
          </w:p>
          <w:p w14:paraId="793163D5" w14:textId="77777777" w:rsidR="004E4387" w:rsidRDefault="00B10068" w:rsidP="00B10068">
            <w:pPr>
              <w:rPr>
                <w:ins w:id="34" w:author="Alhabibi, Haider@Energy" w:date="2023-10-24T13:33:00Z"/>
                <w:rFonts w:ascii="Calibri" w:hAnsi="Calibri"/>
                <w:sz w:val="18"/>
                <w:szCs w:val="18"/>
              </w:rPr>
            </w:pPr>
            <w:r w:rsidRPr="00F607F1">
              <w:rPr>
                <w:rFonts w:ascii="Calibri" w:hAnsi="Calibri"/>
                <w:sz w:val="18"/>
                <w:szCs w:val="18"/>
              </w:rPr>
              <w:t>*ground-source HP</w:t>
            </w:r>
          </w:p>
          <w:p w14:paraId="1F9B98F1" w14:textId="4805C750" w:rsidR="00A410FF" w:rsidRPr="00F607F1" w:rsidRDefault="00B10068" w:rsidP="00B10068">
            <w:pPr>
              <w:rPr>
                <w:rFonts w:asciiTheme="minorHAnsi" w:hAnsiTheme="minorHAnsi"/>
                <w:sz w:val="16"/>
                <w:szCs w:val="16"/>
              </w:rPr>
            </w:pPr>
            <w:r w:rsidRPr="00F607F1">
              <w:rPr>
                <w:rFonts w:ascii="Calibri" w:hAnsi="Calibri"/>
                <w:sz w:val="18"/>
                <w:szCs w:val="18"/>
              </w:rPr>
              <w:t xml:space="preserve"> </w:t>
            </w:r>
            <w:ins w:id="35" w:author="Alhabibi, Haider@Energy" w:date="2023-10-24T13:33:00Z">
              <w:r w:rsidR="004E4387" w:rsidRPr="004E4387">
                <w:rPr>
                  <w:rFonts w:ascii="Calibri" w:hAnsi="Calibri"/>
                  <w:sz w:val="18"/>
                  <w:szCs w:val="18"/>
                </w:rPr>
                <w:t xml:space="preserve">*Heat Pump DHW Combo </w:t>
              </w:r>
            </w:ins>
            <w:r w:rsidR="00A52612" w:rsidRPr="00F607F1">
              <w:rPr>
                <w:rFonts w:ascii="Calibri" w:hAnsi="Calibri"/>
                <w:sz w:val="18"/>
                <w:szCs w:val="18"/>
              </w:rPr>
              <w:t>&gt;&gt;</w:t>
            </w:r>
          </w:p>
        </w:tc>
      </w:tr>
      <w:tr w:rsidR="00A410FF" w:rsidRPr="00F607F1" w14:paraId="1F9B98F8" w14:textId="77777777" w:rsidTr="00217F57">
        <w:trPr>
          <w:cantSplit/>
          <w:trHeight w:val="188"/>
        </w:trPr>
        <w:tc>
          <w:tcPr>
            <w:tcW w:w="1458" w:type="dxa"/>
            <w:vAlign w:val="bottom"/>
          </w:tcPr>
          <w:p w14:paraId="1F9B98F3"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01</w:t>
            </w:r>
          </w:p>
        </w:tc>
        <w:tc>
          <w:tcPr>
            <w:tcW w:w="1440" w:type="dxa"/>
            <w:vAlign w:val="bottom"/>
          </w:tcPr>
          <w:p w14:paraId="1F9B98F4"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02</w:t>
            </w:r>
          </w:p>
        </w:tc>
        <w:tc>
          <w:tcPr>
            <w:tcW w:w="3900" w:type="dxa"/>
            <w:vAlign w:val="bottom"/>
          </w:tcPr>
          <w:p w14:paraId="1F9B98F5"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03</w:t>
            </w:r>
          </w:p>
        </w:tc>
        <w:tc>
          <w:tcPr>
            <w:tcW w:w="3900" w:type="dxa"/>
            <w:vAlign w:val="bottom"/>
          </w:tcPr>
          <w:p w14:paraId="1F9B98F6"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04</w:t>
            </w:r>
          </w:p>
        </w:tc>
        <w:tc>
          <w:tcPr>
            <w:tcW w:w="3900" w:type="dxa"/>
            <w:vAlign w:val="bottom"/>
          </w:tcPr>
          <w:p w14:paraId="1F9B98F7"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05</w:t>
            </w:r>
          </w:p>
        </w:tc>
      </w:tr>
      <w:tr w:rsidR="00A410FF" w:rsidRPr="00F607F1" w14:paraId="1F9B98FF" w14:textId="77777777" w:rsidTr="00217F57">
        <w:trPr>
          <w:cantSplit/>
          <w:trHeight w:val="576"/>
        </w:trPr>
        <w:tc>
          <w:tcPr>
            <w:tcW w:w="1458" w:type="dxa"/>
            <w:vAlign w:val="bottom"/>
          </w:tcPr>
          <w:p w14:paraId="1F9B98F9" w14:textId="121F9D74" w:rsidR="00A410FF" w:rsidRPr="00F607F1" w:rsidRDefault="00A410FF" w:rsidP="00D43B79">
            <w:pPr>
              <w:keepNext/>
              <w:jc w:val="center"/>
              <w:rPr>
                <w:rFonts w:ascii="Calibri" w:hAnsi="Calibri"/>
                <w:b/>
                <w:sz w:val="18"/>
                <w:szCs w:val="18"/>
              </w:rPr>
            </w:pPr>
            <w:r w:rsidRPr="00F607F1">
              <w:rPr>
                <w:rFonts w:ascii="Calibri" w:hAnsi="Calibri"/>
                <w:sz w:val="18"/>
                <w:szCs w:val="18"/>
              </w:rPr>
              <w:t xml:space="preserve">SC System </w:t>
            </w:r>
            <w:r w:rsidR="00D43B79" w:rsidRPr="00F607F1">
              <w:rPr>
                <w:rFonts w:ascii="Calibri" w:hAnsi="Calibri"/>
                <w:sz w:val="18"/>
                <w:szCs w:val="18"/>
              </w:rPr>
              <w:t>ID/</w:t>
            </w:r>
            <w:r w:rsidRPr="00F607F1">
              <w:rPr>
                <w:rFonts w:ascii="Calibri" w:hAnsi="Calibri"/>
                <w:sz w:val="18"/>
                <w:szCs w:val="18"/>
              </w:rPr>
              <w:t>Name</w:t>
            </w:r>
            <w:r w:rsidR="00D43B79" w:rsidRPr="00F607F1">
              <w:t xml:space="preserve"> </w:t>
            </w:r>
            <w:r w:rsidR="00D43B79" w:rsidRPr="00F607F1">
              <w:rPr>
                <w:rFonts w:ascii="Calibri" w:hAnsi="Calibri"/>
                <w:sz w:val="18"/>
                <w:szCs w:val="18"/>
              </w:rPr>
              <w:t>from CF1R</w:t>
            </w:r>
          </w:p>
        </w:tc>
        <w:tc>
          <w:tcPr>
            <w:tcW w:w="1440" w:type="dxa"/>
            <w:vAlign w:val="bottom"/>
          </w:tcPr>
          <w:p w14:paraId="1F9B98FA" w14:textId="61E83731" w:rsidR="00A410FF" w:rsidRPr="00F607F1" w:rsidRDefault="00A410FF" w:rsidP="00D13FCF">
            <w:pPr>
              <w:keepNext/>
              <w:jc w:val="center"/>
              <w:rPr>
                <w:rFonts w:ascii="Calibri" w:hAnsi="Calibri"/>
                <w:sz w:val="18"/>
                <w:szCs w:val="18"/>
              </w:rPr>
            </w:pPr>
            <w:r w:rsidRPr="00F607F1">
              <w:rPr>
                <w:rFonts w:ascii="Calibri" w:hAnsi="Calibri"/>
                <w:sz w:val="18"/>
                <w:szCs w:val="18"/>
              </w:rPr>
              <w:t xml:space="preserve">SC System </w:t>
            </w:r>
            <w:r w:rsidR="00D13FCF" w:rsidRPr="00F607F1">
              <w:rPr>
                <w:rFonts w:ascii="Calibri" w:hAnsi="Calibri"/>
                <w:sz w:val="18"/>
                <w:szCs w:val="18"/>
              </w:rPr>
              <w:t xml:space="preserve">Description of </w:t>
            </w:r>
            <w:r w:rsidRPr="00F607F1">
              <w:rPr>
                <w:rFonts w:ascii="Calibri" w:hAnsi="Calibri"/>
                <w:sz w:val="18"/>
                <w:szCs w:val="18"/>
              </w:rPr>
              <w:t>Area Served</w:t>
            </w:r>
          </w:p>
        </w:tc>
        <w:tc>
          <w:tcPr>
            <w:tcW w:w="3900" w:type="dxa"/>
            <w:vAlign w:val="bottom"/>
          </w:tcPr>
          <w:p w14:paraId="1F9B98FB"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Condenser or Package Unit Manufacturer</w:t>
            </w:r>
          </w:p>
        </w:tc>
        <w:tc>
          <w:tcPr>
            <w:tcW w:w="3900" w:type="dxa"/>
            <w:vAlign w:val="bottom"/>
          </w:tcPr>
          <w:p w14:paraId="1F9B98FC"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Condenser or Package Unit Model Number</w:t>
            </w:r>
          </w:p>
        </w:tc>
        <w:tc>
          <w:tcPr>
            <w:tcW w:w="3900" w:type="dxa"/>
            <w:vAlign w:val="bottom"/>
          </w:tcPr>
          <w:p w14:paraId="1F9B98FD"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 xml:space="preserve">Condenser or Package Unit </w:t>
            </w:r>
          </w:p>
          <w:p w14:paraId="1F9B98FE"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Serial Number</w:t>
            </w:r>
          </w:p>
        </w:tc>
      </w:tr>
      <w:tr w:rsidR="00A410FF" w:rsidRPr="00F607F1" w14:paraId="1F9B9905" w14:textId="77777777" w:rsidTr="00217F57">
        <w:trPr>
          <w:cantSplit/>
          <w:trHeight w:val="395"/>
        </w:trPr>
        <w:tc>
          <w:tcPr>
            <w:tcW w:w="1458" w:type="dxa"/>
          </w:tcPr>
          <w:p w14:paraId="1F9B9900" w14:textId="77777777" w:rsidR="00A410FF" w:rsidRPr="00F607F1" w:rsidRDefault="00A410FF" w:rsidP="007822B3">
            <w:pPr>
              <w:keepNext/>
              <w:rPr>
                <w:rFonts w:ascii="Calibri" w:hAnsi="Calibri"/>
                <w:sz w:val="18"/>
                <w:szCs w:val="18"/>
              </w:rPr>
            </w:pPr>
            <w:r w:rsidRPr="00F607F1">
              <w:rPr>
                <w:rFonts w:ascii="Calibri" w:hAnsi="Calibri"/>
                <w:sz w:val="18"/>
                <w:szCs w:val="18"/>
              </w:rPr>
              <w:t xml:space="preserve">&lt;&lt;auto filled from </w:t>
            </w:r>
            <w:r w:rsidR="007822B3" w:rsidRPr="00F607F1">
              <w:rPr>
                <w:rFonts w:ascii="Calibri" w:hAnsi="Calibri"/>
                <w:sz w:val="16"/>
                <w:szCs w:val="16"/>
              </w:rPr>
              <w:t xml:space="preserve"> D01</w:t>
            </w:r>
            <w:r w:rsidRPr="00F607F1">
              <w:rPr>
                <w:rFonts w:ascii="Calibri" w:hAnsi="Calibri"/>
                <w:sz w:val="18"/>
                <w:szCs w:val="18"/>
              </w:rPr>
              <w:t>&gt;&gt;</w:t>
            </w:r>
          </w:p>
        </w:tc>
        <w:tc>
          <w:tcPr>
            <w:tcW w:w="1440" w:type="dxa"/>
          </w:tcPr>
          <w:p w14:paraId="1F9B9901" w14:textId="77777777" w:rsidR="00A410FF" w:rsidRPr="00F607F1" w:rsidRDefault="00A410FF" w:rsidP="00E91CEC">
            <w:pPr>
              <w:keepNext/>
              <w:rPr>
                <w:rFonts w:ascii="Calibri" w:hAnsi="Calibri"/>
                <w:sz w:val="16"/>
                <w:szCs w:val="16"/>
              </w:rPr>
            </w:pPr>
            <w:r w:rsidRPr="00F607F1">
              <w:rPr>
                <w:rFonts w:ascii="Calibri" w:hAnsi="Calibri"/>
                <w:sz w:val="16"/>
                <w:szCs w:val="16"/>
              </w:rPr>
              <w:t xml:space="preserve">&lt;&lt;auto filled from D02&gt;&gt; </w:t>
            </w:r>
          </w:p>
        </w:tc>
        <w:tc>
          <w:tcPr>
            <w:tcW w:w="3900" w:type="dxa"/>
          </w:tcPr>
          <w:p w14:paraId="1F9B9902"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c>
          <w:tcPr>
            <w:tcW w:w="3900" w:type="dxa"/>
          </w:tcPr>
          <w:p w14:paraId="1F9B9903"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c>
          <w:tcPr>
            <w:tcW w:w="3900" w:type="dxa"/>
          </w:tcPr>
          <w:p w14:paraId="1F9B9904"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r>
      <w:tr w:rsidR="00A410FF" w:rsidRPr="00F607F1" w14:paraId="1F9B990B" w14:textId="77777777" w:rsidTr="00217F57">
        <w:trPr>
          <w:cantSplit/>
          <w:trHeight w:val="288"/>
        </w:trPr>
        <w:tc>
          <w:tcPr>
            <w:tcW w:w="1458" w:type="dxa"/>
          </w:tcPr>
          <w:p w14:paraId="1F9B9906" w14:textId="77777777" w:rsidR="00A410FF" w:rsidRPr="00F607F1" w:rsidRDefault="00A410FF" w:rsidP="00E91CEC">
            <w:pPr>
              <w:keepNext/>
              <w:rPr>
                <w:rFonts w:ascii="Calibri" w:hAnsi="Calibri"/>
                <w:sz w:val="18"/>
                <w:szCs w:val="18"/>
              </w:rPr>
            </w:pPr>
          </w:p>
        </w:tc>
        <w:tc>
          <w:tcPr>
            <w:tcW w:w="1440" w:type="dxa"/>
          </w:tcPr>
          <w:p w14:paraId="1F9B9907" w14:textId="77777777" w:rsidR="00A410FF" w:rsidRPr="00F607F1" w:rsidRDefault="00A410FF" w:rsidP="00E91CEC">
            <w:pPr>
              <w:keepNext/>
              <w:rPr>
                <w:rFonts w:ascii="Calibri" w:hAnsi="Calibri"/>
                <w:sz w:val="18"/>
                <w:szCs w:val="18"/>
              </w:rPr>
            </w:pPr>
          </w:p>
        </w:tc>
        <w:tc>
          <w:tcPr>
            <w:tcW w:w="3900" w:type="dxa"/>
          </w:tcPr>
          <w:p w14:paraId="1F9B9908" w14:textId="77777777" w:rsidR="00A410FF" w:rsidRPr="00F607F1" w:rsidRDefault="00A410FF" w:rsidP="00E91CEC">
            <w:pPr>
              <w:keepNext/>
              <w:rPr>
                <w:rFonts w:ascii="Calibri" w:hAnsi="Calibri"/>
                <w:sz w:val="18"/>
                <w:szCs w:val="18"/>
              </w:rPr>
            </w:pPr>
          </w:p>
        </w:tc>
        <w:tc>
          <w:tcPr>
            <w:tcW w:w="3900" w:type="dxa"/>
          </w:tcPr>
          <w:p w14:paraId="1F9B9909" w14:textId="77777777" w:rsidR="00A410FF" w:rsidRPr="00F607F1" w:rsidRDefault="00A410FF" w:rsidP="00E91CEC">
            <w:pPr>
              <w:keepNext/>
              <w:rPr>
                <w:rFonts w:ascii="Calibri" w:hAnsi="Calibri"/>
                <w:sz w:val="18"/>
                <w:szCs w:val="18"/>
              </w:rPr>
            </w:pPr>
          </w:p>
        </w:tc>
        <w:tc>
          <w:tcPr>
            <w:tcW w:w="3900" w:type="dxa"/>
          </w:tcPr>
          <w:p w14:paraId="1F9B990A" w14:textId="77777777" w:rsidR="00A410FF" w:rsidRPr="00F607F1" w:rsidRDefault="00A410FF" w:rsidP="00E91CEC">
            <w:pPr>
              <w:keepNext/>
              <w:rPr>
                <w:rFonts w:ascii="Calibri" w:hAnsi="Calibri"/>
                <w:sz w:val="18"/>
                <w:szCs w:val="18"/>
              </w:rPr>
            </w:pPr>
          </w:p>
        </w:tc>
      </w:tr>
      <w:tr w:rsidR="00A410FF" w:rsidRPr="00F607F1" w14:paraId="1F9B9911" w14:textId="77777777" w:rsidTr="00217F57">
        <w:trPr>
          <w:cantSplit/>
          <w:trHeight w:val="288"/>
        </w:trPr>
        <w:tc>
          <w:tcPr>
            <w:tcW w:w="1458" w:type="dxa"/>
          </w:tcPr>
          <w:p w14:paraId="1F9B990C" w14:textId="77777777" w:rsidR="00A410FF" w:rsidRPr="00F607F1" w:rsidRDefault="00A410FF" w:rsidP="00E91CEC">
            <w:pPr>
              <w:keepNext/>
              <w:rPr>
                <w:rFonts w:ascii="Calibri" w:hAnsi="Calibri"/>
                <w:sz w:val="18"/>
                <w:szCs w:val="18"/>
              </w:rPr>
            </w:pPr>
          </w:p>
        </w:tc>
        <w:tc>
          <w:tcPr>
            <w:tcW w:w="1440" w:type="dxa"/>
          </w:tcPr>
          <w:p w14:paraId="1F9B990D" w14:textId="77777777" w:rsidR="00A410FF" w:rsidRPr="00F607F1" w:rsidRDefault="00A410FF" w:rsidP="00E91CEC">
            <w:pPr>
              <w:keepNext/>
              <w:rPr>
                <w:rFonts w:ascii="Calibri" w:hAnsi="Calibri"/>
                <w:sz w:val="18"/>
                <w:szCs w:val="18"/>
              </w:rPr>
            </w:pPr>
          </w:p>
        </w:tc>
        <w:tc>
          <w:tcPr>
            <w:tcW w:w="3900" w:type="dxa"/>
          </w:tcPr>
          <w:p w14:paraId="1F9B990E" w14:textId="77777777" w:rsidR="00A410FF" w:rsidRPr="00F607F1" w:rsidRDefault="00A410FF" w:rsidP="00E91CEC">
            <w:pPr>
              <w:keepNext/>
              <w:rPr>
                <w:rFonts w:ascii="Calibri" w:hAnsi="Calibri"/>
                <w:sz w:val="18"/>
                <w:szCs w:val="18"/>
              </w:rPr>
            </w:pPr>
          </w:p>
        </w:tc>
        <w:tc>
          <w:tcPr>
            <w:tcW w:w="3900" w:type="dxa"/>
          </w:tcPr>
          <w:p w14:paraId="1F9B990F" w14:textId="77777777" w:rsidR="00A410FF" w:rsidRPr="00F607F1" w:rsidRDefault="00A410FF" w:rsidP="00E91CEC">
            <w:pPr>
              <w:keepNext/>
              <w:rPr>
                <w:rFonts w:ascii="Calibri" w:hAnsi="Calibri"/>
                <w:sz w:val="18"/>
                <w:szCs w:val="18"/>
              </w:rPr>
            </w:pPr>
          </w:p>
        </w:tc>
        <w:tc>
          <w:tcPr>
            <w:tcW w:w="3900" w:type="dxa"/>
          </w:tcPr>
          <w:p w14:paraId="1F9B9910" w14:textId="77777777" w:rsidR="00A410FF" w:rsidRPr="00F607F1" w:rsidRDefault="00A410FF" w:rsidP="00E91CEC">
            <w:pPr>
              <w:keepNext/>
              <w:rPr>
                <w:rFonts w:ascii="Calibri" w:hAnsi="Calibri"/>
                <w:sz w:val="18"/>
                <w:szCs w:val="18"/>
              </w:rPr>
            </w:pPr>
          </w:p>
        </w:tc>
      </w:tr>
      <w:tr w:rsidR="00A410FF" w:rsidRPr="00F607F1" w14:paraId="1F9B9913" w14:textId="77777777" w:rsidTr="00E91CEC">
        <w:trPr>
          <w:cantSplit/>
        </w:trPr>
        <w:tc>
          <w:tcPr>
            <w:tcW w:w="14598" w:type="dxa"/>
            <w:gridSpan w:val="5"/>
          </w:tcPr>
          <w:p w14:paraId="1F9B9912" w14:textId="77777777" w:rsidR="00A410FF" w:rsidRPr="00F607F1" w:rsidRDefault="00A410FF" w:rsidP="00E91CEC">
            <w:pPr>
              <w:keepNext/>
              <w:rPr>
                <w:rFonts w:ascii="Calibri" w:hAnsi="Calibri"/>
                <w:sz w:val="18"/>
                <w:szCs w:val="18"/>
              </w:rPr>
            </w:pPr>
            <w:r w:rsidRPr="00F607F1">
              <w:rPr>
                <w:rFonts w:ascii="Calibri" w:hAnsi="Calibri"/>
                <w:sz w:val="18"/>
                <w:szCs w:val="18"/>
              </w:rPr>
              <w:t>Notes:</w:t>
            </w:r>
          </w:p>
        </w:tc>
      </w:tr>
    </w:tbl>
    <w:p w14:paraId="1F9B9914" w14:textId="77777777" w:rsidR="007B799C" w:rsidRPr="00F607F1" w:rsidRDefault="007B799C" w:rsidP="008846F4">
      <w:pPr>
        <w:rPr>
          <w:rFonts w:ascii="Calibri" w:hAnsi="Calibri"/>
          <w:sz w:val="18"/>
          <w:szCs w:val="18"/>
        </w:rPr>
      </w:pPr>
    </w:p>
    <w:p w14:paraId="1F9B9915" w14:textId="77777777" w:rsidR="00A410FF" w:rsidRPr="00F607F1"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F607F1" w14:paraId="1F9B991F" w14:textId="77777777" w:rsidTr="007121BB">
        <w:trPr>
          <w:cantSplit/>
        </w:trPr>
        <w:tc>
          <w:tcPr>
            <w:tcW w:w="14390" w:type="dxa"/>
            <w:gridSpan w:val="5"/>
            <w:tcBorders>
              <w:bottom w:val="nil"/>
            </w:tcBorders>
          </w:tcPr>
          <w:p w14:paraId="1F9B9916" w14:textId="34F781D2" w:rsidR="005A5C17" w:rsidRPr="00F607F1" w:rsidRDefault="00D56952" w:rsidP="00E91CEC">
            <w:pPr>
              <w:keepNext/>
              <w:rPr>
                <w:rFonts w:ascii="Calibri" w:hAnsi="Calibri"/>
                <w:b/>
                <w:sz w:val="18"/>
                <w:szCs w:val="18"/>
              </w:rPr>
            </w:pPr>
            <w:r w:rsidRPr="00F607F1">
              <w:rPr>
                <w:rFonts w:ascii="Calibri" w:hAnsi="Calibri"/>
                <w:b/>
                <w:sz w:val="18"/>
                <w:szCs w:val="18"/>
              </w:rPr>
              <w:lastRenderedPageBreak/>
              <w:t>J</w:t>
            </w:r>
            <w:r w:rsidR="005A5C17" w:rsidRPr="00F607F1">
              <w:rPr>
                <w:rFonts w:ascii="Calibri" w:hAnsi="Calibri"/>
                <w:b/>
                <w:sz w:val="18"/>
                <w:szCs w:val="18"/>
              </w:rPr>
              <w:t>. Installed Heat Pump System – Efficiency and Performance Compliance Information</w:t>
            </w:r>
          </w:p>
          <w:p w14:paraId="6CF3BF4A" w14:textId="1718139E" w:rsidR="007D05CE" w:rsidRPr="00F607F1" w:rsidRDefault="005A5C17" w:rsidP="005A5C17">
            <w:pPr>
              <w:rPr>
                <w:rFonts w:ascii="Calibri" w:hAnsi="Calibri"/>
                <w:sz w:val="18"/>
                <w:szCs w:val="18"/>
              </w:rPr>
            </w:pPr>
            <w:r w:rsidRPr="00F607F1">
              <w:rPr>
                <w:rFonts w:ascii="Calibri" w:hAnsi="Calibri"/>
                <w:sz w:val="18"/>
                <w:szCs w:val="18"/>
              </w:rPr>
              <w:t>&lt;&lt;&lt;</w:t>
            </w:r>
            <w:r w:rsidRPr="00F607F1">
              <w:rPr>
                <w:rFonts w:ascii="Calibri" w:hAnsi="Calibri"/>
                <w:b/>
                <w:sz w:val="18"/>
                <w:szCs w:val="18"/>
              </w:rPr>
              <w:t>if</w:t>
            </w:r>
            <w:r w:rsidRPr="00F607F1">
              <w:rPr>
                <w:rFonts w:ascii="Calibri" w:hAnsi="Calibri"/>
                <w:sz w:val="18"/>
                <w:szCs w:val="18"/>
              </w:rPr>
              <w:t xml:space="preserve"> none of the SC Systems listed in Section D have a value in</w:t>
            </w:r>
            <w:r w:rsidR="00017720" w:rsidRPr="00F607F1">
              <w:rPr>
                <w:rFonts w:ascii="Calibri" w:hAnsi="Calibri"/>
                <w:sz w:val="18"/>
                <w:szCs w:val="18"/>
              </w:rPr>
              <w:t xml:space="preserve"> D04 or</w:t>
            </w:r>
            <w:r w:rsidRPr="00F607F1">
              <w:rPr>
                <w:rFonts w:ascii="Calibri" w:hAnsi="Calibri"/>
                <w:sz w:val="18"/>
                <w:szCs w:val="18"/>
              </w:rPr>
              <w:t xml:space="preserve"> D05 = one of the heat pump types</w:t>
            </w:r>
            <w:r w:rsidR="007D05CE" w:rsidRPr="00F607F1">
              <w:rPr>
                <w:rFonts w:ascii="Calibri" w:hAnsi="Calibri"/>
                <w:sz w:val="18"/>
                <w:szCs w:val="18"/>
              </w:rPr>
              <w:t xml:space="preserve"> in the</w:t>
            </w:r>
            <w:r w:rsidRPr="00F607F1">
              <w:rPr>
                <w:rFonts w:ascii="Calibri" w:hAnsi="Calibri"/>
                <w:sz w:val="18"/>
                <w:szCs w:val="18"/>
              </w:rPr>
              <w:t xml:space="preserve"> list that follows</w:t>
            </w:r>
            <w:r w:rsidR="007D05CE" w:rsidRPr="00F607F1">
              <w:rPr>
                <w:rFonts w:ascii="Calibri" w:hAnsi="Calibri"/>
                <w:sz w:val="18"/>
                <w:szCs w:val="18"/>
              </w:rPr>
              <w:t xml:space="preserve"> below</w:t>
            </w:r>
            <w:r w:rsidRPr="00F607F1">
              <w:rPr>
                <w:rFonts w:ascii="Calibri" w:hAnsi="Calibri"/>
                <w:sz w:val="18"/>
                <w:szCs w:val="18"/>
              </w:rPr>
              <w:t xml:space="preserve">, </w:t>
            </w:r>
            <w:r w:rsidRPr="00F607F1">
              <w:rPr>
                <w:rFonts w:ascii="Calibri" w:hAnsi="Calibri"/>
                <w:b/>
                <w:sz w:val="18"/>
                <w:szCs w:val="18"/>
              </w:rPr>
              <w:t>then</w:t>
            </w:r>
            <w:r w:rsidRPr="00F607F1">
              <w:rPr>
                <w:rFonts w:ascii="Calibri" w:hAnsi="Calibri"/>
                <w:sz w:val="18"/>
                <w:szCs w:val="18"/>
              </w:rPr>
              <w:t xml:space="preserve"> display the section does not apply message; </w:t>
            </w:r>
          </w:p>
          <w:p w14:paraId="04FAC2A0" w14:textId="77777777" w:rsidR="007D05CE" w:rsidRPr="00F607F1" w:rsidRDefault="007D05CE" w:rsidP="005A5C17">
            <w:pPr>
              <w:rPr>
                <w:rFonts w:ascii="Calibri" w:hAnsi="Calibri"/>
                <w:sz w:val="18"/>
                <w:szCs w:val="18"/>
              </w:rPr>
            </w:pPr>
          </w:p>
          <w:p w14:paraId="4779EC2F" w14:textId="034E3E0D" w:rsidR="00AC70F5" w:rsidRPr="00F607F1" w:rsidRDefault="005A5C17" w:rsidP="005A5C17">
            <w:pPr>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require one row of data to be entered in this table for each of the SC Systems </w:t>
            </w:r>
            <w:r w:rsidR="00E47D3A" w:rsidRPr="00F607F1">
              <w:rPr>
                <w:rFonts w:ascii="Calibri" w:hAnsi="Calibri"/>
                <w:sz w:val="18"/>
                <w:szCs w:val="18"/>
              </w:rPr>
              <w:t xml:space="preserve">listed in Section D that meets </w:t>
            </w:r>
            <w:r w:rsidR="007D05CE" w:rsidRPr="00F607F1">
              <w:rPr>
                <w:rFonts w:ascii="Calibri" w:hAnsi="Calibri"/>
                <w:sz w:val="18"/>
                <w:szCs w:val="18"/>
              </w:rPr>
              <w:t>BOTH</w:t>
            </w:r>
            <w:r w:rsidR="00E47D3A" w:rsidRPr="00F607F1">
              <w:rPr>
                <w:rFonts w:ascii="Calibri" w:hAnsi="Calibri"/>
                <w:sz w:val="18"/>
                <w:szCs w:val="18"/>
              </w:rPr>
              <w:t xml:space="preserve"> of the following </w:t>
            </w:r>
            <w:r w:rsidR="006B1723" w:rsidRPr="00F607F1">
              <w:rPr>
                <w:rFonts w:ascii="Calibri" w:hAnsi="Calibri"/>
                <w:sz w:val="18"/>
                <w:szCs w:val="18"/>
              </w:rPr>
              <w:t xml:space="preserve">two </w:t>
            </w:r>
            <w:r w:rsidR="00E47D3A" w:rsidRPr="00F607F1">
              <w:rPr>
                <w:rFonts w:ascii="Calibri" w:hAnsi="Calibri"/>
                <w:sz w:val="18"/>
                <w:szCs w:val="18"/>
              </w:rPr>
              <w:t xml:space="preserve">criteria: </w:t>
            </w:r>
            <w:r w:rsidR="002D1CAC" w:rsidRPr="00F607F1">
              <w:rPr>
                <w:rFonts w:ascii="Calibri" w:hAnsi="Calibri"/>
                <w:sz w:val="18"/>
                <w:szCs w:val="18"/>
              </w:rPr>
              <w:t>1:</w:t>
            </w:r>
            <w:r w:rsidR="00E47D3A" w:rsidRPr="00F607F1">
              <w:rPr>
                <w:rFonts w:ascii="Calibri" w:hAnsi="Calibri"/>
                <w:sz w:val="18"/>
                <w:szCs w:val="18"/>
              </w:rPr>
              <w:t>[</w:t>
            </w:r>
            <w:r w:rsidR="00540882" w:rsidRPr="00F607F1">
              <w:rPr>
                <w:rFonts w:ascii="Calibri" w:hAnsi="Calibri"/>
                <w:sz w:val="18"/>
                <w:szCs w:val="18"/>
              </w:rPr>
              <w:t>D11</w:t>
            </w:r>
            <w:r w:rsidR="001A7A22" w:rsidRPr="00F607F1">
              <w:rPr>
                <w:rFonts w:ascii="Calibri" w:hAnsi="Calibri"/>
                <w:sz w:val="18"/>
                <w:szCs w:val="18"/>
              </w:rPr>
              <w:t>=new</w:t>
            </w:r>
            <w:r w:rsidR="00E47D3A" w:rsidRPr="00F607F1">
              <w:rPr>
                <w:rFonts w:ascii="Calibri" w:hAnsi="Calibri"/>
                <w:sz w:val="18"/>
                <w:szCs w:val="18"/>
              </w:rPr>
              <w:t xml:space="preserve">] </w:t>
            </w:r>
            <w:r w:rsidR="001A7A22" w:rsidRPr="00F607F1">
              <w:rPr>
                <w:rFonts w:ascii="Calibri" w:hAnsi="Calibri"/>
                <w:sz w:val="18"/>
                <w:szCs w:val="18"/>
              </w:rPr>
              <w:t xml:space="preserve"> </w:t>
            </w:r>
            <w:r w:rsidR="002D1CAC" w:rsidRPr="00F607F1">
              <w:rPr>
                <w:rFonts w:ascii="Calibri" w:hAnsi="Calibri"/>
                <w:sz w:val="18"/>
                <w:szCs w:val="18"/>
              </w:rPr>
              <w:t>2:</w:t>
            </w:r>
            <w:r w:rsidR="00E47D3A" w:rsidRPr="00F607F1">
              <w:rPr>
                <w:rFonts w:ascii="Calibri" w:hAnsi="Calibri"/>
                <w:sz w:val="18"/>
                <w:szCs w:val="18"/>
              </w:rPr>
              <w:t>[</w:t>
            </w:r>
            <w:r w:rsidR="00017720" w:rsidRPr="00F607F1">
              <w:rPr>
                <w:rFonts w:ascii="Calibri" w:hAnsi="Calibri"/>
                <w:sz w:val="18"/>
                <w:szCs w:val="18"/>
              </w:rPr>
              <w:t xml:space="preserve">D04 or </w:t>
            </w:r>
            <w:r w:rsidRPr="00F607F1">
              <w:rPr>
                <w:rFonts w:ascii="Calibri" w:hAnsi="Calibri"/>
                <w:sz w:val="18"/>
                <w:szCs w:val="18"/>
              </w:rPr>
              <w:t>D05 = one of the heat pump types</w:t>
            </w:r>
            <w:r w:rsidR="009B4B1B" w:rsidRPr="00F607F1">
              <w:rPr>
                <w:rFonts w:ascii="Calibri" w:hAnsi="Calibri"/>
                <w:sz w:val="18"/>
                <w:szCs w:val="18"/>
              </w:rPr>
              <w:t xml:space="preserve"> in the list</w:t>
            </w:r>
            <w:r w:rsidR="001A7A22" w:rsidRPr="00F607F1">
              <w:rPr>
                <w:rFonts w:ascii="Calibri" w:hAnsi="Calibri"/>
                <w:sz w:val="18"/>
                <w:szCs w:val="18"/>
              </w:rPr>
              <w:t xml:space="preserve"> that follows below]; </w:t>
            </w:r>
          </w:p>
          <w:p w14:paraId="62FCF04E" w14:textId="77777777" w:rsidR="006B1723" w:rsidRPr="00F607F1" w:rsidRDefault="006B1723" w:rsidP="005A5C17">
            <w:pPr>
              <w:rPr>
                <w:rFonts w:ascii="Calibri" w:hAnsi="Calibri"/>
                <w:sz w:val="18"/>
                <w:szCs w:val="18"/>
              </w:rPr>
            </w:pPr>
          </w:p>
          <w:p w14:paraId="2452F163" w14:textId="0C0FDEAF" w:rsidR="005A5C17" w:rsidRPr="00F607F1" w:rsidRDefault="001A7A22" w:rsidP="00AB0291">
            <w:pPr>
              <w:rPr>
                <w:rFonts w:ascii="Calibri" w:hAnsi="Calibri"/>
                <w:sz w:val="18"/>
                <w:szCs w:val="18"/>
              </w:rPr>
            </w:pPr>
            <w:r w:rsidRPr="00F607F1">
              <w:rPr>
                <w:rFonts w:ascii="Calibri" w:hAnsi="Calibri"/>
                <w:b/>
                <w:sz w:val="18"/>
                <w:szCs w:val="18"/>
              </w:rPr>
              <w:t>A</w:t>
            </w:r>
            <w:r w:rsidR="006B1723" w:rsidRPr="00F607F1">
              <w:rPr>
                <w:rFonts w:ascii="Calibri" w:hAnsi="Calibri"/>
                <w:b/>
                <w:sz w:val="18"/>
                <w:szCs w:val="18"/>
              </w:rPr>
              <w:t>lso</w:t>
            </w:r>
            <w:r w:rsidRPr="00F607F1">
              <w:rPr>
                <w:rFonts w:ascii="Calibri" w:hAnsi="Calibri"/>
                <w:sz w:val="18"/>
                <w:szCs w:val="18"/>
              </w:rPr>
              <w:t xml:space="preserve"> if Section E applies, require one row of data to be entered in this table for each of the SC Systems in Section E that meet </w:t>
            </w:r>
            <w:r w:rsidR="00E31007" w:rsidRPr="00F607F1">
              <w:rPr>
                <w:rFonts w:ascii="Calibri" w:hAnsi="Calibri"/>
                <w:sz w:val="18"/>
                <w:szCs w:val="18"/>
              </w:rPr>
              <w:t xml:space="preserve">ALL of </w:t>
            </w:r>
            <w:r w:rsidRPr="00F607F1">
              <w:rPr>
                <w:rFonts w:ascii="Calibri" w:hAnsi="Calibri"/>
                <w:sz w:val="18"/>
                <w:szCs w:val="18"/>
              </w:rPr>
              <w:t xml:space="preserve">the following </w:t>
            </w:r>
            <w:r w:rsidR="00E31007" w:rsidRPr="00F607F1">
              <w:rPr>
                <w:rFonts w:ascii="Calibri" w:hAnsi="Calibri"/>
                <w:sz w:val="18"/>
                <w:szCs w:val="18"/>
              </w:rPr>
              <w:t xml:space="preserve">four </w:t>
            </w:r>
            <w:r w:rsidRPr="00F607F1">
              <w:rPr>
                <w:rFonts w:ascii="Calibri" w:hAnsi="Calibri"/>
                <w:sz w:val="18"/>
                <w:szCs w:val="18"/>
              </w:rPr>
              <w:t xml:space="preserve">criteria: </w:t>
            </w:r>
            <w:r w:rsidR="009C20E4" w:rsidRPr="00F607F1">
              <w:rPr>
                <w:rFonts w:ascii="Calibri" w:hAnsi="Calibri"/>
                <w:sz w:val="18"/>
                <w:szCs w:val="18"/>
              </w:rPr>
              <w:t>1:</w:t>
            </w:r>
            <w:r w:rsidR="00E31007" w:rsidRPr="00F607F1">
              <w:rPr>
                <w:rFonts w:ascii="Calibri" w:hAnsi="Calibri"/>
                <w:sz w:val="18"/>
                <w:szCs w:val="18"/>
              </w:rPr>
              <w:t>[</w:t>
            </w:r>
            <w:r w:rsidR="00540882" w:rsidRPr="00F607F1">
              <w:rPr>
                <w:rFonts w:ascii="Calibri" w:hAnsi="Calibri"/>
                <w:sz w:val="18"/>
                <w:szCs w:val="18"/>
              </w:rPr>
              <w:t>D11</w:t>
            </w:r>
            <w:r w:rsidR="00E31007" w:rsidRPr="00F607F1">
              <w:rPr>
                <w:rFonts w:ascii="Calibri" w:hAnsi="Calibri"/>
                <w:sz w:val="18"/>
                <w:szCs w:val="18"/>
              </w:rPr>
              <w:t>=altered], 2:</w:t>
            </w:r>
            <w:r w:rsidRPr="00F607F1">
              <w:rPr>
                <w:rFonts w:ascii="Calibri" w:hAnsi="Calibri"/>
                <w:sz w:val="18"/>
                <w:szCs w:val="18"/>
              </w:rPr>
              <w:t>[E05=yes]</w:t>
            </w:r>
            <w:r w:rsidR="009C20E4" w:rsidRPr="00F607F1">
              <w:rPr>
                <w:rFonts w:ascii="Calibri" w:hAnsi="Calibri"/>
                <w:sz w:val="18"/>
                <w:szCs w:val="18"/>
              </w:rPr>
              <w:t xml:space="preserve">; </w:t>
            </w:r>
            <w:r w:rsidR="00E31007" w:rsidRPr="00F607F1">
              <w:rPr>
                <w:rFonts w:ascii="Calibri" w:hAnsi="Calibri"/>
                <w:sz w:val="18"/>
                <w:szCs w:val="18"/>
              </w:rPr>
              <w:t>3</w:t>
            </w:r>
            <w:r w:rsidR="009C20E4" w:rsidRPr="00F607F1">
              <w:rPr>
                <w:rFonts w:ascii="Calibri" w:hAnsi="Calibri"/>
                <w:sz w:val="18"/>
                <w:szCs w:val="18"/>
              </w:rPr>
              <w:t>:</w:t>
            </w:r>
            <w:r w:rsidRPr="00F607F1">
              <w:rPr>
                <w:rFonts w:ascii="Calibri" w:hAnsi="Calibri"/>
                <w:sz w:val="18"/>
                <w:szCs w:val="18"/>
              </w:rPr>
              <w:t>[</w:t>
            </w:r>
            <w:r w:rsidR="009C20E4" w:rsidRPr="00F607F1">
              <w:rPr>
                <w:rFonts w:ascii="Calibri" w:hAnsi="Calibri"/>
                <w:sz w:val="18"/>
                <w:szCs w:val="18"/>
              </w:rPr>
              <w:t xml:space="preserve">D04 or </w:t>
            </w:r>
            <w:r w:rsidRPr="00F607F1">
              <w:rPr>
                <w:rFonts w:ascii="Calibri" w:hAnsi="Calibri"/>
                <w:sz w:val="18"/>
                <w:szCs w:val="18"/>
              </w:rPr>
              <w:t xml:space="preserve">D05 = one of the heat pump types in the list that follows below]; </w:t>
            </w:r>
            <w:r w:rsidR="00E31007" w:rsidRPr="00F607F1">
              <w:rPr>
                <w:rFonts w:ascii="Calibri" w:hAnsi="Calibri"/>
                <w:sz w:val="18"/>
                <w:szCs w:val="18"/>
              </w:rPr>
              <w:t>4</w:t>
            </w:r>
            <w:r w:rsidR="009C20E4" w:rsidRPr="00F607F1">
              <w:rPr>
                <w:rFonts w:ascii="Calibri" w:hAnsi="Calibri"/>
                <w:sz w:val="18"/>
                <w:szCs w:val="18"/>
              </w:rPr>
              <w:t>:</w:t>
            </w:r>
            <w:r w:rsidRPr="00F607F1">
              <w:rPr>
                <w:rFonts w:ascii="Calibri" w:hAnsi="Calibri"/>
                <w:sz w:val="18"/>
                <w:szCs w:val="18"/>
              </w:rPr>
              <w:t>[</w:t>
            </w:r>
            <w:r w:rsidR="009C20E4" w:rsidRPr="00F607F1">
              <w:rPr>
                <w:rFonts w:ascii="Calibri" w:hAnsi="Calibri"/>
                <w:sz w:val="18"/>
                <w:szCs w:val="18"/>
              </w:rPr>
              <w:t xml:space="preserve">E10 or </w:t>
            </w:r>
            <w:r w:rsidRPr="00F607F1">
              <w:rPr>
                <w:rFonts w:ascii="Calibri" w:hAnsi="Calibri"/>
                <w:sz w:val="18"/>
                <w:szCs w:val="18"/>
              </w:rPr>
              <w:t xml:space="preserve">E11=one of the following </w:t>
            </w:r>
            <w:r w:rsidR="0046421C" w:rsidRPr="00F607F1">
              <w:rPr>
                <w:rFonts w:ascii="Calibri" w:hAnsi="Calibri"/>
                <w:sz w:val="18"/>
                <w:szCs w:val="18"/>
              </w:rPr>
              <w:t xml:space="preserve">two </w:t>
            </w:r>
            <w:r w:rsidRPr="00F607F1">
              <w:rPr>
                <w:rFonts w:ascii="Calibri" w:hAnsi="Calibri"/>
                <w:sz w:val="18"/>
                <w:szCs w:val="18"/>
              </w:rPr>
              <w:t>component types: {outdoor condensing unit}; {outdoor package unit}]</w:t>
            </w:r>
            <w:r w:rsidR="00AB0291" w:rsidRPr="00F607F1">
              <w:rPr>
                <w:rFonts w:ascii="Calibri" w:hAnsi="Calibri"/>
                <w:sz w:val="18"/>
                <w:szCs w:val="18"/>
              </w:rPr>
              <w:t>&gt;&gt;</w:t>
            </w:r>
          </w:p>
          <w:p w14:paraId="1F9B991E" w14:textId="0846EF31" w:rsidR="00AB0291" w:rsidRPr="00F607F1" w:rsidRDefault="00AB0291" w:rsidP="00AB0291">
            <w:pPr>
              <w:rPr>
                <w:rFonts w:ascii="Calibri" w:hAnsi="Calibri"/>
                <w:sz w:val="18"/>
                <w:szCs w:val="18"/>
              </w:rPr>
            </w:pPr>
          </w:p>
        </w:tc>
      </w:tr>
      <w:tr w:rsidR="007121BB" w:rsidRPr="00F607F1" w14:paraId="1E5968A2" w14:textId="77777777" w:rsidTr="007121BB">
        <w:trPr>
          <w:cantSplit/>
        </w:trPr>
        <w:tc>
          <w:tcPr>
            <w:tcW w:w="2878" w:type="dxa"/>
            <w:tcBorders>
              <w:top w:val="nil"/>
              <w:right w:val="nil"/>
            </w:tcBorders>
          </w:tcPr>
          <w:p w14:paraId="4CD1C665"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 xml:space="preserve">*central split HP; </w:t>
            </w:r>
          </w:p>
          <w:p w14:paraId="26B4DED8"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*central packaged HP</w:t>
            </w:r>
          </w:p>
          <w:p w14:paraId="658CE624"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*central large packaged HP</w:t>
            </w:r>
          </w:p>
          <w:p w14:paraId="3F01E240" w14:textId="13BAFD7B" w:rsidR="00B10068" w:rsidRPr="00F607F1" w:rsidRDefault="00B10068" w:rsidP="007121BB">
            <w:pPr>
              <w:rPr>
                <w:rFonts w:ascii="Calibri" w:hAnsi="Calibri"/>
                <w:b/>
                <w:sz w:val="18"/>
                <w:szCs w:val="18"/>
              </w:rPr>
            </w:pPr>
            <w:r w:rsidRPr="00F607F1">
              <w:rPr>
                <w:rFonts w:ascii="Calibri" w:hAnsi="Calibri"/>
                <w:sz w:val="16"/>
                <w:szCs w:val="16"/>
              </w:rPr>
              <w:t>*ducted mini-split HP</w:t>
            </w:r>
          </w:p>
        </w:tc>
        <w:tc>
          <w:tcPr>
            <w:tcW w:w="2878" w:type="dxa"/>
            <w:tcBorders>
              <w:top w:val="nil"/>
              <w:left w:val="nil"/>
              <w:right w:val="nil"/>
            </w:tcBorders>
          </w:tcPr>
          <w:p w14:paraId="7E26D4A4"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*ductless mini-split HP;</w:t>
            </w:r>
          </w:p>
          <w:p w14:paraId="32B8910A"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*hydronic HP,</w:t>
            </w:r>
          </w:p>
          <w:p w14:paraId="6DA0F10A"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*hydronic HP+forced air;</w:t>
            </w:r>
          </w:p>
          <w:p w14:paraId="46517D4D" w14:textId="580E168B" w:rsidR="007121BB" w:rsidRPr="00F607F1" w:rsidRDefault="007121BB" w:rsidP="00E91CEC">
            <w:pPr>
              <w:keepNext/>
              <w:rPr>
                <w:rFonts w:ascii="Calibri" w:hAnsi="Calibri"/>
                <w:b/>
                <w:sz w:val="18"/>
                <w:szCs w:val="18"/>
              </w:rPr>
            </w:pPr>
            <w:r w:rsidRPr="00F607F1">
              <w:rPr>
                <w:rFonts w:asciiTheme="minorHAnsi" w:hAnsiTheme="minorHAnsi"/>
                <w:sz w:val="16"/>
                <w:szCs w:val="16"/>
              </w:rPr>
              <w:t>*room HP;</w:t>
            </w:r>
          </w:p>
        </w:tc>
        <w:tc>
          <w:tcPr>
            <w:tcW w:w="2878" w:type="dxa"/>
            <w:tcBorders>
              <w:top w:val="nil"/>
              <w:left w:val="nil"/>
              <w:right w:val="nil"/>
            </w:tcBorders>
          </w:tcPr>
          <w:p w14:paraId="42124ACD" w14:textId="77777777"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*small duct high velocity HP;</w:t>
            </w:r>
          </w:p>
          <w:p w14:paraId="65A7A0E4" w14:textId="77777777" w:rsidR="007121BB" w:rsidRPr="00F607F1" w:rsidRDefault="007121BB" w:rsidP="00E91CEC">
            <w:pPr>
              <w:keepNext/>
              <w:rPr>
                <w:rFonts w:asciiTheme="minorHAnsi" w:hAnsiTheme="minorHAnsi"/>
                <w:sz w:val="16"/>
                <w:szCs w:val="16"/>
              </w:rPr>
            </w:pPr>
            <w:r w:rsidRPr="00F607F1">
              <w:rPr>
                <w:rFonts w:asciiTheme="minorHAnsi" w:hAnsiTheme="minorHAnsi"/>
                <w:sz w:val="16"/>
                <w:szCs w:val="16"/>
              </w:rPr>
              <w:t>*ductless VRF HP</w:t>
            </w:r>
          </w:p>
          <w:p w14:paraId="7F6FE0BF" w14:textId="77777777" w:rsidR="00B10068" w:rsidRPr="00F607F1" w:rsidRDefault="00B10068" w:rsidP="00B10068">
            <w:pPr>
              <w:keepNext/>
              <w:rPr>
                <w:rFonts w:ascii="Calibri" w:hAnsi="Calibri"/>
                <w:sz w:val="16"/>
                <w:szCs w:val="16"/>
              </w:rPr>
            </w:pPr>
            <w:r w:rsidRPr="00F607F1">
              <w:rPr>
                <w:rFonts w:ascii="Calibri" w:hAnsi="Calibri"/>
                <w:sz w:val="16"/>
                <w:szCs w:val="16"/>
              </w:rPr>
              <w:t>*air-to-water HP</w:t>
            </w:r>
          </w:p>
          <w:p w14:paraId="3F40DAD3" w14:textId="020E0763" w:rsidR="00B10068" w:rsidRPr="00F607F1" w:rsidRDefault="00B10068" w:rsidP="00B10068">
            <w:pPr>
              <w:keepNext/>
              <w:rPr>
                <w:rFonts w:ascii="Calibri" w:hAnsi="Calibri"/>
                <w:b/>
                <w:sz w:val="18"/>
                <w:szCs w:val="18"/>
              </w:rPr>
            </w:pPr>
            <w:r w:rsidRPr="00F607F1">
              <w:rPr>
                <w:rFonts w:ascii="Calibri" w:hAnsi="Calibri"/>
                <w:sz w:val="16"/>
                <w:szCs w:val="16"/>
              </w:rPr>
              <w:t>*ground-source HP</w:t>
            </w:r>
          </w:p>
        </w:tc>
        <w:tc>
          <w:tcPr>
            <w:tcW w:w="2878" w:type="dxa"/>
            <w:tcBorders>
              <w:top w:val="nil"/>
              <w:left w:val="nil"/>
              <w:right w:val="nil"/>
            </w:tcBorders>
          </w:tcPr>
          <w:p w14:paraId="5FB8AEED" w14:textId="112C465B"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 xml:space="preserve">*VCHP-Ducted </w:t>
            </w:r>
          </w:p>
          <w:p w14:paraId="4B1BAAF0" w14:textId="6A93BCD0"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*VCHP-Ductless</w:t>
            </w:r>
          </w:p>
          <w:p w14:paraId="3617A10D" w14:textId="40BF7AC3" w:rsidR="007121BB" w:rsidRPr="00F607F1" w:rsidRDefault="007121BB" w:rsidP="007121BB">
            <w:pPr>
              <w:keepNext/>
              <w:rPr>
                <w:rFonts w:ascii="Calibri" w:hAnsi="Calibri"/>
                <w:b/>
                <w:sz w:val="18"/>
                <w:szCs w:val="18"/>
              </w:rPr>
            </w:pPr>
            <w:r w:rsidRPr="00F607F1">
              <w:rPr>
                <w:rFonts w:asciiTheme="minorHAnsi" w:hAnsiTheme="minorHAnsi"/>
                <w:sz w:val="16"/>
                <w:szCs w:val="16"/>
              </w:rPr>
              <w:t>*VCHP-Ducted+Ductless</w:t>
            </w:r>
            <w:r w:rsidRPr="00F607F1">
              <w:rPr>
                <w:rFonts w:ascii="Calibri" w:hAnsi="Calibri"/>
                <w:sz w:val="18"/>
                <w:szCs w:val="18"/>
              </w:rPr>
              <w:t xml:space="preserve"> </w:t>
            </w:r>
          </w:p>
        </w:tc>
        <w:tc>
          <w:tcPr>
            <w:tcW w:w="2878" w:type="dxa"/>
            <w:tcBorders>
              <w:top w:val="nil"/>
              <w:left w:val="nil"/>
            </w:tcBorders>
          </w:tcPr>
          <w:p w14:paraId="45E62A0A" w14:textId="77777777" w:rsidR="007121BB" w:rsidRPr="00F607F1" w:rsidRDefault="007121BB" w:rsidP="007121BB">
            <w:pPr>
              <w:keepNext/>
              <w:rPr>
                <w:rFonts w:ascii="Calibri" w:hAnsi="Calibri"/>
                <w:sz w:val="18"/>
                <w:szCs w:val="18"/>
              </w:rPr>
            </w:pPr>
            <w:r w:rsidRPr="00F607F1">
              <w:rPr>
                <w:rFonts w:ascii="Calibri" w:hAnsi="Calibri"/>
                <w:sz w:val="18"/>
                <w:szCs w:val="18"/>
              </w:rPr>
              <w:t>*multisplit HP-ducted</w:t>
            </w:r>
          </w:p>
          <w:p w14:paraId="29E7A42A" w14:textId="77777777" w:rsidR="007121BB" w:rsidRPr="00F607F1" w:rsidRDefault="007121BB" w:rsidP="007121BB">
            <w:pPr>
              <w:keepNext/>
              <w:rPr>
                <w:rFonts w:ascii="Calibri" w:hAnsi="Calibri"/>
                <w:sz w:val="18"/>
                <w:szCs w:val="18"/>
              </w:rPr>
            </w:pPr>
            <w:r w:rsidRPr="00F607F1">
              <w:rPr>
                <w:rFonts w:ascii="Calibri" w:hAnsi="Calibri"/>
                <w:sz w:val="18"/>
                <w:szCs w:val="18"/>
              </w:rPr>
              <w:t>*multisplit HP-ductless</w:t>
            </w:r>
          </w:p>
          <w:p w14:paraId="262C6DAC" w14:textId="77777777" w:rsidR="0066784B" w:rsidRDefault="007121BB" w:rsidP="007121BB">
            <w:pPr>
              <w:keepNext/>
              <w:rPr>
                <w:ins w:id="36" w:author="Alhabibi, Haider@Energy" w:date="2023-10-24T13:33:00Z"/>
                <w:rFonts w:ascii="Calibri" w:hAnsi="Calibri"/>
                <w:sz w:val="18"/>
                <w:szCs w:val="18"/>
              </w:rPr>
            </w:pPr>
            <w:r w:rsidRPr="00F607F1">
              <w:rPr>
                <w:rFonts w:ascii="Calibri" w:hAnsi="Calibri"/>
                <w:sz w:val="18"/>
                <w:szCs w:val="18"/>
              </w:rPr>
              <w:t>*multisplit HP-ducted+ductless</w:t>
            </w:r>
          </w:p>
          <w:p w14:paraId="57777F3F" w14:textId="75FAEE7D" w:rsidR="007121BB" w:rsidRPr="00F607F1" w:rsidRDefault="0066784B" w:rsidP="007121BB">
            <w:pPr>
              <w:keepNext/>
              <w:rPr>
                <w:rFonts w:ascii="Calibri" w:hAnsi="Calibri"/>
                <w:b/>
                <w:sz w:val="18"/>
                <w:szCs w:val="18"/>
              </w:rPr>
            </w:pPr>
            <w:ins w:id="37" w:author="Alhabibi, Haider@Energy" w:date="2023-10-24T13:33:00Z">
              <w:r w:rsidRPr="0066784B">
                <w:rPr>
                  <w:rFonts w:ascii="Calibri" w:hAnsi="Calibri"/>
                  <w:sz w:val="18"/>
                  <w:szCs w:val="18"/>
                </w:rPr>
                <w:t>*Heat Pump DHW Combo</w:t>
              </w:r>
            </w:ins>
            <w:r w:rsidR="007121BB" w:rsidRPr="00F607F1">
              <w:rPr>
                <w:rFonts w:ascii="Calibri" w:hAnsi="Calibri"/>
                <w:sz w:val="18"/>
                <w:szCs w:val="18"/>
              </w:rPr>
              <w:t>&gt;&gt;</w:t>
            </w:r>
          </w:p>
        </w:tc>
      </w:tr>
    </w:tbl>
    <w:p w14:paraId="422062DD" w14:textId="77777777" w:rsidR="007121BB" w:rsidRPr="00F607F1"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F607F1" w14:paraId="1F9B992A" w14:textId="77777777" w:rsidTr="00415FE8">
        <w:trPr>
          <w:cantSplit/>
          <w:trHeight w:val="224"/>
        </w:trPr>
        <w:tc>
          <w:tcPr>
            <w:tcW w:w="1255" w:type="dxa"/>
            <w:vAlign w:val="bottom"/>
          </w:tcPr>
          <w:p w14:paraId="1F9B9920"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01</w:t>
            </w:r>
          </w:p>
        </w:tc>
        <w:tc>
          <w:tcPr>
            <w:tcW w:w="1260" w:type="dxa"/>
            <w:vAlign w:val="bottom"/>
          </w:tcPr>
          <w:p w14:paraId="1F9B9921"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02</w:t>
            </w:r>
          </w:p>
        </w:tc>
        <w:tc>
          <w:tcPr>
            <w:tcW w:w="1260" w:type="dxa"/>
            <w:vAlign w:val="bottom"/>
          </w:tcPr>
          <w:p w14:paraId="1F9B9922"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03</w:t>
            </w:r>
          </w:p>
        </w:tc>
        <w:tc>
          <w:tcPr>
            <w:tcW w:w="1890" w:type="dxa"/>
            <w:vAlign w:val="bottom"/>
          </w:tcPr>
          <w:p w14:paraId="1F9B9923"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04</w:t>
            </w:r>
          </w:p>
        </w:tc>
        <w:tc>
          <w:tcPr>
            <w:tcW w:w="1170" w:type="dxa"/>
            <w:vAlign w:val="bottom"/>
          </w:tcPr>
          <w:p w14:paraId="1F9B9924"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05</w:t>
            </w:r>
          </w:p>
        </w:tc>
        <w:tc>
          <w:tcPr>
            <w:tcW w:w="1440" w:type="dxa"/>
            <w:vAlign w:val="bottom"/>
          </w:tcPr>
          <w:p w14:paraId="1F9B9925"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06</w:t>
            </w:r>
          </w:p>
        </w:tc>
        <w:tc>
          <w:tcPr>
            <w:tcW w:w="1890" w:type="dxa"/>
            <w:vAlign w:val="bottom"/>
          </w:tcPr>
          <w:p w14:paraId="1F9B9926"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07</w:t>
            </w:r>
          </w:p>
        </w:tc>
        <w:tc>
          <w:tcPr>
            <w:tcW w:w="1890" w:type="dxa"/>
            <w:vAlign w:val="bottom"/>
          </w:tcPr>
          <w:p w14:paraId="1F9B9927"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08</w:t>
            </w:r>
          </w:p>
        </w:tc>
        <w:tc>
          <w:tcPr>
            <w:tcW w:w="1167" w:type="dxa"/>
            <w:vAlign w:val="bottom"/>
          </w:tcPr>
          <w:p w14:paraId="1F9B9928"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09</w:t>
            </w:r>
          </w:p>
        </w:tc>
        <w:tc>
          <w:tcPr>
            <w:tcW w:w="1168" w:type="dxa"/>
            <w:vAlign w:val="bottom"/>
          </w:tcPr>
          <w:p w14:paraId="1F9B9929"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10</w:t>
            </w:r>
          </w:p>
        </w:tc>
      </w:tr>
      <w:tr w:rsidR="00815DD0" w:rsidRPr="00F607F1" w14:paraId="1F9B993C" w14:textId="77777777" w:rsidTr="00415FE8">
        <w:trPr>
          <w:cantSplit/>
          <w:trHeight w:val="576"/>
        </w:trPr>
        <w:tc>
          <w:tcPr>
            <w:tcW w:w="1255" w:type="dxa"/>
            <w:vAlign w:val="bottom"/>
          </w:tcPr>
          <w:p w14:paraId="1F9B992B" w14:textId="4BC8E911" w:rsidR="003B1D03" w:rsidRPr="00F607F1" w:rsidRDefault="003B1D03" w:rsidP="00D43B79">
            <w:pPr>
              <w:keepNext/>
              <w:jc w:val="center"/>
              <w:rPr>
                <w:rFonts w:ascii="Calibri" w:hAnsi="Calibri"/>
                <w:sz w:val="16"/>
                <w:szCs w:val="16"/>
              </w:rPr>
            </w:pPr>
            <w:r w:rsidRPr="00F607F1">
              <w:rPr>
                <w:rFonts w:ascii="Calibri" w:hAnsi="Calibri"/>
                <w:sz w:val="18"/>
                <w:szCs w:val="18"/>
              </w:rPr>
              <w:t xml:space="preserve">SC System </w:t>
            </w:r>
            <w:r w:rsidR="00D43B79" w:rsidRPr="00F607F1">
              <w:rPr>
                <w:rFonts w:ascii="Calibri" w:hAnsi="Calibri"/>
                <w:sz w:val="18"/>
                <w:szCs w:val="18"/>
              </w:rPr>
              <w:t>ID/</w:t>
            </w:r>
            <w:r w:rsidRPr="00F607F1">
              <w:rPr>
                <w:rFonts w:ascii="Calibri" w:hAnsi="Calibri"/>
                <w:sz w:val="18"/>
                <w:szCs w:val="18"/>
              </w:rPr>
              <w:t>Name</w:t>
            </w:r>
            <w:r w:rsidR="008960C4" w:rsidRPr="00F607F1">
              <w:t xml:space="preserve"> </w:t>
            </w:r>
            <w:r w:rsidR="008960C4" w:rsidRPr="00F607F1">
              <w:rPr>
                <w:rFonts w:ascii="Calibri" w:hAnsi="Calibri"/>
                <w:sz w:val="18"/>
                <w:szCs w:val="18"/>
              </w:rPr>
              <w:t>from CF1R</w:t>
            </w:r>
          </w:p>
        </w:tc>
        <w:tc>
          <w:tcPr>
            <w:tcW w:w="1260" w:type="dxa"/>
            <w:vAlign w:val="bottom"/>
          </w:tcPr>
          <w:p w14:paraId="1F9B992C" w14:textId="75A20731" w:rsidR="003B1D03" w:rsidRPr="00F607F1" w:rsidRDefault="003B1D03" w:rsidP="00D13FCF">
            <w:pPr>
              <w:keepNext/>
              <w:jc w:val="center"/>
              <w:rPr>
                <w:rFonts w:ascii="Calibri" w:hAnsi="Calibri"/>
                <w:sz w:val="18"/>
                <w:szCs w:val="18"/>
              </w:rPr>
            </w:pPr>
            <w:r w:rsidRPr="00F607F1">
              <w:rPr>
                <w:rFonts w:ascii="Calibri" w:hAnsi="Calibri"/>
                <w:sz w:val="18"/>
                <w:szCs w:val="18"/>
              </w:rPr>
              <w:t xml:space="preserve">SC System </w:t>
            </w:r>
            <w:r w:rsidR="00D13FCF" w:rsidRPr="00F607F1">
              <w:rPr>
                <w:rFonts w:ascii="Calibri" w:hAnsi="Calibri"/>
                <w:sz w:val="18"/>
                <w:szCs w:val="18"/>
              </w:rPr>
              <w:t xml:space="preserve">Description of </w:t>
            </w:r>
            <w:r w:rsidRPr="00F607F1">
              <w:rPr>
                <w:rFonts w:ascii="Calibri" w:hAnsi="Calibri"/>
                <w:sz w:val="18"/>
                <w:szCs w:val="18"/>
              </w:rPr>
              <w:t>Area Served</w:t>
            </w:r>
          </w:p>
        </w:tc>
        <w:tc>
          <w:tcPr>
            <w:tcW w:w="1260" w:type="dxa"/>
            <w:vAlign w:val="bottom"/>
          </w:tcPr>
          <w:p w14:paraId="1F9B992D"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Heating Efficiency Type</w:t>
            </w:r>
          </w:p>
        </w:tc>
        <w:tc>
          <w:tcPr>
            <w:tcW w:w="1890" w:type="dxa"/>
            <w:vAlign w:val="bottom"/>
          </w:tcPr>
          <w:p w14:paraId="1F9B992E"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Heating Efficiency Value</w:t>
            </w:r>
          </w:p>
        </w:tc>
        <w:tc>
          <w:tcPr>
            <w:tcW w:w="1170" w:type="dxa"/>
            <w:vAlign w:val="bottom"/>
          </w:tcPr>
          <w:p w14:paraId="1F9B992F"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0" w14:textId="4A7F1284" w:rsidR="003B1D03" w:rsidRPr="00F607F1" w:rsidRDefault="003B1D03" w:rsidP="005A5C17">
            <w:pPr>
              <w:keepNext/>
              <w:jc w:val="center"/>
              <w:rPr>
                <w:rFonts w:ascii="Calibri" w:hAnsi="Calibri"/>
                <w:sz w:val="16"/>
                <w:szCs w:val="16"/>
              </w:rPr>
            </w:pPr>
            <w:r w:rsidRPr="00F607F1">
              <w:rPr>
                <w:rFonts w:ascii="Calibri" w:hAnsi="Calibri"/>
                <w:sz w:val="16"/>
                <w:szCs w:val="16"/>
              </w:rPr>
              <w:t>Heating Capacity at 47</w:t>
            </w:r>
            <w:r w:rsidR="003C24DD" w:rsidRPr="00F607F1">
              <w:rPr>
                <w:rFonts w:ascii="Calibri" w:hAnsi="Calibri"/>
                <w:sz w:val="16"/>
                <w:szCs w:val="16"/>
              </w:rPr>
              <w:t>°</w:t>
            </w:r>
            <w:r w:rsidRPr="00F607F1">
              <w:rPr>
                <w:rFonts w:ascii="Calibri" w:hAnsi="Calibri"/>
                <w:sz w:val="16"/>
                <w:szCs w:val="16"/>
              </w:rPr>
              <w:t>F</w:t>
            </w:r>
          </w:p>
        </w:tc>
        <w:tc>
          <w:tcPr>
            <w:tcW w:w="1440" w:type="dxa"/>
            <w:vAlign w:val="bottom"/>
          </w:tcPr>
          <w:p w14:paraId="1F9B9931"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2" w14:textId="7E391010" w:rsidR="003B1D03" w:rsidRPr="00F607F1" w:rsidRDefault="003B1D03" w:rsidP="005A5C17">
            <w:pPr>
              <w:keepNext/>
              <w:jc w:val="center"/>
              <w:rPr>
                <w:rFonts w:ascii="Calibri" w:hAnsi="Calibri"/>
                <w:sz w:val="16"/>
                <w:szCs w:val="16"/>
              </w:rPr>
            </w:pPr>
            <w:r w:rsidRPr="00F607F1">
              <w:rPr>
                <w:rFonts w:ascii="Calibri" w:hAnsi="Calibri"/>
                <w:sz w:val="16"/>
                <w:szCs w:val="16"/>
              </w:rPr>
              <w:t>Heating Capacity at 17</w:t>
            </w:r>
            <w:r w:rsidR="003C24DD" w:rsidRPr="00F607F1">
              <w:rPr>
                <w:rFonts w:ascii="Calibri" w:hAnsi="Calibri"/>
                <w:sz w:val="16"/>
                <w:szCs w:val="16"/>
              </w:rPr>
              <w:t>°</w:t>
            </w:r>
            <w:r w:rsidRPr="00F607F1">
              <w:rPr>
                <w:rFonts w:ascii="Calibri" w:hAnsi="Calibri"/>
                <w:sz w:val="16"/>
                <w:szCs w:val="16"/>
              </w:rPr>
              <w:t>F</w:t>
            </w:r>
          </w:p>
        </w:tc>
        <w:tc>
          <w:tcPr>
            <w:tcW w:w="1890" w:type="dxa"/>
            <w:vAlign w:val="bottom"/>
          </w:tcPr>
          <w:p w14:paraId="1F9B9933"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4"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Cooling Efficiency</w:t>
            </w:r>
          </w:p>
          <w:p w14:paraId="1F9B9935" w14:textId="0616C226" w:rsidR="003B1D03" w:rsidRPr="00F607F1" w:rsidRDefault="003B1D03" w:rsidP="005A5C17">
            <w:pPr>
              <w:keepNext/>
              <w:jc w:val="center"/>
              <w:rPr>
                <w:rFonts w:ascii="Calibri" w:hAnsi="Calibri"/>
                <w:sz w:val="16"/>
                <w:szCs w:val="16"/>
              </w:rPr>
            </w:pPr>
            <w:r w:rsidRPr="00F607F1">
              <w:rPr>
                <w:rFonts w:ascii="Calibri" w:hAnsi="Calibri"/>
                <w:sz w:val="16"/>
                <w:szCs w:val="16"/>
              </w:rPr>
              <w:t>SEER</w:t>
            </w:r>
            <w:r w:rsidR="005F07C0" w:rsidRPr="00F607F1">
              <w:rPr>
                <w:rFonts w:ascii="Calibri" w:hAnsi="Calibri"/>
                <w:sz w:val="16"/>
                <w:szCs w:val="16"/>
              </w:rPr>
              <w:t>/SEER2</w:t>
            </w:r>
          </w:p>
        </w:tc>
        <w:tc>
          <w:tcPr>
            <w:tcW w:w="1890" w:type="dxa"/>
            <w:vAlign w:val="bottom"/>
          </w:tcPr>
          <w:p w14:paraId="1F9B9936"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7"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Cooling Efficiency</w:t>
            </w:r>
          </w:p>
          <w:p w14:paraId="1F9B9938" w14:textId="0D9CE4DC" w:rsidR="003B1D03" w:rsidRPr="00F607F1" w:rsidRDefault="003B1D03" w:rsidP="005A5C17">
            <w:pPr>
              <w:keepNext/>
              <w:jc w:val="center"/>
              <w:rPr>
                <w:rFonts w:ascii="Calibri" w:hAnsi="Calibri"/>
                <w:sz w:val="16"/>
                <w:szCs w:val="16"/>
              </w:rPr>
            </w:pPr>
            <w:r w:rsidRPr="00F607F1">
              <w:rPr>
                <w:rFonts w:ascii="Calibri" w:hAnsi="Calibri"/>
                <w:sz w:val="16"/>
                <w:szCs w:val="16"/>
              </w:rPr>
              <w:t>EER</w:t>
            </w:r>
            <w:r w:rsidR="005F07C0" w:rsidRPr="00F607F1">
              <w:rPr>
                <w:rFonts w:ascii="Calibri" w:hAnsi="Calibri"/>
                <w:sz w:val="16"/>
                <w:szCs w:val="16"/>
              </w:rPr>
              <w:t>/EER2</w:t>
            </w:r>
          </w:p>
        </w:tc>
        <w:tc>
          <w:tcPr>
            <w:tcW w:w="1167" w:type="dxa"/>
            <w:vAlign w:val="bottom"/>
          </w:tcPr>
          <w:p w14:paraId="1F9B9939" w14:textId="63FAD0B8" w:rsidR="003B1D03" w:rsidRPr="00F607F1" w:rsidRDefault="003B1D03" w:rsidP="00BB1516">
            <w:pPr>
              <w:keepNext/>
              <w:jc w:val="center"/>
              <w:rPr>
                <w:rFonts w:ascii="Calibri" w:hAnsi="Calibri"/>
                <w:sz w:val="16"/>
                <w:szCs w:val="16"/>
              </w:rPr>
            </w:pPr>
            <w:r w:rsidRPr="00F607F1">
              <w:rPr>
                <w:rFonts w:ascii="Calibri" w:hAnsi="Calibri"/>
                <w:sz w:val="16"/>
                <w:szCs w:val="16"/>
              </w:rPr>
              <w:t>System Cooling Capacity at Design Conditions (</w:t>
            </w:r>
            <w:r w:rsidR="0080645E" w:rsidRPr="00F607F1">
              <w:rPr>
                <w:rFonts w:ascii="Calibri" w:hAnsi="Calibri"/>
                <w:sz w:val="16"/>
                <w:szCs w:val="16"/>
              </w:rPr>
              <w:t>Btu/h</w:t>
            </w:r>
            <w:r w:rsidR="00D14FC2" w:rsidRPr="00F607F1">
              <w:rPr>
                <w:rFonts w:ascii="Calibri" w:hAnsi="Calibri"/>
                <w:sz w:val="16"/>
                <w:szCs w:val="16"/>
              </w:rPr>
              <w:t>)</w:t>
            </w:r>
          </w:p>
        </w:tc>
        <w:tc>
          <w:tcPr>
            <w:tcW w:w="1168" w:type="dxa"/>
            <w:vAlign w:val="bottom"/>
          </w:tcPr>
          <w:p w14:paraId="1F9B993A" w14:textId="28260EAB" w:rsidR="003B1D03" w:rsidRPr="00F607F1" w:rsidRDefault="003B1D03" w:rsidP="005A5C17">
            <w:pPr>
              <w:keepNext/>
              <w:jc w:val="center"/>
              <w:rPr>
                <w:rFonts w:ascii="Calibri" w:hAnsi="Calibri"/>
                <w:sz w:val="16"/>
                <w:szCs w:val="16"/>
              </w:rPr>
            </w:pPr>
            <w:r w:rsidRPr="00F607F1">
              <w:rPr>
                <w:rFonts w:ascii="Calibri" w:hAnsi="Calibri"/>
                <w:sz w:val="16"/>
                <w:szCs w:val="16"/>
              </w:rPr>
              <w:t>Condenser Nominal Cooling Capacity</w:t>
            </w:r>
          </w:p>
          <w:p w14:paraId="1F9B993B"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(ton)</w:t>
            </w:r>
          </w:p>
        </w:tc>
      </w:tr>
      <w:tr w:rsidR="00815DD0" w:rsidRPr="00F607F1" w14:paraId="1F9B9950" w14:textId="77777777" w:rsidTr="00415FE8">
        <w:trPr>
          <w:cantSplit/>
          <w:trHeight w:val="395"/>
        </w:trPr>
        <w:tc>
          <w:tcPr>
            <w:tcW w:w="1255" w:type="dxa"/>
            <w:tcMar>
              <w:left w:w="43" w:type="dxa"/>
              <w:right w:w="43" w:type="dxa"/>
            </w:tcMar>
          </w:tcPr>
          <w:p w14:paraId="1F9B993D" w14:textId="77777777" w:rsidR="003B1D03" w:rsidRPr="00F607F1" w:rsidRDefault="003B1D03" w:rsidP="007822B3">
            <w:pPr>
              <w:keepNext/>
              <w:rPr>
                <w:rFonts w:ascii="Calibri" w:hAnsi="Calibri"/>
                <w:sz w:val="14"/>
                <w:szCs w:val="14"/>
              </w:rPr>
            </w:pPr>
            <w:r w:rsidRPr="00F607F1">
              <w:rPr>
                <w:rFonts w:ascii="Calibri" w:hAnsi="Calibri"/>
                <w:sz w:val="14"/>
                <w:szCs w:val="14"/>
              </w:rPr>
              <w:t xml:space="preserve">&lt;&lt;auto filled from </w:t>
            </w:r>
            <w:r w:rsidR="007822B3" w:rsidRPr="00F607F1">
              <w:rPr>
                <w:rFonts w:ascii="Calibri" w:hAnsi="Calibri"/>
                <w:sz w:val="14"/>
                <w:szCs w:val="14"/>
              </w:rPr>
              <w:t xml:space="preserve"> D01</w:t>
            </w:r>
            <w:r w:rsidRPr="00F607F1">
              <w:rPr>
                <w:rFonts w:ascii="Calibri" w:hAnsi="Calibri"/>
                <w:sz w:val="14"/>
                <w:szCs w:val="14"/>
              </w:rPr>
              <w:t>&gt;&gt;</w:t>
            </w:r>
          </w:p>
        </w:tc>
        <w:tc>
          <w:tcPr>
            <w:tcW w:w="1260" w:type="dxa"/>
            <w:tcMar>
              <w:left w:w="43" w:type="dxa"/>
              <w:right w:w="43" w:type="dxa"/>
            </w:tcMar>
          </w:tcPr>
          <w:p w14:paraId="1F9B993E" w14:textId="77777777" w:rsidR="003B1D03" w:rsidRPr="00F607F1" w:rsidRDefault="003B1D03" w:rsidP="00E91CEC">
            <w:pPr>
              <w:keepNext/>
              <w:rPr>
                <w:rFonts w:ascii="Calibri" w:hAnsi="Calibri"/>
                <w:sz w:val="14"/>
                <w:szCs w:val="14"/>
              </w:rPr>
            </w:pPr>
            <w:r w:rsidRPr="00F607F1">
              <w:rPr>
                <w:rFonts w:ascii="Calibri" w:hAnsi="Calibri"/>
                <w:sz w:val="14"/>
                <w:szCs w:val="14"/>
              </w:rPr>
              <w:t xml:space="preserve">&lt;&lt;auto filled from D02&gt;&gt; </w:t>
            </w:r>
          </w:p>
        </w:tc>
        <w:tc>
          <w:tcPr>
            <w:tcW w:w="1260" w:type="dxa"/>
            <w:tcMar>
              <w:left w:w="43" w:type="dxa"/>
              <w:right w:w="43" w:type="dxa"/>
            </w:tcMar>
          </w:tcPr>
          <w:p w14:paraId="1F9B993F" w14:textId="77777777" w:rsidR="00812A70" w:rsidRPr="00F607F1" w:rsidRDefault="003B1D03" w:rsidP="00812A70">
            <w:pPr>
              <w:rPr>
                <w:rFonts w:asciiTheme="minorHAnsi" w:hAnsiTheme="minorHAnsi"/>
                <w:sz w:val="14"/>
                <w:szCs w:val="14"/>
              </w:rPr>
            </w:pPr>
            <w:r w:rsidRPr="00F607F1">
              <w:rPr>
                <w:rFonts w:asciiTheme="minorHAnsi" w:hAnsiTheme="minorHAnsi"/>
                <w:sz w:val="14"/>
                <w:szCs w:val="14"/>
              </w:rPr>
              <w:t>&lt;&lt;reference value from C02</w:t>
            </w:r>
            <w:r w:rsidR="00812A70" w:rsidRPr="00F607F1">
              <w:rPr>
                <w:rFonts w:asciiTheme="minorHAnsi" w:hAnsiTheme="minorHAnsi"/>
                <w:sz w:val="14"/>
                <w:szCs w:val="14"/>
              </w:rPr>
              <w:t xml:space="preserve">; note: values may be </w:t>
            </w:r>
          </w:p>
          <w:p w14:paraId="1F9B9940" w14:textId="77777777" w:rsidR="00812A70" w:rsidRPr="00F607F1" w:rsidRDefault="00812A70" w:rsidP="00812A70">
            <w:pPr>
              <w:rPr>
                <w:rFonts w:asciiTheme="minorHAnsi" w:hAnsiTheme="minorHAnsi"/>
                <w:sz w:val="14"/>
                <w:szCs w:val="14"/>
              </w:rPr>
            </w:pPr>
            <w:r w:rsidRPr="00F607F1">
              <w:rPr>
                <w:rFonts w:asciiTheme="minorHAnsi" w:hAnsiTheme="minorHAnsi"/>
                <w:sz w:val="14"/>
                <w:szCs w:val="14"/>
              </w:rPr>
              <w:t>*AFUE;</w:t>
            </w:r>
          </w:p>
          <w:p w14:paraId="1F9B9941" w14:textId="77777777" w:rsidR="00812A70" w:rsidRPr="00F607F1" w:rsidRDefault="00812A70" w:rsidP="00812A70">
            <w:pPr>
              <w:rPr>
                <w:rFonts w:asciiTheme="minorHAnsi" w:hAnsiTheme="minorHAnsi"/>
                <w:sz w:val="14"/>
                <w:szCs w:val="14"/>
              </w:rPr>
            </w:pPr>
            <w:r w:rsidRPr="00F607F1">
              <w:rPr>
                <w:rFonts w:asciiTheme="minorHAnsi" w:hAnsiTheme="minorHAnsi"/>
                <w:sz w:val="14"/>
                <w:szCs w:val="14"/>
              </w:rPr>
              <w:t>*COP;</w:t>
            </w:r>
          </w:p>
          <w:p w14:paraId="3CF8D6C1" w14:textId="77777777" w:rsidR="00F70411" w:rsidRPr="00F607F1" w:rsidRDefault="00812A70" w:rsidP="00812A70">
            <w:pPr>
              <w:rPr>
                <w:rFonts w:asciiTheme="minorHAnsi" w:hAnsiTheme="minorHAnsi"/>
                <w:sz w:val="14"/>
                <w:szCs w:val="14"/>
              </w:rPr>
            </w:pPr>
            <w:r w:rsidRPr="00F607F1">
              <w:rPr>
                <w:rFonts w:asciiTheme="minorHAnsi" w:hAnsiTheme="minorHAnsi"/>
                <w:sz w:val="14"/>
                <w:szCs w:val="14"/>
              </w:rPr>
              <w:t>*HSPF</w:t>
            </w:r>
            <w:r w:rsidR="000A20F1" w:rsidRPr="00F607F1">
              <w:rPr>
                <w:rFonts w:asciiTheme="minorHAnsi" w:hAnsiTheme="minorHAnsi"/>
                <w:sz w:val="14"/>
                <w:szCs w:val="14"/>
              </w:rPr>
              <w:t xml:space="preserve">; </w:t>
            </w:r>
          </w:p>
          <w:p w14:paraId="41F01EEA" w14:textId="0AED17BE" w:rsidR="000A20F1" w:rsidRPr="00F607F1" w:rsidRDefault="00F70411" w:rsidP="00812A70">
            <w:pPr>
              <w:rPr>
                <w:rFonts w:asciiTheme="minorHAnsi" w:hAnsiTheme="minorHAnsi"/>
                <w:sz w:val="14"/>
                <w:szCs w:val="14"/>
              </w:rPr>
            </w:pPr>
            <w:r w:rsidRPr="00F607F1">
              <w:rPr>
                <w:rFonts w:asciiTheme="minorHAnsi" w:hAnsiTheme="minorHAnsi"/>
                <w:sz w:val="14"/>
                <w:szCs w:val="14"/>
              </w:rPr>
              <w:t>*HSPF2</w:t>
            </w:r>
            <w:r w:rsidR="005F07C0" w:rsidRPr="00F607F1">
              <w:rPr>
                <w:rFonts w:asciiTheme="minorHAnsi" w:hAnsiTheme="minorHAnsi"/>
                <w:sz w:val="14"/>
                <w:szCs w:val="14"/>
              </w:rPr>
              <w:t xml:space="preserve">; </w:t>
            </w:r>
            <w:r w:rsidR="000A20F1" w:rsidRPr="00F607F1">
              <w:rPr>
                <w:rFonts w:asciiTheme="minorHAnsi" w:hAnsiTheme="minorHAnsi"/>
                <w:sz w:val="14"/>
                <w:szCs w:val="14"/>
              </w:rPr>
              <w:t>or</w:t>
            </w:r>
          </w:p>
          <w:p w14:paraId="1F9B9942" w14:textId="07AB333D" w:rsidR="00812A70" w:rsidRPr="00F607F1" w:rsidRDefault="000A20F1" w:rsidP="00812A70">
            <w:pPr>
              <w:rPr>
                <w:rFonts w:asciiTheme="minorHAnsi" w:hAnsiTheme="minorHAnsi"/>
                <w:sz w:val="14"/>
                <w:szCs w:val="14"/>
              </w:rPr>
            </w:pPr>
            <w:r w:rsidRPr="00F607F1">
              <w:rPr>
                <w:rFonts w:asciiTheme="minorHAnsi" w:hAnsiTheme="minorHAnsi"/>
                <w:sz w:val="14"/>
                <w:szCs w:val="14"/>
              </w:rPr>
              <w:t>*NA</w:t>
            </w:r>
            <w:r w:rsidR="00812A70" w:rsidRPr="00F607F1">
              <w:rPr>
                <w:rFonts w:asciiTheme="minorHAnsi" w:hAnsiTheme="minorHAnsi"/>
                <w:sz w:val="14"/>
                <w:szCs w:val="14"/>
              </w:rPr>
              <w:t>&gt;&gt;</w:t>
            </w:r>
          </w:p>
          <w:p w14:paraId="1F9B9943" w14:textId="13D30FDE" w:rsidR="003B1D03" w:rsidRPr="00F607F1"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F607F1" w:rsidRDefault="003B1D03" w:rsidP="00D14FC2">
            <w:pPr>
              <w:keepNext/>
              <w:rPr>
                <w:rFonts w:ascii="Calibri" w:hAnsi="Calibri"/>
                <w:sz w:val="14"/>
                <w:szCs w:val="14"/>
              </w:rPr>
            </w:pPr>
            <w:r w:rsidRPr="00F607F1">
              <w:rPr>
                <w:rFonts w:ascii="Calibri" w:hAnsi="Calibri"/>
                <w:sz w:val="14"/>
                <w:szCs w:val="14"/>
              </w:rPr>
              <w:t>&lt;&lt;</w:t>
            </w:r>
            <w:r w:rsidR="000A20F1" w:rsidRPr="00F607F1">
              <w:rPr>
                <w:rFonts w:ascii="Calibri" w:hAnsi="Calibri"/>
                <w:b/>
                <w:sz w:val="14"/>
                <w:szCs w:val="14"/>
              </w:rPr>
              <w:t>If</w:t>
            </w:r>
            <w:r w:rsidR="000A20F1" w:rsidRPr="00F607F1">
              <w:rPr>
                <w:rFonts w:ascii="Calibri" w:hAnsi="Calibri"/>
                <w:sz w:val="14"/>
                <w:szCs w:val="14"/>
              </w:rPr>
              <w:t xml:space="preserve"> C03 = NA, then report NA; else</w:t>
            </w:r>
            <w:r w:rsidR="00D14FC2" w:rsidRPr="00F607F1">
              <w:rPr>
                <w:rFonts w:ascii="Calibri" w:hAnsi="Calibri"/>
                <w:sz w:val="14"/>
                <w:szCs w:val="14"/>
              </w:rPr>
              <w:t xml:space="preserve"> </w:t>
            </w:r>
            <w:r w:rsidRPr="00F607F1">
              <w:rPr>
                <w:rFonts w:ascii="Calibri" w:hAnsi="Calibri"/>
                <w:sz w:val="14"/>
                <w:szCs w:val="14"/>
              </w:rPr>
              <w:t xml:space="preserve">user input, numeric, </w:t>
            </w:r>
            <w:r w:rsidR="00812A70" w:rsidRPr="00F607F1">
              <w:rPr>
                <w:rFonts w:ascii="Calibri" w:hAnsi="Calibri"/>
                <w:sz w:val="14"/>
                <w:szCs w:val="14"/>
              </w:rPr>
              <w:t>100.0≥</w:t>
            </w:r>
            <w:r w:rsidRPr="00F607F1">
              <w:rPr>
                <w:rFonts w:ascii="Calibri" w:hAnsi="Calibri"/>
                <w:sz w:val="14"/>
                <w:szCs w:val="14"/>
              </w:rPr>
              <w:t>xx.x</w:t>
            </w:r>
            <w:r w:rsidR="00812A70" w:rsidRPr="00F607F1">
              <w:rPr>
                <w:rFonts w:ascii="Calibri" w:hAnsi="Calibri"/>
                <w:sz w:val="14"/>
                <w:szCs w:val="14"/>
              </w:rPr>
              <w:t>≥0.0</w:t>
            </w:r>
            <w:r w:rsidRPr="00F607F1">
              <w:rPr>
                <w:rFonts w:ascii="Calibri" w:hAnsi="Calibri"/>
                <w:sz w:val="14"/>
                <w:szCs w:val="14"/>
              </w:rPr>
              <w:t xml:space="preserve">;  </w:t>
            </w:r>
          </w:p>
          <w:p w14:paraId="528442EC" w14:textId="77777777" w:rsidR="00BD1033" w:rsidRPr="00F607F1" w:rsidRDefault="00BD1033" w:rsidP="00D14FC2">
            <w:pPr>
              <w:keepNext/>
              <w:rPr>
                <w:rFonts w:ascii="Calibri" w:hAnsi="Calibri"/>
                <w:sz w:val="14"/>
                <w:szCs w:val="14"/>
              </w:rPr>
            </w:pPr>
          </w:p>
          <w:p w14:paraId="3BBA70C1" w14:textId="2187A1DE" w:rsidR="00BD1033" w:rsidRPr="00F607F1" w:rsidRDefault="00BD1033" w:rsidP="00BD1033">
            <w:pPr>
              <w:keepNext/>
              <w:rPr>
                <w:rFonts w:ascii="Calibri" w:hAnsi="Calibri"/>
                <w:sz w:val="14"/>
                <w:szCs w:val="14"/>
              </w:rPr>
            </w:pPr>
            <w:r w:rsidRPr="00F607F1">
              <w:rPr>
                <w:rFonts w:ascii="Calibri" w:hAnsi="Calibri"/>
                <w:b/>
                <w:sz w:val="14"/>
                <w:szCs w:val="14"/>
              </w:rPr>
              <w:t>and</w:t>
            </w:r>
            <w:r w:rsidRPr="00F607F1">
              <w:rPr>
                <w:rFonts w:ascii="Calibri" w:hAnsi="Calibri"/>
                <w:sz w:val="14"/>
                <w:szCs w:val="14"/>
              </w:rPr>
              <w:t xml:space="preserve"> for all systems except for those with a value in D04</w:t>
            </w:r>
            <w:r w:rsidR="00234F7F" w:rsidRPr="00F607F1">
              <w:rPr>
                <w:rFonts w:ascii="Calibri" w:hAnsi="Calibri"/>
                <w:sz w:val="14"/>
                <w:szCs w:val="14"/>
              </w:rPr>
              <w:t xml:space="preserve"> </w:t>
            </w:r>
            <w:r w:rsidRPr="00F607F1">
              <w:rPr>
                <w:rFonts w:ascii="Calibri" w:hAnsi="Calibri"/>
                <w:sz w:val="14"/>
                <w:szCs w:val="14"/>
              </w:rPr>
              <w:t>= one of the following three:</w:t>
            </w:r>
          </w:p>
          <w:p w14:paraId="7A84749A" w14:textId="0CD566B5" w:rsidR="00BD1033" w:rsidRPr="00F607F1" w:rsidRDefault="00BD1033" w:rsidP="00BD1033">
            <w:pPr>
              <w:keepNext/>
              <w:rPr>
                <w:rFonts w:ascii="Calibri" w:hAnsi="Calibri"/>
                <w:sz w:val="14"/>
                <w:szCs w:val="14"/>
              </w:rPr>
            </w:pPr>
            <w:r w:rsidRPr="00F607F1">
              <w:rPr>
                <w:rFonts w:ascii="Calibri" w:hAnsi="Calibri"/>
                <w:sz w:val="14"/>
                <w:szCs w:val="14"/>
              </w:rPr>
              <w:t xml:space="preserve">*VCHP-Ducted </w:t>
            </w:r>
          </w:p>
          <w:p w14:paraId="467A25A4" w14:textId="71D1D563" w:rsidR="00BD1033" w:rsidRPr="00F607F1" w:rsidRDefault="00BD1033" w:rsidP="00BD1033">
            <w:pPr>
              <w:keepNext/>
              <w:rPr>
                <w:rFonts w:ascii="Calibri" w:hAnsi="Calibri"/>
                <w:sz w:val="14"/>
                <w:szCs w:val="14"/>
              </w:rPr>
            </w:pPr>
            <w:r w:rsidRPr="00F607F1">
              <w:rPr>
                <w:rFonts w:ascii="Calibri" w:hAnsi="Calibri"/>
                <w:sz w:val="14"/>
                <w:szCs w:val="14"/>
              </w:rPr>
              <w:t>*VCHP-Ductless</w:t>
            </w:r>
          </w:p>
          <w:p w14:paraId="347E790B" w14:textId="19F43A8B" w:rsidR="00BD1033" w:rsidRPr="00F607F1" w:rsidRDefault="00BD1033" w:rsidP="00D14FC2">
            <w:pPr>
              <w:keepNext/>
              <w:rPr>
                <w:rFonts w:ascii="Calibri" w:hAnsi="Calibri"/>
                <w:sz w:val="14"/>
                <w:szCs w:val="14"/>
              </w:rPr>
            </w:pPr>
            <w:r w:rsidRPr="00F607F1">
              <w:rPr>
                <w:rFonts w:ascii="Calibri" w:hAnsi="Calibri"/>
                <w:sz w:val="14"/>
                <w:szCs w:val="14"/>
              </w:rPr>
              <w:t>*VCHP-Ducted+Ductless,</w:t>
            </w:r>
          </w:p>
          <w:p w14:paraId="1F9B9944" w14:textId="60E2C187" w:rsidR="009B4B1B" w:rsidRPr="00F607F1" w:rsidRDefault="003B1D03" w:rsidP="00D14FC2">
            <w:pPr>
              <w:keepNext/>
              <w:rPr>
                <w:rFonts w:asciiTheme="minorHAnsi" w:hAnsiTheme="minorHAnsi"/>
                <w:sz w:val="14"/>
                <w:szCs w:val="14"/>
              </w:rPr>
            </w:pPr>
            <w:r w:rsidRPr="00F607F1">
              <w:rPr>
                <w:rFonts w:ascii="Calibri" w:hAnsi="Calibri"/>
                <w:b/>
                <w:sz w:val="14"/>
                <w:szCs w:val="14"/>
              </w:rPr>
              <w:t>check</w:t>
            </w:r>
            <w:r w:rsidRPr="00F607F1">
              <w:rPr>
                <w:rFonts w:ascii="Calibri" w:hAnsi="Calibri"/>
                <w:sz w:val="14"/>
                <w:szCs w:val="14"/>
              </w:rPr>
              <w:t xml:space="preserve"> value must be ≥ value in C03 to comply; else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p>
          <w:p w14:paraId="1F9B9945" w14:textId="77777777" w:rsidR="003B1D03" w:rsidRPr="00F607F1"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C04=N/A, </w:t>
            </w:r>
          </w:p>
          <w:p w14:paraId="1F9B9946" w14:textId="329067AF" w:rsidR="00D14FC2" w:rsidRPr="00F607F1" w:rsidRDefault="00D14FC2" w:rsidP="00D14FC2">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result=NA;</w:t>
            </w:r>
          </w:p>
          <w:p w14:paraId="7ED3062A" w14:textId="77777777" w:rsidR="00D06F10" w:rsidRPr="00F607F1" w:rsidRDefault="00D14FC2"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3B1D03" w:rsidRPr="00F607F1">
              <w:rPr>
                <w:rFonts w:ascii="Calibri" w:hAnsi="Calibri"/>
                <w:sz w:val="14"/>
                <w:szCs w:val="14"/>
              </w:rPr>
              <w:t xml:space="preserve">user input, numeric, xx.x;  </w:t>
            </w:r>
            <w:r w:rsidR="003B1D03" w:rsidRPr="00F607F1">
              <w:rPr>
                <w:rFonts w:ascii="Calibri" w:hAnsi="Calibri"/>
                <w:b/>
                <w:sz w:val="14"/>
                <w:szCs w:val="14"/>
              </w:rPr>
              <w:t>check</w:t>
            </w:r>
            <w:r w:rsidR="003B1D03" w:rsidRPr="00F607F1">
              <w:rPr>
                <w:rFonts w:ascii="Calibri" w:hAnsi="Calibri"/>
                <w:sz w:val="14"/>
                <w:szCs w:val="14"/>
              </w:rPr>
              <w:t xml:space="preserve"> value must be ≥ value in C04 to comply; </w:t>
            </w:r>
          </w:p>
          <w:p w14:paraId="1F9B9947" w14:textId="6FDCA5D6"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440" w:type="dxa"/>
            <w:tcMar>
              <w:left w:w="43" w:type="dxa"/>
              <w:right w:w="43" w:type="dxa"/>
            </w:tcMar>
          </w:tcPr>
          <w:p w14:paraId="1F9B9948"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C05=N/A, then result=NA;</w:t>
            </w:r>
          </w:p>
          <w:p w14:paraId="16878EBB" w14:textId="49769879" w:rsidR="004D2B87" w:rsidRPr="00F607F1" w:rsidRDefault="00D14FC2" w:rsidP="004D2B87">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4D2B87" w:rsidRPr="00F607F1">
              <w:rPr>
                <w:rFonts w:ascii="Calibri" w:hAnsi="Calibri"/>
                <w:sz w:val="14"/>
                <w:szCs w:val="14"/>
              </w:rPr>
              <w:t xml:space="preserve">prompt </w:t>
            </w:r>
            <w:r w:rsidR="003B1D03" w:rsidRPr="00F607F1">
              <w:rPr>
                <w:rFonts w:ascii="Calibri" w:hAnsi="Calibri"/>
                <w:sz w:val="14"/>
                <w:szCs w:val="14"/>
              </w:rPr>
              <w:t xml:space="preserve">user </w:t>
            </w:r>
            <w:r w:rsidR="004D2B87" w:rsidRPr="00F607F1">
              <w:rPr>
                <w:rFonts w:ascii="Calibri" w:hAnsi="Calibri"/>
                <w:sz w:val="14"/>
                <w:szCs w:val="14"/>
              </w:rPr>
              <w:t xml:space="preserve">to </w:t>
            </w:r>
            <w:r w:rsidR="003B1D03" w:rsidRPr="00F607F1">
              <w:rPr>
                <w:rFonts w:ascii="Calibri" w:hAnsi="Calibri"/>
                <w:sz w:val="14"/>
                <w:szCs w:val="14"/>
              </w:rPr>
              <w:t>input</w:t>
            </w:r>
            <w:r w:rsidR="004D2B87" w:rsidRPr="00F607F1">
              <w:t xml:space="preserve"> </w:t>
            </w:r>
            <w:r w:rsidR="004D2B87" w:rsidRPr="00F607F1">
              <w:rPr>
                <w:rFonts w:ascii="Calibri" w:hAnsi="Calibri"/>
                <w:sz w:val="14"/>
                <w:szCs w:val="14"/>
              </w:rPr>
              <w:t xml:space="preserve">one of the following </w:t>
            </w:r>
            <w:r w:rsidR="00D06F10" w:rsidRPr="00F607F1">
              <w:rPr>
                <w:rFonts w:ascii="Calibri" w:hAnsi="Calibri"/>
                <w:sz w:val="14"/>
                <w:szCs w:val="14"/>
              </w:rPr>
              <w:t xml:space="preserve">two </w:t>
            </w:r>
            <w:r w:rsidR="004D2B87" w:rsidRPr="00F607F1">
              <w:rPr>
                <w:rFonts w:ascii="Calibri" w:hAnsi="Calibri"/>
                <w:sz w:val="14"/>
                <w:szCs w:val="14"/>
              </w:rPr>
              <w:t>options:</w:t>
            </w:r>
          </w:p>
          <w:p w14:paraId="697B4AC3" w14:textId="426D468C" w:rsidR="004D2B87" w:rsidRPr="00F607F1" w:rsidRDefault="004D2B87" w:rsidP="004D2B87">
            <w:pPr>
              <w:keepNext/>
              <w:rPr>
                <w:rFonts w:ascii="Calibri" w:hAnsi="Calibri"/>
                <w:sz w:val="14"/>
                <w:szCs w:val="14"/>
              </w:rPr>
            </w:pPr>
            <w:r w:rsidRPr="00F607F1">
              <w:rPr>
                <w:rFonts w:ascii="Calibri" w:hAnsi="Calibri"/>
                <w:sz w:val="14"/>
                <w:szCs w:val="14"/>
              </w:rPr>
              <w:t>1:</w:t>
            </w:r>
            <w:r w:rsidR="00D06F10" w:rsidRPr="00F607F1">
              <w:rPr>
                <w:rFonts w:ascii="Calibri" w:hAnsi="Calibri"/>
                <w:sz w:val="14"/>
                <w:szCs w:val="14"/>
              </w:rPr>
              <w:t>[</w:t>
            </w:r>
            <w:r w:rsidRPr="00F607F1">
              <w:rPr>
                <w:rFonts w:ascii="Calibri" w:hAnsi="Calibri"/>
                <w:sz w:val="14"/>
                <w:szCs w:val="14"/>
              </w:rPr>
              <w:t>user select text value="</w:t>
            </w:r>
            <w:r w:rsidR="00C11A29" w:rsidRPr="00F607F1">
              <w:rPr>
                <w:rFonts w:ascii="Calibri" w:hAnsi="Calibri"/>
                <w:sz w:val="14"/>
                <w:szCs w:val="14"/>
              </w:rPr>
              <w:t>Certification Directory</w:t>
            </w:r>
            <w:r w:rsidRPr="00F607F1">
              <w:rPr>
                <w:rFonts w:ascii="Calibri" w:hAnsi="Calibri"/>
                <w:sz w:val="14"/>
                <w:szCs w:val="14"/>
              </w:rPr>
              <w:t xml:space="preserve"> Does Not Report a Value"</w:t>
            </w:r>
            <w:r w:rsidR="00D06F10" w:rsidRPr="00F607F1">
              <w:rPr>
                <w:rFonts w:ascii="Calibri" w:hAnsi="Calibri"/>
                <w:sz w:val="14"/>
                <w:szCs w:val="14"/>
              </w:rPr>
              <w:t>]</w:t>
            </w:r>
            <w:r w:rsidR="00CA530C" w:rsidRPr="00F607F1">
              <w:rPr>
                <w:rFonts w:ascii="Calibri" w:hAnsi="Calibri"/>
                <w:sz w:val="14"/>
                <w:szCs w:val="14"/>
              </w:rPr>
              <w:t>;</w:t>
            </w:r>
          </w:p>
          <w:p w14:paraId="5B1F03BA" w14:textId="596EE985" w:rsidR="00D06F10" w:rsidRPr="00F607F1" w:rsidRDefault="004D2B87" w:rsidP="00D14FC2">
            <w:pPr>
              <w:keepNext/>
              <w:rPr>
                <w:rFonts w:ascii="Calibri" w:hAnsi="Calibri"/>
                <w:sz w:val="14"/>
                <w:szCs w:val="14"/>
              </w:rPr>
            </w:pPr>
            <w:r w:rsidRPr="00F607F1">
              <w:rPr>
                <w:rFonts w:ascii="Calibri" w:hAnsi="Calibri"/>
                <w:sz w:val="14"/>
                <w:szCs w:val="14"/>
              </w:rPr>
              <w:t>2:</w:t>
            </w:r>
            <w:r w:rsidR="00D06F10" w:rsidRPr="00F607F1">
              <w:rPr>
                <w:rFonts w:ascii="Calibri" w:hAnsi="Calibri"/>
                <w:sz w:val="14"/>
                <w:szCs w:val="14"/>
              </w:rPr>
              <w:t>[</w:t>
            </w:r>
            <w:r w:rsidRPr="00F607F1">
              <w:rPr>
                <w:rFonts w:ascii="Calibri" w:hAnsi="Calibri"/>
                <w:sz w:val="14"/>
                <w:szCs w:val="14"/>
              </w:rPr>
              <w:t>user enter</w:t>
            </w:r>
            <w:r w:rsidR="003B1D03" w:rsidRPr="00F607F1">
              <w:rPr>
                <w:rFonts w:ascii="Calibri" w:hAnsi="Calibri"/>
                <w:sz w:val="14"/>
                <w:szCs w:val="14"/>
              </w:rPr>
              <w:t xml:space="preserve"> numeric</w:t>
            </w:r>
            <w:r w:rsidRPr="00F607F1">
              <w:rPr>
                <w:rFonts w:ascii="Calibri" w:hAnsi="Calibri"/>
                <w:sz w:val="14"/>
                <w:szCs w:val="14"/>
              </w:rPr>
              <w:t xml:space="preserve"> value</w:t>
            </w:r>
            <w:r w:rsidR="003B1D03" w:rsidRPr="00F607F1">
              <w:rPr>
                <w:rFonts w:ascii="Calibri" w:hAnsi="Calibri"/>
                <w:sz w:val="14"/>
                <w:szCs w:val="14"/>
              </w:rPr>
              <w:t xml:space="preserve">, xx.x; </w:t>
            </w:r>
            <w:r w:rsidRPr="00F607F1">
              <w:rPr>
                <w:rFonts w:ascii="Calibri" w:hAnsi="Calibri"/>
                <w:b/>
                <w:sz w:val="14"/>
                <w:szCs w:val="14"/>
              </w:rPr>
              <w:t>and</w:t>
            </w:r>
            <w:r w:rsidR="003B1D03" w:rsidRPr="00F607F1">
              <w:rPr>
                <w:rFonts w:ascii="Calibri" w:hAnsi="Calibri"/>
                <w:sz w:val="14"/>
                <w:szCs w:val="14"/>
              </w:rPr>
              <w:t xml:space="preserve"> </w:t>
            </w:r>
          </w:p>
          <w:p w14:paraId="54954F01" w14:textId="77777777" w:rsidR="00D06F10"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C05 to comply</w:t>
            </w:r>
            <w:r w:rsidR="00D06F10" w:rsidRPr="00F607F1">
              <w:rPr>
                <w:rFonts w:ascii="Calibri" w:hAnsi="Calibri"/>
                <w:sz w:val="14"/>
                <w:szCs w:val="14"/>
              </w:rPr>
              <w:t>]</w:t>
            </w:r>
            <w:r w:rsidRPr="00F607F1">
              <w:rPr>
                <w:rFonts w:ascii="Calibri" w:hAnsi="Calibri"/>
                <w:sz w:val="14"/>
                <w:szCs w:val="14"/>
              </w:rPr>
              <w:t xml:space="preserve">; </w:t>
            </w:r>
          </w:p>
          <w:p w14:paraId="1F9B9949" w14:textId="0C55D9E8"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 xml:space="preserve">flag non-compliant value and </w:t>
            </w:r>
            <w:r w:rsidR="009B4B1B" w:rsidRPr="00F607F1">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C06=N/A, then result=NA;</w:t>
            </w:r>
          </w:p>
          <w:p w14:paraId="779AD09D" w14:textId="77777777" w:rsidR="00C11A29" w:rsidRPr="00F607F1" w:rsidRDefault="00D14FC2" w:rsidP="004D2B87">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3B1D03" w:rsidRPr="00F607F1">
              <w:rPr>
                <w:rFonts w:ascii="Calibri" w:hAnsi="Calibri"/>
                <w:sz w:val="14"/>
                <w:szCs w:val="14"/>
              </w:rPr>
              <w:t xml:space="preserve">user input, numeric, xx.x;  </w:t>
            </w:r>
          </w:p>
          <w:p w14:paraId="27599AA3" w14:textId="77777777" w:rsidR="00C11A29" w:rsidRPr="00F607F1" w:rsidRDefault="00C11A29" w:rsidP="004D2B87">
            <w:pPr>
              <w:keepNext/>
              <w:rPr>
                <w:rFonts w:ascii="Calibri" w:hAnsi="Calibri"/>
                <w:sz w:val="14"/>
                <w:szCs w:val="14"/>
              </w:rPr>
            </w:pPr>
          </w:p>
          <w:p w14:paraId="665F43C4" w14:textId="2D56F71D" w:rsidR="004D2B87" w:rsidRPr="00F607F1" w:rsidRDefault="004D2B87" w:rsidP="004D2B87">
            <w:pPr>
              <w:keepNext/>
              <w:rPr>
                <w:rFonts w:ascii="Calibri" w:hAnsi="Calibri"/>
                <w:sz w:val="14"/>
                <w:szCs w:val="14"/>
              </w:rPr>
            </w:pPr>
            <w:r w:rsidRPr="00F607F1">
              <w:rPr>
                <w:rFonts w:ascii="Calibri" w:hAnsi="Calibri"/>
                <w:b/>
                <w:sz w:val="14"/>
                <w:szCs w:val="14"/>
              </w:rPr>
              <w:t>and</w:t>
            </w:r>
            <w:r w:rsidRPr="00F607F1">
              <w:rPr>
                <w:rFonts w:ascii="Calibri" w:hAnsi="Calibri"/>
                <w:sz w:val="14"/>
                <w:szCs w:val="14"/>
              </w:rPr>
              <w:t xml:space="preserve"> for all systems except for those with a value in </w:t>
            </w:r>
            <w:r w:rsidR="00234F7F" w:rsidRPr="00F607F1">
              <w:rPr>
                <w:rFonts w:ascii="Calibri" w:hAnsi="Calibri"/>
                <w:sz w:val="14"/>
                <w:szCs w:val="14"/>
              </w:rPr>
              <w:t>[</w:t>
            </w:r>
            <w:r w:rsidRPr="00F607F1">
              <w:rPr>
                <w:rFonts w:ascii="Calibri" w:hAnsi="Calibri"/>
                <w:sz w:val="14"/>
                <w:szCs w:val="14"/>
              </w:rPr>
              <w:t>D04</w:t>
            </w:r>
            <w:r w:rsidR="00234F7F" w:rsidRPr="00F607F1">
              <w:rPr>
                <w:rFonts w:ascii="Calibri" w:hAnsi="Calibri"/>
                <w:sz w:val="14"/>
                <w:szCs w:val="14"/>
              </w:rPr>
              <w:t xml:space="preserve"> or D05]</w:t>
            </w:r>
            <w:r w:rsidRPr="00F607F1">
              <w:rPr>
                <w:rFonts w:ascii="Calibri" w:hAnsi="Calibri"/>
                <w:sz w:val="14"/>
                <w:szCs w:val="14"/>
              </w:rPr>
              <w:t>= one of the following three:</w:t>
            </w:r>
          </w:p>
          <w:p w14:paraId="6FB7B248" w14:textId="65C439B7" w:rsidR="004D2B87" w:rsidRPr="00F607F1" w:rsidRDefault="004D2B87" w:rsidP="004D2B87">
            <w:pPr>
              <w:keepNext/>
              <w:rPr>
                <w:rFonts w:ascii="Calibri" w:hAnsi="Calibri"/>
                <w:sz w:val="14"/>
                <w:szCs w:val="14"/>
              </w:rPr>
            </w:pPr>
            <w:r w:rsidRPr="00F607F1">
              <w:rPr>
                <w:rFonts w:ascii="Calibri" w:hAnsi="Calibri"/>
                <w:sz w:val="14"/>
                <w:szCs w:val="14"/>
              </w:rPr>
              <w:t xml:space="preserve">*VCHP-Ducted </w:t>
            </w:r>
          </w:p>
          <w:p w14:paraId="753F6C90" w14:textId="33E70091" w:rsidR="004D2B87" w:rsidRPr="00F607F1" w:rsidRDefault="004D2B87" w:rsidP="004D2B87">
            <w:pPr>
              <w:keepNext/>
              <w:rPr>
                <w:rFonts w:ascii="Calibri" w:hAnsi="Calibri"/>
                <w:sz w:val="14"/>
                <w:szCs w:val="14"/>
              </w:rPr>
            </w:pPr>
            <w:r w:rsidRPr="00F607F1">
              <w:rPr>
                <w:rFonts w:ascii="Calibri" w:hAnsi="Calibri"/>
                <w:sz w:val="14"/>
                <w:szCs w:val="14"/>
              </w:rPr>
              <w:t>*VCHP-Ductless</w:t>
            </w:r>
          </w:p>
          <w:p w14:paraId="10333BCF" w14:textId="612A5E9A" w:rsidR="004D2B87" w:rsidRPr="00F607F1" w:rsidRDefault="004D2B87" w:rsidP="004D2B87">
            <w:pPr>
              <w:keepNext/>
              <w:rPr>
                <w:rFonts w:ascii="Calibri" w:hAnsi="Calibri"/>
                <w:sz w:val="14"/>
                <w:szCs w:val="14"/>
              </w:rPr>
            </w:pPr>
            <w:r w:rsidRPr="00F607F1">
              <w:rPr>
                <w:rFonts w:ascii="Calibri" w:hAnsi="Calibri"/>
                <w:sz w:val="14"/>
                <w:szCs w:val="14"/>
              </w:rPr>
              <w:t>*VCHP-Ducted+Ductless,</w:t>
            </w:r>
          </w:p>
          <w:p w14:paraId="2D3615F0" w14:textId="77777777" w:rsidR="008F039E"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C06, to comply; </w:t>
            </w:r>
          </w:p>
          <w:p w14:paraId="1F9B994B" w14:textId="2DD3B0E5"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890" w:type="dxa"/>
            <w:tcMar>
              <w:left w:w="43" w:type="dxa"/>
              <w:right w:w="43" w:type="dxa"/>
            </w:tcMar>
          </w:tcPr>
          <w:p w14:paraId="1F9B994C"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if value in C07=N/A, then result=NA;</w:t>
            </w:r>
          </w:p>
          <w:p w14:paraId="5CF2EF65" w14:textId="77777777" w:rsidR="004D2B87" w:rsidRPr="00F607F1" w:rsidRDefault="00D14FC2" w:rsidP="00D14FC2">
            <w:pPr>
              <w:keepNext/>
              <w:rPr>
                <w:rFonts w:ascii="Calibri" w:hAnsi="Calibri"/>
                <w:sz w:val="14"/>
                <w:szCs w:val="14"/>
              </w:rPr>
            </w:pPr>
            <w:r w:rsidRPr="00F607F1">
              <w:rPr>
                <w:rFonts w:ascii="Calibri" w:hAnsi="Calibri"/>
                <w:sz w:val="14"/>
                <w:szCs w:val="14"/>
              </w:rPr>
              <w:t xml:space="preserve">else </w:t>
            </w:r>
            <w:r w:rsidR="003B1D03" w:rsidRPr="00F607F1">
              <w:rPr>
                <w:rFonts w:ascii="Calibri" w:hAnsi="Calibri"/>
                <w:sz w:val="14"/>
                <w:szCs w:val="14"/>
              </w:rPr>
              <w:t xml:space="preserve">user input, numeric, xx.x;  </w:t>
            </w:r>
          </w:p>
          <w:p w14:paraId="3959B8CF" w14:textId="77777777" w:rsidR="004D2B87" w:rsidRPr="00F607F1" w:rsidRDefault="004D2B87" w:rsidP="00D14FC2">
            <w:pPr>
              <w:keepNext/>
              <w:rPr>
                <w:rFonts w:ascii="Calibri" w:hAnsi="Calibri"/>
                <w:sz w:val="14"/>
                <w:szCs w:val="14"/>
              </w:rPr>
            </w:pPr>
          </w:p>
          <w:p w14:paraId="24471D04" w14:textId="01D2030F" w:rsidR="004D2B87" w:rsidRPr="00F607F1" w:rsidRDefault="004D2B87" w:rsidP="004D2B87">
            <w:pPr>
              <w:keepNext/>
              <w:rPr>
                <w:rFonts w:ascii="Calibri" w:hAnsi="Calibri"/>
                <w:sz w:val="14"/>
                <w:szCs w:val="14"/>
              </w:rPr>
            </w:pPr>
            <w:r w:rsidRPr="00F607F1">
              <w:rPr>
                <w:rFonts w:ascii="Calibri" w:hAnsi="Calibri"/>
                <w:sz w:val="14"/>
                <w:szCs w:val="14"/>
              </w:rPr>
              <w:t xml:space="preserve">and for all systems except for those with a value in </w:t>
            </w:r>
            <w:r w:rsidR="00234F7F" w:rsidRPr="00F607F1">
              <w:rPr>
                <w:rFonts w:ascii="Calibri" w:hAnsi="Calibri"/>
                <w:sz w:val="14"/>
                <w:szCs w:val="14"/>
              </w:rPr>
              <w:t>[</w:t>
            </w:r>
            <w:r w:rsidRPr="00F607F1">
              <w:rPr>
                <w:rFonts w:ascii="Calibri" w:hAnsi="Calibri"/>
                <w:sz w:val="14"/>
                <w:szCs w:val="14"/>
              </w:rPr>
              <w:t>D04</w:t>
            </w:r>
            <w:r w:rsidR="00234F7F" w:rsidRPr="00F607F1">
              <w:rPr>
                <w:rFonts w:ascii="Calibri" w:hAnsi="Calibri"/>
                <w:sz w:val="14"/>
                <w:szCs w:val="14"/>
              </w:rPr>
              <w:t xml:space="preserve"> or D05]</w:t>
            </w:r>
            <w:r w:rsidRPr="00F607F1">
              <w:rPr>
                <w:rFonts w:ascii="Calibri" w:hAnsi="Calibri"/>
                <w:sz w:val="14"/>
                <w:szCs w:val="14"/>
              </w:rPr>
              <w:t>= one of the following three:</w:t>
            </w:r>
          </w:p>
          <w:p w14:paraId="5730D661" w14:textId="02405E7A" w:rsidR="004D2B87" w:rsidRPr="00F607F1" w:rsidRDefault="004D2B87" w:rsidP="004D2B87">
            <w:pPr>
              <w:keepNext/>
              <w:rPr>
                <w:rFonts w:ascii="Calibri" w:hAnsi="Calibri"/>
                <w:sz w:val="14"/>
                <w:szCs w:val="14"/>
              </w:rPr>
            </w:pPr>
            <w:r w:rsidRPr="00F607F1">
              <w:rPr>
                <w:rFonts w:ascii="Calibri" w:hAnsi="Calibri"/>
                <w:sz w:val="14"/>
                <w:szCs w:val="14"/>
              </w:rPr>
              <w:t xml:space="preserve">*VCHP-Ducted </w:t>
            </w:r>
          </w:p>
          <w:p w14:paraId="079D1C5C" w14:textId="7A75235E" w:rsidR="004D2B87" w:rsidRPr="00F607F1" w:rsidRDefault="004D2B87" w:rsidP="004D2B87">
            <w:pPr>
              <w:keepNext/>
              <w:rPr>
                <w:rFonts w:ascii="Calibri" w:hAnsi="Calibri"/>
                <w:sz w:val="14"/>
                <w:szCs w:val="14"/>
              </w:rPr>
            </w:pPr>
            <w:r w:rsidRPr="00F607F1">
              <w:rPr>
                <w:rFonts w:ascii="Calibri" w:hAnsi="Calibri"/>
                <w:sz w:val="14"/>
                <w:szCs w:val="14"/>
              </w:rPr>
              <w:t>*VCHP-Ductless</w:t>
            </w:r>
          </w:p>
          <w:p w14:paraId="406397A2" w14:textId="7ADABE10" w:rsidR="004D2B87" w:rsidRPr="00F607F1" w:rsidRDefault="004D2B87" w:rsidP="004D2B87">
            <w:pPr>
              <w:keepNext/>
              <w:rPr>
                <w:rFonts w:ascii="Calibri" w:hAnsi="Calibri"/>
                <w:sz w:val="14"/>
                <w:szCs w:val="14"/>
              </w:rPr>
            </w:pPr>
            <w:r w:rsidRPr="00F607F1">
              <w:rPr>
                <w:rFonts w:ascii="Calibri" w:hAnsi="Calibri"/>
                <w:sz w:val="14"/>
                <w:szCs w:val="14"/>
              </w:rPr>
              <w:t>*VCHP-Ducted+Ductless,</w:t>
            </w:r>
          </w:p>
          <w:p w14:paraId="0064B6E3" w14:textId="77777777" w:rsidR="008F039E"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C07, to comply; </w:t>
            </w:r>
          </w:p>
          <w:p w14:paraId="1F9B994D" w14:textId="16B6DDB9"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167" w:type="dxa"/>
            <w:tcMar>
              <w:left w:w="43" w:type="dxa"/>
              <w:right w:w="43" w:type="dxa"/>
            </w:tcMar>
          </w:tcPr>
          <w:p w14:paraId="1F9B994E" w14:textId="77777777" w:rsidR="003B1D03" w:rsidRPr="00F607F1" w:rsidRDefault="003B1D03" w:rsidP="00E91CEC">
            <w:pPr>
              <w:keepNext/>
              <w:rPr>
                <w:rFonts w:ascii="Calibri" w:hAnsi="Calibri"/>
                <w:sz w:val="14"/>
                <w:szCs w:val="14"/>
              </w:rPr>
            </w:pPr>
            <w:r w:rsidRPr="00F607F1">
              <w:rPr>
                <w:rFonts w:ascii="Calibri" w:hAnsi="Calibri"/>
                <w:sz w:val="14"/>
                <w:szCs w:val="14"/>
              </w:rPr>
              <w:t>&lt;&lt;user input, numeric, xxxxxx&gt;&gt;</w:t>
            </w:r>
          </w:p>
        </w:tc>
        <w:tc>
          <w:tcPr>
            <w:tcW w:w="1168" w:type="dxa"/>
            <w:tcMar>
              <w:left w:w="43" w:type="dxa"/>
              <w:right w:w="43" w:type="dxa"/>
            </w:tcMar>
          </w:tcPr>
          <w:p w14:paraId="1F9B994F" w14:textId="77777777" w:rsidR="003B1D03" w:rsidRPr="00F607F1" w:rsidRDefault="003B1D03" w:rsidP="00E91CEC">
            <w:pPr>
              <w:keepNext/>
              <w:rPr>
                <w:rFonts w:ascii="Calibri" w:hAnsi="Calibri"/>
                <w:sz w:val="14"/>
                <w:szCs w:val="14"/>
              </w:rPr>
            </w:pPr>
            <w:r w:rsidRPr="00F607F1">
              <w:rPr>
                <w:rFonts w:ascii="Calibri" w:hAnsi="Calibri"/>
                <w:sz w:val="14"/>
                <w:szCs w:val="14"/>
              </w:rPr>
              <w:t>&lt;&lt;user input, numeric, x.x&gt;&gt;</w:t>
            </w:r>
          </w:p>
        </w:tc>
      </w:tr>
      <w:tr w:rsidR="00815DD0" w:rsidRPr="00F607F1" w14:paraId="1F9B995B" w14:textId="77777777" w:rsidTr="00415FE8">
        <w:trPr>
          <w:cantSplit/>
          <w:trHeight w:val="288"/>
        </w:trPr>
        <w:tc>
          <w:tcPr>
            <w:tcW w:w="1255" w:type="dxa"/>
          </w:tcPr>
          <w:p w14:paraId="1F9B9951" w14:textId="33DEDC03" w:rsidR="003B1D03" w:rsidRPr="00F607F1" w:rsidRDefault="003B1D03" w:rsidP="000E3F77">
            <w:pPr>
              <w:keepNext/>
              <w:rPr>
                <w:rFonts w:ascii="Calibri" w:hAnsi="Calibri"/>
                <w:sz w:val="14"/>
                <w:szCs w:val="14"/>
              </w:rPr>
            </w:pPr>
          </w:p>
        </w:tc>
        <w:tc>
          <w:tcPr>
            <w:tcW w:w="1260" w:type="dxa"/>
          </w:tcPr>
          <w:p w14:paraId="1F9B9952" w14:textId="77777777" w:rsidR="003B1D03" w:rsidRPr="00F607F1" w:rsidRDefault="003B1D03" w:rsidP="000E3F77">
            <w:pPr>
              <w:keepNext/>
              <w:rPr>
                <w:rFonts w:ascii="Calibri" w:hAnsi="Calibri"/>
                <w:sz w:val="14"/>
                <w:szCs w:val="14"/>
              </w:rPr>
            </w:pPr>
          </w:p>
        </w:tc>
        <w:tc>
          <w:tcPr>
            <w:tcW w:w="1260" w:type="dxa"/>
          </w:tcPr>
          <w:p w14:paraId="1F9B9953" w14:textId="77777777" w:rsidR="003B1D03" w:rsidRPr="00F607F1" w:rsidRDefault="003B1D03" w:rsidP="000E3F77">
            <w:pPr>
              <w:keepNext/>
              <w:rPr>
                <w:rFonts w:ascii="Calibri" w:hAnsi="Calibri"/>
                <w:sz w:val="14"/>
                <w:szCs w:val="14"/>
              </w:rPr>
            </w:pPr>
          </w:p>
        </w:tc>
        <w:tc>
          <w:tcPr>
            <w:tcW w:w="1890" w:type="dxa"/>
          </w:tcPr>
          <w:p w14:paraId="1F9B9954" w14:textId="77777777" w:rsidR="003B1D03" w:rsidRPr="00F607F1" w:rsidRDefault="003B1D03" w:rsidP="000E3F77">
            <w:pPr>
              <w:keepNext/>
              <w:rPr>
                <w:rFonts w:ascii="Calibri" w:hAnsi="Calibri"/>
                <w:sz w:val="14"/>
                <w:szCs w:val="14"/>
              </w:rPr>
            </w:pPr>
          </w:p>
        </w:tc>
        <w:tc>
          <w:tcPr>
            <w:tcW w:w="1170" w:type="dxa"/>
          </w:tcPr>
          <w:p w14:paraId="1F9B9955" w14:textId="77777777" w:rsidR="003B1D03" w:rsidRPr="00F607F1" w:rsidRDefault="003B1D03" w:rsidP="000E3F77">
            <w:pPr>
              <w:keepNext/>
              <w:rPr>
                <w:rFonts w:ascii="Calibri" w:hAnsi="Calibri"/>
                <w:sz w:val="14"/>
                <w:szCs w:val="14"/>
              </w:rPr>
            </w:pPr>
          </w:p>
        </w:tc>
        <w:tc>
          <w:tcPr>
            <w:tcW w:w="1440" w:type="dxa"/>
          </w:tcPr>
          <w:p w14:paraId="1F9B9956" w14:textId="77777777" w:rsidR="003B1D03" w:rsidRPr="00F607F1" w:rsidRDefault="003B1D03" w:rsidP="000E3F77">
            <w:pPr>
              <w:keepNext/>
              <w:rPr>
                <w:rFonts w:ascii="Calibri" w:hAnsi="Calibri"/>
                <w:sz w:val="14"/>
                <w:szCs w:val="14"/>
              </w:rPr>
            </w:pPr>
          </w:p>
        </w:tc>
        <w:tc>
          <w:tcPr>
            <w:tcW w:w="1890" w:type="dxa"/>
          </w:tcPr>
          <w:p w14:paraId="1F9B9957" w14:textId="77777777" w:rsidR="003B1D03" w:rsidRPr="00F607F1" w:rsidRDefault="003B1D03" w:rsidP="000E3F77">
            <w:pPr>
              <w:keepNext/>
              <w:rPr>
                <w:rFonts w:ascii="Calibri" w:hAnsi="Calibri"/>
                <w:sz w:val="14"/>
                <w:szCs w:val="14"/>
              </w:rPr>
            </w:pPr>
          </w:p>
        </w:tc>
        <w:tc>
          <w:tcPr>
            <w:tcW w:w="1890" w:type="dxa"/>
          </w:tcPr>
          <w:p w14:paraId="1F9B9958" w14:textId="77777777" w:rsidR="003B1D03" w:rsidRPr="00F607F1" w:rsidRDefault="003B1D03" w:rsidP="000E3F77">
            <w:pPr>
              <w:keepNext/>
              <w:rPr>
                <w:rFonts w:ascii="Calibri" w:hAnsi="Calibri"/>
                <w:sz w:val="14"/>
                <w:szCs w:val="14"/>
              </w:rPr>
            </w:pPr>
          </w:p>
        </w:tc>
        <w:tc>
          <w:tcPr>
            <w:tcW w:w="1167" w:type="dxa"/>
          </w:tcPr>
          <w:p w14:paraId="1F9B9959" w14:textId="77777777" w:rsidR="003B1D03" w:rsidRPr="00F607F1" w:rsidRDefault="003B1D03" w:rsidP="000E3F77">
            <w:pPr>
              <w:keepNext/>
              <w:rPr>
                <w:rFonts w:ascii="Calibri" w:hAnsi="Calibri"/>
                <w:sz w:val="14"/>
                <w:szCs w:val="14"/>
              </w:rPr>
            </w:pPr>
          </w:p>
        </w:tc>
        <w:tc>
          <w:tcPr>
            <w:tcW w:w="1168" w:type="dxa"/>
          </w:tcPr>
          <w:p w14:paraId="1F9B995A" w14:textId="77777777" w:rsidR="003B1D03" w:rsidRPr="00F607F1" w:rsidRDefault="003B1D03" w:rsidP="000E3F77">
            <w:pPr>
              <w:keepNext/>
              <w:rPr>
                <w:rFonts w:ascii="Calibri" w:hAnsi="Calibri"/>
                <w:sz w:val="14"/>
                <w:szCs w:val="14"/>
              </w:rPr>
            </w:pPr>
          </w:p>
        </w:tc>
      </w:tr>
      <w:tr w:rsidR="003B1D03" w:rsidRPr="00F607F1" w14:paraId="1F9B9968" w14:textId="77777777" w:rsidTr="00815DD0">
        <w:trPr>
          <w:cantSplit/>
        </w:trPr>
        <w:tc>
          <w:tcPr>
            <w:tcW w:w="14390" w:type="dxa"/>
            <w:gridSpan w:val="10"/>
          </w:tcPr>
          <w:p w14:paraId="1F9B9967" w14:textId="77777777" w:rsidR="003B1D03" w:rsidRPr="00F607F1" w:rsidRDefault="003B1D03" w:rsidP="00E91CEC">
            <w:pPr>
              <w:keepNext/>
              <w:rPr>
                <w:rFonts w:ascii="Calibri" w:hAnsi="Calibri"/>
                <w:sz w:val="18"/>
                <w:szCs w:val="18"/>
              </w:rPr>
            </w:pPr>
            <w:r w:rsidRPr="00F607F1">
              <w:rPr>
                <w:rFonts w:ascii="Calibri" w:hAnsi="Calibri"/>
                <w:sz w:val="18"/>
                <w:szCs w:val="18"/>
              </w:rPr>
              <w:t>Notes:</w:t>
            </w:r>
          </w:p>
        </w:tc>
      </w:tr>
    </w:tbl>
    <w:p w14:paraId="1F9B9969" w14:textId="77777777" w:rsidR="007B799C" w:rsidRPr="00F607F1" w:rsidRDefault="007B799C" w:rsidP="008846F4">
      <w:pPr>
        <w:rPr>
          <w:rFonts w:ascii="Calibri" w:hAnsi="Calibri"/>
          <w:sz w:val="18"/>
          <w:szCs w:val="18"/>
        </w:rPr>
      </w:pPr>
    </w:p>
    <w:p w14:paraId="1F9B996A" w14:textId="6AC65948" w:rsidR="00322694" w:rsidRDefault="00322694">
      <w:pPr>
        <w:rPr>
          <w:rFonts w:ascii="Calibri" w:hAnsi="Calibri"/>
          <w:sz w:val="18"/>
          <w:szCs w:val="18"/>
        </w:rPr>
      </w:pPr>
      <w:r>
        <w:rPr>
          <w:rFonts w:ascii="Calibri" w:hAnsi="Calibri"/>
          <w:sz w:val="18"/>
          <w:szCs w:val="18"/>
        </w:rPr>
        <w:br w:type="page"/>
      </w:r>
    </w:p>
    <w:tbl>
      <w:tblPr>
        <w:tblpPr w:leftFromText="180" w:rightFromText="180" w:vertAnchor="text" w:tblpY="1"/>
        <w:tblOverlap w:val="neve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2"/>
        <w:gridCol w:w="1062"/>
        <w:gridCol w:w="1153"/>
        <w:gridCol w:w="1153"/>
        <w:gridCol w:w="1241"/>
        <w:gridCol w:w="1241"/>
        <w:gridCol w:w="1241"/>
        <w:gridCol w:w="1153"/>
        <w:gridCol w:w="1153"/>
        <w:gridCol w:w="975"/>
        <w:gridCol w:w="1863"/>
        <w:gridCol w:w="1345"/>
      </w:tblGrid>
      <w:tr w:rsidR="000F7E99" w:rsidRPr="00F607F1" w14:paraId="593F57C6" w14:textId="05F10DA1" w:rsidTr="00E81505">
        <w:trPr>
          <w:trHeight w:val="224"/>
        </w:trPr>
        <w:tc>
          <w:tcPr>
            <w:tcW w:w="14463" w:type="dxa"/>
            <w:gridSpan w:val="12"/>
          </w:tcPr>
          <w:p w14:paraId="2576D04B" w14:textId="34BA78C1" w:rsidR="000F7E99" w:rsidRPr="00F607F1" w:rsidRDefault="000F7E99" w:rsidP="00322694">
            <w:pPr>
              <w:keepNext/>
              <w:rPr>
                <w:rFonts w:ascii="Calibri" w:hAnsi="Calibri"/>
                <w:b/>
                <w:sz w:val="18"/>
                <w:szCs w:val="24"/>
              </w:rPr>
            </w:pPr>
            <w:r w:rsidRPr="00F607F1">
              <w:rPr>
                <w:rFonts w:ascii="Calibri" w:hAnsi="Calibri"/>
                <w:b/>
                <w:sz w:val="18"/>
                <w:szCs w:val="24"/>
              </w:rPr>
              <w:lastRenderedPageBreak/>
              <w:t>K. Altered Space Conditioning System Duct Information (&lt;75% of duct system is altered; or duct system is not altered)</w:t>
            </w:r>
          </w:p>
          <w:p w14:paraId="5A2181C5" w14:textId="77777777" w:rsidR="000F7E99" w:rsidRPr="00F607F1" w:rsidRDefault="000F7E99" w:rsidP="00322694">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section E does not apply, then display the section does not apply message; </w:t>
            </w:r>
          </w:p>
          <w:p w14:paraId="527C4911" w14:textId="77777777" w:rsidR="000F7E99" w:rsidRPr="00F607F1" w:rsidRDefault="000F7E99" w:rsidP="00322694">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section E applies, </w:t>
            </w:r>
          </w:p>
          <w:p w14:paraId="050BFD9A" w14:textId="7777777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for each SC System in Section E for which E03 = yes, </w:t>
            </w:r>
            <w:r w:rsidRPr="00F607F1">
              <w:rPr>
                <w:rFonts w:ascii="Calibri" w:hAnsi="Calibri"/>
                <w:b/>
                <w:sz w:val="12"/>
                <w:szCs w:val="12"/>
              </w:rPr>
              <w:t>and</w:t>
            </w:r>
            <w:r w:rsidRPr="00F607F1">
              <w:rPr>
                <w:rFonts w:ascii="Calibri" w:hAnsi="Calibri"/>
                <w:sz w:val="12"/>
                <w:szCs w:val="12"/>
              </w:rPr>
              <w:t xml:space="preserve"> the alteration type value in column E09 is equal to one of the following two: 1:</w:t>
            </w:r>
            <w:r w:rsidRPr="00F607F1">
              <w:rPr>
                <w:rFonts w:ascii="Calibri" w:hAnsi="Calibri"/>
                <w:b/>
                <w:sz w:val="12"/>
                <w:szCs w:val="12"/>
              </w:rPr>
              <w:t>[</w:t>
            </w:r>
            <w:r w:rsidRPr="00F607F1">
              <w:rPr>
                <w:rFonts w:ascii="Calibri" w:hAnsi="Calibri"/>
                <w:sz w:val="12"/>
                <w:szCs w:val="12"/>
              </w:rPr>
              <w:t>Extension of Existing Duct System</w:t>
            </w:r>
            <w:r w:rsidRPr="00F607F1">
              <w:rPr>
                <w:rFonts w:ascii="Calibri" w:hAnsi="Calibri"/>
                <w:b/>
                <w:sz w:val="12"/>
                <w:szCs w:val="12"/>
              </w:rPr>
              <w:t>]</w:t>
            </w:r>
            <w:r w:rsidRPr="00F607F1">
              <w:rPr>
                <w:rFonts w:ascii="Calibri" w:hAnsi="Calibri"/>
                <w:sz w:val="12"/>
                <w:szCs w:val="12"/>
              </w:rPr>
              <w:t>,  2:</w:t>
            </w:r>
            <w:r w:rsidRPr="00F607F1">
              <w:rPr>
                <w:rFonts w:ascii="Calibri" w:hAnsi="Calibri"/>
                <w:b/>
                <w:sz w:val="12"/>
                <w:szCs w:val="12"/>
              </w:rPr>
              <w:t>[</w:t>
            </w:r>
            <w:r w:rsidRPr="00F607F1">
              <w:rPr>
                <w:rFonts w:ascii="Calibri" w:hAnsi="Calibri"/>
                <w:sz w:val="12"/>
                <w:szCs w:val="12"/>
              </w:rPr>
              <w:t>Altered Space Conditioning System</w:t>
            </w:r>
            <w:r w:rsidRPr="00F607F1">
              <w:rPr>
                <w:rFonts w:ascii="Calibri" w:hAnsi="Calibri"/>
                <w:b/>
                <w:sz w:val="12"/>
                <w:szCs w:val="12"/>
              </w:rPr>
              <w:t>]</w:t>
            </w:r>
            <w:r w:rsidRPr="00F607F1">
              <w:rPr>
                <w:rFonts w:ascii="Calibri" w:hAnsi="Calibri"/>
                <w:sz w:val="12"/>
                <w:szCs w:val="12"/>
              </w:rPr>
              <w:t xml:space="preserve">, </w:t>
            </w:r>
          </w:p>
          <w:p w14:paraId="380CAA0E" w14:textId="77777777" w:rsidR="000F7E99" w:rsidRPr="00F607F1" w:rsidRDefault="000F7E99" w:rsidP="00322694">
            <w:pPr>
              <w:keepNext/>
              <w:rPr>
                <w:rFonts w:ascii="Calibri" w:hAnsi="Calibri"/>
                <w:sz w:val="12"/>
                <w:szCs w:val="12"/>
              </w:rPr>
            </w:pPr>
            <w:r w:rsidRPr="00F607F1">
              <w:rPr>
                <w:rFonts w:ascii="Calibri" w:hAnsi="Calibri"/>
                <w:b/>
                <w:sz w:val="12"/>
                <w:szCs w:val="12"/>
              </w:rPr>
              <w:t>do</w:t>
            </w:r>
            <w:r w:rsidRPr="00F607F1">
              <w:rPr>
                <w:rFonts w:ascii="Calibri" w:hAnsi="Calibri"/>
                <w:sz w:val="12"/>
                <w:szCs w:val="12"/>
              </w:rPr>
              <w:t xml:space="preserve"> the following actions: A, B, C, D, E, F, G:</w:t>
            </w:r>
          </w:p>
          <w:p w14:paraId="58E49BE6"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A</w:t>
            </w:r>
            <w:r w:rsidRPr="00F607F1">
              <w:rPr>
                <w:rFonts w:ascii="Calibri" w:hAnsi="Calibri"/>
                <w:sz w:val="12"/>
                <w:szCs w:val="12"/>
              </w:rPr>
              <w:t>: require one row of data in this table for each space conditioning system in section F field F02 for which D04=Packaged Gas Furnace.</w:t>
            </w:r>
          </w:p>
          <w:p w14:paraId="4D9F601F" w14:textId="7FBB14E3" w:rsidR="000F7E99" w:rsidRPr="00F607F1" w:rsidRDefault="000F7E99" w:rsidP="00322694">
            <w:pPr>
              <w:rPr>
                <w:rFonts w:ascii="Calibri" w:eastAsia="Calibri" w:hAnsi="Calibri" w:cs="Calibri"/>
                <w:i/>
                <w:iCs/>
                <w:sz w:val="22"/>
                <w:szCs w:val="22"/>
              </w:rPr>
            </w:pPr>
            <w:r w:rsidRPr="00F607F1">
              <w:rPr>
                <w:rFonts w:ascii="Calibri" w:hAnsi="Calibri"/>
                <w:b/>
                <w:bCs/>
                <w:sz w:val="12"/>
                <w:szCs w:val="12"/>
              </w:rPr>
              <w:t>B</w:t>
            </w:r>
            <w:r w:rsidRPr="00F607F1">
              <w:rPr>
                <w:rFonts w:ascii="Calibri" w:hAnsi="Calibri"/>
                <w:sz w:val="12"/>
                <w:szCs w:val="12"/>
              </w:rPr>
              <w:t>:</w:t>
            </w:r>
            <w:r w:rsidR="00D7291D" w:rsidRPr="00F607F1">
              <w:rPr>
                <w:rFonts w:ascii="Calibri" w:eastAsia="Calibri" w:hAnsi="Calibri" w:cs="Calibri"/>
                <w:iCs/>
                <w:color w:val="1F497D" w:themeColor="text2"/>
                <w:sz w:val="22"/>
                <w:szCs w:val="22"/>
              </w:rPr>
              <w:t xml:space="preserve"> </w:t>
            </w:r>
            <w:r w:rsidR="6496E69A" w:rsidRPr="00F607F1">
              <w:rPr>
                <w:rFonts w:ascii="Calibri" w:eastAsia="Calibri" w:hAnsi="Calibri" w:cs="Calibri"/>
                <w:iCs/>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r w:rsidR="00B06293" w:rsidRPr="00F607F1">
              <w:rPr>
                <w:rFonts w:ascii="Calibri" w:eastAsia="Calibri" w:hAnsi="Calibri" w:cs="Calibri"/>
                <w:iCs/>
                <w:sz w:val="12"/>
                <w:szCs w:val="12"/>
              </w:rPr>
              <w:t>;</w:t>
            </w:r>
          </w:p>
          <w:p w14:paraId="38EE6C7A"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C</w:t>
            </w:r>
            <w:r w:rsidRPr="00F607F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F607F1">
              <w:rPr>
                <w:rFonts w:ascii="Calibri" w:hAnsi="Calibri" w:cs="Calibri"/>
                <w:sz w:val="12"/>
                <w:szCs w:val="12"/>
              </w:rPr>
              <w:t>≠</w:t>
            </w:r>
            <w:r w:rsidRPr="00F607F1">
              <w:rPr>
                <w:rFonts w:ascii="Calibri" w:hAnsi="Calibri"/>
                <w:sz w:val="12"/>
                <w:szCs w:val="12"/>
              </w:rPr>
              <w:t>G02];</w:t>
            </w:r>
          </w:p>
          <w:p w14:paraId="2DC44882"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D</w:t>
            </w:r>
            <w:r w:rsidRPr="00F607F1">
              <w:rPr>
                <w:rFonts w:ascii="Calibri" w:hAnsi="Calibri"/>
                <w:sz w:val="12"/>
                <w:szCs w:val="12"/>
              </w:rPr>
              <w:t>: require one row in this table for each space conditioning system in Section I field I02 that meets both of the following two conditions:</w:t>
            </w:r>
            <w:r w:rsidRPr="00F607F1">
              <w:rPr>
                <w:sz w:val="12"/>
                <w:szCs w:val="12"/>
              </w:rPr>
              <w:t xml:space="preserve"> </w:t>
            </w:r>
            <w:r w:rsidRPr="00F607F1">
              <w:rPr>
                <w:rFonts w:ascii="Calibri" w:hAnsi="Calibri"/>
                <w:sz w:val="12"/>
                <w:szCs w:val="12"/>
              </w:rPr>
              <w:t>1:[value in D05=central packaged HP, or central large packaged HP], 2:[the same packaged unit is not already listed in section F thus F02≠I02];</w:t>
            </w:r>
          </w:p>
          <w:p w14:paraId="5E1E61F1"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E:</w:t>
            </w:r>
            <w:r w:rsidRPr="00F607F1">
              <w:rPr>
                <w:rFonts w:ascii="Calibri" w:hAnsi="Calibri"/>
                <w:sz w:val="12"/>
                <w:szCs w:val="12"/>
              </w:rPr>
              <w:t xml:space="preserve"> require one row of data in this table for each of the indoor units in F03 for which the value in F05 = one of the following two values [*Ducted&gt;10ft length; *Ducted ≤10ft length]</w:t>
            </w:r>
          </w:p>
          <w:p w14:paraId="4EA035AA" w14:textId="77777777" w:rsidR="000F7E99" w:rsidRPr="00F607F1" w:rsidRDefault="000F7E99" w:rsidP="00322694">
            <w:pPr>
              <w:keepNext/>
              <w:rPr>
                <w:rFonts w:ascii="Calibri" w:hAnsi="Calibri"/>
                <w:sz w:val="12"/>
                <w:szCs w:val="12"/>
              </w:rPr>
            </w:pPr>
            <w:r w:rsidRPr="00F607F1">
              <w:rPr>
                <w:rFonts w:ascii="Calibri" w:hAnsi="Calibri"/>
                <w:b/>
                <w:sz w:val="12"/>
                <w:szCs w:val="12"/>
              </w:rPr>
              <w:t xml:space="preserve">F: </w:t>
            </w:r>
            <w:r w:rsidRPr="00F607F1">
              <w:rPr>
                <w:rFonts w:ascii="Calibri" w:hAnsi="Calibri"/>
                <w:sz w:val="12"/>
                <w:szCs w:val="12"/>
              </w:rPr>
              <w:t>require one row of data in this table for each of the indoor units in H03 for which H05= one of the following 2 values: [*Ducted &gt;10ft length; *Ducted ≤10ft length];</w:t>
            </w:r>
          </w:p>
          <w:p w14:paraId="2154D97F" w14:textId="77777777" w:rsidR="000F7E99" w:rsidRDefault="000F7E99" w:rsidP="00322694">
            <w:pPr>
              <w:keepNext/>
              <w:rPr>
                <w:rFonts w:ascii="Calibri" w:hAnsi="Calibri"/>
                <w:sz w:val="12"/>
                <w:szCs w:val="12"/>
              </w:rPr>
            </w:pPr>
            <w:r w:rsidRPr="00F607F1">
              <w:rPr>
                <w:rFonts w:ascii="Calibri" w:hAnsi="Calibri"/>
                <w:b/>
                <w:bCs/>
                <w:sz w:val="12"/>
                <w:szCs w:val="12"/>
              </w:rPr>
              <w:t>G</w:t>
            </w:r>
            <w:r w:rsidRPr="00F607F1">
              <w:rPr>
                <w:rFonts w:ascii="Calibri" w:hAnsi="Calibri"/>
                <w:sz w:val="12"/>
                <w:szCs w:val="12"/>
              </w:rPr>
              <w:t xml:space="preserve">: If D11=existing, and D13 is </w:t>
            </w:r>
            <w:r w:rsidRPr="00F607F1">
              <w:rPr>
                <w:rFonts w:ascii="Calibri" w:hAnsi="Calibri" w:cs="Calibri"/>
                <w:sz w:val="12"/>
                <w:szCs w:val="12"/>
              </w:rPr>
              <w:t>≥</w:t>
            </w:r>
            <w:r w:rsidRPr="00F607F1">
              <w:rPr>
                <w:rFonts w:ascii="Calibri" w:hAnsi="Calibri"/>
                <w:sz w:val="12"/>
                <w:szCs w:val="12"/>
              </w:rPr>
              <w:t>1, enter 1 row of data in this table for each of the quantity of ducted indoor units specified in D13.</w:t>
            </w:r>
          </w:p>
          <w:p w14:paraId="0BA490A4" w14:textId="230F9DFA" w:rsidR="00AB1C44" w:rsidRPr="00F607F1" w:rsidRDefault="00986DA6" w:rsidP="00322694">
            <w:pPr>
              <w:keepNext/>
              <w:rPr>
                <w:rFonts w:ascii="Calibri" w:hAnsi="Calibri"/>
                <w:b/>
                <w:sz w:val="18"/>
                <w:szCs w:val="24"/>
              </w:rPr>
            </w:pPr>
            <w:r>
              <w:rPr>
                <w:rFonts w:ascii="Calibri" w:hAnsi="Calibri"/>
                <w:sz w:val="12"/>
                <w:szCs w:val="12"/>
              </w:rPr>
              <w:t xml:space="preserve">H: </w:t>
            </w:r>
            <w:r w:rsidRPr="00986DA6">
              <w:rPr>
                <w:rFonts w:ascii="Calibri" w:hAnsi="Calibri"/>
                <w:sz w:val="12"/>
                <w:szCs w:val="12"/>
              </w:rPr>
              <w:t>require one row of data for each space conditioning system in section E field E02 for which E09_ResidentialHvacAlterationType == DuctSystemExistingExtended and both E10 == NoHeatingComponentsAltered and E11 == NoCoolingComponentsAltered</w:t>
            </w:r>
          </w:p>
        </w:tc>
      </w:tr>
      <w:tr w:rsidR="000F7E99" w:rsidRPr="00F607F1" w14:paraId="645030C6" w14:textId="434D8B11" w:rsidTr="00E81505">
        <w:trPr>
          <w:trHeight w:val="225"/>
        </w:trPr>
        <w:tc>
          <w:tcPr>
            <w:tcW w:w="883" w:type="dxa"/>
            <w:shd w:val="clear" w:color="auto" w:fill="auto"/>
          </w:tcPr>
          <w:p w14:paraId="6E172437" w14:textId="18F02E2D" w:rsidR="000F7E99" w:rsidRPr="00F607F1" w:rsidRDefault="000F7E99" w:rsidP="00322694">
            <w:pPr>
              <w:jc w:val="center"/>
              <w:rPr>
                <w:rFonts w:ascii="Calibri" w:hAnsi="Calibri"/>
                <w:sz w:val="18"/>
                <w:szCs w:val="18"/>
              </w:rPr>
            </w:pPr>
            <w:r w:rsidRPr="00F607F1">
              <w:rPr>
                <w:rFonts w:ascii="Calibri" w:hAnsi="Calibri"/>
                <w:sz w:val="18"/>
                <w:szCs w:val="18"/>
              </w:rPr>
              <w:t>01</w:t>
            </w:r>
          </w:p>
        </w:tc>
        <w:tc>
          <w:tcPr>
            <w:tcW w:w="1062" w:type="dxa"/>
          </w:tcPr>
          <w:p w14:paraId="241EBA97" w14:textId="5510F849" w:rsidR="000F7E99" w:rsidRPr="00F607F1" w:rsidRDefault="000F7E99" w:rsidP="00322694">
            <w:pPr>
              <w:keepNext/>
              <w:jc w:val="center"/>
              <w:rPr>
                <w:rFonts w:ascii="Calibri" w:hAnsi="Calibri"/>
                <w:sz w:val="18"/>
                <w:szCs w:val="18"/>
              </w:rPr>
            </w:pPr>
            <w:r w:rsidRPr="00F607F1">
              <w:rPr>
                <w:rFonts w:ascii="Calibri" w:hAnsi="Calibri"/>
                <w:sz w:val="18"/>
                <w:szCs w:val="18"/>
              </w:rPr>
              <w:t>02</w:t>
            </w:r>
          </w:p>
        </w:tc>
        <w:tc>
          <w:tcPr>
            <w:tcW w:w="1153" w:type="dxa"/>
          </w:tcPr>
          <w:p w14:paraId="3AA14CF0" w14:textId="082936C3" w:rsidR="000F7E99" w:rsidRPr="00F607F1" w:rsidRDefault="000F7E99" w:rsidP="00322694">
            <w:pPr>
              <w:keepNext/>
              <w:jc w:val="center"/>
              <w:rPr>
                <w:rFonts w:ascii="Calibri" w:hAnsi="Calibri"/>
                <w:sz w:val="18"/>
                <w:szCs w:val="18"/>
              </w:rPr>
            </w:pPr>
            <w:r w:rsidRPr="00F607F1">
              <w:rPr>
                <w:rFonts w:ascii="Calibri" w:hAnsi="Calibri"/>
                <w:sz w:val="18"/>
                <w:szCs w:val="18"/>
              </w:rPr>
              <w:t>03</w:t>
            </w:r>
          </w:p>
        </w:tc>
        <w:tc>
          <w:tcPr>
            <w:tcW w:w="1153" w:type="dxa"/>
          </w:tcPr>
          <w:p w14:paraId="71A1C339" w14:textId="13DC40C0" w:rsidR="000F7E99" w:rsidRPr="00F607F1" w:rsidRDefault="000F7E99" w:rsidP="00322694">
            <w:pPr>
              <w:keepNext/>
              <w:jc w:val="center"/>
              <w:rPr>
                <w:rFonts w:ascii="Calibri" w:hAnsi="Calibri"/>
                <w:sz w:val="18"/>
                <w:szCs w:val="18"/>
              </w:rPr>
            </w:pPr>
            <w:r w:rsidRPr="00F607F1">
              <w:rPr>
                <w:rFonts w:ascii="Calibri" w:hAnsi="Calibri"/>
                <w:sz w:val="18"/>
                <w:szCs w:val="18"/>
              </w:rPr>
              <w:t>04</w:t>
            </w:r>
          </w:p>
        </w:tc>
        <w:tc>
          <w:tcPr>
            <w:tcW w:w="1241" w:type="dxa"/>
          </w:tcPr>
          <w:p w14:paraId="30E0A2F5" w14:textId="0D9181D3" w:rsidR="000F7E99" w:rsidRPr="00F607F1" w:rsidRDefault="000F7E99" w:rsidP="00322694">
            <w:pPr>
              <w:keepNext/>
              <w:jc w:val="center"/>
              <w:rPr>
                <w:rFonts w:ascii="Calibri" w:hAnsi="Calibri"/>
                <w:sz w:val="18"/>
                <w:szCs w:val="18"/>
              </w:rPr>
            </w:pPr>
            <w:r w:rsidRPr="00F607F1">
              <w:rPr>
                <w:rFonts w:ascii="Calibri" w:hAnsi="Calibri"/>
                <w:sz w:val="18"/>
                <w:szCs w:val="18"/>
              </w:rPr>
              <w:t>05</w:t>
            </w:r>
          </w:p>
        </w:tc>
        <w:tc>
          <w:tcPr>
            <w:tcW w:w="1241" w:type="dxa"/>
          </w:tcPr>
          <w:p w14:paraId="37F7BC48" w14:textId="08BBE0D9" w:rsidR="000F7E99" w:rsidRPr="00F607F1" w:rsidRDefault="000F7E99" w:rsidP="00322694">
            <w:pPr>
              <w:keepNext/>
              <w:jc w:val="center"/>
              <w:rPr>
                <w:rFonts w:ascii="Calibri" w:hAnsi="Calibri"/>
                <w:sz w:val="18"/>
                <w:szCs w:val="18"/>
              </w:rPr>
            </w:pPr>
            <w:r w:rsidRPr="00F607F1">
              <w:rPr>
                <w:rFonts w:ascii="Calibri" w:hAnsi="Calibri"/>
                <w:sz w:val="18"/>
                <w:szCs w:val="18"/>
              </w:rPr>
              <w:t>06</w:t>
            </w:r>
          </w:p>
        </w:tc>
        <w:tc>
          <w:tcPr>
            <w:tcW w:w="1241" w:type="dxa"/>
            <w:shd w:val="clear" w:color="auto" w:fill="auto"/>
          </w:tcPr>
          <w:p w14:paraId="08D5314B" w14:textId="5A15A657" w:rsidR="000F7E99" w:rsidRPr="00F607F1" w:rsidRDefault="000F7E99" w:rsidP="00322694">
            <w:pPr>
              <w:keepNext/>
              <w:jc w:val="center"/>
              <w:rPr>
                <w:rFonts w:ascii="Calibri" w:hAnsi="Calibri"/>
                <w:sz w:val="18"/>
                <w:szCs w:val="18"/>
              </w:rPr>
            </w:pPr>
            <w:r w:rsidRPr="00F607F1">
              <w:rPr>
                <w:rFonts w:ascii="Calibri" w:hAnsi="Calibri"/>
                <w:sz w:val="18"/>
                <w:szCs w:val="18"/>
              </w:rPr>
              <w:t>07</w:t>
            </w:r>
          </w:p>
        </w:tc>
        <w:tc>
          <w:tcPr>
            <w:tcW w:w="1153" w:type="dxa"/>
          </w:tcPr>
          <w:p w14:paraId="048899DD" w14:textId="7B7DB6F5" w:rsidR="000F7E99" w:rsidRPr="00F607F1" w:rsidRDefault="000F7E99" w:rsidP="00322694">
            <w:pPr>
              <w:keepNext/>
              <w:jc w:val="center"/>
              <w:rPr>
                <w:rFonts w:ascii="Calibri" w:hAnsi="Calibri"/>
                <w:sz w:val="18"/>
                <w:szCs w:val="18"/>
              </w:rPr>
            </w:pPr>
            <w:r w:rsidRPr="00F607F1">
              <w:rPr>
                <w:rFonts w:ascii="Calibri" w:hAnsi="Calibri"/>
                <w:sz w:val="18"/>
                <w:szCs w:val="18"/>
              </w:rPr>
              <w:t>08</w:t>
            </w:r>
          </w:p>
        </w:tc>
        <w:tc>
          <w:tcPr>
            <w:tcW w:w="1153" w:type="dxa"/>
          </w:tcPr>
          <w:p w14:paraId="2BC75C19" w14:textId="192D52DD" w:rsidR="000F7E99" w:rsidRPr="00F607F1" w:rsidRDefault="000F7E99" w:rsidP="00322694">
            <w:pPr>
              <w:keepNext/>
              <w:jc w:val="center"/>
              <w:rPr>
                <w:rFonts w:ascii="Calibri" w:hAnsi="Calibri"/>
                <w:sz w:val="18"/>
                <w:szCs w:val="18"/>
              </w:rPr>
            </w:pPr>
            <w:r w:rsidRPr="00F607F1">
              <w:rPr>
                <w:rFonts w:ascii="Calibri" w:hAnsi="Calibri"/>
                <w:sz w:val="18"/>
                <w:szCs w:val="18"/>
              </w:rPr>
              <w:t>09</w:t>
            </w:r>
          </w:p>
        </w:tc>
        <w:tc>
          <w:tcPr>
            <w:tcW w:w="975" w:type="dxa"/>
          </w:tcPr>
          <w:p w14:paraId="74EF6C32" w14:textId="7A6CB482" w:rsidR="000F7E99" w:rsidRPr="00F607F1" w:rsidRDefault="000F7E99" w:rsidP="00322694">
            <w:pPr>
              <w:keepNext/>
              <w:jc w:val="center"/>
              <w:rPr>
                <w:rFonts w:ascii="Calibri" w:hAnsi="Calibri"/>
                <w:sz w:val="18"/>
                <w:szCs w:val="18"/>
              </w:rPr>
            </w:pPr>
            <w:r w:rsidRPr="00F607F1">
              <w:rPr>
                <w:rFonts w:ascii="Calibri" w:hAnsi="Calibri"/>
                <w:sz w:val="18"/>
                <w:szCs w:val="18"/>
              </w:rPr>
              <w:t>10</w:t>
            </w:r>
          </w:p>
        </w:tc>
        <w:tc>
          <w:tcPr>
            <w:tcW w:w="1863" w:type="dxa"/>
          </w:tcPr>
          <w:p w14:paraId="50C270D7" w14:textId="456046D4" w:rsidR="000F7E99" w:rsidRPr="00F607F1" w:rsidRDefault="000F7E99" w:rsidP="00322694">
            <w:pPr>
              <w:keepNext/>
              <w:jc w:val="center"/>
              <w:rPr>
                <w:rFonts w:ascii="Calibri" w:hAnsi="Calibri"/>
                <w:sz w:val="18"/>
                <w:szCs w:val="18"/>
              </w:rPr>
            </w:pPr>
            <w:r w:rsidRPr="00F607F1">
              <w:rPr>
                <w:rFonts w:ascii="Calibri" w:hAnsi="Calibri"/>
                <w:sz w:val="18"/>
                <w:szCs w:val="18"/>
              </w:rPr>
              <w:t>11</w:t>
            </w:r>
          </w:p>
        </w:tc>
        <w:tc>
          <w:tcPr>
            <w:tcW w:w="1331" w:type="dxa"/>
          </w:tcPr>
          <w:p w14:paraId="10DCDA74" w14:textId="193DCF2E" w:rsidR="000F7E99" w:rsidRPr="00F607F1" w:rsidRDefault="000F7E99" w:rsidP="00322694">
            <w:pPr>
              <w:keepNext/>
              <w:jc w:val="center"/>
              <w:rPr>
                <w:rFonts w:ascii="Calibri" w:hAnsi="Calibri"/>
                <w:sz w:val="18"/>
                <w:szCs w:val="18"/>
              </w:rPr>
            </w:pPr>
            <w:r w:rsidRPr="00F607F1">
              <w:rPr>
                <w:rFonts w:ascii="Calibri" w:hAnsi="Calibri"/>
                <w:sz w:val="18"/>
                <w:szCs w:val="18"/>
              </w:rPr>
              <w:t>12</w:t>
            </w:r>
          </w:p>
        </w:tc>
      </w:tr>
      <w:tr w:rsidR="000F7E99" w:rsidRPr="00F607F1" w14:paraId="7143BB07" w14:textId="03B54E5D" w:rsidTr="00E81505">
        <w:trPr>
          <w:trHeight w:val="393"/>
        </w:trPr>
        <w:tc>
          <w:tcPr>
            <w:tcW w:w="883" w:type="dxa"/>
            <w:shd w:val="clear" w:color="auto" w:fill="auto"/>
            <w:vAlign w:val="bottom"/>
          </w:tcPr>
          <w:p w14:paraId="66ACECC7" w14:textId="29F7EED4" w:rsidR="000F7E99" w:rsidRPr="00F607F1" w:rsidRDefault="000F7E99" w:rsidP="00322694">
            <w:pPr>
              <w:keepNext/>
              <w:jc w:val="center"/>
              <w:rPr>
                <w:rFonts w:ascii="Calibri" w:hAnsi="Calibri"/>
                <w:sz w:val="18"/>
                <w:szCs w:val="18"/>
              </w:rPr>
            </w:pPr>
            <w:r w:rsidRPr="00F607F1">
              <w:rPr>
                <w:rFonts w:ascii="Calibri" w:hAnsi="Calibri"/>
                <w:sz w:val="18"/>
                <w:szCs w:val="18"/>
              </w:rPr>
              <w:t>SC System</w:t>
            </w:r>
          </w:p>
          <w:p w14:paraId="736C0580" w14:textId="7BE8208F" w:rsidR="000F7E99" w:rsidRPr="00F607F1" w:rsidRDefault="000F7E99" w:rsidP="00322694">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062" w:type="dxa"/>
            <w:vAlign w:val="bottom"/>
          </w:tcPr>
          <w:p w14:paraId="0A0697F5" w14:textId="13360A68" w:rsidR="000F7E99" w:rsidRPr="00F607F1" w:rsidRDefault="000F7E99" w:rsidP="00322694">
            <w:pPr>
              <w:keepNext/>
              <w:jc w:val="center"/>
              <w:rPr>
                <w:rFonts w:ascii="Calibri" w:hAnsi="Calibri"/>
                <w:sz w:val="18"/>
                <w:szCs w:val="18"/>
              </w:rPr>
            </w:pPr>
            <w:r w:rsidRPr="00F607F1">
              <w:rPr>
                <w:rFonts w:ascii="Calibri" w:hAnsi="Calibri"/>
                <w:sz w:val="18"/>
                <w:szCs w:val="18"/>
              </w:rPr>
              <w:t>SC System Description of Area Served</w:t>
            </w:r>
          </w:p>
        </w:tc>
        <w:tc>
          <w:tcPr>
            <w:tcW w:w="1153" w:type="dxa"/>
            <w:vAlign w:val="bottom"/>
          </w:tcPr>
          <w:p w14:paraId="09CA7729" w14:textId="353C99D9" w:rsidR="000F7E99" w:rsidRPr="00F607F1" w:rsidRDefault="000F7E99" w:rsidP="00322694">
            <w:pPr>
              <w:keepNext/>
              <w:jc w:val="center"/>
              <w:rPr>
                <w:rFonts w:ascii="Calibri" w:hAnsi="Calibri"/>
                <w:sz w:val="18"/>
                <w:szCs w:val="18"/>
              </w:rPr>
            </w:pPr>
            <w:r w:rsidRPr="00F607F1">
              <w:rPr>
                <w:rFonts w:ascii="Calibri" w:hAnsi="Calibri"/>
                <w:sz w:val="18"/>
                <w:szCs w:val="18"/>
              </w:rPr>
              <w:t>Indoor Unit Name or Description of Area Served</w:t>
            </w:r>
          </w:p>
        </w:tc>
        <w:tc>
          <w:tcPr>
            <w:tcW w:w="1153" w:type="dxa"/>
            <w:vAlign w:val="bottom"/>
          </w:tcPr>
          <w:p w14:paraId="430860F7" w14:textId="2A25F17C" w:rsidR="000F7E99" w:rsidRPr="00F607F1" w:rsidRDefault="000F7E99" w:rsidP="00322694">
            <w:pPr>
              <w:keepNext/>
              <w:jc w:val="center"/>
              <w:rPr>
                <w:rFonts w:ascii="Calibri" w:hAnsi="Calibri"/>
                <w:sz w:val="18"/>
                <w:szCs w:val="18"/>
              </w:rPr>
            </w:pPr>
            <w:r w:rsidRPr="00F607F1">
              <w:rPr>
                <w:rFonts w:ascii="Calibri" w:hAnsi="Calibri"/>
                <w:sz w:val="18"/>
                <w:szCs w:val="18"/>
              </w:rPr>
              <w:t>Were New Ducts Installed?</w:t>
            </w:r>
          </w:p>
        </w:tc>
        <w:tc>
          <w:tcPr>
            <w:tcW w:w="1241" w:type="dxa"/>
            <w:vAlign w:val="bottom"/>
          </w:tcPr>
          <w:p w14:paraId="27307971" w14:textId="77777777" w:rsidR="000F7E99" w:rsidRPr="00F607F1" w:rsidRDefault="000F7E99" w:rsidP="00322694">
            <w:pPr>
              <w:keepNext/>
              <w:jc w:val="center"/>
              <w:rPr>
                <w:rFonts w:ascii="Calibri" w:hAnsi="Calibri"/>
                <w:sz w:val="18"/>
                <w:szCs w:val="18"/>
              </w:rPr>
            </w:pPr>
            <w:r w:rsidRPr="00F607F1">
              <w:rPr>
                <w:rFonts w:ascii="Calibri" w:hAnsi="Calibri"/>
                <w:sz w:val="18"/>
                <w:szCs w:val="18"/>
              </w:rPr>
              <w:t>Required New Duct R-Value</w:t>
            </w:r>
          </w:p>
          <w:p w14:paraId="6B00EF3D" w14:textId="6CEC7AC4" w:rsidR="00514B62" w:rsidRPr="00F607F1" w:rsidRDefault="00514B62" w:rsidP="00322694">
            <w:pPr>
              <w:keepNext/>
              <w:jc w:val="center"/>
              <w:rPr>
                <w:rFonts w:ascii="Calibri" w:hAnsi="Calibri"/>
                <w:sz w:val="18"/>
                <w:szCs w:val="18"/>
              </w:rPr>
            </w:pPr>
            <w:r w:rsidRPr="00F607F1">
              <w:rPr>
                <w:rFonts w:ascii="Calibri" w:hAnsi="Calibri"/>
                <w:sz w:val="18"/>
                <w:szCs w:val="18"/>
              </w:rPr>
              <w:t>(Unconditioned Space)</w:t>
            </w:r>
          </w:p>
        </w:tc>
        <w:tc>
          <w:tcPr>
            <w:tcW w:w="1241" w:type="dxa"/>
            <w:vAlign w:val="bottom"/>
          </w:tcPr>
          <w:p w14:paraId="0DE2B6FD" w14:textId="048DAD7B" w:rsidR="000F7E99" w:rsidRPr="00F607F1" w:rsidRDefault="000F7E99" w:rsidP="00322694">
            <w:pPr>
              <w:keepNext/>
              <w:jc w:val="center"/>
              <w:rPr>
                <w:rFonts w:ascii="Calibri" w:hAnsi="Calibri"/>
                <w:sz w:val="18"/>
                <w:szCs w:val="18"/>
              </w:rPr>
            </w:pPr>
            <w:r w:rsidRPr="00F607F1">
              <w:rPr>
                <w:rFonts w:ascii="Calibri" w:hAnsi="Calibri"/>
                <w:sz w:val="18"/>
                <w:szCs w:val="18"/>
              </w:rPr>
              <w:t>Installed New Supply Duct Location</w:t>
            </w:r>
          </w:p>
        </w:tc>
        <w:tc>
          <w:tcPr>
            <w:tcW w:w="1241" w:type="dxa"/>
            <w:shd w:val="clear" w:color="auto" w:fill="auto"/>
            <w:vAlign w:val="bottom"/>
          </w:tcPr>
          <w:p w14:paraId="121BFD15" w14:textId="4AB9DA71" w:rsidR="000F7E99" w:rsidRPr="00F607F1" w:rsidRDefault="000F7E99" w:rsidP="00322694">
            <w:pPr>
              <w:keepNext/>
              <w:jc w:val="center"/>
              <w:rPr>
                <w:rFonts w:ascii="Calibri" w:hAnsi="Calibri"/>
                <w:sz w:val="18"/>
                <w:szCs w:val="18"/>
              </w:rPr>
            </w:pPr>
            <w:r w:rsidRPr="00F607F1">
              <w:rPr>
                <w:rFonts w:ascii="Calibri" w:hAnsi="Calibri"/>
                <w:sz w:val="18"/>
                <w:szCs w:val="18"/>
              </w:rPr>
              <w:t xml:space="preserve">Installed New Supply Duct </w:t>
            </w:r>
            <w:r w:rsidRPr="00F607F1">
              <w:rPr>
                <w:rFonts w:ascii="Calibri" w:hAnsi="Calibri"/>
                <w:sz w:val="18"/>
                <w:szCs w:val="18"/>
              </w:rPr>
              <w:br/>
              <w:t>R-Value</w:t>
            </w:r>
          </w:p>
        </w:tc>
        <w:tc>
          <w:tcPr>
            <w:tcW w:w="1153" w:type="dxa"/>
            <w:vAlign w:val="bottom"/>
          </w:tcPr>
          <w:p w14:paraId="590121E1" w14:textId="53246604" w:rsidR="000F7E99" w:rsidRPr="00F607F1" w:rsidRDefault="000F7E99" w:rsidP="00322694">
            <w:pPr>
              <w:keepNext/>
              <w:jc w:val="center"/>
              <w:rPr>
                <w:rFonts w:ascii="Calibri" w:hAnsi="Calibri"/>
                <w:sz w:val="18"/>
                <w:szCs w:val="18"/>
              </w:rPr>
            </w:pPr>
            <w:r w:rsidRPr="00F607F1">
              <w:rPr>
                <w:rFonts w:ascii="Calibri" w:hAnsi="Calibri"/>
                <w:sz w:val="18"/>
                <w:szCs w:val="18"/>
              </w:rPr>
              <w:t>Installed New Return Duct Location</w:t>
            </w:r>
          </w:p>
        </w:tc>
        <w:tc>
          <w:tcPr>
            <w:tcW w:w="1153" w:type="dxa"/>
            <w:vAlign w:val="bottom"/>
          </w:tcPr>
          <w:p w14:paraId="32DDBA56" w14:textId="77777777" w:rsidR="000F7E99" w:rsidRPr="00F607F1" w:rsidRDefault="000F7E99" w:rsidP="00322694">
            <w:pPr>
              <w:keepNext/>
              <w:jc w:val="center"/>
              <w:rPr>
                <w:rFonts w:ascii="Calibri" w:hAnsi="Calibri"/>
                <w:sz w:val="18"/>
                <w:szCs w:val="18"/>
              </w:rPr>
            </w:pPr>
            <w:r w:rsidRPr="00F607F1">
              <w:rPr>
                <w:rFonts w:ascii="Calibri" w:hAnsi="Calibri"/>
                <w:sz w:val="18"/>
                <w:szCs w:val="18"/>
              </w:rPr>
              <w:t xml:space="preserve">Installed New Return Duct </w:t>
            </w:r>
          </w:p>
          <w:p w14:paraId="174959C8" w14:textId="7F424317" w:rsidR="000F7E99" w:rsidRPr="00F607F1" w:rsidRDefault="000F7E99" w:rsidP="00322694">
            <w:pPr>
              <w:keepNext/>
              <w:jc w:val="center"/>
              <w:rPr>
                <w:rFonts w:ascii="Calibri" w:hAnsi="Calibri"/>
                <w:sz w:val="18"/>
                <w:szCs w:val="18"/>
              </w:rPr>
            </w:pPr>
            <w:r w:rsidRPr="00F607F1">
              <w:rPr>
                <w:rFonts w:ascii="Calibri" w:hAnsi="Calibri"/>
                <w:sz w:val="18"/>
                <w:szCs w:val="18"/>
              </w:rPr>
              <w:t>R-Value</w:t>
            </w:r>
          </w:p>
        </w:tc>
        <w:tc>
          <w:tcPr>
            <w:tcW w:w="975" w:type="dxa"/>
            <w:vAlign w:val="bottom"/>
          </w:tcPr>
          <w:p w14:paraId="32DAA6FB" w14:textId="46F16ACA" w:rsidR="000F7E99" w:rsidRPr="00F607F1" w:rsidRDefault="000E5B7E" w:rsidP="00322694">
            <w:pPr>
              <w:keepNext/>
              <w:jc w:val="center"/>
              <w:rPr>
                <w:rFonts w:ascii="Calibri" w:hAnsi="Calibri"/>
                <w:sz w:val="18"/>
                <w:szCs w:val="18"/>
              </w:rPr>
            </w:pPr>
            <w:r w:rsidRPr="00F607F1">
              <w:rPr>
                <w:rFonts w:ascii="Calibri" w:hAnsi="Calibri"/>
                <w:sz w:val="18"/>
                <w:szCs w:val="18"/>
              </w:rPr>
              <w:t xml:space="preserve">Exception </w:t>
            </w:r>
            <w:r w:rsidR="000F7E99" w:rsidRPr="00F607F1">
              <w:rPr>
                <w:rFonts w:ascii="Calibri" w:hAnsi="Calibri"/>
                <w:sz w:val="18"/>
                <w:szCs w:val="18"/>
              </w:rPr>
              <w:t xml:space="preserve">from Min </w:t>
            </w:r>
          </w:p>
          <w:p w14:paraId="21B3A896" w14:textId="0944BE22" w:rsidR="000F7E99" w:rsidRPr="00F607F1" w:rsidRDefault="000F7E99" w:rsidP="00322694">
            <w:pPr>
              <w:keepNext/>
              <w:jc w:val="center"/>
              <w:rPr>
                <w:rFonts w:ascii="Calibri" w:hAnsi="Calibri"/>
                <w:sz w:val="18"/>
                <w:szCs w:val="18"/>
              </w:rPr>
            </w:pPr>
            <w:r w:rsidRPr="00F607F1">
              <w:rPr>
                <w:rFonts w:ascii="Calibri" w:hAnsi="Calibri"/>
                <w:sz w:val="18"/>
                <w:szCs w:val="18"/>
              </w:rPr>
              <w:t>R-Value</w:t>
            </w:r>
          </w:p>
        </w:tc>
        <w:tc>
          <w:tcPr>
            <w:tcW w:w="1863" w:type="dxa"/>
            <w:vAlign w:val="bottom"/>
          </w:tcPr>
          <w:p w14:paraId="30DD6DAC" w14:textId="2845F198" w:rsidR="000F7E99" w:rsidRPr="00F607F1" w:rsidRDefault="000F7E99" w:rsidP="00322694">
            <w:pPr>
              <w:keepNext/>
              <w:jc w:val="center"/>
              <w:rPr>
                <w:rFonts w:ascii="Calibri" w:hAnsi="Calibri"/>
                <w:sz w:val="18"/>
                <w:szCs w:val="18"/>
              </w:rPr>
            </w:pPr>
            <w:r w:rsidRPr="00F607F1">
              <w:rPr>
                <w:rFonts w:ascii="Calibri" w:hAnsi="Calibri"/>
                <w:sz w:val="18"/>
                <w:szCs w:val="18"/>
              </w:rPr>
              <w:t>Can Approved Airflow Protocols be used to test this System?</w:t>
            </w:r>
          </w:p>
        </w:tc>
        <w:tc>
          <w:tcPr>
            <w:tcW w:w="1331" w:type="dxa"/>
            <w:vAlign w:val="bottom"/>
          </w:tcPr>
          <w:p w14:paraId="5D8BFE6E" w14:textId="2690D6FC" w:rsidR="000F7E99" w:rsidRPr="00F607F1" w:rsidRDefault="000F7E99" w:rsidP="00322694">
            <w:pPr>
              <w:keepNext/>
              <w:jc w:val="center"/>
              <w:rPr>
                <w:rFonts w:ascii="Calibri" w:hAnsi="Calibri"/>
                <w:sz w:val="18"/>
                <w:szCs w:val="18"/>
              </w:rPr>
            </w:pPr>
            <w:r w:rsidRPr="00F607F1">
              <w:rPr>
                <w:rFonts w:ascii="Calibri" w:hAnsi="Calibri"/>
                <w:sz w:val="18"/>
                <w:szCs w:val="18"/>
              </w:rPr>
              <w:t>Indoor Unit Nominal Cooling Capacity (ton)</w:t>
            </w:r>
          </w:p>
        </w:tc>
      </w:tr>
      <w:tr w:rsidR="000F7E99" w:rsidRPr="00F607F1" w14:paraId="2C487944" w14:textId="5EACA816" w:rsidTr="00E81505">
        <w:trPr>
          <w:trHeight w:val="436"/>
        </w:trPr>
        <w:tc>
          <w:tcPr>
            <w:tcW w:w="883" w:type="dxa"/>
            <w:shd w:val="clear" w:color="auto" w:fill="auto"/>
          </w:tcPr>
          <w:p w14:paraId="4E6AE305" w14:textId="15F6C7C6" w:rsidR="000F7E99" w:rsidRPr="00F607F1" w:rsidRDefault="000F7E99" w:rsidP="00322694">
            <w:pPr>
              <w:keepNext/>
              <w:rPr>
                <w:rFonts w:ascii="Calibri" w:hAnsi="Calibri"/>
                <w:sz w:val="12"/>
                <w:szCs w:val="12"/>
              </w:rPr>
            </w:pPr>
            <w:r w:rsidRPr="00F607F1">
              <w:rPr>
                <w:rFonts w:asciiTheme="minorHAnsi" w:hAnsiTheme="minorHAnsi"/>
                <w:sz w:val="12"/>
                <w:szCs w:val="12"/>
              </w:rPr>
              <w:t>&lt;&lt;reference value from D01&gt;&gt;</w:t>
            </w:r>
          </w:p>
        </w:tc>
        <w:tc>
          <w:tcPr>
            <w:tcW w:w="1062" w:type="dxa"/>
          </w:tcPr>
          <w:p w14:paraId="3517CCA5" w14:textId="424F6D52" w:rsidR="000F7E99" w:rsidRPr="00F607F1" w:rsidRDefault="000F7E99" w:rsidP="00322694">
            <w:pPr>
              <w:rPr>
                <w:rFonts w:asciiTheme="minorHAnsi" w:hAnsiTheme="minorHAnsi"/>
                <w:sz w:val="12"/>
                <w:szCs w:val="12"/>
              </w:rPr>
            </w:pPr>
            <w:r w:rsidRPr="00F607F1">
              <w:rPr>
                <w:rFonts w:asciiTheme="minorHAnsi" w:hAnsiTheme="minorHAnsi"/>
                <w:sz w:val="12"/>
                <w:szCs w:val="12"/>
              </w:rPr>
              <w:t>&lt;&lt;reference value  from D02&gt;&gt;</w:t>
            </w:r>
          </w:p>
        </w:tc>
        <w:tc>
          <w:tcPr>
            <w:tcW w:w="1153" w:type="dxa"/>
          </w:tcPr>
          <w:p w14:paraId="64DDB845" w14:textId="62915E02"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2"/>
                <w:szCs w:val="12"/>
              </w:rPr>
              <w:t>&lt;&lt;</w:t>
            </w:r>
            <w:r w:rsidRPr="00F607F1">
              <w:rPr>
                <w:rFonts w:asciiTheme="minorHAnsi" w:hAnsiTheme="minorHAnsi" w:cs="Courier New"/>
                <w:b/>
                <w:sz w:val="10"/>
                <w:szCs w:val="10"/>
              </w:rPr>
              <w:t xml:space="preserve"> if</w:t>
            </w:r>
            <w:r w:rsidRPr="00F607F1">
              <w:rPr>
                <w:rFonts w:asciiTheme="minorHAnsi" w:hAnsiTheme="minorHAnsi" w:cs="Courier New"/>
                <w:sz w:val="10"/>
                <w:szCs w:val="10"/>
              </w:rPr>
              <w:t xml:space="preserve"> system type in D04=[Packaged Gas Furnace], </w:t>
            </w:r>
          </w:p>
          <w:p w14:paraId="28F32814"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auto filled from D02,</w:t>
            </w:r>
          </w:p>
          <w:p w14:paraId="13554828" w14:textId="77777777" w:rsidR="000F7E99" w:rsidRPr="00F607F1" w:rsidRDefault="000F7E99" w:rsidP="00322694">
            <w:pPr>
              <w:pStyle w:val="PlainText"/>
              <w:rPr>
                <w:rFonts w:asciiTheme="minorHAnsi" w:hAnsiTheme="minorHAnsi" w:cs="Courier New"/>
                <w:sz w:val="10"/>
                <w:szCs w:val="10"/>
              </w:rPr>
            </w:pPr>
          </w:p>
          <w:p w14:paraId="49BDE58C"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system type in [D04 or D05] = one of the following four types:</w:t>
            </w:r>
          </w:p>
          <w:p w14:paraId="151BFC7C" w14:textId="044127B2"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1: central packaged AC;</w:t>
            </w:r>
          </w:p>
          <w:p w14:paraId="6DB1E59B"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2: central packaged HP;</w:t>
            </w:r>
          </w:p>
          <w:p w14:paraId="5CC24CDD"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3: central large packaged AC ;</w:t>
            </w:r>
          </w:p>
          <w:p w14:paraId="250BA74F"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4: central large packaged HP</w:t>
            </w:r>
          </w:p>
          <w:p w14:paraId="4B1E4030"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auto filled from D02,</w:t>
            </w:r>
          </w:p>
          <w:p w14:paraId="1E88C613" w14:textId="436C567E" w:rsidR="000F7E99" w:rsidRPr="00F607F1" w:rsidRDefault="000F7E99" w:rsidP="00322694">
            <w:pPr>
              <w:pStyle w:val="PlainText"/>
              <w:rPr>
                <w:rFonts w:asciiTheme="minorHAnsi" w:hAnsiTheme="minorHAnsi" w:cs="Courier New"/>
                <w:sz w:val="12"/>
                <w:szCs w:val="12"/>
              </w:rPr>
            </w:pPr>
          </w:p>
          <w:p w14:paraId="63462048" w14:textId="082D1CD0"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 xml:space="preserve">elseif value in D06=1, </w:t>
            </w:r>
          </w:p>
          <w:p w14:paraId="145147D2" w14:textId="77777777"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then value autofilled from D02;</w:t>
            </w:r>
          </w:p>
          <w:p w14:paraId="06B90870" w14:textId="77777777"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else user input, text, 15 characters maximum;</w:t>
            </w:r>
          </w:p>
          <w:p w14:paraId="13D1FE81" w14:textId="77777777" w:rsidR="000F7E99" w:rsidRPr="00F607F1" w:rsidRDefault="000F7E99" w:rsidP="00322694">
            <w:pPr>
              <w:pStyle w:val="PlainText"/>
              <w:rPr>
                <w:rFonts w:asciiTheme="minorHAnsi" w:hAnsiTheme="minorHAnsi" w:cs="Courier New"/>
                <w:sz w:val="12"/>
                <w:szCs w:val="12"/>
              </w:rPr>
            </w:pPr>
          </w:p>
          <w:p w14:paraId="32D572A8" w14:textId="5CE31AF9"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do not allow duplicates in this dwelling&gt;&gt;</w:t>
            </w:r>
          </w:p>
        </w:tc>
        <w:tc>
          <w:tcPr>
            <w:tcW w:w="1153" w:type="dxa"/>
          </w:tcPr>
          <w:p w14:paraId="441FC6DE" w14:textId="427D6F22" w:rsidR="000F7E99" w:rsidRPr="00F607F1" w:rsidRDefault="000F7E99" w:rsidP="00322694">
            <w:pPr>
              <w:rPr>
                <w:rFonts w:asciiTheme="minorHAnsi" w:hAnsiTheme="minorHAnsi"/>
                <w:sz w:val="12"/>
                <w:szCs w:val="12"/>
              </w:rPr>
            </w:pPr>
            <w:r w:rsidRPr="00F607F1">
              <w:rPr>
                <w:rFonts w:asciiTheme="minorHAnsi" w:hAnsiTheme="minorHAnsi"/>
                <w:sz w:val="12"/>
                <w:szCs w:val="12"/>
              </w:rPr>
              <w:t>&lt;&lt;if E06=yes,</w:t>
            </w:r>
          </w:p>
          <w:p w14:paraId="1BD249CA" w14:textId="297C4B68" w:rsidR="003439C2" w:rsidRPr="00F607F1" w:rsidRDefault="003439C2" w:rsidP="00322694">
            <w:pPr>
              <w:rPr>
                <w:rFonts w:asciiTheme="minorHAnsi" w:hAnsiTheme="minorHAnsi"/>
                <w:sz w:val="12"/>
                <w:szCs w:val="12"/>
              </w:rPr>
            </w:pPr>
            <w:r w:rsidRPr="00F607F1">
              <w:rPr>
                <w:rFonts w:asciiTheme="minorHAnsi" w:hAnsiTheme="minorHAnsi"/>
                <w:sz w:val="12"/>
                <w:szCs w:val="12"/>
              </w:rPr>
              <w:t xml:space="preserve"> then allow user to pick one of the following values:</w:t>
            </w:r>
          </w:p>
          <w:p w14:paraId="62A09F03" w14:textId="77777777" w:rsidR="003439C2" w:rsidRPr="00F607F1" w:rsidRDefault="003439C2" w:rsidP="00322694">
            <w:pPr>
              <w:rPr>
                <w:rFonts w:asciiTheme="minorHAnsi" w:hAnsiTheme="minorHAnsi"/>
                <w:sz w:val="12"/>
                <w:szCs w:val="12"/>
              </w:rPr>
            </w:pPr>
            <w:r w:rsidRPr="00F607F1">
              <w:rPr>
                <w:rFonts w:asciiTheme="minorHAnsi" w:hAnsiTheme="minorHAnsi"/>
                <w:sz w:val="12"/>
                <w:szCs w:val="12"/>
              </w:rPr>
              <w:t>*Both Supply and Return;</w:t>
            </w:r>
          </w:p>
          <w:p w14:paraId="16626D98" w14:textId="77777777" w:rsidR="003439C2" w:rsidRPr="00F607F1" w:rsidRDefault="003439C2" w:rsidP="00322694">
            <w:pPr>
              <w:rPr>
                <w:rFonts w:asciiTheme="minorHAnsi" w:hAnsiTheme="minorHAnsi"/>
                <w:sz w:val="12"/>
                <w:szCs w:val="12"/>
              </w:rPr>
            </w:pPr>
            <w:r w:rsidRPr="00F607F1">
              <w:rPr>
                <w:rFonts w:asciiTheme="minorHAnsi" w:hAnsiTheme="minorHAnsi"/>
                <w:sz w:val="12"/>
                <w:szCs w:val="12"/>
              </w:rPr>
              <w:t>*Supply only;</w:t>
            </w:r>
          </w:p>
          <w:p w14:paraId="062FBC20" w14:textId="14D50167" w:rsidR="000F7E99" w:rsidRPr="00F607F1" w:rsidRDefault="003439C2" w:rsidP="00322694">
            <w:pPr>
              <w:rPr>
                <w:rFonts w:asciiTheme="minorHAnsi" w:hAnsiTheme="minorHAnsi"/>
                <w:sz w:val="12"/>
                <w:szCs w:val="12"/>
              </w:rPr>
            </w:pPr>
            <w:r w:rsidRPr="00F607F1">
              <w:rPr>
                <w:rFonts w:asciiTheme="minorHAnsi" w:hAnsiTheme="minorHAnsi"/>
                <w:sz w:val="12"/>
                <w:szCs w:val="12"/>
              </w:rPr>
              <w:t>*Return only</w:t>
            </w:r>
            <w:r w:rsidR="000F7E99" w:rsidRPr="00F607F1">
              <w:rPr>
                <w:rFonts w:asciiTheme="minorHAnsi" w:hAnsiTheme="minorHAnsi"/>
                <w:sz w:val="12"/>
                <w:szCs w:val="12"/>
              </w:rPr>
              <w:t>;</w:t>
            </w:r>
          </w:p>
          <w:p w14:paraId="7D2B6614" w14:textId="77777777" w:rsidR="000F7E99" w:rsidRPr="00F607F1" w:rsidRDefault="000F7E99" w:rsidP="00322694">
            <w:pPr>
              <w:rPr>
                <w:rFonts w:asciiTheme="minorHAnsi" w:hAnsiTheme="minorHAnsi"/>
                <w:sz w:val="12"/>
                <w:szCs w:val="12"/>
              </w:rPr>
            </w:pPr>
          </w:p>
          <w:p w14:paraId="009A98D6" w14:textId="2065A927" w:rsidR="000F7E99" w:rsidRPr="00F607F1" w:rsidRDefault="000F7E99" w:rsidP="00322694">
            <w:pPr>
              <w:rPr>
                <w:rFonts w:asciiTheme="minorHAnsi" w:hAnsiTheme="minorHAnsi"/>
                <w:sz w:val="12"/>
                <w:szCs w:val="12"/>
              </w:rPr>
            </w:pPr>
            <w:r w:rsidRPr="00F607F1">
              <w:rPr>
                <w:rFonts w:asciiTheme="minorHAnsi" w:hAnsiTheme="minorHAnsi"/>
                <w:sz w:val="12"/>
                <w:szCs w:val="12"/>
              </w:rPr>
              <w:t>else user pick one of the following values:</w:t>
            </w:r>
          </w:p>
          <w:p w14:paraId="68AB8D93"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*Both Supply and Return</w:t>
            </w:r>
          </w:p>
          <w:p w14:paraId="38D568B8"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*Supply only</w:t>
            </w:r>
          </w:p>
          <w:p w14:paraId="6E1F33DB"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*Return only</w:t>
            </w:r>
          </w:p>
          <w:p w14:paraId="53BDB8FF" w14:textId="20B8DFF8" w:rsidR="000F7E99" w:rsidRPr="00F607F1" w:rsidRDefault="000F7E99" w:rsidP="00322694">
            <w:pPr>
              <w:rPr>
                <w:rFonts w:asciiTheme="minorHAnsi" w:hAnsiTheme="minorHAnsi"/>
                <w:sz w:val="12"/>
                <w:szCs w:val="12"/>
              </w:rPr>
            </w:pPr>
            <w:r w:rsidRPr="00F607F1">
              <w:rPr>
                <w:rFonts w:asciiTheme="minorHAnsi" w:hAnsiTheme="minorHAnsi"/>
                <w:sz w:val="12"/>
                <w:szCs w:val="12"/>
              </w:rPr>
              <w:t>*</w:t>
            </w:r>
            <w:r w:rsidR="00904223" w:rsidRPr="00F607F1">
              <w:rPr>
                <w:rFonts w:asciiTheme="minorHAnsi" w:hAnsiTheme="minorHAnsi"/>
                <w:sz w:val="12"/>
                <w:szCs w:val="12"/>
              </w:rPr>
              <w:t>N</w:t>
            </w:r>
            <w:r w:rsidRPr="00F607F1">
              <w:rPr>
                <w:rFonts w:asciiTheme="minorHAnsi" w:hAnsiTheme="minorHAnsi"/>
                <w:sz w:val="12"/>
                <w:szCs w:val="12"/>
              </w:rPr>
              <w:t>o&gt;&gt;</w:t>
            </w:r>
          </w:p>
        </w:tc>
        <w:tc>
          <w:tcPr>
            <w:tcW w:w="1241" w:type="dxa"/>
          </w:tcPr>
          <w:p w14:paraId="49B70346" w14:textId="0D31DE08" w:rsidR="000F7E99" w:rsidRPr="00F607F1" w:rsidRDefault="000F7E99" w:rsidP="00322694">
            <w:pPr>
              <w:rPr>
                <w:rFonts w:asciiTheme="minorHAnsi" w:hAnsiTheme="minorHAnsi"/>
                <w:sz w:val="12"/>
                <w:szCs w:val="12"/>
              </w:rPr>
            </w:pPr>
            <w:r w:rsidRPr="00F607F1">
              <w:rPr>
                <w:rFonts w:asciiTheme="minorHAnsi" w:hAnsiTheme="minorHAnsi"/>
                <w:sz w:val="12"/>
                <w:szCs w:val="12"/>
              </w:rPr>
              <w:t>&lt;&lt;</w:t>
            </w:r>
            <w:r w:rsidRPr="00F607F1">
              <w:rPr>
                <w:rFonts w:asciiTheme="minorHAnsi" w:hAnsiTheme="minorHAnsi"/>
                <w:b/>
                <w:sz w:val="12"/>
                <w:szCs w:val="12"/>
              </w:rPr>
              <w:t>if</w:t>
            </w:r>
            <w:r w:rsidRPr="00F607F1">
              <w:rPr>
                <w:rFonts w:asciiTheme="minorHAnsi" w:hAnsiTheme="minorHAnsi"/>
                <w:sz w:val="12"/>
                <w:szCs w:val="12"/>
              </w:rPr>
              <w:t xml:space="preserve"> K04=no, </w:t>
            </w:r>
          </w:p>
          <w:p w14:paraId="0D0572B1"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value=n/a,</w:t>
            </w:r>
          </w:p>
          <w:p w14:paraId="0217F5B1" w14:textId="3919E9F5" w:rsidR="000F7E99" w:rsidRPr="00F607F1" w:rsidRDefault="000F7E99" w:rsidP="00322694">
            <w:pPr>
              <w:rPr>
                <w:rFonts w:asciiTheme="minorHAnsi" w:hAnsiTheme="minorHAnsi"/>
                <w:sz w:val="12"/>
                <w:szCs w:val="12"/>
              </w:rPr>
            </w:pPr>
          </w:p>
          <w:p w14:paraId="585A3A39" w14:textId="28B30727"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E06=no,</w:t>
            </w:r>
          </w:p>
          <w:p w14:paraId="18788EC0"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R-6,</w:t>
            </w:r>
          </w:p>
          <w:p w14:paraId="6034A6C2" w14:textId="14A49D1F" w:rsidR="000F7E99" w:rsidRPr="00F607F1" w:rsidRDefault="000F7E99" w:rsidP="00322694">
            <w:pPr>
              <w:rPr>
                <w:rFonts w:asciiTheme="minorHAnsi" w:hAnsiTheme="minorHAnsi"/>
                <w:sz w:val="12"/>
                <w:szCs w:val="12"/>
              </w:rPr>
            </w:pPr>
          </w:p>
          <w:p w14:paraId="6C3927E4" w14:textId="1981DBEB"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value in C10 is</w:t>
            </w:r>
          </w:p>
          <w:p w14:paraId="67BC568E" w14:textId="46C5948D"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&gt; R-6 when A02= CZs: 1-10, 12, 13 </w:t>
            </w:r>
          </w:p>
          <w:p w14:paraId="3F5178C0"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or</w:t>
            </w:r>
            <w:r w:rsidRPr="00F607F1">
              <w:rPr>
                <w:rFonts w:asciiTheme="minorHAnsi" w:hAnsiTheme="minorHAnsi"/>
                <w:sz w:val="12"/>
                <w:szCs w:val="12"/>
              </w:rPr>
              <w:t xml:space="preserve"> </w:t>
            </w:r>
          </w:p>
          <w:p w14:paraId="33923E8F" w14:textId="3C86C93E"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&gt; R-8 when A02= CZs: 11, 14-16, </w:t>
            </w:r>
          </w:p>
          <w:p w14:paraId="0C76C181"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display value from C10;</w:t>
            </w:r>
          </w:p>
          <w:p w14:paraId="42EA2544" w14:textId="77777777" w:rsidR="000F7E99" w:rsidRPr="00F607F1" w:rsidRDefault="000F7E99" w:rsidP="00322694">
            <w:pPr>
              <w:rPr>
                <w:rFonts w:asciiTheme="minorHAnsi" w:hAnsiTheme="minorHAnsi"/>
                <w:sz w:val="12"/>
                <w:szCs w:val="12"/>
              </w:rPr>
            </w:pPr>
          </w:p>
          <w:p w14:paraId="2BA46C68" w14:textId="04909309"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A02= CZ </w:t>
            </w:r>
            <w:r w:rsidR="006D4A09" w:rsidRPr="00F607F1">
              <w:rPr>
                <w:rFonts w:asciiTheme="minorHAnsi" w:hAnsiTheme="minorHAnsi"/>
                <w:sz w:val="12"/>
                <w:szCs w:val="12"/>
              </w:rPr>
              <w:t>3, 5-7</w:t>
            </w:r>
            <w:r w:rsidRPr="00F607F1">
              <w:rPr>
                <w:rFonts w:asciiTheme="minorHAnsi" w:hAnsiTheme="minorHAnsi"/>
                <w:sz w:val="12"/>
                <w:szCs w:val="12"/>
              </w:rPr>
              <w:t xml:space="preserve">, </w:t>
            </w:r>
          </w:p>
          <w:p w14:paraId="5DDFAF4A"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R-6.; </w:t>
            </w:r>
          </w:p>
          <w:p w14:paraId="69549E18" w14:textId="77777777" w:rsidR="000F7E99" w:rsidRPr="00F607F1" w:rsidRDefault="000F7E99" w:rsidP="00322694">
            <w:pPr>
              <w:rPr>
                <w:rFonts w:asciiTheme="minorHAnsi" w:hAnsiTheme="minorHAnsi"/>
                <w:sz w:val="12"/>
                <w:szCs w:val="12"/>
              </w:rPr>
            </w:pPr>
          </w:p>
          <w:p w14:paraId="6E41F45B" w14:textId="39656D9A"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A02=CZ </w:t>
            </w:r>
            <w:r w:rsidR="006D4A09" w:rsidRPr="00F607F1">
              <w:rPr>
                <w:rFonts w:asciiTheme="minorHAnsi" w:hAnsiTheme="minorHAnsi"/>
                <w:sz w:val="12"/>
                <w:szCs w:val="12"/>
              </w:rPr>
              <w:t>1, 2, 4, 8-16,</w:t>
            </w:r>
            <w:r w:rsidRPr="00F607F1">
              <w:rPr>
                <w:rFonts w:asciiTheme="minorHAnsi" w:hAnsiTheme="minorHAnsi"/>
                <w:sz w:val="12"/>
                <w:szCs w:val="12"/>
              </w:rPr>
              <w:t xml:space="preserve"> </w:t>
            </w:r>
          </w:p>
          <w:p w14:paraId="734827A3"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R-8;</w:t>
            </w:r>
          </w:p>
          <w:p w14:paraId="3BD59432" w14:textId="75473059" w:rsidR="000F7E99" w:rsidRPr="00F607F1" w:rsidRDefault="000F7E99" w:rsidP="00322694">
            <w:pPr>
              <w:rPr>
                <w:rFonts w:asciiTheme="minorHAnsi" w:hAnsiTheme="minorHAnsi"/>
                <w:sz w:val="12"/>
                <w:szCs w:val="12"/>
              </w:rPr>
            </w:pPr>
            <w:r w:rsidRPr="00F607F1">
              <w:rPr>
                <w:rFonts w:asciiTheme="minorHAnsi" w:hAnsiTheme="minorHAnsi"/>
                <w:sz w:val="12"/>
                <w:szCs w:val="12"/>
              </w:rPr>
              <w:t>end&gt;&gt;</w:t>
            </w:r>
          </w:p>
        </w:tc>
        <w:tc>
          <w:tcPr>
            <w:tcW w:w="1241" w:type="dxa"/>
          </w:tcPr>
          <w:p w14:paraId="7C6CF6B0" w14:textId="241C6D92" w:rsidR="000F7E99" w:rsidRPr="00F607F1" w:rsidRDefault="000F7E99" w:rsidP="00322694">
            <w:pPr>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K04=</w:t>
            </w:r>
            <w:r w:rsidR="002C5F51" w:rsidRPr="00F607F1">
              <w:rPr>
                <w:rFonts w:ascii="Calibri" w:hAnsi="Calibri"/>
                <w:sz w:val="12"/>
                <w:szCs w:val="12"/>
              </w:rPr>
              <w:t>*</w:t>
            </w:r>
            <w:r w:rsidRPr="00F607F1">
              <w:rPr>
                <w:rFonts w:ascii="Calibri" w:hAnsi="Calibri"/>
                <w:sz w:val="12"/>
                <w:szCs w:val="12"/>
              </w:rPr>
              <w:t>no</w:t>
            </w:r>
            <w:r w:rsidR="000F5840" w:rsidRPr="00F607F1">
              <w:rPr>
                <w:rFonts w:ascii="Calibri" w:hAnsi="Calibri"/>
                <w:sz w:val="12"/>
                <w:szCs w:val="12"/>
              </w:rPr>
              <w:t xml:space="preserve"> or *Return only</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value=n/a</w:t>
            </w:r>
            <w:r w:rsidR="002C5F51" w:rsidRPr="00F607F1">
              <w:rPr>
                <w:rFonts w:ascii="Calibri" w:hAnsi="Calibri"/>
                <w:sz w:val="12"/>
                <w:szCs w:val="12"/>
              </w:rPr>
              <w:t>;</w:t>
            </w:r>
          </w:p>
          <w:p w14:paraId="7B40A7CF" w14:textId="77777777" w:rsidR="000F7E99" w:rsidRPr="00F607F1" w:rsidRDefault="000F7E99" w:rsidP="00322694">
            <w:pPr>
              <w:rPr>
                <w:rFonts w:ascii="Calibri" w:hAnsi="Calibri"/>
                <w:sz w:val="12"/>
                <w:szCs w:val="12"/>
              </w:rPr>
            </w:pPr>
          </w:p>
          <w:p w14:paraId="7A72A35C" w14:textId="71A44E08" w:rsidR="000F7E99" w:rsidRPr="00F607F1" w:rsidRDefault="002C5F51" w:rsidP="00322694">
            <w:pPr>
              <w:rPr>
                <w:rFonts w:ascii="Calibri" w:hAnsi="Calibri"/>
                <w:sz w:val="12"/>
                <w:szCs w:val="12"/>
              </w:rPr>
            </w:pPr>
            <w:r w:rsidRPr="00F607F1">
              <w:rPr>
                <w:rFonts w:ascii="Calibri" w:hAnsi="Calibri"/>
                <w:sz w:val="12"/>
                <w:szCs w:val="12"/>
              </w:rPr>
              <w:t>elseif K04=*Supply only or *Both Supply and Return, then require</w:t>
            </w:r>
            <w:r w:rsidRPr="00F607F1">
              <w:rPr>
                <w:rFonts w:ascii="Calibri" w:hAnsi="Calibri"/>
                <w:b/>
                <w:sz w:val="12"/>
                <w:szCs w:val="12"/>
              </w:rPr>
              <w:t xml:space="preserve"> </w:t>
            </w:r>
            <w:r w:rsidR="000F7E99" w:rsidRPr="00F607F1">
              <w:rPr>
                <w:rFonts w:ascii="Calibri" w:hAnsi="Calibri"/>
                <w:sz w:val="12"/>
                <w:szCs w:val="12"/>
              </w:rPr>
              <w:t xml:space="preserve"> user </w:t>
            </w:r>
            <w:r w:rsidRPr="00F607F1">
              <w:rPr>
                <w:rFonts w:ascii="Calibri" w:hAnsi="Calibri"/>
                <w:sz w:val="12"/>
                <w:szCs w:val="12"/>
              </w:rPr>
              <w:t xml:space="preserve">to </w:t>
            </w:r>
            <w:r w:rsidR="000F7E99" w:rsidRPr="00F607F1">
              <w:rPr>
                <w:rFonts w:ascii="Calibri" w:hAnsi="Calibri"/>
                <w:sz w:val="12"/>
                <w:szCs w:val="12"/>
              </w:rPr>
              <w:t>pick one from the following list:</w:t>
            </w:r>
          </w:p>
          <w:p w14:paraId="1AF207AC" w14:textId="77777777" w:rsidR="000F7E99" w:rsidRPr="00F607F1" w:rsidRDefault="000F7E99" w:rsidP="00322694">
            <w:pPr>
              <w:rPr>
                <w:rFonts w:ascii="Calibri" w:hAnsi="Calibri"/>
                <w:sz w:val="12"/>
                <w:szCs w:val="12"/>
              </w:rPr>
            </w:pPr>
            <w:r w:rsidRPr="00F607F1">
              <w:rPr>
                <w:rFonts w:ascii="Calibri" w:hAnsi="Calibri"/>
                <w:sz w:val="12"/>
                <w:szCs w:val="12"/>
              </w:rPr>
              <w:t>* conditioned space-entirely,</w:t>
            </w:r>
          </w:p>
          <w:p w14:paraId="521CFFB7" w14:textId="77777777" w:rsidR="000F7E99" w:rsidRPr="00F607F1" w:rsidRDefault="000F7E99" w:rsidP="00322694">
            <w:pPr>
              <w:rPr>
                <w:rFonts w:ascii="Calibri" w:hAnsi="Calibri"/>
                <w:sz w:val="12"/>
                <w:szCs w:val="12"/>
              </w:rPr>
            </w:pPr>
            <w:r w:rsidRPr="00F607F1">
              <w:rPr>
                <w:rFonts w:ascii="Calibri" w:hAnsi="Calibri"/>
                <w:sz w:val="12"/>
                <w:szCs w:val="12"/>
              </w:rPr>
              <w:t>*unconditioned attic,</w:t>
            </w:r>
          </w:p>
          <w:p w14:paraId="3D8AEC18" w14:textId="77777777" w:rsidR="000F7E99" w:rsidRPr="00F607F1" w:rsidRDefault="000F7E99" w:rsidP="00322694">
            <w:pPr>
              <w:rPr>
                <w:rFonts w:ascii="Calibri" w:hAnsi="Calibri"/>
                <w:sz w:val="12"/>
                <w:szCs w:val="12"/>
              </w:rPr>
            </w:pPr>
            <w:r w:rsidRPr="00F607F1">
              <w:rPr>
                <w:rFonts w:ascii="Calibri" w:hAnsi="Calibri"/>
                <w:sz w:val="12"/>
                <w:szCs w:val="12"/>
              </w:rPr>
              <w:t>*unconditioned crawl space,</w:t>
            </w:r>
          </w:p>
          <w:p w14:paraId="15901BAE" w14:textId="77777777" w:rsidR="000F7E99" w:rsidRPr="00F607F1" w:rsidRDefault="000F7E99" w:rsidP="00322694">
            <w:pPr>
              <w:rPr>
                <w:rFonts w:ascii="Calibri" w:hAnsi="Calibri"/>
                <w:sz w:val="12"/>
                <w:szCs w:val="12"/>
              </w:rPr>
            </w:pPr>
            <w:r w:rsidRPr="00F607F1">
              <w:rPr>
                <w:rFonts w:ascii="Calibri" w:hAnsi="Calibri"/>
                <w:sz w:val="12"/>
                <w:szCs w:val="12"/>
              </w:rPr>
              <w:t>*controlled ventilation crawl space</w:t>
            </w:r>
          </w:p>
          <w:p w14:paraId="54829636" w14:textId="77777777" w:rsidR="000F7E99" w:rsidRPr="00F607F1" w:rsidRDefault="000F7E99" w:rsidP="00322694">
            <w:pPr>
              <w:rPr>
                <w:rFonts w:ascii="Calibri" w:hAnsi="Calibri"/>
                <w:sz w:val="12"/>
                <w:szCs w:val="12"/>
              </w:rPr>
            </w:pPr>
            <w:r w:rsidRPr="00F607F1">
              <w:rPr>
                <w:rFonts w:ascii="Calibri" w:hAnsi="Calibri"/>
                <w:sz w:val="12"/>
                <w:szCs w:val="12"/>
              </w:rPr>
              <w:t>*unconditioned garage,</w:t>
            </w:r>
          </w:p>
          <w:p w14:paraId="30C971B5" w14:textId="77777777" w:rsidR="000F7E99" w:rsidRPr="00F607F1" w:rsidRDefault="000F7E99" w:rsidP="00322694">
            <w:pPr>
              <w:rPr>
                <w:rFonts w:ascii="Calibri" w:hAnsi="Calibri"/>
                <w:sz w:val="12"/>
                <w:szCs w:val="12"/>
              </w:rPr>
            </w:pPr>
            <w:r w:rsidRPr="00F607F1">
              <w:rPr>
                <w:rFonts w:ascii="Calibri" w:hAnsi="Calibri"/>
                <w:sz w:val="12"/>
                <w:szCs w:val="12"/>
              </w:rPr>
              <w:t>*unconditioned basement,</w:t>
            </w:r>
          </w:p>
          <w:p w14:paraId="11091831" w14:textId="3B1BE94C" w:rsidR="000F7E99" w:rsidRPr="00F607F1" w:rsidRDefault="000F7E99" w:rsidP="00322694">
            <w:pPr>
              <w:rPr>
                <w:rFonts w:asciiTheme="minorHAnsi" w:hAnsiTheme="minorHAnsi"/>
                <w:sz w:val="12"/>
                <w:szCs w:val="12"/>
              </w:rPr>
            </w:pPr>
            <w:r w:rsidRPr="00F607F1">
              <w:rPr>
                <w:rFonts w:ascii="Calibri" w:hAnsi="Calibri"/>
                <w:sz w:val="12"/>
                <w:szCs w:val="12"/>
              </w:rPr>
              <w:t>*outdoors&gt;&gt;</w:t>
            </w:r>
          </w:p>
        </w:tc>
        <w:tc>
          <w:tcPr>
            <w:tcW w:w="1241" w:type="dxa"/>
            <w:shd w:val="clear" w:color="auto" w:fill="auto"/>
          </w:tcPr>
          <w:p w14:paraId="63E2EDFF" w14:textId="5B81E716" w:rsidR="000F7E99" w:rsidRPr="00F607F1" w:rsidRDefault="000F7E99" w:rsidP="00322694">
            <w:pPr>
              <w:rPr>
                <w:rFonts w:asciiTheme="minorHAnsi" w:hAnsiTheme="minorHAnsi"/>
                <w:sz w:val="12"/>
                <w:szCs w:val="12"/>
              </w:rPr>
            </w:pPr>
            <w:r w:rsidRPr="00F607F1">
              <w:rPr>
                <w:rFonts w:asciiTheme="minorHAnsi" w:hAnsiTheme="minorHAnsi"/>
                <w:sz w:val="12"/>
                <w:szCs w:val="12"/>
              </w:rPr>
              <w:t>&lt;&lt;if K04=</w:t>
            </w:r>
            <w:r w:rsidR="002C5F51" w:rsidRPr="00F607F1">
              <w:rPr>
                <w:rFonts w:asciiTheme="minorHAnsi" w:hAnsiTheme="minorHAnsi"/>
                <w:sz w:val="12"/>
                <w:szCs w:val="12"/>
              </w:rPr>
              <w:t>*</w:t>
            </w:r>
            <w:r w:rsidRPr="00F607F1">
              <w:rPr>
                <w:rFonts w:asciiTheme="minorHAnsi" w:hAnsiTheme="minorHAnsi"/>
                <w:sz w:val="12"/>
                <w:szCs w:val="12"/>
              </w:rPr>
              <w:t>no</w:t>
            </w:r>
            <w:r w:rsidR="002C5F51" w:rsidRPr="00F607F1">
              <w:rPr>
                <w:rFonts w:asciiTheme="minorHAnsi" w:hAnsiTheme="minorHAnsi"/>
                <w:sz w:val="12"/>
                <w:szCs w:val="12"/>
              </w:rPr>
              <w:t xml:space="preserve"> </w:t>
            </w:r>
            <w:r w:rsidR="002C5F51" w:rsidRPr="00F607F1">
              <w:rPr>
                <w:rFonts w:ascii="Calibri" w:hAnsi="Calibri"/>
                <w:sz w:val="12"/>
                <w:szCs w:val="12"/>
              </w:rPr>
              <w:t>or *Return only</w:t>
            </w:r>
            <w:r w:rsidRPr="00F607F1">
              <w:rPr>
                <w:rFonts w:asciiTheme="minorHAnsi" w:hAnsiTheme="minorHAnsi"/>
                <w:sz w:val="12"/>
                <w:szCs w:val="12"/>
              </w:rPr>
              <w:t xml:space="preserve">, </w:t>
            </w:r>
          </w:p>
          <w:p w14:paraId="74CC4A0A" w14:textId="47527A7F" w:rsidR="000F7E99" w:rsidRPr="00F607F1" w:rsidRDefault="000F7E99" w:rsidP="00322694">
            <w:pPr>
              <w:rPr>
                <w:rFonts w:asciiTheme="minorHAnsi" w:hAnsiTheme="minorHAnsi"/>
                <w:sz w:val="12"/>
                <w:szCs w:val="12"/>
              </w:rPr>
            </w:pPr>
            <w:r w:rsidRPr="00F607F1">
              <w:rPr>
                <w:rFonts w:asciiTheme="minorHAnsi" w:hAnsiTheme="minorHAnsi"/>
                <w:sz w:val="12"/>
                <w:szCs w:val="12"/>
              </w:rPr>
              <w:t>then value=n/a</w:t>
            </w:r>
            <w:r w:rsidR="002C5F51" w:rsidRPr="00F607F1">
              <w:rPr>
                <w:rFonts w:asciiTheme="minorHAnsi" w:hAnsiTheme="minorHAnsi"/>
                <w:sz w:val="12"/>
                <w:szCs w:val="12"/>
              </w:rPr>
              <w:t>;</w:t>
            </w:r>
          </w:p>
          <w:p w14:paraId="54295A2F" w14:textId="77777777" w:rsidR="000F7E99" w:rsidRPr="00F607F1" w:rsidRDefault="000F7E99" w:rsidP="00322694">
            <w:pPr>
              <w:rPr>
                <w:rFonts w:asciiTheme="minorHAnsi" w:hAnsiTheme="minorHAnsi"/>
                <w:sz w:val="12"/>
                <w:szCs w:val="12"/>
              </w:rPr>
            </w:pPr>
          </w:p>
          <w:p w14:paraId="75940ACF" w14:textId="42324210" w:rsidR="000F7E99" w:rsidRPr="00F607F1" w:rsidRDefault="002C5F51" w:rsidP="00322694">
            <w:pPr>
              <w:rPr>
                <w:rFonts w:asciiTheme="minorHAnsi" w:hAnsiTheme="minorHAnsi"/>
                <w:sz w:val="12"/>
                <w:szCs w:val="12"/>
              </w:rPr>
            </w:pPr>
            <w:r w:rsidRPr="00F607F1">
              <w:rPr>
                <w:rFonts w:asciiTheme="minorHAnsi" w:hAnsiTheme="minorHAnsi"/>
                <w:sz w:val="12"/>
                <w:szCs w:val="12"/>
              </w:rPr>
              <w:t xml:space="preserve">elseif K04=*Supply only or *Both Supply and Return, then require </w:t>
            </w:r>
            <w:r w:rsidR="000F7E99" w:rsidRPr="00F607F1">
              <w:rPr>
                <w:rFonts w:asciiTheme="minorHAnsi" w:hAnsiTheme="minorHAnsi"/>
                <w:sz w:val="12"/>
                <w:szCs w:val="12"/>
              </w:rPr>
              <w:t xml:space="preserve">user </w:t>
            </w:r>
            <w:r w:rsidRPr="00F607F1">
              <w:rPr>
                <w:rFonts w:asciiTheme="minorHAnsi" w:hAnsiTheme="minorHAnsi"/>
                <w:sz w:val="12"/>
                <w:szCs w:val="12"/>
              </w:rPr>
              <w:t xml:space="preserve">to </w:t>
            </w:r>
            <w:r w:rsidR="000F7E99" w:rsidRPr="00F607F1">
              <w:rPr>
                <w:rFonts w:asciiTheme="minorHAnsi" w:hAnsiTheme="minorHAnsi"/>
                <w:sz w:val="12"/>
                <w:szCs w:val="12"/>
              </w:rPr>
              <w:t>pick one value from the following  list:</w:t>
            </w:r>
          </w:p>
          <w:p w14:paraId="7E1552F5" w14:textId="607067AF" w:rsidR="005206C3" w:rsidRPr="00F607F1" w:rsidRDefault="005206C3" w:rsidP="00322694">
            <w:pPr>
              <w:rPr>
                <w:rFonts w:asciiTheme="minorHAnsi" w:hAnsiTheme="minorHAnsi"/>
                <w:sz w:val="12"/>
                <w:szCs w:val="12"/>
              </w:rPr>
            </w:pPr>
            <w:r w:rsidRPr="00F607F1">
              <w:rPr>
                <w:rFonts w:asciiTheme="minorHAnsi" w:hAnsiTheme="minorHAnsi"/>
                <w:sz w:val="12"/>
                <w:szCs w:val="12"/>
              </w:rPr>
              <w:t>*R-0,</w:t>
            </w:r>
          </w:p>
          <w:p w14:paraId="499530FF" w14:textId="20832E17" w:rsidR="005206C3" w:rsidRPr="00F607F1" w:rsidRDefault="005206C3" w:rsidP="00322694">
            <w:pPr>
              <w:rPr>
                <w:rFonts w:asciiTheme="minorHAnsi" w:hAnsiTheme="minorHAnsi"/>
                <w:sz w:val="12"/>
                <w:szCs w:val="12"/>
              </w:rPr>
            </w:pPr>
            <w:r w:rsidRPr="00F607F1">
              <w:rPr>
                <w:rFonts w:asciiTheme="minorHAnsi" w:hAnsiTheme="minorHAnsi"/>
                <w:sz w:val="12"/>
                <w:szCs w:val="12"/>
              </w:rPr>
              <w:t>*R-2.1,</w:t>
            </w:r>
          </w:p>
          <w:p w14:paraId="057FC3B0" w14:textId="4B5115C9"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R-4.2</w:t>
            </w:r>
          </w:p>
          <w:p w14:paraId="54E7E112" w14:textId="55CC29D1"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R-6, </w:t>
            </w:r>
          </w:p>
          <w:p w14:paraId="5EB25DD5" w14:textId="18224AF8"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R-8, </w:t>
            </w:r>
          </w:p>
          <w:p w14:paraId="7BC69C9A" w14:textId="597C0D57"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R-10, </w:t>
            </w:r>
          </w:p>
          <w:p w14:paraId="0D72B330" w14:textId="0352E03C"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R-12;  </w:t>
            </w:r>
          </w:p>
          <w:p w14:paraId="5D892770" w14:textId="23CA2CFA" w:rsidR="000F7E99" w:rsidRPr="00F607F1" w:rsidRDefault="000F7E99" w:rsidP="00322694">
            <w:pPr>
              <w:rPr>
                <w:rFonts w:asciiTheme="minorHAnsi" w:hAnsiTheme="minorHAnsi"/>
                <w:sz w:val="12"/>
                <w:szCs w:val="12"/>
              </w:rPr>
            </w:pPr>
            <w:r w:rsidRPr="00F607F1">
              <w:rPr>
                <w:rFonts w:asciiTheme="minorHAnsi" w:hAnsiTheme="minorHAnsi"/>
                <w:b/>
                <w:sz w:val="12"/>
                <w:szCs w:val="12"/>
              </w:rPr>
              <w:t>check value</w:t>
            </w:r>
            <w:r w:rsidRPr="00F607F1">
              <w:rPr>
                <w:rFonts w:asciiTheme="minorHAnsi" w:hAnsiTheme="minorHAnsi"/>
                <w:sz w:val="12"/>
                <w:szCs w:val="12"/>
              </w:rPr>
              <w:t xml:space="preserve">: </w:t>
            </w:r>
          </w:p>
          <w:p w14:paraId="724F1559" w14:textId="61B85F3E"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must be ≥ value in K05 to comply subject to the following exception: </w:t>
            </w:r>
          </w:p>
          <w:p w14:paraId="5EF2F296" w14:textId="0CAA0583" w:rsidR="000F7E99" w:rsidRPr="00F607F1" w:rsidRDefault="000F7E99" w:rsidP="00322694">
            <w:pPr>
              <w:rPr>
                <w:rFonts w:asciiTheme="minorHAnsi" w:hAnsiTheme="minorHAnsi"/>
                <w:sz w:val="12"/>
                <w:szCs w:val="12"/>
              </w:rPr>
            </w:pPr>
            <w:r w:rsidRPr="00F607F1">
              <w:rPr>
                <w:rFonts w:asciiTheme="minorHAnsi" w:hAnsiTheme="minorHAnsi"/>
                <w:b/>
                <w:sz w:val="12"/>
                <w:szCs w:val="12"/>
              </w:rPr>
              <w:t>if</w:t>
            </w:r>
            <w:r w:rsidRPr="00F607F1">
              <w:rPr>
                <w:rFonts w:asciiTheme="minorHAnsi" w:hAnsiTheme="minorHAnsi"/>
                <w:sz w:val="12"/>
                <w:szCs w:val="12"/>
              </w:rPr>
              <w:t xml:space="preserve"> K10=</w:t>
            </w:r>
          </w:p>
          <w:p w14:paraId="29515D0E" w14:textId="032A82AB"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*Ducts </w:t>
            </w:r>
            <w:r w:rsidR="006D4A09" w:rsidRPr="00F607F1">
              <w:rPr>
                <w:rFonts w:asciiTheme="minorHAnsi" w:hAnsiTheme="minorHAnsi"/>
                <w:sz w:val="12"/>
                <w:szCs w:val="12"/>
              </w:rPr>
              <w:t>&lt;R-6</w:t>
            </w:r>
            <w:r w:rsidRPr="00F607F1">
              <w:rPr>
                <w:rFonts w:asciiTheme="minorHAnsi" w:hAnsiTheme="minorHAnsi"/>
                <w:sz w:val="12"/>
                <w:szCs w:val="12"/>
              </w:rPr>
              <w:t xml:space="preserve"> entirely in Conditioned Space,</w:t>
            </w:r>
          </w:p>
          <w:p w14:paraId="4F8B97B7" w14:textId="10E385CF"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w:t>
            </w:r>
            <w:r w:rsidR="00FD04E4" w:rsidRPr="00F607F1">
              <w:rPr>
                <w:rFonts w:asciiTheme="minorHAnsi" w:hAnsiTheme="minorHAnsi"/>
                <w:sz w:val="12"/>
                <w:szCs w:val="12"/>
              </w:rPr>
              <w:t xml:space="preserve">value </w:t>
            </w:r>
            <w:r w:rsidR="006D4A09" w:rsidRPr="00F607F1">
              <w:rPr>
                <w:rFonts w:asciiTheme="minorHAnsi" w:hAnsiTheme="minorHAnsi"/>
                <w:sz w:val="12"/>
                <w:szCs w:val="12"/>
              </w:rPr>
              <w:t>&lt;R-6</w:t>
            </w:r>
            <w:r w:rsidRPr="00F607F1">
              <w:rPr>
                <w:rFonts w:asciiTheme="minorHAnsi" w:hAnsiTheme="minorHAnsi"/>
                <w:sz w:val="12"/>
                <w:szCs w:val="12"/>
              </w:rPr>
              <w:t xml:space="preserve"> complies</w:t>
            </w:r>
          </w:p>
          <w:p w14:paraId="63C20509" w14:textId="77777777" w:rsidR="000F7E99" w:rsidRPr="00F607F1" w:rsidRDefault="000F7E99" w:rsidP="00322694">
            <w:pPr>
              <w:rPr>
                <w:rFonts w:asciiTheme="minorHAnsi" w:hAnsiTheme="minorHAnsi"/>
                <w:sz w:val="12"/>
                <w:szCs w:val="12"/>
              </w:rPr>
            </w:pPr>
          </w:p>
          <w:p w14:paraId="7ADC3CBC" w14:textId="0FAAB05F" w:rsidR="000F7E99" w:rsidRPr="00F607F1" w:rsidRDefault="000F7E99" w:rsidP="00322694">
            <w:pPr>
              <w:rPr>
                <w:rFonts w:asciiTheme="minorHAnsi" w:hAnsiTheme="minorHAnsi"/>
                <w:sz w:val="12"/>
                <w:szCs w:val="12"/>
              </w:rPr>
            </w:pPr>
          </w:p>
          <w:p w14:paraId="782FDF79" w14:textId="66BD6C21" w:rsidR="000F7E99" w:rsidRPr="00F607F1" w:rsidRDefault="000F7E99" w:rsidP="00322694">
            <w:pPr>
              <w:rPr>
                <w:rFonts w:asciiTheme="minorHAnsi" w:hAnsiTheme="minorHAnsi"/>
                <w:sz w:val="12"/>
                <w:szCs w:val="12"/>
              </w:rPr>
            </w:pPr>
            <w:r w:rsidRPr="00F607F1">
              <w:rPr>
                <w:rFonts w:asciiTheme="minorHAnsi" w:hAnsiTheme="minorHAnsi"/>
                <w:sz w:val="12"/>
                <w:szCs w:val="12"/>
              </w:rPr>
              <w:t>flag non-compliant value and report in project status notes field; a revised CF1R or revised installation may be required&gt;&gt;</w:t>
            </w:r>
          </w:p>
          <w:p w14:paraId="0450F9DB" w14:textId="4769CD4A" w:rsidR="000F7E99" w:rsidRPr="00F607F1" w:rsidRDefault="000F7E99" w:rsidP="00322694">
            <w:pPr>
              <w:rPr>
                <w:rFonts w:asciiTheme="minorHAnsi" w:hAnsiTheme="minorHAnsi"/>
                <w:sz w:val="12"/>
                <w:szCs w:val="12"/>
              </w:rPr>
            </w:pPr>
          </w:p>
        </w:tc>
        <w:tc>
          <w:tcPr>
            <w:tcW w:w="1153" w:type="dxa"/>
          </w:tcPr>
          <w:p w14:paraId="3EE3611B" w14:textId="5AEBB3C4" w:rsidR="000F7E99" w:rsidRPr="00F607F1" w:rsidRDefault="000F7E99" w:rsidP="00322694">
            <w:pPr>
              <w:keepNext/>
              <w:rPr>
                <w:rFonts w:ascii="Calibri" w:hAnsi="Calibri"/>
                <w:sz w:val="12"/>
                <w:szCs w:val="12"/>
              </w:rPr>
            </w:pPr>
            <w:r w:rsidRPr="00F607F1">
              <w:rPr>
                <w:rFonts w:ascii="Calibri" w:hAnsi="Calibri"/>
                <w:sz w:val="12"/>
                <w:szCs w:val="12"/>
              </w:rPr>
              <w:t>&lt;&lt;if K04=</w:t>
            </w:r>
            <w:r w:rsidR="002C5F51" w:rsidRPr="00F607F1">
              <w:rPr>
                <w:rFonts w:ascii="Calibri" w:hAnsi="Calibri"/>
                <w:sz w:val="12"/>
                <w:szCs w:val="12"/>
              </w:rPr>
              <w:t>*</w:t>
            </w:r>
            <w:r w:rsidRPr="00F607F1">
              <w:rPr>
                <w:rFonts w:ascii="Calibri" w:hAnsi="Calibri"/>
                <w:sz w:val="12"/>
                <w:szCs w:val="12"/>
              </w:rPr>
              <w:t>no</w:t>
            </w:r>
            <w:r w:rsidR="002C5F51" w:rsidRPr="00F607F1">
              <w:rPr>
                <w:rFonts w:ascii="Calibri" w:hAnsi="Calibri"/>
                <w:sz w:val="12"/>
                <w:szCs w:val="12"/>
              </w:rPr>
              <w:t xml:space="preserve"> or *Supply only</w:t>
            </w:r>
            <w:r w:rsidRPr="00F607F1">
              <w:rPr>
                <w:rFonts w:ascii="Calibri" w:hAnsi="Calibri"/>
                <w:sz w:val="12"/>
                <w:szCs w:val="12"/>
              </w:rPr>
              <w:t xml:space="preserve">, </w:t>
            </w:r>
          </w:p>
          <w:p w14:paraId="341116BC" w14:textId="1D1D372E" w:rsidR="000F7E99" w:rsidRPr="00F607F1" w:rsidRDefault="000F7E99" w:rsidP="00322694">
            <w:pPr>
              <w:keepNext/>
              <w:rPr>
                <w:rFonts w:ascii="Calibri" w:hAnsi="Calibri"/>
                <w:sz w:val="12"/>
                <w:szCs w:val="12"/>
              </w:rPr>
            </w:pPr>
            <w:r w:rsidRPr="00F607F1">
              <w:rPr>
                <w:rFonts w:ascii="Calibri" w:hAnsi="Calibri"/>
                <w:sz w:val="12"/>
                <w:szCs w:val="12"/>
              </w:rPr>
              <w:t>then value=n/a</w:t>
            </w:r>
            <w:r w:rsidR="002C5F51" w:rsidRPr="00F607F1">
              <w:rPr>
                <w:rFonts w:ascii="Calibri" w:hAnsi="Calibri"/>
                <w:sz w:val="12"/>
                <w:szCs w:val="12"/>
              </w:rPr>
              <w:t>;</w:t>
            </w:r>
          </w:p>
          <w:p w14:paraId="0EA2008B" w14:textId="77777777" w:rsidR="000F7E99" w:rsidRPr="00F607F1" w:rsidRDefault="000F7E99" w:rsidP="00322694">
            <w:pPr>
              <w:keepNext/>
              <w:rPr>
                <w:rFonts w:ascii="Calibri" w:hAnsi="Calibri"/>
                <w:sz w:val="12"/>
                <w:szCs w:val="12"/>
              </w:rPr>
            </w:pPr>
          </w:p>
          <w:p w14:paraId="77FB8A97" w14:textId="04DAB19D" w:rsidR="000F7E99" w:rsidRPr="00F607F1" w:rsidRDefault="002C5F51" w:rsidP="00322694">
            <w:pPr>
              <w:keepNext/>
              <w:rPr>
                <w:rFonts w:ascii="Calibri" w:hAnsi="Calibri"/>
                <w:sz w:val="12"/>
                <w:szCs w:val="12"/>
              </w:rPr>
            </w:pPr>
            <w:r w:rsidRPr="00F607F1">
              <w:rPr>
                <w:rFonts w:ascii="Calibri" w:hAnsi="Calibri"/>
                <w:sz w:val="12"/>
                <w:szCs w:val="12"/>
              </w:rPr>
              <w:t xml:space="preserve">elseif K04=*Return only or *Both Supply and Return, then require </w:t>
            </w:r>
            <w:r w:rsidR="000F7E99" w:rsidRPr="00F607F1">
              <w:rPr>
                <w:rFonts w:ascii="Calibri" w:hAnsi="Calibri"/>
                <w:sz w:val="12"/>
                <w:szCs w:val="12"/>
              </w:rPr>
              <w:t xml:space="preserve">user </w:t>
            </w:r>
            <w:r w:rsidRPr="00F607F1">
              <w:rPr>
                <w:rFonts w:ascii="Calibri" w:hAnsi="Calibri"/>
                <w:sz w:val="12"/>
                <w:szCs w:val="12"/>
              </w:rPr>
              <w:t xml:space="preserve">to </w:t>
            </w:r>
            <w:r w:rsidR="000F7E99" w:rsidRPr="00F607F1">
              <w:rPr>
                <w:rFonts w:ascii="Calibri" w:hAnsi="Calibri"/>
                <w:sz w:val="12"/>
                <w:szCs w:val="12"/>
              </w:rPr>
              <w:t>pick one from the following list:</w:t>
            </w:r>
          </w:p>
          <w:p w14:paraId="0800C89B" w14:textId="77777777" w:rsidR="000F7E99" w:rsidRPr="00F607F1" w:rsidRDefault="000F7E99" w:rsidP="00322694">
            <w:pPr>
              <w:keepNext/>
              <w:rPr>
                <w:rFonts w:ascii="Calibri" w:hAnsi="Calibri"/>
                <w:sz w:val="12"/>
                <w:szCs w:val="12"/>
              </w:rPr>
            </w:pPr>
            <w:r w:rsidRPr="00F607F1">
              <w:rPr>
                <w:rFonts w:ascii="Calibri" w:hAnsi="Calibri"/>
                <w:sz w:val="12"/>
                <w:szCs w:val="12"/>
              </w:rPr>
              <w:t>* conditioned space-entirely,</w:t>
            </w:r>
          </w:p>
          <w:p w14:paraId="211C9EA1"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attic,</w:t>
            </w:r>
          </w:p>
          <w:p w14:paraId="61FE426E"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crawl space,</w:t>
            </w:r>
          </w:p>
          <w:p w14:paraId="72475BC9" w14:textId="77777777" w:rsidR="000F7E99" w:rsidRPr="00F607F1" w:rsidRDefault="000F7E99" w:rsidP="00322694">
            <w:pPr>
              <w:keepNext/>
              <w:rPr>
                <w:rFonts w:ascii="Calibri" w:hAnsi="Calibri"/>
                <w:sz w:val="12"/>
                <w:szCs w:val="12"/>
              </w:rPr>
            </w:pPr>
            <w:r w:rsidRPr="00F607F1">
              <w:rPr>
                <w:rFonts w:ascii="Calibri" w:hAnsi="Calibri"/>
                <w:sz w:val="12"/>
                <w:szCs w:val="12"/>
              </w:rPr>
              <w:t>*controlled ventilation crawl space</w:t>
            </w:r>
          </w:p>
          <w:p w14:paraId="36992874"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garage,</w:t>
            </w:r>
          </w:p>
          <w:p w14:paraId="2CB1BC7D"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basement,</w:t>
            </w:r>
          </w:p>
          <w:p w14:paraId="3BEA68E5" w14:textId="3998D2CA" w:rsidR="000F7E99" w:rsidRPr="00F607F1" w:rsidRDefault="000F7E99" w:rsidP="00322694">
            <w:pPr>
              <w:keepNext/>
              <w:rPr>
                <w:rFonts w:ascii="Calibri" w:hAnsi="Calibri"/>
                <w:sz w:val="12"/>
                <w:szCs w:val="12"/>
              </w:rPr>
            </w:pPr>
            <w:r w:rsidRPr="00F607F1">
              <w:rPr>
                <w:rFonts w:ascii="Calibri" w:hAnsi="Calibri"/>
                <w:sz w:val="12"/>
                <w:szCs w:val="12"/>
              </w:rPr>
              <w:t>*outdoors&gt;&gt;</w:t>
            </w:r>
          </w:p>
        </w:tc>
        <w:tc>
          <w:tcPr>
            <w:tcW w:w="1153" w:type="dxa"/>
          </w:tcPr>
          <w:p w14:paraId="19065C2D" w14:textId="055276A4" w:rsidR="000F7E99" w:rsidRPr="00F607F1" w:rsidRDefault="000F7E99" w:rsidP="00322694">
            <w:pPr>
              <w:keepNext/>
              <w:rPr>
                <w:rFonts w:ascii="Calibri" w:hAnsi="Calibri"/>
                <w:sz w:val="12"/>
                <w:szCs w:val="12"/>
              </w:rPr>
            </w:pPr>
            <w:r w:rsidRPr="00F607F1">
              <w:rPr>
                <w:rFonts w:ascii="Calibri" w:hAnsi="Calibri"/>
                <w:sz w:val="12"/>
                <w:szCs w:val="12"/>
              </w:rPr>
              <w:t>&lt;&lt; if K04=</w:t>
            </w:r>
            <w:r w:rsidR="002C5F51" w:rsidRPr="00F607F1">
              <w:rPr>
                <w:rFonts w:ascii="Calibri" w:hAnsi="Calibri"/>
                <w:sz w:val="12"/>
                <w:szCs w:val="12"/>
              </w:rPr>
              <w:t>*</w:t>
            </w:r>
            <w:r w:rsidRPr="00F607F1">
              <w:rPr>
                <w:rFonts w:ascii="Calibri" w:hAnsi="Calibri"/>
                <w:sz w:val="12"/>
                <w:szCs w:val="12"/>
              </w:rPr>
              <w:t>no</w:t>
            </w:r>
            <w:r w:rsidR="002C5F51" w:rsidRPr="00F607F1">
              <w:rPr>
                <w:rFonts w:ascii="Calibri" w:hAnsi="Calibri"/>
                <w:sz w:val="12"/>
                <w:szCs w:val="12"/>
              </w:rPr>
              <w:t xml:space="preserve"> or *Supply only</w:t>
            </w:r>
            <w:r w:rsidRPr="00F607F1">
              <w:rPr>
                <w:rFonts w:ascii="Calibri" w:hAnsi="Calibri"/>
                <w:sz w:val="12"/>
                <w:szCs w:val="12"/>
              </w:rPr>
              <w:t xml:space="preserve">, </w:t>
            </w:r>
          </w:p>
          <w:p w14:paraId="702CE848" w14:textId="54DC759A" w:rsidR="000F7E99" w:rsidRPr="00F607F1" w:rsidRDefault="000F7E99" w:rsidP="00322694">
            <w:pPr>
              <w:keepNext/>
              <w:rPr>
                <w:rFonts w:ascii="Calibri" w:hAnsi="Calibri"/>
                <w:sz w:val="12"/>
                <w:szCs w:val="12"/>
              </w:rPr>
            </w:pPr>
            <w:r w:rsidRPr="00F607F1">
              <w:rPr>
                <w:rFonts w:ascii="Calibri" w:hAnsi="Calibri"/>
                <w:sz w:val="12"/>
                <w:szCs w:val="12"/>
              </w:rPr>
              <w:t>then value=n/a</w:t>
            </w:r>
            <w:r w:rsidR="002C5F51" w:rsidRPr="00F607F1">
              <w:rPr>
                <w:rFonts w:ascii="Calibri" w:hAnsi="Calibri"/>
                <w:sz w:val="12"/>
                <w:szCs w:val="12"/>
              </w:rPr>
              <w:t>;</w:t>
            </w:r>
            <w:r w:rsidRPr="00F607F1">
              <w:rPr>
                <w:rFonts w:ascii="Calibri" w:hAnsi="Calibri"/>
                <w:sz w:val="12"/>
                <w:szCs w:val="12"/>
              </w:rPr>
              <w:t xml:space="preserve"> </w:t>
            </w:r>
          </w:p>
          <w:p w14:paraId="05D809E5" w14:textId="77777777" w:rsidR="000F7E99" w:rsidRPr="00F607F1" w:rsidRDefault="000F7E99" w:rsidP="00322694">
            <w:pPr>
              <w:keepNext/>
              <w:rPr>
                <w:rFonts w:ascii="Calibri" w:hAnsi="Calibri"/>
                <w:sz w:val="12"/>
                <w:szCs w:val="12"/>
              </w:rPr>
            </w:pPr>
          </w:p>
          <w:p w14:paraId="4C0053DB" w14:textId="28987D2C" w:rsidR="000F7E99" w:rsidRPr="00F607F1" w:rsidRDefault="002C5F51" w:rsidP="00322694">
            <w:pPr>
              <w:keepNext/>
              <w:rPr>
                <w:rFonts w:ascii="Calibri" w:hAnsi="Calibri"/>
                <w:sz w:val="12"/>
                <w:szCs w:val="12"/>
              </w:rPr>
            </w:pPr>
            <w:r w:rsidRPr="00F607F1">
              <w:rPr>
                <w:rFonts w:ascii="Calibri" w:hAnsi="Calibri"/>
                <w:sz w:val="12"/>
                <w:szCs w:val="12"/>
              </w:rPr>
              <w:t xml:space="preserve">Elseif K04=*Return only or *Both Supply and Return, then require </w:t>
            </w:r>
            <w:r w:rsidR="000F7E99" w:rsidRPr="00F607F1">
              <w:rPr>
                <w:rFonts w:ascii="Calibri" w:hAnsi="Calibri"/>
                <w:sz w:val="12"/>
                <w:szCs w:val="12"/>
              </w:rPr>
              <w:t xml:space="preserve">user </w:t>
            </w:r>
            <w:r w:rsidRPr="00F607F1">
              <w:rPr>
                <w:rFonts w:ascii="Calibri" w:hAnsi="Calibri"/>
                <w:sz w:val="12"/>
                <w:szCs w:val="12"/>
              </w:rPr>
              <w:t xml:space="preserve">to </w:t>
            </w:r>
            <w:r w:rsidR="000F7E99" w:rsidRPr="00F607F1">
              <w:rPr>
                <w:rFonts w:ascii="Calibri" w:hAnsi="Calibri"/>
                <w:sz w:val="12"/>
                <w:szCs w:val="12"/>
              </w:rPr>
              <w:t>pick one value from the following list:</w:t>
            </w:r>
          </w:p>
          <w:p w14:paraId="09D97B0F" w14:textId="6ECE8F4B" w:rsidR="008E594B" w:rsidRPr="00F607F1" w:rsidRDefault="005206C3" w:rsidP="00322694">
            <w:pPr>
              <w:keepNext/>
              <w:rPr>
                <w:rFonts w:ascii="Calibri" w:hAnsi="Calibri"/>
                <w:sz w:val="12"/>
                <w:szCs w:val="12"/>
              </w:rPr>
            </w:pPr>
            <w:r w:rsidRPr="00F607F1">
              <w:rPr>
                <w:rFonts w:ascii="Calibri" w:hAnsi="Calibri"/>
                <w:sz w:val="12"/>
                <w:szCs w:val="12"/>
              </w:rPr>
              <w:t>*R-0,</w:t>
            </w:r>
          </w:p>
          <w:p w14:paraId="055C1793" w14:textId="71ABFECC" w:rsidR="005206C3" w:rsidRPr="00F607F1" w:rsidRDefault="005206C3" w:rsidP="00322694">
            <w:pPr>
              <w:keepNext/>
              <w:rPr>
                <w:rFonts w:ascii="Calibri" w:hAnsi="Calibri"/>
                <w:sz w:val="12"/>
                <w:szCs w:val="12"/>
              </w:rPr>
            </w:pPr>
            <w:r w:rsidRPr="00F607F1">
              <w:rPr>
                <w:rFonts w:ascii="Calibri" w:hAnsi="Calibri"/>
                <w:sz w:val="12"/>
                <w:szCs w:val="12"/>
              </w:rPr>
              <w:t>*R-2.1,</w:t>
            </w:r>
          </w:p>
          <w:p w14:paraId="439DE534" w14:textId="320892BF" w:rsidR="000F7E99" w:rsidRPr="00F607F1" w:rsidRDefault="000F7E99" w:rsidP="00322694">
            <w:pPr>
              <w:keepNext/>
              <w:rPr>
                <w:rFonts w:ascii="Calibri" w:hAnsi="Calibri"/>
                <w:sz w:val="12"/>
                <w:szCs w:val="12"/>
              </w:rPr>
            </w:pPr>
            <w:r w:rsidRPr="00F607F1">
              <w:rPr>
                <w:rFonts w:ascii="Calibri" w:hAnsi="Calibri"/>
                <w:sz w:val="12"/>
                <w:szCs w:val="12"/>
              </w:rPr>
              <w:t>*R-4.2,</w:t>
            </w:r>
          </w:p>
          <w:p w14:paraId="1B6EE44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*R-6, </w:t>
            </w:r>
          </w:p>
          <w:p w14:paraId="0837DF8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*R-8, </w:t>
            </w:r>
          </w:p>
          <w:p w14:paraId="6286AA7C"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*R-10, </w:t>
            </w:r>
          </w:p>
          <w:p w14:paraId="63474796"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*R-12;  </w:t>
            </w:r>
          </w:p>
          <w:p w14:paraId="40923EF4" w14:textId="77777777" w:rsidR="000F7E99" w:rsidRPr="00F607F1" w:rsidRDefault="000F7E99" w:rsidP="00322694">
            <w:pPr>
              <w:keepNext/>
              <w:rPr>
                <w:rFonts w:ascii="Calibri" w:hAnsi="Calibri"/>
                <w:b/>
                <w:sz w:val="12"/>
                <w:szCs w:val="12"/>
              </w:rPr>
            </w:pPr>
            <w:r w:rsidRPr="00F607F1">
              <w:rPr>
                <w:rFonts w:ascii="Calibri" w:hAnsi="Calibri"/>
                <w:b/>
                <w:sz w:val="12"/>
                <w:szCs w:val="12"/>
              </w:rPr>
              <w:t xml:space="preserve">check value: </w:t>
            </w:r>
          </w:p>
          <w:p w14:paraId="4585DAFA" w14:textId="21F765EF" w:rsidR="000F7E99" w:rsidRPr="00F607F1" w:rsidRDefault="000F7E99" w:rsidP="00322694">
            <w:pPr>
              <w:keepNext/>
              <w:rPr>
                <w:rFonts w:ascii="Calibri" w:hAnsi="Calibri"/>
                <w:sz w:val="12"/>
                <w:szCs w:val="12"/>
              </w:rPr>
            </w:pPr>
            <w:r w:rsidRPr="00F607F1">
              <w:rPr>
                <w:rFonts w:ascii="Calibri" w:hAnsi="Calibri"/>
                <w:sz w:val="12"/>
                <w:szCs w:val="12"/>
              </w:rPr>
              <w:t xml:space="preserve">must be ≥ value in K05 to comply subject to the following exception: </w:t>
            </w:r>
          </w:p>
          <w:p w14:paraId="3B2E7579" w14:textId="3BAE11C5" w:rsidR="000F7E99" w:rsidRPr="00F607F1" w:rsidRDefault="000F7E99" w:rsidP="00322694">
            <w:pPr>
              <w:keepNext/>
              <w:rPr>
                <w:rFonts w:ascii="Calibri" w:hAnsi="Calibri"/>
                <w:sz w:val="12"/>
                <w:szCs w:val="12"/>
              </w:rPr>
            </w:pPr>
            <w:r w:rsidRPr="00F607F1">
              <w:rPr>
                <w:rFonts w:ascii="Calibri" w:hAnsi="Calibri"/>
                <w:sz w:val="12"/>
                <w:szCs w:val="12"/>
              </w:rPr>
              <w:t>if K10=</w:t>
            </w:r>
          </w:p>
          <w:p w14:paraId="005D75D5" w14:textId="039105B6" w:rsidR="000F7E99" w:rsidRPr="00F607F1" w:rsidRDefault="000F7E99" w:rsidP="00322694">
            <w:pPr>
              <w:keepNext/>
              <w:rPr>
                <w:rFonts w:ascii="Calibri" w:hAnsi="Calibri"/>
                <w:sz w:val="12"/>
                <w:szCs w:val="12"/>
              </w:rPr>
            </w:pPr>
            <w:r w:rsidRPr="00F607F1">
              <w:rPr>
                <w:rFonts w:ascii="Calibri" w:hAnsi="Calibri"/>
                <w:sz w:val="12"/>
                <w:szCs w:val="12"/>
              </w:rPr>
              <w:t xml:space="preserve">*Ducts  </w:t>
            </w:r>
            <w:r w:rsidR="006D4A09" w:rsidRPr="00F607F1">
              <w:rPr>
                <w:rFonts w:ascii="Calibri" w:hAnsi="Calibri"/>
                <w:sz w:val="12"/>
                <w:szCs w:val="12"/>
              </w:rPr>
              <w:t>&lt;R-6</w:t>
            </w:r>
            <w:r w:rsidRPr="00F607F1">
              <w:rPr>
                <w:rFonts w:ascii="Calibri" w:hAnsi="Calibri"/>
                <w:sz w:val="12"/>
                <w:szCs w:val="12"/>
              </w:rPr>
              <w:t>entirely in Conditioned Space,</w:t>
            </w:r>
          </w:p>
          <w:p w14:paraId="1C7E1BD0" w14:textId="6D94C160" w:rsidR="000F7E99" w:rsidRPr="00F607F1" w:rsidRDefault="006D4A09" w:rsidP="00322694">
            <w:pPr>
              <w:keepNext/>
              <w:rPr>
                <w:rFonts w:ascii="Calibri" w:hAnsi="Calibri"/>
                <w:sz w:val="12"/>
                <w:szCs w:val="12"/>
              </w:rPr>
            </w:pPr>
            <w:r w:rsidRPr="00F607F1">
              <w:rPr>
                <w:rFonts w:ascii="Calibri" w:hAnsi="Calibri"/>
                <w:sz w:val="12"/>
                <w:szCs w:val="12"/>
              </w:rPr>
              <w:t>T</w:t>
            </w:r>
            <w:r w:rsidR="000F7E99" w:rsidRPr="00F607F1">
              <w:rPr>
                <w:rFonts w:ascii="Calibri" w:hAnsi="Calibri"/>
                <w:sz w:val="12"/>
                <w:szCs w:val="12"/>
              </w:rPr>
              <w:t>hen</w:t>
            </w:r>
            <w:r w:rsidRPr="00F607F1">
              <w:rPr>
                <w:rFonts w:ascii="Calibri" w:hAnsi="Calibri"/>
                <w:sz w:val="12"/>
                <w:szCs w:val="12"/>
              </w:rPr>
              <w:t xml:space="preserve"> </w:t>
            </w:r>
            <w:r w:rsidR="00FD04E4" w:rsidRPr="00F607F1">
              <w:rPr>
                <w:rFonts w:ascii="Calibri" w:hAnsi="Calibri"/>
                <w:sz w:val="12"/>
                <w:szCs w:val="12"/>
              </w:rPr>
              <w:t xml:space="preserve">value </w:t>
            </w:r>
            <w:r w:rsidRPr="00F607F1">
              <w:rPr>
                <w:rFonts w:ascii="Calibri" w:hAnsi="Calibri"/>
                <w:sz w:val="12"/>
                <w:szCs w:val="12"/>
              </w:rPr>
              <w:t>&lt;</w:t>
            </w:r>
            <w:r w:rsidR="00FD04E4" w:rsidRPr="00F607F1">
              <w:rPr>
                <w:rFonts w:ascii="Calibri" w:hAnsi="Calibri"/>
                <w:sz w:val="12"/>
                <w:szCs w:val="12"/>
              </w:rPr>
              <w:t xml:space="preserve"> </w:t>
            </w:r>
            <w:r w:rsidRPr="00F607F1">
              <w:rPr>
                <w:rFonts w:ascii="Calibri" w:hAnsi="Calibri"/>
                <w:sz w:val="12"/>
                <w:szCs w:val="12"/>
              </w:rPr>
              <w:t>R-6</w:t>
            </w:r>
            <w:r w:rsidR="000F7E99" w:rsidRPr="00F607F1">
              <w:rPr>
                <w:rFonts w:ascii="Calibri" w:hAnsi="Calibri"/>
                <w:sz w:val="12"/>
                <w:szCs w:val="12"/>
              </w:rPr>
              <w:t xml:space="preserve"> complies;</w:t>
            </w:r>
          </w:p>
          <w:p w14:paraId="1AEAF71E" w14:textId="5BA8D072" w:rsidR="000F7E99" w:rsidRPr="00F607F1" w:rsidRDefault="000F7E99" w:rsidP="00322694">
            <w:pPr>
              <w:keepNext/>
              <w:rPr>
                <w:rFonts w:ascii="Calibri" w:hAnsi="Calibri"/>
                <w:sz w:val="12"/>
                <w:szCs w:val="12"/>
              </w:rPr>
            </w:pPr>
          </w:p>
          <w:p w14:paraId="28B08122" w14:textId="04CDE775" w:rsidR="000F7E99" w:rsidRPr="00F607F1" w:rsidRDefault="000F7E99" w:rsidP="00322694">
            <w:pPr>
              <w:keepNext/>
              <w:rPr>
                <w:rFonts w:ascii="Calibri" w:hAnsi="Calibri"/>
                <w:sz w:val="12"/>
                <w:szCs w:val="12"/>
              </w:rPr>
            </w:pPr>
            <w:r w:rsidRPr="00F607F1">
              <w:rPr>
                <w:rFonts w:ascii="Calibri" w:hAnsi="Calibri"/>
                <w:sz w:val="12"/>
                <w:szCs w:val="12"/>
              </w:rPr>
              <w:t>flag non-compliant values and do not allow registration to proceed if not in compliance&gt;&gt;</w:t>
            </w:r>
          </w:p>
        </w:tc>
        <w:tc>
          <w:tcPr>
            <w:tcW w:w="975" w:type="dxa"/>
          </w:tcPr>
          <w:p w14:paraId="3B57A429"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&lt;&lt; </w:t>
            </w:r>
            <w:r w:rsidRPr="00F607F1">
              <w:rPr>
                <w:rFonts w:ascii="Calibri" w:hAnsi="Calibri"/>
                <w:b/>
                <w:sz w:val="12"/>
                <w:szCs w:val="12"/>
              </w:rPr>
              <w:t>if</w:t>
            </w:r>
            <w:r w:rsidRPr="00F607F1">
              <w:rPr>
                <w:rFonts w:ascii="Calibri" w:hAnsi="Calibri"/>
                <w:sz w:val="12"/>
                <w:szCs w:val="12"/>
              </w:rPr>
              <w:t xml:space="preserve"> K04=no, </w:t>
            </w:r>
          </w:p>
          <w:p w14:paraId="75A2E27F" w14:textId="648E1F6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value=n/a,</w:t>
            </w:r>
          </w:p>
          <w:p w14:paraId="04D8080B" w14:textId="77777777" w:rsidR="000F7E99" w:rsidRPr="00F607F1" w:rsidRDefault="000F7E99" w:rsidP="00322694">
            <w:pPr>
              <w:keepNext/>
              <w:rPr>
                <w:rFonts w:ascii="Calibri" w:hAnsi="Calibri"/>
                <w:sz w:val="12"/>
                <w:szCs w:val="12"/>
              </w:rPr>
            </w:pPr>
          </w:p>
          <w:p w14:paraId="6EB942AB" w14:textId="369AA951"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default text value=No </w:t>
            </w:r>
            <w:r w:rsidR="000E5B7E" w:rsidRPr="00F607F1">
              <w:rPr>
                <w:rFonts w:ascii="Calibri" w:hAnsi="Calibri"/>
                <w:sz w:val="12"/>
                <w:szCs w:val="12"/>
              </w:rPr>
              <w:t>Exceptions</w:t>
            </w:r>
            <w:r w:rsidRPr="00F607F1">
              <w:rPr>
                <w:rFonts w:ascii="Calibri" w:hAnsi="Calibri"/>
                <w:sz w:val="12"/>
                <w:szCs w:val="12"/>
              </w:rPr>
              <w:t>;</w:t>
            </w:r>
          </w:p>
          <w:p w14:paraId="543F8E8F" w14:textId="77777777" w:rsidR="000F7E99" w:rsidRPr="00F607F1" w:rsidRDefault="000F7E99" w:rsidP="00322694">
            <w:pPr>
              <w:keepNext/>
              <w:rPr>
                <w:rFonts w:ascii="Calibri" w:hAnsi="Calibri"/>
                <w:sz w:val="12"/>
                <w:szCs w:val="12"/>
              </w:rPr>
            </w:pPr>
          </w:p>
          <w:p w14:paraId="254CE848" w14:textId="7ECB6ACB" w:rsidR="000F7E99" w:rsidRPr="00F607F1" w:rsidRDefault="000F7E99" w:rsidP="00322694">
            <w:pPr>
              <w:keepNext/>
              <w:rPr>
                <w:rFonts w:ascii="Calibri" w:hAnsi="Calibri"/>
                <w:sz w:val="12"/>
                <w:szCs w:val="12"/>
              </w:rPr>
            </w:pPr>
            <w:r w:rsidRPr="00F607F1">
              <w:rPr>
                <w:rFonts w:ascii="Calibri" w:hAnsi="Calibri"/>
                <w:sz w:val="12"/>
                <w:szCs w:val="12"/>
              </w:rPr>
              <w:t xml:space="preserve">allow user to override the default and select </w:t>
            </w:r>
          </w:p>
          <w:p w14:paraId="312D3CEF" w14:textId="49A77143" w:rsidR="000F7E99" w:rsidRPr="00F607F1" w:rsidRDefault="000F7E99" w:rsidP="00322694">
            <w:pPr>
              <w:keepNext/>
              <w:rPr>
                <w:rFonts w:ascii="Calibri" w:hAnsi="Calibri"/>
                <w:sz w:val="12"/>
                <w:szCs w:val="12"/>
              </w:rPr>
            </w:pPr>
            <w:r w:rsidRPr="00F607F1">
              <w:rPr>
                <w:rFonts w:ascii="Calibri" w:hAnsi="Calibri"/>
                <w:sz w:val="12"/>
                <w:szCs w:val="12"/>
              </w:rPr>
              <w:t>*</w:t>
            </w:r>
            <w:r w:rsidR="001479A6" w:rsidRPr="00F607F1">
              <w:rPr>
                <w:rFonts w:ascii="Calibri" w:hAnsi="Calibri"/>
                <w:sz w:val="12"/>
                <w:szCs w:val="12"/>
              </w:rPr>
              <w:t xml:space="preserve">portions of uninsulated </w:t>
            </w:r>
            <w:r w:rsidR="001F7BA3" w:rsidRPr="00F607F1">
              <w:rPr>
                <w:rFonts w:ascii="Calibri" w:hAnsi="Calibri"/>
                <w:sz w:val="12"/>
                <w:szCs w:val="12"/>
              </w:rPr>
              <w:t>or &lt;R-6 ducts in conditioned space</w:t>
            </w:r>
            <w:r w:rsidRPr="00F607F1">
              <w:rPr>
                <w:rFonts w:ascii="Calibri" w:hAnsi="Calibri"/>
                <w:sz w:val="12"/>
                <w:szCs w:val="12"/>
              </w:rPr>
              <w:t>;</w:t>
            </w:r>
          </w:p>
          <w:p w14:paraId="2F876E46" w14:textId="77777777" w:rsidR="000F7E99" w:rsidRPr="00F607F1" w:rsidRDefault="000F7E99" w:rsidP="00322694">
            <w:pPr>
              <w:keepNext/>
              <w:rPr>
                <w:rFonts w:ascii="Calibri" w:hAnsi="Calibri"/>
                <w:b/>
                <w:sz w:val="12"/>
                <w:szCs w:val="12"/>
              </w:rPr>
            </w:pPr>
            <w:r w:rsidRPr="00F607F1">
              <w:rPr>
                <w:rFonts w:ascii="Calibri" w:hAnsi="Calibri"/>
                <w:b/>
                <w:sz w:val="12"/>
                <w:szCs w:val="12"/>
              </w:rPr>
              <w:t>ALSO</w:t>
            </w:r>
          </w:p>
          <w:p w14:paraId="799E37E9" w14:textId="05B49089" w:rsidR="000F7E99" w:rsidRPr="00F607F1" w:rsidRDefault="000F7E99" w:rsidP="00322694">
            <w:pPr>
              <w:keepNext/>
              <w:rPr>
                <w:rFonts w:ascii="Calibri" w:hAnsi="Calibri"/>
                <w:sz w:val="12"/>
                <w:szCs w:val="12"/>
              </w:rPr>
            </w:pPr>
            <w:r w:rsidRPr="00F607F1">
              <w:rPr>
                <w:rFonts w:ascii="Calibri" w:hAnsi="Calibri"/>
                <w:sz w:val="12"/>
                <w:szCs w:val="12"/>
              </w:rPr>
              <w:t>if value in both K06 and K08= conditioned space-entirely,</w:t>
            </w:r>
          </w:p>
          <w:p w14:paraId="45D3E699" w14:textId="77777777" w:rsidR="000F7E99" w:rsidRPr="00F607F1" w:rsidRDefault="000F7E99" w:rsidP="00322694">
            <w:pPr>
              <w:keepNext/>
              <w:rPr>
                <w:rFonts w:ascii="Calibri" w:hAnsi="Calibri"/>
                <w:sz w:val="12"/>
                <w:szCs w:val="12"/>
              </w:rPr>
            </w:pPr>
            <w:r w:rsidRPr="00F607F1">
              <w:rPr>
                <w:rFonts w:ascii="Calibri" w:hAnsi="Calibri"/>
                <w:sz w:val="12"/>
                <w:szCs w:val="12"/>
              </w:rPr>
              <w:t>then also allow user to select the following value:</w:t>
            </w:r>
          </w:p>
          <w:p w14:paraId="238FBC4F" w14:textId="196F0B67" w:rsidR="000F7E99" w:rsidRPr="00F607F1" w:rsidRDefault="000F7E99" w:rsidP="00322694">
            <w:pPr>
              <w:keepNext/>
              <w:rPr>
                <w:rFonts w:ascii="Calibri" w:hAnsi="Calibri"/>
                <w:sz w:val="12"/>
                <w:szCs w:val="12"/>
              </w:rPr>
            </w:pPr>
            <w:r w:rsidRPr="00F607F1">
              <w:rPr>
                <w:rFonts w:ascii="Calibri" w:hAnsi="Calibri"/>
                <w:sz w:val="12"/>
                <w:szCs w:val="12"/>
              </w:rPr>
              <w:t xml:space="preserve">**Ducts </w:t>
            </w:r>
            <w:r w:rsidR="008E594B" w:rsidRPr="00F607F1">
              <w:rPr>
                <w:rFonts w:ascii="Calibri" w:hAnsi="Calibri"/>
                <w:sz w:val="12"/>
                <w:szCs w:val="12"/>
              </w:rPr>
              <w:t>uninsulated or &lt;R-6 ducts</w:t>
            </w:r>
            <w:r w:rsidRPr="00F607F1">
              <w:rPr>
                <w:rFonts w:ascii="Calibri" w:hAnsi="Calibri"/>
                <w:sz w:val="12"/>
                <w:szCs w:val="12"/>
              </w:rPr>
              <w:t xml:space="preserve"> entirely in conditioned space&gt;&gt;</w:t>
            </w:r>
          </w:p>
        </w:tc>
        <w:tc>
          <w:tcPr>
            <w:tcW w:w="1863" w:type="dxa"/>
          </w:tcPr>
          <w:p w14:paraId="15C7815B" w14:textId="7348BAC3" w:rsidR="00174F25" w:rsidRPr="00F607F1" w:rsidRDefault="000F7E99" w:rsidP="00322694">
            <w:pPr>
              <w:keepNext/>
              <w:rPr>
                <w:rFonts w:ascii="Calibri" w:hAnsi="Calibri"/>
                <w:sz w:val="12"/>
                <w:szCs w:val="12"/>
              </w:rPr>
            </w:pPr>
            <w:r w:rsidRPr="00F607F1">
              <w:rPr>
                <w:rFonts w:ascii="Calibri" w:hAnsi="Calibri"/>
                <w:sz w:val="12"/>
                <w:szCs w:val="12"/>
              </w:rPr>
              <w:t>&lt;&lt;</w:t>
            </w:r>
            <w:r w:rsidR="00174F25" w:rsidRPr="00F607F1">
              <w:rPr>
                <w:rFonts w:ascii="Calibri" w:hAnsi="Calibri"/>
                <w:b/>
                <w:sz w:val="12"/>
                <w:szCs w:val="12"/>
              </w:rPr>
              <w:t xml:space="preserve"> if</w:t>
            </w:r>
            <w:r w:rsidR="00174F25" w:rsidRPr="00F607F1">
              <w:rPr>
                <w:rFonts w:ascii="Calibri" w:hAnsi="Calibri"/>
                <w:sz w:val="12"/>
                <w:szCs w:val="12"/>
              </w:rPr>
              <w:t xml:space="preserve"> system type in D04 or D05 is one of the following system types:</w:t>
            </w:r>
          </w:p>
          <w:p w14:paraId="21BA2F6A"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HP-ducted</w:t>
            </w:r>
          </w:p>
          <w:p w14:paraId="7EB9C78D"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HP-ducted+ductless</w:t>
            </w:r>
          </w:p>
          <w:p w14:paraId="38296874"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AC-ducted</w:t>
            </w:r>
          </w:p>
          <w:p w14:paraId="27990A47"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AC-ducted+ductless</w:t>
            </w:r>
          </w:p>
          <w:p w14:paraId="352BFAFE" w14:textId="77777777" w:rsidR="00174F25" w:rsidRPr="00F607F1" w:rsidRDefault="00174F25"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value=no,</w:t>
            </w:r>
          </w:p>
          <w:p w14:paraId="605F59D5" w14:textId="77777777" w:rsidR="00174F25" w:rsidRPr="00F607F1" w:rsidRDefault="00174F25" w:rsidP="00322694">
            <w:pPr>
              <w:keepNext/>
              <w:rPr>
                <w:rFonts w:ascii="Calibri" w:hAnsi="Calibri"/>
                <w:sz w:val="12"/>
                <w:szCs w:val="12"/>
              </w:rPr>
            </w:pPr>
          </w:p>
          <w:p w14:paraId="5CDA66D5" w14:textId="28FC4E23" w:rsidR="000F7E99" w:rsidRPr="00F607F1" w:rsidRDefault="00174F25" w:rsidP="00322694">
            <w:pPr>
              <w:keepNext/>
              <w:rPr>
                <w:rFonts w:ascii="Calibri" w:hAnsi="Calibri"/>
                <w:sz w:val="12"/>
                <w:szCs w:val="12"/>
              </w:rPr>
            </w:pPr>
            <w:r w:rsidRPr="00F607F1">
              <w:rPr>
                <w:rFonts w:ascii="Calibri" w:hAnsi="Calibri"/>
                <w:b/>
                <w:sz w:val="12"/>
                <w:szCs w:val="12"/>
              </w:rPr>
              <w:t>else</w:t>
            </w:r>
            <w:r w:rsidR="000F7E99" w:rsidRPr="00F607F1">
              <w:rPr>
                <w:rFonts w:ascii="Calibri" w:hAnsi="Calibri"/>
                <w:b/>
                <w:sz w:val="12"/>
                <w:szCs w:val="12"/>
              </w:rPr>
              <w:t>if</w:t>
            </w:r>
            <w:r w:rsidR="000F7E99" w:rsidRPr="00F607F1">
              <w:rPr>
                <w:rFonts w:ascii="Calibri" w:hAnsi="Calibri"/>
                <w:sz w:val="12"/>
                <w:szCs w:val="12"/>
              </w:rPr>
              <w:t xml:space="preserve"> system type in D04 or D05 is one of the following system types:</w:t>
            </w:r>
          </w:p>
          <w:p w14:paraId="41A7D2EB" w14:textId="77777777" w:rsidR="000F7E99" w:rsidRPr="00F607F1" w:rsidRDefault="000F7E99" w:rsidP="00322694">
            <w:pPr>
              <w:keepNext/>
              <w:rPr>
                <w:rFonts w:ascii="Calibri" w:hAnsi="Calibri"/>
                <w:sz w:val="12"/>
                <w:szCs w:val="12"/>
              </w:rPr>
            </w:pPr>
            <w:r w:rsidRPr="00F607F1">
              <w:rPr>
                <w:rFonts w:ascii="Calibri" w:hAnsi="Calibri"/>
                <w:sz w:val="12"/>
                <w:szCs w:val="12"/>
              </w:rPr>
              <w:t>*central split AC;</w:t>
            </w:r>
          </w:p>
          <w:p w14:paraId="5E535D88" w14:textId="77777777" w:rsidR="000F7E99" w:rsidRPr="00F607F1" w:rsidRDefault="000F7E99" w:rsidP="00322694">
            <w:pPr>
              <w:keepNext/>
              <w:rPr>
                <w:rFonts w:ascii="Calibri" w:hAnsi="Calibri"/>
                <w:sz w:val="12"/>
                <w:szCs w:val="12"/>
              </w:rPr>
            </w:pPr>
            <w:r w:rsidRPr="00F607F1">
              <w:rPr>
                <w:rFonts w:ascii="Calibri" w:hAnsi="Calibri"/>
                <w:sz w:val="12"/>
                <w:szCs w:val="12"/>
              </w:rPr>
              <w:t>*central split HP</w:t>
            </w:r>
          </w:p>
          <w:p w14:paraId="3F381448" w14:textId="77777777" w:rsidR="000F7E99" w:rsidRPr="00F607F1" w:rsidRDefault="000F7E99" w:rsidP="00322694">
            <w:pPr>
              <w:keepNext/>
              <w:rPr>
                <w:rFonts w:ascii="Calibri" w:hAnsi="Calibri"/>
                <w:sz w:val="12"/>
                <w:szCs w:val="12"/>
              </w:rPr>
            </w:pPr>
            <w:r w:rsidRPr="00F607F1">
              <w:rPr>
                <w:rFonts w:ascii="Calibri" w:hAnsi="Calibri"/>
                <w:sz w:val="12"/>
                <w:szCs w:val="12"/>
              </w:rPr>
              <w:t>*central packaged AC ;</w:t>
            </w:r>
          </w:p>
          <w:p w14:paraId="656EDAE2" w14:textId="77777777" w:rsidR="000F7E99" w:rsidRPr="00F607F1" w:rsidRDefault="000F7E99" w:rsidP="00322694">
            <w:pPr>
              <w:keepNext/>
              <w:rPr>
                <w:rFonts w:ascii="Calibri" w:hAnsi="Calibri"/>
                <w:sz w:val="12"/>
                <w:szCs w:val="12"/>
              </w:rPr>
            </w:pPr>
            <w:r w:rsidRPr="00F607F1">
              <w:rPr>
                <w:rFonts w:ascii="Calibri" w:hAnsi="Calibri"/>
                <w:sz w:val="12"/>
                <w:szCs w:val="12"/>
              </w:rPr>
              <w:t>*central packaged HP</w:t>
            </w:r>
          </w:p>
          <w:p w14:paraId="68CFE9F0" w14:textId="77777777" w:rsidR="000F7E99" w:rsidRPr="00F607F1" w:rsidRDefault="000F7E99" w:rsidP="00322694">
            <w:pPr>
              <w:keepNext/>
              <w:rPr>
                <w:rFonts w:ascii="Calibri" w:hAnsi="Calibri"/>
                <w:sz w:val="12"/>
                <w:szCs w:val="12"/>
              </w:rPr>
            </w:pPr>
            <w:r w:rsidRPr="00F607F1">
              <w:rPr>
                <w:rFonts w:ascii="Calibri" w:hAnsi="Calibri"/>
                <w:sz w:val="12"/>
                <w:szCs w:val="12"/>
              </w:rPr>
              <w:t>*central large packaged AC</w:t>
            </w:r>
          </w:p>
          <w:p w14:paraId="0B4E943A" w14:textId="77777777" w:rsidR="000F7E99" w:rsidRPr="00F607F1" w:rsidRDefault="000F7E99" w:rsidP="00322694">
            <w:pPr>
              <w:keepNext/>
              <w:rPr>
                <w:rFonts w:ascii="Calibri" w:hAnsi="Calibri"/>
                <w:sz w:val="12"/>
                <w:szCs w:val="12"/>
              </w:rPr>
            </w:pPr>
            <w:r w:rsidRPr="00F607F1">
              <w:rPr>
                <w:rFonts w:ascii="Calibri" w:hAnsi="Calibri"/>
                <w:sz w:val="12"/>
                <w:szCs w:val="12"/>
              </w:rPr>
              <w:t>*central large packaged HP,</w:t>
            </w:r>
          </w:p>
          <w:p w14:paraId="60992818" w14:textId="7777777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value=Yes,</w:t>
            </w:r>
          </w:p>
          <w:p w14:paraId="6EA4154E" w14:textId="77777777" w:rsidR="000F7E99" w:rsidRPr="00F607F1" w:rsidRDefault="000F7E99" w:rsidP="00322694">
            <w:pPr>
              <w:keepNext/>
              <w:rPr>
                <w:rFonts w:ascii="Calibri" w:hAnsi="Calibri"/>
                <w:sz w:val="12"/>
                <w:szCs w:val="12"/>
              </w:rPr>
            </w:pPr>
          </w:p>
          <w:p w14:paraId="27D24374" w14:textId="77777777"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user pick one of the following two values from list:</w:t>
            </w:r>
          </w:p>
          <w:p w14:paraId="48728531" w14:textId="77777777" w:rsidR="000F7E99" w:rsidRPr="00F607F1" w:rsidRDefault="000F7E99" w:rsidP="00322694">
            <w:pPr>
              <w:keepNext/>
              <w:rPr>
                <w:rFonts w:ascii="Calibri" w:hAnsi="Calibri"/>
                <w:sz w:val="12"/>
                <w:szCs w:val="12"/>
              </w:rPr>
            </w:pPr>
            <w:r w:rsidRPr="00F607F1">
              <w:rPr>
                <w:rFonts w:ascii="Calibri" w:hAnsi="Calibri"/>
                <w:sz w:val="12"/>
                <w:szCs w:val="12"/>
              </w:rPr>
              <w:t>**yes</w:t>
            </w:r>
          </w:p>
          <w:p w14:paraId="6C6C90A6" w14:textId="60F7F459" w:rsidR="000F7E99" w:rsidRPr="00F607F1" w:rsidRDefault="000F7E99" w:rsidP="00322694">
            <w:pPr>
              <w:keepNext/>
              <w:rPr>
                <w:rFonts w:ascii="Calibri" w:hAnsi="Calibri"/>
                <w:sz w:val="12"/>
                <w:szCs w:val="12"/>
              </w:rPr>
            </w:pPr>
            <w:r w:rsidRPr="00F607F1">
              <w:rPr>
                <w:rFonts w:ascii="Calibri" w:hAnsi="Calibri"/>
                <w:sz w:val="12"/>
                <w:szCs w:val="12"/>
              </w:rPr>
              <w:t>**no</w:t>
            </w:r>
          </w:p>
          <w:p w14:paraId="2365DC57" w14:textId="77777777" w:rsidR="000F7E99" w:rsidRPr="00F607F1" w:rsidRDefault="000F7E99" w:rsidP="00322694">
            <w:pPr>
              <w:keepNext/>
              <w:rPr>
                <w:rFonts w:ascii="Calibri" w:hAnsi="Calibri"/>
                <w:sz w:val="12"/>
                <w:szCs w:val="12"/>
              </w:rPr>
            </w:pPr>
          </w:p>
          <w:p w14:paraId="1BF62712" w14:textId="77777777" w:rsidR="000F7E99" w:rsidRPr="00F607F1" w:rsidRDefault="000F7E99" w:rsidP="00322694">
            <w:pPr>
              <w:keepNext/>
              <w:rPr>
                <w:rFonts w:ascii="Calibri" w:hAnsi="Calibri"/>
                <w:sz w:val="12"/>
                <w:szCs w:val="12"/>
              </w:rPr>
            </w:pPr>
            <w:r w:rsidRPr="00F607F1">
              <w:rPr>
                <w:rFonts w:ascii="Calibri" w:hAnsi="Calibri"/>
                <w:b/>
                <w:sz w:val="12"/>
                <w:szCs w:val="12"/>
              </w:rPr>
              <w:t>check</w:t>
            </w:r>
            <w:r w:rsidRPr="00F607F1">
              <w:rPr>
                <w:rFonts w:ascii="Calibri" w:hAnsi="Calibri"/>
                <w:sz w:val="12"/>
                <w:szCs w:val="12"/>
              </w:rPr>
              <w:t>:</w:t>
            </w:r>
          </w:p>
          <w:p w14:paraId="4D458D4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if value=no, </w:t>
            </w:r>
          </w:p>
          <w:p w14:paraId="5DAAFD08" w14:textId="00495E98" w:rsidR="000F7E99" w:rsidRPr="00F607F1" w:rsidRDefault="000F7E99" w:rsidP="00322694">
            <w:pPr>
              <w:keepNext/>
              <w:rPr>
                <w:rFonts w:ascii="Calibri" w:hAnsi="Calibri"/>
                <w:sz w:val="12"/>
                <w:szCs w:val="12"/>
              </w:rPr>
            </w:pPr>
            <w:r w:rsidRPr="00F607F1">
              <w:rPr>
                <w:rFonts w:ascii="Calibri" w:hAnsi="Calibri"/>
                <w:sz w:val="12"/>
                <w:szCs w:val="12"/>
              </w:rPr>
              <w:t>then report in project status notes field that exemption from mandatory HERS verification of system airflow has been claimed. Enforcement agency confirmation is recommended.&gt;&gt;</w:t>
            </w:r>
          </w:p>
        </w:tc>
        <w:tc>
          <w:tcPr>
            <w:tcW w:w="1331" w:type="dxa"/>
            <w:tcMar>
              <w:left w:w="29" w:type="dxa"/>
              <w:right w:w="29" w:type="dxa"/>
            </w:tcMar>
          </w:tcPr>
          <w:p w14:paraId="66742F98" w14:textId="49DDC080" w:rsidR="00D36E0D" w:rsidRPr="00F607F1" w:rsidRDefault="000F7E99" w:rsidP="00322694">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w:t>
            </w:r>
            <w:r w:rsidR="00D36E0D" w:rsidRPr="00F607F1">
              <w:rPr>
                <w:rFonts w:ascii="Calibri" w:hAnsi="Calibri"/>
                <w:sz w:val="12"/>
                <w:szCs w:val="12"/>
              </w:rPr>
              <w:t>the following three conditions</w:t>
            </w:r>
            <w:r w:rsidR="003A18D8" w:rsidRPr="00F607F1">
              <w:rPr>
                <w:rFonts w:ascii="Calibri" w:hAnsi="Calibri"/>
                <w:sz w:val="12"/>
                <w:szCs w:val="12"/>
              </w:rPr>
              <w:t xml:space="preserve"> (A,</w:t>
            </w:r>
            <w:r w:rsidR="00B95B88" w:rsidRPr="00F607F1">
              <w:rPr>
                <w:rFonts w:ascii="Calibri" w:hAnsi="Calibri"/>
                <w:sz w:val="12"/>
                <w:szCs w:val="12"/>
              </w:rPr>
              <w:t xml:space="preserve"> </w:t>
            </w:r>
            <w:r w:rsidR="003A18D8" w:rsidRPr="00F607F1">
              <w:rPr>
                <w:rFonts w:ascii="Calibri" w:hAnsi="Calibri"/>
                <w:sz w:val="12"/>
                <w:szCs w:val="12"/>
              </w:rPr>
              <w:t>B,</w:t>
            </w:r>
            <w:r w:rsidR="00B95B88" w:rsidRPr="00F607F1">
              <w:rPr>
                <w:rFonts w:ascii="Calibri" w:hAnsi="Calibri"/>
                <w:sz w:val="12"/>
                <w:szCs w:val="12"/>
              </w:rPr>
              <w:t xml:space="preserve"> </w:t>
            </w:r>
            <w:r w:rsidR="003A18D8" w:rsidRPr="00F607F1">
              <w:rPr>
                <w:rFonts w:ascii="Calibri" w:hAnsi="Calibri"/>
                <w:sz w:val="12"/>
                <w:szCs w:val="12"/>
              </w:rPr>
              <w:t>C)</w:t>
            </w:r>
            <w:r w:rsidR="00D36E0D" w:rsidRPr="00F607F1">
              <w:rPr>
                <w:rFonts w:ascii="Calibri" w:hAnsi="Calibri"/>
                <w:sz w:val="12"/>
                <w:szCs w:val="12"/>
              </w:rPr>
              <w:t xml:space="preserve"> are </w:t>
            </w:r>
            <w:r w:rsidR="00AB489D" w:rsidRPr="00F607F1">
              <w:rPr>
                <w:rFonts w:ascii="Calibri" w:hAnsi="Calibri"/>
                <w:sz w:val="12"/>
                <w:szCs w:val="12"/>
              </w:rPr>
              <w:t>ALL</w:t>
            </w:r>
            <w:r w:rsidR="00D36E0D" w:rsidRPr="00F607F1">
              <w:rPr>
                <w:rFonts w:ascii="Calibri" w:hAnsi="Calibri"/>
                <w:sz w:val="12"/>
                <w:szCs w:val="12"/>
              </w:rPr>
              <w:t xml:space="preserve"> true:</w:t>
            </w:r>
          </w:p>
          <w:p w14:paraId="62E0B85F" w14:textId="77777777" w:rsidR="00D36E0D" w:rsidRPr="00F607F1" w:rsidRDefault="00D36E0D" w:rsidP="00322694">
            <w:pPr>
              <w:keepNext/>
              <w:rPr>
                <w:rFonts w:ascii="Calibri" w:hAnsi="Calibri"/>
                <w:sz w:val="12"/>
                <w:szCs w:val="12"/>
              </w:rPr>
            </w:pPr>
          </w:p>
          <w:p w14:paraId="33952B3A" w14:textId="7F56AF63" w:rsidR="00D36E0D" w:rsidRPr="00F607F1" w:rsidRDefault="00D36E0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A</w:t>
            </w:r>
            <w:r w:rsidRPr="00F607F1">
              <w:rPr>
                <w:rFonts w:ascii="Calibri" w:hAnsi="Calibri"/>
                <w:sz w:val="12"/>
                <w:szCs w:val="12"/>
              </w:rPr>
              <w:t>:[</w:t>
            </w:r>
            <w:r w:rsidR="000F7E99" w:rsidRPr="00F607F1">
              <w:rPr>
                <w:rFonts w:ascii="Calibri" w:hAnsi="Calibri"/>
                <w:sz w:val="12"/>
                <w:szCs w:val="12"/>
              </w:rPr>
              <w:t>D06 &gt; 1</w:t>
            </w:r>
            <w:r w:rsidRPr="00F607F1">
              <w:rPr>
                <w:rFonts w:ascii="Calibri" w:hAnsi="Calibri"/>
                <w:sz w:val="12"/>
                <w:szCs w:val="12"/>
              </w:rPr>
              <w:t>]</w:t>
            </w:r>
            <w:r w:rsidR="000F7E99" w:rsidRPr="00F607F1">
              <w:rPr>
                <w:rFonts w:ascii="Calibri" w:hAnsi="Calibri"/>
                <w:sz w:val="12"/>
                <w:szCs w:val="12"/>
              </w:rPr>
              <w:t xml:space="preserve">, </w:t>
            </w:r>
          </w:p>
          <w:p w14:paraId="1B0A35F3" w14:textId="77777777" w:rsidR="00D36E0D" w:rsidRPr="00F607F1" w:rsidRDefault="00D36E0D" w:rsidP="00322694">
            <w:pPr>
              <w:keepNext/>
              <w:rPr>
                <w:rFonts w:ascii="Calibri" w:hAnsi="Calibri"/>
                <w:sz w:val="12"/>
                <w:szCs w:val="12"/>
              </w:rPr>
            </w:pPr>
          </w:p>
          <w:p w14:paraId="1C692240" w14:textId="2904CA43" w:rsidR="00AB489D" w:rsidRPr="00F607F1" w:rsidRDefault="00AB489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B</w:t>
            </w:r>
            <w:r w:rsidRPr="00F607F1">
              <w:rPr>
                <w:rFonts w:ascii="Calibri" w:hAnsi="Calibri"/>
                <w:sz w:val="12"/>
                <w:szCs w:val="12"/>
              </w:rPr>
              <w:t xml:space="preserve">:[system type in D04=one of the following two values: </w:t>
            </w:r>
          </w:p>
          <w:p w14:paraId="0853C3E6" w14:textId="77777777" w:rsidR="00AB489D" w:rsidRPr="00F607F1" w:rsidRDefault="00AB489D" w:rsidP="00322694">
            <w:pPr>
              <w:keepNext/>
              <w:rPr>
                <w:rFonts w:ascii="Calibri" w:hAnsi="Calibri"/>
                <w:sz w:val="12"/>
                <w:szCs w:val="12"/>
              </w:rPr>
            </w:pPr>
            <w:r w:rsidRPr="00F607F1">
              <w:rPr>
                <w:rFonts w:ascii="Calibri" w:hAnsi="Calibri"/>
                <w:sz w:val="12"/>
                <w:szCs w:val="12"/>
              </w:rPr>
              <w:t xml:space="preserve">{VCHP-Ducted}, </w:t>
            </w:r>
          </w:p>
          <w:p w14:paraId="73F8723A" w14:textId="108F0F72" w:rsidR="00D36E0D" w:rsidRPr="00F607F1" w:rsidRDefault="00AB489D" w:rsidP="00322694">
            <w:pPr>
              <w:keepNext/>
              <w:rPr>
                <w:rFonts w:ascii="Calibri" w:hAnsi="Calibri"/>
                <w:sz w:val="12"/>
                <w:szCs w:val="12"/>
              </w:rPr>
            </w:pPr>
            <w:r w:rsidRPr="00F607F1">
              <w:rPr>
                <w:rFonts w:ascii="Calibri" w:hAnsi="Calibri"/>
                <w:sz w:val="12"/>
                <w:szCs w:val="12"/>
              </w:rPr>
              <w:t>{VCHP -Ducted+Ductless}]</w:t>
            </w:r>
          </w:p>
          <w:p w14:paraId="3C036988" w14:textId="77777777" w:rsidR="00D36E0D" w:rsidRPr="00F607F1" w:rsidRDefault="00D36E0D" w:rsidP="00322694">
            <w:pPr>
              <w:keepNext/>
              <w:rPr>
                <w:rFonts w:ascii="Calibri" w:hAnsi="Calibri"/>
                <w:sz w:val="12"/>
                <w:szCs w:val="12"/>
              </w:rPr>
            </w:pPr>
          </w:p>
          <w:p w14:paraId="35B9F508" w14:textId="5F03BE39" w:rsidR="000F7E99" w:rsidRPr="00F607F1" w:rsidRDefault="00AB489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C</w:t>
            </w:r>
            <w:r w:rsidRPr="00F607F1">
              <w:rPr>
                <w:rFonts w:ascii="Calibri" w:hAnsi="Calibri"/>
                <w:sz w:val="12"/>
                <w:szCs w:val="12"/>
              </w:rPr>
              <w:t>:[</w:t>
            </w:r>
            <w:r w:rsidR="000F7E99" w:rsidRPr="00F607F1">
              <w:rPr>
                <w:rFonts w:ascii="Calibri" w:hAnsi="Calibri"/>
                <w:sz w:val="12"/>
                <w:szCs w:val="12"/>
              </w:rPr>
              <w:t>one of the following two conditions</w:t>
            </w:r>
            <w:r w:rsidR="003A18D8" w:rsidRPr="00F607F1">
              <w:rPr>
                <w:rFonts w:ascii="Calibri" w:hAnsi="Calibri"/>
                <w:sz w:val="12"/>
                <w:szCs w:val="12"/>
              </w:rPr>
              <w:t xml:space="preserve"> (1,</w:t>
            </w:r>
            <w:r w:rsidR="00B95B88" w:rsidRPr="00F607F1">
              <w:rPr>
                <w:rFonts w:ascii="Calibri" w:hAnsi="Calibri"/>
                <w:sz w:val="12"/>
                <w:szCs w:val="12"/>
              </w:rPr>
              <w:t xml:space="preserve"> </w:t>
            </w:r>
            <w:r w:rsidR="003A18D8" w:rsidRPr="00F607F1">
              <w:rPr>
                <w:rFonts w:ascii="Calibri" w:hAnsi="Calibri"/>
                <w:sz w:val="12"/>
                <w:szCs w:val="12"/>
              </w:rPr>
              <w:t>2)</w:t>
            </w:r>
            <w:r w:rsidR="000F7E99" w:rsidRPr="00F607F1">
              <w:rPr>
                <w:rFonts w:ascii="Calibri" w:hAnsi="Calibri"/>
                <w:sz w:val="12"/>
                <w:szCs w:val="12"/>
              </w:rPr>
              <w:t xml:space="preserve"> is true: </w:t>
            </w:r>
          </w:p>
          <w:p w14:paraId="50CA39EF" w14:textId="405AA629" w:rsidR="000F7E99" w:rsidRPr="00F607F1" w:rsidRDefault="000F7E99" w:rsidP="00322694">
            <w:pPr>
              <w:keepNext/>
              <w:rPr>
                <w:rFonts w:ascii="Calibri" w:hAnsi="Calibri"/>
                <w:sz w:val="12"/>
                <w:szCs w:val="12"/>
              </w:rPr>
            </w:pPr>
            <w:r w:rsidRPr="00F607F1">
              <w:rPr>
                <w:rFonts w:ascii="Calibri" w:hAnsi="Calibri"/>
                <w:b/>
                <w:sz w:val="12"/>
                <w:szCs w:val="12"/>
                <w:u w:val="single"/>
              </w:rPr>
              <w:t>1:</w:t>
            </w:r>
            <w:r w:rsidR="00D27A79" w:rsidRPr="00F607F1">
              <w:rPr>
                <w:rFonts w:ascii="Calibri" w:hAnsi="Calibri"/>
                <w:sz w:val="12"/>
                <w:szCs w:val="12"/>
              </w:rPr>
              <w:t>{</w:t>
            </w:r>
            <w:r w:rsidR="001B3D5A" w:rsidRPr="00F607F1">
              <w:rPr>
                <w:rFonts w:ascii="Calibri" w:hAnsi="Calibri"/>
                <w:sz w:val="12"/>
                <w:szCs w:val="12"/>
              </w:rPr>
              <w:t>system is listed in section H (</w:t>
            </w:r>
            <w:r w:rsidR="003A18D8" w:rsidRPr="00F607F1">
              <w:rPr>
                <w:rFonts w:ascii="Calibri" w:hAnsi="Calibri"/>
                <w:sz w:val="12"/>
                <w:szCs w:val="12"/>
              </w:rPr>
              <w:t xml:space="preserve">in </w:t>
            </w:r>
            <w:r w:rsidR="001B3D5A" w:rsidRPr="00F607F1">
              <w:rPr>
                <w:rFonts w:ascii="Calibri" w:hAnsi="Calibri"/>
                <w:sz w:val="12"/>
                <w:szCs w:val="12"/>
              </w:rPr>
              <w:t>H02)</w:t>
            </w:r>
            <w:r w:rsidR="003A18D8" w:rsidRPr="00F607F1">
              <w:rPr>
                <w:rFonts w:ascii="Calibri" w:hAnsi="Calibri"/>
                <w:sz w:val="12"/>
                <w:szCs w:val="12"/>
              </w:rPr>
              <w:t>;</w:t>
            </w:r>
            <w:r w:rsidR="001B3D5A" w:rsidRPr="00F607F1">
              <w:rPr>
                <w:rFonts w:ascii="Calibri" w:hAnsi="Calibri"/>
                <w:sz w:val="12"/>
                <w:szCs w:val="12"/>
              </w:rPr>
              <w:t xml:space="preserve"> and </w:t>
            </w:r>
            <w:r w:rsidRPr="00F607F1">
              <w:rPr>
                <w:rFonts w:ascii="Calibri" w:hAnsi="Calibri"/>
                <w:sz w:val="12"/>
                <w:szCs w:val="12"/>
              </w:rPr>
              <w:t>H05= one of the following two values:</w:t>
            </w:r>
          </w:p>
          <w:p w14:paraId="791D6940" w14:textId="77777777" w:rsidR="000F7E99" w:rsidRPr="00F607F1" w:rsidRDefault="000F7E99" w:rsidP="00322694">
            <w:pPr>
              <w:keepNext/>
              <w:rPr>
                <w:rFonts w:ascii="Calibri" w:hAnsi="Calibri"/>
                <w:sz w:val="12"/>
                <w:szCs w:val="12"/>
              </w:rPr>
            </w:pPr>
            <w:r w:rsidRPr="00F607F1">
              <w:rPr>
                <w:rFonts w:ascii="Calibri" w:hAnsi="Calibri"/>
                <w:sz w:val="12"/>
                <w:szCs w:val="12"/>
              </w:rPr>
              <w:t>*Ducted &gt;10ft length</w:t>
            </w:r>
          </w:p>
          <w:p w14:paraId="7AA187C5" w14:textId="6D0016B1" w:rsidR="003A18D8" w:rsidRPr="00F607F1" w:rsidRDefault="000F7E99" w:rsidP="00322694">
            <w:pPr>
              <w:keepNext/>
              <w:rPr>
                <w:rFonts w:ascii="Calibri" w:hAnsi="Calibri"/>
                <w:sz w:val="12"/>
                <w:szCs w:val="12"/>
              </w:rPr>
            </w:pPr>
            <w:r w:rsidRPr="00F607F1">
              <w:rPr>
                <w:rFonts w:ascii="Calibri" w:hAnsi="Calibri"/>
                <w:sz w:val="12"/>
                <w:szCs w:val="12"/>
              </w:rPr>
              <w:t>*Ducted ≤10ft length</w:t>
            </w:r>
            <w:r w:rsidR="00D27A79" w:rsidRPr="00F607F1">
              <w:rPr>
                <w:rFonts w:ascii="Calibri" w:hAnsi="Calibri"/>
                <w:sz w:val="12"/>
                <w:szCs w:val="12"/>
              </w:rPr>
              <w:t>}</w:t>
            </w:r>
            <w:r w:rsidRPr="00F607F1">
              <w:rPr>
                <w:rFonts w:ascii="Calibri" w:hAnsi="Calibri"/>
                <w:sz w:val="12"/>
                <w:szCs w:val="12"/>
              </w:rPr>
              <w:t>,</w:t>
            </w:r>
          </w:p>
          <w:p w14:paraId="5BD313BA" w14:textId="235ADB82" w:rsidR="000F7E99" w:rsidRPr="00F607F1" w:rsidRDefault="000F7E99" w:rsidP="00322694">
            <w:pPr>
              <w:keepNext/>
              <w:rPr>
                <w:rFonts w:ascii="Calibri" w:hAnsi="Calibri"/>
                <w:sz w:val="12"/>
                <w:szCs w:val="12"/>
              </w:rPr>
            </w:pPr>
            <w:r w:rsidRPr="00F607F1">
              <w:rPr>
                <w:rFonts w:ascii="Calibri" w:hAnsi="Calibri"/>
                <w:b/>
                <w:sz w:val="12"/>
                <w:szCs w:val="12"/>
                <w:u w:val="single"/>
              </w:rPr>
              <w:t>2:</w:t>
            </w:r>
            <w:r w:rsidR="00D27A79" w:rsidRPr="00F607F1">
              <w:rPr>
                <w:rFonts w:ascii="Calibri" w:hAnsi="Calibri"/>
                <w:sz w:val="12"/>
                <w:szCs w:val="12"/>
              </w:rPr>
              <w:t>{</w:t>
            </w:r>
            <w:r w:rsidRPr="00F607F1">
              <w:rPr>
                <w:rFonts w:ascii="Calibri" w:hAnsi="Calibri"/>
                <w:sz w:val="12"/>
                <w:szCs w:val="12"/>
              </w:rPr>
              <w:t>D11=existing, and D13 is ≥1</w:t>
            </w:r>
            <w:r w:rsidR="00D27A79" w:rsidRPr="00F607F1">
              <w:rPr>
                <w:rFonts w:ascii="Calibri" w:hAnsi="Calibri"/>
                <w:sz w:val="12"/>
                <w:szCs w:val="12"/>
              </w:rPr>
              <w:t>}</w:t>
            </w:r>
            <w:r w:rsidR="00AB489D" w:rsidRPr="00F607F1">
              <w:rPr>
                <w:rFonts w:ascii="Calibri" w:hAnsi="Calibri"/>
                <w:sz w:val="12"/>
                <w:szCs w:val="12"/>
              </w:rPr>
              <w:t>]</w:t>
            </w:r>
            <w:r w:rsidR="00B95B88" w:rsidRPr="00F607F1">
              <w:rPr>
                <w:rFonts w:ascii="Calibri" w:hAnsi="Calibri"/>
                <w:sz w:val="12"/>
                <w:szCs w:val="12"/>
              </w:rPr>
              <w:t xml:space="preserve"> </w:t>
            </w:r>
          </w:p>
          <w:p w14:paraId="5E576055" w14:textId="77777777" w:rsidR="000F7E99" w:rsidRPr="00F607F1" w:rsidRDefault="000F7E99" w:rsidP="00322694">
            <w:pPr>
              <w:keepNext/>
              <w:rPr>
                <w:rFonts w:ascii="Calibri" w:hAnsi="Calibri"/>
                <w:sz w:val="12"/>
                <w:szCs w:val="12"/>
              </w:rPr>
            </w:pPr>
          </w:p>
          <w:p w14:paraId="72901D81" w14:textId="77777777" w:rsidR="000F7E99" w:rsidRPr="00F607F1" w:rsidRDefault="000F7E99" w:rsidP="00322694">
            <w:pPr>
              <w:keepNext/>
              <w:rPr>
                <w:rFonts w:ascii="Calibri" w:hAnsi="Calibri"/>
                <w:b/>
                <w:sz w:val="12"/>
                <w:szCs w:val="12"/>
              </w:rPr>
            </w:pPr>
            <w:r w:rsidRPr="00F607F1">
              <w:rPr>
                <w:rFonts w:ascii="Calibri" w:hAnsi="Calibri"/>
                <w:b/>
                <w:sz w:val="12"/>
                <w:szCs w:val="12"/>
              </w:rPr>
              <w:t>then</w:t>
            </w:r>
          </w:p>
          <w:p w14:paraId="1DC8C3B1" w14:textId="640BEECB" w:rsidR="000F7E99" w:rsidRPr="00F607F1" w:rsidRDefault="000F7E99" w:rsidP="00322694">
            <w:pPr>
              <w:keepNext/>
              <w:rPr>
                <w:rFonts w:ascii="Calibri" w:hAnsi="Calibri"/>
                <w:sz w:val="12"/>
                <w:szCs w:val="12"/>
              </w:rPr>
            </w:pPr>
            <w:r w:rsidRPr="00F607F1">
              <w:rPr>
                <w:rFonts w:ascii="Calibri" w:hAnsi="Calibri"/>
                <w:sz w:val="12"/>
                <w:szCs w:val="12"/>
              </w:rPr>
              <w:t>user input numeric value, x.xx,</w:t>
            </w:r>
          </w:p>
          <w:p w14:paraId="38D4DB05" w14:textId="77777777" w:rsidR="001B3D5A" w:rsidRPr="00F607F1" w:rsidRDefault="001B3D5A" w:rsidP="00322694">
            <w:pPr>
              <w:keepNext/>
              <w:rPr>
                <w:rFonts w:ascii="Calibri" w:hAnsi="Calibri"/>
                <w:sz w:val="12"/>
                <w:szCs w:val="12"/>
              </w:rPr>
            </w:pPr>
          </w:p>
          <w:p w14:paraId="20B943F0" w14:textId="510B7D5A"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w:t>
            </w:r>
            <w:r w:rsidR="001B3D5A" w:rsidRPr="00F607F1">
              <w:rPr>
                <w:rFonts w:ascii="Calibri" w:hAnsi="Calibri"/>
                <w:sz w:val="12"/>
                <w:szCs w:val="12"/>
              </w:rPr>
              <w:t>value=N/A</w:t>
            </w:r>
          </w:p>
        </w:tc>
      </w:tr>
      <w:tr w:rsidR="000F7E99" w:rsidRPr="00F607F1" w14:paraId="4D10AEB2" w14:textId="7E700FE5" w:rsidTr="00E81505">
        <w:trPr>
          <w:trHeight w:val="326"/>
        </w:trPr>
        <w:tc>
          <w:tcPr>
            <w:tcW w:w="883" w:type="dxa"/>
            <w:shd w:val="clear" w:color="auto" w:fill="auto"/>
          </w:tcPr>
          <w:p w14:paraId="7360ECE2" w14:textId="591317F7" w:rsidR="000F7E99" w:rsidRPr="00F607F1" w:rsidRDefault="000F7E99" w:rsidP="00322694">
            <w:pPr>
              <w:keepNext/>
              <w:jc w:val="center"/>
              <w:rPr>
                <w:rFonts w:ascii="Calibri" w:hAnsi="Calibri"/>
                <w:sz w:val="18"/>
                <w:szCs w:val="18"/>
              </w:rPr>
            </w:pPr>
          </w:p>
        </w:tc>
        <w:tc>
          <w:tcPr>
            <w:tcW w:w="1062" w:type="dxa"/>
          </w:tcPr>
          <w:p w14:paraId="7EF19437" w14:textId="77777777" w:rsidR="000F7E99" w:rsidRPr="00F607F1" w:rsidRDefault="000F7E99" w:rsidP="00322694">
            <w:pPr>
              <w:keepNext/>
              <w:jc w:val="center"/>
              <w:rPr>
                <w:rFonts w:ascii="Calibri" w:hAnsi="Calibri"/>
                <w:sz w:val="18"/>
                <w:szCs w:val="18"/>
              </w:rPr>
            </w:pPr>
          </w:p>
        </w:tc>
        <w:tc>
          <w:tcPr>
            <w:tcW w:w="1153" w:type="dxa"/>
          </w:tcPr>
          <w:p w14:paraId="25A67A99" w14:textId="77777777" w:rsidR="000F7E99" w:rsidRPr="00F607F1" w:rsidRDefault="000F7E99" w:rsidP="00322694">
            <w:pPr>
              <w:keepNext/>
              <w:jc w:val="center"/>
              <w:rPr>
                <w:rFonts w:ascii="Calibri" w:hAnsi="Calibri"/>
                <w:sz w:val="18"/>
                <w:szCs w:val="18"/>
              </w:rPr>
            </w:pPr>
          </w:p>
        </w:tc>
        <w:tc>
          <w:tcPr>
            <w:tcW w:w="1153" w:type="dxa"/>
          </w:tcPr>
          <w:p w14:paraId="284F93B6" w14:textId="77777777" w:rsidR="000F7E99" w:rsidRPr="00F607F1" w:rsidRDefault="000F7E99" w:rsidP="00322694">
            <w:pPr>
              <w:keepNext/>
              <w:jc w:val="center"/>
              <w:rPr>
                <w:rFonts w:ascii="Calibri" w:hAnsi="Calibri"/>
                <w:sz w:val="18"/>
                <w:szCs w:val="18"/>
              </w:rPr>
            </w:pPr>
          </w:p>
        </w:tc>
        <w:tc>
          <w:tcPr>
            <w:tcW w:w="1241" w:type="dxa"/>
          </w:tcPr>
          <w:p w14:paraId="0D1CB107" w14:textId="306EDE36" w:rsidR="000F7E99" w:rsidRPr="00F607F1" w:rsidRDefault="000F7E99" w:rsidP="00322694">
            <w:pPr>
              <w:keepNext/>
              <w:jc w:val="center"/>
              <w:rPr>
                <w:rFonts w:ascii="Calibri" w:hAnsi="Calibri"/>
                <w:sz w:val="18"/>
                <w:szCs w:val="18"/>
              </w:rPr>
            </w:pPr>
          </w:p>
        </w:tc>
        <w:tc>
          <w:tcPr>
            <w:tcW w:w="1241" w:type="dxa"/>
          </w:tcPr>
          <w:p w14:paraId="6B757A19" w14:textId="0BA32705" w:rsidR="000F7E99" w:rsidRPr="00F607F1" w:rsidRDefault="000F7E99" w:rsidP="00322694">
            <w:pPr>
              <w:keepNext/>
              <w:jc w:val="center"/>
              <w:rPr>
                <w:rFonts w:ascii="Calibri" w:hAnsi="Calibri"/>
                <w:sz w:val="18"/>
                <w:szCs w:val="18"/>
              </w:rPr>
            </w:pPr>
          </w:p>
        </w:tc>
        <w:tc>
          <w:tcPr>
            <w:tcW w:w="1241" w:type="dxa"/>
            <w:shd w:val="clear" w:color="auto" w:fill="auto"/>
          </w:tcPr>
          <w:p w14:paraId="686C895E" w14:textId="24F1CDEB" w:rsidR="000F7E99" w:rsidRPr="00F607F1" w:rsidRDefault="000F7E99" w:rsidP="00322694">
            <w:pPr>
              <w:keepNext/>
              <w:jc w:val="center"/>
              <w:rPr>
                <w:rFonts w:ascii="Calibri" w:hAnsi="Calibri"/>
                <w:sz w:val="18"/>
                <w:szCs w:val="18"/>
              </w:rPr>
            </w:pPr>
          </w:p>
        </w:tc>
        <w:tc>
          <w:tcPr>
            <w:tcW w:w="1153" w:type="dxa"/>
          </w:tcPr>
          <w:p w14:paraId="2AEB0829" w14:textId="77777777" w:rsidR="000F7E99" w:rsidRPr="00F607F1" w:rsidRDefault="000F7E99" w:rsidP="00322694">
            <w:pPr>
              <w:keepNext/>
              <w:jc w:val="center"/>
              <w:rPr>
                <w:rFonts w:ascii="Calibri" w:hAnsi="Calibri"/>
                <w:sz w:val="18"/>
                <w:szCs w:val="18"/>
              </w:rPr>
            </w:pPr>
          </w:p>
        </w:tc>
        <w:tc>
          <w:tcPr>
            <w:tcW w:w="1153" w:type="dxa"/>
          </w:tcPr>
          <w:p w14:paraId="188E7C8C" w14:textId="77777777" w:rsidR="000F7E99" w:rsidRPr="00F607F1" w:rsidRDefault="000F7E99" w:rsidP="00322694">
            <w:pPr>
              <w:keepNext/>
              <w:jc w:val="center"/>
              <w:rPr>
                <w:rFonts w:ascii="Calibri" w:hAnsi="Calibri"/>
                <w:sz w:val="18"/>
                <w:szCs w:val="18"/>
              </w:rPr>
            </w:pPr>
          </w:p>
        </w:tc>
        <w:tc>
          <w:tcPr>
            <w:tcW w:w="975" w:type="dxa"/>
          </w:tcPr>
          <w:p w14:paraId="6545AC56" w14:textId="77777777" w:rsidR="000F7E99" w:rsidRPr="00F607F1" w:rsidRDefault="000F7E99" w:rsidP="00322694">
            <w:pPr>
              <w:keepNext/>
              <w:jc w:val="center"/>
              <w:rPr>
                <w:rFonts w:ascii="Calibri" w:hAnsi="Calibri"/>
                <w:sz w:val="18"/>
                <w:szCs w:val="18"/>
              </w:rPr>
            </w:pPr>
          </w:p>
        </w:tc>
        <w:tc>
          <w:tcPr>
            <w:tcW w:w="1863" w:type="dxa"/>
          </w:tcPr>
          <w:p w14:paraId="10EA287E" w14:textId="77777777" w:rsidR="000F7E99" w:rsidRPr="00F607F1" w:rsidRDefault="000F7E99" w:rsidP="00322694">
            <w:pPr>
              <w:keepNext/>
              <w:jc w:val="center"/>
              <w:rPr>
                <w:rFonts w:ascii="Calibri" w:hAnsi="Calibri"/>
                <w:sz w:val="18"/>
                <w:szCs w:val="18"/>
              </w:rPr>
            </w:pPr>
          </w:p>
        </w:tc>
        <w:tc>
          <w:tcPr>
            <w:tcW w:w="1331" w:type="dxa"/>
          </w:tcPr>
          <w:p w14:paraId="2C1ECFDC" w14:textId="77777777" w:rsidR="000F7E99" w:rsidRPr="00F607F1" w:rsidRDefault="000F7E99" w:rsidP="00322694">
            <w:pPr>
              <w:keepNext/>
              <w:jc w:val="center"/>
              <w:rPr>
                <w:rFonts w:ascii="Calibri" w:hAnsi="Calibri"/>
                <w:sz w:val="18"/>
                <w:szCs w:val="18"/>
              </w:rPr>
            </w:pPr>
          </w:p>
        </w:tc>
      </w:tr>
      <w:tr w:rsidR="000F7E99" w:rsidRPr="00F607F1" w14:paraId="64B8D437" w14:textId="3518F494" w:rsidTr="00E81505">
        <w:tblPrEx>
          <w:tblLook w:val="00A0" w:firstRow="1" w:lastRow="0" w:firstColumn="1" w:lastColumn="0" w:noHBand="0" w:noVBand="0"/>
        </w:tblPrEx>
        <w:trPr>
          <w:trHeight w:val="216"/>
        </w:trPr>
        <w:tc>
          <w:tcPr>
            <w:tcW w:w="14463" w:type="dxa"/>
            <w:gridSpan w:val="12"/>
          </w:tcPr>
          <w:p w14:paraId="196B9A73" w14:textId="32ED3C55" w:rsidR="000F7E99" w:rsidRPr="00F607F1" w:rsidRDefault="000F7E99" w:rsidP="00322694">
            <w:pPr>
              <w:keepNext/>
              <w:rPr>
                <w:rFonts w:ascii="Calibri" w:hAnsi="Calibri"/>
                <w:sz w:val="18"/>
                <w:szCs w:val="18"/>
              </w:rPr>
            </w:pPr>
            <w:r w:rsidRPr="00F607F1">
              <w:rPr>
                <w:rFonts w:ascii="Calibri" w:hAnsi="Calibri"/>
                <w:sz w:val="18"/>
                <w:szCs w:val="18"/>
              </w:rPr>
              <w:t>Notes:</w:t>
            </w:r>
          </w:p>
        </w:tc>
      </w:tr>
    </w:tbl>
    <w:p w14:paraId="4F5E37A3" w14:textId="0AC14A32" w:rsidR="00F330A0" w:rsidRPr="00F607F1" w:rsidRDefault="00F330A0" w:rsidP="008846F4">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1106"/>
        <w:gridCol w:w="1080"/>
        <w:gridCol w:w="720"/>
        <w:gridCol w:w="990"/>
        <w:gridCol w:w="901"/>
        <w:gridCol w:w="959"/>
        <w:gridCol w:w="959"/>
        <w:gridCol w:w="960"/>
        <w:gridCol w:w="959"/>
        <w:gridCol w:w="959"/>
        <w:gridCol w:w="960"/>
        <w:gridCol w:w="959"/>
        <w:gridCol w:w="959"/>
        <w:gridCol w:w="960"/>
      </w:tblGrid>
      <w:tr w:rsidR="001B3D5A" w:rsidRPr="00F607F1" w14:paraId="1F9B996D" w14:textId="5251A2FB" w:rsidTr="00E579E8">
        <w:trPr>
          <w:cantSplit/>
        </w:trPr>
        <w:tc>
          <w:tcPr>
            <w:tcW w:w="14390" w:type="dxa"/>
            <w:gridSpan w:val="15"/>
          </w:tcPr>
          <w:p w14:paraId="5416DDFF" w14:textId="77777777" w:rsidR="001B3D5A" w:rsidRPr="00F607F1" w:rsidRDefault="001B3D5A" w:rsidP="00E579E8">
            <w:pPr>
              <w:keepNext/>
              <w:rPr>
                <w:rFonts w:ascii="Calibri" w:hAnsi="Calibri"/>
                <w:b/>
                <w:sz w:val="18"/>
                <w:szCs w:val="18"/>
              </w:rPr>
            </w:pPr>
            <w:r w:rsidRPr="00F607F1">
              <w:rPr>
                <w:rFonts w:ascii="Calibri" w:hAnsi="Calibri"/>
                <w:b/>
                <w:sz w:val="18"/>
                <w:szCs w:val="18"/>
              </w:rPr>
              <w:t xml:space="preserve">L. Installed New or Complete Replacement Duct System Information </w:t>
            </w:r>
          </w:p>
          <w:p w14:paraId="0C4F4FD0" w14:textId="21E24EC7" w:rsidR="001B3D5A" w:rsidRPr="00F607F1" w:rsidRDefault="001B3D5A" w:rsidP="00E579E8">
            <w:pPr>
              <w:pStyle w:val="PlainT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all of the SC Systems listed in Section D have a Distribution System Type value in D07 =DuctsNone , </w:t>
            </w:r>
            <w:r w:rsidRPr="00F607F1">
              <w:rPr>
                <w:rFonts w:ascii="Calibri" w:hAnsi="Calibri"/>
                <w:b/>
                <w:sz w:val="12"/>
                <w:szCs w:val="12"/>
              </w:rPr>
              <w:t>then</w:t>
            </w:r>
            <w:r w:rsidRPr="00F607F1">
              <w:rPr>
                <w:rFonts w:ascii="Calibri" w:hAnsi="Calibri"/>
                <w:sz w:val="12"/>
                <w:szCs w:val="12"/>
              </w:rPr>
              <w:t xml:space="preserve"> display the section does not apply message; </w:t>
            </w:r>
          </w:p>
          <w:p w14:paraId="59B59FAD"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the following two conditions are </w:t>
            </w:r>
            <w:r w:rsidRPr="00F607F1">
              <w:rPr>
                <w:rFonts w:ascii="Calibri" w:hAnsi="Calibri"/>
                <w:b/>
                <w:sz w:val="12"/>
                <w:szCs w:val="12"/>
              </w:rPr>
              <w:t>both</w:t>
            </w:r>
            <w:r w:rsidRPr="00F607F1">
              <w:rPr>
                <w:rFonts w:ascii="Calibri" w:hAnsi="Calibri"/>
                <w:sz w:val="12"/>
                <w:szCs w:val="12"/>
              </w:rPr>
              <w:t xml:space="preserve"> true: 1:</w:t>
            </w:r>
            <w:r w:rsidRPr="00F607F1">
              <w:rPr>
                <w:rFonts w:ascii="Calibri" w:hAnsi="Calibri"/>
                <w:b/>
                <w:sz w:val="12"/>
                <w:szCs w:val="12"/>
              </w:rPr>
              <w:t>[</w:t>
            </w:r>
            <w:r w:rsidRPr="00F607F1">
              <w:rPr>
                <w:rFonts w:ascii="Calibri" w:hAnsi="Calibri"/>
                <w:sz w:val="12"/>
                <w:szCs w:val="12"/>
              </w:rPr>
              <w:t>there are no systems for which D12=new</w:t>
            </w:r>
            <w:r w:rsidRPr="00F607F1">
              <w:rPr>
                <w:rFonts w:ascii="Calibri" w:hAnsi="Calibri"/>
                <w:b/>
                <w:sz w:val="12"/>
                <w:szCs w:val="12"/>
              </w:rPr>
              <w:t>]</w:t>
            </w:r>
            <w:r w:rsidRPr="00F607F1">
              <w:rPr>
                <w:rFonts w:ascii="Calibri" w:hAnsi="Calibri"/>
                <w:sz w:val="12"/>
                <w:szCs w:val="12"/>
              </w:rPr>
              <w:t>, 2:</w:t>
            </w:r>
            <w:r w:rsidRPr="00F607F1">
              <w:rPr>
                <w:rFonts w:ascii="Calibri" w:hAnsi="Calibri"/>
                <w:b/>
                <w:sz w:val="12"/>
                <w:szCs w:val="12"/>
              </w:rPr>
              <w:t>[</w:t>
            </w:r>
            <w:r w:rsidRPr="00F607F1">
              <w:rPr>
                <w:rFonts w:ascii="Calibri" w:hAnsi="Calibri"/>
                <w:sz w:val="12"/>
                <w:szCs w:val="12"/>
              </w:rPr>
              <w:t>section E applies, and there are no systems for which E07=yes</w:t>
            </w:r>
            <w:r w:rsidRPr="00F607F1">
              <w:rPr>
                <w:rFonts w:ascii="Calibri" w:hAnsi="Calibri"/>
                <w:b/>
                <w:sz w:val="12"/>
                <w:szCs w:val="12"/>
              </w:rPr>
              <w:t>]</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display the section does not apply message; </w:t>
            </w:r>
          </w:p>
          <w:p w14:paraId="27BB83C5" w14:textId="77777777" w:rsidR="001B3D5A" w:rsidRPr="00F607F1" w:rsidRDefault="001B3D5A" w:rsidP="00E579E8">
            <w:pPr>
              <w:pStyle w:val="PlainText"/>
              <w:rPr>
                <w:rFonts w:ascii="Calibri" w:hAnsi="Calibri"/>
                <w:sz w:val="6"/>
                <w:szCs w:val="6"/>
              </w:rPr>
            </w:pPr>
          </w:p>
          <w:p w14:paraId="5FBAE0D3"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for all systems that meet </w:t>
            </w:r>
            <w:r w:rsidRPr="00F607F1">
              <w:rPr>
                <w:rFonts w:ascii="Calibri" w:hAnsi="Calibri"/>
                <w:b/>
                <w:sz w:val="12"/>
                <w:szCs w:val="12"/>
              </w:rPr>
              <w:t>one</w:t>
            </w:r>
            <w:r w:rsidRPr="00F607F1">
              <w:rPr>
                <w:rFonts w:ascii="Calibri" w:hAnsi="Calibri"/>
                <w:sz w:val="12"/>
                <w:szCs w:val="12"/>
              </w:rPr>
              <w:t xml:space="preserve"> of the following two conditions: 1:[D12=new]; 2[Section E applies, and E07=yes], </w:t>
            </w:r>
          </w:p>
          <w:p w14:paraId="1F4FEAB4" w14:textId="5F6FD8D8" w:rsidR="001B3D5A" w:rsidRPr="00F607F1" w:rsidRDefault="001B3D5A" w:rsidP="00E579E8">
            <w:pPr>
              <w:pStyle w:val="PlainText"/>
              <w:rPr>
                <w:rFonts w:ascii="Calibri" w:hAnsi="Calibri"/>
                <w:sz w:val="12"/>
                <w:szCs w:val="12"/>
              </w:rPr>
            </w:pPr>
            <w:r w:rsidRPr="00F607F1">
              <w:rPr>
                <w:rFonts w:ascii="Calibri" w:hAnsi="Calibri"/>
                <w:b/>
                <w:sz w:val="12"/>
                <w:szCs w:val="12"/>
              </w:rPr>
              <w:t>do</w:t>
            </w:r>
            <w:r w:rsidRPr="00F607F1">
              <w:rPr>
                <w:rFonts w:ascii="Calibri" w:hAnsi="Calibri"/>
                <w:sz w:val="12"/>
                <w:szCs w:val="12"/>
              </w:rPr>
              <w:t xml:space="preserve"> the following actions, A, B, C, D, E, F</w:t>
            </w:r>
            <w:r w:rsidR="004C678C" w:rsidRPr="00F607F1">
              <w:rPr>
                <w:rFonts w:ascii="Calibri" w:hAnsi="Calibri"/>
                <w:sz w:val="12"/>
                <w:szCs w:val="12"/>
              </w:rPr>
              <w:t>, G</w:t>
            </w:r>
            <w:r w:rsidRPr="00F607F1">
              <w:rPr>
                <w:rFonts w:ascii="Calibri" w:hAnsi="Calibri"/>
                <w:sz w:val="12"/>
                <w:szCs w:val="12"/>
              </w:rPr>
              <w:t>:</w:t>
            </w:r>
          </w:p>
          <w:p w14:paraId="57EBAC05"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A</w:t>
            </w:r>
            <w:r w:rsidRPr="00F607F1">
              <w:rPr>
                <w:rFonts w:ascii="Calibri" w:hAnsi="Calibri"/>
                <w:sz w:val="12"/>
                <w:szCs w:val="12"/>
              </w:rPr>
              <w:t>: require one row of data in this table for each space conditioning system in section F field F02 for which D04=Packaged Gas Furnace.</w:t>
            </w:r>
          </w:p>
          <w:p w14:paraId="0733113D" w14:textId="2E79F364" w:rsidR="001B3D5A" w:rsidRPr="00F607F1" w:rsidRDefault="001B3D5A" w:rsidP="00E579E8">
            <w:pPr>
              <w:pStyle w:val="PlainText"/>
              <w:rPr>
                <w:rFonts w:ascii="Calibri" w:hAnsi="Calibri"/>
                <w:sz w:val="12"/>
                <w:szCs w:val="12"/>
              </w:rPr>
            </w:pPr>
            <w:r w:rsidRPr="00F607F1">
              <w:rPr>
                <w:rFonts w:ascii="Calibri" w:hAnsi="Calibri"/>
                <w:b/>
                <w:bCs/>
                <w:sz w:val="12"/>
                <w:szCs w:val="12"/>
              </w:rPr>
              <w:t>B</w:t>
            </w:r>
            <w:r w:rsidRPr="00F607F1">
              <w:rPr>
                <w:rFonts w:ascii="Calibri" w:hAnsi="Calibri"/>
                <w:sz w:val="12"/>
                <w:szCs w:val="12"/>
              </w:rPr>
              <w:t xml:space="preserve">: </w:t>
            </w:r>
            <w:r w:rsidR="00D7291D" w:rsidRPr="00F607F1">
              <w:rPr>
                <w:rFonts w:ascii="Calibri" w:hAnsi="Calibri"/>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p>
          <w:p w14:paraId="4D290755"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C</w:t>
            </w:r>
            <w:r w:rsidRPr="00F607F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F607F1">
              <w:rPr>
                <w:rFonts w:ascii="Calibri" w:hAnsi="Calibri" w:cs="Calibri"/>
                <w:sz w:val="12"/>
                <w:szCs w:val="12"/>
              </w:rPr>
              <w:t>≠</w:t>
            </w:r>
            <w:r w:rsidRPr="00F607F1">
              <w:rPr>
                <w:rFonts w:ascii="Calibri" w:hAnsi="Calibri"/>
                <w:sz w:val="12"/>
                <w:szCs w:val="12"/>
              </w:rPr>
              <w:t>G02];</w:t>
            </w:r>
          </w:p>
          <w:p w14:paraId="59F96BEB" w14:textId="2AB3D9D3" w:rsidR="001B3D5A" w:rsidRPr="00F607F1" w:rsidRDefault="001B3D5A" w:rsidP="00E579E8">
            <w:pPr>
              <w:pStyle w:val="PlainText"/>
              <w:rPr>
                <w:rFonts w:ascii="Calibri" w:hAnsi="Calibri"/>
                <w:sz w:val="12"/>
                <w:szCs w:val="12"/>
              </w:rPr>
            </w:pPr>
            <w:r w:rsidRPr="00F607F1">
              <w:rPr>
                <w:rFonts w:ascii="Calibri" w:hAnsi="Calibri"/>
                <w:b/>
                <w:sz w:val="12"/>
                <w:szCs w:val="12"/>
              </w:rPr>
              <w:t>D</w:t>
            </w:r>
            <w:r w:rsidRPr="00F607F1">
              <w:rPr>
                <w:rFonts w:ascii="Calibri" w:hAnsi="Calibri"/>
                <w:sz w:val="12"/>
                <w:szCs w:val="12"/>
              </w:rPr>
              <w:t>: require one row in this table for each space conditioning system in Section I field I02 that meets both of the following two conditions:</w:t>
            </w:r>
            <w:r w:rsidRPr="00F607F1">
              <w:rPr>
                <w:sz w:val="12"/>
                <w:szCs w:val="12"/>
              </w:rPr>
              <w:t xml:space="preserve"> </w:t>
            </w:r>
            <w:r w:rsidRPr="00F607F1">
              <w:rPr>
                <w:rFonts w:ascii="Calibri" w:hAnsi="Calibri"/>
                <w:sz w:val="12"/>
                <w:szCs w:val="12"/>
              </w:rPr>
              <w:t>1:[value in D05=central packaged HP, or central large packaged HP], 2:[the same packaged unit is not already listed in section F thus F02≠I02];</w:t>
            </w:r>
            <w:r w:rsidRPr="00F607F1">
              <w:rPr>
                <w:rFonts w:ascii="Calibri" w:hAnsi="Calibri"/>
                <w:b/>
                <w:sz w:val="12"/>
                <w:szCs w:val="12"/>
              </w:rPr>
              <w:t>E:</w:t>
            </w:r>
            <w:r w:rsidRPr="00F607F1">
              <w:rPr>
                <w:rFonts w:ascii="Calibri" w:hAnsi="Calibri"/>
                <w:sz w:val="12"/>
                <w:szCs w:val="12"/>
              </w:rPr>
              <w:t xml:space="preserve"> enter one row of data in this table for each of the indoor units in F03 for which the value in F05 = one of the following two values [*Ducted&gt;10ft length; *Ducted ≤10ft length]</w:t>
            </w:r>
          </w:p>
          <w:p w14:paraId="50ADF215" w14:textId="50B8410E" w:rsidR="001B3D5A" w:rsidRPr="00F607F1" w:rsidRDefault="001B3D5A" w:rsidP="00E579E8">
            <w:pPr>
              <w:pStyle w:val="PlainText"/>
              <w:rPr>
                <w:rFonts w:ascii="Calibri" w:hAnsi="Calibri"/>
                <w:sz w:val="12"/>
                <w:szCs w:val="12"/>
              </w:rPr>
            </w:pPr>
            <w:r w:rsidRPr="00F607F1">
              <w:rPr>
                <w:rFonts w:ascii="Calibri" w:hAnsi="Calibri"/>
                <w:b/>
                <w:sz w:val="12"/>
                <w:szCs w:val="12"/>
              </w:rPr>
              <w:t xml:space="preserve">F: </w:t>
            </w:r>
            <w:r w:rsidRPr="00F607F1">
              <w:rPr>
                <w:rFonts w:ascii="Calibri" w:hAnsi="Calibri"/>
                <w:sz w:val="12"/>
                <w:szCs w:val="12"/>
              </w:rPr>
              <w:t>enter one row of data in this table for each of the indoor units in H03 for which H05= one of the following 2 values: [*Ducted &gt;10ft length; *Ducted ≤10ft length];</w:t>
            </w:r>
          </w:p>
          <w:p w14:paraId="20E64F60" w14:textId="5D55A418" w:rsidR="001B3D5A" w:rsidRPr="00F607F1" w:rsidRDefault="004C678C" w:rsidP="00E579E8">
            <w:pPr>
              <w:keepNext/>
              <w:rPr>
                <w:rFonts w:ascii="Calibri" w:hAnsi="Calibri"/>
                <w:b/>
                <w:sz w:val="18"/>
                <w:szCs w:val="18"/>
              </w:rPr>
            </w:pPr>
            <w:r w:rsidRPr="00F607F1">
              <w:rPr>
                <w:rFonts w:ascii="Calibri" w:hAnsi="Calibri"/>
                <w:sz w:val="12"/>
                <w:szCs w:val="12"/>
              </w:rPr>
              <w:t>G: If D11=existing, and D13 is ≥1, enter 1 row of data in this table for each of the quantity of ducted indoor units specified in D13.</w:t>
            </w:r>
          </w:p>
        </w:tc>
      </w:tr>
      <w:tr w:rsidR="004C678C" w:rsidRPr="00F607F1" w14:paraId="1F9B9979" w14:textId="3E7FE7B2" w:rsidTr="00920C31">
        <w:trPr>
          <w:cantSplit/>
          <w:trHeight w:val="134"/>
        </w:trPr>
        <w:tc>
          <w:tcPr>
            <w:tcW w:w="959" w:type="dxa"/>
            <w:vAlign w:val="bottom"/>
          </w:tcPr>
          <w:p w14:paraId="1F9B996E"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01</w:t>
            </w:r>
          </w:p>
        </w:tc>
        <w:tc>
          <w:tcPr>
            <w:tcW w:w="1106" w:type="dxa"/>
            <w:vAlign w:val="bottom"/>
          </w:tcPr>
          <w:p w14:paraId="1F9B996F"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02</w:t>
            </w:r>
          </w:p>
        </w:tc>
        <w:tc>
          <w:tcPr>
            <w:tcW w:w="1080" w:type="dxa"/>
          </w:tcPr>
          <w:p w14:paraId="3438E3CD" w14:textId="0AC5F021" w:rsidR="001B3D5A" w:rsidRPr="00F607F1" w:rsidRDefault="001B3D5A" w:rsidP="00E579E8">
            <w:pPr>
              <w:keepNext/>
              <w:jc w:val="center"/>
              <w:rPr>
                <w:rFonts w:ascii="Calibri" w:hAnsi="Calibri"/>
                <w:sz w:val="18"/>
                <w:szCs w:val="18"/>
              </w:rPr>
            </w:pPr>
            <w:r w:rsidRPr="00F607F1">
              <w:rPr>
                <w:rFonts w:ascii="Calibri" w:hAnsi="Calibri"/>
                <w:sz w:val="18"/>
                <w:szCs w:val="18"/>
              </w:rPr>
              <w:t>03</w:t>
            </w:r>
          </w:p>
        </w:tc>
        <w:tc>
          <w:tcPr>
            <w:tcW w:w="720" w:type="dxa"/>
          </w:tcPr>
          <w:p w14:paraId="38AFAEC3" w14:textId="0E4B08E1" w:rsidR="001B3D5A" w:rsidRPr="00F607F1" w:rsidRDefault="001B3D5A" w:rsidP="00E579E8">
            <w:pPr>
              <w:keepNext/>
              <w:jc w:val="center"/>
              <w:rPr>
                <w:rFonts w:ascii="Calibri" w:hAnsi="Calibri"/>
                <w:sz w:val="18"/>
                <w:szCs w:val="18"/>
              </w:rPr>
            </w:pPr>
            <w:r w:rsidRPr="00F607F1">
              <w:rPr>
                <w:rFonts w:ascii="Calibri" w:hAnsi="Calibri"/>
                <w:sz w:val="18"/>
                <w:szCs w:val="18"/>
              </w:rPr>
              <w:t>04</w:t>
            </w:r>
          </w:p>
        </w:tc>
        <w:tc>
          <w:tcPr>
            <w:tcW w:w="990" w:type="dxa"/>
          </w:tcPr>
          <w:p w14:paraId="4AD36D81" w14:textId="4CD8BD79" w:rsidR="001B3D5A" w:rsidRPr="00F607F1" w:rsidRDefault="001B3D5A" w:rsidP="00E579E8">
            <w:pPr>
              <w:keepNext/>
              <w:jc w:val="center"/>
              <w:rPr>
                <w:rFonts w:ascii="Calibri" w:hAnsi="Calibri"/>
                <w:sz w:val="18"/>
                <w:szCs w:val="18"/>
              </w:rPr>
            </w:pPr>
            <w:r w:rsidRPr="00F607F1">
              <w:rPr>
                <w:rFonts w:ascii="Calibri" w:hAnsi="Calibri"/>
                <w:sz w:val="18"/>
                <w:szCs w:val="18"/>
              </w:rPr>
              <w:t>05</w:t>
            </w:r>
          </w:p>
        </w:tc>
        <w:tc>
          <w:tcPr>
            <w:tcW w:w="901" w:type="dxa"/>
            <w:vAlign w:val="bottom"/>
          </w:tcPr>
          <w:p w14:paraId="1F9B9970" w14:textId="40F57928" w:rsidR="001B3D5A" w:rsidRPr="00F607F1" w:rsidRDefault="001B3D5A" w:rsidP="00E579E8">
            <w:pPr>
              <w:keepNext/>
              <w:jc w:val="center"/>
              <w:rPr>
                <w:rFonts w:ascii="Calibri" w:hAnsi="Calibri"/>
                <w:sz w:val="18"/>
                <w:szCs w:val="18"/>
              </w:rPr>
            </w:pPr>
            <w:r w:rsidRPr="00F607F1">
              <w:rPr>
                <w:rFonts w:ascii="Calibri" w:hAnsi="Calibri"/>
                <w:sz w:val="18"/>
                <w:szCs w:val="18"/>
              </w:rPr>
              <w:t>06</w:t>
            </w:r>
          </w:p>
        </w:tc>
        <w:tc>
          <w:tcPr>
            <w:tcW w:w="959" w:type="dxa"/>
            <w:vAlign w:val="bottom"/>
          </w:tcPr>
          <w:p w14:paraId="1F9B9971" w14:textId="2435D53D" w:rsidR="001B3D5A" w:rsidRPr="00F607F1" w:rsidRDefault="001B3D5A" w:rsidP="00E579E8">
            <w:pPr>
              <w:keepNext/>
              <w:jc w:val="center"/>
              <w:rPr>
                <w:rFonts w:ascii="Calibri" w:hAnsi="Calibri"/>
                <w:sz w:val="18"/>
                <w:szCs w:val="18"/>
              </w:rPr>
            </w:pPr>
            <w:r w:rsidRPr="00F607F1">
              <w:rPr>
                <w:rFonts w:ascii="Calibri" w:hAnsi="Calibri"/>
                <w:sz w:val="18"/>
                <w:szCs w:val="18"/>
              </w:rPr>
              <w:t>07</w:t>
            </w:r>
          </w:p>
        </w:tc>
        <w:tc>
          <w:tcPr>
            <w:tcW w:w="959" w:type="dxa"/>
            <w:vAlign w:val="bottom"/>
          </w:tcPr>
          <w:p w14:paraId="1F9B9972" w14:textId="4042599B" w:rsidR="001B3D5A" w:rsidRPr="00F607F1" w:rsidRDefault="001B3D5A" w:rsidP="00E579E8">
            <w:pPr>
              <w:keepNext/>
              <w:jc w:val="center"/>
              <w:rPr>
                <w:rFonts w:ascii="Calibri" w:hAnsi="Calibri"/>
                <w:sz w:val="18"/>
                <w:szCs w:val="18"/>
              </w:rPr>
            </w:pPr>
            <w:r w:rsidRPr="00F607F1">
              <w:rPr>
                <w:rFonts w:ascii="Calibri" w:hAnsi="Calibri"/>
                <w:sz w:val="18"/>
                <w:szCs w:val="18"/>
              </w:rPr>
              <w:t>08</w:t>
            </w:r>
          </w:p>
        </w:tc>
        <w:tc>
          <w:tcPr>
            <w:tcW w:w="960" w:type="dxa"/>
            <w:vAlign w:val="bottom"/>
          </w:tcPr>
          <w:p w14:paraId="1F9B9973" w14:textId="4C745DFC" w:rsidR="001B3D5A" w:rsidRPr="00F607F1" w:rsidRDefault="001B3D5A" w:rsidP="00E579E8">
            <w:pPr>
              <w:keepNext/>
              <w:jc w:val="center"/>
              <w:rPr>
                <w:rFonts w:ascii="Calibri" w:hAnsi="Calibri"/>
                <w:sz w:val="18"/>
                <w:szCs w:val="18"/>
              </w:rPr>
            </w:pPr>
            <w:r w:rsidRPr="00F607F1">
              <w:rPr>
                <w:rFonts w:ascii="Calibri" w:hAnsi="Calibri"/>
                <w:sz w:val="18"/>
                <w:szCs w:val="18"/>
              </w:rPr>
              <w:t>09</w:t>
            </w:r>
          </w:p>
        </w:tc>
        <w:tc>
          <w:tcPr>
            <w:tcW w:w="959" w:type="dxa"/>
            <w:vAlign w:val="bottom"/>
          </w:tcPr>
          <w:p w14:paraId="1F9B9974" w14:textId="27465BBF" w:rsidR="001B3D5A" w:rsidRPr="00F607F1" w:rsidRDefault="001B3D5A" w:rsidP="00E579E8">
            <w:pPr>
              <w:keepNext/>
              <w:jc w:val="center"/>
              <w:rPr>
                <w:rFonts w:ascii="Calibri" w:hAnsi="Calibri"/>
                <w:sz w:val="18"/>
                <w:szCs w:val="18"/>
              </w:rPr>
            </w:pPr>
            <w:r w:rsidRPr="00F607F1">
              <w:rPr>
                <w:rFonts w:ascii="Calibri" w:hAnsi="Calibri"/>
                <w:sz w:val="18"/>
                <w:szCs w:val="18"/>
              </w:rPr>
              <w:t>10</w:t>
            </w:r>
          </w:p>
        </w:tc>
        <w:tc>
          <w:tcPr>
            <w:tcW w:w="959" w:type="dxa"/>
            <w:vAlign w:val="bottom"/>
          </w:tcPr>
          <w:p w14:paraId="1F9B9975" w14:textId="513A8800" w:rsidR="001B3D5A" w:rsidRPr="00F607F1" w:rsidRDefault="001B3D5A" w:rsidP="00E579E8">
            <w:pPr>
              <w:keepNext/>
              <w:jc w:val="center"/>
              <w:rPr>
                <w:rFonts w:ascii="Calibri" w:hAnsi="Calibri"/>
                <w:sz w:val="18"/>
                <w:szCs w:val="18"/>
              </w:rPr>
            </w:pPr>
            <w:r w:rsidRPr="00F607F1">
              <w:rPr>
                <w:rFonts w:ascii="Calibri" w:hAnsi="Calibri"/>
                <w:sz w:val="18"/>
                <w:szCs w:val="18"/>
              </w:rPr>
              <w:t>11</w:t>
            </w:r>
          </w:p>
        </w:tc>
        <w:tc>
          <w:tcPr>
            <w:tcW w:w="960" w:type="dxa"/>
            <w:vAlign w:val="bottom"/>
          </w:tcPr>
          <w:p w14:paraId="5061685A" w14:textId="4D804B21" w:rsidR="001B3D5A" w:rsidRPr="00F607F1" w:rsidRDefault="001B3D5A" w:rsidP="00E579E8">
            <w:pPr>
              <w:keepNext/>
              <w:jc w:val="center"/>
              <w:rPr>
                <w:rFonts w:ascii="Calibri" w:hAnsi="Calibri"/>
                <w:sz w:val="18"/>
                <w:szCs w:val="18"/>
              </w:rPr>
            </w:pPr>
            <w:r w:rsidRPr="00F607F1">
              <w:rPr>
                <w:rFonts w:ascii="Calibri" w:hAnsi="Calibri"/>
                <w:sz w:val="18"/>
                <w:szCs w:val="18"/>
              </w:rPr>
              <w:t>12</w:t>
            </w:r>
          </w:p>
        </w:tc>
        <w:tc>
          <w:tcPr>
            <w:tcW w:w="959" w:type="dxa"/>
            <w:vAlign w:val="bottom"/>
          </w:tcPr>
          <w:p w14:paraId="1F9B9978" w14:textId="4DCF16BE" w:rsidR="001B3D5A" w:rsidRPr="00F607F1" w:rsidRDefault="001B3D5A" w:rsidP="00E579E8">
            <w:pPr>
              <w:keepNext/>
              <w:jc w:val="center"/>
              <w:rPr>
                <w:rFonts w:ascii="Calibri" w:hAnsi="Calibri"/>
                <w:sz w:val="18"/>
                <w:szCs w:val="18"/>
              </w:rPr>
            </w:pPr>
            <w:r w:rsidRPr="00F607F1">
              <w:rPr>
                <w:rFonts w:ascii="Calibri" w:hAnsi="Calibri"/>
                <w:sz w:val="18"/>
                <w:szCs w:val="18"/>
              </w:rPr>
              <w:t>13</w:t>
            </w:r>
          </w:p>
        </w:tc>
        <w:tc>
          <w:tcPr>
            <w:tcW w:w="959" w:type="dxa"/>
          </w:tcPr>
          <w:p w14:paraId="6C7BDA91" w14:textId="37175C5E" w:rsidR="001B3D5A" w:rsidRPr="00F607F1" w:rsidRDefault="001B3D5A" w:rsidP="00E579E8">
            <w:pPr>
              <w:keepNext/>
              <w:jc w:val="center"/>
              <w:rPr>
                <w:rFonts w:ascii="Calibri" w:hAnsi="Calibri"/>
                <w:sz w:val="18"/>
                <w:szCs w:val="18"/>
              </w:rPr>
            </w:pPr>
            <w:r w:rsidRPr="00F607F1">
              <w:rPr>
                <w:rFonts w:ascii="Calibri" w:hAnsi="Calibri"/>
                <w:sz w:val="18"/>
                <w:szCs w:val="18"/>
              </w:rPr>
              <w:t>14</w:t>
            </w:r>
          </w:p>
        </w:tc>
        <w:tc>
          <w:tcPr>
            <w:tcW w:w="960" w:type="dxa"/>
          </w:tcPr>
          <w:p w14:paraId="4BE87EFD" w14:textId="41FD0938" w:rsidR="001B3D5A" w:rsidRPr="00F607F1" w:rsidRDefault="004C678C" w:rsidP="00E579E8">
            <w:pPr>
              <w:keepNext/>
              <w:jc w:val="center"/>
              <w:rPr>
                <w:rFonts w:ascii="Calibri" w:hAnsi="Calibri"/>
                <w:sz w:val="18"/>
                <w:szCs w:val="18"/>
              </w:rPr>
            </w:pPr>
            <w:r w:rsidRPr="00F607F1">
              <w:rPr>
                <w:rFonts w:ascii="Calibri" w:hAnsi="Calibri"/>
                <w:sz w:val="18"/>
                <w:szCs w:val="18"/>
              </w:rPr>
              <w:t>15</w:t>
            </w:r>
          </w:p>
        </w:tc>
      </w:tr>
      <w:tr w:rsidR="004C678C" w:rsidRPr="00F607F1" w14:paraId="1F9B9987" w14:textId="315C9C42" w:rsidTr="00920C31">
        <w:trPr>
          <w:cantSplit/>
          <w:trHeight w:val="576"/>
        </w:trPr>
        <w:tc>
          <w:tcPr>
            <w:tcW w:w="959" w:type="dxa"/>
            <w:vAlign w:val="bottom"/>
          </w:tcPr>
          <w:p w14:paraId="1F9B997A" w14:textId="688F8504" w:rsidR="001B3D5A" w:rsidRPr="00F607F1" w:rsidRDefault="001B3D5A" w:rsidP="00E579E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06" w:type="dxa"/>
            <w:vAlign w:val="bottom"/>
          </w:tcPr>
          <w:p w14:paraId="1F9B997B" w14:textId="7E4A55F0" w:rsidR="001B3D5A" w:rsidRPr="00F607F1" w:rsidRDefault="001B3D5A" w:rsidP="00E579E8">
            <w:pPr>
              <w:keepNext/>
              <w:jc w:val="center"/>
              <w:rPr>
                <w:rFonts w:ascii="Calibri" w:hAnsi="Calibri"/>
                <w:sz w:val="18"/>
                <w:szCs w:val="18"/>
              </w:rPr>
            </w:pPr>
            <w:r w:rsidRPr="00F607F1">
              <w:rPr>
                <w:rFonts w:ascii="Calibri" w:hAnsi="Calibri"/>
                <w:sz w:val="18"/>
                <w:szCs w:val="18"/>
              </w:rPr>
              <w:t>SC System Description of Area Served</w:t>
            </w:r>
          </w:p>
        </w:tc>
        <w:tc>
          <w:tcPr>
            <w:tcW w:w="1080" w:type="dxa"/>
            <w:vAlign w:val="bottom"/>
          </w:tcPr>
          <w:p w14:paraId="4D7883A4" w14:textId="3400BA24" w:rsidR="001B3D5A" w:rsidRPr="00F607F1" w:rsidRDefault="001B3D5A" w:rsidP="00E579E8">
            <w:pPr>
              <w:keepNext/>
              <w:jc w:val="center"/>
              <w:rPr>
                <w:rFonts w:ascii="Calibri" w:hAnsi="Calibri"/>
                <w:sz w:val="18"/>
                <w:szCs w:val="18"/>
              </w:rPr>
            </w:pPr>
            <w:r w:rsidRPr="00F607F1">
              <w:rPr>
                <w:rFonts w:ascii="Calibri" w:hAnsi="Calibri"/>
                <w:sz w:val="18"/>
                <w:szCs w:val="18"/>
              </w:rPr>
              <w:t>Indoor Unit Name or Description of Area Served</w:t>
            </w:r>
          </w:p>
        </w:tc>
        <w:tc>
          <w:tcPr>
            <w:tcW w:w="720" w:type="dxa"/>
            <w:vAlign w:val="bottom"/>
          </w:tcPr>
          <w:p w14:paraId="40C8BE24" w14:textId="503893A7" w:rsidR="001B3D5A" w:rsidRPr="00F607F1" w:rsidRDefault="001B3D5A" w:rsidP="00E579E8">
            <w:pPr>
              <w:keepNext/>
              <w:jc w:val="center"/>
              <w:rPr>
                <w:rFonts w:ascii="Calibri" w:hAnsi="Calibri"/>
                <w:sz w:val="18"/>
                <w:szCs w:val="18"/>
              </w:rPr>
            </w:pPr>
            <w:r w:rsidRPr="00F607F1">
              <w:rPr>
                <w:rFonts w:ascii="Calibri" w:hAnsi="Calibri"/>
                <w:sz w:val="18"/>
                <w:szCs w:val="18"/>
              </w:rPr>
              <w:t>Total Duct Length</w:t>
            </w:r>
          </w:p>
        </w:tc>
        <w:tc>
          <w:tcPr>
            <w:tcW w:w="990" w:type="dxa"/>
            <w:vAlign w:val="bottom"/>
          </w:tcPr>
          <w:p w14:paraId="115D20CA"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Required New Duct </w:t>
            </w:r>
            <w:r w:rsidRPr="00F607F1">
              <w:rPr>
                <w:rFonts w:ascii="Calibri" w:hAnsi="Calibri"/>
                <w:sz w:val="18"/>
                <w:szCs w:val="18"/>
              </w:rPr>
              <w:br/>
              <w:t>R-Value</w:t>
            </w:r>
          </w:p>
          <w:p w14:paraId="673D1507" w14:textId="4A2DA5B6" w:rsidR="00EF261D" w:rsidRPr="00F607F1" w:rsidRDefault="00EF261D" w:rsidP="00E579E8">
            <w:pPr>
              <w:keepNext/>
              <w:jc w:val="center"/>
              <w:rPr>
                <w:rFonts w:ascii="Calibri" w:hAnsi="Calibri"/>
                <w:sz w:val="18"/>
                <w:szCs w:val="18"/>
              </w:rPr>
            </w:pPr>
            <w:r w:rsidRPr="00F607F1">
              <w:rPr>
                <w:rFonts w:ascii="Calibri" w:hAnsi="Calibri"/>
                <w:sz w:val="18"/>
                <w:szCs w:val="18"/>
              </w:rPr>
              <w:t>(Unconditioned Space)</w:t>
            </w:r>
          </w:p>
        </w:tc>
        <w:tc>
          <w:tcPr>
            <w:tcW w:w="901" w:type="dxa"/>
            <w:vAlign w:val="bottom"/>
          </w:tcPr>
          <w:p w14:paraId="1F9B997C" w14:textId="2C1CC84E" w:rsidR="001B3D5A" w:rsidRPr="00F607F1" w:rsidRDefault="001B3D5A" w:rsidP="00E579E8">
            <w:pPr>
              <w:keepNext/>
              <w:jc w:val="center"/>
              <w:rPr>
                <w:rFonts w:ascii="Calibri" w:hAnsi="Calibri"/>
                <w:sz w:val="18"/>
                <w:szCs w:val="18"/>
              </w:rPr>
            </w:pPr>
            <w:r w:rsidRPr="00F607F1">
              <w:rPr>
                <w:rFonts w:ascii="Calibri" w:hAnsi="Calibri"/>
                <w:sz w:val="18"/>
                <w:szCs w:val="18"/>
              </w:rPr>
              <w:t>Supply Duct Location</w:t>
            </w:r>
          </w:p>
        </w:tc>
        <w:tc>
          <w:tcPr>
            <w:tcW w:w="959" w:type="dxa"/>
            <w:vAlign w:val="bottom"/>
          </w:tcPr>
          <w:p w14:paraId="1F9B997D" w14:textId="54153AC5"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New Supply Duct </w:t>
            </w:r>
          </w:p>
          <w:p w14:paraId="1F9B997E"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R-Value</w:t>
            </w:r>
          </w:p>
        </w:tc>
        <w:tc>
          <w:tcPr>
            <w:tcW w:w="959" w:type="dxa"/>
            <w:vAlign w:val="bottom"/>
          </w:tcPr>
          <w:p w14:paraId="1F9B997F"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Return Duct Location</w:t>
            </w:r>
          </w:p>
        </w:tc>
        <w:tc>
          <w:tcPr>
            <w:tcW w:w="960" w:type="dxa"/>
            <w:vAlign w:val="bottom"/>
          </w:tcPr>
          <w:p w14:paraId="1F9B9980" w14:textId="4D7C74ED"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New Return Duct </w:t>
            </w:r>
          </w:p>
          <w:p w14:paraId="1F9B9981"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R-Value</w:t>
            </w:r>
          </w:p>
        </w:tc>
        <w:tc>
          <w:tcPr>
            <w:tcW w:w="959" w:type="dxa"/>
            <w:vAlign w:val="bottom"/>
          </w:tcPr>
          <w:p w14:paraId="34285CD2" w14:textId="665E4B69" w:rsidR="001B3D5A" w:rsidRPr="00F607F1" w:rsidRDefault="000E5B7E" w:rsidP="00E579E8">
            <w:pPr>
              <w:keepNext/>
              <w:jc w:val="center"/>
              <w:rPr>
                <w:rFonts w:ascii="Calibri" w:hAnsi="Calibri"/>
                <w:sz w:val="18"/>
                <w:szCs w:val="18"/>
              </w:rPr>
            </w:pPr>
            <w:r w:rsidRPr="00F607F1">
              <w:rPr>
                <w:rFonts w:ascii="Calibri" w:hAnsi="Calibri"/>
                <w:sz w:val="18"/>
                <w:szCs w:val="18"/>
              </w:rPr>
              <w:t xml:space="preserve">Exception </w:t>
            </w:r>
            <w:r w:rsidR="001B3D5A" w:rsidRPr="00F607F1">
              <w:rPr>
                <w:rFonts w:ascii="Calibri" w:hAnsi="Calibri"/>
                <w:sz w:val="18"/>
                <w:szCs w:val="18"/>
              </w:rPr>
              <w:t xml:space="preserve">from Min </w:t>
            </w:r>
          </w:p>
          <w:p w14:paraId="1F9B9982" w14:textId="361D3586"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R-Value </w:t>
            </w:r>
          </w:p>
        </w:tc>
        <w:tc>
          <w:tcPr>
            <w:tcW w:w="959" w:type="dxa"/>
            <w:vAlign w:val="bottom"/>
          </w:tcPr>
          <w:p w14:paraId="1F9B9983" w14:textId="199B1945" w:rsidR="001B3D5A" w:rsidRPr="00F607F1" w:rsidRDefault="001B3D5A" w:rsidP="00E579E8">
            <w:pPr>
              <w:keepNext/>
              <w:jc w:val="center"/>
              <w:rPr>
                <w:rFonts w:ascii="Calibri" w:hAnsi="Calibri"/>
                <w:sz w:val="18"/>
                <w:szCs w:val="18"/>
              </w:rPr>
            </w:pPr>
            <w:r w:rsidRPr="00F607F1">
              <w:rPr>
                <w:rFonts w:ascii="Calibri" w:hAnsi="Calibri"/>
                <w:sz w:val="18"/>
                <w:szCs w:val="18"/>
              </w:rPr>
              <w:t>Method of compliance with Airflow and Fan Efficacy</w:t>
            </w:r>
            <w:r w:rsidRPr="00F607F1">
              <w:rPr>
                <w:rFonts w:ascii="Calibri" w:hAnsi="Calibri"/>
                <w:sz w:val="10"/>
                <w:szCs w:val="10"/>
              </w:rPr>
              <w:t xml:space="preserve"> </w:t>
            </w:r>
            <w:r w:rsidRPr="00F607F1">
              <w:rPr>
                <w:rFonts w:ascii="Calibri" w:hAnsi="Calibri"/>
                <w:sz w:val="18"/>
                <w:szCs w:val="18"/>
              </w:rPr>
              <w:t>Req's in 150.0(m)13</w:t>
            </w:r>
          </w:p>
        </w:tc>
        <w:tc>
          <w:tcPr>
            <w:tcW w:w="960" w:type="dxa"/>
            <w:vAlign w:val="bottom"/>
          </w:tcPr>
          <w:p w14:paraId="7D6E0045" w14:textId="6E251965" w:rsidR="001B3D5A" w:rsidRPr="00F607F1" w:rsidRDefault="001B3D5A" w:rsidP="00E579E8">
            <w:pPr>
              <w:keepNext/>
              <w:jc w:val="center"/>
              <w:rPr>
                <w:rFonts w:ascii="Calibri" w:hAnsi="Calibri"/>
                <w:sz w:val="18"/>
                <w:szCs w:val="18"/>
              </w:rPr>
            </w:pPr>
            <w:r w:rsidRPr="00F607F1">
              <w:rPr>
                <w:rFonts w:ascii="Calibri" w:hAnsi="Calibri"/>
                <w:sz w:val="18"/>
                <w:szCs w:val="18"/>
              </w:rPr>
              <w:t>Number of Air Filter Devices on Indoor Unit</w:t>
            </w:r>
          </w:p>
        </w:tc>
        <w:tc>
          <w:tcPr>
            <w:tcW w:w="959" w:type="dxa"/>
            <w:vAlign w:val="bottom"/>
          </w:tcPr>
          <w:p w14:paraId="1F9B9986" w14:textId="2585531F"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Can </w:t>
            </w:r>
            <w:r w:rsidRPr="00F607F1">
              <w:rPr>
                <w:rFonts w:ascii="Calibri" w:hAnsi="Calibri"/>
                <w:sz w:val="6"/>
                <w:szCs w:val="6"/>
              </w:rPr>
              <w:t xml:space="preserve"> </w:t>
            </w:r>
            <w:r w:rsidRPr="00F607F1">
              <w:rPr>
                <w:rFonts w:ascii="Calibri" w:hAnsi="Calibri"/>
                <w:sz w:val="18"/>
                <w:szCs w:val="18"/>
              </w:rPr>
              <w:t>Approved Airflow Protocols be used to test this System?</w:t>
            </w:r>
          </w:p>
        </w:tc>
        <w:tc>
          <w:tcPr>
            <w:tcW w:w="959" w:type="dxa"/>
            <w:vAlign w:val="bottom"/>
          </w:tcPr>
          <w:p w14:paraId="5F50BFA9" w14:textId="26271068" w:rsidR="001B3D5A" w:rsidRPr="00F607F1" w:rsidRDefault="001B3D5A" w:rsidP="00E579E8">
            <w:pPr>
              <w:keepNext/>
              <w:jc w:val="center"/>
              <w:rPr>
                <w:rFonts w:ascii="Calibri" w:hAnsi="Calibri"/>
                <w:sz w:val="18"/>
                <w:szCs w:val="18"/>
              </w:rPr>
            </w:pPr>
            <w:r w:rsidRPr="00F607F1">
              <w:rPr>
                <w:rFonts w:ascii="Calibri" w:hAnsi="Calibri"/>
                <w:sz w:val="18"/>
                <w:szCs w:val="18"/>
              </w:rPr>
              <w:t>Can Approved Fan Efficacy Protocol be used to test this System?</w:t>
            </w:r>
          </w:p>
        </w:tc>
        <w:tc>
          <w:tcPr>
            <w:tcW w:w="960" w:type="dxa"/>
            <w:vAlign w:val="bottom"/>
          </w:tcPr>
          <w:p w14:paraId="48E35C7A" w14:textId="56BAFF1C" w:rsidR="001B3D5A" w:rsidRPr="00F607F1" w:rsidRDefault="004C678C" w:rsidP="00E579E8">
            <w:pPr>
              <w:keepNext/>
              <w:jc w:val="center"/>
              <w:rPr>
                <w:rFonts w:ascii="Calibri" w:hAnsi="Calibri"/>
                <w:sz w:val="18"/>
                <w:szCs w:val="18"/>
              </w:rPr>
            </w:pPr>
            <w:r w:rsidRPr="00F607F1">
              <w:rPr>
                <w:rFonts w:ascii="Calibri" w:hAnsi="Calibri"/>
                <w:sz w:val="18"/>
                <w:szCs w:val="18"/>
              </w:rPr>
              <w:t>Indoor Unit Nominal Cooling Capacity (ton)</w:t>
            </w:r>
          </w:p>
        </w:tc>
      </w:tr>
      <w:tr w:rsidR="004C678C" w:rsidRPr="00F607F1" w14:paraId="1F9B99FA" w14:textId="555F9F9E" w:rsidTr="00920C31">
        <w:trPr>
          <w:cantSplit/>
          <w:trHeight w:val="395"/>
        </w:trPr>
        <w:tc>
          <w:tcPr>
            <w:tcW w:w="959" w:type="dxa"/>
            <w:tcMar>
              <w:left w:w="29" w:type="dxa"/>
              <w:right w:w="29" w:type="dxa"/>
            </w:tcMar>
          </w:tcPr>
          <w:p w14:paraId="1F9B9988" w14:textId="77777777" w:rsidR="001B3D5A" w:rsidRPr="005A0DB3" w:rsidRDefault="001B3D5A" w:rsidP="00E579E8">
            <w:pPr>
              <w:keepNext/>
              <w:rPr>
                <w:rFonts w:ascii="Calibri" w:hAnsi="Calibri"/>
                <w:sz w:val="12"/>
                <w:szCs w:val="12"/>
              </w:rPr>
            </w:pPr>
            <w:r w:rsidRPr="005A0DB3">
              <w:rPr>
                <w:rFonts w:ascii="Calibri" w:hAnsi="Calibri"/>
                <w:sz w:val="12"/>
                <w:szCs w:val="12"/>
              </w:rPr>
              <w:t>&lt;&lt;auto filled  D01&gt;&gt;</w:t>
            </w:r>
          </w:p>
        </w:tc>
        <w:tc>
          <w:tcPr>
            <w:tcW w:w="1106" w:type="dxa"/>
            <w:tcMar>
              <w:left w:w="29" w:type="dxa"/>
              <w:right w:w="29" w:type="dxa"/>
            </w:tcMar>
          </w:tcPr>
          <w:p w14:paraId="1F9B9989" w14:textId="63521CC7" w:rsidR="001B3D5A" w:rsidRPr="005A0DB3" w:rsidRDefault="001B3D5A" w:rsidP="00E579E8">
            <w:pPr>
              <w:keepNext/>
              <w:rPr>
                <w:rFonts w:ascii="Calibri" w:hAnsi="Calibri"/>
                <w:sz w:val="12"/>
                <w:szCs w:val="12"/>
              </w:rPr>
            </w:pPr>
            <w:r w:rsidRPr="005A0DB3">
              <w:rPr>
                <w:rFonts w:ascii="Calibri" w:hAnsi="Calibri"/>
                <w:sz w:val="12"/>
                <w:szCs w:val="12"/>
              </w:rPr>
              <w:t>&lt;&lt;auto filled from D02&gt;&gt;</w:t>
            </w:r>
          </w:p>
        </w:tc>
        <w:tc>
          <w:tcPr>
            <w:tcW w:w="1080" w:type="dxa"/>
            <w:tcMar>
              <w:left w:w="29" w:type="dxa"/>
              <w:right w:w="29" w:type="dxa"/>
            </w:tcMar>
          </w:tcPr>
          <w:p w14:paraId="4A7A35CC" w14:textId="5136F9B2"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&lt;&lt;</w:t>
            </w:r>
            <w:r w:rsidRPr="005A0DB3">
              <w:rPr>
                <w:rFonts w:asciiTheme="minorHAnsi" w:hAnsiTheme="minorHAnsi" w:cs="Courier New"/>
                <w:b/>
                <w:sz w:val="12"/>
                <w:szCs w:val="12"/>
              </w:rPr>
              <w:t>if</w:t>
            </w:r>
            <w:r w:rsidRPr="005A0DB3">
              <w:rPr>
                <w:rFonts w:asciiTheme="minorHAnsi" w:hAnsiTheme="minorHAnsi" w:cs="Courier New"/>
                <w:sz w:val="12"/>
                <w:szCs w:val="12"/>
              </w:rPr>
              <w:t xml:space="preserve"> system type in D04=[Packaged Gas Furnace], </w:t>
            </w:r>
          </w:p>
          <w:p w14:paraId="4D6EA7E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then</w:t>
            </w:r>
            <w:r w:rsidRPr="005A0DB3">
              <w:rPr>
                <w:rFonts w:asciiTheme="minorHAnsi" w:hAnsiTheme="minorHAnsi" w:cs="Courier New"/>
                <w:sz w:val="12"/>
                <w:szCs w:val="12"/>
              </w:rPr>
              <w:t xml:space="preserve"> value auto filled from D02,</w:t>
            </w:r>
          </w:p>
          <w:p w14:paraId="292D209E" w14:textId="77777777" w:rsidR="001B3D5A" w:rsidRPr="005A0DB3" w:rsidRDefault="001B3D5A" w:rsidP="00E579E8">
            <w:pPr>
              <w:pStyle w:val="PlainText"/>
              <w:rPr>
                <w:rFonts w:asciiTheme="minorHAnsi" w:hAnsiTheme="minorHAnsi" w:cs="Courier New"/>
                <w:sz w:val="12"/>
                <w:szCs w:val="12"/>
              </w:rPr>
            </w:pPr>
          </w:p>
          <w:p w14:paraId="434907FE"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elseif</w:t>
            </w:r>
            <w:r w:rsidRPr="005A0DB3">
              <w:rPr>
                <w:rFonts w:asciiTheme="minorHAnsi" w:hAnsiTheme="minorHAnsi" w:cs="Courier New"/>
                <w:sz w:val="12"/>
                <w:szCs w:val="12"/>
              </w:rPr>
              <w:t xml:space="preserve"> system type in [D04 or D05] = one of the following four types:</w:t>
            </w:r>
          </w:p>
          <w:p w14:paraId="63C476C2"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1: central packaged AC ;</w:t>
            </w:r>
          </w:p>
          <w:p w14:paraId="030CE85E" w14:textId="6BEB88AD"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2: central packaged HP;</w:t>
            </w:r>
          </w:p>
          <w:p w14:paraId="213B033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3: central large packaged AC ;</w:t>
            </w:r>
          </w:p>
          <w:p w14:paraId="6FF811A1"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4: central large packaged HP</w:t>
            </w:r>
          </w:p>
          <w:p w14:paraId="1AC92F7F"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then</w:t>
            </w:r>
            <w:r w:rsidRPr="005A0DB3">
              <w:rPr>
                <w:rFonts w:asciiTheme="minorHAnsi" w:hAnsiTheme="minorHAnsi" w:cs="Courier New"/>
                <w:sz w:val="12"/>
                <w:szCs w:val="12"/>
              </w:rPr>
              <w:t xml:space="preserve"> value auto filled from D02,</w:t>
            </w:r>
          </w:p>
          <w:p w14:paraId="3505721F" w14:textId="17C26054" w:rsidR="001B3D5A" w:rsidRPr="005A0DB3" w:rsidRDefault="001B3D5A" w:rsidP="00E579E8">
            <w:pPr>
              <w:pStyle w:val="PlainText"/>
              <w:rPr>
                <w:rFonts w:asciiTheme="minorHAnsi" w:hAnsiTheme="minorHAnsi" w:cs="Courier New"/>
                <w:sz w:val="12"/>
                <w:szCs w:val="12"/>
              </w:rPr>
            </w:pPr>
          </w:p>
          <w:p w14:paraId="3408E3E2" w14:textId="67AF0C3C"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else reference applicable values from F03 and H03;</w:t>
            </w:r>
          </w:p>
          <w:p w14:paraId="47F8CBC9" w14:textId="77777777" w:rsidR="001B3D5A" w:rsidRPr="005A0DB3" w:rsidRDefault="001B3D5A" w:rsidP="00E579E8">
            <w:pPr>
              <w:pStyle w:val="PlainText"/>
              <w:rPr>
                <w:rFonts w:asciiTheme="minorHAnsi" w:hAnsiTheme="minorHAnsi" w:cs="Courier New"/>
                <w:sz w:val="12"/>
                <w:szCs w:val="12"/>
              </w:rPr>
            </w:pPr>
          </w:p>
          <w:p w14:paraId="111653D9" w14:textId="6921C633" w:rsidR="001B3D5A" w:rsidRPr="005A0DB3" w:rsidRDefault="001B3D5A" w:rsidP="00E579E8">
            <w:pPr>
              <w:pStyle w:val="PlainText"/>
              <w:rPr>
                <w:rFonts w:asciiTheme="minorHAnsi" w:hAnsiTheme="minorHAnsi" w:cs="Courier New"/>
                <w:sz w:val="12"/>
                <w:szCs w:val="12"/>
              </w:rPr>
            </w:pPr>
          </w:p>
          <w:p w14:paraId="1061613A" w14:textId="6BFC1B97" w:rsidR="001B3D5A" w:rsidRPr="005A0DB3" w:rsidRDefault="001B3D5A" w:rsidP="00E579E8">
            <w:pPr>
              <w:pStyle w:val="PlainText"/>
              <w:rPr>
                <w:rFonts w:asciiTheme="minorHAnsi" w:hAnsiTheme="minorHAnsi" w:cs="Courier New"/>
                <w:sz w:val="12"/>
                <w:szCs w:val="12"/>
              </w:rPr>
            </w:pPr>
          </w:p>
        </w:tc>
        <w:tc>
          <w:tcPr>
            <w:tcW w:w="720" w:type="dxa"/>
            <w:tcMar>
              <w:left w:w="29" w:type="dxa"/>
              <w:right w:w="29" w:type="dxa"/>
            </w:tcMar>
          </w:tcPr>
          <w:p w14:paraId="5C56F36C" w14:textId="0323B012" w:rsidR="001B3D5A" w:rsidRPr="005A0DB3" w:rsidRDefault="001B3D5A" w:rsidP="00E579E8">
            <w:pPr>
              <w:rPr>
                <w:rFonts w:asciiTheme="minorHAnsi" w:hAnsiTheme="minorHAnsi"/>
                <w:sz w:val="12"/>
                <w:szCs w:val="12"/>
              </w:rPr>
            </w:pPr>
            <w:r w:rsidRPr="005A0DB3">
              <w:rPr>
                <w:rFonts w:asciiTheme="minorHAnsi" w:hAnsiTheme="minorHAnsi"/>
                <w:sz w:val="12"/>
                <w:szCs w:val="12"/>
              </w:rPr>
              <w:t>&lt;&lt;for indoor units listed in Section F,</w:t>
            </w:r>
          </w:p>
          <w:p w14:paraId="1357F25B" w14:textId="1548EB80"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F05=</w:t>
            </w:r>
          </w:p>
          <w:p w14:paraId="2F60D9DA" w14:textId="5A995ADD"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*Ducted&gt;10ft length,</w:t>
            </w:r>
          </w:p>
          <w:p w14:paraId="59BEFA3D" w14:textId="54E2F596"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&gt;10ft</w:t>
            </w:r>
          </w:p>
          <w:p w14:paraId="0096FC89" w14:textId="7AFB00BF"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F05=</w:t>
            </w:r>
          </w:p>
          <w:p w14:paraId="0A588B83" w14:textId="212BD3CC"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 ≤10ft length</w:t>
            </w:r>
          </w:p>
          <w:p w14:paraId="33CB82E8" w14:textId="5D8E51A7"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 ≤10ft</w:t>
            </w:r>
          </w:p>
          <w:p w14:paraId="627A2174" w14:textId="080E536A" w:rsidR="001B3D5A" w:rsidRPr="005A0DB3" w:rsidRDefault="001B3D5A" w:rsidP="00E579E8">
            <w:pPr>
              <w:rPr>
                <w:rFonts w:asciiTheme="minorHAnsi" w:hAnsiTheme="minorHAnsi"/>
                <w:sz w:val="12"/>
                <w:szCs w:val="12"/>
              </w:rPr>
            </w:pPr>
          </w:p>
          <w:p w14:paraId="0E200024" w14:textId="7747029E" w:rsidR="001B3D5A" w:rsidRPr="005A0DB3" w:rsidRDefault="001B3D5A" w:rsidP="00E579E8">
            <w:pPr>
              <w:rPr>
                <w:rFonts w:asciiTheme="minorHAnsi" w:hAnsiTheme="minorHAnsi"/>
                <w:sz w:val="12"/>
                <w:szCs w:val="12"/>
              </w:rPr>
            </w:pPr>
            <w:r w:rsidRPr="005A0DB3">
              <w:rPr>
                <w:rFonts w:asciiTheme="minorHAnsi" w:hAnsiTheme="minorHAnsi"/>
                <w:b/>
                <w:sz w:val="12"/>
                <w:szCs w:val="12"/>
              </w:rPr>
              <w:t>ALSO</w:t>
            </w:r>
            <w:r w:rsidRPr="005A0DB3">
              <w:rPr>
                <w:rFonts w:asciiTheme="minorHAnsi" w:hAnsiTheme="minorHAnsi"/>
                <w:sz w:val="12"/>
                <w:szCs w:val="12"/>
              </w:rPr>
              <w:t xml:space="preserve"> for indoor units listed in Section H,</w:t>
            </w:r>
          </w:p>
          <w:p w14:paraId="7CB22178" w14:textId="6E17EE84"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H05=</w:t>
            </w:r>
          </w:p>
          <w:p w14:paraId="34EC8A3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*Ducted&gt;10ft length,</w:t>
            </w:r>
          </w:p>
          <w:p w14:paraId="272628A7" w14:textId="5748124E"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&gt;10ft</w:t>
            </w:r>
          </w:p>
          <w:p w14:paraId="02F322B7" w14:textId="0ACBF9E2"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H05=</w:t>
            </w:r>
          </w:p>
          <w:p w14:paraId="7A7BFC8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 ≤10ft length</w:t>
            </w:r>
          </w:p>
          <w:p w14:paraId="1A096D88" w14:textId="29E6380A"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≤10ft</w:t>
            </w:r>
          </w:p>
          <w:p w14:paraId="06149122" w14:textId="05F40993" w:rsidR="001B3D5A" w:rsidRPr="005A0DB3" w:rsidRDefault="001B3D5A" w:rsidP="00E579E8">
            <w:pPr>
              <w:rPr>
                <w:rFonts w:asciiTheme="minorHAnsi" w:hAnsiTheme="minorHAnsi"/>
                <w:sz w:val="12"/>
                <w:szCs w:val="12"/>
              </w:rPr>
            </w:pPr>
          </w:p>
          <w:p w14:paraId="7BF7EA8F" w14:textId="16F4FC46" w:rsidR="001B3D5A" w:rsidRPr="005A0DB3" w:rsidRDefault="001B3D5A" w:rsidP="00E579E8">
            <w:pPr>
              <w:rPr>
                <w:rFonts w:asciiTheme="minorHAnsi" w:hAnsiTheme="minorHAnsi"/>
                <w:sz w:val="12"/>
                <w:szCs w:val="12"/>
              </w:rPr>
            </w:pPr>
            <w:r w:rsidRPr="005A0DB3">
              <w:rPr>
                <w:rFonts w:asciiTheme="minorHAnsi" w:hAnsiTheme="minorHAnsi"/>
                <w:b/>
                <w:sz w:val="12"/>
                <w:szCs w:val="12"/>
              </w:rPr>
              <w:t>ALSO</w:t>
            </w:r>
            <w:r w:rsidRPr="005A0DB3">
              <w:rPr>
                <w:rFonts w:asciiTheme="minorHAnsi" w:hAnsiTheme="minorHAnsi"/>
                <w:sz w:val="12"/>
                <w:szCs w:val="12"/>
              </w:rPr>
              <w:t xml:space="preserve"> for indoor units </w:t>
            </w:r>
            <w:r w:rsidRPr="005A0DB3">
              <w:rPr>
                <w:rFonts w:asciiTheme="minorHAnsi" w:hAnsiTheme="minorHAnsi"/>
                <w:sz w:val="12"/>
                <w:szCs w:val="12"/>
              </w:rPr>
              <w:lastRenderedPageBreak/>
              <w:t>not listed in either Section F or Section H,</w:t>
            </w:r>
          </w:p>
          <w:p w14:paraId="1450DD94" w14:textId="2F2A11C1" w:rsidR="001B3D5A" w:rsidRPr="005A0DB3" w:rsidRDefault="001B3D5A" w:rsidP="00E579E8">
            <w:pPr>
              <w:rPr>
                <w:rFonts w:asciiTheme="minorHAnsi" w:hAnsiTheme="minorHAnsi"/>
                <w:sz w:val="12"/>
                <w:szCs w:val="12"/>
              </w:rPr>
            </w:pPr>
            <w:r w:rsidRPr="005A0DB3">
              <w:rPr>
                <w:rFonts w:asciiTheme="minorHAnsi" w:hAnsiTheme="minorHAnsi"/>
                <w:sz w:val="12"/>
                <w:szCs w:val="12"/>
              </w:rPr>
              <w:t>user pick one text value from the following 2:</w:t>
            </w:r>
          </w:p>
          <w:p w14:paraId="020872AD" w14:textId="663DCA3A" w:rsidR="001B3D5A" w:rsidRPr="005A0DB3" w:rsidRDefault="001B3D5A" w:rsidP="00E579E8">
            <w:pPr>
              <w:rPr>
                <w:rFonts w:asciiTheme="minorHAnsi" w:hAnsiTheme="minorHAnsi" w:cs="Courier New"/>
                <w:sz w:val="12"/>
                <w:szCs w:val="12"/>
              </w:rPr>
            </w:pPr>
            <w:r w:rsidRPr="005A0DB3">
              <w:rPr>
                <w:rFonts w:asciiTheme="minorHAnsi" w:hAnsiTheme="minorHAnsi"/>
                <w:sz w:val="12"/>
                <w:szCs w:val="12"/>
              </w:rPr>
              <w:t>*[&gt;10ft]</w:t>
            </w:r>
          </w:p>
          <w:p w14:paraId="786C4E1C" w14:textId="124B4A54"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*[≤10ft]&gt;&gt;</w:t>
            </w:r>
          </w:p>
        </w:tc>
        <w:tc>
          <w:tcPr>
            <w:tcW w:w="990" w:type="dxa"/>
            <w:tcMar>
              <w:left w:w="29" w:type="dxa"/>
              <w:right w:w="29" w:type="dxa"/>
            </w:tcMar>
          </w:tcPr>
          <w:p w14:paraId="1720BAB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 xml:space="preserve">&lt;&lt;calculated field: </w:t>
            </w:r>
          </w:p>
          <w:p w14:paraId="771B78D4" w14:textId="77777777" w:rsidR="001B3D5A" w:rsidRPr="005A0DB3" w:rsidRDefault="001B3D5A" w:rsidP="00E579E8">
            <w:pPr>
              <w:rPr>
                <w:rFonts w:asciiTheme="minorHAnsi" w:hAnsiTheme="minorHAnsi"/>
                <w:sz w:val="12"/>
                <w:szCs w:val="12"/>
              </w:rPr>
            </w:pPr>
          </w:p>
          <w:p w14:paraId="700A10B3" w14:textId="77777777"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value in C10 is</w:t>
            </w:r>
          </w:p>
          <w:p w14:paraId="500ABBDE" w14:textId="4EB620AB"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&gt; R-6 for CZs: 1-10, 12, 13 </w:t>
            </w:r>
          </w:p>
          <w:p w14:paraId="6DEBF829" w14:textId="77777777" w:rsidR="001B3D5A" w:rsidRPr="005A0DB3" w:rsidRDefault="001B3D5A" w:rsidP="00E579E8">
            <w:pPr>
              <w:rPr>
                <w:rFonts w:asciiTheme="minorHAnsi" w:hAnsiTheme="minorHAnsi"/>
                <w:sz w:val="12"/>
                <w:szCs w:val="12"/>
              </w:rPr>
            </w:pPr>
            <w:r w:rsidRPr="005A0DB3">
              <w:rPr>
                <w:rFonts w:asciiTheme="minorHAnsi" w:hAnsiTheme="minorHAnsi"/>
                <w:b/>
                <w:sz w:val="12"/>
                <w:szCs w:val="12"/>
              </w:rPr>
              <w:t>or</w:t>
            </w:r>
            <w:r w:rsidRPr="005A0DB3">
              <w:rPr>
                <w:rFonts w:asciiTheme="minorHAnsi" w:hAnsiTheme="minorHAnsi"/>
                <w:sz w:val="12"/>
                <w:szCs w:val="12"/>
              </w:rPr>
              <w:t xml:space="preserve"> </w:t>
            </w:r>
          </w:p>
          <w:p w14:paraId="319628A9"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&gt; R-8 for CZs: 11, 14-16, </w:t>
            </w:r>
          </w:p>
          <w:p w14:paraId="73F76558" w14:textId="4E411381"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display value from C10;</w:t>
            </w:r>
          </w:p>
          <w:p w14:paraId="74F7E105" w14:textId="77777777" w:rsidR="001B3D5A" w:rsidRPr="005A0DB3" w:rsidRDefault="001B3D5A" w:rsidP="00E579E8">
            <w:pPr>
              <w:rPr>
                <w:rFonts w:asciiTheme="minorHAnsi" w:hAnsiTheme="minorHAnsi"/>
                <w:sz w:val="12"/>
                <w:szCs w:val="12"/>
              </w:rPr>
            </w:pPr>
          </w:p>
          <w:p w14:paraId="00EB744D" w14:textId="2FAA2E3C"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A02= CZ </w:t>
            </w:r>
            <w:ins w:id="38" w:author="Alhabibi, Haider@Energy [2]" w:date="2022-07-14T12:35:00Z">
              <w:r w:rsidR="007410B3">
                <w:rPr>
                  <w:rFonts w:asciiTheme="minorHAnsi" w:hAnsiTheme="minorHAnsi"/>
                  <w:sz w:val="12"/>
                  <w:szCs w:val="12"/>
                </w:rPr>
                <w:t>3,5-7</w:t>
              </w:r>
            </w:ins>
            <w:del w:id="39" w:author="Alhabibi, Haider@Energy [2]" w:date="2022-07-14T12:34:00Z">
              <w:r w:rsidRPr="005A0DB3" w:rsidDel="009221F4">
                <w:rPr>
                  <w:rFonts w:asciiTheme="minorHAnsi" w:hAnsiTheme="minorHAnsi"/>
                  <w:sz w:val="12"/>
                  <w:szCs w:val="12"/>
                </w:rPr>
                <w:delText>1-10, 12, 13</w:delText>
              </w:r>
            </w:del>
            <w:r w:rsidRPr="005A0DB3">
              <w:rPr>
                <w:rFonts w:asciiTheme="minorHAnsi" w:hAnsiTheme="minorHAnsi"/>
                <w:sz w:val="12"/>
                <w:szCs w:val="12"/>
              </w:rPr>
              <w:t xml:space="preserve">, </w:t>
            </w:r>
          </w:p>
          <w:p w14:paraId="2CFBE096" w14:textId="1E2B9ECF"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value = R-6.; </w:t>
            </w:r>
          </w:p>
          <w:p w14:paraId="55E3AAD0" w14:textId="77777777" w:rsidR="001B3D5A" w:rsidRPr="005A0DB3" w:rsidRDefault="001B3D5A" w:rsidP="00E579E8">
            <w:pPr>
              <w:rPr>
                <w:rFonts w:asciiTheme="minorHAnsi" w:hAnsiTheme="minorHAnsi"/>
                <w:sz w:val="12"/>
                <w:szCs w:val="12"/>
              </w:rPr>
            </w:pPr>
          </w:p>
          <w:p w14:paraId="450CFDD3" w14:textId="61F85A80"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A02=CZ </w:t>
            </w:r>
            <w:ins w:id="40" w:author="Alhabibi, Haider@Energy [2]" w:date="2022-07-14T12:36:00Z">
              <w:r w:rsidR="00A51C82">
                <w:rPr>
                  <w:rFonts w:asciiTheme="minorHAnsi" w:hAnsiTheme="minorHAnsi"/>
                  <w:sz w:val="12"/>
                  <w:szCs w:val="12"/>
                </w:rPr>
                <w:t>1, 2</w:t>
              </w:r>
              <w:r w:rsidR="00647B2C">
                <w:rPr>
                  <w:rFonts w:asciiTheme="minorHAnsi" w:hAnsiTheme="minorHAnsi"/>
                  <w:sz w:val="12"/>
                  <w:szCs w:val="12"/>
                </w:rPr>
                <w:t>, 4, 8-16</w:t>
              </w:r>
            </w:ins>
            <w:del w:id="41" w:author="Alhabibi, Haider@Energy [2]" w:date="2022-07-14T12:36:00Z">
              <w:r w:rsidRPr="005A0DB3" w:rsidDel="00647B2C">
                <w:rPr>
                  <w:rFonts w:asciiTheme="minorHAnsi" w:hAnsiTheme="minorHAnsi"/>
                  <w:sz w:val="12"/>
                  <w:szCs w:val="12"/>
                </w:rPr>
                <w:delText>11, 14-16</w:delText>
              </w:r>
            </w:del>
            <w:r w:rsidRPr="005A0DB3">
              <w:rPr>
                <w:rFonts w:asciiTheme="minorHAnsi" w:hAnsiTheme="minorHAnsi"/>
                <w:sz w:val="12"/>
                <w:szCs w:val="12"/>
              </w:rPr>
              <w:t xml:space="preserve"> </w:t>
            </w:r>
          </w:p>
          <w:p w14:paraId="528043BD" w14:textId="49E73953" w:rsidR="001B3D5A" w:rsidRPr="005A0DB3" w:rsidRDefault="001B3D5A" w:rsidP="00E579E8">
            <w:pPr>
              <w:rPr>
                <w:rFonts w:cs="Courier New"/>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value = R-8;</w:t>
            </w:r>
            <w:r w:rsidRPr="005A0DB3">
              <w:rPr>
                <w:sz w:val="12"/>
                <w:szCs w:val="12"/>
              </w:rPr>
              <w:t>&gt;&gt;</w:t>
            </w:r>
          </w:p>
        </w:tc>
        <w:tc>
          <w:tcPr>
            <w:tcW w:w="901" w:type="dxa"/>
            <w:tcMar>
              <w:left w:w="29" w:type="dxa"/>
              <w:right w:w="29" w:type="dxa"/>
            </w:tcMar>
          </w:tcPr>
          <w:p w14:paraId="7452B1C7" w14:textId="5B0A28DF" w:rsidR="00C80E36"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&lt;&lt;</w:t>
            </w:r>
            <w:r w:rsidR="00C80E36" w:rsidRPr="005A0DB3">
              <w:rPr>
                <w:rFonts w:asciiTheme="minorHAnsi" w:hAnsiTheme="minorHAnsi" w:cs="Courier New"/>
                <w:sz w:val="12"/>
                <w:szCs w:val="12"/>
              </w:rPr>
              <w:t xml:space="preserve">if value in D07= </w:t>
            </w:r>
          </w:p>
          <w:p w14:paraId="237B0D4A"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[Multiple split Indoor Units combined Ducted and Ductless]</w:t>
            </w:r>
          </w:p>
          <w:p w14:paraId="42B99C3C"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then pick one value from list below,</w:t>
            </w:r>
          </w:p>
          <w:p w14:paraId="1F9B998A" w14:textId="65AB8728" w:rsidR="001B3D5A"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else </w:t>
            </w:r>
            <w:r w:rsidR="001B3D5A" w:rsidRPr="005A0DB3">
              <w:rPr>
                <w:rFonts w:asciiTheme="minorHAnsi" w:hAnsiTheme="minorHAnsi" w:cs="Courier New"/>
                <w:sz w:val="12"/>
                <w:szCs w:val="12"/>
              </w:rPr>
              <w:t>reference value from D07 as default.  Allow user to overwrite only the following default values from D07:</w:t>
            </w:r>
          </w:p>
          <w:p w14:paraId="1F9B998B"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*DuctsAttic</w:t>
            </w:r>
          </w:p>
          <w:p w14:paraId="1F9B998C"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*DuctsGarage</w:t>
            </w:r>
          </w:p>
          <w:p w14:paraId="1F9B998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*DuctsOutdoor;</w:t>
            </w:r>
          </w:p>
          <w:p w14:paraId="1F9B998E"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If </w:t>
            </w:r>
            <w:r w:rsidRPr="005A0DB3">
              <w:rPr>
                <w:rFonts w:asciiTheme="minorHAnsi" w:hAnsiTheme="minorHAnsi"/>
                <w:sz w:val="12"/>
                <w:szCs w:val="12"/>
              </w:rPr>
              <w:t xml:space="preserve">overriding </w:t>
            </w:r>
            <w:r w:rsidRPr="005A0DB3">
              <w:rPr>
                <w:rFonts w:asciiTheme="minorHAnsi" w:hAnsiTheme="minorHAnsi" w:cs="Courier New"/>
                <w:sz w:val="12"/>
                <w:szCs w:val="12"/>
              </w:rPr>
              <w:t xml:space="preserve">pick one from list: </w:t>
            </w:r>
          </w:p>
          <w:p w14:paraId="1F9B998F"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space-entirely,</w:t>
            </w:r>
          </w:p>
          <w:p w14:paraId="1F9B9990"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 -except 12ft,</w:t>
            </w:r>
          </w:p>
          <w:p w14:paraId="1F9B9991"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attic,</w:t>
            </w:r>
          </w:p>
          <w:p w14:paraId="1F9B9992"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crawl space,</w:t>
            </w:r>
          </w:p>
          <w:p w14:paraId="1F9B9993"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lastRenderedPageBreak/>
              <w:t>*controlled ventilation crawl space</w:t>
            </w:r>
          </w:p>
          <w:p w14:paraId="1F9B9994"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*unconditioned garage,</w:t>
            </w:r>
          </w:p>
          <w:p w14:paraId="1F9B999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basement,</w:t>
            </w:r>
          </w:p>
          <w:p w14:paraId="1F9B999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*outdoors</w:t>
            </w:r>
          </w:p>
          <w:p w14:paraId="1F9B9997"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*Ducts located in multiple places</w:t>
            </w:r>
          </w:p>
          <w:p w14:paraId="5D09FA53" w14:textId="10FA1862" w:rsidR="001B3D5A" w:rsidRPr="005A0DB3" w:rsidRDefault="001B3D5A" w:rsidP="00E579E8">
            <w:pPr>
              <w:rPr>
                <w:rFonts w:asciiTheme="minorHAnsi" w:hAnsiTheme="minorHAnsi"/>
                <w:sz w:val="12"/>
                <w:szCs w:val="12"/>
              </w:rPr>
            </w:pPr>
            <w:r w:rsidRPr="005A0DB3">
              <w:rPr>
                <w:rFonts w:asciiTheme="minorHAnsi" w:hAnsiTheme="minorHAnsi"/>
                <w:sz w:val="12"/>
                <w:szCs w:val="12"/>
              </w:rPr>
              <w:t>*Verified low-leakage ducts entirely in conditioned space</w:t>
            </w:r>
          </w:p>
          <w:p w14:paraId="1F9B9998" w14:textId="77777777" w:rsidR="001B3D5A" w:rsidRPr="005A0DB3" w:rsidRDefault="001B3D5A" w:rsidP="00E579E8">
            <w:pPr>
              <w:rPr>
                <w:rFonts w:asciiTheme="minorHAnsi" w:hAnsiTheme="minorHAnsi"/>
                <w:sz w:val="12"/>
                <w:szCs w:val="12"/>
              </w:rPr>
            </w:pPr>
          </w:p>
          <w:p w14:paraId="1F9B9999"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 xml:space="preserve">flag non-default values and report in project status notes field; a revised CF1R may be required </w:t>
            </w:r>
            <w:r w:rsidRPr="005A0DB3">
              <w:rPr>
                <w:rFonts w:ascii="Calibri" w:hAnsi="Calibri"/>
                <w:sz w:val="12"/>
                <w:szCs w:val="12"/>
              </w:rPr>
              <w:t>&gt;&gt;</w:t>
            </w:r>
          </w:p>
        </w:tc>
        <w:tc>
          <w:tcPr>
            <w:tcW w:w="959" w:type="dxa"/>
            <w:tcMar>
              <w:left w:w="29" w:type="dxa"/>
              <w:right w:w="29" w:type="dxa"/>
            </w:tcMar>
          </w:tcPr>
          <w:p w14:paraId="1F9B999A" w14:textId="325ADE94"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&lt;&lt;</w:t>
            </w:r>
            <w:r w:rsidRPr="005A0DB3">
              <w:rPr>
                <w:sz w:val="12"/>
                <w:szCs w:val="12"/>
              </w:rPr>
              <w:t xml:space="preserve"> </w:t>
            </w:r>
            <w:r w:rsidR="00C80E36" w:rsidRPr="005A0DB3">
              <w:rPr>
                <w:rFonts w:asciiTheme="minorHAnsi" w:hAnsiTheme="minorHAnsi"/>
                <w:sz w:val="12"/>
                <w:szCs w:val="12"/>
              </w:rPr>
              <w:t>calculated</w:t>
            </w:r>
            <w:r w:rsidRPr="005A0DB3">
              <w:rPr>
                <w:rFonts w:asciiTheme="minorHAnsi" w:hAnsiTheme="minorHAnsi"/>
                <w:sz w:val="12"/>
                <w:szCs w:val="12"/>
              </w:rPr>
              <w:t xml:space="preserve"> field: </w:t>
            </w:r>
          </w:p>
          <w:p w14:paraId="1F9B999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if C10 =Verified Duct System Design, </w:t>
            </w:r>
          </w:p>
          <w:p w14:paraId="1F9B999C"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then display text: </w:t>
            </w:r>
          </w:p>
          <w:p w14:paraId="1F9B999D"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Verified </w:t>
            </w:r>
          </w:p>
          <w:p w14:paraId="1F9B999E"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Duct </w:t>
            </w:r>
          </w:p>
          <w:p w14:paraId="1F9B999F"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System</w:t>
            </w:r>
          </w:p>
          <w:p w14:paraId="1F9B99A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Design;</w:t>
            </w:r>
          </w:p>
          <w:p w14:paraId="1F9B99A1" w14:textId="77777777" w:rsidR="001B3D5A" w:rsidRPr="005A0DB3" w:rsidRDefault="001B3D5A" w:rsidP="00E579E8">
            <w:pPr>
              <w:rPr>
                <w:rFonts w:asciiTheme="minorHAnsi" w:hAnsiTheme="minorHAnsi"/>
                <w:sz w:val="12"/>
                <w:szCs w:val="12"/>
              </w:rPr>
            </w:pPr>
          </w:p>
          <w:p w14:paraId="1F9B99A2"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else user pick from list:</w:t>
            </w:r>
          </w:p>
          <w:p w14:paraId="7C08590A" w14:textId="5115860C" w:rsidR="00CC6156" w:rsidRPr="005A0DB3" w:rsidRDefault="001B3D5A" w:rsidP="00E579E8">
            <w:pPr>
              <w:rPr>
                <w:rFonts w:asciiTheme="minorHAnsi" w:hAnsiTheme="minorHAnsi"/>
                <w:sz w:val="12"/>
                <w:szCs w:val="12"/>
              </w:rPr>
            </w:pPr>
            <w:r w:rsidRPr="005A0DB3">
              <w:rPr>
                <w:rFonts w:asciiTheme="minorHAnsi" w:hAnsiTheme="minorHAnsi"/>
                <w:sz w:val="12"/>
                <w:szCs w:val="12"/>
              </w:rPr>
              <w:t>*</w:t>
            </w:r>
            <w:r w:rsidR="00CC6156" w:rsidRPr="005A0DB3">
              <w:rPr>
                <w:rFonts w:asciiTheme="minorHAnsi" w:hAnsiTheme="minorHAnsi"/>
                <w:sz w:val="12"/>
                <w:szCs w:val="12"/>
              </w:rPr>
              <w:t>R-0,</w:t>
            </w:r>
          </w:p>
          <w:p w14:paraId="7D760F0A" w14:textId="4F80C430" w:rsidR="00CC6156" w:rsidRPr="005A0DB3" w:rsidRDefault="00CC6156" w:rsidP="00E579E8">
            <w:pPr>
              <w:rPr>
                <w:rFonts w:asciiTheme="minorHAnsi" w:hAnsiTheme="minorHAnsi"/>
                <w:sz w:val="12"/>
                <w:szCs w:val="12"/>
              </w:rPr>
            </w:pPr>
            <w:r w:rsidRPr="005A0DB3">
              <w:rPr>
                <w:rFonts w:asciiTheme="minorHAnsi" w:hAnsiTheme="minorHAnsi"/>
                <w:sz w:val="12"/>
                <w:szCs w:val="12"/>
              </w:rPr>
              <w:t>*R-2.1,</w:t>
            </w:r>
          </w:p>
          <w:p w14:paraId="1F9B99A5" w14:textId="392F514C" w:rsidR="001B3D5A" w:rsidRPr="005A0DB3" w:rsidRDefault="00CC6156" w:rsidP="00E579E8">
            <w:pPr>
              <w:rPr>
                <w:rFonts w:asciiTheme="minorHAnsi" w:hAnsiTheme="minorHAnsi"/>
                <w:sz w:val="12"/>
                <w:szCs w:val="12"/>
              </w:rPr>
            </w:pPr>
            <w:r w:rsidRPr="005A0DB3">
              <w:rPr>
                <w:rFonts w:asciiTheme="minorHAnsi" w:hAnsiTheme="minorHAnsi"/>
                <w:sz w:val="12"/>
                <w:szCs w:val="12"/>
              </w:rPr>
              <w:t>*</w:t>
            </w:r>
            <w:r w:rsidR="001B3D5A" w:rsidRPr="005A0DB3">
              <w:rPr>
                <w:rFonts w:asciiTheme="minorHAnsi" w:hAnsiTheme="minorHAnsi"/>
                <w:sz w:val="12"/>
                <w:szCs w:val="12"/>
              </w:rPr>
              <w:t xml:space="preserve">R-4.2, </w:t>
            </w:r>
          </w:p>
          <w:p w14:paraId="1F9B99A6" w14:textId="18CADB9B"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*R-6, </w:t>
            </w:r>
          </w:p>
          <w:p w14:paraId="1F9B99A7" w14:textId="4748A8D6"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*R-8, </w:t>
            </w:r>
          </w:p>
          <w:p w14:paraId="1F9B99A8" w14:textId="64C8C5B6"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*R-10, </w:t>
            </w:r>
          </w:p>
          <w:p w14:paraId="1F9B99A9" w14:textId="445FB613"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*R-12;  </w:t>
            </w:r>
          </w:p>
          <w:p w14:paraId="67BD0952" w14:textId="266B04FA"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and check value: must be ≥ value in L05to comply subject to the following exceptions: </w:t>
            </w:r>
          </w:p>
          <w:p w14:paraId="5A1B8207"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if D07= *LowLlCod - Verified low-leakage ducts in conditioned space,  </w:t>
            </w:r>
          </w:p>
          <w:p w14:paraId="6C582E51" w14:textId="3A9E8E60"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252F2" w:rsidRPr="005A0DB3">
              <w:rPr>
                <w:rFonts w:asciiTheme="minorHAnsi" w:hAnsiTheme="minorHAnsi"/>
                <w:sz w:val="12"/>
                <w:szCs w:val="12"/>
              </w:rPr>
              <w:t>&lt;R-6</w:t>
            </w:r>
            <w:r w:rsidRPr="005A0DB3">
              <w:rPr>
                <w:rFonts w:asciiTheme="minorHAnsi" w:hAnsiTheme="minorHAnsi"/>
                <w:sz w:val="12"/>
                <w:szCs w:val="12"/>
              </w:rPr>
              <w:t xml:space="preserve"> complies;</w:t>
            </w:r>
          </w:p>
          <w:p w14:paraId="0DF5C939" w14:textId="6FC8D063"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elseif</w:t>
            </w:r>
            <w:r w:rsidR="00CA655D" w:rsidRPr="005A0DB3">
              <w:rPr>
                <w:rFonts w:asciiTheme="minorHAnsi" w:hAnsiTheme="minorHAnsi"/>
                <w:sz w:val="12"/>
                <w:szCs w:val="12"/>
              </w:rPr>
              <w:t>L10</w:t>
            </w:r>
            <w:r w:rsidRPr="005A0DB3">
              <w:rPr>
                <w:rFonts w:asciiTheme="minorHAnsi" w:hAnsiTheme="minorHAnsi"/>
                <w:sz w:val="12"/>
                <w:szCs w:val="12"/>
              </w:rPr>
              <w:t>=</w:t>
            </w:r>
          </w:p>
          <w:p w14:paraId="2935437C" w14:textId="05EF6C2A"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*Ducts </w:t>
            </w:r>
            <w:r w:rsidR="00E252F2" w:rsidRPr="005A0DB3">
              <w:rPr>
                <w:rFonts w:asciiTheme="minorHAnsi" w:hAnsiTheme="minorHAnsi"/>
                <w:sz w:val="12"/>
                <w:szCs w:val="12"/>
              </w:rPr>
              <w:t>&lt;R-6</w:t>
            </w:r>
            <w:r w:rsidRPr="005A0DB3">
              <w:rPr>
                <w:rFonts w:asciiTheme="minorHAnsi" w:hAnsiTheme="minorHAnsi"/>
                <w:sz w:val="12"/>
                <w:szCs w:val="12"/>
              </w:rPr>
              <w:t xml:space="preserve"> entirely in Conditioned Space,</w:t>
            </w:r>
          </w:p>
          <w:p w14:paraId="1E7DEC84" w14:textId="4D154705"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F261D" w:rsidRPr="005A0DB3">
              <w:rPr>
                <w:rFonts w:asciiTheme="minorHAnsi" w:hAnsiTheme="minorHAnsi"/>
                <w:sz w:val="12"/>
                <w:szCs w:val="12"/>
              </w:rPr>
              <w:t xml:space="preserve">value </w:t>
            </w:r>
            <w:r w:rsidR="00E252F2" w:rsidRPr="005A0DB3">
              <w:rPr>
                <w:rFonts w:asciiTheme="minorHAnsi" w:hAnsiTheme="minorHAnsi"/>
                <w:sz w:val="12"/>
                <w:szCs w:val="12"/>
              </w:rPr>
              <w:t>&lt;</w:t>
            </w:r>
            <w:r w:rsidR="00EF261D" w:rsidRPr="005A0DB3">
              <w:rPr>
                <w:rFonts w:asciiTheme="minorHAnsi" w:hAnsiTheme="minorHAnsi"/>
                <w:sz w:val="12"/>
                <w:szCs w:val="12"/>
              </w:rPr>
              <w:t xml:space="preserve"> </w:t>
            </w:r>
            <w:r w:rsidR="00E252F2" w:rsidRPr="005A0DB3">
              <w:rPr>
                <w:rFonts w:asciiTheme="minorHAnsi" w:hAnsiTheme="minorHAnsi"/>
                <w:sz w:val="12"/>
                <w:szCs w:val="12"/>
              </w:rPr>
              <w:t>R-6</w:t>
            </w:r>
            <w:r w:rsidRPr="005A0DB3">
              <w:rPr>
                <w:rFonts w:asciiTheme="minorHAnsi" w:hAnsiTheme="minorHAnsi"/>
                <w:sz w:val="12"/>
                <w:szCs w:val="12"/>
              </w:rPr>
              <w:t xml:space="preserve"> complies;</w:t>
            </w:r>
          </w:p>
          <w:p w14:paraId="1BD848F1" w14:textId="3A6150A7" w:rsidR="001B3D5A" w:rsidRPr="005A0DB3" w:rsidRDefault="001B3D5A" w:rsidP="00E579E8">
            <w:pPr>
              <w:keepNext/>
              <w:rPr>
                <w:rFonts w:asciiTheme="minorHAnsi" w:hAnsiTheme="minorHAnsi"/>
                <w:sz w:val="12"/>
                <w:szCs w:val="12"/>
              </w:rPr>
            </w:pPr>
          </w:p>
          <w:p w14:paraId="1F9B99AC" w14:textId="77777777" w:rsidR="001B3D5A" w:rsidRPr="005A0DB3" w:rsidRDefault="001B3D5A" w:rsidP="00E579E8">
            <w:pPr>
              <w:keepNext/>
              <w:rPr>
                <w:rFonts w:asciiTheme="minorHAnsi" w:hAnsiTheme="minorHAnsi"/>
                <w:sz w:val="12"/>
                <w:szCs w:val="12"/>
              </w:rPr>
            </w:pPr>
          </w:p>
          <w:p w14:paraId="1F9B99AD"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else flag non-compliant value and do not allow registration to proceed &gt;&gt;</w:t>
            </w:r>
          </w:p>
        </w:tc>
        <w:tc>
          <w:tcPr>
            <w:tcW w:w="959" w:type="dxa"/>
            <w:tcMar>
              <w:left w:w="29" w:type="dxa"/>
              <w:right w:w="29" w:type="dxa"/>
            </w:tcMar>
          </w:tcPr>
          <w:p w14:paraId="3A93588F" w14:textId="2ED4EA11" w:rsidR="00C80E36"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lastRenderedPageBreak/>
              <w:t>&lt;&lt;</w:t>
            </w:r>
            <w:r w:rsidR="00C80E36" w:rsidRPr="005A0DB3">
              <w:rPr>
                <w:rFonts w:asciiTheme="minorHAnsi" w:hAnsiTheme="minorHAnsi" w:cs="Courier New"/>
                <w:sz w:val="12"/>
                <w:szCs w:val="12"/>
              </w:rPr>
              <w:t xml:space="preserve">if value in D07= </w:t>
            </w:r>
          </w:p>
          <w:p w14:paraId="41B940FD"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[Multiple split Indoor Units combined Ducted and Ductless]</w:t>
            </w:r>
          </w:p>
          <w:p w14:paraId="7AFEF7FB"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then pick one value from list below,</w:t>
            </w:r>
          </w:p>
          <w:p w14:paraId="1F9B99AE" w14:textId="227C62BA" w:rsidR="001B3D5A"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else </w:t>
            </w:r>
            <w:r w:rsidR="001B3D5A" w:rsidRPr="005A0DB3">
              <w:rPr>
                <w:rFonts w:asciiTheme="minorHAnsi" w:hAnsiTheme="minorHAnsi" w:cs="Courier New"/>
                <w:sz w:val="12"/>
                <w:szCs w:val="12"/>
              </w:rPr>
              <w:t>reference value from D07 as default.  Allow user to overwrite only the following default values from D07:</w:t>
            </w:r>
          </w:p>
          <w:p w14:paraId="1F9B99AF"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*DuctsAttic</w:t>
            </w:r>
          </w:p>
          <w:p w14:paraId="1F9B99B0"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*DuctsGarage</w:t>
            </w:r>
          </w:p>
          <w:p w14:paraId="1F9B99B1"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*DuctsOutdoor;</w:t>
            </w:r>
          </w:p>
          <w:p w14:paraId="1F9B99B2"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If </w:t>
            </w:r>
            <w:r w:rsidRPr="005A0DB3">
              <w:rPr>
                <w:rFonts w:asciiTheme="minorHAnsi" w:hAnsiTheme="minorHAnsi"/>
                <w:sz w:val="12"/>
                <w:szCs w:val="12"/>
              </w:rPr>
              <w:t xml:space="preserve">overriding </w:t>
            </w:r>
            <w:r w:rsidRPr="005A0DB3">
              <w:rPr>
                <w:rFonts w:asciiTheme="minorHAnsi" w:hAnsiTheme="minorHAnsi" w:cs="Courier New"/>
                <w:sz w:val="12"/>
                <w:szCs w:val="12"/>
              </w:rPr>
              <w:t xml:space="preserve">pick one from list: </w:t>
            </w:r>
          </w:p>
          <w:p w14:paraId="1F9B99B3"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space-entirely,</w:t>
            </w:r>
          </w:p>
          <w:p w14:paraId="1F9B99B4"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 -except 12ft,</w:t>
            </w:r>
          </w:p>
          <w:p w14:paraId="1F9B99B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attic,</w:t>
            </w:r>
          </w:p>
          <w:p w14:paraId="1F9B99B6"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crawl space,</w:t>
            </w:r>
          </w:p>
          <w:p w14:paraId="1F9B99B7"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*controlled ventilation crawl space</w:t>
            </w:r>
          </w:p>
          <w:p w14:paraId="1F9B99B8"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*unconditioned garage,</w:t>
            </w:r>
          </w:p>
          <w:p w14:paraId="1F9B99B9"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*unconditioned basement,</w:t>
            </w:r>
          </w:p>
          <w:p w14:paraId="1F9B99BA"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*outdoors</w:t>
            </w:r>
          </w:p>
          <w:p w14:paraId="1F9B99B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*Ducts located in multiple places</w:t>
            </w:r>
          </w:p>
          <w:p w14:paraId="76BB8D8B" w14:textId="2A54CA71" w:rsidR="001B3D5A" w:rsidRPr="005A0DB3" w:rsidRDefault="001B3D5A" w:rsidP="00E579E8">
            <w:pPr>
              <w:rPr>
                <w:rFonts w:asciiTheme="minorHAnsi" w:hAnsiTheme="minorHAnsi"/>
                <w:sz w:val="12"/>
                <w:szCs w:val="12"/>
              </w:rPr>
            </w:pPr>
            <w:r w:rsidRPr="005A0DB3">
              <w:rPr>
                <w:rFonts w:asciiTheme="minorHAnsi" w:hAnsiTheme="minorHAnsi"/>
                <w:sz w:val="12"/>
                <w:szCs w:val="12"/>
              </w:rPr>
              <w:t>Verified low-leakage ducts entirely in conditioned space</w:t>
            </w:r>
          </w:p>
          <w:p w14:paraId="1F9B99BC" w14:textId="77777777" w:rsidR="001B3D5A" w:rsidRPr="005A0DB3" w:rsidRDefault="001B3D5A" w:rsidP="00E579E8">
            <w:pPr>
              <w:rPr>
                <w:rFonts w:asciiTheme="minorHAnsi" w:hAnsiTheme="minorHAnsi"/>
                <w:sz w:val="12"/>
                <w:szCs w:val="12"/>
              </w:rPr>
            </w:pPr>
          </w:p>
          <w:p w14:paraId="1F9B99BD"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 xml:space="preserve">flag non-default values and report in project status notes field; a revised CF1R may be required </w:t>
            </w:r>
            <w:r w:rsidRPr="005A0DB3">
              <w:rPr>
                <w:rFonts w:ascii="Calibri" w:hAnsi="Calibri"/>
                <w:sz w:val="12"/>
                <w:szCs w:val="12"/>
              </w:rPr>
              <w:t>&gt;&gt;</w:t>
            </w:r>
          </w:p>
        </w:tc>
        <w:tc>
          <w:tcPr>
            <w:tcW w:w="960" w:type="dxa"/>
            <w:tcMar>
              <w:left w:w="29" w:type="dxa"/>
              <w:right w:w="29" w:type="dxa"/>
            </w:tcMar>
          </w:tcPr>
          <w:p w14:paraId="1F9B99BE" w14:textId="083FB502"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&lt;&lt;</w:t>
            </w:r>
            <w:r w:rsidR="00C80E36" w:rsidRPr="005A0DB3">
              <w:rPr>
                <w:rFonts w:asciiTheme="minorHAnsi" w:hAnsiTheme="minorHAnsi"/>
                <w:sz w:val="12"/>
                <w:szCs w:val="12"/>
              </w:rPr>
              <w:t>calculated</w:t>
            </w:r>
            <w:r w:rsidRPr="005A0DB3">
              <w:rPr>
                <w:rFonts w:asciiTheme="minorHAnsi" w:hAnsiTheme="minorHAnsi"/>
                <w:sz w:val="12"/>
                <w:szCs w:val="12"/>
              </w:rPr>
              <w:t xml:space="preserve"> field: </w:t>
            </w:r>
          </w:p>
          <w:p w14:paraId="1F9B99BF"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if C10 =Verified Duct System Design, </w:t>
            </w:r>
          </w:p>
          <w:p w14:paraId="1F9B99C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then display text: </w:t>
            </w:r>
          </w:p>
          <w:p w14:paraId="1F9B99C1"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Verified </w:t>
            </w:r>
          </w:p>
          <w:p w14:paraId="1F9B99C2"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Duct </w:t>
            </w:r>
          </w:p>
          <w:p w14:paraId="1F9B99C3"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System</w:t>
            </w:r>
          </w:p>
          <w:p w14:paraId="1F9B99C4"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Design;</w:t>
            </w:r>
          </w:p>
          <w:p w14:paraId="1F9B99C5" w14:textId="77777777" w:rsidR="001B3D5A" w:rsidRPr="005A0DB3" w:rsidRDefault="001B3D5A" w:rsidP="00E579E8">
            <w:pPr>
              <w:rPr>
                <w:rFonts w:asciiTheme="minorHAnsi" w:hAnsiTheme="minorHAnsi"/>
                <w:sz w:val="12"/>
                <w:szCs w:val="12"/>
              </w:rPr>
            </w:pPr>
          </w:p>
          <w:p w14:paraId="1F9B99C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else user pick from list:</w:t>
            </w:r>
          </w:p>
          <w:p w14:paraId="60E5314B" w14:textId="038B7198" w:rsidR="00CC6156" w:rsidRPr="005A0DB3" w:rsidRDefault="001B3D5A" w:rsidP="00E579E8">
            <w:pPr>
              <w:rPr>
                <w:rFonts w:asciiTheme="minorHAnsi" w:hAnsiTheme="minorHAnsi"/>
                <w:sz w:val="12"/>
                <w:szCs w:val="12"/>
              </w:rPr>
            </w:pPr>
            <w:r w:rsidRPr="005A0DB3">
              <w:rPr>
                <w:rFonts w:asciiTheme="minorHAnsi" w:hAnsiTheme="minorHAnsi"/>
                <w:sz w:val="12"/>
                <w:szCs w:val="12"/>
              </w:rPr>
              <w:t>*</w:t>
            </w:r>
            <w:r w:rsidR="00CC6156" w:rsidRPr="005A0DB3">
              <w:rPr>
                <w:rFonts w:asciiTheme="minorHAnsi" w:hAnsiTheme="minorHAnsi"/>
                <w:sz w:val="12"/>
                <w:szCs w:val="12"/>
              </w:rPr>
              <w:t>R-0,</w:t>
            </w:r>
          </w:p>
          <w:p w14:paraId="17917EEE" w14:textId="1C4692B5" w:rsidR="00CC6156" w:rsidRPr="005A0DB3" w:rsidRDefault="00CC6156" w:rsidP="00E579E8">
            <w:pPr>
              <w:rPr>
                <w:rFonts w:asciiTheme="minorHAnsi" w:hAnsiTheme="minorHAnsi"/>
                <w:sz w:val="12"/>
                <w:szCs w:val="12"/>
              </w:rPr>
            </w:pPr>
            <w:r w:rsidRPr="005A0DB3">
              <w:rPr>
                <w:rFonts w:asciiTheme="minorHAnsi" w:hAnsiTheme="minorHAnsi"/>
                <w:sz w:val="12"/>
                <w:szCs w:val="12"/>
              </w:rPr>
              <w:t>R-2.1,</w:t>
            </w:r>
          </w:p>
          <w:p w14:paraId="1F9B99C9" w14:textId="55B69FB7" w:rsidR="001B3D5A" w:rsidRPr="005A0DB3" w:rsidRDefault="00052CAD" w:rsidP="00E579E8">
            <w:pPr>
              <w:rPr>
                <w:rFonts w:asciiTheme="minorHAnsi" w:hAnsiTheme="minorHAnsi"/>
                <w:sz w:val="12"/>
                <w:szCs w:val="12"/>
              </w:rPr>
            </w:pPr>
            <w:r w:rsidRPr="005A0DB3">
              <w:rPr>
                <w:rFonts w:asciiTheme="minorHAnsi" w:hAnsiTheme="minorHAnsi"/>
                <w:sz w:val="12"/>
                <w:szCs w:val="12"/>
              </w:rPr>
              <w:t>*</w:t>
            </w:r>
            <w:r w:rsidR="001B3D5A" w:rsidRPr="005A0DB3">
              <w:rPr>
                <w:rFonts w:asciiTheme="minorHAnsi" w:hAnsiTheme="minorHAnsi"/>
                <w:sz w:val="12"/>
                <w:szCs w:val="12"/>
              </w:rPr>
              <w:t xml:space="preserve">R-4.2, </w:t>
            </w:r>
          </w:p>
          <w:p w14:paraId="1F9B99CA" w14:textId="6220D7E2"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*R-6, </w:t>
            </w:r>
          </w:p>
          <w:p w14:paraId="1F9B99CB" w14:textId="532F5B14"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*R-8, </w:t>
            </w:r>
          </w:p>
          <w:p w14:paraId="1F9B99CC" w14:textId="31AD806F"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*R-10, </w:t>
            </w:r>
          </w:p>
          <w:p w14:paraId="1F9B99CD" w14:textId="10F256BC"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*R-12;  </w:t>
            </w:r>
          </w:p>
          <w:p w14:paraId="71EDD357" w14:textId="51A86006"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and check value: must be ≥ value in L05, </w:t>
            </w:r>
          </w:p>
          <w:p w14:paraId="061DC476" w14:textId="77777777" w:rsidR="001B3D5A" w:rsidRPr="005A0DB3" w:rsidRDefault="001B3D5A" w:rsidP="00E579E8">
            <w:pPr>
              <w:keepNext/>
              <w:rPr>
                <w:rFonts w:asciiTheme="minorHAnsi" w:hAnsiTheme="minorHAnsi"/>
                <w:sz w:val="12"/>
                <w:szCs w:val="12"/>
              </w:rPr>
            </w:pPr>
          </w:p>
          <w:p w14:paraId="7509BE3B"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to comply subject to the following exceptions: </w:t>
            </w:r>
          </w:p>
          <w:p w14:paraId="11D3CB9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if D07= *LowLlCod - Verified low-leakage ducts in conditioned space,  </w:t>
            </w:r>
          </w:p>
          <w:p w14:paraId="0535C735" w14:textId="44527AC2"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252F2" w:rsidRPr="005A0DB3">
              <w:rPr>
                <w:rFonts w:asciiTheme="minorHAnsi" w:hAnsiTheme="minorHAnsi"/>
                <w:sz w:val="12"/>
                <w:szCs w:val="12"/>
              </w:rPr>
              <w:t>&lt;R-6</w:t>
            </w:r>
            <w:r w:rsidRPr="005A0DB3">
              <w:rPr>
                <w:rFonts w:asciiTheme="minorHAnsi" w:hAnsiTheme="minorHAnsi"/>
                <w:sz w:val="12"/>
                <w:szCs w:val="12"/>
              </w:rPr>
              <w:t xml:space="preserve"> complies;</w:t>
            </w:r>
          </w:p>
          <w:p w14:paraId="7B27F8F1" w14:textId="2B3C4C8E"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elseif </w:t>
            </w:r>
            <w:r w:rsidR="00CA655D" w:rsidRPr="005A0DB3">
              <w:rPr>
                <w:rFonts w:asciiTheme="minorHAnsi" w:hAnsiTheme="minorHAnsi"/>
                <w:sz w:val="12"/>
                <w:szCs w:val="12"/>
              </w:rPr>
              <w:t>L10</w:t>
            </w:r>
            <w:r w:rsidRPr="005A0DB3">
              <w:rPr>
                <w:rFonts w:asciiTheme="minorHAnsi" w:hAnsiTheme="minorHAnsi"/>
                <w:sz w:val="12"/>
                <w:szCs w:val="12"/>
              </w:rPr>
              <w:t>=</w:t>
            </w:r>
          </w:p>
          <w:p w14:paraId="47863AB3" w14:textId="4351A28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 xml:space="preserve">*Ducts </w:t>
            </w:r>
            <w:r w:rsidR="00E252F2" w:rsidRPr="005A0DB3">
              <w:rPr>
                <w:rFonts w:asciiTheme="minorHAnsi" w:hAnsiTheme="minorHAnsi"/>
                <w:sz w:val="12"/>
                <w:szCs w:val="12"/>
              </w:rPr>
              <w:t>&lt;R-6</w:t>
            </w:r>
            <w:r w:rsidRPr="005A0DB3">
              <w:rPr>
                <w:rFonts w:asciiTheme="minorHAnsi" w:hAnsiTheme="minorHAnsi"/>
                <w:sz w:val="12"/>
                <w:szCs w:val="12"/>
              </w:rPr>
              <w:t xml:space="preserve"> entirely in Conditioned Space,</w:t>
            </w:r>
          </w:p>
          <w:p w14:paraId="603A01C5" w14:textId="2DD4DEB3"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F261D" w:rsidRPr="005A0DB3">
              <w:rPr>
                <w:rFonts w:asciiTheme="minorHAnsi" w:hAnsiTheme="minorHAnsi"/>
                <w:sz w:val="12"/>
                <w:szCs w:val="12"/>
              </w:rPr>
              <w:t xml:space="preserve">value </w:t>
            </w:r>
            <w:r w:rsidR="00E252F2" w:rsidRPr="005A0DB3">
              <w:rPr>
                <w:rFonts w:asciiTheme="minorHAnsi" w:hAnsiTheme="minorHAnsi"/>
                <w:sz w:val="12"/>
                <w:szCs w:val="12"/>
              </w:rPr>
              <w:t>&lt;</w:t>
            </w:r>
            <w:r w:rsidR="00EF261D" w:rsidRPr="005A0DB3">
              <w:rPr>
                <w:rFonts w:asciiTheme="minorHAnsi" w:hAnsiTheme="minorHAnsi"/>
                <w:sz w:val="12"/>
                <w:szCs w:val="12"/>
              </w:rPr>
              <w:t xml:space="preserve"> </w:t>
            </w:r>
            <w:r w:rsidR="00E252F2" w:rsidRPr="005A0DB3">
              <w:rPr>
                <w:rFonts w:asciiTheme="minorHAnsi" w:hAnsiTheme="minorHAnsi"/>
                <w:sz w:val="12"/>
                <w:szCs w:val="12"/>
              </w:rPr>
              <w:t>R-6</w:t>
            </w:r>
            <w:r w:rsidRPr="005A0DB3">
              <w:rPr>
                <w:rFonts w:asciiTheme="minorHAnsi" w:hAnsiTheme="minorHAnsi"/>
                <w:sz w:val="12"/>
                <w:szCs w:val="12"/>
              </w:rPr>
              <w:t xml:space="preserve"> complies;</w:t>
            </w:r>
          </w:p>
          <w:p w14:paraId="187FAEC0" w14:textId="77777777" w:rsidR="001B3D5A" w:rsidRPr="005A0DB3" w:rsidRDefault="001B3D5A" w:rsidP="00E579E8">
            <w:pPr>
              <w:keepNext/>
              <w:rPr>
                <w:rFonts w:asciiTheme="minorHAnsi" w:hAnsiTheme="minorHAnsi"/>
                <w:sz w:val="12"/>
                <w:szCs w:val="12"/>
              </w:rPr>
            </w:pPr>
          </w:p>
          <w:p w14:paraId="1F9B99CF" w14:textId="77777777" w:rsidR="001B3D5A" w:rsidRPr="005A0DB3" w:rsidRDefault="001B3D5A" w:rsidP="00E579E8">
            <w:pPr>
              <w:keepNext/>
              <w:rPr>
                <w:rFonts w:asciiTheme="minorHAnsi" w:hAnsiTheme="minorHAnsi"/>
                <w:sz w:val="12"/>
                <w:szCs w:val="12"/>
              </w:rPr>
            </w:pPr>
          </w:p>
          <w:p w14:paraId="1F9B99D0"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else flag non-compliant value and do not allow registration to proceed &gt;&gt;</w:t>
            </w:r>
          </w:p>
        </w:tc>
        <w:tc>
          <w:tcPr>
            <w:tcW w:w="959" w:type="dxa"/>
            <w:tcMar>
              <w:left w:w="29" w:type="dxa"/>
              <w:right w:w="29" w:type="dxa"/>
            </w:tcMar>
          </w:tcPr>
          <w:p w14:paraId="1F9B99D1" w14:textId="4A7FE3D2"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&lt;&lt; Default Value=</w:t>
            </w:r>
            <w:r w:rsidRPr="005A0DB3">
              <w:rPr>
                <w:rFonts w:asciiTheme="minorHAnsi" w:hAnsiTheme="minorHAnsi"/>
                <w:sz w:val="12"/>
                <w:szCs w:val="12"/>
                <w:u w:val="single"/>
              </w:rPr>
              <w:t xml:space="preserve">No </w:t>
            </w:r>
            <w:r w:rsidR="000E5B7E" w:rsidRPr="005A0DB3">
              <w:rPr>
                <w:rFonts w:asciiTheme="minorHAnsi" w:hAnsiTheme="minorHAnsi"/>
                <w:sz w:val="12"/>
                <w:szCs w:val="12"/>
                <w:u w:val="single"/>
              </w:rPr>
              <w:t>Exceptions</w:t>
            </w:r>
            <w:r w:rsidRPr="005A0DB3">
              <w:rPr>
                <w:rFonts w:asciiTheme="minorHAnsi" w:hAnsiTheme="minorHAnsi"/>
                <w:sz w:val="12"/>
                <w:szCs w:val="12"/>
              </w:rPr>
              <w:t>;</w:t>
            </w:r>
          </w:p>
          <w:p w14:paraId="08B11492" w14:textId="40DBF737" w:rsidR="001B3D5A" w:rsidRPr="005A0DB3" w:rsidRDefault="001B3D5A" w:rsidP="00E579E8">
            <w:pPr>
              <w:keepNext/>
              <w:rPr>
                <w:rFonts w:asciiTheme="minorHAnsi" w:hAnsiTheme="minorHAnsi"/>
                <w:sz w:val="12"/>
                <w:szCs w:val="12"/>
              </w:rPr>
            </w:pPr>
          </w:p>
          <w:p w14:paraId="08F62802"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allow user to override the default and select </w:t>
            </w:r>
            <w:r w:rsidRPr="005A0DB3">
              <w:rPr>
                <w:rFonts w:asciiTheme="minorHAnsi" w:hAnsiTheme="minorHAnsi"/>
                <w:b/>
                <w:sz w:val="12"/>
                <w:szCs w:val="12"/>
              </w:rPr>
              <w:t>one or mor</w:t>
            </w:r>
            <w:r w:rsidRPr="005A0DB3">
              <w:rPr>
                <w:rFonts w:asciiTheme="minorHAnsi" w:hAnsiTheme="minorHAnsi"/>
                <w:sz w:val="12"/>
                <w:szCs w:val="12"/>
              </w:rPr>
              <w:t>e of the following two values:</w:t>
            </w:r>
          </w:p>
          <w:p w14:paraId="638DD681" w14:textId="65F74BF6"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w:t>
            </w:r>
            <w:r w:rsidR="006B6FD0" w:rsidRPr="005A0DB3">
              <w:rPr>
                <w:rFonts w:asciiTheme="minorHAnsi" w:hAnsiTheme="minorHAnsi"/>
                <w:sz w:val="12"/>
                <w:szCs w:val="12"/>
              </w:rPr>
              <w:t xml:space="preserve">portions </w:t>
            </w:r>
            <w:r w:rsidR="00AF3D50" w:rsidRPr="005A0DB3">
              <w:rPr>
                <w:rFonts w:asciiTheme="minorHAnsi" w:hAnsiTheme="minorHAnsi"/>
                <w:sz w:val="12"/>
                <w:szCs w:val="12"/>
              </w:rPr>
              <w:t>of uninsulated or &lt; R-6 ducts in conditioned space</w:t>
            </w:r>
            <w:r w:rsidRPr="005A0DB3">
              <w:rPr>
                <w:rFonts w:asciiTheme="minorHAnsi" w:hAnsiTheme="minorHAnsi"/>
                <w:sz w:val="12"/>
                <w:szCs w:val="12"/>
              </w:rPr>
              <w:t>;</w:t>
            </w:r>
          </w:p>
          <w:p w14:paraId="15541741" w14:textId="5FEB496D" w:rsidR="001B3D5A" w:rsidRPr="005A0DB3" w:rsidRDefault="001B3D5A" w:rsidP="00E579E8">
            <w:pPr>
              <w:keepNext/>
              <w:rPr>
                <w:rFonts w:asciiTheme="minorHAnsi" w:hAnsiTheme="minorHAnsi"/>
                <w:b/>
                <w:sz w:val="12"/>
                <w:szCs w:val="12"/>
              </w:rPr>
            </w:pPr>
            <w:r w:rsidRPr="005A0DB3">
              <w:rPr>
                <w:rFonts w:asciiTheme="minorHAnsi" w:hAnsiTheme="minorHAnsi"/>
                <w:b/>
                <w:sz w:val="12"/>
                <w:szCs w:val="12"/>
              </w:rPr>
              <w:t>ALSO</w:t>
            </w:r>
          </w:p>
          <w:p w14:paraId="1F9B99D2" w14:textId="01D6166D"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values in both </w:t>
            </w:r>
            <w:r w:rsidRPr="005A0DB3">
              <w:rPr>
                <w:rFonts w:asciiTheme="minorHAnsi" w:hAnsiTheme="minorHAnsi"/>
                <w:sz w:val="12"/>
                <w:szCs w:val="12"/>
                <w:u w:val="single"/>
              </w:rPr>
              <w:t>L06 and L08=</w:t>
            </w:r>
            <w:r w:rsidRPr="005A0DB3">
              <w:rPr>
                <w:rFonts w:asciiTheme="minorHAnsi" w:hAnsiTheme="minorHAnsi"/>
                <w:sz w:val="12"/>
                <w:szCs w:val="12"/>
              </w:rPr>
              <w:t xml:space="preserve"> conditioned space-entirely</w:t>
            </w:r>
          </w:p>
          <w:p w14:paraId="2DD0772B" w14:textId="77777777"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also allow user to select the following value:</w:t>
            </w:r>
          </w:p>
          <w:p w14:paraId="7C3FE387" w14:textId="4657F1D5"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*Ducts </w:t>
            </w:r>
            <w:r w:rsidR="000B525C" w:rsidRPr="005A0DB3">
              <w:rPr>
                <w:rFonts w:asciiTheme="minorHAnsi" w:hAnsiTheme="minorHAnsi"/>
                <w:sz w:val="12"/>
                <w:szCs w:val="12"/>
              </w:rPr>
              <w:t xml:space="preserve">uninsulated or &lt; R-6 ducts </w:t>
            </w:r>
            <w:r w:rsidRPr="005A0DB3">
              <w:rPr>
                <w:rFonts w:asciiTheme="minorHAnsi" w:hAnsiTheme="minorHAnsi"/>
                <w:sz w:val="12"/>
                <w:szCs w:val="12"/>
              </w:rPr>
              <w:t>entirely in conditioned space</w:t>
            </w:r>
          </w:p>
          <w:p w14:paraId="1F9B99D3" w14:textId="6C5B204E" w:rsidR="001B3D5A" w:rsidRPr="005A0DB3" w:rsidRDefault="001B3D5A" w:rsidP="00E579E8">
            <w:pPr>
              <w:keepNext/>
              <w:rPr>
                <w:rFonts w:asciiTheme="minorHAnsi" w:hAnsiTheme="minorHAnsi"/>
                <w:sz w:val="12"/>
                <w:szCs w:val="12"/>
              </w:rPr>
            </w:pPr>
          </w:p>
        </w:tc>
        <w:tc>
          <w:tcPr>
            <w:tcW w:w="959" w:type="dxa"/>
            <w:tcMar>
              <w:left w:w="29" w:type="dxa"/>
              <w:right w:w="29" w:type="dxa"/>
            </w:tcMar>
          </w:tcPr>
          <w:p w14:paraId="2150F8F1" w14:textId="5CA84EF3" w:rsidR="001B3D5A" w:rsidRPr="005A0DB3" w:rsidRDefault="001B3D5A" w:rsidP="00E579E8">
            <w:pPr>
              <w:keepNext/>
              <w:rPr>
                <w:rFonts w:ascii="Calibri" w:hAnsi="Calibri"/>
                <w:sz w:val="12"/>
                <w:szCs w:val="12"/>
              </w:rPr>
            </w:pPr>
            <w:r w:rsidRPr="005A0DB3">
              <w:rPr>
                <w:rFonts w:ascii="Calibri" w:hAnsi="Calibri"/>
                <w:sz w:val="12"/>
                <w:szCs w:val="12"/>
              </w:rPr>
              <w:t xml:space="preserve">&lt;&lt; </w:t>
            </w:r>
            <w:r w:rsidRPr="005A0DB3">
              <w:rPr>
                <w:rFonts w:ascii="Calibri" w:hAnsi="Calibri"/>
                <w:b/>
                <w:sz w:val="12"/>
                <w:szCs w:val="12"/>
              </w:rPr>
              <w:t>if</w:t>
            </w:r>
            <w:r w:rsidRPr="005A0DB3">
              <w:rPr>
                <w:rFonts w:ascii="Calibri" w:hAnsi="Calibri"/>
                <w:sz w:val="12"/>
                <w:szCs w:val="12"/>
              </w:rPr>
              <w:t xml:space="preserve"> System Type in D05=no cooling,</w:t>
            </w:r>
          </w:p>
          <w:p w14:paraId="78209BA5" w14:textId="7071B8ED"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result = Exempt - No Cooling</w:t>
            </w:r>
          </w:p>
          <w:p w14:paraId="1F9B99D5" w14:textId="2753BF9D"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w:t>
            </w:r>
            <w:r w:rsidR="003C6E48" w:rsidRPr="005A0DB3">
              <w:rPr>
                <w:rFonts w:asciiTheme="minorHAnsi" w:hAnsiTheme="minorHAnsi"/>
                <w:sz w:val="12"/>
                <w:szCs w:val="12"/>
              </w:rPr>
              <w:t xml:space="preserve">D04 or </w:t>
            </w:r>
            <w:r w:rsidRPr="005A0DB3">
              <w:rPr>
                <w:rFonts w:asciiTheme="minorHAnsi" w:hAnsiTheme="minorHAnsi"/>
                <w:sz w:val="12"/>
                <w:szCs w:val="12"/>
              </w:rPr>
              <w:t xml:space="preserve">D05=one of the following </w:t>
            </w:r>
            <w:r w:rsidR="003C6E48" w:rsidRPr="005A0DB3">
              <w:rPr>
                <w:rFonts w:asciiTheme="minorHAnsi" w:hAnsiTheme="minorHAnsi"/>
                <w:sz w:val="12"/>
                <w:szCs w:val="12"/>
              </w:rPr>
              <w:t xml:space="preserve">five </w:t>
            </w:r>
            <w:r w:rsidRPr="005A0DB3">
              <w:rPr>
                <w:rFonts w:asciiTheme="minorHAnsi" w:hAnsiTheme="minorHAnsi"/>
                <w:sz w:val="12"/>
                <w:szCs w:val="12"/>
              </w:rPr>
              <w:t>system types:</w:t>
            </w:r>
          </w:p>
          <w:p w14:paraId="1F9B99D6" w14:textId="7EF3458F"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*evaporative - direct, </w:t>
            </w:r>
          </w:p>
          <w:p w14:paraId="1F9B99D7" w14:textId="55C072DD"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*evaporative - indirect, </w:t>
            </w:r>
          </w:p>
          <w:p w14:paraId="1F9B99D8" w14:textId="3D4DD894"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*evaporative - indirectdirect,</w:t>
            </w:r>
          </w:p>
          <w:p w14:paraId="3906F40E" w14:textId="77777777" w:rsidR="003C6E48" w:rsidRPr="005A0DB3" w:rsidRDefault="003C6E48" w:rsidP="00E579E8">
            <w:pPr>
              <w:keepNext/>
              <w:rPr>
                <w:rFonts w:asciiTheme="minorHAnsi" w:hAnsiTheme="minorHAnsi"/>
                <w:sz w:val="12"/>
                <w:szCs w:val="12"/>
              </w:rPr>
            </w:pPr>
            <w:r w:rsidRPr="005A0DB3">
              <w:rPr>
                <w:rFonts w:asciiTheme="minorHAnsi" w:hAnsiTheme="minorHAnsi"/>
                <w:sz w:val="12"/>
                <w:szCs w:val="12"/>
              </w:rPr>
              <w:t xml:space="preserve">*VCHP-Ducted </w:t>
            </w:r>
          </w:p>
          <w:p w14:paraId="6708EDB5" w14:textId="6B39DF73" w:rsidR="003C6E48" w:rsidRPr="005A0DB3" w:rsidRDefault="003C6E48" w:rsidP="00E579E8">
            <w:pPr>
              <w:keepNext/>
              <w:rPr>
                <w:rFonts w:asciiTheme="minorHAnsi" w:hAnsiTheme="minorHAnsi"/>
                <w:sz w:val="12"/>
                <w:szCs w:val="12"/>
              </w:rPr>
            </w:pPr>
            <w:r w:rsidRPr="005A0DB3">
              <w:rPr>
                <w:rFonts w:asciiTheme="minorHAnsi" w:hAnsiTheme="minorHAnsi"/>
                <w:sz w:val="12"/>
                <w:szCs w:val="12"/>
              </w:rPr>
              <w:t>*VCHP-Ducted+Ductless</w:t>
            </w:r>
          </w:p>
          <w:p w14:paraId="15050E61" w14:textId="52EAB915"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 Exempt</w:t>
            </w:r>
            <w:r w:rsidR="003C6E48" w:rsidRPr="005A0DB3">
              <w:rPr>
                <w:rFonts w:asciiTheme="minorHAnsi" w:hAnsiTheme="minorHAnsi"/>
                <w:sz w:val="12"/>
                <w:szCs w:val="12"/>
              </w:rPr>
              <w:t xml:space="preserve"> </w:t>
            </w:r>
            <w:r w:rsidRPr="005A0DB3">
              <w:rPr>
                <w:rFonts w:asciiTheme="minorHAnsi" w:hAnsiTheme="minorHAnsi"/>
                <w:sz w:val="12"/>
                <w:szCs w:val="12"/>
              </w:rPr>
              <w:t>System</w:t>
            </w:r>
            <w:r w:rsidR="003C6E48" w:rsidRPr="005A0DB3">
              <w:rPr>
                <w:rFonts w:asciiTheme="minorHAnsi" w:hAnsiTheme="minorHAnsi"/>
                <w:sz w:val="12"/>
                <w:szCs w:val="12"/>
              </w:rPr>
              <w:t xml:space="preserve"> Type</w:t>
            </w:r>
            <w:r w:rsidRPr="005A0DB3">
              <w:rPr>
                <w:rFonts w:asciiTheme="minorHAnsi" w:hAnsiTheme="minorHAnsi"/>
                <w:sz w:val="12"/>
                <w:szCs w:val="12"/>
              </w:rPr>
              <w:t xml:space="preserve">; </w:t>
            </w:r>
          </w:p>
          <w:p w14:paraId="1F9B99DA" w14:textId="53036220"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L13=no,  </w:t>
            </w:r>
            <w:r w:rsidRPr="005A0DB3">
              <w:rPr>
                <w:rFonts w:asciiTheme="minorHAnsi" w:hAnsiTheme="minorHAnsi"/>
                <w:b/>
                <w:sz w:val="12"/>
                <w:szCs w:val="12"/>
              </w:rPr>
              <w:t>then</w:t>
            </w:r>
            <w:r w:rsidRPr="005A0DB3">
              <w:rPr>
                <w:rFonts w:asciiTheme="minorHAnsi" w:hAnsiTheme="minorHAnsi"/>
                <w:sz w:val="12"/>
                <w:szCs w:val="12"/>
              </w:rPr>
              <w:t xml:space="preserve"> text value = Exempt - RA3.3 Protocols are N/A;</w:t>
            </w:r>
          </w:p>
          <w:p w14:paraId="334AB8CB" w14:textId="58CE37FF" w:rsidR="001B3D5A" w:rsidRPr="005A0DB3" w:rsidRDefault="001B3D5A"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B12={new, or altered}, </w:t>
            </w:r>
            <w:r w:rsidRPr="005A0DB3">
              <w:rPr>
                <w:rFonts w:ascii="Calibri" w:hAnsi="Calibri"/>
                <w:b/>
                <w:sz w:val="12"/>
                <w:szCs w:val="12"/>
              </w:rPr>
              <w:t>AND</w:t>
            </w:r>
            <w:r w:rsidRPr="005A0DB3">
              <w:rPr>
                <w:rFonts w:ascii="Calibri" w:hAnsi="Calibri"/>
                <w:sz w:val="12"/>
                <w:szCs w:val="12"/>
              </w:rPr>
              <w:t xml:space="preserve"> one or more of the following seven (7) conditions is true:</w:t>
            </w:r>
          </w:p>
          <w:p w14:paraId="24FFAABE" w14:textId="468EF6F9" w:rsidR="001B3D5A" w:rsidRPr="005A0DB3" w:rsidRDefault="001B3D5A" w:rsidP="00E579E8">
            <w:pPr>
              <w:keepNext/>
              <w:rPr>
                <w:rFonts w:ascii="Calibri" w:hAnsi="Calibri"/>
                <w:sz w:val="12"/>
                <w:szCs w:val="12"/>
              </w:rPr>
            </w:pPr>
            <w:r w:rsidRPr="005A0DB3">
              <w:rPr>
                <w:rFonts w:ascii="Calibri" w:hAnsi="Calibri"/>
                <w:sz w:val="12"/>
                <w:szCs w:val="12"/>
              </w:rPr>
              <w:t xml:space="preserve">(1)value in C09 &lt; 0.58 or  and D04≠ </w:t>
            </w:r>
            <w:r w:rsidRPr="005A0DB3">
              <w:rPr>
                <w:rFonts w:ascii="Calibri" w:hAnsi="Calibri"/>
                <w:sz w:val="12"/>
                <w:szCs w:val="12"/>
              </w:rPr>
              <w:lastRenderedPageBreak/>
              <w:t>one of the following two:</w:t>
            </w:r>
          </w:p>
          <w:p w14:paraId="7F45F9E2"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**central gas furnace</w:t>
            </w:r>
          </w:p>
          <w:p w14:paraId="50202EE7" w14:textId="6C700600" w:rsidR="001B3D5A" w:rsidRPr="005A0DB3" w:rsidRDefault="001B3D5A" w:rsidP="00E579E8">
            <w:pPr>
              <w:keepNext/>
              <w:rPr>
                <w:rFonts w:ascii="Calibri" w:hAnsi="Calibri"/>
                <w:sz w:val="12"/>
                <w:szCs w:val="12"/>
              </w:rPr>
            </w:pPr>
            <w:r w:rsidRPr="005A0DB3">
              <w:rPr>
                <w:rFonts w:ascii="Calibri" w:hAnsi="Calibri"/>
                <w:sz w:val="12"/>
                <w:szCs w:val="12"/>
              </w:rPr>
              <w:t xml:space="preserve">      **Packaged gas furnace</w:t>
            </w:r>
          </w:p>
          <w:p w14:paraId="7DB442A9" w14:textId="77777777" w:rsidR="001B3D5A" w:rsidRPr="005A0DB3" w:rsidRDefault="001B3D5A" w:rsidP="00E579E8">
            <w:pPr>
              <w:keepNext/>
              <w:rPr>
                <w:rFonts w:ascii="Calibri" w:hAnsi="Calibri"/>
                <w:sz w:val="12"/>
                <w:szCs w:val="12"/>
              </w:rPr>
            </w:pPr>
            <w:r w:rsidRPr="005A0DB3">
              <w:rPr>
                <w:rFonts w:ascii="Calibri" w:hAnsi="Calibri"/>
                <w:sz w:val="12"/>
                <w:szCs w:val="12"/>
              </w:rPr>
              <w:t>(2)value in C09 &lt; 0.62 and D05 = one of the following two:</w:t>
            </w:r>
          </w:p>
          <w:p w14:paraId="076E3912"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2A901BC4"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7585F8D4"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(3)value in C09 &lt; 0.45 and </w:t>
            </w:r>
          </w:p>
          <w:p w14:paraId="2FA7D9EC" w14:textId="77777777" w:rsidR="001B3D5A" w:rsidRPr="005A0DB3" w:rsidRDefault="001B3D5A" w:rsidP="00E579E8">
            <w:pPr>
              <w:keepNext/>
              <w:rPr>
                <w:rFonts w:ascii="Calibri" w:hAnsi="Calibri"/>
                <w:sz w:val="12"/>
                <w:szCs w:val="12"/>
              </w:rPr>
            </w:pPr>
            <w:r w:rsidRPr="005A0DB3">
              <w:rPr>
                <w:rFonts w:ascii="Calibri" w:hAnsi="Calibri"/>
                <w:sz w:val="12"/>
                <w:szCs w:val="12"/>
              </w:rPr>
              <w:t>D04 = one of the following three:</w:t>
            </w:r>
          </w:p>
          <w:p w14:paraId="556004C8"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**central gas furnace</w:t>
            </w:r>
          </w:p>
          <w:p w14:paraId="5FA44286"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**Packaged gas furnace</w:t>
            </w:r>
          </w:p>
          <w:p w14:paraId="7508BD61" w14:textId="2D366966" w:rsidR="001B3D5A" w:rsidRPr="005A0DB3" w:rsidRDefault="001B3D5A" w:rsidP="00E579E8">
            <w:pPr>
              <w:keepNext/>
              <w:rPr>
                <w:rFonts w:ascii="Calibri" w:hAnsi="Calibri"/>
                <w:sz w:val="12"/>
                <w:szCs w:val="12"/>
              </w:rPr>
            </w:pPr>
            <w:r w:rsidRPr="005A0DB3" w:rsidDel="009D2E49">
              <w:rPr>
                <w:rFonts w:ascii="Calibri" w:hAnsi="Calibri"/>
                <w:sz w:val="12"/>
                <w:szCs w:val="12"/>
              </w:rPr>
              <w:t xml:space="preserve"> </w:t>
            </w:r>
            <w:r w:rsidRPr="005A0DB3">
              <w:rPr>
                <w:rFonts w:ascii="Calibri" w:hAnsi="Calibri"/>
                <w:sz w:val="12"/>
                <w:szCs w:val="12"/>
              </w:rPr>
              <w:t xml:space="preserve">(4)value in C08 &gt; 350 and D05 ≠ one of the following two: </w:t>
            </w:r>
          </w:p>
          <w:p w14:paraId="6B563955"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65E25EE6"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385F827C"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(5)value in C08 &gt; 250 and D05 = one of the following two: </w:t>
            </w:r>
          </w:p>
          <w:p w14:paraId="431D9C39"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61FF13FE"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11AED696" w14:textId="77777777" w:rsidR="001B3D5A" w:rsidRPr="005A0DB3" w:rsidRDefault="001B3D5A" w:rsidP="00E579E8">
            <w:pPr>
              <w:keepNext/>
              <w:rPr>
                <w:rFonts w:ascii="Calibri" w:hAnsi="Calibri"/>
                <w:sz w:val="12"/>
                <w:szCs w:val="12"/>
              </w:rPr>
            </w:pPr>
            <w:r w:rsidRPr="005A0DB3">
              <w:rPr>
                <w:rFonts w:ascii="Calibri" w:hAnsi="Calibri"/>
                <w:sz w:val="12"/>
                <w:szCs w:val="12"/>
              </w:rPr>
              <w:t>(6)D09=Zonally Controlled</w:t>
            </w:r>
          </w:p>
          <w:p w14:paraId="765DA074" w14:textId="1B764AD2" w:rsidR="001B3D5A" w:rsidRPr="005A0DB3" w:rsidRDefault="001B3D5A" w:rsidP="00E579E8">
            <w:pPr>
              <w:keepNext/>
              <w:rPr>
                <w:rFonts w:ascii="Calibri" w:hAnsi="Calibri"/>
                <w:sz w:val="12"/>
                <w:szCs w:val="12"/>
              </w:rPr>
            </w:pPr>
            <w:r w:rsidRPr="005A0DB3">
              <w:rPr>
                <w:rFonts w:ascii="Calibri" w:hAnsi="Calibri"/>
                <w:sz w:val="12"/>
                <w:szCs w:val="12"/>
              </w:rPr>
              <w:t>(7)</w:t>
            </w:r>
            <w:r w:rsidRPr="005A0DB3" w:rsidDel="005139C0">
              <w:rPr>
                <w:rFonts w:ascii="Calibri" w:hAnsi="Calibri"/>
                <w:sz w:val="12"/>
                <w:szCs w:val="12"/>
              </w:rPr>
              <w:t xml:space="preserve"> </w:t>
            </w:r>
            <w:r w:rsidRPr="005A0DB3">
              <w:rPr>
                <w:rFonts w:ascii="Calibri" w:hAnsi="Calibri"/>
                <w:sz w:val="12"/>
                <w:szCs w:val="12"/>
              </w:rPr>
              <w:t>either of F04 or H06= yes (is CFI Vent Sys)</w:t>
            </w:r>
          </w:p>
          <w:p w14:paraId="1F9B99E0" w14:textId="7B8543E1" w:rsidR="001B3D5A" w:rsidRPr="005A0DB3" w:rsidRDefault="001B3D5A" w:rsidP="00E579E8">
            <w:pPr>
              <w:keepNext/>
              <w:rPr>
                <w:rFonts w:ascii="Calibri" w:hAnsi="Calibri"/>
                <w:sz w:val="12"/>
                <w:szCs w:val="12"/>
                <w:u w:val="single"/>
              </w:rPr>
            </w:pPr>
            <w:r w:rsidRPr="005A0DB3">
              <w:rPr>
                <w:rFonts w:ascii="Calibri" w:hAnsi="Calibri"/>
                <w:b/>
                <w:sz w:val="12"/>
                <w:szCs w:val="12"/>
              </w:rPr>
              <w:t>then</w:t>
            </w:r>
            <w:r w:rsidRPr="005A0DB3">
              <w:rPr>
                <w:rFonts w:ascii="Calibri" w:hAnsi="Calibri"/>
                <w:sz w:val="12"/>
                <w:szCs w:val="12"/>
              </w:rPr>
              <w:t xml:space="preserve"> result=HERS Verified </w:t>
            </w:r>
            <w:r w:rsidRPr="005A0DB3">
              <w:rPr>
                <w:rFonts w:ascii="Calibri" w:hAnsi="Calibri"/>
                <w:sz w:val="12"/>
                <w:szCs w:val="12"/>
                <w:u w:val="single"/>
              </w:rPr>
              <w:t>Fan Efficacy and Airflow Rate</w:t>
            </w:r>
            <w:r w:rsidRPr="005A0DB3">
              <w:rPr>
                <w:rFonts w:ascii="Calibri" w:hAnsi="Calibri"/>
                <w:sz w:val="12"/>
                <w:szCs w:val="12"/>
              </w:rPr>
              <w:t xml:space="preserve">; </w:t>
            </w:r>
          </w:p>
          <w:p w14:paraId="0BA13A90" w14:textId="6872486B" w:rsidR="001B3D5A" w:rsidRPr="005A0DB3" w:rsidRDefault="001B3D5A"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CF1R-PRF indicates HERS verification=required</w:t>
            </w:r>
          </w:p>
          <w:p w14:paraId="1F9B99E2" w14:textId="1DC437E6"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user select one from list: </w:t>
            </w:r>
          </w:p>
          <w:p w14:paraId="1F9B99E3" w14:textId="4F51366A" w:rsidR="001B3D5A" w:rsidRPr="005A0DB3" w:rsidRDefault="001B3D5A" w:rsidP="00E579E8">
            <w:pPr>
              <w:keepNext/>
              <w:rPr>
                <w:rFonts w:ascii="Calibri" w:hAnsi="Calibri"/>
                <w:sz w:val="12"/>
                <w:szCs w:val="12"/>
              </w:rPr>
            </w:pPr>
            <w:r w:rsidRPr="005A0DB3">
              <w:rPr>
                <w:rFonts w:ascii="Calibri" w:hAnsi="Calibri"/>
                <w:sz w:val="12"/>
                <w:szCs w:val="12"/>
              </w:rPr>
              <w:t>**</w:t>
            </w:r>
            <w:r w:rsidRPr="005A0DB3">
              <w:rPr>
                <w:rFonts w:ascii="Calibri" w:hAnsi="Calibri"/>
                <w:sz w:val="12"/>
                <w:szCs w:val="12"/>
                <w:u w:val="single"/>
              </w:rPr>
              <w:t xml:space="preserve">HERS Verified Fan Efficacy and Airflow Rate; </w:t>
            </w:r>
          </w:p>
          <w:p w14:paraId="1F9B99EA" w14:textId="4C61A2CB" w:rsidR="001B3D5A" w:rsidRPr="005A0DB3" w:rsidRDefault="001B3D5A" w:rsidP="00E579E8">
            <w:pPr>
              <w:keepNext/>
              <w:rPr>
                <w:rFonts w:ascii="Calibri" w:hAnsi="Calibri"/>
                <w:sz w:val="12"/>
                <w:szCs w:val="12"/>
              </w:rPr>
            </w:pPr>
            <w:r w:rsidRPr="005A0DB3">
              <w:rPr>
                <w:rFonts w:ascii="Calibri" w:hAnsi="Calibri"/>
                <w:sz w:val="12"/>
                <w:szCs w:val="12"/>
              </w:rPr>
              <w:t>**</w:t>
            </w:r>
            <w:r w:rsidRPr="005A0DB3">
              <w:rPr>
                <w:rFonts w:ascii="Calibri" w:hAnsi="Calibri"/>
                <w:sz w:val="12"/>
                <w:szCs w:val="12"/>
                <w:u w:val="single"/>
              </w:rPr>
              <w:t>HERS verified Return Duct Design per Table 150.0-C, D&gt;&gt;</w:t>
            </w:r>
          </w:p>
        </w:tc>
        <w:tc>
          <w:tcPr>
            <w:tcW w:w="960" w:type="dxa"/>
            <w:tcMar>
              <w:left w:w="29" w:type="dxa"/>
              <w:right w:w="29" w:type="dxa"/>
            </w:tcMar>
          </w:tcPr>
          <w:p w14:paraId="1C10FD40" w14:textId="77777777" w:rsidR="001B3D5A" w:rsidRPr="005A0DB3" w:rsidRDefault="001B3D5A" w:rsidP="00E579E8">
            <w:pPr>
              <w:keepNext/>
              <w:rPr>
                <w:rFonts w:ascii="Calibri" w:hAnsi="Calibri"/>
                <w:sz w:val="12"/>
                <w:szCs w:val="12"/>
              </w:rPr>
            </w:pPr>
            <w:r w:rsidRPr="005A0DB3">
              <w:rPr>
                <w:rFonts w:ascii="Calibri" w:hAnsi="Calibri"/>
                <w:sz w:val="12"/>
                <w:szCs w:val="12"/>
              </w:rPr>
              <w:lastRenderedPageBreak/>
              <w:t>&lt;&lt;user enter integer value&gt;&gt;</w:t>
            </w:r>
          </w:p>
          <w:p w14:paraId="5A5998DF" w14:textId="77777777" w:rsidR="003C6E48" w:rsidRPr="005A0DB3" w:rsidRDefault="003C6E48" w:rsidP="00E579E8">
            <w:pPr>
              <w:keepNext/>
              <w:rPr>
                <w:rFonts w:ascii="Calibri" w:hAnsi="Calibri"/>
                <w:sz w:val="12"/>
                <w:szCs w:val="12"/>
              </w:rPr>
            </w:pPr>
          </w:p>
          <w:p w14:paraId="1B6C5D25" w14:textId="6B41E776" w:rsidR="001B3D5A" w:rsidRPr="005A0DB3" w:rsidRDefault="001B3D5A" w:rsidP="00E579E8">
            <w:pPr>
              <w:keepNext/>
              <w:rPr>
                <w:rFonts w:ascii="Calibri" w:hAnsi="Calibri"/>
                <w:sz w:val="12"/>
                <w:szCs w:val="12"/>
              </w:rPr>
            </w:pPr>
            <w:r w:rsidRPr="005A0DB3">
              <w:rPr>
                <w:rFonts w:ascii="Calibri" w:hAnsi="Calibri"/>
                <w:sz w:val="12"/>
                <w:szCs w:val="12"/>
              </w:rPr>
              <w:t>note: this value will determine number or rows per indoor unit in next section</w:t>
            </w:r>
          </w:p>
        </w:tc>
        <w:tc>
          <w:tcPr>
            <w:tcW w:w="959" w:type="dxa"/>
            <w:tcMar>
              <w:left w:w="29" w:type="dxa"/>
              <w:right w:w="29" w:type="dxa"/>
            </w:tcMar>
          </w:tcPr>
          <w:p w14:paraId="4E50696C" w14:textId="2025B27D" w:rsidR="00174F25" w:rsidRPr="005A0DB3" w:rsidRDefault="001B3D5A" w:rsidP="00E579E8">
            <w:pPr>
              <w:keepNext/>
              <w:rPr>
                <w:rFonts w:ascii="Calibri" w:hAnsi="Calibri"/>
                <w:sz w:val="12"/>
                <w:szCs w:val="12"/>
              </w:rPr>
            </w:pPr>
            <w:r w:rsidRPr="005A0DB3">
              <w:rPr>
                <w:rFonts w:ascii="Calibri" w:hAnsi="Calibri"/>
                <w:sz w:val="12"/>
                <w:szCs w:val="12"/>
              </w:rPr>
              <w:t>&lt;&lt;</w:t>
            </w:r>
            <w:r w:rsidR="00174F25" w:rsidRPr="005A0DB3">
              <w:rPr>
                <w:rFonts w:ascii="Calibri" w:hAnsi="Calibri"/>
                <w:b/>
                <w:sz w:val="12"/>
                <w:szCs w:val="12"/>
              </w:rPr>
              <w:t xml:space="preserve"> if</w:t>
            </w:r>
            <w:r w:rsidR="00174F25" w:rsidRPr="005A0DB3">
              <w:rPr>
                <w:rFonts w:ascii="Calibri" w:hAnsi="Calibri"/>
                <w:sz w:val="12"/>
                <w:szCs w:val="12"/>
              </w:rPr>
              <w:t xml:space="preserve"> system type in D04 or D05 is one of the following system types:</w:t>
            </w:r>
          </w:p>
          <w:p w14:paraId="7DE9212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w:t>
            </w:r>
          </w:p>
          <w:p w14:paraId="73AAF6D1"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HP-ducted+ductless</w:t>
            </w:r>
          </w:p>
          <w:p w14:paraId="00CB9BC0"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w:t>
            </w:r>
          </w:p>
          <w:p w14:paraId="1E22D6EA"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AC-ducted+ductless</w:t>
            </w:r>
          </w:p>
          <w:p w14:paraId="399B9165" w14:textId="77777777" w:rsidR="00174F25" w:rsidRPr="005A0DB3" w:rsidRDefault="00174F25"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value=no,</w:t>
            </w:r>
          </w:p>
          <w:p w14:paraId="5B5E2B79" w14:textId="4244D6F1" w:rsidR="00174F25" w:rsidRPr="005A0DB3" w:rsidRDefault="00174F25" w:rsidP="00E579E8">
            <w:pPr>
              <w:keepNext/>
              <w:rPr>
                <w:rFonts w:ascii="Calibri" w:hAnsi="Calibri"/>
                <w:sz w:val="12"/>
                <w:szCs w:val="12"/>
              </w:rPr>
            </w:pPr>
          </w:p>
          <w:p w14:paraId="47422B15" w14:textId="663A0852" w:rsidR="001B3D5A" w:rsidRPr="005A0DB3" w:rsidRDefault="001B3D5A" w:rsidP="00E579E8">
            <w:pPr>
              <w:keepNext/>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system type in D04 or D05 is one of the following system types:</w:t>
            </w:r>
          </w:p>
          <w:p w14:paraId="507BA716" w14:textId="77777777" w:rsidR="001B3D5A" w:rsidRPr="005A0DB3" w:rsidRDefault="001B3D5A" w:rsidP="00E579E8">
            <w:pPr>
              <w:keepNext/>
              <w:rPr>
                <w:rFonts w:ascii="Calibri" w:hAnsi="Calibri"/>
                <w:sz w:val="12"/>
                <w:szCs w:val="12"/>
              </w:rPr>
            </w:pPr>
            <w:r w:rsidRPr="005A0DB3">
              <w:rPr>
                <w:rFonts w:ascii="Calibri" w:hAnsi="Calibri"/>
                <w:sz w:val="12"/>
                <w:szCs w:val="12"/>
              </w:rPr>
              <w:t>*central split AC;</w:t>
            </w:r>
          </w:p>
          <w:p w14:paraId="32C5C465" w14:textId="07A9FCEB" w:rsidR="001B3D5A" w:rsidRPr="005A0DB3" w:rsidRDefault="001B3D5A" w:rsidP="00E579E8">
            <w:pPr>
              <w:keepNext/>
              <w:rPr>
                <w:rFonts w:ascii="Calibri" w:hAnsi="Calibri"/>
                <w:sz w:val="12"/>
                <w:szCs w:val="12"/>
              </w:rPr>
            </w:pPr>
            <w:r w:rsidRPr="005A0DB3">
              <w:rPr>
                <w:rFonts w:ascii="Calibri" w:hAnsi="Calibri"/>
                <w:sz w:val="12"/>
                <w:szCs w:val="12"/>
              </w:rPr>
              <w:t>*central split HP;</w:t>
            </w:r>
          </w:p>
          <w:p w14:paraId="680C2284" w14:textId="2376BF4E" w:rsidR="001B3D5A" w:rsidRPr="005A0DB3" w:rsidRDefault="001B3D5A" w:rsidP="00E579E8">
            <w:pPr>
              <w:keepNext/>
              <w:rPr>
                <w:rFonts w:ascii="Calibri" w:hAnsi="Calibri"/>
                <w:sz w:val="12"/>
                <w:szCs w:val="12"/>
              </w:rPr>
            </w:pPr>
            <w:r w:rsidRPr="005A0DB3">
              <w:rPr>
                <w:rFonts w:ascii="Calibri" w:hAnsi="Calibri"/>
                <w:sz w:val="12"/>
                <w:szCs w:val="12"/>
              </w:rPr>
              <w:t>*central packaged AC;</w:t>
            </w:r>
          </w:p>
          <w:p w14:paraId="34951B43" w14:textId="57E76D0F" w:rsidR="001B3D5A" w:rsidRPr="005A0DB3" w:rsidRDefault="001B3D5A" w:rsidP="00E579E8">
            <w:pPr>
              <w:keepNext/>
              <w:rPr>
                <w:rFonts w:ascii="Calibri" w:hAnsi="Calibri"/>
                <w:sz w:val="12"/>
                <w:szCs w:val="12"/>
              </w:rPr>
            </w:pPr>
            <w:r w:rsidRPr="005A0DB3">
              <w:rPr>
                <w:rFonts w:ascii="Calibri" w:hAnsi="Calibri"/>
                <w:sz w:val="12"/>
                <w:szCs w:val="12"/>
              </w:rPr>
              <w:t>*central packaged HP;</w:t>
            </w:r>
          </w:p>
          <w:p w14:paraId="5743B61A" w14:textId="5C9DCFD4" w:rsidR="001B3D5A" w:rsidRPr="005A0DB3" w:rsidRDefault="001B3D5A" w:rsidP="00E579E8">
            <w:pPr>
              <w:keepNext/>
              <w:rPr>
                <w:rFonts w:ascii="Calibri" w:hAnsi="Calibri"/>
                <w:sz w:val="12"/>
                <w:szCs w:val="12"/>
              </w:rPr>
            </w:pPr>
            <w:r w:rsidRPr="005A0DB3">
              <w:rPr>
                <w:rFonts w:ascii="Calibri" w:hAnsi="Calibri"/>
                <w:sz w:val="12"/>
                <w:szCs w:val="12"/>
              </w:rPr>
              <w:t>*central large packaged AC;</w:t>
            </w:r>
          </w:p>
          <w:p w14:paraId="5BADD856" w14:textId="3879AE5C" w:rsidR="001B3D5A" w:rsidRPr="005A0DB3" w:rsidRDefault="001B3D5A" w:rsidP="00E579E8">
            <w:pPr>
              <w:keepNext/>
              <w:rPr>
                <w:rFonts w:ascii="Calibri" w:hAnsi="Calibri"/>
                <w:sz w:val="12"/>
                <w:szCs w:val="12"/>
              </w:rPr>
            </w:pPr>
            <w:r w:rsidRPr="005A0DB3">
              <w:rPr>
                <w:rFonts w:ascii="Calibri" w:hAnsi="Calibri"/>
                <w:sz w:val="12"/>
                <w:szCs w:val="12"/>
              </w:rPr>
              <w:t>*central large packaged HP;</w:t>
            </w:r>
          </w:p>
          <w:p w14:paraId="79B9F3E7" w14:textId="375153BA" w:rsidR="001B3D5A" w:rsidRPr="005A0DB3" w:rsidRDefault="001B3D5A" w:rsidP="00E579E8">
            <w:pPr>
              <w:keepNext/>
              <w:rPr>
                <w:rFonts w:ascii="Calibri" w:hAnsi="Calibri"/>
                <w:sz w:val="12"/>
                <w:szCs w:val="12"/>
              </w:rPr>
            </w:pPr>
            <w:r w:rsidRPr="005A0DB3">
              <w:rPr>
                <w:rFonts w:ascii="Calibri" w:hAnsi="Calibri"/>
                <w:sz w:val="12"/>
                <w:szCs w:val="12"/>
              </w:rPr>
              <w:t>then value=Yes,</w:t>
            </w:r>
          </w:p>
          <w:p w14:paraId="50BBDD48" w14:textId="77777777" w:rsidR="001B3D5A" w:rsidRPr="005A0DB3" w:rsidRDefault="001B3D5A" w:rsidP="00E579E8">
            <w:pPr>
              <w:keepNext/>
              <w:rPr>
                <w:rFonts w:ascii="Calibri" w:hAnsi="Calibri"/>
                <w:sz w:val="12"/>
                <w:szCs w:val="12"/>
              </w:rPr>
            </w:pPr>
          </w:p>
          <w:p w14:paraId="28928B10" w14:textId="0A1AAC99" w:rsidR="001B3D5A" w:rsidRPr="005A0DB3" w:rsidRDefault="001B3D5A" w:rsidP="00E579E8">
            <w:pPr>
              <w:keepNext/>
              <w:rPr>
                <w:rFonts w:ascii="Calibri" w:hAnsi="Calibri"/>
                <w:sz w:val="12"/>
                <w:szCs w:val="12"/>
              </w:rPr>
            </w:pPr>
            <w:r w:rsidRPr="005A0DB3">
              <w:rPr>
                <w:rFonts w:ascii="Calibri" w:hAnsi="Calibri"/>
                <w:b/>
                <w:sz w:val="12"/>
                <w:szCs w:val="12"/>
              </w:rPr>
              <w:t>else</w:t>
            </w:r>
            <w:r w:rsidRPr="005A0DB3">
              <w:rPr>
                <w:rFonts w:ascii="Calibri" w:hAnsi="Calibri"/>
                <w:sz w:val="12"/>
                <w:szCs w:val="12"/>
              </w:rPr>
              <w:t xml:space="preserve"> user pick one of the following </w:t>
            </w:r>
            <w:r w:rsidRPr="005A0DB3">
              <w:rPr>
                <w:rFonts w:ascii="Calibri" w:hAnsi="Calibri"/>
                <w:sz w:val="12"/>
                <w:szCs w:val="12"/>
              </w:rPr>
              <w:lastRenderedPageBreak/>
              <w:t>two values from list:</w:t>
            </w:r>
          </w:p>
          <w:p w14:paraId="18ED9AD7" w14:textId="77777777" w:rsidR="001B3D5A" w:rsidRPr="005A0DB3" w:rsidRDefault="001B3D5A" w:rsidP="00E579E8">
            <w:pPr>
              <w:keepNext/>
              <w:rPr>
                <w:rFonts w:ascii="Calibri" w:hAnsi="Calibri"/>
                <w:sz w:val="12"/>
                <w:szCs w:val="12"/>
              </w:rPr>
            </w:pPr>
            <w:r w:rsidRPr="005A0DB3">
              <w:rPr>
                <w:rFonts w:ascii="Calibri" w:hAnsi="Calibri"/>
                <w:sz w:val="12"/>
                <w:szCs w:val="12"/>
              </w:rPr>
              <w:t>**yes</w:t>
            </w:r>
          </w:p>
          <w:p w14:paraId="41473FBA" w14:textId="44A6D07F" w:rsidR="001B3D5A" w:rsidRPr="005A0DB3" w:rsidRDefault="001B3D5A" w:rsidP="00E579E8">
            <w:pPr>
              <w:keepNext/>
              <w:rPr>
                <w:rFonts w:ascii="Calibri" w:hAnsi="Calibri"/>
                <w:sz w:val="12"/>
                <w:szCs w:val="12"/>
              </w:rPr>
            </w:pPr>
            <w:r w:rsidRPr="005A0DB3">
              <w:rPr>
                <w:rFonts w:ascii="Calibri" w:hAnsi="Calibri"/>
                <w:sz w:val="12"/>
                <w:szCs w:val="12"/>
              </w:rPr>
              <w:t>**no</w:t>
            </w:r>
          </w:p>
          <w:p w14:paraId="4E996397" w14:textId="77777777" w:rsidR="001B3D5A" w:rsidRPr="005A0DB3" w:rsidRDefault="001B3D5A" w:rsidP="00E579E8">
            <w:pPr>
              <w:keepNext/>
              <w:rPr>
                <w:rFonts w:ascii="Calibri" w:hAnsi="Calibri"/>
                <w:sz w:val="12"/>
                <w:szCs w:val="12"/>
              </w:rPr>
            </w:pPr>
          </w:p>
          <w:p w14:paraId="7C5BFD0A" w14:textId="7128DE15" w:rsidR="001B3D5A" w:rsidRPr="005A0DB3" w:rsidRDefault="001B3D5A" w:rsidP="00E579E8">
            <w:pPr>
              <w:keepNext/>
              <w:rPr>
                <w:rFonts w:ascii="Calibri" w:hAnsi="Calibri"/>
                <w:sz w:val="12"/>
                <w:szCs w:val="12"/>
              </w:rPr>
            </w:pPr>
            <w:r w:rsidRPr="005A0DB3">
              <w:rPr>
                <w:rFonts w:ascii="Calibri" w:hAnsi="Calibri"/>
                <w:b/>
                <w:sz w:val="12"/>
                <w:szCs w:val="12"/>
              </w:rPr>
              <w:t>check</w:t>
            </w:r>
            <w:r w:rsidRPr="005A0DB3">
              <w:rPr>
                <w:rFonts w:ascii="Calibri" w:hAnsi="Calibri"/>
                <w:sz w:val="12"/>
                <w:szCs w:val="12"/>
              </w:rPr>
              <w:t>:</w:t>
            </w:r>
          </w:p>
          <w:p w14:paraId="079D2AB7" w14:textId="724FB38E" w:rsidR="001B3D5A" w:rsidRPr="005A0DB3" w:rsidRDefault="001B3D5A" w:rsidP="00E579E8">
            <w:pPr>
              <w:keepNext/>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value=no, </w:t>
            </w:r>
          </w:p>
          <w:p w14:paraId="45933338" w14:textId="72799ADE"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report in project status notes field that exemption from mandatory HERS verification of system airflow has been claimed. Enforcement agency confirmation is recommended</w:t>
            </w:r>
          </w:p>
          <w:p w14:paraId="5476E468" w14:textId="344B086D" w:rsidR="001B3D5A" w:rsidRPr="005A0DB3" w:rsidRDefault="001B3D5A" w:rsidP="00E579E8">
            <w:pPr>
              <w:keepNext/>
              <w:rPr>
                <w:rFonts w:ascii="Calibri" w:hAnsi="Calibri"/>
                <w:sz w:val="12"/>
                <w:szCs w:val="12"/>
              </w:rPr>
            </w:pPr>
          </w:p>
          <w:p w14:paraId="40368E23" w14:textId="7D99153E" w:rsidR="001B3D5A" w:rsidRPr="005A0DB3" w:rsidRDefault="001B3D5A" w:rsidP="00E579E8">
            <w:pPr>
              <w:keepNext/>
              <w:rPr>
                <w:rFonts w:ascii="Calibri" w:hAnsi="Calibri"/>
                <w:sz w:val="12"/>
                <w:szCs w:val="12"/>
              </w:rPr>
            </w:pPr>
            <w:r w:rsidRPr="005A0DB3">
              <w:rPr>
                <w:rFonts w:ascii="Calibri" w:hAnsi="Calibri"/>
                <w:b/>
                <w:sz w:val="12"/>
                <w:szCs w:val="12"/>
              </w:rPr>
              <w:t>also</w:t>
            </w:r>
            <w:r w:rsidRPr="005A0DB3">
              <w:rPr>
                <w:rFonts w:ascii="Calibri" w:hAnsi="Calibri"/>
                <w:sz w:val="12"/>
                <w:szCs w:val="12"/>
              </w:rPr>
              <w:t xml:space="preserve"> report in project status notes field that better than minimum </w:t>
            </w:r>
            <w:del w:id="42" w:author="Alhabibi, Haider@Energy [2]" w:date="2022-09-23T18:24:00Z">
              <w:r w:rsidRPr="005A0DB3" w:rsidDel="008736B1">
                <w:rPr>
                  <w:rFonts w:ascii="Calibri" w:hAnsi="Calibri"/>
                  <w:sz w:val="12"/>
                  <w:szCs w:val="12"/>
                </w:rPr>
                <w:delText>S</w:delText>
              </w:r>
            </w:del>
            <w:r w:rsidRPr="005A0DB3">
              <w:rPr>
                <w:rFonts w:ascii="Calibri" w:hAnsi="Calibri"/>
                <w:sz w:val="12"/>
                <w:szCs w:val="12"/>
              </w:rPr>
              <w:t xml:space="preserve">EER or </w:t>
            </w:r>
            <w:ins w:id="43" w:author="Alhabibi, Haider@Energy [2]" w:date="2022-09-23T18:25:00Z">
              <w:r w:rsidR="008736B1">
                <w:rPr>
                  <w:rFonts w:ascii="Calibri" w:hAnsi="Calibri"/>
                  <w:sz w:val="12"/>
                  <w:szCs w:val="12"/>
                </w:rPr>
                <w:t>S</w:t>
              </w:r>
            </w:ins>
            <w:r w:rsidRPr="005A0DB3">
              <w:rPr>
                <w:rFonts w:ascii="Calibri" w:hAnsi="Calibri"/>
                <w:sz w:val="12"/>
                <w:szCs w:val="12"/>
              </w:rPr>
              <w:t xml:space="preserve">EER cannot not be claimed for performance compliance credit if the system cannot comply with the required HERS verification; </w:t>
            </w:r>
          </w:p>
          <w:p w14:paraId="1F9B99F9" w14:textId="619AF264" w:rsidR="001B3D5A" w:rsidRPr="005A0DB3" w:rsidRDefault="001B3D5A" w:rsidP="00E579E8">
            <w:pPr>
              <w:keepNext/>
              <w:rPr>
                <w:rFonts w:ascii="Calibri" w:hAnsi="Calibri"/>
                <w:sz w:val="12"/>
                <w:szCs w:val="12"/>
              </w:rPr>
            </w:pPr>
            <w:r w:rsidRPr="005A0DB3">
              <w:rPr>
                <w:rFonts w:ascii="Calibri" w:hAnsi="Calibri"/>
                <w:sz w:val="12"/>
                <w:szCs w:val="12"/>
              </w:rPr>
              <w:t>a revised CF1R may be required&gt;&gt;</w:t>
            </w:r>
          </w:p>
        </w:tc>
        <w:tc>
          <w:tcPr>
            <w:tcW w:w="959" w:type="dxa"/>
            <w:tcMar>
              <w:left w:w="29" w:type="dxa"/>
              <w:right w:w="29" w:type="dxa"/>
            </w:tcMar>
          </w:tcPr>
          <w:p w14:paraId="288B20EE" w14:textId="4C54E0B6" w:rsidR="0005066C" w:rsidRPr="005A0DB3" w:rsidRDefault="001B3D5A" w:rsidP="00E579E8">
            <w:pPr>
              <w:rPr>
                <w:rFonts w:ascii="Calibri" w:hAnsi="Calibri"/>
                <w:sz w:val="12"/>
                <w:szCs w:val="12"/>
              </w:rPr>
            </w:pPr>
            <w:r w:rsidRPr="005A0DB3">
              <w:rPr>
                <w:rFonts w:ascii="Calibri" w:hAnsi="Calibri"/>
                <w:sz w:val="12"/>
                <w:szCs w:val="12"/>
              </w:rPr>
              <w:lastRenderedPageBreak/>
              <w:t>&lt;&lt;</w:t>
            </w:r>
            <w:r w:rsidR="0005066C" w:rsidRPr="005A0DB3">
              <w:rPr>
                <w:rFonts w:ascii="Calibri" w:hAnsi="Calibri"/>
                <w:b/>
                <w:sz w:val="12"/>
                <w:szCs w:val="12"/>
              </w:rPr>
              <w:t xml:space="preserve">if </w:t>
            </w:r>
            <w:r w:rsidR="0005066C" w:rsidRPr="005A0DB3">
              <w:rPr>
                <w:rFonts w:ascii="Calibri" w:hAnsi="Calibri"/>
                <w:sz w:val="12"/>
                <w:szCs w:val="12"/>
              </w:rPr>
              <w:t>D04 or D05 = one of the following two types:</w:t>
            </w:r>
          </w:p>
          <w:p w14:paraId="7C7B0534" w14:textId="77777777" w:rsidR="0005066C" w:rsidRPr="005A0DB3" w:rsidRDefault="0005066C" w:rsidP="00E579E8">
            <w:pPr>
              <w:rPr>
                <w:rFonts w:ascii="Calibri" w:hAnsi="Calibri"/>
                <w:sz w:val="12"/>
                <w:szCs w:val="12"/>
              </w:rPr>
            </w:pPr>
            <w:r w:rsidRPr="005A0DB3">
              <w:rPr>
                <w:rFonts w:ascii="Calibri" w:hAnsi="Calibri"/>
                <w:sz w:val="12"/>
                <w:szCs w:val="12"/>
              </w:rPr>
              <w:t>1:[VCHP-Ducted]</w:t>
            </w:r>
          </w:p>
          <w:p w14:paraId="16838551" w14:textId="77777777" w:rsidR="0005066C" w:rsidRPr="005A0DB3" w:rsidRDefault="0005066C" w:rsidP="00E579E8">
            <w:pPr>
              <w:rPr>
                <w:rFonts w:ascii="Calibri" w:hAnsi="Calibri"/>
                <w:sz w:val="12"/>
                <w:szCs w:val="12"/>
              </w:rPr>
            </w:pPr>
            <w:r w:rsidRPr="005A0DB3">
              <w:rPr>
                <w:rFonts w:ascii="Calibri" w:hAnsi="Calibri"/>
                <w:sz w:val="12"/>
                <w:szCs w:val="12"/>
              </w:rPr>
              <w:t>2:[VCHP-Ducted+Ductless]</w:t>
            </w:r>
          </w:p>
          <w:p w14:paraId="5D7A7CC6" w14:textId="4E9E3DC8" w:rsidR="0005066C" w:rsidRPr="005A0DB3" w:rsidRDefault="0005066C"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text value=[Exempt System Type]</w:t>
            </w:r>
          </w:p>
          <w:p w14:paraId="3F7AB861" w14:textId="58796281" w:rsidR="0005066C" w:rsidRPr="005A0DB3" w:rsidRDefault="0005066C" w:rsidP="00E579E8">
            <w:pPr>
              <w:rPr>
                <w:rFonts w:ascii="Calibri" w:hAnsi="Calibri"/>
                <w:sz w:val="12"/>
                <w:szCs w:val="12"/>
              </w:rPr>
            </w:pPr>
          </w:p>
          <w:p w14:paraId="30555127" w14:textId="5C7DB525" w:rsidR="00174F25" w:rsidRPr="005A0DB3" w:rsidRDefault="00174F25"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system type in D04 or D05 is one of the following system types:</w:t>
            </w:r>
          </w:p>
          <w:p w14:paraId="54170588"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w:t>
            </w:r>
          </w:p>
          <w:p w14:paraId="123C0D5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HP-ducted+ductless</w:t>
            </w:r>
          </w:p>
          <w:p w14:paraId="24D9BC9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w:t>
            </w:r>
          </w:p>
          <w:p w14:paraId="5025E1B3"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AC-ducted+ductless</w:t>
            </w:r>
          </w:p>
          <w:p w14:paraId="5D61BECF" w14:textId="3564519E" w:rsidR="00174F25" w:rsidRPr="005A0DB3" w:rsidRDefault="00174F25"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value=no,</w:t>
            </w:r>
          </w:p>
          <w:p w14:paraId="47BCC11A" w14:textId="77777777" w:rsidR="00174F25" w:rsidRPr="005A0DB3" w:rsidRDefault="00174F25" w:rsidP="00E579E8">
            <w:pPr>
              <w:rPr>
                <w:rFonts w:ascii="Calibri" w:hAnsi="Calibri"/>
                <w:sz w:val="12"/>
                <w:szCs w:val="12"/>
              </w:rPr>
            </w:pPr>
          </w:p>
          <w:p w14:paraId="55DA2D43" w14:textId="5C11DBBB" w:rsidR="001B3D5A" w:rsidRPr="005A0DB3" w:rsidRDefault="0005066C" w:rsidP="00E579E8">
            <w:pPr>
              <w:rPr>
                <w:rFonts w:ascii="Calibri" w:hAnsi="Calibri"/>
                <w:sz w:val="12"/>
                <w:szCs w:val="12"/>
              </w:rPr>
            </w:pPr>
            <w:r w:rsidRPr="005A0DB3">
              <w:rPr>
                <w:b/>
                <w:sz w:val="12"/>
                <w:szCs w:val="12"/>
              </w:rPr>
              <w:t>else</w:t>
            </w:r>
            <w:r w:rsidR="001B3D5A" w:rsidRPr="005A0DB3">
              <w:rPr>
                <w:rFonts w:ascii="Calibri" w:hAnsi="Calibri"/>
                <w:b/>
                <w:sz w:val="12"/>
                <w:szCs w:val="12"/>
              </w:rPr>
              <w:t>if</w:t>
            </w:r>
            <w:r w:rsidR="001B3D5A" w:rsidRPr="005A0DB3">
              <w:rPr>
                <w:rFonts w:ascii="Calibri" w:hAnsi="Calibri"/>
                <w:sz w:val="12"/>
                <w:szCs w:val="12"/>
              </w:rPr>
              <w:t xml:space="preserve"> system type in D04 or D05 is one of the following</w:t>
            </w:r>
            <w:r w:rsidRPr="005A0DB3">
              <w:rPr>
                <w:rFonts w:ascii="Calibri" w:hAnsi="Calibri"/>
                <w:sz w:val="12"/>
                <w:szCs w:val="12"/>
              </w:rPr>
              <w:t xml:space="preserve"> six</w:t>
            </w:r>
            <w:r w:rsidR="001B3D5A" w:rsidRPr="005A0DB3">
              <w:rPr>
                <w:rFonts w:ascii="Calibri" w:hAnsi="Calibri"/>
                <w:sz w:val="12"/>
                <w:szCs w:val="12"/>
              </w:rPr>
              <w:t xml:space="preserve"> system types:</w:t>
            </w:r>
          </w:p>
          <w:p w14:paraId="2E0736E3" w14:textId="77777777" w:rsidR="001B3D5A" w:rsidRPr="005A0DB3" w:rsidRDefault="001B3D5A" w:rsidP="00E579E8">
            <w:pPr>
              <w:rPr>
                <w:rFonts w:ascii="Calibri" w:hAnsi="Calibri"/>
                <w:sz w:val="12"/>
                <w:szCs w:val="12"/>
              </w:rPr>
            </w:pPr>
            <w:r w:rsidRPr="005A0DB3">
              <w:rPr>
                <w:rFonts w:ascii="Calibri" w:hAnsi="Calibri"/>
                <w:sz w:val="12"/>
                <w:szCs w:val="12"/>
              </w:rPr>
              <w:t>*central split AC;</w:t>
            </w:r>
          </w:p>
          <w:p w14:paraId="65D16A3F" w14:textId="77777777" w:rsidR="001B3D5A" w:rsidRPr="005A0DB3" w:rsidRDefault="001B3D5A" w:rsidP="00E579E8">
            <w:pPr>
              <w:rPr>
                <w:rFonts w:ascii="Calibri" w:hAnsi="Calibri"/>
                <w:sz w:val="12"/>
                <w:szCs w:val="12"/>
              </w:rPr>
            </w:pPr>
            <w:r w:rsidRPr="005A0DB3">
              <w:rPr>
                <w:rFonts w:ascii="Calibri" w:hAnsi="Calibri"/>
                <w:sz w:val="12"/>
                <w:szCs w:val="12"/>
              </w:rPr>
              <w:t>*central split HP;</w:t>
            </w:r>
          </w:p>
          <w:p w14:paraId="2DE5CD2D" w14:textId="77777777" w:rsidR="001B3D5A" w:rsidRPr="005A0DB3" w:rsidRDefault="001B3D5A" w:rsidP="00E579E8">
            <w:pPr>
              <w:rPr>
                <w:rFonts w:ascii="Calibri" w:hAnsi="Calibri"/>
                <w:sz w:val="12"/>
                <w:szCs w:val="12"/>
              </w:rPr>
            </w:pPr>
            <w:r w:rsidRPr="005A0DB3">
              <w:rPr>
                <w:rFonts w:ascii="Calibri" w:hAnsi="Calibri"/>
                <w:sz w:val="12"/>
                <w:szCs w:val="12"/>
              </w:rPr>
              <w:lastRenderedPageBreak/>
              <w:t>*central packaged AC;</w:t>
            </w:r>
          </w:p>
          <w:p w14:paraId="63FD0C77" w14:textId="77777777" w:rsidR="001B3D5A" w:rsidRPr="005A0DB3" w:rsidRDefault="001B3D5A" w:rsidP="00E579E8">
            <w:pPr>
              <w:rPr>
                <w:rFonts w:ascii="Calibri" w:hAnsi="Calibri"/>
                <w:sz w:val="12"/>
                <w:szCs w:val="12"/>
              </w:rPr>
            </w:pPr>
            <w:r w:rsidRPr="005A0DB3">
              <w:rPr>
                <w:rFonts w:ascii="Calibri" w:hAnsi="Calibri"/>
                <w:sz w:val="12"/>
                <w:szCs w:val="12"/>
              </w:rPr>
              <w:t>*central packaged HP;</w:t>
            </w:r>
          </w:p>
          <w:p w14:paraId="7DD41841" w14:textId="77777777" w:rsidR="001B3D5A" w:rsidRPr="005A0DB3" w:rsidRDefault="001B3D5A" w:rsidP="00E579E8">
            <w:pPr>
              <w:rPr>
                <w:rFonts w:ascii="Calibri" w:hAnsi="Calibri"/>
                <w:sz w:val="12"/>
                <w:szCs w:val="12"/>
              </w:rPr>
            </w:pPr>
            <w:r w:rsidRPr="005A0DB3">
              <w:rPr>
                <w:rFonts w:ascii="Calibri" w:hAnsi="Calibri"/>
                <w:sz w:val="12"/>
                <w:szCs w:val="12"/>
              </w:rPr>
              <w:t>*central large packaged AC;</w:t>
            </w:r>
          </w:p>
          <w:p w14:paraId="4CB36C73" w14:textId="77777777" w:rsidR="001B3D5A" w:rsidRPr="005A0DB3" w:rsidRDefault="001B3D5A" w:rsidP="00E579E8">
            <w:pPr>
              <w:rPr>
                <w:rFonts w:ascii="Calibri" w:hAnsi="Calibri"/>
                <w:sz w:val="12"/>
                <w:szCs w:val="12"/>
              </w:rPr>
            </w:pPr>
            <w:r w:rsidRPr="005A0DB3">
              <w:rPr>
                <w:rFonts w:ascii="Calibri" w:hAnsi="Calibri"/>
                <w:sz w:val="12"/>
                <w:szCs w:val="12"/>
              </w:rPr>
              <w:t>*central large packaged HP;</w:t>
            </w:r>
          </w:p>
          <w:p w14:paraId="71045FEB" w14:textId="1A5454EA" w:rsidR="001B3D5A" w:rsidRPr="005A0DB3" w:rsidRDefault="001B3D5A"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value=Yes,</w:t>
            </w:r>
          </w:p>
          <w:p w14:paraId="5768958A" w14:textId="77777777" w:rsidR="001B3D5A" w:rsidRPr="005A0DB3" w:rsidRDefault="001B3D5A" w:rsidP="00E579E8">
            <w:pPr>
              <w:rPr>
                <w:rFonts w:ascii="Calibri" w:hAnsi="Calibri"/>
                <w:sz w:val="12"/>
                <w:szCs w:val="12"/>
              </w:rPr>
            </w:pPr>
          </w:p>
          <w:p w14:paraId="3F5736DF" w14:textId="6370C30D" w:rsidR="001B3D5A" w:rsidRPr="005A0DB3" w:rsidRDefault="001B3D5A" w:rsidP="00E579E8">
            <w:pPr>
              <w:rPr>
                <w:rFonts w:ascii="Calibri" w:hAnsi="Calibri"/>
                <w:sz w:val="12"/>
                <w:szCs w:val="12"/>
              </w:rPr>
            </w:pPr>
            <w:r w:rsidRPr="005A0DB3">
              <w:rPr>
                <w:rFonts w:ascii="Calibri" w:hAnsi="Calibri"/>
                <w:b/>
                <w:sz w:val="12"/>
                <w:szCs w:val="12"/>
              </w:rPr>
              <w:t>else</w:t>
            </w:r>
            <w:r w:rsidRPr="005A0DB3">
              <w:rPr>
                <w:rFonts w:ascii="Calibri" w:hAnsi="Calibri"/>
                <w:sz w:val="12"/>
                <w:szCs w:val="12"/>
              </w:rPr>
              <w:t xml:space="preserve"> user pick one of the following two values from list:</w:t>
            </w:r>
          </w:p>
          <w:p w14:paraId="0FE0E6E6" w14:textId="77777777" w:rsidR="001B3D5A" w:rsidRPr="005A0DB3" w:rsidRDefault="001B3D5A" w:rsidP="00E579E8">
            <w:pPr>
              <w:rPr>
                <w:rFonts w:ascii="Calibri" w:hAnsi="Calibri"/>
                <w:sz w:val="12"/>
                <w:szCs w:val="12"/>
              </w:rPr>
            </w:pPr>
            <w:r w:rsidRPr="005A0DB3">
              <w:rPr>
                <w:rFonts w:ascii="Calibri" w:hAnsi="Calibri"/>
                <w:sz w:val="12"/>
                <w:szCs w:val="12"/>
              </w:rPr>
              <w:t>**yes</w:t>
            </w:r>
          </w:p>
          <w:p w14:paraId="7B198378" w14:textId="557CA49B" w:rsidR="001B3D5A" w:rsidRPr="005A0DB3" w:rsidRDefault="001B3D5A" w:rsidP="00E579E8">
            <w:pPr>
              <w:rPr>
                <w:sz w:val="12"/>
                <w:szCs w:val="12"/>
              </w:rPr>
            </w:pPr>
            <w:r w:rsidRPr="005A0DB3">
              <w:rPr>
                <w:rFonts w:ascii="Calibri" w:hAnsi="Calibri"/>
                <w:sz w:val="12"/>
                <w:szCs w:val="12"/>
              </w:rPr>
              <w:t>**no</w:t>
            </w:r>
            <w:r w:rsidRPr="005A0DB3">
              <w:rPr>
                <w:sz w:val="12"/>
                <w:szCs w:val="12"/>
              </w:rPr>
              <w:t xml:space="preserve">, </w:t>
            </w:r>
          </w:p>
          <w:p w14:paraId="3429996D" w14:textId="27C0AC2E" w:rsidR="001B3D5A" w:rsidRPr="005A0DB3" w:rsidRDefault="001B3D5A" w:rsidP="00E579E8">
            <w:pPr>
              <w:rPr>
                <w:sz w:val="12"/>
                <w:szCs w:val="12"/>
              </w:rPr>
            </w:pPr>
            <w:r w:rsidRPr="005A0DB3">
              <w:rPr>
                <w:b/>
                <w:sz w:val="12"/>
                <w:szCs w:val="12"/>
              </w:rPr>
              <w:t>check</w:t>
            </w:r>
            <w:r w:rsidRPr="005A0DB3">
              <w:rPr>
                <w:sz w:val="12"/>
                <w:szCs w:val="12"/>
              </w:rPr>
              <w:t>:</w:t>
            </w:r>
          </w:p>
          <w:p w14:paraId="1A61F223" w14:textId="77777777" w:rsidR="001B3D5A" w:rsidRPr="005A0DB3" w:rsidRDefault="001B3D5A" w:rsidP="00E579E8">
            <w:pPr>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value=no, </w:t>
            </w:r>
          </w:p>
          <w:p w14:paraId="70E7E57A" w14:textId="1BD88E8D" w:rsidR="001B3D5A" w:rsidRPr="005A0DB3" w:rsidRDefault="001B3D5A"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report in project status notes field that exemption from mandatory HERS verification of system fan efficacy has been claimed. Enforcement agency confirmation is recommended,</w:t>
            </w:r>
          </w:p>
          <w:p w14:paraId="5DE17B08" w14:textId="77777777" w:rsidR="001B3D5A" w:rsidRPr="005A0DB3" w:rsidRDefault="001B3D5A" w:rsidP="00E579E8">
            <w:pPr>
              <w:rPr>
                <w:rFonts w:ascii="Calibri" w:hAnsi="Calibri"/>
                <w:sz w:val="12"/>
                <w:szCs w:val="12"/>
              </w:rPr>
            </w:pPr>
          </w:p>
          <w:p w14:paraId="7ABCD7DF" w14:textId="7F34AA88" w:rsidR="001B3D5A" w:rsidRPr="005A0DB3" w:rsidRDefault="001B3D5A" w:rsidP="00E579E8">
            <w:pPr>
              <w:rPr>
                <w:rFonts w:ascii="Calibri" w:hAnsi="Calibri"/>
                <w:sz w:val="12"/>
                <w:szCs w:val="12"/>
              </w:rPr>
            </w:pPr>
            <w:r w:rsidRPr="005A0DB3">
              <w:rPr>
                <w:rFonts w:ascii="Calibri" w:hAnsi="Calibri"/>
                <w:b/>
                <w:sz w:val="12"/>
                <w:szCs w:val="12"/>
              </w:rPr>
              <w:t>also</w:t>
            </w:r>
            <w:r w:rsidRPr="005A0DB3">
              <w:rPr>
                <w:rFonts w:ascii="Calibri" w:hAnsi="Calibri"/>
                <w:sz w:val="12"/>
                <w:szCs w:val="12"/>
              </w:rPr>
              <w:t xml:space="preserve"> report in project status notes field that better than minimum </w:t>
            </w:r>
            <w:del w:id="44" w:author="Alhabibi, Haider@Energy [2]" w:date="2022-09-23T18:25:00Z">
              <w:r w:rsidRPr="005A0DB3" w:rsidDel="008736B1">
                <w:rPr>
                  <w:rFonts w:ascii="Calibri" w:hAnsi="Calibri"/>
                  <w:sz w:val="12"/>
                  <w:szCs w:val="12"/>
                </w:rPr>
                <w:delText>S</w:delText>
              </w:r>
            </w:del>
            <w:r w:rsidRPr="005A0DB3">
              <w:rPr>
                <w:rFonts w:ascii="Calibri" w:hAnsi="Calibri"/>
                <w:sz w:val="12"/>
                <w:szCs w:val="12"/>
              </w:rPr>
              <w:t xml:space="preserve">EER or </w:t>
            </w:r>
            <w:ins w:id="45" w:author="Alhabibi, Haider@Energy [2]" w:date="2022-09-23T18:25:00Z">
              <w:r w:rsidR="008B7D3E">
                <w:rPr>
                  <w:rFonts w:ascii="Calibri" w:hAnsi="Calibri"/>
                  <w:sz w:val="12"/>
                  <w:szCs w:val="12"/>
                </w:rPr>
                <w:t>S</w:t>
              </w:r>
            </w:ins>
            <w:r w:rsidRPr="005A0DB3">
              <w:rPr>
                <w:rFonts w:ascii="Calibri" w:hAnsi="Calibri"/>
                <w:sz w:val="12"/>
                <w:szCs w:val="12"/>
              </w:rPr>
              <w:t xml:space="preserve">EER cannot be claimed for performance compliance credit if the system cannot comply with the required HERS verification; </w:t>
            </w:r>
          </w:p>
          <w:p w14:paraId="1B9D0AD6" w14:textId="39B28923" w:rsidR="001B3D5A" w:rsidRPr="005A0DB3" w:rsidRDefault="001B3D5A" w:rsidP="00E579E8">
            <w:pPr>
              <w:keepNext/>
              <w:rPr>
                <w:rFonts w:ascii="Calibri" w:hAnsi="Calibri"/>
                <w:sz w:val="12"/>
                <w:szCs w:val="12"/>
              </w:rPr>
            </w:pPr>
            <w:r w:rsidRPr="005A0DB3">
              <w:rPr>
                <w:rFonts w:ascii="Calibri" w:hAnsi="Calibri"/>
                <w:sz w:val="12"/>
                <w:szCs w:val="12"/>
              </w:rPr>
              <w:t>a revised CF1R may be required&gt;&gt;</w:t>
            </w:r>
          </w:p>
        </w:tc>
        <w:tc>
          <w:tcPr>
            <w:tcW w:w="960" w:type="dxa"/>
            <w:tcMar>
              <w:left w:w="29" w:type="dxa"/>
              <w:right w:w="29" w:type="dxa"/>
            </w:tcMar>
          </w:tcPr>
          <w:p w14:paraId="214A8C3F" w14:textId="7C2E36D3" w:rsidR="00241395" w:rsidRPr="005A0DB3" w:rsidRDefault="004C678C" w:rsidP="00E579E8">
            <w:pPr>
              <w:rPr>
                <w:rFonts w:ascii="Calibri" w:hAnsi="Calibri"/>
                <w:sz w:val="12"/>
                <w:szCs w:val="12"/>
              </w:rPr>
            </w:pPr>
            <w:r w:rsidRPr="005A0DB3">
              <w:rPr>
                <w:rFonts w:ascii="Calibri" w:hAnsi="Calibri"/>
                <w:sz w:val="12"/>
                <w:szCs w:val="12"/>
              </w:rPr>
              <w:lastRenderedPageBreak/>
              <w:t xml:space="preserve">&lt;&lt;if </w:t>
            </w:r>
            <w:r w:rsidR="00241395" w:rsidRPr="005A0DB3">
              <w:rPr>
                <w:rFonts w:ascii="Calibri" w:hAnsi="Calibri"/>
                <w:sz w:val="12"/>
                <w:szCs w:val="12"/>
              </w:rPr>
              <w:t>the following three conditions (A, B, C) are ALL true:</w:t>
            </w:r>
          </w:p>
          <w:p w14:paraId="752365B6" w14:textId="77777777" w:rsidR="00241395" w:rsidRPr="005A0DB3" w:rsidRDefault="00241395" w:rsidP="00E579E8">
            <w:pPr>
              <w:rPr>
                <w:rFonts w:ascii="Calibri" w:hAnsi="Calibri"/>
                <w:sz w:val="12"/>
                <w:szCs w:val="12"/>
              </w:rPr>
            </w:pPr>
          </w:p>
          <w:p w14:paraId="579FD794" w14:textId="77777777" w:rsidR="00241395" w:rsidRPr="005A0DB3" w:rsidRDefault="00241395" w:rsidP="00E579E8">
            <w:pPr>
              <w:rPr>
                <w:rFonts w:ascii="Calibri" w:hAnsi="Calibri"/>
                <w:sz w:val="12"/>
                <w:szCs w:val="12"/>
              </w:rPr>
            </w:pPr>
            <w:r w:rsidRPr="005A0DB3">
              <w:rPr>
                <w:rFonts w:ascii="Calibri" w:hAnsi="Calibri"/>
                <w:sz w:val="12"/>
                <w:szCs w:val="12"/>
              </w:rPr>
              <w:t>condition A:[</w:t>
            </w:r>
            <w:r w:rsidR="004C678C" w:rsidRPr="005A0DB3">
              <w:rPr>
                <w:rFonts w:ascii="Calibri" w:hAnsi="Calibri"/>
                <w:sz w:val="12"/>
                <w:szCs w:val="12"/>
              </w:rPr>
              <w:t>D06 &gt; 1</w:t>
            </w:r>
            <w:r w:rsidRPr="005A0DB3">
              <w:rPr>
                <w:rFonts w:ascii="Calibri" w:hAnsi="Calibri"/>
                <w:sz w:val="12"/>
                <w:szCs w:val="12"/>
              </w:rPr>
              <w:t>]</w:t>
            </w:r>
            <w:r w:rsidR="004C678C" w:rsidRPr="005A0DB3">
              <w:rPr>
                <w:rFonts w:ascii="Calibri" w:hAnsi="Calibri"/>
                <w:sz w:val="12"/>
                <w:szCs w:val="12"/>
              </w:rPr>
              <w:t xml:space="preserve">, </w:t>
            </w:r>
          </w:p>
          <w:p w14:paraId="398C7205" w14:textId="77777777" w:rsidR="00241395" w:rsidRPr="005A0DB3" w:rsidRDefault="00241395" w:rsidP="00E579E8">
            <w:pPr>
              <w:rPr>
                <w:rFonts w:ascii="Calibri" w:hAnsi="Calibri"/>
                <w:sz w:val="12"/>
                <w:szCs w:val="12"/>
              </w:rPr>
            </w:pPr>
          </w:p>
          <w:p w14:paraId="14AC6CF5" w14:textId="77777777" w:rsidR="00241395" w:rsidRPr="005A0DB3" w:rsidRDefault="00241395" w:rsidP="00E579E8">
            <w:pPr>
              <w:rPr>
                <w:rFonts w:ascii="Calibri" w:hAnsi="Calibri"/>
                <w:sz w:val="12"/>
                <w:szCs w:val="12"/>
              </w:rPr>
            </w:pPr>
            <w:r w:rsidRPr="005A0DB3">
              <w:rPr>
                <w:rFonts w:ascii="Calibri" w:hAnsi="Calibri"/>
                <w:sz w:val="12"/>
                <w:szCs w:val="12"/>
              </w:rPr>
              <w:t xml:space="preserve">condition B:[system type in D04=one of the following two values: </w:t>
            </w:r>
          </w:p>
          <w:p w14:paraId="35DCB611" w14:textId="77777777" w:rsidR="00241395" w:rsidRPr="005A0DB3" w:rsidRDefault="00241395" w:rsidP="00E579E8">
            <w:pPr>
              <w:rPr>
                <w:rFonts w:ascii="Calibri" w:hAnsi="Calibri"/>
                <w:sz w:val="12"/>
                <w:szCs w:val="12"/>
              </w:rPr>
            </w:pPr>
            <w:r w:rsidRPr="005A0DB3">
              <w:rPr>
                <w:rFonts w:ascii="Calibri" w:hAnsi="Calibri"/>
                <w:sz w:val="12"/>
                <w:szCs w:val="12"/>
              </w:rPr>
              <w:t xml:space="preserve">{VCHP-Ducted}, </w:t>
            </w:r>
          </w:p>
          <w:p w14:paraId="70F82B3F" w14:textId="6F417374" w:rsidR="00241395" w:rsidRPr="005A0DB3" w:rsidRDefault="00241395" w:rsidP="00E579E8">
            <w:pPr>
              <w:rPr>
                <w:rFonts w:ascii="Calibri" w:hAnsi="Calibri"/>
                <w:sz w:val="12"/>
                <w:szCs w:val="12"/>
              </w:rPr>
            </w:pPr>
            <w:r w:rsidRPr="005A0DB3">
              <w:rPr>
                <w:rFonts w:ascii="Calibri" w:hAnsi="Calibri"/>
                <w:sz w:val="12"/>
                <w:szCs w:val="12"/>
              </w:rPr>
              <w:t>{VCHP -Ducted+Ductless}]</w:t>
            </w:r>
          </w:p>
          <w:p w14:paraId="1E620665" w14:textId="4CE5BA65" w:rsidR="00241395" w:rsidRPr="005A0DB3" w:rsidRDefault="00241395" w:rsidP="00E579E8">
            <w:pPr>
              <w:rPr>
                <w:rFonts w:ascii="Calibri" w:hAnsi="Calibri"/>
                <w:sz w:val="12"/>
                <w:szCs w:val="12"/>
              </w:rPr>
            </w:pPr>
          </w:p>
          <w:p w14:paraId="59DE49A3" w14:textId="7BAA9D20" w:rsidR="004C678C" w:rsidRPr="005A0DB3" w:rsidRDefault="00D27A79" w:rsidP="00E579E8">
            <w:pPr>
              <w:rPr>
                <w:rFonts w:ascii="Calibri" w:hAnsi="Calibri"/>
                <w:sz w:val="12"/>
                <w:szCs w:val="12"/>
              </w:rPr>
            </w:pPr>
            <w:r w:rsidRPr="005A0DB3">
              <w:rPr>
                <w:rFonts w:ascii="Calibri" w:hAnsi="Calibri"/>
                <w:sz w:val="12"/>
                <w:szCs w:val="12"/>
              </w:rPr>
              <w:t>condition C:[</w:t>
            </w:r>
            <w:r w:rsidR="004C678C" w:rsidRPr="005A0DB3">
              <w:rPr>
                <w:rFonts w:ascii="Calibri" w:hAnsi="Calibri"/>
                <w:sz w:val="12"/>
                <w:szCs w:val="12"/>
              </w:rPr>
              <w:t>one of the following two conditions</w:t>
            </w:r>
            <w:r w:rsidRPr="005A0DB3">
              <w:rPr>
                <w:rFonts w:ascii="Calibri" w:hAnsi="Calibri"/>
                <w:sz w:val="12"/>
                <w:szCs w:val="12"/>
              </w:rPr>
              <w:t xml:space="preserve"> (1, 2)</w:t>
            </w:r>
            <w:r w:rsidR="004C678C" w:rsidRPr="005A0DB3">
              <w:rPr>
                <w:rFonts w:ascii="Calibri" w:hAnsi="Calibri"/>
                <w:sz w:val="12"/>
                <w:szCs w:val="12"/>
              </w:rPr>
              <w:t xml:space="preserve"> is true: </w:t>
            </w:r>
          </w:p>
          <w:p w14:paraId="3FBBE5FB" w14:textId="4B8708CA" w:rsidR="004C678C" w:rsidRPr="005A0DB3" w:rsidRDefault="004C678C" w:rsidP="00E579E8">
            <w:pPr>
              <w:rPr>
                <w:rFonts w:ascii="Calibri" w:hAnsi="Calibri"/>
                <w:sz w:val="12"/>
                <w:szCs w:val="12"/>
              </w:rPr>
            </w:pPr>
            <w:r w:rsidRPr="005A0DB3">
              <w:rPr>
                <w:rFonts w:ascii="Calibri" w:hAnsi="Calibri"/>
                <w:b/>
                <w:sz w:val="12"/>
                <w:szCs w:val="12"/>
              </w:rPr>
              <w:t>1:</w:t>
            </w:r>
            <w:r w:rsidR="00D27A79" w:rsidRPr="005A0DB3">
              <w:rPr>
                <w:rFonts w:ascii="Calibri" w:hAnsi="Calibri"/>
                <w:sz w:val="12"/>
                <w:szCs w:val="12"/>
              </w:rPr>
              <w:t>{</w:t>
            </w:r>
            <w:r w:rsidRPr="005A0DB3">
              <w:rPr>
                <w:rFonts w:ascii="Calibri" w:hAnsi="Calibri"/>
                <w:sz w:val="12"/>
                <w:szCs w:val="12"/>
              </w:rPr>
              <w:t>system is listed in section H (</w:t>
            </w:r>
            <w:r w:rsidR="00D27A79" w:rsidRPr="005A0DB3">
              <w:rPr>
                <w:rFonts w:ascii="Calibri" w:hAnsi="Calibri"/>
                <w:sz w:val="12"/>
                <w:szCs w:val="12"/>
              </w:rPr>
              <w:t xml:space="preserve">in </w:t>
            </w:r>
            <w:r w:rsidRPr="005A0DB3">
              <w:rPr>
                <w:rFonts w:ascii="Calibri" w:hAnsi="Calibri"/>
                <w:sz w:val="12"/>
                <w:szCs w:val="12"/>
              </w:rPr>
              <w:t>H02)</w:t>
            </w:r>
            <w:r w:rsidR="00D27A79" w:rsidRPr="005A0DB3">
              <w:rPr>
                <w:rFonts w:ascii="Calibri" w:hAnsi="Calibri"/>
                <w:sz w:val="12"/>
                <w:szCs w:val="12"/>
              </w:rPr>
              <w:t>;</w:t>
            </w:r>
            <w:r w:rsidRPr="005A0DB3">
              <w:rPr>
                <w:rFonts w:ascii="Calibri" w:hAnsi="Calibri"/>
                <w:sz w:val="12"/>
                <w:szCs w:val="12"/>
              </w:rPr>
              <w:t xml:space="preserve"> and H05= one of the following two values:</w:t>
            </w:r>
          </w:p>
          <w:p w14:paraId="26729A03" w14:textId="77777777" w:rsidR="004C678C" w:rsidRPr="005A0DB3" w:rsidRDefault="004C678C" w:rsidP="00E579E8">
            <w:pPr>
              <w:rPr>
                <w:rFonts w:ascii="Calibri" w:hAnsi="Calibri"/>
                <w:sz w:val="12"/>
                <w:szCs w:val="12"/>
              </w:rPr>
            </w:pPr>
            <w:r w:rsidRPr="005A0DB3">
              <w:rPr>
                <w:rFonts w:ascii="Calibri" w:hAnsi="Calibri"/>
                <w:sz w:val="12"/>
                <w:szCs w:val="12"/>
              </w:rPr>
              <w:t>*Ducted &gt;10ft length</w:t>
            </w:r>
          </w:p>
          <w:p w14:paraId="158B380A" w14:textId="6CB8E089" w:rsidR="004C678C" w:rsidRPr="005A0DB3" w:rsidRDefault="004C678C" w:rsidP="00E579E8">
            <w:pPr>
              <w:rPr>
                <w:rFonts w:ascii="Calibri" w:hAnsi="Calibri"/>
                <w:sz w:val="12"/>
                <w:szCs w:val="12"/>
              </w:rPr>
            </w:pPr>
            <w:r w:rsidRPr="005A0DB3">
              <w:rPr>
                <w:rFonts w:ascii="Calibri" w:hAnsi="Calibri"/>
                <w:sz w:val="12"/>
                <w:szCs w:val="12"/>
              </w:rPr>
              <w:t>*Ducted ≤10ft length</w:t>
            </w:r>
            <w:r w:rsidR="00D27A79" w:rsidRPr="005A0DB3">
              <w:rPr>
                <w:rFonts w:ascii="Calibri" w:hAnsi="Calibri"/>
                <w:sz w:val="12"/>
                <w:szCs w:val="12"/>
              </w:rPr>
              <w:t>}</w:t>
            </w:r>
            <w:r w:rsidRPr="005A0DB3">
              <w:rPr>
                <w:rFonts w:ascii="Calibri" w:hAnsi="Calibri"/>
                <w:sz w:val="12"/>
                <w:szCs w:val="12"/>
              </w:rPr>
              <w:t>,</w:t>
            </w:r>
          </w:p>
          <w:p w14:paraId="18F18E09" w14:textId="7F7A98B2" w:rsidR="004C678C" w:rsidRPr="005A0DB3" w:rsidRDefault="004C678C" w:rsidP="00E579E8">
            <w:pPr>
              <w:rPr>
                <w:rFonts w:ascii="Calibri" w:hAnsi="Calibri"/>
                <w:sz w:val="12"/>
                <w:szCs w:val="12"/>
              </w:rPr>
            </w:pPr>
            <w:r w:rsidRPr="005A0DB3">
              <w:rPr>
                <w:rFonts w:ascii="Calibri" w:hAnsi="Calibri"/>
                <w:b/>
                <w:sz w:val="12"/>
                <w:szCs w:val="12"/>
              </w:rPr>
              <w:t>2:</w:t>
            </w:r>
            <w:r w:rsidR="00D27A79" w:rsidRPr="005A0DB3">
              <w:rPr>
                <w:rFonts w:ascii="Calibri" w:hAnsi="Calibri"/>
                <w:sz w:val="12"/>
                <w:szCs w:val="12"/>
              </w:rPr>
              <w:t>{</w:t>
            </w:r>
            <w:r w:rsidRPr="005A0DB3">
              <w:rPr>
                <w:rFonts w:ascii="Calibri" w:hAnsi="Calibri"/>
                <w:sz w:val="12"/>
                <w:szCs w:val="12"/>
              </w:rPr>
              <w:t>D11=existing, and D13 is ≥1</w:t>
            </w:r>
            <w:r w:rsidR="00D27A79" w:rsidRPr="005A0DB3">
              <w:rPr>
                <w:rFonts w:ascii="Calibri" w:hAnsi="Calibri"/>
                <w:sz w:val="12"/>
                <w:szCs w:val="12"/>
              </w:rPr>
              <w:t>}]</w:t>
            </w:r>
          </w:p>
          <w:p w14:paraId="05E29DCE" w14:textId="77777777" w:rsidR="004C678C" w:rsidRPr="005A0DB3" w:rsidRDefault="004C678C" w:rsidP="00E579E8">
            <w:pPr>
              <w:rPr>
                <w:rFonts w:ascii="Calibri" w:hAnsi="Calibri"/>
                <w:sz w:val="12"/>
                <w:szCs w:val="12"/>
              </w:rPr>
            </w:pPr>
          </w:p>
          <w:p w14:paraId="61CC9398" w14:textId="77777777" w:rsidR="004C678C" w:rsidRPr="005A0DB3" w:rsidRDefault="004C678C" w:rsidP="00E579E8">
            <w:pPr>
              <w:rPr>
                <w:rFonts w:ascii="Calibri" w:hAnsi="Calibri"/>
                <w:sz w:val="12"/>
                <w:szCs w:val="12"/>
              </w:rPr>
            </w:pPr>
            <w:r w:rsidRPr="005A0DB3">
              <w:rPr>
                <w:rFonts w:ascii="Calibri" w:hAnsi="Calibri"/>
                <w:sz w:val="12"/>
                <w:szCs w:val="12"/>
              </w:rPr>
              <w:lastRenderedPageBreak/>
              <w:t>then</w:t>
            </w:r>
          </w:p>
          <w:p w14:paraId="00470B0F" w14:textId="77777777" w:rsidR="004C678C" w:rsidRPr="005A0DB3" w:rsidRDefault="004C678C" w:rsidP="00E579E8">
            <w:pPr>
              <w:rPr>
                <w:rFonts w:ascii="Calibri" w:hAnsi="Calibri"/>
                <w:sz w:val="12"/>
                <w:szCs w:val="12"/>
              </w:rPr>
            </w:pPr>
            <w:r w:rsidRPr="005A0DB3">
              <w:rPr>
                <w:rFonts w:ascii="Calibri" w:hAnsi="Calibri"/>
                <w:sz w:val="12"/>
                <w:szCs w:val="12"/>
              </w:rPr>
              <w:t>user input numeric value, x.xx,</w:t>
            </w:r>
          </w:p>
          <w:p w14:paraId="407FF3F3" w14:textId="77777777" w:rsidR="004C678C" w:rsidRPr="005A0DB3" w:rsidRDefault="004C678C" w:rsidP="00E579E8">
            <w:pPr>
              <w:rPr>
                <w:rFonts w:ascii="Calibri" w:hAnsi="Calibri"/>
                <w:sz w:val="12"/>
                <w:szCs w:val="12"/>
              </w:rPr>
            </w:pPr>
          </w:p>
          <w:p w14:paraId="507B4E6F" w14:textId="07BE7F48" w:rsidR="001B3D5A" w:rsidRPr="005A0DB3" w:rsidRDefault="004C678C" w:rsidP="00E579E8">
            <w:pPr>
              <w:rPr>
                <w:rFonts w:ascii="Calibri" w:hAnsi="Calibri"/>
                <w:sz w:val="12"/>
                <w:szCs w:val="12"/>
              </w:rPr>
            </w:pPr>
            <w:r w:rsidRPr="005A0DB3">
              <w:rPr>
                <w:rFonts w:ascii="Calibri" w:hAnsi="Calibri"/>
                <w:sz w:val="12"/>
                <w:szCs w:val="12"/>
              </w:rPr>
              <w:t>else value=N/A</w:t>
            </w:r>
          </w:p>
        </w:tc>
      </w:tr>
      <w:tr w:rsidR="004C678C" w:rsidRPr="00F607F1" w14:paraId="1F9B9A06" w14:textId="257CD097" w:rsidTr="00920C31">
        <w:trPr>
          <w:cantSplit/>
          <w:trHeight w:val="215"/>
        </w:trPr>
        <w:tc>
          <w:tcPr>
            <w:tcW w:w="959" w:type="dxa"/>
          </w:tcPr>
          <w:p w14:paraId="1F9B99FB" w14:textId="0219AAFA" w:rsidR="001B3D5A" w:rsidRPr="00F607F1" w:rsidRDefault="001B3D5A" w:rsidP="00E579E8">
            <w:pPr>
              <w:keepNext/>
              <w:rPr>
                <w:rFonts w:ascii="Calibri" w:hAnsi="Calibri"/>
                <w:sz w:val="18"/>
                <w:szCs w:val="18"/>
              </w:rPr>
            </w:pPr>
          </w:p>
        </w:tc>
        <w:tc>
          <w:tcPr>
            <w:tcW w:w="1106" w:type="dxa"/>
          </w:tcPr>
          <w:p w14:paraId="1F9B99FC" w14:textId="63F84B9D" w:rsidR="001B3D5A" w:rsidRPr="00F607F1" w:rsidRDefault="001B3D5A" w:rsidP="00E579E8">
            <w:pPr>
              <w:keepNext/>
              <w:rPr>
                <w:rFonts w:ascii="Calibri" w:hAnsi="Calibri"/>
                <w:sz w:val="18"/>
                <w:szCs w:val="18"/>
              </w:rPr>
            </w:pPr>
          </w:p>
        </w:tc>
        <w:tc>
          <w:tcPr>
            <w:tcW w:w="1080" w:type="dxa"/>
          </w:tcPr>
          <w:p w14:paraId="3E612E93" w14:textId="77777777" w:rsidR="001B3D5A" w:rsidRPr="00F607F1" w:rsidRDefault="001B3D5A" w:rsidP="00E579E8">
            <w:pPr>
              <w:keepNext/>
              <w:rPr>
                <w:rFonts w:ascii="Calibri" w:hAnsi="Calibri"/>
                <w:sz w:val="18"/>
                <w:szCs w:val="18"/>
              </w:rPr>
            </w:pPr>
          </w:p>
        </w:tc>
        <w:tc>
          <w:tcPr>
            <w:tcW w:w="720" w:type="dxa"/>
          </w:tcPr>
          <w:p w14:paraId="3362913E" w14:textId="77777777" w:rsidR="001B3D5A" w:rsidRPr="00F607F1" w:rsidRDefault="001B3D5A" w:rsidP="00E579E8">
            <w:pPr>
              <w:keepNext/>
              <w:rPr>
                <w:rFonts w:ascii="Calibri" w:hAnsi="Calibri"/>
                <w:sz w:val="18"/>
                <w:szCs w:val="18"/>
              </w:rPr>
            </w:pPr>
          </w:p>
        </w:tc>
        <w:tc>
          <w:tcPr>
            <w:tcW w:w="990" w:type="dxa"/>
          </w:tcPr>
          <w:p w14:paraId="0A331DE7" w14:textId="6DFD8EF7" w:rsidR="001B3D5A" w:rsidRPr="00F607F1" w:rsidRDefault="001B3D5A" w:rsidP="00E579E8">
            <w:pPr>
              <w:keepNext/>
              <w:rPr>
                <w:rFonts w:ascii="Calibri" w:hAnsi="Calibri"/>
                <w:sz w:val="18"/>
                <w:szCs w:val="18"/>
              </w:rPr>
            </w:pPr>
          </w:p>
        </w:tc>
        <w:tc>
          <w:tcPr>
            <w:tcW w:w="901" w:type="dxa"/>
          </w:tcPr>
          <w:p w14:paraId="1F9B99FD" w14:textId="1DB37F9B" w:rsidR="001B3D5A" w:rsidRPr="00F607F1" w:rsidRDefault="001B3D5A" w:rsidP="00E579E8">
            <w:pPr>
              <w:keepNext/>
              <w:rPr>
                <w:rFonts w:ascii="Calibri" w:hAnsi="Calibri"/>
                <w:sz w:val="18"/>
                <w:szCs w:val="18"/>
              </w:rPr>
            </w:pPr>
          </w:p>
        </w:tc>
        <w:tc>
          <w:tcPr>
            <w:tcW w:w="959" w:type="dxa"/>
          </w:tcPr>
          <w:p w14:paraId="1F9B99FE" w14:textId="77777777" w:rsidR="001B3D5A" w:rsidRPr="00F607F1" w:rsidRDefault="001B3D5A" w:rsidP="00E579E8">
            <w:pPr>
              <w:keepNext/>
              <w:rPr>
                <w:rFonts w:ascii="Calibri" w:hAnsi="Calibri"/>
                <w:sz w:val="18"/>
                <w:szCs w:val="18"/>
              </w:rPr>
            </w:pPr>
          </w:p>
        </w:tc>
        <w:tc>
          <w:tcPr>
            <w:tcW w:w="959" w:type="dxa"/>
          </w:tcPr>
          <w:p w14:paraId="1F9B99FF" w14:textId="77777777" w:rsidR="001B3D5A" w:rsidRPr="00F607F1" w:rsidRDefault="001B3D5A" w:rsidP="00E579E8">
            <w:pPr>
              <w:keepNext/>
              <w:rPr>
                <w:rFonts w:ascii="Calibri" w:hAnsi="Calibri"/>
                <w:sz w:val="18"/>
                <w:szCs w:val="18"/>
              </w:rPr>
            </w:pPr>
          </w:p>
        </w:tc>
        <w:tc>
          <w:tcPr>
            <w:tcW w:w="960" w:type="dxa"/>
          </w:tcPr>
          <w:p w14:paraId="1F9B9A00" w14:textId="77777777" w:rsidR="001B3D5A" w:rsidRPr="00F607F1" w:rsidRDefault="001B3D5A" w:rsidP="00E579E8">
            <w:pPr>
              <w:keepNext/>
              <w:rPr>
                <w:rFonts w:ascii="Calibri" w:hAnsi="Calibri"/>
                <w:sz w:val="18"/>
                <w:szCs w:val="18"/>
              </w:rPr>
            </w:pPr>
          </w:p>
        </w:tc>
        <w:tc>
          <w:tcPr>
            <w:tcW w:w="959" w:type="dxa"/>
          </w:tcPr>
          <w:p w14:paraId="1F9B9A01" w14:textId="77777777" w:rsidR="001B3D5A" w:rsidRPr="00F607F1" w:rsidRDefault="001B3D5A" w:rsidP="00E579E8">
            <w:pPr>
              <w:keepNext/>
              <w:rPr>
                <w:rFonts w:ascii="Calibri" w:hAnsi="Calibri"/>
                <w:sz w:val="18"/>
                <w:szCs w:val="18"/>
              </w:rPr>
            </w:pPr>
          </w:p>
        </w:tc>
        <w:tc>
          <w:tcPr>
            <w:tcW w:w="959" w:type="dxa"/>
          </w:tcPr>
          <w:p w14:paraId="1F9B9A02" w14:textId="77777777" w:rsidR="001B3D5A" w:rsidRPr="00F607F1" w:rsidRDefault="001B3D5A" w:rsidP="00E579E8">
            <w:pPr>
              <w:keepNext/>
              <w:rPr>
                <w:rFonts w:ascii="Calibri" w:hAnsi="Calibri"/>
                <w:sz w:val="18"/>
                <w:szCs w:val="18"/>
              </w:rPr>
            </w:pPr>
          </w:p>
        </w:tc>
        <w:tc>
          <w:tcPr>
            <w:tcW w:w="960" w:type="dxa"/>
          </w:tcPr>
          <w:p w14:paraId="14B0DFEE" w14:textId="18A0D07D" w:rsidR="001B3D5A" w:rsidRPr="00F607F1" w:rsidRDefault="001B3D5A" w:rsidP="00E579E8">
            <w:pPr>
              <w:keepNext/>
              <w:rPr>
                <w:rFonts w:ascii="Calibri" w:hAnsi="Calibri"/>
                <w:sz w:val="18"/>
                <w:szCs w:val="18"/>
              </w:rPr>
            </w:pPr>
          </w:p>
        </w:tc>
        <w:tc>
          <w:tcPr>
            <w:tcW w:w="959" w:type="dxa"/>
          </w:tcPr>
          <w:p w14:paraId="1F9B9A05" w14:textId="273E1B7A" w:rsidR="001B3D5A" w:rsidRPr="00F607F1" w:rsidRDefault="001B3D5A" w:rsidP="00E579E8">
            <w:pPr>
              <w:keepNext/>
              <w:rPr>
                <w:rFonts w:ascii="Calibri" w:hAnsi="Calibri"/>
                <w:sz w:val="18"/>
                <w:szCs w:val="18"/>
              </w:rPr>
            </w:pPr>
          </w:p>
        </w:tc>
        <w:tc>
          <w:tcPr>
            <w:tcW w:w="959" w:type="dxa"/>
          </w:tcPr>
          <w:p w14:paraId="35CF6F4D" w14:textId="77777777" w:rsidR="001B3D5A" w:rsidRPr="00F607F1" w:rsidRDefault="001B3D5A" w:rsidP="00E579E8">
            <w:pPr>
              <w:keepNext/>
              <w:rPr>
                <w:rFonts w:ascii="Calibri" w:hAnsi="Calibri"/>
                <w:sz w:val="18"/>
                <w:szCs w:val="18"/>
              </w:rPr>
            </w:pPr>
          </w:p>
        </w:tc>
        <w:tc>
          <w:tcPr>
            <w:tcW w:w="960" w:type="dxa"/>
          </w:tcPr>
          <w:p w14:paraId="405B09A5" w14:textId="77777777" w:rsidR="001B3D5A" w:rsidRPr="00F607F1" w:rsidRDefault="001B3D5A" w:rsidP="00E579E8">
            <w:pPr>
              <w:keepNext/>
              <w:rPr>
                <w:rFonts w:ascii="Calibri" w:hAnsi="Calibri"/>
                <w:sz w:val="18"/>
                <w:szCs w:val="18"/>
              </w:rPr>
            </w:pPr>
          </w:p>
        </w:tc>
      </w:tr>
      <w:tr w:rsidR="001B3D5A" w:rsidRPr="00F607F1" w14:paraId="1F9B9A08" w14:textId="7F8DE225" w:rsidTr="00E579E8">
        <w:trPr>
          <w:cantSplit/>
        </w:trPr>
        <w:tc>
          <w:tcPr>
            <w:tcW w:w="14390" w:type="dxa"/>
            <w:gridSpan w:val="15"/>
          </w:tcPr>
          <w:p w14:paraId="0129922B" w14:textId="60FD4E11" w:rsidR="001B3D5A" w:rsidRPr="00F607F1" w:rsidRDefault="001B3D5A" w:rsidP="00E579E8">
            <w:pPr>
              <w:keepNext/>
              <w:rPr>
                <w:rFonts w:ascii="Calibri" w:hAnsi="Calibri"/>
                <w:sz w:val="18"/>
                <w:szCs w:val="18"/>
              </w:rPr>
            </w:pPr>
            <w:r w:rsidRPr="00F607F1">
              <w:rPr>
                <w:rFonts w:ascii="Calibri" w:hAnsi="Calibri"/>
                <w:sz w:val="18"/>
                <w:szCs w:val="18"/>
              </w:rPr>
              <w:t>Notes:</w:t>
            </w:r>
          </w:p>
        </w:tc>
      </w:tr>
    </w:tbl>
    <w:p w14:paraId="3BE33017" w14:textId="79CDED90" w:rsidR="000D1167" w:rsidRDefault="000D1167" w:rsidP="008846F4">
      <w:pPr>
        <w:rPr>
          <w:rFonts w:ascii="Calibri" w:hAnsi="Calibri"/>
          <w:sz w:val="18"/>
          <w:szCs w:val="18"/>
        </w:rPr>
      </w:pPr>
    </w:p>
    <w:p w14:paraId="6C1F935D" w14:textId="77777777" w:rsidR="000D1167" w:rsidRDefault="000D1167">
      <w:pPr>
        <w:rPr>
          <w:rFonts w:ascii="Calibri" w:hAnsi="Calibri"/>
          <w:sz w:val="18"/>
          <w:szCs w:val="18"/>
        </w:rPr>
      </w:pPr>
      <w:r>
        <w:rPr>
          <w:rFonts w:ascii="Calibri" w:hAnsi="Calibri"/>
          <w:sz w:val="18"/>
          <w:szCs w:val="18"/>
        </w:rPr>
        <w:br w:type="page"/>
      </w:r>
    </w:p>
    <w:p w14:paraId="09F792F8" w14:textId="77777777" w:rsidR="00E579E8" w:rsidRPr="00F607F1" w:rsidRDefault="00E579E8" w:rsidP="008846F4">
      <w:pPr>
        <w:rPr>
          <w:rFonts w:ascii="Calibri" w:hAnsi="Calibr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F607F1" w14:paraId="1F9B9A0E" w14:textId="77777777" w:rsidTr="00120521">
        <w:trPr>
          <w:cantSplit/>
        </w:trPr>
        <w:tc>
          <w:tcPr>
            <w:tcW w:w="14396" w:type="dxa"/>
            <w:gridSpan w:val="13"/>
          </w:tcPr>
          <w:p w14:paraId="4F76B71E" w14:textId="7E8F5CB9" w:rsidR="00EB3384" w:rsidRPr="00F607F1" w:rsidRDefault="00EB3384" w:rsidP="00120521">
            <w:pPr>
              <w:keepNext/>
              <w:rPr>
                <w:rFonts w:ascii="Calibri" w:hAnsi="Calibri"/>
                <w:b/>
                <w:sz w:val="18"/>
                <w:szCs w:val="18"/>
              </w:rPr>
            </w:pPr>
            <w:r w:rsidRPr="00F607F1">
              <w:rPr>
                <w:rFonts w:ascii="Calibri" w:hAnsi="Calibri"/>
                <w:b/>
                <w:sz w:val="18"/>
                <w:szCs w:val="18"/>
              </w:rPr>
              <w:t xml:space="preserve">M. Installed Air Filter Device Information </w:t>
            </w:r>
          </w:p>
          <w:p w14:paraId="460F8947" w14:textId="1B46856A" w:rsidR="00EB3384" w:rsidRPr="00F607F1" w:rsidRDefault="00EB3384" w:rsidP="00120521">
            <w:pPr>
              <w:keepNext/>
              <w:rPr>
                <w:rFonts w:ascii="Calibri" w:hAnsi="Calibri"/>
                <w:sz w:val="18"/>
                <w:szCs w:val="18"/>
              </w:rPr>
            </w:pPr>
            <w:r w:rsidRPr="00F607F1">
              <w:rPr>
                <w:rFonts w:ascii="Calibri" w:hAnsi="Calibri"/>
                <w:sz w:val="18"/>
                <w:szCs w:val="18"/>
              </w:rPr>
              <w:t>Mandatory requirements for air filter devices are specified Section 150.0(m)12.</w:t>
            </w:r>
            <w:r w:rsidR="00684D26" w:rsidRPr="00F607F1">
              <w:rPr>
                <w:rFonts w:ascii="Calibri" w:hAnsi="Calibri"/>
                <w:sz w:val="18"/>
                <w:szCs w:val="18"/>
              </w:rPr>
              <w:t xml:space="preserve">  The installer shall place a sticker in or near </w:t>
            </w:r>
            <w:r w:rsidR="00E252F2" w:rsidRPr="00F607F1">
              <w:rPr>
                <w:rFonts w:ascii="Calibri" w:hAnsi="Calibri"/>
                <w:sz w:val="18"/>
                <w:szCs w:val="18"/>
              </w:rPr>
              <w:t>each</w:t>
            </w:r>
            <w:r w:rsidR="00684D26" w:rsidRPr="00F607F1">
              <w:rPr>
                <w:rFonts w:ascii="Calibri" w:hAnsi="Calibri"/>
                <w:sz w:val="18"/>
                <w:szCs w:val="18"/>
              </w:rPr>
              <w:t xml:space="preserve"> filter grille </w:t>
            </w:r>
            <w:r w:rsidR="00E252F2" w:rsidRPr="00F607F1">
              <w:rPr>
                <w:rFonts w:ascii="Calibri" w:hAnsi="Calibri"/>
                <w:sz w:val="18"/>
                <w:szCs w:val="18"/>
              </w:rPr>
              <w:t xml:space="preserve">that displays </w:t>
            </w:r>
            <w:r w:rsidR="00684D26" w:rsidRPr="00F607F1">
              <w:rPr>
                <w:rFonts w:ascii="Calibri" w:hAnsi="Calibri"/>
                <w:sz w:val="18"/>
                <w:szCs w:val="18"/>
              </w:rPr>
              <w:t xml:space="preserve">the design airflow rate </w:t>
            </w:r>
            <w:r w:rsidR="00E252F2" w:rsidRPr="00F607F1">
              <w:rPr>
                <w:rFonts w:ascii="Calibri" w:hAnsi="Calibri"/>
                <w:sz w:val="18"/>
                <w:szCs w:val="18"/>
              </w:rPr>
              <w:t xml:space="preserve">for that filter grille/rack </w:t>
            </w:r>
            <w:r w:rsidR="00684D26" w:rsidRPr="00F607F1">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5133674F" w14:textId="77777777" w:rsidR="00684D26" w:rsidRPr="00F607F1" w:rsidRDefault="00684D26" w:rsidP="00120521">
            <w:pPr>
              <w:keepNext/>
              <w:rPr>
                <w:rFonts w:ascii="Calibri" w:hAnsi="Calibri"/>
                <w:sz w:val="18"/>
                <w:szCs w:val="18"/>
              </w:rPr>
            </w:pPr>
          </w:p>
          <w:p w14:paraId="22A234D8" w14:textId="5F85AB79" w:rsidR="003E7BEE" w:rsidRPr="00F607F1" w:rsidRDefault="00EB3384" w:rsidP="00120521">
            <w:pPr>
              <w:keepNext/>
              <w:rPr>
                <w:rFonts w:ascii="Calibri" w:hAnsi="Calibri"/>
                <w:sz w:val="16"/>
                <w:szCs w:val="16"/>
              </w:rPr>
            </w:pPr>
            <w:r w:rsidRPr="00F607F1">
              <w:rPr>
                <w:rFonts w:ascii="Calibri" w:hAnsi="Calibri"/>
                <w:sz w:val="16"/>
                <w:szCs w:val="16"/>
              </w:rPr>
              <w:t xml:space="preserve"> &lt;&lt;</w:t>
            </w:r>
            <w:r w:rsidR="009E2447" w:rsidRPr="00F607F1">
              <w:rPr>
                <w:rFonts w:ascii="Calibri" w:hAnsi="Calibri"/>
                <w:b/>
                <w:sz w:val="16"/>
                <w:szCs w:val="16"/>
              </w:rPr>
              <w:t>if</w:t>
            </w:r>
            <w:r w:rsidR="009E2447" w:rsidRPr="00F607F1">
              <w:rPr>
                <w:rFonts w:ascii="Calibri" w:hAnsi="Calibri"/>
                <w:sz w:val="16"/>
                <w:szCs w:val="16"/>
              </w:rPr>
              <w:t xml:space="preserve"> all of the SC Systems listed in Section D have a Distribution System Type value in D07 =DuctsNone (Air distribution systems without ducts), </w:t>
            </w:r>
            <w:r w:rsidR="009E2447" w:rsidRPr="00F607F1">
              <w:rPr>
                <w:rFonts w:ascii="Calibri" w:hAnsi="Calibri"/>
                <w:b/>
                <w:sz w:val="16"/>
                <w:szCs w:val="16"/>
              </w:rPr>
              <w:t>then</w:t>
            </w:r>
            <w:r w:rsidR="009E2447" w:rsidRPr="00F607F1">
              <w:rPr>
                <w:rFonts w:ascii="Calibri" w:hAnsi="Calibri"/>
                <w:sz w:val="16"/>
                <w:szCs w:val="16"/>
              </w:rPr>
              <w:t xml:space="preserve"> display the section does not apply message;</w:t>
            </w:r>
            <w:r w:rsidR="005C2A73" w:rsidRPr="00F607F1">
              <w:rPr>
                <w:rFonts w:ascii="Calibri" w:hAnsi="Calibri"/>
                <w:sz w:val="16"/>
                <w:szCs w:val="16"/>
              </w:rPr>
              <w:t xml:space="preserve">  </w:t>
            </w:r>
          </w:p>
          <w:p w14:paraId="5F9642DF" w14:textId="32DB51B1" w:rsidR="0049157F" w:rsidRPr="00F607F1" w:rsidRDefault="005C2A73" w:rsidP="00120521">
            <w:pPr>
              <w:keepNext/>
              <w:rPr>
                <w:rFonts w:ascii="Calibri" w:hAnsi="Calibri"/>
                <w:sz w:val="8"/>
                <w:szCs w:val="8"/>
              </w:rPr>
            </w:pPr>
            <w:r w:rsidRPr="00F607F1">
              <w:rPr>
                <w:rFonts w:ascii="Calibri" w:hAnsi="Calibri"/>
                <w:b/>
                <w:sz w:val="16"/>
                <w:szCs w:val="16"/>
              </w:rPr>
              <w:t>elseif</w:t>
            </w:r>
            <w:r w:rsidRPr="00F607F1">
              <w:rPr>
                <w:rFonts w:ascii="Calibri" w:hAnsi="Calibri"/>
                <w:sz w:val="16"/>
                <w:szCs w:val="16"/>
              </w:rPr>
              <w:t xml:space="preserve"> there are no </w:t>
            </w:r>
            <w:r w:rsidR="005D070C" w:rsidRPr="00F607F1">
              <w:rPr>
                <w:rFonts w:ascii="Calibri" w:hAnsi="Calibri"/>
                <w:sz w:val="16"/>
                <w:szCs w:val="16"/>
              </w:rPr>
              <w:t>duct systems</w:t>
            </w:r>
            <w:r w:rsidRPr="00F607F1">
              <w:rPr>
                <w:rFonts w:ascii="Calibri" w:hAnsi="Calibri"/>
                <w:sz w:val="16"/>
                <w:szCs w:val="16"/>
              </w:rPr>
              <w:t xml:space="preserve"> in</w:t>
            </w:r>
            <w:r w:rsidR="005D070C" w:rsidRPr="00F607F1">
              <w:rPr>
                <w:rFonts w:ascii="Calibri" w:hAnsi="Calibri"/>
                <w:sz w:val="16"/>
                <w:szCs w:val="16"/>
              </w:rPr>
              <w:t xml:space="preserve"> section L for which L04=[&gt;10ft]</w:t>
            </w:r>
            <w:r w:rsidRPr="00F607F1">
              <w:rPr>
                <w:rFonts w:ascii="Calibri" w:hAnsi="Calibri"/>
                <w:sz w:val="16"/>
                <w:szCs w:val="16"/>
              </w:rPr>
              <w:t xml:space="preserve"> </w:t>
            </w:r>
          </w:p>
          <w:p w14:paraId="32AAEEC0" w14:textId="2317B562" w:rsidR="005C2A73" w:rsidRPr="00F607F1" w:rsidRDefault="005C2A73" w:rsidP="00120521">
            <w:pPr>
              <w:keepNext/>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the section does not apply message;  </w:t>
            </w:r>
          </w:p>
          <w:p w14:paraId="1614714D" w14:textId="57E92E95" w:rsidR="005C2A73" w:rsidRPr="00F607F1" w:rsidRDefault="005C2A73" w:rsidP="00120521">
            <w:pPr>
              <w:keepNext/>
              <w:rPr>
                <w:rFonts w:ascii="Calibri" w:hAnsi="Calibri"/>
                <w:sz w:val="16"/>
                <w:szCs w:val="16"/>
              </w:rPr>
            </w:pPr>
          </w:p>
          <w:p w14:paraId="2636C031" w14:textId="1CB20F38" w:rsidR="005C2A73" w:rsidRPr="00F607F1" w:rsidRDefault="009E2447" w:rsidP="00120521">
            <w:pPr>
              <w:keepNext/>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require one row of data (each) for the quantity of air filter d</w:t>
            </w:r>
            <w:r w:rsidR="009C7726" w:rsidRPr="00F607F1">
              <w:rPr>
                <w:rFonts w:ascii="Calibri" w:hAnsi="Calibri"/>
                <w:sz w:val="16"/>
                <w:szCs w:val="16"/>
              </w:rPr>
              <w:t>evices in L12</w:t>
            </w:r>
            <w:r w:rsidRPr="00F607F1">
              <w:rPr>
                <w:rFonts w:ascii="Calibri" w:hAnsi="Calibri"/>
                <w:sz w:val="16"/>
                <w:szCs w:val="16"/>
              </w:rPr>
              <w:t xml:space="preserve"> for each</w:t>
            </w:r>
            <w:r w:rsidR="009C7726" w:rsidRPr="00F607F1">
              <w:rPr>
                <w:rFonts w:ascii="Calibri" w:hAnsi="Calibri"/>
                <w:sz w:val="16"/>
                <w:szCs w:val="16"/>
              </w:rPr>
              <w:t xml:space="preserve"> of the </w:t>
            </w:r>
            <w:r w:rsidR="0049157F" w:rsidRPr="00F607F1">
              <w:rPr>
                <w:rFonts w:ascii="Calibri" w:hAnsi="Calibri"/>
                <w:sz w:val="16"/>
                <w:szCs w:val="16"/>
              </w:rPr>
              <w:t xml:space="preserve">duct systems in section L </w:t>
            </w:r>
            <w:r w:rsidR="008A631C" w:rsidRPr="00F607F1">
              <w:rPr>
                <w:rFonts w:ascii="Calibri" w:hAnsi="Calibri"/>
                <w:sz w:val="16"/>
                <w:szCs w:val="16"/>
              </w:rPr>
              <w:t xml:space="preserve">(L03) </w:t>
            </w:r>
            <w:r w:rsidR="0049157F" w:rsidRPr="00F607F1">
              <w:rPr>
                <w:rFonts w:ascii="Calibri" w:hAnsi="Calibri"/>
                <w:sz w:val="16"/>
                <w:szCs w:val="16"/>
              </w:rPr>
              <w:t>for which</w:t>
            </w:r>
            <w:r w:rsidR="0049157F" w:rsidRPr="00F607F1">
              <w:t xml:space="preserve"> </w:t>
            </w:r>
            <w:r w:rsidR="0049157F" w:rsidRPr="00F607F1">
              <w:rPr>
                <w:rFonts w:ascii="Calibri" w:hAnsi="Calibri"/>
                <w:sz w:val="16"/>
                <w:szCs w:val="16"/>
              </w:rPr>
              <w:t>L04=[&gt;10ft]&gt;&gt;</w:t>
            </w:r>
          </w:p>
          <w:p w14:paraId="1F9B9A0D" w14:textId="625A9A04" w:rsidR="00EB3384" w:rsidRPr="00F607F1" w:rsidRDefault="00EB3384" w:rsidP="00120521">
            <w:pPr>
              <w:keepNext/>
              <w:rPr>
                <w:rFonts w:ascii="Calibri" w:hAnsi="Calibri"/>
                <w:sz w:val="18"/>
              </w:rPr>
            </w:pPr>
          </w:p>
        </w:tc>
      </w:tr>
      <w:tr w:rsidR="00684D26" w:rsidRPr="00F607F1" w14:paraId="1F9B9A16" w14:textId="77777777" w:rsidTr="00120521">
        <w:trPr>
          <w:cantSplit/>
          <w:trHeight w:val="134"/>
        </w:trPr>
        <w:tc>
          <w:tcPr>
            <w:tcW w:w="1052" w:type="dxa"/>
            <w:vAlign w:val="bottom"/>
          </w:tcPr>
          <w:p w14:paraId="1F9B9A0F" w14:textId="77777777" w:rsidR="00684D26" w:rsidRPr="00F607F1" w:rsidRDefault="00684D26" w:rsidP="00120521">
            <w:pPr>
              <w:keepNext/>
              <w:jc w:val="center"/>
              <w:rPr>
                <w:rFonts w:ascii="Calibri" w:hAnsi="Calibri"/>
                <w:sz w:val="18"/>
                <w:szCs w:val="18"/>
              </w:rPr>
            </w:pPr>
            <w:r w:rsidRPr="00F607F1">
              <w:rPr>
                <w:rFonts w:ascii="Calibri" w:hAnsi="Calibri"/>
                <w:sz w:val="18"/>
                <w:szCs w:val="18"/>
              </w:rPr>
              <w:t>01</w:t>
            </w:r>
          </w:p>
        </w:tc>
        <w:tc>
          <w:tcPr>
            <w:tcW w:w="1053" w:type="dxa"/>
            <w:vAlign w:val="bottom"/>
          </w:tcPr>
          <w:p w14:paraId="1F9B9A10" w14:textId="77777777" w:rsidR="00684D26" w:rsidRPr="00F607F1" w:rsidRDefault="00684D26" w:rsidP="00120521">
            <w:pPr>
              <w:keepNext/>
              <w:jc w:val="center"/>
              <w:rPr>
                <w:rFonts w:ascii="Calibri" w:hAnsi="Calibri"/>
                <w:sz w:val="18"/>
                <w:szCs w:val="18"/>
              </w:rPr>
            </w:pPr>
            <w:r w:rsidRPr="00F607F1">
              <w:rPr>
                <w:rFonts w:ascii="Calibri" w:hAnsi="Calibri"/>
                <w:sz w:val="18"/>
                <w:szCs w:val="18"/>
              </w:rPr>
              <w:t>02</w:t>
            </w:r>
          </w:p>
        </w:tc>
        <w:tc>
          <w:tcPr>
            <w:tcW w:w="1052" w:type="dxa"/>
          </w:tcPr>
          <w:p w14:paraId="45FE8CFB" w14:textId="41661CD3" w:rsidR="00684D26" w:rsidRPr="00F607F1" w:rsidRDefault="00684D26" w:rsidP="00120521">
            <w:pPr>
              <w:keepNext/>
              <w:jc w:val="center"/>
              <w:rPr>
                <w:rFonts w:ascii="Calibri" w:hAnsi="Calibri"/>
                <w:sz w:val="18"/>
                <w:szCs w:val="18"/>
              </w:rPr>
            </w:pPr>
            <w:r w:rsidRPr="00F607F1">
              <w:rPr>
                <w:rFonts w:ascii="Calibri" w:hAnsi="Calibri"/>
                <w:sz w:val="18"/>
                <w:szCs w:val="18"/>
              </w:rPr>
              <w:t>03</w:t>
            </w:r>
          </w:p>
        </w:tc>
        <w:tc>
          <w:tcPr>
            <w:tcW w:w="1053" w:type="dxa"/>
          </w:tcPr>
          <w:p w14:paraId="1F9B9A11" w14:textId="48D36777" w:rsidR="00684D26" w:rsidRPr="00F607F1" w:rsidRDefault="00684D26" w:rsidP="00120521">
            <w:pPr>
              <w:keepNext/>
              <w:jc w:val="center"/>
              <w:rPr>
                <w:rFonts w:ascii="Calibri" w:hAnsi="Calibri"/>
                <w:sz w:val="18"/>
                <w:szCs w:val="18"/>
              </w:rPr>
            </w:pPr>
            <w:r w:rsidRPr="00F607F1">
              <w:rPr>
                <w:rFonts w:ascii="Calibri" w:hAnsi="Calibri"/>
                <w:sz w:val="18"/>
                <w:szCs w:val="18"/>
              </w:rPr>
              <w:t>04</w:t>
            </w:r>
          </w:p>
        </w:tc>
        <w:tc>
          <w:tcPr>
            <w:tcW w:w="1052" w:type="dxa"/>
            <w:vAlign w:val="bottom"/>
          </w:tcPr>
          <w:p w14:paraId="1F9B9A12" w14:textId="71351C2A" w:rsidR="00684D26" w:rsidRPr="00F607F1" w:rsidRDefault="00684D26" w:rsidP="00120521">
            <w:pPr>
              <w:keepNext/>
              <w:jc w:val="center"/>
              <w:rPr>
                <w:rFonts w:ascii="Calibri" w:hAnsi="Calibri"/>
                <w:sz w:val="18"/>
                <w:szCs w:val="18"/>
              </w:rPr>
            </w:pPr>
            <w:r w:rsidRPr="00F607F1">
              <w:rPr>
                <w:rFonts w:ascii="Calibri" w:hAnsi="Calibri"/>
                <w:sz w:val="18"/>
                <w:szCs w:val="18"/>
              </w:rPr>
              <w:t>05</w:t>
            </w:r>
          </w:p>
        </w:tc>
        <w:tc>
          <w:tcPr>
            <w:tcW w:w="1053" w:type="dxa"/>
            <w:vAlign w:val="bottom"/>
          </w:tcPr>
          <w:p w14:paraId="410B0499" w14:textId="078D7EA1" w:rsidR="00684D26" w:rsidRPr="00F607F1" w:rsidRDefault="00684D26" w:rsidP="00120521">
            <w:pPr>
              <w:keepNext/>
              <w:jc w:val="center"/>
              <w:rPr>
                <w:rFonts w:ascii="Calibri" w:hAnsi="Calibri"/>
                <w:sz w:val="18"/>
                <w:szCs w:val="18"/>
              </w:rPr>
            </w:pPr>
            <w:r w:rsidRPr="00F607F1">
              <w:rPr>
                <w:rFonts w:ascii="Calibri" w:hAnsi="Calibri"/>
                <w:sz w:val="18"/>
                <w:szCs w:val="18"/>
              </w:rPr>
              <w:t>06</w:t>
            </w:r>
          </w:p>
        </w:tc>
        <w:tc>
          <w:tcPr>
            <w:tcW w:w="1052" w:type="dxa"/>
            <w:vAlign w:val="bottom"/>
          </w:tcPr>
          <w:p w14:paraId="1F9B9A13" w14:textId="1D867298" w:rsidR="00684D26" w:rsidRPr="00F607F1" w:rsidRDefault="00684D26" w:rsidP="00120521">
            <w:pPr>
              <w:keepNext/>
              <w:jc w:val="center"/>
              <w:rPr>
                <w:rFonts w:ascii="Calibri" w:hAnsi="Calibri"/>
                <w:sz w:val="18"/>
                <w:szCs w:val="18"/>
              </w:rPr>
            </w:pPr>
            <w:r w:rsidRPr="00F607F1">
              <w:rPr>
                <w:rFonts w:ascii="Calibri" w:hAnsi="Calibri"/>
                <w:sz w:val="18"/>
                <w:szCs w:val="18"/>
              </w:rPr>
              <w:t>07</w:t>
            </w:r>
          </w:p>
        </w:tc>
        <w:tc>
          <w:tcPr>
            <w:tcW w:w="1053" w:type="dxa"/>
          </w:tcPr>
          <w:p w14:paraId="79E1025A" w14:textId="550F94A9" w:rsidR="00684D26" w:rsidRPr="00F607F1" w:rsidRDefault="00684D26" w:rsidP="00120521">
            <w:pPr>
              <w:keepNext/>
              <w:jc w:val="center"/>
              <w:rPr>
                <w:rFonts w:ascii="Calibri" w:hAnsi="Calibri"/>
                <w:sz w:val="18"/>
                <w:szCs w:val="18"/>
              </w:rPr>
            </w:pPr>
            <w:r w:rsidRPr="00F607F1">
              <w:rPr>
                <w:rFonts w:ascii="Calibri" w:hAnsi="Calibri"/>
                <w:sz w:val="18"/>
                <w:szCs w:val="18"/>
              </w:rPr>
              <w:t>08</w:t>
            </w:r>
          </w:p>
        </w:tc>
        <w:tc>
          <w:tcPr>
            <w:tcW w:w="845" w:type="dxa"/>
          </w:tcPr>
          <w:p w14:paraId="482441B0" w14:textId="2A72A065" w:rsidR="00684D26" w:rsidRPr="00F607F1" w:rsidRDefault="00684D26" w:rsidP="00120521">
            <w:pPr>
              <w:keepNext/>
              <w:jc w:val="center"/>
              <w:rPr>
                <w:rFonts w:ascii="Calibri" w:hAnsi="Calibri"/>
                <w:sz w:val="18"/>
                <w:szCs w:val="18"/>
              </w:rPr>
            </w:pPr>
            <w:r w:rsidRPr="00F607F1">
              <w:rPr>
                <w:rFonts w:ascii="Calibri" w:hAnsi="Calibri"/>
                <w:sz w:val="18"/>
                <w:szCs w:val="18"/>
              </w:rPr>
              <w:t>09</w:t>
            </w:r>
          </w:p>
        </w:tc>
        <w:tc>
          <w:tcPr>
            <w:tcW w:w="1170" w:type="dxa"/>
          </w:tcPr>
          <w:p w14:paraId="31F8D4AE" w14:textId="3F40539F" w:rsidR="00684D26" w:rsidRPr="00F607F1" w:rsidRDefault="00684D26" w:rsidP="00120521">
            <w:pPr>
              <w:keepNext/>
              <w:jc w:val="center"/>
              <w:rPr>
                <w:rFonts w:ascii="Calibri" w:hAnsi="Calibri"/>
                <w:sz w:val="18"/>
                <w:szCs w:val="18"/>
              </w:rPr>
            </w:pPr>
            <w:r w:rsidRPr="00F607F1">
              <w:rPr>
                <w:rFonts w:ascii="Calibri" w:hAnsi="Calibri"/>
                <w:sz w:val="18"/>
                <w:szCs w:val="18"/>
              </w:rPr>
              <w:t>10</w:t>
            </w:r>
          </w:p>
        </w:tc>
        <w:tc>
          <w:tcPr>
            <w:tcW w:w="1350" w:type="dxa"/>
          </w:tcPr>
          <w:p w14:paraId="2683ADB6" w14:textId="7E45DA18" w:rsidR="00684D26" w:rsidRPr="00F607F1" w:rsidRDefault="00684D26" w:rsidP="00120521">
            <w:pPr>
              <w:keepNext/>
              <w:jc w:val="center"/>
              <w:rPr>
                <w:rFonts w:ascii="Calibri" w:hAnsi="Calibri"/>
                <w:sz w:val="18"/>
                <w:szCs w:val="18"/>
              </w:rPr>
            </w:pPr>
            <w:r w:rsidRPr="00F607F1">
              <w:rPr>
                <w:rFonts w:ascii="Calibri" w:hAnsi="Calibri"/>
                <w:sz w:val="18"/>
                <w:szCs w:val="18"/>
              </w:rPr>
              <w:t>11</w:t>
            </w:r>
          </w:p>
        </w:tc>
        <w:tc>
          <w:tcPr>
            <w:tcW w:w="1080" w:type="dxa"/>
          </w:tcPr>
          <w:p w14:paraId="4860A49C" w14:textId="58CCCEAB" w:rsidR="00684D26" w:rsidRPr="00F607F1" w:rsidRDefault="00684D26" w:rsidP="00120521">
            <w:pPr>
              <w:keepNext/>
              <w:jc w:val="center"/>
              <w:rPr>
                <w:rFonts w:ascii="Calibri" w:hAnsi="Calibri"/>
                <w:sz w:val="18"/>
                <w:szCs w:val="18"/>
              </w:rPr>
            </w:pPr>
            <w:r w:rsidRPr="00F607F1">
              <w:rPr>
                <w:rFonts w:ascii="Calibri" w:hAnsi="Calibri"/>
                <w:sz w:val="18"/>
                <w:szCs w:val="18"/>
              </w:rPr>
              <w:t>12</w:t>
            </w:r>
          </w:p>
        </w:tc>
        <w:tc>
          <w:tcPr>
            <w:tcW w:w="1531" w:type="dxa"/>
            <w:vAlign w:val="bottom"/>
          </w:tcPr>
          <w:p w14:paraId="1F9B9A15" w14:textId="49E6E418" w:rsidR="00684D26" w:rsidRPr="00F607F1" w:rsidRDefault="00684D26" w:rsidP="00120521">
            <w:pPr>
              <w:keepNext/>
              <w:jc w:val="center"/>
              <w:rPr>
                <w:rFonts w:ascii="Calibri" w:hAnsi="Calibri"/>
                <w:sz w:val="18"/>
                <w:szCs w:val="18"/>
              </w:rPr>
            </w:pPr>
            <w:r w:rsidRPr="00F607F1">
              <w:rPr>
                <w:rFonts w:ascii="Calibri" w:hAnsi="Calibri"/>
                <w:sz w:val="18"/>
                <w:szCs w:val="18"/>
              </w:rPr>
              <w:t>13</w:t>
            </w:r>
          </w:p>
        </w:tc>
      </w:tr>
      <w:tr w:rsidR="00BC49D6" w:rsidRPr="00F607F1" w14:paraId="1F9B9A21" w14:textId="77777777" w:rsidTr="00120521">
        <w:trPr>
          <w:cantSplit/>
          <w:trHeight w:val="576"/>
        </w:trPr>
        <w:tc>
          <w:tcPr>
            <w:tcW w:w="1052" w:type="dxa"/>
            <w:vAlign w:val="bottom"/>
          </w:tcPr>
          <w:p w14:paraId="1F9B9A17" w14:textId="7B903781" w:rsidR="00684D26" w:rsidRPr="00F607F1" w:rsidRDefault="00684D26" w:rsidP="00120521">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053" w:type="dxa"/>
            <w:vAlign w:val="bottom"/>
          </w:tcPr>
          <w:p w14:paraId="1F9B9A18" w14:textId="4611E711" w:rsidR="00684D26" w:rsidRPr="00F607F1" w:rsidRDefault="00684D26" w:rsidP="00120521">
            <w:pPr>
              <w:keepNext/>
              <w:jc w:val="center"/>
              <w:rPr>
                <w:rFonts w:ascii="Calibri" w:hAnsi="Calibri"/>
                <w:sz w:val="18"/>
                <w:szCs w:val="18"/>
              </w:rPr>
            </w:pPr>
            <w:r w:rsidRPr="00F607F1">
              <w:rPr>
                <w:rFonts w:ascii="Calibri" w:hAnsi="Calibri"/>
                <w:sz w:val="18"/>
                <w:szCs w:val="18"/>
              </w:rPr>
              <w:t>SC System Description of Area Served</w:t>
            </w:r>
          </w:p>
        </w:tc>
        <w:tc>
          <w:tcPr>
            <w:tcW w:w="1052" w:type="dxa"/>
            <w:vAlign w:val="bottom"/>
          </w:tcPr>
          <w:p w14:paraId="4E6A9431" w14:textId="41A4AF83" w:rsidR="00684D26" w:rsidRPr="00F607F1" w:rsidRDefault="00684D26" w:rsidP="00120521">
            <w:pPr>
              <w:keepNext/>
              <w:jc w:val="center"/>
              <w:rPr>
                <w:rFonts w:ascii="Calibri" w:hAnsi="Calibri"/>
                <w:sz w:val="18"/>
                <w:szCs w:val="18"/>
              </w:rPr>
            </w:pPr>
            <w:r w:rsidRPr="00F607F1">
              <w:rPr>
                <w:rFonts w:ascii="Calibri" w:hAnsi="Calibri"/>
                <w:sz w:val="18"/>
                <w:szCs w:val="18"/>
              </w:rPr>
              <w:t>Indoor Unit Name or Description of Area Served</w:t>
            </w:r>
          </w:p>
        </w:tc>
        <w:tc>
          <w:tcPr>
            <w:tcW w:w="1053" w:type="dxa"/>
            <w:vAlign w:val="bottom"/>
          </w:tcPr>
          <w:p w14:paraId="1F9B9A19" w14:textId="4D03FC64" w:rsidR="00684D26" w:rsidRPr="00F607F1" w:rsidRDefault="00684D26" w:rsidP="00120521">
            <w:pPr>
              <w:keepNext/>
              <w:jc w:val="center"/>
              <w:rPr>
                <w:rFonts w:ascii="Calibri" w:hAnsi="Calibri"/>
                <w:sz w:val="18"/>
                <w:szCs w:val="18"/>
              </w:rPr>
            </w:pPr>
            <w:r w:rsidRPr="00F607F1">
              <w:rPr>
                <w:rFonts w:ascii="Calibri" w:hAnsi="Calibri"/>
                <w:sz w:val="18"/>
                <w:szCs w:val="18"/>
              </w:rPr>
              <w:t>Air Filter Name or Description of Location</w:t>
            </w:r>
          </w:p>
        </w:tc>
        <w:tc>
          <w:tcPr>
            <w:tcW w:w="1052" w:type="dxa"/>
            <w:vAlign w:val="bottom"/>
          </w:tcPr>
          <w:p w14:paraId="1F9B9A1A" w14:textId="7B78FE6F" w:rsidR="00684D26" w:rsidRPr="00F607F1" w:rsidRDefault="00684D26" w:rsidP="00120521">
            <w:pPr>
              <w:keepNext/>
              <w:jc w:val="center"/>
              <w:rPr>
                <w:rFonts w:ascii="Calibri" w:hAnsi="Calibri"/>
                <w:sz w:val="18"/>
                <w:szCs w:val="18"/>
              </w:rPr>
            </w:pPr>
            <w:r w:rsidRPr="00F607F1">
              <w:rPr>
                <w:rFonts w:ascii="Calibri" w:hAnsi="Calibri"/>
                <w:sz w:val="18"/>
                <w:szCs w:val="18"/>
              </w:rPr>
              <w:t xml:space="preserve">Air Filter </w:t>
            </w:r>
            <w:r w:rsidR="00E252F2" w:rsidRPr="00F607F1">
              <w:rPr>
                <w:rFonts w:ascii="Calibri" w:hAnsi="Calibri"/>
                <w:sz w:val="18"/>
                <w:szCs w:val="18"/>
              </w:rPr>
              <w:t xml:space="preserve">Rack </w:t>
            </w:r>
            <w:r w:rsidRPr="00F607F1">
              <w:rPr>
                <w:rFonts w:ascii="Calibri" w:hAnsi="Calibri"/>
                <w:sz w:val="18"/>
                <w:szCs w:val="18"/>
              </w:rPr>
              <w:t>Type</w:t>
            </w:r>
          </w:p>
        </w:tc>
        <w:tc>
          <w:tcPr>
            <w:tcW w:w="1053" w:type="dxa"/>
            <w:vAlign w:val="bottom"/>
          </w:tcPr>
          <w:p w14:paraId="5A3F91B8" w14:textId="2CF676A0" w:rsidR="00684D26" w:rsidRPr="00F607F1" w:rsidRDefault="00684D26" w:rsidP="00120521">
            <w:pPr>
              <w:keepNext/>
              <w:jc w:val="center"/>
              <w:rPr>
                <w:rFonts w:ascii="Calibri" w:hAnsi="Calibri"/>
                <w:sz w:val="18"/>
                <w:szCs w:val="18"/>
              </w:rPr>
            </w:pPr>
            <w:r w:rsidRPr="00F607F1">
              <w:rPr>
                <w:rFonts w:ascii="Calibri" w:hAnsi="Calibri"/>
                <w:sz w:val="18"/>
                <w:szCs w:val="18"/>
              </w:rPr>
              <w:t>Design Airflow Rate</w:t>
            </w:r>
          </w:p>
          <w:p w14:paraId="53C638A1" w14:textId="69CFE406" w:rsidR="00684D26" w:rsidRPr="00F607F1" w:rsidRDefault="00684D26" w:rsidP="00120521">
            <w:pPr>
              <w:keepNext/>
              <w:jc w:val="center"/>
              <w:rPr>
                <w:rFonts w:ascii="Calibri" w:hAnsi="Calibri"/>
                <w:sz w:val="18"/>
                <w:szCs w:val="18"/>
              </w:rPr>
            </w:pPr>
            <w:r w:rsidRPr="00F607F1">
              <w:rPr>
                <w:rFonts w:ascii="Calibri" w:hAnsi="Calibri"/>
                <w:sz w:val="18"/>
                <w:szCs w:val="18"/>
              </w:rPr>
              <w:t>for Air Filter Device</w:t>
            </w:r>
          </w:p>
          <w:p w14:paraId="735231A8" w14:textId="76774AD5" w:rsidR="00684D26" w:rsidRPr="00F607F1" w:rsidRDefault="00684D26" w:rsidP="00120521">
            <w:pPr>
              <w:keepNext/>
              <w:jc w:val="center"/>
              <w:rPr>
                <w:rFonts w:ascii="Calibri" w:hAnsi="Calibri"/>
                <w:sz w:val="18"/>
                <w:szCs w:val="18"/>
              </w:rPr>
            </w:pPr>
            <w:r w:rsidRPr="00F607F1">
              <w:rPr>
                <w:rFonts w:ascii="Calibri" w:hAnsi="Calibri"/>
                <w:sz w:val="18"/>
                <w:szCs w:val="18"/>
              </w:rPr>
              <w:t>(cfm)</w:t>
            </w:r>
          </w:p>
        </w:tc>
        <w:tc>
          <w:tcPr>
            <w:tcW w:w="1052" w:type="dxa"/>
            <w:vAlign w:val="bottom"/>
          </w:tcPr>
          <w:p w14:paraId="1F9B9A1B" w14:textId="37ED4BCA" w:rsidR="00684D26" w:rsidRPr="00F607F1" w:rsidRDefault="00684D26" w:rsidP="00120521">
            <w:pPr>
              <w:keepNext/>
              <w:jc w:val="center"/>
              <w:rPr>
                <w:rFonts w:ascii="Calibri" w:hAnsi="Calibri"/>
                <w:sz w:val="18"/>
                <w:szCs w:val="18"/>
              </w:rPr>
            </w:pPr>
            <w:r w:rsidRPr="00F607F1">
              <w:rPr>
                <w:rFonts w:ascii="Calibri" w:hAnsi="Calibri"/>
                <w:sz w:val="18"/>
                <w:szCs w:val="18"/>
              </w:rPr>
              <w:t>Air Filter Nominal Depth (inch)</w:t>
            </w:r>
          </w:p>
        </w:tc>
        <w:tc>
          <w:tcPr>
            <w:tcW w:w="1053" w:type="dxa"/>
            <w:vAlign w:val="bottom"/>
          </w:tcPr>
          <w:p w14:paraId="3666B4B0" w14:textId="77777777" w:rsidR="00684D26" w:rsidRPr="00F607F1" w:rsidRDefault="00684D26" w:rsidP="00120521">
            <w:pPr>
              <w:jc w:val="center"/>
              <w:rPr>
                <w:rFonts w:ascii="Calibri" w:hAnsi="Calibri"/>
                <w:sz w:val="18"/>
                <w:szCs w:val="18"/>
              </w:rPr>
            </w:pPr>
            <w:r w:rsidRPr="00F607F1">
              <w:rPr>
                <w:rFonts w:ascii="Calibri" w:hAnsi="Calibri"/>
                <w:sz w:val="18"/>
                <w:szCs w:val="18"/>
              </w:rPr>
              <w:t>Air Filter Nominal Length</w:t>
            </w:r>
          </w:p>
          <w:p w14:paraId="5A8B852E" w14:textId="1D2E9C21" w:rsidR="00684D26" w:rsidRPr="00F607F1" w:rsidRDefault="00684D26" w:rsidP="00120521">
            <w:pPr>
              <w:keepNext/>
              <w:jc w:val="center"/>
              <w:rPr>
                <w:rFonts w:ascii="Calibri" w:hAnsi="Calibri"/>
                <w:sz w:val="18"/>
                <w:szCs w:val="18"/>
              </w:rPr>
            </w:pPr>
            <w:r w:rsidRPr="00F607F1">
              <w:rPr>
                <w:rFonts w:ascii="Calibri" w:hAnsi="Calibri"/>
                <w:sz w:val="18"/>
                <w:szCs w:val="18"/>
              </w:rPr>
              <w:t>(inch)</w:t>
            </w:r>
          </w:p>
        </w:tc>
        <w:tc>
          <w:tcPr>
            <w:tcW w:w="845" w:type="dxa"/>
            <w:vAlign w:val="bottom"/>
          </w:tcPr>
          <w:p w14:paraId="6F55E025" w14:textId="77777777" w:rsidR="00684D26" w:rsidRPr="00F607F1" w:rsidRDefault="00684D26" w:rsidP="00120521">
            <w:pPr>
              <w:jc w:val="center"/>
              <w:rPr>
                <w:rFonts w:ascii="Calibri" w:hAnsi="Calibri"/>
                <w:sz w:val="18"/>
                <w:szCs w:val="18"/>
              </w:rPr>
            </w:pPr>
            <w:r w:rsidRPr="00F607F1">
              <w:rPr>
                <w:rFonts w:ascii="Calibri" w:hAnsi="Calibri"/>
                <w:sz w:val="18"/>
                <w:szCs w:val="18"/>
              </w:rPr>
              <w:t>Air Filter Nominal Width</w:t>
            </w:r>
          </w:p>
          <w:p w14:paraId="35811FCF" w14:textId="4C84EFD7" w:rsidR="00684D26" w:rsidRPr="00F607F1" w:rsidRDefault="00684D26" w:rsidP="00120521">
            <w:pPr>
              <w:keepNext/>
              <w:jc w:val="center"/>
              <w:rPr>
                <w:rFonts w:ascii="Calibri" w:hAnsi="Calibri"/>
                <w:sz w:val="18"/>
                <w:szCs w:val="18"/>
              </w:rPr>
            </w:pPr>
            <w:r w:rsidRPr="00F607F1">
              <w:rPr>
                <w:rFonts w:ascii="Calibri" w:hAnsi="Calibri"/>
                <w:sz w:val="18"/>
                <w:szCs w:val="18"/>
              </w:rPr>
              <w:t>(inch)</w:t>
            </w:r>
          </w:p>
        </w:tc>
        <w:tc>
          <w:tcPr>
            <w:tcW w:w="1170" w:type="dxa"/>
            <w:vAlign w:val="bottom"/>
          </w:tcPr>
          <w:p w14:paraId="1C8E603A" w14:textId="77777777" w:rsidR="00684D26" w:rsidRPr="00F607F1" w:rsidRDefault="00684D26" w:rsidP="00120521">
            <w:pPr>
              <w:jc w:val="center"/>
              <w:rPr>
                <w:rFonts w:ascii="Calibri" w:hAnsi="Calibri"/>
                <w:sz w:val="18"/>
                <w:szCs w:val="18"/>
              </w:rPr>
            </w:pPr>
            <w:r w:rsidRPr="00F607F1">
              <w:rPr>
                <w:rFonts w:ascii="Calibri" w:hAnsi="Calibri"/>
                <w:sz w:val="18"/>
                <w:szCs w:val="18"/>
              </w:rPr>
              <w:t xml:space="preserve">Air Filter </w:t>
            </w:r>
          </w:p>
          <w:p w14:paraId="1D0E4E5D" w14:textId="77777777" w:rsidR="00684D26" w:rsidRPr="00F607F1" w:rsidRDefault="00684D26" w:rsidP="00120521">
            <w:pPr>
              <w:jc w:val="center"/>
              <w:rPr>
                <w:rFonts w:ascii="Calibri" w:hAnsi="Calibri"/>
                <w:sz w:val="18"/>
                <w:szCs w:val="18"/>
              </w:rPr>
            </w:pPr>
            <w:r w:rsidRPr="00F607F1">
              <w:rPr>
                <w:rFonts w:ascii="Calibri" w:hAnsi="Calibri"/>
                <w:sz w:val="18"/>
                <w:szCs w:val="18"/>
              </w:rPr>
              <w:t>Calculated Nominal Face Area</w:t>
            </w:r>
          </w:p>
          <w:p w14:paraId="35AE29D5" w14:textId="48E10F97" w:rsidR="00684D26" w:rsidRPr="00F607F1" w:rsidRDefault="00684D26" w:rsidP="00120521">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350" w:type="dxa"/>
            <w:vAlign w:val="bottom"/>
          </w:tcPr>
          <w:p w14:paraId="00ED003F" w14:textId="77777777" w:rsidR="00684D26" w:rsidRPr="00F607F1" w:rsidRDefault="00684D26" w:rsidP="00120521">
            <w:pPr>
              <w:jc w:val="center"/>
              <w:rPr>
                <w:rFonts w:ascii="Calibri" w:hAnsi="Calibri"/>
                <w:sz w:val="18"/>
                <w:szCs w:val="18"/>
              </w:rPr>
            </w:pPr>
            <w:r w:rsidRPr="00F607F1">
              <w:rPr>
                <w:rFonts w:ascii="Calibri" w:hAnsi="Calibri"/>
                <w:sz w:val="18"/>
                <w:szCs w:val="18"/>
              </w:rPr>
              <w:t xml:space="preserve">Air Filter Required </w:t>
            </w:r>
          </w:p>
          <w:p w14:paraId="1F2F24E4" w14:textId="77777777" w:rsidR="00684D26" w:rsidRPr="00F607F1" w:rsidRDefault="00684D26" w:rsidP="00120521">
            <w:pPr>
              <w:jc w:val="center"/>
              <w:rPr>
                <w:rFonts w:ascii="Calibri" w:hAnsi="Calibri"/>
                <w:sz w:val="18"/>
                <w:szCs w:val="18"/>
              </w:rPr>
            </w:pPr>
            <w:r w:rsidRPr="00F607F1">
              <w:rPr>
                <w:rFonts w:ascii="Calibri" w:hAnsi="Calibri"/>
                <w:sz w:val="18"/>
                <w:szCs w:val="18"/>
              </w:rPr>
              <w:t>Minimum Face Area</w:t>
            </w:r>
          </w:p>
          <w:p w14:paraId="717B2334" w14:textId="6EA6F48D" w:rsidR="00684D26" w:rsidRPr="00F607F1" w:rsidRDefault="00684D26" w:rsidP="00120521">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080" w:type="dxa"/>
            <w:vAlign w:val="bottom"/>
          </w:tcPr>
          <w:p w14:paraId="6380AABD" w14:textId="72D1BA9B" w:rsidR="00684D26" w:rsidRPr="00F607F1" w:rsidRDefault="00684D26" w:rsidP="00120521">
            <w:pPr>
              <w:keepNext/>
              <w:jc w:val="center"/>
              <w:rPr>
                <w:rFonts w:ascii="Calibri" w:hAnsi="Calibri"/>
                <w:sz w:val="18"/>
                <w:szCs w:val="18"/>
              </w:rPr>
            </w:pPr>
            <w:r w:rsidRPr="00F607F1">
              <w:rPr>
                <w:rFonts w:ascii="Calibri" w:hAnsi="Calibri"/>
                <w:sz w:val="18"/>
                <w:szCs w:val="18"/>
              </w:rPr>
              <w:t>Face Area Compliance</w:t>
            </w:r>
          </w:p>
        </w:tc>
        <w:tc>
          <w:tcPr>
            <w:tcW w:w="1531" w:type="dxa"/>
            <w:vAlign w:val="bottom"/>
          </w:tcPr>
          <w:p w14:paraId="1F9B9A1F" w14:textId="6B5F6C89" w:rsidR="00684D26" w:rsidRPr="00F607F1" w:rsidRDefault="00684D26" w:rsidP="00120521">
            <w:pPr>
              <w:keepNext/>
              <w:jc w:val="center"/>
              <w:rPr>
                <w:rFonts w:ascii="Calibri" w:hAnsi="Calibri"/>
                <w:sz w:val="18"/>
                <w:szCs w:val="18"/>
              </w:rPr>
            </w:pPr>
            <w:r w:rsidRPr="00F607F1">
              <w:rPr>
                <w:rFonts w:ascii="Calibri" w:hAnsi="Calibri"/>
                <w:sz w:val="18"/>
                <w:szCs w:val="18"/>
              </w:rPr>
              <w:t>Design Allowable Pressure Drop for Air Filter Device</w:t>
            </w:r>
          </w:p>
          <w:p w14:paraId="1F9B9A20" w14:textId="28DA6A4C" w:rsidR="00684D26" w:rsidRPr="00F607F1" w:rsidRDefault="00684D26" w:rsidP="00120521">
            <w:pPr>
              <w:keepNext/>
              <w:jc w:val="center"/>
              <w:rPr>
                <w:rFonts w:ascii="Calibri" w:hAnsi="Calibri"/>
                <w:sz w:val="18"/>
                <w:szCs w:val="18"/>
              </w:rPr>
            </w:pPr>
            <w:r w:rsidRPr="00F607F1">
              <w:rPr>
                <w:rFonts w:ascii="Calibri" w:hAnsi="Calibri"/>
                <w:sz w:val="18"/>
                <w:szCs w:val="18"/>
              </w:rPr>
              <w:t>(inch W.C.)</w:t>
            </w:r>
          </w:p>
        </w:tc>
      </w:tr>
      <w:tr w:rsidR="00BC49D6" w:rsidRPr="00F607F1" w14:paraId="1F9B9A2D" w14:textId="77777777" w:rsidTr="00120521">
        <w:trPr>
          <w:cantSplit/>
          <w:trHeight w:val="395"/>
        </w:trPr>
        <w:tc>
          <w:tcPr>
            <w:tcW w:w="1052" w:type="dxa"/>
          </w:tcPr>
          <w:p w14:paraId="1F9B9A22"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&lt;&lt;auto filled from </w:t>
            </w:r>
            <w:r w:rsidRPr="00F607F1">
              <w:rPr>
                <w:rFonts w:ascii="Calibri" w:hAnsi="Calibri"/>
                <w:sz w:val="16"/>
                <w:szCs w:val="16"/>
              </w:rPr>
              <w:t xml:space="preserve"> D01</w:t>
            </w:r>
            <w:r w:rsidRPr="00F607F1">
              <w:rPr>
                <w:rFonts w:ascii="Calibri" w:hAnsi="Calibri"/>
                <w:sz w:val="18"/>
                <w:szCs w:val="18"/>
              </w:rPr>
              <w:t>&gt;&gt;</w:t>
            </w:r>
          </w:p>
        </w:tc>
        <w:tc>
          <w:tcPr>
            <w:tcW w:w="1053" w:type="dxa"/>
          </w:tcPr>
          <w:p w14:paraId="1F9B9A23"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&lt;&lt;auto filled from D02&gt;&gt; </w:t>
            </w:r>
          </w:p>
        </w:tc>
        <w:tc>
          <w:tcPr>
            <w:tcW w:w="1052" w:type="dxa"/>
          </w:tcPr>
          <w:p w14:paraId="1C0CD943" w14:textId="5AD8C335" w:rsidR="00684D26" w:rsidRPr="00F607F1" w:rsidRDefault="00684D26" w:rsidP="00120521">
            <w:pPr>
              <w:keepNext/>
              <w:rPr>
                <w:rFonts w:ascii="Calibri" w:hAnsi="Calibri"/>
                <w:sz w:val="16"/>
                <w:szCs w:val="16"/>
              </w:rPr>
            </w:pPr>
            <w:r w:rsidRPr="00F607F1">
              <w:rPr>
                <w:rFonts w:ascii="Calibri" w:hAnsi="Calibri"/>
                <w:sz w:val="16"/>
                <w:szCs w:val="16"/>
              </w:rPr>
              <w:t xml:space="preserve">&lt;&lt;auto filled from </w:t>
            </w:r>
            <w:r w:rsidR="00737158" w:rsidRPr="00F607F1">
              <w:rPr>
                <w:rFonts w:ascii="Calibri" w:hAnsi="Calibri"/>
                <w:sz w:val="16"/>
                <w:szCs w:val="16"/>
              </w:rPr>
              <w:t>L</w:t>
            </w:r>
            <w:r w:rsidRPr="00F607F1">
              <w:rPr>
                <w:rFonts w:ascii="Calibri" w:hAnsi="Calibri"/>
                <w:sz w:val="16"/>
                <w:szCs w:val="16"/>
              </w:rPr>
              <w:t>03</w:t>
            </w:r>
          </w:p>
        </w:tc>
        <w:tc>
          <w:tcPr>
            <w:tcW w:w="1053" w:type="dxa"/>
          </w:tcPr>
          <w:p w14:paraId="1F9B9A24" w14:textId="48C5AADA" w:rsidR="00684D26" w:rsidRPr="00F607F1" w:rsidRDefault="00684D26" w:rsidP="00120521">
            <w:pPr>
              <w:keepNext/>
              <w:rPr>
                <w:rFonts w:ascii="Calibri" w:hAnsi="Calibri"/>
                <w:sz w:val="18"/>
                <w:szCs w:val="18"/>
              </w:rPr>
            </w:pPr>
            <w:r w:rsidRPr="00F607F1">
              <w:rPr>
                <w:rFonts w:ascii="Calibri" w:hAnsi="Calibri"/>
                <w:sz w:val="16"/>
                <w:szCs w:val="16"/>
              </w:rPr>
              <w:t>&lt;&lt;user input text, maximum 20 characters&gt;&gt;</w:t>
            </w:r>
          </w:p>
        </w:tc>
        <w:tc>
          <w:tcPr>
            <w:tcW w:w="1052" w:type="dxa"/>
          </w:tcPr>
          <w:p w14:paraId="1F9B9A25"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&lt;&lt;user select from list:  </w:t>
            </w:r>
          </w:p>
          <w:p w14:paraId="1F9B9A26" w14:textId="77777777" w:rsidR="00684D26" w:rsidRPr="00F607F1" w:rsidRDefault="00684D26" w:rsidP="00120521">
            <w:pPr>
              <w:keepNext/>
              <w:rPr>
                <w:rFonts w:ascii="Calibri" w:hAnsi="Calibri"/>
                <w:sz w:val="18"/>
                <w:szCs w:val="18"/>
              </w:rPr>
            </w:pPr>
            <w:r w:rsidRPr="00F607F1">
              <w:rPr>
                <w:rFonts w:ascii="Calibri" w:hAnsi="Calibri"/>
                <w:sz w:val="18"/>
                <w:szCs w:val="18"/>
              </w:rPr>
              <w:t>*Filter Grille</w:t>
            </w:r>
          </w:p>
          <w:p w14:paraId="1F9B9A27" w14:textId="6BC5DABD" w:rsidR="00684D26" w:rsidRPr="00F607F1" w:rsidRDefault="00684D26" w:rsidP="00120521">
            <w:pPr>
              <w:keepNext/>
              <w:rPr>
                <w:rFonts w:ascii="Calibri" w:hAnsi="Calibri"/>
                <w:sz w:val="18"/>
                <w:szCs w:val="18"/>
              </w:rPr>
            </w:pPr>
            <w:r w:rsidRPr="00F607F1">
              <w:rPr>
                <w:rFonts w:ascii="Calibri" w:hAnsi="Calibri"/>
                <w:sz w:val="18"/>
                <w:szCs w:val="18"/>
              </w:rPr>
              <w:t>* Mounted</w:t>
            </w:r>
            <w:r w:rsidR="00E252F2" w:rsidRPr="00F607F1">
              <w:rPr>
                <w:rFonts w:ascii="Calibri" w:hAnsi="Calibri"/>
                <w:sz w:val="18"/>
                <w:szCs w:val="18"/>
              </w:rPr>
              <w:t xml:space="preserve"> at air handler</w:t>
            </w:r>
          </w:p>
          <w:p w14:paraId="1F9B9A28" w14:textId="20656C97" w:rsidR="00684D26" w:rsidRPr="00F607F1" w:rsidRDefault="00684D26" w:rsidP="00120521">
            <w:pPr>
              <w:keepNext/>
              <w:rPr>
                <w:rFonts w:ascii="Calibri" w:hAnsi="Calibri"/>
                <w:sz w:val="18"/>
                <w:szCs w:val="18"/>
              </w:rPr>
            </w:pPr>
            <w:r w:rsidRPr="00F607F1">
              <w:rPr>
                <w:rFonts w:ascii="Calibri" w:hAnsi="Calibri"/>
                <w:sz w:val="18"/>
                <w:szCs w:val="18"/>
              </w:rPr>
              <w:t>* Mounted</w:t>
            </w:r>
            <w:r w:rsidR="00E252F2" w:rsidRPr="00F607F1">
              <w:rPr>
                <w:rFonts w:ascii="Calibri" w:hAnsi="Calibri"/>
                <w:sz w:val="18"/>
                <w:szCs w:val="18"/>
              </w:rPr>
              <w:t xml:space="preserve"> </w:t>
            </w:r>
            <w:r w:rsidR="00E252F2" w:rsidRPr="00F607F1">
              <w:rPr>
                <w:rFonts w:ascii="Calibri" w:hAnsi="Calibri"/>
                <w:sz w:val="16"/>
                <w:szCs w:val="16"/>
              </w:rPr>
              <w:t>in-line between return grille and air handler</w:t>
            </w:r>
          </w:p>
          <w:p w14:paraId="1F9B9A29" w14:textId="77777777" w:rsidR="00684D26" w:rsidRPr="00F607F1" w:rsidRDefault="00684D26" w:rsidP="00120521">
            <w:pPr>
              <w:keepNext/>
              <w:rPr>
                <w:rFonts w:ascii="Calibri" w:hAnsi="Calibri"/>
                <w:sz w:val="18"/>
                <w:szCs w:val="18"/>
              </w:rPr>
            </w:pPr>
            <w:r w:rsidRPr="00F607F1">
              <w:rPr>
                <w:rFonts w:ascii="Calibri" w:hAnsi="Calibri"/>
                <w:sz w:val="18"/>
                <w:szCs w:val="18"/>
              </w:rPr>
              <w:t>&gt;&gt;</w:t>
            </w:r>
          </w:p>
        </w:tc>
        <w:tc>
          <w:tcPr>
            <w:tcW w:w="1053" w:type="dxa"/>
          </w:tcPr>
          <w:p w14:paraId="6B7CFFC9" w14:textId="59D79598" w:rsidR="00684D26" w:rsidRPr="00F607F1" w:rsidRDefault="00684D26" w:rsidP="00120521">
            <w:pPr>
              <w:keepNext/>
              <w:rPr>
                <w:rFonts w:ascii="Calibri" w:hAnsi="Calibri"/>
                <w:sz w:val="18"/>
                <w:szCs w:val="18"/>
              </w:rPr>
            </w:pPr>
            <w:r w:rsidRPr="00F607F1">
              <w:rPr>
                <w:rFonts w:ascii="Calibri" w:hAnsi="Calibri"/>
                <w:sz w:val="18"/>
                <w:szCs w:val="18"/>
              </w:rPr>
              <w:t>&lt;&lt;user enter numeric, xxx</w:t>
            </w:r>
            <w:r w:rsidR="008A631C" w:rsidRPr="00F607F1">
              <w:rPr>
                <w:rFonts w:ascii="Calibri" w:hAnsi="Calibri"/>
                <w:sz w:val="18"/>
                <w:szCs w:val="18"/>
              </w:rPr>
              <w:t>x</w:t>
            </w:r>
            <w:r w:rsidRPr="00F607F1">
              <w:rPr>
                <w:rFonts w:ascii="Calibri" w:hAnsi="Calibri"/>
                <w:sz w:val="18"/>
                <w:szCs w:val="18"/>
              </w:rPr>
              <w:t>&gt;&gt;</w:t>
            </w:r>
          </w:p>
        </w:tc>
        <w:tc>
          <w:tcPr>
            <w:tcW w:w="1052" w:type="dxa"/>
          </w:tcPr>
          <w:p w14:paraId="64903802" w14:textId="77777777" w:rsidR="001115E4" w:rsidRPr="00F607F1" w:rsidRDefault="00684D26" w:rsidP="00120521">
            <w:pPr>
              <w:keepNext/>
              <w:rPr>
                <w:rFonts w:ascii="Calibri" w:hAnsi="Calibri"/>
                <w:sz w:val="18"/>
                <w:szCs w:val="18"/>
              </w:rPr>
            </w:pPr>
            <w:r w:rsidRPr="00F607F1">
              <w:rPr>
                <w:rFonts w:ascii="Calibri" w:hAnsi="Calibri"/>
                <w:sz w:val="18"/>
                <w:szCs w:val="18"/>
              </w:rPr>
              <w:t xml:space="preserve">&lt;&lt;user </w:t>
            </w:r>
            <w:r w:rsidR="00BD7039" w:rsidRPr="00F607F1">
              <w:rPr>
                <w:rFonts w:ascii="Calibri" w:hAnsi="Calibri"/>
                <w:sz w:val="18"/>
                <w:szCs w:val="18"/>
              </w:rPr>
              <w:t>enter integer value ≥1.00</w:t>
            </w:r>
          </w:p>
          <w:p w14:paraId="1F9B9A2A" w14:textId="46D3C445" w:rsidR="00684D26" w:rsidRPr="00F607F1" w:rsidRDefault="00BD7039" w:rsidP="00120521">
            <w:pPr>
              <w:keepNext/>
              <w:rPr>
                <w:rFonts w:ascii="Calibri" w:hAnsi="Calibri"/>
                <w:sz w:val="18"/>
                <w:szCs w:val="18"/>
              </w:rPr>
            </w:pPr>
            <w:r w:rsidRPr="00F607F1">
              <w:rPr>
                <w:rFonts w:ascii="Calibri" w:hAnsi="Calibri"/>
                <w:sz w:val="18"/>
                <w:szCs w:val="18"/>
              </w:rPr>
              <w:t>&gt;&gt;</w:t>
            </w:r>
          </w:p>
        </w:tc>
        <w:tc>
          <w:tcPr>
            <w:tcW w:w="1053" w:type="dxa"/>
          </w:tcPr>
          <w:p w14:paraId="2AA3ABD0" w14:textId="77777777" w:rsidR="001115E4" w:rsidRPr="00F607F1" w:rsidRDefault="00684D26" w:rsidP="00120521">
            <w:pPr>
              <w:keepNext/>
              <w:rPr>
                <w:rFonts w:ascii="Calibri" w:hAnsi="Calibri"/>
                <w:sz w:val="16"/>
                <w:szCs w:val="16"/>
              </w:rPr>
            </w:pPr>
            <w:r w:rsidRPr="00F607F1">
              <w:rPr>
                <w:rFonts w:ascii="Calibri" w:hAnsi="Calibri"/>
                <w:sz w:val="16"/>
                <w:szCs w:val="16"/>
              </w:rPr>
              <w:t>&lt;&lt;user enter integer value</w:t>
            </w:r>
            <w:r w:rsidR="00BD7039" w:rsidRPr="00F607F1">
              <w:rPr>
                <w:rFonts w:ascii="Calibri" w:hAnsi="Calibri"/>
                <w:sz w:val="16"/>
                <w:szCs w:val="16"/>
              </w:rPr>
              <w:t xml:space="preserve"> ≥1.00</w:t>
            </w:r>
          </w:p>
          <w:p w14:paraId="6EBFAD5A" w14:textId="6403102B" w:rsidR="00684D26" w:rsidRPr="00F607F1" w:rsidRDefault="00684D26" w:rsidP="00120521">
            <w:pPr>
              <w:keepNext/>
              <w:rPr>
                <w:rFonts w:ascii="Calibri" w:hAnsi="Calibri"/>
                <w:sz w:val="18"/>
                <w:szCs w:val="18"/>
              </w:rPr>
            </w:pPr>
            <w:r w:rsidRPr="00F607F1">
              <w:rPr>
                <w:rFonts w:ascii="Calibri" w:hAnsi="Calibri"/>
                <w:sz w:val="16"/>
                <w:szCs w:val="16"/>
              </w:rPr>
              <w:t>&gt;&gt;</w:t>
            </w:r>
          </w:p>
        </w:tc>
        <w:tc>
          <w:tcPr>
            <w:tcW w:w="845" w:type="dxa"/>
          </w:tcPr>
          <w:p w14:paraId="4A6A4AF5" w14:textId="2998AE0F" w:rsidR="00684D26" w:rsidRPr="00F607F1" w:rsidRDefault="00684D26" w:rsidP="00120521">
            <w:pPr>
              <w:keepNext/>
              <w:rPr>
                <w:rFonts w:ascii="Calibri" w:hAnsi="Calibri"/>
                <w:sz w:val="18"/>
                <w:szCs w:val="18"/>
              </w:rPr>
            </w:pPr>
            <w:r w:rsidRPr="00F607F1">
              <w:rPr>
                <w:rFonts w:ascii="Calibri" w:hAnsi="Calibri"/>
                <w:sz w:val="16"/>
                <w:szCs w:val="16"/>
              </w:rPr>
              <w:t>&lt;&lt;user enter integer value</w:t>
            </w:r>
            <w:r w:rsidR="00BD7039" w:rsidRPr="00F607F1">
              <w:rPr>
                <w:rFonts w:ascii="Calibri" w:hAnsi="Calibri"/>
                <w:sz w:val="16"/>
                <w:szCs w:val="16"/>
              </w:rPr>
              <w:t xml:space="preserve"> ≥1.00</w:t>
            </w:r>
            <w:r w:rsidRPr="00F607F1">
              <w:rPr>
                <w:rFonts w:ascii="Calibri" w:hAnsi="Calibri"/>
                <w:sz w:val="16"/>
                <w:szCs w:val="16"/>
              </w:rPr>
              <w:t>&gt;&gt;</w:t>
            </w:r>
          </w:p>
        </w:tc>
        <w:tc>
          <w:tcPr>
            <w:tcW w:w="1170" w:type="dxa"/>
          </w:tcPr>
          <w:p w14:paraId="6ACA7D2E" w14:textId="14363A2E" w:rsidR="00684D26" w:rsidRPr="00F607F1" w:rsidRDefault="00684D26" w:rsidP="00120521">
            <w:pPr>
              <w:keepNext/>
              <w:rPr>
                <w:rFonts w:ascii="Calibri" w:hAnsi="Calibri"/>
                <w:sz w:val="18"/>
                <w:szCs w:val="18"/>
              </w:rPr>
            </w:pPr>
            <w:r w:rsidRPr="00F607F1">
              <w:rPr>
                <w:rFonts w:ascii="Calibri" w:hAnsi="Calibri"/>
                <w:sz w:val="16"/>
                <w:szCs w:val="16"/>
              </w:rPr>
              <w:t xml:space="preserve">&lt;&lt;calculated </w:t>
            </w:r>
            <w:r w:rsidR="001115E4" w:rsidRPr="00F607F1">
              <w:rPr>
                <w:rFonts w:ascii="Calibri" w:hAnsi="Calibri"/>
                <w:sz w:val="16"/>
                <w:szCs w:val="16"/>
              </w:rPr>
              <w:t xml:space="preserve">numeric </w:t>
            </w:r>
            <w:r w:rsidRPr="00F607F1">
              <w:rPr>
                <w:rFonts w:ascii="Calibri" w:hAnsi="Calibri"/>
                <w:sz w:val="16"/>
                <w:szCs w:val="16"/>
              </w:rPr>
              <w:t xml:space="preserve">value= </w:t>
            </w:r>
            <w:r w:rsidR="001115E4" w:rsidRPr="00F607F1">
              <w:rPr>
                <w:rFonts w:ascii="Calibri" w:hAnsi="Calibri"/>
                <w:sz w:val="16"/>
                <w:szCs w:val="16"/>
              </w:rPr>
              <w:t>(</w:t>
            </w:r>
            <w:r w:rsidR="00BD7039" w:rsidRPr="00F607F1">
              <w:rPr>
                <w:rFonts w:ascii="Calibri" w:hAnsi="Calibri"/>
                <w:sz w:val="16"/>
                <w:szCs w:val="16"/>
              </w:rPr>
              <w:t>M</w:t>
            </w:r>
            <w:r w:rsidRPr="00F607F1">
              <w:rPr>
                <w:rFonts w:ascii="Calibri" w:hAnsi="Calibri"/>
                <w:sz w:val="16"/>
                <w:szCs w:val="16"/>
              </w:rPr>
              <w:t>08*</w:t>
            </w:r>
            <w:r w:rsidR="00BD7039" w:rsidRPr="00F607F1">
              <w:rPr>
                <w:rFonts w:ascii="Calibri" w:hAnsi="Calibri"/>
                <w:sz w:val="16"/>
                <w:szCs w:val="16"/>
              </w:rPr>
              <w:t>M</w:t>
            </w:r>
            <w:r w:rsidRPr="00F607F1">
              <w:rPr>
                <w:rFonts w:ascii="Calibri" w:hAnsi="Calibri"/>
                <w:sz w:val="16"/>
                <w:szCs w:val="16"/>
              </w:rPr>
              <w:t>09</w:t>
            </w:r>
            <w:r w:rsidR="001115E4" w:rsidRPr="00F607F1">
              <w:rPr>
                <w:rFonts w:ascii="Calibri" w:hAnsi="Calibri"/>
                <w:sz w:val="16"/>
                <w:szCs w:val="16"/>
              </w:rPr>
              <w:t>)</w:t>
            </w:r>
            <w:r w:rsidRPr="00F607F1">
              <w:rPr>
                <w:rFonts w:ascii="Calibri" w:hAnsi="Calibri"/>
                <w:sz w:val="16"/>
                <w:szCs w:val="16"/>
              </w:rPr>
              <w:t>&gt;&gt;</w:t>
            </w:r>
          </w:p>
        </w:tc>
        <w:tc>
          <w:tcPr>
            <w:tcW w:w="1350" w:type="dxa"/>
          </w:tcPr>
          <w:p w14:paraId="6E4D47F0" w14:textId="77777777" w:rsidR="007B3C45" w:rsidRPr="00F607F1" w:rsidRDefault="00684D26" w:rsidP="00120521">
            <w:pPr>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w:t>
            </w:r>
            <w:r w:rsidR="00BD7039" w:rsidRPr="00F607F1">
              <w:rPr>
                <w:rFonts w:ascii="Calibri" w:hAnsi="Calibri"/>
                <w:sz w:val="16"/>
                <w:szCs w:val="16"/>
              </w:rPr>
              <w:t>M</w:t>
            </w:r>
            <w:r w:rsidRPr="00F607F1">
              <w:rPr>
                <w:rFonts w:ascii="Calibri" w:hAnsi="Calibri"/>
                <w:sz w:val="16"/>
                <w:szCs w:val="16"/>
              </w:rPr>
              <w:t xml:space="preserve">07=1, </w:t>
            </w:r>
          </w:p>
          <w:p w14:paraId="1600B3A2" w14:textId="127E16B7" w:rsidR="00684D26" w:rsidRPr="00F607F1" w:rsidRDefault="00684D26" w:rsidP="00120521">
            <w:pPr>
              <w:rPr>
                <w:rFonts w:ascii="Calibri" w:hAnsi="Calibri" w:cs="Calibri"/>
                <w:sz w:val="16"/>
                <w:szCs w:val="16"/>
              </w:rPr>
            </w:pPr>
            <w:r w:rsidRPr="00F607F1">
              <w:rPr>
                <w:rFonts w:ascii="Calibri" w:hAnsi="Calibri"/>
                <w:b/>
                <w:sz w:val="16"/>
                <w:szCs w:val="16"/>
              </w:rPr>
              <w:t>then</w:t>
            </w:r>
            <w:r w:rsidRPr="00F607F1">
              <w:rPr>
                <w:rFonts w:ascii="Calibri" w:hAnsi="Calibri"/>
                <w:sz w:val="16"/>
                <w:szCs w:val="16"/>
              </w:rPr>
              <w:t xml:space="preserve"> calculated value=</w:t>
            </w:r>
            <w:r w:rsidR="001115E4" w:rsidRPr="00F607F1">
              <w:rPr>
                <w:rFonts w:ascii="Calibri" w:hAnsi="Calibri"/>
                <w:sz w:val="16"/>
                <w:szCs w:val="16"/>
              </w:rPr>
              <w:t>(</w:t>
            </w:r>
            <w:r w:rsidR="00BD7039" w:rsidRPr="00F607F1">
              <w:rPr>
                <w:rFonts w:ascii="Calibri" w:hAnsi="Calibri"/>
                <w:sz w:val="16"/>
                <w:szCs w:val="16"/>
              </w:rPr>
              <w:t>M</w:t>
            </w:r>
            <w:r w:rsidRPr="00F607F1">
              <w:rPr>
                <w:rFonts w:ascii="Calibri" w:hAnsi="Calibri"/>
                <w:sz w:val="16"/>
                <w:szCs w:val="16"/>
              </w:rPr>
              <w:t xml:space="preserve">06 </w:t>
            </w:r>
            <w:r w:rsidRPr="00F607F1">
              <w:rPr>
                <w:rFonts w:ascii="Calibri" w:hAnsi="Calibri" w:cs="Calibri"/>
                <w:sz w:val="16"/>
                <w:szCs w:val="16"/>
              </w:rPr>
              <w:t>÷</w:t>
            </w:r>
            <w:r w:rsidR="001115E4" w:rsidRPr="00F607F1">
              <w:rPr>
                <w:rFonts w:ascii="Calibri" w:hAnsi="Calibri" w:cs="Calibri"/>
                <w:sz w:val="16"/>
                <w:szCs w:val="16"/>
              </w:rPr>
              <w:t xml:space="preserve"> </w:t>
            </w:r>
            <w:r w:rsidRPr="00F607F1">
              <w:rPr>
                <w:rFonts w:ascii="Calibri" w:hAnsi="Calibri" w:cs="Calibri"/>
                <w:sz w:val="16"/>
                <w:szCs w:val="16"/>
              </w:rPr>
              <w:t>150</w:t>
            </w:r>
            <w:r w:rsidR="001115E4" w:rsidRPr="00F607F1">
              <w:rPr>
                <w:rFonts w:ascii="Calibri" w:hAnsi="Calibri" w:cs="Calibri"/>
                <w:sz w:val="16"/>
                <w:szCs w:val="16"/>
              </w:rPr>
              <w:t xml:space="preserve">) </w:t>
            </w:r>
            <w:r w:rsidR="00BD7039" w:rsidRPr="00F607F1">
              <w:rPr>
                <w:rFonts w:ascii="Calibri" w:hAnsi="Calibri" w:cs="Calibri"/>
                <w:sz w:val="16"/>
                <w:szCs w:val="16"/>
              </w:rPr>
              <w:t>*</w:t>
            </w:r>
            <w:r w:rsidR="007B3C45" w:rsidRPr="00F607F1">
              <w:rPr>
                <w:rFonts w:ascii="Calibri" w:hAnsi="Calibri" w:cs="Calibri"/>
                <w:sz w:val="16"/>
                <w:szCs w:val="16"/>
              </w:rPr>
              <w:t xml:space="preserve"> </w:t>
            </w:r>
            <w:r w:rsidR="00BD7039" w:rsidRPr="00F607F1">
              <w:rPr>
                <w:rFonts w:ascii="Calibri" w:hAnsi="Calibri" w:cs="Calibri"/>
                <w:sz w:val="16"/>
                <w:szCs w:val="16"/>
              </w:rPr>
              <w:t>144</w:t>
            </w:r>
            <w:r w:rsidRPr="00F607F1">
              <w:rPr>
                <w:rFonts w:ascii="Calibri" w:hAnsi="Calibri" w:cs="Calibri"/>
                <w:sz w:val="16"/>
                <w:szCs w:val="16"/>
              </w:rPr>
              <w:t>,</w:t>
            </w:r>
          </w:p>
          <w:p w14:paraId="33F80706" w14:textId="77777777" w:rsidR="00684D26" w:rsidRPr="00F607F1" w:rsidRDefault="00684D26" w:rsidP="00120521">
            <w:pPr>
              <w:rPr>
                <w:rFonts w:ascii="Calibri" w:hAnsi="Calibri" w:cs="Calibri"/>
                <w:sz w:val="16"/>
                <w:szCs w:val="16"/>
              </w:rPr>
            </w:pPr>
            <w:r w:rsidRPr="00F607F1">
              <w:rPr>
                <w:rFonts w:ascii="Calibri" w:hAnsi="Calibri" w:cs="Calibri"/>
                <w:b/>
                <w:sz w:val="16"/>
                <w:szCs w:val="16"/>
              </w:rPr>
              <w:t>elseif</w:t>
            </w:r>
            <w:r w:rsidRPr="00F607F1">
              <w:rPr>
                <w:rFonts w:ascii="Calibri" w:hAnsi="Calibri" w:cs="Calibri"/>
                <w:sz w:val="16"/>
                <w:szCs w:val="16"/>
              </w:rPr>
              <w:t xml:space="preserve"> system type value in either D04 or D05= one of the following two: </w:t>
            </w:r>
          </w:p>
          <w:p w14:paraId="4D323B5C" w14:textId="52447B42" w:rsidR="00684D26" w:rsidRPr="00F607F1" w:rsidRDefault="00684D26" w:rsidP="00120521">
            <w:pPr>
              <w:rPr>
                <w:rFonts w:ascii="Calibri" w:hAnsi="Calibri" w:cs="Calibri"/>
                <w:sz w:val="16"/>
                <w:szCs w:val="16"/>
              </w:rPr>
            </w:pPr>
            <w:r w:rsidRPr="00F607F1">
              <w:rPr>
                <w:rFonts w:ascii="Calibri" w:hAnsi="Calibri" w:cs="Calibri"/>
                <w:sz w:val="16"/>
                <w:szCs w:val="16"/>
              </w:rPr>
              <w:t>*VCHP Indoor Units -Ducted, *VCHP Indoor Units-Ducted+Ductless,</w:t>
            </w:r>
          </w:p>
          <w:p w14:paraId="1B1C0B85" w14:textId="325FE374" w:rsidR="00684D26" w:rsidRPr="00F607F1" w:rsidRDefault="00684D26" w:rsidP="00120521">
            <w:pPr>
              <w:rPr>
                <w:rFonts w:ascii="Calibri" w:hAnsi="Calibri" w:cs="Calibri"/>
                <w:sz w:val="16"/>
                <w:szCs w:val="16"/>
              </w:rPr>
            </w:pPr>
            <w:r w:rsidRPr="00F607F1">
              <w:rPr>
                <w:rFonts w:ascii="Calibri" w:hAnsi="Calibri" w:cs="Calibri"/>
                <w:b/>
                <w:sz w:val="16"/>
                <w:szCs w:val="16"/>
              </w:rPr>
              <w:t>then</w:t>
            </w:r>
            <w:r w:rsidRPr="00F607F1">
              <w:rPr>
                <w:rFonts w:ascii="Calibri" w:hAnsi="Calibri" w:cs="Calibri"/>
                <w:sz w:val="16"/>
                <w:szCs w:val="16"/>
              </w:rPr>
              <w:t xml:space="preserve"> value =</w:t>
            </w:r>
            <w:r w:rsidRPr="00F607F1">
              <w:t xml:space="preserve"> </w:t>
            </w:r>
            <w:r w:rsidR="001115E4" w:rsidRPr="00F607F1">
              <w:t>(</w:t>
            </w:r>
            <w:r w:rsidR="001115E4" w:rsidRPr="00F607F1">
              <w:rPr>
                <w:rFonts w:ascii="Calibri" w:hAnsi="Calibri" w:cs="Calibri"/>
                <w:sz w:val="16"/>
                <w:szCs w:val="16"/>
              </w:rPr>
              <w:t>M</w:t>
            </w:r>
            <w:r w:rsidRPr="00F607F1">
              <w:rPr>
                <w:rFonts w:ascii="Calibri" w:hAnsi="Calibri" w:cs="Calibri"/>
                <w:sz w:val="16"/>
                <w:szCs w:val="16"/>
              </w:rPr>
              <w:t>06 ÷</w:t>
            </w:r>
            <w:r w:rsidR="001115E4" w:rsidRPr="00F607F1">
              <w:rPr>
                <w:rFonts w:ascii="Calibri" w:hAnsi="Calibri" w:cs="Calibri"/>
                <w:sz w:val="16"/>
                <w:szCs w:val="16"/>
              </w:rPr>
              <w:t xml:space="preserve"> </w:t>
            </w:r>
            <w:r w:rsidRPr="00F607F1">
              <w:rPr>
                <w:rFonts w:ascii="Calibri" w:hAnsi="Calibri" w:cs="Calibri"/>
                <w:sz w:val="16"/>
                <w:szCs w:val="16"/>
              </w:rPr>
              <w:t>150</w:t>
            </w:r>
            <w:r w:rsidR="001115E4" w:rsidRPr="00F607F1">
              <w:rPr>
                <w:rFonts w:ascii="Calibri" w:hAnsi="Calibri" w:cs="Calibri"/>
                <w:sz w:val="16"/>
                <w:szCs w:val="16"/>
              </w:rPr>
              <w:t>) * 144;</w:t>
            </w:r>
          </w:p>
          <w:p w14:paraId="255FDA66" w14:textId="1DF2B1A7" w:rsidR="00684D26" w:rsidRPr="00F607F1" w:rsidRDefault="00684D26" w:rsidP="00120521">
            <w:pPr>
              <w:keepNext/>
              <w:rPr>
                <w:rFonts w:ascii="Calibri" w:hAnsi="Calibri"/>
                <w:sz w:val="18"/>
                <w:szCs w:val="18"/>
              </w:rPr>
            </w:pPr>
            <w:r w:rsidRPr="00F607F1">
              <w:rPr>
                <w:rFonts w:ascii="Calibri" w:hAnsi="Calibri" w:cs="Calibri"/>
                <w:b/>
                <w:sz w:val="16"/>
                <w:szCs w:val="16"/>
              </w:rPr>
              <w:t>else</w:t>
            </w:r>
            <w:r w:rsidRPr="00F607F1">
              <w:rPr>
                <w:rFonts w:ascii="Calibri" w:hAnsi="Calibri" w:cs="Calibri"/>
                <w:sz w:val="16"/>
                <w:szCs w:val="16"/>
              </w:rPr>
              <w:t xml:space="preserve"> display text: "specified by system designer"</w:t>
            </w:r>
          </w:p>
        </w:tc>
        <w:tc>
          <w:tcPr>
            <w:tcW w:w="1080" w:type="dxa"/>
          </w:tcPr>
          <w:p w14:paraId="72F0BA73" w14:textId="27CA2D9B" w:rsidR="00684D26" w:rsidRPr="00F607F1" w:rsidRDefault="00684D26" w:rsidP="00120521">
            <w:pPr>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value in </w:t>
            </w:r>
            <w:r w:rsidR="001115E4" w:rsidRPr="00F607F1">
              <w:rPr>
                <w:rFonts w:ascii="Calibri" w:hAnsi="Calibri"/>
                <w:sz w:val="16"/>
                <w:szCs w:val="16"/>
              </w:rPr>
              <w:t>M</w:t>
            </w:r>
            <w:r w:rsidRPr="00F607F1">
              <w:rPr>
                <w:rFonts w:ascii="Calibri" w:hAnsi="Calibri"/>
                <w:sz w:val="16"/>
                <w:szCs w:val="16"/>
              </w:rPr>
              <w:t>11=</w:t>
            </w:r>
            <w:r w:rsidRPr="00F607F1">
              <w:t xml:space="preserve"> "</w:t>
            </w:r>
            <w:r w:rsidRPr="00F607F1">
              <w:rPr>
                <w:rFonts w:ascii="Calibri" w:hAnsi="Calibri"/>
                <w:sz w:val="16"/>
                <w:szCs w:val="16"/>
              </w:rPr>
              <w:t>specified by system designer",</w:t>
            </w:r>
          </w:p>
          <w:p w14:paraId="182DCE95" w14:textId="77777777" w:rsidR="00684D26" w:rsidRPr="00F607F1" w:rsidRDefault="00684D26" w:rsidP="00120521">
            <w:pPr>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text:</w:t>
            </w:r>
            <w:r w:rsidRPr="00F607F1">
              <w:t xml:space="preserve"> "</w:t>
            </w:r>
            <w:r w:rsidRPr="00F607F1">
              <w:rPr>
                <w:rFonts w:ascii="Calibri" w:hAnsi="Calibri"/>
                <w:sz w:val="16"/>
                <w:szCs w:val="16"/>
              </w:rPr>
              <w:t>specified by system designer";</w:t>
            </w:r>
          </w:p>
          <w:p w14:paraId="305AE6E6" w14:textId="098DB83D" w:rsidR="00684D26" w:rsidRPr="00F607F1" w:rsidRDefault="00684D26" w:rsidP="00120521">
            <w:pPr>
              <w:rPr>
                <w:rFonts w:ascii="Calibri" w:hAnsi="Calibri"/>
                <w:sz w:val="16"/>
                <w:szCs w:val="16"/>
              </w:rPr>
            </w:pPr>
            <w:r w:rsidRPr="00F607F1">
              <w:rPr>
                <w:rFonts w:ascii="Calibri" w:hAnsi="Calibri"/>
                <w:b/>
                <w:sz w:val="16"/>
                <w:szCs w:val="16"/>
              </w:rPr>
              <w:t>elseif</w:t>
            </w:r>
            <w:r w:rsidRPr="00F607F1">
              <w:rPr>
                <w:rFonts w:ascii="Calibri" w:hAnsi="Calibri"/>
                <w:sz w:val="16"/>
                <w:szCs w:val="16"/>
              </w:rPr>
              <w:t xml:space="preserve"> </w:t>
            </w:r>
            <w:r w:rsidR="001115E4" w:rsidRPr="00F607F1">
              <w:rPr>
                <w:rFonts w:ascii="Calibri" w:hAnsi="Calibri"/>
                <w:sz w:val="16"/>
                <w:szCs w:val="16"/>
              </w:rPr>
              <w:t>M</w:t>
            </w:r>
            <w:r w:rsidRPr="00F607F1">
              <w:rPr>
                <w:rFonts w:ascii="Calibri" w:hAnsi="Calibri"/>
                <w:sz w:val="16"/>
                <w:szCs w:val="16"/>
              </w:rPr>
              <w:t>10</w:t>
            </w:r>
            <w:r w:rsidRPr="00F607F1">
              <w:rPr>
                <w:rFonts w:ascii="Calibri" w:hAnsi="Calibri" w:cs="Calibri"/>
                <w:sz w:val="16"/>
                <w:szCs w:val="16"/>
              </w:rPr>
              <w:t>≥</w:t>
            </w:r>
            <w:r w:rsidR="001115E4" w:rsidRPr="00F607F1">
              <w:rPr>
                <w:rFonts w:ascii="Calibri" w:hAnsi="Calibri"/>
                <w:sz w:val="16"/>
                <w:szCs w:val="16"/>
              </w:rPr>
              <w:t>M</w:t>
            </w:r>
            <w:r w:rsidRPr="00F607F1">
              <w:rPr>
                <w:rFonts w:ascii="Calibri" w:hAnsi="Calibri"/>
                <w:sz w:val="16"/>
                <w:szCs w:val="16"/>
              </w:rPr>
              <w:t>11,</w:t>
            </w:r>
          </w:p>
          <w:p w14:paraId="2A58C4F2" w14:textId="77777777" w:rsidR="00684D26" w:rsidRPr="00F607F1" w:rsidRDefault="00684D26" w:rsidP="00120521">
            <w:pPr>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text: "complies",</w:t>
            </w:r>
          </w:p>
          <w:p w14:paraId="0CCD8C04" w14:textId="2A884504" w:rsidR="00684D26" w:rsidRPr="00F607F1" w:rsidRDefault="00684D26" w:rsidP="00120521">
            <w:pPr>
              <w:keepNext/>
              <w:rPr>
                <w:rFonts w:ascii="Calibri" w:hAnsi="Calibri"/>
                <w:sz w:val="18"/>
                <w:szCs w:val="18"/>
              </w:rPr>
            </w:pPr>
            <w:r w:rsidRPr="00F607F1">
              <w:rPr>
                <w:rFonts w:ascii="Calibri" w:hAnsi="Calibri"/>
                <w:b/>
                <w:sz w:val="16"/>
                <w:szCs w:val="16"/>
              </w:rPr>
              <w:t>else</w:t>
            </w:r>
            <w:r w:rsidRPr="00F607F1">
              <w:rPr>
                <w:rFonts w:ascii="Calibri" w:hAnsi="Calibri"/>
                <w:sz w:val="16"/>
                <w:szCs w:val="16"/>
              </w:rPr>
              <w:t xml:space="preserve"> display text:"does not comply"&gt;&gt;</w:t>
            </w:r>
          </w:p>
        </w:tc>
        <w:tc>
          <w:tcPr>
            <w:tcW w:w="1531" w:type="dxa"/>
          </w:tcPr>
          <w:p w14:paraId="43CB8BC1" w14:textId="2FAC6577" w:rsidR="00BC49D6" w:rsidRPr="00F607F1" w:rsidRDefault="00684D26" w:rsidP="00120521">
            <w:pPr>
              <w:keepNext/>
              <w:rPr>
                <w:rFonts w:ascii="Calibri" w:hAnsi="Calibri"/>
                <w:sz w:val="18"/>
                <w:szCs w:val="18"/>
              </w:rPr>
            </w:pPr>
            <w:r w:rsidRPr="00F607F1">
              <w:rPr>
                <w:rFonts w:ascii="Calibri" w:hAnsi="Calibri"/>
                <w:sz w:val="18"/>
                <w:szCs w:val="18"/>
              </w:rPr>
              <w:t>&lt;&lt;</w:t>
            </w:r>
            <w:r w:rsidR="00BC49D6" w:rsidRPr="00F607F1">
              <w:t xml:space="preserve"> </w:t>
            </w:r>
            <w:r w:rsidR="00BC49D6" w:rsidRPr="00F607F1">
              <w:rPr>
                <w:rFonts w:ascii="Calibri" w:hAnsi="Calibri"/>
                <w:b/>
                <w:sz w:val="18"/>
                <w:szCs w:val="18"/>
              </w:rPr>
              <w:t>if</w:t>
            </w:r>
            <w:r w:rsidR="00BC49D6" w:rsidRPr="00F607F1">
              <w:rPr>
                <w:rFonts w:ascii="Calibri" w:hAnsi="Calibri"/>
                <w:sz w:val="18"/>
                <w:szCs w:val="18"/>
              </w:rPr>
              <w:t xml:space="preserve"> system type value in either D04 or D05= one of the following two: </w:t>
            </w:r>
          </w:p>
          <w:p w14:paraId="72BD3870" w14:textId="77777777" w:rsidR="00BC49D6" w:rsidRPr="00F607F1" w:rsidRDefault="00BC49D6" w:rsidP="00120521">
            <w:pPr>
              <w:keepNext/>
              <w:rPr>
                <w:rFonts w:ascii="Calibri" w:hAnsi="Calibri"/>
                <w:sz w:val="18"/>
                <w:szCs w:val="18"/>
              </w:rPr>
            </w:pPr>
            <w:r w:rsidRPr="00F607F1">
              <w:rPr>
                <w:rFonts w:ascii="Calibri" w:hAnsi="Calibri"/>
                <w:sz w:val="18"/>
                <w:szCs w:val="18"/>
              </w:rPr>
              <w:t>*VCHP Indoor Units - Ducted, *VCHP Indoor Units Ducted+Ductless,</w:t>
            </w:r>
          </w:p>
          <w:p w14:paraId="602B0BE9" w14:textId="1EF44B3C" w:rsidR="00BC49D6" w:rsidRPr="00F607F1" w:rsidRDefault="00BC49D6" w:rsidP="00120521">
            <w:pPr>
              <w:keepNext/>
              <w:rPr>
                <w:rFonts w:ascii="Calibri" w:hAnsi="Calibri"/>
                <w:sz w:val="18"/>
                <w:szCs w:val="18"/>
              </w:rPr>
            </w:pPr>
            <w:r w:rsidRPr="00F607F1">
              <w:rPr>
                <w:rFonts w:ascii="Calibri" w:hAnsi="Calibri"/>
                <w:b/>
                <w:sz w:val="18"/>
                <w:szCs w:val="18"/>
              </w:rPr>
              <w:t>then</w:t>
            </w:r>
            <w:r w:rsidRPr="00F607F1">
              <w:rPr>
                <w:rFonts w:ascii="Calibri" w:hAnsi="Calibri"/>
                <w:sz w:val="18"/>
                <w:szCs w:val="18"/>
              </w:rPr>
              <w:t xml:space="preserve"> value = 0.1,</w:t>
            </w:r>
          </w:p>
          <w:p w14:paraId="6E74C0C9" w14:textId="4991B1E9" w:rsidR="00BC49D6" w:rsidRPr="00F607F1" w:rsidRDefault="00BC49D6" w:rsidP="00120521">
            <w:pPr>
              <w:keepNext/>
              <w:rPr>
                <w:rFonts w:ascii="Calibri" w:hAnsi="Calibri"/>
                <w:sz w:val="18"/>
                <w:szCs w:val="18"/>
              </w:rPr>
            </w:pPr>
            <w:r w:rsidRPr="00F607F1">
              <w:rPr>
                <w:rFonts w:ascii="Calibri" w:hAnsi="Calibri"/>
                <w:b/>
                <w:sz w:val="18"/>
                <w:szCs w:val="18"/>
              </w:rPr>
              <w:t>elseif</w:t>
            </w:r>
            <w:r w:rsidRPr="00F607F1">
              <w:rPr>
                <w:rFonts w:ascii="Calibri" w:hAnsi="Calibri"/>
                <w:sz w:val="18"/>
                <w:szCs w:val="18"/>
              </w:rPr>
              <w:t xml:space="preserve"> value in M07=1,</w:t>
            </w:r>
          </w:p>
          <w:p w14:paraId="1014C261" w14:textId="77777777" w:rsidR="00BC49D6" w:rsidRPr="00F607F1" w:rsidRDefault="00BC49D6" w:rsidP="00120521">
            <w:pPr>
              <w:keepNext/>
              <w:rPr>
                <w:rFonts w:ascii="Calibri" w:hAnsi="Calibri"/>
                <w:sz w:val="18"/>
                <w:szCs w:val="18"/>
              </w:rPr>
            </w:pPr>
            <w:r w:rsidRPr="00F607F1">
              <w:rPr>
                <w:rFonts w:ascii="Calibri" w:hAnsi="Calibri"/>
                <w:b/>
                <w:sz w:val="18"/>
                <w:szCs w:val="18"/>
              </w:rPr>
              <w:t>then</w:t>
            </w:r>
            <w:r w:rsidRPr="00F607F1">
              <w:rPr>
                <w:rFonts w:ascii="Calibri" w:hAnsi="Calibri"/>
                <w:sz w:val="18"/>
                <w:szCs w:val="18"/>
              </w:rPr>
              <w:t xml:space="preserve"> value = 0.1;</w:t>
            </w:r>
          </w:p>
          <w:p w14:paraId="1F9B9A2C" w14:textId="0771B153" w:rsidR="00684D26" w:rsidRPr="00F607F1" w:rsidRDefault="00BC49D6" w:rsidP="00120521">
            <w:pPr>
              <w:keepNext/>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w:t>
            </w:r>
            <w:r w:rsidR="00684D26" w:rsidRPr="00F607F1">
              <w:rPr>
                <w:rFonts w:ascii="Calibri" w:hAnsi="Calibri"/>
                <w:sz w:val="18"/>
                <w:szCs w:val="18"/>
              </w:rPr>
              <w:t>user enter value, numeric, x.xx&gt;&gt;</w:t>
            </w:r>
          </w:p>
        </w:tc>
      </w:tr>
      <w:tr w:rsidR="00BC49D6" w:rsidRPr="00F607F1" w14:paraId="1F9B9A3D" w14:textId="77777777" w:rsidTr="00120521">
        <w:trPr>
          <w:cantSplit/>
          <w:trHeight w:val="288"/>
        </w:trPr>
        <w:tc>
          <w:tcPr>
            <w:tcW w:w="1052" w:type="dxa"/>
          </w:tcPr>
          <w:p w14:paraId="1F9B9A36" w14:textId="77777777" w:rsidR="00684D26" w:rsidRPr="00F607F1" w:rsidRDefault="00684D26" w:rsidP="00120521">
            <w:pPr>
              <w:keepNext/>
              <w:rPr>
                <w:rFonts w:ascii="Calibri" w:hAnsi="Calibri"/>
                <w:sz w:val="18"/>
                <w:szCs w:val="18"/>
              </w:rPr>
            </w:pPr>
          </w:p>
        </w:tc>
        <w:tc>
          <w:tcPr>
            <w:tcW w:w="1053" w:type="dxa"/>
          </w:tcPr>
          <w:p w14:paraId="1F9B9A37" w14:textId="77777777" w:rsidR="00684D26" w:rsidRPr="00F607F1" w:rsidRDefault="00684D26" w:rsidP="00120521">
            <w:pPr>
              <w:keepNext/>
              <w:rPr>
                <w:rFonts w:ascii="Calibri" w:hAnsi="Calibri"/>
                <w:sz w:val="18"/>
                <w:szCs w:val="18"/>
              </w:rPr>
            </w:pPr>
          </w:p>
        </w:tc>
        <w:tc>
          <w:tcPr>
            <w:tcW w:w="1052" w:type="dxa"/>
          </w:tcPr>
          <w:p w14:paraId="36EA6296" w14:textId="77777777" w:rsidR="00684D26" w:rsidRPr="00F607F1" w:rsidRDefault="00684D26" w:rsidP="00120521">
            <w:pPr>
              <w:keepNext/>
              <w:rPr>
                <w:rFonts w:ascii="Calibri" w:hAnsi="Calibri"/>
                <w:sz w:val="18"/>
                <w:szCs w:val="18"/>
              </w:rPr>
            </w:pPr>
          </w:p>
        </w:tc>
        <w:tc>
          <w:tcPr>
            <w:tcW w:w="1053" w:type="dxa"/>
          </w:tcPr>
          <w:p w14:paraId="1F9B9A38" w14:textId="69492A58" w:rsidR="00684D26" w:rsidRPr="00F607F1" w:rsidRDefault="00684D26" w:rsidP="00120521">
            <w:pPr>
              <w:keepNext/>
              <w:rPr>
                <w:rFonts w:ascii="Calibri" w:hAnsi="Calibri"/>
                <w:sz w:val="18"/>
                <w:szCs w:val="18"/>
              </w:rPr>
            </w:pPr>
          </w:p>
        </w:tc>
        <w:tc>
          <w:tcPr>
            <w:tcW w:w="1052" w:type="dxa"/>
          </w:tcPr>
          <w:p w14:paraId="1F9B9A39" w14:textId="77777777" w:rsidR="00684D26" w:rsidRPr="00F607F1" w:rsidRDefault="00684D26" w:rsidP="00120521">
            <w:pPr>
              <w:keepNext/>
              <w:rPr>
                <w:rFonts w:ascii="Calibri" w:hAnsi="Calibri"/>
                <w:sz w:val="18"/>
                <w:szCs w:val="18"/>
              </w:rPr>
            </w:pPr>
          </w:p>
        </w:tc>
        <w:tc>
          <w:tcPr>
            <w:tcW w:w="1053" w:type="dxa"/>
          </w:tcPr>
          <w:p w14:paraId="0D48E81F" w14:textId="77777777" w:rsidR="00684D26" w:rsidRPr="00F607F1" w:rsidRDefault="00684D26" w:rsidP="00120521">
            <w:pPr>
              <w:keepNext/>
              <w:rPr>
                <w:rFonts w:ascii="Calibri" w:hAnsi="Calibri"/>
                <w:sz w:val="18"/>
                <w:szCs w:val="18"/>
              </w:rPr>
            </w:pPr>
          </w:p>
        </w:tc>
        <w:tc>
          <w:tcPr>
            <w:tcW w:w="1052" w:type="dxa"/>
          </w:tcPr>
          <w:p w14:paraId="1F9B9A3A" w14:textId="4F766D38" w:rsidR="00684D26" w:rsidRPr="00F607F1" w:rsidRDefault="00684D26" w:rsidP="00120521">
            <w:pPr>
              <w:keepNext/>
              <w:rPr>
                <w:rFonts w:ascii="Calibri" w:hAnsi="Calibri"/>
                <w:sz w:val="18"/>
                <w:szCs w:val="18"/>
              </w:rPr>
            </w:pPr>
          </w:p>
        </w:tc>
        <w:tc>
          <w:tcPr>
            <w:tcW w:w="1053" w:type="dxa"/>
          </w:tcPr>
          <w:p w14:paraId="2BE20EC0" w14:textId="77777777" w:rsidR="00684D26" w:rsidRPr="00F607F1" w:rsidRDefault="00684D26" w:rsidP="00120521">
            <w:pPr>
              <w:keepNext/>
              <w:rPr>
                <w:rFonts w:ascii="Calibri" w:hAnsi="Calibri"/>
                <w:sz w:val="18"/>
                <w:szCs w:val="18"/>
              </w:rPr>
            </w:pPr>
          </w:p>
        </w:tc>
        <w:tc>
          <w:tcPr>
            <w:tcW w:w="845" w:type="dxa"/>
          </w:tcPr>
          <w:p w14:paraId="1A5CA016" w14:textId="77777777" w:rsidR="00684D26" w:rsidRPr="00F607F1" w:rsidRDefault="00684D26" w:rsidP="00120521">
            <w:pPr>
              <w:keepNext/>
              <w:rPr>
                <w:rFonts w:ascii="Calibri" w:hAnsi="Calibri"/>
                <w:sz w:val="18"/>
                <w:szCs w:val="18"/>
              </w:rPr>
            </w:pPr>
          </w:p>
        </w:tc>
        <w:tc>
          <w:tcPr>
            <w:tcW w:w="1170" w:type="dxa"/>
          </w:tcPr>
          <w:p w14:paraId="6E7638A4" w14:textId="77777777" w:rsidR="00684D26" w:rsidRPr="00F607F1" w:rsidRDefault="00684D26" w:rsidP="00120521">
            <w:pPr>
              <w:keepNext/>
              <w:rPr>
                <w:rFonts w:ascii="Calibri" w:hAnsi="Calibri"/>
                <w:sz w:val="18"/>
                <w:szCs w:val="18"/>
              </w:rPr>
            </w:pPr>
          </w:p>
        </w:tc>
        <w:tc>
          <w:tcPr>
            <w:tcW w:w="1350" w:type="dxa"/>
          </w:tcPr>
          <w:p w14:paraId="694788C5" w14:textId="435841D3" w:rsidR="00684D26" w:rsidRPr="00F607F1" w:rsidRDefault="00684D26" w:rsidP="00120521">
            <w:pPr>
              <w:keepNext/>
              <w:rPr>
                <w:rFonts w:ascii="Calibri" w:hAnsi="Calibri"/>
                <w:sz w:val="18"/>
                <w:szCs w:val="18"/>
              </w:rPr>
            </w:pPr>
          </w:p>
        </w:tc>
        <w:tc>
          <w:tcPr>
            <w:tcW w:w="1080" w:type="dxa"/>
          </w:tcPr>
          <w:p w14:paraId="4411F501" w14:textId="36229F56" w:rsidR="00684D26" w:rsidRPr="00F607F1" w:rsidRDefault="00684D26" w:rsidP="00120521">
            <w:pPr>
              <w:keepNext/>
              <w:rPr>
                <w:rFonts w:ascii="Calibri" w:hAnsi="Calibri"/>
                <w:sz w:val="18"/>
                <w:szCs w:val="18"/>
              </w:rPr>
            </w:pPr>
          </w:p>
        </w:tc>
        <w:tc>
          <w:tcPr>
            <w:tcW w:w="1531" w:type="dxa"/>
          </w:tcPr>
          <w:p w14:paraId="1F9B9A3C" w14:textId="45A0C77E" w:rsidR="00684D26" w:rsidRPr="00F607F1" w:rsidRDefault="00684D26" w:rsidP="00120521">
            <w:pPr>
              <w:keepNext/>
              <w:rPr>
                <w:rFonts w:ascii="Calibri" w:hAnsi="Calibri"/>
                <w:sz w:val="18"/>
                <w:szCs w:val="18"/>
              </w:rPr>
            </w:pPr>
          </w:p>
        </w:tc>
      </w:tr>
      <w:tr w:rsidR="00684D26" w:rsidRPr="00F607F1" w14:paraId="1F9B9A3F" w14:textId="77777777" w:rsidTr="00120521">
        <w:trPr>
          <w:cantSplit/>
        </w:trPr>
        <w:tc>
          <w:tcPr>
            <w:tcW w:w="14396" w:type="dxa"/>
            <w:gridSpan w:val="13"/>
          </w:tcPr>
          <w:p w14:paraId="1F9B9A3E" w14:textId="4867E4D0" w:rsidR="00684D26" w:rsidRPr="00F607F1" w:rsidRDefault="00684D26" w:rsidP="00120521">
            <w:pPr>
              <w:keepNext/>
              <w:rPr>
                <w:rFonts w:ascii="Calibri" w:hAnsi="Calibri"/>
                <w:sz w:val="18"/>
                <w:szCs w:val="18"/>
              </w:rPr>
            </w:pPr>
            <w:r w:rsidRPr="00F607F1">
              <w:rPr>
                <w:rFonts w:ascii="Calibri" w:hAnsi="Calibri"/>
                <w:sz w:val="18"/>
                <w:szCs w:val="18"/>
              </w:rPr>
              <w:t>Notes:</w:t>
            </w:r>
          </w:p>
        </w:tc>
      </w:tr>
    </w:tbl>
    <w:p w14:paraId="1F9B9A40" w14:textId="77777777" w:rsidR="000F413D" w:rsidRPr="00F607F1"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F607F1" w14:paraId="1F9B9A43" w14:textId="77777777" w:rsidTr="003F7A37">
        <w:trPr>
          <w:cantSplit/>
        </w:trPr>
        <w:tc>
          <w:tcPr>
            <w:tcW w:w="14390" w:type="dxa"/>
            <w:gridSpan w:val="2"/>
            <w:shd w:val="clear" w:color="auto" w:fill="auto"/>
          </w:tcPr>
          <w:p w14:paraId="1F9B9A41" w14:textId="6531750A" w:rsidR="000F413D" w:rsidRPr="00F607F1" w:rsidRDefault="00D56952" w:rsidP="00C42C38">
            <w:pPr>
              <w:keepNext/>
              <w:rPr>
                <w:rFonts w:ascii="Calibri" w:hAnsi="Calibri"/>
                <w:b/>
                <w:sz w:val="18"/>
                <w:szCs w:val="18"/>
              </w:rPr>
            </w:pPr>
            <w:r w:rsidRPr="00F607F1">
              <w:rPr>
                <w:rFonts w:ascii="Calibri" w:hAnsi="Calibri"/>
                <w:b/>
                <w:sz w:val="18"/>
                <w:szCs w:val="18"/>
              </w:rPr>
              <w:lastRenderedPageBreak/>
              <w:t>N</w:t>
            </w:r>
            <w:r w:rsidR="000F413D" w:rsidRPr="00F607F1">
              <w:rPr>
                <w:rFonts w:ascii="Calibri" w:hAnsi="Calibri"/>
                <w:b/>
                <w:sz w:val="18"/>
                <w:szCs w:val="18"/>
              </w:rPr>
              <w:t xml:space="preserve">. Air Filter Device Requirements  </w:t>
            </w:r>
          </w:p>
          <w:p w14:paraId="20CF43A9" w14:textId="77777777" w:rsidR="005669D1" w:rsidRPr="00F607F1" w:rsidRDefault="00A53DED" w:rsidP="00327EE1">
            <w:pPr>
              <w:keepNext/>
              <w:rPr>
                <w:rFonts w:ascii="Calibri" w:hAnsi="Calibri"/>
                <w:sz w:val="18"/>
                <w:szCs w:val="18"/>
              </w:rPr>
            </w:pPr>
            <w:r w:rsidRPr="00F607F1">
              <w:rPr>
                <w:rFonts w:ascii="Calibri" w:hAnsi="Calibri"/>
                <w:sz w:val="18"/>
                <w:szCs w:val="18"/>
              </w:rPr>
              <w:t>&lt;&lt;if Section M. applies, then display Section N.; else display section header and the section does not apply message&gt;&gt;</w:t>
            </w:r>
          </w:p>
          <w:p w14:paraId="1F9B9A42" w14:textId="2555653D" w:rsidR="003F7A37" w:rsidRPr="00F607F1" w:rsidRDefault="003F7A37" w:rsidP="00327EE1">
            <w:pPr>
              <w:keepNext/>
              <w:rPr>
                <w:rFonts w:ascii="Calibri" w:hAnsi="Calibri"/>
                <w:sz w:val="18"/>
                <w:szCs w:val="18"/>
              </w:rPr>
            </w:pPr>
            <w:r w:rsidRPr="00F607F1">
              <w:rPr>
                <w:rFonts w:ascii="Calibri" w:hAnsi="Calibri"/>
                <w:sz w:val="18"/>
                <w:szCs w:val="18"/>
              </w:rPr>
              <w:t>Mandatory Air Filter Device Requirements can be found in Section 150.0(m)12A-E.  Some mandatory requirements may apply in addition to those listed below.</w:t>
            </w:r>
          </w:p>
        </w:tc>
      </w:tr>
      <w:tr w:rsidR="000F413D" w:rsidRPr="00F607F1" w14:paraId="1F9B9A46" w14:textId="77777777" w:rsidTr="003F7A37">
        <w:trPr>
          <w:cantSplit/>
        </w:trPr>
        <w:tc>
          <w:tcPr>
            <w:tcW w:w="464" w:type="dxa"/>
            <w:shd w:val="clear" w:color="auto" w:fill="auto"/>
            <w:vAlign w:val="center"/>
          </w:tcPr>
          <w:p w14:paraId="1F9B9A44"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01</w:t>
            </w:r>
          </w:p>
        </w:tc>
        <w:tc>
          <w:tcPr>
            <w:tcW w:w="13926" w:type="dxa"/>
            <w:shd w:val="clear" w:color="auto" w:fill="auto"/>
          </w:tcPr>
          <w:p w14:paraId="1F9B9A45" w14:textId="6E038DEE" w:rsidR="000F413D" w:rsidRPr="00F607F1" w:rsidRDefault="003F7A37" w:rsidP="00C42C38">
            <w:pPr>
              <w:keepNext/>
              <w:spacing w:after="60"/>
              <w:rPr>
                <w:rFonts w:ascii="Calibri" w:hAnsi="Calibri"/>
                <w:sz w:val="18"/>
                <w:szCs w:val="18"/>
              </w:rPr>
            </w:pPr>
            <w:r w:rsidRPr="00F607F1">
              <w:rPr>
                <w:rFonts w:ascii="Calibri" w:hAnsi="Calibri"/>
                <w:sz w:val="18"/>
                <w:szCs w:val="18"/>
              </w:rPr>
              <w:t>A</w:t>
            </w:r>
            <w:r w:rsidR="000F413D" w:rsidRPr="00F607F1">
              <w:rPr>
                <w:rFonts w:ascii="Calibri" w:hAnsi="Calibri"/>
                <w:sz w:val="18"/>
                <w:szCs w:val="18"/>
              </w:rPr>
              <w:t>ll recirculated air and all outdoor air</w:t>
            </w:r>
            <w:r w:rsidRPr="00F607F1">
              <w:rPr>
                <w:rFonts w:ascii="Calibri" w:hAnsi="Calibri"/>
                <w:sz w:val="18"/>
                <w:szCs w:val="18"/>
              </w:rPr>
              <w:t xml:space="preserve"> (including make up air)</w:t>
            </w:r>
            <w:r w:rsidR="000F413D" w:rsidRPr="00F607F1">
              <w:rPr>
                <w:rFonts w:ascii="Calibri" w:hAnsi="Calibri"/>
                <w:sz w:val="18"/>
                <w:szCs w:val="18"/>
              </w:rPr>
              <w:t xml:space="preserve"> supplied to the occupiable space is filtered before passing through the system's thermal conditioning components.</w:t>
            </w:r>
          </w:p>
        </w:tc>
      </w:tr>
      <w:tr w:rsidR="000F413D" w:rsidRPr="00F607F1" w14:paraId="1F9B9A49" w14:textId="77777777" w:rsidTr="003F7A37">
        <w:trPr>
          <w:cantSplit/>
        </w:trPr>
        <w:tc>
          <w:tcPr>
            <w:tcW w:w="464" w:type="dxa"/>
            <w:shd w:val="clear" w:color="auto" w:fill="auto"/>
            <w:vAlign w:val="center"/>
          </w:tcPr>
          <w:p w14:paraId="1F9B9A47"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02</w:t>
            </w:r>
          </w:p>
        </w:tc>
        <w:tc>
          <w:tcPr>
            <w:tcW w:w="13926" w:type="dxa"/>
            <w:shd w:val="clear" w:color="auto" w:fill="auto"/>
          </w:tcPr>
          <w:p w14:paraId="1F9B9A48" w14:textId="4053B783" w:rsidR="000F413D" w:rsidRPr="00F607F1" w:rsidRDefault="000F413D" w:rsidP="00327EE1">
            <w:pPr>
              <w:keepNext/>
              <w:spacing w:after="60"/>
              <w:rPr>
                <w:rFonts w:ascii="Calibri" w:hAnsi="Calibri"/>
                <w:sz w:val="18"/>
                <w:szCs w:val="18"/>
              </w:rPr>
            </w:pPr>
            <w:r w:rsidRPr="00F607F1">
              <w:rPr>
                <w:rFonts w:ascii="Calibri" w:hAnsi="Calibri"/>
                <w:sz w:val="18"/>
                <w:szCs w:val="18"/>
              </w:rPr>
              <w:t xml:space="preserve">The </w:t>
            </w:r>
            <w:r w:rsidR="003F7A37" w:rsidRPr="00F607F1">
              <w:rPr>
                <w:rFonts w:ascii="Calibri" w:hAnsi="Calibri"/>
                <w:sz w:val="18"/>
                <w:szCs w:val="18"/>
              </w:rPr>
              <w:t xml:space="preserve">space conditioning </w:t>
            </w:r>
            <w:r w:rsidRPr="00F607F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rsidRPr="00F607F1">
              <w:t xml:space="preserve"> </w:t>
            </w:r>
            <w:r w:rsidR="00327EE1" w:rsidRPr="00F607F1">
              <w:rPr>
                <w:rFonts w:ascii="Calibri" w:hAnsi="Calibri"/>
                <w:sz w:val="18"/>
                <w:szCs w:val="18"/>
              </w:rPr>
              <w:t>by the system designer.</w:t>
            </w:r>
            <w:r w:rsidRPr="00F607F1">
              <w:rPr>
                <w:rFonts w:ascii="Calibri" w:hAnsi="Calibri"/>
                <w:sz w:val="18"/>
                <w:szCs w:val="18"/>
              </w:rPr>
              <w:t xml:space="preserve">  </w:t>
            </w:r>
            <w:r w:rsidR="00327EE1" w:rsidRPr="00F607F1">
              <w:rPr>
                <w:rFonts w:ascii="Calibri" w:hAnsi="Calibri"/>
                <w:sz w:val="18"/>
                <w:szCs w:val="18"/>
              </w:rPr>
              <w:t xml:space="preserve">The system installer shall affix a sticker/label to each </w:t>
            </w:r>
            <w:r w:rsidRPr="00F607F1">
              <w:rPr>
                <w:rFonts w:ascii="Calibri" w:hAnsi="Calibri"/>
                <w:sz w:val="18"/>
                <w:szCs w:val="18"/>
              </w:rPr>
              <w:t xml:space="preserve">system air filter </w:t>
            </w:r>
            <w:r w:rsidR="00327EE1" w:rsidRPr="00F607F1">
              <w:rPr>
                <w:rFonts w:ascii="Calibri" w:hAnsi="Calibri"/>
                <w:sz w:val="18"/>
                <w:szCs w:val="18"/>
              </w:rPr>
              <w:t xml:space="preserve">grille/rack </w:t>
            </w:r>
            <w:r w:rsidRPr="00F607F1">
              <w:rPr>
                <w:rFonts w:ascii="Calibri" w:hAnsi="Calibri"/>
                <w:sz w:val="18"/>
                <w:szCs w:val="18"/>
              </w:rPr>
              <w:t xml:space="preserve">location </w:t>
            </w:r>
            <w:r w:rsidR="00327EE1" w:rsidRPr="00F607F1">
              <w:rPr>
                <w:rFonts w:ascii="Calibri" w:hAnsi="Calibri"/>
                <w:sz w:val="18"/>
                <w:szCs w:val="18"/>
              </w:rPr>
              <w:t>that</w:t>
            </w:r>
            <w:r w:rsidRPr="00F607F1">
              <w:rPr>
                <w:rFonts w:ascii="Calibri" w:hAnsi="Calibri"/>
                <w:sz w:val="18"/>
                <w:szCs w:val="18"/>
              </w:rPr>
              <w:t xml:space="preserve"> disclose</w:t>
            </w:r>
            <w:r w:rsidR="00327EE1" w:rsidRPr="00F607F1">
              <w:rPr>
                <w:rFonts w:ascii="Calibri" w:hAnsi="Calibri"/>
                <w:sz w:val="18"/>
                <w:szCs w:val="18"/>
              </w:rPr>
              <w:t>s</w:t>
            </w:r>
            <w:r w:rsidRPr="00F607F1">
              <w:rPr>
                <w:rFonts w:ascii="Calibri" w:hAnsi="Calibri"/>
                <w:sz w:val="18"/>
                <w:szCs w:val="18"/>
              </w:rPr>
              <w:t xml:space="preserve"> the </w:t>
            </w:r>
            <w:r w:rsidR="00327EE1" w:rsidRPr="00F607F1">
              <w:rPr>
                <w:rFonts w:ascii="Calibri" w:hAnsi="Calibri"/>
                <w:sz w:val="18"/>
                <w:szCs w:val="18"/>
              </w:rPr>
              <w:t xml:space="preserve">filter's </w:t>
            </w:r>
            <w:r w:rsidRPr="00F607F1">
              <w:rPr>
                <w:rFonts w:ascii="Calibri" w:hAnsi="Calibri"/>
                <w:sz w:val="18"/>
                <w:szCs w:val="18"/>
              </w:rPr>
              <w:t xml:space="preserve">design airflow rate and the </w:t>
            </w:r>
            <w:r w:rsidR="00327EE1" w:rsidRPr="00F607F1">
              <w:rPr>
                <w:rFonts w:ascii="Calibri" w:hAnsi="Calibri"/>
                <w:sz w:val="18"/>
                <w:szCs w:val="18"/>
              </w:rPr>
              <w:t xml:space="preserve">filter's </w:t>
            </w:r>
            <w:r w:rsidRPr="00F607F1">
              <w:rPr>
                <w:rFonts w:ascii="Calibri" w:hAnsi="Calibri"/>
                <w:sz w:val="18"/>
                <w:szCs w:val="18"/>
              </w:rPr>
              <w:t>maximum allowable clean-filter pressure drop</w:t>
            </w:r>
            <w:r w:rsidR="00327EE1" w:rsidRPr="00F607F1">
              <w:t xml:space="preserve"> </w:t>
            </w:r>
            <w:r w:rsidR="00327EE1" w:rsidRPr="00F607F1">
              <w:rPr>
                <w:rFonts w:ascii="Calibri" w:hAnsi="Calibri"/>
                <w:sz w:val="18"/>
                <w:szCs w:val="18"/>
              </w:rPr>
              <w:t>at the design airflow rate</w:t>
            </w:r>
            <w:r w:rsidRPr="00F607F1">
              <w:rPr>
                <w:rFonts w:ascii="Calibri" w:hAnsi="Calibri"/>
                <w:sz w:val="18"/>
                <w:szCs w:val="18"/>
              </w:rPr>
              <w:t xml:space="preserve">.  The </w:t>
            </w:r>
            <w:r w:rsidR="00327EE1" w:rsidRPr="00F607F1">
              <w:rPr>
                <w:rFonts w:ascii="Calibri" w:hAnsi="Calibri"/>
                <w:sz w:val="18"/>
                <w:szCs w:val="18"/>
              </w:rPr>
              <w:t>sticker/</w:t>
            </w:r>
            <w:r w:rsidRPr="00F607F1">
              <w:rPr>
                <w:rFonts w:ascii="Calibri" w:hAnsi="Calibri"/>
                <w:sz w:val="18"/>
                <w:szCs w:val="18"/>
              </w:rPr>
              <w:t xml:space="preserve">label shall be permanently affixed to the air filter </w:t>
            </w:r>
            <w:r w:rsidR="00327EE1" w:rsidRPr="00F607F1">
              <w:rPr>
                <w:rFonts w:ascii="Calibri" w:hAnsi="Calibri"/>
                <w:sz w:val="18"/>
                <w:szCs w:val="18"/>
              </w:rPr>
              <w:t>grille/rack</w:t>
            </w:r>
            <w:r w:rsidRPr="00F607F1">
              <w:rPr>
                <w:rFonts w:ascii="Calibri" w:hAnsi="Calibri"/>
                <w:sz w:val="18"/>
                <w:szCs w:val="18"/>
              </w:rPr>
              <w:t>, readily legible, and visible to a person replacing the air filter</w:t>
            </w:r>
            <w:r w:rsidR="00327EE1" w:rsidRPr="00F607F1">
              <w:rPr>
                <w:rFonts w:ascii="Calibri" w:hAnsi="Calibri"/>
                <w:sz w:val="18"/>
                <w:szCs w:val="18"/>
              </w:rPr>
              <w:t>.</w:t>
            </w:r>
          </w:p>
        </w:tc>
      </w:tr>
      <w:tr w:rsidR="000F413D" w:rsidRPr="00F607F1" w14:paraId="1F9B9A4C" w14:textId="77777777" w:rsidTr="003F7A37">
        <w:trPr>
          <w:cantSplit/>
        </w:trPr>
        <w:tc>
          <w:tcPr>
            <w:tcW w:w="464" w:type="dxa"/>
            <w:shd w:val="clear" w:color="auto" w:fill="auto"/>
            <w:vAlign w:val="center"/>
          </w:tcPr>
          <w:p w14:paraId="1F9B9A4A"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03</w:t>
            </w:r>
          </w:p>
        </w:tc>
        <w:tc>
          <w:tcPr>
            <w:tcW w:w="13926" w:type="dxa"/>
            <w:shd w:val="clear" w:color="auto" w:fill="auto"/>
          </w:tcPr>
          <w:p w14:paraId="1F9B9A4B" w14:textId="77777777" w:rsidR="000F413D" w:rsidRPr="00F607F1" w:rsidRDefault="000F413D" w:rsidP="00C42C38">
            <w:pPr>
              <w:keepNext/>
              <w:spacing w:after="60"/>
              <w:rPr>
                <w:rFonts w:ascii="Calibri" w:hAnsi="Calibri"/>
                <w:sz w:val="18"/>
                <w:szCs w:val="18"/>
              </w:rPr>
            </w:pPr>
            <w:r w:rsidRPr="00F607F1">
              <w:rPr>
                <w:rFonts w:ascii="Calibri" w:hAnsi="Calibri"/>
                <w:sz w:val="18"/>
                <w:szCs w:val="18"/>
              </w:rPr>
              <w:t>All system air filter devices shall be located and installed in such a manner as to allow access and regular service by the system owner.</w:t>
            </w:r>
          </w:p>
        </w:tc>
      </w:tr>
      <w:tr w:rsidR="000F413D" w:rsidRPr="00F607F1" w14:paraId="1F9B9A4F" w14:textId="77777777" w:rsidTr="003F7A37">
        <w:trPr>
          <w:cantSplit/>
        </w:trPr>
        <w:tc>
          <w:tcPr>
            <w:tcW w:w="464" w:type="dxa"/>
            <w:shd w:val="clear" w:color="auto" w:fill="auto"/>
            <w:vAlign w:val="center"/>
          </w:tcPr>
          <w:p w14:paraId="1F9B9A4D"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04</w:t>
            </w:r>
          </w:p>
        </w:tc>
        <w:tc>
          <w:tcPr>
            <w:tcW w:w="13926" w:type="dxa"/>
            <w:shd w:val="clear" w:color="auto" w:fill="auto"/>
          </w:tcPr>
          <w:p w14:paraId="1F9B9A4E" w14:textId="75FEA8A3" w:rsidR="000F413D" w:rsidRPr="00F607F1" w:rsidRDefault="000F413D" w:rsidP="007B3C45">
            <w:pPr>
              <w:keepNext/>
              <w:spacing w:after="60"/>
              <w:rPr>
                <w:rFonts w:ascii="Calibri" w:hAnsi="Calibri"/>
                <w:sz w:val="18"/>
                <w:szCs w:val="18"/>
              </w:rPr>
            </w:pPr>
            <w:r w:rsidRPr="00F607F1">
              <w:rPr>
                <w:rFonts w:ascii="Calibri" w:hAnsi="Calibri"/>
                <w:sz w:val="18"/>
                <w:szCs w:val="18"/>
              </w:rPr>
              <w:t>The system shall be provided with air filter</w:t>
            </w:r>
            <w:r w:rsidR="007B3C45" w:rsidRPr="00F607F1">
              <w:rPr>
                <w:rFonts w:ascii="Calibri" w:hAnsi="Calibri"/>
                <w:sz w:val="18"/>
                <w:szCs w:val="18"/>
              </w:rPr>
              <w:t>s</w:t>
            </w:r>
            <w:r w:rsidRPr="00F607F1">
              <w:rPr>
                <w:rFonts w:ascii="Calibri" w:hAnsi="Calibri"/>
                <w:sz w:val="18"/>
                <w:szCs w:val="18"/>
              </w:rPr>
              <w:t xml:space="preserve"> having a designated efficiency equal to or greater than MERV </w:t>
            </w:r>
            <w:r w:rsidR="00327EE1" w:rsidRPr="00F607F1">
              <w:rPr>
                <w:rFonts w:ascii="Calibri" w:hAnsi="Calibri"/>
                <w:sz w:val="18"/>
                <w:szCs w:val="18"/>
              </w:rPr>
              <w:t xml:space="preserve">13 </w:t>
            </w:r>
            <w:r w:rsidRPr="00F607F1">
              <w:rPr>
                <w:rFonts w:ascii="Calibri" w:hAnsi="Calibri"/>
                <w:sz w:val="18"/>
                <w:szCs w:val="18"/>
              </w:rPr>
              <w:t xml:space="preserve">when tested in accordance with ASHRAE Standard 52.2, or a particle size efficiency rating equal to or greater than 50 percent in the </w:t>
            </w:r>
            <w:r w:rsidR="00327EE1" w:rsidRPr="00F607F1">
              <w:rPr>
                <w:rFonts w:ascii="Calibri" w:hAnsi="Calibri"/>
                <w:sz w:val="18"/>
                <w:szCs w:val="18"/>
              </w:rPr>
              <w:t xml:space="preserve">0.30-1.0 </w:t>
            </w:r>
            <w:r w:rsidRPr="00F607F1">
              <w:rPr>
                <w:rFonts w:ascii="Calibri" w:hAnsi="Calibri"/>
                <w:sz w:val="18"/>
                <w:szCs w:val="18"/>
              </w:rPr>
              <w:t xml:space="preserve">μm range </w:t>
            </w:r>
            <w:r w:rsidR="00327EE1" w:rsidRPr="00F607F1">
              <w:rPr>
                <w:rFonts w:ascii="Calibri" w:hAnsi="Calibri"/>
                <w:sz w:val="18"/>
                <w:szCs w:val="18"/>
              </w:rPr>
              <w:t xml:space="preserve">and equal to or greater than 85 percent in the 1.0-3.0 μm range </w:t>
            </w:r>
            <w:r w:rsidRPr="00F607F1">
              <w:rPr>
                <w:rFonts w:ascii="Calibri" w:hAnsi="Calibri"/>
                <w:sz w:val="18"/>
                <w:szCs w:val="18"/>
              </w:rPr>
              <w:t>when tested in accordance with AHRI Standard 680.</w:t>
            </w:r>
          </w:p>
        </w:tc>
      </w:tr>
      <w:tr w:rsidR="000F413D" w:rsidRPr="00F607F1" w14:paraId="1F9B9A52" w14:textId="77777777" w:rsidTr="003F7A37">
        <w:trPr>
          <w:cantSplit/>
        </w:trPr>
        <w:tc>
          <w:tcPr>
            <w:tcW w:w="464" w:type="dxa"/>
            <w:shd w:val="clear" w:color="auto" w:fill="auto"/>
            <w:vAlign w:val="center"/>
          </w:tcPr>
          <w:p w14:paraId="1F9B9A50"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05</w:t>
            </w:r>
          </w:p>
        </w:tc>
        <w:tc>
          <w:tcPr>
            <w:tcW w:w="13926" w:type="dxa"/>
            <w:shd w:val="clear" w:color="auto" w:fill="auto"/>
          </w:tcPr>
          <w:p w14:paraId="1F9B9A51" w14:textId="5F728238" w:rsidR="000F413D" w:rsidRPr="00F607F1" w:rsidRDefault="000F413D" w:rsidP="00327EE1">
            <w:pPr>
              <w:keepNext/>
              <w:spacing w:after="60"/>
              <w:rPr>
                <w:rFonts w:ascii="Calibri" w:hAnsi="Calibri"/>
                <w:sz w:val="18"/>
                <w:szCs w:val="18"/>
              </w:rPr>
            </w:pPr>
            <w:r w:rsidRPr="00F607F1">
              <w:rPr>
                <w:rFonts w:ascii="Calibri" w:hAnsi="Calibri"/>
                <w:sz w:val="18"/>
                <w:szCs w:val="18"/>
              </w:rPr>
              <w:t>The system shall be provided with air filter</w:t>
            </w:r>
            <w:r w:rsidR="00327EE1" w:rsidRPr="00F607F1">
              <w:rPr>
                <w:rFonts w:ascii="Calibri" w:hAnsi="Calibri"/>
                <w:sz w:val="18"/>
                <w:szCs w:val="18"/>
              </w:rPr>
              <w:t>s</w:t>
            </w:r>
            <w:r w:rsidRPr="00F607F1">
              <w:rPr>
                <w:rFonts w:ascii="Calibri" w:hAnsi="Calibri"/>
                <w:sz w:val="18"/>
                <w:szCs w:val="18"/>
              </w:rPr>
              <w:t xml:space="preserve"> that </w:t>
            </w:r>
            <w:r w:rsidR="00327EE1" w:rsidRPr="00F607F1">
              <w:rPr>
                <w:rFonts w:ascii="Calibri" w:hAnsi="Calibri"/>
                <w:sz w:val="18"/>
                <w:szCs w:val="18"/>
              </w:rPr>
              <w:t xml:space="preserve">have </w:t>
            </w:r>
            <w:r w:rsidRPr="00F607F1">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F607F1">
              <w:rPr>
                <w:rFonts w:ascii="Calibri" w:hAnsi="Calibri"/>
                <w:sz w:val="18"/>
                <w:szCs w:val="18"/>
              </w:rPr>
              <w:t>grilles/racks</w:t>
            </w:r>
            <w:r w:rsidRPr="00F607F1">
              <w:rPr>
                <w:rFonts w:ascii="Calibri" w:hAnsi="Calibri"/>
                <w:sz w:val="18"/>
                <w:szCs w:val="18"/>
              </w:rPr>
              <w:t>.</w:t>
            </w:r>
          </w:p>
        </w:tc>
      </w:tr>
      <w:tr w:rsidR="003F7A37" w:rsidRPr="00F607F1" w14:paraId="798A66BF" w14:textId="77777777" w:rsidTr="003F7A37">
        <w:trPr>
          <w:cantSplit/>
        </w:trPr>
        <w:tc>
          <w:tcPr>
            <w:tcW w:w="464" w:type="dxa"/>
            <w:shd w:val="clear" w:color="auto" w:fill="auto"/>
            <w:vAlign w:val="center"/>
          </w:tcPr>
          <w:p w14:paraId="1C003758" w14:textId="3F53B8EC" w:rsidR="003F7A37" w:rsidRPr="00F607F1" w:rsidRDefault="003F7A37" w:rsidP="003F7A37">
            <w:pPr>
              <w:keepNext/>
              <w:jc w:val="center"/>
              <w:rPr>
                <w:rFonts w:ascii="Calibri" w:hAnsi="Calibri"/>
                <w:sz w:val="18"/>
                <w:szCs w:val="18"/>
              </w:rPr>
            </w:pPr>
            <w:r w:rsidRPr="00F607F1">
              <w:rPr>
                <w:rFonts w:ascii="Calibri" w:hAnsi="Calibri"/>
                <w:sz w:val="18"/>
                <w:szCs w:val="18"/>
              </w:rPr>
              <w:t>06</w:t>
            </w:r>
          </w:p>
        </w:tc>
        <w:tc>
          <w:tcPr>
            <w:tcW w:w="13926" w:type="dxa"/>
            <w:shd w:val="clear" w:color="auto" w:fill="auto"/>
          </w:tcPr>
          <w:p w14:paraId="4F57E21E" w14:textId="09EA0E01" w:rsidR="003F7A37" w:rsidRPr="00F607F1" w:rsidRDefault="003F7A37" w:rsidP="003F7A37">
            <w:pPr>
              <w:keepNext/>
              <w:spacing w:after="60"/>
              <w:rPr>
                <w:rFonts w:ascii="Calibri" w:hAnsi="Calibri"/>
                <w:sz w:val="18"/>
                <w:szCs w:val="18"/>
              </w:rPr>
            </w:pPr>
            <w:r w:rsidRPr="00F607F1">
              <w:rPr>
                <w:rFonts w:ascii="Calibri" w:hAnsi="Calibri" w:cs="Calibri"/>
                <w:sz w:val="18"/>
                <w:szCs w:val="18"/>
              </w:rPr>
              <w:t>Filter racks or grilles shall use gaskets, sealing, or other means to close gaps around inserted filters and prevent air from bypassing the filter.</w:t>
            </w:r>
          </w:p>
        </w:tc>
      </w:tr>
      <w:tr w:rsidR="003F7A37" w:rsidRPr="00F607F1" w14:paraId="1F9B9A54" w14:textId="77777777" w:rsidTr="003F7A37">
        <w:trPr>
          <w:cantSplit/>
        </w:trPr>
        <w:tc>
          <w:tcPr>
            <w:tcW w:w="14390" w:type="dxa"/>
            <w:gridSpan w:val="2"/>
            <w:shd w:val="clear" w:color="auto" w:fill="auto"/>
            <w:vAlign w:val="center"/>
          </w:tcPr>
          <w:p w14:paraId="1F9B9A53" w14:textId="77777777" w:rsidR="003F7A37" w:rsidRPr="00F607F1" w:rsidRDefault="003F7A37" w:rsidP="003F7A37">
            <w:pPr>
              <w:keepNext/>
              <w:rPr>
                <w:rFonts w:ascii="Calibri" w:hAnsi="Calibri"/>
                <w:b/>
                <w:sz w:val="18"/>
                <w:szCs w:val="18"/>
              </w:rPr>
            </w:pPr>
            <w:r w:rsidRPr="00F607F1">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F607F1" w:rsidRDefault="000F413D" w:rsidP="008846F4">
      <w:pPr>
        <w:rPr>
          <w:rFonts w:ascii="Calibri" w:hAnsi="Calibri"/>
          <w:sz w:val="18"/>
          <w:szCs w:val="18"/>
        </w:rPr>
      </w:pPr>
    </w:p>
    <w:p w14:paraId="1F9B9A56" w14:textId="77777777" w:rsidR="000F413D" w:rsidRPr="00F607F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F607F1" w14:paraId="1F9B9A58" w14:textId="77777777" w:rsidTr="00760630">
        <w:trPr>
          <w:cantSplit/>
          <w:trHeight w:val="217"/>
        </w:trPr>
        <w:tc>
          <w:tcPr>
            <w:tcW w:w="14396" w:type="dxa"/>
            <w:gridSpan w:val="11"/>
          </w:tcPr>
          <w:p w14:paraId="4EC23989" w14:textId="6437F45F" w:rsidR="00692EF7" w:rsidRPr="00F607F1" w:rsidRDefault="00692EF7" w:rsidP="00A37C65">
            <w:pPr>
              <w:keepNext/>
              <w:rPr>
                <w:rFonts w:ascii="Calibri" w:hAnsi="Calibri"/>
                <w:b/>
                <w:sz w:val="18"/>
                <w:szCs w:val="18"/>
              </w:rPr>
            </w:pPr>
            <w:r w:rsidRPr="00F607F1">
              <w:rPr>
                <w:rFonts w:ascii="Calibri" w:hAnsi="Calibri"/>
                <w:b/>
                <w:sz w:val="18"/>
                <w:szCs w:val="18"/>
              </w:rPr>
              <w:lastRenderedPageBreak/>
              <w:t xml:space="preserve">O. HERS Verification Requirements </w:t>
            </w:r>
            <w:r w:rsidR="00E17C64" w:rsidRPr="00F607F1">
              <w:rPr>
                <w:rFonts w:ascii="Calibri" w:hAnsi="Calibri"/>
                <w:b/>
                <w:sz w:val="18"/>
                <w:szCs w:val="18"/>
              </w:rPr>
              <w:t>for Duct Systems</w:t>
            </w:r>
          </w:p>
          <w:p w14:paraId="3A97CD45" w14:textId="6AE97EB0" w:rsidR="009A6FD3" w:rsidRPr="00F607F1" w:rsidRDefault="009A6FD3" w:rsidP="00A37C65">
            <w:pPr>
              <w:keepNext/>
              <w:rPr>
                <w:rFonts w:ascii="Calibri" w:hAnsi="Calibri"/>
                <w:sz w:val="18"/>
                <w:szCs w:val="18"/>
              </w:rPr>
            </w:pPr>
            <w:r w:rsidRPr="00F607F1">
              <w:rPr>
                <w:rFonts w:ascii="Calibri" w:hAnsi="Calibri"/>
                <w:sz w:val="18"/>
                <w:szCs w:val="18"/>
              </w:rPr>
              <w:t>&lt;&lt;</w:t>
            </w:r>
            <w:r w:rsidR="008A24D6" w:rsidRPr="00F607F1">
              <w:rPr>
                <w:rFonts w:ascii="Calibri" w:hAnsi="Calibri"/>
                <w:b/>
                <w:sz w:val="18"/>
                <w:szCs w:val="18"/>
              </w:rPr>
              <w:t>if</w:t>
            </w:r>
            <w:r w:rsidR="008A24D6" w:rsidRPr="00F607F1">
              <w:rPr>
                <w:rFonts w:ascii="Calibri" w:hAnsi="Calibri"/>
                <w:sz w:val="18"/>
                <w:szCs w:val="18"/>
              </w:rPr>
              <w:t xml:space="preserve"> both Sections K and L do not apply, then display the section does not apply message, </w:t>
            </w:r>
            <w:r w:rsidR="008A24D6" w:rsidRPr="00F607F1">
              <w:rPr>
                <w:rFonts w:ascii="Calibri" w:hAnsi="Calibri"/>
                <w:b/>
                <w:sz w:val="18"/>
                <w:szCs w:val="18"/>
              </w:rPr>
              <w:t>else</w:t>
            </w:r>
            <w:r w:rsidR="008A24D6" w:rsidRPr="00F607F1">
              <w:rPr>
                <w:rFonts w:ascii="Calibri" w:hAnsi="Calibri"/>
                <w:sz w:val="18"/>
                <w:szCs w:val="18"/>
              </w:rPr>
              <w:t xml:space="preserve"> </w:t>
            </w:r>
            <w:r w:rsidRPr="00F607F1">
              <w:rPr>
                <w:rFonts w:ascii="Calibri" w:hAnsi="Calibri"/>
                <w:sz w:val="18"/>
                <w:szCs w:val="18"/>
              </w:rPr>
              <w:t xml:space="preserve">require </w:t>
            </w:r>
            <w:r w:rsidR="00C22188" w:rsidRPr="00F607F1">
              <w:rPr>
                <w:rFonts w:ascii="Calibri" w:hAnsi="Calibri"/>
                <w:sz w:val="18"/>
                <w:szCs w:val="18"/>
              </w:rPr>
              <w:t>one row of data in this table for each of the indoor units listed in L03</w:t>
            </w:r>
            <w:r w:rsidRPr="00F607F1">
              <w:rPr>
                <w:rFonts w:ascii="Calibri" w:hAnsi="Calibri"/>
                <w:sz w:val="18"/>
                <w:szCs w:val="18"/>
              </w:rPr>
              <w:t>;</w:t>
            </w:r>
          </w:p>
          <w:p w14:paraId="1F9B9A57" w14:textId="21802558" w:rsidR="00C22188" w:rsidRPr="00F607F1" w:rsidRDefault="009A6FD3" w:rsidP="00A37C65">
            <w:pPr>
              <w:keepNext/>
              <w:rPr>
                <w:rFonts w:ascii="Calibri" w:hAnsi="Calibri"/>
                <w:sz w:val="18"/>
                <w:szCs w:val="18"/>
              </w:rPr>
            </w:pPr>
            <w:r w:rsidRPr="00F607F1">
              <w:rPr>
                <w:rFonts w:ascii="Calibri" w:hAnsi="Calibri"/>
                <w:b/>
                <w:sz w:val="18"/>
                <w:szCs w:val="18"/>
              </w:rPr>
              <w:t>also</w:t>
            </w:r>
            <w:r w:rsidRPr="00F607F1">
              <w:rPr>
                <w:rFonts w:ascii="Calibri" w:hAnsi="Calibri"/>
                <w:sz w:val="18"/>
                <w:szCs w:val="18"/>
              </w:rPr>
              <w:t xml:space="preserve"> require one row of data in this table for each of the indoor units listed in K03</w:t>
            </w:r>
            <w:r w:rsidR="00C22188" w:rsidRPr="00F607F1">
              <w:rPr>
                <w:rFonts w:ascii="Calibri" w:hAnsi="Calibri"/>
                <w:sz w:val="18"/>
                <w:szCs w:val="18"/>
              </w:rPr>
              <w:t>&gt;&gt;</w:t>
            </w:r>
          </w:p>
        </w:tc>
      </w:tr>
      <w:tr w:rsidR="00760630" w:rsidRPr="00F607F1" w14:paraId="1F9B9A64" w14:textId="77777777" w:rsidTr="00296EE7">
        <w:trPr>
          <w:cantSplit/>
          <w:trHeight w:val="187"/>
        </w:trPr>
        <w:tc>
          <w:tcPr>
            <w:tcW w:w="1075" w:type="dxa"/>
            <w:vAlign w:val="bottom"/>
          </w:tcPr>
          <w:p w14:paraId="1F9B9A59" w14:textId="77777777" w:rsidR="00760630" w:rsidRPr="00F607F1" w:rsidRDefault="00760630" w:rsidP="00A37C65">
            <w:pPr>
              <w:keepNext/>
              <w:jc w:val="center"/>
              <w:rPr>
                <w:rFonts w:ascii="Calibri" w:hAnsi="Calibri"/>
                <w:sz w:val="18"/>
                <w:szCs w:val="18"/>
              </w:rPr>
            </w:pPr>
            <w:r w:rsidRPr="00F607F1">
              <w:rPr>
                <w:rFonts w:ascii="Calibri" w:hAnsi="Calibri"/>
                <w:sz w:val="18"/>
                <w:szCs w:val="18"/>
              </w:rPr>
              <w:t>01</w:t>
            </w:r>
          </w:p>
        </w:tc>
        <w:tc>
          <w:tcPr>
            <w:tcW w:w="1170" w:type="dxa"/>
            <w:vAlign w:val="bottom"/>
          </w:tcPr>
          <w:p w14:paraId="1F9B9A5A" w14:textId="77777777" w:rsidR="00760630" w:rsidRPr="00F607F1" w:rsidRDefault="00760630" w:rsidP="00E91CEC">
            <w:pPr>
              <w:keepNext/>
              <w:jc w:val="center"/>
              <w:rPr>
                <w:rFonts w:ascii="Calibri" w:hAnsi="Calibri"/>
                <w:sz w:val="18"/>
                <w:szCs w:val="18"/>
              </w:rPr>
            </w:pPr>
            <w:r w:rsidRPr="00F607F1">
              <w:rPr>
                <w:rFonts w:ascii="Calibri" w:hAnsi="Calibri"/>
                <w:sz w:val="18"/>
                <w:szCs w:val="18"/>
              </w:rPr>
              <w:t>02</w:t>
            </w:r>
          </w:p>
        </w:tc>
        <w:tc>
          <w:tcPr>
            <w:tcW w:w="1260" w:type="dxa"/>
          </w:tcPr>
          <w:p w14:paraId="37DE7375" w14:textId="1B079080" w:rsidR="00760630" w:rsidRPr="00F607F1" w:rsidRDefault="00760630" w:rsidP="00E91CEC">
            <w:pPr>
              <w:keepNext/>
              <w:jc w:val="center"/>
              <w:rPr>
                <w:rFonts w:ascii="Calibri" w:hAnsi="Calibri"/>
                <w:sz w:val="18"/>
                <w:szCs w:val="18"/>
              </w:rPr>
            </w:pPr>
            <w:r w:rsidRPr="00F607F1">
              <w:rPr>
                <w:rFonts w:ascii="Calibri" w:hAnsi="Calibri"/>
                <w:sz w:val="18"/>
                <w:szCs w:val="18"/>
              </w:rPr>
              <w:t>03</w:t>
            </w:r>
          </w:p>
        </w:tc>
        <w:tc>
          <w:tcPr>
            <w:tcW w:w="1260" w:type="dxa"/>
          </w:tcPr>
          <w:p w14:paraId="7109751F" w14:textId="46FA7B8E" w:rsidR="00760630" w:rsidRPr="00F607F1" w:rsidRDefault="00760630" w:rsidP="00E91CEC">
            <w:pPr>
              <w:keepNext/>
              <w:jc w:val="center"/>
              <w:rPr>
                <w:rFonts w:ascii="Calibri" w:hAnsi="Calibri"/>
                <w:sz w:val="18"/>
                <w:szCs w:val="18"/>
              </w:rPr>
            </w:pPr>
            <w:r w:rsidRPr="00F607F1">
              <w:rPr>
                <w:rFonts w:ascii="Calibri" w:hAnsi="Calibri"/>
                <w:sz w:val="18"/>
                <w:szCs w:val="18"/>
              </w:rPr>
              <w:t>04</w:t>
            </w:r>
          </w:p>
        </w:tc>
        <w:tc>
          <w:tcPr>
            <w:tcW w:w="1530" w:type="dxa"/>
            <w:vAlign w:val="bottom"/>
          </w:tcPr>
          <w:p w14:paraId="1F9B9A5B" w14:textId="1262CEEE" w:rsidR="00760630" w:rsidRPr="00F607F1" w:rsidRDefault="00760630" w:rsidP="00E91CEC">
            <w:pPr>
              <w:keepNext/>
              <w:jc w:val="center"/>
              <w:rPr>
                <w:rFonts w:ascii="Calibri" w:hAnsi="Calibri"/>
                <w:sz w:val="18"/>
                <w:szCs w:val="18"/>
              </w:rPr>
            </w:pPr>
            <w:r w:rsidRPr="00F607F1">
              <w:rPr>
                <w:rFonts w:ascii="Calibri" w:hAnsi="Calibri"/>
                <w:sz w:val="18"/>
                <w:szCs w:val="18"/>
              </w:rPr>
              <w:t>05</w:t>
            </w:r>
          </w:p>
        </w:tc>
        <w:tc>
          <w:tcPr>
            <w:tcW w:w="1710" w:type="dxa"/>
            <w:vAlign w:val="bottom"/>
          </w:tcPr>
          <w:p w14:paraId="1F9B9A5C" w14:textId="73A939DA" w:rsidR="00760630" w:rsidRPr="00F607F1" w:rsidRDefault="00760630" w:rsidP="00E91CEC">
            <w:pPr>
              <w:keepNext/>
              <w:jc w:val="center"/>
              <w:rPr>
                <w:rFonts w:ascii="Calibri" w:hAnsi="Calibri"/>
                <w:sz w:val="18"/>
                <w:szCs w:val="18"/>
              </w:rPr>
            </w:pPr>
            <w:r w:rsidRPr="00F607F1">
              <w:rPr>
                <w:rFonts w:ascii="Calibri" w:hAnsi="Calibri"/>
                <w:sz w:val="18"/>
                <w:szCs w:val="18"/>
              </w:rPr>
              <w:t>06</w:t>
            </w:r>
          </w:p>
        </w:tc>
        <w:tc>
          <w:tcPr>
            <w:tcW w:w="1156" w:type="dxa"/>
            <w:vAlign w:val="bottom"/>
          </w:tcPr>
          <w:p w14:paraId="1F9B9A5D" w14:textId="3E1D65A5" w:rsidR="00760630" w:rsidRPr="00F607F1" w:rsidRDefault="00760630" w:rsidP="00E91CEC">
            <w:pPr>
              <w:keepNext/>
              <w:jc w:val="center"/>
              <w:rPr>
                <w:rFonts w:ascii="Calibri" w:hAnsi="Calibri"/>
                <w:sz w:val="18"/>
                <w:szCs w:val="18"/>
              </w:rPr>
            </w:pPr>
            <w:r w:rsidRPr="00F607F1">
              <w:rPr>
                <w:rFonts w:ascii="Calibri" w:hAnsi="Calibri"/>
                <w:sz w:val="18"/>
                <w:szCs w:val="18"/>
              </w:rPr>
              <w:t>07</w:t>
            </w:r>
          </w:p>
        </w:tc>
        <w:tc>
          <w:tcPr>
            <w:tcW w:w="1454" w:type="dxa"/>
            <w:vAlign w:val="bottom"/>
          </w:tcPr>
          <w:p w14:paraId="1F9B9A5E" w14:textId="08D131C1" w:rsidR="00760630" w:rsidRPr="00F607F1" w:rsidRDefault="00760630" w:rsidP="00E91CEC">
            <w:pPr>
              <w:keepNext/>
              <w:jc w:val="center"/>
              <w:rPr>
                <w:rFonts w:ascii="Calibri" w:hAnsi="Calibri"/>
                <w:sz w:val="18"/>
                <w:szCs w:val="18"/>
              </w:rPr>
            </w:pPr>
            <w:r w:rsidRPr="00F607F1">
              <w:rPr>
                <w:rFonts w:ascii="Calibri" w:hAnsi="Calibri"/>
                <w:sz w:val="18"/>
                <w:szCs w:val="18"/>
              </w:rPr>
              <w:t>08</w:t>
            </w:r>
          </w:p>
        </w:tc>
        <w:tc>
          <w:tcPr>
            <w:tcW w:w="1163" w:type="dxa"/>
            <w:vAlign w:val="bottom"/>
          </w:tcPr>
          <w:p w14:paraId="1F9B9A61" w14:textId="2F443E41" w:rsidR="00760630" w:rsidRPr="00F607F1" w:rsidRDefault="00760630" w:rsidP="00E91CEC">
            <w:pPr>
              <w:keepNext/>
              <w:jc w:val="center"/>
              <w:rPr>
                <w:rFonts w:ascii="Calibri" w:hAnsi="Calibri"/>
                <w:sz w:val="18"/>
                <w:szCs w:val="18"/>
              </w:rPr>
            </w:pPr>
            <w:r w:rsidRPr="00F607F1">
              <w:rPr>
                <w:rFonts w:ascii="Calibri" w:hAnsi="Calibri"/>
                <w:sz w:val="18"/>
                <w:szCs w:val="18"/>
              </w:rPr>
              <w:t>09</w:t>
            </w:r>
          </w:p>
        </w:tc>
        <w:tc>
          <w:tcPr>
            <w:tcW w:w="1447" w:type="dxa"/>
            <w:vAlign w:val="bottom"/>
          </w:tcPr>
          <w:p w14:paraId="1F9B9A62" w14:textId="68151FEC" w:rsidR="00760630" w:rsidRPr="00F607F1" w:rsidRDefault="00760630" w:rsidP="00E91CEC">
            <w:pPr>
              <w:keepNext/>
              <w:jc w:val="center"/>
              <w:rPr>
                <w:rFonts w:ascii="Calibri" w:hAnsi="Calibri"/>
                <w:sz w:val="18"/>
                <w:szCs w:val="18"/>
              </w:rPr>
            </w:pPr>
            <w:r w:rsidRPr="00F607F1">
              <w:rPr>
                <w:rFonts w:ascii="Calibri" w:hAnsi="Calibri"/>
                <w:sz w:val="18"/>
                <w:szCs w:val="18"/>
              </w:rPr>
              <w:t>10</w:t>
            </w:r>
          </w:p>
        </w:tc>
        <w:tc>
          <w:tcPr>
            <w:tcW w:w="1171" w:type="dxa"/>
            <w:vAlign w:val="bottom"/>
          </w:tcPr>
          <w:p w14:paraId="1F9B9A63" w14:textId="0D76988C" w:rsidR="00760630" w:rsidRPr="00F607F1" w:rsidRDefault="00760630" w:rsidP="00A37C65">
            <w:pPr>
              <w:keepNext/>
              <w:jc w:val="center"/>
              <w:rPr>
                <w:rFonts w:ascii="Calibri" w:hAnsi="Calibri"/>
                <w:sz w:val="18"/>
                <w:szCs w:val="18"/>
              </w:rPr>
            </w:pPr>
            <w:r w:rsidRPr="00F607F1">
              <w:rPr>
                <w:rFonts w:ascii="Calibri" w:hAnsi="Calibri"/>
                <w:sz w:val="18"/>
                <w:szCs w:val="18"/>
              </w:rPr>
              <w:t>11</w:t>
            </w:r>
          </w:p>
        </w:tc>
      </w:tr>
      <w:tr w:rsidR="00760630" w:rsidRPr="00F607F1" w14:paraId="1F9B9A70" w14:textId="77777777" w:rsidTr="00296EE7">
        <w:trPr>
          <w:cantSplit/>
          <w:trHeight w:val="357"/>
        </w:trPr>
        <w:tc>
          <w:tcPr>
            <w:tcW w:w="1075" w:type="dxa"/>
            <w:tcBorders>
              <w:bottom w:val="nil"/>
            </w:tcBorders>
            <w:vAlign w:val="bottom"/>
          </w:tcPr>
          <w:p w14:paraId="1F9B9A65" w14:textId="77777777" w:rsidR="00760630" w:rsidRPr="00F607F1"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F607F1"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F607F1"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F607F1"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F607F1" w:rsidRDefault="00760630" w:rsidP="003B1D03">
            <w:pPr>
              <w:keepNext/>
              <w:jc w:val="center"/>
              <w:rPr>
                <w:rFonts w:ascii="Calibri" w:hAnsi="Calibri"/>
                <w:sz w:val="18"/>
                <w:szCs w:val="18"/>
              </w:rPr>
            </w:pPr>
            <w:r w:rsidRPr="00F607F1">
              <w:rPr>
                <w:rFonts w:ascii="Calibri" w:hAnsi="Calibri"/>
                <w:sz w:val="18"/>
                <w:szCs w:val="18"/>
              </w:rPr>
              <w:t>MCH-20</w:t>
            </w:r>
          </w:p>
        </w:tc>
        <w:tc>
          <w:tcPr>
            <w:tcW w:w="1710" w:type="dxa"/>
            <w:tcBorders>
              <w:bottom w:val="nil"/>
            </w:tcBorders>
            <w:vAlign w:val="bottom"/>
          </w:tcPr>
          <w:p w14:paraId="1F9B9A68"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MCH-21</w:t>
            </w:r>
          </w:p>
        </w:tc>
        <w:tc>
          <w:tcPr>
            <w:tcW w:w="1156" w:type="dxa"/>
            <w:tcBorders>
              <w:bottom w:val="nil"/>
            </w:tcBorders>
            <w:vAlign w:val="bottom"/>
          </w:tcPr>
          <w:p w14:paraId="1F9B9A69"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MCH-22</w:t>
            </w:r>
          </w:p>
        </w:tc>
        <w:tc>
          <w:tcPr>
            <w:tcW w:w="1454" w:type="dxa"/>
            <w:tcBorders>
              <w:bottom w:val="nil"/>
            </w:tcBorders>
            <w:vAlign w:val="bottom"/>
          </w:tcPr>
          <w:p w14:paraId="1F9B9A6A"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MCH-23</w:t>
            </w:r>
          </w:p>
        </w:tc>
        <w:tc>
          <w:tcPr>
            <w:tcW w:w="1163" w:type="dxa"/>
            <w:tcBorders>
              <w:bottom w:val="nil"/>
            </w:tcBorders>
            <w:vAlign w:val="bottom"/>
          </w:tcPr>
          <w:p w14:paraId="1F9B9A6D" w14:textId="00361519" w:rsidR="00760630" w:rsidRPr="00F607F1" w:rsidRDefault="00760630" w:rsidP="003B1D03">
            <w:pPr>
              <w:keepNext/>
              <w:jc w:val="center"/>
              <w:rPr>
                <w:rFonts w:ascii="Calibri" w:hAnsi="Calibri"/>
                <w:sz w:val="18"/>
                <w:szCs w:val="18"/>
              </w:rPr>
            </w:pPr>
            <w:r w:rsidRPr="00F607F1">
              <w:rPr>
                <w:rFonts w:ascii="Calibri" w:hAnsi="Calibri"/>
                <w:sz w:val="18"/>
                <w:szCs w:val="18"/>
              </w:rPr>
              <w:t>MCH-28</w:t>
            </w:r>
          </w:p>
        </w:tc>
        <w:tc>
          <w:tcPr>
            <w:tcW w:w="1447" w:type="dxa"/>
            <w:tcBorders>
              <w:bottom w:val="nil"/>
            </w:tcBorders>
            <w:vAlign w:val="bottom"/>
          </w:tcPr>
          <w:p w14:paraId="1F9B9A6E"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MCH-29</w:t>
            </w:r>
          </w:p>
        </w:tc>
        <w:tc>
          <w:tcPr>
            <w:tcW w:w="1171" w:type="dxa"/>
            <w:tcBorders>
              <w:bottom w:val="nil"/>
            </w:tcBorders>
            <w:vAlign w:val="bottom"/>
          </w:tcPr>
          <w:p w14:paraId="1F9B9A6F"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MCH30</w:t>
            </w:r>
          </w:p>
        </w:tc>
      </w:tr>
      <w:tr w:rsidR="00760630" w:rsidRPr="00F607F1" w14:paraId="1F9B9A7F" w14:textId="77777777" w:rsidTr="00296EE7">
        <w:trPr>
          <w:cantSplit/>
          <w:trHeight w:val="967"/>
        </w:trPr>
        <w:tc>
          <w:tcPr>
            <w:tcW w:w="1075" w:type="dxa"/>
            <w:tcBorders>
              <w:top w:val="nil"/>
            </w:tcBorders>
            <w:vAlign w:val="bottom"/>
          </w:tcPr>
          <w:p w14:paraId="1F9B9A71" w14:textId="08900950" w:rsidR="00760630" w:rsidRPr="00F607F1" w:rsidRDefault="00760630" w:rsidP="00692EF7">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70" w:type="dxa"/>
            <w:tcBorders>
              <w:top w:val="nil"/>
            </w:tcBorders>
            <w:vAlign w:val="bottom"/>
          </w:tcPr>
          <w:p w14:paraId="1F9B9A72" w14:textId="18C1F923" w:rsidR="00760630" w:rsidRPr="00F607F1" w:rsidRDefault="00760630" w:rsidP="00692EF7">
            <w:pPr>
              <w:keepNext/>
              <w:jc w:val="center"/>
              <w:rPr>
                <w:rFonts w:ascii="Calibri" w:hAnsi="Calibri"/>
                <w:sz w:val="18"/>
                <w:szCs w:val="18"/>
              </w:rPr>
            </w:pPr>
            <w:r w:rsidRPr="00F607F1">
              <w:rPr>
                <w:rFonts w:ascii="Calibri" w:hAnsi="Calibri"/>
                <w:sz w:val="18"/>
                <w:szCs w:val="18"/>
              </w:rPr>
              <w:t>SC System Description of Area Served</w:t>
            </w:r>
          </w:p>
        </w:tc>
        <w:tc>
          <w:tcPr>
            <w:tcW w:w="1260" w:type="dxa"/>
            <w:tcBorders>
              <w:top w:val="nil"/>
            </w:tcBorders>
            <w:vAlign w:val="bottom"/>
          </w:tcPr>
          <w:p w14:paraId="5B385403" w14:textId="03A734BA" w:rsidR="00760630" w:rsidRPr="00F607F1" w:rsidRDefault="00760630" w:rsidP="00692EF7">
            <w:pPr>
              <w:keepNext/>
              <w:jc w:val="center"/>
              <w:rPr>
                <w:rFonts w:ascii="Calibri" w:hAnsi="Calibri"/>
                <w:sz w:val="18"/>
                <w:szCs w:val="18"/>
              </w:rPr>
            </w:pPr>
            <w:r w:rsidRPr="00F607F1">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F607F1" w:rsidRDefault="00760630" w:rsidP="00692EF7">
            <w:pPr>
              <w:keepNext/>
              <w:jc w:val="center"/>
              <w:rPr>
                <w:rFonts w:ascii="Calibri" w:hAnsi="Calibri"/>
                <w:sz w:val="18"/>
                <w:szCs w:val="18"/>
              </w:rPr>
            </w:pPr>
            <w:r w:rsidRPr="00F607F1">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F607F1" w:rsidRDefault="00760630" w:rsidP="00692EF7">
            <w:pPr>
              <w:keepNext/>
              <w:jc w:val="center"/>
              <w:rPr>
                <w:rFonts w:ascii="Calibri" w:hAnsi="Calibri"/>
                <w:sz w:val="18"/>
                <w:szCs w:val="18"/>
              </w:rPr>
            </w:pPr>
            <w:r w:rsidRPr="00F607F1">
              <w:rPr>
                <w:rFonts w:ascii="Calibri" w:hAnsi="Calibri"/>
                <w:sz w:val="18"/>
                <w:szCs w:val="18"/>
              </w:rPr>
              <w:t>Duct Leakage Test</w:t>
            </w:r>
          </w:p>
        </w:tc>
        <w:tc>
          <w:tcPr>
            <w:tcW w:w="1710" w:type="dxa"/>
            <w:tcBorders>
              <w:top w:val="nil"/>
            </w:tcBorders>
            <w:vAlign w:val="bottom"/>
          </w:tcPr>
          <w:p w14:paraId="1F9B9A74"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Duct Location Verification</w:t>
            </w:r>
          </w:p>
        </w:tc>
        <w:tc>
          <w:tcPr>
            <w:tcW w:w="1156" w:type="dxa"/>
            <w:tcBorders>
              <w:top w:val="nil"/>
            </w:tcBorders>
            <w:vAlign w:val="bottom"/>
          </w:tcPr>
          <w:p w14:paraId="1F9B9A75"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AHU Fan Efficacy (W/cfm)</w:t>
            </w:r>
          </w:p>
        </w:tc>
        <w:tc>
          <w:tcPr>
            <w:tcW w:w="1454" w:type="dxa"/>
            <w:tcBorders>
              <w:top w:val="nil"/>
            </w:tcBorders>
            <w:vAlign w:val="bottom"/>
          </w:tcPr>
          <w:p w14:paraId="1F9B9A76"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AHU Airflow Rate</w:t>
            </w:r>
          </w:p>
          <w:p w14:paraId="1F9B9A77"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(cfm/ton)</w:t>
            </w:r>
          </w:p>
        </w:tc>
        <w:tc>
          <w:tcPr>
            <w:tcW w:w="1163" w:type="dxa"/>
            <w:tcBorders>
              <w:top w:val="nil"/>
            </w:tcBorders>
            <w:vAlign w:val="bottom"/>
          </w:tcPr>
          <w:p w14:paraId="1F9B9A7C" w14:textId="047E01B6" w:rsidR="00760630" w:rsidRPr="00F607F1" w:rsidRDefault="00760630" w:rsidP="00692EF7">
            <w:pPr>
              <w:keepNext/>
              <w:jc w:val="center"/>
              <w:rPr>
                <w:rFonts w:ascii="Calibri" w:hAnsi="Calibri"/>
                <w:sz w:val="18"/>
                <w:szCs w:val="18"/>
              </w:rPr>
            </w:pPr>
            <w:r w:rsidRPr="00F607F1">
              <w:rPr>
                <w:rFonts w:ascii="Calibri" w:hAnsi="Calibri"/>
                <w:sz w:val="18"/>
                <w:szCs w:val="18"/>
              </w:rPr>
              <w:t>Return Duct Design - Table 150.0-B or C</w:t>
            </w:r>
          </w:p>
        </w:tc>
        <w:tc>
          <w:tcPr>
            <w:tcW w:w="1447" w:type="dxa"/>
            <w:tcBorders>
              <w:top w:val="nil"/>
            </w:tcBorders>
            <w:vAlign w:val="bottom"/>
          </w:tcPr>
          <w:p w14:paraId="1F9B9A7D"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Supply Duct Surface Area R-Value Buried Ducts</w:t>
            </w:r>
          </w:p>
        </w:tc>
        <w:tc>
          <w:tcPr>
            <w:tcW w:w="1171" w:type="dxa"/>
            <w:tcBorders>
              <w:top w:val="nil"/>
            </w:tcBorders>
            <w:vAlign w:val="bottom"/>
          </w:tcPr>
          <w:p w14:paraId="1F9B9A7E" w14:textId="21D61BDA" w:rsidR="00760630" w:rsidRPr="00F607F1" w:rsidRDefault="00760630" w:rsidP="00692EF7">
            <w:pPr>
              <w:keepNext/>
              <w:jc w:val="center"/>
              <w:rPr>
                <w:rFonts w:ascii="Calibri" w:hAnsi="Calibri"/>
                <w:sz w:val="18"/>
                <w:szCs w:val="18"/>
              </w:rPr>
            </w:pPr>
            <w:r w:rsidRPr="00F607F1">
              <w:rPr>
                <w:rFonts w:ascii="Calibri" w:hAnsi="Calibri"/>
                <w:sz w:val="18"/>
                <w:szCs w:val="18"/>
              </w:rPr>
              <w:t>Central Fan Ventilation Cooling Credit</w:t>
            </w:r>
          </w:p>
        </w:tc>
      </w:tr>
      <w:tr w:rsidR="00760630" w:rsidRPr="00F607F1" w14:paraId="1F9B9AE5" w14:textId="77777777" w:rsidTr="00296EE7">
        <w:trPr>
          <w:cantSplit/>
          <w:trHeight w:val="6411"/>
        </w:trPr>
        <w:tc>
          <w:tcPr>
            <w:tcW w:w="1075" w:type="dxa"/>
          </w:tcPr>
          <w:p w14:paraId="1F9B9A80" w14:textId="77777777" w:rsidR="00760630" w:rsidRPr="00F607F1" w:rsidRDefault="00760630" w:rsidP="00692EF7">
            <w:pPr>
              <w:keepNext/>
              <w:rPr>
                <w:rFonts w:ascii="Calibri" w:hAnsi="Calibri"/>
                <w:sz w:val="16"/>
                <w:szCs w:val="16"/>
              </w:rPr>
            </w:pPr>
            <w:r w:rsidRPr="00F607F1">
              <w:rPr>
                <w:rFonts w:ascii="Calibri" w:hAnsi="Calibri"/>
                <w:sz w:val="16"/>
                <w:szCs w:val="16"/>
              </w:rPr>
              <w:t>&lt;&lt;auto filled from  D01&gt;&gt;</w:t>
            </w:r>
          </w:p>
        </w:tc>
        <w:tc>
          <w:tcPr>
            <w:tcW w:w="1170" w:type="dxa"/>
          </w:tcPr>
          <w:p w14:paraId="1F9B9A81" w14:textId="77777777" w:rsidR="00760630" w:rsidRPr="00F607F1" w:rsidRDefault="00760630" w:rsidP="00692EF7">
            <w:pPr>
              <w:keepNext/>
              <w:rPr>
                <w:rFonts w:ascii="Calibri" w:hAnsi="Calibri"/>
                <w:sz w:val="16"/>
                <w:szCs w:val="16"/>
              </w:rPr>
            </w:pPr>
            <w:r w:rsidRPr="00F607F1">
              <w:rPr>
                <w:rFonts w:ascii="Calibri" w:hAnsi="Calibri"/>
                <w:sz w:val="16"/>
                <w:szCs w:val="16"/>
              </w:rPr>
              <w:t>&lt;&lt;auto filled from D02&gt;&gt;</w:t>
            </w:r>
          </w:p>
        </w:tc>
        <w:tc>
          <w:tcPr>
            <w:tcW w:w="1260" w:type="dxa"/>
          </w:tcPr>
          <w:p w14:paraId="4DC3DB81" w14:textId="4FA97E5E"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&lt;&lt;autofilled; reference value</w:t>
            </w:r>
            <w:r w:rsidR="00303F7D" w:rsidRPr="00F607F1">
              <w:rPr>
                <w:rFonts w:asciiTheme="minorHAnsi" w:hAnsiTheme="minorHAnsi"/>
                <w:sz w:val="12"/>
                <w:szCs w:val="12"/>
              </w:rPr>
              <w:t>s</w:t>
            </w:r>
            <w:r w:rsidRPr="00F607F1">
              <w:rPr>
                <w:rFonts w:asciiTheme="minorHAnsi" w:hAnsiTheme="minorHAnsi"/>
                <w:sz w:val="12"/>
                <w:szCs w:val="12"/>
              </w:rPr>
              <w:t xml:space="preserve"> from</w:t>
            </w:r>
            <w:r w:rsidR="00303F7D" w:rsidRPr="00F607F1">
              <w:rPr>
                <w:rFonts w:asciiTheme="minorHAnsi" w:hAnsiTheme="minorHAnsi"/>
                <w:sz w:val="12"/>
                <w:szCs w:val="12"/>
              </w:rPr>
              <w:t xml:space="preserve"> K03 and</w:t>
            </w:r>
            <w:r w:rsidRPr="00F607F1">
              <w:rPr>
                <w:rFonts w:asciiTheme="minorHAnsi" w:hAnsiTheme="minorHAnsi"/>
                <w:sz w:val="12"/>
                <w:szCs w:val="12"/>
              </w:rPr>
              <w:t xml:space="preserve"> L03</w:t>
            </w:r>
            <w:r w:rsidR="00303F7D" w:rsidRPr="00F607F1">
              <w:rPr>
                <w:rFonts w:asciiTheme="minorHAnsi" w:hAnsiTheme="minorHAnsi"/>
                <w:sz w:val="12"/>
                <w:szCs w:val="12"/>
              </w:rPr>
              <w:t xml:space="preserve"> as applicable</w:t>
            </w:r>
            <w:r w:rsidRPr="00F607F1">
              <w:rPr>
                <w:rFonts w:asciiTheme="minorHAnsi" w:hAnsiTheme="minorHAnsi"/>
                <w:sz w:val="12"/>
                <w:szCs w:val="12"/>
              </w:rPr>
              <w:t>&gt;&gt;</w:t>
            </w:r>
          </w:p>
        </w:tc>
        <w:tc>
          <w:tcPr>
            <w:tcW w:w="1260" w:type="dxa"/>
          </w:tcPr>
          <w:p w14:paraId="51A4BD6D" w14:textId="1AFBED1B"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&lt;&lt;calculated value:</w:t>
            </w:r>
          </w:p>
          <w:p w14:paraId="3AC91CF9" w14:textId="77777777" w:rsidR="00760630" w:rsidRPr="00F607F1" w:rsidRDefault="00760630" w:rsidP="00692EF7">
            <w:pPr>
              <w:keepNext/>
              <w:rPr>
                <w:rFonts w:asciiTheme="minorHAnsi" w:hAnsiTheme="minorHAnsi"/>
                <w:sz w:val="12"/>
                <w:szCs w:val="12"/>
              </w:rPr>
            </w:pPr>
          </w:p>
          <w:p w14:paraId="78B56435" w14:textId="0553363F"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default </w:t>
            </w:r>
            <w:r w:rsidR="009B73A7" w:rsidRPr="00F607F1">
              <w:rPr>
                <w:rFonts w:asciiTheme="minorHAnsi" w:hAnsiTheme="minorHAnsi"/>
                <w:sz w:val="12"/>
                <w:szCs w:val="12"/>
              </w:rPr>
              <w:t xml:space="preserve">text </w:t>
            </w:r>
            <w:r w:rsidRPr="00F607F1">
              <w:rPr>
                <w:rFonts w:asciiTheme="minorHAnsi" w:hAnsiTheme="minorHAnsi"/>
                <w:sz w:val="12"/>
                <w:szCs w:val="12"/>
              </w:rPr>
              <w:t>value = No Exemptions;</w:t>
            </w:r>
          </w:p>
          <w:p w14:paraId="5B013042" w14:textId="77777777" w:rsidR="009B73A7" w:rsidRPr="00F607F1" w:rsidRDefault="009B73A7" w:rsidP="00692EF7">
            <w:pPr>
              <w:keepNext/>
              <w:rPr>
                <w:rFonts w:asciiTheme="minorHAnsi" w:hAnsiTheme="minorHAnsi"/>
                <w:sz w:val="12"/>
                <w:szCs w:val="12"/>
              </w:rPr>
            </w:pPr>
          </w:p>
          <w:p w14:paraId="57E54C19" w14:textId="56F44D0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Allow user to override the default and pick one</w:t>
            </w:r>
            <w:r w:rsidR="009B73A7" w:rsidRPr="00F607F1">
              <w:rPr>
                <w:rFonts w:asciiTheme="minorHAnsi" w:hAnsiTheme="minorHAnsi"/>
                <w:sz w:val="12"/>
                <w:szCs w:val="12"/>
              </w:rPr>
              <w:t xml:space="preserve"> of the following three values</w:t>
            </w:r>
            <w:r w:rsidRPr="00F607F1">
              <w:rPr>
                <w:rFonts w:asciiTheme="minorHAnsi" w:hAnsiTheme="minorHAnsi"/>
                <w:sz w:val="12"/>
                <w:szCs w:val="12"/>
              </w:rPr>
              <w:t xml:space="preserve"> from list:</w:t>
            </w:r>
          </w:p>
          <w:p w14:paraId="0E3D7AD1"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Ducts have previously been sealed, tested, and certified by a HERS Rater;</w:t>
            </w:r>
          </w:p>
          <w:p w14:paraId="7D36D981" w14:textId="2B1E8A92"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 system has less than 40</w:t>
            </w:r>
            <w:del w:id="46" w:author="Alhabibi, Haider@Energy [2]" w:date="2022-08-24T19:30:00Z">
              <w:r w:rsidRPr="00F607F1" w:rsidDel="00762976">
                <w:rPr>
                  <w:rFonts w:asciiTheme="minorHAnsi" w:hAnsiTheme="minorHAnsi"/>
                  <w:sz w:val="12"/>
                  <w:szCs w:val="12"/>
                </w:rPr>
                <w:delText xml:space="preserve"> </w:delText>
              </w:r>
            </w:del>
            <w:r w:rsidRPr="00F607F1">
              <w:rPr>
                <w:rFonts w:asciiTheme="minorHAnsi" w:hAnsiTheme="minorHAnsi"/>
                <w:sz w:val="12"/>
                <w:szCs w:val="12"/>
              </w:rPr>
              <w:t>ft of duct;</w:t>
            </w:r>
          </w:p>
          <w:p w14:paraId="77B75FA9"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 system is insulated or sealed with asbestos;</w:t>
            </w:r>
          </w:p>
          <w:p w14:paraId="693C603A" w14:textId="77777777" w:rsidR="00760630" w:rsidRPr="00F607F1" w:rsidRDefault="00760630" w:rsidP="00692EF7">
            <w:pPr>
              <w:keepNext/>
              <w:rPr>
                <w:rFonts w:asciiTheme="minorHAnsi" w:hAnsiTheme="minorHAnsi"/>
                <w:sz w:val="12"/>
                <w:szCs w:val="12"/>
              </w:rPr>
            </w:pPr>
          </w:p>
          <w:p w14:paraId="29E527B1" w14:textId="2A7909A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&lt;&lt;Calculated field: </w:t>
            </w:r>
          </w:p>
          <w:p w14:paraId="1F9B9A85" w14:textId="77777777" w:rsidR="00760630" w:rsidRPr="00F607F1" w:rsidRDefault="00760630" w:rsidP="00692EF7">
            <w:pPr>
              <w:keepNext/>
              <w:rPr>
                <w:rFonts w:asciiTheme="minorHAnsi" w:hAnsiTheme="minorHAnsi"/>
                <w:sz w:val="12"/>
                <w:szCs w:val="12"/>
              </w:rPr>
            </w:pPr>
          </w:p>
          <w:p w14:paraId="1F9B9A86" w14:textId="43ACB62F"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if O04 ≠ No Exemptions,</w:t>
            </w:r>
          </w:p>
          <w:p w14:paraId="1F9B9A87" w14:textId="1949CABB"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then value = no;</w:t>
            </w:r>
          </w:p>
          <w:p w14:paraId="7955D109" w14:textId="17263F69" w:rsidR="00C62FC0" w:rsidRPr="00F607F1" w:rsidRDefault="00C62FC0" w:rsidP="00C62FC0">
            <w:pPr>
              <w:keepNext/>
              <w:rPr>
                <w:rFonts w:asciiTheme="minorHAnsi" w:hAnsiTheme="minorHAnsi"/>
                <w:sz w:val="12"/>
                <w:szCs w:val="12"/>
              </w:rPr>
            </w:pPr>
            <w:r w:rsidRPr="00F607F1">
              <w:rPr>
                <w:rFonts w:asciiTheme="minorHAnsi" w:hAnsiTheme="minorHAnsi"/>
                <w:sz w:val="12"/>
                <w:szCs w:val="12"/>
              </w:rPr>
              <w:t>elseif D04 or D05 = VCHPDucted</w:t>
            </w:r>
          </w:p>
          <w:p w14:paraId="3EF31424" w14:textId="4B521010" w:rsidR="000369CD" w:rsidRPr="00F607F1" w:rsidRDefault="00C62FC0" w:rsidP="00C62FC0">
            <w:pPr>
              <w:keepNext/>
              <w:rPr>
                <w:rFonts w:asciiTheme="minorHAnsi" w:hAnsiTheme="minorHAnsi"/>
                <w:sz w:val="12"/>
                <w:szCs w:val="12"/>
              </w:rPr>
            </w:pPr>
            <w:r w:rsidRPr="00F607F1">
              <w:rPr>
                <w:rFonts w:asciiTheme="minorHAnsi" w:hAnsiTheme="minorHAnsi"/>
                <w:sz w:val="12"/>
                <w:szCs w:val="12"/>
              </w:rPr>
              <w:t>or VCHP-Ducted+Ductless AND D11 = new, then result = yes;</w:t>
            </w:r>
          </w:p>
          <w:p w14:paraId="1F9B9A88" w14:textId="77777777" w:rsidR="00760630" w:rsidRPr="00F607F1" w:rsidRDefault="00760630" w:rsidP="00692EF7">
            <w:pPr>
              <w:keepNext/>
              <w:rPr>
                <w:rFonts w:asciiTheme="minorHAnsi" w:hAnsiTheme="minorHAnsi"/>
                <w:sz w:val="12"/>
                <w:szCs w:val="12"/>
              </w:rPr>
            </w:pPr>
          </w:p>
          <w:p w14:paraId="10DB2311" w14:textId="26CF8F2E"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the CF1R flags the requirement for HERS verification of duct leakage</w:t>
            </w:r>
            <w:r w:rsidRPr="00F607F1">
              <w:t xml:space="preserve"> </w:t>
            </w:r>
            <w:r w:rsidRPr="00F607F1">
              <w:rPr>
                <w:rFonts w:asciiTheme="minorHAnsi" w:hAnsiTheme="minorHAnsi"/>
                <w:sz w:val="12"/>
                <w:szCs w:val="12"/>
              </w:rPr>
              <w:t>for the system ID/Name in O01; then value=yes</w:t>
            </w:r>
            <w:r w:rsidR="00855C46" w:rsidRPr="00F607F1">
              <w:rPr>
                <w:rFonts w:asciiTheme="minorHAnsi" w:hAnsiTheme="minorHAnsi"/>
                <w:sz w:val="12"/>
                <w:szCs w:val="12"/>
              </w:rPr>
              <w:t>;</w:t>
            </w:r>
          </w:p>
          <w:p w14:paraId="57F7536C" w14:textId="77777777" w:rsidR="00760630" w:rsidRPr="00F607F1" w:rsidRDefault="00760630" w:rsidP="00692EF7">
            <w:pPr>
              <w:keepNext/>
              <w:rPr>
                <w:rFonts w:asciiTheme="minorHAnsi" w:hAnsiTheme="minorHAnsi"/>
                <w:sz w:val="12"/>
                <w:szCs w:val="12"/>
              </w:rPr>
            </w:pPr>
          </w:p>
          <w:p w14:paraId="6AF0E67B" w14:textId="1952BCF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Section E applies,</w:t>
            </w:r>
          </w:p>
          <w:p w14:paraId="36C6E6EF" w14:textId="761A5B5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then determine the result for this field by the user responses in E03, E04, E05 , E06, E07, E08, and use of Logic Table (inserted below section E); constrain user input for fields E03-E08 to allow only the available combinations of responses given in the Logic Table in rows a through t, and determine result for this field as follows:  </w:t>
            </w:r>
          </w:p>
          <w:p w14:paraId="117F490A"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If the term "DctLk" appears in </w:t>
            </w:r>
          </w:p>
          <w:p w14:paraId="0FD0B8EC"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the HERS column, then display </w:t>
            </w:r>
          </w:p>
          <w:p w14:paraId="07962808" w14:textId="67A17B9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result=yes</w:t>
            </w:r>
          </w:p>
          <w:p w14:paraId="0A0D7FEC" w14:textId="77777777" w:rsidR="00760630" w:rsidRPr="00F607F1" w:rsidRDefault="00760630" w:rsidP="00692EF7">
            <w:pPr>
              <w:keepNext/>
              <w:rPr>
                <w:rFonts w:asciiTheme="minorHAnsi" w:hAnsiTheme="minorHAnsi"/>
                <w:sz w:val="12"/>
                <w:szCs w:val="12"/>
              </w:rPr>
            </w:pPr>
          </w:p>
          <w:p w14:paraId="1F9B9A8A" w14:textId="3D7A1FFE" w:rsidR="00760630" w:rsidRPr="00F607F1" w:rsidRDefault="00760630" w:rsidP="00692EF7">
            <w:pPr>
              <w:keepNext/>
              <w:rPr>
                <w:rFonts w:asciiTheme="minorHAnsi" w:hAnsiTheme="minorHAnsi"/>
                <w:sz w:val="12"/>
                <w:szCs w:val="12"/>
              </w:rPr>
            </w:pPr>
            <w:r w:rsidRPr="00F607F1">
              <w:rPr>
                <w:rFonts w:asciiTheme="minorHAnsi" w:hAnsiTheme="minorHAnsi"/>
                <w:sz w:val="10"/>
                <w:szCs w:val="10"/>
              </w:rPr>
              <w:t xml:space="preserve"> </w:t>
            </w:r>
            <w:r w:rsidRPr="00F607F1">
              <w:rPr>
                <w:rFonts w:asciiTheme="minorHAnsi" w:hAnsiTheme="minorHAnsi"/>
                <w:sz w:val="12"/>
                <w:szCs w:val="12"/>
              </w:rPr>
              <w:t>else result=no&gt;&gt;</w:t>
            </w:r>
          </w:p>
        </w:tc>
        <w:tc>
          <w:tcPr>
            <w:tcW w:w="1710" w:type="dxa"/>
          </w:tcPr>
          <w:p w14:paraId="02FE68F9" w14:textId="4D689C0C" w:rsidR="00760630" w:rsidRPr="00F607F1" w:rsidRDefault="00760630" w:rsidP="00EE4442">
            <w:pPr>
              <w:keepNext/>
              <w:rPr>
                <w:rFonts w:asciiTheme="minorHAnsi" w:hAnsiTheme="minorHAnsi"/>
                <w:sz w:val="12"/>
                <w:szCs w:val="12"/>
              </w:rPr>
            </w:pPr>
            <w:r w:rsidRPr="00F607F1">
              <w:rPr>
                <w:rFonts w:asciiTheme="minorHAnsi" w:hAnsiTheme="minorHAnsi"/>
                <w:sz w:val="14"/>
                <w:szCs w:val="14"/>
              </w:rPr>
              <w:t>&lt;&lt;</w:t>
            </w:r>
            <w:r w:rsidR="00EE4442" w:rsidRPr="00F607F1">
              <w:rPr>
                <w:rFonts w:asciiTheme="minorHAnsi" w:hAnsiTheme="minorHAnsi"/>
                <w:sz w:val="14"/>
                <w:szCs w:val="14"/>
              </w:rPr>
              <w:t xml:space="preserve">if </w:t>
            </w:r>
            <w:r w:rsidR="00923770" w:rsidRPr="00F607F1">
              <w:rPr>
                <w:rFonts w:asciiTheme="minorHAnsi" w:hAnsiTheme="minorHAnsi"/>
                <w:sz w:val="14"/>
                <w:szCs w:val="14"/>
              </w:rPr>
              <w:t xml:space="preserve">the value in </w:t>
            </w:r>
            <w:r w:rsidR="00EE4442" w:rsidRPr="00F607F1">
              <w:rPr>
                <w:rFonts w:asciiTheme="minorHAnsi" w:hAnsiTheme="minorHAnsi"/>
                <w:sz w:val="14"/>
                <w:szCs w:val="14"/>
              </w:rPr>
              <w:t>K10 or L10</w:t>
            </w:r>
            <w:r w:rsidR="00923770" w:rsidRPr="00F607F1">
              <w:rPr>
                <w:rFonts w:asciiTheme="minorHAnsi" w:hAnsiTheme="minorHAnsi"/>
                <w:sz w:val="14"/>
                <w:szCs w:val="14"/>
              </w:rPr>
              <w:t xml:space="preserve"> = *</w:t>
            </w:r>
            <w:r w:rsidR="00997171" w:rsidRPr="00F607F1">
              <w:rPr>
                <w:rFonts w:asciiTheme="minorHAnsi" w:hAnsiTheme="minorHAnsi"/>
                <w:sz w:val="14"/>
                <w:szCs w:val="14"/>
              </w:rPr>
              <w:t xml:space="preserve">ducts </w:t>
            </w:r>
            <w:r w:rsidR="00923770" w:rsidRPr="00F607F1">
              <w:rPr>
                <w:rFonts w:asciiTheme="minorHAnsi" w:hAnsiTheme="minorHAnsi"/>
                <w:sz w:val="14"/>
                <w:szCs w:val="14"/>
              </w:rPr>
              <w:t xml:space="preserve">uninsulated or &lt;R-6 ducts </w:t>
            </w:r>
            <w:r w:rsidR="003536AA" w:rsidRPr="00F607F1">
              <w:rPr>
                <w:rFonts w:asciiTheme="minorHAnsi" w:hAnsiTheme="minorHAnsi"/>
                <w:sz w:val="14"/>
                <w:szCs w:val="14"/>
              </w:rPr>
              <w:t xml:space="preserve">entirely </w:t>
            </w:r>
            <w:r w:rsidR="00923770" w:rsidRPr="00F607F1">
              <w:rPr>
                <w:rFonts w:asciiTheme="minorHAnsi" w:hAnsiTheme="minorHAnsi"/>
                <w:sz w:val="14"/>
                <w:szCs w:val="14"/>
              </w:rPr>
              <w:t>in conditioned space, then result = yes</w:t>
            </w:r>
            <w:r w:rsidR="00377802" w:rsidRPr="00F607F1">
              <w:rPr>
                <w:rFonts w:asciiTheme="minorHAnsi" w:hAnsiTheme="minorHAnsi"/>
                <w:sz w:val="14"/>
                <w:szCs w:val="14"/>
              </w:rPr>
              <w:t>;</w:t>
            </w:r>
          </w:p>
          <w:p w14:paraId="2629FE0C" w14:textId="77777777" w:rsidR="00760630" w:rsidRPr="00F607F1" w:rsidRDefault="00760630" w:rsidP="00692EF7">
            <w:pPr>
              <w:keepNext/>
              <w:rPr>
                <w:rFonts w:asciiTheme="minorHAnsi" w:hAnsiTheme="minorHAnsi"/>
                <w:sz w:val="12"/>
                <w:szCs w:val="12"/>
              </w:rPr>
            </w:pPr>
          </w:p>
          <w:p w14:paraId="1F9B9A92" w14:textId="78230CF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value in D07= one of the following:</w:t>
            </w:r>
          </w:p>
          <w:p w14:paraId="1F9B9A93" w14:textId="00BAD1C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*DuctsInEx12; *DuctsInAll; </w:t>
            </w:r>
          </w:p>
          <w:p w14:paraId="1F9B9A94" w14:textId="77777777" w:rsidR="00760630" w:rsidRPr="00F607F1" w:rsidRDefault="00760630" w:rsidP="00692EF7">
            <w:pPr>
              <w:keepNext/>
              <w:rPr>
                <w:rFonts w:asciiTheme="minorHAnsi" w:hAnsiTheme="minorHAnsi" w:cs="Courier New"/>
                <w:b/>
                <w:sz w:val="12"/>
                <w:szCs w:val="12"/>
              </w:rPr>
            </w:pPr>
            <w:r w:rsidRPr="00F607F1">
              <w:rPr>
                <w:rFonts w:asciiTheme="minorHAnsi" w:hAnsiTheme="minorHAnsi"/>
                <w:sz w:val="12"/>
                <w:szCs w:val="12"/>
              </w:rPr>
              <w:t>then display result in this field=yes;</w:t>
            </w:r>
          </w:p>
          <w:p w14:paraId="1F9B9A95" w14:textId="77777777" w:rsidR="00760630" w:rsidRPr="00F607F1" w:rsidRDefault="00760630" w:rsidP="00692EF7">
            <w:pPr>
              <w:keepNext/>
              <w:rPr>
                <w:rFonts w:asciiTheme="minorHAnsi" w:hAnsiTheme="minorHAnsi"/>
                <w:sz w:val="12"/>
                <w:szCs w:val="12"/>
              </w:rPr>
            </w:pPr>
          </w:p>
          <w:p w14:paraId="1F9B9A96" w14:textId="77777777" w:rsidR="00760630" w:rsidRPr="00F607F1" w:rsidRDefault="00760630" w:rsidP="00692EF7">
            <w:pPr>
              <w:keepNext/>
              <w:rPr>
                <w:rFonts w:ascii="Calibri" w:hAnsi="Calibri"/>
                <w:sz w:val="16"/>
                <w:szCs w:val="16"/>
              </w:rPr>
            </w:pPr>
            <w:r w:rsidRPr="00F607F1">
              <w:rPr>
                <w:rFonts w:asciiTheme="minorHAnsi" w:hAnsiTheme="minorHAnsi"/>
                <w:sz w:val="12"/>
                <w:szCs w:val="12"/>
              </w:rPr>
              <w:t>else display result=no&gt;&gt;</w:t>
            </w:r>
          </w:p>
        </w:tc>
        <w:tc>
          <w:tcPr>
            <w:tcW w:w="1156" w:type="dxa"/>
          </w:tcPr>
          <w:p w14:paraId="1F9B9A97" w14:textId="77777777" w:rsidR="00760630" w:rsidRPr="00F607F1" w:rsidRDefault="00760630" w:rsidP="00692EF7">
            <w:pPr>
              <w:keepNext/>
              <w:rPr>
                <w:rFonts w:ascii="Calibri" w:hAnsi="Calibri"/>
                <w:sz w:val="12"/>
                <w:szCs w:val="12"/>
              </w:rPr>
            </w:pPr>
            <w:r w:rsidRPr="00F607F1">
              <w:rPr>
                <w:rFonts w:ascii="Calibri" w:hAnsi="Calibri"/>
                <w:sz w:val="12"/>
                <w:szCs w:val="12"/>
              </w:rPr>
              <w:t xml:space="preserve">&lt;&lt;calculated field: </w:t>
            </w:r>
          </w:p>
          <w:p w14:paraId="1F9B9AA6" w14:textId="609DF948" w:rsidR="00760630" w:rsidRPr="00F607F1" w:rsidRDefault="00760630" w:rsidP="00692EF7">
            <w:pPr>
              <w:keepNext/>
              <w:rPr>
                <w:rFonts w:ascii="Calibri" w:hAnsi="Calibri"/>
                <w:b/>
                <w:sz w:val="12"/>
                <w:szCs w:val="12"/>
              </w:rPr>
            </w:pPr>
          </w:p>
          <w:p w14:paraId="605D043E" w14:textId="24139749" w:rsidR="00364B64" w:rsidRPr="00F607F1" w:rsidRDefault="00364B64" w:rsidP="00364B64">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L14=</w:t>
            </w:r>
            <w:r w:rsidR="004E73C7" w:rsidRPr="00F607F1">
              <w:rPr>
                <w:rFonts w:ascii="Calibri" w:hAnsi="Calibri"/>
                <w:sz w:val="12"/>
                <w:szCs w:val="12"/>
              </w:rPr>
              <w:t>Exempt System Type</w:t>
            </w:r>
            <w:r w:rsidRPr="00F607F1">
              <w:rPr>
                <w:rFonts w:ascii="Calibri" w:hAnsi="Calibri"/>
                <w:sz w:val="12"/>
                <w:szCs w:val="12"/>
              </w:rPr>
              <w:t>,</w:t>
            </w:r>
          </w:p>
          <w:p w14:paraId="1F9B9AA9" w14:textId="1FAAB0D0" w:rsidR="00760630" w:rsidRPr="00F607F1" w:rsidRDefault="008D552C" w:rsidP="00364B6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w:t>
            </w:r>
            <w:r w:rsidR="00364B64" w:rsidRPr="00F607F1">
              <w:rPr>
                <w:rFonts w:ascii="Calibri" w:hAnsi="Calibri"/>
                <w:sz w:val="12"/>
                <w:szCs w:val="12"/>
              </w:rPr>
              <w:t>no</w:t>
            </w:r>
          </w:p>
          <w:p w14:paraId="733934E8" w14:textId="5BC18993" w:rsidR="00364B64" w:rsidRPr="00F607F1" w:rsidRDefault="00364B64" w:rsidP="00692EF7">
            <w:pPr>
              <w:keepNext/>
              <w:rPr>
                <w:rFonts w:ascii="Calibri" w:hAnsi="Calibri"/>
                <w:sz w:val="12"/>
                <w:szCs w:val="12"/>
              </w:rPr>
            </w:pPr>
          </w:p>
          <w:p w14:paraId="1F9B9AAA" w14:textId="003219AE" w:rsidR="0076063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L11 result is Fan Efficacy</w:t>
            </w:r>
            <w:r w:rsidRPr="00F607F1">
              <w:rPr>
                <w:sz w:val="12"/>
                <w:szCs w:val="12"/>
              </w:rPr>
              <w:t xml:space="preserve"> </w:t>
            </w:r>
            <w:r w:rsidRPr="00F607F1">
              <w:rPr>
                <w:rFonts w:ascii="Calibri" w:hAnsi="Calibri"/>
                <w:sz w:val="12"/>
                <w:szCs w:val="12"/>
              </w:rPr>
              <w:t xml:space="preserve">and Airflow Rate, </w:t>
            </w:r>
          </w:p>
          <w:p w14:paraId="7881DD3F" w14:textId="05FF57E9"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w:t>
            </w:r>
            <w:r w:rsidR="00364B64" w:rsidRPr="00F607F1">
              <w:rPr>
                <w:rFonts w:ascii="Calibri" w:hAnsi="Calibri"/>
                <w:sz w:val="12"/>
                <w:szCs w:val="12"/>
              </w:rPr>
              <w:t>=</w:t>
            </w:r>
            <w:r w:rsidRPr="00F607F1">
              <w:rPr>
                <w:rFonts w:ascii="Calibri" w:hAnsi="Calibri"/>
                <w:sz w:val="12"/>
                <w:szCs w:val="12"/>
              </w:rPr>
              <w:t>yes,</w:t>
            </w:r>
          </w:p>
          <w:p w14:paraId="0EF4DD9A" w14:textId="3D3B2B9D" w:rsidR="00760630" w:rsidRPr="00F607F1" w:rsidRDefault="00760630" w:rsidP="00692EF7">
            <w:pPr>
              <w:keepNext/>
              <w:rPr>
                <w:rFonts w:ascii="Calibri" w:hAnsi="Calibri"/>
                <w:sz w:val="12"/>
                <w:szCs w:val="12"/>
              </w:rPr>
            </w:pPr>
          </w:p>
          <w:p w14:paraId="04550B51" w14:textId="77777777" w:rsidR="00C600E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either F04 or H06 = yes (CFI IAQ ventilation), </w:t>
            </w:r>
          </w:p>
          <w:p w14:paraId="32C71C7F" w14:textId="26B83850"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yes;</w:t>
            </w:r>
          </w:p>
          <w:p w14:paraId="0DFC73DE" w14:textId="77777777" w:rsidR="00760630" w:rsidRPr="00F607F1" w:rsidRDefault="00760630" w:rsidP="00692EF7">
            <w:pPr>
              <w:keepNext/>
              <w:rPr>
                <w:rFonts w:ascii="Calibri" w:hAnsi="Calibri"/>
                <w:sz w:val="12"/>
                <w:szCs w:val="12"/>
              </w:rPr>
            </w:pPr>
          </w:p>
          <w:p w14:paraId="1F9B9AB0" w14:textId="77777777"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454" w:type="dxa"/>
          </w:tcPr>
          <w:p w14:paraId="68F9FA39" w14:textId="77777777" w:rsidR="009B73A7" w:rsidRPr="00F607F1" w:rsidRDefault="00760630" w:rsidP="009B73A7">
            <w:pPr>
              <w:keepNext/>
              <w:rPr>
                <w:rFonts w:ascii="Calibri" w:hAnsi="Calibri"/>
                <w:sz w:val="12"/>
                <w:szCs w:val="12"/>
              </w:rPr>
            </w:pPr>
            <w:r w:rsidRPr="00F607F1">
              <w:rPr>
                <w:rFonts w:ascii="Calibri" w:hAnsi="Calibri"/>
                <w:sz w:val="12"/>
                <w:szCs w:val="12"/>
              </w:rPr>
              <w:t>&lt;&lt;calculated field:</w:t>
            </w:r>
          </w:p>
          <w:p w14:paraId="7248D3FD" w14:textId="4B0B4EC4" w:rsidR="00B752F4" w:rsidRPr="00F607F1" w:rsidRDefault="00B752F4" w:rsidP="00B752F4">
            <w:pPr>
              <w:keepNext/>
              <w:rPr>
                <w:rFonts w:asciiTheme="minorHAnsi" w:hAnsiTheme="minorHAnsi"/>
                <w:sz w:val="12"/>
                <w:szCs w:val="12"/>
              </w:rPr>
            </w:pPr>
            <w:r w:rsidRPr="00F607F1">
              <w:rPr>
                <w:rFonts w:asciiTheme="minorHAnsi" w:hAnsiTheme="minorHAnsi"/>
                <w:sz w:val="12"/>
                <w:szCs w:val="12"/>
              </w:rPr>
              <w:t>if the value in K11 or L13=no, then result ="no";</w:t>
            </w:r>
          </w:p>
          <w:p w14:paraId="0BD97FFC" w14:textId="77777777" w:rsidR="001E3A33" w:rsidRPr="00F607F1" w:rsidRDefault="001E3A33" w:rsidP="00B752F4">
            <w:pPr>
              <w:keepNext/>
              <w:rPr>
                <w:rFonts w:asciiTheme="minorHAnsi" w:hAnsiTheme="minorHAnsi"/>
                <w:sz w:val="12"/>
                <w:szCs w:val="12"/>
              </w:rPr>
            </w:pPr>
          </w:p>
          <w:p w14:paraId="6DCCC0B0" w14:textId="28F8494B" w:rsidR="0005066C" w:rsidRPr="00F607F1" w:rsidRDefault="00B752F4" w:rsidP="0005066C">
            <w:pPr>
              <w:keepNext/>
              <w:rPr>
                <w:rFonts w:ascii="Calibri" w:hAnsi="Calibri"/>
                <w:sz w:val="12"/>
                <w:szCs w:val="12"/>
              </w:rPr>
            </w:pPr>
            <w:r w:rsidRPr="00F607F1">
              <w:rPr>
                <w:rFonts w:asciiTheme="minorHAnsi" w:hAnsiTheme="minorHAnsi"/>
                <w:b/>
                <w:sz w:val="12"/>
                <w:szCs w:val="12"/>
              </w:rPr>
              <w:t>else</w:t>
            </w:r>
            <w:r w:rsidR="0005066C" w:rsidRPr="00F607F1">
              <w:rPr>
                <w:rFonts w:ascii="Calibri" w:hAnsi="Calibri"/>
                <w:b/>
                <w:sz w:val="12"/>
                <w:szCs w:val="12"/>
              </w:rPr>
              <w:t>if</w:t>
            </w:r>
            <w:r w:rsidR="0005066C" w:rsidRPr="00F607F1">
              <w:rPr>
                <w:rFonts w:ascii="Calibri" w:hAnsi="Calibri"/>
                <w:sz w:val="12"/>
                <w:szCs w:val="12"/>
              </w:rPr>
              <w:t xml:space="preserve"> D04 or D05 = one of the following two system types:</w:t>
            </w:r>
          </w:p>
          <w:p w14:paraId="63091426" w14:textId="77777777" w:rsidR="0005066C" w:rsidRPr="00F607F1" w:rsidRDefault="0005066C" w:rsidP="0005066C">
            <w:pPr>
              <w:keepNext/>
              <w:rPr>
                <w:rFonts w:ascii="Calibri" w:hAnsi="Calibri"/>
                <w:sz w:val="12"/>
                <w:szCs w:val="12"/>
              </w:rPr>
            </w:pPr>
            <w:r w:rsidRPr="00F607F1">
              <w:rPr>
                <w:rFonts w:ascii="Calibri" w:hAnsi="Calibri"/>
                <w:sz w:val="12"/>
                <w:szCs w:val="12"/>
              </w:rPr>
              <w:t xml:space="preserve">*VCHP-Ducted </w:t>
            </w:r>
          </w:p>
          <w:p w14:paraId="6E56EB84" w14:textId="77777777" w:rsidR="0005066C" w:rsidRPr="00F607F1" w:rsidRDefault="0005066C" w:rsidP="0005066C">
            <w:pPr>
              <w:keepNext/>
              <w:rPr>
                <w:rFonts w:ascii="Calibri" w:hAnsi="Calibri"/>
                <w:sz w:val="12"/>
                <w:szCs w:val="12"/>
              </w:rPr>
            </w:pPr>
            <w:r w:rsidRPr="00F607F1">
              <w:rPr>
                <w:rFonts w:ascii="Calibri" w:hAnsi="Calibri"/>
                <w:sz w:val="12"/>
                <w:szCs w:val="12"/>
              </w:rPr>
              <w:t>*VCHP-Ducted+Ductless</w:t>
            </w:r>
          </w:p>
          <w:p w14:paraId="1F9B9AC1" w14:textId="1EB71686" w:rsidR="00760630" w:rsidRPr="00F607F1" w:rsidRDefault="0005066C" w:rsidP="0005066C">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r w:rsidR="001E3A33" w:rsidRPr="00F607F1">
              <w:rPr>
                <w:rFonts w:ascii="Calibri" w:hAnsi="Calibri"/>
                <w:sz w:val="12"/>
                <w:szCs w:val="12"/>
              </w:rPr>
              <w:t>;</w:t>
            </w:r>
          </w:p>
          <w:p w14:paraId="3572FB2E" w14:textId="2C682C35" w:rsidR="00364B64" w:rsidRPr="00F607F1" w:rsidRDefault="00364B64" w:rsidP="00692EF7">
            <w:pPr>
              <w:keepNext/>
              <w:rPr>
                <w:rFonts w:ascii="Calibri" w:hAnsi="Calibri"/>
                <w:sz w:val="12"/>
                <w:szCs w:val="12"/>
              </w:rPr>
            </w:pPr>
          </w:p>
          <w:p w14:paraId="1F9B9AC3" w14:textId="4C9FB37D" w:rsidR="00760630" w:rsidRPr="00F607F1" w:rsidRDefault="008E462F" w:rsidP="00692EF7">
            <w:pPr>
              <w:keepNext/>
              <w:rPr>
                <w:rFonts w:ascii="Calibri" w:hAnsi="Calibri"/>
                <w:sz w:val="12"/>
                <w:szCs w:val="12"/>
                <w:u w:val="single"/>
              </w:rPr>
            </w:pPr>
            <w:r w:rsidRPr="00F607F1">
              <w:rPr>
                <w:rFonts w:ascii="Calibri" w:hAnsi="Calibri"/>
                <w:b/>
                <w:sz w:val="12"/>
                <w:szCs w:val="12"/>
              </w:rPr>
              <w:t>else</w:t>
            </w:r>
            <w:r w:rsidR="00760630" w:rsidRPr="00F607F1">
              <w:rPr>
                <w:rFonts w:ascii="Calibri" w:hAnsi="Calibri"/>
                <w:b/>
                <w:sz w:val="12"/>
                <w:szCs w:val="12"/>
              </w:rPr>
              <w:t>if</w:t>
            </w:r>
            <w:r w:rsidR="00760630" w:rsidRPr="00F607F1">
              <w:rPr>
                <w:rFonts w:ascii="Calibri" w:hAnsi="Calibri"/>
                <w:sz w:val="12"/>
                <w:szCs w:val="12"/>
              </w:rPr>
              <w:t xml:space="preserve"> L11 result is Fan Efficacy, and Airflow Rate</w:t>
            </w:r>
            <w:r w:rsidR="00011DF3" w:rsidRPr="00F607F1">
              <w:rPr>
                <w:rFonts w:ascii="Calibri" w:hAnsi="Calibri"/>
                <w:sz w:val="12"/>
                <w:szCs w:val="12"/>
              </w:rPr>
              <w:t>,</w:t>
            </w:r>
          </w:p>
          <w:p w14:paraId="543970EF" w14:textId="4A4E5D23"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w:t>
            </w:r>
            <w:r w:rsidR="001E3A33" w:rsidRPr="00F607F1">
              <w:rPr>
                <w:rFonts w:ascii="Calibri" w:hAnsi="Calibri"/>
                <w:sz w:val="12"/>
                <w:szCs w:val="12"/>
              </w:rPr>
              <w:t>;</w:t>
            </w:r>
          </w:p>
          <w:p w14:paraId="4933E505" w14:textId="77777777" w:rsidR="00760630" w:rsidRPr="00F607F1" w:rsidRDefault="00760630" w:rsidP="00692EF7">
            <w:pPr>
              <w:keepNext/>
              <w:rPr>
                <w:rFonts w:ascii="Calibri" w:hAnsi="Calibri"/>
                <w:sz w:val="12"/>
                <w:szCs w:val="12"/>
              </w:rPr>
            </w:pPr>
          </w:p>
          <w:p w14:paraId="1F9B9AC8" w14:textId="5389F3D6" w:rsidR="00760630" w:rsidRPr="00F607F1" w:rsidRDefault="00760630" w:rsidP="00692EF7">
            <w:pPr>
              <w:keepNext/>
              <w:rPr>
                <w:rFonts w:ascii="Calibri" w:hAnsi="Calibri"/>
                <w:sz w:val="12"/>
                <w:szCs w:val="12"/>
              </w:rPr>
            </w:pPr>
            <w:r w:rsidRPr="00F607F1">
              <w:rPr>
                <w:rFonts w:ascii="Calibri" w:hAnsi="Calibri"/>
                <w:b/>
                <w:sz w:val="12"/>
                <w:szCs w:val="12"/>
              </w:rPr>
              <w:t>elseif</w:t>
            </w:r>
            <w:r w:rsidR="00B752F4" w:rsidRPr="00F607F1">
              <w:rPr>
                <w:rFonts w:ascii="Calibri" w:hAnsi="Calibri"/>
                <w:b/>
                <w:sz w:val="12"/>
                <w:szCs w:val="12"/>
              </w:rPr>
              <w:t xml:space="preserve"> </w:t>
            </w:r>
            <w:r w:rsidR="008D552C" w:rsidRPr="00F607F1">
              <w:rPr>
                <w:rFonts w:ascii="Calibri" w:hAnsi="Calibri"/>
                <w:sz w:val="12"/>
                <w:szCs w:val="12"/>
              </w:rPr>
              <w:t>P03</w:t>
            </w:r>
            <w:r w:rsidRPr="00F607F1">
              <w:rPr>
                <w:rFonts w:ascii="Calibri" w:hAnsi="Calibri"/>
                <w:sz w:val="12"/>
                <w:szCs w:val="12"/>
              </w:rPr>
              <w:t xml:space="preserve">=yes, and value in </w:t>
            </w:r>
            <w:r w:rsidR="00B752F4" w:rsidRPr="00F607F1">
              <w:rPr>
                <w:rFonts w:ascii="Calibri" w:hAnsi="Calibri"/>
                <w:sz w:val="12"/>
                <w:szCs w:val="12"/>
              </w:rPr>
              <w:t>O09</w:t>
            </w:r>
            <w:r w:rsidRPr="00F607F1">
              <w:rPr>
                <w:rFonts w:ascii="Calibri" w:hAnsi="Calibri"/>
                <w:sz w:val="12"/>
                <w:szCs w:val="12"/>
              </w:rPr>
              <w:t xml:space="preserve">=no,  </w:t>
            </w:r>
          </w:p>
          <w:p w14:paraId="1F9B9ACA" w14:textId="74108D41"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 in this field=yes</w:t>
            </w:r>
            <w:r w:rsidR="001E3A33" w:rsidRPr="00F607F1">
              <w:rPr>
                <w:rFonts w:ascii="Calibri" w:hAnsi="Calibri"/>
                <w:sz w:val="12"/>
                <w:szCs w:val="12"/>
              </w:rPr>
              <w:t>;</w:t>
            </w:r>
          </w:p>
          <w:p w14:paraId="61E2F68D" w14:textId="3B8381C8" w:rsidR="00760630" w:rsidRPr="00F607F1" w:rsidRDefault="00760630" w:rsidP="00692EF7">
            <w:pPr>
              <w:keepNext/>
              <w:rPr>
                <w:rFonts w:ascii="Calibri" w:hAnsi="Calibri"/>
                <w:sz w:val="12"/>
                <w:szCs w:val="12"/>
              </w:rPr>
            </w:pPr>
          </w:p>
          <w:p w14:paraId="3F16B6C4" w14:textId="477599F8" w:rsidR="0076063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either F04 or H06 = yes (CFI IAQ ventilation), then result= yes;</w:t>
            </w:r>
          </w:p>
          <w:p w14:paraId="1820AD22" w14:textId="00F859F0" w:rsidR="00760630" w:rsidRPr="00F607F1" w:rsidRDefault="00760630" w:rsidP="00692EF7">
            <w:pPr>
              <w:keepNext/>
              <w:rPr>
                <w:rFonts w:ascii="Calibri" w:hAnsi="Calibri"/>
                <w:sz w:val="12"/>
                <w:szCs w:val="12"/>
              </w:rPr>
            </w:pPr>
          </w:p>
          <w:p w14:paraId="1F9B9AD1" w14:textId="1052A172" w:rsidR="00760630" w:rsidRPr="00F607F1" w:rsidRDefault="00760630" w:rsidP="00692EF7">
            <w:pPr>
              <w:keepNext/>
              <w:rPr>
                <w:rFonts w:ascii="Calibri" w:hAnsi="Calibri"/>
                <w:sz w:val="16"/>
                <w:szCs w:val="16"/>
              </w:rPr>
            </w:pPr>
            <w:r w:rsidRPr="00F607F1">
              <w:rPr>
                <w:rFonts w:ascii="Calibri" w:hAnsi="Calibri"/>
                <w:sz w:val="12"/>
                <w:szCs w:val="12"/>
              </w:rPr>
              <w:t>else result=no&gt;&gt;</w:t>
            </w:r>
          </w:p>
        </w:tc>
        <w:tc>
          <w:tcPr>
            <w:tcW w:w="1163" w:type="dxa"/>
          </w:tcPr>
          <w:p w14:paraId="1F9B9AD8" w14:textId="72236513" w:rsidR="00760630" w:rsidRPr="00F607F1" w:rsidRDefault="00760630" w:rsidP="00692EF7">
            <w:pPr>
              <w:keepNext/>
              <w:tabs>
                <w:tab w:val="center" w:pos="4320"/>
                <w:tab w:val="right" w:pos="8640"/>
              </w:tabs>
              <w:rPr>
                <w:rFonts w:ascii="Calibri" w:hAnsi="Calibri"/>
                <w:sz w:val="12"/>
                <w:szCs w:val="12"/>
              </w:rPr>
            </w:pPr>
            <w:r w:rsidRPr="00F607F1">
              <w:rPr>
                <w:rFonts w:ascii="Calibri" w:hAnsi="Calibri"/>
                <w:sz w:val="12"/>
                <w:szCs w:val="12"/>
              </w:rPr>
              <w:t>&lt;&lt;calculated field:</w:t>
            </w:r>
          </w:p>
          <w:p w14:paraId="18493838" w14:textId="2F57ECFF" w:rsidR="00760630" w:rsidRPr="00F607F1" w:rsidRDefault="00760630" w:rsidP="00692EF7">
            <w:pPr>
              <w:keepNext/>
              <w:tabs>
                <w:tab w:val="center" w:pos="4320"/>
                <w:tab w:val="right" w:pos="8640"/>
              </w:tabs>
              <w:rPr>
                <w:rFonts w:ascii="Calibri" w:hAnsi="Calibri"/>
                <w:sz w:val="12"/>
                <w:szCs w:val="12"/>
              </w:rPr>
            </w:pPr>
          </w:p>
          <w:p w14:paraId="1F9B9ADC" w14:textId="6A3FC3EE" w:rsidR="00760630" w:rsidRPr="00F607F1" w:rsidRDefault="00760630" w:rsidP="00692EF7">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L11 result is </w:t>
            </w:r>
            <w:r w:rsidRPr="00F607F1">
              <w:rPr>
                <w:rFonts w:ascii="Calibri" w:hAnsi="Calibri"/>
                <w:sz w:val="12"/>
                <w:szCs w:val="12"/>
                <w:u w:val="single"/>
              </w:rPr>
              <w:t>Return Duct Design per Table 150.0-C, D</w:t>
            </w:r>
            <w:r w:rsidR="000624B8" w:rsidRPr="00F607F1">
              <w:rPr>
                <w:rFonts w:ascii="Calibri" w:hAnsi="Calibri"/>
                <w:sz w:val="12"/>
                <w:szCs w:val="12"/>
                <w:u w:val="single"/>
              </w:rPr>
              <w:t>,</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result=yes</w:t>
            </w:r>
            <w:r w:rsidR="000624B8" w:rsidRPr="00F607F1">
              <w:rPr>
                <w:rFonts w:ascii="Calibri" w:hAnsi="Calibri"/>
                <w:sz w:val="12"/>
                <w:szCs w:val="12"/>
              </w:rPr>
              <w:t>;</w:t>
            </w:r>
            <w:r w:rsidRPr="00F607F1">
              <w:rPr>
                <w:rFonts w:ascii="Calibri" w:hAnsi="Calibri"/>
                <w:sz w:val="12"/>
                <w:szCs w:val="12"/>
              </w:rPr>
              <w:t xml:space="preserve"> </w:t>
            </w:r>
          </w:p>
          <w:p w14:paraId="0D4336A8" w14:textId="77777777" w:rsidR="00760630" w:rsidRPr="00F607F1" w:rsidRDefault="00760630" w:rsidP="00692EF7">
            <w:pPr>
              <w:keepNext/>
              <w:rPr>
                <w:rFonts w:ascii="Calibri" w:hAnsi="Calibri"/>
                <w:sz w:val="12"/>
                <w:szCs w:val="12"/>
              </w:rPr>
            </w:pPr>
          </w:p>
          <w:p w14:paraId="1F9B9ADE" w14:textId="30DD9F65"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447" w:type="dxa"/>
          </w:tcPr>
          <w:p w14:paraId="5AEF132B" w14:textId="7ABF428E" w:rsidR="00760630" w:rsidRPr="00F607F1" w:rsidRDefault="00760630" w:rsidP="00692EF7">
            <w:pPr>
              <w:keepNext/>
              <w:rPr>
                <w:rFonts w:ascii="Calibri" w:hAnsi="Calibri"/>
                <w:sz w:val="12"/>
                <w:szCs w:val="12"/>
              </w:rPr>
            </w:pPr>
            <w:r w:rsidRPr="00F607F1">
              <w:rPr>
                <w:rFonts w:ascii="Calibri" w:hAnsi="Calibri"/>
                <w:sz w:val="12"/>
                <w:szCs w:val="12"/>
              </w:rPr>
              <w:t>&lt;&lt;calculated field:</w:t>
            </w:r>
          </w:p>
          <w:p w14:paraId="63FF5384" w14:textId="4EA8F5D5" w:rsidR="00760630" w:rsidRPr="00F607F1" w:rsidRDefault="00760630" w:rsidP="00692EF7">
            <w:pPr>
              <w:keepNext/>
              <w:rPr>
                <w:rFonts w:ascii="Calibri" w:hAnsi="Calibri"/>
                <w:sz w:val="12"/>
                <w:szCs w:val="12"/>
              </w:rPr>
            </w:pPr>
          </w:p>
          <w:p w14:paraId="23818562" w14:textId="34A31E0F" w:rsidR="00223826" w:rsidRPr="00F607F1" w:rsidRDefault="00223826" w:rsidP="00223826">
            <w:pPr>
              <w:keepNext/>
              <w:tabs>
                <w:tab w:val="center" w:pos="4320"/>
                <w:tab w:val="right" w:pos="8640"/>
              </w:tabs>
              <w:rPr>
                <w:rFonts w:ascii="Calibri" w:hAnsi="Calibri"/>
                <w:sz w:val="12"/>
                <w:szCs w:val="12"/>
              </w:rPr>
            </w:pPr>
            <w:r w:rsidRPr="00F607F1">
              <w:rPr>
                <w:rFonts w:ascii="Calibri" w:hAnsi="Calibri"/>
                <w:sz w:val="12"/>
                <w:szCs w:val="12"/>
              </w:rPr>
              <w:t>if D04 or D05 = VCHP-Ducted</w:t>
            </w:r>
            <w:r w:rsidR="008541C6" w:rsidRPr="00F607F1">
              <w:rPr>
                <w:rFonts w:ascii="Calibri" w:hAnsi="Calibri"/>
                <w:sz w:val="12"/>
                <w:szCs w:val="12"/>
              </w:rPr>
              <w:t xml:space="preserve"> </w:t>
            </w:r>
            <w:r w:rsidRPr="00F607F1">
              <w:rPr>
                <w:rFonts w:ascii="Calibri" w:hAnsi="Calibri"/>
                <w:sz w:val="12"/>
                <w:szCs w:val="12"/>
              </w:rPr>
              <w:t>or VCHPDucted+</w:t>
            </w:r>
          </w:p>
          <w:p w14:paraId="3AE6C7A2" w14:textId="77777777" w:rsidR="00223826" w:rsidRPr="00F607F1" w:rsidRDefault="00223826" w:rsidP="00223826">
            <w:pPr>
              <w:keepNext/>
              <w:tabs>
                <w:tab w:val="center" w:pos="4320"/>
                <w:tab w:val="right" w:pos="8640"/>
              </w:tabs>
              <w:rPr>
                <w:rFonts w:ascii="Calibri" w:hAnsi="Calibri"/>
                <w:sz w:val="12"/>
                <w:szCs w:val="12"/>
              </w:rPr>
            </w:pPr>
            <w:r w:rsidRPr="00F607F1">
              <w:rPr>
                <w:rFonts w:ascii="Calibri" w:hAnsi="Calibri"/>
                <w:sz w:val="12"/>
                <w:szCs w:val="12"/>
              </w:rPr>
              <w:t xml:space="preserve">Ductless AND D11 = new, then result = no; </w:t>
            </w:r>
          </w:p>
          <w:p w14:paraId="4285732F" w14:textId="77777777" w:rsidR="00223826" w:rsidRPr="00F607F1" w:rsidRDefault="00223826" w:rsidP="00223826">
            <w:pPr>
              <w:keepNext/>
              <w:tabs>
                <w:tab w:val="center" w:pos="4320"/>
                <w:tab w:val="right" w:pos="8640"/>
              </w:tabs>
              <w:rPr>
                <w:rFonts w:ascii="Calibri" w:hAnsi="Calibri"/>
                <w:sz w:val="12"/>
                <w:szCs w:val="12"/>
              </w:rPr>
            </w:pPr>
          </w:p>
          <w:p w14:paraId="67A5AF3A" w14:textId="67568772" w:rsidR="00760630" w:rsidRPr="00F607F1" w:rsidRDefault="00223826" w:rsidP="00692EF7">
            <w:pPr>
              <w:keepNext/>
              <w:rPr>
                <w:rFonts w:ascii="Calibri" w:hAnsi="Calibri"/>
                <w:sz w:val="12"/>
                <w:szCs w:val="12"/>
              </w:rPr>
            </w:pPr>
            <w:r w:rsidRPr="00F607F1">
              <w:rPr>
                <w:rFonts w:ascii="Calibri" w:hAnsi="Calibri"/>
                <w:b/>
                <w:sz w:val="12"/>
                <w:szCs w:val="12"/>
              </w:rPr>
              <w:t>Else</w:t>
            </w:r>
            <w:r w:rsidR="00760630" w:rsidRPr="00F607F1">
              <w:rPr>
                <w:rFonts w:ascii="Calibri" w:hAnsi="Calibri"/>
                <w:b/>
                <w:sz w:val="12"/>
                <w:szCs w:val="12"/>
              </w:rPr>
              <w:t>if</w:t>
            </w:r>
            <w:r w:rsidR="00760630" w:rsidRPr="00F607F1">
              <w:rPr>
                <w:rFonts w:ascii="Calibri" w:hAnsi="Calibri"/>
                <w:sz w:val="12"/>
                <w:szCs w:val="12"/>
              </w:rPr>
              <w:t xml:space="preserve"> the CF1R flags the requirement for HERS verified duct design (Supply Duct Surface Area R-Value or Buried Ducts, </w:t>
            </w:r>
          </w:p>
          <w:p w14:paraId="1F9B9AE0" w14:textId="368C1D1E"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r w:rsidR="00E0680E" w:rsidRPr="00F607F1">
              <w:rPr>
                <w:rFonts w:ascii="Calibri" w:hAnsi="Calibri"/>
                <w:sz w:val="12"/>
                <w:szCs w:val="12"/>
              </w:rPr>
              <w:t>;</w:t>
            </w:r>
          </w:p>
          <w:p w14:paraId="705D49D9" w14:textId="77777777" w:rsidR="00760630" w:rsidRPr="00F607F1" w:rsidRDefault="00760630" w:rsidP="00692EF7">
            <w:pPr>
              <w:keepNext/>
              <w:rPr>
                <w:rFonts w:ascii="Calibri" w:hAnsi="Calibri"/>
                <w:sz w:val="12"/>
                <w:szCs w:val="12"/>
              </w:rPr>
            </w:pPr>
          </w:p>
          <w:p w14:paraId="1F9B9AE1" w14:textId="3EF9B549"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171" w:type="dxa"/>
          </w:tcPr>
          <w:p w14:paraId="1F9B9AE2" w14:textId="77777777" w:rsidR="00760630" w:rsidRPr="00F607F1" w:rsidRDefault="00760630" w:rsidP="00692EF7">
            <w:pPr>
              <w:keepNext/>
              <w:rPr>
                <w:rFonts w:ascii="Calibri" w:hAnsi="Calibri"/>
                <w:sz w:val="12"/>
                <w:szCs w:val="12"/>
              </w:rPr>
            </w:pPr>
            <w:r w:rsidRPr="00F607F1">
              <w:rPr>
                <w:rFonts w:ascii="Calibri" w:hAnsi="Calibri"/>
                <w:sz w:val="12"/>
                <w:szCs w:val="12"/>
              </w:rPr>
              <w:t>&lt;&lt; calculated field:</w:t>
            </w:r>
          </w:p>
          <w:p w14:paraId="7418C0A4" w14:textId="046F2257" w:rsidR="00760630" w:rsidRPr="00F607F1" w:rsidRDefault="00760630" w:rsidP="00601E75">
            <w:pPr>
              <w:keepNext/>
              <w:rPr>
                <w:rFonts w:ascii="Calibri" w:hAnsi="Calibri"/>
                <w:sz w:val="12"/>
                <w:szCs w:val="12"/>
              </w:rPr>
            </w:pPr>
          </w:p>
          <w:p w14:paraId="2F420EDC" w14:textId="7483C139" w:rsidR="00760630" w:rsidRPr="00F607F1" w:rsidRDefault="00760630" w:rsidP="00601E75">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B05 = one of the following two values:</w:t>
            </w:r>
          </w:p>
          <w:p w14:paraId="1440D063" w14:textId="77777777" w:rsidR="00760630" w:rsidRPr="00F607F1" w:rsidRDefault="00760630" w:rsidP="00601E75">
            <w:pPr>
              <w:keepNext/>
              <w:rPr>
                <w:rFonts w:ascii="Calibri" w:hAnsi="Calibri"/>
                <w:sz w:val="12"/>
                <w:szCs w:val="12"/>
              </w:rPr>
            </w:pPr>
            <w:r w:rsidRPr="00F607F1">
              <w:rPr>
                <w:rFonts w:ascii="Calibri" w:hAnsi="Calibri"/>
                <w:sz w:val="12"/>
                <w:szCs w:val="12"/>
              </w:rPr>
              <w:t>*variable flow</w:t>
            </w:r>
          </w:p>
          <w:p w14:paraId="270AB88B" w14:textId="77777777" w:rsidR="008D552C" w:rsidRPr="00F607F1" w:rsidRDefault="00760630" w:rsidP="00601E75">
            <w:pPr>
              <w:keepNext/>
              <w:rPr>
                <w:rFonts w:ascii="Calibri" w:hAnsi="Calibri"/>
                <w:sz w:val="12"/>
                <w:szCs w:val="12"/>
              </w:rPr>
            </w:pPr>
            <w:r w:rsidRPr="00F607F1">
              <w:rPr>
                <w:rFonts w:ascii="Calibri" w:hAnsi="Calibri"/>
                <w:sz w:val="12"/>
                <w:szCs w:val="12"/>
              </w:rPr>
              <w:t>*fixed flow</w:t>
            </w:r>
          </w:p>
          <w:p w14:paraId="1F9B9AE3" w14:textId="036078E6" w:rsidR="00760630" w:rsidRPr="00F607F1" w:rsidRDefault="00760630" w:rsidP="00601E75">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77C0578F" w14:textId="6FE69EA0" w:rsidR="00760630" w:rsidRPr="00F607F1" w:rsidRDefault="00760630" w:rsidP="00601E75">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B05=N/A,</w:t>
            </w:r>
          </w:p>
          <w:p w14:paraId="1F9B9AE4" w14:textId="28EBF8D2" w:rsidR="00760630" w:rsidRPr="00F607F1" w:rsidRDefault="00760630" w:rsidP="00601E75">
            <w:pPr>
              <w:keepNext/>
              <w:rPr>
                <w:rFonts w:ascii="Calibri" w:hAnsi="Calibri"/>
                <w:sz w:val="16"/>
                <w:szCs w:val="16"/>
              </w:rPr>
            </w:pPr>
            <w:r w:rsidRPr="00F607F1">
              <w:rPr>
                <w:rFonts w:ascii="Calibri" w:hAnsi="Calibri"/>
                <w:sz w:val="12"/>
                <w:szCs w:val="12"/>
              </w:rPr>
              <w:t>then result=no&gt;&gt;</w:t>
            </w:r>
          </w:p>
        </w:tc>
      </w:tr>
      <w:tr w:rsidR="00760630" w:rsidRPr="00F607F1" w14:paraId="1F9B9AF1" w14:textId="77777777" w:rsidTr="00296EE7">
        <w:trPr>
          <w:cantSplit/>
          <w:trHeight w:val="330"/>
        </w:trPr>
        <w:tc>
          <w:tcPr>
            <w:tcW w:w="1075" w:type="dxa"/>
            <w:vAlign w:val="bottom"/>
          </w:tcPr>
          <w:p w14:paraId="1F9B9AE6" w14:textId="50DDD4DF" w:rsidR="00760630" w:rsidRPr="00F607F1" w:rsidRDefault="00760630" w:rsidP="00692EF7">
            <w:pPr>
              <w:keepNext/>
              <w:jc w:val="center"/>
              <w:rPr>
                <w:rFonts w:ascii="Calibri" w:hAnsi="Calibri"/>
                <w:sz w:val="18"/>
                <w:szCs w:val="18"/>
              </w:rPr>
            </w:pPr>
          </w:p>
        </w:tc>
        <w:tc>
          <w:tcPr>
            <w:tcW w:w="1170" w:type="dxa"/>
          </w:tcPr>
          <w:p w14:paraId="1F9B9AE7" w14:textId="77777777" w:rsidR="00760630" w:rsidRPr="00F607F1" w:rsidRDefault="00760630" w:rsidP="00692EF7">
            <w:pPr>
              <w:keepNext/>
              <w:jc w:val="center"/>
              <w:rPr>
                <w:rFonts w:ascii="Calibri" w:hAnsi="Calibri"/>
                <w:sz w:val="18"/>
                <w:szCs w:val="18"/>
              </w:rPr>
            </w:pPr>
          </w:p>
        </w:tc>
        <w:tc>
          <w:tcPr>
            <w:tcW w:w="1260" w:type="dxa"/>
          </w:tcPr>
          <w:p w14:paraId="4C920C7D" w14:textId="77777777" w:rsidR="00760630" w:rsidRPr="00F607F1" w:rsidRDefault="00760630" w:rsidP="00692EF7">
            <w:pPr>
              <w:keepNext/>
              <w:jc w:val="center"/>
              <w:rPr>
                <w:rFonts w:ascii="Calibri" w:hAnsi="Calibri"/>
                <w:sz w:val="18"/>
                <w:szCs w:val="18"/>
              </w:rPr>
            </w:pPr>
          </w:p>
        </w:tc>
        <w:tc>
          <w:tcPr>
            <w:tcW w:w="1260" w:type="dxa"/>
          </w:tcPr>
          <w:p w14:paraId="7A0F3000" w14:textId="6DC8D4A1" w:rsidR="00760630" w:rsidRPr="00F607F1" w:rsidRDefault="00760630" w:rsidP="00692EF7">
            <w:pPr>
              <w:keepNext/>
              <w:jc w:val="center"/>
              <w:rPr>
                <w:rFonts w:ascii="Calibri" w:hAnsi="Calibri"/>
                <w:sz w:val="18"/>
                <w:szCs w:val="18"/>
              </w:rPr>
            </w:pPr>
          </w:p>
        </w:tc>
        <w:tc>
          <w:tcPr>
            <w:tcW w:w="1530" w:type="dxa"/>
            <w:vAlign w:val="bottom"/>
          </w:tcPr>
          <w:p w14:paraId="1F9B9AE8" w14:textId="57307BEE" w:rsidR="00760630" w:rsidRPr="00F607F1" w:rsidRDefault="00760630" w:rsidP="00692EF7">
            <w:pPr>
              <w:keepNext/>
              <w:jc w:val="center"/>
              <w:rPr>
                <w:rFonts w:ascii="Calibri" w:hAnsi="Calibri"/>
                <w:sz w:val="18"/>
                <w:szCs w:val="18"/>
              </w:rPr>
            </w:pPr>
          </w:p>
        </w:tc>
        <w:tc>
          <w:tcPr>
            <w:tcW w:w="1710" w:type="dxa"/>
            <w:vAlign w:val="bottom"/>
          </w:tcPr>
          <w:p w14:paraId="1F9B9AE9" w14:textId="77777777" w:rsidR="00760630" w:rsidRPr="00F607F1" w:rsidRDefault="00760630" w:rsidP="00692EF7">
            <w:pPr>
              <w:keepNext/>
              <w:jc w:val="center"/>
              <w:rPr>
                <w:rFonts w:ascii="Calibri" w:hAnsi="Calibri"/>
                <w:sz w:val="18"/>
                <w:szCs w:val="18"/>
              </w:rPr>
            </w:pPr>
          </w:p>
        </w:tc>
        <w:tc>
          <w:tcPr>
            <w:tcW w:w="1156" w:type="dxa"/>
            <w:vAlign w:val="bottom"/>
          </w:tcPr>
          <w:p w14:paraId="1F9B9AEA" w14:textId="77777777" w:rsidR="00760630" w:rsidRPr="00F607F1" w:rsidRDefault="00760630" w:rsidP="00692EF7">
            <w:pPr>
              <w:keepNext/>
              <w:jc w:val="center"/>
              <w:rPr>
                <w:rFonts w:ascii="Calibri" w:hAnsi="Calibri"/>
                <w:sz w:val="18"/>
                <w:szCs w:val="18"/>
              </w:rPr>
            </w:pPr>
          </w:p>
        </w:tc>
        <w:tc>
          <w:tcPr>
            <w:tcW w:w="1454" w:type="dxa"/>
            <w:vAlign w:val="bottom"/>
          </w:tcPr>
          <w:p w14:paraId="1F9B9AEB" w14:textId="77777777" w:rsidR="00760630" w:rsidRPr="00F607F1" w:rsidRDefault="00760630" w:rsidP="00692EF7">
            <w:pPr>
              <w:keepNext/>
              <w:jc w:val="center"/>
              <w:rPr>
                <w:rFonts w:ascii="Calibri" w:hAnsi="Calibri"/>
                <w:sz w:val="18"/>
                <w:szCs w:val="18"/>
              </w:rPr>
            </w:pPr>
          </w:p>
        </w:tc>
        <w:tc>
          <w:tcPr>
            <w:tcW w:w="1163" w:type="dxa"/>
            <w:vAlign w:val="bottom"/>
          </w:tcPr>
          <w:p w14:paraId="1F9B9AEE" w14:textId="65443577" w:rsidR="00760630" w:rsidRPr="00F607F1" w:rsidRDefault="00760630" w:rsidP="00692EF7">
            <w:pPr>
              <w:keepNext/>
              <w:jc w:val="center"/>
              <w:rPr>
                <w:rFonts w:ascii="Calibri" w:hAnsi="Calibri"/>
                <w:sz w:val="18"/>
                <w:szCs w:val="18"/>
              </w:rPr>
            </w:pPr>
          </w:p>
        </w:tc>
        <w:tc>
          <w:tcPr>
            <w:tcW w:w="1447" w:type="dxa"/>
            <w:vAlign w:val="bottom"/>
          </w:tcPr>
          <w:p w14:paraId="1F9B9AEF" w14:textId="77777777" w:rsidR="00760630" w:rsidRPr="00F607F1" w:rsidRDefault="00760630" w:rsidP="00692EF7">
            <w:pPr>
              <w:keepNext/>
              <w:jc w:val="center"/>
              <w:rPr>
                <w:rFonts w:ascii="Calibri" w:hAnsi="Calibri"/>
                <w:sz w:val="18"/>
                <w:szCs w:val="18"/>
              </w:rPr>
            </w:pPr>
          </w:p>
        </w:tc>
        <w:tc>
          <w:tcPr>
            <w:tcW w:w="1171" w:type="dxa"/>
            <w:vAlign w:val="bottom"/>
          </w:tcPr>
          <w:p w14:paraId="1F9B9AF0" w14:textId="77777777" w:rsidR="00760630" w:rsidRPr="00F607F1" w:rsidRDefault="00760630" w:rsidP="00692EF7">
            <w:pPr>
              <w:keepNext/>
              <w:jc w:val="center"/>
              <w:rPr>
                <w:rFonts w:ascii="Calibri" w:hAnsi="Calibri"/>
                <w:sz w:val="18"/>
                <w:szCs w:val="18"/>
              </w:rPr>
            </w:pPr>
          </w:p>
        </w:tc>
      </w:tr>
      <w:tr w:rsidR="00692EF7" w:rsidRPr="00F607F1" w14:paraId="1F9B9AF3" w14:textId="77777777" w:rsidTr="00760630">
        <w:trPr>
          <w:cantSplit/>
          <w:trHeight w:val="217"/>
        </w:trPr>
        <w:tc>
          <w:tcPr>
            <w:tcW w:w="14396" w:type="dxa"/>
            <w:gridSpan w:val="11"/>
          </w:tcPr>
          <w:p w14:paraId="1F9B9AF2" w14:textId="19F5F5BF" w:rsidR="00692EF7" w:rsidRPr="00F607F1" w:rsidRDefault="00692EF7" w:rsidP="00692EF7">
            <w:pPr>
              <w:keepNext/>
              <w:rPr>
                <w:rFonts w:ascii="Calibri" w:hAnsi="Calibri"/>
                <w:sz w:val="18"/>
                <w:szCs w:val="18"/>
              </w:rPr>
            </w:pPr>
            <w:r w:rsidRPr="00F607F1">
              <w:rPr>
                <w:rFonts w:ascii="Calibri" w:hAnsi="Calibri"/>
                <w:sz w:val="18"/>
                <w:szCs w:val="18"/>
              </w:rPr>
              <w:t>Notes:</w:t>
            </w:r>
          </w:p>
        </w:tc>
      </w:tr>
    </w:tbl>
    <w:p w14:paraId="1F9B9AF4" w14:textId="77777777" w:rsidR="000F413D" w:rsidRPr="00F607F1" w:rsidRDefault="000F413D" w:rsidP="008846F4">
      <w:pPr>
        <w:rPr>
          <w:rFonts w:ascii="Calibri" w:hAnsi="Calibri"/>
          <w:sz w:val="18"/>
          <w:szCs w:val="18"/>
        </w:rPr>
      </w:pPr>
    </w:p>
    <w:p w14:paraId="1F9B9AF5" w14:textId="00CBFDEA" w:rsidR="00121294" w:rsidRPr="00F607F1" w:rsidRDefault="00121294" w:rsidP="0035199F">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29"/>
        <w:gridCol w:w="1834"/>
        <w:gridCol w:w="2617"/>
        <w:gridCol w:w="5325"/>
        <w:gridCol w:w="2891"/>
      </w:tblGrid>
      <w:tr w:rsidR="008E462F" w:rsidRPr="00F607F1" w14:paraId="7E2B64B1" w14:textId="0BCDF874" w:rsidTr="007966ED">
        <w:trPr>
          <w:cantSplit/>
          <w:trHeight w:val="682"/>
        </w:trPr>
        <w:tc>
          <w:tcPr>
            <w:tcW w:w="14395" w:type="dxa"/>
            <w:gridSpan w:val="5"/>
          </w:tcPr>
          <w:p w14:paraId="73047E94" w14:textId="77777777" w:rsidR="008E462F" w:rsidRPr="00F607F1" w:rsidRDefault="008E462F" w:rsidP="00B5666D">
            <w:pPr>
              <w:keepNext/>
              <w:rPr>
                <w:rFonts w:ascii="Calibri" w:hAnsi="Calibri"/>
                <w:b/>
                <w:szCs w:val="18"/>
              </w:rPr>
            </w:pPr>
            <w:r w:rsidRPr="00F607F1">
              <w:rPr>
                <w:rFonts w:ascii="Calibri" w:hAnsi="Calibri"/>
                <w:b/>
                <w:szCs w:val="18"/>
              </w:rPr>
              <w:lastRenderedPageBreak/>
              <w:t>P. HERS Verification Requirements for Space Conditioning Equipment</w:t>
            </w:r>
          </w:p>
          <w:p w14:paraId="0E78F5FF" w14:textId="77777777" w:rsidR="008E462F" w:rsidRPr="00F607F1" w:rsidRDefault="008E462F" w:rsidP="00B5666D">
            <w:pPr>
              <w:keepNext/>
              <w:rPr>
                <w:rFonts w:ascii="Calibri" w:hAnsi="Calibri"/>
                <w:sz w:val="18"/>
                <w:szCs w:val="18"/>
              </w:rPr>
            </w:pPr>
            <w:r w:rsidRPr="00F607F1">
              <w:rPr>
                <w:rFonts w:ascii="Calibri" w:hAnsi="Calibri"/>
                <w:sz w:val="18"/>
                <w:szCs w:val="18"/>
              </w:rPr>
              <w:t xml:space="preserve">&lt;&lt;require one row of data in this table for each of the SC Systems listed in G01 and in I01; </w:t>
            </w:r>
          </w:p>
          <w:p w14:paraId="77C1399A" w14:textId="5181DF6C" w:rsidR="008E462F" w:rsidRPr="00F607F1" w:rsidRDefault="008E462F" w:rsidP="00B5666D">
            <w:pPr>
              <w:keepNext/>
              <w:rPr>
                <w:rFonts w:ascii="Calibri" w:hAnsi="Calibri"/>
                <w:b/>
                <w:szCs w:val="18"/>
              </w:rPr>
            </w:pPr>
            <w:r w:rsidRPr="00F607F1">
              <w:rPr>
                <w:rFonts w:ascii="Calibri" w:hAnsi="Calibri"/>
                <w:b/>
                <w:sz w:val="18"/>
                <w:szCs w:val="18"/>
              </w:rPr>
              <w:t>==&gt;&gt;ALSO</w:t>
            </w:r>
            <w:r w:rsidRPr="00F607F1">
              <w:rPr>
                <w:rFonts w:ascii="Calibri" w:hAnsi="Calibri"/>
                <w:sz w:val="18"/>
                <w:szCs w:val="18"/>
              </w:rPr>
              <w:t xml:space="preserve"> if section E applies, enter one row of data in this table for SC Systems for which D11 = Existing, and E04=yes&gt;&gt;</w:t>
            </w:r>
          </w:p>
        </w:tc>
      </w:tr>
      <w:tr w:rsidR="008E462F" w:rsidRPr="00F607F1" w14:paraId="0B608FFB" w14:textId="4ACBC361" w:rsidTr="007966ED">
        <w:trPr>
          <w:cantSplit/>
          <w:trHeight w:val="306"/>
        </w:trPr>
        <w:tc>
          <w:tcPr>
            <w:tcW w:w="1728" w:type="dxa"/>
            <w:vAlign w:val="center"/>
          </w:tcPr>
          <w:p w14:paraId="61C2DD80" w14:textId="58808BE9" w:rsidR="008E462F" w:rsidRPr="00F607F1" w:rsidRDefault="008E462F" w:rsidP="00B5666D">
            <w:pPr>
              <w:keepNext/>
              <w:jc w:val="center"/>
              <w:rPr>
                <w:rFonts w:ascii="Calibri" w:hAnsi="Calibri"/>
                <w:sz w:val="18"/>
                <w:szCs w:val="18"/>
              </w:rPr>
            </w:pPr>
            <w:r w:rsidRPr="00F607F1">
              <w:rPr>
                <w:rFonts w:ascii="Calibri" w:hAnsi="Calibri"/>
                <w:sz w:val="18"/>
                <w:szCs w:val="18"/>
              </w:rPr>
              <w:t xml:space="preserve"> 01</w:t>
            </w:r>
          </w:p>
        </w:tc>
        <w:tc>
          <w:tcPr>
            <w:tcW w:w="1834" w:type="dxa"/>
            <w:vAlign w:val="center"/>
          </w:tcPr>
          <w:p w14:paraId="0BB85371"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02</w:t>
            </w:r>
          </w:p>
        </w:tc>
        <w:tc>
          <w:tcPr>
            <w:tcW w:w="2617" w:type="dxa"/>
            <w:vAlign w:val="center"/>
          </w:tcPr>
          <w:p w14:paraId="3965C4A8"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03</w:t>
            </w:r>
          </w:p>
        </w:tc>
        <w:tc>
          <w:tcPr>
            <w:tcW w:w="5325" w:type="dxa"/>
            <w:vAlign w:val="center"/>
          </w:tcPr>
          <w:p w14:paraId="10363A20"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04</w:t>
            </w:r>
          </w:p>
        </w:tc>
        <w:tc>
          <w:tcPr>
            <w:tcW w:w="2891" w:type="dxa"/>
          </w:tcPr>
          <w:p w14:paraId="06133297" w14:textId="223EF2B7" w:rsidR="008E462F" w:rsidRPr="00F607F1" w:rsidRDefault="007966ED" w:rsidP="00B5666D">
            <w:pPr>
              <w:keepNext/>
              <w:jc w:val="center"/>
              <w:rPr>
                <w:rFonts w:ascii="Calibri" w:hAnsi="Calibri"/>
                <w:sz w:val="18"/>
                <w:szCs w:val="18"/>
              </w:rPr>
            </w:pPr>
            <w:r>
              <w:rPr>
                <w:rFonts w:ascii="Calibri" w:hAnsi="Calibri"/>
                <w:sz w:val="18"/>
                <w:szCs w:val="18"/>
              </w:rPr>
              <w:t>05</w:t>
            </w:r>
          </w:p>
        </w:tc>
      </w:tr>
      <w:tr w:rsidR="008E462F" w:rsidRPr="00F607F1" w14:paraId="4BFF767A" w14:textId="29886FDF" w:rsidTr="007966ED">
        <w:trPr>
          <w:cantSplit/>
          <w:trHeight w:val="361"/>
        </w:trPr>
        <w:tc>
          <w:tcPr>
            <w:tcW w:w="1728" w:type="dxa"/>
            <w:tcBorders>
              <w:bottom w:val="nil"/>
            </w:tcBorders>
            <w:vAlign w:val="bottom"/>
          </w:tcPr>
          <w:p w14:paraId="1280460F" w14:textId="77777777" w:rsidR="008E462F" w:rsidRPr="00F607F1" w:rsidRDefault="008E462F" w:rsidP="008E462F">
            <w:pPr>
              <w:keepNext/>
              <w:rPr>
                <w:rFonts w:ascii="Calibri" w:hAnsi="Calibri"/>
                <w:sz w:val="18"/>
                <w:szCs w:val="18"/>
              </w:rPr>
            </w:pPr>
          </w:p>
        </w:tc>
        <w:tc>
          <w:tcPr>
            <w:tcW w:w="1834" w:type="dxa"/>
            <w:tcBorders>
              <w:top w:val="nil"/>
              <w:bottom w:val="nil"/>
            </w:tcBorders>
            <w:vAlign w:val="bottom"/>
          </w:tcPr>
          <w:p w14:paraId="5E0C77ED" w14:textId="77777777" w:rsidR="008E462F" w:rsidRPr="00F607F1" w:rsidRDefault="008E462F" w:rsidP="008E462F">
            <w:pPr>
              <w:keepNext/>
              <w:rPr>
                <w:rFonts w:ascii="Calibri" w:hAnsi="Calibri"/>
                <w:sz w:val="18"/>
                <w:szCs w:val="18"/>
              </w:rPr>
            </w:pPr>
          </w:p>
        </w:tc>
        <w:tc>
          <w:tcPr>
            <w:tcW w:w="2617" w:type="dxa"/>
            <w:tcBorders>
              <w:top w:val="nil"/>
              <w:bottom w:val="nil"/>
            </w:tcBorders>
            <w:vAlign w:val="bottom"/>
          </w:tcPr>
          <w:p w14:paraId="1F61AE12"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MCH-25</w:t>
            </w:r>
          </w:p>
        </w:tc>
        <w:tc>
          <w:tcPr>
            <w:tcW w:w="5325" w:type="dxa"/>
            <w:tcBorders>
              <w:top w:val="nil"/>
              <w:bottom w:val="nil"/>
            </w:tcBorders>
            <w:vAlign w:val="bottom"/>
          </w:tcPr>
          <w:p w14:paraId="015F9C65"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MCH-26</w:t>
            </w:r>
          </w:p>
        </w:tc>
        <w:tc>
          <w:tcPr>
            <w:tcW w:w="2891" w:type="dxa"/>
            <w:tcBorders>
              <w:bottom w:val="nil"/>
            </w:tcBorders>
            <w:vAlign w:val="bottom"/>
          </w:tcPr>
          <w:p w14:paraId="72388D82" w14:textId="7920BFF2" w:rsidR="008E462F" w:rsidRPr="00F607F1" w:rsidRDefault="008E462F" w:rsidP="008E462F">
            <w:pPr>
              <w:keepNext/>
              <w:jc w:val="center"/>
              <w:rPr>
                <w:rFonts w:ascii="Calibri" w:hAnsi="Calibri"/>
                <w:sz w:val="18"/>
                <w:szCs w:val="18"/>
              </w:rPr>
            </w:pPr>
            <w:r w:rsidRPr="00F607F1">
              <w:rPr>
                <w:rFonts w:ascii="Calibri" w:hAnsi="Calibri"/>
                <w:sz w:val="18"/>
                <w:szCs w:val="18"/>
              </w:rPr>
              <w:t>MCH-33</w:t>
            </w:r>
          </w:p>
        </w:tc>
      </w:tr>
      <w:tr w:rsidR="008E462F" w:rsidRPr="00F607F1" w14:paraId="6F21BC9D" w14:textId="7E99A9B6" w:rsidTr="007966ED">
        <w:trPr>
          <w:cantSplit/>
          <w:trHeight w:val="977"/>
        </w:trPr>
        <w:tc>
          <w:tcPr>
            <w:tcW w:w="1728" w:type="dxa"/>
            <w:tcBorders>
              <w:top w:val="nil"/>
            </w:tcBorders>
            <w:vAlign w:val="bottom"/>
          </w:tcPr>
          <w:p w14:paraId="22711179" w14:textId="6FA8554A" w:rsidR="008E462F" w:rsidRPr="00F607F1" w:rsidRDefault="008E462F" w:rsidP="008E462F">
            <w:pPr>
              <w:keepNext/>
              <w:jc w:val="center"/>
              <w:rPr>
                <w:rFonts w:ascii="Calibri" w:hAnsi="Calibri"/>
                <w:sz w:val="18"/>
                <w:szCs w:val="18"/>
              </w:rPr>
            </w:pPr>
            <w:r w:rsidRPr="00F607F1">
              <w:rPr>
                <w:rFonts w:ascii="Calibri" w:hAnsi="Calibri"/>
                <w:sz w:val="18"/>
                <w:szCs w:val="18"/>
              </w:rPr>
              <w:t>SC System ID/Name from CF1R</w:t>
            </w:r>
          </w:p>
        </w:tc>
        <w:tc>
          <w:tcPr>
            <w:tcW w:w="1834" w:type="dxa"/>
            <w:tcBorders>
              <w:top w:val="nil"/>
            </w:tcBorders>
            <w:vAlign w:val="bottom"/>
          </w:tcPr>
          <w:p w14:paraId="66B80427"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SC System Description of Area Served</w:t>
            </w:r>
          </w:p>
        </w:tc>
        <w:tc>
          <w:tcPr>
            <w:tcW w:w="2617" w:type="dxa"/>
            <w:tcBorders>
              <w:top w:val="nil"/>
            </w:tcBorders>
            <w:vAlign w:val="bottom"/>
          </w:tcPr>
          <w:p w14:paraId="3C844B06"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Refrigerant Charge</w:t>
            </w:r>
          </w:p>
        </w:tc>
        <w:tc>
          <w:tcPr>
            <w:tcW w:w="5325" w:type="dxa"/>
            <w:tcBorders>
              <w:top w:val="nil"/>
            </w:tcBorders>
            <w:vAlign w:val="bottom"/>
          </w:tcPr>
          <w:p w14:paraId="3A3EEC83"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Rated</w:t>
            </w:r>
          </w:p>
          <w:p w14:paraId="1B04346F"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SC System</w:t>
            </w:r>
          </w:p>
          <w:p w14:paraId="0B5C4DCF"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Equipment Verification</w:t>
            </w:r>
          </w:p>
        </w:tc>
        <w:tc>
          <w:tcPr>
            <w:tcW w:w="2891" w:type="dxa"/>
            <w:tcBorders>
              <w:top w:val="nil"/>
            </w:tcBorders>
            <w:vAlign w:val="bottom"/>
          </w:tcPr>
          <w:p w14:paraId="6810A420" w14:textId="7870A085" w:rsidR="008E462F" w:rsidRPr="00F607F1" w:rsidRDefault="008E462F" w:rsidP="008E462F">
            <w:pPr>
              <w:keepNext/>
              <w:jc w:val="center"/>
              <w:rPr>
                <w:rFonts w:ascii="Calibri" w:hAnsi="Calibri"/>
                <w:sz w:val="18"/>
                <w:szCs w:val="18"/>
              </w:rPr>
            </w:pPr>
            <w:r w:rsidRPr="00F607F1">
              <w:rPr>
                <w:rFonts w:ascii="Calibri" w:hAnsi="Calibri"/>
                <w:sz w:val="18"/>
                <w:szCs w:val="18"/>
              </w:rPr>
              <w:t>VCHP Compliance Credit</w:t>
            </w:r>
          </w:p>
        </w:tc>
      </w:tr>
      <w:tr w:rsidR="008E462F" w:rsidRPr="00F607F1" w14:paraId="04082581" w14:textId="617546F3" w:rsidTr="007966ED">
        <w:trPr>
          <w:cantSplit/>
          <w:trHeight w:val="5905"/>
        </w:trPr>
        <w:tc>
          <w:tcPr>
            <w:tcW w:w="1728" w:type="dxa"/>
          </w:tcPr>
          <w:p w14:paraId="7C4DB8A2" w14:textId="77777777" w:rsidR="008E462F" w:rsidRPr="00F607F1" w:rsidRDefault="008E462F" w:rsidP="008E462F">
            <w:pPr>
              <w:keepNext/>
              <w:rPr>
                <w:rFonts w:ascii="Calibri" w:hAnsi="Calibri"/>
                <w:sz w:val="16"/>
                <w:szCs w:val="16"/>
              </w:rPr>
            </w:pPr>
            <w:r w:rsidRPr="00F607F1">
              <w:rPr>
                <w:rFonts w:ascii="Calibri" w:hAnsi="Calibri"/>
                <w:sz w:val="16"/>
                <w:szCs w:val="16"/>
              </w:rPr>
              <w:t>&lt;&lt;auto filled from  D01&gt;&gt;</w:t>
            </w:r>
          </w:p>
        </w:tc>
        <w:tc>
          <w:tcPr>
            <w:tcW w:w="1834" w:type="dxa"/>
          </w:tcPr>
          <w:p w14:paraId="4CB12ABE" w14:textId="77777777" w:rsidR="008E462F" w:rsidRPr="00F607F1" w:rsidRDefault="008E462F" w:rsidP="008E462F">
            <w:pPr>
              <w:keepNext/>
              <w:rPr>
                <w:rFonts w:ascii="Calibri" w:hAnsi="Calibri"/>
                <w:sz w:val="16"/>
                <w:szCs w:val="16"/>
              </w:rPr>
            </w:pPr>
            <w:r w:rsidRPr="00F607F1">
              <w:rPr>
                <w:rFonts w:ascii="Calibri" w:hAnsi="Calibri"/>
                <w:sz w:val="16"/>
                <w:szCs w:val="16"/>
              </w:rPr>
              <w:t>&lt;&lt;auto filled from D02&gt;&gt;</w:t>
            </w:r>
          </w:p>
        </w:tc>
        <w:tc>
          <w:tcPr>
            <w:tcW w:w="2617" w:type="dxa"/>
          </w:tcPr>
          <w:p w14:paraId="1A020EA1" w14:textId="77777777" w:rsidR="008E462F" w:rsidRPr="00F607F1" w:rsidRDefault="008E462F" w:rsidP="008E462F">
            <w:pPr>
              <w:keepNext/>
              <w:rPr>
                <w:rFonts w:ascii="Calibri" w:hAnsi="Calibri"/>
                <w:sz w:val="12"/>
                <w:szCs w:val="12"/>
              </w:rPr>
            </w:pPr>
            <w:r w:rsidRPr="00F607F1">
              <w:rPr>
                <w:rFonts w:ascii="Calibri" w:hAnsi="Calibri"/>
                <w:sz w:val="12"/>
                <w:szCs w:val="12"/>
              </w:rPr>
              <w:t xml:space="preserve">&lt;&lt;Calculated field: </w:t>
            </w:r>
          </w:p>
          <w:p w14:paraId="0750D93D" w14:textId="60578E7C" w:rsidR="008E462F" w:rsidRPr="00F607F1" w:rsidRDefault="008E462F" w:rsidP="008E462F">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B11 = one of the following two values: *New </w:t>
            </w:r>
          </w:p>
          <w:p w14:paraId="51FA46AF" w14:textId="77777777" w:rsidR="008E462F" w:rsidRPr="00F607F1" w:rsidRDefault="008E462F" w:rsidP="008E462F">
            <w:pPr>
              <w:keepNext/>
              <w:rPr>
                <w:rFonts w:ascii="Calibri" w:hAnsi="Calibri"/>
                <w:sz w:val="12"/>
                <w:szCs w:val="12"/>
              </w:rPr>
            </w:pPr>
            <w:r w:rsidRPr="00F607F1">
              <w:rPr>
                <w:rFonts w:ascii="Calibri" w:hAnsi="Calibri"/>
                <w:sz w:val="12"/>
                <w:szCs w:val="12"/>
              </w:rPr>
              <w:t xml:space="preserve">*Altered, </w:t>
            </w:r>
          </w:p>
          <w:p w14:paraId="1719B306" w14:textId="58DF737E" w:rsidR="008E462F" w:rsidRPr="00F607F1" w:rsidRDefault="008E462F" w:rsidP="008E462F">
            <w:pPr>
              <w:keepNext/>
              <w:rPr>
                <w:rFonts w:ascii="Calibri" w:hAnsi="Calibri"/>
                <w:sz w:val="12"/>
                <w:szCs w:val="12"/>
              </w:rPr>
            </w:pPr>
            <w:r w:rsidRPr="00F607F1">
              <w:rPr>
                <w:rFonts w:ascii="Calibri" w:hAnsi="Calibri"/>
                <w:b/>
                <w:sz w:val="12"/>
                <w:szCs w:val="12"/>
              </w:rPr>
              <w:t>and</w:t>
            </w:r>
            <w:r w:rsidRPr="00F607F1">
              <w:rPr>
                <w:rFonts w:ascii="Calibri" w:hAnsi="Calibri"/>
                <w:sz w:val="12"/>
                <w:szCs w:val="12"/>
              </w:rPr>
              <w:t xml:space="preserve"> the CF1R reports verification of RC = Required, </w:t>
            </w:r>
          </w:p>
          <w:p w14:paraId="0E07DDFA" w14:textId="59E429B3"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 </w:t>
            </w:r>
          </w:p>
          <w:p w14:paraId="2120934B" w14:textId="77777777" w:rsidR="008E462F" w:rsidRPr="00F607F1" w:rsidRDefault="008E462F" w:rsidP="008E462F">
            <w:pPr>
              <w:keepNext/>
              <w:rPr>
                <w:rFonts w:ascii="Calibri" w:hAnsi="Calibri"/>
                <w:sz w:val="12"/>
                <w:szCs w:val="12"/>
              </w:rPr>
            </w:pPr>
          </w:p>
          <w:p w14:paraId="7B88E553" w14:textId="71A34D86"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the CF1R reports verification of RC = Not Required, </w:t>
            </w:r>
          </w:p>
          <w:p w14:paraId="14443715" w14:textId="3AAF8B89"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No; </w:t>
            </w:r>
          </w:p>
          <w:p w14:paraId="02B63F0C" w14:textId="77777777" w:rsidR="008E462F" w:rsidRPr="00F607F1" w:rsidRDefault="008E462F" w:rsidP="008E462F">
            <w:pPr>
              <w:keepNext/>
              <w:rPr>
                <w:rFonts w:ascii="Calibri" w:hAnsi="Calibri"/>
                <w:sz w:val="12"/>
                <w:szCs w:val="12"/>
              </w:rPr>
            </w:pPr>
          </w:p>
          <w:p w14:paraId="077A4B86" w14:textId="6767A8B3"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Section E applies, and the following two conditions are true: 1:[D11 = Existing] 2:[E04 = Yes], </w:t>
            </w:r>
          </w:p>
          <w:p w14:paraId="0974728A" w14:textId="1C1FB548"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 </w:t>
            </w:r>
          </w:p>
          <w:p w14:paraId="10BCBAE4" w14:textId="77777777" w:rsidR="008E462F" w:rsidRPr="00F607F1" w:rsidRDefault="008E462F" w:rsidP="008E462F">
            <w:pPr>
              <w:keepNext/>
              <w:rPr>
                <w:rFonts w:ascii="Calibri" w:hAnsi="Calibri"/>
                <w:sz w:val="12"/>
                <w:szCs w:val="12"/>
              </w:rPr>
            </w:pPr>
          </w:p>
          <w:p w14:paraId="4DFB7BEA" w14:textId="697B5DAF" w:rsidR="008E462F" w:rsidRPr="00F607F1" w:rsidRDefault="008E462F" w:rsidP="008E462F">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 = No&gt;&gt;</w:t>
            </w:r>
          </w:p>
        </w:tc>
        <w:tc>
          <w:tcPr>
            <w:tcW w:w="5325" w:type="dxa"/>
          </w:tcPr>
          <w:p w14:paraId="696324DC" w14:textId="771FB83F" w:rsidR="00B01F07" w:rsidRPr="00F607F1" w:rsidRDefault="008E462F" w:rsidP="00B01F07">
            <w:pPr>
              <w:keepNext/>
              <w:rPr>
                <w:rFonts w:ascii="Calibri" w:hAnsi="Calibri"/>
                <w:sz w:val="12"/>
                <w:szCs w:val="12"/>
              </w:rPr>
            </w:pPr>
            <w:r w:rsidRPr="00F607F1">
              <w:rPr>
                <w:rFonts w:ascii="Calibri" w:hAnsi="Calibri"/>
                <w:sz w:val="12"/>
                <w:szCs w:val="12"/>
              </w:rPr>
              <w:t>&lt;&lt;</w:t>
            </w:r>
            <w:r w:rsidR="00B01F07" w:rsidRPr="00F607F1">
              <w:rPr>
                <w:rFonts w:ascii="Calibri" w:hAnsi="Calibri"/>
                <w:sz w:val="12"/>
                <w:szCs w:val="12"/>
              </w:rPr>
              <w:t>if P01 is one of the HP systems listed in I01,</w:t>
            </w:r>
          </w:p>
          <w:p w14:paraId="5B5814BC" w14:textId="1B89F1E7" w:rsidR="00B01F07" w:rsidRPr="00F607F1" w:rsidRDefault="00B01F07" w:rsidP="00B01F07">
            <w:pPr>
              <w:keepNext/>
              <w:rPr>
                <w:rFonts w:ascii="Calibri" w:hAnsi="Calibri"/>
                <w:sz w:val="12"/>
                <w:szCs w:val="12"/>
              </w:rPr>
            </w:pPr>
            <w:r w:rsidRPr="00F607F1">
              <w:rPr>
                <w:rFonts w:ascii="Calibri" w:hAnsi="Calibri"/>
                <w:sz w:val="12"/>
                <w:szCs w:val="12"/>
              </w:rPr>
              <w:t>then result = yes;</w:t>
            </w:r>
          </w:p>
          <w:p w14:paraId="6E2D4F73" w14:textId="77777777" w:rsidR="00B01F07" w:rsidRPr="00F607F1" w:rsidRDefault="00B01F07" w:rsidP="00D565A3">
            <w:pPr>
              <w:keepNext/>
              <w:rPr>
                <w:rFonts w:ascii="Calibri" w:hAnsi="Calibri"/>
                <w:sz w:val="12"/>
                <w:szCs w:val="12"/>
              </w:rPr>
            </w:pPr>
          </w:p>
          <w:p w14:paraId="7E90182C" w14:textId="0F55D34A" w:rsidR="00D565A3" w:rsidRPr="00F607F1" w:rsidRDefault="00CD788F" w:rsidP="00D565A3">
            <w:pPr>
              <w:keepNext/>
              <w:rPr>
                <w:rFonts w:ascii="Calibri" w:hAnsi="Calibri"/>
                <w:sz w:val="12"/>
                <w:szCs w:val="12"/>
              </w:rPr>
            </w:pPr>
            <w:r w:rsidRPr="00F607F1">
              <w:rPr>
                <w:rFonts w:ascii="Calibri" w:hAnsi="Calibri"/>
                <w:b/>
                <w:sz w:val="12"/>
                <w:szCs w:val="12"/>
              </w:rPr>
              <w:t>else</w:t>
            </w:r>
            <w:r w:rsidR="00D565A3" w:rsidRPr="00F607F1">
              <w:rPr>
                <w:rFonts w:ascii="Calibri" w:hAnsi="Calibri"/>
                <w:b/>
                <w:sz w:val="12"/>
                <w:szCs w:val="12"/>
              </w:rPr>
              <w:t>if</w:t>
            </w:r>
            <w:r w:rsidR="00D565A3" w:rsidRPr="00F607F1">
              <w:rPr>
                <w:rFonts w:ascii="Calibri" w:hAnsi="Calibri"/>
                <w:sz w:val="12"/>
                <w:szCs w:val="12"/>
              </w:rPr>
              <w:t xml:space="preserve"> B03 or B04=one of the following three system types:</w:t>
            </w:r>
          </w:p>
          <w:p w14:paraId="78FC446B" w14:textId="77777777" w:rsidR="00D565A3" w:rsidRPr="00F607F1" w:rsidRDefault="00D565A3" w:rsidP="00D565A3">
            <w:pPr>
              <w:keepNext/>
              <w:rPr>
                <w:rFonts w:ascii="Calibri" w:hAnsi="Calibri"/>
                <w:sz w:val="12"/>
                <w:szCs w:val="12"/>
              </w:rPr>
            </w:pPr>
            <w:r w:rsidRPr="00F607F1">
              <w:rPr>
                <w:rFonts w:ascii="Calibri" w:hAnsi="Calibri"/>
                <w:sz w:val="12"/>
                <w:szCs w:val="12"/>
              </w:rPr>
              <w:t>*ductless mini-split AC</w:t>
            </w:r>
          </w:p>
          <w:p w14:paraId="3DC9C18B" w14:textId="77777777" w:rsidR="00D565A3" w:rsidRPr="00F607F1" w:rsidRDefault="00D565A3" w:rsidP="00D565A3">
            <w:pPr>
              <w:keepNext/>
              <w:rPr>
                <w:rFonts w:ascii="Calibri" w:hAnsi="Calibri"/>
                <w:sz w:val="12"/>
                <w:szCs w:val="12"/>
              </w:rPr>
            </w:pPr>
            <w:r w:rsidRPr="00F607F1">
              <w:rPr>
                <w:rFonts w:ascii="Calibri" w:hAnsi="Calibri"/>
                <w:sz w:val="12"/>
                <w:szCs w:val="12"/>
              </w:rPr>
              <w:t>*ductless VRF AC;</w:t>
            </w:r>
          </w:p>
          <w:p w14:paraId="6CD016B6" w14:textId="77777777" w:rsidR="00D565A3" w:rsidRPr="00F607F1" w:rsidRDefault="00D565A3" w:rsidP="00D565A3">
            <w:pPr>
              <w:keepNext/>
              <w:rPr>
                <w:rFonts w:ascii="Calibri" w:hAnsi="Calibri"/>
                <w:sz w:val="12"/>
                <w:szCs w:val="12"/>
              </w:rPr>
            </w:pPr>
            <w:r w:rsidRPr="00F607F1">
              <w:rPr>
                <w:rFonts w:ascii="Calibri" w:hAnsi="Calibri"/>
                <w:sz w:val="12"/>
                <w:szCs w:val="12"/>
              </w:rPr>
              <w:t>*ductless multi-split AC</w:t>
            </w:r>
          </w:p>
          <w:p w14:paraId="6A56B8D9" w14:textId="77777777" w:rsidR="00D565A3" w:rsidRPr="00F607F1" w:rsidRDefault="00D565A3" w:rsidP="00D565A3">
            <w:pPr>
              <w:keepNext/>
              <w:rPr>
                <w:rFonts w:ascii="Calibri" w:hAnsi="Calibri"/>
                <w:sz w:val="12"/>
                <w:szCs w:val="12"/>
              </w:rPr>
            </w:pPr>
            <w:r w:rsidRPr="00F607F1">
              <w:rPr>
                <w:rFonts w:ascii="Calibri" w:hAnsi="Calibri"/>
                <w:sz w:val="12"/>
                <w:szCs w:val="12"/>
              </w:rPr>
              <w:t>*ducted mini-split AC</w:t>
            </w:r>
          </w:p>
          <w:p w14:paraId="6D2FD2B2" w14:textId="03C347CE" w:rsidR="00D565A3" w:rsidRPr="00F607F1" w:rsidRDefault="00D565A3" w:rsidP="00D565A3">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result=no</w:t>
            </w:r>
          </w:p>
          <w:p w14:paraId="7FC29409" w14:textId="77777777" w:rsidR="00D565A3" w:rsidRPr="00F607F1" w:rsidRDefault="00D565A3" w:rsidP="008E462F">
            <w:pPr>
              <w:keepNext/>
              <w:rPr>
                <w:rFonts w:ascii="Calibri" w:hAnsi="Calibri"/>
                <w:sz w:val="12"/>
                <w:szCs w:val="12"/>
              </w:rPr>
            </w:pPr>
          </w:p>
          <w:p w14:paraId="1C56C76D" w14:textId="77777777" w:rsidR="00D565A3" w:rsidRPr="00F607F1" w:rsidRDefault="00D565A3" w:rsidP="00D565A3">
            <w:pPr>
              <w:keepNext/>
              <w:rPr>
                <w:rFonts w:ascii="Calibri" w:hAnsi="Calibri"/>
                <w:sz w:val="12"/>
                <w:szCs w:val="12"/>
              </w:rPr>
            </w:pPr>
            <w:r w:rsidRPr="00F607F1">
              <w:rPr>
                <w:rFonts w:ascii="Calibri" w:hAnsi="Calibri"/>
                <w:sz w:val="12"/>
                <w:szCs w:val="12"/>
              </w:rPr>
              <w:t xml:space="preserve">elseif B04={Small Duct High Velocity AC system}, </w:t>
            </w:r>
          </w:p>
          <w:p w14:paraId="482D624F" w14:textId="77777777" w:rsidR="00D565A3" w:rsidRPr="00F607F1" w:rsidRDefault="00D565A3" w:rsidP="00D565A3">
            <w:pPr>
              <w:keepNext/>
              <w:rPr>
                <w:rFonts w:ascii="Calibri" w:hAnsi="Calibri"/>
                <w:sz w:val="12"/>
                <w:szCs w:val="12"/>
              </w:rPr>
            </w:pPr>
            <w:r w:rsidRPr="00F607F1">
              <w:rPr>
                <w:rFonts w:ascii="Calibri" w:hAnsi="Calibri"/>
                <w:sz w:val="12"/>
                <w:szCs w:val="12"/>
              </w:rPr>
              <w:t>and C06 &gt; 12,</w:t>
            </w:r>
          </w:p>
          <w:p w14:paraId="5C88F2BC" w14:textId="10215601" w:rsidR="00D565A3" w:rsidRPr="00F607F1" w:rsidRDefault="00D565A3" w:rsidP="00D565A3">
            <w:pPr>
              <w:keepNext/>
              <w:rPr>
                <w:rFonts w:ascii="Calibri" w:hAnsi="Calibri"/>
                <w:sz w:val="12"/>
                <w:szCs w:val="12"/>
              </w:rPr>
            </w:pPr>
            <w:r w:rsidRPr="00F607F1">
              <w:rPr>
                <w:rFonts w:ascii="Calibri" w:hAnsi="Calibri"/>
                <w:sz w:val="12"/>
                <w:szCs w:val="12"/>
              </w:rPr>
              <w:t>then result=yes.</w:t>
            </w:r>
          </w:p>
          <w:p w14:paraId="731B4C0F" w14:textId="77777777" w:rsidR="00D565A3" w:rsidRPr="00F607F1" w:rsidRDefault="00D565A3" w:rsidP="008E462F">
            <w:pPr>
              <w:keepNext/>
              <w:rPr>
                <w:rFonts w:ascii="Calibri" w:hAnsi="Calibri"/>
                <w:sz w:val="12"/>
                <w:szCs w:val="12"/>
              </w:rPr>
            </w:pPr>
          </w:p>
          <w:p w14:paraId="739688EC" w14:textId="0C1E72E2" w:rsidR="008E462F" w:rsidRPr="00F607F1" w:rsidRDefault="00D565A3" w:rsidP="008E462F">
            <w:pPr>
              <w:keepNext/>
              <w:rPr>
                <w:rFonts w:ascii="Calibri" w:hAnsi="Calibri"/>
                <w:sz w:val="12"/>
                <w:szCs w:val="12"/>
              </w:rPr>
            </w:pPr>
            <w:r w:rsidRPr="00F607F1">
              <w:rPr>
                <w:rFonts w:ascii="Calibri" w:hAnsi="Calibri"/>
                <w:b/>
                <w:sz w:val="12"/>
                <w:szCs w:val="12"/>
              </w:rPr>
              <w:t>else</w:t>
            </w:r>
            <w:r w:rsidR="008E462F" w:rsidRPr="00F607F1">
              <w:rPr>
                <w:rFonts w:ascii="Calibri" w:hAnsi="Calibri"/>
                <w:b/>
                <w:sz w:val="12"/>
                <w:szCs w:val="12"/>
              </w:rPr>
              <w:t>if</w:t>
            </w:r>
            <w:r w:rsidR="008E462F" w:rsidRPr="00F607F1">
              <w:rPr>
                <w:rFonts w:ascii="Calibri" w:hAnsi="Calibri"/>
                <w:sz w:val="12"/>
                <w:szCs w:val="12"/>
              </w:rPr>
              <w:t xml:space="preserve"> </w:t>
            </w:r>
            <w:r w:rsidR="008E462F" w:rsidRPr="00F607F1">
              <w:rPr>
                <w:rFonts w:ascii="Calibri" w:hAnsi="Calibri"/>
                <w:b/>
                <w:sz w:val="12"/>
                <w:szCs w:val="12"/>
              </w:rPr>
              <w:t>both</w:t>
            </w:r>
            <w:r w:rsidR="008E462F" w:rsidRPr="00F607F1">
              <w:rPr>
                <w:rFonts w:ascii="Calibri" w:hAnsi="Calibri"/>
                <w:sz w:val="12"/>
                <w:szCs w:val="12"/>
              </w:rPr>
              <w:t xml:space="preserve"> of the following two criteria are true:  1: [C06</w:t>
            </w:r>
            <w:r w:rsidR="008E462F" w:rsidRPr="00F607F1">
              <w:rPr>
                <w:rFonts w:ascii="Calibri" w:hAnsi="Calibri" w:cs="Calibri"/>
                <w:sz w:val="12"/>
                <w:szCs w:val="12"/>
              </w:rPr>
              <w:t>≠</w:t>
            </w:r>
            <w:r w:rsidR="008E462F" w:rsidRPr="00F607F1">
              <w:rPr>
                <w:rFonts w:ascii="Calibri" w:hAnsi="Calibri"/>
                <w:sz w:val="12"/>
                <w:szCs w:val="12"/>
              </w:rPr>
              <w:t xml:space="preserve">N/A]; 2: [C06 </w:t>
            </w:r>
            <w:ins w:id="47" w:author="Alhabibi, Haider@Energy [2]" w:date="2023-12-18T17:06:00Z">
              <w:r w:rsidR="00EB7866">
                <w:rPr>
                  <w:rFonts w:ascii="Calibri" w:hAnsi="Calibri"/>
                  <w:sz w:val="12"/>
                  <w:szCs w:val="12"/>
                </w:rPr>
                <w:t>=</w:t>
              </w:r>
              <w:r w:rsidR="005620F2">
                <w:rPr>
                  <w:rFonts w:ascii="Calibri" w:hAnsi="Calibri"/>
                  <w:sz w:val="12"/>
                  <w:szCs w:val="12"/>
                </w:rPr>
                <w:t xml:space="preserve"> </w:t>
              </w:r>
              <w:r w:rsidR="00C92F53">
                <w:rPr>
                  <w:rFonts w:ascii="Calibri" w:hAnsi="Calibri"/>
                  <w:sz w:val="12"/>
                  <w:szCs w:val="12"/>
                </w:rPr>
                <w:t xml:space="preserve">SEER then </w:t>
              </w:r>
            </w:ins>
            <w:ins w:id="48" w:author="Alhabibi, Haider@Energy [2]" w:date="2023-12-18T17:07:00Z">
              <w:r w:rsidR="004F1252">
                <w:rPr>
                  <w:rFonts w:ascii="Calibri" w:hAnsi="Calibri"/>
                  <w:sz w:val="12"/>
                  <w:szCs w:val="12"/>
                </w:rPr>
                <w:t>value</w:t>
              </w:r>
              <w:r w:rsidR="00C92F53">
                <w:rPr>
                  <w:rFonts w:ascii="Calibri" w:hAnsi="Calibri"/>
                  <w:sz w:val="12"/>
                  <w:szCs w:val="12"/>
                </w:rPr>
                <w:t xml:space="preserve"> must </w:t>
              </w:r>
              <w:r w:rsidR="00986910">
                <w:rPr>
                  <w:rFonts w:ascii="Calibri" w:hAnsi="Calibri"/>
                  <w:sz w:val="12"/>
                  <w:szCs w:val="12"/>
                </w:rPr>
                <w:t>be &gt;15;</w:t>
              </w:r>
            </w:ins>
            <w:ins w:id="49" w:author="Alhabibi, Haider@Energy [2]" w:date="2023-12-18T17:08:00Z">
              <w:r w:rsidR="00B6523D">
                <w:rPr>
                  <w:rFonts w:ascii="Calibri" w:hAnsi="Calibri"/>
                  <w:sz w:val="12"/>
                  <w:szCs w:val="12"/>
                </w:rPr>
                <w:t xml:space="preserve"> C06</w:t>
              </w:r>
              <w:r w:rsidR="005A3633">
                <w:rPr>
                  <w:rFonts w:ascii="Calibri" w:hAnsi="Calibri"/>
                  <w:sz w:val="12"/>
                  <w:szCs w:val="12"/>
                </w:rPr>
                <w:t xml:space="preserve">=SEER2 then value must be </w:t>
              </w:r>
            </w:ins>
            <w:r w:rsidR="008E462F" w:rsidRPr="00F607F1">
              <w:rPr>
                <w:rFonts w:ascii="Calibri" w:hAnsi="Calibri"/>
                <w:sz w:val="12"/>
                <w:szCs w:val="12"/>
              </w:rPr>
              <w:t>&gt; 14</w:t>
            </w:r>
            <w:ins w:id="50" w:author="Alhabibi, Haider@Energy [2]" w:date="2023-12-18T17:09:00Z">
              <w:r w:rsidR="005A3633">
                <w:rPr>
                  <w:rFonts w:ascii="Calibri" w:hAnsi="Calibri"/>
                  <w:sz w:val="12"/>
                  <w:szCs w:val="12"/>
                </w:rPr>
                <w:t>.3</w:t>
              </w:r>
            </w:ins>
            <w:r w:rsidR="008E462F" w:rsidRPr="00F607F1">
              <w:rPr>
                <w:rFonts w:ascii="Calibri" w:hAnsi="Calibri"/>
                <w:sz w:val="12"/>
                <w:szCs w:val="12"/>
              </w:rPr>
              <w:t xml:space="preserve">]; </w:t>
            </w:r>
          </w:p>
          <w:p w14:paraId="7AF82E49" w14:textId="6773D159"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 </w:t>
            </w:r>
          </w:p>
          <w:p w14:paraId="61331E98" w14:textId="2C3B03A1" w:rsidR="008E462F" w:rsidRPr="00F607F1" w:rsidRDefault="008E462F" w:rsidP="008E462F">
            <w:pPr>
              <w:keepNext/>
              <w:rPr>
                <w:rFonts w:ascii="Calibri" w:hAnsi="Calibri"/>
                <w:sz w:val="12"/>
                <w:szCs w:val="12"/>
              </w:rPr>
            </w:pPr>
          </w:p>
          <w:p w14:paraId="5FC8C48F" w14:textId="4A481347" w:rsidR="00FD692B" w:rsidRPr="00F607F1" w:rsidRDefault="008E462F" w:rsidP="008E462F">
            <w:pPr>
              <w:keepNext/>
              <w:rPr>
                <w:rFonts w:ascii="Calibri" w:hAnsi="Calibri"/>
                <w:b/>
                <w:sz w:val="12"/>
                <w:szCs w:val="12"/>
              </w:rPr>
            </w:pPr>
            <w:r w:rsidRPr="00F607F1">
              <w:rPr>
                <w:rFonts w:ascii="Calibri" w:hAnsi="Calibri"/>
                <w:b/>
                <w:sz w:val="12"/>
                <w:szCs w:val="12"/>
              </w:rPr>
              <w:t>elseif</w:t>
            </w:r>
            <w:r w:rsidR="00FD692B" w:rsidRPr="00F607F1">
              <w:rPr>
                <w:rFonts w:ascii="Calibri" w:hAnsi="Calibri"/>
                <w:sz w:val="12"/>
                <w:szCs w:val="12"/>
              </w:rPr>
              <w:t xml:space="preserve"> the following three conditions are true</w:t>
            </w:r>
            <w:r w:rsidR="00FD692B" w:rsidRPr="00F607F1">
              <w:rPr>
                <w:rFonts w:ascii="Calibri" w:hAnsi="Calibri"/>
                <w:b/>
                <w:sz w:val="12"/>
                <w:szCs w:val="12"/>
              </w:rPr>
              <w:t>:</w:t>
            </w:r>
          </w:p>
          <w:p w14:paraId="6710DEE5" w14:textId="11CB4CAC" w:rsidR="00FD692B" w:rsidRPr="00F607F1" w:rsidRDefault="00FD692B" w:rsidP="008E462F">
            <w:pPr>
              <w:keepNext/>
              <w:rPr>
                <w:rFonts w:ascii="Calibri" w:hAnsi="Calibri"/>
                <w:sz w:val="12"/>
                <w:szCs w:val="12"/>
              </w:rPr>
            </w:pPr>
            <w:r w:rsidRPr="00F607F1">
              <w:rPr>
                <w:rFonts w:ascii="Calibri" w:hAnsi="Calibri"/>
                <w:b/>
                <w:sz w:val="12"/>
                <w:szCs w:val="12"/>
              </w:rPr>
              <w:t>1:</w:t>
            </w:r>
            <w:r w:rsidR="008E462F" w:rsidRPr="00F607F1">
              <w:rPr>
                <w:rFonts w:ascii="Calibri" w:hAnsi="Calibri"/>
                <w:sz w:val="12"/>
                <w:szCs w:val="12"/>
              </w:rPr>
              <w:t xml:space="preserve"> </w:t>
            </w:r>
            <w:r w:rsidRPr="00F607F1">
              <w:rPr>
                <w:rFonts w:ascii="Calibri" w:hAnsi="Calibri"/>
                <w:sz w:val="12"/>
                <w:szCs w:val="12"/>
              </w:rPr>
              <w:t xml:space="preserve">[B04 </w:t>
            </w:r>
            <w:r w:rsidR="008E462F" w:rsidRPr="00F607F1">
              <w:rPr>
                <w:rFonts w:ascii="Calibri" w:hAnsi="Calibri"/>
                <w:sz w:val="12"/>
                <w:szCs w:val="12"/>
              </w:rPr>
              <w:t xml:space="preserve">= </w:t>
            </w:r>
            <w:r w:rsidRPr="00F607F1">
              <w:rPr>
                <w:rFonts w:ascii="Calibri" w:hAnsi="Calibri"/>
                <w:sz w:val="12"/>
                <w:szCs w:val="12"/>
              </w:rPr>
              <w:t>{</w:t>
            </w:r>
            <w:r w:rsidR="008E462F" w:rsidRPr="00F607F1">
              <w:rPr>
                <w:rFonts w:ascii="Calibri" w:hAnsi="Calibri"/>
                <w:sz w:val="12"/>
                <w:szCs w:val="12"/>
              </w:rPr>
              <w:t>central packaged AC</w:t>
            </w:r>
            <w:r w:rsidRPr="00F607F1">
              <w:rPr>
                <w:rFonts w:ascii="Calibri" w:hAnsi="Calibri"/>
                <w:sz w:val="12"/>
                <w:szCs w:val="12"/>
              </w:rPr>
              <w:t>}]</w:t>
            </w:r>
            <w:r w:rsidR="008E462F" w:rsidRPr="00F607F1">
              <w:rPr>
                <w:rFonts w:ascii="Calibri" w:hAnsi="Calibri"/>
                <w:sz w:val="12"/>
                <w:szCs w:val="12"/>
              </w:rPr>
              <w:t>,</w:t>
            </w:r>
          </w:p>
          <w:p w14:paraId="1828687E" w14:textId="77777777" w:rsidR="00FD692B" w:rsidRPr="00F607F1" w:rsidRDefault="00FD692B" w:rsidP="008E462F">
            <w:pPr>
              <w:keepNext/>
              <w:rPr>
                <w:rFonts w:ascii="Calibri" w:hAnsi="Calibri"/>
                <w:sz w:val="12"/>
                <w:szCs w:val="12"/>
              </w:rPr>
            </w:pPr>
            <w:r w:rsidRPr="00F607F1">
              <w:rPr>
                <w:rFonts w:ascii="Calibri" w:hAnsi="Calibri"/>
                <w:b/>
                <w:sz w:val="12"/>
                <w:szCs w:val="12"/>
              </w:rPr>
              <w:t>2</w:t>
            </w:r>
            <w:r w:rsidRPr="00F607F1">
              <w:rPr>
                <w:rFonts w:ascii="Calibri" w:hAnsi="Calibri"/>
                <w:sz w:val="12"/>
                <w:szCs w:val="12"/>
              </w:rPr>
              <w:t xml:space="preserve">:[C07≠N/A];  </w:t>
            </w:r>
          </w:p>
          <w:p w14:paraId="5E3A19BF" w14:textId="19B682A4" w:rsidR="00FD692B" w:rsidRPr="00F607F1" w:rsidRDefault="00FD692B" w:rsidP="008E462F">
            <w:pPr>
              <w:keepNext/>
              <w:rPr>
                <w:rFonts w:ascii="Calibri" w:hAnsi="Calibri"/>
                <w:sz w:val="12"/>
                <w:szCs w:val="12"/>
              </w:rPr>
            </w:pPr>
            <w:r w:rsidRPr="00F607F1">
              <w:rPr>
                <w:rFonts w:ascii="Calibri" w:hAnsi="Calibri"/>
                <w:b/>
                <w:sz w:val="12"/>
                <w:szCs w:val="12"/>
              </w:rPr>
              <w:t>3</w:t>
            </w:r>
            <w:r w:rsidRPr="00F607F1">
              <w:rPr>
                <w:rFonts w:ascii="Calibri" w:hAnsi="Calibri"/>
                <w:sz w:val="12"/>
                <w:szCs w:val="12"/>
              </w:rPr>
              <w:t xml:space="preserve">:[C07 &gt; 11.0];  </w:t>
            </w:r>
          </w:p>
          <w:p w14:paraId="659103C6" w14:textId="2D38A7EC" w:rsidR="00FD692B" w:rsidRPr="00F607F1" w:rsidRDefault="00FD692B"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w:t>
            </w:r>
          </w:p>
          <w:p w14:paraId="6C130273" w14:textId="2773609A" w:rsidR="008E462F" w:rsidRPr="00F607F1" w:rsidRDefault="008E462F" w:rsidP="008E462F">
            <w:pPr>
              <w:keepNext/>
              <w:rPr>
                <w:rFonts w:ascii="Calibri" w:hAnsi="Calibri"/>
                <w:sz w:val="12"/>
                <w:szCs w:val="12"/>
              </w:rPr>
            </w:pPr>
          </w:p>
          <w:p w14:paraId="62A70F71" w14:textId="46776CD0"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w:t>
            </w:r>
            <w:r w:rsidR="0022335B" w:rsidRPr="00F607F1">
              <w:rPr>
                <w:rFonts w:ascii="Calibri" w:hAnsi="Calibri"/>
                <w:sz w:val="12"/>
                <w:szCs w:val="12"/>
              </w:rPr>
              <w:t xml:space="preserve">B04 </w:t>
            </w:r>
            <w:r w:rsidRPr="00F607F1">
              <w:rPr>
                <w:rFonts w:ascii="Calibri" w:hAnsi="Calibri"/>
                <w:sz w:val="12"/>
                <w:szCs w:val="12"/>
              </w:rPr>
              <w:t xml:space="preserve">= "central split AC" </w:t>
            </w:r>
            <w:r w:rsidR="008D5D3F" w:rsidRPr="00F607F1">
              <w:rPr>
                <w:rFonts w:ascii="Calibri" w:hAnsi="Calibri"/>
                <w:sz w:val="12"/>
                <w:szCs w:val="12"/>
              </w:rPr>
              <w:t>and C06a=</w:t>
            </w:r>
            <w:del w:id="51" w:author="Alhabibi, Haider@Energy [2]" w:date="2022-09-23T17:52:00Z">
              <w:r w:rsidR="008D5D3F" w:rsidRPr="00F607F1" w:rsidDel="002B2BAB">
                <w:rPr>
                  <w:rFonts w:ascii="Calibri" w:hAnsi="Calibri"/>
                  <w:sz w:val="12"/>
                  <w:szCs w:val="12"/>
                </w:rPr>
                <w:delText>S</w:delText>
              </w:r>
            </w:del>
            <w:r w:rsidR="008D5D3F" w:rsidRPr="00F607F1">
              <w:rPr>
                <w:rFonts w:ascii="Calibri" w:hAnsi="Calibri"/>
                <w:sz w:val="12"/>
                <w:szCs w:val="12"/>
              </w:rPr>
              <w:t>EER/</w:t>
            </w:r>
            <w:ins w:id="52" w:author="Alhabibi, Haider@Energy [2]" w:date="2022-09-23T17:52:00Z">
              <w:r w:rsidR="002B2BAB">
                <w:rPr>
                  <w:rFonts w:ascii="Calibri" w:hAnsi="Calibri"/>
                  <w:sz w:val="12"/>
                  <w:szCs w:val="12"/>
                </w:rPr>
                <w:t>S</w:t>
              </w:r>
            </w:ins>
            <w:r w:rsidR="008D5D3F" w:rsidRPr="00F607F1">
              <w:rPr>
                <w:rFonts w:ascii="Calibri" w:hAnsi="Calibri"/>
                <w:sz w:val="12"/>
                <w:szCs w:val="12"/>
              </w:rPr>
              <w:t xml:space="preserve">EER,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w:t>
            </w:r>
            <w:r w:rsidRPr="00F607F1">
              <w:rPr>
                <w:rFonts w:ascii="Calibri" w:hAnsi="Calibri"/>
                <w:sz w:val="12"/>
                <w:szCs w:val="12"/>
              </w:rPr>
              <w:t xml:space="preserve"> of the following three criteria are true:  1:[C07≠N/A];  2:[C07 &gt; 11.7];  3:[G10 </w:t>
            </w:r>
            <w:r w:rsidRPr="00F607F1">
              <w:rPr>
                <w:rFonts w:ascii="Calibri" w:hAnsi="Calibri" w:cs="Calibri"/>
                <w:sz w:val="12"/>
                <w:szCs w:val="12"/>
              </w:rPr>
              <w:t>≥</w:t>
            </w:r>
            <w:r w:rsidRPr="00F607F1">
              <w:rPr>
                <w:rFonts w:ascii="Calibri" w:hAnsi="Calibri"/>
                <w:sz w:val="12"/>
                <w:szCs w:val="12"/>
              </w:rPr>
              <w:t xml:space="preserve"> 45000]; </w:t>
            </w:r>
          </w:p>
          <w:p w14:paraId="4F7FBF18" w14:textId="386FC336"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32A0BC8B" w14:textId="597AA0D0" w:rsidR="008E462F" w:rsidRPr="00F607F1" w:rsidRDefault="008E462F" w:rsidP="008E462F">
            <w:pPr>
              <w:keepNext/>
              <w:rPr>
                <w:rFonts w:ascii="Calibri" w:hAnsi="Calibri"/>
                <w:sz w:val="12"/>
                <w:szCs w:val="12"/>
              </w:rPr>
            </w:pPr>
          </w:p>
          <w:p w14:paraId="67DDF7E0" w14:textId="298A2199"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w:t>
            </w:r>
            <w:r w:rsidR="0022335B" w:rsidRPr="00F607F1">
              <w:rPr>
                <w:rFonts w:ascii="Calibri" w:hAnsi="Calibri"/>
                <w:sz w:val="12"/>
                <w:szCs w:val="12"/>
              </w:rPr>
              <w:t xml:space="preserve">B04 </w:t>
            </w:r>
            <w:r w:rsidRPr="00F607F1">
              <w:rPr>
                <w:rFonts w:ascii="Calibri" w:hAnsi="Calibri"/>
                <w:sz w:val="12"/>
                <w:szCs w:val="12"/>
              </w:rPr>
              <w:t xml:space="preserve">= "central split AC" </w:t>
            </w:r>
            <w:r w:rsidR="003334DE" w:rsidRPr="00F607F1">
              <w:rPr>
                <w:rFonts w:ascii="Calibri" w:hAnsi="Calibri"/>
                <w:sz w:val="12"/>
                <w:szCs w:val="12"/>
              </w:rPr>
              <w:t>and C06a=</w:t>
            </w:r>
            <w:del w:id="53" w:author="Alhabibi, Haider@Energy [2]"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w:t>
            </w:r>
            <w:ins w:id="54" w:author="Alhabibi, Haider@Energy [2]" w:date="2022-09-23T17:52:00Z">
              <w:r w:rsidR="002B2BAB">
                <w:rPr>
                  <w:rFonts w:ascii="Calibri" w:hAnsi="Calibri"/>
                  <w:sz w:val="12"/>
                  <w:szCs w:val="12"/>
                </w:rPr>
                <w:t>S</w:t>
              </w:r>
            </w:ins>
            <w:r w:rsidR="003334DE" w:rsidRPr="00F607F1">
              <w:rPr>
                <w:rFonts w:ascii="Calibri" w:hAnsi="Calibri"/>
                <w:sz w:val="12"/>
                <w:szCs w:val="12"/>
              </w:rPr>
              <w:t xml:space="preserve">EER,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 of</w:t>
            </w:r>
            <w:r w:rsidRPr="00F607F1">
              <w:rPr>
                <w:rFonts w:ascii="Calibri" w:hAnsi="Calibri"/>
                <w:sz w:val="12"/>
                <w:szCs w:val="12"/>
              </w:rPr>
              <w:t xml:space="preserve"> the following three criteria are true:  1:[C07≠N/A];  2:[</w:t>
            </w:r>
            <w:r w:rsidR="0022335B" w:rsidRPr="00F607F1">
              <w:rPr>
                <w:rFonts w:ascii="Calibri" w:hAnsi="Calibri"/>
                <w:sz w:val="12"/>
                <w:szCs w:val="12"/>
              </w:rPr>
              <w:t xml:space="preserve">C07 </w:t>
            </w:r>
            <w:r w:rsidRPr="00F607F1">
              <w:rPr>
                <w:rFonts w:ascii="Calibri" w:hAnsi="Calibri"/>
                <w:sz w:val="12"/>
                <w:szCs w:val="12"/>
              </w:rPr>
              <w:t xml:space="preserve">&gt; 12.2];  3:[G10 </w:t>
            </w:r>
            <w:r w:rsidRPr="00F607F1">
              <w:rPr>
                <w:rFonts w:ascii="Calibri" w:hAnsi="Calibri" w:cs="Calibri"/>
                <w:sz w:val="12"/>
                <w:szCs w:val="12"/>
              </w:rPr>
              <w:t>&lt;</w:t>
            </w:r>
            <w:r w:rsidRPr="00F607F1">
              <w:rPr>
                <w:rFonts w:ascii="Calibri" w:hAnsi="Calibri"/>
                <w:sz w:val="12"/>
                <w:szCs w:val="12"/>
              </w:rPr>
              <w:t xml:space="preserve"> 45000]; </w:t>
            </w:r>
          </w:p>
          <w:p w14:paraId="497B44B6" w14:textId="13DDA7D6"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397C7CA8" w14:textId="67F93FAB" w:rsidR="008D5D3F" w:rsidRPr="00F607F1" w:rsidRDefault="008D5D3F" w:rsidP="008E462F">
            <w:pPr>
              <w:keepNext/>
              <w:rPr>
                <w:rFonts w:ascii="Calibri" w:hAnsi="Calibri"/>
                <w:sz w:val="12"/>
                <w:szCs w:val="12"/>
              </w:rPr>
            </w:pPr>
          </w:p>
          <w:p w14:paraId="13F64A46" w14:textId="1009B537" w:rsidR="008D5D3F" w:rsidRPr="00F607F1" w:rsidRDefault="008D5D3F" w:rsidP="008D5D3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B04 = "central split AC" </w:t>
            </w:r>
            <w:r w:rsidR="003334DE" w:rsidRPr="00F607F1">
              <w:rPr>
                <w:rFonts w:ascii="Calibri" w:hAnsi="Calibri"/>
                <w:sz w:val="12"/>
                <w:szCs w:val="12"/>
              </w:rPr>
              <w:t>and C06a=</w:t>
            </w:r>
            <w:del w:id="55" w:author="Alhabibi, Haider@Energy [2]"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EER2/</w:t>
            </w:r>
            <w:ins w:id="56" w:author="Alhabibi, Haider@Energy [2]" w:date="2022-09-23T17:52:00Z">
              <w:r w:rsidR="002B2BAB">
                <w:rPr>
                  <w:rFonts w:ascii="Calibri" w:hAnsi="Calibri"/>
                  <w:sz w:val="12"/>
                  <w:szCs w:val="12"/>
                </w:rPr>
                <w:t>S</w:t>
              </w:r>
            </w:ins>
            <w:r w:rsidR="003334DE" w:rsidRPr="00F607F1">
              <w:rPr>
                <w:rFonts w:ascii="Calibri" w:hAnsi="Calibri"/>
                <w:sz w:val="12"/>
                <w:szCs w:val="12"/>
              </w:rPr>
              <w:t xml:space="preserve">EER2,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w:t>
            </w:r>
            <w:r w:rsidRPr="00F607F1">
              <w:rPr>
                <w:rFonts w:ascii="Calibri" w:hAnsi="Calibri"/>
                <w:sz w:val="12"/>
                <w:szCs w:val="12"/>
              </w:rPr>
              <w:t xml:space="preserve"> of the following three criteria are true:  1:[C07≠N/A];  2:[C07 &gt; 11.</w:t>
            </w:r>
            <w:r w:rsidR="0066357D" w:rsidRPr="00F607F1">
              <w:rPr>
                <w:rFonts w:ascii="Calibri" w:hAnsi="Calibri"/>
                <w:sz w:val="12"/>
                <w:szCs w:val="12"/>
              </w:rPr>
              <w:t>2</w:t>
            </w:r>
            <w:r w:rsidRPr="00F607F1">
              <w:rPr>
                <w:rFonts w:ascii="Calibri" w:hAnsi="Calibri"/>
                <w:sz w:val="12"/>
                <w:szCs w:val="12"/>
              </w:rPr>
              <w:t xml:space="preserve">];  3:[G10 </w:t>
            </w:r>
            <w:r w:rsidRPr="00F607F1">
              <w:rPr>
                <w:rFonts w:ascii="Calibri" w:hAnsi="Calibri" w:cs="Calibri"/>
                <w:sz w:val="12"/>
                <w:szCs w:val="12"/>
              </w:rPr>
              <w:t>≥</w:t>
            </w:r>
            <w:r w:rsidRPr="00F607F1">
              <w:rPr>
                <w:rFonts w:ascii="Calibri" w:hAnsi="Calibri"/>
                <w:sz w:val="12"/>
                <w:szCs w:val="12"/>
              </w:rPr>
              <w:t xml:space="preserve"> 45000]; </w:t>
            </w:r>
          </w:p>
          <w:p w14:paraId="6A8C23E9" w14:textId="77777777" w:rsidR="008D5D3F" w:rsidRPr="00F607F1" w:rsidRDefault="008D5D3F" w:rsidP="008D5D3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1D4AA299" w14:textId="77777777" w:rsidR="008D5D3F" w:rsidRPr="00F607F1" w:rsidRDefault="008D5D3F" w:rsidP="008D5D3F">
            <w:pPr>
              <w:keepNext/>
              <w:rPr>
                <w:rFonts w:ascii="Calibri" w:hAnsi="Calibri"/>
                <w:sz w:val="12"/>
                <w:szCs w:val="12"/>
              </w:rPr>
            </w:pPr>
          </w:p>
          <w:p w14:paraId="534C9236" w14:textId="2988B9E5" w:rsidR="008D5D3F" w:rsidRPr="00F607F1" w:rsidRDefault="008D5D3F" w:rsidP="008D5D3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B04 = "central split AC" </w:t>
            </w:r>
            <w:r w:rsidR="003334DE" w:rsidRPr="00F607F1">
              <w:rPr>
                <w:rFonts w:ascii="Calibri" w:hAnsi="Calibri"/>
                <w:sz w:val="12"/>
                <w:szCs w:val="12"/>
              </w:rPr>
              <w:t>and C06a=</w:t>
            </w:r>
            <w:del w:id="57" w:author="Alhabibi, Haider@Energy [2]"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EER2/</w:t>
            </w:r>
            <w:ins w:id="58" w:author="Alhabibi, Haider@Energy [2]" w:date="2022-09-23T17:52:00Z">
              <w:r w:rsidR="002B2BAB">
                <w:rPr>
                  <w:rFonts w:ascii="Calibri" w:hAnsi="Calibri"/>
                  <w:sz w:val="12"/>
                  <w:szCs w:val="12"/>
                </w:rPr>
                <w:t>S</w:t>
              </w:r>
            </w:ins>
            <w:r w:rsidR="003334DE" w:rsidRPr="00F607F1">
              <w:rPr>
                <w:rFonts w:ascii="Calibri" w:hAnsi="Calibri"/>
                <w:sz w:val="12"/>
                <w:szCs w:val="12"/>
              </w:rPr>
              <w:t xml:space="preserve">EER2,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 of</w:t>
            </w:r>
            <w:r w:rsidRPr="00F607F1">
              <w:rPr>
                <w:rFonts w:ascii="Calibri" w:hAnsi="Calibri"/>
                <w:sz w:val="12"/>
                <w:szCs w:val="12"/>
              </w:rPr>
              <w:t xml:space="preserve"> the following three criteria are true:  1:[C07≠N/A];  2:[C07 &gt; 1</w:t>
            </w:r>
            <w:r w:rsidR="0066357D" w:rsidRPr="00F607F1">
              <w:rPr>
                <w:rFonts w:ascii="Calibri" w:hAnsi="Calibri"/>
                <w:sz w:val="12"/>
                <w:szCs w:val="12"/>
              </w:rPr>
              <w:t>1.7</w:t>
            </w:r>
            <w:r w:rsidRPr="00F607F1">
              <w:rPr>
                <w:rFonts w:ascii="Calibri" w:hAnsi="Calibri"/>
                <w:sz w:val="12"/>
                <w:szCs w:val="12"/>
              </w:rPr>
              <w:t xml:space="preserve">];  3:[G10 </w:t>
            </w:r>
            <w:r w:rsidRPr="00F607F1">
              <w:rPr>
                <w:rFonts w:ascii="Calibri" w:hAnsi="Calibri" w:cs="Calibri"/>
                <w:sz w:val="12"/>
                <w:szCs w:val="12"/>
              </w:rPr>
              <w:t>&lt;</w:t>
            </w:r>
            <w:r w:rsidRPr="00F607F1">
              <w:rPr>
                <w:rFonts w:ascii="Calibri" w:hAnsi="Calibri"/>
                <w:sz w:val="12"/>
                <w:szCs w:val="12"/>
              </w:rPr>
              <w:t xml:space="preserve"> 45000]; </w:t>
            </w:r>
          </w:p>
          <w:p w14:paraId="600C6F2B" w14:textId="5114DDB7" w:rsidR="008D5D3F" w:rsidRPr="00F607F1" w:rsidRDefault="008D5D3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71571C2B" w14:textId="15B3CEDA" w:rsidR="008E462F" w:rsidRPr="00F607F1" w:rsidRDefault="008E462F" w:rsidP="008E462F">
            <w:pPr>
              <w:keepNext/>
              <w:rPr>
                <w:rFonts w:ascii="Calibri" w:hAnsi="Calibri"/>
                <w:sz w:val="12"/>
                <w:szCs w:val="12"/>
              </w:rPr>
            </w:pPr>
          </w:p>
          <w:p w14:paraId="35E096DB" w14:textId="60BFEF79" w:rsidR="008E462F" w:rsidRPr="00F607F1" w:rsidRDefault="008E462F" w:rsidP="008E462F">
            <w:pPr>
              <w:keepNext/>
              <w:rPr>
                <w:rFonts w:ascii="Calibri" w:hAnsi="Calibri"/>
                <w:sz w:val="12"/>
                <w:szCs w:val="12"/>
              </w:rPr>
            </w:pPr>
            <w:r w:rsidRPr="00F607F1">
              <w:rPr>
                <w:rFonts w:ascii="Calibri" w:hAnsi="Calibri"/>
                <w:sz w:val="12"/>
                <w:szCs w:val="12"/>
              </w:rPr>
              <w:t xml:space="preserve">else result=no&gt;&gt; </w:t>
            </w:r>
          </w:p>
        </w:tc>
        <w:tc>
          <w:tcPr>
            <w:tcW w:w="2891" w:type="dxa"/>
          </w:tcPr>
          <w:p w14:paraId="13CB0707" w14:textId="77777777" w:rsidR="008E462F" w:rsidRPr="00F607F1" w:rsidRDefault="008E462F" w:rsidP="008E462F">
            <w:pPr>
              <w:keepNext/>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D04 or D05=one of the following three system types:</w:t>
            </w:r>
          </w:p>
          <w:p w14:paraId="6ED962FE" w14:textId="77777777" w:rsidR="008E462F" w:rsidRPr="00F607F1" w:rsidRDefault="008E462F" w:rsidP="008E462F">
            <w:pPr>
              <w:keepNext/>
              <w:rPr>
                <w:rFonts w:ascii="Calibri" w:hAnsi="Calibri"/>
                <w:sz w:val="16"/>
                <w:szCs w:val="16"/>
              </w:rPr>
            </w:pPr>
            <w:r w:rsidRPr="00F607F1">
              <w:rPr>
                <w:rFonts w:ascii="Calibri" w:hAnsi="Calibri"/>
                <w:sz w:val="16"/>
                <w:szCs w:val="16"/>
              </w:rPr>
              <w:t>*VCHP-Ducted</w:t>
            </w:r>
          </w:p>
          <w:p w14:paraId="24B7A71B" w14:textId="77777777" w:rsidR="008E462F" w:rsidRPr="00F607F1" w:rsidRDefault="008E462F" w:rsidP="008E462F">
            <w:pPr>
              <w:keepNext/>
              <w:rPr>
                <w:rFonts w:ascii="Calibri" w:hAnsi="Calibri"/>
                <w:sz w:val="16"/>
                <w:szCs w:val="16"/>
              </w:rPr>
            </w:pPr>
            <w:r w:rsidRPr="00F607F1">
              <w:rPr>
                <w:rFonts w:ascii="Calibri" w:hAnsi="Calibri"/>
                <w:sz w:val="16"/>
                <w:szCs w:val="16"/>
              </w:rPr>
              <w:t>*VCHP-Ductless</w:t>
            </w:r>
          </w:p>
          <w:p w14:paraId="349281F6" w14:textId="77777777" w:rsidR="008E462F" w:rsidRPr="00F607F1" w:rsidRDefault="008E462F" w:rsidP="008E462F">
            <w:pPr>
              <w:keepNext/>
              <w:rPr>
                <w:rFonts w:ascii="Calibri" w:hAnsi="Calibri"/>
                <w:sz w:val="16"/>
                <w:szCs w:val="16"/>
              </w:rPr>
            </w:pPr>
            <w:r w:rsidRPr="00F607F1">
              <w:rPr>
                <w:rFonts w:ascii="Calibri" w:hAnsi="Calibri"/>
                <w:sz w:val="16"/>
                <w:szCs w:val="16"/>
              </w:rPr>
              <w:t>*VCHP -Ducted+Ductless</w:t>
            </w:r>
          </w:p>
          <w:p w14:paraId="73909B52" w14:textId="77777777" w:rsidR="008E462F" w:rsidRPr="00F607F1" w:rsidRDefault="008E462F" w:rsidP="008E462F">
            <w:pPr>
              <w:keepNext/>
              <w:rPr>
                <w:rFonts w:ascii="Calibri" w:hAnsi="Calibri"/>
                <w:sz w:val="16"/>
                <w:szCs w:val="16"/>
              </w:rPr>
            </w:pPr>
            <w:r w:rsidRPr="00F607F1">
              <w:rPr>
                <w:rFonts w:ascii="Calibri" w:hAnsi="Calibri"/>
                <w:b/>
                <w:sz w:val="16"/>
                <w:szCs w:val="16"/>
              </w:rPr>
              <w:t xml:space="preserve">then </w:t>
            </w:r>
            <w:r w:rsidRPr="00F607F1">
              <w:rPr>
                <w:rFonts w:ascii="Calibri" w:hAnsi="Calibri"/>
                <w:sz w:val="16"/>
                <w:szCs w:val="16"/>
              </w:rPr>
              <w:t>result in this field=yes,</w:t>
            </w:r>
          </w:p>
          <w:p w14:paraId="0DA39AA5" w14:textId="77777777" w:rsidR="008E462F" w:rsidRPr="00F607F1" w:rsidRDefault="008E462F" w:rsidP="008E462F">
            <w:pPr>
              <w:keepNext/>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result in this field=no&gt;&gt;</w:t>
            </w:r>
          </w:p>
          <w:p w14:paraId="6B2FC49F" w14:textId="77777777" w:rsidR="008E462F" w:rsidRPr="00F607F1" w:rsidRDefault="008E462F" w:rsidP="008E462F">
            <w:pPr>
              <w:keepNext/>
              <w:rPr>
                <w:rFonts w:ascii="Calibri" w:hAnsi="Calibri"/>
                <w:sz w:val="12"/>
                <w:szCs w:val="12"/>
              </w:rPr>
            </w:pPr>
          </w:p>
        </w:tc>
      </w:tr>
      <w:tr w:rsidR="008E462F" w:rsidRPr="00F607F1" w14:paraId="6BDFA4CB" w14:textId="2296FAA1" w:rsidTr="007966ED">
        <w:trPr>
          <w:cantSplit/>
          <w:trHeight w:val="334"/>
        </w:trPr>
        <w:tc>
          <w:tcPr>
            <w:tcW w:w="1728" w:type="dxa"/>
            <w:vAlign w:val="bottom"/>
          </w:tcPr>
          <w:p w14:paraId="47938674" w14:textId="77777777" w:rsidR="008E462F" w:rsidRPr="00F607F1" w:rsidRDefault="008E462F" w:rsidP="008E462F">
            <w:pPr>
              <w:keepNext/>
              <w:rPr>
                <w:rFonts w:ascii="Calibri" w:hAnsi="Calibri"/>
                <w:sz w:val="18"/>
                <w:szCs w:val="18"/>
              </w:rPr>
            </w:pPr>
          </w:p>
        </w:tc>
        <w:tc>
          <w:tcPr>
            <w:tcW w:w="1834" w:type="dxa"/>
          </w:tcPr>
          <w:p w14:paraId="0199D9A6" w14:textId="77777777" w:rsidR="008E462F" w:rsidRPr="00F607F1" w:rsidRDefault="008E462F" w:rsidP="008E462F">
            <w:pPr>
              <w:keepNext/>
              <w:rPr>
                <w:rFonts w:ascii="Calibri" w:hAnsi="Calibri"/>
                <w:sz w:val="18"/>
                <w:szCs w:val="18"/>
              </w:rPr>
            </w:pPr>
          </w:p>
        </w:tc>
        <w:tc>
          <w:tcPr>
            <w:tcW w:w="2617" w:type="dxa"/>
            <w:vAlign w:val="bottom"/>
          </w:tcPr>
          <w:p w14:paraId="063F700D" w14:textId="77777777" w:rsidR="008E462F" w:rsidRPr="00F607F1" w:rsidRDefault="008E462F" w:rsidP="008E462F">
            <w:pPr>
              <w:keepNext/>
              <w:rPr>
                <w:rFonts w:ascii="Calibri" w:hAnsi="Calibri"/>
                <w:sz w:val="18"/>
                <w:szCs w:val="18"/>
              </w:rPr>
            </w:pPr>
          </w:p>
        </w:tc>
        <w:tc>
          <w:tcPr>
            <w:tcW w:w="5325" w:type="dxa"/>
            <w:vAlign w:val="bottom"/>
          </w:tcPr>
          <w:p w14:paraId="4ABA65C9" w14:textId="5A79833F" w:rsidR="008E462F" w:rsidRPr="00F607F1" w:rsidRDefault="008E462F" w:rsidP="008E462F">
            <w:pPr>
              <w:keepNext/>
              <w:rPr>
                <w:rFonts w:ascii="Calibri" w:hAnsi="Calibri"/>
                <w:sz w:val="18"/>
                <w:szCs w:val="18"/>
              </w:rPr>
            </w:pPr>
            <w:r w:rsidRPr="00F607F1">
              <w:rPr>
                <w:rFonts w:ascii="Calibri" w:hAnsi="Calibri"/>
                <w:sz w:val="18"/>
                <w:szCs w:val="18"/>
              </w:rPr>
              <w:t xml:space="preserve"> </w:t>
            </w:r>
          </w:p>
        </w:tc>
        <w:tc>
          <w:tcPr>
            <w:tcW w:w="2891" w:type="dxa"/>
          </w:tcPr>
          <w:p w14:paraId="1519B780" w14:textId="77777777" w:rsidR="008E462F" w:rsidRPr="00F607F1" w:rsidRDefault="008E462F" w:rsidP="008E462F">
            <w:pPr>
              <w:keepNext/>
              <w:rPr>
                <w:rFonts w:ascii="Calibri" w:hAnsi="Calibri"/>
                <w:sz w:val="18"/>
                <w:szCs w:val="18"/>
              </w:rPr>
            </w:pPr>
          </w:p>
        </w:tc>
      </w:tr>
      <w:tr w:rsidR="008E462F" w:rsidRPr="00F607F1" w14:paraId="1587EA68" w14:textId="16A16825" w:rsidTr="007966ED">
        <w:trPr>
          <w:cantSplit/>
          <w:trHeight w:val="226"/>
        </w:trPr>
        <w:tc>
          <w:tcPr>
            <w:tcW w:w="14395" w:type="dxa"/>
            <w:gridSpan w:val="5"/>
          </w:tcPr>
          <w:p w14:paraId="49250139" w14:textId="4E69E182" w:rsidR="008E462F" w:rsidRPr="00F607F1" w:rsidRDefault="008E462F" w:rsidP="008E462F">
            <w:pPr>
              <w:rPr>
                <w:rFonts w:ascii="Calibri" w:hAnsi="Calibri"/>
                <w:sz w:val="18"/>
                <w:szCs w:val="18"/>
              </w:rPr>
            </w:pPr>
            <w:r w:rsidRPr="00F607F1">
              <w:rPr>
                <w:rFonts w:ascii="Calibri" w:hAnsi="Calibri"/>
                <w:sz w:val="18"/>
                <w:szCs w:val="18"/>
              </w:rPr>
              <w:t>Notes:</w:t>
            </w:r>
          </w:p>
        </w:tc>
      </w:tr>
    </w:tbl>
    <w:p w14:paraId="4DBCF9B4" w14:textId="77777777" w:rsidR="0044171E" w:rsidRPr="00F607F1" w:rsidRDefault="0044171E" w:rsidP="0035199F">
      <w:pPr>
        <w:rPr>
          <w:rFonts w:ascii="Calibri" w:hAnsi="Calibri"/>
          <w:sz w:val="18"/>
          <w:szCs w:val="18"/>
        </w:rPr>
      </w:pPr>
    </w:p>
    <w:p w14:paraId="1F9B9AF6" w14:textId="77777777" w:rsidR="00121294" w:rsidRPr="00F607F1" w:rsidRDefault="00121294" w:rsidP="0035199F">
      <w:pPr>
        <w:rPr>
          <w:rFonts w:ascii="Calibri" w:hAnsi="Calibri"/>
          <w:sz w:val="18"/>
          <w:szCs w:val="18"/>
        </w:rPr>
      </w:pPr>
    </w:p>
    <w:tbl>
      <w:tblPr>
        <w:tblW w:w="5006"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6"/>
        <w:gridCol w:w="13931"/>
      </w:tblGrid>
      <w:tr w:rsidR="005A70E9" w:rsidRPr="00F607F1" w14:paraId="1F9B9AF9" w14:textId="77777777" w:rsidTr="00E81505">
        <w:trPr>
          <w:cantSplit/>
        </w:trPr>
        <w:tc>
          <w:tcPr>
            <w:tcW w:w="14395" w:type="dxa"/>
            <w:gridSpan w:val="2"/>
            <w:shd w:val="clear" w:color="auto" w:fill="auto"/>
          </w:tcPr>
          <w:p w14:paraId="1F9B9AF7" w14:textId="295C332E" w:rsidR="005A70E9" w:rsidRPr="00F607F1" w:rsidRDefault="007311C1" w:rsidP="005A70E9">
            <w:pPr>
              <w:keepNext/>
              <w:rPr>
                <w:rFonts w:ascii="Calibri" w:hAnsi="Calibri"/>
                <w:b/>
                <w:sz w:val="18"/>
                <w:szCs w:val="18"/>
              </w:rPr>
            </w:pPr>
            <w:r w:rsidRPr="00F607F1">
              <w:rPr>
                <w:rFonts w:ascii="Calibri" w:hAnsi="Calibri"/>
                <w:b/>
                <w:sz w:val="18"/>
                <w:szCs w:val="18"/>
              </w:rPr>
              <w:lastRenderedPageBreak/>
              <w:t>Q</w:t>
            </w:r>
            <w:r w:rsidR="005A70E9" w:rsidRPr="00F607F1">
              <w:rPr>
                <w:rFonts w:ascii="Calibri" w:hAnsi="Calibri"/>
                <w:b/>
                <w:sz w:val="18"/>
                <w:szCs w:val="18"/>
              </w:rPr>
              <w:t>. Space Conditioning Systems, Ducts and Fans – Mandatory Requirements and Additional Measures</w:t>
            </w:r>
          </w:p>
          <w:p w14:paraId="1F9B9AF8" w14:textId="51243298" w:rsidR="005A70E9" w:rsidRPr="00F607F1" w:rsidRDefault="005A70E9" w:rsidP="005A70E9">
            <w:pPr>
              <w:keepNext/>
              <w:rPr>
                <w:rFonts w:ascii="Calibri" w:hAnsi="Calibri"/>
                <w:b/>
                <w:sz w:val="18"/>
                <w:szCs w:val="18"/>
              </w:rPr>
            </w:pPr>
            <w:r w:rsidRPr="00F607F1">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F607F1" w14:paraId="1F9B9AFB"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AFA" w14:textId="77777777" w:rsidR="005A70E9" w:rsidRPr="00F607F1" w:rsidRDefault="005A70E9" w:rsidP="005A70E9">
            <w:pPr>
              <w:keepNext/>
              <w:rPr>
                <w:rFonts w:asciiTheme="minorHAnsi" w:eastAsia="Cambria" w:hAnsiTheme="minorHAnsi"/>
                <w:b/>
                <w:sz w:val="18"/>
                <w:szCs w:val="18"/>
              </w:rPr>
            </w:pPr>
            <w:r w:rsidRPr="00F607F1">
              <w:rPr>
                <w:rFonts w:asciiTheme="minorHAnsi" w:eastAsia="Cambria" w:hAnsiTheme="minorHAnsi"/>
                <w:b/>
                <w:sz w:val="18"/>
                <w:szCs w:val="18"/>
              </w:rPr>
              <w:t>Heating Equipment</w:t>
            </w:r>
          </w:p>
        </w:tc>
      </w:tr>
      <w:tr w:rsidR="005A70E9" w:rsidRPr="00F607F1" w14:paraId="1F9B9AFE"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AFC"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01</w:t>
            </w:r>
          </w:p>
        </w:tc>
        <w:tc>
          <w:tcPr>
            <w:tcW w:w="13931" w:type="dxa"/>
            <w:shd w:val="clear" w:color="auto" w:fill="auto"/>
            <w:vAlign w:val="center"/>
          </w:tcPr>
          <w:p w14:paraId="1F9B9AFD"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F607F1" w14:paraId="1F9B9B01"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AFF"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02</w:t>
            </w:r>
          </w:p>
        </w:tc>
        <w:tc>
          <w:tcPr>
            <w:tcW w:w="13931" w:type="dxa"/>
            <w:shd w:val="clear" w:color="auto" w:fill="auto"/>
            <w:vAlign w:val="center"/>
          </w:tcPr>
          <w:p w14:paraId="1F9B9B00"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F607F1" w14:paraId="1F9B9B04"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2"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03</w:t>
            </w:r>
          </w:p>
        </w:tc>
        <w:tc>
          <w:tcPr>
            <w:tcW w:w="13931" w:type="dxa"/>
            <w:shd w:val="clear" w:color="auto" w:fill="auto"/>
            <w:vAlign w:val="center"/>
          </w:tcPr>
          <w:p w14:paraId="1F9B9B03"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F607F1" w14:paraId="1F9B9B07"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5"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04</w:t>
            </w:r>
          </w:p>
        </w:tc>
        <w:tc>
          <w:tcPr>
            <w:tcW w:w="13931" w:type="dxa"/>
            <w:shd w:val="clear" w:color="auto" w:fill="auto"/>
            <w:vAlign w:val="center"/>
          </w:tcPr>
          <w:p w14:paraId="1F9B9B06"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F607F1" w14:paraId="1F9B9B0A"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8"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05</w:t>
            </w:r>
          </w:p>
        </w:tc>
        <w:tc>
          <w:tcPr>
            <w:tcW w:w="13931" w:type="dxa"/>
            <w:shd w:val="clear" w:color="auto" w:fill="auto"/>
            <w:vAlign w:val="center"/>
          </w:tcPr>
          <w:p w14:paraId="1F9B9B09"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F607F1" w14:paraId="1F9B9B0C"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0B"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Cooling Equipment</w:t>
            </w:r>
          </w:p>
        </w:tc>
      </w:tr>
      <w:tr w:rsidR="005A70E9" w:rsidRPr="00F607F1" w14:paraId="1F9B9B0F"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D"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06</w:t>
            </w:r>
          </w:p>
        </w:tc>
        <w:tc>
          <w:tcPr>
            <w:tcW w:w="13931" w:type="dxa"/>
            <w:shd w:val="clear" w:color="auto" w:fill="auto"/>
            <w:vAlign w:val="center"/>
          </w:tcPr>
          <w:p w14:paraId="1F9B9B0E"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F607F1" w14:paraId="1F9B9B12"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0"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07</w:t>
            </w:r>
          </w:p>
        </w:tc>
        <w:tc>
          <w:tcPr>
            <w:tcW w:w="13931" w:type="dxa"/>
            <w:shd w:val="clear" w:color="auto" w:fill="auto"/>
            <w:vAlign w:val="center"/>
          </w:tcPr>
          <w:p w14:paraId="1F9B9B11"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F607F1" w14:paraId="1F9B9B15"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3"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08</w:t>
            </w:r>
          </w:p>
        </w:tc>
        <w:tc>
          <w:tcPr>
            <w:tcW w:w="13931" w:type="dxa"/>
            <w:shd w:val="clear" w:color="auto" w:fill="auto"/>
            <w:vAlign w:val="center"/>
          </w:tcPr>
          <w:p w14:paraId="1F9B9B14"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Condensing Unit Location:  Condensing units shall not be placed within five (5) feet of a dryer vent outlet. See Section 150.0(h)3A.</w:t>
            </w:r>
          </w:p>
        </w:tc>
      </w:tr>
      <w:tr w:rsidR="00CC6567" w:rsidRPr="00F607F1" w14:paraId="4404AB56"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F607F1" w:rsidRDefault="00CC6567" w:rsidP="00B93682">
            <w:pPr>
              <w:keepNext/>
              <w:rPr>
                <w:rFonts w:asciiTheme="minorHAnsi" w:eastAsia="Cambria" w:hAnsiTheme="minorHAnsi"/>
                <w:sz w:val="18"/>
                <w:szCs w:val="18"/>
              </w:rPr>
            </w:pPr>
            <w:r w:rsidRPr="00F607F1">
              <w:rPr>
                <w:rFonts w:asciiTheme="minorHAnsi" w:eastAsia="Cambria" w:hAnsiTheme="minorHAnsi"/>
                <w:sz w:val="18"/>
                <w:szCs w:val="18"/>
              </w:rPr>
              <w:t>09</w:t>
            </w:r>
          </w:p>
        </w:tc>
        <w:tc>
          <w:tcPr>
            <w:tcW w:w="13931" w:type="dxa"/>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77777777" w:rsidR="00CC6567" w:rsidRPr="00F607F1" w:rsidRDefault="00CC6567" w:rsidP="00CC6567">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Liquid Line Filter Drier: A liquid line filter drier shall be installed according to the manufacturer’s specifications 150.0(h)3B.</w:t>
            </w:r>
          </w:p>
        </w:tc>
      </w:tr>
      <w:tr w:rsidR="005A70E9" w:rsidRPr="00F607F1" w14:paraId="1F9B9B18"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6" w14:textId="74B5C49C"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10</w:t>
            </w:r>
          </w:p>
        </w:tc>
        <w:tc>
          <w:tcPr>
            <w:tcW w:w="13931" w:type="dxa"/>
            <w:shd w:val="clear" w:color="auto" w:fill="auto"/>
            <w:vAlign w:val="center"/>
          </w:tcPr>
          <w:p w14:paraId="1F9B9B17"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F607F1" w14:paraId="1F9B9B1A"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19"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Air Distribution System Ducts, Plenums and Fans</w:t>
            </w:r>
          </w:p>
        </w:tc>
      </w:tr>
      <w:tr w:rsidR="005A70E9" w:rsidRPr="00F607F1" w14:paraId="1F9B9B1D"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B" w14:textId="7C449B3D"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11</w:t>
            </w:r>
          </w:p>
        </w:tc>
        <w:tc>
          <w:tcPr>
            <w:tcW w:w="13931" w:type="dxa"/>
            <w:shd w:val="clear" w:color="auto" w:fill="auto"/>
            <w:vAlign w:val="center"/>
          </w:tcPr>
          <w:p w14:paraId="1F9B9B1C" w14:textId="244357B5" w:rsidR="005A70E9" w:rsidRPr="00F607F1" w:rsidRDefault="005A70E9" w:rsidP="00CC6567">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 xml:space="preserve">Insulation:  </w:t>
            </w:r>
            <w:r w:rsidR="00CC6567" w:rsidRPr="00F607F1">
              <w:rPr>
                <w:rFonts w:asciiTheme="minorHAnsi" w:eastAsia="Cambria" w:hAnsiTheme="minorHAnsi"/>
                <w:sz w:val="18"/>
                <w:szCs w:val="18"/>
              </w:rPr>
              <w:t xml:space="preserve">The </w:t>
            </w:r>
            <w:r w:rsidRPr="00F607F1">
              <w:rPr>
                <w:rFonts w:asciiTheme="minorHAnsi" w:eastAsia="Cambria" w:hAnsiTheme="minorHAnsi"/>
                <w:sz w:val="18"/>
                <w:szCs w:val="18"/>
              </w:rPr>
              <w:t>minimum duct insulation value is R-6</w:t>
            </w:r>
            <w:r w:rsidR="006650F6" w:rsidRPr="00F607F1">
              <w:rPr>
                <w:rFonts w:asciiTheme="minorHAnsi" w:eastAsia="Cambria" w:hAnsiTheme="minorHAnsi"/>
                <w:sz w:val="18"/>
                <w:szCs w:val="18"/>
              </w:rPr>
              <w:t xml:space="preserve"> or ducts can be uninsulated if the duct system is located entirely in conditioned space</w:t>
            </w:r>
            <w:r w:rsidRPr="00F607F1">
              <w:rPr>
                <w:rFonts w:asciiTheme="minorHAnsi" w:eastAsia="Cambria" w:hAnsiTheme="minorHAnsi"/>
                <w:sz w:val="18"/>
                <w:szCs w:val="18"/>
              </w:rPr>
              <w:t>. Note that higher values may be required by the prescriptive or performance requirements. See Section 150.0(m)1</w:t>
            </w:r>
            <w:r w:rsidR="00E863B8" w:rsidRPr="00F607F1">
              <w:rPr>
                <w:rFonts w:asciiTheme="minorHAnsi" w:eastAsia="Cambria" w:hAnsiTheme="minorHAnsi"/>
                <w:sz w:val="18"/>
                <w:szCs w:val="18"/>
              </w:rPr>
              <w:t>B for exceptions</w:t>
            </w:r>
            <w:r w:rsidRPr="00F607F1">
              <w:rPr>
                <w:rFonts w:asciiTheme="minorHAnsi" w:eastAsia="Cambria" w:hAnsiTheme="minorHAnsi"/>
                <w:sz w:val="18"/>
                <w:szCs w:val="18"/>
              </w:rPr>
              <w:t>.</w:t>
            </w:r>
          </w:p>
        </w:tc>
      </w:tr>
      <w:tr w:rsidR="005A70E9" w:rsidRPr="00F607F1" w14:paraId="1F9B9B20"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E" w14:textId="1A17F988"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12</w:t>
            </w:r>
          </w:p>
        </w:tc>
        <w:tc>
          <w:tcPr>
            <w:tcW w:w="13931" w:type="dxa"/>
            <w:shd w:val="clear" w:color="auto" w:fill="auto"/>
            <w:vAlign w:val="center"/>
          </w:tcPr>
          <w:p w14:paraId="1F9B9B1F" w14:textId="1B1CA46B" w:rsidR="005A70E9" w:rsidRPr="00F607F1" w:rsidRDefault="005A70E9" w:rsidP="00CC6567">
            <w:pPr>
              <w:keepNext/>
              <w:rPr>
                <w:rFonts w:asciiTheme="minorHAnsi" w:eastAsia="Cambria" w:hAnsiTheme="minorHAnsi"/>
                <w:sz w:val="18"/>
                <w:szCs w:val="18"/>
              </w:rPr>
            </w:pPr>
            <w:r w:rsidRPr="00F607F1">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6B17E1" w:rsidRPr="00F607F1">
              <w:rPr>
                <w:rFonts w:asciiTheme="minorHAnsi" w:eastAsia="Cambria" w:hAnsiTheme="minorHAnsi"/>
                <w:sz w:val="18"/>
                <w:szCs w:val="18"/>
              </w:rPr>
              <w:t>.</w:t>
            </w:r>
            <w:r w:rsidRPr="00F607F1">
              <w:rPr>
                <w:rFonts w:asciiTheme="minorHAnsi" w:eastAsia="Cambria" w:hAnsiTheme="minorHAnsi"/>
                <w:sz w:val="18"/>
                <w:szCs w:val="18"/>
              </w:rPr>
              <w:t xml:space="preserve"> </w:t>
            </w:r>
          </w:p>
        </w:tc>
      </w:tr>
      <w:tr w:rsidR="005A70E9" w:rsidRPr="00F607F1" w14:paraId="1F9B9B22"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21"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 xml:space="preserve">Heat Pump Thermostat </w:t>
            </w:r>
          </w:p>
        </w:tc>
      </w:tr>
      <w:tr w:rsidR="005A70E9" w:rsidRPr="00F607F1" w14:paraId="1F9B9B25"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3" w14:textId="47AC86D2"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13</w:t>
            </w:r>
          </w:p>
        </w:tc>
        <w:tc>
          <w:tcPr>
            <w:tcW w:w="13931" w:type="dxa"/>
            <w:shd w:val="clear" w:color="auto" w:fill="auto"/>
            <w:vAlign w:val="center"/>
          </w:tcPr>
          <w:p w14:paraId="1F9B9B24"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A thermostat shall be installed that meets the requirements of Section 110.2(b) and Section 110.2(c).</w:t>
            </w:r>
          </w:p>
        </w:tc>
      </w:tr>
      <w:tr w:rsidR="005A70E9" w:rsidRPr="00F607F1" w14:paraId="1F9B9B28"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6" w14:textId="40BD0885"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14</w:t>
            </w:r>
          </w:p>
        </w:tc>
        <w:tc>
          <w:tcPr>
            <w:tcW w:w="13931" w:type="dxa"/>
            <w:shd w:val="clear" w:color="auto" w:fill="auto"/>
            <w:vAlign w:val="center"/>
          </w:tcPr>
          <w:p w14:paraId="1F9B9B27"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The thermostat shall be installed in accordance with the manufacturers published installation specifications.</w:t>
            </w:r>
          </w:p>
        </w:tc>
      </w:tr>
      <w:tr w:rsidR="005A70E9" w:rsidRPr="00F607F1" w14:paraId="1F9B9B2B"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9" w14:textId="2EFCB52D"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15</w:t>
            </w:r>
          </w:p>
        </w:tc>
        <w:tc>
          <w:tcPr>
            <w:tcW w:w="13931" w:type="dxa"/>
            <w:shd w:val="clear" w:color="auto" w:fill="auto"/>
            <w:vAlign w:val="center"/>
          </w:tcPr>
          <w:p w14:paraId="1F9B9B2A"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First stage of heating shall be assigned to heat pump heating.</w:t>
            </w:r>
          </w:p>
        </w:tc>
      </w:tr>
      <w:tr w:rsidR="005A70E9" w:rsidRPr="00F607F1" w14:paraId="1F9B9B2E"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C" w14:textId="2FBF578A"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16</w:t>
            </w:r>
          </w:p>
        </w:tc>
        <w:tc>
          <w:tcPr>
            <w:tcW w:w="13931" w:type="dxa"/>
            <w:shd w:val="clear" w:color="auto" w:fill="auto"/>
            <w:vAlign w:val="center"/>
          </w:tcPr>
          <w:p w14:paraId="1F9B9B2D"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Second stage back up heating shall be set to come on only when the indoor set temperature cannot be met.</w:t>
            </w:r>
          </w:p>
        </w:tc>
      </w:tr>
      <w:tr w:rsidR="005A70E9" w14:paraId="1F9B9B30" w14:textId="77777777" w:rsidTr="00E8150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07" w:type="dxa"/>
            <w:gridSpan w:val="2"/>
            <w:shd w:val="clear" w:color="auto" w:fill="auto"/>
          </w:tcPr>
          <w:p w14:paraId="1F9B9B2F" w14:textId="77777777" w:rsidR="005A70E9" w:rsidRPr="007E2934" w:rsidRDefault="005A70E9" w:rsidP="005A70E9">
            <w:pPr>
              <w:keepNext/>
              <w:rPr>
                <w:rFonts w:ascii="Calibri" w:hAnsi="Calibri"/>
                <w:b/>
                <w:sz w:val="18"/>
                <w:szCs w:val="18"/>
              </w:rPr>
            </w:pPr>
            <w:r w:rsidRPr="00F607F1">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4138F1">
      <w:headerReference w:type="even" r:id="rId19"/>
      <w:headerReference w:type="default" r:id="rId20"/>
      <w:headerReference w:type="first" r:id="rId21"/>
      <w:pgSz w:w="15840" w:h="12240" w:orient="landscape" w:code="1"/>
      <w:pgMar w:top="1296" w:right="720" w:bottom="1008"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90394" w14:textId="77777777" w:rsidR="00E13AB9" w:rsidRDefault="00E13AB9">
      <w:r>
        <w:separator/>
      </w:r>
    </w:p>
  </w:endnote>
  <w:endnote w:type="continuationSeparator" w:id="0">
    <w:p w14:paraId="6D55A980" w14:textId="77777777" w:rsidR="00E13AB9" w:rsidRDefault="00E13AB9">
      <w:r>
        <w:continuationSeparator/>
      </w:r>
    </w:p>
  </w:endnote>
  <w:endnote w:type="continuationNotice" w:id="1">
    <w:p w14:paraId="660CFC3E" w14:textId="77777777" w:rsidR="00E13AB9" w:rsidRDefault="00E13A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5B61492F" w:rsidR="00756901" w:rsidRPr="00E643FB" w:rsidRDefault="00756901" w:rsidP="004640BE">
    <w:pPr>
      <w:pStyle w:val="Footer"/>
      <w:tabs>
        <w:tab w:val="clear" w:pos="6480"/>
        <w:tab w:val="clear" w:pos="11520"/>
        <w:tab w:val="center" w:pos="11160"/>
      </w:tabs>
    </w:pPr>
    <w:r w:rsidRPr="00E643FB">
      <w:t xml:space="preserve">Registration Number:                                                                                          Registration Date/Time:                                                                           HERS Provider:                       </w:t>
    </w:r>
  </w:p>
  <w:p w14:paraId="1F9B9B4A" w14:textId="44C22109" w:rsidR="00756901" w:rsidRPr="00E643FB" w:rsidRDefault="00756901" w:rsidP="00E643FB">
    <w:pPr>
      <w:pStyle w:val="Footer"/>
    </w:pPr>
    <w:r w:rsidRPr="00E643FB">
      <w:t>CA Building Energy Efficiency Standards - 2022 Residential Compliance</w:t>
    </w:r>
    <w:r w:rsidRPr="00E643FB">
      <w:tab/>
    </w:r>
    <w:r w:rsidRPr="00E643FB">
      <w:tab/>
    </w:r>
    <w:r w:rsidRPr="00E643FB">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6C59358F" w:rsidR="00756901" w:rsidRPr="00E643FB" w:rsidRDefault="00756901" w:rsidP="00E643FB">
    <w:pPr>
      <w:pStyle w:val="Footer"/>
    </w:pPr>
    <w:r w:rsidRPr="00E643FB">
      <w:t>CA Building Energy Efficiency Standards - 2022 Residential Compliance</w:t>
    </w:r>
    <w:r w:rsidRPr="00E643FB">
      <w:tab/>
    </w:r>
    <w:r w:rsidRPr="00E643FB">
      <w:tab/>
    </w:r>
    <w:r w:rsidRPr="00E643FB">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97930" w14:textId="77777777" w:rsidR="00E13AB9" w:rsidRDefault="00E13AB9">
      <w:r>
        <w:separator/>
      </w:r>
    </w:p>
  </w:footnote>
  <w:footnote w:type="continuationSeparator" w:id="0">
    <w:p w14:paraId="7AE7191A" w14:textId="77777777" w:rsidR="00E13AB9" w:rsidRDefault="00E13AB9">
      <w:r>
        <w:continuationSeparator/>
      </w:r>
    </w:p>
  </w:footnote>
  <w:footnote w:type="continuationNotice" w:id="1">
    <w:p w14:paraId="3320A73B" w14:textId="77777777" w:rsidR="00E13AB9" w:rsidRDefault="00E13A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756901" w:rsidRDefault="00000000">
    <w:pPr>
      <w:pStyle w:val="Header"/>
    </w:pPr>
    <w:r>
      <w:rPr>
        <w:noProof/>
      </w:rPr>
      <w:pict w14:anchorId="2ED34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F6A51" w14:textId="77777777" w:rsidR="00EA7052" w:rsidRPr="00A3773B" w:rsidRDefault="00EA7052" w:rsidP="00EA7052">
    <w:pPr>
      <w:tabs>
        <w:tab w:val="center" w:pos="4320"/>
        <w:tab w:val="right" w:pos="8640"/>
      </w:tabs>
      <w:ind w:left="360"/>
      <w:jc w:val="center"/>
      <w:rPr>
        <w:rFonts w:ascii="Arial" w:hAnsi="Arial" w:cs="Arial"/>
        <w:sz w:val="24"/>
        <w:szCs w:val="24"/>
      </w:rPr>
    </w:pPr>
    <w:r w:rsidRPr="00A3773B">
      <w:rPr>
        <w:rFonts w:ascii="Calibri" w:hAnsi="Calibri" w:cs="Calibri"/>
        <w:noProof/>
        <w:sz w:val="28"/>
        <w:szCs w:val="28"/>
      </w:rPr>
      <w:drawing>
        <wp:anchor distT="0" distB="0" distL="114300" distR="114300" simplePos="0" relativeHeight="251660297" behindDoc="0" locked="0" layoutInCell="1" allowOverlap="1" wp14:anchorId="65DB437B" wp14:editId="27B8AE83">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1E4E5E39" w14:textId="77777777" w:rsidR="00EA7052" w:rsidRPr="00A3773B" w:rsidRDefault="00EA7052" w:rsidP="00EA7052">
    <w:pPr>
      <w:tabs>
        <w:tab w:val="center" w:pos="4320"/>
        <w:tab w:val="right" w:pos="8640"/>
      </w:tabs>
      <w:ind w:left="360"/>
      <w:rPr>
        <w:rFonts w:ascii="Arial" w:hAnsi="Arial" w:cs="Arial"/>
        <w:sz w:val="24"/>
        <w:szCs w:val="24"/>
      </w:rPr>
    </w:pPr>
    <w:r w:rsidRPr="00A3773B">
      <w:rPr>
        <w:rFonts w:ascii="Arial" w:hAnsi="Arial" w:cs="Arial"/>
        <w:sz w:val="24"/>
        <w:szCs w:val="24"/>
      </w:rPr>
      <w:ptab w:relativeTo="margin" w:alignment="center" w:leader="none"/>
    </w:r>
    <w:r w:rsidRPr="00A3773B">
      <w:rPr>
        <w:rFonts w:ascii="Arial" w:hAnsi="Arial" w:cs="Arial"/>
        <w:sz w:val="24"/>
        <w:szCs w:val="24"/>
      </w:rPr>
      <w:ptab w:relativeTo="margin" w:alignment="right" w:leader="none"/>
    </w:r>
    <w:r w:rsidRPr="00A3773B">
      <w:rPr>
        <w:rFonts w:ascii="Calibri" w:hAnsi="Calibri" w:cs="Calibri"/>
        <w:sz w:val="28"/>
        <w:szCs w:val="28"/>
      </w:rPr>
      <w:t>CEC-CF</w:t>
    </w:r>
    <w:r>
      <w:rPr>
        <w:rFonts w:ascii="Calibri" w:hAnsi="Calibri" w:cs="Calibri"/>
        <w:sz w:val="28"/>
        <w:szCs w:val="28"/>
      </w:rPr>
      <w:t>2</w:t>
    </w:r>
    <w:r w:rsidRPr="00A3773B">
      <w:rPr>
        <w:rFonts w:ascii="Calibri" w:hAnsi="Calibri" w:cs="Calibri"/>
        <w:sz w:val="28"/>
        <w:szCs w:val="28"/>
      </w:rPr>
      <w:t>R-</w:t>
    </w:r>
    <w:r>
      <w:rPr>
        <w:rFonts w:ascii="Calibri" w:hAnsi="Calibri" w:cs="Calibri"/>
        <w:sz w:val="28"/>
        <w:szCs w:val="28"/>
      </w:rPr>
      <w:t>MCH</w:t>
    </w:r>
    <w:r w:rsidRPr="00A3773B">
      <w:rPr>
        <w:rFonts w:ascii="Calibri" w:hAnsi="Calibri" w:cs="Calibri"/>
        <w:sz w:val="28"/>
        <w:szCs w:val="28"/>
      </w:rPr>
      <w:t>-01-E</w:t>
    </w:r>
  </w:p>
  <w:p w14:paraId="3F817E68" w14:textId="77777777" w:rsidR="00EA7052" w:rsidRPr="00D64002" w:rsidRDefault="00EA7052" w:rsidP="00EA7052">
    <w:pPr>
      <w:spacing w:after="160" w:line="259" w:lineRule="auto"/>
      <w:ind w:left="360"/>
    </w:pPr>
    <w:r w:rsidRPr="00A3773B">
      <w:rPr>
        <w:rFonts w:ascii="Arial" w:eastAsia="Calibri" w:hAnsi="Arial" w:cs="Arial"/>
        <w:sz w:val="24"/>
        <w:szCs w:val="22"/>
      </w:rPr>
      <w:ptab w:relativeTo="margin" w:alignment="center" w:leader="none"/>
    </w:r>
    <w:r w:rsidRPr="00A3773B">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756901" w:rsidRDefault="00000000">
    <w:pPr>
      <w:pStyle w:val="Header"/>
    </w:pPr>
    <w:r>
      <w:rPr>
        <w:noProof/>
      </w:rPr>
      <w:pict w14:anchorId="0BA9D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756901" w:rsidRDefault="00000000">
    <w:pPr>
      <w:pStyle w:val="Header"/>
    </w:pPr>
    <w:r>
      <w:rPr>
        <w:noProof/>
      </w:rPr>
      <w:pict w14:anchorId="2A253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756901" w:rsidRPr="00F85124" w14:paraId="1F9B9B4F" w14:textId="77777777" w:rsidTr="0035199F">
      <w:trPr>
        <w:cantSplit/>
        <w:trHeight w:val="288"/>
      </w:trPr>
      <w:tc>
        <w:tcPr>
          <w:tcW w:w="4016" w:type="pct"/>
          <w:gridSpan w:val="2"/>
          <w:tcBorders>
            <w:right w:val="nil"/>
          </w:tcBorders>
          <w:vAlign w:val="center"/>
        </w:tcPr>
        <w:p w14:paraId="1F9B9B4D" w14:textId="21719AF8" w:rsidR="00756901" w:rsidRPr="00F85124" w:rsidRDefault="00756901"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2" w14:textId="77777777" w:rsidTr="00A20629">
      <w:trPr>
        <w:cantSplit/>
        <w:trHeight w:val="288"/>
      </w:trPr>
      <w:tc>
        <w:tcPr>
          <w:tcW w:w="2500" w:type="pct"/>
          <w:tcBorders>
            <w:right w:val="nil"/>
          </w:tcBorders>
        </w:tcPr>
        <w:p w14:paraId="1F9B9B50"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1990B90F" w:rsidR="00756901" w:rsidRPr="00F85124" w:rsidRDefault="00756901"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B7866">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B7866">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1E52E9B9" w:rsidR="00756901" w:rsidRDefault="00000000">
    <w:pPr>
      <w:pStyle w:val="Header"/>
    </w:pPr>
    <w:r>
      <w:rPr>
        <w:rFonts w:ascii="Calibri" w:hAnsi="Calibri"/>
        <w:b/>
        <w:bCs/>
        <w:noProof/>
      </w:rPr>
      <w:pict w14:anchorId="40869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756901" w:rsidRDefault="00000000">
    <w:pPr>
      <w:pStyle w:val="Header"/>
    </w:pPr>
    <w:r>
      <w:rPr>
        <w:noProof/>
      </w:rPr>
      <w:pict w14:anchorId="40456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756901" w:rsidRDefault="00000000">
    <w:pPr>
      <w:pStyle w:val="Header"/>
    </w:pPr>
    <w:r>
      <w:rPr>
        <w:noProof/>
      </w:rPr>
      <w:pict w14:anchorId="31C2A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756901" w:rsidRPr="00F85124" w14:paraId="1F9B9B59" w14:textId="77777777" w:rsidTr="0035199F">
      <w:trPr>
        <w:cantSplit/>
        <w:trHeight w:val="288"/>
      </w:trPr>
      <w:tc>
        <w:tcPr>
          <w:tcW w:w="4016" w:type="pct"/>
          <w:gridSpan w:val="2"/>
          <w:tcBorders>
            <w:right w:val="nil"/>
          </w:tcBorders>
          <w:vAlign w:val="center"/>
        </w:tcPr>
        <w:p w14:paraId="1F9B9B57" w14:textId="789792B1" w:rsidR="00756901" w:rsidRPr="00F85124" w:rsidRDefault="00756901"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C" w14:textId="77777777" w:rsidTr="0035199F">
      <w:trPr>
        <w:cantSplit/>
        <w:trHeight w:val="288"/>
      </w:trPr>
      <w:tc>
        <w:tcPr>
          <w:tcW w:w="3574" w:type="pct"/>
          <w:tcBorders>
            <w:right w:val="nil"/>
          </w:tcBorders>
        </w:tcPr>
        <w:p w14:paraId="1F9B9B5A" w14:textId="77777777" w:rsidR="00756901" w:rsidRPr="00F85124" w:rsidRDefault="00756901"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646C7B51" w:rsidR="00756901" w:rsidRPr="00F85124" w:rsidRDefault="00756901"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A3633">
            <w:rPr>
              <w:rFonts w:ascii="Calibri" w:hAnsi="Calibri"/>
              <w:bCs/>
              <w:noProof/>
            </w:rPr>
            <w:t>22</w:t>
          </w:r>
          <w:r>
            <w:rPr>
              <w:rFonts w:ascii="Calibri" w:hAnsi="Calibri"/>
              <w:bCs/>
              <w:noProof/>
            </w:rPr>
            <w:fldChar w:fldCharType="end"/>
          </w:r>
          <w:r w:rsidRPr="00F85124">
            <w:rPr>
              <w:rFonts w:ascii="Calibri" w:hAnsi="Calibri"/>
              <w:bCs/>
            </w:rPr>
            <w:t>)</w:t>
          </w:r>
        </w:p>
      </w:tc>
    </w:tr>
  </w:tbl>
  <w:p w14:paraId="1F9B9B5D" w14:textId="69E38C61" w:rsidR="00756901" w:rsidRDefault="00000000">
    <w:pPr>
      <w:pStyle w:val="Header"/>
    </w:pPr>
    <w:r>
      <w:rPr>
        <w:rFonts w:ascii="Calibri" w:hAnsi="Calibri"/>
        <w:b/>
        <w:bCs/>
        <w:noProof/>
      </w:rPr>
      <w:pict w14:anchorId="36EE3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756901" w:rsidRDefault="00000000">
    <w:pPr>
      <w:pStyle w:val="Header"/>
    </w:pPr>
    <w:r>
      <w:rPr>
        <w:noProof/>
      </w:rPr>
      <w:pict w14:anchorId="7B4A4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8786B"/>
    <w:multiLevelType w:val="hybridMultilevel"/>
    <w:tmpl w:val="85DCE6DA"/>
    <w:lvl w:ilvl="0" w:tplc="F9FCBC86">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5"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7602146">
    <w:abstractNumId w:val="1"/>
  </w:num>
  <w:num w:numId="2" w16cid:durableId="1859344268">
    <w:abstractNumId w:val="0"/>
  </w:num>
  <w:num w:numId="3" w16cid:durableId="522524493">
    <w:abstractNumId w:val="3"/>
  </w:num>
  <w:num w:numId="4" w16cid:durableId="1177885809">
    <w:abstractNumId w:val="2"/>
  </w:num>
  <w:num w:numId="5" w16cid:durableId="2018117484">
    <w:abstractNumId w:val="10"/>
  </w:num>
  <w:num w:numId="6" w16cid:durableId="1599170914">
    <w:abstractNumId w:val="1"/>
  </w:num>
  <w:num w:numId="7" w16cid:durableId="156581970">
    <w:abstractNumId w:val="0"/>
  </w:num>
  <w:num w:numId="8" w16cid:durableId="516045739">
    <w:abstractNumId w:val="20"/>
  </w:num>
  <w:num w:numId="9" w16cid:durableId="344945446">
    <w:abstractNumId w:val="8"/>
  </w:num>
  <w:num w:numId="10" w16cid:durableId="1436709554">
    <w:abstractNumId w:val="18"/>
  </w:num>
  <w:num w:numId="11" w16cid:durableId="770469016">
    <w:abstractNumId w:val="6"/>
  </w:num>
  <w:num w:numId="12" w16cid:durableId="452796291">
    <w:abstractNumId w:val="5"/>
  </w:num>
  <w:num w:numId="13" w16cid:durableId="1595699489">
    <w:abstractNumId w:val="7"/>
  </w:num>
  <w:num w:numId="14" w16cid:durableId="1927499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05167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395136">
    <w:abstractNumId w:val="4"/>
  </w:num>
  <w:num w:numId="17" w16cid:durableId="736511384">
    <w:abstractNumId w:val="16"/>
  </w:num>
  <w:num w:numId="18" w16cid:durableId="1583879043">
    <w:abstractNumId w:val="17"/>
  </w:num>
  <w:num w:numId="19" w16cid:durableId="1417943968">
    <w:abstractNumId w:val="25"/>
  </w:num>
  <w:num w:numId="20" w16cid:durableId="905184851">
    <w:abstractNumId w:val="22"/>
  </w:num>
  <w:num w:numId="21" w16cid:durableId="528445465">
    <w:abstractNumId w:val="21"/>
  </w:num>
  <w:num w:numId="22" w16cid:durableId="496969147">
    <w:abstractNumId w:val="29"/>
  </w:num>
  <w:num w:numId="23" w16cid:durableId="891624190">
    <w:abstractNumId w:val="11"/>
  </w:num>
  <w:num w:numId="24" w16cid:durableId="183253443">
    <w:abstractNumId w:val="27"/>
  </w:num>
  <w:num w:numId="25" w16cid:durableId="690036430">
    <w:abstractNumId w:val="13"/>
  </w:num>
  <w:num w:numId="26" w16cid:durableId="1279600979">
    <w:abstractNumId w:val="24"/>
  </w:num>
  <w:num w:numId="27" w16cid:durableId="1647662106">
    <w:abstractNumId w:val="19"/>
  </w:num>
  <w:num w:numId="28" w16cid:durableId="1967851688">
    <w:abstractNumId w:val="12"/>
  </w:num>
  <w:num w:numId="29" w16cid:durableId="1754744292">
    <w:abstractNumId w:val="14"/>
    <w:lvlOverride w:ilvl="0">
      <w:startOverride w:val="1"/>
    </w:lvlOverride>
  </w:num>
  <w:num w:numId="30" w16cid:durableId="2133593452">
    <w:abstractNumId w:val="5"/>
    <w:lvlOverride w:ilvl="0">
      <w:startOverride w:val="1"/>
    </w:lvlOverride>
    <w:lvlOverride w:ilvl="1"/>
    <w:lvlOverride w:ilvl="2"/>
    <w:lvlOverride w:ilvl="3"/>
    <w:lvlOverride w:ilvl="4"/>
    <w:lvlOverride w:ilvl="5"/>
    <w:lvlOverride w:ilvl="6"/>
    <w:lvlOverride w:ilvl="7"/>
    <w:lvlOverride w:ilvl="8"/>
  </w:num>
  <w:num w:numId="31" w16cid:durableId="85006729">
    <w:abstractNumId w:val="26"/>
  </w:num>
  <w:num w:numId="32" w16cid:durableId="2084134809">
    <w:abstractNumId w:val="23"/>
  </w:num>
  <w:num w:numId="33" w16cid:durableId="1322931767">
    <w:abstractNumId w:val="15"/>
  </w:num>
  <w:num w:numId="34" w16cid:durableId="1378357681">
    <w:abstractNumId w:val="9"/>
  </w:num>
  <w:num w:numId="35" w16cid:durableId="1919364726">
    <w:abstractNumId w:val="2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5A1"/>
    <w:rsid w:val="00002AA3"/>
    <w:rsid w:val="00003076"/>
    <w:rsid w:val="000031F8"/>
    <w:rsid w:val="00003385"/>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3D21"/>
    <w:rsid w:val="000348FE"/>
    <w:rsid w:val="00034C4D"/>
    <w:rsid w:val="00034F4B"/>
    <w:rsid w:val="00035A79"/>
    <w:rsid w:val="00035B21"/>
    <w:rsid w:val="0003649D"/>
    <w:rsid w:val="0003670F"/>
    <w:rsid w:val="000369CD"/>
    <w:rsid w:val="00037926"/>
    <w:rsid w:val="00037C72"/>
    <w:rsid w:val="00040203"/>
    <w:rsid w:val="0004100C"/>
    <w:rsid w:val="000417B3"/>
    <w:rsid w:val="000437E7"/>
    <w:rsid w:val="00044007"/>
    <w:rsid w:val="00044F60"/>
    <w:rsid w:val="00045C77"/>
    <w:rsid w:val="000470D7"/>
    <w:rsid w:val="000471F6"/>
    <w:rsid w:val="00047B1F"/>
    <w:rsid w:val="00047B83"/>
    <w:rsid w:val="00047F66"/>
    <w:rsid w:val="0005066C"/>
    <w:rsid w:val="00051953"/>
    <w:rsid w:val="000519FE"/>
    <w:rsid w:val="00051F14"/>
    <w:rsid w:val="0005250B"/>
    <w:rsid w:val="00052900"/>
    <w:rsid w:val="00052CAD"/>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2013"/>
    <w:rsid w:val="00074663"/>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0102"/>
    <w:rsid w:val="00090D57"/>
    <w:rsid w:val="00091139"/>
    <w:rsid w:val="00091594"/>
    <w:rsid w:val="00091D81"/>
    <w:rsid w:val="00093594"/>
    <w:rsid w:val="00093896"/>
    <w:rsid w:val="000939F9"/>
    <w:rsid w:val="00094EF2"/>
    <w:rsid w:val="000952B6"/>
    <w:rsid w:val="0009746F"/>
    <w:rsid w:val="000A02D3"/>
    <w:rsid w:val="000A0D18"/>
    <w:rsid w:val="000A105B"/>
    <w:rsid w:val="000A1F02"/>
    <w:rsid w:val="000A20F1"/>
    <w:rsid w:val="000A234A"/>
    <w:rsid w:val="000A23E5"/>
    <w:rsid w:val="000A35C7"/>
    <w:rsid w:val="000A4285"/>
    <w:rsid w:val="000A4A99"/>
    <w:rsid w:val="000A559D"/>
    <w:rsid w:val="000A6348"/>
    <w:rsid w:val="000B101B"/>
    <w:rsid w:val="000B1D07"/>
    <w:rsid w:val="000B31CA"/>
    <w:rsid w:val="000B3E8E"/>
    <w:rsid w:val="000B3FCA"/>
    <w:rsid w:val="000B4313"/>
    <w:rsid w:val="000B4491"/>
    <w:rsid w:val="000B4FFF"/>
    <w:rsid w:val="000B5004"/>
    <w:rsid w:val="000B525C"/>
    <w:rsid w:val="000B6216"/>
    <w:rsid w:val="000B650D"/>
    <w:rsid w:val="000B6DBD"/>
    <w:rsid w:val="000B78E2"/>
    <w:rsid w:val="000B7F1D"/>
    <w:rsid w:val="000C08B8"/>
    <w:rsid w:val="000C1A4A"/>
    <w:rsid w:val="000C2427"/>
    <w:rsid w:val="000C3399"/>
    <w:rsid w:val="000C4B09"/>
    <w:rsid w:val="000C4C97"/>
    <w:rsid w:val="000C5791"/>
    <w:rsid w:val="000C5E8E"/>
    <w:rsid w:val="000C614B"/>
    <w:rsid w:val="000C6426"/>
    <w:rsid w:val="000C6B8F"/>
    <w:rsid w:val="000C6F83"/>
    <w:rsid w:val="000C72C1"/>
    <w:rsid w:val="000C7320"/>
    <w:rsid w:val="000C7849"/>
    <w:rsid w:val="000D1167"/>
    <w:rsid w:val="000D12C7"/>
    <w:rsid w:val="000D25DB"/>
    <w:rsid w:val="000D3152"/>
    <w:rsid w:val="000D36F8"/>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BA7"/>
    <w:rsid w:val="000F0E4F"/>
    <w:rsid w:val="000F1E4A"/>
    <w:rsid w:val="000F202C"/>
    <w:rsid w:val="000F3C76"/>
    <w:rsid w:val="000F413D"/>
    <w:rsid w:val="000F51B7"/>
    <w:rsid w:val="000F5840"/>
    <w:rsid w:val="000F67E7"/>
    <w:rsid w:val="000F754C"/>
    <w:rsid w:val="000F76FE"/>
    <w:rsid w:val="000F7E99"/>
    <w:rsid w:val="00101201"/>
    <w:rsid w:val="00102302"/>
    <w:rsid w:val="00103243"/>
    <w:rsid w:val="00103D55"/>
    <w:rsid w:val="001040D0"/>
    <w:rsid w:val="00104811"/>
    <w:rsid w:val="001050B4"/>
    <w:rsid w:val="001115E4"/>
    <w:rsid w:val="00112135"/>
    <w:rsid w:val="001131A2"/>
    <w:rsid w:val="001139B2"/>
    <w:rsid w:val="00116A5B"/>
    <w:rsid w:val="00120521"/>
    <w:rsid w:val="00121294"/>
    <w:rsid w:val="001216F2"/>
    <w:rsid w:val="00121803"/>
    <w:rsid w:val="001228C6"/>
    <w:rsid w:val="00122D89"/>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9A6"/>
    <w:rsid w:val="00147EFB"/>
    <w:rsid w:val="001503BA"/>
    <w:rsid w:val="00150950"/>
    <w:rsid w:val="00150F73"/>
    <w:rsid w:val="00151A11"/>
    <w:rsid w:val="001524F0"/>
    <w:rsid w:val="00152BAA"/>
    <w:rsid w:val="00155ACD"/>
    <w:rsid w:val="001568F5"/>
    <w:rsid w:val="00156F77"/>
    <w:rsid w:val="00156F7A"/>
    <w:rsid w:val="001577AB"/>
    <w:rsid w:val="001600C0"/>
    <w:rsid w:val="0016010D"/>
    <w:rsid w:val="00160749"/>
    <w:rsid w:val="00160CCA"/>
    <w:rsid w:val="001615D7"/>
    <w:rsid w:val="00162081"/>
    <w:rsid w:val="00162930"/>
    <w:rsid w:val="00165799"/>
    <w:rsid w:val="00165D7A"/>
    <w:rsid w:val="00165F25"/>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65"/>
    <w:rsid w:val="00181190"/>
    <w:rsid w:val="00181EA5"/>
    <w:rsid w:val="00183D3F"/>
    <w:rsid w:val="00184805"/>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AE0"/>
    <w:rsid w:val="00194CFE"/>
    <w:rsid w:val="00195540"/>
    <w:rsid w:val="0019624F"/>
    <w:rsid w:val="00196EEF"/>
    <w:rsid w:val="00197110"/>
    <w:rsid w:val="00197ED6"/>
    <w:rsid w:val="001A067E"/>
    <w:rsid w:val="001A0C0A"/>
    <w:rsid w:val="001A11F4"/>
    <w:rsid w:val="001A21AA"/>
    <w:rsid w:val="001A3494"/>
    <w:rsid w:val="001A5583"/>
    <w:rsid w:val="001A5FB2"/>
    <w:rsid w:val="001A6AAB"/>
    <w:rsid w:val="001A7034"/>
    <w:rsid w:val="001A7412"/>
    <w:rsid w:val="001A7A22"/>
    <w:rsid w:val="001B0D43"/>
    <w:rsid w:val="001B32FF"/>
    <w:rsid w:val="001B3D5A"/>
    <w:rsid w:val="001B5BA4"/>
    <w:rsid w:val="001B603F"/>
    <w:rsid w:val="001C0A72"/>
    <w:rsid w:val="001C16F3"/>
    <w:rsid w:val="001C33F2"/>
    <w:rsid w:val="001C36C9"/>
    <w:rsid w:val="001C37BE"/>
    <w:rsid w:val="001C385F"/>
    <w:rsid w:val="001C3D31"/>
    <w:rsid w:val="001C49C0"/>
    <w:rsid w:val="001C6AE4"/>
    <w:rsid w:val="001D0ACD"/>
    <w:rsid w:val="001D1360"/>
    <w:rsid w:val="001D1D73"/>
    <w:rsid w:val="001D2E6D"/>
    <w:rsid w:val="001D3976"/>
    <w:rsid w:val="001D42DF"/>
    <w:rsid w:val="001D6926"/>
    <w:rsid w:val="001D78F6"/>
    <w:rsid w:val="001D7E33"/>
    <w:rsid w:val="001E07BB"/>
    <w:rsid w:val="001E0DD9"/>
    <w:rsid w:val="001E1ED7"/>
    <w:rsid w:val="001E22BC"/>
    <w:rsid w:val="001E3A33"/>
    <w:rsid w:val="001E3C52"/>
    <w:rsid w:val="001E47B4"/>
    <w:rsid w:val="001E5C7B"/>
    <w:rsid w:val="001E7839"/>
    <w:rsid w:val="001E7920"/>
    <w:rsid w:val="001F0E8D"/>
    <w:rsid w:val="001F20EE"/>
    <w:rsid w:val="001F2C8B"/>
    <w:rsid w:val="001F38BC"/>
    <w:rsid w:val="001F43F8"/>
    <w:rsid w:val="001F4561"/>
    <w:rsid w:val="001F5077"/>
    <w:rsid w:val="001F6EDB"/>
    <w:rsid w:val="001F7BA3"/>
    <w:rsid w:val="00200E53"/>
    <w:rsid w:val="0020216D"/>
    <w:rsid w:val="00202608"/>
    <w:rsid w:val="00202704"/>
    <w:rsid w:val="00205184"/>
    <w:rsid w:val="00206039"/>
    <w:rsid w:val="002072E1"/>
    <w:rsid w:val="00207768"/>
    <w:rsid w:val="002124A2"/>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72E2"/>
    <w:rsid w:val="002500A1"/>
    <w:rsid w:val="00251B09"/>
    <w:rsid w:val="002532A8"/>
    <w:rsid w:val="002553A5"/>
    <w:rsid w:val="002562A4"/>
    <w:rsid w:val="00256D12"/>
    <w:rsid w:val="00260316"/>
    <w:rsid w:val="002615BC"/>
    <w:rsid w:val="00262721"/>
    <w:rsid w:val="002641C7"/>
    <w:rsid w:val="002641E9"/>
    <w:rsid w:val="002643C4"/>
    <w:rsid w:val="00265ACF"/>
    <w:rsid w:val="00265AD4"/>
    <w:rsid w:val="00270152"/>
    <w:rsid w:val="00270181"/>
    <w:rsid w:val="00270657"/>
    <w:rsid w:val="002710BB"/>
    <w:rsid w:val="002719D2"/>
    <w:rsid w:val="00271E1D"/>
    <w:rsid w:val="00274618"/>
    <w:rsid w:val="00274BFC"/>
    <w:rsid w:val="002756B9"/>
    <w:rsid w:val="002765C2"/>
    <w:rsid w:val="00276785"/>
    <w:rsid w:val="00277212"/>
    <w:rsid w:val="0028137F"/>
    <w:rsid w:val="00281866"/>
    <w:rsid w:val="00281C08"/>
    <w:rsid w:val="00281D53"/>
    <w:rsid w:val="00281F61"/>
    <w:rsid w:val="002827A4"/>
    <w:rsid w:val="00282E45"/>
    <w:rsid w:val="0028466E"/>
    <w:rsid w:val="00284AFC"/>
    <w:rsid w:val="00284C8F"/>
    <w:rsid w:val="00285326"/>
    <w:rsid w:val="0028534D"/>
    <w:rsid w:val="002856B8"/>
    <w:rsid w:val="00285A7C"/>
    <w:rsid w:val="00285BA3"/>
    <w:rsid w:val="00285F79"/>
    <w:rsid w:val="0028649B"/>
    <w:rsid w:val="00287573"/>
    <w:rsid w:val="002902E5"/>
    <w:rsid w:val="002903CA"/>
    <w:rsid w:val="00291EB2"/>
    <w:rsid w:val="00291F24"/>
    <w:rsid w:val="00291F72"/>
    <w:rsid w:val="0029376A"/>
    <w:rsid w:val="002945CD"/>
    <w:rsid w:val="00295655"/>
    <w:rsid w:val="00295ED5"/>
    <w:rsid w:val="00296EE7"/>
    <w:rsid w:val="00297197"/>
    <w:rsid w:val="00297B0B"/>
    <w:rsid w:val="002A018B"/>
    <w:rsid w:val="002A0854"/>
    <w:rsid w:val="002A1004"/>
    <w:rsid w:val="002A199B"/>
    <w:rsid w:val="002A1EA1"/>
    <w:rsid w:val="002A2C6B"/>
    <w:rsid w:val="002A2DA5"/>
    <w:rsid w:val="002A302F"/>
    <w:rsid w:val="002A3F41"/>
    <w:rsid w:val="002A6A1F"/>
    <w:rsid w:val="002A7A3B"/>
    <w:rsid w:val="002A7CFB"/>
    <w:rsid w:val="002B2393"/>
    <w:rsid w:val="002B2828"/>
    <w:rsid w:val="002B2BAB"/>
    <w:rsid w:val="002B2D2B"/>
    <w:rsid w:val="002B4F6F"/>
    <w:rsid w:val="002B5509"/>
    <w:rsid w:val="002B5A46"/>
    <w:rsid w:val="002C107D"/>
    <w:rsid w:val="002C131A"/>
    <w:rsid w:val="002C1EAE"/>
    <w:rsid w:val="002C2B5E"/>
    <w:rsid w:val="002C37F3"/>
    <w:rsid w:val="002C3C8B"/>
    <w:rsid w:val="002C586B"/>
    <w:rsid w:val="002C5F51"/>
    <w:rsid w:val="002C6CF4"/>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158"/>
    <w:rsid w:val="002E3676"/>
    <w:rsid w:val="002E3B86"/>
    <w:rsid w:val="002E4045"/>
    <w:rsid w:val="002E42FC"/>
    <w:rsid w:val="002E47D0"/>
    <w:rsid w:val="002E4C75"/>
    <w:rsid w:val="002E62BB"/>
    <w:rsid w:val="002E6EE7"/>
    <w:rsid w:val="002E782A"/>
    <w:rsid w:val="002E7941"/>
    <w:rsid w:val="002E7EA3"/>
    <w:rsid w:val="002F0194"/>
    <w:rsid w:val="002F205C"/>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C1C"/>
    <w:rsid w:val="003051D0"/>
    <w:rsid w:val="00305621"/>
    <w:rsid w:val="0030586F"/>
    <w:rsid w:val="00305C3E"/>
    <w:rsid w:val="00306026"/>
    <w:rsid w:val="00306762"/>
    <w:rsid w:val="003119B5"/>
    <w:rsid w:val="00312146"/>
    <w:rsid w:val="003123C2"/>
    <w:rsid w:val="003144AA"/>
    <w:rsid w:val="00314D52"/>
    <w:rsid w:val="00314EC3"/>
    <w:rsid w:val="003150AE"/>
    <w:rsid w:val="00317EDB"/>
    <w:rsid w:val="0032018D"/>
    <w:rsid w:val="00320F01"/>
    <w:rsid w:val="00321039"/>
    <w:rsid w:val="0032194D"/>
    <w:rsid w:val="00322694"/>
    <w:rsid w:val="003247CA"/>
    <w:rsid w:val="00326E86"/>
    <w:rsid w:val="00327807"/>
    <w:rsid w:val="0032787D"/>
    <w:rsid w:val="00327EE1"/>
    <w:rsid w:val="00330F80"/>
    <w:rsid w:val="003312CB"/>
    <w:rsid w:val="003322AF"/>
    <w:rsid w:val="00332F00"/>
    <w:rsid w:val="003334DE"/>
    <w:rsid w:val="00334AED"/>
    <w:rsid w:val="00334F25"/>
    <w:rsid w:val="0033558F"/>
    <w:rsid w:val="00335A22"/>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6AA"/>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802"/>
    <w:rsid w:val="00377BE2"/>
    <w:rsid w:val="00380474"/>
    <w:rsid w:val="003809C0"/>
    <w:rsid w:val="00380B60"/>
    <w:rsid w:val="00380DC0"/>
    <w:rsid w:val="00380F8F"/>
    <w:rsid w:val="00381011"/>
    <w:rsid w:val="00381BCA"/>
    <w:rsid w:val="00382163"/>
    <w:rsid w:val="00382625"/>
    <w:rsid w:val="003841FD"/>
    <w:rsid w:val="003850C5"/>
    <w:rsid w:val="003850E9"/>
    <w:rsid w:val="00386209"/>
    <w:rsid w:val="0038684E"/>
    <w:rsid w:val="0039014B"/>
    <w:rsid w:val="003903AB"/>
    <w:rsid w:val="00390476"/>
    <w:rsid w:val="0039142A"/>
    <w:rsid w:val="00392226"/>
    <w:rsid w:val="00394357"/>
    <w:rsid w:val="003943B2"/>
    <w:rsid w:val="00394C8C"/>
    <w:rsid w:val="0039559C"/>
    <w:rsid w:val="00396BC4"/>
    <w:rsid w:val="003A18D8"/>
    <w:rsid w:val="003A2B08"/>
    <w:rsid w:val="003A2DEA"/>
    <w:rsid w:val="003A30F6"/>
    <w:rsid w:val="003A3B66"/>
    <w:rsid w:val="003A3D89"/>
    <w:rsid w:val="003A4BD6"/>
    <w:rsid w:val="003A543D"/>
    <w:rsid w:val="003A60B5"/>
    <w:rsid w:val="003B1A96"/>
    <w:rsid w:val="003B1D03"/>
    <w:rsid w:val="003B3641"/>
    <w:rsid w:val="003B46BF"/>
    <w:rsid w:val="003B5B3C"/>
    <w:rsid w:val="003B5EDF"/>
    <w:rsid w:val="003B63B2"/>
    <w:rsid w:val="003B7EE6"/>
    <w:rsid w:val="003C0E97"/>
    <w:rsid w:val="003C24DD"/>
    <w:rsid w:val="003C371F"/>
    <w:rsid w:val="003C41F9"/>
    <w:rsid w:val="003C4297"/>
    <w:rsid w:val="003C516B"/>
    <w:rsid w:val="003C5900"/>
    <w:rsid w:val="003C5B61"/>
    <w:rsid w:val="003C5D2C"/>
    <w:rsid w:val="003C6649"/>
    <w:rsid w:val="003C6E48"/>
    <w:rsid w:val="003C7394"/>
    <w:rsid w:val="003C7B7A"/>
    <w:rsid w:val="003D115A"/>
    <w:rsid w:val="003D349A"/>
    <w:rsid w:val="003D37BE"/>
    <w:rsid w:val="003D5183"/>
    <w:rsid w:val="003D5350"/>
    <w:rsid w:val="003D5C94"/>
    <w:rsid w:val="003D5CFD"/>
    <w:rsid w:val="003D61BA"/>
    <w:rsid w:val="003D6331"/>
    <w:rsid w:val="003D72D1"/>
    <w:rsid w:val="003D7A4D"/>
    <w:rsid w:val="003D7B89"/>
    <w:rsid w:val="003D7C64"/>
    <w:rsid w:val="003E080B"/>
    <w:rsid w:val="003E1094"/>
    <w:rsid w:val="003E1652"/>
    <w:rsid w:val="003E1E09"/>
    <w:rsid w:val="003E1ED6"/>
    <w:rsid w:val="003E2148"/>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3F5A"/>
    <w:rsid w:val="003F49BD"/>
    <w:rsid w:val="003F5D0E"/>
    <w:rsid w:val="003F6A76"/>
    <w:rsid w:val="003F6B08"/>
    <w:rsid w:val="003F6C8D"/>
    <w:rsid w:val="003F6CED"/>
    <w:rsid w:val="003F7A37"/>
    <w:rsid w:val="00400466"/>
    <w:rsid w:val="004005DE"/>
    <w:rsid w:val="00401282"/>
    <w:rsid w:val="004016C1"/>
    <w:rsid w:val="00404296"/>
    <w:rsid w:val="0040574B"/>
    <w:rsid w:val="00406705"/>
    <w:rsid w:val="00406DCE"/>
    <w:rsid w:val="0041315D"/>
    <w:rsid w:val="004138F1"/>
    <w:rsid w:val="00413C9C"/>
    <w:rsid w:val="00413F22"/>
    <w:rsid w:val="00414AB5"/>
    <w:rsid w:val="00415FD0"/>
    <w:rsid w:val="00415FE8"/>
    <w:rsid w:val="00417B62"/>
    <w:rsid w:val="004217F8"/>
    <w:rsid w:val="004232AB"/>
    <w:rsid w:val="0042355C"/>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7092"/>
    <w:rsid w:val="004379EB"/>
    <w:rsid w:val="00437DEC"/>
    <w:rsid w:val="00440841"/>
    <w:rsid w:val="0044153D"/>
    <w:rsid w:val="0044171E"/>
    <w:rsid w:val="00441DA5"/>
    <w:rsid w:val="0044267C"/>
    <w:rsid w:val="00444751"/>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36C5"/>
    <w:rsid w:val="004640BE"/>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200"/>
    <w:rsid w:val="00485533"/>
    <w:rsid w:val="00486237"/>
    <w:rsid w:val="00486F0B"/>
    <w:rsid w:val="004873D5"/>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35"/>
    <w:rsid w:val="0049575F"/>
    <w:rsid w:val="0049778F"/>
    <w:rsid w:val="00497888"/>
    <w:rsid w:val="004A0183"/>
    <w:rsid w:val="004A0937"/>
    <w:rsid w:val="004A0C9C"/>
    <w:rsid w:val="004A122F"/>
    <w:rsid w:val="004A1BEB"/>
    <w:rsid w:val="004A1C53"/>
    <w:rsid w:val="004A264A"/>
    <w:rsid w:val="004A490C"/>
    <w:rsid w:val="004A5A0D"/>
    <w:rsid w:val="004A5C7F"/>
    <w:rsid w:val="004A5C98"/>
    <w:rsid w:val="004A6412"/>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5E4"/>
    <w:rsid w:val="004B7BD2"/>
    <w:rsid w:val="004C0268"/>
    <w:rsid w:val="004C03FA"/>
    <w:rsid w:val="004C0A95"/>
    <w:rsid w:val="004C0AC5"/>
    <w:rsid w:val="004C1609"/>
    <w:rsid w:val="004C18DE"/>
    <w:rsid w:val="004C23D9"/>
    <w:rsid w:val="004C2C61"/>
    <w:rsid w:val="004C3F4C"/>
    <w:rsid w:val="004C5555"/>
    <w:rsid w:val="004C5851"/>
    <w:rsid w:val="004C5E41"/>
    <w:rsid w:val="004C678C"/>
    <w:rsid w:val="004C67D2"/>
    <w:rsid w:val="004C79C1"/>
    <w:rsid w:val="004D17DC"/>
    <w:rsid w:val="004D1CE3"/>
    <w:rsid w:val="004D287C"/>
    <w:rsid w:val="004D2B87"/>
    <w:rsid w:val="004D30A7"/>
    <w:rsid w:val="004D4234"/>
    <w:rsid w:val="004D48D8"/>
    <w:rsid w:val="004D508A"/>
    <w:rsid w:val="004D5501"/>
    <w:rsid w:val="004D5D0C"/>
    <w:rsid w:val="004D722F"/>
    <w:rsid w:val="004D78B1"/>
    <w:rsid w:val="004E112A"/>
    <w:rsid w:val="004E22E9"/>
    <w:rsid w:val="004E230B"/>
    <w:rsid w:val="004E2330"/>
    <w:rsid w:val="004E4387"/>
    <w:rsid w:val="004E47DC"/>
    <w:rsid w:val="004E5B78"/>
    <w:rsid w:val="004E670E"/>
    <w:rsid w:val="004E6B02"/>
    <w:rsid w:val="004E73C7"/>
    <w:rsid w:val="004F0A7F"/>
    <w:rsid w:val="004F1252"/>
    <w:rsid w:val="004F3617"/>
    <w:rsid w:val="004F384B"/>
    <w:rsid w:val="004F40C1"/>
    <w:rsid w:val="004F44CF"/>
    <w:rsid w:val="004F4BAD"/>
    <w:rsid w:val="004F59FF"/>
    <w:rsid w:val="0050079A"/>
    <w:rsid w:val="00501C2D"/>
    <w:rsid w:val="0050375C"/>
    <w:rsid w:val="00503A01"/>
    <w:rsid w:val="00503B51"/>
    <w:rsid w:val="005043D6"/>
    <w:rsid w:val="005046FD"/>
    <w:rsid w:val="0050490D"/>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4B62"/>
    <w:rsid w:val="00516471"/>
    <w:rsid w:val="005164D3"/>
    <w:rsid w:val="00520412"/>
    <w:rsid w:val="005206C3"/>
    <w:rsid w:val="00520BCD"/>
    <w:rsid w:val="005210D6"/>
    <w:rsid w:val="0052155E"/>
    <w:rsid w:val="0052176C"/>
    <w:rsid w:val="005222CB"/>
    <w:rsid w:val="005223A6"/>
    <w:rsid w:val="00522926"/>
    <w:rsid w:val="00524AF7"/>
    <w:rsid w:val="00524C14"/>
    <w:rsid w:val="005264ED"/>
    <w:rsid w:val="005271A8"/>
    <w:rsid w:val="00527245"/>
    <w:rsid w:val="0052736A"/>
    <w:rsid w:val="00527ACC"/>
    <w:rsid w:val="00530A54"/>
    <w:rsid w:val="00530F4C"/>
    <w:rsid w:val="00531044"/>
    <w:rsid w:val="00532124"/>
    <w:rsid w:val="0053273C"/>
    <w:rsid w:val="00532B26"/>
    <w:rsid w:val="005340A2"/>
    <w:rsid w:val="0053455E"/>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50A27"/>
    <w:rsid w:val="00551599"/>
    <w:rsid w:val="00551D3F"/>
    <w:rsid w:val="00551D4A"/>
    <w:rsid w:val="00551E47"/>
    <w:rsid w:val="005524B4"/>
    <w:rsid w:val="00552A3E"/>
    <w:rsid w:val="00552EC1"/>
    <w:rsid w:val="00552F18"/>
    <w:rsid w:val="00553341"/>
    <w:rsid w:val="005533C8"/>
    <w:rsid w:val="00555884"/>
    <w:rsid w:val="005565BE"/>
    <w:rsid w:val="00557689"/>
    <w:rsid w:val="0056101F"/>
    <w:rsid w:val="005620F2"/>
    <w:rsid w:val="00562BA8"/>
    <w:rsid w:val="005632F6"/>
    <w:rsid w:val="00564967"/>
    <w:rsid w:val="00565656"/>
    <w:rsid w:val="00565841"/>
    <w:rsid w:val="005669D1"/>
    <w:rsid w:val="0056774C"/>
    <w:rsid w:val="005678C7"/>
    <w:rsid w:val="00567E59"/>
    <w:rsid w:val="005704F0"/>
    <w:rsid w:val="00571A3B"/>
    <w:rsid w:val="00572B72"/>
    <w:rsid w:val="00573417"/>
    <w:rsid w:val="00573E38"/>
    <w:rsid w:val="00574E6A"/>
    <w:rsid w:val="00580886"/>
    <w:rsid w:val="005813CE"/>
    <w:rsid w:val="00581ACC"/>
    <w:rsid w:val="005821CB"/>
    <w:rsid w:val="005825B3"/>
    <w:rsid w:val="005831C0"/>
    <w:rsid w:val="00583E34"/>
    <w:rsid w:val="00583EAF"/>
    <w:rsid w:val="0058404E"/>
    <w:rsid w:val="0058537E"/>
    <w:rsid w:val="00585C08"/>
    <w:rsid w:val="00586965"/>
    <w:rsid w:val="00587550"/>
    <w:rsid w:val="005877FC"/>
    <w:rsid w:val="005878C4"/>
    <w:rsid w:val="00587D54"/>
    <w:rsid w:val="0059070E"/>
    <w:rsid w:val="00591E85"/>
    <w:rsid w:val="00592F49"/>
    <w:rsid w:val="00593EBD"/>
    <w:rsid w:val="00594C36"/>
    <w:rsid w:val="005958C7"/>
    <w:rsid w:val="00595C72"/>
    <w:rsid w:val="005965AF"/>
    <w:rsid w:val="005A0768"/>
    <w:rsid w:val="005A09B6"/>
    <w:rsid w:val="005A09BE"/>
    <w:rsid w:val="005A0DB3"/>
    <w:rsid w:val="005A1C95"/>
    <w:rsid w:val="005A208B"/>
    <w:rsid w:val="005A3633"/>
    <w:rsid w:val="005A3E12"/>
    <w:rsid w:val="005A4DB0"/>
    <w:rsid w:val="005A527B"/>
    <w:rsid w:val="005A5C17"/>
    <w:rsid w:val="005A625E"/>
    <w:rsid w:val="005A70E9"/>
    <w:rsid w:val="005A7D36"/>
    <w:rsid w:val="005B0325"/>
    <w:rsid w:val="005B239D"/>
    <w:rsid w:val="005B278B"/>
    <w:rsid w:val="005B2D16"/>
    <w:rsid w:val="005B41FC"/>
    <w:rsid w:val="005B4D4A"/>
    <w:rsid w:val="005B7164"/>
    <w:rsid w:val="005B7507"/>
    <w:rsid w:val="005C2588"/>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21D"/>
    <w:rsid w:val="005E3E55"/>
    <w:rsid w:val="005E4392"/>
    <w:rsid w:val="005E56C7"/>
    <w:rsid w:val="005E5DCA"/>
    <w:rsid w:val="005E68FF"/>
    <w:rsid w:val="005F07C0"/>
    <w:rsid w:val="005F0D59"/>
    <w:rsid w:val="005F178B"/>
    <w:rsid w:val="005F2373"/>
    <w:rsid w:val="005F308D"/>
    <w:rsid w:val="005F31D3"/>
    <w:rsid w:val="005F34CB"/>
    <w:rsid w:val="005F394F"/>
    <w:rsid w:val="005F489B"/>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2763"/>
    <w:rsid w:val="0061281C"/>
    <w:rsid w:val="00612D54"/>
    <w:rsid w:val="00613BC0"/>
    <w:rsid w:val="00613F4A"/>
    <w:rsid w:val="00614268"/>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341"/>
    <w:rsid w:val="00623CFE"/>
    <w:rsid w:val="00623D5B"/>
    <w:rsid w:val="00625B5D"/>
    <w:rsid w:val="006265E6"/>
    <w:rsid w:val="00627EA9"/>
    <w:rsid w:val="006302B5"/>
    <w:rsid w:val="00631115"/>
    <w:rsid w:val="0063131D"/>
    <w:rsid w:val="00632399"/>
    <w:rsid w:val="00632E65"/>
    <w:rsid w:val="00632F51"/>
    <w:rsid w:val="00632F73"/>
    <w:rsid w:val="006343F5"/>
    <w:rsid w:val="0063464D"/>
    <w:rsid w:val="0063577C"/>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47B2C"/>
    <w:rsid w:val="0065034F"/>
    <w:rsid w:val="0065068B"/>
    <w:rsid w:val="0065166F"/>
    <w:rsid w:val="006527B2"/>
    <w:rsid w:val="0065306D"/>
    <w:rsid w:val="00654943"/>
    <w:rsid w:val="00654F37"/>
    <w:rsid w:val="006561AE"/>
    <w:rsid w:val="006562EF"/>
    <w:rsid w:val="0066019F"/>
    <w:rsid w:val="006623E7"/>
    <w:rsid w:val="00662E66"/>
    <w:rsid w:val="00662F5F"/>
    <w:rsid w:val="006631E0"/>
    <w:rsid w:val="00663510"/>
    <w:rsid w:val="0066357D"/>
    <w:rsid w:val="00663AF7"/>
    <w:rsid w:val="00664996"/>
    <w:rsid w:val="00664A73"/>
    <w:rsid w:val="00664C23"/>
    <w:rsid w:val="006650F6"/>
    <w:rsid w:val="006663D9"/>
    <w:rsid w:val="00667362"/>
    <w:rsid w:val="0066784B"/>
    <w:rsid w:val="00670C94"/>
    <w:rsid w:val="0067132E"/>
    <w:rsid w:val="00671E4B"/>
    <w:rsid w:val="0067341E"/>
    <w:rsid w:val="00673A64"/>
    <w:rsid w:val="006744C3"/>
    <w:rsid w:val="00674A22"/>
    <w:rsid w:val="00674BC2"/>
    <w:rsid w:val="00674FED"/>
    <w:rsid w:val="0067503F"/>
    <w:rsid w:val="00675986"/>
    <w:rsid w:val="0068226F"/>
    <w:rsid w:val="00682CBA"/>
    <w:rsid w:val="00682E52"/>
    <w:rsid w:val="00683CF0"/>
    <w:rsid w:val="00684D26"/>
    <w:rsid w:val="006858D6"/>
    <w:rsid w:val="00685D72"/>
    <w:rsid w:val="00686B8B"/>
    <w:rsid w:val="00687DE9"/>
    <w:rsid w:val="006912BA"/>
    <w:rsid w:val="00691740"/>
    <w:rsid w:val="00691CED"/>
    <w:rsid w:val="00692E46"/>
    <w:rsid w:val="00692EDF"/>
    <w:rsid w:val="00692EF7"/>
    <w:rsid w:val="006930E5"/>
    <w:rsid w:val="006938F7"/>
    <w:rsid w:val="00695B4E"/>
    <w:rsid w:val="00695CA7"/>
    <w:rsid w:val="0069647A"/>
    <w:rsid w:val="00697221"/>
    <w:rsid w:val="00697E29"/>
    <w:rsid w:val="006A156C"/>
    <w:rsid w:val="006A1F09"/>
    <w:rsid w:val="006A371C"/>
    <w:rsid w:val="006A57F1"/>
    <w:rsid w:val="006A5C8E"/>
    <w:rsid w:val="006A6752"/>
    <w:rsid w:val="006A722E"/>
    <w:rsid w:val="006B0565"/>
    <w:rsid w:val="006B1723"/>
    <w:rsid w:val="006B17E1"/>
    <w:rsid w:val="006B1949"/>
    <w:rsid w:val="006B1B54"/>
    <w:rsid w:val="006B1F4B"/>
    <w:rsid w:val="006B2073"/>
    <w:rsid w:val="006B20A1"/>
    <w:rsid w:val="006B406F"/>
    <w:rsid w:val="006B4081"/>
    <w:rsid w:val="006B45D6"/>
    <w:rsid w:val="006B6A97"/>
    <w:rsid w:val="006B6DA7"/>
    <w:rsid w:val="006B6FD0"/>
    <w:rsid w:val="006C0044"/>
    <w:rsid w:val="006C0AED"/>
    <w:rsid w:val="006C0E98"/>
    <w:rsid w:val="006C11F9"/>
    <w:rsid w:val="006C2731"/>
    <w:rsid w:val="006C3166"/>
    <w:rsid w:val="006C3F63"/>
    <w:rsid w:val="006C4716"/>
    <w:rsid w:val="006C473F"/>
    <w:rsid w:val="006C587B"/>
    <w:rsid w:val="006C6CFC"/>
    <w:rsid w:val="006C7335"/>
    <w:rsid w:val="006C7406"/>
    <w:rsid w:val="006C7E0C"/>
    <w:rsid w:val="006D1DA1"/>
    <w:rsid w:val="006D21DC"/>
    <w:rsid w:val="006D2B27"/>
    <w:rsid w:val="006D2BA9"/>
    <w:rsid w:val="006D2EE3"/>
    <w:rsid w:val="006D388B"/>
    <w:rsid w:val="006D414C"/>
    <w:rsid w:val="006D49E9"/>
    <w:rsid w:val="006D4A09"/>
    <w:rsid w:val="006D4D01"/>
    <w:rsid w:val="006D4E67"/>
    <w:rsid w:val="006D52F7"/>
    <w:rsid w:val="006D6010"/>
    <w:rsid w:val="006D71E9"/>
    <w:rsid w:val="006D7492"/>
    <w:rsid w:val="006D7A96"/>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277"/>
    <w:rsid w:val="006F0546"/>
    <w:rsid w:val="006F0652"/>
    <w:rsid w:val="006F084A"/>
    <w:rsid w:val="006F1163"/>
    <w:rsid w:val="006F12BA"/>
    <w:rsid w:val="006F1B7F"/>
    <w:rsid w:val="006F2C70"/>
    <w:rsid w:val="006F31A3"/>
    <w:rsid w:val="006F3535"/>
    <w:rsid w:val="006F36E0"/>
    <w:rsid w:val="006F4650"/>
    <w:rsid w:val="006F5230"/>
    <w:rsid w:val="006F5702"/>
    <w:rsid w:val="006F6403"/>
    <w:rsid w:val="006F6B45"/>
    <w:rsid w:val="00701635"/>
    <w:rsid w:val="00702918"/>
    <w:rsid w:val="00702BAF"/>
    <w:rsid w:val="00702D9B"/>
    <w:rsid w:val="0070354F"/>
    <w:rsid w:val="00704B79"/>
    <w:rsid w:val="00704F4E"/>
    <w:rsid w:val="007055D5"/>
    <w:rsid w:val="0070639B"/>
    <w:rsid w:val="00706747"/>
    <w:rsid w:val="00706FFC"/>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306"/>
    <w:rsid w:val="0072286F"/>
    <w:rsid w:val="00723019"/>
    <w:rsid w:val="00723136"/>
    <w:rsid w:val="007232D0"/>
    <w:rsid w:val="0072336A"/>
    <w:rsid w:val="00724036"/>
    <w:rsid w:val="00725668"/>
    <w:rsid w:val="00726820"/>
    <w:rsid w:val="007270DF"/>
    <w:rsid w:val="007311C1"/>
    <w:rsid w:val="00731610"/>
    <w:rsid w:val="007326AA"/>
    <w:rsid w:val="00733B6D"/>
    <w:rsid w:val="0073400C"/>
    <w:rsid w:val="0073412E"/>
    <w:rsid w:val="00734C67"/>
    <w:rsid w:val="00737158"/>
    <w:rsid w:val="007372AC"/>
    <w:rsid w:val="00740132"/>
    <w:rsid w:val="00740263"/>
    <w:rsid w:val="00740742"/>
    <w:rsid w:val="007410B3"/>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51EC"/>
    <w:rsid w:val="0075625B"/>
    <w:rsid w:val="00756901"/>
    <w:rsid w:val="00757669"/>
    <w:rsid w:val="00757A1E"/>
    <w:rsid w:val="0076019B"/>
    <w:rsid w:val="00760630"/>
    <w:rsid w:val="007607D4"/>
    <w:rsid w:val="00760B0E"/>
    <w:rsid w:val="00761625"/>
    <w:rsid w:val="0076282D"/>
    <w:rsid w:val="00762976"/>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0AC"/>
    <w:rsid w:val="007931AC"/>
    <w:rsid w:val="00793E1C"/>
    <w:rsid w:val="00794311"/>
    <w:rsid w:val="007946A0"/>
    <w:rsid w:val="0079580A"/>
    <w:rsid w:val="00795A04"/>
    <w:rsid w:val="00795EB8"/>
    <w:rsid w:val="007966ED"/>
    <w:rsid w:val="00797058"/>
    <w:rsid w:val="00797224"/>
    <w:rsid w:val="00797290"/>
    <w:rsid w:val="00797860"/>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8BE"/>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F213C"/>
    <w:rsid w:val="007F3E17"/>
    <w:rsid w:val="007F4A99"/>
    <w:rsid w:val="007F4CEE"/>
    <w:rsid w:val="007F5086"/>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7DF"/>
    <w:rsid w:val="00815A3D"/>
    <w:rsid w:val="00815AA1"/>
    <w:rsid w:val="00815DD0"/>
    <w:rsid w:val="0081628C"/>
    <w:rsid w:val="008173B1"/>
    <w:rsid w:val="00820605"/>
    <w:rsid w:val="00821556"/>
    <w:rsid w:val="00821F42"/>
    <w:rsid w:val="008225B0"/>
    <w:rsid w:val="00823D93"/>
    <w:rsid w:val="0082409B"/>
    <w:rsid w:val="0082448D"/>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2F6C"/>
    <w:rsid w:val="00844A6D"/>
    <w:rsid w:val="008459F6"/>
    <w:rsid w:val="00846590"/>
    <w:rsid w:val="00846A44"/>
    <w:rsid w:val="00847459"/>
    <w:rsid w:val="00847E91"/>
    <w:rsid w:val="00847EF3"/>
    <w:rsid w:val="008511A5"/>
    <w:rsid w:val="00851CF6"/>
    <w:rsid w:val="008521FE"/>
    <w:rsid w:val="0085268F"/>
    <w:rsid w:val="00852880"/>
    <w:rsid w:val="00853177"/>
    <w:rsid w:val="008539CC"/>
    <w:rsid w:val="008540F3"/>
    <w:rsid w:val="008541C6"/>
    <w:rsid w:val="00854904"/>
    <w:rsid w:val="008558F4"/>
    <w:rsid w:val="00855C46"/>
    <w:rsid w:val="0085655C"/>
    <w:rsid w:val="0085676F"/>
    <w:rsid w:val="00857277"/>
    <w:rsid w:val="008577D4"/>
    <w:rsid w:val="00857939"/>
    <w:rsid w:val="0086044E"/>
    <w:rsid w:val="00860A70"/>
    <w:rsid w:val="00860E60"/>
    <w:rsid w:val="00861580"/>
    <w:rsid w:val="00861BF8"/>
    <w:rsid w:val="008625AC"/>
    <w:rsid w:val="00862CA5"/>
    <w:rsid w:val="0086313A"/>
    <w:rsid w:val="008647AC"/>
    <w:rsid w:val="00864B56"/>
    <w:rsid w:val="00865861"/>
    <w:rsid w:val="008660DE"/>
    <w:rsid w:val="008660E4"/>
    <w:rsid w:val="00866406"/>
    <w:rsid w:val="008665DB"/>
    <w:rsid w:val="00866ABB"/>
    <w:rsid w:val="00866AF2"/>
    <w:rsid w:val="00866E21"/>
    <w:rsid w:val="008671DA"/>
    <w:rsid w:val="0086749B"/>
    <w:rsid w:val="008703DD"/>
    <w:rsid w:val="00870511"/>
    <w:rsid w:val="008723FF"/>
    <w:rsid w:val="008730DB"/>
    <w:rsid w:val="0087355C"/>
    <w:rsid w:val="008736B1"/>
    <w:rsid w:val="00873A16"/>
    <w:rsid w:val="0087576C"/>
    <w:rsid w:val="00875C96"/>
    <w:rsid w:val="0087668B"/>
    <w:rsid w:val="0087692E"/>
    <w:rsid w:val="00877A59"/>
    <w:rsid w:val="00877F58"/>
    <w:rsid w:val="00880402"/>
    <w:rsid w:val="00881FD4"/>
    <w:rsid w:val="0088307D"/>
    <w:rsid w:val="00883227"/>
    <w:rsid w:val="008838DC"/>
    <w:rsid w:val="008841BB"/>
    <w:rsid w:val="008846F4"/>
    <w:rsid w:val="008849FF"/>
    <w:rsid w:val="00885676"/>
    <w:rsid w:val="00886660"/>
    <w:rsid w:val="00887BC4"/>
    <w:rsid w:val="00890B25"/>
    <w:rsid w:val="00890DB2"/>
    <w:rsid w:val="008918EA"/>
    <w:rsid w:val="00891AF4"/>
    <w:rsid w:val="00893633"/>
    <w:rsid w:val="00894E33"/>
    <w:rsid w:val="00894E3E"/>
    <w:rsid w:val="00895184"/>
    <w:rsid w:val="008960C4"/>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B7D3E"/>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52C"/>
    <w:rsid w:val="008D5873"/>
    <w:rsid w:val="008D5D3F"/>
    <w:rsid w:val="008E002C"/>
    <w:rsid w:val="008E011B"/>
    <w:rsid w:val="008E10A1"/>
    <w:rsid w:val="008E1E76"/>
    <w:rsid w:val="008E302A"/>
    <w:rsid w:val="008E429B"/>
    <w:rsid w:val="008E4542"/>
    <w:rsid w:val="008E462F"/>
    <w:rsid w:val="008E4D63"/>
    <w:rsid w:val="008E55D7"/>
    <w:rsid w:val="008E594B"/>
    <w:rsid w:val="008E72A2"/>
    <w:rsid w:val="008F039E"/>
    <w:rsid w:val="008F1106"/>
    <w:rsid w:val="008F1900"/>
    <w:rsid w:val="008F2BFE"/>
    <w:rsid w:val="008F3D86"/>
    <w:rsid w:val="008F4E48"/>
    <w:rsid w:val="008F504D"/>
    <w:rsid w:val="008F5B2B"/>
    <w:rsid w:val="008F776F"/>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BCF"/>
    <w:rsid w:val="009164AC"/>
    <w:rsid w:val="0091716A"/>
    <w:rsid w:val="009206C7"/>
    <w:rsid w:val="00920C31"/>
    <w:rsid w:val="00922006"/>
    <w:rsid w:val="009221F4"/>
    <w:rsid w:val="009221FB"/>
    <w:rsid w:val="0092220C"/>
    <w:rsid w:val="00923070"/>
    <w:rsid w:val="00923770"/>
    <w:rsid w:val="00923EC3"/>
    <w:rsid w:val="0092588B"/>
    <w:rsid w:val="00927213"/>
    <w:rsid w:val="00927639"/>
    <w:rsid w:val="00927968"/>
    <w:rsid w:val="00927A5B"/>
    <w:rsid w:val="00930DF4"/>
    <w:rsid w:val="009316CC"/>
    <w:rsid w:val="009317AC"/>
    <w:rsid w:val="009317CE"/>
    <w:rsid w:val="0093207C"/>
    <w:rsid w:val="00933EFF"/>
    <w:rsid w:val="009342BE"/>
    <w:rsid w:val="009345AD"/>
    <w:rsid w:val="0093463A"/>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5329"/>
    <w:rsid w:val="00946688"/>
    <w:rsid w:val="00947437"/>
    <w:rsid w:val="0095048D"/>
    <w:rsid w:val="00950A89"/>
    <w:rsid w:val="00951856"/>
    <w:rsid w:val="00951A08"/>
    <w:rsid w:val="00951DAA"/>
    <w:rsid w:val="00951DF5"/>
    <w:rsid w:val="00951F8F"/>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F0C"/>
    <w:rsid w:val="00980FB6"/>
    <w:rsid w:val="0098136D"/>
    <w:rsid w:val="00981B42"/>
    <w:rsid w:val="00982535"/>
    <w:rsid w:val="00983155"/>
    <w:rsid w:val="009839B0"/>
    <w:rsid w:val="0098475B"/>
    <w:rsid w:val="00984B7A"/>
    <w:rsid w:val="00984D38"/>
    <w:rsid w:val="009852D0"/>
    <w:rsid w:val="0098534B"/>
    <w:rsid w:val="00986586"/>
    <w:rsid w:val="00986910"/>
    <w:rsid w:val="00986DA6"/>
    <w:rsid w:val="00987F5D"/>
    <w:rsid w:val="00990CE6"/>
    <w:rsid w:val="009910C0"/>
    <w:rsid w:val="00991802"/>
    <w:rsid w:val="00992035"/>
    <w:rsid w:val="00992EF8"/>
    <w:rsid w:val="009938B0"/>
    <w:rsid w:val="00995955"/>
    <w:rsid w:val="009963F1"/>
    <w:rsid w:val="00997171"/>
    <w:rsid w:val="00997629"/>
    <w:rsid w:val="009A059F"/>
    <w:rsid w:val="009A082E"/>
    <w:rsid w:val="009A0CFD"/>
    <w:rsid w:val="009A1F14"/>
    <w:rsid w:val="009A28B3"/>
    <w:rsid w:val="009A3318"/>
    <w:rsid w:val="009A378F"/>
    <w:rsid w:val="009A40A5"/>
    <w:rsid w:val="009A43AD"/>
    <w:rsid w:val="009A47A5"/>
    <w:rsid w:val="009A49DD"/>
    <w:rsid w:val="009A4F22"/>
    <w:rsid w:val="009A698F"/>
    <w:rsid w:val="009A6B37"/>
    <w:rsid w:val="009A6CEC"/>
    <w:rsid w:val="009A6F10"/>
    <w:rsid w:val="009A6FD3"/>
    <w:rsid w:val="009B0E4A"/>
    <w:rsid w:val="009B16EE"/>
    <w:rsid w:val="009B3A7E"/>
    <w:rsid w:val="009B3B39"/>
    <w:rsid w:val="009B4B1B"/>
    <w:rsid w:val="009B4F7D"/>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D96"/>
    <w:rsid w:val="009D0F10"/>
    <w:rsid w:val="009D1A93"/>
    <w:rsid w:val="009D2716"/>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F0708"/>
    <w:rsid w:val="009F08A1"/>
    <w:rsid w:val="009F17D2"/>
    <w:rsid w:val="009F2090"/>
    <w:rsid w:val="009F2C48"/>
    <w:rsid w:val="009F3F43"/>
    <w:rsid w:val="009F4F7F"/>
    <w:rsid w:val="009F5987"/>
    <w:rsid w:val="009F6D70"/>
    <w:rsid w:val="009F7663"/>
    <w:rsid w:val="009F7E82"/>
    <w:rsid w:val="00A0027A"/>
    <w:rsid w:val="00A00AE7"/>
    <w:rsid w:val="00A00C89"/>
    <w:rsid w:val="00A01268"/>
    <w:rsid w:val="00A02090"/>
    <w:rsid w:val="00A02241"/>
    <w:rsid w:val="00A03926"/>
    <w:rsid w:val="00A03CFF"/>
    <w:rsid w:val="00A04FDF"/>
    <w:rsid w:val="00A055C1"/>
    <w:rsid w:val="00A05D8F"/>
    <w:rsid w:val="00A06D40"/>
    <w:rsid w:val="00A07D19"/>
    <w:rsid w:val="00A12015"/>
    <w:rsid w:val="00A12B19"/>
    <w:rsid w:val="00A154A7"/>
    <w:rsid w:val="00A154C8"/>
    <w:rsid w:val="00A16208"/>
    <w:rsid w:val="00A1635F"/>
    <w:rsid w:val="00A16546"/>
    <w:rsid w:val="00A16E77"/>
    <w:rsid w:val="00A20063"/>
    <w:rsid w:val="00A20629"/>
    <w:rsid w:val="00A20A3C"/>
    <w:rsid w:val="00A20C3F"/>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5BFC"/>
    <w:rsid w:val="00A46AEC"/>
    <w:rsid w:val="00A50FA1"/>
    <w:rsid w:val="00A51249"/>
    <w:rsid w:val="00A51851"/>
    <w:rsid w:val="00A51B1C"/>
    <w:rsid w:val="00A51C82"/>
    <w:rsid w:val="00A52612"/>
    <w:rsid w:val="00A52637"/>
    <w:rsid w:val="00A526CF"/>
    <w:rsid w:val="00A53031"/>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4D64"/>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69"/>
    <w:rsid w:val="00A75B9B"/>
    <w:rsid w:val="00A75F79"/>
    <w:rsid w:val="00A76033"/>
    <w:rsid w:val="00A77529"/>
    <w:rsid w:val="00A77C9A"/>
    <w:rsid w:val="00A806CE"/>
    <w:rsid w:val="00A81137"/>
    <w:rsid w:val="00A81BF8"/>
    <w:rsid w:val="00A822EF"/>
    <w:rsid w:val="00A82A2B"/>
    <w:rsid w:val="00A82EF3"/>
    <w:rsid w:val="00A841B2"/>
    <w:rsid w:val="00A84FBB"/>
    <w:rsid w:val="00A86AB2"/>
    <w:rsid w:val="00A86AE7"/>
    <w:rsid w:val="00A86B66"/>
    <w:rsid w:val="00A87572"/>
    <w:rsid w:val="00A90002"/>
    <w:rsid w:val="00A90F02"/>
    <w:rsid w:val="00A91097"/>
    <w:rsid w:val="00A91211"/>
    <w:rsid w:val="00A9499A"/>
    <w:rsid w:val="00A94DF7"/>
    <w:rsid w:val="00A94EE1"/>
    <w:rsid w:val="00A95FB7"/>
    <w:rsid w:val="00A960D9"/>
    <w:rsid w:val="00A96758"/>
    <w:rsid w:val="00A96C03"/>
    <w:rsid w:val="00A96C9B"/>
    <w:rsid w:val="00AA01C1"/>
    <w:rsid w:val="00AA0F0B"/>
    <w:rsid w:val="00AA13E7"/>
    <w:rsid w:val="00AA18EC"/>
    <w:rsid w:val="00AA19A8"/>
    <w:rsid w:val="00AA21D7"/>
    <w:rsid w:val="00AA2AEE"/>
    <w:rsid w:val="00AA3921"/>
    <w:rsid w:val="00AA767E"/>
    <w:rsid w:val="00AB0291"/>
    <w:rsid w:val="00AB033A"/>
    <w:rsid w:val="00AB1578"/>
    <w:rsid w:val="00AB1C44"/>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36A"/>
    <w:rsid w:val="00AC65B1"/>
    <w:rsid w:val="00AC69F1"/>
    <w:rsid w:val="00AC6AD7"/>
    <w:rsid w:val="00AC6F92"/>
    <w:rsid w:val="00AC70F5"/>
    <w:rsid w:val="00AC711D"/>
    <w:rsid w:val="00AD09C6"/>
    <w:rsid w:val="00AD147E"/>
    <w:rsid w:val="00AD2115"/>
    <w:rsid w:val="00AD2ADC"/>
    <w:rsid w:val="00AD33C9"/>
    <w:rsid w:val="00AD3DF7"/>
    <w:rsid w:val="00AD4FAE"/>
    <w:rsid w:val="00AD5A7C"/>
    <w:rsid w:val="00AD62D3"/>
    <w:rsid w:val="00AD6689"/>
    <w:rsid w:val="00AD67BC"/>
    <w:rsid w:val="00AE39A0"/>
    <w:rsid w:val="00AE39CC"/>
    <w:rsid w:val="00AE3BC2"/>
    <w:rsid w:val="00AE421E"/>
    <w:rsid w:val="00AE5424"/>
    <w:rsid w:val="00AE651F"/>
    <w:rsid w:val="00AE717B"/>
    <w:rsid w:val="00AE7294"/>
    <w:rsid w:val="00AE7B33"/>
    <w:rsid w:val="00AF06DE"/>
    <w:rsid w:val="00AF0835"/>
    <w:rsid w:val="00AF140F"/>
    <w:rsid w:val="00AF36DB"/>
    <w:rsid w:val="00AF3D50"/>
    <w:rsid w:val="00AF4004"/>
    <w:rsid w:val="00AF41E6"/>
    <w:rsid w:val="00AF46BC"/>
    <w:rsid w:val="00AF4B12"/>
    <w:rsid w:val="00AF63D3"/>
    <w:rsid w:val="00AF6CE7"/>
    <w:rsid w:val="00AF72DB"/>
    <w:rsid w:val="00B01F07"/>
    <w:rsid w:val="00B0243E"/>
    <w:rsid w:val="00B02E79"/>
    <w:rsid w:val="00B0443D"/>
    <w:rsid w:val="00B049D4"/>
    <w:rsid w:val="00B0584E"/>
    <w:rsid w:val="00B06293"/>
    <w:rsid w:val="00B06536"/>
    <w:rsid w:val="00B06F29"/>
    <w:rsid w:val="00B07005"/>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D00"/>
    <w:rsid w:val="00B54388"/>
    <w:rsid w:val="00B54790"/>
    <w:rsid w:val="00B54D8E"/>
    <w:rsid w:val="00B55F60"/>
    <w:rsid w:val="00B55F73"/>
    <w:rsid w:val="00B5666D"/>
    <w:rsid w:val="00B56901"/>
    <w:rsid w:val="00B57625"/>
    <w:rsid w:val="00B57C97"/>
    <w:rsid w:val="00B60256"/>
    <w:rsid w:val="00B61863"/>
    <w:rsid w:val="00B6238C"/>
    <w:rsid w:val="00B625D7"/>
    <w:rsid w:val="00B62959"/>
    <w:rsid w:val="00B6390C"/>
    <w:rsid w:val="00B63D56"/>
    <w:rsid w:val="00B6523D"/>
    <w:rsid w:val="00B654AF"/>
    <w:rsid w:val="00B6647D"/>
    <w:rsid w:val="00B669A9"/>
    <w:rsid w:val="00B673AE"/>
    <w:rsid w:val="00B70862"/>
    <w:rsid w:val="00B70EAE"/>
    <w:rsid w:val="00B70F49"/>
    <w:rsid w:val="00B72255"/>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67D6"/>
    <w:rsid w:val="00B902EA"/>
    <w:rsid w:val="00B90943"/>
    <w:rsid w:val="00B90CEF"/>
    <w:rsid w:val="00B9256D"/>
    <w:rsid w:val="00B9297A"/>
    <w:rsid w:val="00B93682"/>
    <w:rsid w:val="00B93D6E"/>
    <w:rsid w:val="00B941F2"/>
    <w:rsid w:val="00B94DF1"/>
    <w:rsid w:val="00B95B88"/>
    <w:rsid w:val="00B96567"/>
    <w:rsid w:val="00B972D7"/>
    <w:rsid w:val="00B97A50"/>
    <w:rsid w:val="00B97A72"/>
    <w:rsid w:val="00BA02F4"/>
    <w:rsid w:val="00BA0405"/>
    <w:rsid w:val="00BA0D29"/>
    <w:rsid w:val="00BA1733"/>
    <w:rsid w:val="00BA2927"/>
    <w:rsid w:val="00BA3419"/>
    <w:rsid w:val="00BA3C17"/>
    <w:rsid w:val="00BA4F49"/>
    <w:rsid w:val="00BA5762"/>
    <w:rsid w:val="00BA590F"/>
    <w:rsid w:val="00BA6169"/>
    <w:rsid w:val="00BA6FA0"/>
    <w:rsid w:val="00BB1516"/>
    <w:rsid w:val="00BB2280"/>
    <w:rsid w:val="00BB2E68"/>
    <w:rsid w:val="00BB3195"/>
    <w:rsid w:val="00BB392A"/>
    <w:rsid w:val="00BB40E7"/>
    <w:rsid w:val="00BB675D"/>
    <w:rsid w:val="00BC0876"/>
    <w:rsid w:val="00BC0A2C"/>
    <w:rsid w:val="00BC49D6"/>
    <w:rsid w:val="00BC4B6B"/>
    <w:rsid w:val="00BC4C1D"/>
    <w:rsid w:val="00BC61D7"/>
    <w:rsid w:val="00BC6F83"/>
    <w:rsid w:val="00BC78C1"/>
    <w:rsid w:val="00BD057D"/>
    <w:rsid w:val="00BD070E"/>
    <w:rsid w:val="00BD1033"/>
    <w:rsid w:val="00BD3423"/>
    <w:rsid w:val="00BD7039"/>
    <w:rsid w:val="00BD71C5"/>
    <w:rsid w:val="00BD7DA4"/>
    <w:rsid w:val="00BE0071"/>
    <w:rsid w:val="00BE06C8"/>
    <w:rsid w:val="00BE0D1A"/>
    <w:rsid w:val="00BE123A"/>
    <w:rsid w:val="00BE12B8"/>
    <w:rsid w:val="00BE2145"/>
    <w:rsid w:val="00BE4ADE"/>
    <w:rsid w:val="00BE55B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2188"/>
    <w:rsid w:val="00C22C25"/>
    <w:rsid w:val="00C23AAB"/>
    <w:rsid w:val="00C2497D"/>
    <w:rsid w:val="00C24A3C"/>
    <w:rsid w:val="00C24B0D"/>
    <w:rsid w:val="00C24DBE"/>
    <w:rsid w:val="00C25850"/>
    <w:rsid w:val="00C261CE"/>
    <w:rsid w:val="00C2642A"/>
    <w:rsid w:val="00C27AD1"/>
    <w:rsid w:val="00C27DAF"/>
    <w:rsid w:val="00C30A7E"/>
    <w:rsid w:val="00C30FB6"/>
    <w:rsid w:val="00C30FDD"/>
    <w:rsid w:val="00C32638"/>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4E32"/>
    <w:rsid w:val="00C46465"/>
    <w:rsid w:val="00C473C2"/>
    <w:rsid w:val="00C477A7"/>
    <w:rsid w:val="00C500CF"/>
    <w:rsid w:val="00C50E08"/>
    <w:rsid w:val="00C51617"/>
    <w:rsid w:val="00C54A62"/>
    <w:rsid w:val="00C55855"/>
    <w:rsid w:val="00C5585C"/>
    <w:rsid w:val="00C5702B"/>
    <w:rsid w:val="00C600E0"/>
    <w:rsid w:val="00C60365"/>
    <w:rsid w:val="00C6068F"/>
    <w:rsid w:val="00C62FC0"/>
    <w:rsid w:val="00C65399"/>
    <w:rsid w:val="00C65957"/>
    <w:rsid w:val="00C663C4"/>
    <w:rsid w:val="00C67305"/>
    <w:rsid w:val="00C67B6B"/>
    <w:rsid w:val="00C71EA2"/>
    <w:rsid w:val="00C72093"/>
    <w:rsid w:val="00C721BD"/>
    <w:rsid w:val="00C72452"/>
    <w:rsid w:val="00C739B8"/>
    <w:rsid w:val="00C73E32"/>
    <w:rsid w:val="00C7513A"/>
    <w:rsid w:val="00C7569D"/>
    <w:rsid w:val="00C76778"/>
    <w:rsid w:val="00C77CB0"/>
    <w:rsid w:val="00C80E36"/>
    <w:rsid w:val="00C8190B"/>
    <w:rsid w:val="00C81C16"/>
    <w:rsid w:val="00C81DCF"/>
    <w:rsid w:val="00C8388E"/>
    <w:rsid w:val="00C84D21"/>
    <w:rsid w:val="00C85105"/>
    <w:rsid w:val="00C8564E"/>
    <w:rsid w:val="00C861E0"/>
    <w:rsid w:val="00C867C4"/>
    <w:rsid w:val="00C867F8"/>
    <w:rsid w:val="00C874DA"/>
    <w:rsid w:val="00C929CE"/>
    <w:rsid w:val="00C92F53"/>
    <w:rsid w:val="00C93A2A"/>
    <w:rsid w:val="00C9411F"/>
    <w:rsid w:val="00C96A30"/>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655D"/>
    <w:rsid w:val="00CA7DCC"/>
    <w:rsid w:val="00CB303E"/>
    <w:rsid w:val="00CB3B1B"/>
    <w:rsid w:val="00CB3D99"/>
    <w:rsid w:val="00CB48AD"/>
    <w:rsid w:val="00CB4CE9"/>
    <w:rsid w:val="00CB55E3"/>
    <w:rsid w:val="00CB5C6C"/>
    <w:rsid w:val="00CB61C1"/>
    <w:rsid w:val="00CB6757"/>
    <w:rsid w:val="00CB7159"/>
    <w:rsid w:val="00CB7532"/>
    <w:rsid w:val="00CB7B75"/>
    <w:rsid w:val="00CB7CB1"/>
    <w:rsid w:val="00CC0D4A"/>
    <w:rsid w:val="00CC1D57"/>
    <w:rsid w:val="00CC1EF2"/>
    <w:rsid w:val="00CC211E"/>
    <w:rsid w:val="00CC290A"/>
    <w:rsid w:val="00CC2F36"/>
    <w:rsid w:val="00CC3614"/>
    <w:rsid w:val="00CC3DEC"/>
    <w:rsid w:val="00CC5080"/>
    <w:rsid w:val="00CC6156"/>
    <w:rsid w:val="00CC6567"/>
    <w:rsid w:val="00CC67FE"/>
    <w:rsid w:val="00CC6E96"/>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0B09"/>
    <w:rsid w:val="00CF2C96"/>
    <w:rsid w:val="00CF5912"/>
    <w:rsid w:val="00CF6791"/>
    <w:rsid w:val="00CF7057"/>
    <w:rsid w:val="00CF763C"/>
    <w:rsid w:val="00CF7827"/>
    <w:rsid w:val="00CF7B77"/>
    <w:rsid w:val="00CF7B99"/>
    <w:rsid w:val="00D00C1A"/>
    <w:rsid w:val="00D01766"/>
    <w:rsid w:val="00D01832"/>
    <w:rsid w:val="00D02885"/>
    <w:rsid w:val="00D03485"/>
    <w:rsid w:val="00D04A16"/>
    <w:rsid w:val="00D05A28"/>
    <w:rsid w:val="00D06E4B"/>
    <w:rsid w:val="00D06F10"/>
    <w:rsid w:val="00D07715"/>
    <w:rsid w:val="00D11F80"/>
    <w:rsid w:val="00D12202"/>
    <w:rsid w:val="00D1366B"/>
    <w:rsid w:val="00D13AA7"/>
    <w:rsid w:val="00D13C00"/>
    <w:rsid w:val="00D13FCF"/>
    <w:rsid w:val="00D1452A"/>
    <w:rsid w:val="00D14923"/>
    <w:rsid w:val="00D14FC2"/>
    <w:rsid w:val="00D15DC3"/>
    <w:rsid w:val="00D162D7"/>
    <w:rsid w:val="00D165AA"/>
    <w:rsid w:val="00D16A0B"/>
    <w:rsid w:val="00D173A7"/>
    <w:rsid w:val="00D1745C"/>
    <w:rsid w:val="00D17E5B"/>
    <w:rsid w:val="00D17E8D"/>
    <w:rsid w:val="00D220B5"/>
    <w:rsid w:val="00D2254D"/>
    <w:rsid w:val="00D22B86"/>
    <w:rsid w:val="00D22CB0"/>
    <w:rsid w:val="00D2415C"/>
    <w:rsid w:val="00D24328"/>
    <w:rsid w:val="00D24A5F"/>
    <w:rsid w:val="00D25305"/>
    <w:rsid w:val="00D25548"/>
    <w:rsid w:val="00D26570"/>
    <w:rsid w:val="00D2673F"/>
    <w:rsid w:val="00D26A5B"/>
    <w:rsid w:val="00D2716B"/>
    <w:rsid w:val="00D27A79"/>
    <w:rsid w:val="00D30681"/>
    <w:rsid w:val="00D309B7"/>
    <w:rsid w:val="00D31BD1"/>
    <w:rsid w:val="00D32BE4"/>
    <w:rsid w:val="00D32D36"/>
    <w:rsid w:val="00D32E10"/>
    <w:rsid w:val="00D32E73"/>
    <w:rsid w:val="00D35026"/>
    <w:rsid w:val="00D35B5D"/>
    <w:rsid w:val="00D36C4B"/>
    <w:rsid w:val="00D36E0D"/>
    <w:rsid w:val="00D37AB9"/>
    <w:rsid w:val="00D37AE4"/>
    <w:rsid w:val="00D42D55"/>
    <w:rsid w:val="00D430F6"/>
    <w:rsid w:val="00D43B79"/>
    <w:rsid w:val="00D4483B"/>
    <w:rsid w:val="00D4494D"/>
    <w:rsid w:val="00D455DF"/>
    <w:rsid w:val="00D462C2"/>
    <w:rsid w:val="00D463A3"/>
    <w:rsid w:val="00D46D7C"/>
    <w:rsid w:val="00D475D3"/>
    <w:rsid w:val="00D47F2D"/>
    <w:rsid w:val="00D504C9"/>
    <w:rsid w:val="00D50B07"/>
    <w:rsid w:val="00D514D8"/>
    <w:rsid w:val="00D51B00"/>
    <w:rsid w:val="00D52F75"/>
    <w:rsid w:val="00D53275"/>
    <w:rsid w:val="00D53364"/>
    <w:rsid w:val="00D53733"/>
    <w:rsid w:val="00D556EE"/>
    <w:rsid w:val="00D559A9"/>
    <w:rsid w:val="00D55CAB"/>
    <w:rsid w:val="00D565A3"/>
    <w:rsid w:val="00D56952"/>
    <w:rsid w:val="00D56CD8"/>
    <w:rsid w:val="00D5755B"/>
    <w:rsid w:val="00D605CD"/>
    <w:rsid w:val="00D62902"/>
    <w:rsid w:val="00D62DB5"/>
    <w:rsid w:val="00D635CD"/>
    <w:rsid w:val="00D66740"/>
    <w:rsid w:val="00D6699A"/>
    <w:rsid w:val="00D67071"/>
    <w:rsid w:val="00D679D2"/>
    <w:rsid w:val="00D70255"/>
    <w:rsid w:val="00D719C3"/>
    <w:rsid w:val="00D71AF5"/>
    <w:rsid w:val="00D7291D"/>
    <w:rsid w:val="00D75009"/>
    <w:rsid w:val="00D762A1"/>
    <w:rsid w:val="00D7654D"/>
    <w:rsid w:val="00D76C3A"/>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684"/>
    <w:rsid w:val="00D90912"/>
    <w:rsid w:val="00D913FB"/>
    <w:rsid w:val="00D916A4"/>
    <w:rsid w:val="00D939C4"/>
    <w:rsid w:val="00D93C43"/>
    <w:rsid w:val="00D96D0D"/>
    <w:rsid w:val="00D97825"/>
    <w:rsid w:val="00D97FD3"/>
    <w:rsid w:val="00DA0917"/>
    <w:rsid w:val="00DA149F"/>
    <w:rsid w:val="00DA18FC"/>
    <w:rsid w:val="00DA19DB"/>
    <w:rsid w:val="00DA23E0"/>
    <w:rsid w:val="00DA2699"/>
    <w:rsid w:val="00DA279B"/>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392D"/>
    <w:rsid w:val="00DB44FE"/>
    <w:rsid w:val="00DB49D1"/>
    <w:rsid w:val="00DB5125"/>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DF1"/>
    <w:rsid w:val="00DE0192"/>
    <w:rsid w:val="00DE0708"/>
    <w:rsid w:val="00DE0768"/>
    <w:rsid w:val="00DE0AD3"/>
    <w:rsid w:val="00DE38C3"/>
    <w:rsid w:val="00DE3EED"/>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60E0"/>
    <w:rsid w:val="00DF6614"/>
    <w:rsid w:val="00DF6A33"/>
    <w:rsid w:val="00DF6ADD"/>
    <w:rsid w:val="00DF7D6C"/>
    <w:rsid w:val="00E000BF"/>
    <w:rsid w:val="00E00E2C"/>
    <w:rsid w:val="00E00EEC"/>
    <w:rsid w:val="00E00F00"/>
    <w:rsid w:val="00E0253D"/>
    <w:rsid w:val="00E04009"/>
    <w:rsid w:val="00E04CB2"/>
    <w:rsid w:val="00E0680E"/>
    <w:rsid w:val="00E074BC"/>
    <w:rsid w:val="00E07892"/>
    <w:rsid w:val="00E0793C"/>
    <w:rsid w:val="00E07CD9"/>
    <w:rsid w:val="00E11E13"/>
    <w:rsid w:val="00E120DB"/>
    <w:rsid w:val="00E120E6"/>
    <w:rsid w:val="00E12FCC"/>
    <w:rsid w:val="00E13992"/>
    <w:rsid w:val="00E13AB9"/>
    <w:rsid w:val="00E1414A"/>
    <w:rsid w:val="00E14401"/>
    <w:rsid w:val="00E14CBD"/>
    <w:rsid w:val="00E15E01"/>
    <w:rsid w:val="00E15E1F"/>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52F2"/>
    <w:rsid w:val="00E25F01"/>
    <w:rsid w:val="00E2772C"/>
    <w:rsid w:val="00E3026D"/>
    <w:rsid w:val="00E31007"/>
    <w:rsid w:val="00E31113"/>
    <w:rsid w:val="00E311C0"/>
    <w:rsid w:val="00E31ABF"/>
    <w:rsid w:val="00E31DFA"/>
    <w:rsid w:val="00E32371"/>
    <w:rsid w:val="00E32430"/>
    <w:rsid w:val="00E336A6"/>
    <w:rsid w:val="00E34070"/>
    <w:rsid w:val="00E35B8F"/>
    <w:rsid w:val="00E36AEC"/>
    <w:rsid w:val="00E37871"/>
    <w:rsid w:val="00E40256"/>
    <w:rsid w:val="00E40A37"/>
    <w:rsid w:val="00E419F7"/>
    <w:rsid w:val="00E41B27"/>
    <w:rsid w:val="00E41B7F"/>
    <w:rsid w:val="00E41BD2"/>
    <w:rsid w:val="00E42CE9"/>
    <w:rsid w:val="00E43B2C"/>
    <w:rsid w:val="00E46A0D"/>
    <w:rsid w:val="00E46C8E"/>
    <w:rsid w:val="00E4720B"/>
    <w:rsid w:val="00E47D3A"/>
    <w:rsid w:val="00E47DD4"/>
    <w:rsid w:val="00E47FB6"/>
    <w:rsid w:val="00E50B37"/>
    <w:rsid w:val="00E51034"/>
    <w:rsid w:val="00E510FF"/>
    <w:rsid w:val="00E5194F"/>
    <w:rsid w:val="00E52E86"/>
    <w:rsid w:val="00E52FA1"/>
    <w:rsid w:val="00E532AB"/>
    <w:rsid w:val="00E5430C"/>
    <w:rsid w:val="00E55DB5"/>
    <w:rsid w:val="00E56160"/>
    <w:rsid w:val="00E570A4"/>
    <w:rsid w:val="00E579E8"/>
    <w:rsid w:val="00E606D4"/>
    <w:rsid w:val="00E60FD8"/>
    <w:rsid w:val="00E61ADA"/>
    <w:rsid w:val="00E62A98"/>
    <w:rsid w:val="00E63056"/>
    <w:rsid w:val="00E643FB"/>
    <w:rsid w:val="00E6527C"/>
    <w:rsid w:val="00E66261"/>
    <w:rsid w:val="00E67B37"/>
    <w:rsid w:val="00E706DA"/>
    <w:rsid w:val="00E70832"/>
    <w:rsid w:val="00E70C1F"/>
    <w:rsid w:val="00E70D31"/>
    <w:rsid w:val="00E719F4"/>
    <w:rsid w:val="00E71AA5"/>
    <w:rsid w:val="00E72366"/>
    <w:rsid w:val="00E72A00"/>
    <w:rsid w:val="00E72BF5"/>
    <w:rsid w:val="00E72C8F"/>
    <w:rsid w:val="00E732D1"/>
    <w:rsid w:val="00E73417"/>
    <w:rsid w:val="00E756C6"/>
    <w:rsid w:val="00E75CF4"/>
    <w:rsid w:val="00E75F38"/>
    <w:rsid w:val="00E76040"/>
    <w:rsid w:val="00E76912"/>
    <w:rsid w:val="00E779B8"/>
    <w:rsid w:val="00E77C99"/>
    <w:rsid w:val="00E80238"/>
    <w:rsid w:val="00E8095A"/>
    <w:rsid w:val="00E81505"/>
    <w:rsid w:val="00E82483"/>
    <w:rsid w:val="00E824FB"/>
    <w:rsid w:val="00E827DE"/>
    <w:rsid w:val="00E829EB"/>
    <w:rsid w:val="00E83D4F"/>
    <w:rsid w:val="00E84EC1"/>
    <w:rsid w:val="00E84EF3"/>
    <w:rsid w:val="00E85E9E"/>
    <w:rsid w:val="00E863B8"/>
    <w:rsid w:val="00E8775B"/>
    <w:rsid w:val="00E87AFE"/>
    <w:rsid w:val="00E90ABA"/>
    <w:rsid w:val="00E910C4"/>
    <w:rsid w:val="00E91CEC"/>
    <w:rsid w:val="00E934DA"/>
    <w:rsid w:val="00E93D64"/>
    <w:rsid w:val="00E9472F"/>
    <w:rsid w:val="00E94900"/>
    <w:rsid w:val="00E9540C"/>
    <w:rsid w:val="00E958BE"/>
    <w:rsid w:val="00E96222"/>
    <w:rsid w:val="00EA0473"/>
    <w:rsid w:val="00EA15CF"/>
    <w:rsid w:val="00EA20EE"/>
    <w:rsid w:val="00EA52D4"/>
    <w:rsid w:val="00EA6A68"/>
    <w:rsid w:val="00EA7052"/>
    <w:rsid w:val="00EA7E99"/>
    <w:rsid w:val="00EB00C7"/>
    <w:rsid w:val="00EB1719"/>
    <w:rsid w:val="00EB19D1"/>
    <w:rsid w:val="00EB23A7"/>
    <w:rsid w:val="00EB2B8D"/>
    <w:rsid w:val="00EB3384"/>
    <w:rsid w:val="00EB386F"/>
    <w:rsid w:val="00EB42BF"/>
    <w:rsid w:val="00EB4332"/>
    <w:rsid w:val="00EB607A"/>
    <w:rsid w:val="00EB625C"/>
    <w:rsid w:val="00EB6A58"/>
    <w:rsid w:val="00EB71C5"/>
    <w:rsid w:val="00EB7866"/>
    <w:rsid w:val="00EB7DE2"/>
    <w:rsid w:val="00EC318C"/>
    <w:rsid w:val="00EC33DE"/>
    <w:rsid w:val="00EC35F5"/>
    <w:rsid w:val="00EC37F4"/>
    <w:rsid w:val="00EC3CF5"/>
    <w:rsid w:val="00EC508C"/>
    <w:rsid w:val="00EC57F9"/>
    <w:rsid w:val="00EC6303"/>
    <w:rsid w:val="00EC661C"/>
    <w:rsid w:val="00EC6D39"/>
    <w:rsid w:val="00EC7819"/>
    <w:rsid w:val="00ED09EA"/>
    <w:rsid w:val="00ED0EBB"/>
    <w:rsid w:val="00ED185C"/>
    <w:rsid w:val="00ED2AEB"/>
    <w:rsid w:val="00ED345C"/>
    <w:rsid w:val="00ED4481"/>
    <w:rsid w:val="00ED562A"/>
    <w:rsid w:val="00ED631E"/>
    <w:rsid w:val="00ED7B73"/>
    <w:rsid w:val="00EE05EC"/>
    <w:rsid w:val="00EE19D8"/>
    <w:rsid w:val="00EE1F18"/>
    <w:rsid w:val="00EE2A79"/>
    <w:rsid w:val="00EE2BF6"/>
    <w:rsid w:val="00EE33F4"/>
    <w:rsid w:val="00EE35D0"/>
    <w:rsid w:val="00EE4442"/>
    <w:rsid w:val="00EE47B0"/>
    <w:rsid w:val="00EE4B66"/>
    <w:rsid w:val="00EE5276"/>
    <w:rsid w:val="00EE53FE"/>
    <w:rsid w:val="00EE660D"/>
    <w:rsid w:val="00EE6EA4"/>
    <w:rsid w:val="00EE7347"/>
    <w:rsid w:val="00EE77ED"/>
    <w:rsid w:val="00EF00B4"/>
    <w:rsid w:val="00EF0CAF"/>
    <w:rsid w:val="00EF1254"/>
    <w:rsid w:val="00EF13C4"/>
    <w:rsid w:val="00EF261D"/>
    <w:rsid w:val="00EF2BE8"/>
    <w:rsid w:val="00EF3A16"/>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5D7A"/>
    <w:rsid w:val="00F07118"/>
    <w:rsid w:val="00F0756C"/>
    <w:rsid w:val="00F07689"/>
    <w:rsid w:val="00F07F68"/>
    <w:rsid w:val="00F1179B"/>
    <w:rsid w:val="00F121BF"/>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059"/>
    <w:rsid w:val="00F21DB7"/>
    <w:rsid w:val="00F22718"/>
    <w:rsid w:val="00F230AF"/>
    <w:rsid w:val="00F23130"/>
    <w:rsid w:val="00F235A1"/>
    <w:rsid w:val="00F238EB"/>
    <w:rsid w:val="00F23B4A"/>
    <w:rsid w:val="00F24C76"/>
    <w:rsid w:val="00F24F9F"/>
    <w:rsid w:val="00F25D56"/>
    <w:rsid w:val="00F27BDA"/>
    <w:rsid w:val="00F31B25"/>
    <w:rsid w:val="00F31DA2"/>
    <w:rsid w:val="00F31EF2"/>
    <w:rsid w:val="00F31F3E"/>
    <w:rsid w:val="00F330A0"/>
    <w:rsid w:val="00F34E9D"/>
    <w:rsid w:val="00F35181"/>
    <w:rsid w:val="00F35BA2"/>
    <w:rsid w:val="00F36AB6"/>
    <w:rsid w:val="00F37D46"/>
    <w:rsid w:val="00F405AB"/>
    <w:rsid w:val="00F40DE9"/>
    <w:rsid w:val="00F421BA"/>
    <w:rsid w:val="00F42668"/>
    <w:rsid w:val="00F43165"/>
    <w:rsid w:val="00F433FC"/>
    <w:rsid w:val="00F43E92"/>
    <w:rsid w:val="00F4463F"/>
    <w:rsid w:val="00F45293"/>
    <w:rsid w:val="00F45775"/>
    <w:rsid w:val="00F45CAA"/>
    <w:rsid w:val="00F47975"/>
    <w:rsid w:val="00F47A74"/>
    <w:rsid w:val="00F50209"/>
    <w:rsid w:val="00F512AC"/>
    <w:rsid w:val="00F52219"/>
    <w:rsid w:val="00F52755"/>
    <w:rsid w:val="00F5361C"/>
    <w:rsid w:val="00F53BFC"/>
    <w:rsid w:val="00F53F9A"/>
    <w:rsid w:val="00F54F7A"/>
    <w:rsid w:val="00F550A5"/>
    <w:rsid w:val="00F5614E"/>
    <w:rsid w:val="00F564A5"/>
    <w:rsid w:val="00F56523"/>
    <w:rsid w:val="00F568B3"/>
    <w:rsid w:val="00F57D7A"/>
    <w:rsid w:val="00F607F1"/>
    <w:rsid w:val="00F60828"/>
    <w:rsid w:val="00F60E55"/>
    <w:rsid w:val="00F6119E"/>
    <w:rsid w:val="00F6281E"/>
    <w:rsid w:val="00F6376C"/>
    <w:rsid w:val="00F6468E"/>
    <w:rsid w:val="00F6637F"/>
    <w:rsid w:val="00F66E2D"/>
    <w:rsid w:val="00F6781E"/>
    <w:rsid w:val="00F70411"/>
    <w:rsid w:val="00F724E9"/>
    <w:rsid w:val="00F725F3"/>
    <w:rsid w:val="00F73199"/>
    <w:rsid w:val="00F739C8"/>
    <w:rsid w:val="00F74FE8"/>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3FB9"/>
    <w:rsid w:val="00F840AC"/>
    <w:rsid w:val="00F840C6"/>
    <w:rsid w:val="00F844C5"/>
    <w:rsid w:val="00F85124"/>
    <w:rsid w:val="00F8588B"/>
    <w:rsid w:val="00F85B39"/>
    <w:rsid w:val="00F877F8"/>
    <w:rsid w:val="00F9046F"/>
    <w:rsid w:val="00F90728"/>
    <w:rsid w:val="00F907C7"/>
    <w:rsid w:val="00F91E51"/>
    <w:rsid w:val="00F92216"/>
    <w:rsid w:val="00F92A69"/>
    <w:rsid w:val="00F92CC3"/>
    <w:rsid w:val="00F95797"/>
    <w:rsid w:val="00F95FA6"/>
    <w:rsid w:val="00F97401"/>
    <w:rsid w:val="00F97581"/>
    <w:rsid w:val="00F97A50"/>
    <w:rsid w:val="00FA120B"/>
    <w:rsid w:val="00FA1346"/>
    <w:rsid w:val="00FA1400"/>
    <w:rsid w:val="00FA1CBA"/>
    <w:rsid w:val="00FA2927"/>
    <w:rsid w:val="00FA2F41"/>
    <w:rsid w:val="00FA30CD"/>
    <w:rsid w:val="00FA3C27"/>
    <w:rsid w:val="00FA3CD5"/>
    <w:rsid w:val="00FA4801"/>
    <w:rsid w:val="00FA4A52"/>
    <w:rsid w:val="00FA51AA"/>
    <w:rsid w:val="00FA56E6"/>
    <w:rsid w:val="00FA67C4"/>
    <w:rsid w:val="00FA6955"/>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451"/>
    <w:rsid w:val="00FC25BE"/>
    <w:rsid w:val="00FC2A0E"/>
    <w:rsid w:val="00FC2C59"/>
    <w:rsid w:val="00FC3409"/>
    <w:rsid w:val="00FC46C5"/>
    <w:rsid w:val="00FC55A7"/>
    <w:rsid w:val="00FC61DD"/>
    <w:rsid w:val="00FC62F2"/>
    <w:rsid w:val="00FC6CCD"/>
    <w:rsid w:val="00FD0203"/>
    <w:rsid w:val="00FD04E4"/>
    <w:rsid w:val="00FD0D34"/>
    <w:rsid w:val="00FD1218"/>
    <w:rsid w:val="00FD2B2F"/>
    <w:rsid w:val="00FD3283"/>
    <w:rsid w:val="00FD3686"/>
    <w:rsid w:val="00FD380D"/>
    <w:rsid w:val="00FD3EC4"/>
    <w:rsid w:val="00FD3F8A"/>
    <w:rsid w:val="00FD692B"/>
    <w:rsid w:val="00FD6E95"/>
    <w:rsid w:val="00FD7A8A"/>
    <w:rsid w:val="00FE0734"/>
    <w:rsid w:val="00FE07CF"/>
    <w:rsid w:val="00FE153B"/>
    <w:rsid w:val="00FE241B"/>
    <w:rsid w:val="00FE2A79"/>
    <w:rsid w:val="00FE3982"/>
    <w:rsid w:val="00FE4117"/>
    <w:rsid w:val="00FE553C"/>
    <w:rsid w:val="00FE5834"/>
    <w:rsid w:val="00FE5D91"/>
    <w:rsid w:val="00FE6073"/>
    <w:rsid w:val="00FE6A33"/>
    <w:rsid w:val="00FE6A43"/>
    <w:rsid w:val="00FF26E0"/>
    <w:rsid w:val="00FF54F2"/>
    <w:rsid w:val="00FF5C25"/>
    <w:rsid w:val="00FF64C2"/>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643FB"/>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E643F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 w:type="character" w:styleId="UnresolvedMention">
    <w:name w:val="Unresolved Mention"/>
    <w:basedOn w:val="DefaultParagraphFont"/>
    <w:uiPriority w:val="99"/>
    <w:unhideWhenUsed/>
    <w:rsid w:val="005F308D"/>
    <w:rPr>
      <w:color w:val="605E5C"/>
      <w:shd w:val="clear" w:color="auto" w:fill="E1DFDD"/>
    </w:rPr>
  </w:style>
  <w:style w:type="character" w:styleId="Mention">
    <w:name w:val="Mention"/>
    <w:basedOn w:val="DefaultParagraphFont"/>
    <w:uiPriority w:val="99"/>
    <w:unhideWhenUsed/>
    <w:rsid w:val="005F308D"/>
    <w:rPr>
      <w:color w:val="2B579A"/>
      <w:shd w:val="clear" w:color="auto" w:fill="E1DFDD"/>
    </w:rPr>
  </w:style>
  <w:style w:type="table" w:customStyle="1" w:styleId="TableGrid1">
    <w:name w:val="Table Grid1"/>
    <w:basedOn w:val="TableNormal"/>
    <w:next w:val="TableGrid"/>
    <w:uiPriority w:val="39"/>
    <w:rsid w:val="004640B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2.xml><?xml version="1.0" encoding="utf-8"?>
<ds:datastoreItem xmlns:ds="http://schemas.openxmlformats.org/officeDocument/2006/customXml" ds:itemID="{6AA9B294-CEE7-45CA-9651-D2845F39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27F2DF-2991-4E7C-B5CA-6ADF3908BF3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986989D6-3672-433D-9234-E2334CA6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40</Pages>
  <Words>18460</Words>
  <Characters>105226</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Alhabibi, Haider@Energy</cp:lastModifiedBy>
  <cp:revision>87</cp:revision>
  <cp:lastPrinted>2018-10-25T19:08:00Z</cp:lastPrinted>
  <dcterms:created xsi:type="dcterms:W3CDTF">2022-02-03T03:33:00Z</dcterms:created>
  <dcterms:modified xsi:type="dcterms:W3CDTF">2023-12-19T01:09:00Z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