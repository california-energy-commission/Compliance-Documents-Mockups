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34051" w14:textId="0638247E" w:rsidR="009A3025" w:rsidRPr="00320EAC" w:rsidRDefault="009A3025" w:rsidP="009A3025">
      <w:pPr>
        <w:spacing w:line="259" w:lineRule="auto"/>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04A7230B" w14:textId="77777777" w:rsidR="009A3025" w:rsidRPr="00320EAC" w:rsidRDefault="009A3025" w:rsidP="009A3025">
      <w:pPr>
        <w:spacing w:line="259" w:lineRule="auto"/>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371"/>
        <w:gridCol w:w="5384"/>
      </w:tblGrid>
      <w:tr w:rsidR="009A3025" w:rsidRPr="009A1F7C" w14:paraId="4204E6F6" w14:textId="77777777" w:rsidTr="009A3025">
        <w:trPr>
          <w:trHeight w:val="288"/>
        </w:trPr>
        <w:tc>
          <w:tcPr>
            <w:tcW w:w="5371" w:type="dxa"/>
          </w:tcPr>
          <w:p w14:paraId="1AF818A4" w14:textId="77777777" w:rsidR="009A3025" w:rsidRPr="009A1F7C" w:rsidRDefault="009A3025" w:rsidP="00363C8F">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384" w:type="dxa"/>
          </w:tcPr>
          <w:p w14:paraId="3AD61588" w14:textId="77777777" w:rsidR="009A3025" w:rsidRPr="009A1F7C" w:rsidRDefault="009A3025" w:rsidP="00363C8F">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9A3025" w:rsidRPr="009A1F7C" w14:paraId="3FE48DD4" w14:textId="77777777" w:rsidTr="009A3025">
        <w:trPr>
          <w:trHeight w:val="288"/>
        </w:trPr>
        <w:tc>
          <w:tcPr>
            <w:tcW w:w="5371" w:type="dxa"/>
          </w:tcPr>
          <w:p w14:paraId="511D3C10" w14:textId="77777777" w:rsidR="009A3025" w:rsidRPr="009A1F7C" w:rsidRDefault="009A3025" w:rsidP="00363C8F">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384" w:type="dxa"/>
          </w:tcPr>
          <w:p w14:paraId="699623B4" w14:textId="77777777" w:rsidR="009A3025" w:rsidRPr="009A1F7C" w:rsidRDefault="009A3025" w:rsidP="00363C8F">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9A3025" w:rsidRPr="009A1F7C" w14:paraId="7292107C" w14:textId="77777777" w:rsidTr="009A3025">
        <w:trPr>
          <w:trHeight w:val="288"/>
        </w:trPr>
        <w:tc>
          <w:tcPr>
            <w:tcW w:w="5371" w:type="dxa"/>
          </w:tcPr>
          <w:p w14:paraId="3E21C4E6" w14:textId="77777777" w:rsidR="009A3025" w:rsidRPr="009A1F7C" w:rsidRDefault="009A3025" w:rsidP="00363C8F">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384" w:type="dxa"/>
          </w:tcPr>
          <w:p w14:paraId="308B7EF3" w14:textId="77777777" w:rsidR="009A3025" w:rsidRPr="009A1F7C" w:rsidRDefault="009A3025" w:rsidP="00363C8F">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0519BF7D" w14:textId="5BB9CD35" w:rsidR="009A72E7" w:rsidRDefault="009A72E7"/>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098"/>
        <w:gridCol w:w="5104"/>
      </w:tblGrid>
      <w:tr w:rsidR="00D03609" w:rsidRPr="00A42BCC" w14:paraId="72704992" w14:textId="77777777" w:rsidTr="00D03609">
        <w:tc>
          <w:tcPr>
            <w:tcW w:w="10790" w:type="dxa"/>
            <w:gridSpan w:val="3"/>
            <w:vAlign w:val="center"/>
          </w:tcPr>
          <w:p w14:paraId="7EE00016" w14:textId="50FFEC51"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881890">
        <w:tc>
          <w:tcPr>
            <w:tcW w:w="588" w:type="dxa"/>
            <w:vAlign w:val="center"/>
          </w:tcPr>
          <w:p w14:paraId="58C3505C"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01</w:t>
            </w:r>
          </w:p>
        </w:tc>
        <w:tc>
          <w:tcPr>
            <w:tcW w:w="5098" w:type="dxa"/>
            <w:vAlign w:val="center"/>
          </w:tcPr>
          <w:p w14:paraId="57EED008" w14:textId="513EA9C6" w:rsidR="00D03609" w:rsidRPr="00A42BCC" w:rsidRDefault="004A2663" w:rsidP="0007727D">
            <w:pPr>
              <w:rPr>
                <w:rFonts w:asciiTheme="minorHAnsi" w:hAnsiTheme="minorHAnsi"/>
                <w:sz w:val="18"/>
                <w:szCs w:val="18"/>
              </w:rPr>
            </w:pPr>
            <w:r w:rsidRPr="004A2663">
              <w:rPr>
                <w:rFonts w:asciiTheme="minorHAnsi" w:hAnsiTheme="minorHAnsi"/>
                <w:sz w:val="18"/>
                <w:szCs w:val="18"/>
              </w:rPr>
              <w:t>Is HERS verification of building enclosure air leakage to outside required by MCH-27?</w:t>
            </w:r>
          </w:p>
        </w:tc>
        <w:tc>
          <w:tcPr>
            <w:tcW w:w="5104" w:type="dxa"/>
            <w:vAlign w:val="center"/>
          </w:tcPr>
          <w:p w14:paraId="7FAFB159" w14:textId="64113DFD" w:rsidR="00D03609" w:rsidRPr="00A42BCC" w:rsidRDefault="00D03609" w:rsidP="0007727D">
            <w:pPr>
              <w:rPr>
                <w:rFonts w:asciiTheme="minorHAnsi" w:hAnsiTheme="minorHAnsi"/>
                <w:sz w:val="18"/>
                <w:szCs w:val="18"/>
              </w:rPr>
            </w:pPr>
          </w:p>
        </w:tc>
      </w:tr>
      <w:tr w:rsidR="00D03609" w:rsidRPr="00A42BCC" w14:paraId="5C04854D" w14:textId="77777777" w:rsidTr="00881890">
        <w:tc>
          <w:tcPr>
            <w:tcW w:w="588" w:type="dxa"/>
            <w:vAlign w:val="center"/>
          </w:tcPr>
          <w:p w14:paraId="609461D8" w14:textId="77777777" w:rsidR="00D03609" w:rsidRPr="00A42BCC" w:rsidRDefault="00D03609" w:rsidP="0007727D">
            <w:pPr>
              <w:jc w:val="center"/>
              <w:rPr>
                <w:rFonts w:asciiTheme="minorHAnsi" w:hAnsiTheme="minorHAnsi"/>
                <w:sz w:val="18"/>
                <w:szCs w:val="18"/>
              </w:rPr>
            </w:pPr>
            <w:r>
              <w:rPr>
                <w:rFonts w:asciiTheme="minorHAnsi" w:hAnsiTheme="minorHAnsi"/>
                <w:sz w:val="18"/>
                <w:szCs w:val="18"/>
              </w:rPr>
              <w:t>02</w:t>
            </w:r>
          </w:p>
        </w:tc>
        <w:tc>
          <w:tcPr>
            <w:tcW w:w="5098" w:type="dxa"/>
            <w:vAlign w:val="center"/>
          </w:tcPr>
          <w:p w14:paraId="377A8AF7" w14:textId="61EC1069" w:rsidR="00D03609" w:rsidRDefault="00D03609" w:rsidP="0007727D">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w:t>
            </w:r>
            <w:r w:rsidR="00FF4B80">
              <w:rPr>
                <w:rFonts w:asciiTheme="minorHAnsi" w:hAnsiTheme="minorHAnsi"/>
                <w:sz w:val="18"/>
                <w:szCs w:val="18"/>
              </w:rPr>
              <w:t xml:space="preserve"> enclosure area required by MCH-27</w:t>
            </w:r>
            <w:r>
              <w:rPr>
                <w:rFonts w:asciiTheme="minorHAnsi" w:hAnsiTheme="minorHAnsi"/>
                <w:sz w:val="18"/>
                <w:szCs w:val="18"/>
              </w:rPr>
              <w:t xml:space="preserve">? </w:t>
            </w:r>
          </w:p>
        </w:tc>
        <w:tc>
          <w:tcPr>
            <w:tcW w:w="5104" w:type="dxa"/>
            <w:vAlign w:val="center"/>
          </w:tcPr>
          <w:p w14:paraId="7331E3FE" w14:textId="0483F2D3" w:rsidR="00D03609" w:rsidRDefault="00D03609" w:rsidP="0007727D">
            <w:pPr>
              <w:rPr>
                <w:rFonts w:asciiTheme="minorHAnsi" w:hAnsiTheme="minorHAnsi"/>
                <w:sz w:val="18"/>
                <w:szCs w:val="18"/>
              </w:rPr>
            </w:pPr>
          </w:p>
        </w:tc>
      </w:tr>
      <w:tr w:rsidR="00D03609" w:rsidRPr="00A42BCC" w14:paraId="75293A00" w14:textId="77777777" w:rsidTr="00881890">
        <w:tc>
          <w:tcPr>
            <w:tcW w:w="588" w:type="dxa"/>
            <w:vAlign w:val="center"/>
          </w:tcPr>
          <w:p w14:paraId="347AC8E5"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3</w:t>
            </w:r>
          </w:p>
        </w:tc>
        <w:tc>
          <w:tcPr>
            <w:tcW w:w="5098" w:type="dxa"/>
          </w:tcPr>
          <w:p w14:paraId="6579BE93" w14:textId="67C7B84B" w:rsidR="00D03609" w:rsidRPr="00A42BCC" w:rsidRDefault="004A2663">
            <w:pPr>
              <w:rPr>
                <w:rFonts w:asciiTheme="minorHAnsi" w:hAnsiTheme="minorHAnsi"/>
                <w:sz w:val="18"/>
                <w:szCs w:val="18"/>
              </w:rPr>
            </w:pPr>
            <w:r>
              <w:rPr>
                <w:rFonts w:asciiTheme="minorHAnsi" w:hAnsiTheme="minorHAnsi"/>
                <w:sz w:val="18"/>
                <w:szCs w:val="18"/>
              </w:rPr>
              <w:t>Default</w:t>
            </w:r>
            <w:r w:rsidR="00D03609">
              <w:rPr>
                <w:rFonts w:asciiTheme="minorHAnsi" w:hAnsiTheme="minorHAnsi"/>
                <w:sz w:val="18"/>
                <w:szCs w:val="18"/>
              </w:rPr>
              <w:t xml:space="preserve"> </w:t>
            </w:r>
            <w:r w:rsidR="003F62A0">
              <w:rPr>
                <w:rFonts w:asciiTheme="minorHAnsi" w:hAnsiTheme="minorHAnsi"/>
                <w:sz w:val="18"/>
                <w:szCs w:val="18"/>
              </w:rPr>
              <w:t>Enclosure</w:t>
            </w:r>
            <w:r>
              <w:rPr>
                <w:rFonts w:asciiTheme="minorHAnsi" w:hAnsiTheme="minorHAnsi"/>
                <w:sz w:val="18"/>
                <w:szCs w:val="18"/>
              </w:rPr>
              <w:t xml:space="preserve"> Air Leakage</w:t>
            </w:r>
          </w:p>
        </w:tc>
        <w:tc>
          <w:tcPr>
            <w:tcW w:w="5104" w:type="dxa"/>
            <w:vAlign w:val="center"/>
          </w:tcPr>
          <w:p w14:paraId="0A90EEE3" w14:textId="3E61F395" w:rsidR="00D03609" w:rsidRPr="00A42BCC" w:rsidRDefault="00D03609" w:rsidP="0007727D">
            <w:pPr>
              <w:rPr>
                <w:rFonts w:asciiTheme="minorHAnsi" w:hAnsiTheme="minorHAnsi"/>
                <w:sz w:val="18"/>
                <w:szCs w:val="18"/>
              </w:rPr>
            </w:pPr>
          </w:p>
        </w:tc>
      </w:tr>
      <w:tr w:rsidR="00D03609" w:rsidRPr="00A42BCC" w14:paraId="407CA3C0" w14:textId="77777777" w:rsidTr="00881890">
        <w:tc>
          <w:tcPr>
            <w:tcW w:w="588" w:type="dxa"/>
            <w:vAlign w:val="center"/>
          </w:tcPr>
          <w:p w14:paraId="49A31367"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4</w:t>
            </w:r>
          </w:p>
        </w:tc>
        <w:tc>
          <w:tcPr>
            <w:tcW w:w="5098" w:type="dxa"/>
          </w:tcPr>
          <w:p w14:paraId="102C249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0883B9D4" w14:textId="115AD84F" w:rsidR="00D03609" w:rsidRPr="00A42BCC" w:rsidRDefault="00D03609" w:rsidP="0007727D">
            <w:pPr>
              <w:tabs>
                <w:tab w:val="left" w:pos="2189"/>
              </w:tabs>
              <w:rPr>
                <w:rFonts w:asciiTheme="minorHAnsi" w:hAnsiTheme="minorHAnsi"/>
                <w:sz w:val="18"/>
                <w:szCs w:val="18"/>
              </w:rPr>
            </w:pPr>
          </w:p>
        </w:tc>
      </w:tr>
      <w:tr w:rsidR="00D03609" w:rsidRPr="00A42BCC" w14:paraId="50FE46BF" w14:textId="77777777" w:rsidTr="00881890">
        <w:tc>
          <w:tcPr>
            <w:tcW w:w="588" w:type="dxa"/>
            <w:vAlign w:val="center"/>
          </w:tcPr>
          <w:p w14:paraId="08A2DD43"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5</w:t>
            </w:r>
          </w:p>
        </w:tc>
        <w:tc>
          <w:tcPr>
            <w:tcW w:w="5098" w:type="dxa"/>
          </w:tcPr>
          <w:p w14:paraId="6B0F0504"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3A4054B4" w14:textId="6A51DCE6" w:rsidR="00D03609" w:rsidRPr="00A42BCC" w:rsidRDefault="00D03609" w:rsidP="0007727D">
            <w:pPr>
              <w:rPr>
                <w:rFonts w:asciiTheme="minorHAnsi" w:hAnsiTheme="minorHAnsi"/>
                <w:sz w:val="18"/>
                <w:szCs w:val="18"/>
              </w:rPr>
            </w:pPr>
          </w:p>
        </w:tc>
      </w:tr>
      <w:tr w:rsidR="00D03609" w:rsidRPr="00A42BCC" w14:paraId="6FB92DAF" w14:textId="77777777" w:rsidTr="00881890">
        <w:tc>
          <w:tcPr>
            <w:tcW w:w="588" w:type="dxa"/>
            <w:vAlign w:val="center"/>
          </w:tcPr>
          <w:p w14:paraId="45ECE08F"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6</w:t>
            </w:r>
          </w:p>
        </w:tc>
        <w:tc>
          <w:tcPr>
            <w:tcW w:w="5098" w:type="dxa"/>
          </w:tcPr>
          <w:p w14:paraId="2B6F9941"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73571B24" w14:textId="12FDAF96" w:rsidR="00D03609" w:rsidRPr="00A42BCC" w:rsidRDefault="00D03609" w:rsidP="0007727D">
            <w:pPr>
              <w:rPr>
                <w:rFonts w:asciiTheme="minorHAnsi" w:hAnsiTheme="minorHAnsi"/>
                <w:sz w:val="18"/>
                <w:szCs w:val="18"/>
              </w:rPr>
            </w:pPr>
          </w:p>
        </w:tc>
      </w:tr>
      <w:tr w:rsidR="00D03609" w:rsidRPr="00A42BCC" w14:paraId="71D9A719" w14:textId="77777777" w:rsidTr="00881890">
        <w:tc>
          <w:tcPr>
            <w:tcW w:w="588" w:type="dxa"/>
            <w:vAlign w:val="center"/>
          </w:tcPr>
          <w:p w14:paraId="2E1A8B49"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7</w:t>
            </w:r>
          </w:p>
        </w:tc>
        <w:tc>
          <w:tcPr>
            <w:tcW w:w="5098" w:type="dxa"/>
          </w:tcPr>
          <w:p w14:paraId="4B5E3AF9" w14:textId="77777777" w:rsidR="00D03609" w:rsidRPr="00A42BCC" w:rsidDel="00752910" w:rsidRDefault="00D03609" w:rsidP="0007727D">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790938EC" w14:textId="7097E1C7" w:rsidR="00D03609" w:rsidRPr="00A42BCC" w:rsidDel="00752910" w:rsidRDefault="00D03609" w:rsidP="0007727D">
            <w:pPr>
              <w:rPr>
                <w:rFonts w:asciiTheme="minorHAnsi" w:hAnsiTheme="minorHAnsi"/>
                <w:sz w:val="18"/>
                <w:szCs w:val="18"/>
              </w:rPr>
            </w:pPr>
          </w:p>
        </w:tc>
      </w:tr>
      <w:tr w:rsidR="00D03609" w:rsidRPr="00A42BCC" w:rsidDel="008A5A59" w14:paraId="32718EAB" w14:textId="77777777" w:rsidTr="00881890">
        <w:tc>
          <w:tcPr>
            <w:tcW w:w="588" w:type="dxa"/>
            <w:vAlign w:val="center"/>
          </w:tcPr>
          <w:p w14:paraId="45EC638A"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08</w:t>
            </w:r>
          </w:p>
        </w:tc>
        <w:tc>
          <w:tcPr>
            <w:tcW w:w="5098" w:type="dxa"/>
            <w:vAlign w:val="center"/>
          </w:tcPr>
          <w:p w14:paraId="18B38FE9"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BA48AE7" w14:textId="43B786B6" w:rsidR="00D03609" w:rsidRPr="00A42BCC" w:rsidDel="008A5A59" w:rsidRDefault="00D03609" w:rsidP="0007727D">
            <w:pPr>
              <w:rPr>
                <w:rFonts w:asciiTheme="minorHAnsi" w:hAnsiTheme="minorHAnsi"/>
                <w:sz w:val="18"/>
                <w:szCs w:val="18"/>
              </w:rPr>
            </w:pPr>
          </w:p>
        </w:tc>
      </w:tr>
      <w:tr w:rsidR="00D03609" w:rsidRPr="00A42BCC" w:rsidDel="008A5A59" w14:paraId="78336177" w14:textId="77777777" w:rsidTr="00881890">
        <w:tc>
          <w:tcPr>
            <w:tcW w:w="588" w:type="dxa"/>
            <w:vAlign w:val="center"/>
          </w:tcPr>
          <w:p w14:paraId="497B0C4A"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09</w:t>
            </w:r>
          </w:p>
        </w:tc>
        <w:tc>
          <w:tcPr>
            <w:tcW w:w="5098" w:type="dxa"/>
            <w:vAlign w:val="center"/>
          </w:tcPr>
          <w:p w14:paraId="10934861"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D4C6E60" w14:textId="05E0B29B" w:rsidR="00D03609" w:rsidRPr="00A42BCC" w:rsidDel="008A5A59" w:rsidRDefault="00D03609" w:rsidP="0007727D">
            <w:pPr>
              <w:rPr>
                <w:rFonts w:asciiTheme="minorHAnsi" w:hAnsiTheme="minorHAnsi"/>
                <w:sz w:val="18"/>
                <w:szCs w:val="18"/>
              </w:rPr>
            </w:pPr>
          </w:p>
        </w:tc>
      </w:tr>
      <w:tr w:rsidR="00D03609" w:rsidRPr="00A42BCC" w:rsidDel="008A5A59" w14:paraId="4F880772" w14:textId="77777777" w:rsidTr="00881890">
        <w:tc>
          <w:tcPr>
            <w:tcW w:w="588" w:type="dxa"/>
            <w:vAlign w:val="center"/>
          </w:tcPr>
          <w:p w14:paraId="662F1787"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10</w:t>
            </w:r>
          </w:p>
        </w:tc>
        <w:tc>
          <w:tcPr>
            <w:tcW w:w="5098" w:type="dxa"/>
            <w:vAlign w:val="center"/>
          </w:tcPr>
          <w:p w14:paraId="37A6754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EDF977" w14:textId="4F07F864" w:rsidR="00D03609" w:rsidRPr="00A42BCC" w:rsidDel="008A5A59" w:rsidRDefault="00D03609" w:rsidP="0007727D">
            <w:pPr>
              <w:rPr>
                <w:rFonts w:asciiTheme="minorHAnsi" w:hAnsiTheme="minorHAnsi"/>
                <w:sz w:val="18"/>
                <w:szCs w:val="18"/>
              </w:rPr>
            </w:pPr>
          </w:p>
        </w:tc>
      </w:tr>
      <w:tr w:rsidR="00D03609" w:rsidRPr="00A42BCC" w:rsidDel="008A5A59" w14:paraId="2C3BA071" w14:textId="77777777" w:rsidTr="00881890">
        <w:tc>
          <w:tcPr>
            <w:tcW w:w="588" w:type="dxa"/>
            <w:vAlign w:val="center"/>
          </w:tcPr>
          <w:p w14:paraId="3092899D"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11</w:t>
            </w:r>
          </w:p>
        </w:tc>
        <w:tc>
          <w:tcPr>
            <w:tcW w:w="5098" w:type="dxa"/>
            <w:vAlign w:val="center"/>
          </w:tcPr>
          <w:p w14:paraId="00B626C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6FA527E" w14:textId="39FF0873" w:rsidR="00D03609" w:rsidRPr="00A42BCC" w:rsidDel="008A5A59" w:rsidRDefault="00D03609" w:rsidP="0007727D">
            <w:pPr>
              <w:rPr>
                <w:rFonts w:asciiTheme="minorHAnsi" w:hAnsiTheme="minorHAnsi"/>
                <w:sz w:val="18"/>
                <w:szCs w:val="18"/>
              </w:rPr>
            </w:pPr>
          </w:p>
        </w:tc>
      </w:tr>
      <w:tr w:rsidR="00D03609" w:rsidRPr="00A42BCC" w14:paraId="2757AC13" w14:textId="77777777" w:rsidTr="00881890">
        <w:tc>
          <w:tcPr>
            <w:tcW w:w="588" w:type="dxa"/>
            <w:vAlign w:val="center"/>
          </w:tcPr>
          <w:p w14:paraId="0686C6E0" w14:textId="77777777" w:rsidR="00D03609" w:rsidRPr="00A42BCC" w:rsidDel="00E42B9A" w:rsidRDefault="00D03609" w:rsidP="0007727D">
            <w:pPr>
              <w:jc w:val="center"/>
              <w:rPr>
                <w:rFonts w:asciiTheme="minorHAnsi" w:hAnsiTheme="minorHAnsi"/>
                <w:sz w:val="18"/>
                <w:szCs w:val="18"/>
              </w:rPr>
            </w:pPr>
            <w:r>
              <w:rPr>
                <w:rFonts w:asciiTheme="minorHAnsi" w:hAnsiTheme="minorHAnsi"/>
                <w:sz w:val="18"/>
                <w:szCs w:val="18"/>
              </w:rPr>
              <w:t>12</w:t>
            </w:r>
          </w:p>
        </w:tc>
        <w:tc>
          <w:tcPr>
            <w:tcW w:w="5098" w:type="dxa"/>
            <w:vAlign w:val="center"/>
          </w:tcPr>
          <w:p w14:paraId="7B883F36" w14:textId="77777777" w:rsidR="00D03609" w:rsidRPr="00197C55" w:rsidRDefault="00D03609" w:rsidP="0007727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4EDF188" w14:textId="31D2AD63" w:rsidR="00D03609" w:rsidRPr="00A42BCC" w:rsidRDefault="00D03609" w:rsidP="0007727D">
            <w:pPr>
              <w:rPr>
                <w:rFonts w:asciiTheme="minorHAnsi" w:hAnsiTheme="minorHAnsi"/>
                <w:sz w:val="18"/>
                <w:szCs w:val="18"/>
              </w:rPr>
            </w:pPr>
          </w:p>
        </w:tc>
      </w:tr>
      <w:tr w:rsidR="00046C2D" w:rsidRPr="00A42BCC" w14:paraId="2F14ADC6" w14:textId="77777777" w:rsidTr="00881890">
        <w:tc>
          <w:tcPr>
            <w:tcW w:w="588" w:type="dxa"/>
            <w:vAlign w:val="center"/>
          </w:tcPr>
          <w:p w14:paraId="64411A58" w14:textId="216A5459" w:rsidR="00046C2D" w:rsidRDefault="00046C2D" w:rsidP="0007727D">
            <w:pPr>
              <w:jc w:val="center"/>
              <w:rPr>
                <w:rFonts w:asciiTheme="minorHAnsi" w:hAnsiTheme="minorHAnsi"/>
                <w:sz w:val="18"/>
                <w:szCs w:val="18"/>
              </w:rPr>
            </w:pPr>
            <w:r>
              <w:rPr>
                <w:rFonts w:asciiTheme="minorHAnsi" w:hAnsiTheme="minorHAnsi"/>
                <w:sz w:val="18"/>
                <w:szCs w:val="18"/>
              </w:rPr>
              <w:t>13</w:t>
            </w:r>
          </w:p>
        </w:tc>
        <w:tc>
          <w:tcPr>
            <w:tcW w:w="5098" w:type="dxa"/>
            <w:vAlign w:val="center"/>
          </w:tcPr>
          <w:p w14:paraId="309C901D" w14:textId="4240AF16" w:rsidR="00046C2D" w:rsidRDefault="001775B0" w:rsidP="00311C88">
            <w:pPr>
              <w:rPr>
                <w:rFonts w:asciiTheme="minorHAnsi" w:hAnsiTheme="minorHAnsi"/>
                <w:sz w:val="18"/>
                <w:szCs w:val="18"/>
              </w:rPr>
            </w:pPr>
            <w:ins w:id="0" w:author="Alhabibi, Haider@Energy" w:date="2023-06-07T13:19:00Z">
              <w:r w:rsidRPr="001775B0">
                <w:rPr>
                  <w:rFonts w:asciiTheme="minorHAnsi" w:hAnsiTheme="minorHAnsi"/>
                  <w:sz w:val="18"/>
                  <w:szCs w:val="18"/>
                </w:rPr>
                <w:t>Dwelling Unit</w:t>
              </w:r>
            </w:ins>
            <w:del w:id="1" w:author="Alhabibi, Haider@Energy" w:date="2023-06-07T13:19:00Z">
              <w:r w:rsidR="00046C2D" w:rsidDel="001775B0">
                <w:rPr>
                  <w:rFonts w:asciiTheme="minorHAnsi" w:hAnsiTheme="minorHAnsi"/>
                  <w:sz w:val="18"/>
                  <w:szCs w:val="18"/>
                </w:rPr>
                <w:delText>Building</w:delText>
              </w:r>
            </w:del>
            <w:r w:rsidR="00046C2D">
              <w:rPr>
                <w:rFonts w:asciiTheme="minorHAnsi" w:hAnsiTheme="minorHAnsi"/>
                <w:sz w:val="18"/>
                <w:szCs w:val="18"/>
              </w:rPr>
              <w:t xml:space="preserve"> </w:t>
            </w:r>
            <w:r w:rsidR="00311C88">
              <w:rPr>
                <w:rFonts w:asciiTheme="minorHAnsi" w:hAnsiTheme="minorHAnsi"/>
                <w:sz w:val="18"/>
                <w:szCs w:val="18"/>
              </w:rPr>
              <w:t>V</w:t>
            </w:r>
            <w:r w:rsidR="00046C2D">
              <w:rPr>
                <w:rFonts w:asciiTheme="minorHAnsi" w:hAnsiTheme="minorHAnsi"/>
                <w:sz w:val="18"/>
                <w:szCs w:val="18"/>
              </w:rPr>
              <w:t>olume</w:t>
            </w:r>
          </w:p>
        </w:tc>
        <w:tc>
          <w:tcPr>
            <w:tcW w:w="5104" w:type="dxa"/>
            <w:vAlign w:val="center"/>
          </w:tcPr>
          <w:p w14:paraId="015182D4" w14:textId="77777777" w:rsidR="00046C2D" w:rsidRPr="00A42BCC" w:rsidRDefault="00046C2D" w:rsidP="0007727D">
            <w:pPr>
              <w:rPr>
                <w:rFonts w:asciiTheme="minorHAnsi" w:hAnsiTheme="minorHAnsi"/>
                <w:sz w:val="18"/>
                <w:szCs w:val="18"/>
              </w:rPr>
            </w:pPr>
          </w:p>
        </w:tc>
      </w:tr>
      <w:tr w:rsidR="00D03609" w14:paraId="63B3D063" w14:textId="77777777" w:rsidTr="00881890">
        <w:tc>
          <w:tcPr>
            <w:tcW w:w="588" w:type="dxa"/>
            <w:vAlign w:val="center"/>
          </w:tcPr>
          <w:p w14:paraId="69711B2F" w14:textId="28E55968" w:rsidR="00D03609" w:rsidRDefault="00D03609" w:rsidP="0007727D">
            <w:pPr>
              <w:jc w:val="center"/>
              <w:rPr>
                <w:rFonts w:asciiTheme="minorHAnsi" w:hAnsiTheme="minorHAnsi"/>
                <w:sz w:val="18"/>
                <w:szCs w:val="18"/>
              </w:rPr>
            </w:pPr>
            <w:r>
              <w:rPr>
                <w:rFonts w:asciiTheme="minorHAnsi" w:hAnsiTheme="minorHAnsi"/>
                <w:sz w:val="18"/>
                <w:szCs w:val="18"/>
              </w:rPr>
              <w:t>1</w:t>
            </w:r>
            <w:r w:rsidR="00046C2D">
              <w:rPr>
                <w:rFonts w:asciiTheme="minorHAnsi" w:hAnsiTheme="minorHAnsi"/>
                <w:sz w:val="18"/>
                <w:szCs w:val="18"/>
              </w:rPr>
              <w:t>4</w:t>
            </w:r>
          </w:p>
        </w:tc>
        <w:tc>
          <w:tcPr>
            <w:tcW w:w="5098" w:type="dxa"/>
            <w:vAlign w:val="center"/>
          </w:tcPr>
          <w:p w14:paraId="332CC273" w14:textId="77777777" w:rsidR="00D03609" w:rsidRPr="00037CA8" w:rsidRDefault="00D03609" w:rsidP="0007727D">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4" w:type="dxa"/>
            <w:vAlign w:val="center"/>
          </w:tcPr>
          <w:p w14:paraId="572C9097" w14:textId="5CE3CE31" w:rsidR="00D03609" w:rsidRDefault="00D03609" w:rsidP="0007727D">
            <w:pPr>
              <w:rPr>
                <w:rFonts w:asciiTheme="minorHAnsi" w:hAnsiTheme="minorHAnsi"/>
                <w:sz w:val="18"/>
                <w:szCs w:val="18"/>
              </w:rPr>
            </w:pPr>
          </w:p>
        </w:tc>
      </w:tr>
      <w:tr w:rsidR="00D03609" w:rsidRPr="00A42BCC" w14:paraId="33AA5810" w14:textId="77777777" w:rsidTr="00881890">
        <w:tc>
          <w:tcPr>
            <w:tcW w:w="588" w:type="dxa"/>
            <w:vAlign w:val="center"/>
          </w:tcPr>
          <w:p w14:paraId="044E5683" w14:textId="01A3B3FE" w:rsidR="00D03609" w:rsidRPr="00A42BCC" w:rsidDel="0053362D" w:rsidRDefault="00D03609" w:rsidP="0007727D">
            <w:pPr>
              <w:jc w:val="center"/>
              <w:rPr>
                <w:rFonts w:asciiTheme="minorHAnsi" w:hAnsiTheme="minorHAnsi"/>
                <w:sz w:val="18"/>
                <w:szCs w:val="18"/>
              </w:rPr>
            </w:pPr>
            <w:r>
              <w:rPr>
                <w:rFonts w:asciiTheme="minorHAnsi" w:hAnsiTheme="minorHAnsi"/>
                <w:sz w:val="18"/>
                <w:szCs w:val="18"/>
              </w:rPr>
              <w:t>1</w:t>
            </w:r>
            <w:r w:rsidR="00046C2D">
              <w:rPr>
                <w:rFonts w:asciiTheme="minorHAnsi" w:hAnsiTheme="minorHAnsi"/>
                <w:sz w:val="18"/>
                <w:szCs w:val="18"/>
              </w:rPr>
              <w:t>5</w:t>
            </w:r>
          </w:p>
        </w:tc>
        <w:tc>
          <w:tcPr>
            <w:tcW w:w="5098" w:type="dxa"/>
          </w:tcPr>
          <w:p w14:paraId="4C598C5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2269107D" w14:textId="2A6A0C4A" w:rsidR="00D03609" w:rsidRPr="00A42BCC" w:rsidRDefault="00D03609" w:rsidP="0007727D">
            <w:pPr>
              <w:rPr>
                <w:rFonts w:asciiTheme="minorHAnsi" w:hAnsiTheme="minorHAnsi"/>
                <w:sz w:val="18"/>
                <w:szCs w:val="18"/>
              </w:rPr>
            </w:pPr>
          </w:p>
        </w:tc>
      </w:tr>
      <w:tr w:rsidR="00D03609" w:rsidRPr="00A42BCC" w14:paraId="25B6D050" w14:textId="77777777" w:rsidTr="00881890">
        <w:tc>
          <w:tcPr>
            <w:tcW w:w="588" w:type="dxa"/>
            <w:vAlign w:val="center"/>
          </w:tcPr>
          <w:p w14:paraId="290130AF" w14:textId="003CB626" w:rsidR="00D03609" w:rsidDel="00820D66" w:rsidRDefault="00D03609" w:rsidP="0007727D">
            <w:pPr>
              <w:jc w:val="center"/>
              <w:rPr>
                <w:rFonts w:asciiTheme="minorHAnsi" w:hAnsiTheme="minorHAnsi"/>
                <w:sz w:val="18"/>
                <w:szCs w:val="18"/>
              </w:rPr>
            </w:pPr>
            <w:r>
              <w:rPr>
                <w:rFonts w:asciiTheme="minorHAnsi" w:hAnsiTheme="minorHAnsi"/>
                <w:sz w:val="18"/>
                <w:szCs w:val="18"/>
              </w:rPr>
              <w:t>1</w:t>
            </w:r>
            <w:r w:rsidR="00046C2D">
              <w:rPr>
                <w:rFonts w:asciiTheme="minorHAnsi" w:hAnsiTheme="minorHAnsi"/>
                <w:sz w:val="18"/>
                <w:szCs w:val="18"/>
              </w:rPr>
              <w:t>6</w:t>
            </w:r>
          </w:p>
        </w:tc>
        <w:tc>
          <w:tcPr>
            <w:tcW w:w="5098" w:type="dxa"/>
            <w:vAlign w:val="center"/>
          </w:tcPr>
          <w:p w14:paraId="2DB57F5E" w14:textId="77777777" w:rsidR="00D03609" w:rsidRPr="00A42BCC" w:rsidRDefault="00D03609" w:rsidP="0007727D">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1FA8B1B9" w14:textId="503FF250" w:rsidR="00D03609" w:rsidRPr="00A42BCC" w:rsidRDefault="00D03609" w:rsidP="0007727D">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881890">
        <w:tc>
          <w:tcPr>
            <w:tcW w:w="10795" w:type="dxa"/>
            <w:gridSpan w:val="10"/>
          </w:tcPr>
          <w:p w14:paraId="236613D7"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881890">
        <w:tc>
          <w:tcPr>
            <w:tcW w:w="590" w:type="dxa"/>
            <w:vAlign w:val="center"/>
          </w:tcPr>
          <w:p w14:paraId="7D8D413D"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5A43DF58" w:rsidR="00D03609" w:rsidRPr="00A42BCC" w:rsidRDefault="00D03609">
            <w:pPr>
              <w:keepNext/>
              <w:rPr>
                <w:rFonts w:asciiTheme="minorHAnsi" w:hAnsiTheme="minorHAnsi"/>
                <w:sz w:val="18"/>
                <w:szCs w:val="18"/>
              </w:rPr>
            </w:pPr>
          </w:p>
        </w:tc>
      </w:tr>
      <w:tr w:rsidR="00D03609" w:rsidRPr="00A42BCC" w14:paraId="6F43FA61" w14:textId="77777777" w:rsidTr="00881890">
        <w:tc>
          <w:tcPr>
            <w:tcW w:w="2203" w:type="dxa"/>
            <w:gridSpan w:val="2"/>
            <w:vAlign w:val="center"/>
          </w:tcPr>
          <w:p w14:paraId="78B5D52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881890">
        <w:tc>
          <w:tcPr>
            <w:tcW w:w="2203" w:type="dxa"/>
            <w:gridSpan w:val="2"/>
            <w:vAlign w:val="bottom"/>
          </w:tcPr>
          <w:p w14:paraId="1DE940D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881890">
        <w:tc>
          <w:tcPr>
            <w:tcW w:w="2203" w:type="dxa"/>
            <w:gridSpan w:val="2"/>
            <w:vAlign w:val="center"/>
          </w:tcPr>
          <w:p w14:paraId="11D74F87" w14:textId="69FAAA38"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07727D">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07727D">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07727D">
            <w:pPr>
              <w:keepNext/>
              <w:jc w:val="center"/>
              <w:rPr>
                <w:rFonts w:asciiTheme="minorHAnsi" w:hAnsiTheme="minorHAnsi"/>
                <w:sz w:val="18"/>
                <w:szCs w:val="18"/>
              </w:rPr>
            </w:pPr>
          </w:p>
        </w:tc>
      </w:tr>
      <w:tr w:rsidR="00D03609" w:rsidRPr="00A42BCC" w14:paraId="18C2BF56" w14:textId="77777777" w:rsidTr="00881890">
        <w:tc>
          <w:tcPr>
            <w:tcW w:w="2203" w:type="dxa"/>
            <w:gridSpan w:val="2"/>
            <w:tcBorders>
              <w:bottom w:val="single" w:sz="12" w:space="0" w:color="000000"/>
            </w:tcBorders>
            <w:vAlign w:val="center"/>
          </w:tcPr>
          <w:p w14:paraId="3B06CEFA"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07727D">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07727D">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07727D">
            <w:pPr>
              <w:keepNext/>
              <w:jc w:val="center"/>
              <w:rPr>
                <w:rFonts w:asciiTheme="minorHAnsi" w:hAnsiTheme="minorHAnsi"/>
                <w:sz w:val="18"/>
                <w:szCs w:val="18"/>
              </w:rPr>
            </w:pPr>
          </w:p>
        </w:tc>
      </w:tr>
      <w:tr w:rsidR="00D03609" w:rsidRPr="00A42BCC" w14:paraId="307A728E" w14:textId="77777777" w:rsidTr="00881890">
        <w:tc>
          <w:tcPr>
            <w:tcW w:w="590" w:type="dxa"/>
            <w:tcBorders>
              <w:top w:val="single" w:sz="12" w:space="0" w:color="000000"/>
            </w:tcBorders>
            <w:vAlign w:val="center"/>
          </w:tcPr>
          <w:p w14:paraId="02331705"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0EBDB226" w:rsidR="00D03609" w:rsidRPr="00A42BCC" w:rsidRDefault="00D03609">
            <w:pPr>
              <w:keepNext/>
              <w:rPr>
                <w:rFonts w:asciiTheme="minorHAnsi" w:hAnsiTheme="minorHAnsi"/>
                <w:sz w:val="18"/>
                <w:szCs w:val="18"/>
              </w:rPr>
            </w:pPr>
          </w:p>
        </w:tc>
      </w:tr>
      <w:tr w:rsidR="00D03609" w:rsidRPr="00A42BCC" w14:paraId="3CB08B47" w14:textId="77777777" w:rsidTr="00881890">
        <w:tc>
          <w:tcPr>
            <w:tcW w:w="2765" w:type="dxa"/>
            <w:gridSpan w:val="3"/>
            <w:vAlign w:val="center"/>
          </w:tcPr>
          <w:p w14:paraId="64897F5C"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881890">
        <w:tc>
          <w:tcPr>
            <w:tcW w:w="2765" w:type="dxa"/>
            <w:gridSpan w:val="3"/>
            <w:vAlign w:val="center"/>
          </w:tcPr>
          <w:p w14:paraId="5BDC00F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881890">
        <w:tc>
          <w:tcPr>
            <w:tcW w:w="2765" w:type="dxa"/>
            <w:gridSpan w:val="3"/>
            <w:vAlign w:val="center"/>
          </w:tcPr>
          <w:p w14:paraId="34D30E8F" w14:textId="66CB602A" w:rsidR="00D03609" w:rsidRPr="00A42BCC" w:rsidRDefault="00D03609" w:rsidP="0007727D">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07727D">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07727D">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07727D">
            <w:pPr>
              <w:keepNext/>
              <w:jc w:val="center"/>
              <w:rPr>
                <w:rFonts w:asciiTheme="minorHAnsi" w:hAnsiTheme="minorHAnsi"/>
                <w:sz w:val="18"/>
                <w:szCs w:val="18"/>
              </w:rPr>
            </w:pPr>
          </w:p>
        </w:tc>
      </w:tr>
      <w:tr w:rsidR="00D03609" w:rsidRPr="00A42BCC" w14:paraId="4AC2C14F" w14:textId="77777777" w:rsidTr="00881890">
        <w:tc>
          <w:tcPr>
            <w:tcW w:w="2765" w:type="dxa"/>
            <w:gridSpan w:val="3"/>
            <w:vAlign w:val="center"/>
          </w:tcPr>
          <w:p w14:paraId="5D2015EA" w14:textId="77777777" w:rsidR="00D03609" w:rsidRPr="00A42BCC" w:rsidRDefault="00D03609" w:rsidP="0007727D">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07727D">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07727D">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07727D">
            <w:pPr>
              <w:jc w:val="center"/>
              <w:rPr>
                <w:rFonts w:asciiTheme="minorHAnsi" w:hAnsiTheme="minorHAnsi"/>
                <w:sz w:val="18"/>
                <w:szCs w:val="18"/>
              </w:rPr>
            </w:pPr>
          </w:p>
        </w:tc>
      </w:tr>
    </w:tbl>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881890">
        <w:tc>
          <w:tcPr>
            <w:tcW w:w="10795" w:type="dxa"/>
          </w:tcPr>
          <w:p w14:paraId="537F6E7A" w14:textId="4FB00728" w:rsidR="00D03609" w:rsidRPr="005A593D" w:rsidRDefault="00672313" w:rsidP="0007727D">
            <w:pPr>
              <w:rPr>
                <w:rFonts w:asciiTheme="minorHAnsi" w:hAnsiTheme="minorHAnsi"/>
                <w:b/>
                <w:szCs w:val="18"/>
              </w:rPr>
            </w:pPr>
            <w:r>
              <w:rPr>
                <w:rFonts w:asciiTheme="minorHAnsi" w:hAnsiTheme="minorHAnsi"/>
                <w:b/>
                <w:szCs w:val="18"/>
              </w:rPr>
              <w:t>MCH24a</w:t>
            </w:r>
            <w:r w:rsidR="00D03609" w:rsidRPr="005A593D">
              <w:rPr>
                <w:rFonts w:asciiTheme="minorHAnsi" w:hAnsiTheme="minorHAnsi"/>
                <w:b/>
                <w:szCs w:val="18"/>
              </w:rPr>
              <w:t xml:space="preserve"> - Single Point Air Tightness Test </w:t>
            </w:r>
            <w:proofErr w:type="gramStart"/>
            <w:r w:rsidR="00D03609" w:rsidRPr="005A593D">
              <w:rPr>
                <w:rFonts w:asciiTheme="minorHAnsi" w:hAnsiTheme="minorHAnsi"/>
                <w:b/>
                <w:szCs w:val="18"/>
              </w:rPr>
              <w:t>With</w:t>
            </w:r>
            <w:proofErr w:type="gramEnd"/>
            <w:r w:rsidR="00D03609" w:rsidRPr="005A593D">
              <w:rPr>
                <w:rFonts w:asciiTheme="minorHAnsi" w:hAnsiTheme="minorHAnsi"/>
                <w:b/>
                <w:szCs w:val="18"/>
              </w:rPr>
              <w:t xml:space="preserve"> Manual Meter</w:t>
            </w:r>
            <w:r w:rsidR="00D03609"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70"/>
        <w:gridCol w:w="5637"/>
      </w:tblGrid>
      <w:tr w:rsidR="00D03609" w:rsidRPr="00A42BCC" w14:paraId="31BF6E92" w14:textId="77777777" w:rsidTr="00881890">
        <w:tc>
          <w:tcPr>
            <w:tcW w:w="10792" w:type="dxa"/>
            <w:gridSpan w:val="3"/>
          </w:tcPr>
          <w:p w14:paraId="7D333D31"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D03609" w:rsidRPr="00A42BCC" w14:paraId="27F162F2" w14:textId="77777777" w:rsidTr="00881890">
        <w:tc>
          <w:tcPr>
            <w:tcW w:w="585" w:type="dxa"/>
            <w:vAlign w:val="center"/>
          </w:tcPr>
          <w:p w14:paraId="1801B4E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70" w:type="dxa"/>
            <w:vAlign w:val="center"/>
          </w:tcPr>
          <w:p w14:paraId="1486B26E"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637" w:type="dxa"/>
            <w:vAlign w:val="center"/>
          </w:tcPr>
          <w:p w14:paraId="0E77E0A2" w14:textId="3C0868F0"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552D32E1" w14:textId="77777777" w:rsidTr="00881890">
        <w:tc>
          <w:tcPr>
            <w:tcW w:w="585" w:type="dxa"/>
            <w:vAlign w:val="center"/>
          </w:tcPr>
          <w:p w14:paraId="726DAB5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70" w:type="dxa"/>
            <w:vAlign w:val="center"/>
          </w:tcPr>
          <w:p w14:paraId="74520E4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37" w:type="dxa"/>
            <w:vAlign w:val="center"/>
          </w:tcPr>
          <w:p w14:paraId="267798CA" w14:textId="6B2C76C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C67AF06" w14:textId="77777777" w:rsidTr="00881890">
        <w:tc>
          <w:tcPr>
            <w:tcW w:w="585" w:type="dxa"/>
            <w:vAlign w:val="center"/>
          </w:tcPr>
          <w:p w14:paraId="4205D61A"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70" w:type="dxa"/>
            <w:vAlign w:val="center"/>
          </w:tcPr>
          <w:p w14:paraId="74F380A7"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3C9B855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637" w:type="dxa"/>
            <w:vAlign w:val="center"/>
          </w:tcPr>
          <w:p w14:paraId="35586D59" w14:textId="6C4D3A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53AA3D7" w14:textId="77777777" w:rsidTr="00881890">
        <w:tc>
          <w:tcPr>
            <w:tcW w:w="585" w:type="dxa"/>
            <w:vAlign w:val="center"/>
          </w:tcPr>
          <w:p w14:paraId="50B23BCA"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70" w:type="dxa"/>
            <w:vAlign w:val="center"/>
          </w:tcPr>
          <w:p w14:paraId="60ACA094"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Pr>
                <w:rFonts w:asciiTheme="minorHAnsi" w:hAnsiTheme="minorHAnsi"/>
                <w:sz w:val="18"/>
                <w:szCs w:val="18"/>
              </w:rPr>
              <w:t>Enclosure</w:t>
            </w:r>
            <w:r w:rsidRPr="00A42BCC">
              <w:rPr>
                <w:rFonts w:asciiTheme="minorHAnsi" w:hAnsiTheme="minorHAnsi"/>
                <w:sz w:val="18"/>
                <w:szCs w:val="18"/>
              </w:rPr>
              <w:t xml:space="preserve"> Pressure Target</w:t>
            </w:r>
            <w:r>
              <w:rPr>
                <w:rFonts w:asciiTheme="minorHAnsi" w:hAnsiTheme="minorHAnsi"/>
                <w:sz w:val="18"/>
                <w:szCs w:val="18"/>
              </w:rPr>
              <w:t xml:space="preserve"> (Pa)</w:t>
            </w:r>
          </w:p>
        </w:tc>
        <w:tc>
          <w:tcPr>
            <w:tcW w:w="5637" w:type="dxa"/>
            <w:vAlign w:val="center"/>
          </w:tcPr>
          <w:p w14:paraId="599932B1" w14:textId="7198255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B7BED3F" w14:textId="77777777" w:rsidTr="00881890">
        <w:tc>
          <w:tcPr>
            <w:tcW w:w="585" w:type="dxa"/>
            <w:vAlign w:val="center"/>
          </w:tcPr>
          <w:p w14:paraId="15AC4C65"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70" w:type="dxa"/>
            <w:vAlign w:val="center"/>
          </w:tcPr>
          <w:p w14:paraId="0DFB77A4"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Pr>
                <w:rFonts w:asciiTheme="minorHAnsi" w:hAnsiTheme="minorHAnsi"/>
                <w:sz w:val="18"/>
                <w:szCs w:val="18"/>
              </w:rPr>
              <w:t xml:space="preserve"> Enclosure </w:t>
            </w:r>
            <w:r w:rsidRPr="00A42BCC">
              <w:rPr>
                <w:rFonts w:asciiTheme="minorHAnsi" w:hAnsiTheme="minorHAnsi"/>
                <w:sz w:val="18"/>
                <w:szCs w:val="18"/>
              </w:rPr>
              <w:t>Pressure Measured</w:t>
            </w:r>
            <w:r>
              <w:rPr>
                <w:rFonts w:asciiTheme="minorHAnsi" w:hAnsiTheme="minorHAnsi"/>
                <w:sz w:val="18"/>
                <w:szCs w:val="18"/>
              </w:rPr>
              <w:t xml:space="preserve"> (Pa)</w:t>
            </w:r>
          </w:p>
          <w:p w14:paraId="032983D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637" w:type="dxa"/>
            <w:vAlign w:val="center"/>
          </w:tcPr>
          <w:p w14:paraId="6AB421A7" w14:textId="5580652E"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7BAFC722" w14:textId="77777777" w:rsidTr="00881890">
        <w:tc>
          <w:tcPr>
            <w:tcW w:w="585" w:type="dxa"/>
            <w:vAlign w:val="center"/>
          </w:tcPr>
          <w:p w14:paraId="7C4951BD"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70" w:type="dxa"/>
            <w:vAlign w:val="center"/>
          </w:tcPr>
          <w:p w14:paraId="23D1C748"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Difference (Pa)</w:t>
            </w:r>
          </w:p>
          <w:p w14:paraId="41D6E64E"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C4E0D4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637" w:type="dxa"/>
            <w:vAlign w:val="center"/>
          </w:tcPr>
          <w:p w14:paraId="09617AC7" w14:textId="47E97EFC"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E58F5C3" w14:textId="77777777" w:rsidTr="00881890">
        <w:tc>
          <w:tcPr>
            <w:tcW w:w="585" w:type="dxa"/>
            <w:vAlign w:val="center"/>
          </w:tcPr>
          <w:p w14:paraId="21774EF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lastRenderedPageBreak/>
              <w:t>07</w:t>
            </w:r>
          </w:p>
        </w:tc>
        <w:tc>
          <w:tcPr>
            <w:tcW w:w="4570" w:type="dxa"/>
            <w:vAlign w:val="center"/>
          </w:tcPr>
          <w:p w14:paraId="791C93D2"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637" w:type="dxa"/>
            <w:vAlign w:val="center"/>
          </w:tcPr>
          <w:p w14:paraId="585FCD6F" w14:textId="44821DA2"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3D6BEAB8" w14:textId="77777777" w:rsidTr="00881890">
        <w:tc>
          <w:tcPr>
            <w:tcW w:w="585" w:type="dxa"/>
            <w:vAlign w:val="center"/>
          </w:tcPr>
          <w:p w14:paraId="65D91CE5"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70" w:type="dxa"/>
            <w:vAlign w:val="center"/>
          </w:tcPr>
          <w:p w14:paraId="55365C2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Pr="00A42BCC">
              <w:rPr>
                <w:rFonts w:asciiTheme="minorHAnsi" w:hAnsiTheme="minorHAnsi"/>
                <w:sz w:val="18"/>
                <w:szCs w:val="18"/>
              </w:rPr>
              <w:t xml:space="preserve">Nominal Fan </w:t>
            </w:r>
            <w:r>
              <w:rPr>
                <w:rFonts w:asciiTheme="minorHAnsi" w:hAnsiTheme="minorHAnsi"/>
                <w:sz w:val="18"/>
                <w:szCs w:val="18"/>
              </w:rPr>
              <w:t>F</w:t>
            </w:r>
            <w:r w:rsidRPr="00A42BCC">
              <w:rPr>
                <w:rFonts w:asciiTheme="minorHAnsi" w:hAnsiTheme="minorHAnsi"/>
                <w:sz w:val="18"/>
                <w:szCs w:val="18"/>
              </w:rPr>
              <w:t xml:space="preserve">low at </w:t>
            </w:r>
            <w:r>
              <w:rPr>
                <w:rFonts w:asciiTheme="minorHAnsi" w:hAnsiTheme="minorHAnsi"/>
                <w:sz w:val="18"/>
                <w:szCs w:val="18"/>
              </w:rPr>
              <w:t>A</w:t>
            </w:r>
            <w:r w:rsidRPr="00A42BCC">
              <w:rPr>
                <w:rFonts w:asciiTheme="minorHAnsi" w:hAnsiTheme="minorHAnsi"/>
                <w:sz w:val="18"/>
                <w:szCs w:val="18"/>
              </w:rPr>
              <w:t xml:space="preserve">bove </w:t>
            </w:r>
            <w:r>
              <w:rPr>
                <w:rFonts w:asciiTheme="minorHAnsi" w:hAnsiTheme="minorHAnsi"/>
                <w:sz w:val="18"/>
                <w:szCs w:val="18"/>
              </w:rPr>
              <w:t>F</w:t>
            </w:r>
            <w:r w:rsidRPr="00A42BCC">
              <w:rPr>
                <w:rFonts w:asciiTheme="minorHAnsi" w:hAnsiTheme="minorHAnsi"/>
                <w:sz w:val="18"/>
                <w:szCs w:val="18"/>
              </w:rPr>
              <w:t xml:space="preserve">an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(cfm) at the Induced Enclosure Pressure Difference (in C06 above)</w:t>
            </w:r>
          </w:p>
        </w:tc>
        <w:tc>
          <w:tcPr>
            <w:tcW w:w="5637" w:type="dxa"/>
            <w:vAlign w:val="center"/>
          </w:tcPr>
          <w:p w14:paraId="217916C9" w14:textId="0692449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D85F279" w14:textId="77777777" w:rsidTr="00881890">
        <w:tc>
          <w:tcPr>
            <w:tcW w:w="585" w:type="dxa"/>
            <w:vAlign w:val="center"/>
          </w:tcPr>
          <w:p w14:paraId="70187C8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70" w:type="dxa"/>
            <w:vAlign w:val="center"/>
          </w:tcPr>
          <w:p w14:paraId="766EC951"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Pr="00A42BCC">
              <w:rPr>
                <w:rFonts w:asciiTheme="minorHAnsi" w:hAnsiTheme="minorHAnsi"/>
                <w:sz w:val="18"/>
                <w:szCs w:val="18"/>
              </w:rPr>
              <w:t>Nominal CFM50</w:t>
            </w:r>
          </w:p>
        </w:tc>
        <w:tc>
          <w:tcPr>
            <w:tcW w:w="5637" w:type="dxa"/>
            <w:vAlign w:val="center"/>
          </w:tcPr>
          <w:p w14:paraId="132E2D20" w14:textId="38E7CC58"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881890">
        <w:tc>
          <w:tcPr>
            <w:tcW w:w="10794" w:type="dxa"/>
            <w:gridSpan w:val="3"/>
          </w:tcPr>
          <w:p w14:paraId="02AE04F5"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D03609" w:rsidRPr="00A42BCC" w14:paraId="275FD6E3" w14:textId="77777777" w:rsidTr="00881890">
        <w:tc>
          <w:tcPr>
            <w:tcW w:w="585" w:type="dxa"/>
            <w:vAlign w:val="center"/>
          </w:tcPr>
          <w:p w14:paraId="43EB4F53" w14:textId="77777777" w:rsidR="00D03609" w:rsidRPr="00A42BCC" w:rsidDel="00E67F64"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881890">
        <w:tc>
          <w:tcPr>
            <w:tcW w:w="585" w:type="dxa"/>
            <w:vAlign w:val="center"/>
          </w:tcPr>
          <w:p w14:paraId="22C37DBC"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5A57F4" w:rsidRPr="00A42BCC" w14:paraId="003775F6" w14:textId="77777777" w:rsidTr="00881890">
        <w:tc>
          <w:tcPr>
            <w:tcW w:w="585" w:type="dxa"/>
            <w:vAlign w:val="center"/>
          </w:tcPr>
          <w:p w14:paraId="361402EB" w14:textId="4898CFE2" w:rsidR="005A57F4" w:rsidRPr="00A42BCC" w:rsidRDefault="005A57F4" w:rsidP="005A57F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66" w:type="dxa"/>
            <w:vAlign w:val="center"/>
          </w:tcPr>
          <w:p w14:paraId="38C0C751" w14:textId="296BF788" w:rsidR="005A57F4" w:rsidRPr="00A42BCC" w:rsidRDefault="005A57F4" w:rsidP="005A57F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43" w:type="dxa"/>
          </w:tcPr>
          <w:p w14:paraId="56AB2F03" w14:textId="77777777" w:rsidR="005A57F4" w:rsidRPr="00A42BCC" w:rsidRDefault="005A57F4" w:rsidP="005A57F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07727D">
        <w:tc>
          <w:tcPr>
            <w:tcW w:w="11018" w:type="dxa"/>
            <w:gridSpan w:val="3"/>
          </w:tcPr>
          <w:p w14:paraId="5B464F63"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07727D">
        <w:tc>
          <w:tcPr>
            <w:tcW w:w="590" w:type="dxa"/>
            <w:vAlign w:val="center"/>
          </w:tcPr>
          <w:p w14:paraId="153C792E"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5"/>
        <w:gridCol w:w="10185"/>
      </w:tblGrid>
      <w:tr w:rsidR="00D03609" w:rsidRPr="00A42BCC" w14:paraId="6CD0C7E3" w14:textId="77777777" w:rsidTr="00881890">
        <w:trPr>
          <w:trHeight w:val="72"/>
        </w:trPr>
        <w:tc>
          <w:tcPr>
            <w:tcW w:w="10790" w:type="dxa"/>
            <w:gridSpan w:val="2"/>
          </w:tcPr>
          <w:p w14:paraId="6A6982EE" w14:textId="3A7E2A88"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419F0">
              <w:rPr>
                <w:rFonts w:asciiTheme="minorHAnsi" w:hAnsiTheme="minorHAnsi"/>
                <w:b/>
                <w:szCs w:val="18"/>
              </w:rPr>
              <w:t>Measured Enclosure Air Leakage Rate</w:t>
            </w:r>
          </w:p>
        </w:tc>
      </w:tr>
      <w:tr w:rsidR="00D03609" w:rsidRPr="00A42BCC" w14:paraId="045D8521" w14:textId="77777777" w:rsidTr="00881890">
        <w:trPr>
          <w:trHeight w:val="599"/>
        </w:trPr>
        <w:tc>
          <w:tcPr>
            <w:tcW w:w="605" w:type="dxa"/>
            <w:vAlign w:val="center"/>
          </w:tcPr>
          <w:p w14:paraId="20915118"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5" w:type="dxa"/>
            <w:vAlign w:val="center"/>
          </w:tcPr>
          <w:p w14:paraId="3BE96892" w14:textId="2F2773F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D03609" w:rsidRPr="00A42BCC" w14:paraId="7BCDEC75" w14:textId="77777777" w:rsidTr="0007727D">
        <w:tc>
          <w:tcPr>
            <w:tcW w:w="10794" w:type="dxa"/>
            <w:gridSpan w:val="2"/>
          </w:tcPr>
          <w:p w14:paraId="48A4F814" w14:textId="59FD3A5E"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G. Additional Requirements for</w:t>
            </w:r>
            <w:r w:rsidR="00FF4B80">
              <w:rPr>
                <w:rFonts w:asciiTheme="minorHAnsi" w:hAnsiTheme="minorHAnsi"/>
                <w:b/>
                <w:szCs w:val="18"/>
              </w:rPr>
              <w:t xml:space="preserve"> Worksheet</w:t>
            </w:r>
            <w:r w:rsidRPr="005A593D">
              <w:rPr>
                <w:rFonts w:asciiTheme="minorHAnsi" w:hAnsiTheme="minorHAnsi"/>
                <w:b/>
                <w:szCs w:val="18"/>
              </w:rPr>
              <w:t xml:space="preserve"> Compliance</w:t>
            </w:r>
          </w:p>
        </w:tc>
      </w:tr>
      <w:tr w:rsidR="00D03609" w:rsidRPr="00A42BCC" w14:paraId="56559C8E" w14:textId="77777777" w:rsidTr="0007727D">
        <w:tc>
          <w:tcPr>
            <w:tcW w:w="585" w:type="dxa"/>
            <w:vAlign w:val="center"/>
          </w:tcPr>
          <w:p w14:paraId="25F5328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4A9F24DA" w14:textId="77777777" w:rsidR="00D03609" w:rsidRPr="00A42BCC" w:rsidDel="005F2ADF" w:rsidRDefault="00D03609" w:rsidP="0007727D">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D03609" w:rsidRPr="00A42BCC" w14:paraId="0ED5FA4F" w14:textId="77777777" w:rsidTr="0007727D">
        <w:tc>
          <w:tcPr>
            <w:tcW w:w="585" w:type="dxa"/>
            <w:vAlign w:val="center"/>
          </w:tcPr>
          <w:p w14:paraId="2D63D9D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209" w:type="dxa"/>
            <w:vAlign w:val="center"/>
          </w:tcPr>
          <w:p w14:paraId="6AA9CACD" w14:textId="77777777"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D03609" w:rsidRPr="00A42BCC" w14:paraId="6D029162" w14:textId="77777777" w:rsidTr="0007727D">
        <w:tc>
          <w:tcPr>
            <w:tcW w:w="585" w:type="dxa"/>
            <w:vAlign w:val="center"/>
          </w:tcPr>
          <w:p w14:paraId="41F0686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209" w:type="dxa"/>
            <w:vAlign w:val="center"/>
          </w:tcPr>
          <w:p w14:paraId="3EE186F1" w14:textId="77777777"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D03609" w:rsidRPr="00A42BCC" w14:paraId="1947D04A" w14:textId="77777777" w:rsidTr="0007727D">
        <w:tc>
          <w:tcPr>
            <w:tcW w:w="585" w:type="dxa"/>
            <w:vAlign w:val="center"/>
          </w:tcPr>
          <w:p w14:paraId="16904188"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209" w:type="dxa"/>
            <w:vAlign w:val="center"/>
          </w:tcPr>
          <w:p w14:paraId="372ECBA8" w14:textId="77777777" w:rsidR="00D03609" w:rsidRPr="00C55ED3" w:rsidRDefault="00D03609" w:rsidP="0007727D">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4A3A5AE3" w14:textId="06B58F03" w:rsidR="00EA01F0" w:rsidRDefault="00EA01F0" w:rsidP="009762F6">
      <w:pPr>
        <w:rPr>
          <w:rFonts w:ascii="Calibri" w:hAnsi="Calibri"/>
          <w:b/>
        </w:rPr>
      </w:pPr>
    </w:p>
    <w:p w14:paraId="4A3A5B0E" w14:textId="77777777" w:rsidR="00EA01F0" w:rsidRDefault="00EA01F0" w:rsidP="009762F6">
      <w:pPr>
        <w:ind w:hanging="677"/>
        <w:rPr>
          <w:rFonts w:ascii="Calibri" w:hAnsi="Calibr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3B06F2" w:rsidRPr="004D76FA" w14:paraId="51CA25E2" w14:textId="77777777" w:rsidTr="00363C8F">
        <w:trPr>
          <w:trHeight w:val="206"/>
        </w:trPr>
        <w:tc>
          <w:tcPr>
            <w:tcW w:w="10950" w:type="dxa"/>
            <w:gridSpan w:val="4"/>
            <w:vAlign w:val="center"/>
          </w:tcPr>
          <w:p w14:paraId="2C1236B9" w14:textId="77777777" w:rsidR="003B06F2" w:rsidRPr="004D76FA" w:rsidRDefault="003B06F2" w:rsidP="00363C8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2" w:name="_Hlk108190750"/>
            <w:r w:rsidRPr="004D76FA">
              <w:rPr>
                <w:rFonts w:asciiTheme="minorHAnsi" w:hAnsiTheme="minorHAnsi" w:cs="Arial"/>
                <w:b/>
                <w:caps/>
              </w:rPr>
              <w:lastRenderedPageBreak/>
              <w:t>Documentation Author's Declaration Statement</w:t>
            </w:r>
          </w:p>
        </w:tc>
      </w:tr>
      <w:tr w:rsidR="003B06F2" w:rsidRPr="004D76FA" w14:paraId="78C34995" w14:textId="77777777" w:rsidTr="00363C8F">
        <w:trPr>
          <w:trHeight w:val="206"/>
        </w:trPr>
        <w:tc>
          <w:tcPr>
            <w:tcW w:w="10950" w:type="dxa"/>
            <w:gridSpan w:val="4"/>
            <w:vAlign w:val="center"/>
          </w:tcPr>
          <w:p w14:paraId="531C1E4D" w14:textId="77777777" w:rsidR="003B06F2" w:rsidRPr="004D76FA" w:rsidRDefault="003B06F2" w:rsidP="003B06F2">
            <w:pPr>
              <w:keepNext/>
              <w:numPr>
                <w:ilvl w:val="0"/>
                <w:numId w:val="14"/>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3B06F2" w:rsidRPr="004D76FA" w14:paraId="50361C00" w14:textId="77777777" w:rsidTr="00363C8F">
        <w:trPr>
          <w:trHeight w:val="360"/>
        </w:trPr>
        <w:tc>
          <w:tcPr>
            <w:tcW w:w="5577" w:type="dxa"/>
            <w:gridSpan w:val="2"/>
          </w:tcPr>
          <w:p w14:paraId="76EAE29F" w14:textId="77777777" w:rsidR="003B06F2" w:rsidRPr="004D76FA" w:rsidRDefault="003B06F2" w:rsidP="00363C8F">
            <w:pPr>
              <w:keepNext/>
              <w:rPr>
                <w:rFonts w:asciiTheme="minorHAnsi" w:hAnsiTheme="minorHAnsi"/>
              </w:rPr>
            </w:pPr>
            <w:r w:rsidRPr="004D76FA">
              <w:rPr>
                <w:rFonts w:asciiTheme="minorHAnsi" w:hAnsiTheme="minorHAnsi"/>
              </w:rPr>
              <w:t>Documentation Author Name:</w:t>
            </w:r>
          </w:p>
        </w:tc>
        <w:tc>
          <w:tcPr>
            <w:tcW w:w="5373" w:type="dxa"/>
            <w:gridSpan w:val="2"/>
          </w:tcPr>
          <w:p w14:paraId="2C04D397" w14:textId="77777777" w:rsidR="003B06F2" w:rsidRPr="004D76FA" w:rsidRDefault="003B06F2" w:rsidP="00363C8F">
            <w:pPr>
              <w:keepNext/>
              <w:rPr>
                <w:rFonts w:asciiTheme="minorHAnsi" w:hAnsiTheme="minorHAnsi"/>
              </w:rPr>
            </w:pPr>
            <w:r w:rsidRPr="004D76FA">
              <w:rPr>
                <w:rFonts w:asciiTheme="minorHAnsi" w:hAnsiTheme="minorHAnsi"/>
              </w:rPr>
              <w:t>Documentation Author Signature:</w:t>
            </w:r>
          </w:p>
        </w:tc>
      </w:tr>
      <w:tr w:rsidR="003B06F2" w:rsidRPr="004D76FA" w14:paraId="549D24AA" w14:textId="77777777" w:rsidTr="00363C8F">
        <w:trPr>
          <w:trHeight w:val="360"/>
        </w:trPr>
        <w:tc>
          <w:tcPr>
            <w:tcW w:w="5577" w:type="dxa"/>
            <w:gridSpan w:val="2"/>
          </w:tcPr>
          <w:p w14:paraId="46DD052A" w14:textId="77777777" w:rsidR="003B06F2" w:rsidRPr="004D76FA" w:rsidRDefault="003B06F2" w:rsidP="00363C8F">
            <w:pPr>
              <w:keepNext/>
              <w:rPr>
                <w:rFonts w:asciiTheme="minorHAnsi" w:hAnsiTheme="minorHAnsi"/>
              </w:rPr>
            </w:pPr>
            <w:r w:rsidRPr="004D76FA">
              <w:rPr>
                <w:rFonts w:asciiTheme="minorHAnsi" w:hAnsiTheme="minorHAnsi"/>
              </w:rPr>
              <w:t>Documentation Author Company Name:</w:t>
            </w:r>
          </w:p>
        </w:tc>
        <w:tc>
          <w:tcPr>
            <w:tcW w:w="5373" w:type="dxa"/>
            <w:gridSpan w:val="2"/>
          </w:tcPr>
          <w:p w14:paraId="281BFBF1" w14:textId="77777777" w:rsidR="003B06F2" w:rsidRPr="004D76FA" w:rsidRDefault="003B06F2" w:rsidP="00363C8F">
            <w:pPr>
              <w:keepNext/>
              <w:rPr>
                <w:rFonts w:asciiTheme="minorHAnsi" w:hAnsiTheme="minorHAnsi"/>
              </w:rPr>
            </w:pPr>
            <w:r w:rsidRPr="004D76FA">
              <w:rPr>
                <w:rFonts w:asciiTheme="minorHAnsi" w:hAnsiTheme="minorHAnsi"/>
              </w:rPr>
              <w:t>Date Signed:</w:t>
            </w:r>
          </w:p>
        </w:tc>
      </w:tr>
      <w:tr w:rsidR="003B06F2" w:rsidRPr="004D76FA" w14:paraId="4BCDE6E4" w14:textId="77777777" w:rsidTr="00363C8F">
        <w:trPr>
          <w:trHeight w:val="360"/>
        </w:trPr>
        <w:tc>
          <w:tcPr>
            <w:tcW w:w="5577" w:type="dxa"/>
            <w:gridSpan w:val="2"/>
          </w:tcPr>
          <w:p w14:paraId="2B947EFA" w14:textId="77777777" w:rsidR="003B06F2" w:rsidRPr="004D76FA" w:rsidRDefault="003B06F2" w:rsidP="00363C8F">
            <w:pPr>
              <w:keepNext/>
              <w:rPr>
                <w:rFonts w:asciiTheme="minorHAnsi" w:hAnsiTheme="minorHAnsi"/>
              </w:rPr>
            </w:pPr>
            <w:r w:rsidRPr="004D76FA">
              <w:rPr>
                <w:rFonts w:asciiTheme="minorHAnsi" w:hAnsiTheme="minorHAnsi"/>
              </w:rPr>
              <w:t>Address:</w:t>
            </w:r>
          </w:p>
        </w:tc>
        <w:tc>
          <w:tcPr>
            <w:tcW w:w="5373" w:type="dxa"/>
            <w:gridSpan w:val="2"/>
          </w:tcPr>
          <w:p w14:paraId="7AD801E7" w14:textId="77777777" w:rsidR="003B06F2" w:rsidRPr="004D76FA" w:rsidRDefault="003B06F2" w:rsidP="00363C8F">
            <w:pPr>
              <w:keepNext/>
              <w:rPr>
                <w:rFonts w:asciiTheme="minorHAnsi" w:hAnsiTheme="minorHAnsi"/>
              </w:rPr>
            </w:pPr>
            <w:r w:rsidRPr="004D76FA">
              <w:rPr>
                <w:rFonts w:asciiTheme="minorHAnsi" w:hAnsiTheme="minorHAnsi"/>
              </w:rPr>
              <w:t>CEA/HERS Certification Identification (If applicable):</w:t>
            </w:r>
          </w:p>
        </w:tc>
      </w:tr>
      <w:tr w:rsidR="003B06F2" w:rsidRPr="004D76FA" w14:paraId="1FBA2E5A" w14:textId="77777777" w:rsidTr="00363C8F">
        <w:trPr>
          <w:trHeight w:val="360"/>
        </w:trPr>
        <w:tc>
          <w:tcPr>
            <w:tcW w:w="5577" w:type="dxa"/>
            <w:gridSpan w:val="2"/>
          </w:tcPr>
          <w:p w14:paraId="351F88ED" w14:textId="77777777" w:rsidR="003B06F2" w:rsidRPr="004D76FA" w:rsidRDefault="003B06F2" w:rsidP="00363C8F">
            <w:pPr>
              <w:keepNext/>
              <w:rPr>
                <w:rFonts w:asciiTheme="minorHAnsi" w:hAnsiTheme="minorHAnsi"/>
              </w:rPr>
            </w:pPr>
            <w:r w:rsidRPr="004D76FA">
              <w:rPr>
                <w:rFonts w:asciiTheme="minorHAnsi" w:hAnsiTheme="minorHAnsi"/>
              </w:rPr>
              <w:t>City/State/Zip:</w:t>
            </w:r>
          </w:p>
        </w:tc>
        <w:tc>
          <w:tcPr>
            <w:tcW w:w="5373" w:type="dxa"/>
            <w:gridSpan w:val="2"/>
          </w:tcPr>
          <w:p w14:paraId="15D4CC9C" w14:textId="77777777" w:rsidR="003B06F2" w:rsidRPr="004D76FA" w:rsidRDefault="003B06F2" w:rsidP="00363C8F">
            <w:pPr>
              <w:keepNext/>
              <w:rPr>
                <w:rFonts w:asciiTheme="minorHAnsi" w:hAnsiTheme="minorHAnsi"/>
              </w:rPr>
            </w:pPr>
            <w:r w:rsidRPr="004D76FA">
              <w:rPr>
                <w:rFonts w:asciiTheme="minorHAnsi" w:hAnsiTheme="minorHAnsi"/>
              </w:rPr>
              <w:t>Phone:</w:t>
            </w:r>
          </w:p>
        </w:tc>
      </w:tr>
      <w:tr w:rsidR="003B06F2" w:rsidRPr="004D76FA" w14:paraId="08507B56" w14:textId="77777777" w:rsidTr="00363C8F">
        <w:tblPrEx>
          <w:tblCellMar>
            <w:left w:w="115" w:type="dxa"/>
            <w:right w:w="115" w:type="dxa"/>
          </w:tblCellMar>
        </w:tblPrEx>
        <w:trPr>
          <w:trHeight w:val="296"/>
        </w:trPr>
        <w:tc>
          <w:tcPr>
            <w:tcW w:w="10950" w:type="dxa"/>
            <w:gridSpan w:val="4"/>
            <w:vAlign w:val="center"/>
          </w:tcPr>
          <w:p w14:paraId="4490F695" w14:textId="77777777" w:rsidR="003B06F2" w:rsidRPr="004D76FA" w:rsidRDefault="003B06F2" w:rsidP="00363C8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3B06F2" w:rsidRPr="004D76FA" w14:paraId="3CB67303" w14:textId="77777777" w:rsidTr="00363C8F">
        <w:tblPrEx>
          <w:tblCellMar>
            <w:left w:w="115" w:type="dxa"/>
            <w:right w:w="115" w:type="dxa"/>
          </w:tblCellMar>
        </w:tblPrEx>
        <w:trPr>
          <w:trHeight w:val="504"/>
        </w:trPr>
        <w:tc>
          <w:tcPr>
            <w:tcW w:w="10950" w:type="dxa"/>
            <w:gridSpan w:val="4"/>
          </w:tcPr>
          <w:p w14:paraId="1298577B" w14:textId="77777777" w:rsidR="003B06F2" w:rsidRPr="004D76FA" w:rsidRDefault="003B06F2" w:rsidP="00DB1643">
            <w:pPr>
              <w:keepNext/>
              <w:rPr>
                <w:rFonts w:ascii="Calibri" w:hAnsi="Calibri"/>
              </w:rPr>
            </w:pPr>
            <w:r w:rsidRPr="004D76FA">
              <w:rPr>
                <w:rFonts w:ascii="Calibri" w:hAnsi="Calibri"/>
              </w:rPr>
              <w:t>I certify the following under penalty of perjury, under the laws of the State of California:</w:t>
            </w:r>
          </w:p>
          <w:p w14:paraId="7960B6DD" w14:textId="77777777" w:rsidR="003B06F2" w:rsidRPr="006047E7" w:rsidRDefault="003B06F2" w:rsidP="00DB1643">
            <w:pPr>
              <w:numPr>
                <w:ilvl w:val="0"/>
                <w:numId w:val="27"/>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0E542A6F" w14:textId="77777777" w:rsidR="003B06F2" w:rsidRPr="006047E7" w:rsidRDefault="003B06F2" w:rsidP="00DB1643">
            <w:pPr>
              <w:numPr>
                <w:ilvl w:val="0"/>
                <w:numId w:val="27"/>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DEC9866" w14:textId="77777777" w:rsidR="003B06F2" w:rsidRPr="006047E7" w:rsidRDefault="003B06F2" w:rsidP="00DB1643">
            <w:pPr>
              <w:numPr>
                <w:ilvl w:val="0"/>
                <w:numId w:val="27"/>
              </w:numPr>
              <w:ind w:left="787"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89F641D" w14:textId="77777777" w:rsidR="003B06F2" w:rsidRPr="006047E7" w:rsidRDefault="003B06F2" w:rsidP="00DB1643">
            <w:pPr>
              <w:numPr>
                <w:ilvl w:val="0"/>
                <w:numId w:val="27"/>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5D064F4" w14:textId="77777777" w:rsidR="003B06F2" w:rsidRPr="006047E7" w:rsidRDefault="003B06F2" w:rsidP="00DB1643">
            <w:pPr>
              <w:numPr>
                <w:ilvl w:val="0"/>
                <w:numId w:val="27"/>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6BDDC3B" w14:textId="77777777" w:rsidR="003B06F2" w:rsidRPr="004D76FA" w:rsidRDefault="003B06F2" w:rsidP="00DB1643">
            <w:pPr>
              <w:numPr>
                <w:ilvl w:val="0"/>
                <w:numId w:val="27"/>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3B06F2" w:rsidRPr="004D76FA" w14:paraId="552E4B9B" w14:textId="77777777" w:rsidTr="00363C8F">
        <w:tblPrEx>
          <w:tblCellMar>
            <w:left w:w="108" w:type="dxa"/>
            <w:right w:w="108" w:type="dxa"/>
          </w:tblCellMar>
        </w:tblPrEx>
        <w:trPr>
          <w:trHeight w:val="360"/>
        </w:trPr>
        <w:tc>
          <w:tcPr>
            <w:tcW w:w="5307" w:type="dxa"/>
          </w:tcPr>
          <w:p w14:paraId="3E67210B" w14:textId="77777777" w:rsidR="003B06F2" w:rsidRPr="004D76FA" w:rsidRDefault="003B06F2" w:rsidP="00363C8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156B6C81" w14:textId="77777777" w:rsidR="003B06F2" w:rsidRPr="004D76FA" w:rsidRDefault="003B06F2" w:rsidP="00363C8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3B06F2" w:rsidRPr="004D76FA" w14:paraId="4D17ED1E" w14:textId="77777777" w:rsidTr="00363C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C1762BB"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8338F93"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3B06F2" w:rsidRPr="004D76FA" w14:paraId="1386D422" w14:textId="77777777" w:rsidTr="00363C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9F07543"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8CF4B42"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3B06F2" w:rsidRPr="004D76FA" w14:paraId="6CB7FAF6" w14:textId="77777777" w:rsidTr="00363C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684D5D3"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10BBF58"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5AB85594"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3B06F2" w:rsidRPr="004D76FA" w14:paraId="474A802D" w14:textId="77777777" w:rsidTr="00363C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23944B"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4FCF4DD" w14:textId="77777777" w:rsidR="003B06F2" w:rsidRPr="004D76FA" w:rsidRDefault="003B06F2"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2"/>
    </w:tbl>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0E6254">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825" w:right="720" w:bottom="720" w:left="720" w:header="432" w:footer="576" w:gutter="0"/>
          <w:pgNumType w:start="1"/>
          <w:cols w:space="720"/>
          <w:docGrid w:linePitch="272"/>
        </w:sectPr>
      </w:pPr>
    </w:p>
    <w:p w14:paraId="4A3A5B11" w14:textId="635179F9" w:rsidR="00EA01F0" w:rsidRPr="002F4374" w:rsidRDefault="009B5C14" w:rsidP="009B5C14">
      <w:pPr>
        <w:jc w:val="center"/>
        <w:rPr>
          <w:rFonts w:ascii="Calibri" w:hAnsi="Calibri"/>
          <w:b/>
          <w:szCs w:val="18"/>
        </w:rPr>
      </w:pPr>
      <w:r w:rsidRPr="002F4374">
        <w:rPr>
          <w:rFonts w:ascii="Calibri" w:hAnsi="Calibri"/>
          <w:b/>
          <w:szCs w:val="18"/>
        </w:rPr>
        <w:lastRenderedPageBreak/>
        <w:t>CF2R-</w:t>
      </w:r>
      <w:r w:rsidR="00672313">
        <w:rPr>
          <w:rFonts w:ascii="Calibri" w:hAnsi="Calibri"/>
          <w:b/>
          <w:szCs w:val="18"/>
        </w:rPr>
        <w:t>MCH-24a</w:t>
      </w:r>
      <w:r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47C14090"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43F738F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filled from the </w:t>
      </w:r>
      <w:r w:rsidR="005419F0">
        <w:rPr>
          <w:rFonts w:ascii="Calibri" w:hAnsi="Calibri"/>
          <w:sz w:val="18"/>
          <w:szCs w:val="18"/>
        </w:rPr>
        <w:t>MCH-27</w:t>
      </w:r>
      <w:r>
        <w:rPr>
          <w:rFonts w:ascii="Calibri" w:hAnsi="Calibri"/>
          <w:sz w:val="18"/>
          <w:szCs w:val="18"/>
        </w:rPr>
        <w:t xml:space="preserve">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5419F0">
        <w:rPr>
          <w:rFonts w:ascii="Calibri" w:hAnsi="Calibri"/>
          <w:sz w:val="18"/>
          <w:szCs w:val="18"/>
        </w:rPr>
        <w:t>2ACH</w:t>
      </w:r>
      <w:r w:rsidR="005419F0" w:rsidRPr="00881890">
        <w:rPr>
          <w:rFonts w:ascii="Calibri" w:hAnsi="Calibri"/>
          <w:sz w:val="18"/>
          <w:szCs w:val="18"/>
          <w:vertAlign w:val="subscript"/>
        </w:rPr>
        <w:t>50</w:t>
      </w:r>
      <w:r w:rsidR="002E7F09">
        <w:rPr>
          <w:rFonts w:ascii="Calibri" w:hAnsi="Calibri"/>
          <w:sz w:val="18"/>
          <w:szCs w:val="18"/>
        </w:rPr>
        <w:t xml:space="preserve"> </w:t>
      </w:r>
      <w:r w:rsidR="005A57F7">
        <w:rPr>
          <w:rFonts w:ascii="Calibri" w:hAnsi="Calibri"/>
          <w:sz w:val="18"/>
          <w:szCs w:val="18"/>
        </w:rPr>
        <w:t>value</w:t>
      </w:r>
      <w:r w:rsidR="00C65A7D">
        <w:rPr>
          <w:rFonts w:ascii="Calibri" w:hAnsi="Calibri"/>
          <w:sz w:val="18"/>
          <w:szCs w:val="18"/>
        </w:rPr>
        <w:t xml:space="preserve"> is required</w:t>
      </w:r>
      <w:r>
        <w:rPr>
          <w:rFonts w:ascii="Calibri" w:hAnsi="Calibri"/>
          <w:sz w:val="18"/>
          <w:szCs w:val="18"/>
        </w:rPr>
        <w:t>.</w:t>
      </w:r>
    </w:p>
    <w:p w14:paraId="772E421E" w14:textId="4795384D" w:rsidR="00EC07D1" w:rsidRDefault="00EC07D1" w:rsidP="00EC07D1">
      <w:pPr>
        <w:pStyle w:val="ListParagraph"/>
        <w:numPr>
          <w:ilvl w:val="0"/>
          <w:numId w:val="15"/>
        </w:numPr>
        <w:rPr>
          <w:rFonts w:ascii="Calibri" w:hAnsi="Calibri"/>
          <w:sz w:val="18"/>
          <w:szCs w:val="18"/>
        </w:rPr>
      </w:pPr>
      <w:r>
        <w:rPr>
          <w:rFonts w:ascii="Calibri" w:hAnsi="Calibri"/>
          <w:sz w:val="18"/>
          <w:szCs w:val="18"/>
        </w:rPr>
        <w:t>This field is au</w:t>
      </w:r>
      <w:r w:rsidR="005419F0">
        <w:rPr>
          <w:rFonts w:ascii="Calibri" w:hAnsi="Calibri"/>
          <w:sz w:val="18"/>
          <w:szCs w:val="18"/>
        </w:rPr>
        <w:t>tomatically filled from the MCH-27</w:t>
      </w:r>
      <w:r>
        <w:rPr>
          <w:rFonts w:ascii="Calibri" w:hAnsi="Calibri"/>
          <w:sz w:val="18"/>
          <w:szCs w:val="18"/>
        </w:rPr>
        <w:t xml:space="preserve"> w</w:t>
      </w:r>
      <w:r w:rsidR="005A57F7">
        <w:rPr>
          <w:rFonts w:ascii="Calibri" w:hAnsi="Calibri"/>
          <w:sz w:val="18"/>
          <w:szCs w:val="18"/>
        </w:rPr>
        <w:t xml:space="preserve">hich determines </w:t>
      </w:r>
      <w:r w:rsidR="00C65A7D">
        <w:rPr>
          <w:rFonts w:ascii="Calibri" w:hAnsi="Calibri"/>
          <w:sz w:val="18"/>
          <w:szCs w:val="18"/>
        </w:rPr>
        <w:t xml:space="preserve">if </w:t>
      </w:r>
      <w:r w:rsidR="002E7F09">
        <w:rPr>
          <w:rFonts w:ascii="Calibri" w:hAnsi="Calibri"/>
          <w:sz w:val="18"/>
          <w:szCs w:val="18"/>
        </w:rPr>
        <w:t>a 0.3CFM/ft</w:t>
      </w:r>
      <w:r w:rsidR="002E7F09" w:rsidRPr="00881890">
        <w:rPr>
          <w:rFonts w:ascii="Calibri" w:hAnsi="Calibri"/>
          <w:sz w:val="18"/>
          <w:szCs w:val="18"/>
          <w:vertAlign w:val="superscript"/>
        </w:rPr>
        <w:t>2</w:t>
      </w:r>
      <w:r w:rsidR="002E7F09">
        <w:rPr>
          <w:rFonts w:ascii="Calibri" w:hAnsi="Calibri"/>
          <w:sz w:val="18"/>
          <w:szCs w:val="18"/>
        </w:rPr>
        <w:t xml:space="preserve"> </w:t>
      </w:r>
      <w:r w:rsidR="005A57F7">
        <w:rPr>
          <w:rFonts w:ascii="Calibri" w:hAnsi="Calibri"/>
          <w:sz w:val="18"/>
          <w:szCs w:val="18"/>
        </w:rPr>
        <w:t>value</w:t>
      </w:r>
      <w:r w:rsidR="00C65A7D">
        <w:rPr>
          <w:rFonts w:ascii="Calibri" w:hAnsi="Calibri"/>
          <w:sz w:val="18"/>
          <w:szCs w:val="18"/>
        </w:rPr>
        <w:t xml:space="preserve"> is required</w:t>
      </w:r>
      <w:r>
        <w:rPr>
          <w:rFonts w:ascii="Calibri" w:hAnsi="Calibri"/>
          <w:sz w:val="18"/>
          <w:szCs w:val="18"/>
        </w:rPr>
        <w:t>.</w:t>
      </w:r>
    </w:p>
    <w:p w14:paraId="44AB8158" w14:textId="1FB53AEC"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w:t>
      </w:r>
      <w:r w:rsidR="004A2663">
        <w:rPr>
          <w:rFonts w:ascii="Calibri" w:hAnsi="Calibri"/>
          <w:sz w:val="18"/>
          <w:szCs w:val="18"/>
        </w:rPr>
        <w:t>displays</w:t>
      </w:r>
      <w:r>
        <w:rPr>
          <w:rFonts w:ascii="Calibri" w:hAnsi="Calibri"/>
          <w:sz w:val="18"/>
          <w:szCs w:val="18"/>
        </w:rPr>
        <w:t xml:space="preserve"> the </w:t>
      </w:r>
      <w:r w:rsidR="004A2663">
        <w:rPr>
          <w:rFonts w:ascii="Calibri" w:hAnsi="Calibri"/>
          <w:sz w:val="18"/>
          <w:szCs w:val="18"/>
        </w:rPr>
        <w:t>2ACH</w:t>
      </w:r>
      <w:r w:rsidR="004A2663" w:rsidRPr="00881890">
        <w:rPr>
          <w:rFonts w:ascii="Calibri" w:hAnsi="Calibri"/>
          <w:sz w:val="18"/>
          <w:szCs w:val="18"/>
          <w:vertAlign w:val="subscript"/>
        </w:rPr>
        <w:t>50</w:t>
      </w:r>
      <w:r>
        <w:rPr>
          <w:rFonts w:ascii="Calibri" w:hAnsi="Calibri"/>
          <w:sz w:val="18"/>
          <w:szCs w:val="18"/>
        </w:rPr>
        <w:t xml:space="preserve"> </w:t>
      </w:r>
      <w:r w:rsidR="004A2663">
        <w:rPr>
          <w:rFonts w:ascii="Calibri" w:hAnsi="Calibri"/>
          <w:sz w:val="18"/>
          <w:szCs w:val="18"/>
        </w:rPr>
        <w:t>default</w:t>
      </w:r>
      <w:r>
        <w:rPr>
          <w:rFonts w:ascii="Calibri" w:hAnsi="Calibri"/>
          <w:sz w:val="18"/>
          <w:szCs w:val="18"/>
        </w:rPr>
        <w:t xml:space="preserve"> </w:t>
      </w:r>
      <w:r w:rsidR="00B02DA6">
        <w:rPr>
          <w:rFonts w:ascii="Calibri" w:hAnsi="Calibri"/>
          <w:sz w:val="18"/>
          <w:szCs w:val="18"/>
        </w:rPr>
        <w:t>enclosure</w:t>
      </w:r>
      <w:r w:rsidR="004A2663">
        <w:rPr>
          <w:rFonts w:ascii="Calibri" w:hAnsi="Calibri"/>
          <w:sz w:val="18"/>
          <w:szCs w:val="18"/>
        </w:rPr>
        <w:t xml:space="preserve"> air leakage.</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63776CE7"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7799C9EF" w14:textId="0B4DA9CB" w:rsidR="00046C2D" w:rsidRDefault="00B33ADB" w:rsidP="00EC07D1">
      <w:pPr>
        <w:pStyle w:val="ListParagraph"/>
        <w:numPr>
          <w:ilvl w:val="0"/>
          <w:numId w:val="15"/>
        </w:numPr>
        <w:rPr>
          <w:rFonts w:ascii="Calibri" w:hAnsi="Calibri"/>
          <w:sz w:val="18"/>
          <w:szCs w:val="18"/>
        </w:rPr>
      </w:pPr>
      <w:r>
        <w:rPr>
          <w:rFonts w:ascii="Calibri" w:hAnsi="Calibri"/>
          <w:sz w:val="18"/>
          <w:szCs w:val="18"/>
        </w:rPr>
        <w:t>This field is automatically calculated unless the CF1R is an NCB or ADD.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75C7D7DB"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0EB0E5A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366B2CC"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05E61D5F"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1A3822D8"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1414489E"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69329ADB"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556BAC0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1EB2AA83"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1A721622"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672313">
        <w:rPr>
          <w:rFonts w:ascii="Calibri" w:hAnsi="Calibri"/>
          <w:b/>
          <w:sz w:val="18"/>
          <w:szCs w:val="18"/>
        </w:rPr>
        <w:t>MCH24a</w:t>
      </w:r>
      <w:r w:rsidRPr="00621003">
        <w:rPr>
          <w:rFonts w:ascii="Calibri" w:hAnsi="Calibri"/>
          <w:b/>
          <w:sz w:val="18"/>
          <w:szCs w:val="18"/>
        </w:rPr>
        <w:t>)</w:t>
      </w:r>
    </w:p>
    <w:p w14:paraId="4A3A5B2B" w14:textId="13C5833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890110">
        <w:rPr>
          <w:rFonts w:ascii="Calibri" w:hAnsi="Calibri"/>
          <w:sz w:val="18"/>
          <w:szCs w:val="18"/>
        </w:rPr>
        <w:t>T</w:t>
      </w:r>
      <w:r w:rsidRPr="00BF1ADA">
        <w:rPr>
          <w:rFonts w:ascii="Calibri" w:hAnsi="Calibri"/>
          <w:sz w:val="18"/>
          <w:szCs w:val="18"/>
        </w:rPr>
        <w:t xml:space="preserve">ime </w:t>
      </w:r>
      <w:r w:rsidR="00890110">
        <w:rPr>
          <w:rFonts w:ascii="Calibri" w:hAnsi="Calibri"/>
          <w:sz w:val="18"/>
          <w:szCs w:val="18"/>
        </w:rPr>
        <w:t>A</w:t>
      </w:r>
      <w:r w:rsidRPr="00BF1ADA">
        <w:rPr>
          <w:rFonts w:ascii="Calibri" w:hAnsi="Calibri"/>
          <w:sz w:val="18"/>
          <w:szCs w:val="18"/>
        </w:rPr>
        <w:t xml:space="preserve">verage </w:t>
      </w:r>
      <w:r w:rsidR="00890110">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4204A553"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21254C67"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This is the reading on the manual manometer with no fans turned on.</w:t>
      </w:r>
    </w:p>
    <w:p w14:paraId="4A3A5B32" w14:textId="092643A7"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w:t>
      </w:r>
      <w:r w:rsidR="00C70CDD">
        <w:rPr>
          <w:rFonts w:ascii="Calibri" w:hAnsi="Calibri"/>
          <w:sz w:val="18"/>
          <w:szCs w:val="18"/>
        </w:rPr>
        <w:t xml:space="preserve">. This is the enclosure pressure target value the </w:t>
      </w:r>
      <w:r w:rsidR="00B02DA6">
        <w:rPr>
          <w:rFonts w:ascii="Calibri" w:hAnsi="Calibri"/>
          <w:sz w:val="18"/>
          <w:szCs w:val="18"/>
        </w:rPr>
        <w:t>enclosure</w:t>
      </w:r>
      <w:r w:rsidR="00C70CDD">
        <w:rPr>
          <w:rFonts w:ascii="Calibri" w:hAnsi="Calibri"/>
          <w:sz w:val="18"/>
          <w:szCs w:val="18"/>
        </w:rPr>
        <w:t xml:space="preserve"> needs to achieve</w:t>
      </w:r>
      <w:r w:rsidR="006A4DFF">
        <w:rPr>
          <w:rFonts w:ascii="Calibri" w:hAnsi="Calibri"/>
          <w:sz w:val="18"/>
          <w:szCs w:val="18"/>
        </w:rPr>
        <w:t xml:space="preserve"> during the test</w:t>
      </w:r>
      <w:r w:rsidR="00C70CDD">
        <w:rPr>
          <w:rFonts w:ascii="Calibri" w:hAnsi="Calibri"/>
          <w:sz w:val="18"/>
          <w:szCs w:val="18"/>
        </w:rPr>
        <w:t>.</w:t>
      </w:r>
    </w:p>
    <w:p w14:paraId="16535BC0" w14:textId="0451D3F5" w:rsidR="00C70CDD" w:rsidRDefault="00C70CDD" w:rsidP="0009311F">
      <w:pPr>
        <w:pStyle w:val="ListParagraph"/>
        <w:numPr>
          <w:ilvl w:val="0"/>
          <w:numId w:val="17"/>
        </w:numPr>
        <w:rPr>
          <w:rFonts w:ascii="Calibri" w:hAnsi="Calibri"/>
          <w:sz w:val="18"/>
          <w:szCs w:val="18"/>
        </w:rPr>
      </w:pPr>
      <w:r>
        <w:rPr>
          <w:rFonts w:ascii="Calibri" w:hAnsi="Calibri"/>
          <w:sz w:val="18"/>
          <w:szCs w:val="18"/>
        </w:rPr>
        <w:t>Enter the unadjusted enclosure pressure measured. This value is read from the manual manometer during the test.</w:t>
      </w:r>
    </w:p>
    <w:p w14:paraId="000AA53E" w14:textId="3AA4AA71" w:rsidR="00C70CDD" w:rsidRDefault="00C70CDD" w:rsidP="0009311F">
      <w:pPr>
        <w:pStyle w:val="ListParagraph"/>
        <w:numPr>
          <w:ilvl w:val="0"/>
          <w:numId w:val="17"/>
        </w:numPr>
        <w:rPr>
          <w:rFonts w:ascii="Calibri" w:hAnsi="Calibri"/>
          <w:sz w:val="18"/>
          <w:szCs w:val="18"/>
        </w:rPr>
      </w:pPr>
      <w:r>
        <w:rPr>
          <w:rFonts w:ascii="Calibri" w:hAnsi="Calibri"/>
          <w:sz w:val="18"/>
          <w:szCs w:val="18"/>
        </w:rPr>
        <w:t>This field is automatically calculated. This value is the difference of the unadjusted enclosure pressure measured and the pre-test baseline enclosure pressure.</w:t>
      </w:r>
      <w:r w:rsidR="006A4DFF">
        <w:rPr>
          <w:rFonts w:ascii="Calibri" w:hAnsi="Calibri"/>
          <w:sz w:val="18"/>
          <w:szCs w:val="18"/>
        </w:rPr>
        <w:t xml:space="preserve"> 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63BEA486"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 xml:space="preserve">measured nominal </w:t>
      </w:r>
      <w:r>
        <w:rPr>
          <w:rFonts w:ascii="Calibri" w:hAnsi="Calibri"/>
          <w:sz w:val="18"/>
          <w:szCs w:val="18"/>
        </w:rPr>
        <w:t xml:space="preserve">fan flow </w:t>
      </w:r>
      <w:r w:rsidR="00C70CDD">
        <w:rPr>
          <w:rFonts w:ascii="Calibri" w:hAnsi="Calibri"/>
          <w:sz w:val="18"/>
          <w:szCs w:val="18"/>
        </w:rPr>
        <w:t xml:space="preserve">at above fan pressure </w:t>
      </w:r>
      <w:r>
        <w:rPr>
          <w:rFonts w:ascii="Calibri" w:hAnsi="Calibri"/>
          <w:sz w:val="18"/>
          <w:szCs w:val="18"/>
        </w:rPr>
        <w:t xml:space="preserve">from the manometer that corresponds to the </w:t>
      </w:r>
      <w:r w:rsidR="00C70CDD">
        <w:rPr>
          <w:rFonts w:ascii="Calibri" w:hAnsi="Calibri"/>
          <w:sz w:val="18"/>
          <w:szCs w:val="18"/>
        </w:rPr>
        <w:t>induced enclosure pressure difference.</w:t>
      </w:r>
    </w:p>
    <w:p w14:paraId="4A3A5B3A" w14:textId="46D5A716"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w:t>
      </w:r>
      <w:r w:rsidR="00A8014F">
        <w:rPr>
          <w:rFonts w:ascii="Calibri" w:hAnsi="Calibri"/>
          <w:sz w:val="18"/>
          <w:szCs w:val="18"/>
        </w:rPr>
        <w:t>The induced enclosure pressure difference is converted to a nominal airflow at 50 Pa.</w:t>
      </w: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46010AAB"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lastRenderedPageBreak/>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E779-10</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6081A66E"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16005245" w:rsidR="00E223BF" w:rsidRDefault="0009311F" w:rsidP="00881890">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380-2016.</w:t>
      </w:r>
    </w:p>
    <w:p w14:paraId="1ADEEE94" w14:textId="77777777" w:rsidR="00E223BF" w:rsidRDefault="00E223BF" w:rsidP="0009311F">
      <w:pPr>
        <w:rPr>
          <w:rFonts w:ascii="Calibri" w:hAnsi="Calibri"/>
          <w:b/>
          <w:sz w:val="18"/>
          <w:szCs w:val="18"/>
        </w:rPr>
      </w:pPr>
    </w:p>
    <w:p w14:paraId="4A3A5DF8" w14:textId="55B1D94D"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419F0">
        <w:rPr>
          <w:rFonts w:ascii="Calibri" w:hAnsi="Calibri"/>
          <w:b/>
          <w:sz w:val="18"/>
          <w:szCs w:val="18"/>
        </w:rPr>
        <w:t>Measured Enclosure Air Leakage Rate</w:t>
      </w:r>
    </w:p>
    <w:p w14:paraId="4A3A5DF9" w14:textId="47843B9F"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w:t>
      </w:r>
      <w:r w:rsidR="005419F0">
        <w:rPr>
          <w:rFonts w:ascii="Calibri" w:hAnsi="Calibri"/>
          <w:sz w:val="18"/>
          <w:szCs w:val="18"/>
        </w:rPr>
        <w:t>.</w:t>
      </w:r>
    </w:p>
    <w:p w14:paraId="4A3A5DFA" w14:textId="77777777" w:rsidR="0009311F" w:rsidRDefault="0009311F" w:rsidP="0009311F">
      <w:pPr>
        <w:pStyle w:val="ListParagraph"/>
      </w:pPr>
    </w:p>
    <w:p w14:paraId="4A3A5DFB" w14:textId="002D96F8"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5419F0">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76B94FB2" w:rsidR="0009311F" w:rsidRPr="00782762" w:rsidRDefault="0009311F" w:rsidP="00881890">
      <w:pPr>
        <w:pStyle w:val="ListParagraph"/>
        <w:rPr>
          <w:rFonts w:ascii="Calibri" w:hAnsi="Calibri"/>
          <w:sz w:val="18"/>
          <w:szCs w:val="18"/>
        </w:rPr>
      </w:pPr>
    </w:p>
    <w:p w14:paraId="4A3A5E02" w14:textId="77777777" w:rsidR="00EA01F0" w:rsidRDefault="00EA01F0" w:rsidP="00881890">
      <w:pPr>
        <w:sectPr w:rsidR="00EA01F0" w:rsidSect="007E1CA9">
          <w:headerReference w:type="even" r:id="rId17"/>
          <w:headerReference w:type="default" r:id="rId18"/>
          <w:footerReference w:type="default" r:id="rId19"/>
          <w:headerReference w:type="first" r:id="rId20"/>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231CFA">
        <w:tc>
          <w:tcPr>
            <w:tcW w:w="11016" w:type="dxa"/>
            <w:gridSpan w:val="3"/>
            <w:vAlign w:val="center"/>
          </w:tcPr>
          <w:p w14:paraId="4A3A5E03" w14:textId="3E33499D"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EF2268">
        <w:tc>
          <w:tcPr>
            <w:tcW w:w="588"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214" w:type="dxa"/>
            <w:vAlign w:val="center"/>
          </w:tcPr>
          <w:p w14:paraId="4A3A5E06" w14:textId="509BDFE1" w:rsidR="005B6312" w:rsidRPr="00A42BCC" w:rsidRDefault="005B6312" w:rsidP="004A2663">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w:t>
            </w:r>
            <w:r w:rsidR="00066F15">
              <w:rPr>
                <w:rFonts w:asciiTheme="minorHAnsi" w:hAnsiTheme="minorHAnsi"/>
                <w:sz w:val="18"/>
                <w:szCs w:val="18"/>
              </w:rPr>
              <w:t>MCH-27</w:t>
            </w:r>
            <w:r>
              <w:rPr>
                <w:rFonts w:asciiTheme="minorHAnsi" w:hAnsiTheme="minorHAnsi"/>
                <w:sz w:val="18"/>
                <w:szCs w:val="18"/>
              </w:rPr>
              <w:t>?</w:t>
            </w:r>
          </w:p>
        </w:tc>
        <w:tc>
          <w:tcPr>
            <w:tcW w:w="5214" w:type="dxa"/>
            <w:vAlign w:val="center"/>
          </w:tcPr>
          <w:p w14:paraId="4A3A5E08" w14:textId="06E89E66"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w:t>
            </w:r>
            <w:r w:rsidR="00066F15">
              <w:rPr>
                <w:rFonts w:asciiTheme="minorHAnsi" w:hAnsiTheme="minorHAnsi"/>
                <w:sz w:val="18"/>
                <w:szCs w:val="18"/>
              </w:rPr>
              <w:t>MCH-27</w:t>
            </w:r>
            <w:r>
              <w:rPr>
                <w:rFonts w:asciiTheme="minorHAnsi" w:hAnsiTheme="minorHAnsi"/>
                <w:sz w:val="18"/>
                <w:szCs w:val="18"/>
              </w:rPr>
              <w:t xml:space="preserve">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1FE7BD42" w14:textId="77777777" w:rsidTr="00EF2268">
        <w:tc>
          <w:tcPr>
            <w:tcW w:w="588" w:type="dxa"/>
            <w:vAlign w:val="center"/>
          </w:tcPr>
          <w:p w14:paraId="13716C10" w14:textId="0420C32F" w:rsidR="005B6312" w:rsidRPr="00A42BCC" w:rsidRDefault="005B6312" w:rsidP="005B6312">
            <w:pPr>
              <w:jc w:val="center"/>
              <w:rPr>
                <w:rFonts w:asciiTheme="minorHAnsi" w:hAnsiTheme="minorHAnsi"/>
                <w:sz w:val="18"/>
                <w:szCs w:val="18"/>
              </w:rPr>
            </w:pPr>
            <w:r>
              <w:rPr>
                <w:rFonts w:asciiTheme="minorHAnsi" w:hAnsiTheme="minorHAnsi"/>
                <w:sz w:val="18"/>
                <w:szCs w:val="18"/>
              </w:rPr>
              <w:t>02</w:t>
            </w:r>
          </w:p>
        </w:tc>
        <w:tc>
          <w:tcPr>
            <w:tcW w:w="5214" w:type="dxa"/>
            <w:vAlign w:val="center"/>
          </w:tcPr>
          <w:p w14:paraId="014B530B" w14:textId="2511527F" w:rsidR="005B6312" w:rsidRDefault="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066F15">
              <w:rPr>
                <w:rFonts w:asciiTheme="minorHAnsi" w:hAnsiTheme="minorHAnsi"/>
                <w:sz w:val="18"/>
                <w:szCs w:val="18"/>
              </w:rPr>
              <w:t>MCH-27</w:t>
            </w:r>
            <w:r>
              <w:rPr>
                <w:rFonts w:asciiTheme="minorHAnsi" w:hAnsiTheme="minorHAnsi"/>
                <w:sz w:val="18"/>
                <w:szCs w:val="18"/>
              </w:rPr>
              <w:t xml:space="preserve">? </w:t>
            </w:r>
          </w:p>
        </w:tc>
        <w:tc>
          <w:tcPr>
            <w:tcW w:w="5214" w:type="dxa"/>
            <w:vAlign w:val="center"/>
          </w:tcPr>
          <w:p w14:paraId="41BD8D6F" w14:textId="2496A8C1" w:rsidR="005B6312" w:rsidRDefault="005B6312">
            <w:pPr>
              <w:rPr>
                <w:rFonts w:asciiTheme="minorHAnsi" w:hAnsiTheme="minorHAnsi"/>
                <w:sz w:val="18"/>
                <w:szCs w:val="18"/>
              </w:rPr>
            </w:pPr>
            <w:r>
              <w:rPr>
                <w:rFonts w:asciiTheme="minorHAnsi" w:hAnsiTheme="minorHAnsi"/>
                <w:sz w:val="18"/>
                <w:szCs w:val="18"/>
              </w:rPr>
              <w:t xml:space="preserve">&lt;&lt;calculated field: If </w:t>
            </w:r>
            <w:r w:rsidR="00066F15">
              <w:rPr>
                <w:rFonts w:asciiTheme="minorHAnsi" w:hAnsiTheme="minorHAnsi"/>
                <w:sz w:val="18"/>
                <w:szCs w:val="18"/>
              </w:rPr>
              <w:t>MCH-27</w:t>
            </w:r>
            <w:r>
              <w:rPr>
                <w:rFonts w:asciiTheme="minorHAnsi" w:hAnsiTheme="minorHAnsi"/>
                <w:sz w:val="18"/>
                <w:szCs w:val="18"/>
              </w:rPr>
              <w:t xml:space="preserve"> requires HERS verification of compartmentalization leakage, then value = Required, else value = N/A&gt;&gt;</w:t>
            </w:r>
          </w:p>
        </w:tc>
      </w:tr>
      <w:tr w:rsidR="005B6312" w:rsidRPr="00A42BCC" w14:paraId="4A3A5E0D" w14:textId="77777777" w:rsidTr="00EF2268">
        <w:tc>
          <w:tcPr>
            <w:tcW w:w="588" w:type="dxa"/>
            <w:vAlign w:val="center"/>
          </w:tcPr>
          <w:p w14:paraId="4A3A5E0A" w14:textId="60362182"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3</w:t>
            </w:r>
          </w:p>
        </w:tc>
        <w:tc>
          <w:tcPr>
            <w:tcW w:w="5214" w:type="dxa"/>
          </w:tcPr>
          <w:p w14:paraId="4A3A5E0B" w14:textId="7CF116E8" w:rsidR="005B6312" w:rsidRPr="00A42BCC" w:rsidRDefault="004A2663">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005B6312" w:rsidRPr="00A42BCC">
              <w:rPr>
                <w:rFonts w:asciiTheme="minorHAnsi" w:hAnsiTheme="minorHAnsi"/>
                <w:sz w:val="18"/>
                <w:szCs w:val="18"/>
              </w:rPr>
              <w:t xml:space="preserve">Air Leakage </w:t>
            </w:r>
          </w:p>
        </w:tc>
        <w:tc>
          <w:tcPr>
            <w:tcW w:w="5214" w:type="dxa"/>
            <w:vAlign w:val="center"/>
          </w:tcPr>
          <w:p w14:paraId="4A3A5E0C" w14:textId="10D81ADE" w:rsidR="005B6312" w:rsidRPr="00A42BCC" w:rsidRDefault="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 xml:space="preserve">if A01=required, then value = </w:t>
            </w:r>
            <w:r w:rsidR="00066F15">
              <w:rPr>
                <w:rFonts w:asciiTheme="minorHAnsi" w:hAnsiTheme="minorHAnsi"/>
                <w:sz w:val="18"/>
                <w:szCs w:val="18"/>
              </w:rPr>
              <w:t>2 ACH</w:t>
            </w:r>
            <w:proofErr w:type="gramStart"/>
            <w:r w:rsidR="00066F15" w:rsidRPr="00881890">
              <w:rPr>
                <w:rFonts w:asciiTheme="minorHAnsi" w:hAnsiTheme="minorHAnsi"/>
                <w:sz w:val="18"/>
                <w:szCs w:val="18"/>
                <w:vertAlign w:val="subscript"/>
              </w:rPr>
              <w:t>50</w:t>
            </w:r>
            <w:r w:rsidR="00066F15">
              <w:rPr>
                <w:rFonts w:asciiTheme="minorHAnsi" w:hAnsiTheme="minorHAnsi"/>
                <w:sz w:val="18"/>
                <w:szCs w:val="18"/>
              </w:rPr>
              <w:t xml:space="preserve"> </w:t>
            </w:r>
            <w:r>
              <w:rPr>
                <w:rFonts w:asciiTheme="minorHAnsi" w:hAnsiTheme="minorHAnsi"/>
                <w:sz w:val="18"/>
                <w:szCs w:val="18"/>
              </w:rPr>
              <w:t>;</w:t>
            </w:r>
            <w:proofErr w:type="gramEnd"/>
            <w:r>
              <w:rPr>
                <w:rFonts w:asciiTheme="minorHAnsi" w:hAnsiTheme="minorHAnsi"/>
                <w:sz w:val="18"/>
                <w:szCs w:val="18"/>
              </w:rPr>
              <w:t xml:space="preserve"> else value = N/A</w:t>
            </w:r>
            <w:r w:rsidRPr="00A42BCC">
              <w:rPr>
                <w:rFonts w:asciiTheme="minorHAnsi" w:hAnsiTheme="minorHAnsi"/>
                <w:sz w:val="18"/>
                <w:szCs w:val="18"/>
              </w:rPr>
              <w:t>&gt;&gt;</w:t>
            </w:r>
          </w:p>
        </w:tc>
      </w:tr>
      <w:tr w:rsidR="005B6312" w:rsidRPr="00A42BCC" w14:paraId="4A3A5E11" w14:textId="77777777" w:rsidTr="00EF2268">
        <w:tc>
          <w:tcPr>
            <w:tcW w:w="588" w:type="dxa"/>
            <w:vAlign w:val="center"/>
          </w:tcPr>
          <w:p w14:paraId="4A3A5E0E" w14:textId="6506884A"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4</w:t>
            </w:r>
          </w:p>
        </w:tc>
        <w:tc>
          <w:tcPr>
            <w:tcW w:w="521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21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EF2268">
        <w:tc>
          <w:tcPr>
            <w:tcW w:w="588" w:type="dxa"/>
            <w:vAlign w:val="center"/>
          </w:tcPr>
          <w:p w14:paraId="4A3A5E12" w14:textId="46A7768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5</w:t>
            </w:r>
          </w:p>
        </w:tc>
        <w:tc>
          <w:tcPr>
            <w:tcW w:w="521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21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EF2268">
        <w:tc>
          <w:tcPr>
            <w:tcW w:w="588" w:type="dxa"/>
            <w:vAlign w:val="center"/>
          </w:tcPr>
          <w:p w14:paraId="4A3A5E16" w14:textId="217B8F6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6</w:t>
            </w:r>
          </w:p>
        </w:tc>
        <w:tc>
          <w:tcPr>
            <w:tcW w:w="521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21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EF2268">
        <w:tc>
          <w:tcPr>
            <w:tcW w:w="588" w:type="dxa"/>
            <w:vAlign w:val="center"/>
          </w:tcPr>
          <w:p w14:paraId="4A3A5E1A" w14:textId="1C396B9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7</w:t>
            </w:r>
          </w:p>
        </w:tc>
        <w:tc>
          <w:tcPr>
            <w:tcW w:w="521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214" w:type="dxa"/>
          </w:tcPr>
          <w:p w14:paraId="4A3A5E1C" w14:textId="4D8B67F3"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rsidDel="008A5A59" w14:paraId="1C20919B" w14:textId="77777777" w:rsidTr="00EF2268">
        <w:tc>
          <w:tcPr>
            <w:tcW w:w="588" w:type="dxa"/>
            <w:vAlign w:val="center"/>
          </w:tcPr>
          <w:p w14:paraId="02FF2CA6" w14:textId="1949CE24" w:rsidR="005B6312" w:rsidDel="008A5A59" w:rsidRDefault="00011BC3" w:rsidP="008D3313">
            <w:pPr>
              <w:jc w:val="center"/>
              <w:rPr>
                <w:rFonts w:asciiTheme="minorHAnsi" w:hAnsiTheme="minorHAnsi"/>
                <w:sz w:val="18"/>
                <w:szCs w:val="18"/>
              </w:rPr>
            </w:pPr>
            <w:r>
              <w:rPr>
                <w:rFonts w:asciiTheme="minorHAnsi" w:hAnsiTheme="minorHAnsi"/>
                <w:sz w:val="18"/>
                <w:szCs w:val="18"/>
              </w:rPr>
              <w:t>08</w:t>
            </w:r>
          </w:p>
        </w:tc>
        <w:tc>
          <w:tcPr>
            <w:tcW w:w="5214" w:type="dxa"/>
            <w:vAlign w:val="center"/>
          </w:tcPr>
          <w:p w14:paraId="12609F1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3B01B111" w14:textId="54CEE99F" w:rsidR="003B53A3" w:rsidRDefault="003B53A3" w:rsidP="00F561F5">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1FC322F3" w14:textId="617B9804"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rsidDel="008A5A59" w14:paraId="0666F892" w14:textId="77777777" w:rsidTr="00EF2268">
        <w:tc>
          <w:tcPr>
            <w:tcW w:w="588" w:type="dxa"/>
            <w:vAlign w:val="center"/>
          </w:tcPr>
          <w:p w14:paraId="287EAC2B" w14:textId="1AA06D33" w:rsidR="005B6312" w:rsidDel="008A5A59" w:rsidRDefault="00011BC3" w:rsidP="008D3313">
            <w:pPr>
              <w:jc w:val="center"/>
              <w:rPr>
                <w:rFonts w:asciiTheme="minorHAnsi" w:hAnsiTheme="minorHAnsi"/>
                <w:sz w:val="18"/>
                <w:szCs w:val="18"/>
              </w:rPr>
            </w:pPr>
            <w:r>
              <w:rPr>
                <w:rFonts w:asciiTheme="minorHAnsi" w:hAnsiTheme="minorHAnsi"/>
                <w:sz w:val="18"/>
                <w:szCs w:val="18"/>
              </w:rPr>
              <w:t>09</w:t>
            </w:r>
          </w:p>
        </w:tc>
        <w:tc>
          <w:tcPr>
            <w:tcW w:w="5214" w:type="dxa"/>
            <w:vAlign w:val="center"/>
          </w:tcPr>
          <w:p w14:paraId="1E9FC4B1"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4478BFF3" w14:textId="77777777" w:rsidR="003B53A3" w:rsidRDefault="003B53A3" w:rsidP="003B53A3">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72497052" w14:textId="30B27B10"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rsidDel="008A5A59" w14:paraId="59CB9D0E" w14:textId="77777777" w:rsidTr="00EF2268">
        <w:tc>
          <w:tcPr>
            <w:tcW w:w="588" w:type="dxa"/>
            <w:vAlign w:val="center"/>
          </w:tcPr>
          <w:p w14:paraId="375AB967" w14:textId="52143F7F" w:rsidR="005B6312" w:rsidDel="008A5A59" w:rsidRDefault="00011BC3" w:rsidP="00865606">
            <w:pPr>
              <w:jc w:val="center"/>
              <w:rPr>
                <w:rFonts w:asciiTheme="minorHAnsi" w:hAnsiTheme="minorHAnsi"/>
                <w:sz w:val="18"/>
                <w:szCs w:val="18"/>
              </w:rPr>
            </w:pPr>
            <w:r>
              <w:rPr>
                <w:rFonts w:asciiTheme="minorHAnsi" w:hAnsiTheme="minorHAnsi"/>
                <w:sz w:val="18"/>
                <w:szCs w:val="18"/>
              </w:rPr>
              <w:t>10</w:t>
            </w:r>
          </w:p>
        </w:tc>
        <w:tc>
          <w:tcPr>
            <w:tcW w:w="5214" w:type="dxa"/>
            <w:vAlign w:val="center"/>
          </w:tcPr>
          <w:p w14:paraId="2E877F6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424F3AB8" w14:textId="77777777" w:rsidR="003B53A3" w:rsidRDefault="003B53A3" w:rsidP="003B53A3">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1F2E99B6" w14:textId="1EEB5249"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rsidDel="008A5A59" w14:paraId="342AFEC0" w14:textId="77777777" w:rsidTr="00EF2268">
        <w:tc>
          <w:tcPr>
            <w:tcW w:w="588" w:type="dxa"/>
            <w:vAlign w:val="center"/>
          </w:tcPr>
          <w:p w14:paraId="7354F5EE" w14:textId="0E546B79" w:rsidR="005B6312" w:rsidDel="008A5A59" w:rsidRDefault="00011BC3" w:rsidP="008D3313">
            <w:pPr>
              <w:jc w:val="center"/>
              <w:rPr>
                <w:rFonts w:asciiTheme="minorHAnsi" w:hAnsiTheme="minorHAnsi"/>
                <w:sz w:val="18"/>
                <w:szCs w:val="18"/>
              </w:rPr>
            </w:pPr>
            <w:r>
              <w:rPr>
                <w:rFonts w:asciiTheme="minorHAnsi" w:hAnsiTheme="minorHAnsi"/>
                <w:sz w:val="18"/>
                <w:szCs w:val="18"/>
              </w:rPr>
              <w:t>11</w:t>
            </w:r>
          </w:p>
        </w:tc>
        <w:tc>
          <w:tcPr>
            <w:tcW w:w="5214" w:type="dxa"/>
            <w:vAlign w:val="center"/>
          </w:tcPr>
          <w:p w14:paraId="1D6B8F1E"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75EDA3E4" w14:textId="77777777" w:rsidR="003B53A3" w:rsidRDefault="003B53A3" w:rsidP="003B53A3">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425E3BDA" w14:textId="16083214"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14:paraId="110D76D1" w14:textId="77777777" w:rsidTr="00EF2268">
        <w:tc>
          <w:tcPr>
            <w:tcW w:w="588" w:type="dxa"/>
            <w:vAlign w:val="center"/>
          </w:tcPr>
          <w:p w14:paraId="707BDC72" w14:textId="06AE8FDA" w:rsidR="005B6312" w:rsidRPr="00A42BCC" w:rsidDel="00E42B9A" w:rsidRDefault="00011BC3" w:rsidP="008D3313">
            <w:pPr>
              <w:jc w:val="center"/>
              <w:rPr>
                <w:rFonts w:asciiTheme="minorHAnsi" w:hAnsiTheme="minorHAnsi"/>
                <w:sz w:val="18"/>
                <w:szCs w:val="18"/>
              </w:rPr>
            </w:pPr>
            <w:r>
              <w:rPr>
                <w:rFonts w:asciiTheme="minorHAnsi" w:hAnsiTheme="minorHAnsi"/>
                <w:sz w:val="18"/>
                <w:szCs w:val="18"/>
              </w:rPr>
              <w:t>12</w:t>
            </w:r>
          </w:p>
        </w:tc>
        <w:tc>
          <w:tcPr>
            <w:tcW w:w="5214" w:type="dxa"/>
            <w:vAlign w:val="center"/>
          </w:tcPr>
          <w:p w14:paraId="5AC4F34E" w14:textId="77777777" w:rsidR="005B6312" w:rsidRPr="00197C55" w:rsidRDefault="005B6312" w:rsidP="008D3313">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2B0A8E88" w14:textId="77777777" w:rsidR="003B53A3" w:rsidRDefault="003B53A3" w:rsidP="00F561F5">
            <w:pPr>
              <w:rPr>
                <w:rFonts w:asciiTheme="minorHAnsi" w:hAnsiTheme="minorHAnsi"/>
                <w:sz w:val="18"/>
                <w:szCs w:val="18"/>
              </w:rPr>
            </w:pPr>
            <w:r w:rsidRPr="003B53A3">
              <w:rPr>
                <w:rFonts w:asciiTheme="minorHAnsi" w:hAnsiTheme="minorHAnsi"/>
                <w:sz w:val="18"/>
                <w:szCs w:val="18"/>
              </w:rPr>
              <w:t>&lt;&lt; 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50B6D4C5" w14:textId="09570D9A" w:rsidR="005B6312" w:rsidRPr="00A42BCC" w:rsidRDefault="003B53A3" w:rsidP="00F561F5">
            <w:pPr>
              <w:rPr>
                <w:rFonts w:asciiTheme="minorHAnsi" w:hAnsiTheme="minorHAnsi"/>
                <w:sz w:val="18"/>
                <w:szCs w:val="18"/>
              </w:rPr>
            </w:pPr>
            <w:r w:rsidRPr="003B53A3">
              <w:rPr>
                <w:rFonts w:asciiTheme="minorHAnsi" w:hAnsiTheme="minorHAnsi"/>
                <w:sz w:val="18"/>
                <w:szCs w:val="18"/>
              </w:rPr>
              <w:t>Else value = sum of (A08+A09+A10+A11) &gt;&gt;</w:t>
            </w:r>
          </w:p>
        </w:tc>
      </w:tr>
      <w:tr w:rsidR="00046C2D" w:rsidRPr="00A42BCC" w14:paraId="36E5B711" w14:textId="77777777" w:rsidTr="00EF2268">
        <w:tc>
          <w:tcPr>
            <w:tcW w:w="588" w:type="dxa"/>
            <w:vAlign w:val="center"/>
          </w:tcPr>
          <w:p w14:paraId="4CDDE799" w14:textId="13C05CF8" w:rsidR="00046C2D" w:rsidRDefault="00B33ADB" w:rsidP="008D3313">
            <w:pPr>
              <w:jc w:val="center"/>
              <w:rPr>
                <w:rFonts w:asciiTheme="minorHAnsi" w:hAnsiTheme="minorHAnsi"/>
                <w:sz w:val="18"/>
                <w:szCs w:val="18"/>
              </w:rPr>
            </w:pPr>
            <w:r>
              <w:rPr>
                <w:rFonts w:asciiTheme="minorHAnsi" w:hAnsiTheme="minorHAnsi"/>
                <w:sz w:val="18"/>
                <w:szCs w:val="18"/>
              </w:rPr>
              <w:t>13</w:t>
            </w:r>
          </w:p>
        </w:tc>
        <w:tc>
          <w:tcPr>
            <w:tcW w:w="5214" w:type="dxa"/>
            <w:vAlign w:val="center"/>
          </w:tcPr>
          <w:p w14:paraId="780AA3CF" w14:textId="3962D1D3" w:rsidR="00046C2D" w:rsidRDefault="001775B0" w:rsidP="008D3313">
            <w:pPr>
              <w:rPr>
                <w:rFonts w:asciiTheme="minorHAnsi" w:hAnsiTheme="minorHAnsi"/>
                <w:sz w:val="18"/>
                <w:szCs w:val="18"/>
              </w:rPr>
            </w:pPr>
            <w:ins w:id="3" w:author="Alhabibi, Haider@Energy" w:date="2023-06-07T13:19:00Z">
              <w:r w:rsidRPr="001775B0">
                <w:rPr>
                  <w:rFonts w:asciiTheme="minorHAnsi" w:hAnsiTheme="minorHAnsi"/>
                  <w:sz w:val="18"/>
                  <w:szCs w:val="18"/>
                </w:rPr>
                <w:t>Dwelling Unit</w:t>
              </w:r>
            </w:ins>
            <w:del w:id="4" w:author="Alhabibi, Haider@Energy" w:date="2023-06-07T13:19:00Z">
              <w:r w:rsidR="00311C88" w:rsidDel="001775B0">
                <w:rPr>
                  <w:rFonts w:asciiTheme="minorHAnsi" w:hAnsiTheme="minorHAnsi"/>
                  <w:sz w:val="18"/>
                  <w:szCs w:val="18"/>
                </w:rPr>
                <w:delText>Building</w:delText>
              </w:r>
            </w:del>
            <w:r w:rsidR="00311C88">
              <w:rPr>
                <w:rFonts w:asciiTheme="minorHAnsi" w:hAnsiTheme="minorHAnsi"/>
                <w:sz w:val="18"/>
                <w:szCs w:val="18"/>
              </w:rPr>
              <w:t xml:space="preserve"> V</w:t>
            </w:r>
            <w:r w:rsidR="00B33ADB">
              <w:rPr>
                <w:rFonts w:asciiTheme="minorHAnsi" w:hAnsiTheme="minorHAnsi"/>
                <w:sz w:val="18"/>
                <w:szCs w:val="18"/>
              </w:rPr>
              <w:t>olume</w:t>
            </w:r>
          </w:p>
        </w:tc>
        <w:tc>
          <w:tcPr>
            <w:tcW w:w="5214" w:type="dxa"/>
            <w:vAlign w:val="center"/>
          </w:tcPr>
          <w:p w14:paraId="4B3B2420" w14:textId="0B171EEB" w:rsidR="00046C2D" w:rsidRDefault="00B33ADB" w:rsidP="00011BC3">
            <w:pPr>
              <w:rPr>
                <w:rFonts w:asciiTheme="minorHAnsi" w:hAnsiTheme="minorHAnsi"/>
                <w:sz w:val="18"/>
                <w:szCs w:val="18"/>
              </w:rPr>
            </w:pPr>
            <w:r w:rsidRPr="00B33ADB">
              <w:rPr>
                <w:rFonts w:asciiTheme="minorHAnsi" w:hAnsiTheme="minorHAnsi"/>
                <w:sz w:val="18"/>
                <w:szCs w:val="18"/>
              </w:rPr>
              <w:t>&lt;&lt;if performance, reference from CF1R; Elseif prescriptive, user input&gt;&gt;</w:t>
            </w:r>
          </w:p>
        </w:tc>
      </w:tr>
      <w:tr w:rsidR="005B6312" w14:paraId="04FB332E" w14:textId="77777777" w:rsidTr="00EF2268">
        <w:tc>
          <w:tcPr>
            <w:tcW w:w="588" w:type="dxa"/>
            <w:vAlign w:val="center"/>
          </w:tcPr>
          <w:p w14:paraId="4C93DCF5" w14:textId="6BB1819E" w:rsidR="005B6312" w:rsidRDefault="00011BC3" w:rsidP="008D3313">
            <w:pPr>
              <w:jc w:val="center"/>
              <w:rPr>
                <w:rFonts w:asciiTheme="minorHAnsi" w:hAnsiTheme="minorHAnsi"/>
                <w:sz w:val="18"/>
                <w:szCs w:val="18"/>
              </w:rPr>
            </w:pPr>
            <w:r>
              <w:rPr>
                <w:rFonts w:asciiTheme="minorHAnsi" w:hAnsiTheme="minorHAnsi"/>
                <w:sz w:val="18"/>
                <w:szCs w:val="18"/>
              </w:rPr>
              <w:t>1</w:t>
            </w:r>
            <w:r w:rsidR="00B33ADB">
              <w:rPr>
                <w:rFonts w:asciiTheme="minorHAnsi" w:hAnsiTheme="minorHAnsi"/>
                <w:sz w:val="18"/>
                <w:szCs w:val="18"/>
              </w:rPr>
              <w:t>4</w:t>
            </w:r>
          </w:p>
        </w:tc>
        <w:tc>
          <w:tcPr>
            <w:tcW w:w="5214" w:type="dxa"/>
            <w:vAlign w:val="center"/>
          </w:tcPr>
          <w:p w14:paraId="5F908336" w14:textId="7EC4C559" w:rsidR="005B6312" w:rsidRPr="00037CA8" w:rsidRDefault="005B6312" w:rsidP="008D3313">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214" w:type="dxa"/>
            <w:vAlign w:val="center"/>
          </w:tcPr>
          <w:p w14:paraId="0752CA8A" w14:textId="717649BD" w:rsidR="00F561F5" w:rsidRDefault="005B6312" w:rsidP="00F561F5">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A02=required</w:t>
            </w:r>
            <w:r w:rsidRPr="004B6582">
              <w:rPr>
                <w:rFonts w:asciiTheme="minorHAnsi" w:hAnsiTheme="minorHAnsi"/>
                <w:sz w:val="18"/>
                <w:szCs w:val="18"/>
              </w:rPr>
              <w:t>, then</w:t>
            </w:r>
            <w:r w:rsidR="00F77597">
              <w:rPr>
                <w:rFonts w:asciiTheme="minorHAnsi" w:hAnsiTheme="minorHAnsi"/>
                <w:sz w:val="18"/>
                <w:szCs w:val="18"/>
              </w:rPr>
              <w:t xml:space="preserve"> value = </w:t>
            </w:r>
            <w:r w:rsidR="00BB7FEB">
              <w:rPr>
                <w:rFonts w:asciiTheme="minorHAnsi" w:hAnsiTheme="minorHAnsi"/>
                <w:sz w:val="18"/>
                <w:szCs w:val="18"/>
              </w:rPr>
              <w:t>A12</w:t>
            </w:r>
            <w:r>
              <w:rPr>
                <w:rFonts w:asciiTheme="minorHAnsi" w:hAnsiTheme="minorHAnsi"/>
                <w:sz w:val="18"/>
                <w:szCs w:val="18"/>
              </w:rPr>
              <w:t>*</w:t>
            </w:r>
            <w:proofErr w:type="gramStart"/>
            <w:r>
              <w:rPr>
                <w:rFonts w:asciiTheme="minorHAnsi" w:hAnsiTheme="minorHAnsi"/>
                <w:sz w:val="18"/>
                <w:szCs w:val="18"/>
              </w:rPr>
              <w:t>0.3</w:t>
            </w:r>
            <w:r w:rsidR="00F561F5">
              <w:rPr>
                <w:rFonts w:asciiTheme="minorHAnsi" w:hAnsiTheme="minorHAnsi"/>
                <w:sz w:val="18"/>
                <w:szCs w:val="18"/>
              </w:rPr>
              <w:t>;</w:t>
            </w:r>
            <w:proofErr w:type="gramEnd"/>
          </w:p>
          <w:p w14:paraId="46069126" w14:textId="4072988A" w:rsidR="005B6312" w:rsidRDefault="005B6312" w:rsidP="00F561F5">
            <w:pPr>
              <w:rPr>
                <w:rFonts w:asciiTheme="minorHAnsi" w:hAnsiTheme="minorHAnsi"/>
                <w:sz w:val="18"/>
                <w:szCs w:val="18"/>
              </w:rPr>
            </w:pPr>
            <w:r>
              <w:rPr>
                <w:rFonts w:asciiTheme="minorHAnsi" w:hAnsiTheme="minorHAnsi"/>
                <w:sz w:val="18"/>
                <w:szCs w:val="18"/>
              </w:rPr>
              <w:t>else value = N/A</w:t>
            </w:r>
            <w:r w:rsidDel="00820D66">
              <w:rPr>
                <w:rFonts w:asciiTheme="minorHAnsi" w:hAnsiTheme="minorHAnsi"/>
                <w:sz w:val="18"/>
                <w:szCs w:val="18"/>
              </w:rPr>
              <w:t xml:space="preserve"> </w:t>
            </w:r>
            <w:r>
              <w:rPr>
                <w:rFonts w:asciiTheme="minorHAnsi" w:hAnsiTheme="minorHAnsi"/>
                <w:sz w:val="18"/>
                <w:szCs w:val="18"/>
              </w:rPr>
              <w:t>&gt;&gt;</w:t>
            </w:r>
          </w:p>
        </w:tc>
      </w:tr>
      <w:tr w:rsidR="005B6312" w:rsidRPr="00A42BCC" w14:paraId="4A3A5E25" w14:textId="77777777" w:rsidTr="00EF2268">
        <w:tc>
          <w:tcPr>
            <w:tcW w:w="588" w:type="dxa"/>
            <w:vAlign w:val="center"/>
          </w:tcPr>
          <w:p w14:paraId="4A3A5E22" w14:textId="13C67ED7" w:rsidR="005B6312" w:rsidRPr="00A42BCC" w:rsidDel="0053362D" w:rsidRDefault="00011BC3" w:rsidP="005B6312">
            <w:pPr>
              <w:jc w:val="center"/>
              <w:rPr>
                <w:rFonts w:asciiTheme="minorHAnsi" w:hAnsiTheme="minorHAnsi"/>
                <w:sz w:val="18"/>
                <w:szCs w:val="18"/>
              </w:rPr>
            </w:pPr>
            <w:r>
              <w:rPr>
                <w:rFonts w:asciiTheme="minorHAnsi" w:hAnsiTheme="minorHAnsi"/>
                <w:sz w:val="18"/>
                <w:szCs w:val="18"/>
              </w:rPr>
              <w:t>1</w:t>
            </w:r>
            <w:r w:rsidR="00B33ADB">
              <w:rPr>
                <w:rFonts w:asciiTheme="minorHAnsi" w:hAnsiTheme="minorHAnsi"/>
                <w:sz w:val="18"/>
                <w:szCs w:val="18"/>
              </w:rPr>
              <w:t>5</w:t>
            </w:r>
          </w:p>
        </w:tc>
        <w:tc>
          <w:tcPr>
            <w:tcW w:w="5214" w:type="dxa"/>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214" w:type="dxa"/>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EF2268">
        <w:tc>
          <w:tcPr>
            <w:tcW w:w="588" w:type="dxa"/>
            <w:vAlign w:val="center"/>
          </w:tcPr>
          <w:p w14:paraId="2E709D13" w14:textId="40FCBC12" w:rsidR="005B6312" w:rsidDel="00820D66" w:rsidRDefault="00011BC3" w:rsidP="008D3313">
            <w:pPr>
              <w:jc w:val="center"/>
              <w:rPr>
                <w:rFonts w:asciiTheme="minorHAnsi" w:hAnsiTheme="minorHAnsi"/>
                <w:sz w:val="18"/>
                <w:szCs w:val="18"/>
              </w:rPr>
            </w:pPr>
            <w:r>
              <w:rPr>
                <w:rFonts w:asciiTheme="minorHAnsi" w:hAnsiTheme="minorHAnsi"/>
                <w:sz w:val="18"/>
                <w:szCs w:val="18"/>
              </w:rPr>
              <w:t>1</w:t>
            </w:r>
            <w:r w:rsidR="00B33ADB">
              <w:rPr>
                <w:rFonts w:asciiTheme="minorHAnsi" w:hAnsiTheme="minorHAnsi"/>
                <w:sz w:val="18"/>
                <w:szCs w:val="18"/>
              </w:rPr>
              <w:t>6</w:t>
            </w:r>
          </w:p>
        </w:tc>
        <w:tc>
          <w:tcPr>
            <w:tcW w:w="5214" w:type="dxa"/>
            <w:vAlign w:val="center"/>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214" w:type="dxa"/>
            <w:vAlign w:val="center"/>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EF2268">
        <w:tc>
          <w:tcPr>
            <w:tcW w:w="588" w:type="dxa"/>
            <w:vAlign w:val="center"/>
          </w:tcPr>
          <w:p w14:paraId="7CB355A3" w14:textId="77777777" w:rsidR="005B6312" w:rsidDel="00820D66" w:rsidRDefault="005B6312" w:rsidP="008D3313">
            <w:pPr>
              <w:jc w:val="center"/>
              <w:rPr>
                <w:rFonts w:asciiTheme="minorHAnsi" w:hAnsiTheme="minorHAnsi"/>
                <w:sz w:val="18"/>
                <w:szCs w:val="18"/>
              </w:rPr>
            </w:pPr>
          </w:p>
        </w:tc>
        <w:tc>
          <w:tcPr>
            <w:tcW w:w="5214" w:type="dxa"/>
            <w:vAlign w:val="center"/>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214" w:type="dxa"/>
            <w:vAlign w:val="center"/>
          </w:tcPr>
          <w:p w14:paraId="3C8F71EE" w14:textId="3AC7E0B2" w:rsidR="005B6312" w:rsidRPr="006954EE" w:rsidRDefault="005B6312" w:rsidP="008D3313">
            <w:pPr>
              <w:rPr>
                <w:rFonts w:asciiTheme="minorHAnsi" w:hAnsiTheme="minorHAnsi"/>
                <w:sz w:val="18"/>
                <w:szCs w:val="18"/>
              </w:rPr>
            </w:pPr>
            <w:r>
              <w:rPr>
                <w:rFonts w:asciiTheme="minorHAnsi" w:hAnsiTheme="minorHAnsi"/>
                <w:sz w:val="18"/>
                <w:szCs w:val="18"/>
              </w:rPr>
              <w:t>&lt;&lt; if A1</w:t>
            </w:r>
            <w:r w:rsidR="00B33ADB">
              <w:rPr>
                <w:rFonts w:asciiTheme="minorHAnsi" w:hAnsiTheme="minorHAnsi"/>
                <w:sz w:val="18"/>
                <w:szCs w:val="18"/>
              </w:rPr>
              <w:t>6</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sidR="00672313">
              <w:rPr>
                <w:rFonts w:asciiTheme="minorHAnsi" w:hAnsiTheme="minorHAnsi"/>
                <w:sz w:val="18"/>
                <w:szCs w:val="18"/>
              </w:rPr>
              <w:t>MCH</w:t>
            </w:r>
            <w:r w:rsidRPr="006954EE">
              <w:rPr>
                <w:rFonts w:asciiTheme="minorHAnsi" w:hAnsiTheme="minorHAnsi"/>
                <w:sz w:val="18"/>
                <w:szCs w:val="18"/>
              </w:rPr>
              <w:t>-</w:t>
            </w:r>
            <w:proofErr w:type="gramStart"/>
            <w:r w:rsidRPr="006954EE">
              <w:rPr>
                <w:rFonts w:asciiTheme="minorHAnsi" w:hAnsiTheme="minorHAnsi"/>
                <w:sz w:val="18"/>
                <w:szCs w:val="18"/>
              </w:rPr>
              <w:t>2</w:t>
            </w:r>
            <w:r w:rsidR="00672313">
              <w:rPr>
                <w:rFonts w:asciiTheme="minorHAnsi" w:hAnsiTheme="minorHAnsi"/>
                <w:sz w:val="18"/>
                <w:szCs w:val="18"/>
              </w:rPr>
              <w:t>4</w:t>
            </w:r>
            <w:r w:rsidRPr="006954EE">
              <w:rPr>
                <w:rFonts w:asciiTheme="minorHAnsi" w:hAnsiTheme="minorHAnsi"/>
                <w:sz w:val="18"/>
                <w:szCs w:val="18"/>
              </w:rPr>
              <w:t>a;</w:t>
            </w:r>
            <w:proofErr w:type="gramEnd"/>
            <w:r w:rsidRPr="006954EE">
              <w:rPr>
                <w:rFonts w:asciiTheme="minorHAnsi" w:hAnsiTheme="minorHAnsi"/>
                <w:sz w:val="18"/>
                <w:szCs w:val="18"/>
              </w:rPr>
              <w:t xml:space="preserve"> </w:t>
            </w:r>
          </w:p>
          <w:p w14:paraId="66128FB9" w14:textId="2103E48F" w:rsidR="005B6312" w:rsidRDefault="004130B2">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w:t>
            </w:r>
            <w:r w:rsidR="00B33ADB">
              <w:rPr>
                <w:rFonts w:asciiTheme="minorHAnsi" w:hAnsiTheme="minorHAnsi"/>
                <w:sz w:val="18"/>
                <w:szCs w:val="18"/>
              </w:rPr>
              <w:t>6</w:t>
            </w:r>
            <w:r w:rsidR="005B6312">
              <w:rPr>
                <w:rFonts w:asciiTheme="minorHAnsi" w:hAnsiTheme="minorHAnsi"/>
                <w:sz w:val="18"/>
                <w:szCs w:val="18"/>
              </w:rPr>
              <w:t>=</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672313">
              <w:rPr>
                <w:rFonts w:asciiTheme="minorHAnsi" w:hAnsiTheme="minorHAnsi"/>
                <w:sz w:val="18"/>
                <w:szCs w:val="18"/>
              </w:rPr>
              <w:t>MCH</w:t>
            </w:r>
            <w:r w:rsidR="005B6312" w:rsidRPr="006954EE">
              <w:rPr>
                <w:rFonts w:asciiTheme="minorHAnsi" w:hAnsiTheme="minorHAnsi"/>
                <w:sz w:val="18"/>
                <w:szCs w:val="18"/>
              </w:rPr>
              <w:t>-2</w:t>
            </w:r>
            <w:r w:rsidR="00672313">
              <w:rPr>
                <w:rFonts w:asciiTheme="minorHAnsi" w:hAnsiTheme="minorHAnsi"/>
                <w:sz w:val="18"/>
                <w:szCs w:val="18"/>
              </w:rPr>
              <w:t>4</w:t>
            </w:r>
            <w:r w:rsidR="005B6312" w:rsidRPr="006954EE">
              <w:rPr>
                <w:rFonts w:asciiTheme="minorHAnsi" w:hAnsiTheme="minorHAnsi"/>
                <w:sz w:val="18"/>
                <w:szCs w:val="18"/>
              </w:rPr>
              <w:t>b</w:t>
            </w:r>
            <w:r w:rsidR="005B6312">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881890">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881890">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881890">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881890">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881890">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7D52090A"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w:t>
            </w:r>
            <w:proofErr w:type="gramStart"/>
            <w:r w:rsidRPr="00A42BCC">
              <w:rPr>
                <w:rFonts w:asciiTheme="minorHAnsi" w:hAnsiTheme="minorHAnsi"/>
                <w:sz w:val="18"/>
                <w:szCs w:val="18"/>
              </w:rPr>
              <w:t>in order to</w:t>
            </w:r>
            <w:proofErr w:type="gramEnd"/>
            <w:r w:rsidRPr="00A42BCC">
              <w:rPr>
                <w:rFonts w:asciiTheme="minorHAnsi" w:hAnsiTheme="minorHAnsi"/>
                <w:sz w:val="18"/>
                <w:szCs w:val="18"/>
              </w:rPr>
              <w:t xml:space="preserve">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 xml:space="preserve">Leakage </w:t>
            </w:r>
            <w:r w:rsidR="00CA3D62">
              <w:rPr>
                <w:rFonts w:asciiTheme="minorHAnsi" w:hAnsiTheme="minorHAnsi"/>
                <w:sz w:val="18"/>
                <w:szCs w:val="18"/>
              </w:rPr>
              <w:t>worksheet</w:t>
            </w:r>
            <w:r w:rsidRPr="00A42BCC">
              <w:rPr>
                <w:rFonts w:asciiTheme="minorHAnsi" w:hAnsiTheme="minorHAnsi"/>
                <w:sz w:val="18"/>
                <w:szCs w:val="18"/>
              </w:rPr>
              <w:t>"&gt;&gt;</w:t>
            </w:r>
          </w:p>
        </w:tc>
      </w:tr>
      <w:tr w:rsidR="00EA01F0" w:rsidRPr="00A42BCC" w14:paraId="4A3A5E44" w14:textId="77777777" w:rsidTr="00881890">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881890">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881890">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881890">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881890">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881890">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881890">
        <w:tc>
          <w:tcPr>
            <w:tcW w:w="10795" w:type="dxa"/>
          </w:tcPr>
          <w:p w14:paraId="4A3A5E5F" w14:textId="4F31C4FC" w:rsidR="007C670E" w:rsidRPr="005A593D" w:rsidRDefault="00672313" w:rsidP="0028362C">
            <w:pPr>
              <w:rPr>
                <w:rFonts w:asciiTheme="minorHAnsi" w:hAnsiTheme="minorHAnsi"/>
                <w:b/>
                <w:szCs w:val="18"/>
              </w:rPr>
            </w:pPr>
            <w:r>
              <w:rPr>
                <w:rFonts w:asciiTheme="minorHAnsi" w:hAnsiTheme="minorHAnsi"/>
                <w:b/>
                <w:szCs w:val="18"/>
              </w:rPr>
              <w:t>MCH24a</w:t>
            </w:r>
            <w:r w:rsidR="007C670E" w:rsidRPr="005A593D">
              <w:rPr>
                <w:rFonts w:asciiTheme="minorHAnsi" w:hAnsiTheme="minorHAnsi"/>
                <w:b/>
                <w:szCs w:val="18"/>
              </w:rPr>
              <w:t xml:space="preserve"> - Single Point Air Tightness Test </w:t>
            </w:r>
            <w:proofErr w:type="gramStart"/>
            <w:r w:rsidR="007C670E" w:rsidRPr="005A593D">
              <w:rPr>
                <w:rFonts w:asciiTheme="minorHAnsi" w:hAnsiTheme="minorHAnsi"/>
                <w:b/>
                <w:szCs w:val="18"/>
              </w:rPr>
              <w:t>With</w:t>
            </w:r>
            <w:proofErr w:type="gramEnd"/>
            <w:r w:rsidR="007C670E" w:rsidRPr="005A593D">
              <w:rPr>
                <w:rFonts w:asciiTheme="minorHAnsi" w:hAnsiTheme="minorHAnsi"/>
                <w:b/>
                <w:szCs w:val="18"/>
              </w:rPr>
              <w:t xml:space="preserve"> Manual Meter</w:t>
            </w:r>
            <w:r w:rsidR="007C670E"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550"/>
        <w:gridCol w:w="5653"/>
      </w:tblGrid>
      <w:tr w:rsidR="00EA01F0" w:rsidRPr="00A42BCC" w14:paraId="4A3A5E64" w14:textId="77777777" w:rsidTr="002A0DD2">
        <w:tc>
          <w:tcPr>
            <w:tcW w:w="10792" w:type="dxa"/>
            <w:gridSpan w:val="3"/>
          </w:tcPr>
          <w:p w14:paraId="4A3A5E63" w14:textId="435ED73B"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2A0DD2">
        <w:tc>
          <w:tcPr>
            <w:tcW w:w="58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50"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653" w:type="dxa"/>
            <w:vAlign w:val="center"/>
          </w:tcPr>
          <w:p w14:paraId="4A3A5E67" w14:textId="71DDB473"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2A0DD2">
        <w:tc>
          <w:tcPr>
            <w:tcW w:w="58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50"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53" w:type="dxa"/>
            <w:vAlign w:val="center"/>
          </w:tcPr>
          <w:p w14:paraId="4A3A5E6B" w14:textId="6160A42D"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2A0DD2">
        <w:tc>
          <w:tcPr>
            <w:tcW w:w="58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50" w:type="dxa"/>
            <w:vAlign w:val="center"/>
          </w:tcPr>
          <w:p w14:paraId="75D832AA" w14:textId="037D81B3"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653" w:type="dxa"/>
            <w:vAlign w:val="center"/>
          </w:tcPr>
          <w:p w14:paraId="4A3A5E90" w14:textId="4DE5DE82"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EA01F0" w:rsidRPr="00A42BCC" w14:paraId="4A3A5E95" w14:textId="77777777" w:rsidTr="002A0DD2">
        <w:tc>
          <w:tcPr>
            <w:tcW w:w="589" w:type="dxa"/>
            <w:vAlign w:val="center"/>
          </w:tcPr>
          <w:p w14:paraId="4A3A5E92" w14:textId="7CFCBBB9"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50" w:type="dxa"/>
            <w:vAlign w:val="center"/>
          </w:tcPr>
          <w:p w14:paraId="4A3A5E93" w14:textId="06BA9AB4" w:rsidR="00EA01F0" w:rsidRPr="00A42BCC" w:rsidRDefault="00EA01F0" w:rsidP="00F4770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sidR="00F47707">
              <w:rPr>
                <w:rFonts w:asciiTheme="minorHAnsi" w:hAnsiTheme="minorHAnsi"/>
                <w:sz w:val="18"/>
                <w:szCs w:val="18"/>
              </w:rPr>
              <w:t>Enclosure</w:t>
            </w:r>
            <w:r w:rsidR="00F47707" w:rsidRPr="00A42BCC">
              <w:rPr>
                <w:rFonts w:asciiTheme="minorHAnsi" w:hAnsiTheme="minorHAnsi"/>
                <w:sz w:val="18"/>
                <w:szCs w:val="18"/>
              </w:rPr>
              <w:t xml:space="preserve"> </w:t>
            </w:r>
            <w:r w:rsidRPr="00A42BCC">
              <w:rPr>
                <w:rFonts w:asciiTheme="minorHAnsi" w:hAnsiTheme="minorHAnsi"/>
                <w:sz w:val="18"/>
                <w:szCs w:val="18"/>
              </w:rPr>
              <w:t>Pressure Target</w:t>
            </w:r>
            <w:r w:rsidR="00C006FF">
              <w:rPr>
                <w:rFonts w:asciiTheme="minorHAnsi" w:hAnsiTheme="minorHAnsi"/>
                <w:sz w:val="18"/>
                <w:szCs w:val="18"/>
              </w:rPr>
              <w:t xml:space="preserve"> (Pa)</w:t>
            </w:r>
          </w:p>
        </w:tc>
        <w:tc>
          <w:tcPr>
            <w:tcW w:w="5653" w:type="dxa"/>
            <w:vAlign w:val="center"/>
          </w:tcPr>
          <w:p w14:paraId="4A3A5E94" w14:textId="1A1237F0"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 C</w:t>
            </w:r>
            <w:r w:rsidR="00CA3A31">
              <w:rPr>
                <w:rFonts w:asciiTheme="minorHAnsi" w:hAnsiTheme="minorHAnsi"/>
                <w:sz w:val="18"/>
                <w:szCs w:val="18"/>
              </w:rPr>
              <w:t>0</w:t>
            </w:r>
            <w:r w:rsidRPr="00A42BCC">
              <w:rPr>
                <w:rFonts w:asciiTheme="minorHAnsi" w:hAnsiTheme="minorHAnsi"/>
                <w:sz w:val="18"/>
                <w:szCs w:val="18"/>
              </w:rPr>
              <w:t xml:space="preserve">2 </w:t>
            </w:r>
            <w:r w:rsidR="00CA3A31">
              <w:rPr>
                <w:rFonts w:asciiTheme="minorHAnsi" w:hAnsiTheme="minorHAnsi"/>
                <w:sz w:val="18"/>
                <w:szCs w:val="18"/>
              </w:rPr>
              <w:t>=</w:t>
            </w:r>
            <w:r w:rsidR="00CA3A31" w:rsidRPr="00A42BCC">
              <w:rPr>
                <w:rFonts w:asciiTheme="minorHAnsi" w:hAnsiTheme="minorHAnsi"/>
                <w:sz w:val="18"/>
                <w:szCs w:val="18"/>
              </w:rPr>
              <w:t xml:space="preserve"> </w:t>
            </w:r>
            <w:r w:rsidRPr="00A42BCC">
              <w:rPr>
                <w:rFonts w:asciiTheme="minorHAnsi" w:hAnsiTheme="minorHAnsi"/>
                <w:sz w:val="18"/>
                <w:szCs w:val="18"/>
              </w:rPr>
              <w:t>Pressurization</w:t>
            </w:r>
            <w:r w:rsidR="00CA3A31">
              <w:rPr>
                <w:rFonts w:asciiTheme="minorHAnsi" w:hAnsiTheme="minorHAnsi"/>
                <w:sz w:val="18"/>
                <w:szCs w:val="18"/>
              </w:rPr>
              <w:t>, then value =</w:t>
            </w:r>
            <w:r w:rsidRPr="00A42BCC">
              <w:rPr>
                <w:rFonts w:asciiTheme="minorHAnsi" w:hAnsiTheme="minorHAnsi"/>
                <w:sz w:val="18"/>
                <w:szCs w:val="18"/>
              </w:rPr>
              <w:t>50 +C</w:t>
            </w:r>
            <w:r w:rsidR="00917497">
              <w:rPr>
                <w:rFonts w:asciiTheme="minorHAnsi" w:hAnsiTheme="minorHAnsi"/>
                <w:sz w:val="18"/>
                <w:szCs w:val="18"/>
              </w:rPr>
              <w:t>0</w:t>
            </w:r>
            <w:r w:rsidR="00CA3A31">
              <w:rPr>
                <w:rFonts w:asciiTheme="minorHAnsi" w:hAnsiTheme="minorHAnsi"/>
                <w:sz w:val="18"/>
                <w:szCs w:val="18"/>
              </w:rPr>
              <w:t>3</w:t>
            </w:r>
            <w:r w:rsidRPr="00A42BCC">
              <w:rPr>
                <w:rFonts w:asciiTheme="minorHAnsi" w:hAnsiTheme="minorHAnsi"/>
                <w:sz w:val="18"/>
                <w:szCs w:val="18"/>
              </w:rPr>
              <w:t xml:space="preserve">; </w:t>
            </w:r>
            <w:r w:rsidR="00FF42BC">
              <w:rPr>
                <w:rFonts w:asciiTheme="minorHAnsi" w:hAnsiTheme="minorHAnsi"/>
                <w:sz w:val="18"/>
                <w:szCs w:val="18"/>
              </w:rPr>
              <w:t>elseif</w:t>
            </w:r>
            <w:r w:rsidR="00CA3A31">
              <w:rPr>
                <w:rFonts w:asciiTheme="minorHAnsi" w:hAnsiTheme="minorHAnsi"/>
                <w:sz w:val="18"/>
                <w:szCs w:val="18"/>
              </w:rPr>
              <w:br/>
            </w:r>
            <w:r w:rsidRPr="00A42BCC">
              <w:rPr>
                <w:rFonts w:asciiTheme="minorHAnsi" w:hAnsiTheme="minorHAnsi"/>
                <w:sz w:val="18"/>
                <w:szCs w:val="18"/>
              </w:rPr>
              <w:t xml:space="preserve"> C</w:t>
            </w:r>
            <w:r w:rsidR="00CA3A31">
              <w:rPr>
                <w:rFonts w:asciiTheme="minorHAnsi" w:hAnsiTheme="minorHAnsi"/>
                <w:sz w:val="18"/>
                <w:szCs w:val="18"/>
              </w:rPr>
              <w:t>0</w:t>
            </w:r>
            <w:r w:rsidRPr="00A42BCC">
              <w:rPr>
                <w:rFonts w:asciiTheme="minorHAnsi" w:hAnsiTheme="minorHAnsi"/>
                <w:sz w:val="18"/>
                <w:szCs w:val="18"/>
              </w:rPr>
              <w:t>2</w:t>
            </w:r>
            <w:r w:rsidR="00CA3A31">
              <w:rPr>
                <w:rFonts w:asciiTheme="minorHAnsi" w:hAnsiTheme="minorHAnsi"/>
                <w:sz w:val="18"/>
                <w:szCs w:val="18"/>
              </w:rPr>
              <w:t>=</w:t>
            </w:r>
            <w:r w:rsidRPr="00A42BCC">
              <w:rPr>
                <w:rFonts w:asciiTheme="minorHAnsi" w:hAnsiTheme="minorHAnsi"/>
                <w:sz w:val="18"/>
                <w:szCs w:val="18"/>
              </w:rPr>
              <w:t xml:space="preserve">Depressurization </w:t>
            </w:r>
            <w:r w:rsidR="00CA3A31">
              <w:rPr>
                <w:rFonts w:asciiTheme="minorHAnsi" w:hAnsiTheme="minorHAnsi"/>
                <w:sz w:val="18"/>
                <w:szCs w:val="18"/>
              </w:rPr>
              <w:t>then value</w:t>
            </w:r>
            <w:proofErr w:type="gramStart"/>
            <w:r w:rsidR="00CA3A31">
              <w:rPr>
                <w:rFonts w:asciiTheme="minorHAnsi" w:hAnsiTheme="minorHAnsi"/>
                <w:sz w:val="18"/>
                <w:szCs w:val="18"/>
              </w:rPr>
              <w:t>=(</w:t>
            </w:r>
            <w:proofErr w:type="gramEnd"/>
            <w:r w:rsidRPr="00A42BCC">
              <w:rPr>
                <w:rFonts w:asciiTheme="minorHAnsi" w:hAnsiTheme="minorHAnsi"/>
                <w:sz w:val="18"/>
                <w:szCs w:val="18"/>
              </w:rPr>
              <w:t>-50</w:t>
            </w:r>
            <w:r w:rsidR="00CA3A31">
              <w:rPr>
                <w:rFonts w:asciiTheme="minorHAnsi" w:hAnsiTheme="minorHAnsi"/>
                <w:sz w:val="18"/>
                <w:szCs w:val="18"/>
              </w:rPr>
              <w:t>)</w:t>
            </w:r>
            <w:r w:rsidRPr="00A42BCC">
              <w:rPr>
                <w:rFonts w:asciiTheme="minorHAnsi" w:hAnsiTheme="minorHAnsi"/>
                <w:sz w:val="18"/>
                <w:szCs w:val="18"/>
              </w:rPr>
              <w:t xml:space="preserve"> + C</w:t>
            </w:r>
            <w:r w:rsidR="00CA3A31">
              <w:rPr>
                <w:rFonts w:asciiTheme="minorHAnsi" w:hAnsiTheme="minorHAnsi"/>
                <w:sz w:val="18"/>
                <w:szCs w:val="18"/>
              </w:rPr>
              <w:t>0</w:t>
            </w:r>
            <w:r w:rsidR="00917497">
              <w:rPr>
                <w:rFonts w:asciiTheme="minorHAnsi" w:hAnsiTheme="minorHAnsi"/>
                <w:sz w:val="18"/>
                <w:szCs w:val="18"/>
              </w:rPr>
              <w:t>3</w:t>
            </w:r>
            <w:r w:rsidRPr="00A42BCC">
              <w:rPr>
                <w:rFonts w:asciiTheme="minorHAnsi" w:hAnsiTheme="minorHAnsi"/>
                <w:sz w:val="18"/>
                <w:szCs w:val="18"/>
              </w:rPr>
              <w:t>&gt;&gt; (Resolution of 0.1)</w:t>
            </w:r>
          </w:p>
        </w:tc>
      </w:tr>
      <w:tr w:rsidR="00EA01F0" w:rsidRPr="00A42BCC" w14:paraId="4A3A5E99" w14:textId="77777777" w:rsidTr="002A0DD2">
        <w:tc>
          <w:tcPr>
            <w:tcW w:w="589" w:type="dxa"/>
            <w:vAlign w:val="center"/>
          </w:tcPr>
          <w:p w14:paraId="4A3A5E96" w14:textId="76FBDA58"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50" w:type="dxa"/>
            <w:vAlign w:val="center"/>
          </w:tcPr>
          <w:p w14:paraId="4D6CE9D9" w14:textId="47F8AA15" w:rsidR="00EA01F0"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sidR="00CA3A31">
              <w:rPr>
                <w:rFonts w:asciiTheme="minorHAnsi" w:hAnsiTheme="minorHAnsi"/>
                <w:sz w:val="18"/>
                <w:szCs w:val="18"/>
              </w:rPr>
              <w:t xml:space="preserve"> Enclosure </w:t>
            </w:r>
            <w:r w:rsidRPr="00A42BCC">
              <w:rPr>
                <w:rFonts w:asciiTheme="minorHAnsi" w:hAnsiTheme="minorHAnsi"/>
                <w:sz w:val="18"/>
                <w:szCs w:val="18"/>
              </w:rPr>
              <w:t>Pressure Measured</w:t>
            </w:r>
            <w:r w:rsidR="00C006FF">
              <w:rPr>
                <w:rFonts w:asciiTheme="minorHAnsi" w:hAnsiTheme="minorHAnsi"/>
                <w:sz w:val="18"/>
                <w:szCs w:val="18"/>
              </w:rPr>
              <w:t xml:space="preserve"> (Pa)</w:t>
            </w:r>
          </w:p>
          <w:p w14:paraId="4A3A5E97" w14:textId="0EAE0593" w:rsidR="001E5EB4" w:rsidRPr="00A42BCC" w:rsidRDefault="001E5EB4" w:rsidP="001E5EB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653" w:type="dxa"/>
            <w:vAlign w:val="center"/>
          </w:tcPr>
          <w:p w14:paraId="4A3A5E98" w14:textId="6E4C9741"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enter </w:t>
            </w:r>
            <w:r w:rsidR="0029261F">
              <w:rPr>
                <w:rFonts w:asciiTheme="minorHAnsi" w:hAnsiTheme="minorHAnsi"/>
                <w:sz w:val="18"/>
                <w:szCs w:val="18"/>
              </w:rPr>
              <w:t xml:space="preserve">numeric </w:t>
            </w:r>
            <w:proofErr w:type="spellStart"/>
            <w:r w:rsidR="0029261F">
              <w:rPr>
                <w:rFonts w:asciiTheme="minorHAnsi" w:hAnsiTheme="minorHAnsi"/>
                <w:sz w:val="18"/>
                <w:szCs w:val="18"/>
              </w:rPr>
              <w:t>xx.x</w:t>
            </w:r>
            <w:proofErr w:type="spellEnd"/>
            <w:r w:rsidR="0029261F">
              <w:rPr>
                <w:rFonts w:asciiTheme="minorHAnsi" w:hAnsiTheme="minorHAnsi"/>
                <w:sz w:val="18"/>
                <w:szCs w:val="18"/>
              </w:rPr>
              <w:t xml:space="preserve">:  -75.0 </w:t>
            </w:r>
            <w:r w:rsidR="0029261F">
              <w:rPr>
                <w:rFonts w:asciiTheme="minorHAnsi" w:hAnsiTheme="minorHAnsi" w:cstheme="minorHAnsi"/>
                <w:sz w:val="18"/>
                <w:szCs w:val="18"/>
              </w:rPr>
              <w:t>≥</w:t>
            </w:r>
            <w:r w:rsidR="0029261F">
              <w:rPr>
                <w:rFonts w:asciiTheme="minorHAnsi" w:hAnsiTheme="minorHAnsi"/>
                <w:sz w:val="18"/>
                <w:szCs w:val="18"/>
              </w:rPr>
              <w:t xml:space="preserve"> </w:t>
            </w:r>
            <w:r w:rsidRPr="00A42BCC">
              <w:rPr>
                <w:rFonts w:asciiTheme="minorHAnsi" w:hAnsiTheme="minorHAnsi"/>
                <w:sz w:val="18"/>
                <w:szCs w:val="18"/>
              </w:rPr>
              <w:t>value</w:t>
            </w:r>
            <w:r w:rsidR="0029261F">
              <w:rPr>
                <w:rFonts w:asciiTheme="minorHAnsi" w:hAnsiTheme="minorHAnsi"/>
                <w:sz w:val="18"/>
                <w:szCs w:val="18"/>
              </w:rPr>
              <w:t xml:space="preserve"> </w:t>
            </w:r>
            <w:r w:rsidR="0029261F">
              <w:rPr>
                <w:rFonts w:asciiTheme="minorHAnsi" w:hAnsiTheme="minorHAnsi" w:cstheme="minorHAnsi"/>
                <w:sz w:val="18"/>
                <w:szCs w:val="18"/>
              </w:rPr>
              <w:t>≤</w:t>
            </w:r>
            <w:r w:rsidR="0029261F">
              <w:rPr>
                <w:rFonts w:asciiTheme="minorHAnsi" w:hAnsiTheme="minorHAnsi"/>
                <w:sz w:val="18"/>
                <w:szCs w:val="18"/>
              </w:rPr>
              <w:t xml:space="preserve"> 75</w:t>
            </w:r>
            <w:r w:rsidRPr="00A42BCC">
              <w:rPr>
                <w:rFonts w:asciiTheme="minorHAnsi" w:hAnsiTheme="minorHAnsi"/>
                <w:sz w:val="18"/>
                <w:szCs w:val="18"/>
              </w:rPr>
              <w:t>&gt;&gt;</w:t>
            </w:r>
          </w:p>
        </w:tc>
      </w:tr>
      <w:tr w:rsidR="003C5E86" w:rsidRPr="00A42BCC" w14:paraId="31801980" w14:textId="77777777" w:rsidTr="002A0DD2">
        <w:tc>
          <w:tcPr>
            <w:tcW w:w="589" w:type="dxa"/>
            <w:vAlign w:val="center"/>
          </w:tcPr>
          <w:p w14:paraId="678284EB" w14:textId="75405321"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50" w:type="dxa"/>
            <w:vAlign w:val="center"/>
          </w:tcPr>
          <w:p w14:paraId="022545CA" w14:textId="6F6CAC29"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2D6F47">
              <w:rPr>
                <w:rFonts w:asciiTheme="minorHAnsi" w:hAnsiTheme="minorHAnsi"/>
                <w:sz w:val="18"/>
                <w:szCs w:val="18"/>
              </w:rPr>
              <w:t>Difference</w:t>
            </w:r>
            <w:r w:rsidR="00AD6BA1">
              <w:rPr>
                <w:rFonts w:asciiTheme="minorHAnsi" w:hAnsiTheme="minorHAnsi"/>
                <w:sz w:val="18"/>
                <w:szCs w:val="18"/>
              </w:rPr>
              <w:t xml:space="preserve"> (Pa)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653" w:type="dxa"/>
            <w:vAlign w:val="center"/>
          </w:tcPr>
          <w:p w14:paraId="3D20E1B8" w14:textId="4754FDD0" w:rsidR="003C5E86" w:rsidRDefault="00E81D5E"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w:t>
            </w:r>
            <w:r w:rsidR="0017724F">
              <w:rPr>
                <w:rFonts w:asciiTheme="minorHAnsi" w:hAnsiTheme="minorHAnsi"/>
                <w:sz w:val="18"/>
                <w:szCs w:val="18"/>
              </w:rPr>
              <w:t xml:space="preserve"> numeric</w:t>
            </w:r>
            <w:r>
              <w:rPr>
                <w:rFonts w:asciiTheme="minorHAnsi" w:hAnsiTheme="minorHAnsi"/>
                <w:sz w:val="18"/>
                <w:szCs w:val="18"/>
              </w:rPr>
              <w:t xml:space="preserve"> value </w:t>
            </w:r>
            <w:proofErr w:type="spellStart"/>
            <w:r>
              <w:rPr>
                <w:rFonts w:asciiTheme="minorHAnsi" w:hAnsiTheme="minorHAnsi"/>
                <w:sz w:val="18"/>
                <w:szCs w:val="18"/>
              </w:rPr>
              <w:t>xx.x</w:t>
            </w:r>
            <w:proofErr w:type="spellEnd"/>
            <w:r>
              <w:rPr>
                <w:rFonts w:asciiTheme="minorHAnsi" w:hAnsiTheme="minorHAnsi"/>
                <w:sz w:val="18"/>
                <w:szCs w:val="18"/>
              </w:rPr>
              <w:t xml:space="preserve"> =</w:t>
            </w:r>
            <w:r w:rsidR="001E5EB4">
              <w:rPr>
                <w:rFonts w:asciiTheme="minorHAnsi" w:hAnsiTheme="minorHAnsi"/>
                <w:sz w:val="18"/>
                <w:szCs w:val="18"/>
              </w:rPr>
              <w:t xml:space="preserve"> </w:t>
            </w:r>
            <w:r>
              <w:rPr>
                <w:rFonts w:asciiTheme="minorHAnsi" w:hAnsiTheme="minorHAnsi"/>
                <w:sz w:val="18"/>
                <w:szCs w:val="18"/>
              </w:rPr>
              <w:t>C05-C03&gt;&gt;</w:t>
            </w:r>
          </w:p>
        </w:tc>
      </w:tr>
      <w:tr w:rsidR="00EA01F0" w:rsidRPr="00A42BCC" w14:paraId="4A3A5E9D" w14:textId="77777777" w:rsidTr="002A0DD2">
        <w:tc>
          <w:tcPr>
            <w:tcW w:w="589" w:type="dxa"/>
            <w:vAlign w:val="center"/>
          </w:tcPr>
          <w:p w14:paraId="4A3A5E9A" w14:textId="0B5396DF"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50"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653" w:type="dxa"/>
            <w:vAlign w:val="center"/>
          </w:tcPr>
          <w:p w14:paraId="4A3A5E9C" w14:textId="73A698EF" w:rsidR="00EA01F0" w:rsidRPr="00A42BCC" w:rsidRDefault="00C006FF"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proofErr w:type="gramStart"/>
            <w:r w:rsidR="00840617">
              <w:rPr>
                <w:rFonts w:asciiTheme="minorHAnsi" w:hAnsiTheme="minorHAnsi"/>
                <w:sz w:val="18"/>
                <w:szCs w:val="18"/>
              </w:rPr>
              <w:t>(</w:t>
            </w:r>
            <w:r>
              <w:rPr>
                <w:sz w:val="18"/>
                <w:szCs w:val="18"/>
              </w:rPr>
              <w:t xml:space="preserve"> </w:t>
            </w:r>
            <w:r w:rsidR="00E81D5E">
              <w:rPr>
                <w:sz w:val="18"/>
                <w:szCs w:val="18"/>
              </w:rPr>
              <w:t>C</w:t>
            </w:r>
            <w:proofErr w:type="gramEnd"/>
            <w:r w:rsidR="00E81D5E">
              <w:rPr>
                <w:sz w:val="18"/>
                <w:szCs w:val="18"/>
              </w:rPr>
              <w:t xml:space="preserve">06)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1" w14:textId="77777777" w:rsidTr="002A0DD2">
        <w:tc>
          <w:tcPr>
            <w:tcW w:w="589" w:type="dxa"/>
            <w:vAlign w:val="center"/>
          </w:tcPr>
          <w:p w14:paraId="4A3A5E9E" w14:textId="5945F64B"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50" w:type="dxa"/>
            <w:vAlign w:val="center"/>
          </w:tcPr>
          <w:p w14:paraId="4A3A5E9F" w14:textId="10ECE95A" w:rsidR="00EA01F0" w:rsidRPr="00A42BCC" w:rsidRDefault="006C1E71" w:rsidP="00EF226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00EA01F0" w:rsidRPr="00A42BCC">
              <w:rPr>
                <w:rFonts w:asciiTheme="minorHAnsi" w:hAnsiTheme="minorHAnsi"/>
                <w:sz w:val="18"/>
                <w:szCs w:val="18"/>
              </w:rPr>
              <w:t xml:space="preserve">Nominal Fan </w:t>
            </w:r>
            <w:r w:rsidR="00525832">
              <w:rPr>
                <w:rFonts w:asciiTheme="minorHAnsi" w:hAnsiTheme="minorHAnsi"/>
                <w:sz w:val="18"/>
                <w:szCs w:val="18"/>
              </w:rPr>
              <w:t>F</w:t>
            </w:r>
            <w:r w:rsidR="00EA01F0" w:rsidRPr="00A42BCC">
              <w:rPr>
                <w:rFonts w:asciiTheme="minorHAnsi" w:hAnsiTheme="minorHAnsi"/>
                <w:sz w:val="18"/>
                <w:szCs w:val="18"/>
              </w:rPr>
              <w:t xml:space="preserve">low at </w:t>
            </w:r>
            <w:r w:rsidR="00525832">
              <w:rPr>
                <w:rFonts w:asciiTheme="minorHAnsi" w:hAnsiTheme="minorHAnsi"/>
                <w:sz w:val="18"/>
                <w:szCs w:val="18"/>
              </w:rPr>
              <w:t>A</w:t>
            </w:r>
            <w:r w:rsidR="00EA01F0" w:rsidRPr="00A42BCC">
              <w:rPr>
                <w:rFonts w:asciiTheme="minorHAnsi" w:hAnsiTheme="minorHAnsi"/>
                <w:sz w:val="18"/>
                <w:szCs w:val="18"/>
              </w:rPr>
              <w:t xml:space="preserve">bove </w:t>
            </w:r>
            <w:r w:rsidR="00525832">
              <w:rPr>
                <w:rFonts w:asciiTheme="minorHAnsi" w:hAnsiTheme="minorHAnsi"/>
                <w:sz w:val="18"/>
                <w:szCs w:val="18"/>
              </w:rPr>
              <w:t>F</w:t>
            </w:r>
            <w:r w:rsidR="00EA01F0" w:rsidRPr="00A42BCC">
              <w:rPr>
                <w:rFonts w:asciiTheme="minorHAnsi" w:hAnsiTheme="minorHAnsi"/>
                <w:sz w:val="18"/>
                <w:szCs w:val="18"/>
              </w:rPr>
              <w:t xml:space="preserve">an </w:t>
            </w:r>
            <w:r w:rsidR="00525832">
              <w:rPr>
                <w:rFonts w:asciiTheme="minorHAnsi" w:hAnsiTheme="minorHAnsi"/>
                <w:sz w:val="18"/>
                <w:szCs w:val="18"/>
              </w:rPr>
              <w:t>P</w:t>
            </w:r>
            <w:r w:rsidR="00EA01F0" w:rsidRPr="00A42BCC">
              <w:rPr>
                <w:rFonts w:asciiTheme="minorHAnsi" w:hAnsiTheme="minorHAnsi"/>
                <w:sz w:val="18"/>
                <w:szCs w:val="18"/>
              </w:rPr>
              <w:t>ressure</w:t>
            </w:r>
            <w:r w:rsidR="00C006FF">
              <w:rPr>
                <w:rFonts w:asciiTheme="minorHAnsi" w:hAnsiTheme="minorHAnsi"/>
                <w:sz w:val="18"/>
                <w:szCs w:val="18"/>
              </w:rPr>
              <w:t xml:space="preserve"> (cfm)</w:t>
            </w:r>
            <w:r w:rsidR="00B450BD">
              <w:rPr>
                <w:rFonts w:asciiTheme="minorHAnsi" w:hAnsiTheme="minorHAnsi"/>
                <w:sz w:val="18"/>
                <w:szCs w:val="18"/>
              </w:rPr>
              <w:t xml:space="preserve"> at </w:t>
            </w:r>
            <w:r w:rsidR="00EF2268">
              <w:rPr>
                <w:rFonts w:asciiTheme="minorHAnsi" w:hAnsiTheme="minorHAnsi"/>
                <w:sz w:val="18"/>
                <w:szCs w:val="18"/>
              </w:rPr>
              <w:t xml:space="preserve">the </w:t>
            </w:r>
            <w:r w:rsidR="00B450BD">
              <w:rPr>
                <w:rFonts w:asciiTheme="minorHAnsi" w:hAnsiTheme="minorHAnsi"/>
                <w:sz w:val="18"/>
                <w:szCs w:val="18"/>
              </w:rPr>
              <w:t>Induced Enclosure Pressure Difference (</w:t>
            </w:r>
            <w:r w:rsidR="00EF2268">
              <w:rPr>
                <w:rFonts w:asciiTheme="minorHAnsi" w:hAnsiTheme="minorHAnsi"/>
                <w:sz w:val="18"/>
                <w:szCs w:val="18"/>
              </w:rPr>
              <w:t xml:space="preserve">in </w:t>
            </w:r>
            <w:r w:rsidR="00B450BD">
              <w:rPr>
                <w:rFonts w:asciiTheme="minorHAnsi" w:hAnsiTheme="minorHAnsi"/>
                <w:sz w:val="18"/>
                <w:szCs w:val="18"/>
              </w:rPr>
              <w:t>C06 above)</w:t>
            </w:r>
          </w:p>
        </w:tc>
        <w:tc>
          <w:tcPr>
            <w:tcW w:w="5653" w:type="dxa"/>
            <w:vAlign w:val="center"/>
          </w:tcPr>
          <w:p w14:paraId="4A3A5EA0" w14:textId="50F44593" w:rsidR="00EA01F0" w:rsidRPr="00A42BCC" w:rsidRDefault="00EA01F0" w:rsidP="00B450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450BD">
              <w:rPr>
                <w:rFonts w:asciiTheme="minorHAnsi" w:hAnsiTheme="minorHAnsi"/>
                <w:sz w:val="18"/>
                <w:szCs w:val="18"/>
              </w:rPr>
              <w:t>enter integer</w:t>
            </w:r>
            <w:r w:rsidR="00B450BD" w:rsidRPr="00A42BCC">
              <w:rPr>
                <w:rFonts w:asciiTheme="minorHAnsi" w:hAnsiTheme="minorHAnsi"/>
                <w:sz w:val="18"/>
                <w:szCs w:val="18"/>
              </w:rPr>
              <w:t xml:space="preserve"> </w:t>
            </w:r>
            <w:r w:rsidRPr="00A42BCC">
              <w:rPr>
                <w:rFonts w:asciiTheme="minorHAnsi" w:hAnsiTheme="minorHAnsi"/>
                <w:sz w:val="18"/>
                <w:szCs w:val="18"/>
              </w:rPr>
              <w:t>value, &gt;&gt; (Resolution of 1 CFM)</w:t>
            </w:r>
          </w:p>
        </w:tc>
      </w:tr>
      <w:tr w:rsidR="00EA01F0" w:rsidRPr="00A42BCC" w14:paraId="4A3A5EA5" w14:textId="77777777" w:rsidTr="002A0DD2">
        <w:tc>
          <w:tcPr>
            <w:tcW w:w="589" w:type="dxa"/>
            <w:vAlign w:val="center"/>
          </w:tcPr>
          <w:p w14:paraId="4A3A5EA2" w14:textId="461DF7F0"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50" w:type="dxa"/>
            <w:vAlign w:val="center"/>
          </w:tcPr>
          <w:p w14:paraId="4A3A5EA3" w14:textId="01130C55" w:rsidR="00EA01F0" w:rsidRPr="00A42BCC" w:rsidRDefault="001C4335"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00EA01F0" w:rsidRPr="00A42BCC">
              <w:rPr>
                <w:rFonts w:asciiTheme="minorHAnsi" w:hAnsiTheme="minorHAnsi"/>
                <w:sz w:val="18"/>
                <w:szCs w:val="18"/>
              </w:rPr>
              <w:t>Nominal CFM50</w:t>
            </w:r>
          </w:p>
        </w:tc>
        <w:tc>
          <w:tcPr>
            <w:tcW w:w="5653" w:type="dxa"/>
            <w:vAlign w:val="center"/>
          </w:tcPr>
          <w:p w14:paraId="4A3A5EA4" w14:textId="25C53639" w:rsidR="00EA01F0" w:rsidRPr="00A42BCC" w:rsidRDefault="00EA01F0" w:rsidP="0060014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w:t>
            </w:r>
            <w:r w:rsidR="00917497">
              <w:rPr>
                <w:rFonts w:asciiTheme="minorHAnsi" w:hAnsiTheme="minorHAnsi"/>
                <w:sz w:val="18"/>
                <w:szCs w:val="18"/>
              </w:rPr>
              <w:t>value =</w:t>
            </w:r>
            <w:r w:rsidR="0060014C">
              <w:rPr>
                <w:rFonts w:asciiTheme="minorHAnsi" w:hAnsiTheme="minorHAnsi"/>
                <w:sz w:val="18"/>
                <w:szCs w:val="18"/>
              </w:rPr>
              <w:t xml:space="preserve"> C08 *</w:t>
            </w:r>
            <w:r w:rsidR="0060014C" w:rsidRPr="00A42BCC">
              <w:rPr>
                <w:rFonts w:asciiTheme="minorHAnsi" w:hAnsiTheme="minorHAnsi"/>
                <w:sz w:val="18"/>
                <w:szCs w:val="18"/>
              </w:rPr>
              <w:t xml:space="preserve"> </w:t>
            </w:r>
            <w:r w:rsidR="00917497" w:rsidRPr="00A42BCC">
              <w:rPr>
                <w:rFonts w:asciiTheme="minorHAnsi" w:hAnsiTheme="minorHAnsi"/>
                <w:sz w:val="18"/>
                <w:szCs w:val="18"/>
              </w:rPr>
              <w:t>(50</w:t>
            </w:r>
            <w:proofErr w:type="gramStart"/>
            <w:r w:rsidR="00917497" w:rsidRPr="00A42BCC">
              <w:rPr>
                <w:rFonts w:asciiTheme="minorHAnsi" w:hAnsiTheme="minorHAnsi"/>
                <w:sz w:val="18"/>
                <w:szCs w:val="18"/>
              </w:rPr>
              <w:t>/[</w:t>
            </w:r>
            <w:proofErr w:type="gramEnd"/>
            <w:r w:rsidR="00917497" w:rsidRPr="00A42BCC">
              <w:rPr>
                <w:rFonts w:asciiTheme="minorHAnsi" w:hAnsiTheme="minorHAnsi"/>
                <w:sz w:val="18"/>
                <w:szCs w:val="18"/>
              </w:rPr>
              <w:t>absolute value (</w:t>
            </w:r>
            <w:r w:rsidR="00917497">
              <w:rPr>
                <w:rFonts w:asciiTheme="minorHAnsi" w:hAnsiTheme="minorHAnsi"/>
                <w:sz w:val="18"/>
                <w:szCs w:val="18"/>
              </w:rPr>
              <w:t>C05 – C03</w:t>
            </w:r>
            <w:r w:rsidR="00917497" w:rsidRPr="00A42BCC">
              <w:rPr>
                <w:rFonts w:asciiTheme="minorHAnsi" w:hAnsiTheme="minorHAnsi"/>
                <w:sz w:val="18"/>
                <w:szCs w:val="18"/>
              </w:rPr>
              <w:t>)]</w:t>
            </w:r>
            <w:r w:rsidR="0060014C">
              <w:rPr>
                <w:rFonts w:asciiTheme="minorHAnsi" w:hAnsiTheme="minorHAnsi"/>
                <w:sz w:val="18"/>
                <w:szCs w:val="18"/>
              </w:rPr>
              <w:t>)</w:t>
            </w:r>
            <w:r w:rsidR="00917497" w:rsidRPr="006F3AAC">
              <w:rPr>
                <w:rFonts w:asciiTheme="minorHAnsi" w:hAnsiTheme="minorHAnsi"/>
                <w:sz w:val="18"/>
                <w:szCs w:val="18"/>
                <w:vertAlign w:val="superscript"/>
              </w:rPr>
              <w:t xml:space="preserve">0.65 </w:t>
            </w:r>
            <w:r w:rsidR="00917497">
              <w:rPr>
                <w:rFonts w:asciiTheme="minorHAnsi" w:hAnsiTheme="minorHAnsi"/>
                <w:sz w:val="18"/>
                <w:szCs w:val="18"/>
              </w:rPr>
              <w:t>*</w:t>
            </w:r>
            <w:r w:rsidRPr="00A42BCC">
              <w:rPr>
                <w:rFonts w:asciiTheme="minorHAnsi" w:hAnsiTheme="minorHAnsi"/>
                <w:sz w:val="18"/>
                <w:szCs w:val="18"/>
              </w:rPr>
              <w:t>&gt;&gt;</w:t>
            </w:r>
          </w:p>
        </w:tc>
      </w:tr>
    </w:tbl>
    <w:p w14:paraId="4A3A5EA6" w14:textId="77777777" w:rsidR="00EA01F0" w:rsidRPr="00881890" w:rsidRDefault="00EA01F0" w:rsidP="00A42BCC">
      <w:pPr>
        <w:rPr>
          <w:rFonts w:asciiTheme="minorHAnsi" w:hAnsiTheme="minorHAnsi"/>
          <w:sz w:val="14"/>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4515"/>
        <w:gridCol w:w="5697"/>
      </w:tblGrid>
      <w:tr w:rsidR="00EA01F0" w:rsidRPr="00A42BCC" w14:paraId="4A3A5EA8" w14:textId="77777777" w:rsidTr="00BE6F8A">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77777777" w:rsidTr="00BE6F8A">
        <w:tc>
          <w:tcPr>
            <w:tcW w:w="582" w:type="dxa"/>
            <w:vAlign w:val="center"/>
          </w:tcPr>
          <w:p w14:paraId="4A3A5EA9" w14:textId="408E1574"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15" w:type="dxa"/>
            <w:vAlign w:val="center"/>
          </w:tcPr>
          <w:p w14:paraId="3C57E5C6" w14:textId="77777777"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515B730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7" w:type="dxa"/>
          </w:tcPr>
          <w:p w14:paraId="4A3A5EAD" w14:textId="277A9D4B" w:rsidR="00840617" w:rsidRPr="00A42BCC" w:rsidRDefault="00840617"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2A0DD2">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77777777" w:rsidTr="00BE6F8A">
        <w:tc>
          <w:tcPr>
            <w:tcW w:w="582" w:type="dxa"/>
            <w:vAlign w:val="center"/>
          </w:tcPr>
          <w:p w14:paraId="5EB38912" w14:textId="163BEA70" w:rsidR="006C1E71" w:rsidRPr="00A42BCC" w:rsidDel="00E67F64"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15" w:type="dxa"/>
            <w:vAlign w:val="center"/>
          </w:tcPr>
          <w:p w14:paraId="289E59C6" w14:textId="49513C3B"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7" w:type="dxa"/>
          </w:tcPr>
          <w:p w14:paraId="49176998" w14:textId="46C2BB03"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w:t>
            </w:r>
            <w:r w:rsidR="00AC751B">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sidR="00AC751B">
              <w:rPr>
                <w:rFonts w:asciiTheme="minorHAnsi" w:hAnsiTheme="minorHAnsi"/>
                <w:sz w:val="18"/>
                <w:szCs w:val="18"/>
              </w:rPr>
              <w:t>)</w:t>
            </w:r>
            <w:r>
              <w:rPr>
                <w:rFonts w:asciiTheme="minorHAnsi" w:hAnsiTheme="minorHAnsi"/>
                <w:sz w:val="18"/>
                <w:szCs w:val="18"/>
              </w:rPr>
              <w:t>)</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2DCD84A6" w:rsidR="006C1E71" w:rsidRDefault="008F0CB1"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2A0DD2">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77777777" w:rsidTr="00BE6F8A">
        <w:tc>
          <w:tcPr>
            <w:tcW w:w="582" w:type="dxa"/>
            <w:vAlign w:val="center"/>
          </w:tcPr>
          <w:p w14:paraId="4A3A5EAF" w14:textId="1EE584ED"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15" w:type="dxa"/>
            <w:vAlign w:val="center"/>
          </w:tcPr>
          <w:p w14:paraId="6D34FD08" w14:textId="77777777"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0C03147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7" w:type="dxa"/>
          </w:tcPr>
          <w:p w14:paraId="15ABA38F" w14:textId="4066A60D"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A07</w:t>
            </w:r>
            <w:r w:rsidR="00AC751B">
              <w:rPr>
                <w:rFonts w:asciiTheme="minorHAnsi" w:hAnsiTheme="minorHAnsi"/>
                <w:sz w:val="18"/>
                <w:szCs w:val="18"/>
              </w:rPr>
              <w:t>)</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3CFD2115" w:rsidR="00840617" w:rsidRPr="00A42BCC" w:rsidRDefault="00840617"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2A0DD2">
              <w:rPr>
                <w:rFonts w:asciiTheme="minorHAnsi" w:hAnsiTheme="minorHAnsi"/>
                <w:sz w:val="18"/>
                <w:szCs w:val="18"/>
              </w:rPr>
              <w:t>A</w:t>
            </w:r>
            <w:r>
              <w:rPr>
                <w:rFonts w:asciiTheme="minorHAnsi" w:hAnsiTheme="minorHAnsi"/>
                <w:sz w:val="18"/>
                <w:szCs w:val="18"/>
              </w:rPr>
              <w:t>”&gt;&gt;</w:t>
            </w:r>
          </w:p>
        </w:tc>
      </w:tr>
      <w:tr w:rsidR="00840617" w:rsidRPr="00A42BCC" w14:paraId="4A3A5EB6" w14:textId="77777777" w:rsidTr="00BE6F8A">
        <w:tc>
          <w:tcPr>
            <w:tcW w:w="582" w:type="dxa"/>
            <w:vAlign w:val="center"/>
          </w:tcPr>
          <w:p w14:paraId="4A3A5EB3" w14:textId="260F961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15" w:type="dxa"/>
            <w:vAlign w:val="center"/>
          </w:tcPr>
          <w:p w14:paraId="4A3A5EB4" w14:textId="3EFDC3E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7" w:type="dxa"/>
          </w:tcPr>
          <w:p w14:paraId="4A3A5EB5" w14:textId="3088B46D" w:rsidR="00840617" w:rsidRPr="00A42BCC" w:rsidRDefault="00840617"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A07</w:t>
            </w:r>
            <w:r w:rsidR="00AC751B">
              <w:rPr>
                <w:rFonts w:asciiTheme="minorHAnsi" w:hAnsiTheme="minorHAnsi"/>
                <w:sz w:val="18"/>
                <w:szCs w:val="18"/>
              </w:rPr>
              <w:t>)</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2A0DD2">
              <w:rPr>
                <w:rFonts w:asciiTheme="minorHAnsi" w:hAnsiTheme="minorHAnsi"/>
                <w:sz w:val="18"/>
                <w:szCs w:val="18"/>
              </w:rPr>
              <w:t>A</w:t>
            </w:r>
            <w:r>
              <w:rPr>
                <w:rFonts w:asciiTheme="minorHAnsi" w:hAnsiTheme="minorHAnsi"/>
                <w:sz w:val="18"/>
                <w:szCs w:val="18"/>
              </w:rPr>
              <w:t>”&gt;&gt;</w:t>
            </w:r>
          </w:p>
        </w:tc>
      </w:tr>
      <w:tr w:rsidR="006C1E71" w:rsidRPr="00A42BCC" w14:paraId="294EA820" w14:textId="77777777" w:rsidTr="00BE6F8A">
        <w:tc>
          <w:tcPr>
            <w:tcW w:w="582" w:type="dxa"/>
            <w:vAlign w:val="center"/>
          </w:tcPr>
          <w:p w14:paraId="247E66CC" w14:textId="66D1D8AA" w:rsidR="006C1E71" w:rsidRPr="00A42BCC" w:rsidDel="00E67F64"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15" w:type="dxa"/>
            <w:vAlign w:val="center"/>
          </w:tcPr>
          <w:p w14:paraId="203A5E3A" w14:textId="365A9ACA"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7" w:type="dxa"/>
          </w:tcPr>
          <w:p w14:paraId="1DB34370" w14:textId="02996ABF"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proofErr w:type="gramStart"/>
            <w:r w:rsidR="004A1BB8">
              <w:rPr>
                <w:rFonts w:asciiTheme="minorHAnsi" w:hAnsiTheme="minorHAnsi"/>
                <w:sz w:val="18"/>
                <w:szCs w:val="18"/>
              </w:rPr>
              <w:t>];</w:t>
            </w:r>
            <w:proofErr w:type="gramEnd"/>
          </w:p>
          <w:p w14:paraId="7A3DA0CC" w14:textId="077E820F"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BE6F8A">
        <w:tc>
          <w:tcPr>
            <w:tcW w:w="582" w:type="dxa"/>
            <w:vAlign w:val="center"/>
          </w:tcPr>
          <w:p w14:paraId="369D442E" w14:textId="064D4F2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15"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7" w:type="dxa"/>
          </w:tcPr>
          <w:p w14:paraId="152B1FB0" w14:textId="26FCEDB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C09</w:t>
            </w:r>
            <w:r w:rsidR="009B2C1F">
              <w:rPr>
                <w:rFonts w:asciiTheme="minorHAnsi" w:hAnsiTheme="minorHAnsi"/>
                <w:sz w:val="18"/>
                <w:szCs w:val="18"/>
              </w:rPr>
              <w:t>*D01</w:t>
            </w:r>
            <w:r w:rsidRPr="00A42BCC">
              <w:rPr>
                <w:rFonts w:asciiTheme="minorHAnsi" w:hAnsiTheme="minorHAnsi"/>
                <w:sz w:val="18"/>
                <w:szCs w:val="18"/>
              </w:rPr>
              <w:t>&gt;&gt;</w:t>
            </w:r>
          </w:p>
        </w:tc>
      </w:tr>
      <w:tr w:rsidR="00BE6F8A" w:rsidRPr="00A42BCC" w14:paraId="1A1688EB" w14:textId="77777777" w:rsidTr="00BE6F8A">
        <w:tc>
          <w:tcPr>
            <w:tcW w:w="582" w:type="dxa"/>
            <w:vAlign w:val="center"/>
          </w:tcPr>
          <w:p w14:paraId="69F3932F" w14:textId="01B297F8" w:rsidR="00BE6F8A" w:rsidRPr="00A42BCC" w:rsidRDefault="00BE6F8A" w:rsidP="00BE6F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15" w:type="dxa"/>
            <w:vAlign w:val="center"/>
          </w:tcPr>
          <w:p w14:paraId="40626BE8" w14:textId="3B7CBF50" w:rsidR="00BE6F8A" w:rsidRPr="00A42BCC" w:rsidRDefault="00BE6F8A" w:rsidP="00BE6F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97" w:type="dxa"/>
          </w:tcPr>
          <w:p w14:paraId="1AD28A76" w14:textId="3D3B52B0" w:rsidR="00BE6F8A" w:rsidRPr="00A42BCC" w:rsidRDefault="00BE6F8A" w:rsidP="00046C2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&lt;&lt;value = ((D02 * 60) / </w:t>
            </w:r>
            <w:ins w:id="5" w:author="Alhabibi, Haider@Energy" w:date="2023-06-07T13:20:00Z">
              <w:r w:rsidR="001775B0" w:rsidRPr="001775B0">
                <w:rPr>
                  <w:rFonts w:asciiTheme="minorHAnsi" w:hAnsiTheme="minorHAnsi"/>
                  <w:sz w:val="18"/>
                  <w:szCs w:val="18"/>
                </w:rPr>
                <w:t>Dwelling Unit</w:t>
              </w:r>
            </w:ins>
            <w:del w:id="6" w:author="Alhabibi, Haider@Energy" w:date="2023-06-07T13:20:00Z">
              <w:r w:rsidDel="001775B0">
                <w:rPr>
                  <w:rFonts w:asciiTheme="minorHAnsi" w:hAnsiTheme="minorHAnsi"/>
                  <w:sz w:val="18"/>
                  <w:szCs w:val="18"/>
                </w:rPr>
                <w:delText>Building</w:delText>
              </w:r>
            </w:del>
            <w:r>
              <w:rPr>
                <w:rFonts w:asciiTheme="minorHAnsi" w:hAnsiTheme="minorHAnsi"/>
                <w:sz w:val="18"/>
                <w:szCs w:val="18"/>
              </w:rPr>
              <w:t xml:space="preserve"> volume from </w:t>
            </w:r>
            <w:r w:rsidR="00046C2D">
              <w:rPr>
                <w:rFonts w:asciiTheme="minorHAnsi" w:hAnsiTheme="minorHAnsi"/>
                <w:sz w:val="18"/>
                <w:szCs w:val="18"/>
              </w:rPr>
              <w:t>A13</w:t>
            </w:r>
            <w:r>
              <w:rPr>
                <w:rFonts w:asciiTheme="minorHAnsi" w:hAnsiTheme="minorHAnsi"/>
                <w:sz w:val="18"/>
                <w:szCs w:val="18"/>
              </w:rPr>
              <w:t xml:space="preserve">)&gt;&gt; </w:t>
            </w:r>
          </w:p>
        </w:tc>
      </w:tr>
    </w:tbl>
    <w:p w14:paraId="4A3A5EB7" w14:textId="77777777" w:rsidR="00EA01F0" w:rsidRPr="00C83978"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C83978"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187"/>
      </w:tblGrid>
      <w:tr w:rsidR="00EA01F0" w:rsidRPr="00A42BCC" w14:paraId="4A3A5EC7" w14:textId="77777777" w:rsidTr="00881890">
        <w:trPr>
          <w:trHeight w:val="128"/>
        </w:trPr>
        <w:tc>
          <w:tcPr>
            <w:tcW w:w="10790" w:type="dxa"/>
            <w:gridSpan w:val="2"/>
          </w:tcPr>
          <w:p w14:paraId="4A3A5EC6" w14:textId="50398F87"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CA3D62">
              <w:rPr>
                <w:rFonts w:asciiTheme="minorHAnsi" w:hAnsiTheme="minorHAnsi"/>
                <w:b/>
                <w:szCs w:val="18"/>
              </w:rPr>
              <w:t xml:space="preserve">Measured </w:t>
            </w:r>
            <w:r w:rsidR="005419F0">
              <w:rPr>
                <w:rFonts w:asciiTheme="minorHAnsi" w:hAnsiTheme="minorHAnsi"/>
                <w:b/>
                <w:szCs w:val="18"/>
              </w:rPr>
              <w:t xml:space="preserve">Enclosure </w:t>
            </w:r>
            <w:r w:rsidR="00CA3D62">
              <w:rPr>
                <w:rFonts w:asciiTheme="minorHAnsi" w:hAnsiTheme="minorHAnsi"/>
                <w:b/>
                <w:szCs w:val="18"/>
              </w:rPr>
              <w:t>Air Leakage Rate</w:t>
            </w:r>
          </w:p>
        </w:tc>
      </w:tr>
      <w:tr w:rsidR="00EA01F0" w:rsidRPr="00A42BCC" w14:paraId="4A3A5ECA" w14:textId="77777777" w:rsidTr="00881890">
        <w:trPr>
          <w:trHeight w:val="1065"/>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7" w:type="dxa"/>
            <w:vAlign w:val="center"/>
          </w:tcPr>
          <w:p w14:paraId="7B336204" w14:textId="6F2A0400"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066F15">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A1</w:t>
            </w:r>
            <w:r w:rsidR="00B33ADB">
              <w:rPr>
                <w:rFonts w:asciiTheme="minorHAnsi" w:hAnsiTheme="minorHAnsi"/>
                <w:sz w:val="18"/>
                <w:szCs w:val="18"/>
              </w:rPr>
              <w:t>5</w:t>
            </w:r>
            <w:r w:rsidR="00C83978">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w:t>
            </w:r>
            <w:r w:rsidR="00CA3D62">
              <w:rPr>
                <w:rFonts w:asciiTheme="minorHAnsi" w:hAnsiTheme="minorHAnsi"/>
                <w:sz w:val="18"/>
                <w:szCs w:val="18"/>
              </w:rPr>
              <w:t>A manometer with current calibration is required in order to comply with this</w:t>
            </w:r>
            <w:r w:rsidR="000B64C1" w:rsidRPr="000B64C1">
              <w:rPr>
                <w:rFonts w:asciiTheme="minorHAnsi" w:hAnsiTheme="minorHAnsi"/>
                <w:sz w:val="18"/>
                <w:szCs w:val="18"/>
              </w:rPr>
              <w:t xml:space="preserve">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 xml:space="preserve">Leakage </w:t>
            </w:r>
            <w:r w:rsidR="00CA3D62">
              <w:rPr>
                <w:rFonts w:asciiTheme="minorHAnsi" w:hAnsiTheme="minorHAnsi"/>
                <w:sz w:val="18"/>
                <w:szCs w:val="18"/>
              </w:rPr>
              <w:t>worksheet</w:t>
            </w:r>
            <w:proofErr w:type="gramStart"/>
            <w:r w:rsidR="000B64C1">
              <w:rPr>
                <w:rFonts w:asciiTheme="minorHAnsi" w:hAnsiTheme="minorHAnsi"/>
                <w:sz w:val="18"/>
                <w:szCs w:val="18"/>
              </w:rPr>
              <w:t>";</w:t>
            </w:r>
            <w:proofErr w:type="gramEnd"/>
          </w:p>
          <w:p w14:paraId="143B74DB" w14:textId="0D042B66"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w:t>
            </w:r>
            <w:proofErr w:type="gramStart"/>
            <w:r w:rsidRPr="000B64C1">
              <w:rPr>
                <w:rFonts w:asciiTheme="minorHAnsi" w:hAnsiTheme="minorHAnsi"/>
                <w:sz w:val="18"/>
                <w:szCs w:val="18"/>
              </w:rPr>
              <w:t xml:space="preserve">required, </w:t>
            </w:r>
            <w:r w:rsidR="00EA1044">
              <w:rPr>
                <w:rFonts w:asciiTheme="minorHAnsi" w:hAnsiTheme="minorHAnsi"/>
                <w:sz w:val="18"/>
                <w:szCs w:val="18"/>
              </w:rPr>
              <w:t xml:space="preserve"> then</w:t>
            </w:r>
            <w:proofErr w:type="gramEnd"/>
            <w:r w:rsidR="00EA1044">
              <w:rPr>
                <w:rFonts w:asciiTheme="minorHAnsi" w:hAnsiTheme="minorHAnsi"/>
                <w:sz w:val="18"/>
                <w:szCs w:val="18"/>
              </w:rPr>
              <w:t xml:space="preserve"> </w:t>
            </w:r>
            <w:r w:rsidR="005419F0">
              <w:rPr>
                <w:rFonts w:asciiTheme="minorHAnsi" w:hAnsiTheme="minorHAnsi"/>
                <w:sz w:val="18"/>
                <w:szCs w:val="18"/>
              </w:rPr>
              <w:t>(</w:t>
            </w:r>
            <w:r w:rsidR="00EA1044">
              <w:rPr>
                <w:rFonts w:asciiTheme="minorHAnsi" w:hAnsiTheme="minorHAnsi"/>
                <w:sz w:val="18"/>
                <w:szCs w:val="18"/>
              </w:rPr>
              <w:t>value</w:t>
            </w:r>
            <w:r w:rsidR="005419F0">
              <w:rPr>
                <w:rFonts w:asciiTheme="minorHAnsi" w:hAnsiTheme="minorHAnsi"/>
                <w:sz w:val="18"/>
                <w:szCs w:val="18"/>
              </w:rPr>
              <w:t>)</w:t>
            </w:r>
            <w:r w:rsidR="00EA1044">
              <w:rPr>
                <w:rFonts w:asciiTheme="minorHAnsi" w:hAnsiTheme="minorHAnsi"/>
                <w:sz w:val="18"/>
                <w:szCs w:val="18"/>
              </w:rPr>
              <w:t xml:space="preserve"> =</w:t>
            </w:r>
            <w:r w:rsidRPr="000B64C1">
              <w:rPr>
                <w:rFonts w:asciiTheme="minorHAnsi" w:hAnsiTheme="minorHAnsi"/>
                <w:sz w:val="18"/>
                <w:szCs w:val="18"/>
              </w:rPr>
              <w:t>E01</w:t>
            </w:r>
            <w:r w:rsidR="00CA3D62">
              <w:rPr>
                <w:rFonts w:asciiTheme="minorHAnsi" w:hAnsiTheme="minorHAnsi"/>
                <w:sz w:val="18"/>
                <w:szCs w:val="18"/>
              </w:rPr>
              <w:t>*60/(</w:t>
            </w:r>
            <w:ins w:id="7" w:author="Alhabibi, Haider@Energy" w:date="2023-06-07T13:20:00Z">
              <w:r w:rsidR="001775B0" w:rsidRPr="001775B0">
                <w:rPr>
                  <w:rFonts w:asciiTheme="minorHAnsi" w:hAnsiTheme="minorHAnsi"/>
                  <w:sz w:val="18"/>
                  <w:szCs w:val="18"/>
                </w:rPr>
                <w:t xml:space="preserve"> </w:t>
              </w:r>
              <w:r w:rsidR="001775B0" w:rsidRPr="001775B0">
                <w:rPr>
                  <w:rFonts w:asciiTheme="minorHAnsi" w:hAnsiTheme="minorHAnsi"/>
                  <w:sz w:val="18"/>
                  <w:szCs w:val="18"/>
                </w:rPr>
                <w:t>Dwelling Unit</w:t>
              </w:r>
            </w:ins>
            <w:del w:id="8" w:author="Alhabibi, Haider@Energy" w:date="2023-06-07T13:20:00Z">
              <w:r w:rsidR="00F73044" w:rsidDel="001775B0">
                <w:rPr>
                  <w:rFonts w:asciiTheme="minorHAnsi" w:hAnsiTheme="minorHAnsi"/>
                  <w:sz w:val="18"/>
                  <w:szCs w:val="18"/>
                </w:rPr>
                <w:delText>Building</w:delText>
              </w:r>
            </w:del>
            <w:r w:rsidR="00F73044">
              <w:rPr>
                <w:rFonts w:asciiTheme="minorHAnsi" w:hAnsiTheme="minorHAnsi"/>
                <w:sz w:val="18"/>
                <w:szCs w:val="18"/>
              </w:rPr>
              <w:t xml:space="preserve"> Volume from </w:t>
            </w:r>
            <w:r w:rsidR="00046C2D">
              <w:rPr>
                <w:rFonts w:asciiTheme="minorHAnsi" w:hAnsiTheme="minorHAnsi"/>
                <w:sz w:val="18"/>
                <w:szCs w:val="18"/>
              </w:rPr>
              <w:t>A13</w:t>
            </w:r>
            <w:r w:rsidR="00CA3D62">
              <w:rPr>
                <w:rFonts w:asciiTheme="minorHAnsi" w:hAnsiTheme="minorHAnsi"/>
                <w:sz w:val="18"/>
                <w:szCs w:val="18"/>
              </w:rPr>
              <w:t>)</w:t>
            </w:r>
            <w:r>
              <w:rPr>
                <w:rFonts w:asciiTheme="minorHAnsi" w:hAnsiTheme="minorHAnsi"/>
                <w:sz w:val="18"/>
                <w:szCs w:val="18"/>
              </w:rPr>
              <w:t xml:space="preserve"> </w:t>
            </w:r>
            <w:r w:rsidR="00EA1044">
              <w:rPr>
                <w:rFonts w:asciiTheme="minorHAnsi" w:hAnsiTheme="minorHAnsi"/>
                <w:sz w:val="18"/>
                <w:szCs w:val="18"/>
              </w:rPr>
              <w:t xml:space="preserve"> and</w:t>
            </w:r>
            <w:r w:rsidRPr="000B64C1">
              <w:rPr>
                <w:rFonts w:asciiTheme="minorHAnsi" w:hAnsiTheme="minorHAnsi"/>
                <w:sz w:val="18"/>
                <w:szCs w:val="18"/>
              </w:rPr>
              <w:t xml:space="preserve"> display</w:t>
            </w:r>
            <w:r w:rsidR="005419F0">
              <w:rPr>
                <w:rFonts w:asciiTheme="minorHAnsi" w:hAnsiTheme="minorHAnsi"/>
                <w:sz w:val="18"/>
                <w:szCs w:val="18"/>
              </w:rPr>
              <w:t xml:space="preserve"> text:</w:t>
            </w:r>
            <w:r>
              <w:rPr>
                <w:rFonts w:asciiTheme="minorHAnsi" w:hAnsiTheme="minorHAnsi"/>
                <w:sz w:val="18"/>
                <w:szCs w:val="18"/>
              </w:rPr>
              <w:t xml:space="preserve"> </w:t>
            </w:r>
            <w:r w:rsidR="00EA1044">
              <w:rPr>
                <w:rFonts w:asciiTheme="minorHAnsi" w:hAnsiTheme="minorHAnsi"/>
                <w:sz w:val="18"/>
                <w:szCs w:val="18"/>
              </w:rPr>
              <w:t>“Enclosure Air Leakage Rate is (value) ACH</w:t>
            </w:r>
            <w:r w:rsidR="00EA1044" w:rsidRPr="00881890">
              <w:rPr>
                <w:rFonts w:asciiTheme="minorHAnsi" w:hAnsiTheme="minorHAnsi"/>
                <w:sz w:val="18"/>
                <w:szCs w:val="18"/>
                <w:vertAlign w:val="subscript"/>
              </w:rPr>
              <w:t>50</w:t>
            </w:r>
            <w:r>
              <w:rPr>
                <w:rFonts w:asciiTheme="minorHAnsi" w:hAnsiTheme="minorHAnsi"/>
                <w:sz w:val="18"/>
                <w:szCs w:val="18"/>
              </w:rPr>
              <w:t>;</w:t>
            </w:r>
          </w:p>
          <w:p w14:paraId="4A3A5EC9" w14:textId="1A88D6FC" w:rsidR="00EA01F0" w:rsidRPr="00A42BCC" w:rsidRDefault="00EF2268"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000B64C1" w:rsidRPr="000B64C1">
              <w:rPr>
                <w:rFonts w:asciiTheme="minorHAnsi" w:hAnsiTheme="minorHAnsi"/>
                <w:sz w:val="18"/>
                <w:szCs w:val="18"/>
              </w:rPr>
              <w:t>if A02 = required,</w:t>
            </w:r>
            <w:r w:rsidR="005419F0">
              <w:rPr>
                <w:rFonts w:asciiTheme="minorHAnsi" w:hAnsiTheme="minorHAnsi"/>
                <w:sz w:val="18"/>
                <w:szCs w:val="18"/>
              </w:rPr>
              <w:t xml:space="preserve"> then</w:t>
            </w:r>
            <w:r w:rsidR="000B64C1" w:rsidRPr="000B64C1">
              <w:rPr>
                <w:rFonts w:asciiTheme="minorHAnsi" w:hAnsiTheme="minorHAnsi"/>
                <w:sz w:val="18"/>
                <w:szCs w:val="18"/>
              </w:rPr>
              <w:t xml:space="preserve"> display </w:t>
            </w:r>
            <w:r>
              <w:rPr>
                <w:rFonts w:asciiTheme="minorHAnsi" w:hAnsiTheme="minorHAnsi"/>
                <w:sz w:val="18"/>
                <w:szCs w:val="18"/>
              </w:rPr>
              <w:t xml:space="preserve">text: </w:t>
            </w:r>
            <w:r w:rsidR="000B64C1" w:rsidRPr="000B64C1">
              <w:rPr>
                <w:rFonts w:asciiTheme="minorHAnsi" w:hAnsiTheme="minorHAnsi"/>
                <w:sz w:val="18"/>
                <w:szCs w:val="18"/>
              </w:rPr>
              <w:t>“</w:t>
            </w:r>
            <w:r w:rsidR="005419F0">
              <w:rPr>
                <w:rFonts w:asciiTheme="minorHAnsi" w:hAnsiTheme="minorHAnsi"/>
                <w:sz w:val="18"/>
                <w:szCs w:val="18"/>
              </w:rPr>
              <w:t>Enclosure Air Leakage Rate is (E01)</w:t>
            </w:r>
            <w:r w:rsidR="001748B5">
              <w:rPr>
                <w:rFonts w:asciiTheme="minorHAnsi" w:hAnsiTheme="minorHAnsi"/>
                <w:sz w:val="18"/>
                <w:szCs w:val="18"/>
              </w:rPr>
              <w:t xml:space="preserve"> CFM50</w:t>
            </w:r>
            <w:r w:rsidR="000B64C1">
              <w:rPr>
                <w:rFonts w:asciiTheme="minorHAnsi" w:hAnsiTheme="minorHAnsi"/>
                <w:sz w:val="18"/>
                <w:szCs w:val="18"/>
              </w:rPr>
              <w:t>”</w:t>
            </w:r>
            <w:r w:rsidR="000B64C1" w:rsidRPr="000B64C1">
              <w:rPr>
                <w:rFonts w:asciiTheme="minorHAnsi" w:hAnsiTheme="minorHAnsi"/>
                <w:sz w:val="18"/>
                <w:szCs w:val="18"/>
              </w:rPr>
              <w:t>&gt;&gt;</w:t>
            </w:r>
          </w:p>
        </w:tc>
      </w:tr>
    </w:tbl>
    <w:p w14:paraId="4A3A5ECC" w14:textId="3AE8DB8F" w:rsidR="00EA01F0" w:rsidRPr="00881890" w:rsidRDefault="00EA01F0" w:rsidP="00A42BCC">
      <w:pPr>
        <w:rPr>
          <w:rFonts w:asciiTheme="minorHAnsi" w:hAnsiTheme="minorHAnsi"/>
          <w:b/>
          <w:sz w:val="14"/>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EA01F0" w:rsidRPr="00A42BCC" w14:paraId="4A3A5ECE" w14:textId="77777777" w:rsidTr="00881890">
        <w:tc>
          <w:tcPr>
            <w:tcW w:w="10794" w:type="dxa"/>
            <w:gridSpan w:val="2"/>
          </w:tcPr>
          <w:p w14:paraId="4A3A5ECD" w14:textId="4CD04F4F" w:rsidR="00EA01F0" w:rsidRPr="005A593D"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 xml:space="preserve">G. Additional Requirements </w:t>
            </w:r>
            <w:r w:rsidR="005A593D" w:rsidRPr="005A593D">
              <w:rPr>
                <w:rFonts w:asciiTheme="minorHAnsi" w:hAnsiTheme="minorHAnsi"/>
                <w:b/>
                <w:szCs w:val="18"/>
              </w:rPr>
              <w:t>f</w:t>
            </w:r>
            <w:r w:rsidRPr="005A593D">
              <w:rPr>
                <w:rFonts w:asciiTheme="minorHAnsi" w:hAnsiTheme="minorHAnsi"/>
                <w:b/>
                <w:szCs w:val="18"/>
              </w:rPr>
              <w:t xml:space="preserve">or </w:t>
            </w:r>
            <w:r w:rsidR="005419F0">
              <w:rPr>
                <w:rFonts w:asciiTheme="minorHAnsi" w:hAnsiTheme="minorHAnsi"/>
                <w:b/>
                <w:szCs w:val="18"/>
              </w:rPr>
              <w:t xml:space="preserve">Worksheet </w:t>
            </w:r>
            <w:r w:rsidRPr="005A593D">
              <w:rPr>
                <w:rFonts w:asciiTheme="minorHAnsi" w:hAnsiTheme="minorHAnsi"/>
                <w:b/>
                <w:szCs w:val="18"/>
              </w:rPr>
              <w:t>Compliance</w:t>
            </w:r>
          </w:p>
        </w:tc>
      </w:tr>
      <w:tr w:rsidR="00875D94" w:rsidRPr="00A42BCC" w14:paraId="1FBCD0E4" w14:textId="77777777" w:rsidTr="00881890">
        <w:tc>
          <w:tcPr>
            <w:tcW w:w="585" w:type="dxa"/>
            <w:vAlign w:val="center"/>
          </w:tcPr>
          <w:p w14:paraId="34649C58" w14:textId="7A93BF3C"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12CEB9DB" w14:textId="00C5B59A" w:rsidR="00875D94" w:rsidRPr="00A42BCC" w:rsidDel="005F2ADF" w:rsidRDefault="00875D94" w:rsidP="00875D94">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875D94" w:rsidRPr="00A42BCC" w14:paraId="53DA5AB9" w14:textId="77777777" w:rsidTr="00881890">
        <w:tc>
          <w:tcPr>
            <w:tcW w:w="585" w:type="dxa"/>
            <w:vAlign w:val="center"/>
          </w:tcPr>
          <w:p w14:paraId="05B5730C" w14:textId="111C51A4"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209" w:type="dxa"/>
            <w:vAlign w:val="center"/>
          </w:tcPr>
          <w:p w14:paraId="1D0B4171" w14:textId="070A58EE" w:rsidR="00875D94" w:rsidRPr="00A42BCC" w:rsidDel="005F2ADF" w:rsidRDefault="00875D94" w:rsidP="00875D94">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sidR="00D721FF">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875D94" w:rsidRPr="00A42BCC" w14:paraId="581AC800" w14:textId="77777777" w:rsidTr="00881890">
        <w:tc>
          <w:tcPr>
            <w:tcW w:w="585" w:type="dxa"/>
            <w:vAlign w:val="center"/>
          </w:tcPr>
          <w:p w14:paraId="42E3D196" w14:textId="0674C956"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209" w:type="dxa"/>
            <w:vAlign w:val="center"/>
          </w:tcPr>
          <w:p w14:paraId="38EC30D9" w14:textId="3FD66FF1" w:rsidR="00875D94" w:rsidRPr="00A42BCC" w:rsidDel="005F2ADF" w:rsidRDefault="00875D94" w:rsidP="00875D94">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875D94" w:rsidRPr="00A42BCC" w14:paraId="39CE57C2" w14:textId="77777777" w:rsidTr="00881890">
        <w:tc>
          <w:tcPr>
            <w:tcW w:w="585" w:type="dxa"/>
            <w:vAlign w:val="center"/>
          </w:tcPr>
          <w:p w14:paraId="49FF5FEF" w14:textId="495CAA07"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209" w:type="dxa"/>
            <w:vAlign w:val="center"/>
          </w:tcPr>
          <w:p w14:paraId="65103501" w14:textId="7E2593EF" w:rsidR="00875D94" w:rsidRPr="00C55ED3" w:rsidRDefault="00875D94" w:rsidP="00875D94">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sidR="00D721FF">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4A3A5EE0" w14:textId="77777777" w:rsidR="00EA01F0" w:rsidRPr="00B86E8A"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EA01F0" w:rsidRPr="00B86E8A" w:rsidSect="007E1CA9">
      <w:headerReference w:type="even" r:id="rId21"/>
      <w:headerReference w:type="default" r:id="rId22"/>
      <w:headerReference w:type="first" r:id="rId23"/>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AF736" w14:textId="77777777" w:rsidR="0041393A" w:rsidRDefault="0041393A">
      <w:r>
        <w:separator/>
      </w:r>
    </w:p>
  </w:endnote>
  <w:endnote w:type="continuationSeparator" w:id="0">
    <w:p w14:paraId="0F1A8F9A" w14:textId="77777777" w:rsidR="0041393A" w:rsidRDefault="0041393A">
      <w:r>
        <w:continuationSeparator/>
      </w:r>
    </w:p>
  </w:endnote>
  <w:endnote w:type="continuationNotice" w:id="1">
    <w:p w14:paraId="6D41E7DB" w14:textId="77777777" w:rsidR="0041393A" w:rsidRDefault="004139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122B3" w14:textId="77777777" w:rsidR="00575278" w:rsidRDefault="005752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536907" w:rsidRPr="00733ECB" w:rsidRDefault="00536907" w:rsidP="00EB61D5">
    <w:pPr>
      <w:pStyle w:val="Style7"/>
      <w:rPr>
        <w:b w:val="0"/>
        <w:i w:val="0"/>
      </w:rPr>
    </w:pPr>
    <w:r w:rsidRPr="00733ECB">
      <w:rPr>
        <w:b w:val="0"/>
        <w:i w:val="0"/>
      </w:rPr>
      <w:t xml:space="preserve">Registration Number:                                                           Registration Date/Time:                                           HERS Provider:                       </w:t>
    </w:r>
  </w:p>
  <w:p w14:paraId="4A3A5EF9" w14:textId="7D862461" w:rsidR="00536907" w:rsidRPr="00733ECB" w:rsidRDefault="00536907" w:rsidP="00EB61D5">
    <w:pPr>
      <w:pStyle w:val="Style7"/>
      <w:rPr>
        <w:b w:val="0"/>
        <w:i w:val="0"/>
      </w:rPr>
    </w:pPr>
    <w:r w:rsidRPr="00733ECB">
      <w:rPr>
        <w:b w:val="0"/>
        <w:i w:val="0"/>
      </w:rPr>
      <w:t>CA Building Energy Efficiency Standards - 20</w:t>
    </w:r>
    <w:r w:rsidR="00995D0F">
      <w:rPr>
        <w:b w:val="0"/>
        <w:i w:val="0"/>
      </w:rPr>
      <w:t>22</w:t>
    </w:r>
    <w:r w:rsidRPr="00733ECB">
      <w:rPr>
        <w:b w:val="0"/>
        <w:i w:val="0"/>
      </w:rPr>
      <w:t xml:space="preserve"> Residential Compliance</w:t>
    </w:r>
    <w:r w:rsidRPr="00733ECB">
      <w:rPr>
        <w:b w:val="0"/>
        <w:i w:val="0"/>
      </w:rPr>
      <w:tab/>
    </w:r>
    <w:r>
      <w:rPr>
        <w:b w:val="0"/>
        <w:i w:val="0"/>
      </w:rPr>
      <w:t>January 202</w:t>
    </w:r>
    <w:r w:rsidR="00A92915">
      <w:rPr>
        <w:b w:val="0"/>
        <w:i w:val="0"/>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8275" w14:textId="77777777" w:rsidR="00575278" w:rsidRDefault="005752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2E297C38" w:rsidR="00536907" w:rsidRPr="00EB61D5" w:rsidRDefault="00536907" w:rsidP="00EB61D5">
    <w:pPr>
      <w:pStyle w:val="Footer"/>
    </w:pPr>
    <w:r w:rsidRPr="00EB61D5">
      <w:t>CA Building Energy Efficiency Standards - 20</w:t>
    </w:r>
    <w:r w:rsidR="009B3DEB">
      <w:t>22</w:t>
    </w:r>
    <w:r w:rsidRPr="00EB61D5">
      <w:t xml:space="preserve"> Residential Compliance</w:t>
    </w:r>
    <w:r w:rsidRPr="00EB61D5">
      <w:tab/>
    </w:r>
    <w:r>
      <w:t>January 20</w:t>
    </w:r>
    <w:r w:rsidR="009B3DEB">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19973" w14:textId="77777777" w:rsidR="0041393A" w:rsidRDefault="0041393A">
      <w:r>
        <w:separator/>
      </w:r>
    </w:p>
  </w:footnote>
  <w:footnote w:type="continuationSeparator" w:id="0">
    <w:p w14:paraId="696D8680" w14:textId="77777777" w:rsidR="0041393A" w:rsidRDefault="0041393A">
      <w:r>
        <w:continuationSeparator/>
      </w:r>
    </w:p>
  </w:footnote>
  <w:footnote w:type="continuationNotice" w:id="1">
    <w:p w14:paraId="56B8D82B" w14:textId="77777777" w:rsidR="0041393A" w:rsidRDefault="004139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536907" w:rsidRDefault="001775B0">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102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5A4DE" w14:textId="314140D9" w:rsidR="00A46FC2" w:rsidRPr="00A46FC2" w:rsidRDefault="00A46FC2" w:rsidP="00A46FC2">
    <w:pPr>
      <w:tabs>
        <w:tab w:val="center" w:pos="4320"/>
        <w:tab w:val="right" w:pos="8640"/>
      </w:tabs>
      <w:ind w:left="360" w:firstLine="360"/>
      <w:jc w:val="center"/>
      <w:rPr>
        <w:rFonts w:ascii="Arial" w:hAnsi="Arial" w:cs="Arial"/>
        <w:sz w:val="24"/>
        <w:szCs w:val="24"/>
      </w:rPr>
    </w:pPr>
    <w:r w:rsidRPr="00A46FC2">
      <w:rPr>
        <w:rFonts w:ascii="Calibri" w:hAnsi="Calibri" w:cs="Calibri"/>
        <w:noProof/>
        <w:sz w:val="28"/>
        <w:szCs w:val="28"/>
      </w:rPr>
      <w:drawing>
        <wp:anchor distT="0" distB="0" distL="114300" distR="114300" simplePos="0" relativeHeight="251660297" behindDoc="0" locked="0" layoutInCell="1" allowOverlap="1" wp14:anchorId="667A60C7" wp14:editId="7200579F">
          <wp:simplePos x="0" y="0"/>
          <wp:positionH relativeFrom="column">
            <wp:posOffset>0</wp:posOffset>
          </wp:positionH>
          <wp:positionV relativeFrom="paragraph">
            <wp:posOffset>245264</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536907" w:rsidRPr="00A46FC2">
      <w:rPr>
        <w:rFonts w:ascii="Calibri" w:hAnsi="Calibri" w:cs="Calibri"/>
        <w:b/>
        <w:noProof/>
        <w:sz w:val="28"/>
        <w:szCs w:val="28"/>
      </w:rPr>
      <w:t>BUILDING AIR LEAKAGE DIAGNOSTIC TEST WORKSHEET – BUILDING ENCLOSURES AND DWELLING UNIT ENCLOSURES</w:t>
    </w:r>
  </w:p>
  <w:p w14:paraId="5C92CEA9" w14:textId="2C644609" w:rsidR="00A46FC2" w:rsidRPr="00A46FC2" w:rsidRDefault="00A46FC2" w:rsidP="00A46FC2">
    <w:pPr>
      <w:numPr>
        <w:ilvl w:val="0"/>
        <w:numId w:val="26"/>
      </w:numPr>
      <w:tabs>
        <w:tab w:val="center" w:pos="4320"/>
        <w:tab w:val="right" w:pos="8640"/>
      </w:tabs>
      <w:ind w:left="360" w:firstLine="0"/>
      <w:rPr>
        <w:rFonts w:ascii="Arial" w:hAnsi="Arial" w:cs="Arial"/>
        <w:sz w:val="24"/>
        <w:szCs w:val="24"/>
      </w:rPr>
    </w:pPr>
    <w:r w:rsidRPr="00A46FC2">
      <w:rPr>
        <w:rFonts w:ascii="Arial" w:hAnsi="Arial" w:cs="Arial"/>
        <w:sz w:val="24"/>
        <w:szCs w:val="24"/>
      </w:rPr>
      <w:ptab w:relativeTo="margin" w:alignment="center" w:leader="none"/>
    </w:r>
    <w:r w:rsidRPr="00A46FC2">
      <w:rPr>
        <w:rFonts w:ascii="Arial" w:hAnsi="Arial" w:cs="Arial"/>
        <w:sz w:val="24"/>
        <w:szCs w:val="24"/>
      </w:rPr>
      <w:ptab w:relativeTo="margin" w:alignment="right" w:leader="none"/>
    </w:r>
    <w:r w:rsidRPr="00A46FC2">
      <w:rPr>
        <w:rFonts w:ascii="Calibri" w:hAnsi="Calibri" w:cs="Calibri"/>
        <w:sz w:val="28"/>
        <w:szCs w:val="28"/>
      </w:rPr>
      <w:t>CEC-CF2R-MCH-2</w:t>
    </w:r>
    <w:r w:rsidR="006F4E6E">
      <w:rPr>
        <w:rFonts w:ascii="Calibri" w:hAnsi="Calibri" w:cs="Calibri"/>
        <w:sz w:val="28"/>
        <w:szCs w:val="28"/>
      </w:rPr>
      <w:t>4</w:t>
    </w:r>
    <w:r w:rsidRPr="00A46FC2">
      <w:rPr>
        <w:rFonts w:ascii="Calibri" w:hAnsi="Calibri" w:cs="Calibri"/>
        <w:sz w:val="28"/>
        <w:szCs w:val="28"/>
      </w:rPr>
      <w:t>-H</w:t>
    </w:r>
  </w:p>
  <w:p w14:paraId="6E921AF9" w14:textId="66B66CC1" w:rsidR="00A46FC2" w:rsidRPr="007770C5" w:rsidRDefault="00A46FC2" w:rsidP="000E6254">
    <w:pPr>
      <w:spacing w:after="160" w:line="259" w:lineRule="auto"/>
      <w:ind w:left="360"/>
      <w:rPr>
        <w:rFonts w:ascii="Arial" w:hAnsi="Arial" w:cs="Arial"/>
        <w:b/>
        <w:sz w:val="24"/>
        <w:szCs w:val="24"/>
      </w:rPr>
    </w:pPr>
    <w:r w:rsidRPr="00A46FC2">
      <w:rPr>
        <w:rFonts w:ascii="Arial" w:eastAsia="Calibri" w:hAnsi="Arial" w:cs="Arial"/>
        <w:sz w:val="24"/>
        <w:szCs w:val="22"/>
      </w:rPr>
      <w:ptab w:relativeTo="margin" w:alignment="center" w:leader="none"/>
    </w:r>
    <w:r w:rsidRPr="00A46FC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536907" w:rsidRDefault="001775B0">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1028"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536907" w:rsidRDefault="001775B0">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65"/>
      <w:gridCol w:w="361"/>
      <w:gridCol w:w="2068"/>
    </w:tblGrid>
    <w:tr w:rsidR="00536907" w:rsidRPr="00F85124" w14:paraId="4A3A5EFE" w14:textId="77777777" w:rsidTr="00575278">
      <w:trPr>
        <w:cantSplit/>
        <w:trHeight w:val="288"/>
      </w:trPr>
      <w:tc>
        <w:tcPr>
          <w:tcW w:w="4042" w:type="pct"/>
          <w:gridSpan w:val="2"/>
          <w:tcBorders>
            <w:bottom w:val="single" w:sz="4" w:space="0" w:color="auto"/>
            <w:right w:val="nil"/>
          </w:tcBorders>
          <w:vAlign w:val="center"/>
        </w:tcPr>
        <w:p w14:paraId="4A3A5EFC" w14:textId="02C54F7E" w:rsidR="00536907" w:rsidRPr="00F502B3" w:rsidRDefault="00536907" w:rsidP="003E419E">
          <w:pPr>
            <w:pStyle w:val="Heading1"/>
            <w:rPr>
              <w:rFonts w:ascii="Calibri" w:hAnsi="Calibri"/>
              <w:b w:val="0"/>
              <w:bCs/>
              <w:sz w:val="20"/>
            </w:rPr>
          </w:pPr>
          <w:r w:rsidRPr="00F502B3">
            <w:rPr>
              <w:rFonts w:ascii="Calibri" w:hAnsi="Calibri"/>
              <w:b w:val="0"/>
              <w:bCs/>
              <w:sz w:val="20"/>
            </w:rPr>
            <w:t>CERTIFICATE OF INSTALLATION - USER INSTRUCTIONS</w:t>
          </w:r>
        </w:p>
      </w:tc>
      <w:tc>
        <w:tcPr>
          <w:tcW w:w="958" w:type="pct"/>
          <w:tcBorders>
            <w:left w:val="nil"/>
            <w:bottom w:val="single" w:sz="4" w:space="0" w:color="auto"/>
          </w:tcBorders>
          <w:tcMar>
            <w:left w:w="115" w:type="dxa"/>
            <w:right w:w="115" w:type="dxa"/>
          </w:tcMar>
          <w:vAlign w:val="center"/>
        </w:tcPr>
        <w:p w14:paraId="4A3A5EFD" w14:textId="55370628" w:rsidR="00536907" w:rsidRPr="00F502B3" w:rsidRDefault="00536907">
          <w:pPr>
            <w:pStyle w:val="Heading1"/>
            <w:jc w:val="right"/>
            <w:rPr>
              <w:rFonts w:ascii="Calibri" w:hAnsi="Calibri"/>
              <w:b w:val="0"/>
              <w:bCs/>
              <w:sz w:val="20"/>
            </w:rPr>
          </w:pPr>
          <w:r w:rsidRPr="00F502B3">
            <w:rPr>
              <w:rFonts w:ascii="Calibri" w:hAnsi="Calibri"/>
              <w:b w:val="0"/>
              <w:bCs/>
              <w:sz w:val="20"/>
            </w:rPr>
            <w:t>CF2R-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536907" w:rsidRPr="00F85124" w14:paraId="4A3A5F01" w14:textId="77777777" w:rsidTr="00D13BC6">
      <w:trPr>
        <w:cantSplit/>
        <w:trHeight w:val="288"/>
      </w:trPr>
      <w:tc>
        <w:tcPr>
          <w:tcW w:w="3875" w:type="pct"/>
          <w:tcBorders>
            <w:right w:val="nil"/>
          </w:tcBorders>
        </w:tcPr>
        <w:p w14:paraId="4A3A5EFF" w14:textId="6A7ADC03" w:rsidR="00536907" w:rsidRPr="00F85124" w:rsidRDefault="00536907" w:rsidP="003E419E">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125" w:type="pct"/>
          <w:gridSpan w:val="2"/>
          <w:tcBorders>
            <w:left w:val="nil"/>
          </w:tcBorders>
        </w:tcPr>
        <w:p w14:paraId="4A3A5F00" w14:textId="455FA218" w:rsidR="00536907" w:rsidRPr="00382CD6" w:rsidRDefault="00536907"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775B0">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536907" w:rsidRPr="003E419E" w:rsidRDefault="001775B0"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103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536907" w:rsidRDefault="001775B0">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536907" w:rsidRDefault="001775B0">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536907" w:rsidRPr="00F85124" w14:paraId="4A3A5F08" w14:textId="77777777" w:rsidTr="003E419E">
      <w:trPr>
        <w:cantSplit/>
        <w:trHeight w:val="288"/>
      </w:trPr>
      <w:tc>
        <w:tcPr>
          <w:tcW w:w="3877" w:type="pct"/>
          <w:tcBorders>
            <w:right w:val="nil"/>
          </w:tcBorders>
          <w:vAlign w:val="center"/>
        </w:tcPr>
        <w:p w14:paraId="4A3A5F06" w14:textId="58AB1701" w:rsidR="00536907" w:rsidRPr="00F502B3" w:rsidRDefault="00536907" w:rsidP="00EB61D5">
          <w:pPr>
            <w:pStyle w:val="Heading1"/>
            <w:rPr>
              <w:rFonts w:ascii="Calibri" w:hAnsi="Calibri"/>
              <w:b w:val="0"/>
              <w:bCs/>
              <w:sz w:val="20"/>
            </w:rPr>
          </w:pPr>
          <w:r w:rsidRPr="00F502B3">
            <w:rPr>
              <w:rFonts w:ascii="Calibri" w:hAnsi="Calibri"/>
              <w:b w:val="0"/>
              <w:bCs/>
              <w:sz w:val="20"/>
            </w:rPr>
            <w:t>CERTIFICATE OF INSTALLATION - DATA FIELD DEFINITIONS AND CALCULATIONS</w:t>
          </w:r>
        </w:p>
      </w:tc>
      <w:tc>
        <w:tcPr>
          <w:tcW w:w="1123" w:type="pct"/>
          <w:gridSpan w:val="2"/>
          <w:tcBorders>
            <w:left w:val="nil"/>
          </w:tcBorders>
          <w:tcMar>
            <w:left w:w="115" w:type="dxa"/>
            <w:right w:w="115" w:type="dxa"/>
          </w:tcMar>
          <w:vAlign w:val="center"/>
        </w:tcPr>
        <w:p w14:paraId="4A3A5F07" w14:textId="2D0B1140" w:rsidR="00536907" w:rsidRPr="00F502B3" w:rsidRDefault="00536907">
          <w:pPr>
            <w:pStyle w:val="Heading1"/>
            <w:jc w:val="right"/>
            <w:rPr>
              <w:rFonts w:ascii="Calibri" w:hAnsi="Calibri"/>
              <w:b w:val="0"/>
              <w:bCs/>
              <w:sz w:val="20"/>
            </w:rPr>
          </w:pPr>
          <w:r w:rsidRPr="00F502B3">
            <w:rPr>
              <w:rFonts w:ascii="Calibri" w:hAnsi="Calibri"/>
              <w:b w:val="0"/>
              <w:bCs/>
              <w:sz w:val="20"/>
            </w:rPr>
            <w:t>CF2R-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536907" w:rsidRPr="00F85124" w14:paraId="4A3A5F0B" w14:textId="77777777" w:rsidTr="00EF2268">
      <w:trPr>
        <w:cantSplit/>
        <w:trHeight w:val="288"/>
      </w:trPr>
      <w:tc>
        <w:tcPr>
          <w:tcW w:w="4373" w:type="pct"/>
          <w:gridSpan w:val="2"/>
          <w:tcBorders>
            <w:right w:val="nil"/>
          </w:tcBorders>
        </w:tcPr>
        <w:p w14:paraId="4A3A5F09" w14:textId="28DD6674" w:rsidR="00536907" w:rsidRPr="00F85124" w:rsidRDefault="00536907" w:rsidP="00056B9D">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Worksheet - Building Enclosures and Dwelling unit Enclosures - MCH-24a</w:t>
          </w:r>
        </w:p>
      </w:tc>
      <w:tc>
        <w:tcPr>
          <w:tcW w:w="627" w:type="pct"/>
          <w:tcBorders>
            <w:left w:val="nil"/>
          </w:tcBorders>
        </w:tcPr>
        <w:p w14:paraId="4A3A5F0A" w14:textId="63B87F75" w:rsidR="00536907" w:rsidRPr="00F85124" w:rsidRDefault="00536907"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C5115F">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775B0">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536907" w:rsidRPr="003E419E" w:rsidRDefault="001775B0"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536907" w:rsidRDefault="001775B0">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1"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7"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739400162">
    <w:abstractNumId w:val="1"/>
  </w:num>
  <w:num w:numId="2" w16cid:durableId="364912246">
    <w:abstractNumId w:val="0"/>
  </w:num>
  <w:num w:numId="3" w16cid:durableId="1601984954">
    <w:abstractNumId w:val="1"/>
  </w:num>
  <w:num w:numId="4" w16cid:durableId="854415558">
    <w:abstractNumId w:val="0"/>
  </w:num>
  <w:num w:numId="5" w16cid:durableId="202986605">
    <w:abstractNumId w:val="1"/>
  </w:num>
  <w:num w:numId="6" w16cid:durableId="889851351">
    <w:abstractNumId w:val="0"/>
  </w:num>
  <w:num w:numId="7" w16cid:durableId="2027512314">
    <w:abstractNumId w:val="0"/>
  </w:num>
  <w:num w:numId="8" w16cid:durableId="970593701">
    <w:abstractNumId w:val="1"/>
  </w:num>
  <w:num w:numId="9" w16cid:durableId="155851159">
    <w:abstractNumId w:val="0"/>
  </w:num>
  <w:num w:numId="10" w16cid:durableId="1233277553">
    <w:abstractNumId w:val="2"/>
  </w:num>
  <w:num w:numId="11" w16cid:durableId="1797213834">
    <w:abstractNumId w:val="16"/>
  </w:num>
  <w:num w:numId="12" w16cid:durableId="913393912">
    <w:abstractNumId w:val="8"/>
  </w:num>
  <w:num w:numId="13" w16cid:durableId="1523327032">
    <w:abstractNumId w:val="6"/>
  </w:num>
  <w:num w:numId="14" w16cid:durableId="807891945">
    <w:abstractNumId w:val="12"/>
  </w:num>
  <w:num w:numId="15" w16cid:durableId="980159465">
    <w:abstractNumId w:val="14"/>
  </w:num>
  <w:num w:numId="16" w16cid:durableId="1335374096">
    <w:abstractNumId w:val="15"/>
  </w:num>
  <w:num w:numId="17" w16cid:durableId="383263216">
    <w:abstractNumId w:val="5"/>
  </w:num>
  <w:num w:numId="18" w16cid:durableId="728962810">
    <w:abstractNumId w:val="4"/>
  </w:num>
  <w:num w:numId="19" w16cid:durableId="280114880">
    <w:abstractNumId w:val="17"/>
  </w:num>
  <w:num w:numId="20" w16cid:durableId="367409982">
    <w:abstractNumId w:val="10"/>
  </w:num>
  <w:num w:numId="21" w16cid:durableId="1185750002">
    <w:abstractNumId w:val="7"/>
  </w:num>
  <w:num w:numId="22" w16cid:durableId="735012181">
    <w:abstractNumId w:val="13"/>
  </w:num>
  <w:num w:numId="23" w16cid:durableId="2079010642">
    <w:abstractNumId w:val="3"/>
  </w:num>
  <w:num w:numId="24" w16cid:durableId="915282215">
    <w:abstractNumId w:val="6"/>
  </w:num>
  <w:num w:numId="25" w16cid:durableId="5216709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9218356">
    <w:abstractNumId w:val="11"/>
  </w:num>
  <w:num w:numId="27" w16cid:durableId="1250307332">
    <w:abstractNumId w:val="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E2F"/>
    <w:rsid w:val="0000317B"/>
    <w:rsid w:val="0000541A"/>
    <w:rsid w:val="00010E76"/>
    <w:rsid w:val="00011BC3"/>
    <w:rsid w:val="00013858"/>
    <w:rsid w:val="00020D4A"/>
    <w:rsid w:val="00023ECE"/>
    <w:rsid w:val="00032684"/>
    <w:rsid w:val="000367BC"/>
    <w:rsid w:val="00046C2D"/>
    <w:rsid w:val="00056B9D"/>
    <w:rsid w:val="00064C25"/>
    <w:rsid w:val="00066F15"/>
    <w:rsid w:val="0007727D"/>
    <w:rsid w:val="00077F69"/>
    <w:rsid w:val="00081774"/>
    <w:rsid w:val="00092095"/>
    <w:rsid w:val="0009311F"/>
    <w:rsid w:val="000A5169"/>
    <w:rsid w:val="000B05C9"/>
    <w:rsid w:val="000B64C1"/>
    <w:rsid w:val="000C5AC9"/>
    <w:rsid w:val="000D1CB5"/>
    <w:rsid w:val="000E084F"/>
    <w:rsid w:val="000E6254"/>
    <w:rsid w:val="000F2C8C"/>
    <w:rsid w:val="000F3409"/>
    <w:rsid w:val="000F3C9E"/>
    <w:rsid w:val="001046D3"/>
    <w:rsid w:val="00107CC3"/>
    <w:rsid w:val="00122B26"/>
    <w:rsid w:val="00123BD6"/>
    <w:rsid w:val="001531F1"/>
    <w:rsid w:val="00157308"/>
    <w:rsid w:val="00163079"/>
    <w:rsid w:val="0016315C"/>
    <w:rsid w:val="00165FD3"/>
    <w:rsid w:val="00170A61"/>
    <w:rsid w:val="00171BD5"/>
    <w:rsid w:val="00172D21"/>
    <w:rsid w:val="00173043"/>
    <w:rsid w:val="001748B5"/>
    <w:rsid w:val="0017724F"/>
    <w:rsid w:val="001775B0"/>
    <w:rsid w:val="00177998"/>
    <w:rsid w:val="00181B3E"/>
    <w:rsid w:val="0018231D"/>
    <w:rsid w:val="001835DF"/>
    <w:rsid w:val="0019189F"/>
    <w:rsid w:val="00195B7D"/>
    <w:rsid w:val="00197CD7"/>
    <w:rsid w:val="001A5445"/>
    <w:rsid w:val="001A794A"/>
    <w:rsid w:val="001B0B2D"/>
    <w:rsid w:val="001B14D6"/>
    <w:rsid w:val="001B4FAD"/>
    <w:rsid w:val="001B6B55"/>
    <w:rsid w:val="001B7920"/>
    <w:rsid w:val="001C4084"/>
    <w:rsid w:val="001C4335"/>
    <w:rsid w:val="001C5250"/>
    <w:rsid w:val="001D4EC1"/>
    <w:rsid w:val="001E5CD5"/>
    <w:rsid w:val="001E5EB4"/>
    <w:rsid w:val="001E7C38"/>
    <w:rsid w:val="001F1EB8"/>
    <w:rsid w:val="002057B8"/>
    <w:rsid w:val="00214039"/>
    <w:rsid w:val="00217730"/>
    <w:rsid w:val="0022167C"/>
    <w:rsid w:val="00223EF9"/>
    <w:rsid w:val="00231102"/>
    <w:rsid w:val="00231CFA"/>
    <w:rsid w:val="00240435"/>
    <w:rsid w:val="002478EC"/>
    <w:rsid w:val="0025389B"/>
    <w:rsid w:val="00255406"/>
    <w:rsid w:val="0027204B"/>
    <w:rsid w:val="00282299"/>
    <w:rsid w:val="0028362C"/>
    <w:rsid w:val="0029155F"/>
    <w:rsid w:val="0029261F"/>
    <w:rsid w:val="002A0DD2"/>
    <w:rsid w:val="002A6FF6"/>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5DBA"/>
    <w:rsid w:val="00311C88"/>
    <w:rsid w:val="0031464C"/>
    <w:rsid w:val="003166AF"/>
    <w:rsid w:val="00317238"/>
    <w:rsid w:val="00325C06"/>
    <w:rsid w:val="0033231D"/>
    <w:rsid w:val="00333ED8"/>
    <w:rsid w:val="0033443A"/>
    <w:rsid w:val="00346283"/>
    <w:rsid w:val="00354879"/>
    <w:rsid w:val="00366476"/>
    <w:rsid w:val="00367B59"/>
    <w:rsid w:val="003701BD"/>
    <w:rsid w:val="00381466"/>
    <w:rsid w:val="003821BA"/>
    <w:rsid w:val="00382CD6"/>
    <w:rsid w:val="003A047B"/>
    <w:rsid w:val="003A3634"/>
    <w:rsid w:val="003B06F2"/>
    <w:rsid w:val="003B53A3"/>
    <w:rsid w:val="003C1E23"/>
    <w:rsid w:val="003C2745"/>
    <w:rsid w:val="003C5860"/>
    <w:rsid w:val="003C5E86"/>
    <w:rsid w:val="003E21BB"/>
    <w:rsid w:val="003E419E"/>
    <w:rsid w:val="003E71E0"/>
    <w:rsid w:val="003F00EC"/>
    <w:rsid w:val="003F23E6"/>
    <w:rsid w:val="003F398B"/>
    <w:rsid w:val="003F4CA2"/>
    <w:rsid w:val="003F62A0"/>
    <w:rsid w:val="00400BDB"/>
    <w:rsid w:val="00410903"/>
    <w:rsid w:val="004130B2"/>
    <w:rsid w:val="0041393A"/>
    <w:rsid w:val="0041739F"/>
    <w:rsid w:val="0042051F"/>
    <w:rsid w:val="00421E7D"/>
    <w:rsid w:val="00421FA8"/>
    <w:rsid w:val="0042272B"/>
    <w:rsid w:val="00425C89"/>
    <w:rsid w:val="00427DFA"/>
    <w:rsid w:val="004348D8"/>
    <w:rsid w:val="00454E36"/>
    <w:rsid w:val="00457345"/>
    <w:rsid w:val="00460319"/>
    <w:rsid w:val="00467478"/>
    <w:rsid w:val="004713DE"/>
    <w:rsid w:val="0047600B"/>
    <w:rsid w:val="004803D4"/>
    <w:rsid w:val="00480F53"/>
    <w:rsid w:val="00497DDD"/>
    <w:rsid w:val="00497E2F"/>
    <w:rsid w:val="004A0673"/>
    <w:rsid w:val="004A1BB8"/>
    <w:rsid w:val="004A2663"/>
    <w:rsid w:val="004B1299"/>
    <w:rsid w:val="004C4607"/>
    <w:rsid w:val="004C4B9D"/>
    <w:rsid w:val="004C6C23"/>
    <w:rsid w:val="004D24AC"/>
    <w:rsid w:val="004E5DB8"/>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907"/>
    <w:rsid w:val="00536AA3"/>
    <w:rsid w:val="00537664"/>
    <w:rsid w:val="005419F0"/>
    <w:rsid w:val="00553651"/>
    <w:rsid w:val="005617C5"/>
    <w:rsid w:val="005646A2"/>
    <w:rsid w:val="00566D9F"/>
    <w:rsid w:val="005700F0"/>
    <w:rsid w:val="00570FEA"/>
    <w:rsid w:val="00571D0B"/>
    <w:rsid w:val="00575278"/>
    <w:rsid w:val="005774A9"/>
    <w:rsid w:val="00583C81"/>
    <w:rsid w:val="00585B39"/>
    <w:rsid w:val="00595EC9"/>
    <w:rsid w:val="005A57F4"/>
    <w:rsid w:val="005A57F7"/>
    <w:rsid w:val="005A593D"/>
    <w:rsid w:val="005B48AA"/>
    <w:rsid w:val="005B6312"/>
    <w:rsid w:val="005C0059"/>
    <w:rsid w:val="005E19CD"/>
    <w:rsid w:val="005E1C15"/>
    <w:rsid w:val="005F1465"/>
    <w:rsid w:val="005F2ADF"/>
    <w:rsid w:val="005F4748"/>
    <w:rsid w:val="0060014C"/>
    <w:rsid w:val="006045D5"/>
    <w:rsid w:val="006124DF"/>
    <w:rsid w:val="00621003"/>
    <w:rsid w:val="00630960"/>
    <w:rsid w:val="00642F49"/>
    <w:rsid w:val="00657706"/>
    <w:rsid w:val="006614CE"/>
    <w:rsid w:val="00662D8F"/>
    <w:rsid w:val="00670386"/>
    <w:rsid w:val="00672313"/>
    <w:rsid w:val="006803FF"/>
    <w:rsid w:val="00681DC7"/>
    <w:rsid w:val="00685389"/>
    <w:rsid w:val="00691DE3"/>
    <w:rsid w:val="00693159"/>
    <w:rsid w:val="006950F5"/>
    <w:rsid w:val="00696A1D"/>
    <w:rsid w:val="006A4DFF"/>
    <w:rsid w:val="006A545B"/>
    <w:rsid w:val="006B7ACC"/>
    <w:rsid w:val="006B7E71"/>
    <w:rsid w:val="006C1E71"/>
    <w:rsid w:val="006C20D7"/>
    <w:rsid w:val="006C5CC0"/>
    <w:rsid w:val="006D1864"/>
    <w:rsid w:val="006D3965"/>
    <w:rsid w:val="006E236F"/>
    <w:rsid w:val="006E561D"/>
    <w:rsid w:val="006F3E32"/>
    <w:rsid w:val="006F4E6E"/>
    <w:rsid w:val="0070083F"/>
    <w:rsid w:val="00703E08"/>
    <w:rsid w:val="00715475"/>
    <w:rsid w:val="00721F39"/>
    <w:rsid w:val="00733ECB"/>
    <w:rsid w:val="00735772"/>
    <w:rsid w:val="0074637C"/>
    <w:rsid w:val="00752910"/>
    <w:rsid w:val="00760262"/>
    <w:rsid w:val="00766464"/>
    <w:rsid w:val="00767127"/>
    <w:rsid w:val="00767C38"/>
    <w:rsid w:val="00767D73"/>
    <w:rsid w:val="007722D6"/>
    <w:rsid w:val="00773125"/>
    <w:rsid w:val="00773243"/>
    <w:rsid w:val="00775AFE"/>
    <w:rsid w:val="00776634"/>
    <w:rsid w:val="00776CB9"/>
    <w:rsid w:val="007770C5"/>
    <w:rsid w:val="00777B2F"/>
    <w:rsid w:val="0078371E"/>
    <w:rsid w:val="00785C1B"/>
    <w:rsid w:val="00796556"/>
    <w:rsid w:val="007B7538"/>
    <w:rsid w:val="007B77D7"/>
    <w:rsid w:val="007C0F62"/>
    <w:rsid w:val="007C670E"/>
    <w:rsid w:val="007D46C5"/>
    <w:rsid w:val="007E1B54"/>
    <w:rsid w:val="007E1CA9"/>
    <w:rsid w:val="007F583F"/>
    <w:rsid w:val="0080000B"/>
    <w:rsid w:val="00800F1C"/>
    <w:rsid w:val="008103E6"/>
    <w:rsid w:val="00813B11"/>
    <w:rsid w:val="00840617"/>
    <w:rsid w:val="00840901"/>
    <w:rsid w:val="008433C6"/>
    <w:rsid w:val="00850A0C"/>
    <w:rsid w:val="008550A7"/>
    <w:rsid w:val="0085535C"/>
    <w:rsid w:val="00865606"/>
    <w:rsid w:val="00867FF0"/>
    <w:rsid w:val="00871549"/>
    <w:rsid w:val="00871BD4"/>
    <w:rsid w:val="00875D94"/>
    <w:rsid w:val="00881890"/>
    <w:rsid w:val="00885FDA"/>
    <w:rsid w:val="00886F2C"/>
    <w:rsid w:val="00890110"/>
    <w:rsid w:val="008955BB"/>
    <w:rsid w:val="008956DB"/>
    <w:rsid w:val="008B0F77"/>
    <w:rsid w:val="008C0596"/>
    <w:rsid w:val="008C070F"/>
    <w:rsid w:val="008D3313"/>
    <w:rsid w:val="008D38B9"/>
    <w:rsid w:val="008D7360"/>
    <w:rsid w:val="008E625B"/>
    <w:rsid w:val="008E6C57"/>
    <w:rsid w:val="008F0CB1"/>
    <w:rsid w:val="008F386E"/>
    <w:rsid w:val="00900AFB"/>
    <w:rsid w:val="00904BD2"/>
    <w:rsid w:val="00910794"/>
    <w:rsid w:val="0091667B"/>
    <w:rsid w:val="00917497"/>
    <w:rsid w:val="0092223B"/>
    <w:rsid w:val="009228EF"/>
    <w:rsid w:val="0092568A"/>
    <w:rsid w:val="009313CC"/>
    <w:rsid w:val="009351D2"/>
    <w:rsid w:val="00942418"/>
    <w:rsid w:val="0094704E"/>
    <w:rsid w:val="0096073A"/>
    <w:rsid w:val="00972A7E"/>
    <w:rsid w:val="00976030"/>
    <w:rsid w:val="009762F6"/>
    <w:rsid w:val="009771A2"/>
    <w:rsid w:val="00984EF7"/>
    <w:rsid w:val="00985E04"/>
    <w:rsid w:val="009924DA"/>
    <w:rsid w:val="00995D0F"/>
    <w:rsid w:val="00997081"/>
    <w:rsid w:val="009A3025"/>
    <w:rsid w:val="009A3C4E"/>
    <w:rsid w:val="009A3CC5"/>
    <w:rsid w:val="009A4ED0"/>
    <w:rsid w:val="009A5280"/>
    <w:rsid w:val="009A72E7"/>
    <w:rsid w:val="009B2C1F"/>
    <w:rsid w:val="009B3DEB"/>
    <w:rsid w:val="009B5C14"/>
    <w:rsid w:val="009B5C22"/>
    <w:rsid w:val="009C6C13"/>
    <w:rsid w:val="009E2C1C"/>
    <w:rsid w:val="009E535A"/>
    <w:rsid w:val="009F1B8A"/>
    <w:rsid w:val="009F4793"/>
    <w:rsid w:val="00A041F9"/>
    <w:rsid w:val="00A066EB"/>
    <w:rsid w:val="00A07333"/>
    <w:rsid w:val="00A16554"/>
    <w:rsid w:val="00A2186D"/>
    <w:rsid w:val="00A25D9D"/>
    <w:rsid w:val="00A30EA0"/>
    <w:rsid w:val="00A36284"/>
    <w:rsid w:val="00A42BCC"/>
    <w:rsid w:val="00A43DE1"/>
    <w:rsid w:val="00A45016"/>
    <w:rsid w:val="00A46FC2"/>
    <w:rsid w:val="00A55A8D"/>
    <w:rsid w:val="00A71449"/>
    <w:rsid w:val="00A7427E"/>
    <w:rsid w:val="00A8014F"/>
    <w:rsid w:val="00A92915"/>
    <w:rsid w:val="00A95262"/>
    <w:rsid w:val="00A97500"/>
    <w:rsid w:val="00AA0537"/>
    <w:rsid w:val="00AA1D22"/>
    <w:rsid w:val="00AA1F5A"/>
    <w:rsid w:val="00AA7D5B"/>
    <w:rsid w:val="00AB4C89"/>
    <w:rsid w:val="00AB7F27"/>
    <w:rsid w:val="00AC751B"/>
    <w:rsid w:val="00AD0E7D"/>
    <w:rsid w:val="00AD6BA1"/>
    <w:rsid w:val="00AE09B1"/>
    <w:rsid w:val="00AE1F34"/>
    <w:rsid w:val="00AE4835"/>
    <w:rsid w:val="00B02DA6"/>
    <w:rsid w:val="00B05774"/>
    <w:rsid w:val="00B07ED0"/>
    <w:rsid w:val="00B20F45"/>
    <w:rsid w:val="00B272DC"/>
    <w:rsid w:val="00B33ADB"/>
    <w:rsid w:val="00B360A2"/>
    <w:rsid w:val="00B40977"/>
    <w:rsid w:val="00B450BD"/>
    <w:rsid w:val="00B50144"/>
    <w:rsid w:val="00B52123"/>
    <w:rsid w:val="00B549F3"/>
    <w:rsid w:val="00B572A0"/>
    <w:rsid w:val="00B62A8D"/>
    <w:rsid w:val="00B70215"/>
    <w:rsid w:val="00B7609F"/>
    <w:rsid w:val="00B76A80"/>
    <w:rsid w:val="00B86E8A"/>
    <w:rsid w:val="00B93D02"/>
    <w:rsid w:val="00B94879"/>
    <w:rsid w:val="00B95F54"/>
    <w:rsid w:val="00BA18B8"/>
    <w:rsid w:val="00BA47A4"/>
    <w:rsid w:val="00BA77C1"/>
    <w:rsid w:val="00BB1C9A"/>
    <w:rsid w:val="00BB73AE"/>
    <w:rsid w:val="00BB7FEB"/>
    <w:rsid w:val="00BC0866"/>
    <w:rsid w:val="00BC0CC6"/>
    <w:rsid w:val="00BE101B"/>
    <w:rsid w:val="00BE4084"/>
    <w:rsid w:val="00BE4721"/>
    <w:rsid w:val="00BE6F8A"/>
    <w:rsid w:val="00BE705B"/>
    <w:rsid w:val="00BF1ADA"/>
    <w:rsid w:val="00BF2620"/>
    <w:rsid w:val="00BF492D"/>
    <w:rsid w:val="00BF69B9"/>
    <w:rsid w:val="00C003FC"/>
    <w:rsid w:val="00C006FF"/>
    <w:rsid w:val="00C13C13"/>
    <w:rsid w:val="00C2000B"/>
    <w:rsid w:val="00C2071A"/>
    <w:rsid w:val="00C26C77"/>
    <w:rsid w:val="00C33FD0"/>
    <w:rsid w:val="00C34ADC"/>
    <w:rsid w:val="00C3527F"/>
    <w:rsid w:val="00C45D3C"/>
    <w:rsid w:val="00C4700A"/>
    <w:rsid w:val="00C5115F"/>
    <w:rsid w:val="00C511E6"/>
    <w:rsid w:val="00C55ED3"/>
    <w:rsid w:val="00C62026"/>
    <w:rsid w:val="00C65A7D"/>
    <w:rsid w:val="00C70CDD"/>
    <w:rsid w:val="00C77D58"/>
    <w:rsid w:val="00C82B7C"/>
    <w:rsid w:val="00C83978"/>
    <w:rsid w:val="00C83E2B"/>
    <w:rsid w:val="00C93EDD"/>
    <w:rsid w:val="00C96537"/>
    <w:rsid w:val="00CA2650"/>
    <w:rsid w:val="00CA3007"/>
    <w:rsid w:val="00CA3A31"/>
    <w:rsid w:val="00CA3D62"/>
    <w:rsid w:val="00CB305B"/>
    <w:rsid w:val="00CB4F4A"/>
    <w:rsid w:val="00CB7D40"/>
    <w:rsid w:val="00CE0524"/>
    <w:rsid w:val="00CF6E33"/>
    <w:rsid w:val="00D03609"/>
    <w:rsid w:val="00D06BAD"/>
    <w:rsid w:val="00D13BC6"/>
    <w:rsid w:val="00D25121"/>
    <w:rsid w:val="00D37C84"/>
    <w:rsid w:val="00D43810"/>
    <w:rsid w:val="00D71E52"/>
    <w:rsid w:val="00D71E8F"/>
    <w:rsid w:val="00D721FF"/>
    <w:rsid w:val="00D74324"/>
    <w:rsid w:val="00D77F0F"/>
    <w:rsid w:val="00D814DE"/>
    <w:rsid w:val="00D86638"/>
    <w:rsid w:val="00D901B0"/>
    <w:rsid w:val="00D974B6"/>
    <w:rsid w:val="00DA1818"/>
    <w:rsid w:val="00DA6E23"/>
    <w:rsid w:val="00DB1643"/>
    <w:rsid w:val="00DB5A43"/>
    <w:rsid w:val="00DC0A4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42BC3"/>
    <w:rsid w:val="00E50F7D"/>
    <w:rsid w:val="00E56510"/>
    <w:rsid w:val="00E67669"/>
    <w:rsid w:val="00E74533"/>
    <w:rsid w:val="00E74C2E"/>
    <w:rsid w:val="00E817F3"/>
    <w:rsid w:val="00E81D5E"/>
    <w:rsid w:val="00E938AC"/>
    <w:rsid w:val="00EA01F0"/>
    <w:rsid w:val="00EA1044"/>
    <w:rsid w:val="00EA4B2F"/>
    <w:rsid w:val="00EA5E99"/>
    <w:rsid w:val="00EA7549"/>
    <w:rsid w:val="00EB0599"/>
    <w:rsid w:val="00EB2491"/>
    <w:rsid w:val="00EB4396"/>
    <w:rsid w:val="00EB61D5"/>
    <w:rsid w:val="00EB7663"/>
    <w:rsid w:val="00EC07D1"/>
    <w:rsid w:val="00EC187A"/>
    <w:rsid w:val="00EC2C94"/>
    <w:rsid w:val="00EC7325"/>
    <w:rsid w:val="00EE5B36"/>
    <w:rsid w:val="00EF0AEF"/>
    <w:rsid w:val="00EF1553"/>
    <w:rsid w:val="00EF1BC9"/>
    <w:rsid w:val="00EF2268"/>
    <w:rsid w:val="00EF5BE6"/>
    <w:rsid w:val="00F06509"/>
    <w:rsid w:val="00F108EE"/>
    <w:rsid w:val="00F11DB2"/>
    <w:rsid w:val="00F12D07"/>
    <w:rsid w:val="00F22EB6"/>
    <w:rsid w:val="00F27E5D"/>
    <w:rsid w:val="00F325C0"/>
    <w:rsid w:val="00F35C04"/>
    <w:rsid w:val="00F47523"/>
    <w:rsid w:val="00F47707"/>
    <w:rsid w:val="00F502B3"/>
    <w:rsid w:val="00F55109"/>
    <w:rsid w:val="00F561F5"/>
    <w:rsid w:val="00F56603"/>
    <w:rsid w:val="00F62D88"/>
    <w:rsid w:val="00F7154F"/>
    <w:rsid w:val="00F73044"/>
    <w:rsid w:val="00F75684"/>
    <w:rsid w:val="00F75F46"/>
    <w:rsid w:val="00F77597"/>
    <w:rsid w:val="00F85124"/>
    <w:rsid w:val="00F9036A"/>
    <w:rsid w:val="00F938B0"/>
    <w:rsid w:val="00FA1A01"/>
    <w:rsid w:val="00FB41F0"/>
    <w:rsid w:val="00FB5664"/>
    <w:rsid w:val="00FC1332"/>
    <w:rsid w:val="00FC2080"/>
    <w:rsid w:val="00FC4B01"/>
    <w:rsid w:val="00FC7C4C"/>
    <w:rsid w:val="00FD05D0"/>
    <w:rsid w:val="00FD1577"/>
    <w:rsid w:val="00FD238C"/>
    <w:rsid w:val="00FD549A"/>
    <w:rsid w:val="00FD6322"/>
    <w:rsid w:val="00FE02FA"/>
    <w:rsid w:val="00FE36E7"/>
    <w:rsid w:val="00FE415B"/>
    <w:rsid w:val="00FF42BC"/>
    <w:rsid w:val="00FF4B80"/>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 w:type="table" w:customStyle="1" w:styleId="TableGrid1">
    <w:name w:val="Table Grid1"/>
    <w:basedOn w:val="TableNormal"/>
    <w:next w:val="TableGrid"/>
    <w:uiPriority w:val="39"/>
    <w:rsid w:val="009A302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05CA6B-E478-4638-A95F-A5730CE32F15}">
  <ds:schemaRefs>
    <ds:schemaRef ds:uri="http://schemas.openxmlformats.org/officeDocument/2006/bibliography"/>
  </ds:schemaRefs>
</ds:datastoreItem>
</file>

<file path=customXml/itemProps2.xml><?xml version="1.0" encoding="utf-8"?>
<ds:datastoreItem xmlns:ds="http://schemas.openxmlformats.org/officeDocument/2006/customXml" ds:itemID="{BCFF4666-390B-44FD-A52F-FDF36945B952}"/>
</file>

<file path=customXml/itemProps3.xml><?xml version="1.0" encoding="utf-8"?>
<ds:datastoreItem xmlns:ds="http://schemas.openxmlformats.org/officeDocument/2006/customXml" ds:itemID="{99571B7B-284E-4FBA-8842-96C63208A873}">
  <ds:schemaRefs>
    <ds:schemaRef ds:uri="http://schemas.microsoft.com/sharepoint/v3/contenttype/forms"/>
  </ds:schemaRefs>
</ds:datastoreItem>
</file>

<file path=customXml/itemProps4.xml><?xml version="1.0" encoding="utf-8"?>
<ds:datastoreItem xmlns:ds="http://schemas.openxmlformats.org/officeDocument/2006/customXml" ds:itemID="{624A561B-8EC0-4ECD-B187-AFC863B43E22}">
  <ds:schemaRefs>
    <ds:schemaRef ds:uri="http://purl.org/dc/elements/1.1/"/>
    <ds:schemaRef ds:uri="http://schemas.microsoft.com/office/2006/metadata/properties"/>
    <ds:schemaRef ds:uri="785685f2-c2e1-4352-89aa-3faca8eaba52"/>
    <ds:schemaRef ds:uri="http://www.w3.org/XML/1998/namespac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5067c814-4b34-462c-a21d-c185ff6548d2"/>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8</Pages>
  <Words>2964</Words>
  <Characters>17031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76</cp:revision>
  <cp:lastPrinted>2013-09-13T16:00:00Z</cp:lastPrinted>
  <dcterms:created xsi:type="dcterms:W3CDTF">2018-11-06T16:44:00Z</dcterms:created>
  <dcterms:modified xsi:type="dcterms:W3CDTF">2023-06-07T20:20:00Z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