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C4889" w14:textId="7EB4626E" w:rsidR="004B62FE" w:rsidRDefault="004B62FE" w:rsidP="004B62FE">
      <w:pPr>
        <w:rPr>
          <w:rFonts w:asciiTheme="minorHAnsi" w:hAnsiTheme="minorHAnsi"/>
          <w:i/>
          <w:sz w:val="18"/>
          <w:szCs w:val="18"/>
        </w:rPr>
      </w:pPr>
      <w:r w:rsidRPr="005369B5">
        <w:rPr>
          <w:rFonts w:asciiTheme="minorHAnsi" w:hAnsiTheme="minorHAnsi"/>
          <w:i/>
          <w:sz w:val="18"/>
          <w:szCs w:val="18"/>
        </w:rPr>
        <w:t>Note: Submit one Certificate</w:t>
      </w:r>
      <w:r w:rsidR="003C03FA">
        <w:rPr>
          <w:rFonts w:asciiTheme="minorHAnsi" w:hAnsiTheme="minorHAnsi"/>
          <w:i/>
          <w:sz w:val="18"/>
          <w:szCs w:val="18"/>
        </w:rPr>
        <w:t xml:space="preserve"> of installation</w:t>
      </w:r>
      <w:r w:rsidRPr="005369B5">
        <w:rPr>
          <w:rFonts w:asciiTheme="minorHAnsi" w:hAnsiTheme="minorHAnsi"/>
          <w:i/>
          <w:sz w:val="18"/>
          <w:szCs w:val="18"/>
        </w:rPr>
        <w:t xml:space="preserve"> for each duct system that must demonstrate compliance in the dwelling.</w:t>
      </w:r>
    </w:p>
    <w:p w14:paraId="20829DF5" w14:textId="77777777" w:rsidR="005910F4" w:rsidRPr="005369B5" w:rsidRDefault="005910F4" w:rsidP="004B62FE">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49"/>
        <w:gridCol w:w="5298"/>
        <w:gridCol w:w="5043"/>
      </w:tblGrid>
      <w:tr w:rsidR="0069547F" w:rsidRPr="005369B5" w14:paraId="778763B9" w14:textId="77777777" w:rsidTr="005837D0">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62B55CC" w14:textId="77777777" w:rsidR="0069547F" w:rsidRPr="00877B2C" w:rsidRDefault="0069547F" w:rsidP="005837D0">
            <w:pPr>
              <w:rPr>
                <w:rFonts w:asciiTheme="minorHAnsi" w:hAnsiTheme="minorHAnsi"/>
                <w:b/>
                <w:caps/>
                <w:sz w:val="18"/>
                <w:szCs w:val="18"/>
              </w:rPr>
            </w:pPr>
            <w:r w:rsidRPr="00F70B2C">
              <w:rPr>
                <w:rFonts w:asciiTheme="minorHAnsi" w:hAnsiTheme="minorHAnsi"/>
                <w:b/>
                <w:caps/>
                <w:szCs w:val="18"/>
              </w:rPr>
              <w:t xml:space="preserve">A. </w:t>
            </w:r>
            <w:r w:rsidRPr="00F70B2C">
              <w:rPr>
                <w:rFonts w:asciiTheme="minorHAnsi" w:hAnsiTheme="minorHAnsi"/>
                <w:b/>
                <w:szCs w:val="18"/>
              </w:rPr>
              <w:t>Duct System Information</w:t>
            </w:r>
          </w:p>
        </w:tc>
      </w:tr>
      <w:tr w:rsidR="0069547F" w:rsidRPr="005369B5" w14:paraId="5632605A" w14:textId="77777777" w:rsidTr="005837D0">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2009B0B6" w14:textId="73E028A5" w:rsidR="0069547F" w:rsidRPr="00877B2C" w:rsidRDefault="0069547F" w:rsidP="005837D0">
            <w:pPr>
              <w:jc w:val="center"/>
              <w:rPr>
                <w:rFonts w:asciiTheme="minorHAnsi" w:hAnsiTheme="minorHAnsi"/>
                <w:sz w:val="18"/>
                <w:szCs w:val="18"/>
              </w:rPr>
            </w:pPr>
            <w:r>
              <w:rPr>
                <w:rFonts w:asciiTheme="minorHAnsi" w:hAnsiTheme="minorHAnsi"/>
                <w:sz w:val="18"/>
                <w:szCs w:val="18"/>
              </w:rPr>
              <w:t>01</w:t>
            </w:r>
          </w:p>
        </w:tc>
        <w:tc>
          <w:tcPr>
            <w:tcW w:w="2455" w:type="pct"/>
            <w:tcBorders>
              <w:top w:val="single" w:sz="4" w:space="0" w:color="auto"/>
              <w:left w:val="single" w:sz="4" w:space="0" w:color="auto"/>
              <w:bottom w:val="single" w:sz="4" w:space="0" w:color="auto"/>
              <w:right w:val="single" w:sz="4" w:space="0" w:color="auto"/>
            </w:tcBorders>
            <w:vAlign w:val="center"/>
          </w:tcPr>
          <w:p w14:paraId="2ECCFD60" w14:textId="01C80DC0" w:rsidR="0069547F" w:rsidRPr="00877B2C" w:rsidRDefault="009F1AB0" w:rsidP="005837D0">
            <w:pPr>
              <w:rPr>
                <w:rFonts w:asciiTheme="minorHAnsi" w:hAnsiTheme="minorHAnsi"/>
                <w:sz w:val="18"/>
                <w:szCs w:val="18"/>
              </w:rPr>
            </w:pPr>
            <w:r>
              <w:rPr>
                <w:rFonts w:asciiTheme="minorHAnsi" w:hAnsiTheme="minorHAnsi"/>
                <w:sz w:val="18"/>
                <w:szCs w:val="18"/>
              </w:rPr>
              <w:t>Space Conditioning</w:t>
            </w:r>
            <w:r w:rsidRPr="00877B2C">
              <w:rPr>
                <w:rFonts w:asciiTheme="minorHAnsi" w:hAnsiTheme="minorHAnsi"/>
                <w:sz w:val="18"/>
                <w:szCs w:val="18"/>
              </w:rPr>
              <w:t xml:space="preserve"> </w:t>
            </w:r>
            <w:r w:rsidR="0069547F" w:rsidRPr="00877B2C">
              <w:rPr>
                <w:rFonts w:asciiTheme="minorHAnsi" w:hAnsiTheme="minorHAnsi"/>
                <w:sz w:val="18"/>
                <w:szCs w:val="18"/>
              </w:rPr>
              <w:t>System Name or Identification/Tag</w:t>
            </w:r>
          </w:p>
        </w:tc>
        <w:tc>
          <w:tcPr>
            <w:tcW w:w="2337" w:type="pct"/>
            <w:tcBorders>
              <w:top w:val="single" w:sz="4" w:space="0" w:color="auto"/>
              <w:left w:val="single" w:sz="4" w:space="0" w:color="auto"/>
              <w:bottom w:val="single" w:sz="4" w:space="0" w:color="auto"/>
              <w:right w:val="single" w:sz="4" w:space="0" w:color="auto"/>
            </w:tcBorders>
            <w:vAlign w:val="center"/>
          </w:tcPr>
          <w:p w14:paraId="09211BC1" w14:textId="77777777" w:rsidR="0069547F" w:rsidRPr="00F70B2C" w:rsidRDefault="0069547F" w:rsidP="005837D0">
            <w:pPr>
              <w:rPr>
                <w:rFonts w:asciiTheme="minorHAnsi" w:hAnsiTheme="minorHAnsi"/>
                <w:b/>
                <w:sz w:val="18"/>
              </w:rPr>
            </w:pPr>
          </w:p>
        </w:tc>
      </w:tr>
      <w:tr w:rsidR="0069547F" w:rsidRPr="005369B5" w14:paraId="24FF80DE" w14:textId="77777777" w:rsidTr="005837D0">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65A74119" w14:textId="798431CE"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02</w:t>
            </w:r>
          </w:p>
        </w:tc>
        <w:tc>
          <w:tcPr>
            <w:tcW w:w="2455" w:type="pct"/>
            <w:tcBorders>
              <w:top w:val="single" w:sz="4" w:space="0" w:color="auto"/>
              <w:left w:val="single" w:sz="4" w:space="0" w:color="auto"/>
              <w:bottom w:val="single" w:sz="4" w:space="0" w:color="auto"/>
              <w:right w:val="single" w:sz="4" w:space="0" w:color="auto"/>
            </w:tcBorders>
            <w:vAlign w:val="center"/>
          </w:tcPr>
          <w:p w14:paraId="5C794534" w14:textId="72C42C3B" w:rsidR="0069547F" w:rsidRPr="00877B2C" w:rsidRDefault="009F1AB0" w:rsidP="005837D0">
            <w:pPr>
              <w:rPr>
                <w:rFonts w:asciiTheme="minorHAnsi" w:hAnsiTheme="minorHAnsi"/>
                <w:sz w:val="18"/>
                <w:szCs w:val="18"/>
              </w:rPr>
            </w:pPr>
            <w:r>
              <w:rPr>
                <w:rFonts w:asciiTheme="minorHAnsi" w:hAnsiTheme="minorHAnsi"/>
                <w:sz w:val="18"/>
                <w:szCs w:val="18"/>
              </w:rPr>
              <w:t>Space Conditioning</w:t>
            </w:r>
            <w:r w:rsidRPr="00877B2C">
              <w:rPr>
                <w:rFonts w:asciiTheme="minorHAnsi" w:hAnsiTheme="minorHAnsi"/>
                <w:sz w:val="18"/>
                <w:szCs w:val="18"/>
              </w:rPr>
              <w:t xml:space="preserve"> </w:t>
            </w:r>
            <w:r w:rsidR="0069547F" w:rsidRPr="00877B2C">
              <w:rPr>
                <w:rFonts w:asciiTheme="minorHAnsi" w:hAnsiTheme="minorHAnsi"/>
                <w:sz w:val="18"/>
                <w:szCs w:val="18"/>
              </w:rPr>
              <w:t>System Location or Area Served</w:t>
            </w:r>
          </w:p>
        </w:tc>
        <w:tc>
          <w:tcPr>
            <w:tcW w:w="2337" w:type="pct"/>
            <w:tcBorders>
              <w:top w:val="single" w:sz="4" w:space="0" w:color="auto"/>
              <w:left w:val="single" w:sz="4" w:space="0" w:color="auto"/>
              <w:bottom w:val="single" w:sz="4" w:space="0" w:color="auto"/>
              <w:right w:val="single" w:sz="4" w:space="0" w:color="auto"/>
            </w:tcBorders>
            <w:vAlign w:val="center"/>
          </w:tcPr>
          <w:p w14:paraId="3360D606" w14:textId="77777777" w:rsidR="0069547F" w:rsidRPr="005369B5" w:rsidRDefault="0069547F" w:rsidP="005837D0">
            <w:pPr>
              <w:rPr>
                <w:rFonts w:asciiTheme="minorHAnsi" w:hAnsiTheme="minorHAnsi"/>
                <w:sz w:val="18"/>
                <w:szCs w:val="18"/>
              </w:rPr>
            </w:pPr>
          </w:p>
        </w:tc>
      </w:tr>
      <w:tr w:rsidR="009F1AB0" w:rsidRPr="005369B5" w14:paraId="188016C7" w14:textId="77777777" w:rsidTr="005837D0">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64433B01" w14:textId="080FB9CB" w:rsidR="009F1AB0" w:rsidRPr="00877B2C" w:rsidRDefault="009F1AB0" w:rsidP="009F1AB0">
            <w:pPr>
              <w:jc w:val="center"/>
              <w:rPr>
                <w:rFonts w:asciiTheme="minorHAnsi" w:hAnsiTheme="minorHAnsi"/>
                <w:sz w:val="18"/>
                <w:szCs w:val="18"/>
              </w:rPr>
            </w:pPr>
            <w:r>
              <w:rPr>
                <w:rFonts w:asciiTheme="minorHAnsi" w:hAnsiTheme="minorHAnsi"/>
                <w:sz w:val="18"/>
                <w:szCs w:val="18"/>
              </w:rPr>
              <w:t>03</w:t>
            </w:r>
          </w:p>
        </w:tc>
        <w:tc>
          <w:tcPr>
            <w:tcW w:w="2455" w:type="pct"/>
            <w:tcBorders>
              <w:top w:val="single" w:sz="4" w:space="0" w:color="auto"/>
              <w:left w:val="single" w:sz="4" w:space="0" w:color="auto"/>
              <w:bottom w:val="single" w:sz="4" w:space="0" w:color="auto"/>
              <w:right w:val="single" w:sz="4" w:space="0" w:color="auto"/>
            </w:tcBorders>
            <w:vAlign w:val="center"/>
          </w:tcPr>
          <w:p w14:paraId="023B7B7F" w14:textId="69C82434" w:rsidR="009F1AB0" w:rsidRPr="009F1AB0" w:rsidDel="009F1AB0" w:rsidRDefault="009F1AB0" w:rsidP="009F1AB0">
            <w:pPr>
              <w:rPr>
                <w:rFonts w:asciiTheme="minorHAnsi" w:hAnsiTheme="minorHAnsi"/>
                <w:sz w:val="18"/>
                <w:szCs w:val="18"/>
              </w:rPr>
            </w:pPr>
            <w:r w:rsidRPr="009F1AB0">
              <w:rPr>
                <w:rFonts w:asciiTheme="minorHAnsi" w:hAnsiTheme="minorHAnsi"/>
                <w:sz w:val="18"/>
              </w:rPr>
              <w:t>Indoor Unit Name or Description of Area Served</w:t>
            </w:r>
          </w:p>
        </w:tc>
        <w:tc>
          <w:tcPr>
            <w:tcW w:w="2337" w:type="pct"/>
            <w:tcBorders>
              <w:top w:val="single" w:sz="4" w:space="0" w:color="auto"/>
              <w:left w:val="single" w:sz="4" w:space="0" w:color="auto"/>
              <w:bottom w:val="single" w:sz="4" w:space="0" w:color="auto"/>
              <w:right w:val="single" w:sz="4" w:space="0" w:color="auto"/>
            </w:tcBorders>
            <w:vAlign w:val="center"/>
          </w:tcPr>
          <w:p w14:paraId="3EFD5A5A" w14:textId="77777777" w:rsidR="009F1AB0" w:rsidRPr="005369B5" w:rsidRDefault="009F1AB0" w:rsidP="009F1AB0">
            <w:pPr>
              <w:rPr>
                <w:rFonts w:asciiTheme="minorHAnsi" w:hAnsiTheme="minorHAnsi"/>
                <w:sz w:val="18"/>
                <w:szCs w:val="18"/>
              </w:rPr>
            </w:pPr>
          </w:p>
        </w:tc>
      </w:tr>
      <w:tr w:rsidR="009F1AB0" w:rsidRPr="005369B5" w14:paraId="57A10BBF" w14:textId="77777777" w:rsidTr="00C521CF">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8FF9292" w14:textId="6AE1B717" w:rsidR="009F1AB0" w:rsidRPr="00877B2C" w:rsidRDefault="009F1AB0" w:rsidP="009F1AB0">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4</w:t>
            </w:r>
          </w:p>
        </w:tc>
        <w:tc>
          <w:tcPr>
            <w:tcW w:w="2455" w:type="pct"/>
            <w:tcBorders>
              <w:top w:val="single" w:sz="4" w:space="0" w:color="auto"/>
              <w:left w:val="single" w:sz="4" w:space="0" w:color="auto"/>
              <w:bottom w:val="single" w:sz="4" w:space="0" w:color="auto"/>
              <w:right w:val="single" w:sz="4" w:space="0" w:color="auto"/>
            </w:tcBorders>
            <w:vAlign w:val="center"/>
          </w:tcPr>
          <w:p w14:paraId="7FA6E7A4" w14:textId="77777777" w:rsidR="009F1AB0" w:rsidRPr="00877B2C" w:rsidRDefault="009F1AB0" w:rsidP="009F1AB0">
            <w:pPr>
              <w:rPr>
                <w:rFonts w:asciiTheme="minorHAnsi" w:hAnsiTheme="minorHAnsi"/>
                <w:sz w:val="18"/>
                <w:szCs w:val="18"/>
              </w:rPr>
            </w:pPr>
            <w:r w:rsidRPr="00877B2C">
              <w:rPr>
                <w:rFonts w:asciiTheme="minorHAnsi" w:hAnsiTheme="minorHAnsi"/>
                <w:sz w:val="18"/>
                <w:szCs w:val="18"/>
              </w:rPr>
              <w:t>Status - Duct Surface Area Reduction And R-Value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4111817A" w14:textId="77777777" w:rsidR="009F1AB0" w:rsidRPr="00A92C18" w:rsidRDefault="009F1AB0" w:rsidP="009F1AB0">
            <w:pPr>
              <w:rPr>
                <w:rFonts w:asciiTheme="minorHAnsi" w:hAnsiTheme="minorHAnsi"/>
              </w:rPr>
            </w:pPr>
          </w:p>
        </w:tc>
      </w:tr>
      <w:tr w:rsidR="009F1AB0" w:rsidRPr="005369B5" w14:paraId="1C9B742A" w14:textId="77777777" w:rsidTr="00C521CF">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584C83D7" w14:textId="7039CE3C" w:rsidR="009F1AB0" w:rsidRPr="00877B2C" w:rsidRDefault="009F1AB0" w:rsidP="009F1AB0">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5</w:t>
            </w:r>
          </w:p>
        </w:tc>
        <w:tc>
          <w:tcPr>
            <w:tcW w:w="2455" w:type="pct"/>
            <w:tcBorders>
              <w:top w:val="single" w:sz="4" w:space="0" w:color="auto"/>
              <w:left w:val="single" w:sz="4" w:space="0" w:color="auto"/>
              <w:bottom w:val="single" w:sz="4" w:space="0" w:color="auto"/>
              <w:right w:val="single" w:sz="4" w:space="0" w:color="auto"/>
            </w:tcBorders>
            <w:vAlign w:val="center"/>
          </w:tcPr>
          <w:p w14:paraId="0A6AA6B3" w14:textId="77777777" w:rsidR="009F1AB0" w:rsidRPr="00877B2C" w:rsidRDefault="009F1AB0" w:rsidP="009F1AB0">
            <w:pPr>
              <w:rPr>
                <w:rFonts w:asciiTheme="minorHAnsi" w:hAnsiTheme="minorHAnsi"/>
                <w:sz w:val="18"/>
                <w:szCs w:val="18"/>
              </w:rPr>
            </w:pPr>
            <w:r w:rsidRPr="00877B2C">
              <w:rPr>
                <w:rFonts w:asciiTheme="minorHAnsi" w:hAnsiTheme="minorHAnsi"/>
                <w:sz w:val="18"/>
                <w:szCs w:val="18"/>
              </w:rPr>
              <w:t>Status - Buried Ducts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3889E177" w14:textId="77777777" w:rsidR="009F1AB0" w:rsidRPr="00A92C18" w:rsidRDefault="009F1AB0" w:rsidP="009F1AB0">
            <w:pPr>
              <w:rPr>
                <w:rFonts w:asciiTheme="minorHAnsi" w:hAnsiTheme="minorHAnsi"/>
              </w:rPr>
            </w:pPr>
          </w:p>
        </w:tc>
      </w:tr>
      <w:tr w:rsidR="009F1AB0" w:rsidRPr="005369B5" w14:paraId="0ACDA340" w14:textId="77777777" w:rsidTr="00C521CF">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12C4323F" w14:textId="74A9CEC0" w:rsidR="009F1AB0" w:rsidRPr="00877B2C" w:rsidRDefault="009F1AB0" w:rsidP="009F1AB0">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6</w:t>
            </w:r>
          </w:p>
        </w:tc>
        <w:tc>
          <w:tcPr>
            <w:tcW w:w="2455" w:type="pct"/>
            <w:tcBorders>
              <w:top w:val="single" w:sz="4" w:space="0" w:color="auto"/>
              <w:left w:val="single" w:sz="4" w:space="0" w:color="auto"/>
              <w:bottom w:val="single" w:sz="4" w:space="0" w:color="auto"/>
              <w:right w:val="single" w:sz="4" w:space="0" w:color="auto"/>
            </w:tcBorders>
            <w:vAlign w:val="center"/>
          </w:tcPr>
          <w:p w14:paraId="0BC85D34" w14:textId="77777777" w:rsidR="009F1AB0" w:rsidRPr="00877B2C" w:rsidRDefault="009F1AB0" w:rsidP="009F1AB0">
            <w:pPr>
              <w:rPr>
                <w:rFonts w:asciiTheme="minorHAnsi" w:hAnsiTheme="minorHAnsi"/>
                <w:sz w:val="18"/>
                <w:szCs w:val="18"/>
              </w:rPr>
            </w:pPr>
            <w:r w:rsidRPr="00877B2C">
              <w:rPr>
                <w:rFonts w:asciiTheme="minorHAnsi" w:hAnsiTheme="minorHAnsi"/>
                <w:sz w:val="18"/>
                <w:szCs w:val="18"/>
              </w:rPr>
              <w:t>Status - Deeply Buried Ducts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20AC3DDA" w14:textId="77777777" w:rsidR="009F1AB0" w:rsidRPr="00A92C18" w:rsidRDefault="009F1AB0" w:rsidP="009F1AB0">
            <w:pPr>
              <w:rPr>
                <w:rFonts w:asciiTheme="minorHAnsi" w:hAnsiTheme="minorHAnsi"/>
              </w:rPr>
            </w:pPr>
          </w:p>
        </w:tc>
      </w:tr>
    </w:tbl>
    <w:p w14:paraId="681C48A0" w14:textId="07FEA04D" w:rsidR="005A48A5" w:rsidRDefault="005A48A5" w:rsidP="005F2F11">
      <w:pPr>
        <w:tabs>
          <w:tab w:val="left" w:pos="360"/>
          <w:tab w:val="left" w:pos="3600"/>
          <w:tab w:val="left" w:pos="4680"/>
          <w:tab w:val="left" w:pos="5940"/>
          <w:tab w:val="left" w:pos="6930"/>
          <w:tab w:val="left" w:pos="8100"/>
          <w:tab w:val="left" w:pos="9090"/>
        </w:tabs>
        <w:rPr>
          <w:rFonts w:asciiTheme="minorHAnsi" w:hAnsiTheme="minorHAnsi"/>
          <w:b/>
          <w:bCs/>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371"/>
      </w:tblGrid>
      <w:tr w:rsidR="0069547F" w:rsidRPr="006136A2" w14:paraId="0266950D"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2BEA5339" w14:textId="77777777" w:rsidR="0069547F" w:rsidRPr="00F70B2C" w:rsidRDefault="0069547F" w:rsidP="005837D0">
            <w:pPr>
              <w:tabs>
                <w:tab w:val="left" w:pos="360"/>
                <w:tab w:val="left" w:pos="3600"/>
                <w:tab w:val="left" w:pos="4680"/>
                <w:tab w:val="left" w:pos="5940"/>
                <w:tab w:val="left" w:pos="6930"/>
                <w:tab w:val="left" w:pos="8100"/>
                <w:tab w:val="left" w:pos="9090"/>
              </w:tabs>
              <w:rPr>
                <w:rFonts w:asciiTheme="minorHAnsi" w:hAnsiTheme="minorHAnsi"/>
                <w:b/>
                <w:bCs/>
                <w:szCs w:val="18"/>
              </w:rPr>
            </w:pPr>
            <w:r w:rsidRPr="00F70B2C">
              <w:rPr>
                <w:rFonts w:asciiTheme="minorHAnsi" w:hAnsiTheme="minorHAnsi"/>
                <w:b/>
                <w:bCs/>
                <w:szCs w:val="18"/>
              </w:rPr>
              <w:t xml:space="preserve">B. </w:t>
            </w:r>
            <w:r w:rsidRPr="00F70B2C">
              <w:rPr>
                <w:rFonts w:asciiTheme="minorHAnsi" w:hAnsiTheme="minorHAnsi"/>
                <w:b/>
                <w:szCs w:val="18"/>
              </w:rPr>
              <w:t>Duct Surface Area Reduction and R-value Compliance Credit</w:t>
            </w:r>
          </w:p>
          <w:p w14:paraId="5787737E" w14:textId="77777777" w:rsidR="0069547F" w:rsidRPr="00877B2C" w:rsidRDefault="0069547F" w:rsidP="005837D0">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Credit is available for supply duct systems with reduced surface area in unconditioned space with varying combinations of higher performance insulation if the system complies with the following requirements:</w:t>
            </w:r>
          </w:p>
        </w:tc>
      </w:tr>
      <w:tr w:rsidR="0069547F" w:rsidRPr="006136A2" w14:paraId="26F4998D"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470B2E5"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628BC43F"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69547F" w:rsidRPr="006136A2" w14:paraId="63FB2DD2"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0B388F2"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529973C5"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69547F" w:rsidRPr="006136A2" w14:paraId="4E513FB4"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619C8A7"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16336FB5"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installation, including duct sizes</w:t>
            </w:r>
            <w:r>
              <w:rPr>
                <w:rFonts w:asciiTheme="minorHAnsi" w:hAnsiTheme="minorHAnsi"/>
                <w:sz w:val="18"/>
                <w:szCs w:val="18"/>
              </w:rPr>
              <w:t>, R-values, and lengths,</w:t>
            </w:r>
            <w:r w:rsidRPr="00877B2C">
              <w:rPr>
                <w:rFonts w:asciiTheme="minorHAnsi" w:hAnsiTheme="minorHAnsi"/>
                <w:sz w:val="18"/>
                <w:szCs w:val="18"/>
              </w:rPr>
              <w:t xml:space="preserve"> and locations of supply &amp; return registers shall conform to the duct system design layout approved by the enforcement agency.</w:t>
            </w:r>
          </w:p>
        </w:tc>
      </w:tr>
      <w:tr w:rsidR="0069547F" w:rsidRPr="006136A2" w14:paraId="6B9C97B1"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E05CB23"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5F4EC306"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RA3.1.4.1.4.</w:t>
            </w:r>
          </w:p>
        </w:tc>
      </w:tr>
      <w:tr w:rsidR="0069547F" w:rsidRPr="006136A2" w14:paraId="1908C879"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1744B52"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157A89E5"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installation shall not have severely twisted or compressed sections that would restrict required operating airflow.</w:t>
            </w:r>
          </w:p>
        </w:tc>
      </w:tr>
      <w:tr w:rsidR="0069547F" w:rsidRPr="006136A2" w14:paraId="196FB336"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00AD750A" w14:textId="5F77B361" w:rsidR="0069547F" w:rsidRPr="00877B2C" w:rsidRDefault="0069547F" w:rsidP="005837D0">
            <w:pPr>
              <w:rPr>
                <w:rFonts w:asciiTheme="minorHAnsi" w:hAnsiTheme="minorHAnsi"/>
                <w:b/>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4E585940" w14:textId="77777777" w:rsidR="0069547F" w:rsidRPr="00567F24" w:rsidRDefault="0069547F">
      <w:pPr>
        <w:tabs>
          <w:tab w:val="left" w:pos="360"/>
          <w:tab w:val="left" w:pos="3600"/>
          <w:tab w:val="left" w:pos="4680"/>
          <w:tab w:val="left" w:pos="5940"/>
          <w:tab w:val="left" w:pos="6930"/>
          <w:tab w:val="left" w:pos="8100"/>
          <w:tab w:val="left" w:pos="9090"/>
        </w:tabs>
        <w:rPr>
          <w:rFonts w:asciiTheme="minorHAnsi" w:hAnsiTheme="minorHAns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371"/>
      </w:tblGrid>
      <w:tr w:rsidR="0069547F" w:rsidRPr="006136A2" w14:paraId="3424BBF2"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39D7639F" w14:textId="0E2980B6" w:rsidR="0069547F" w:rsidRPr="00F70B2C" w:rsidRDefault="0069547F" w:rsidP="005837D0">
            <w:pPr>
              <w:tabs>
                <w:tab w:val="left" w:pos="360"/>
                <w:tab w:val="left" w:pos="3600"/>
                <w:tab w:val="left" w:pos="4680"/>
                <w:tab w:val="left" w:pos="5940"/>
                <w:tab w:val="left" w:pos="6930"/>
                <w:tab w:val="left" w:pos="8100"/>
                <w:tab w:val="left" w:pos="9090"/>
              </w:tabs>
              <w:rPr>
                <w:rFonts w:asciiTheme="minorHAnsi" w:hAnsiTheme="minorHAnsi"/>
              </w:rPr>
            </w:pPr>
            <w:r w:rsidRPr="00F70B2C">
              <w:rPr>
                <w:rFonts w:asciiTheme="minorHAnsi" w:hAnsiTheme="minorHAnsi"/>
                <w:b/>
                <w:bCs/>
                <w:szCs w:val="18"/>
              </w:rPr>
              <w:t xml:space="preserve">C. </w:t>
            </w:r>
            <w:r w:rsidRPr="00F70B2C">
              <w:rPr>
                <w:rFonts w:asciiTheme="minorHAnsi" w:hAnsiTheme="minorHAnsi"/>
                <w:b/>
                <w:szCs w:val="18"/>
              </w:rPr>
              <w:t>Buried Ducts Compliance Credit</w:t>
            </w:r>
          </w:p>
          <w:p w14:paraId="1715A341" w14:textId="77777777" w:rsidR="0069547F" w:rsidRPr="00877B2C" w:rsidRDefault="0069547F" w:rsidP="005837D0">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Ducts partly or completely buried in blown attic insulation in dwelling units meeting the requirements for verified quality insulation installation may take credit for increased effective duct insulation if the system complies with the following requirements:</w:t>
            </w:r>
          </w:p>
        </w:tc>
      </w:tr>
      <w:tr w:rsidR="0069547F" w:rsidRPr="006136A2" w14:paraId="072A81CA"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04B09C3"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59C21EF5"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69547F" w:rsidRPr="006136A2" w14:paraId="5137766E"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4C1C9A6"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19619FAD"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69547F" w:rsidRPr="006136A2" w14:paraId="3C47E7ED"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57C737D8"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10B64A2A" w14:textId="72ED52D8" w:rsidR="0069547F" w:rsidRPr="00877B2C" w:rsidRDefault="0069547F" w:rsidP="005837D0">
            <w:pPr>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CF1R-PRF-01-E. These installation details include</w:t>
            </w:r>
            <w:r w:rsidRPr="00877B2C">
              <w:rPr>
                <w:rFonts w:asciiTheme="minorHAnsi" w:hAnsiTheme="minorHAnsi"/>
                <w:sz w:val="18"/>
                <w:szCs w:val="18"/>
              </w:rPr>
              <w:t xml:space="preserve">, duct </w:t>
            </w:r>
            <w:r>
              <w:rPr>
                <w:rFonts w:asciiTheme="minorHAnsi" w:hAnsiTheme="minorHAnsi"/>
                <w:sz w:val="18"/>
                <w:szCs w:val="18"/>
              </w:rPr>
              <w:t>nominal diameter, R-value, and length of each segment, ceiling insulation depth, type (i.e. fiberglass or cellulose), and R-value, and supply and return register locations.</w:t>
            </w:r>
          </w:p>
        </w:tc>
      </w:tr>
      <w:tr w:rsidR="0069547F" w:rsidRPr="006136A2" w14:paraId="72B992BC"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D99518E"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6DDA81FC" w14:textId="77777777" w:rsidR="0069547F" w:rsidRPr="00877B2C" w:rsidRDefault="0069547F" w:rsidP="005837D0">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w:t>
            </w:r>
            <w:r>
              <w:rPr>
                <w:rFonts w:asciiTheme="minorHAnsi" w:hAnsiTheme="minorHAnsi"/>
                <w:sz w:val="18"/>
                <w:szCs w:val="18"/>
              </w:rPr>
              <w:t>5</w:t>
            </w:r>
            <w:r w:rsidRPr="00877B2C">
              <w:rPr>
                <w:rFonts w:asciiTheme="minorHAnsi" w:hAnsiTheme="minorHAnsi"/>
                <w:sz w:val="18"/>
                <w:szCs w:val="18"/>
              </w:rPr>
              <w:t>.</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69547F" w:rsidRPr="006136A2" w14:paraId="2EE7A94E"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543F2F9B"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17122A26" w14:textId="522551E4" w:rsidR="0069547F" w:rsidRPr="00877B2C" w:rsidRDefault="0069547F" w:rsidP="005837D0">
            <w:pPr>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shall not have severely twisted or compressed sections that would rest</w:t>
            </w:r>
            <w:r>
              <w:rPr>
                <w:rFonts w:asciiTheme="minorHAnsi" w:hAnsiTheme="minorHAnsi"/>
                <w:sz w:val="18"/>
                <w:szCs w:val="18"/>
              </w:rPr>
              <w:t>rict required operating airflow.</w:t>
            </w:r>
          </w:p>
        </w:tc>
      </w:tr>
      <w:tr w:rsidR="0069547F" w:rsidRPr="006136A2" w14:paraId="54C8357B"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856E357"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06</w:t>
            </w:r>
          </w:p>
        </w:tc>
        <w:tc>
          <w:tcPr>
            <w:tcW w:w="10611" w:type="dxa"/>
            <w:tcBorders>
              <w:top w:val="single" w:sz="4" w:space="0" w:color="auto"/>
              <w:left w:val="single" w:sz="4" w:space="0" w:color="auto"/>
              <w:bottom w:val="single" w:sz="4" w:space="0" w:color="auto"/>
              <w:right w:val="single" w:sz="4" w:space="0" w:color="auto"/>
            </w:tcBorders>
            <w:vAlign w:val="center"/>
          </w:tcPr>
          <w:p w14:paraId="085C3775" w14:textId="77777777" w:rsidR="0069547F" w:rsidRPr="00877B2C" w:rsidRDefault="0069547F" w:rsidP="005837D0">
            <w:pPr>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69547F" w:rsidRPr="0014781A" w14:paraId="3BF52273"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FB88F72" w14:textId="7CC381C6"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07</w:t>
            </w:r>
          </w:p>
        </w:tc>
        <w:tc>
          <w:tcPr>
            <w:tcW w:w="10611" w:type="dxa"/>
            <w:tcBorders>
              <w:top w:val="single" w:sz="4" w:space="0" w:color="auto"/>
              <w:left w:val="single" w:sz="4" w:space="0" w:color="auto"/>
              <w:bottom w:val="single" w:sz="4" w:space="0" w:color="auto"/>
              <w:right w:val="single" w:sz="4" w:space="0" w:color="auto"/>
            </w:tcBorders>
            <w:vAlign w:val="center"/>
          </w:tcPr>
          <w:p w14:paraId="0663C123" w14:textId="30DE1266" w:rsidR="0069547F" w:rsidRPr="003527A2" w:rsidRDefault="0069547F">
            <w:pPr>
              <w:keepNext/>
              <w:tabs>
                <w:tab w:val="left" w:pos="356"/>
              </w:tabs>
              <w:rPr>
                <w:rFonts w:asciiTheme="minorHAnsi" w:hAnsiTheme="minorHAnsi"/>
                <w:sz w:val="18"/>
                <w:szCs w:val="18"/>
              </w:rPr>
            </w:pPr>
            <w:r w:rsidRPr="00877B2C">
              <w:rPr>
                <w:rFonts w:asciiTheme="minorHAnsi" w:hAnsiTheme="minorHAnsi"/>
                <w:sz w:val="18"/>
                <w:szCs w:val="18"/>
              </w:rPr>
              <w:t>The dwelling shall comply with all Quality Insulation Installation requirements as documented on the applicable CF2R and CF3R.</w:t>
            </w:r>
          </w:p>
        </w:tc>
      </w:tr>
      <w:tr w:rsidR="0069547F" w:rsidRPr="006136A2" w14:paraId="78366382"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6A4F1DC8" w14:textId="5274AF4A" w:rsidR="0069547F" w:rsidRPr="00877B2C" w:rsidRDefault="0069547F" w:rsidP="005837D0">
            <w:pPr>
              <w:rPr>
                <w:rFonts w:asciiTheme="minorHAnsi" w:hAnsiTheme="minorHAnsi"/>
                <w:sz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6587B639" w14:textId="6CF1A417" w:rsidR="003E52E2" w:rsidRDefault="003E52E2"/>
    <w:p w14:paraId="0D30F627" w14:textId="77777777" w:rsidR="003E52E2" w:rsidRDefault="003E52E2">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371"/>
      </w:tblGrid>
      <w:tr w:rsidR="0069547F" w:rsidRPr="006136A2" w14:paraId="42259033" w14:textId="77777777" w:rsidTr="0069547F">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48905A36" w14:textId="77777777" w:rsidR="0069547F" w:rsidRPr="0069547F" w:rsidRDefault="0069547F">
            <w:pPr>
              <w:rPr>
                <w:rFonts w:asciiTheme="minorHAnsi" w:hAnsiTheme="minorHAnsi"/>
                <w:b/>
                <w:sz w:val="18"/>
              </w:rPr>
            </w:pPr>
            <w:r w:rsidRPr="0069547F">
              <w:rPr>
                <w:rFonts w:asciiTheme="minorHAnsi" w:hAnsiTheme="minorHAnsi"/>
                <w:b/>
                <w:sz w:val="18"/>
              </w:rPr>
              <w:lastRenderedPageBreak/>
              <w:t>D.</w:t>
            </w:r>
            <w:r w:rsidRPr="0069547F">
              <w:rPr>
                <w:rFonts w:asciiTheme="minorHAnsi" w:hAnsiTheme="minorHAnsi"/>
                <w:b/>
                <w:sz w:val="18"/>
                <w:szCs w:val="18"/>
              </w:rPr>
              <w:t xml:space="preserve"> </w:t>
            </w:r>
            <w:r w:rsidRPr="0069547F">
              <w:rPr>
                <w:rFonts w:asciiTheme="minorHAnsi" w:hAnsiTheme="minorHAnsi"/>
                <w:b/>
                <w:sz w:val="18"/>
              </w:rPr>
              <w:t>Deeply Buried Ducts Compliance Credit</w:t>
            </w:r>
          </w:p>
          <w:p w14:paraId="64E1B690" w14:textId="1CD8458F" w:rsidR="0069547F" w:rsidRPr="0069547F" w:rsidRDefault="0069547F">
            <w:pPr>
              <w:rPr>
                <w:rFonts w:asciiTheme="minorHAnsi" w:hAnsiTheme="minorHAnsi"/>
                <w:b/>
                <w:sz w:val="18"/>
              </w:rPr>
            </w:pPr>
            <w:r w:rsidRPr="008C062B">
              <w:rPr>
                <w:rFonts w:asciiTheme="minorHAnsi" w:hAnsiTheme="minorHAnsi"/>
                <w:sz w:val="18"/>
                <w:szCs w:val="18"/>
              </w:rPr>
              <w:t xml:space="preserve">Duct segments meeting the requirements for buried ducts and covered by at least 3.5 inches of insulation can take credit for effective duct insulation levels </w:t>
            </w:r>
            <w:r w:rsidR="00195855">
              <w:rPr>
                <w:rFonts w:asciiTheme="minorHAnsi" w:hAnsiTheme="minorHAnsi"/>
                <w:sz w:val="18"/>
                <w:szCs w:val="18"/>
              </w:rPr>
              <w:t xml:space="preserve">greater than </w:t>
            </w:r>
            <w:r w:rsidRPr="008C062B">
              <w:rPr>
                <w:rFonts w:asciiTheme="minorHAnsi" w:hAnsiTheme="minorHAnsi"/>
                <w:sz w:val="18"/>
                <w:szCs w:val="18"/>
              </w:rPr>
              <w:t>buried ducts. Deeply buried ducts have the option of using lowered portions of the ceiling or durable containment systems to achieve burial depth greater than the overall attic insulation level. Deeply buried duct systems must comply with the following requirements:</w:t>
            </w:r>
          </w:p>
        </w:tc>
      </w:tr>
      <w:tr w:rsidR="0069547F" w:rsidRPr="006136A2" w14:paraId="00A55B51"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3619BEDB"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14BBB898" w14:textId="77777777" w:rsidR="0069547F" w:rsidRPr="00877B2C" w:rsidRDefault="0069547F" w:rsidP="005837D0">
            <w:pPr>
              <w:keepNext/>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69547F" w:rsidRPr="006136A2" w14:paraId="7E00FBDB"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2ACD976"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1C1F7610" w14:textId="77777777" w:rsidR="0069547F" w:rsidRPr="00877B2C" w:rsidRDefault="0069547F" w:rsidP="005837D0">
            <w:pPr>
              <w:keepNext/>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69547F" w:rsidRPr="006136A2" w14:paraId="2093DC4A"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6CAFBAB"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34259362" w14:textId="062B416F" w:rsidR="0069547F" w:rsidRPr="00877B2C" w:rsidRDefault="0069547F" w:rsidP="005837D0">
            <w:pPr>
              <w:keepNext/>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CF1R-PRF-01-E. These installation details include</w:t>
            </w:r>
            <w:r w:rsidRPr="00877B2C">
              <w:rPr>
                <w:rFonts w:asciiTheme="minorHAnsi" w:hAnsiTheme="minorHAnsi"/>
                <w:sz w:val="18"/>
                <w:szCs w:val="18"/>
              </w:rPr>
              <w:t xml:space="preserve">, duct </w:t>
            </w:r>
            <w:r>
              <w:rPr>
                <w:rFonts w:asciiTheme="minorHAnsi" w:hAnsiTheme="minorHAnsi"/>
                <w:sz w:val="18"/>
                <w:szCs w:val="18"/>
              </w:rPr>
              <w:t>nominal diameter, R-value, and length of each segment, ceiling insulation depth, type (i.e. fiberglass or cellulose), and R-value, lowered chase or containment system locations, and supply and return register locations.</w:t>
            </w:r>
          </w:p>
        </w:tc>
      </w:tr>
      <w:tr w:rsidR="0069547F" w:rsidRPr="006136A2" w14:paraId="0EDBEF44"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376B382"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5BD17E02" w14:textId="77777777" w:rsidR="0069547F" w:rsidRPr="00877B2C" w:rsidRDefault="0069547F" w:rsidP="005837D0">
            <w:pPr>
              <w:keepNext/>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RA3.1.4.1.6.</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69547F" w:rsidRPr="006136A2" w14:paraId="2F8869BC"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676C3B2"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353E3BC9" w14:textId="136D6AC8" w:rsidR="0069547F" w:rsidRPr="00877B2C" w:rsidRDefault="0069547F" w:rsidP="005837D0">
            <w:pPr>
              <w:keepNext/>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shall not have severely twisted or compressed sections that would rest</w:t>
            </w:r>
            <w:r>
              <w:rPr>
                <w:rFonts w:asciiTheme="minorHAnsi" w:hAnsiTheme="minorHAnsi"/>
                <w:sz w:val="18"/>
                <w:szCs w:val="18"/>
              </w:rPr>
              <w:t>rict required operating airflow.</w:t>
            </w:r>
          </w:p>
        </w:tc>
      </w:tr>
      <w:tr w:rsidR="0069547F" w:rsidRPr="00877B2C" w14:paraId="11C2F7F8"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1F4D115D" w14:textId="77777777" w:rsidR="0069547F" w:rsidRPr="00877B2C" w:rsidRDefault="0069547F" w:rsidP="005837D0">
            <w:pPr>
              <w:keepNext/>
              <w:jc w:val="center"/>
              <w:rPr>
                <w:rFonts w:asciiTheme="minorHAnsi" w:hAnsiTheme="minorHAnsi"/>
                <w:sz w:val="18"/>
                <w:szCs w:val="18"/>
              </w:rPr>
            </w:pPr>
            <w:r w:rsidRPr="00877B2C">
              <w:rPr>
                <w:rFonts w:asciiTheme="minorHAnsi" w:hAnsiTheme="minorHAnsi"/>
                <w:sz w:val="18"/>
                <w:szCs w:val="18"/>
              </w:rPr>
              <w:t>06</w:t>
            </w:r>
          </w:p>
        </w:tc>
        <w:tc>
          <w:tcPr>
            <w:tcW w:w="10611" w:type="dxa"/>
            <w:tcBorders>
              <w:top w:val="single" w:sz="4" w:space="0" w:color="auto"/>
              <w:left w:val="single" w:sz="4" w:space="0" w:color="auto"/>
              <w:bottom w:val="single" w:sz="4" w:space="0" w:color="auto"/>
              <w:right w:val="single" w:sz="4" w:space="0" w:color="auto"/>
            </w:tcBorders>
            <w:vAlign w:val="center"/>
          </w:tcPr>
          <w:p w14:paraId="6A9FDBDF" w14:textId="77777777" w:rsidR="0069547F" w:rsidRPr="00877B2C" w:rsidRDefault="0069547F" w:rsidP="005837D0">
            <w:pPr>
              <w:keepNext/>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69547F" w:rsidRPr="0014781A" w14:paraId="6EDAB0AA"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FAFA587" w14:textId="67A625F6" w:rsidR="0069547F" w:rsidRPr="00877B2C" w:rsidRDefault="0069547F">
            <w:pPr>
              <w:jc w:val="center"/>
              <w:rPr>
                <w:rFonts w:asciiTheme="minorHAnsi" w:hAnsiTheme="minorHAnsi"/>
                <w:sz w:val="18"/>
                <w:szCs w:val="18"/>
              </w:rPr>
            </w:pPr>
            <w:r w:rsidRPr="00877B2C">
              <w:rPr>
                <w:rFonts w:asciiTheme="minorHAnsi" w:hAnsiTheme="minorHAnsi"/>
                <w:sz w:val="18"/>
                <w:szCs w:val="18"/>
              </w:rPr>
              <w:t>07</w:t>
            </w:r>
          </w:p>
        </w:tc>
        <w:tc>
          <w:tcPr>
            <w:tcW w:w="10611" w:type="dxa"/>
            <w:tcBorders>
              <w:top w:val="single" w:sz="4" w:space="0" w:color="auto"/>
              <w:left w:val="single" w:sz="4" w:space="0" w:color="auto"/>
              <w:bottom w:val="single" w:sz="4" w:space="0" w:color="auto"/>
              <w:right w:val="single" w:sz="4" w:space="0" w:color="auto"/>
            </w:tcBorders>
            <w:vAlign w:val="center"/>
          </w:tcPr>
          <w:p w14:paraId="106E3457" w14:textId="4E53F33C" w:rsidR="0069547F" w:rsidRPr="00801F86" w:rsidRDefault="0069547F">
            <w:pPr>
              <w:keepNext/>
              <w:tabs>
                <w:tab w:val="left" w:pos="356"/>
              </w:tabs>
              <w:rPr>
                <w:rFonts w:asciiTheme="minorHAnsi" w:hAnsiTheme="minorHAnsi"/>
                <w:b/>
                <w:sz w:val="18"/>
              </w:rPr>
            </w:pPr>
            <w:r w:rsidRPr="00801F86">
              <w:rPr>
                <w:rFonts w:asciiTheme="minorHAnsi" w:hAnsiTheme="minorHAnsi"/>
                <w:sz w:val="18"/>
                <w:szCs w:val="18"/>
              </w:rPr>
              <w:t>The dwelling shall comply with all Quality Insulation Installation requirements as documented on the applicable CF2R and CF3R.</w:t>
            </w:r>
          </w:p>
        </w:tc>
      </w:tr>
      <w:tr w:rsidR="0069547F" w:rsidRPr="0014781A" w14:paraId="3CA0B2ED"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56B85966" w14:textId="77777777" w:rsidR="0069547F" w:rsidRPr="00877B2C" w:rsidRDefault="0069547F" w:rsidP="005837D0">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8</w:t>
            </w:r>
          </w:p>
        </w:tc>
        <w:tc>
          <w:tcPr>
            <w:tcW w:w="10611" w:type="dxa"/>
            <w:tcBorders>
              <w:top w:val="single" w:sz="4" w:space="0" w:color="auto"/>
              <w:left w:val="single" w:sz="4" w:space="0" w:color="auto"/>
              <w:bottom w:val="single" w:sz="4" w:space="0" w:color="auto"/>
              <w:right w:val="single" w:sz="4" w:space="0" w:color="auto"/>
            </w:tcBorders>
            <w:vAlign w:val="center"/>
          </w:tcPr>
          <w:p w14:paraId="794A90C4" w14:textId="77777777" w:rsidR="0069547F" w:rsidRPr="00067E04" w:rsidRDefault="0069547F" w:rsidP="005837D0">
            <w:pPr>
              <w:keepNext/>
              <w:tabs>
                <w:tab w:val="left" w:pos="356"/>
              </w:tabs>
              <w:rPr>
                <w:rFonts w:asciiTheme="minorHAnsi" w:hAnsiTheme="minorHAnsi"/>
                <w:b/>
                <w:sz w:val="18"/>
                <w:szCs w:val="18"/>
              </w:rPr>
            </w:pPr>
            <w:r w:rsidRPr="00067E04">
              <w:rPr>
                <w:rFonts w:asciiTheme="minorHAnsi" w:hAnsiTheme="minorHAnsi"/>
                <w:sz w:val="18"/>
                <w:szCs w:val="18"/>
              </w:rPr>
              <w:t>Contain</w:t>
            </w:r>
            <w:r>
              <w:rPr>
                <w:rFonts w:asciiTheme="minorHAnsi" w:hAnsiTheme="minorHAnsi"/>
                <w:sz w:val="18"/>
                <w:szCs w:val="18"/>
              </w:rPr>
              <w:t>ment systems shall have walls at least 7 inches wider than the duct outer diameter, extend at least 3.5 inches above the duct jacket, be filled completely with blown insulation, and have the duct centered between the containment walls.</w:t>
            </w:r>
          </w:p>
        </w:tc>
      </w:tr>
      <w:tr w:rsidR="0069547F" w:rsidRPr="006136A2" w14:paraId="5FDBC464" w14:textId="77777777" w:rsidTr="005837D0">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39B13F72" w14:textId="05A725AF" w:rsidR="0069547F" w:rsidRPr="00877B2C" w:rsidRDefault="0069547F">
            <w:pPr>
              <w:rPr>
                <w:rFonts w:asciiTheme="minorHAnsi" w:hAnsiTheme="minorHAnsi"/>
                <w:sz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350496B3" w14:textId="06237F93" w:rsidR="0069547F" w:rsidRDefault="0069547F">
      <w:pPr>
        <w:rPr>
          <w:rFonts w:asciiTheme="minorHAnsi" w:hAnsiTheme="minorHAnsi"/>
        </w:rPr>
      </w:pPr>
    </w:p>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1278"/>
        <w:gridCol w:w="990"/>
        <w:gridCol w:w="810"/>
        <w:gridCol w:w="720"/>
        <w:gridCol w:w="1350"/>
        <w:gridCol w:w="1350"/>
        <w:gridCol w:w="1350"/>
        <w:gridCol w:w="1800"/>
        <w:gridCol w:w="1368"/>
      </w:tblGrid>
      <w:tr w:rsidR="0069547F" w14:paraId="2D692A7E" w14:textId="77777777" w:rsidTr="008D431E">
        <w:trPr>
          <w:trHeight w:val="224"/>
        </w:trPr>
        <w:tc>
          <w:tcPr>
            <w:tcW w:w="11016" w:type="dxa"/>
            <w:gridSpan w:val="9"/>
          </w:tcPr>
          <w:p w14:paraId="36992D3C" w14:textId="047E587D" w:rsidR="0069547F" w:rsidRDefault="00F77B63" w:rsidP="008D431E">
            <w:pPr>
              <w:rPr>
                <w:rFonts w:asciiTheme="minorHAnsi" w:hAnsiTheme="minorHAnsi"/>
                <w:sz w:val="18"/>
                <w:szCs w:val="18"/>
              </w:rPr>
            </w:pPr>
            <w:r>
              <w:rPr>
                <w:rFonts w:asciiTheme="minorHAnsi" w:hAnsiTheme="minorHAnsi"/>
                <w:b/>
                <w:bCs/>
                <w:szCs w:val="18"/>
              </w:rPr>
              <w:t>E</w:t>
            </w:r>
            <w:r w:rsidR="0069547F">
              <w:rPr>
                <w:rFonts w:asciiTheme="minorHAnsi" w:hAnsiTheme="minorHAnsi"/>
                <w:b/>
                <w:bCs/>
                <w:szCs w:val="18"/>
              </w:rPr>
              <w:t>. Duct System Design Details</w:t>
            </w:r>
          </w:p>
        </w:tc>
      </w:tr>
      <w:tr w:rsidR="0069547F" w14:paraId="2D4B540F" w14:textId="77777777" w:rsidTr="008D431E">
        <w:trPr>
          <w:trHeight w:val="224"/>
        </w:trPr>
        <w:tc>
          <w:tcPr>
            <w:tcW w:w="1278" w:type="dxa"/>
          </w:tcPr>
          <w:p w14:paraId="368FF97E" w14:textId="77777777" w:rsidR="0069547F" w:rsidRDefault="0069547F" w:rsidP="008D431E">
            <w:pPr>
              <w:jc w:val="center"/>
              <w:rPr>
                <w:rFonts w:asciiTheme="minorHAnsi" w:hAnsiTheme="minorHAnsi"/>
                <w:sz w:val="18"/>
                <w:szCs w:val="18"/>
              </w:rPr>
            </w:pPr>
            <w:r>
              <w:rPr>
                <w:rFonts w:asciiTheme="minorHAnsi" w:hAnsiTheme="minorHAnsi"/>
                <w:sz w:val="18"/>
                <w:szCs w:val="18"/>
              </w:rPr>
              <w:t>01</w:t>
            </w:r>
          </w:p>
        </w:tc>
        <w:tc>
          <w:tcPr>
            <w:tcW w:w="990" w:type="dxa"/>
          </w:tcPr>
          <w:p w14:paraId="4C6328D2" w14:textId="77777777" w:rsidR="0069547F" w:rsidRDefault="0069547F" w:rsidP="008D431E">
            <w:pPr>
              <w:jc w:val="center"/>
              <w:rPr>
                <w:rFonts w:asciiTheme="minorHAnsi" w:hAnsiTheme="minorHAnsi"/>
                <w:sz w:val="18"/>
                <w:szCs w:val="18"/>
              </w:rPr>
            </w:pPr>
            <w:r>
              <w:rPr>
                <w:rFonts w:asciiTheme="minorHAnsi" w:hAnsiTheme="minorHAnsi"/>
                <w:sz w:val="18"/>
                <w:szCs w:val="18"/>
              </w:rPr>
              <w:t>02</w:t>
            </w:r>
          </w:p>
        </w:tc>
        <w:tc>
          <w:tcPr>
            <w:tcW w:w="810" w:type="dxa"/>
          </w:tcPr>
          <w:p w14:paraId="1321D629" w14:textId="77777777" w:rsidR="0069547F" w:rsidRDefault="0069547F" w:rsidP="008D431E">
            <w:pPr>
              <w:jc w:val="center"/>
              <w:rPr>
                <w:rFonts w:asciiTheme="minorHAnsi" w:hAnsiTheme="minorHAnsi"/>
                <w:sz w:val="18"/>
                <w:szCs w:val="18"/>
              </w:rPr>
            </w:pPr>
            <w:r>
              <w:rPr>
                <w:rFonts w:asciiTheme="minorHAnsi" w:hAnsiTheme="minorHAnsi"/>
                <w:sz w:val="18"/>
                <w:szCs w:val="18"/>
              </w:rPr>
              <w:t>03</w:t>
            </w:r>
          </w:p>
        </w:tc>
        <w:tc>
          <w:tcPr>
            <w:tcW w:w="720" w:type="dxa"/>
          </w:tcPr>
          <w:p w14:paraId="14219C84" w14:textId="77777777" w:rsidR="0069547F" w:rsidRDefault="0069547F" w:rsidP="008D431E">
            <w:pPr>
              <w:jc w:val="center"/>
              <w:rPr>
                <w:rFonts w:asciiTheme="minorHAnsi" w:hAnsiTheme="minorHAnsi"/>
                <w:sz w:val="18"/>
                <w:szCs w:val="18"/>
              </w:rPr>
            </w:pPr>
            <w:r>
              <w:rPr>
                <w:rFonts w:asciiTheme="minorHAnsi" w:hAnsiTheme="minorHAnsi"/>
                <w:sz w:val="18"/>
                <w:szCs w:val="18"/>
              </w:rPr>
              <w:t>04</w:t>
            </w:r>
          </w:p>
        </w:tc>
        <w:tc>
          <w:tcPr>
            <w:tcW w:w="1350" w:type="dxa"/>
          </w:tcPr>
          <w:p w14:paraId="687E4194" w14:textId="77777777" w:rsidR="0069547F" w:rsidRDefault="0069547F" w:rsidP="008D431E">
            <w:pPr>
              <w:jc w:val="center"/>
              <w:rPr>
                <w:rFonts w:asciiTheme="minorHAnsi" w:hAnsiTheme="minorHAnsi"/>
                <w:sz w:val="18"/>
                <w:szCs w:val="18"/>
              </w:rPr>
            </w:pPr>
            <w:r>
              <w:rPr>
                <w:rFonts w:asciiTheme="minorHAnsi" w:hAnsiTheme="minorHAnsi"/>
                <w:sz w:val="18"/>
                <w:szCs w:val="18"/>
              </w:rPr>
              <w:t>05</w:t>
            </w:r>
          </w:p>
        </w:tc>
        <w:tc>
          <w:tcPr>
            <w:tcW w:w="1350" w:type="dxa"/>
          </w:tcPr>
          <w:p w14:paraId="4EA6AB7F" w14:textId="77777777" w:rsidR="0069547F" w:rsidRDefault="0069547F" w:rsidP="008D431E">
            <w:pPr>
              <w:jc w:val="center"/>
              <w:rPr>
                <w:rFonts w:asciiTheme="minorHAnsi" w:hAnsiTheme="minorHAnsi"/>
                <w:sz w:val="18"/>
                <w:szCs w:val="18"/>
              </w:rPr>
            </w:pPr>
            <w:r>
              <w:rPr>
                <w:rFonts w:asciiTheme="minorHAnsi" w:hAnsiTheme="minorHAnsi"/>
                <w:sz w:val="18"/>
                <w:szCs w:val="18"/>
              </w:rPr>
              <w:t>06</w:t>
            </w:r>
          </w:p>
        </w:tc>
        <w:tc>
          <w:tcPr>
            <w:tcW w:w="1350" w:type="dxa"/>
          </w:tcPr>
          <w:p w14:paraId="6B0E1415" w14:textId="77777777" w:rsidR="0069547F" w:rsidRDefault="0069547F" w:rsidP="008D431E">
            <w:pPr>
              <w:jc w:val="center"/>
              <w:rPr>
                <w:rFonts w:asciiTheme="minorHAnsi" w:hAnsiTheme="minorHAnsi"/>
                <w:sz w:val="18"/>
                <w:szCs w:val="18"/>
              </w:rPr>
            </w:pPr>
            <w:r>
              <w:rPr>
                <w:rFonts w:asciiTheme="minorHAnsi" w:hAnsiTheme="minorHAnsi"/>
                <w:sz w:val="18"/>
                <w:szCs w:val="18"/>
              </w:rPr>
              <w:t>07</w:t>
            </w:r>
          </w:p>
        </w:tc>
        <w:tc>
          <w:tcPr>
            <w:tcW w:w="1800" w:type="dxa"/>
          </w:tcPr>
          <w:p w14:paraId="16254784" w14:textId="77777777" w:rsidR="0069547F" w:rsidRDefault="0069547F" w:rsidP="008D431E">
            <w:pPr>
              <w:jc w:val="center"/>
              <w:rPr>
                <w:rFonts w:asciiTheme="minorHAnsi" w:hAnsiTheme="minorHAnsi"/>
                <w:sz w:val="18"/>
                <w:szCs w:val="18"/>
              </w:rPr>
            </w:pPr>
            <w:r>
              <w:rPr>
                <w:rFonts w:asciiTheme="minorHAnsi" w:hAnsiTheme="minorHAnsi"/>
                <w:sz w:val="18"/>
                <w:szCs w:val="18"/>
              </w:rPr>
              <w:t>08</w:t>
            </w:r>
          </w:p>
        </w:tc>
        <w:tc>
          <w:tcPr>
            <w:tcW w:w="1368" w:type="dxa"/>
          </w:tcPr>
          <w:p w14:paraId="2F355D5C" w14:textId="77777777" w:rsidR="0069547F" w:rsidRDefault="0069547F" w:rsidP="008D431E">
            <w:pPr>
              <w:jc w:val="center"/>
              <w:rPr>
                <w:rFonts w:asciiTheme="minorHAnsi" w:hAnsiTheme="minorHAnsi"/>
                <w:sz w:val="18"/>
                <w:szCs w:val="18"/>
              </w:rPr>
            </w:pPr>
            <w:r>
              <w:rPr>
                <w:rFonts w:asciiTheme="minorHAnsi" w:hAnsiTheme="minorHAnsi"/>
                <w:sz w:val="18"/>
                <w:szCs w:val="18"/>
              </w:rPr>
              <w:t>09</w:t>
            </w:r>
          </w:p>
        </w:tc>
      </w:tr>
      <w:tr w:rsidR="0069547F" w14:paraId="542A620A" w14:textId="77777777" w:rsidTr="008D431E">
        <w:trPr>
          <w:trHeight w:val="494"/>
        </w:trPr>
        <w:tc>
          <w:tcPr>
            <w:tcW w:w="1278" w:type="dxa"/>
            <w:vAlign w:val="bottom"/>
          </w:tcPr>
          <w:p w14:paraId="3DE4A1C9" w14:textId="77777777" w:rsidR="0069547F" w:rsidRDefault="0069547F" w:rsidP="008D431E">
            <w:pPr>
              <w:jc w:val="center"/>
              <w:rPr>
                <w:rFonts w:asciiTheme="minorHAnsi" w:hAnsiTheme="minorHAnsi"/>
                <w:sz w:val="18"/>
                <w:szCs w:val="18"/>
              </w:rPr>
            </w:pPr>
            <w:r>
              <w:rPr>
                <w:rFonts w:asciiTheme="minorHAnsi" w:hAnsiTheme="minorHAnsi"/>
                <w:sz w:val="18"/>
                <w:szCs w:val="18"/>
              </w:rPr>
              <w:t>Duct Segment Identification</w:t>
            </w:r>
          </w:p>
        </w:tc>
        <w:tc>
          <w:tcPr>
            <w:tcW w:w="990" w:type="dxa"/>
            <w:vAlign w:val="bottom"/>
          </w:tcPr>
          <w:p w14:paraId="071F69CD" w14:textId="77777777" w:rsidR="0069547F" w:rsidRDefault="0069547F" w:rsidP="008D431E">
            <w:pPr>
              <w:jc w:val="center"/>
              <w:rPr>
                <w:rFonts w:asciiTheme="minorHAnsi" w:hAnsiTheme="minorHAnsi"/>
                <w:sz w:val="18"/>
                <w:szCs w:val="18"/>
              </w:rPr>
            </w:pPr>
            <w:r>
              <w:rPr>
                <w:rFonts w:asciiTheme="minorHAnsi" w:hAnsiTheme="minorHAnsi"/>
                <w:sz w:val="18"/>
                <w:szCs w:val="18"/>
              </w:rPr>
              <w:t>Nominal Diam. (in)</w:t>
            </w:r>
          </w:p>
        </w:tc>
        <w:tc>
          <w:tcPr>
            <w:tcW w:w="810" w:type="dxa"/>
            <w:vAlign w:val="bottom"/>
          </w:tcPr>
          <w:p w14:paraId="5B2A7F6A" w14:textId="77777777" w:rsidR="0069547F" w:rsidRDefault="0069547F" w:rsidP="008D431E">
            <w:pPr>
              <w:jc w:val="center"/>
              <w:rPr>
                <w:rFonts w:asciiTheme="minorHAnsi" w:hAnsiTheme="minorHAnsi"/>
                <w:sz w:val="18"/>
                <w:szCs w:val="18"/>
              </w:rPr>
            </w:pPr>
            <w:r>
              <w:rPr>
                <w:rFonts w:asciiTheme="minorHAnsi" w:hAnsiTheme="minorHAnsi"/>
                <w:sz w:val="18"/>
                <w:szCs w:val="18"/>
              </w:rPr>
              <w:t xml:space="preserve">Duct </w:t>
            </w:r>
          </w:p>
          <w:p w14:paraId="0866EA37" w14:textId="77777777" w:rsidR="0069547F" w:rsidRDefault="0069547F" w:rsidP="008D431E">
            <w:pPr>
              <w:jc w:val="center"/>
              <w:rPr>
                <w:rFonts w:asciiTheme="minorHAnsi" w:hAnsiTheme="minorHAnsi"/>
                <w:sz w:val="18"/>
                <w:szCs w:val="18"/>
              </w:rPr>
            </w:pPr>
            <w:r>
              <w:rPr>
                <w:rFonts w:asciiTheme="minorHAnsi" w:hAnsiTheme="minorHAnsi"/>
                <w:sz w:val="18"/>
                <w:szCs w:val="18"/>
              </w:rPr>
              <w:t>R-value</w:t>
            </w:r>
          </w:p>
        </w:tc>
        <w:tc>
          <w:tcPr>
            <w:tcW w:w="720" w:type="dxa"/>
            <w:vAlign w:val="bottom"/>
          </w:tcPr>
          <w:p w14:paraId="6F33F840" w14:textId="77777777" w:rsidR="0069547F" w:rsidRDefault="0069547F" w:rsidP="008D431E">
            <w:pPr>
              <w:jc w:val="center"/>
              <w:rPr>
                <w:rFonts w:asciiTheme="minorHAnsi" w:hAnsiTheme="minorHAnsi"/>
                <w:sz w:val="18"/>
                <w:szCs w:val="18"/>
              </w:rPr>
            </w:pPr>
            <w:r>
              <w:rPr>
                <w:rFonts w:asciiTheme="minorHAnsi" w:hAnsiTheme="minorHAnsi"/>
                <w:sz w:val="18"/>
                <w:szCs w:val="18"/>
              </w:rPr>
              <w:t>Length</w:t>
            </w:r>
          </w:p>
          <w:p w14:paraId="37C798E6" w14:textId="77777777" w:rsidR="0069547F" w:rsidRDefault="0069547F" w:rsidP="008D431E">
            <w:pPr>
              <w:jc w:val="center"/>
              <w:rPr>
                <w:rFonts w:asciiTheme="minorHAnsi" w:hAnsiTheme="minorHAnsi"/>
                <w:sz w:val="18"/>
                <w:szCs w:val="18"/>
              </w:rPr>
            </w:pPr>
            <w:r>
              <w:rPr>
                <w:rFonts w:asciiTheme="minorHAnsi" w:hAnsiTheme="minorHAnsi"/>
                <w:sz w:val="18"/>
                <w:szCs w:val="18"/>
              </w:rPr>
              <w:t>(ft)</w:t>
            </w:r>
          </w:p>
        </w:tc>
        <w:tc>
          <w:tcPr>
            <w:tcW w:w="1350" w:type="dxa"/>
            <w:vAlign w:val="bottom"/>
          </w:tcPr>
          <w:p w14:paraId="7F418DE3" w14:textId="77777777" w:rsidR="0069547F" w:rsidRDefault="0069547F" w:rsidP="008D431E">
            <w:pPr>
              <w:jc w:val="center"/>
              <w:rPr>
                <w:rFonts w:asciiTheme="minorHAnsi" w:hAnsiTheme="minorHAnsi"/>
                <w:sz w:val="18"/>
                <w:szCs w:val="18"/>
              </w:rPr>
            </w:pPr>
            <w:r>
              <w:rPr>
                <w:rFonts w:asciiTheme="minorHAnsi" w:hAnsiTheme="minorHAnsi"/>
                <w:sz w:val="18"/>
                <w:szCs w:val="18"/>
              </w:rPr>
              <w:t>Attic Insulation R-value</w:t>
            </w:r>
          </w:p>
        </w:tc>
        <w:tc>
          <w:tcPr>
            <w:tcW w:w="1350" w:type="dxa"/>
            <w:vAlign w:val="bottom"/>
          </w:tcPr>
          <w:p w14:paraId="10ED319B" w14:textId="77777777" w:rsidR="0069547F" w:rsidRDefault="0069547F" w:rsidP="008D431E">
            <w:pPr>
              <w:jc w:val="center"/>
              <w:rPr>
                <w:rFonts w:asciiTheme="minorHAnsi" w:hAnsiTheme="minorHAnsi"/>
                <w:sz w:val="18"/>
                <w:szCs w:val="18"/>
              </w:rPr>
            </w:pPr>
            <w:r>
              <w:rPr>
                <w:rFonts w:asciiTheme="minorHAnsi" w:hAnsiTheme="minorHAnsi"/>
                <w:sz w:val="18"/>
                <w:szCs w:val="18"/>
              </w:rPr>
              <w:t>Attic Insulation Depth (in)</w:t>
            </w:r>
          </w:p>
        </w:tc>
        <w:tc>
          <w:tcPr>
            <w:tcW w:w="1350" w:type="dxa"/>
            <w:vAlign w:val="bottom"/>
          </w:tcPr>
          <w:p w14:paraId="7694CFC3" w14:textId="77777777" w:rsidR="0069547F" w:rsidRDefault="0069547F" w:rsidP="008D431E">
            <w:pPr>
              <w:jc w:val="center"/>
              <w:rPr>
                <w:rFonts w:asciiTheme="minorHAnsi" w:hAnsiTheme="minorHAnsi"/>
                <w:sz w:val="18"/>
                <w:szCs w:val="18"/>
              </w:rPr>
            </w:pPr>
            <w:r>
              <w:rPr>
                <w:rFonts w:asciiTheme="minorHAnsi" w:hAnsiTheme="minorHAnsi"/>
                <w:sz w:val="18"/>
                <w:szCs w:val="18"/>
              </w:rPr>
              <w:t>Attic Insulation Type</w:t>
            </w:r>
          </w:p>
        </w:tc>
        <w:tc>
          <w:tcPr>
            <w:tcW w:w="1800" w:type="dxa"/>
            <w:vAlign w:val="bottom"/>
          </w:tcPr>
          <w:p w14:paraId="45F35E7B" w14:textId="77777777" w:rsidR="0069547F" w:rsidRDefault="0069547F" w:rsidP="008D431E">
            <w:pPr>
              <w:jc w:val="center"/>
              <w:rPr>
                <w:rFonts w:asciiTheme="minorHAnsi" w:hAnsiTheme="minorHAnsi"/>
                <w:sz w:val="18"/>
                <w:szCs w:val="18"/>
              </w:rPr>
            </w:pPr>
            <w:r>
              <w:rPr>
                <w:rFonts w:asciiTheme="minorHAnsi" w:hAnsiTheme="minorHAnsi"/>
                <w:sz w:val="18"/>
                <w:szCs w:val="18"/>
              </w:rPr>
              <w:t>Containment System or Lowered Chase</w:t>
            </w:r>
          </w:p>
        </w:tc>
        <w:tc>
          <w:tcPr>
            <w:tcW w:w="1368" w:type="dxa"/>
            <w:vAlign w:val="bottom"/>
          </w:tcPr>
          <w:p w14:paraId="247C6B3A" w14:textId="77777777" w:rsidR="0069547F" w:rsidRDefault="0069547F" w:rsidP="008D431E">
            <w:pPr>
              <w:jc w:val="center"/>
              <w:rPr>
                <w:rFonts w:asciiTheme="minorHAnsi" w:hAnsiTheme="minorHAnsi"/>
                <w:sz w:val="18"/>
                <w:szCs w:val="18"/>
              </w:rPr>
            </w:pPr>
            <w:r>
              <w:rPr>
                <w:rFonts w:asciiTheme="minorHAnsi" w:hAnsiTheme="minorHAnsi"/>
                <w:sz w:val="18"/>
                <w:szCs w:val="18"/>
              </w:rPr>
              <w:t>Duct Burial Level</w:t>
            </w:r>
          </w:p>
        </w:tc>
      </w:tr>
      <w:tr w:rsidR="0069547F" w14:paraId="12A5EA93" w14:textId="77777777" w:rsidTr="008D431E">
        <w:tc>
          <w:tcPr>
            <w:tcW w:w="1278" w:type="dxa"/>
          </w:tcPr>
          <w:p w14:paraId="79000EE4" w14:textId="77777777" w:rsidR="0069547F" w:rsidRDefault="0069547F" w:rsidP="008D431E">
            <w:pPr>
              <w:rPr>
                <w:rFonts w:asciiTheme="minorHAnsi" w:hAnsiTheme="minorHAnsi"/>
                <w:sz w:val="18"/>
                <w:szCs w:val="18"/>
              </w:rPr>
            </w:pPr>
          </w:p>
        </w:tc>
        <w:tc>
          <w:tcPr>
            <w:tcW w:w="990" w:type="dxa"/>
          </w:tcPr>
          <w:p w14:paraId="12484B4C" w14:textId="77777777" w:rsidR="0069547F" w:rsidRDefault="0069547F" w:rsidP="008D431E">
            <w:pPr>
              <w:rPr>
                <w:rFonts w:asciiTheme="minorHAnsi" w:hAnsiTheme="minorHAnsi"/>
                <w:sz w:val="18"/>
                <w:szCs w:val="18"/>
              </w:rPr>
            </w:pPr>
          </w:p>
        </w:tc>
        <w:tc>
          <w:tcPr>
            <w:tcW w:w="810" w:type="dxa"/>
          </w:tcPr>
          <w:p w14:paraId="7A7D6FDB" w14:textId="77777777" w:rsidR="0069547F" w:rsidRDefault="0069547F" w:rsidP="008D431E">
            <w:pPr>
              <w:rPr>
                <w:rFonts w:asciiTheme="minorHAnsi" w:hAnsiTheme="minorHAnsi"/>
                <w:sz w:val="18"/>
                <w:szCs w:val="18"/>
              </w:rPr>
            </w:pPr>
          </w:p>
        </w:tc>
        <w:tc>
          <w:tcPr>
            <w:tcW w:w="720" w:type="dxa"/>
          </w:tcPr>
          <w:p w14:paraId="39392F2D" w14:textId="77777777" w:rsidR="0069547F" w:rsidRDefault="0069547F" w:rsidP="008D431E">
            <w:pPr>
              <w:rPr>
                <w:rFonts w:asciiTheme="minorHAnsi" w:hAnsiTheme="minorHAnsi"/>
                <w:sz w:val="18"/>
                <w:szCs w:val="18"/>
              </w:rPr>
            </w:pPr>
          </w:p>
        </w:tc>
        <w:tc>
          <w:tcPr>
            <w:tcW w:w="1350" w:type="dxa"/>
          </w:tcPr>
          <w:p w14:paraId="61D3ACAF" w14:textId="77777777" w:rsidR="0069547F" w:rsidRDefault="0069547F" w:rsidP="008D431E">
            <w:pPr>
              <w:rPr>
                <w:rFonts w:asciiTheme="minorHAnsi" w:hAnsiTheme="minorHAnsi"/>
                <w:sz w:val="18"/>
                <w:szCs w:val="18"/>
              </w:rPr>
            </w:pPr>
          </w:p>
        </w:tc>
        <w:tc>
          <w:tcPr>
            <w:tcW w:w="1350" w:type="dxa"/>
          </w:tcPr>
          <w:p w14:paraId="10949F87" w14:textId="77777777" w:rsidR="0069547F" w:rsidRDefault="0069547F" w:rsidP="008D431E">
            <w:pPr>
              <w:rPr>
                <w:rFonts w:asciiTheme="minorHAnsi" w:hAnsiTheme="minorHAnsi"/>
                <w:sz w:val="18"/>
                <w:szCs w:val="18"/>
              </w:rPr>
            </w:pPr>
          </w:p>
        </w:tc>
        <w:tc>
          <w:tcPr>
            <w:tcW w:w="1350" w:type="dxa"/>
          </w:tcPr>
          <w:p w14:paraId="30B8AB60" w14:textId="77777777" w:rsidR="0069547F" w:rsidRDefault="0069547F" w:rsidP="008D431E">
            <w:pPr>
              <w:rPr>
                <w:rFonts w:asciiTheme="minorHAnsi" w:hAnsiTheme="minorHAnsi"/>
                <w:sz w:val="18"/>
                <w:szCs w:val="18"/>
              </w:rPr>
            </w:pPr>
          </w:p>
        </w:tc>
        <w:tc>
          <w:tcPr>
            <w:tcW w:w="1800" w:type="dxa"/>
          </w:tcPr>
          <w:p w14:paraId="37935798" w14:textId="77777777" w:rsidR="0069547F" w:rsidRDefault="0069547F" w:rsidP="008D431E">
            <w:pPr>
              <w:rPr>
                <w:rFonts w:asciiTheme="minorHAnsi" w:hAnsiTheme="minorHAnsi"/>
                <w:sz w:val="18"/>
                <w:szCs w:val="18"/>
              </w:rPr>
            </w:pPr>
          </w:p>
        </w:tc>
        <w:tc>
          <w:tcPr>
            <w:tcW w:w="1368" w:type="dxa"/>
          </w:tcPr>
          <w:p w14:paraId="2A943444" w14:textId="77777777" w:rsidR="0069547F" w:rsidRDefault="0069547F" w:rsidP="008D431E">
            <w:pPr>
              <w:rPr>
                <w:rFonts w:asciiTheme="minorHAnsi" w:hAnsiTheme="minorHAnsi"/>
                <w:sz w:val="18"/>
                <w:szCs w:val="18"/>
              </w:rPr>
            </w:pPr>
          </w:p>
        </w:tc>
      </w:tr>
      <w:tr w:rsidR="0069547F" w14:paraId="03356526" w14:textId="77777777" w:rsidTr="008D431E">
        <w:tc>
          <w:tcPr>
            <w:tcW w:w="1278" w:type="dxa"/>
          </w:tcPr>
          <w:p w14:paraId="0224C307" w14:textId="77777777" w:rsidR="0069547F" w:rsidRDefault="0069547F" w:rsidP="008D431E">
            <w:pPr>
              <w:rPr>
                <w:rFonts w:asciiTheme="minorHAnsi" w:hAnsiTheme="minorHAnsi"/>
                <w:sz w:val="18"/>
                <w:szCs w:val="18"/>
              </w:rPr>
            </w:pPr>
          </w:p>
        </w:tc>
        <w:tc>
          <w:tcPr>
            <w:tcW w:w="990" w:type="dxa"/>
          </w:tcPr>
          <w:p w14:paraId="575A8ACE" w14:textId="77777777" w:rsidR="0069547F" w:rsidRDefault="0069547F" w:rsidP="008D431E">
            <w:pPr>
              <w:rPr>
                <w:rFonts w:asciiTheme="minorHAnsi" w:hAnsiTheme="minorHAnsi"/>
                <w:sz w:val="18"/>
                <w:szCs w:val="18"/>
              </w:rPr>
            </w:pPr>
          </w:p>
        </w:tc>
        <w:tc>
          <w:tcPr>
            <w:tcW w:w="810" w:type="dxa"/>
          </w:tcPr>
          <w:p w14:paraId="478BE192" w14:textId="77777777" w:rsidR="0069547F" w:rsidRDefault="0069547F" w:rsidP="008D431E">
            <w:pPr>
              <w:rPr>
                <w:rFonts w:asciiTheme="minorHAnsi" w:hAnsiTheme="minorHAnsi"/>
                <w:sz w:val="18"/>
                <w:szCs w:val="18"/>
              </w:rPr>
            </w:pPr>
          </w:p>
        </w:tc>
        <w:tc>
          <w:tcPr>
            <w:tcW w:w="720" w:type="dxa"/>
          </w:tcPr>
          <w:p w14:paraId="5C597BA0" w14:textId="77777777" w:rsidR="0069547F" w:rsidRDefault="0069547F" w:rsidP="008D431E">
            <w:pPr>
              <w:rPr>
                <w:rFonts w:asciiTheme="minorHAnsi" w:hAnsiTheme="minorHAnsi"/>
                <w:sz w:val="18"/>
                <w:szCs w:val="18"/>
              </w:rPr>
            </w:pPr>
          </w:p>
        </w:tc>
        <w:tc>
          <w:tcPr>
            <w:tcW w:w="1350" w:type="dxa"/>
          </w:tcPr>
          <w:p w14:paraId="6FE87DF1" w14:textId="77777777" w:rsidR="0069547F" w:rsidRDefault="0069547F" w:rsidP="008D431E">
            <w:pPr>
              <w:rPr>
                <w:rFonts w:asciiTheme="minorHAnsi" w:hAnsiTheme="minorHAnsi"/>
                <w:sz w:val="18"/>
                <w:szCs w:val="18"/>
              </w:rPr>
            </w:pPr>
          </w:p>
        </w:tc>
        <w:tc>
          <w:tcPr>
            <w:tcW w:w="1350" w:type="dxa"/>
          </w:tcPr>
          <w:p w14:paraId="45347811" w14:textId="77777777" w:rsidR="0069547F" w:rsidRDefault="0069547F" w:rsidP="008D431E">
            <w:pPr>
              <w:rPr>
                <w:rFonts w:asciiTheme="minorHAnsi" w:hAnsiTheme="minorHAnsi"/>
                <w:sz w:val="18"/>
                <w:szCs w:val="18"/>
              </w:rPr>
            </w:pPr>
          </w:p>
        </w:tc>
        <w:tc>
          <w:tcPr>
            <w:tcW w:w="1350" w:type="dxa"/>
          </w:tcPr>
          <w:p w14:paraId="08EF0536" w14:textId="77777777" w:rsidR="0069547F" w:rsidRDefault="0069547F" w:rsidP="008D431E">
            <w:pPr>
              <w:rPr>
                <w:rFonts w:asciiTheme="minorHAnsi" w:hAnsiTheme="minorHAnsi"/>
                <w:sz w:val="18"/>
                <w:szCs w:val="18"/>
              </w:rPr>
            </w:pPr>
          </w:p>
        </w:tc>
        <w:tc>
          <w:tcPr>
            <w:tcW w:w="1800" w:type="dxa"/>
          </w:tcPr>
          <w:p w14:paraId="54A7A4B5" w14:textId="77777777" w:rsidR="0069547F" w:rsidRDefault="0069547F" w:rsidP="008D431E">
            <w:pPr>
              <w:rPr>
                <w:rFonts w:asciiTheme="minorHAnsi" w:hAnsiTheme="minorHAnsi"/>
                <w:sz w:val="18"/>
                <w:szCs w:val="18"/>
              </w:rPr>
            </w:pPr>
          </w:p>
        </w:tc>
        <w:tc>
          <w:tcPr>
            <w:tcW w:w="1368" w:type="dxa"/>
          </w:tcPr>
          <w:p w14:paraId="3E66A785" w14:textId="77777777" w:rsidR="0069547F" w:rsidRDefault="0069547F" w:rsidP="008D431E">
            <w:pPr>
              <w:rPr>
                <w:rFonts w:asciiTheme="minorHAnsi" w:hAnsiTheme="minorHAnsi"/>
                <w:sz w:val="18"/>
                <w:szCs w:val="18"/>
              </w:rPr>
            </w:pPr>
          </w:p>
        </w:tc>
      </w:tr>
    </w:tbl>
    <w:p w14:paraId="34CCDBA8" w14:textId="77777777" w:rsidR="0069547F" w:rsidRDefault="0069547F" w:rsidP="005F2F11">
      <w:pPr>
        <w:pStyle w:val="Header"/>
        <w:rPr>
          <w:rFonts w:asciiTheme="minorHAnsi" w:hAnsiTheme="minorHAnsi"/>
          <w:szCs w:val="18"/>
        </w:rPr>
      </w:pPr>
    </w:p>
    <w:p w14:paraId="7E6CA294" w14:textId="77777777" w:rsidR="0069547F" w:rsidRPr="00567F24" w:rsidRDefault="0069547F" w:rsidP="005F2F11">
      <w:pPr>
        <w:pStyle w:val="Header"/>
        <w:rPr>
          <w:rFonts w:asciiTheme="minorHAnsi" w:hAnsiTheme="minorHAnsi"/>
          <w:szCs w:val="18"/>
        </w:rPr>
      </w:pPr>
    </w:p>
    <w:p w14:paraId="681C48D1" w14:textId="77777777" w:rsidR="009C3E28" w:rsidRPr="00567F24" w:rsidRDefault="009C3E28" w:rsidP="005F2F11">
      <w:pPr>
        <w:pStyle w:val="Header"/>
        <w:rPr>
          <w:rFonts w:asciiTheme="minorHAnsi" w:hAnsiTheme="minorHAnsi"/>
          <w:szCs w:val="18"/>
        </w:rPr>
      </w:pPr>
    </w:p>
    <w:p w14:paraId="51B6A49D" w14:textId="77777777" w:rsidR="005910F4" w:rsidRDefault="005910F4">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C527EE" w:rsidRPr="009E2C1C" w14:paraId="681C48F1" w14:textId="77777777" w:rsidTr="00696281">
        <w:trPr>
          <w:trHeight w:val="206"/>
        </w:trPr>
        <w:tc>
          <w:tcPr>
            <w:tcW w:w="10950" w:type="dxa"/>
            <w:gridSpan w:val="4"/>
            <w:vAlign w:val="center"/>
          </w:tcPr>
          <w:p w14:paraId="681C48F0" w14:textId="77777777" w:rsidR="00C527EE" w:rsidRPr="009351D2" w:rsidRDefault="00C527EE" w:rsidP="0069628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C527EE" w:rsidRPr="001B14D6" w14:paraId="681C48F3" w14:textId="77777777" w:rsidTr="00696281">
        <w:trPr>
          <w:trHeight w:val="206"/>
        </w:trPr>
        <w:tc>
          <w:tcPr>
            <w:tcW w:w="10950" w:type="dxa"/>
            <w:gridSpan w:val="4"/>
            <w:vAlign w:val="center"/>
          </w:tcPr>
          <w:p w14:paraId="681C48F2" w14:textId="77777777" w:rsidR="00C527EE" w:rsidRPr="00E136A4" w:rsidRDefault="00C527EE" w:rsidP="009176C1">
            <w:pPr>
              <w:keepNext/>
              <w:numPr>
                <w:ilvl w:val="0"/>
                <w:numId w:val="7"/>
              </w:numPr>
              <w:ind w:left="271" w:hanging="270"/>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C527EE" w:rsidRPr="00B272DC" w14:paraId="681C48F6" w14:textId="77777777" w:rsidTr="00696281">
        <w:trPr>
          <w:trHeight w:val="360"/>
        </w:trPr>
        <w:tc>
          <w:tcPr>
            <w:tcW w:w="5577" w:type="dxa"/>
            <w:gridSpan w:val="2"/>
          </w:tcPr>
          <w:p w14:paraId="681C48F4" w14:textId="77777777" w:rsidR="00C527EE" w:rsidRPr="00B272DC" w:rsidRDefault="00C527EE" w:rsidP="00696281">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681C48F5" w14:textId="77777777" w:rsidR="00C527EE" w:rsidRPr="00B272DC" w:rsidRDefault="00C527EE" w:rsidP="00696281">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C527EE" w:rsidRPr="00B272DC" w14:paraId="681C48F9" w14:textId="77777777" w:rsidTr="00696281">
        <w:trPr>
          <w:trHeight w:val="360"/>
        </w:trPr>
        <w:tc>
          <w:tcPr>
            <w:tcW w:w="5577" w:type="dxa"/>
            <w:gridSpan w:val="2"/>
          </w:tcPr>
          <w:p w14:paraId="681C48F7" w14:textId="77777777" w:rsidR="00C527EE" w:rsidRPr="00B272DC" w:rsidRDefault="00C527EE" w:rsidP="00696281">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681C48F8" w14:textId="77777777" w:rsidR="00C527EE" w:rsidRPr="00B272DC" w:rsidRDefault="00C527EE" w:rsidP="00696281">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C527EE" w:rsidRPr="00B272DC" w14:paraId="681C48FC" w14:textId="77777777" w:rsidTr="00696281">
        <w:trPr>
          <w:trHeight w:val="360"/>
        </w:trPr>
        <w:tc>
          <w:tcPr>
            <w:tcW w:w="5577" w:type="dxa"/>
            <w:gridSpan w:val="2"/>
          </w:tcPr>
          <w:p w14:paraId="681C48FA" w14:textId="77777777" w:rsidR="00C527EE" w:rsidRPr="00B272DC" w:rsidRDefault="00C527EE" w:rsidP="00696281">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681C48FB" w14:textId="46C913E8" w:rsidR="00C527EE" w:rsidRPr="00B272DC" w:rsidRDefault="00C527EE" w:rsidP="00696281">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5910F4">
              <w:rPr>
                <w:rFonts w:asciiTheme="minorHAnsi" w:hAnsiTheme="minorHAnsi"/>
                <w:sz w:val="14"/>
                <w:szCs w:val="14"/>
              </w:rPr>
              <w:t>i</w:t>
            </w:r>
            <w:r w:rsidRPr="00B272DC">
              <w:rPr>
                <w:rFonts w:asciiTheme="minorHAnsi" w:hAnsiTheme="minorHAnsi"/>
                <w:sz w:val="14"/>
                <w:szCs w:val="14"/>
              </w:rPr>
              <w:t>f applicable):</w:t>
            </w:r>
          </w:p>
        </w:tc>
      </w:tr>
      <w:tr w:rsidR="00C527EE" w:rsidRPr="00B272DC" w14:paraId="681C48FF" w14:textId="77777777" w:rsidTr="00696281">
        <w:trPr>
          <w:trHeight w:val="360"/>
        </w:trPr>
        <w:tc>
          <w:tcPr>
            <w:tcW w:w="5577" w:type="dxa"/>
            <w:gridSpan w:val="2"/>
          </w:tcPr>
          <w:p w14:paraId="681C48FD" w14:textId="77777777" w:rsidR="00C527EE" w:rsidRPr="00B272DC" w:rsidRDefault="00C527EE" w:rsidP="00696281">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681C48FE" w14:textId="77777777" w:rsidR="00C527EE" w:rsidRPr="00B272DC" w:rsidRDefault="00C527EE" w:rsidP="00696281">
            <w:pPr>
              <w:keepNext/>
              <w:rPr>
                <w:rFonts w:asciiTheme="minorHAnsi" w:hAnsiTheme="minorHAnsi"/>
                <w:sz w:val="14"/>
                <w:szCs w:val="14"/>
              </w:rPr>
            </w:pPr>
            <w:r w:rsidRPr="00B272DC">
              <w:rPr>
                <w:rFonts w:asciiTheme="minorHAnsi" w:hAnsiTheme="minorHAnsi"/>
                <w:sz w:val="14"/>
                <w:szCs w:val="14"/>
              </w:rPr>
              <w:t>Phone:</w:t>
            </w:r>
          </w:p>
        </w:tc>
      </w:tr>
      <w:tr w:rsidR="00C527EE" w:rsidRPr="008E6C57" w14:paraId="681C4901" w14:textId="77777777" w:rsidTr="00696281">
        <w:tblPrEx>
          <w:tblCellMar>
            <w:left w:w="115" w:type="dxa"/>
            <w:right w:w="115" w:type="dxa"/>
          </w:tblCellMar>
        </w:tblPrEx>
        <w:trPr>
          <w:trHeight w:val="296"/>
        </w:trPr>
        <w:tc>
          <w:tcPr>
            <w:tcW w:w="10950" w:type="dxa"/>
            <w:gridSpan w:val="4"/>
            <w:vAlign w:val="center"/>
          </w:tcPr>
          <w:p w14:paraId="681C4900" w14:textId="77777777" w:rsidR="00C527EE" w:rsidRDefault="00C527EE" w:rsidP="0069628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C527EE" w:rsidRPr="008E6C57" w14:paraId="681C4909" w14:textId="77777777" w:rsidTr="00696281">
        <w:tblPrEx>
          <w:tblCellMar>
            <w:left w:w="115" w:type="dxa"/>
            <w:right w:w="115" w:type="dxa"/>
          </w:tblCellMar>
        </w:tblPrEx>
        <w:trPr>
          <w:trHeight w:val="504"/>
        </w:trPr>
        <w:tc>
          <w:tcPr>
            <w:tcW w:w="10950" w:type="dxa"/>
            <w:gridSpan w:val="4"/>
          </w:tcPr>
          <w:p w14:paraId="41F3DA4A" w14:textId="77777777" w:rsidR="00391B0A" w:rsidRPr="00391B0A" w:rsidRDefault="00391B0A" w:rsidP="00391B0A">
            <w:pPr>
              <w:pStyle w:val="Heading3"/>
              <w:numPr>
                <w:ilvl w:val="0"/>
                <w:numId w:val="0"/>
              </w:numPr>
              <w:spacing w:before="60"/>
              <w:ind w:right="86"/>
              <w:rPr>
                <w:rFonts w:asciiTheme="minorHAnsi" w:hAnsiTheme="minorHAnsi"/>
                <w:caps/>
                <w:sz w:val="18"/>
                <w:szCs w:val="18"/>
              </w:rPr>
            </w:pPr>
            <w:r w:rsidRPr="00391B0A">
              <w:rPr>
                <w:rFonts w:asciiTheme="minorHAnsi" w:hAnsiTheme="minorHAnsi"/>
                <w:sz w:val="18"/>
                <w:szCs w:val="18"/>
              </w:rPr>
              <w:t xml:space="preserve">I certify the following under penalty of perjury, under the laws of the State of California: </w:t>
            </w:r>
          </w:p>
          <w:p w14:paraId="430A2EA3" w14:textId="77777777" w:rsidR="00391B0A" w:rsidRPr="00391B0A" w:rsidRDefault="00391B0A" w:rsidP="00391B0A">
            <w:pPr>
              <w:pStyle w:val="Heading3"/>
              <w:numPr>
                <w:ilvl w:val="0"/>
                <w:numId w:val="14"/>
              </w:numPr>
              <w:spacing w:before="0"/>
              <w:ind w:right="90"/>
              <w:rPr>
                <w:rFonts w:asciiTheme="minorHAnsi" w:hAnsiTheme="minorHAnsi"/>
                <w:caps/>
                <w:sz w:val="18"/>
                <w:szCs w:val="18"/>
              </w:rPr>
            </w:pPr>
            <w:r w:rsidRPr="00391B0A">
              <w:rPr>
                <w:rFonts w:asciiTheme="minorHAnsi" w:hAnsiTheme="minorHAnsi"/>
                <w:sz w:val="18"/>
                <w:szCs w:val="18"/>
              </w:rPr>
              <w:t xml:space="preserve">The information provided on this Certificate of Installation is true and correct. </w:t>
            </w:r>
          </w:p>
          <w:p w14:paraId="78ABF050" w14:textId="77777777" w:rsidR="00391B0A" w:rsidRPr="00391B0A" w:rsidRDefault="00391B0A" w:rsidP="00391B0A">
            <w:pPr>
              <w:pStyle w:val="Heading3"/>
              <w:numPr>
                <w:ilvl w:val="0"/>
                <w:numId w:val="14"/>
              </w:numPr>
              <w:spacing w:before="0"/>
              <w:ind w:right="90"/>
              <w:rPr>
                <w:rFonts w:asciiTheme="minorHAnsi" w:hAnsiTheme="minorHAnsi"/>
                <w:caps/>
                <w:sz w:val="18"/>
                <w:szCs w:val="22"/>
              </w:rPr>
            </w:pPr>
            <w:r w:rsidRPr="00391B0A">
              <w:rPr>
                <w:rFonts w:asciiTheme="minorHAnsi" w:hAnsiTheme="minorHAnsi"/>
                <w:snapToGrid w:val="0"/>
                <w:sz w:val="18"/>
                <w:szCs w:val="18"/>
              </w:rPr>
              <w:t xml:space="preserve">I am either: a) a responsible person eligible under Division 3 of the Business and Professions Code </w:t>
            </w:r>
            <w:r w:rsidRPr="00391B0A">
              <w:rPr>
                <w:rFonts w:asciiTheme="minorHAnsi" w:hAnsiTheme="minorHAnsi"/>
                <w:sz w:val="18"/>
                <w:szCs w:val="18"/>
              </w:rPr>
              <w:t xml:space="preserve">in the applicable classification to accept responsibility for the system design, construction, or installation </w:t>
            </w:r>
            <w:r w:rsidRPr="00391B0A">
              <w:rPr>
                <w:rFonts w:asciiTheme="minorHAnsi" w:hAnsiTheme="minorHAnsi"/>
                <w:snapToGrid w:val="0"/>
                <w:sz w:val="18"/>
                <w:szCs w:val="18"/>
              </w:rPr>
              <w:t xml:space="preserve">of features, materials, components, or manufactured devices </w:t>
            </w:r>
            <w:r w:rsidRPr="00391B0A">
              <w:rPr>
                <w:rFonts w:asciiTheme="minorHAnsi" w:hAnsiTheme="minorHAnsi"/>
                <w:sz w:val="18"/>
                <w:szCs w:val="18"/>
              </w:rPr>
              <w:t xml:space="preserve">for the scope of work identified on this Certificate of Installation </w:t>
            </w:r>
            <w:r w:rsidRPr="00391B0A">
              <w:rPr>
                <w:rFonts w:asciiTheme="minorHAnsi" w:hAnsiTheme="minorHAnsi"/>
                <w:snapToGrid w:val="0"/>
                <w:sz w:val="18"/>
                <w:szCs w:val="18"/>
              </w:rPr>
              <w:t>and attest to the declarations in this statement</w:t>
            </w:r>
            <w:r w:rsidRPr="00391B0A">
              <w:rPr>
                <w:rFonts w:asciiTheme="minorHAnsi" w:hAnsiTheme="minorHAnsi"/>
                <w:sz w:val="18"/>
                <w:szCs w:val="18"/>
              </w:rPr>
              <w:t>, or b) I am an authorized representative of the responsible person and attest to the declarations in this statement on the responsible person’s behalf</w:t>
            </w:r>
            <w:r w:rsidRPr="00391B0A">
              <w:rPr>
                <w:rFonts w:asciiTheme="minorHAnsi" w:eastAsia="Calibri" w:hAnsiTheme="minorHAnsi"/>
                <w:sz w:val="18"/>
                <w:szCs w:val="18"/>
              </w:rPr>
              <w:t>.</w:t>
            </w:r>
          </w:p>
          <w:p w14:paraId="772F29BD" w14:textId="77777777" w:rsidR="00391B0A" w:rsidRPr="00391B0A" w:rsidRDefault="00391B0A" w:rsidP="00391B0A">
            <w:pPr>
              <w:keepNext/>
              <w:numPr>
                <w:ilvl w:val="0"/>
                <w:numId w:val="14"/>
              </w:numPr>
              <w:autoSpaceDE w:val="0"/>
              <w:autoSpaceDN w:val="0"/>
              <w:adjustRightInd w:val="0"/>
              <w:ind w:right="90"/>
              <w:rPr>
                <w:rFonts w:asciiTheme="minorHAnsi" w:hAnsiTheme="minorHAnsi"/>
                <w:sz w:val="18"/>
                <w:szCs w:val="18"/>
              </w:rPr>
            </w:pPr>
            <w:r w:rsidRPr="00391B0A">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391B0A">
              <w:rPr>
                <w:rFonts w:asciiTheme="minorHAnsi" w:eastAsia="Calibri" w:hAnsiTheme="minorHAnsi" w:cs="TimesNewRomanPSMT"/>
                <w:sz w:val="18"/>
                <w:szCs w:val="18"/>
              </w:rPr>
              <w:t>.</w:t>
            </w:r>
          </w:p>
          <w:p w14:paraId="67614174" w14:textId="77777777" w:rsidR="00391B0A" w:rsidRPr="00391B0A" w:rsidRDefault="00391B0A" w:rsidP="00391B0A">
            <w:pPr>
              <w:pStyle w:val="ListParagraph"/>
              <w:keepNext/>
              <w:numPr>
                <w:ilvl w:val="0"/>
                <w:numId w:val="14"/>
              </w:numPr>
              <w:autoSpaceDE w:val="0"/>
              <w:autoSpaceDN w:val="0"/>
              <w:adjustRightInd w:val="0"/>
              <w:rPr>
                <w:rFonts w:asciiTheme="minorHAnsi" w:hAnsiTheme="minorHAnsi"/>
                <w:sz w:val="18"/>
              </w:rPr>
            </w:pPr>
            <w:r w:rsidRPr="00391B0A">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81C4908" w14:textId="654597E6" w:rsidR="00C527EE" w:rsidRPr="00E74533" w:rsidRDefault="00391B0A" w:rsidP="009176C1">
            <w:pPr>
              <w:pStyle w:val="ListParagraph"/>
              <w:keepNext/>
              <w:numPr>
                <w:ilvl w:val="0"/>
                <w:numId w:val="6"/>
              </w:numPr>
              <w:autoSpaceDE w:val="0"/>
              <w:autoSpaceDN w:val="0"/>
              <w:adjustRightInd w:val="0"/>
              <w:rPr>
                <w:rFonts w:asciiTheme="minorHAnsi" w:hAnsiTheme="minorHAnsi"/>
                <w:b/>
              </w:rPr>
            </w:pPr>
            <w:r w:rsidRPr="00391B0A">
              <w:rPr>
                <w:rFonts w:asciiTheme="minorHAnsi" w:hAnsiTheme="minorHAnsi"/>
                <w:sz w:val="18"/>
                <w:szCs w:val="18"/>
              </w:rPr>
              <w:t xml:space="preserve">I will ensure that a registered copy of this Certificate of Installation shall be </w:t>
            </w:r>
            <w:proofErr w:type="gramStart"/>
            <w:r w:rsidRPr="00391B0A">
              <w:rPr>
                <w:rFonts w:asciiTheme="minorHAnsi" w:hAnsiTheme="minorHAnsi"/>
                <w:sz w:val="18"/>
                <w:szCs w:val="18"/>
              </w:rPr>
              <w:t>posted, or</w:t>
            </w:r>
            <w:proofErr w:type="gramEnd"/>
            <w:r w:rsidRPr="00391B0A">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C527EE" w:rsidRPr="00B272DC" w14:paraId="681C490C" w14:textId="77777777" w:rsidTr="00696281">
        <w:tblPrEx>
          <w:tblCellMar>
            <w:left w:w="108" w:type="dxa"/>
            <w:right w:w="108" w:type="dxa"/>
          </w:tblCellMar>
        </w:tblPrEx>
        <w:trPr>
          <w:trHeight w:val="360"/>
        </w:trPr>
        <w:tc>
          <w:tcPr>
            <w:tcW w:w="5307" w:type="dxa"/>
          </w:tcPr>
          <w:p w14:paraId="681C490A" w14:textId="77777777" w:rsidR="00C527EE" w:rsidRPr="00B272DC" w:rsidRDefault="00C527EE" w:rsidP="0069628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681C490B" w14:textId="77777777" w:rsidR="00C527EE" w:rsidRPr="00B272DC" w:rsidRDefault="00C527EE" w:rsidP="0069628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C527EE" w:rsidRPr="00B272DC" w14:paraId="681C490F" w14:textId="77777777" w:rsidTr="0069628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0D" w14:textId="2B0D8379"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81C490E" w14:textId="77777777"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C527EE" w:rsidRPr="00B272DC" w14:paraId="681C4912" w14:textId="77777777" w:rsidTr="0069628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10" w14:textId="77777777"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681C4911" w14:textId="77777777"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C527EE" w:rsidRPr="00B272DC" w14:paraId="681C4916" w14:textId="77777777" w:rsidTr="0069628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13" w14:textId="77777777"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81C4914" w14:textId="1BDF3183"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5910F4">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681C4915" w14:textId="77777777"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C527EE" w:rsidRPr="00B272DC" w14:paraId="681C4919" w14:textId="77777777" w:rsidTr="0069628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17" w14:textId="77777777"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681C4918" w14:textId="77777777" w:rsidR="00C527EE" w:rsidRPr="00B272DC" w:rsidRDefault="00C527EE" w:rsidP="0069628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681C491A" w14:textId="77777777" w:rsidR="00CF4720" w:rsidRDefault="00CF4720" w:rsidP="00CF4720">
      <w:pPr>
        <w:ind w:hanging="677"/>
        <w:rPr>
          <w:rFonts w:asciiTheme="minorHAnsi" w:hAnsiTheme="minorHAnsi"/>
        </w:rPr>
      </w:pPr>
    </w:p>
    <w:p w14:paraId="681C491B" w14:textId="77777777" w:rsidR="001114AE" w:rsidRDefault="001114AE" w:rsidP="00A75F65">
      <w:pPr>
        <w:jc w:val="both"/>
        <w:rPr>
          <w:rFonts w:asciiTheme="minorHAnsi" w:hAnsiTheme="minorHAnsi"/>
          <w:b/>
          <w:sz w:val="18"/>
          <w:szCs w:val="18"/>
        </w:rPr>
        <w:sectPr w:rsidR="001114AE" w:rsidSect="00224005">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681C491C" w14:textId="11CDDB9F" w:rsidR="00A75F65" w:rsidRPr="00567F24" w:rsidRDefault="005910F4" w:rsidP="00567F2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b/>
          <w:szCs w:val="18"/>
        </w:rPr>
      </w:pPr>
      <w:r w:rsidRPr="00567F24">
        <w:rPr>
          <w:rFonts w:asciiTheme="minorHAnsi" w:hAnsiTheme="minorHAnsi"/>
          <w:b/>
          <w:szCs w:val="18"/>
        </w:rPr>
        <w:lastRenderedPageBreak/>
        <w:t>CF2R-MCH-29-H User Instructions</w:t>
      </w:r>
    </w:p>
    <w:p w14:paraId="681C491D" w14:textId="77777777" w:rsidR="00215168" w:rsidRPr="00567F24" w:rsidRDefault="005910F4" w:rsidP="0021516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i/>
        </w:rPr>
      </w:pPr>
      <w:r w:rsidRPr="00567F24">
        <w:rPr>
          <w:rFonts w:asciiTheme="minorHAnsi" w:hAnsiTheme="minorHAnsi"/>
          <w:b/>
        </w:rPr>
        <w:t>Section</w:t>
      </w:r>
      <w:r w:rsidR="00215168" w:rsidRPr="00567F24">
        <w:rPr>
          <w:rFonts w:asciiTheme="minorHAnsi" w:hAnsiTheme="minorHAnsi"/>
          <w:b/>
          <w:caps/>
        </w:rPr>
        <w:t xml:space="preserve"> A. </w:t>
      </w:r>
      <w:r w:rsidRPr="00567F24">
        <w:rPr>
          <w:rFonts w:asciiTheme="minorHAnsi" w:hAnsiTheme="minorHAnsi"/>
          <w:b/>
        </w:rPr>
        <w:t>Duct Information</w:t>
      </w:r>
    </w:p>
    <w:p w14:paraId="681C491E" w14:textId="3021D394" w:rsidR="00215168" w:rsidRPr="00CF117E" w:rsidRDefault="00215168" w:rsidP="009176C1">
      <w:pPr>
        <w:pStyle w:val="ListParagraph"/>
        <w:numPr>
          <w:ilvl w:val="0"/>
          <w:numId w:val="10"/>
        </w:numPr>
        <w:rPr>
          <w:rFonts w:ascii="Calibri" w:hAnsi="Calibri"/>
          <w:i/>
        </w:rPr>
      </w:pPr>
      <w:r w:rsidRPr="00CF117E">
        <w:rPr>
          <w:rFonts w:ascii="Calibri" w:hAnsi="Calibri"/>
          <w:i/>
        </w:rPr>
        <w:t xml:space="preserve">System Identification or Name: </w:t>
      </w:r>
      <w:r w:rsidRPr="00CF117E">
        <w:rPr>
          <w:rFonts w:ascii="Calibri" w:hAnsi="Calibri"/>
        </w:rPr>
        <w:t>This field is filled out automatically. It is referenced from the CF2R-MCH-</w:t>
      </w:r>
      <w:r w:rsidR="0069547F">
        <w:rPr>
          <w:rFonts w:ascii="Calibri" w:hAnsi="Calibri"/>
        </w:rPr>
        <w:t>01</w:t>
      </w:r>
      <w:r w:rsidRPr="00CF117E">
        <w:rPr>
          <w:rFonts w:ascii="Calibri" w:hAnsi="Calibri"/>
        </w:rPr>
        <w:t>, which must be completed prior to this document.</w:t>
      </w:r>
    </w:p>
    <w:p w14:paraId="681C491F" w14:textId="4893BEB1" w:rsidR="00215168" w:rsidRPr="00F05C41" w:rsidRDefault="00215168" w:rsidP="009176C1">
      <w:pPr>
        <w:pStyle w:val="ListParagraph"/>
        <w:numPr>
          <w:ilvl w:val="0"/>
          <w:numId w:val="10"/>
        </w:numPr>
        <w:rPr>
          <w:rFonts w:ascii="Calibri" w:hAnsi="Calibri"/>
          <w:i/>
        </w:rPr>
      </w:pPr>
      <w:r w:rsidRPr="00CF117E">
        <w:rPr>
          <w:rFonts w:asciiTheme="minorHAnsi" w:hAnsiTheme="minorHAnsi"/>
          <w:i/>
          <w:szCs w:val="18"/>
        </w:rPr>
        <w:t>System Location or Area Served:</w:t>
      </w:r>
      <w:r w:rsidRPr="00CF117E">
        <w:rPr>
          <w:rFonts w:ascii="Calibri" w:hAnsi="Calibri"/>
        </w:rPr>
        <w:t xml:space="preserve"> This field is filled out automatically. It is referenced from the CF2R-MCH-</w:t>
      </w:r>
      <w:r w:rsidR="0069547F">
        <w:rPr>
          <w:rFonts w:ascii="Calibri" w:hAnsi="Calibri"/>
        </w:rPr>
        <w:t>01</w:t>
      </w:r>
      <w:r w:rsidRPr="00CF117E">
        <w:rPr>
          <w:rFonts w:ascii="Calibri" w:hAnsi="Calibri"/>
        </w:rPr>
        <w:t>, which must be completed prior to this document.</w:t>
      </w:r>
    </w:p>
    <w:p w14:paraId="67076BC2" w14:textId="2A321F5F" w:rsidR="00F05C41" w:rsidRPr="00F05C41" w:rsidRDefault="00F05C41" w:rsidP="00F05C41">
      <w:pPr>
        <w:pStyle w:val="ListParagraph"/>
        <w:numPr>
          <w:ilvl w:val="0"/>
          <w:numId w:val="10"/>
        </w:numPr>
        <w:rPr>
          <w:rFonts w:ascii="Calibri" w:hAnsi="Calibri"/>
        </w:rPr>
      </w:pPr>
      <w:r w:rsidRPr="00F05C41">
        <w:rPr>
          <w:rFonts w:ascii="Calibri" w:hAnsi="Calibri"/>
          <w:i/>
        </w:rPr>
        <w:t xml:space="preserve">Indoor Unit Name: </w:t>
      </w:r>
      <w:r w:rsidRPr="00F05C41">
        <w:rPr>
          <w:rFonts w:ascii="Calibri" w:hAnsi="Calibri"/>
        </w:rPr>
        <w:t>This field is filled out automatically. It is referenced from the CF2R-MCH-01, which must be completed prior to this document.</w:t>
      </w:r>
    </w:p>
    <w:p w14:paraId="681C4920" w14:textId="5F43CE3F" w:rsidR="00215168" w:rsidRPr="00CF117E" w:rsidRDefault="00215168" w:rsidP="009176C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Duct Surface Area Reduction and R-Value Compliance Credit: This field is </w:t>
      </w:r>
      <w:r w:rsidR="006F51F7">
        <w:rPr>
          <w:rFonts w:asciiTheme="minorHAnsi" w:hAnsiTheme="minorHAnsi"/>
          <w:szCs w:val="18"/>
        </w:rPr>
        <w:t>auto-filled</w:t>
      </w:r>
      <w:r w:rsidRPr="00CF117E">
        <w:rPr>
          <w:rFonts w:asciiTheme="minorHAnsi" w:hAnsiTheme="minorHAnsi"/>
          <w:szCs w:val="18"/>
        </w:rPr>
        <w:t xml:space="preserve"> from the CF1R</w:t>
      </w:r>
      <w:r w:rsidR="0069547F">
        <w:rPr>
          <w:rFonts w:asciiTheme="minorHAnsi" w:hAnsiTheme="minorHAnsi"/>
          <w:szCs w:val="18"/>
        </w:rPr>
        <w:t>-PRF-</w:t>
      </w:r>
      <w:r w:rsidR="0005405A">
        <w:rPr>
          <w:rFonts w:asciiTheme="minorHAnsi" w:hAnsiTheme="minorHAnsi"/>
          <w:szCs w:val="18"/>
        </w:rPr>
        <w:t>01</w:t>
      </w:r>
      <w:r w:rsidR="00545397">
        <w:rPr>
          <w:rFonts w:asciiTheme="minorHAnsi" w:hAnsiTheme="minorHAnsi"/>
          <w:szCs w:val="18"/>
        </w:rPr>
        <w:t>-E</w:t>
      </w:r>
      <w:r w:rsidRPr="00CF117E">
        <w:rPr>
          <w:rFonts w:asciiTheme="minorHAnsi" w:hAnsiTheme="minorHAnsi"/>
          <w:szCs w:val="18"/>
        </w:rPr>
        <w:t xml:space="preserve"> indicating if the credit is being used. If not, then N/A will be displayed.</w:t>
      </w:r>
    </w:p>
    <w:p w14:paraId="681C4921" w14:textId="737FCEF7" w:rsidR="00215168" w:rsidRPr="00CF117E" w:rsidRDefault="00215168" w:rsidP="009176C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Buried Ducts Compliance Credit: This filed is </w:t>
      </w:r>
      <w:r w:rsidR="006F51F7">
        <w:rPr>
          <w:rFonts w:asciiTheme="minorHAnsi" w:hAnsiTheme="minorHAnsi"/>
          <w:szCs w:val="18"/>
        </w:rPr>
        <w:t>auto-filled</w:t>
      </w:r>
      <w:r w:rsidRPr="00CF117E">
        <w:rPr>
          <w:rFonts w:asciiTheme="minorHAnsi" w:hAnsiTheme="minorHAnsi"/>
          <w:szCs w:val="18"/>
        </w:rPr>
        <w:t xml:space="preserve"> from the CF1R</w:t>
      </w:r>
      <w:r w:rsidR="0005405A">
        <w:rPr>
          <w:rFonts w:asciiTheme="minorHAnsi" w:hAnsiTheme="minorHAnsi"/>
          <w:szCs w:val="18"/>
        </w:rPr>
        <w:t>-PRF-01</w:t>
      </w:r>
      <w:r w:rsidR="00545397">
        <w:rPr>
          <w:rFonts w:asciiTheme="minorHAnsi" w:hAnsiTheme="minorHAnsi"/>
          <w:szCs w:val="18"/>
        </w:rPr>
        <w:t>-E</w:t>
      </w:r>
      <w:r w:rsidRPr="00CF117E">
        <w:rPr>
          <w:rFonts w:asciiTheme="minorHAnsi" w:hAnsiTheme="minorHAnsi"/>
          <w:szCs w:val="18"/>
        </w:rPr>
        <w:t xml:space="preserve"> indicating if the credit is being used. If not, then “N/A” will be displayed.</w:t>
      </w:r>
    </w:p>
    <w:p w14:paraId="681C4922" w14:textId="439ACA48" w:rsidR="00215168" w:rsidRPr="00CF117E" w:rsidRDefault="00215168" w:rsidP="009176C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Deeply Buried Ducts Compliance Credit: This field is </w:t>
      </w:r>
      <w:r w:rsidR="006F51F7">
        <w:rPr>
          <w:rFonts w:asciiTheme="minorHAnsi" w:hAnsiTheme="minorHAnsi"/>
          <w:szCs w:val="18"/>
        </w:rPr>
        <w:t>auto-filled</w:t>
      </w:r>
      <w:r w:rsidRPr="00CF117E">
        <w:rPr>
          <w:rFonts w:asciiTheme="minorHAnsi" w:hAnsiTheme="minorHAnsi"/>
          <w:szCs w:val="18"/>
        </w:rPr>
        <w:t xml:space="preserve"> from the CF1R</w:t>
      </w:r>
      <w:r w:rsidR="0005405A">
        <w:rPr>
          <w:rFonts w:asciiTheme="minorHAnsi" w:hAnsiTheme="minorHAnsi"/>
          <w:szCs w:val="18"/>
        </w:rPr>
        <w:t>-PRF-01</w:t>
      </w:r>
      <w:r w:rsidR="00545397">
        <w:rPr>
          <w:rFonts w:asciiTheme="minorHAnsi" w:hAnsiTheme="minorHAnsi"/>
          <w:szCs w:val="18"/>
        </w:rPr>
        <w:t>-E</w:t>
      </w:r>
      <w:r w:rsidRPr="00CF117E">
        <w:rPr>
          <w:rFonts w:asciiTheme="minorHAnsi" w:hAnsiTheme="minorHAnsi"/>
          <w:szCs w:val="18"/>
        </w:rPr>
        <w:t xml:space="preserve"> indicating if the credit is being used. If not, then “N/A” will be displayed. </w:t>
      </w:r>
    </w:p>
    <w:p w14:paraId="681C4923" w14:textId="77777777" w:rsidR="00215168" w:rsidRDefault="00215168" w:rsidP="00215168">
      <w:pPr>
        <w:rPr>
          <w:rFonts w:asciiTheme="minorHAnsi" w:hAnsiTheme="minorHAnsi"/>
          <w:b/>
          <w:bCs/>
          <w:sz w:val="18"/>
          <w:szCs w:val="18"/>
        </w:rPr>
      </w:pPr>
    </w:p>
    <w:p w14:paraId="681C4924" w14:textId="2147CDA5" w:rsidR="00215168" w:rsidRPr="00567F24" w:rsidRDefault="005910F4" w:rsidP="00215168">
      <w:pPr>
        <w:rPr>
          <w:rFonts w:asciiTheme="minorHAnsi" w:hAnsiTheme="minorHAnsi"/>
          <w:b/>
          <w:bCs/>
        </w:rPr>
      </w:pPr>
      <w:r>
        <w:rPr>
          <w:rFonts w:asciiTheme="minorHAnsi" w:hAnsiTheme="minorHAnsi"/>
          <w:b/>
          <w:bCs/>
        </w:rPr>
        <w:t xml:space="preserve">Section </w:t>
      </w:r>
      <w:r w:rsidR="00215168" w:rsidRPr="00567F24">
        <w:rPr>
          <w:rFonts w:asciiTheme="minorHAnsi" w:hAnsiTheme="minorHAnsi"/>
          <w:b/>
          <w:bCs/>
        </w:rPr>
        <w:t xml:space="preserve">B. </w:t>
      </w:r>
      <w:r w:rsidRPr="00567F24">
        <w:rPr>
          <w:rFonts w:asciiTheme="minorHAnsi" w:hAnsiTheme="minorHAnsi"/>
          <w:b/>
        </w:rPr>
        <w:t>Supply Duct Surface Area Reduction and R-value Compliance Credit</w:t>
      </w:r>
    </w:p>
    <w:p w14:paraId="681C4925" w14:textId="77777777" w:rsidR="00215168" w:rsidRPr="009706DA" w:rsidRDefault="00215168" w:rsidP="009176C1">
      <w:pPr>
        <w:numPr>
          <w:ilvl w:val="0"/>
          <w:numId w:val="11"/>
        </w:numPr>
        <w:rPr>
          <w:rFonts w:asciiTheme="minorHAnsi" w:hAnsiTheme="minorHAnsi"/>
        </w:rPr>
      </w:pPr>
      <w:r w:rsidRPr="00BF3A8F">
        <w:rPr>
          <w:rFonts w:asciiTheme="minorHAnsi" w:hAnsiTheme="minorHAnsi"/>
        </w:rPr>
        <w:t>This field must be a true statement (or not applicable) for the system to comply.</w:t>
      </w:r>
    </w:p>
    <w:p w14:paraId="681C4926" w14:textId="77777777" w:rsidR="00215168" w:rsidRPr="009706DA"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681C4927" w14:textId="77777777" w:rsidR="00215168"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681C4928" w14:textId="64ED7481" w:rsidR="00215168" w:rsidRPr="009706DA"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r w:rsidR="005910F4">
        <w:rPr>
          <w:rFonts w:asciiTheme="minorHAnsi" w:hAnsiTheme="minorHAnsi"/>
        </w:rPr>
        <w:t xml:space="preserve"> </w:t>
      </w:r>
    </w:p>
    <w:p w14:paraId="681C4929" w14:textId="77777777" w:rsidR="00215168" w:rsidRPr="009706DA" w:rsidRDefault="00215168" w:rsidP="009176C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681C492A" w14:textId="77777777" w:rsidR="00215168" w:rsidRDefault="00215168" w:rsidP="00215168">
      <w:pPr>
        <w:rPr>
          <w:rFonts w:asciiTheme="minorHAnsi" w:hAnsiTheme="minorHAnsi"/>
          <w:sz w:val="18"/>
          <w:szCs w:val="18"/>
        </w:rPr>
      </w:pPr>
    </w:p>
    <w:p w14:paraId="66C28086" w14:textId="77777777" w:rsidR="00295E64" w:rsidRPr="00567F24" w:rsidRDefault="005910F4" w:rsidP="00295E64">
      <w:pPr>
        <w:rPr>
          <w:rFonts w:asciiTheme="minorHAnsi" w:hAnsiTheme="minorHAnsi"/>
          <w:b/>
          <w:bCs/>
        </w:rPr>
      </w:pPr>
      <w:r w:rsidRPr="00567F24">
        <w:rPr>
          <w:rFonts w:asciiTheme="minorHAnsi" w:hAnsiTheme="minorHAnsi"/>
          <w:b/>
          <w:bCs/>
        </w:rPr>
        <w:t xml:space="preserve">Section </w:t>
      </w:r>
      <w:r w:rsidR="00215168" w:rsidRPr="00567F24">
        <w:rPr>
          <w:rFonts w:asciiTheme="minorHAnsi" w:hAnsiTheme="minorHAnsi"/>
          <w:b/>
          <w:bCs/>
        </w:rPr>
        <w:t xml:space="preserve">C. </w:t>
      </w:r>
      <w:r w:rsidR="00295E64" w:rsidRPr="00567F24">
        <w:rPr>
          <w:rFonts w:asciiTheme="minorHAnsi" w:hAnsiTheme="minorHAnsi"/>
          <w:b/>
        </w:rPr>
        <w:t>Buried Ducts Compliance Credit</w:t>
      </w:r>
      <w:r w:rsidR="00295E64" w:rsidRPr="00567F24" w:rsidDel="00295E64">
        <w:rPr>
          <w:rFonts w:asciiTheme="minorHAnsi" w:hAnsiTheme="minorHAnsi"/>
          <w:b/>
          <w:bCs/>
        </w:rPr>
        <w:t xml:space="preserve"> </w:t>
      </w:r>
    </w:p>
    <w:p w14:paraId="681C492C" w14:textId="77777777" w:rsidR="00295E64"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2D"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2E"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2F"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30" w14:textId="77777777" w:rsidR="00295E64" w:rsidRPr="009706DA"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31" w14:textId="04A44D48" w:rsidR="00295E64" w:rsidRDefault="00295E64"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2E3572E2" w14:textId="2DFDC4E5" w:rsidR="003E52E2" w:rsidRPr="009706DA" w:rsidRDefault="003E52E2" w:rsidP="009176C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681C4932" w14:textId="77777777" w:rsidR="00215168" w:rsidRDefault="00215168" w:rsidP="00215168">
      <w:pPr>
        <w:rPr>
          <w:sz w:val="18"/>
          <w:szCs w:val="18"/>
        </w:rPr>
      </w:pPr>
    </w:p>
    <w:p w14:paraId="2921780D" w14:textId="0EC08394" w:rsidR="00295E64" w:rsidRDefault="00295E64" w:rsidP="00567F24">
      <w:pPr>
        <w:rPr>
          <w:rFonts w:asciiTheme="minorHAnsi" w:hAnsiTheme="minorHAnsi"/>
        </w:rPr>
      </w:pPr>
      <w:r>
        <w:rPr>
          <w:rFonts w:asciiTheme="minorHAnsi" w:hAnsiTheme="minorHAnsi"/>
          <w:b/>
          <w:bCs/>
        </w:rPr>
        <w:t xml:space="preserve">Section </w:t>
      </w:r>
      <w:r w:rsidR="00215168" w:rsidRPr="00567F24">
        <w:rPr>
          <w:rFonts w:asciiTheme="minorHAnsi" w:hAnsiTheme="minorHAnsi"/>
          <w:b/>
          <w:bCs/>
        </w:rPr>
        <w:t xml:space="preserve">D. </w:t>
      </w:r>
      <w:r w:rsidRPr="00567F24">
        <w:rPr>
          <w:rFonts w:asciiTheme="minorHAnsi" w:hAnsiTheme="minorHAnsi"/>
          <w:b/>
        </w:rPr>
        <w:t>Deeply Buried Ducts Compliance Credit</w:t>
      </w:r>
      <w:r w:rsidRPr="00567F24" w:rsidDel="00295E64">
        <w:rPr>
          <w:rFonts w:asciiTheme="minorHAnsi" w:hAnsiTheme="minorHAnsi"/>
          <w:b/>
          <w:bCs/>
        </w:rPr>
        <w:t xml:space="preserve"> </w:t>
      </w:r>
    </w:p>
    <w:p w14:paraId="681C4934" w14:textId="77777777" w:rsidR="00295E64"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5"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6"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7"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8" w14:textId="77777777" w:rsidR="00295E64" w:rsidRPr="009706DA"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9" w14:textId="3BBCEE44" w:rsidR="00295E64" w:rsidRDefault="00295E64"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5A0D7BAC" w14:textId="03CACF42" w:rsidR="003E52E2" w:rsidRDefault="003E52E2"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167DC057" w14:textId="1E9532A9" w:rsidR="003E52E2" w:rsidRPr="009706DA" w:rsidRDefault="003E52E2" w:rsidP="009176C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681C493A" w14:textId="77777777" w:rsidR="00215168" w:rsidRDefault="00215168" w:rsidP="00567F24">
      <w:pPr>
        <w:rPr>
          <w:rFonts w:asciiTheme="minorHAnsi" w:hAnsiTheme="minorHAnsi"/>
          <w:b/>
          <w:caps/>
          <w:sz w:val="18"/>
          <w:szCs w:val="18"/>
        </w:rPr>
      </w:pPr>
    </w:p>
    <w:p w14:paraId="681C493B" w14:textId="77777777" w:rsidR="00B730E7" w:rsidRDefault="00B730E7">
      <w:pPr>
        <w:rPr>
          <w:rFonts w:asciiTheme="minorHAnsi" w:hAnsiTheme="minorHAnsi"/>
          <w:b/>
          <w:caps/>
          <w:sz w:val="18"/>
          <w:szCs w:val="18"/>
        </w:rPr>
      </w:pPr>
    </w:p>
    <w:p w14:paraId="681C493C" w14:textId="77777777" w:rsidR="00215168" w:rsidRDefault="00215168"/>
    <w:p w14:paraId="681C493D" w14:textId="77777777" w:rsidR="00A17965" w:rsidRDefault="00A17965" w:rsidP="000C09F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sectPr w:rsidR="00A17965" w:rsidSect="00224005">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p w14:paraId="681C4941" w14:textId="1F592402" w:rsidR="00D920D6" w:rsidRDefault="00D920D6" w:rsidP="00D920D6">
      <w:pPr>
        <w:rPr>
          <w:rFonts w:asciiTheme="minorHAnsi" w:hAnsiTheme="minorHAnsi"/>
          <w:i/>
          <w:sz w:val="18"/>
          <w:szCs w:val="18"/>
        </w:rPr>
      </w:pPr>
      <w:r w:rsidRPr="005369B5">
        <w:rPr>
          <w:rFonts w:asciiTheme="minorHAnsi" w:hAnsiTheme="minorHAnsi"/>
          <w:i/>
          <w:sz w:val="18"/>
          <w:szCs w:val="18"/>
        </w:rPr>
        <w:lastRenderedPageBreak/>
        <w:t>Note: Submit one Certificate</w:t>
      </w:r>
      <w:r>
        <w:rPr>
          <w:rFonts w:asciiTheme="minorHAnsi" w:hAnsiTheme="minorHAnsi"/>
          <w:i/>
          <w:sz w:val="18"/>
          <w:szCs w:val="18"/>
        </w:rPr>
        <w:t xml:space="preserve"> of installation</w:t>
      </w:r>
      <w:r w:rsidRPr="005369B5">
        <w:rPr>
          <w:rFonts w:asciiTheme="minorHAnsi" w:hAnsiTheme="minorHAnsi"/>
          <w:i/>
          <w:sz w:val="18"/>
          <w:szCs w:val="18"/>
        </w:rPr>
        <w:t xml:space="preserve"> for each duct system that must demonstrate compliance in the dwelling.</w:t>
      </w:r>
    </w:p>
    <w:p w14:paraId="62BA1A06" w14:textId="77777777" w:rsidR="00295E64" w:rsidRPr="005369B5" w:rsidRDefault="00295E64" w:rsidP="00D920D6">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
        <w:gridCol w:w="5168"/>
        <w:gridCol w:w="5164"/>
      </w:tblGrid>
      <w:tr w:rsidR="00D920D6" w:rsidRPr="005369B5" w14:paraId="681C4943" w14:textId="77777777" w:rsidTr="00D920D6">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81C4942" w14:textId="75740DCF" w:rsidR="00D920D6" w:rsidRPr="00C9424C" w:rsidRDefault="00295E64" w:rsidP="00D920D6">
            <w:pPr>
              <w:rPr>
                <w:rFonts w:asciiTheme="minorHAnsi" w:hAnsiTheme="minorHAnsi"/>
                <w:b/>
                <w:caps/>
                <w:sz w:val="18"/>
                <w:szCs w:val="18"/>
              </w:rPr>
            </w:pPr>
            <w:r w:rsidRPr="00CE1CDC">
              <w:rPr>
                <w:rFonts w:asciiTheme="minorHAnsi" w:hAnsiTheme="minorHAnsi"/>
                <w:b/>
                <w:caps/>
                <w:szCs w:val="18"/>
              </w:rPr>
              <w:t xml:space="preserve">A. </w:t>
            </w:r>
            <w:r w:rsidRPr="00CE1CDC">
              <w:rPr>
                <w:rFonts w:asciiTheme="minorHAnsi" w:hAnsiTheme="minorHAnsi"/>
                <w:b/>
                <w:szCs w:val="18"/>
              </w:rPr>
              <w:t>Duct System Information</w:t>
            </w:r>
          </w:p>
        </w:tc>
      </w:tr>
      <w:tr w:rsidR="00D920D6" w:rsidRPr="005369B5" w14:paraId="681C4947"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44" w14:textId="77777777" w:rsidR="00D920D6" w:rsidRPr="005369B5" w:rsidRDefault="00D920D6" w:rsidP="00D920D6">
            <w:pPr>
              <w:jc w:val="center"/>
              <w:rPr>
                <w:rFonts w:asciiTheme="minorHAnsi" w:hAnsiTheme="minorHAnsi"/>
                <w:sz w:val="18"/>
                <w:szCs w:val="18"/>
              </w:rPr>
            </w:pPr>
            <w:r>
              <w:rPr>
                <w:rFonts w:asciiTheme="minorHAnsi" w:hAnsiTheme="minorHAnsi"/>
                <w:sz w:val="18"/>
                <w:szCs w:val="18"/>
              </w:rPr>
              <w:t>0</w:t>
            </w:r>
            <w:r w:rsidRPr="005369B5">
              <w:rPr>
                <w:rFonts w:asciiTheme="minorHAnsi" w:hAnsiTheme="minorHAnsi"/>
                <w:sz w:val="18"/>
                <w:szCs w:val="18"/>
              </w:rPr>
              <w:t>1.</w:t>
            </w:r>
          </w:p>
        </w:tc>
        <w:tc>
          <w:tcPr>
            <w:tcW w:w="2395" w:type="pct"/>
            <w:tcBorders>
              <w:top w:val="single" w:sz="4" w:space="0" w:color="auto"/>
              <w:left w:val="single" w:sz="4" w:space="0" w:color="auto"/>
              <w:bottom w:val="single" w:sz="4" w:space="0" w:color="auto"/>
              <w:right w:val="single" w:sz="4" w:space="0" w:color="auto"/>
            </w:tcBorders>
            <w:vAlign w:val="center"/>
          </w:tcPr>
          <w:p w14:paraId="681C4945" w14:textId="5571EC79" w:rsidR="00D920D6" w:rsidRPr="005369B5" w:rsidRDefault="009F1AB0" w:rsidP="00D920D6">
            <w:pPr>
              <w:rPr>
                <w:rFonts w:asciiTheme="minorHAnsi" w:hAnsiTheme="minorHAnsi"/>
                <w:sz w:val="18"/>
                <w:szCs w:val="18"/>
              </w:rPr>
            </w:pPr>
            <w:r>
              <w:rPr>
                <w:rFonts w:asciiTheme="minorHAnsi" w:hAnsiTheme="minorHAnsi"/>
                <w:sz w:val="18"/>
                <w:szCs w:val="18"/>
              </w:rPr>
              <w:t>Space Conditioning</w:t>
            </w:r>
            <w:r w:rsidR="00D920D6" w:rsidRPr="005369B5">
              <w:rPr>
                <w:rFonts w:asciiTheme="minorHAnsi" w:hAnsiTheme="minorHAnsi"/>
                <w:sz w:val="18"/>
                <w:szCs w:val="18"/>
              </w:rPr>
              <w:t xml:space="preserve"> System Name or Identification/Tag</w:t>
            </w:r>
          </w:p>
        </w:tc>
        <w:tc>
          <w:tcPr>
            <w:tcW w:w="2393" w:type="pct"/>
            <w:tcBorders>
              <w:top w:val="single" w:sz="4" w:space="0" w:color="auto"/>
              <w:left w:val="single" w:sz="4" w:space="0" w:color="auto"/>
              <w:bottom w:val="single" w:sz="4" w:space="0" w:color="auto"/>
              <w:right w:val="single" w:sz="4" w:space="0" w:color="auto"/>
            </w:tcBorders>
            <w:vAlign w:val="center"/>
          </w:tcPr>
          <w:p w14:paraId="681C4946" w14:textId="77777777" w:rsidR="00D920D6" w:rsidRPr="005369B5" w:rsidRDefault="00D920D6" w:rsidP="00D920D6">
            <w:pPr>
              <w:rPr>
                <w:rFonts w:asciiTheme="minorHAnsi" w:hAnsiTheme="minorHAnsi"/>
                <w:sz w:val="18"/>
                <w:szCs w:val="18"/>
              </w:rPr>
            </w:pPr>
            <w:r>
              <w:rPr>
                <w:rFonts w:asciiTheme="minorHAnsi" w:hAnsiTheme="minorHAnsi"/>
                <w:sz w:val="18"/>
                <w:szCs w:val="18"/>
              </w:rPr>
              <w:t>&lt;&lt;calculated field: text referenced from the MCH-01&gt;&gt;</w:t>
            </w:r>
          </w:p>
        </w:tc>
      </w:tr>
      <w:tr w:rsidR="00D920D6" w:rsidRPr="005369B5" w14:paraId="681C494B"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48" w14:textId="77777777" w:rsidR="00D920D6" w:rsidRPr="005369B5" w:rsidRDefault="00D920D6" w:rsidP="00D920D6">
            <w:pPr>
              <w:jc w:val="center"/>
              <w:rPr>
                <w:rFonts w:asciiTheme="minorHAnsi" w:hAnsiTheme="minorHAnsi"/>
                <w:sz w:val="18"/>
                <w:szCs w:val="18"/>
              </w:rPr>
            </w:pPr>
            <w:r>
              <w:rPr>
                <w:rFonts w:asciiTheme="minorHAnsi" w:hAnsiTheme="minorHAnsi"/>
                <w:sz w:val="18"/>
                <w:szCs w:val="18"/>
              </w:rPr>
              <w:t>0</w:t>
            </w:r>
            <w:r w:rsidRPr="005369B5">
              <w:rPr>
                <w:rFonts w:asciiTheme="minorHAnsi" w:hAnsiTheme="minorHAnsi"/>
                <w:sz w:val="18"/>
                <w:szCs w:val="18"/>
              </w:rPr>
              <w:t>2.</w:t>
            </w:r>
          </w:p>
        </w:tc>
        <w:tc>
          <w:tcPr>
            <w:tcW w:w="2395" w:type="pct"/>
            <w:tcBorders>
              <w:top w:val="single" w:sz="4" w:space="0" w:color="auto"/>
              <w:left w:val="single" w:sz="4" w:space="0" w:color="auto"/>
              <w:bottom w:val="single" w:sz="4" w:space="0" w:color="auto"/>
              <w:right w:val="single" w:sz="4" w:space="0" w:color="auto"/>
            </w:tcBorders>
            <w:vAlign w:val="center"/>
          </w:tcPr>
          <w:p w14:paraId="681C4949" w14:textId="0E89BB2C" w:rsidR="00D920D6" w:rsidRPr="005369B5" w:rsidRDefault="009F1AB0" w:rsidP="00D920D6">
            <w:pPr>
              <w:rPr>
                <w:rFonts w:asciiTheme="minorHAnsi" w:hAnsiTheme="minorHAnsi"/>
                <w:sz w:val="18"/>
                <w:szCs w:val="18"/>
              </w:rPr>
            </w:pPr>
            <w:r>
              <w:rPr>
                <w:rFonts w:asciiTheme="minorHAnsi" w:hAnsiTheme="minorHAnsi"/>
                <w:sz w:val="18"/>
                <w:szCs w:val="18"/>
              </w:rPr>
              <w:t>Space Conditioning</w:t>
            </w:r>
            <w:r w:rsidR="00D920D6" w:rsidRPr="005369B5">
              <w:rPr>
                <w:rFonts w:asciiTheme="minorHAnsi" w:hAnsiTheme="minorHAnsi"/>
                <w:sz w:val="18"/>
                <w:szCs w:val="18"/>
              </w:rPr>
              <w:t xml:space="preserve"> System Location or Area Served</w:t>
            </w:r>
          </w:p>
        </w:tc>
        <w:tc>
          <w:tcPr>
            <w:tcW w:w="2393" w:type="pct"/>
            <w:tcBorders>
              <w:top w:val="single" w:sz="4" w:space="0" w:color="auto"/>
              <w:left w:val="single" w:sz="4" w:space="0" w:color="auto"/>
              <w:bottom w:val="single" w:sz="4" w:space="0" w:color="auto"/>
              <w:right w:val="single" w:sz="4" w:space="0" w:color="auto"/>
            </w:tcBorders>
            <w:vAlign w:val="center"/>
          </w:tcPr>
          <w:p w14:paraId="681C494A" w14:textId="77777777" w:rsidR="00D920D6" w:rsidRPr="005369B5" w:rsidRDefault="00D920D6" w:rsidP="00D920D6">
            <w:pPr>
              <w:rPr>
                <w:rFonts w:asciiTheme="minorHAnsi" w:hAnsiTheme="minorHAnsi"/>
                <w:sz w:val="18"/>
                <w:szCs w:val="18"/>
              </w:rPr>
            </w:pPr>
            <w:r>
              <w:rPr>
                <w:rFonts w:asciiTheme="minorHAnsi" w:hAnsiTheme="minorHAnsi"/>
                <w:sz w:val="18"/>
                <w:szCs w:val="18"/>
              </w:rPr>
              <w:t>&lt;&lt;calculated field: text referenced from the MCH-01&gt;&gt;</w:t>
            </w:r>
          </w:p>
        </w:tc>
      </w:tr>
      <w:tr w:rsidR="009F1AB0" w:rsidRPr="005369B5" w14:paraId="5121DA5C"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2E48E53D" w14:textId="698EA399" w:rsidR="009F1AB0" w:rsidRPr="009F1AB0" w:rsidRDefault="009F1AB0" w:rsidP="009F1AB0">
            <w:pPr>
              <w:jc w:val="center"/>
              <w:rPr>
                <w:rFonts w:asciiTheme="minorHAnsi" w:hAnsiTheme="minorHAnsi"/>
                <w:sz w:val="18"/>
                <w:szCs w:val="18"/>
              </w:rPr>
            </w:pPr>
            <w:r w:rsidRPr="009F1AB0">
              <w:rPr>
                <w:rFonts w:asciiTheme="minorHAnsi" w:hAnsiTheme="minorHAnsi"/>
                <w:sz w:val="18"/>
              </w:rPr>
              <w:t>03</w:t>
            </w:r>
          </w:p>
        </w:tc>
        <w:tc>
          <w:tcPr>
            <w:tcW w:w="2395" w:type="pct"/>
            <w:tcBorders>
              <w:top w:val="single" w:sz="4" w:space="0" w:color="auto"/>
              <w:left w:val="single" w:sz="4" w:space="0" w:color="auto"/>
              <w:bottom w:val="single" w:sz="4" w:space="0" w:color="auto"/>
              <w:right w:val="single" w:sz="4" w:space="0" w:color="auto"/>
            </w:tcBorders>
            <w:vAlign w:val="center"/>
          </w:tcPr>
          <w:p w14:paraId="3D8F14A0" w14:textId="202715F4" w:rsidR="009F1AB0" w:rsidRPr="009F1AB0" w:rsidRDefault="009F1AB0" w:rsidP="009F1AB0">
            <w:pPr>
              <w:rPr>
                <w:rFonts w:asciiTheme="minorHAnsi" w:hAnsiTheme="minorHAnsi"/>
                <w:sz w:val="18"/>
                <w:szCs w:val="18"/>
              </w:rPr>
            </w:pPr>
            <w:r w:rsidRPr="009F1AB0">
              <w:rPr>
                <w:rFonts w:asciiTheme="minorHAnsi" w:hAnsiTheme="minorHAnsi"/>
                <w:sz w:val="18"/>
              </w:rPr>
              <w:t>Indoor Unit Name or Description of Area Served</w:t>
            </w:r>
          </w:p>
        </w:tc>
        <w:tc>
          <w:tcPr>
            <w:tcW w:w="2393" w:type="pct"/>
            <w:tcBorders>
              <w:top w:val="single" w:sz="4" w:space="0" w:color="auto"/>
              <w:left w:val="single" w:sz="4" w:space="0" w:color="auto"/>
              <w:bottom w:val="single" w:sz="4" w:space="0" w:color="auto"/>
              <w:right w:val="single" w:sz="4" w:space="0" w:color="auto"/>
            </w:tcBorders>
            <w:vAlign w:val="center"/>
          </w:tcPr>
          <w:p w14:paraId="35171232" w14:textId="203F10F7" w:rsidR="009F1AB0" w:rsidRDefault="009F1AB0" w:rsidP="009F1AB0">
            <w:pPr>
              <w:rPr>
                <w:rFonts w:asciiTheme="minorHAnsi" w:hAnsiTheme="minorHAnsi"/>
                <w:sz w:val="18"/>
                <w:szCs w:val="18"/>
              </w:rPr>
            </w:pPr>
            <w:r w:rsidRPr="009F1AB0">
              <w:rPr>
                <w:rFonts w:asciiTheme="minorHAnsi" w:hAnsiTheme="minorHAnsi"/>
                <w:sz w:val="18"/>
                <w:szCs w:val="18"/>
              </w:rPr>
              <w:t>&lt;&lt;calculated field: text referenced from the MCH-01&gt;&gt;</w:t>
            </w:r>
          </w:p>
        </w:tc>
      </w:tr>
      <w:tr w:rsidR="009F1AB0" w:rsidRPr="005369B5" w14:paraId="681C494F"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4C" w14:textId="54DE38F6" w:rsidR="009F1AB0" w:rsidRPr="005369B5" w:rsidRDefault="009F1AB0" w:rsidP="009F1AB0">
            <w:pPr>
              <w:jc w:val="center"/>
              <w:rPr>
                <w:rFonts w:asciiTheme="minorHAnsi" w:hAnsiTheme="minorHAnsi"/>
                <w:sz w:val="18"/>
                <w:szCs w:val="18"/>
              </w:rPr>
            </w:pPr>
            <w:r>
              <w:rPr>
                <w:rFonts w:asciiTheme="minorHAnsi" w:hAnsiTheme="minorHAnsi"/>
                <w:sz w:val="18"/>
                <w:szCs w:val="18"/>
              </w:rPr>
              <w:t>04</w:t>
            </w:r>
          </w:p>
        </w:tc>
        <w:tc>
          <w:tcPr>
            <w:tcW w:w="2395" w:type="pct"/>
            <w:tcBorders>
              <w:top w:val="single" w:sz="4" w:space="0" w:color="auto"/>
              <w:left w:val="single" w:sz="4" w:space="0" w:color="auto"/>
              <w:bottom w:val="single" w:sz="4" w:space="0" w:color="auto"/>
              <w:right w:val="single" w:sz="4" w:space="0" w:color="auto"/>
            </w:tcBorders>
            <w:vAlign w:val="center"/>
          </w:tcPr>
          <w:p w14:paraId="681C494D" w14:textId="66877657" w:rsidR="009F1AB0" w:rsidRPr="005369B5" w:rsidRDefault="009F1AB0" w:rsidP="009F1AB0">
            <w:pPr>
              <w:rPr>
                <w:rFonts w:asciiTheme="minorHAnsi" w:hAnsiTheme="minorHAnsi"/>
                <w:sz w:val="18"/>
                <w:szCs w:val="18"/>
              </w:rPr>
            </w:pPr>
            <w:r>
              <w:rPr>
                <w:rFonts w:asciiTheme="minorHAnsi" w:hAnsiTheme="minorHAnsi"/>
                <w:sz w:val="18"/>
                <w:szCs w:val="18"/>
              </w:rPr>
              <w:t xml:space="preserve">Status - </w:t>
            </w:r>
            <w:r w:rsidRPr="003C03FA">
              <w:rPr>
                <w:rFonts w:asciiTheme="minorHAnsi" w:hAnsiTheme="minorHAnsi"/>
                <w:sz w:val="18"/>
                <w:szCs w:val="18"/>
              </w:rPr>
              <w:t>Duct Surface Area Reduction And R-Value Compliance Credit</w:t>
            </w:r>
          </w:p>
        </w:tc>
        <w:tc>
          <w:tcPr>
            <w:tcW w:w="2393" w:type="pct"/>
            <w:tcBorders>
              <w:top w:val="single" w:sz="4" w:space="0" w:color="auto"/>
              <w:left w:val="single" w:sz="4" w:space="0" w:color="auto"/>
              <w:bottom w:val="single" w:sz="4" w:space="0" w:color="auto"/>
              <w:right w:val="single" w:sz="4" w:space="0" w:color="auto"/>
            </w:tcBorders>
            <w:vAlign w:val="center"/>
          </w:tcPr>
          <w:p w14:paraId="681C494E" w14:textId="77777777" w:rsidR="009F1AB0" w:rsidRPr="00A92C18" w:rsidRDefault="009F1AB0" w:rsidP="009F1AB0">
            <w:pPr>
              <w:rPr>
                <w:rFonts w:asciiTheme="minorHAnsi" w:hAnsiTheme="minorHAnsi"/>
              </w:rPr>
            </w:pPr>
            <w:r w:rsidRPr="006F45C3">
              <w:rPr>
                <w:rFonts w:asciiTheme="minorHAnsi" w:hAnsiTheme="minorHAnsi"/>
              </w:rPr>
              <w:t xml:space="preserve">&lt;&lt;calculated </w:t>
            </w:r>
            <w:r>
              <w:rPr>
                <w:rFonts w:asciiTheme="minorHAnsi" w:hAnsiTheme="minorHAnsi"/>
              </w:rPr>
              <w:t xml:space="preserve">field: if CF1R flags: </w:t>
            </w:r>
            <w:r w:rsidRPr="003C03FA">
              <w:rPr>
                <w:rFonts w:asciiTheme="minorHAnsi" w:hAnsiTheme="minorHAnsi"/>
              </w:rPr>
              <w:t xml:space="preserve">Duct Surface Area Reduction And R-Value </w:t>
            </w:r>
            <w:r w:rsidRPr="00A92C18">
              <w:rPr>
                <w:rFonts w:asciiTheme="minorHAnsi" w:hAnsiTheme="minorHAnsi"/>
              </w:rPr>
              <w:t xml:space="preserve">Compliance Credit = true , then display message directing use of </w:t>
            </w:r>
            <w:r w:rsidRPr="00273D94">
              <w:rPr>
                <w:rFonts w:asciiTheme="minorHAnsi" w:hAnsiTheme="minorHAnsi"/>
              </w:rPr>
              <w:t>RA3.1.4.1.4</w:t>
            </w:r>
            <w:r w:rsidRPr="00A92C18">
              <w:rPr>
                <w:rFonts w:asciiTheme="minorHAnsi" w:hAnsiTheme="minorHAnsi"/>
                <w:sz w:val="18"/>
                <w:szCs w:val="18"/>
              </w:rPr>
              <w:t xml:space="preserve"> </w:t>
            </w:r>
            <w:r w:rsidRPr="00A92C18">
              <w:rPr>
                <w:rFonts w:asciiTheme="minorHAnsi" w:hAnsiTheme="minorHAnsi"/>
              </w:rPr>
              <w:t>and display Table B below;  else display message "N/A" or some equivalent message&gt;&gt;</w:t>
            </w:r>
          </w:p>
        </w:tc>
      </w:tr>
      <w:tr w:rsidR="009F1AB0" w:rsidRPr="005369B5" w14:paraId="681C4953"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50" w14:textId="6C3C1520" w:rsidR="009F1AB0" w:rsidRPr="005369B5" w:rsidRDefault="009F1AB0" w:rsidP="009F1AB0">
            <w:pPr>
              <w:jc w:val="center"/>
              <w:rPr>
                <w:rFonts w:asciiTheme="minorHAnsi" w:hAnsiTheme="minorHAnsi"/>
                <w:sz w:val="18"/>
                <w:szCs w:val="18"/>
              </w:rPr>
            </w:pPr>
            <w:r>
              <w:rPr>
                <w:rFonts w:asciiTheme="minorHAnsi" w:hAnsiTheme="minorHAnsi"/>
                <w:sz w:val="18"/>
                <w:szCs w:val="18"/>
              </w:rPr>
              <w:t>05</w:t>
            </w:r>
          </w:p>
        </w:tc>
        <w:tc>
          <w:tcPr>
            <w:tcW w:w="2395" w:type="pct"/>
            <w:tcBorders>
              <w:top w:val="single" w:sz="4" w:space="0" w:color="auto"/>
              <w:left w:val="single" w:sz="4" w:space="0" w:color="auto"/>
              <w:bottom w:val="single" w:sz="4" w:space="0" w:color="auto"/>
              <w:right w:val="single" w:sz="4" w:space="0" w:color="auto"/>
            </w:tcBorders>
            <w:vAlign w:val="center"/>
          </w:tcPr>
          <w:p w14:paraId="681C4951" w14:textId="75D3E3D5" w:rsidR="009F1AB0" w:rsidRPr="005369B5" w:rsidRDefault="009F1AB0" w:rsidP="009F1AB0">
            <w:pPr>
              <w:rPr>
                <w:rFonts w:asciiTheme="minorHAnsi" w:hAnsiTheme="minorHAnsi"/>
                <w:sz w:val="18"/>
                <w:szCs w:val="18"/>
              </w:rPr>
            </w:pPr>
            <w:r>
              <w:rPr>
                <w:rFonts w:asciiTheme="minorHAnsi" w:hAnsiTheme="minorHAnsi"/>
                <w:sz w:val="18"/>
                <w:szCs w:val="18"/>
              </w:rPr>
              <w:t xml:space="preserve">Status - </w:t>
            </w:r>
            <w:r w:rsidRPr="003C03FA">
              <w:rPr>
                <w:rFonts w:asciiTheme="minorHAnsi" w:hAnsiTheme="minorHAnsi"/>
                <w:sz w:val="18"/>
                <w:szCs w:val="18"/>
              </w:rPr>
              <w:t>Buried Ducts Compliance Credit</w:t>
            </w:r>
          </w:p>
        </w:tc>
        <w:tc>
          <w:tcPr>
            <w:tcW w:w="2393" w:type="pct"/>
            <w:tcBorders>
              <w:top w:val="single" w:sz="4" w:space="0" w:color="auto"/>
              <w:left w:val="single" w:sz="4" w:space="0" w:color="auto"/>
              <w:bottom w:val="single" w:sz="4" w:space="0" w:color="auto"/>
              <w:right w:val="single" w:sz="4" w:space="0" w:color="auto"/>
            </w:tcBorders>
            <w:vAlign w:val="center"/>
          </w:tcPr>
          <w:p w14:paraId="681C4952" w14:textId="77777777" w:rsidR="009F1AB0" w:rsidRPr="00A92C18" w:rsidRDefault="009F1AB0" w:rsidP="009F1AB0">
            <w:pPr>
              <w:rPr>
                <w:rFonts w:asciiTheme="minorHAnsi" w:hAnsiTheme="minorHAnsi"/>
              </w:rPr>
            </w:pPr>
            <w:r w:rsidRPr="006F45C3">
              <w:rPr>
                <w:rFonts w:asciiTheme="minorHAnsi" w:hAnsiTheme="minorHAnsi"/>
              </w:rPr>
              <w:t xml:space="preserve">&lt;&lt; calculated </w:t>
            </w:r>
            <w:r>
              <w:rPr>
                <w:rFonts w:asciiTheme="minorHAnsi" w:hAnsiTheme="minorHAnsi"/>
              </w:rPr>
              <w:t xml:space="preserve">field: if CF1R flags: </w:t>
            </w:r>
            <w:r w:rsidRPr="003C03FA">
              <w:rPr>
                <w:rFonts w:asciiTheme="minorHAnsi" w:hAnsiTheme="minorHAnsi"/>
                <w:sz w:val="18"/>
                <w:szCs w:val="18"/>
              </w:rPr>
              <w:t>Buried Ducts Compliance Credit</w:t>
            </w:r>
            <w:r>
              <w:rPr>
                <w:rFonts w:asciiTheme="minorHAnsi" w:hAnsiTheme="minorHAnsi"/>
              </w:rPr>
              <w:t xml:space="preserve"> = </w:t>
            </w:r>
            <w:r w:rsidRPr="006F45C3">
              <w:rPr>
                <w:rFonts w:asciiTheme="minorHAnsi" w:hAnsiTheme="minorHAnsi"/>
              </w:rPr>
              <w:t xml:space="preserve">true </w:t>
            </w:r>
            <w:r>
              <w:rPr>
                <w:rFonts w:asciiTheme="minorHAnsi" w:hAnsiTheme="minorHAnsi"/>
              </w:rPr>
              <w:t xml:space="preserve">, then </w:t>
            </w:r>
            <w:r w:rsidRPr="006F45C3">
              <w:rPr>
                <w:rFonts w:asciiTheme="minorHAnsi" w:hAnsiTheme="minorHAnsi"/>
              </w:rPr>
              <w:t>display message directing</w:t>
            </w:r>
            <w:r w:rsidRPr="00A92C18">
              <w:rPr>
                <w:rFonts w:asciiTheme="minorHAnsi" w:hAnsiTheme="minorHAnsi"/>
              </w:rPr>
              <w:t xml:space="preserve"> use of RA3.1.4.1.5 and display Table C below;  else display message "N/A" or some equivalent message</w:t>
            </w:r>
            <w:r w:rsidRPr="006F45C3">
              <w:rPr>
                <w:rFonts w:asciiTheme="minorHAnsi" w:hAnsiTheme="minorHAnsi"/>
              </w:rPr>
              <w:t>&gt;&gt;</w:t>
            </w:r>
            <w:r>
              <w:t xml:space="preserve"> </w:t>
            </w:r>
          </w:p>
        </w:tc>
      </w:tr>
      <w:tr w:rsidR="009F1AB0" w:rsidRPr="005369B5" w14:paraId="681C4957" w14:textId="77777777" w:rsidTr="009F1AB0">
        <w:trPr>
          <w:cantSplit/>
          <w:trHeight w:val="288"/>
        </w:trPr>
        <w:tc>
          <w:tcPr>
            <w:tcW w:w="212" w:type="pct"/>
            <w:tcBorders>
              <w:top w:val="single" w:sz="4" w:space="0" w:color="auto"/>
              <w:left w:val="single" w:sz="4" w:space="0" w:color="auto"/>
              <w:bottom w:val="single" w:sz="4" w:space="0" w:color="auto"/>
              <w:right w:val="single" w:sz="4" w:space="0" w:color="auto"/>
            </w:tcBorders>
            <w:vAlign w:val="center"/>
          </w:tcPr>
          <w:p w14:paraId="681C4954" w14:textId="58034BB5" w:rsidR="009F1AB0" w:rsidRPr="005369B5" w:rsidRDefault="009F1AB0" w:rsidP="009F1AB0">
            <w:pPr>
              <w:jc w:val="center"/>
              <w:rPr>
                <w:rFonts w:asciiTheme="minorHAnsi" w:hAnsiTheme="minorHAnsi"/>
                <w:sz w:val="18"/>
                <w:szCs w:val="18"/>
              </w:rPr>
            </w:pPr>
            <w:r>
              <w:rPr>
                <w:rFonts w:asciiTheme="minorHAnsi" w:hAnsiTheme="minorHAnsi"/>
                <w:sz w:val="18"/>
                <w:szCs w:val="18"/>
              </w:rPr>
              <w:t>06</w:t>
            </w:r>
          </w:p>
        </w:tc>
        <w:tc>
          <w:tcPr>
            <w:tcW w:w="2395" w:type="pct"/>
            <w:tcBorders>
              <w:top w:val="single" w:sz="4" w:space="0" w:color="auto"/>
              <w:left w:val="single" w:sz="4" w:space="0" w:color="auto"/>
              <w:bottom w:val="single" w:sz="4" w:space="0" w:color="auto"/>
              <w:right w:val="single" w:sz="4" w:space="0" w:color="auto"/>
            </w:tcBorders>
            <w:vAlign w:val="center"/>
          </w:tcPr>
          <w:p w14:paraId="681C4955" w14:textId="5CD868B9" w:rsidR="009F1AB0" w:rsidRPr="005369B5" w:rsidRDefault="009F1AB0" w:rsidP="009F1AB0">
            <w:pPr>
              <w:rPr>
                <w:rFonts w:asciiTheme="minorHAnsi" w:hAnsiTheme="minorHAnsi"/>
                <w:sz w:val="18"/>
                <w:szCs w:val="18"/>
              </w:rPr>
            </w:pPr>
            <w:r>
              <w:rPr>
                <w:rFonts w:asciiTheme="minorHAnsi" w:hAnsiTheme="minorHAnsi"/>
                <w:sz w:val="18"/>
                <w:szCs w:val="18"/>
              </w:rPr>
              <w:t xml:space="preserve">Status - Deeply </w:t>
            </w:r>
            <w:r w:rsidRPr="003C03FA">
              <w:rPr>
                <w:rFonts w:asciiTheme="minorHAnsi" w:hAnsiTheme="minorHAnsi"/>
                <w:sz w:val="18"/>
                <w:szCs w:val="18"/>
              </w:rPr>
              <w:t>Buried Ducts Compliance Credit</w:t>
            </w:r>
          </w:p>
        </w:tc>
        <w:tc>
          <w:tcPr>
            <w:tcW w:w="2393" w:type="pct"/>
            <w:tcBorders>
              <w:top w:val="single" w:sz="4" w:space="0" w:color="auto"/>
              <w:left w:val="single" w:sz="4" w:space="0" w:color="auto"/>
              <w:bottom w:val="single" w:sz="4" w:space="0" w:color="auto"/>
              <w:right w:val="single" w:sz="4" w:space="0" w:color="auto"/>
            </w:tcBorders>
            <w:vAlign w:val="center"/>
          </w:tcPr>
          <w:p w14:paraId="681C4956" w14:textId="77777777" w:rsidR="009F1AB0" w:rsidRPr="00A92C18" w:rsidRDefault="009F1AB0" w:rsidP="009F1AB0">
            <w:pPr>
              <w:rPr>
                <w:rFonts w:asciiTheme="minorHAnsi" w:hAnsiTheme="minorHAnsi"/>
              </w:rPr>
            </w:pPr>
            <w:r w:rsidRPr="006F45C3">
              <w:rPr>
                <w:rFonts w:asciiTheme="minorHAnsi" w:hAnsiTheme="minorHAnsi"/>
              </w:rPr>
              <w:t xml:space="preserve">&lt;&lt; calculated </w:t>
            </w:r>
            <w:r>
              <w:rPr>
                <w:rFonts w:asciiTheme="minorHAnsi" w:hAnsiTheme="minorHAnsi"/>
              </w:rPr>
              <w:t xml:space="preserve">field: if CF1R flags: </w:t>
            </w:r>
            <w:r>
              <w:rPr>
                <w:rFonts w:asciiTheme="minorHAnsi" w:hAnsiTheme="minorHAnsi"/>
                <w:sz w:val="18"/>
                <w:szCs w:val="18"/>
              </w:rPr>
              <w:t xml:space="preserve">Deeply </w:t>
            </w:r>
            <w:r w:rsidRPr="003C03FA">
              <w:rPr>
                <w:rFonts w:asciiTheme="minorHAnsi" w:hAnsiTheme="minorHAnsi"/>
                <w:sz w:val="18"/>
                <w:szCs w:val="18"/>
              </w:rPr>
              <w:t>Buried Ducts Compliance Credit</w:t>
            </w:r>
            <w:r w:rsidRPr="00A92C18">
              <w:rPr>
                <w:rFonts w:asciiTheme="minorHAnsi" w:hAnsiTheme="minorHAnsi"/>
              </w:rPr>
              <w:t xml:space="preserve"> = true , then display message directing use of </w:t>
            </w:r>
            <w:r w:rsidRPr="00A92C18">
              <w:rPr>
                <w:rFonts w:asciiTheme="minorHAnsi" w:hAnsiTheme="minorHAnsi"/>
                <w:sz w:val="18"/>
                <w:szCs w:val="18"/>
              </w:rPr>
              <w:t>RA3.1.4.1.6</w:t>
            </w:r>
            <w:r>
              <w:rPr>
                <w:rFonts w:asciiTheme="minorHAnsi" w:hAnsiTheme="minorHAnsi"/>
                <w:sz w:val="18"/>
                <w:szCs w:val="18"/>
              </w:rPr>
              <w:t xml:space="preserve"> </w:t>
            </w:r>
            <w:r w:rsidRPr="00A92C18">
              <w:rPr>
                <w:rFonts w:asciiTheme="minorHAnsi" w:hAnsiTheme="minorHAnsi"/>
              </w:rPr>
              <w:t xml:space="preserve">and display Table </w:t>
            </w:r>
            <w:r>
              <w:rPr>
                <w:rFonts w:asciiTheme="minorHAnsi" w:hAnsiTheme="minorHAnsi"/>
              </w:rPr>
              <w:t>D</w:t>
            </w:r>
            <w:r w:rsidRPr="00A92C18">
              <w:rPr>
                <w:rFonts w:asciiTheme="minorHAnsi" w:hAnsiTheme="minorHAnsi"/>
              </w:rPr>
              <w:t xml:space="preserve"> below;  else display message "N/A" or some equivalent message&gt;&gt;</w:t>
            </w:r>
          </w:p>
        </w:tc>
      </w:tr>
    </w:tbl>
    <w:p w14:paraId="681C4958"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b/>
          <w:bCs/>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371"/>
      </w:tblGrid>
      <w:tr w:rsidR="00D920D6" w:rsidRPr="006136A2" w14:paraId="681C495E" w14:textId="77777777" w:rsidTr="00D920D6">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681C495B" w14:textId="4507B3D4" w:rsidR="00D920D6" w:rsidRDefault="00295E64" w:rsidP="00D920D6">
            <w:pPr>
              <w:tabs>
                <w:tab w:val="left" w:pos="360"/>
                <w:tab w:val="left" w:pos="3600"/>
                <w:tab w:val="left" w:pos="4680"/>
                <w:tab w:val="left" w:pos="5940"/>
                <w:tab w:val="left" w:pos="6930"/>
                <w:tab w:val="left" w:pos="8100"/>
                <w:tab w:val="left" w:pos="9090"/>
              </w:tabs>
              <w:rPr>
                <w:rFonts w:asciiTheme="minorHAnsi" w:hAnsiTheme="minorHAnsi"/>
                <w:b/>
                <w:bCs/>
                <w:sz w:val="18"/>
                <w:szCs w:val="18"/>
              </w:rPr>
            </w:pPr>
            <w:r w:rsidRPr="00CE1CDC">
              <w:rPr>
                <w:rFonts w:asciiTheme="minorHAnsi" w:hAnsiTheme="minorHAnsi"/>
                <w:b/>
                <w:bCs/>
              </w:rPr>
              <w:t xml:space="preserve">B. </w:t>
            </w:r>
            <w:r w:rsidRPr="00CE1CDC">
              <w:rPr>
                <w:rFonts w:asciiTheme="minorHAnsi" w:hAnsiTheme="minorHAnsi"/>
                <w:b/>
              </w:rPr>
              <w:t>Duct Surface Area Reduction and R-value Compliance Credit</w:t>
            </w:r>
          </w:p>
          <w:p w14:paraId="681C495C"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773DD9">
              <w:rPr>
                <w:rFonts w:asciiTheme="minorHAnsi" w:hAnsiTheme="minorHAnsi"/>
                <w:sz w:val="18"/>
                <w:szCs w:val="18"/>
              </w:rPr>
              <w:t>Credit is available for supply duct systems with reduced surface area in unconditioned space with varying combinations of higher performance insulation if the system complies with the following requirements:</w:t>
            </w:r>
          </w:p>
          <w:p w14:paraId="681C495D" w14:textId="117C4BED" w:rsidR="00456847" w:rsidRPr="006136A2" w:rsidRDefault="00456847" w:rsidP="00D22743">
            <w:pPr>
              <w:tabs>
                <w:tab w:val="left" w:pos="360"/>
                <w:tab w:val="left" w:pos="3600"/>
                <w:tab w:val="left" w:pos="4680"/>
                <w:tab w:val="left" w:pos="5940"/>
                <w:tab w:val="left" w:pos="6930"/>
                <w:tab w:val="left" w:pos="8100"/>
                <w:tab w:val="left" w:pos="9090"/>
              </w:tabs>
              <w:rPr>
                <w:rFonts w:asciiTheme="minorHAnsi" w:hAnsiTheme="minorHAnsi"/>
                <w:sz w:val="18"/>
                <w:szCs w:val="18"/>
              </w:rPr>
            </w:pPr>
            <w:r>
              <w:rPr>
                <w:rFonts w:asciiTheme="minorHAnsi" w:hAnsiTheme="minorHAnsi"/>
                <w:bCs/>
                <w:sz w:val="18"/>
                <w:szCs w:val="18"/>
              </w:rPr>
              <w:t xml:space="preserve">&lt;&lt;this table only shown if </w:t>
            </w:r>
            <w:r w:rsidRPr="00A92C18">
              <w:rPr>
                <w:rFonts w:asciiTheme="minorHAnsi" w:hAnsiTheme="minorHAnsi"/>
                <w:bCs/>
                <w:sz w:val="18"/>
                <w:szCs w:val="18"/>
              </w:rPr>
              <w:t xml:space="preserve">Duct Surface Area Reduction And R-Value </w:t>
            </w:r>
            <w:r>
              <w:rPr>
                <w:rFonts w:asciiTheme="minorHAnsi" w:hAnsiTheme="minorHAnsi"/>
                <w:bCs/>
                <w:sz w:val="18"/>
                <w:szCs w:val="18"/>
              </w:rPr>
              <w:t xml:space="preserve">Compliance Credit </w:t>
            </w:r>
            <w:r w:rsidR="00D22743">
              <w:rPr>
                <w:rFonts w:asciiTheme="minorHAnsi" w:hAnsiTheme="minorHAnsi"/>
                <w:bCs/>
                <w:sz w:val="18"/>
                <w:szCs w:val="18"/>
              </w:rPr>
              <w:t xml:space="preserve">in cell </w:t>
            </w:r>
            <w:r>
              <w:rPr>
                <w:rFonts w:asciiTheme="minorHAnsi" w:hAnsiTheme="minorHAnsi"/>
                <w:bCs/>
                <w:sz w:val="18"/>
                <w:szCs w:val="18"/>
              </w:rPr>
              <w:t>A0</w:t>
            </w:r>
            <w:r w:rsidR="00F05C41">
              <w:rPr>
                <w:rFonts w:asciiTheme="minorHAnsi" w:hAnsiTheme="minorHAnsi"/>
                <w:bCs/>
                <w:sz w:val="18"/>
                <w:szCs w:val="18"/>
              </w:rPr>
              <w:t>4</w:t>
            </w:r>
            <w:r>
              <w:rPr>
                <w:rFonts w:asciiTheme="minorHAnsi" w:hAnsiTheme="minorHAnsi"/>
                <w:bCs/>
                <w:sz w:val="18"/>
                <w:szCs w:val="18"/>
              </w:rPr>
              <w:t xml:space="preserve"> is true&gt;&gt;</w:t>
            </w:r>
          </w:p>
        </w:tc>
      </w:tr>
      <w:tr w:rsidR="00D920D6" w:rsidRPr="006136A2" w14:paraId="681C4961"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5F" w14:textId="77777777" w:rsidR="00D920D6" w:rsidRDefault="00D920D6" w:rsidP="00D920D6">
            <w:pPr>
              <w:jc w:val="center"/>
              <w:rPr>
                <w:rFonts w:asciiTheme="minorHAnsi" w:hAnsiTheme="minorHAnsi"/>
                <w:sz w:val="18"/>
                <w:szCs w:val="18"/>
              </w:rPr>
            </w:pPr>
            <w:r>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681C4960" w14:textId="77777777" w:rsidR="00D920D6" w:rsidRPr="00773DD9" w:rsidRDefault="00D920D6" w:rsidP="00D920D6">
            <w:pPr>
              <w:rPr>
                <w:rFonts w:asciiTheme="minorHAnsi" w:hAnsiTheme="minorHAnsi"/>
                <w:sz w:val="18"/>
                <w:szCs w:val="18"/>
              </w:rPr>
            </w:pPr>
            <w:r>
              <w:rPr>
                <w:rFonts w:asciiTheme="minorHAnsi" w:hAnsiTheme="minorHAnsi"/>
                <w:sz w:val="18"/>
                <w:szCs w:val="18"/>
              </w:rPr>
              <w:t>T</w:t>
            </w:r>
            <w:r w:rsidRPr="00773DD9">
              <w:rPr>
                <w:rFonts w:asciiTheme="minorHAnsi" w:hAnsiTheme="minorHAnsi"/>
                <w:sz w:val="18"/>
                <w:szCs w:val="18"/>
              </w:rPr>
              <w:t>he duct system design shall be detailed in the special features section of the CF1R-PRF-01-E approved by the enforcement agency.</w:t>
            </w:r>
          </w:p>
        </w:tc>
      </w:tr>
      <w:tr w:rsidR="00D920D6" w:rsidRPr="006136A2" w14:paraId="681C4964"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62" w14:textId="77777777" w:rsidR="00D920D6" w:rsidRDefault="00D920D6" w:rsidP="00D920D6">
            <w:pPr>
              <w:jc w:val="center"/>
              <w:rPr>
                <w:rFonts w:asciiTheme="minorHAnsi" w:hAnsiTheme="minorHAnsi"/>
                <w:sz w:val="18"/>
                <w:szCs w:val="18"/>
              </w:rPr>
            </w:pPr>
            <w:r>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681C4963" w14:textId="77777777" w:rsidR="00D920D6" w:rsidRPr="00773DD9" w:rsidRDefault="00D920D6" w:rsidP="00D920D6">
            <w:pPr>
              <w:rPr>
                <w:rFonts w:asciiTheme="minorHAnsi" w:hAnsiTheme="minorHAnsi"/>
                <w:sz w:val="18"/>
                <w:szCs w:val="18"/>
              </w:rPr>
            </w:pPr>
            <w:r w:rsidRPr="00773DD9">
              <w:rPr>
                <w:rFonts w:asciiTheme="minorHAnsi" w:hAnsiTheme="minorHAnsi"/>
                <w:sz w:val="18"/>
                <w:szCs w:val="18"/>
              </w:rPr>
              <w:t>A</w:t>
            </w:r>
            <w:r>
              <w:rPr>
                <w:rFonts w:asciiTheme="minorHAnsi" w:hAnsiTheme="minorHAnsi"/>
                <w:sz w:val="18"/>
                <w:szCs w:val="18"/>
              </w:rPr>
              <w:t xml:space="preserve"> duct design layout that conforms to the duct system design details</w:t>
            </w:r>
            <w:r w:rsidRPr="00773DD9">
              <w:rPr>
                <w:rFonts w:asciiTheme="minorHAnsi" w:hAnsiTheme="minorHAnsi"/>
                <w:sz w:val="18"/>
                <w:szCs w:val="18"/>
              </w:rPr>
              <w:t xml:space="preserve"> in the special features section of the CF1R-PRF-01-E shall be documented on the building design plans approved by the enforcement agency</w:t>
            </w:r>
            <w:r>
              <w:rPr>
                <w:rFonts w:asciiTheme="minorHAnsi" w:hAnsiTheme="minorHAnsi"/>
                <w:sz w:val="18"/>
                <w:szCs w:val="18"/>
              </w:rPr>
              <w:t>.</w:t>
            </w:r>
          </w:p>
        </w:tc>
      </w:tr>
      <w:tr w:rsidR="00D920D6" w:rsidRPr="006136A2" w14:paraId="681C4967"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65" w14:textId="77777777" w:rsidR="00D920D6" w:rsidRDefault="00D920D6" w:rsidP="00D920D6">
            <w:pPr>
              <w:jc w:val="center"/>
              <w:rPr>
                <w:rFonts w:asciiTheme="minorHAnsi" w:hAnsiTheme="minorHAnsi"/>
                <w:sz w:val="18"/>
                <w:szCs w:val="18"/>
              </w:rPr>
            </w:pPr>
            <w:r>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681C4966" w14:textId="77777777" w:rsidR="00D920D6" w:rsidRPr="00773DD9" w:rsidRDefault="00D920D6" w:rsidP="00D920D6">
            <w:pPr>
              <w:rPr>
                <w:rFonts w:asciiTheme="minorHAnsi" w:hAnsiTheme="minorHAnsi"/>
                <w:sz w:val="18"/>
                <w:szCs w:val="18"/>
              </w:rPr>
            </w:pPr>
            <w:r w:rsidRPr="00773DD9">
              <w:rPr>
                <w:rFonts w:asciiTheme="minorHAnsi" w:hAnsiTheme="minorHAnsi"/>
                <w:sz w:val="18"/>
                <w:szCs w:val="18"/>
              </w:rPr>
              <w:t xml:space="preserve">The </w:t>
            </w:r>
            <w:r>
              <w:rPr>
                <w:rFonts w:asciiTheme="minorHAnsi" w:hAnsiTheme="minorHAnsi"/>
                <w:sz w:val="18"/>
                <w:szCs w:val="18"/>
              </w:rPr>
              <w:t>duct system i</w:t>
            </w:r>
            <w:r w:rsidRPr="00773DD9">
              <w:rPr>
                <w:rFonts w:asciiTheme="minorHAnsi" w:hAnsiTheme="minorHAnsi"/>
                <w:sz w:val="18"/>
                <w:szCs w:val="18"/>
              </w:rPr>
              <w:t xml:space="preserve">nstallation, including duct sizes and locations of supply &amp; return registers </w:t>
            </w:r>
            <w:r>
              <w:rPr>
                <w:rFonts w:asciiTheme="minorHAnsi" w:hAnsiTheme="minorHAnsi"/>
                <w:sz w:val="18"/>
                <w:szCs w:val="18"/>
              </w:rPr>
              <w:t>shall conform to</w:t>
            </w:r>
            <w:r w:rsidRPr="00773DD9">
              <w:rPr>
                <w:rFonts w:asciiTheme="minorHAnsi" w:hAnsiTheme="minorHAnsi"/>
                <w:sz w:val="18"/>
                <w:szCs w:val="18"/>
              </w:rPr>
              <w:t xml:space="preserve"> the duct system design </w:t>
            </w:r>
            <w:r>
              <w:rPr>
                <w:rFonts w:asciiTheme="minorHAnsi" w:hAnsiTheme="minorHAnsi"/>
                <w:sz w:val="18"/>
                <w:szCs w:val="18"/>
              </w:rPr>
              <w:t>layout</w:t>
            </w:r>
            <w:r w:rsidRPr="00773DD9">
              <w:rPr>
                <w:rFonts w:asciiTheme="minorHAnsi" w:hAnsiTheme="minorHAnsi"/>
                <w:sz w:val="18"/>
                <w:szCs w:val="18"/>
              </w:rPr>
              <w:t xml:space="preserve"> approved by the enforcement agency</w:t>
            </w:r>
            <w:r>
              <w:rPr>
                <w:rFonts w:asciiTheme="minorHAnsi" w:hAnsiTheme="minorHAnsi"/>
                <w:sz w:val="18"/>
                <w:szCs w:val="18"/>
              </w:rPr>
              <w:t>.</w:t>
            </w:r>
          </w:p>
        </w:tc>
      </w:tr>
      <w:tr w:rsidR="00D920D6" w:rsidRPr="006136A2" w14:paraId="681C496A"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68" w14:textId="77777777" w:rsidR="00D920D6" w:rsidRPr="006136A2" w:rsidRDefault="00D920D6" w:rsidP="00D920D6">
            <w:pPr>
              <w:jc w:val="center"/>
              <w:rPr>
                <w:rFonts w:asciiTheme="minorHAnsi" w:hAnsiTheme="minorHAnsi"/>
                <w:sz w:val="18"/>
                <w:szCs w:val="18"/>
              </w:rPr>
            </w:pPr>
            <w:r>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681C4969" w14:textId="77777777" w:rsidR="00D920D6" w:rsidRPr="00773DD9" w:rsidRDefault="00D920D6" w:rsidP="00D920D6">
            <w:pPr>
              <w:rPr>
                <w:rFonts w:asciiTheme="minorHAnsi" w:hAnsiTheme="minorHAnsi"/>
                <w:sz w:val="18"/>
                <w:szCs w:val="18"/>
              </w:rPr>
            </w:pPr>
            <w:r>
              <w:rPr>
                <w:rFonts w:asciiTheme="minorHAnsi" w:hAnsiTheme="minorHAnsi"/>
                <w:sz w:val="18"/>
                <w:szCs w:val="18"/>
              </w:rPr>
              <w:t>The duct system i</w:t>
            </w:r>
            <w:r w:rsidRPr="00773DD9">
              <w:rPr>
                <w:rFonts w:asciiTheme="minorHAnsi" w:hAnsiTheme="minorHAnsi"/>
                <w:sz w:val="18"/>
                <w:szCs w:val="18"/>
              </w:rPr>
              <w:t xml:space="preserve">nstallation </w:t>
            </w:r>
            <w:r>
              <w:rPr>
                <w:rFonts w:asciiTheme="minorHAnsi" w:hAnsiTheme="minorHAnsi"/>
                <w:sz w:val="18"/>
                <w:szCs w:val="18"/>
              </w:rPr>
              <w:t>shall</w:t>
            </w:r>
            <w:r w:rsidRPr="00773DD9">
              <w:rPr>
                <w:rFonts w:asciiTheme="minorHAnsi" w:hAnsiTheme="minorHAnsi"/>
                <w:sz w:val="18"/>
                <w:szCs w:val="18"/>
              </w:rPr>
              <w:t xml:space="preserve"> be verified by a HERS rater</w:t>
            </w:r>
            <w:r>
              <w:rPr>
                <w:rFonts w:asciiTheme="minorHAnsi" w:hAnsiTheme="minorHAnsi"/>
                <w:sz w:val="18"/>
                <w:szCs w:val="18"/>
              </w:rPr>
              <w:t xml:space="preserve"> according to the requirements in </w:t>
            </w:r>
            <w:r w:rsidRPr="00273D94">
              <w:rPr>
                <w:rFonts w:asciiTheme="minorHAnsi" w:hAnsiTheme="minorHAnsi"/>
                <w:sz w:val="18"/>
                <w:szCs w:val="18"/>
              </w:rPr>
              <w:t>RA3.1.4.1.4</w:t>
            </w:r>
            <w:r>
              <w:rPr>
                <w:rFonts w:asciiTheme="minorHAnsi" w:hAnsiTheme="minorHAnsi"/>
                <w:sz w:val="18"/>
                <w:szCs w:val="18"/>
              </w:rPr>
              <w:t>.</w:t>
            </w:r>
          </w:p>
        </w:tc>
      </w:tr>
      <w:tr w:rsidR="00D920D6" w:rsidRPr="006136A2" w14:paraId="681C496D"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1C496B" w14:textId="77777777" w:rsidR="00D920D6" w:rsidRPr="006136A2" w:rsidRDefault="00D920D6" w:rsidP="00D920D6">
            <w:pPr>
              <w:jc w:val="center"/>
              <w:rPr>
                <w:rFonts w:asciiTheme="minorHAnsi" w:hAnsiTheme="minorHAnsi"/>
                <w:sz w:val="18"/>
                <w:szCs w:val="18"/>
              </w:rPr>
            </w:pPr>
            <w:r>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681C496C" w14:textId="77777777" w:rsidR="00D920D6" w:rsidRPr="00773DD9" w:rsidRDefault="00D920D6" w:rsidP="00D920D6">
            <w:pPr>
              <w:rPr>
                <w:rFonts w:asciiTheme="minorHAnsi" w:hAnsiTheme="minorHAnsi"/>
                <w:sz w:val="18"/>
                <w:szCs w:val="18"/>
              </w:rPr>
            </w:pPr>
            <w:r w:rsidRPr="00773DD9">
              <w:rPr>
                <w:rFonts w:asciiTheme="minorHAnsi" w:hAnsiTheme="minorHAnsi"/>
                <w:sz w:val="18"/>
                <w:szCs w:val="18"/>
              </w:rPr>
              <w:t xml:space="preserve">The </w:t>
            </w:r>
            <w:r w:rsidRPr="00DD2B3E">
              <w:rPr>
                <w:rFonts w:asciiTheme="minorHAnsi" w:hAnsiTheme="minorHAnsi"/>
                <w:sz w:val="18"/>
                <w:szCs w:val="18"/>
              </w:rPr>
              <w:t xml:space="preserve">duct system installation </w:t>
            </w:r>
            <w:r w:rsidRPr="00773DD9">
              <w:rPr>
                <w:rFonts w:asciiTheme="minorHAnsi" w:hAnsiTheme="minorHAnsi"/>
                <w:sz w:val="18"/>
                <w:szCs w:val="18"/>
              </w:rPr>
              <w:t>shall not have severely twisted or compressed sections that would restrict required operating airflow.</w:t>
            </w:r>
          </w:p>
        </w:tc>
      </w:tr>
      <w:tr w:rsidR="00D920D6" w:rsidRPr="006136A2" w14:paraId="681C496F" w14:textId="77777777" w:rsidTr="00D920D6">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681C496E" w14:textId="77777777" w:rsidR="00D920D6" w:rsidRPr="00C535C7" w:rsidRDefault="0067541F" w:rsidP="00D920D6">
            <w:pPr>
              <w:rPr>
                <w:rFonts w:asciiTheme="minorHAnsi" w:hAnsiTheme="minorHAnsi"/>
                <w:b/>
                <w:sz w:val="18"/>
                <w:szCs w:val="18"/>
              </w:rPr>
            </w:pPr>
            <w:r w:rsidRPr="0067541F">
              <w:rPr>
                <w:rFonts w:asciiTheme="minorHAnsi" w:hAnsiTheme="minorHAnsi"/>
                <w:b/>
                <w:sz w:val="18"/>
                <w:szCs w:val="18"/>
              </w:rPr>
              <w:t xml:space="preserve">The responsible person’s signature on this compliance document affirms that all applicable requirements in this table have been met.  </w:t>
            </w:r>
          </w:p>
        </w:tc>
      </w:tr>
    </w:tbl>
    <w:p w14:paraId="681C4970" w14:textId="77777777" w:rsidR="00D920D6" w:rsidRDefault="00D920D6" w:rsidP="00D920D6">
      <w:pPr>
        <w:pStyle w:val="Heade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371"/>
      </w:tblGrid>
      <w:tr w:rsidR="00D920D6" w:rsidRPr="006136A2" w14:paraId="681C4976" w14:textId="77777777" w:rsidTr="00D920D6">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18E02C13" w14:textId="77777777" w:rsidR="00295E64" w:rsidRPr="00CE1CDC" w:rsidRDefault="00295E64" w:rsidP="00295E64">
            <w:pPr>
              <w:tabs>
                <w:tab w:val="left" w:pos="360"/>
                <w:tab w:val="left" w:pos="3600"/>
                <w:tab w:val="left" w:pos="4680"/>
                <w:tab w:val="left" w:pos="5940"/>
                <w:tab w:val="left" w:pos="6930"/>
                <w:tab w:val="left" w:pos="8100"/>
                <w:tab w:val="left" w:pos="9090"/>
              </w:tabs>
              <w:rPr>
                <w:rFonts w:asciiTheme="minorHAnsi" w:hAnsiTheme="minorHAnsi"/>
                <w:b/>
                <w:bCs/>
              </w:rPr>
            </w:pPr>
            <w:r w:rsidRPr="00CE1CDC">
              <w:rPr>
                <w:rFonts w:asciiTheme="minorHAnsi" w:hAnsiTheme="minorHAnsi"/>
                <w:b/>
                <w:bCs/>
              </w:rPr>
              <w:t xml:space="preserve">C. </w:t>
            </w:r>
            <w:r w:rsidRPr="00CE1CDC">
              <w:rPr>
                <w:rFonts w:asciiTheme="minorHAnsi" w:hAnsiTheme="minorHAnsi"/>
                <w:b/>
              </w:rPr>
              <w:t>Buried Ducts Compliance Credit</w:t>
            </w:r>
            <w:r w:rsidRPr="00CE1CDC" w:rsidDel="005910F4">
              <w:rPr>
                <w:rFonts w:asciiTheme="minorHAnsi" w:hAnsiTheme="minorHAnsi"/>
                <w:b/>
                <w:bCs/>
              </w:rPr>
              <w:t xml:space="preserve"> </w:t>
            </w:r>
          </w:p>
          <w:p w14:paraId="681C4974"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B04D67">
              <w:rPr>
                <w:rFonts w:asciiTheme="minorHAnsi" w:hAnsiTheme="minorHAnsi"/>
                <w:sz w:val="18"/>
                <w:szCs w:val="18"/>
              </w:rPr>
              <w:t>Ducts partly or completely buried in blown attic insulatio</w:t>
            </w:r>
            <w:r>
              <w:rPr>
                <w:rFonts w:asciiTheme="minorHAnsi" w:hAnsiTheme="minorHAnsi"/>
                <w:sz w:val="18"/>
                <w:szCs w:val="18"/>
              </w:rPr>
              <w:t xml:space="preserve">n in dwelling units meeting the </w:t>
            </w:r>
            <w:r w:rsidRPr="00B04D67">
              <w:rPr>
                <w:rFonts w:asciiTheme="minorHAnsi" w:hAnsiTheme="minorHAnsi"/>
                <w:sz w:val="18"/>
                <w:szCs w:val="18"/>
              </w:rPr>
              <w:t>requirements for verified quality insulation installation may take cred</w:t>
            </w:r>
            <w:r>
              <w:rPr>
                <w:rFonts w:asciiTheme="minorHAnsi" w:hAnsiTheme="minorHAnsi"/>
                <w:sz w:val="18"/>
                <w:szCs w:val="18"/>
              </w:rPr>
              <w:t xml:space="preserve">it for increased effective duct </w:t>
            </w:r>
            <w:r w:rsidRPr="00B04D67">
              <w:rPr>
                <w:rFonts w:asciiTheme="minorHAnsi" w:hAnsiTheme="minorHAnsi"/>
                <w:sz w:val="18"/>
                <w:szCs w:val="18"/>
              </w:rPr>
              <w:t>insulation</w:t>
            </w:r>
            <w:r w:rsidRPr="00773DD9">
              <w:rPr>
                <w:rFonts w:asciiTheme="minorHAnsi" w:hAnsiTheme="minorHAnsi"/>
                <w:sz w:val="18"/>
                <w:szCs w:val="18"/>
              </w:rPr>
              <w:t xml:space="preserve"> if the system complies with the following requirements:</w:t>
            </w:r>
          </w:p>
          <w:p w14:paraId="681C4975" w14:textId="68798F86" w:rsidR="00456847" w:rsidRPr="006136A2" w:rsidRDefault="00456847" w:rsidP="00456847">
            <w:pPr>
              <w:tabs>
                <w:tab w:val="left" w:pos="360"/>
                <w:tab w:val="left" w:pos="3600"/>
                <w:tab w:val="left" w:pos="4680"/>
                <w:tab w:val="left" w:pos="5940"/>
                <w:tab w:val="left" w:pos="6930"/>
                <w:tab w:val="left" w:pos="8100"/>
                <w:tab w:val="left" w:pos="9090"/>
              </w:tabs>
              <w:rPr>
                <w:rFonts w:asciiTheme="minorHAnsi" w:hAnsiTheme="minorHAnsi"/>
                <w:sz w:val="18"/>
                <w:szCs w:val="18"/>
              </w:rPr>
            </w:pPr>
            <w:r>
              <w:rPr>
                <w:rFonts w:asciiTheme="minorHAnsi" w:hAnsiTheme="minorHAnsi"/>
                <w:bCs/>
                <w:sz w:val="18"/>
                <w:szCs w:val="18"/>
              </w:rPr>
              <w:t xml:space="preserve">&lt;&lt;this table only shown if Buried Ducts Compliance Credit claimed </w:t>
            </w:r>
            <w:r w:rsidR="00D22743">
              <w:rPr>
                <w:rFonts w:asciiTheme="minorHAnsi" w:hAnsiTheme="minorHAnsi"/>
                <w:bCs/>
                <w:sz w:val="18"/>
                <w:szCs w:val="18"/>
              </w:rPr>
              <w:t xml:space="preserve">in cell </w:t>
            </w:r>
            <w:r>
              <w:rPr>
                <w:rFonts w:asciiTheme="minorHAnsi" w:hAnsiTheme="minorHAnsi"/>
                <w:bCs/>
                <w:sz w:val="18"/>
                <w:szCs w:val="18"/>
              </w:rPr>
              <w:t>A0</w:t>
            </w:r>
            <w:r w:rsidR="00F05C41">
              <w:rPr>
                <w:rFonts w:asciiTheme="minorHAnsi" w:hAnsiTheme="minorHAnsi"/>
                <w:bCs/>
                <w:sz w:val="18"/>
                <w:szCs w:val="18"/>
              </w:rPr>
              <w:t>5</w:t>
            </w:r>
            <w:r>
              <w:rPr>
                <w:rFonts w:asciiTheme="minorHAnsi" w:hAnsiTheme="minorHAnsi"/>
                <w:bCs/>
                <w:sz w:val="18"/>
                <w:szCs w:val="18"/>
              </w:rPr>
              <w:t xml:space="preserve"> is true&gt;&gt;</w:t>
            </w:r>
          </w:p>
        </w:tc>
      </w:tr>
      <w:tr w:rsidR="001464F1" w:rsidRPr="00877B2C" w14:paraId="49F94403"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42DD065" w14:textId="77777777" w:rsidR="001464F1" w:rsidRPr="00877B2C" w:rsidRDefault="001464F1" w:rsidP="005837D0">
            <w:pPr>
              <w:jc w:val="center"/>
              <w:rPr>
                <w:rFonts w:asciiTheme="minorHAnsi" w:hAnsiTheme="minorHAnsi"/>
                <w:sz w:val="18"/>
                <w:szCs w:val="18"/>
              </w:rPr>
            </w:pPr>
            <w:r w:rsidRPr="00877B2C">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4CA0A57B" w14:textId="77777777" w:rsidR="001464F1" w:rsidRPr="00877B2C" w:rsidRDefault="001464F1" w:rsidP="005837D0">
            <w:pPr>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1464F1" w:rsidRPr="00877B2C" w14:paraId="7C29E7AD"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AB3093E" w14:textId="77777777" w:rsidR="001464F1" w:rsidRPr="00877B2C" w:rsidRDefault="001464F1" w:rsidP="005837D0">
            <w:pPr>
              <w:jc w:val="center"/>
              <w:rPr>
                <w:rFonts w:asciiTheme="minorHAnsi" w:hAnsiTheme="minorHAnsi"/>
                <w:sz w:val="18"/>
                <w:szCs w:val="18"/>
              </w:rPr>
            </w:pPr>
            <w:r w:rsidRPr="00877B2C">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41768DC7" w14:textId="77777777" w:rsidR="001464F1" w:rsidRPr="00877B2C" w:rsidRDefault="001464F1" w:rsidP="005837D0">
            <w:pPr>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1464F1" w:rsidRPr="00877B2C" w14:paraId="6129EC3B"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EA9D6A0" w14:textId="77777777" w:rsidR="001464F1" w:rsidRPr="00877B2C" w:rsidRDefault="001464F1" w:rsidP="005837D0">
            <w:pPr>
              <w:jc w:val="center"/>
              <w:rPr>
                <w:rFonts w:asciiTheme="minorHAnsi" w:hAnsiTheme="minorHAnsi"/>
                <w:sz w:val="18"/>
                <w:szCs w:val="18"/>
              </w:rPr>
            </w:pPr>
            <w:r w:rsidRPr="00877B2C">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049B9EDB" w14:textId="35F5F032" w:rsidR="001464F1" w:rsidRPr="00877B2C" w:rsidRDefault="001464F1" w:rsidP="005837D0">
            <w:pPr>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CF1R-PRF-01-E. These installation details include</w:t>
            </w:r>
            <w:r w:rsidRPr="00877B2C">
              <w:rPr>
                <w:rFonts w:asciiTheme="minorHAnsi" w:hAnsiTheme="minorHAnsi"/>
                <w:sz w:val="18"/>
                <w:szCs w:val="18"/>
              </w:rPr>
              <w:t xml:space="preserve">, duct </w:t>
            </w:r>
            <w:r>
              <w:rPr>
                <w:rFonts w:asciiTheme="minorHAnsi" w:hAnsiTheme="minorHAnsi"/>
                <w:sz w:val="18"/>
                <w:szCs w:val="18"/>
              </w:rPr>
              <w:t>nominal diameter, R-value, and length of each segment, ceiling insulation depth, type (i.e. fiberglass or cellulose), and R-value, and supply and return register locations.</w:t>
            </w:r>
          </w:p>
        </w:tc>
      </w:tr>
      <w:tr w:rsidR="001464F1" w:rsidRPr="00877B2C" w14:paraId="54CDDE05"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205887E0" w14:textId="77777777" w:rsidR="001464F1" w:rsidRPr="00877B2C" w:rsidRDefault="001464F1" w:rsidP="005837D0">
            <w:pPr>
              <w:jc w:val="center"/>
              <w:rPr>
                <w:rFonts w:asciiTheme="minorHAnsi" w:hAnsiTheme="minorHAnsi"/>
                <w:sz w:val="18"/>
                <w:szCs w:val="18"/>
              </w:rPr>
            </w:pPr>
            <w:r w:rsidRPr="00877B2C">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7F615A30" w14:textId="77777777" w:rsidR="001464F1" w:rsidRPr="00877B2C" w:rsidRDefault="001464F1" w:rsidP="005837D0">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w:t>
            </w:r>
            <w:r>
              <w:rPr>
                <w:rFonts w:asciiTheme="minorHAnsi" w:hAnsiTheme="minorHAnsi"/>
                <w:sz w:val="18"/>
                <w:szCs w:val="18"/>
              </w:rPr>
              <w:t>5</w:t>
            </w:r>
            <w:r w:rsidRPr="00877B2C">
              <w:rPr>
                <w:rFonts w:asciiTheme="minorHAnsi" w:hAnsiTheme="minorHAnsi"/>
                <w:sz w:val="18"/>
                <w:szCs w:val="18"/>
              </w:rPr>
              <w:t>.</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1464F1" w:rsidRPr="00877B2C" w14:paraId="30DB4EBF"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8CB45F2" w14:textId="77777777" w:rsidR="001464F1" w:rsidRPr="00877B2C" w:rsidRDefault="001464F1" w:rsidP="005837D0">
            <w:pPr>
              <w:jc w:val="center"/>
              <w:rPr>
                <w:rFonts w:asciiTheme="minorHAnsi" w:hAnsiTheme="minorHAnsi"/>
                <w:sz w:val="18"/>
                <w:szCs w:val="18"/>
              </w:rPr>
            </w:pPr>
            <w:r w:rsidRPr="00877B2C">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294756D7" w14:textId="7286112D" w:rsidR="001464F1" w:rsidRPr="00877B2C" w:rsidRDefault="001464F1" w:rsidP="005837D0">
            <w:pPr>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shall not have severely twisted or compressed sections that would rest</w:t>
            </w:r>
            <w:r>
              <w:rPr>
                <w:rFonts w:asciiTheme="minorHAnsi" w:hAnsiTheme="minorHAnsi"/>
                <w:sz w:val="18"/>
                <w:szCs w:val="18"/>
              </w:rPr>
              <w:t>rict required operating airflow.</w:t>
            </w:r>
          </w:p>
        </w:tc>
      </w:tr>
      <w:tr w:rsidR="001464F1" w:rsidRPr="00877B2C" w14:paraId="289BD816"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868CAA7" w14:textId="77777777" w:rsidR="001464F1" w:rsidRPr="00877B2C" w:rsidRDefault="001464F1" w:rsidP="005837D0">
            <w:pPr>
              <w:jc w:val="center"/>
              <w:rPr>
                <w:rFonts w:asciiTheme="minorHAnsi" w:hAnsiTheme="minorHAnsi"/>
                <w:sz w:val="18"/>
                <w:szCs w:val="18"/>
              </w:rPr>
            </w:pPr>
            <w:r w:rsidRPr="00877B2C">
              <w:rPr>
                <w:rFonts w:asciiTheme="minorHAnsi" w:hAnsiTheme="minorHAnsi"/>
                <w:sz w:val="18"/>
                <w:szCs w:val="18"/>
              </w:rPr>
              <w:t>06</w:t>
            </w:r>
          </w:p>
        </w:tc>
        <w:tc>
          <w:tcPr>
            <w:tcW w:w="10611" w:type="dxa"/>
            <w:tcBorders>
              <w:top w:val="single" w:sz="4" w:space="0" w:color="auto"/>
              <w:left w:val="single" w:sz="4" w:space="0" w:color="auto"/>
              <w:bottom w:val="single" w:sz="4" w:space="0" w:color="auto"/>
              <w:right w:val="single" w:sz="4" w:space="0" w:color="auto"/>
            </w:tcBorders>
            <w:vAlign w:val="center"/>
          </w:tcPr>
          <w:p w14:paraId="17335DA2" w14:textId="77777777" w:rsidR="001464F1" w:rsidRPr="00877B2C" w:rsidRDefault="001464F1" w:rsidP="005837D0">
            <w:pPr>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1464F1" w:rsidRPr="003527A2" w14:paraId="51A0748E"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DBD7B5C" w14:textId="1C4DE436" w:rsidR="001464F1" w:rsidRPr="00877B2C" w:rsidRDefault="001464F1" w:rsidP="005837D0">
            <w:pPr>
              <w:jc w:val="center"/>
              <w:rPr>
                <w:rFonts w:asciiTheme="minorHAnsi" w:hAnsiTheme="minorHAnsi"/>
                <w:sz w:val="18"/>
                <w:szCs w:val="18"/>
              </w:rPr>
            </w:pPr>
            <w:r w:rsidRPr="00877B2C">
              <w:rPr>
                <w:rFonts w:asciiTheme="minorHAnsi" w:hAnsiTheme="minorHAnsi"/>
                <w:sz w:val="18"/>
                <w:szCs w:val="18"/>
              </w:rPr>
              <w:t>07</w:t>
            </w:r>
          </w:p>
        </w:tc>
        <w:tc>
          <w:tcPr>
            <w:tcW w:w="10611" w:type="dxa"/>
            <w:tcBorders>
              <w:top w:val="single" w:sz="4" w:space="0" w:color="auto"/>
              <w:left w:val="single" w:sz="4" w:space="0" w:color="auto"/>
              <w:bottom w:val="single" w:sz="4" w:space="0" w:color="auto"/>
              <w:right w:val="single" w:sz="4" w:space="0" w:color="auto"/>
            </w:tcBorders>
            <w:vAlign w:val="center"/>
          </w:tcPr>
          <w:p w14:paraId="6932818A" w14:textId="7F9135D9" w:rsidR="001464F1" w:rsidRPr="003527A2" w:rsidRDefault="001464F1">
            <w:pPr>
              <w:keepNext/>
              <w:tabs>
                <w:tab w:val="left" w:pos="356"/>
              </w:tabs>
              <w:rPr>
                <w:rFonts w:asciiTheme="minorHAnsi" w:hAnsiTheme="minorHAnsi"/>
                <w:sz w:val="18"/>
                <w:szCs w:val="18"/>
              </w:rPr>
            </w:pPr>
            <w:r w:rsidRPr="00877B2C">
              <w:rPr>
                <w:rFonts w:asciiTheme="minorHAnsi" w:hAnsiTheme="minorHAnsi"/>
                <w:sz w:val="18"/>
                <w:szCs w:val="18"/>
              </w:rPr>
              <w:t>The dwelling shall comply with all Quality Insulation Installation requirements as documented on the applicable CF2R and CF3R.</w:t>
            </w:r>
          </w:p>
        </w:tc>
      </w:tr>
      <w:tr w:rsidR="00D920D6" w:rsidRPr="006136A2" w14:paraId="681C498A" w14:textId="77777777" w:rsidTr="00D920D6">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681C4989" w14:textId="77777777" w:rsidR="00D920D6" w:rsidRPr="00C535C7" w:rsidRDefault="0067541F" w:rsidP="00D920D6">
            <w:pPr>
              <w:rPr>
                <w:rFonts w:asciiTheme="minorHAnsi" w:hAnsiTheme="minorHAnsi"/>
                <w:b/>
                <w:sz w:val="18"/>
                <w:szCs w:val="18"/>
              </w:rPr>
            </w:pPr>
            <w:r w:rsidRPr="0067541F">
              <w:rPr>
                <w:rFonts w:asciiTheme="minorHAnsi" w:hAnsiTheme="minorHAnsi"/>
                <w:b/>
                <w:sz w:val="18"/>
                <w:szCs w:val="18"/>
              </w:rPr>
              <w:t xml:space="preserve">The responsible person’s signature on this compliance document affirms that all applicable requirements in this table have been met.  </w:t>
            </w:r>
          </w:p>
        </w:tc>
      </w:tr>
    </w:tbl>
    <w:p w14:paraId="681C498B" w14:textId="77777777" w:rsidR="00D920D6" w:rsidRDefault="00D920D6" w:rsidP="00D920D6">
      <w:pPr>
        <w:pStyle w:val="Heade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10371"/>
      </w:tblGrid>
      <w:tr w:rsidR="00D920D6" w:rsidRPr="006136A2" w14:paraId="681C4991" w14:textId="77777777" w:rsidTr="00D920D6">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56245E18" w14:textId="77A28404" w:rsidR="00567F24" w:rsidRDefault="00295E64" w:rsidP="00D920D6">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CE1CDC">
              <w:rPr>
                <w:rFonts w:asciiTheme="minorHAnsi" w:hAnsiTheme="minorHAnsi"/>
                <w:b/>
                <w:bCs/>
              </w:rPr>
              <w:lastRenderedPageBreak/>
              <w:t>D.</w:t>
            </w:r>
            <w:r>
              <w:rPr>
                <w:rFonts w:asciiTheme="minorHAnsi" w:hAnsiTheme="minorHAnsi"/>
                <w:b/>
                <w:bCs/>
                <w:sz w:val="18"/>
                <w:szCs w:val="18"/>
              </w:rPr>
              <w:t xml:space="preserve"> </w:t>
            </w:r>
            <w:r w:rsidRPr="00CE1CDC">
              <w:rPr>
                <w:rFonts w:asciiTheme="minorHAnsi" w:hAnsiTheme="minorHAnsi"/>
                <w:b/>
                <w:szCs w:val="18"/>
              </w:rPr>
              <w:t>Deeply Buried Ducts Compliance Credit</w:t>
            </w:r>
            <w:r w:rsidDel="00295E64">
              <w:rPr>
                <w:rFonts w:asciiTheme="minorHAnsi" w:hAnsiTheme="minorHAnsi"/>
                <w:b/>
                <w:bCs/>
                <w:sz w:val="18"/>
                <w:szCs w:val="18"/>
              </w:rPr>
              <w:t xml:space="preserve"> </w:t>
            </w:r>
          </w:p>
          <w:p w14:paraId="4E114DA1" w14:textId="0B800F29" w:rsidR="00F7676E" w:rsidRDefault="00F7676E" w:rsidP="00F7676E">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 segments</w:t>
            </w:r>
            <w:r>
              <w:rPr>
                <w:rFonts w:asciiTheme="minorHAnsi" w:hAnsiTheme="minorHAnsi"/>
                <w:sz w:val="18"/>
                <w:szCs w:val="18"/>
              </w:rPr>
              <w:t xml:space="preserve"> meeting the requirements for buried ducts and covered by at least 3.5 inches of insulation can take credit for effective duct insulation levels greater than buried ducts. Deeply buried ducts have the option of using lowered portions of the ceiling or durable containment systems to achieve burial depth greater than the overall attic insulation level. Deeply buried duct systems must comply with the following requirements:</w:t>
            </w:r>
          </w:p>
          <w:p w14:paraId="681C4990" w14:textId="1A83EC03" w:rsidR="00456847" w:rsidRPr="006136A2" w:rsidRDefault="00456847" w:rsidP="00D22743">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Pr>
                <w:rFonts w:asciiTheme="minorHAnsi" w:hAnsiTheme="minorHAnsi"/>
                <w:bCs/>
                <w:sz w:val="18"/>
                <w:szCs w:val="18"/>
              </w:rPr>
              <w:t xml:space="preserve">&lt;&lt;this table only shown if Deeply Buried Ducts Compliance Credit claimed </w:t>
            </w:r>
            <w:r w:rsidR="00D22743">
              <w:rPr>
                <w:rFonts w:asciiTheme="minorHAnsi" w:hAnsiTheme="minorHAnsi"/>
                <w:bCs/>
                <w:sz w:val="18"/>
                <w:szCs w:val="18"/>
              </w:rPr>
              <w:t>in cell A0</w:t>
            </w:r>
            <w:r w:rsidR="00F05C41">
              <w:rPr>
                <w:rFonts w:asciiTheme="minorHAnsi" w:hAnsiTheme="minorHAnsi"/>
                <w:bCs/>
                <w:sz w:val="18"/>
                <w:szCs w:val="18"/>
              </w:rPr>
              <w:t>6</w:t>
            </w:r>
            <w:r w:rsidR="003E52E2">
              <w:rPr>
                <w:rFonts w:asciiTheme="minorHAnsi" w:hAnsiTheme="minorHAnsi"/>
                <w:bCs/>
                <w:sz w:val="18"/>
                <w:szCs w:val="18"/>
              </w:rPr>
              <w:t xml:space="preserve"> </w:t>
            </w:r>
            <w:r w:rsidR="00D22743">
              <w:rPr>
                <w:rFonts w:asciiTheme="minorHAnsi" w:hAnsiTheme="minorHAnsi"/>
                <w:bCs/>
                <w:sz w:val="18"/>
                <w:szCs w:val="18"/>
              </w:rPr>
              <w:t>is true</w:t>
            </w:r>
            <w:r>
              <w:rPr>
                <w:rFonts w:asciiTheme="minorHAnsi" w:hAnsiTheme="minorHAnsi"/>
                <w:bCs/>
                <w:sz w:val="18"/>
                <w:szCs w:val="18"/>
              </w:rPr>
              <w:t>&gt;&gt;</w:t>
            </w:r>
          </w:p>
        </w:tc>
      </w:tr>
      <w:tr w:rsidR="001464F1" w:rsidRPr="00877B2C" w14:paraId="57FB2594"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675619D" w14:textId="77777777" w:rsidR="001464F1" w:rsidRPr="00877B2C" w:rsidRDefault="001464F1" w:rsidP="005837D0">
            <w:pPr>
              <w:keepNext/>
              <w:jc w:val="center"/>
              <w:rPr>
                <w:rFonts w:asciiTheme="minorHAnsi" w:hAnsiTheme="minorHAnsi"/>
                <w:sz w:val="18"/>
                <w:szCs w:val="18"/>
              </w:rPr>
            </w:pPr>
            <w:r w:rsidRPr="00877B2C">
              <w:rPr>
                <w:rFonts w:asciiTheme="minorHAnsi" w:hAnsiTheme="minorHAnsi"/>
                <w:sz w:val="18"/>
                <w:szCs w:val="18"/>
              </w:rPr>
              <w:t>01</w:t>
            </w:r>
          </w:p>
        </w:tc>
        <w:tc>
          <w:tcPr>
            <w:tcW w:w="10611" w:type="dxa"/>
            <w:tcBorders>
              <w:top w:val="single" w:sz="4" w:space="0" w:color="auto"/>
              <w:left w:val="single" w:sz="4" w:space="0" w:color="auto"/>
              <w:bottom w:val="single" w:sz="4" w:space="0" w:color="auto"/>
              <w:right w:val="single" w:sz="4" w:space="0" w:color="auto"/>
            </w:tcBorders>
            <w:vAlign w:val="center"/>
          </w:tcPr>
          <w:p w14:paraId="402EA19F" w14:textId="77777777" w:rsidR="001464F1" w:rsidRPr="00877B2C" w:rsidRDefault="001464F1" w:rsidP="005837D0">
            <w:pPr>
              <w:keepNext/>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1464F1" w:rsidRPr="00877B2C" w14:paraId="3F526306"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58DD9048" w14:textId="77777777" w:rsidR="001464F1" w:rsidRPr="00877B2C" w:rsidRDefault="001464F1" w:rsidP="005837D0">
            <w:pPr>
              <w:keepNext/>
              <w:jc w:val="center"/>
              <w:rPr>
                <w:rFonts w:asciiTheme="minorHAnsi" w:hAnsiTheme="minorHAnsi"/>
                <w:sz w:val="18"/>
                <w:szCs w:val="18"/>
              </w:rPr>
            </w:pPr>
            <w:r w:rsidRPr="00877B2C">
              <w:rPr>
                <w:rFonts w:asciiTheme="minorHAnsi" w:hAnsiTheme="minorHAnsi"/>
                <w:sz w:val="18"/>
                <w:szCs w:val="18"/>
              </w:rPr>
              <w:t>02</w:t>
            </w:r>
          </w:p>
        </w:tc>
        <w:tc>
          <w:tcPr>
            <w:tcW w:w="10611" w:type="dxa"/>
            <w:tcBorders>
              <w:top w:val="single" w:sz="4" w:space="0" w:color="auto"/>
              <w:left w:val="single" w:sz="4" w:space="0" w:color="auto"/>
              <w:bottom w:val="single" w:sz="4" w:space="0" w:color="auto"/>
              <w:right w:val="single" w:sz="4" w:space="0" w:color="auto"/>
            </w:tcBorders>
            <w:vAlign w:val="center"/>
          </w:tcPr>
          <w:p w14:paraId="46F4FB1D" w14:textId="77777777" w:rsidR="001464F1" w:rsidRPr="00877B2C" w:rsidRDefault="001464F1" w:rsidP="005837D0">
            <w:pPr>
              <w:keepNext/>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1464F1" w:rsidRPr="00877B2C" w14:paraId="798B06EF"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56ADAEB3" w14:textId="77777777" w:rsidR="001464F1" w:rsidRPr="00877B2C" w:rsidRDefault="001464F1" w:rsidP="005837D0">
            <w:pPr>
              <w:keepNext/>
              <w:jc w:val="center"/>
              <w:rPr>
                <w:rFonts w:asciiTheme="minorHAnsi" w:hAnsiTheme="minorHAnsi"/>
                <w:sz w:val="18"/>
                <w:szCs w:val="18"/>
              </w:rPr>
            </w:pPr>
            <w:r w:rsidRPr="00877B2C">
              <w:rPr>
                <w:rFonts w:asciiTheme="minorHAnsi" w:hAnsiTheme="minorHAnsi"/>
                <w:sz w:val="18"/>
                <w:szCs w:val="18"/>
              </w:rPr>
              <w:t>03</w:t>
            </w:r>
          </w:p>
        </w:tc>
        <w:tc>
          <w:tcPr>
            <w:tcW w:w="10611" w:type="dxa"/>
            <w:tcBorders>
              <w:top w:val="single" w:sz="4" w:space="0" w:color="auto"/>
              <w:left w:val="single" w:sz="4" w:space="0" w:color="auto"/>
              <w:bottom w:val="single" w:sz="4" w:space="0" w:color="auto"/>
              <w:right w:val="single" w:sz="4" w:space="0" w:color="auto"/>
            </w:tcBorders>
            <w:vAlign w:val="center"/>
          </w:tcPr>
          <w:p w14:paraId="6013FAD7" w14:textId="11744C51" w:rsidR="001464F1" w:rsidRPr="00877B2C" w:rsidRDefault="001464F1" w:rsidP="005837D0">
            <w:pPr>
              <w:keepNext/>
              <w:rPr>
                <w:rFonts w:asciiTheme="minorHAnsi" w:hAnsiTheme="minorHAnsi"/>
                <w:sz w:val="18"/>
                <w:szCs w:val="18"/>
              </w:rPr>
            </w:pPr>
            <w:r w:rsidRPr="00877B2C">
              <w:rPr>
                <w:rFonts w:asciiTheme="minorHAnsi" w:hAnsiTheme="minorHAnsi"/>
                <w:sz w:val="18"/>
                <w:szCs w:val="18"/>
              </w:rPr>
              <w:t xml:space="preserve">The </w:t>
            </w:r>
            <w:r>
              <w:rPr>
                <w:rFonts w:asciiTheme="minorHAnsi" w:hAnsiTheme="minorHAnsi"/>
                <w:sz w:val="18"/>
                <w:szCs w:val="18"/>
              </w:rPr>
              <w:t xml:space="preserve">installed </w:t>
            </w:r>
            <w:r w:rsidRPr="00877B2C">
              <w:rPr>
                <w:rFonts w:asciiTheme="minorHAnsi" w:hAnsiTheme="minorHAnsi"/>
                <w:sz w:val="18"/>
                <w:szCs w:val="18"/>
              </w:rPr>
              <w:t>duct system</w:t>
            </w:r>
            <w:r>
              <w:rPr>
                <w:rFonts w:asciiTheme="minorHAnsi" w:hAnsiTheme="minorHAnsi"/>
                <w:sz w:val="18"/>
                <w:szCs w:val="18"/>
              </w:rPr>
              <w:t xml:space="preserve"> and attic insulation shall conform to the design details in the enforcement agency approved CF1R-PRF-01-E. These installation details include</w:t>
            </w:r>
            <w:r w:rsidRPr="00877B2C">
              <w:rPr>
                <w:rFonts w:asciiTheme="minorHAnsi" w:hAnsiTheme="minorHAnsi"/>
                <w:sz w:val="18"/>
                <w:szCs w:val="18"/>
              </w:rPr>
              <w:t xml:space="preserve">, duct </w:t>
            </w:r>
            <w:r>
              <w:rPr>
                <w:rFonts w:asciiTheme="minorHAnsi" w:hAnsiTheme="minorHAnsi"/>
                <w:sz w:val="18"/>
                <w:szCs w:val="18"/>
              </w:rPr>
              <w:t>nominal diameter, R-value, and length of each segment, ceiling insulation depth, type (i.e. fiberglass or cellulose), and R-value, lowered chase or containment system locations, and supply and return register locations.</w:t>
            </w:r>
          </w:p>
        </w:tc>
      </w:tr>
      <w:tr w:rsidR="001464F1" w:rsidRPr="00877B2C" w14:paraId="74A7EDE3"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595F030" w14:textId="77777777" w:rsidR="001464F1" w:rsidRPr="00877B2C" w:rsidRDefault="001464F1" w:rsidP="005837D0">
            <w:pPr>
              <w:keepNext/>
              <w:jc w:val="center"/>
              <w:rPr>
                <w:rFonts w:asciiTheme="minorHAnsi" w:hAnsiTheme="minorHAnsi"/>
                <w:sz w:val="18"/>
                <w:szCs w:val="18"/>
              </w:rPr>
            </w:pPr>
            <w:r w:rsidRPr="00877B2C">
              <w:rPr>
                <w:rFonts w:asciiTheme="minorHAnsi" w:hAnsiTheme="minorHAnsi"/>
                <w:sz w:val="18"/>
                <w:szCs w:val="18"/>
              </w:rPr>
              <w:t>04</w:t>
            </w:r>
          </w:p>
        </w:tc>
        <w:tc>
          <w:tcPr>
            <w:tcW w:w="10611" w:type="dxa"/>
            <w:tcBorders>
              <w:top w:val="single" w:sz="4" w:space="0" w:color="auto"/>
              <w:left w:val="single" w:sz="4" w:space="0" w:color="auto"/>
              <w:bottom w:val="single" w:sz="4" w:space="0" w:color="auto"/>
              <w:right w:val="single" w:sz="4" w:space="0" w:color="auto"/>
            </w:tcBorders>
            <w:vAlign w:val="center"/>
          </w:tcPr>
          <w:p w14:paraId="442C5AE5" w14:textId="77777777" w:rsidR="001464F1" w:rsidRPr="00877B2C" w:rsidRDefault="001464F1" w:rsidP="005837D0">
            <w:pPr>
              <w:keepNext/>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RA3.1.4.1.6.</w:t>
            </w:r>
            <w:r>
              <w:rPr>
                <w:rFonts w:asciiTheme="minorHAnsi" w:hAnsiTheme="minorHAnsi"/>
                <w:sz w:val="18"/>
                <w:szCs w:val="18"/>
              </w:rPr>
              <w:t xml:space="preserve"> Verification of duct system installation shall be completed prior to burial of ducts. Verification of insulation installation shall be completed by a second HERS inspection after ducts are buried. </w:t>
            </w:r>
          </w:p>
        </w:tc>
      </w:tr>
      <w:tr w:rsidR="001464F1" w:rsidRPr="00877B2C" w14:paraId="35D02A40"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695E107A" w14:textId="77777777" w:rsidR="001464F1" w:rsidRPr="00877B2C" w:rsidRDefault="001464F1" w:rsidP="005837D0">
            <w:pPr>
              <w:keepNext/>
              <w:jc w:val="center"/>
              <w:rPr>
                <w:rFonts w:asciiTheme="minorHAnsi" w:hAnsiTheme="minorHAnsi"/>
                <w:sz w:val="18"/>
                <w:szCs w:val="18"/>
              </w:rPr>
            </w:pPr>
            <w:r w:rsidRPr="00877B2C">
              <w:rPr>
                <w:rFonts w:asciiTheme="minorHAnsi" w:hAnsiTheme="minorHAnsi"/>
                <w:sz w:val="18"/>
                <w:szCs w:val="18"/>
              </w:rPr>
              <w:t>05</w:t>
            </w:r>
          </w:p>
        </w:tc>
        <w:tc>
          <w:tcPr>
            <w:tcW w:w="10611" w:type="dxa"/>
            <w:tcBorders>
              <w:top w:val="single" w:sz="4" w:space="0" w:color="auto"/>
              <w:left w:val="single" w:sz="4" w:space="0" w:color="auto"/>
              <w:bottom w:val="single" w:sz="4" w:space="0" w:color="auto"/>
              <w:right w:val="single" w:sz="4" w:space="0" w:color="auto"/>
            </w:tcBorders>
            <w:vAlign w:val="center"/>
          </w:tcPr>
          <w:p w14:paraId="58AB11A1" w14:textId="6625C7F1" w:rsidR="001464F1" w:rsidRPr="00877B2C" w:rsidRDefault="001464F1" w:rsidP="005837D0">
            <w:pPr>
              <w:keepNext/>
              <w:rPr>
                <w:rFonts w:asciiTheme="minorHAnsi" w:hAnsiTheme="minorHAnsi"/>
                <w:sz w:val="18"/>
                <w:szCs w:val="18"/>
              </w:rPr>
            </w:pPr>
            <w:r>
              <w:rPr>
                <w:rFonts w:asciiTheme="minorHAnsi" w:hAnsiTheme="minorHAnsi"/>
                <w:sz w:val="18"/>
                <w:szCs w:val="18"/>
              </w:rPr>
              <w:t>Ducts</w:t>
            </w:r>
            <w:r w:rsidRPr="00877B2C">
              <w:rPr>
                <w:rFonts w:asciiTheme="minorHAnsi" w:hAnsiTheme="minorHAnsi"/>
                <w:sz w:val="18"/>
                <w:szCs w:val="18"/>
              </w:rPr>
              <w:t xml:space="preserve"> shall not have severely twisted or compressed sections that would rest</w:t>
            </w:r>
            <w:r>
              <w:rPr>
                <w:rFonts w:asciiTheme="minorHAnsi" w:hAnsiTheme="minorHAnsi"/>
                <w:sz w:val="18"/>
                <w:szCs w:val="18"/>
              </w:rPr>
              <w:t>rict required operating airflow.</w:t>
            </w:r>
          </w:p>
        </w:tc>
      </w:tr>
      <w:tr w:rsidR="001464F1" w:rsidRPr="00877B2C" w14:paraId="5CD3D826"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DF1AE26" w14:textId="77777777" w:rsidR="001464F1" w:rsidRPr="00877B2C" w:rsidRDefault="001464F1" w:rsidP="005837D0">
            <w:pPr>
              <w:keepNext/>
              <w:jc w:val="center"/>
              <w:rPr>
                <w:rFonts w:asciiTheme="minorHAnsi" w:hAnsiTheme="minorHAnsi"/>
                <w:sz w:val="18"/>
                <w:szCs w:val="18"/>
              </w:rPr>
            </w:pPr>
            <w:r w:rsidRPr="00877B2C">
              <w:rPr>
                <w:rFonts w:asciiTheme="minorHAnsi" w:hAnsiTheme="minorHAnsi"/>
                <w:sz w:val="18"/>
                <w:szCs w:val="18"/>
              </w:rPr>
              <w:t>06</w:t>
            </w:r>
          </w:p>
        </w:tc>
        <w:tc>
          <w:tcPr>
            <w:tcW w:w="10611" w:type="dxa"/>
            <w:tcBorders>
              <w:top w:val="single" w:sz="4" w:space="0" w:color="auto"/>
              <w:left w:val="single" w:sz="4" w:space="0" w:color="auto"/>
              <w:bottom w:val="single" w:sz="4" w:space="0" w:color="auto"/>
              <w:right w:val="single" w:sz="4" w:space="0" w:color="auto"/>
            </w:tcBorders>
            <w:vAlign w:val="center"/>
          </w:tcPr>
          <w:p w14:paraId="0BB29391" w14:textId="77777777" w:rsidR="001464F1" w:rsidRPr="00877B2C" w:rsidRDefault="001464F1" w:rsidP="005837D0">
            <w:pPr>
              <w:keepNext/>
              <w:rPr>
                <w:rFonts w:asciiTheme="minorHAnsi" w:hAnsiTheme="minorHAnsi"/>
                <w:sz w:val="18"/>
                <w:szCs w:val="18"/>
              </w:rPr>
            </w:pPr>
            <w:r>
              <w:rPr>
                <w:rFonts w:asciiTheme="minorHAnsi" w:hAnsiTheme="minorHAnsi"/>
                <w:sz w:val="18"/>
                <w:szCs w:val="18"/>
              </w:rPr>
              <w:t>D</w:t>
            </w:r>
            <w:r w:rsidRPr="00801F86">
              <w:rPr>
                <w:rFonts w:asciiTheme="minorHAnsi" w:hAnsiTheme="minorHAnsi"/>
                <w:sz w:val="18"/>
                <w:szCs w:val="18"/>
              </w:rPr>
              <w:t>uct</w:t>
            </w:r>
            <w:r>
              <w:rPr>
                <w:rFonts w:asciiTheme="minorHAnsi" w:hAnsiTheme="minorHAnsi"/>
                <w:sz w:val="18"/>
                <w:szCs w:val="18"/>
              </w:rPr>
              <w:t xml:space="preserve">s </w:t>
            </w:r>
            <w:r w:rsidRPr="00801F86">
              <w:rPr>
                <w:rFonts w:asciiTheme="minorHAnsi" w:hAnsiTheme="minorHAnsi"/>
                <w:sz w:val="18"/>
                <w:szCs w:val="18"/>
              </w:rPr>
              <w:t>shall be buried by a uniform level of insulation</w:t>
            </w:r>
            <w:r>
              <w:rPr>
                <w:rFonts w:asciiTheme="minorHAnsi" w:hAnsiTheme="minorHAnsi"/>
                <w:sz w:val="18"/>
                <w:szCs w:val="18"/>
              </w:rPr>
              <w:t xml:space="preserve"> </w:t>
            </w:r>
            <w:r w:rsidRPr="00801F86">
              <w:rPr>
                <w:rFonts w:asciiTheme="minorHAnsi" w:hAnsiTheme="minorHAnsi"/>
                <w:sz w:val="18"/>
                <w:szCs w:val="18"/>
              </w:rPr>
              <w:t xml:space="preserve">(i.e. </w:t>
            </w:r>
            <w:r>
              <w:rPr>
                <w:rFonts w:asciiTheme="minorHAnsi" w:hAnsiTheme="minorHAnsi"/>
                <w:sz w:val="18"/>
                <w:szCs w:val="18"/>
              </w:rPr>
              <w:t>no</w:t>
            </w:r>
            <w:r w:rsidRPr="00801F86">
              <w:rPr>
                <w:rFonts w:asciiTheme="minorHAnsi" w:hAnsiTheme="minorHAnsi"/>
                <w:sz w:val="18"/>
                <w:szCs w:val="18"/>
              </w:rPr>
              <w:t xml:space="preserve"> mounding attic ins</w:t>
            </w:r>
            <w:r>
              <w:rPr>
                <w:rFonts w:asciiTheme="minorHAnsi" w:hAnsiTheme="minorHAnsi"/>
                <w:sz w:val="18"/>
                <w:szCs w:val="18"/>
              </w:rPr>
              <w:t>ulation to achieve burial level), lay directly or within 3.5 inches of ceiling gypsum board, and have at least 6 inches of space between the duct outer jacket and the roof sheathing.</w:t>
            </w:r>
          </w:p>
        </w:tc>
      </w:tr>
      <w:tr w:rsidR="001464F1" w:rsidRPr="00801F86" w14:paraId="2BE86579"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461805AB" w14:textId="52746561" w:rsidR="001464F1" w:rsidRPr="00877B2C" w:rsidRDefault="001464F1">
            <w:pPr>
              <w:jc w:val="center"/>
              <w:rPr>
                <w:rFonts w:asciiTheme="minorHAnsi" w:hAnsiTheme="minorHAnsi"/>
                <w:sz w:val="18"/>
                <w:szCs w:val="18"/>
              </w:rPr>
            </w:pPr>
            <w:r w:rsidRPr="00877B2C">
              <w:rPr>
                <w:rFonts w:asciiTheme="minorHAnsi" w:hAnsiTheme="minorHAnsi"/>
                <w:sz w:val="18"/>
                <w:szCs w:val="18"/>
              </w:rPr>
              <w:t>07</w:t>
            </w:r>
          </w:p>
        </w:tc>
        <w:tc>
          <w:tcPr>
            <w:tcW w:w="10611" w:type="dxa"/>
            <w:tcBorders>
              <w:top w:val="single" w:sz="4" w:space="0" w:color="auto"/>
              <w:left w:val="single" w:sz="4" w:space="0" w:color="auto"/>
              <w:bottom w:val="single" w:sz="4" w:space="0" w:color="auto"/>
              <w:right w:val="single" w:sz="4" w:space="0" w:color="auto"/>
            </w:tcBorders>
            <w:vAlign w:val="center"/>
          </w:tcPr>
          <w:p w14:paraId="229E3F20" w14:textId="2DDD9FA9" w:rsidR="001464F1" w:rsidRPr="00801F86" w:rsidRDefault="001464F1">
            <w:pPr>
              <w:keepNext/>
              <w:tabs>
                <w:tab w:val="left" w:pos="356"/>
              </w:tabs>
              <w:rPr>
                <w:rFonts w:asciiTheme="minorHAnsi" w:hAnsiTheme="minorHAnsi"/>
                <w:b/>
                <w:sz w:val="18"/>
              </w:rPr>
            </w:pPr>
            <w:r w:rsidRPr="00801F86">
              <w:rPr>
                <w:rFonts w:asciiTheme="minorHAnsi" w:hAnsiTheme="minorHAnsi"/>
                <w:sz w:val="18"/>
                <w:szCs w:val="18"/>
              </w:rPr>
              <w:t>The dwelling shall comply with all Quality Insulation Installation requirements as documented on the applicable CF2R and CF3R.</w:t>
            </w:r>
          </w:p>
        </w:tc>
      </w:tr>
      <w:tr w:rsidR="001464F1" w:rsidRPr="00067E04" w14:paraId="66338F3B" w14:textId="77777777" w:rsidTr="005837D0">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0D89AB4D" w14:textId="77777777" w:rsidR="001464F1" w:rsidRPr="00877B2C" w:rsidRDefault="001464F1" w:rsidP="005837D0">
            <w:pPr>
              <w:jc w:val="center"/>
              <w:rPr>
                <w:rFonts w:asciiTheme="minorHAnsi" w:hAnsiTheme="minorHAnsi"/>
                <w:sz w:val="18"/>
                <w:szCs w:val="18"/>
              </w:rPr>
            </w:pPr>
            <w:r w:rsidRPr="00877B2C">
              <w:rPr>
                <w:rFonts w:asciiTheme="minorHAnsi" w:hAnsiTheme="minorHAnsi"/>
                <w:sz w:val="18"/>
                <w:szCs w:val="18"/>
              </w:rPr>
              <w:t>0</w:t>
            </w:r>
            <w:r>
              <w:rPr>
                <w:rFonts w:asciiTheme="minorHAnsi" w:hAnsiTheme="minorHAnsi"/>
                <w:sz w:val="18"/>
                <w:szCs w:val="18"/>
              </w:rPr>
              <w:t>8</w:t>
            </w:r>
          </w:p>
        </w:tc>
        <w:tc>
          <w:tcPr>
            <w:tcW w:w="10611" w:type="dxa"/>
            <w:tcBorders>
              <w:top w:val="single" w:sz="4" w:space="0" w:color="auto"/>
              <w:left w:val="single" w:sz="4" w:space="0" w:color="auto"/>
              <w:bottom w:val="single" w:sz="4" w:space="0" w:color="auto"/>
              <w:right w:val="single" w:sz="4" w:space="0" w:color="auto"/>
            </w:tcBorders>
            <w:vAlign w:val="center"/>
          </w:tcPr>
          <w:p w14:paraId="757D625D" w14:textId="77777777" w:rsidR="001464F1" w:rsidRPr="00067E04" w:rsidRDefault="001464F1" w:rsidP="005837D0">
            <w:pPr>
              <w:keepNext/>
              <w:tabs>
                <w:tab w:val="left" w:pos="356"/>
              </w:tabs>
              <w:rPr>
                <w:rFonts w:asciiTheme="minorHAnsi" w:hAnsiTheme="minorHAnsi"/>
                <w:b/>
                <w:sz w:val="18"/>
                <w:szCs w:val="18"/>
              </w:rPr>
            </w:pPr>
            <w:r w:rsidRPr="00067E04">
              <w:rPr>
                <w:rFonts w:asciiTheme="minorHAnsi" w:hAnsiTheme="minorHAnsi"/>
                <w:sz w:val="18"/>
                <w:szCs w:val="18"/>
              </w:rPr>
              <w:t>Contain</w:t>
            </w:r>
            <w:r>
              <w:rPr>
                <w:rFonts w:asciiTheme="minorHAnsi" w:hAnsiTheme="minorHAnsi"/>
                <w:sz w:val="18"/>
                <w:szCs w:val="18"/>
              </w:rPr>
              <w:t>ment systems shall have walls at least 7 inches wider than the duct outer diameter, extend at least 3.5 inches above the duct jacket, be filled completely with blown insulation, and have the duct centered between the containment walls.</w:t>
            </w:r>
          </w:p>
        </w:tc>
      </w:tr>
      <w:tr w:rsidR="00D920D6" w:rsidRPr="006136A2" w14:paraId="681C49A5" w14:textId="77777777" w:rsidTr="00D920D6">
        <w:trPr>
          <w:cantSplit/>
          <w:trHeight w:val="242"/>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681C49A4" w14:textId="77777777" w:rsidR="00D920D6" w:rsidRPr="00C535C7" w:rsidRDefault="0067541F" w:rsidP="00D920D6">
            <w:pPr>
              <w:keepNext/>
              <w:rPr>
                <w:rFonts w:asciiTheme="minorHAnsi" w:hAnsiTheme="minorHAnsi"/>
                <w:b/>
                <w:sz w:val="18"/>
                <w:szCs w:val="18"/>
              </w:rPr>
            </w:pPr>
            <w:r w:rsidRPr="0067541F">
              <w:rPr>
                <w:rFonts w:asciiTheme="minorHAnsi" w:hAnsiTheme="minorHAnsi"/>
                <w:b/>
                <w:sz w:val="18"/>
                <w:szCs w:val="18"/>
              </w:rPr>
              <w:t xml:space="preserve">The responsible person’s signature on this compliance document affirms that all applicable requirements in this table have been met.  </w:t>
            </w:r>
          </w:p>
        </w:tc>
      </w:tr>
    </w:tbl>
    <w:p w14:paraId="681C49A6" w14:textId="77777777" w:rsidR="00D920D6" w:rsidRDefault="00D920D6" w:rsidP="00D920D6">
      <w:pPr>
        <w:pStyle w:val="Header"/>
        <w:rPr>
          <w:rFonts w:asciiTheme="minorHAnsi" w:hAnsiTheme="minorHAnsi"/>
          <w:sz w:val="18"/>
          <w:szCs w:val="18"/>
        </w:rPr>
      </w:pPr>
    </w:p>
    <w:tbl>
      <w:tblPr>
        <w:tblStyle w:val="TableGrid"/>
        <w:tblW w:w="10795" w:type="dxa"/>
        <w:tblLayout w:type="fixed"/>
        <w:tblLook w:val="04A0" w:firstRow="1" w:lastRow="0" w:firstColumn="1" w:lastColumn="0" w:noHBand="0" w:noVBand="1"/>
      </w:tblPr>
      <w:tblGrid>
        <w:gridCol w:w="1278"/>
        <w:gridCol w:w="1080"/>
        <w:gridCol w:w="1147"/>
        <w:gridCol w:w="1193"/>
        <w:gridCol w:w="1260"/>
        <w:gridCol w:w="1260"/>
        <w:gridCol w:w="1237"/>
        <w:gridCol w:w="1170"/>
        <w:gridCol w:w="1170"/>
      </w:tblGrid>
      <w:tr w:rsidR="00C132DE" w14:paraId="16E40062" w14:textId="77777777" w:rsidTr="00193456">
        <w:trPr>
          <w:trHeight w:val="224"/>
        </w:trPr>
        <w:tc>
          <w:tcPr>
            <w:tcW w:w="10795" w:type="dxa"/>
            <w:gridSpan w:val="9"/>
          </w:tcPr>
          <w:p w14:paraId="69F9078D" w14:textId="7D706774" w:rsidR="00C132DE" w:rsidRDefault="00C132DE" w:rsidP="005837D0">
            <w:pPr>
              <w:rPr>
                <w:rFonts w:asciiTheme="minorHAnsi" w:hAnsiTheme="minorHAnsi"/>
                <w:b/>
                <w:bCs/>
                <w:szCs w:val="18"/>
              </w:rPr>
            </w:pPr>
            <w:r>
              <w:rPr>
                <w:rFonts w:asciiTheme="minorHAnsi" w:hAnsiTheme="minorHAnsi"/>
                <w:sz w:val="18"/>
                <w:szCs w:val="18"/>
              </w:rPr>
              <w:br w:type="page"/>
            </w:r>
            <w:r>
              <w:rPr>
                <w:rFonts w:asciiTheme="minorHAnsi" w:hAnsiTheme="minorHAnsi"/>
                <w:b/>
                <w:bCs/>
                <w:szCs w:val="18"/>
              </w:rPr>
              <w:t>E. Duct System Design Details</w:t>
            </w:r>
          </w:p>
          <w:p w14:paraId="313243D9" w14:textId="5201EAE2" w:rsidR="00C132DE" w:rsidRPr="00C132DE" w:rsidRDefault="00C132DE" w:rsidP="00C132DE">
            <w:pPr>
              <w:rPr>
                <w:rFonts w:asciiTheme="minorHAnsi" w:hAnsiTheme="minorHAnsi"/>
                <w:sz w:val="18"/>
                <w:szCs w:val="18"/>
              </w:rPr>
            </w:pPr>
            <w:r w:rsidRPr="00C132DE">
              <w:rPr>
                <w:rFonts w:asciiTheme="minorHAnsi" w:hAnsiTheme="minorHAnsi"/>
                <w:sz w:val="18"/>
                <w:szCs w:val="18"/>
              </w:rPr>
              <w:t xml:space="preserve">&lt;&lt;this table only shown </w:t>
            </w:r>
            <w:r w:rsidR="00FE75E3">
              <w:rPr>
                <w:rFonts w:asciiTheme="minorHAnsi" w:hAnsiTheme="minorHAnsi"/>
                <w:sz w:val="18"/>
                <w:szCs w:val="18"/>
              </w:rPr>
              <w:t>if Duct Surface Area Reduction a</w:t>
            </w:r>
            <w:r w:rsidRPr="00C132DE">
              <w:rPr>
                <w:rFonts w:asciiTheme="minorHAnsi" w:hAnsiTheme="minorHAnsi"/>
                <w:sz w:val="18"/>
                <w:szCs w:val="18"/>
              </w:rPr>
              <w:t>nd R-Value Compliance Credit in cell A0</w:t>
            </w:r>
            <w:r w:rsidR="00F05C41">
              <w:rPr>
                <w:rFonts w:asciiTheme="minorHAnsi" w:hAnsiTheme="minorHAnsi"/>
                <w:sz w:val="18"/>
                <w:szCs w:val="18"/>
              </w:rPr>
              <w:t>4</w:t>
            </w:r>
            <w:r w:rsidRPr="00C132DE">
              <w:rPr>
                <w:rFonts w:asciiTheme="minorHAnsi" w:hAnsiTheme="minorHAnsi"/>
                <w:sz w:val="18"/>
                <w:szCs w:val="18"/>
              </w:rPr>
              <w:t xml:space="preserve"> is true, or</w:t>
            </w:r>
          </w:p>
          <w:p w14:paraId="0AEFFE3F" w14:textId="4D4B6796" w:rsidR="00FE75E3" w:rsidRDefault="00C132DE" w:rsidP="00C132DE">
            <w:pPr>
              <w:rPr>
                <w:rFonts w:asciiTheme="minorHAnsi" w:hAnsiTheme="minorHAnsi"/>
                <w:sz w:val="18"/>
                <w:szCs w:val="18"/>
              </w:rPr>
            </w:pPr>
            <w:r w:rsidRPr="00C132DE">
              <w:rPr>
                <w:rFonts w:asciiTheme="minorHAnsi" w:hAnsiTheme="minorHAnsi"/>
                <w:sz w:val="18"/>
                <w:szCs w:val="18"/>
              </w:rPr>
              <w:t>if Buried Ducts Compliance Credit in cell A0</w:t>
            </w:r>
            <w:r w:rsidR="00F05C41">
              <w:rPr>
                <w:rFonts w:asciiTheme="minorHAnsi" w:hAnsiTheme="minorHAnsi"/>
                <w:sz w:val="18"/>
                <w:szCs w:val="18"/>
              </w:rPr>
              <w:t>5</w:t>
            </w:r>
            <w:r w:rsidRPr="00C132DE">
              <w:rPr>
                <w:rFonts w:asciiTheme="minorHAnsi" w:hAnsiTheme="minorHAnsi"/>
                <w:sz w:val="18"/>
                <w:szCs w:val="18"/>
              </w:rPr>
              <w:t xml:space="preserve"> is true, or</w:t>
            </w:r>
            <w:r w:rsidR="00FE75E3">
              <w:rPr>
                <w:rFonts w:asciiTheme="minorHAnsi" w:hAnsiTheme="minorHAnsi"/>
                <w:sz w:val="18"/>
                <w:szCs w:val="18"/>
              </w:rPr>
              <w:t xml:space="preserve"> </w:t>
            </w:r>
            <w:r w:rsidRPr="00C132DE">
              <w:rPr>
                <w:rFonts w:asciiTheme="minorHAnsi" w:hAnsiTheme="minorHAnsi"/>
                <w:sz w:val="18"/>
                <w:szCs w:val="18"/>
              </w:rPr>
              <w:t>if Deeply Buried Ducts Compliance Credit in cell A0</w:t>
            </w:r>
            <w:r w:rsidR="00F05C41">
              <w:rPr>
                <w:rFonts w:asciiTheme="minorHAnsi" w:hAnsiTheme="minorHAnsi"/>
                <w:sz w:val="18"/>
                <w:szCs w:val="18"/>
              </w:rPr>
              <w:t>6</w:t>
            </w:r>
            <w:r w:rsidRPr="00C132DE">
              <w:rPr>
                <w:rFonts w:asciiTheme="minorHAnsi" w:hAnsiTheme="minorHAnsi"/>
                <w:sz w:val="18"/>
                <w:szCs w:val="18"/>
              </w:rPr>
              <w:t xml:space="preserve"> is true</w:t>
            </w:r>
            <w:r w:rsidR="00FE75E3">
              <w:rPr>
                <w:rFonts w:asciiTheme="minorHAnsi" w:hAnsiTheme="minorHAnsi"/>
                <w:sz w:val="18"/>
                <w:szCs w:val="18"/>
              </w:rPr>
              <w:t>;</w:t>
            </w:r>
          </w:p>
          <w:p w14:paraId="6BD48393" w14:textId="54D3191C" w:rsidR="00C132DE" w:rsidRPr="00FE75E3" w:rsidRDefault="00FE75E3" w:rsidP="00C132DE">
            <w:pPr>
              <w:rPr>
                <w:rFonts w:asciiTheme="minorHAnsi" w:hAnsiTheme="minorHAnsi" w:cstheme="minorHAnsi"/>
                <w:sz w:val="18"/>
                <w:szCs w:val="18"/>
              </w:rPr>
            </w:pPr>
            <w:r w:rsidRPr="00FE75E3">
              <w:rPr>
                <w:rFonts w:asciiTheme="minorHAnsi" w:hAnsiTheme="minorHAnsi" w:cstheme="minorHAnsi"/>
                <w:sz w:val="18"/>
                <w:szCs w:val="18"/>
              </w:rPr>
              <w:t xml:space="preserve">else display </w:t>
            </w:r>
            <w:r w:rsidRPr="00FE75E3">
              <w:rPr>
                <w:rFonts w:asciiTheme="minorHAnsi" w:hAnsiTheme="minorHAnsi" w:cstheme="minorHAnsi"/>
              </w:rPr>
              <w:t>the "section does not apply" message</w:t>
            </w:r>
            <w:r w:rsidRPr="00FE75E3">
              <w:rPr>
                <w:rFonts w:asciiTheme="minorHAnsi" w:hAnsiTheme="minorHAnsi" w:cstheme="minorHAnsi"/>
                <w:sz w:val="18"/>
                <w:szCs w:val="18"/>
              </w:rPr>
              <w:t xml:space="preserve"> </w:t>
            </w:r>
            <w:r w:rsidR="00C132DE" w:rsidRPr="00FE75E3">
              <w:rPr>
                <w:rFonts w:asciiTheme="minorHAnsi" w:hAnsiTheme="minorHAnsi" w:cstheme="minorHAnsi"/>
                <w:sz w:val="18"/>
                <w:szCs w:val="18"/>
              </w:rPr>
              <w:t>&gt;&gt;</w:t>
            </w:r>
          </w:p>
          <w:p w14:paraId="765430E0" w14:textId="52C880EF" w:rsidR="00C132DE" w:rsidRDefault="00C132DE" w:rsidP="00C132DE">
            <w:pPr>
              <w:rPr>
                <w:rFonts w:asciiTheme="minorHAnsi" w:hAnsiTheme="minorHAnsi"/>
                <w:sz w:val="18"/>
                <w:szCs w:val="18"/>
              </w:rPr>
            </w:pPr>
            <w:r w:rsidRPr="00C132DE">
              <w:rPr>
                <w:rFonts w:asciiTheme="minorHAnsi" w:hAnsiTheme="minorHAnsi"/>
                <w:sz w:val="18"/>
                <w:szCs w:val="18"/>
              </w:rPr>
              <w:t>&lt;&lt;table is a calculated field: table copied from CF1R-PRF-01-E&gt;&gt;</w:t>
            </w:r>
          </w:p>
        </w:tc>
      </w:tr>
      <w:tr w:rsidR="00AD7AC9" w14:paraId="12244F8B" w14:textId="77777777" w:rsidTr="00193456">
        <w:trPr>
          <w:trHeight w:val="224"/>
        </w:trPr>
        <w:tc>
          <w:tcPr>
            <w:tcW w:w="1278" w:type="dxa"/>
          </w:tcPr>
          <w:p w14:paraId="43EF5E95" w14:textId="77777777" w:rsidR="00C132DE" w:rsidRDefault="00C132DE" w:rsidP="005837D0">
            <w:pPr>
              <w:jc w:val="center"/>
              <w:rPr>
                <w:rFonts w:asciiTheme="minorHAnsi" w:hAnsiTheme="minorHAnsi"/>
                <w:sz w:val="18"/>
                <w:szCs w:val="18"/>
              </w:rPr>
            </w:pPr>
            <w:r>
              <w:rPr>
                <w:rFonts w:asciiTheme="minorHAnsi" w:hAnsiTheme="minorHAnsi"/>
                <w:sz w:val="18"/>
                <w:szCs w:val="18"/>
              </w:rPr>
              <w:t>01</w:t>
            </w:r>
          </w:p>
        </w:tc>
        <w:tc>
          <w:tcPr>
            <w:tcW w:w="1080" w:type="dxa"/>
          </w:tcPr>
          <w:p w14:paraId="510C4FB2" w14:textId="77777777" w:rsidR="00C132DE" w:rsidRDefault="00C132DE" w:rsidP="005837D0">
            <w:pPr>
              <w:jc w:val="center"/>
              <w:rPr>
                <w:rFonts w:asciiTheme="minorHAnsi" w:hAnsiTheme="minorHAnsi"/>
                <w:sz w:val="18"/>
                <w:szCs w:val="18"/>
              </w:rPr>
            </w:pPr>
            <w:r>
              <w:rPr>
                <w:rFonts w:asciiTheme="minorHAnsi" w:hAnsiTheme="minorHAnsi"/>
                <w:sz w:val="18"/>
                <w:szCs w:val="18"/>
              </w:rPr>
              <w:t>02</w:t>
            </w:r>
          </w:p>
        </w:tc>
        <w:tc>
          <w:tcPr>
            <w:tcW w:w="1147" w:type="dxa"/>
          </w:tcPr>
          <w:p w14:paraId="605A4A23" w14:textId="77777777" w:rsidR="00C132DE" w:rsidRDefault="00C132DE" w:rsidP="005837D0">
            <w:pPr>
              <w:jc w:val="center"/>
              <w:rPr>
                <w:rFonts w:asciiTheme="minorHAnsi" w:hAnsiTheme="minorHAnsi"/>
                <w:sz w:val="18"/>
                <w:szCs w:val="18"/>
              </w:rPr>
            </w:pPr>
            <w:r>
              <w:rPr>
                <w:rFonts w:asciiTheme="minorHAnsi" w:hAnsiTheme="minorHAnsi"/>
                <w:sz w:val="18"/>
                <w:szCs w:val="18"/>
              </w:rPr>
              <w:t>03</w:t>
            </w:r>
          </w:p>
        </w:tc>
        <w:tc>
          <w:tcPr>
            <w:tcW w:w="1193" w:type="dxa"/>
          </w:tcPr>
          <w:p w14:paraId="02DAFED4" w14:textId="77777777" w:rsidR="00C132DE" w:rsidRDefault="00C132DE" w:rsidP="005837D0">
            <w:pPr>
              <w:jc w:val="center"/>
              <w:rPr>
                <w:rFonts w:asciiTheme="minorHAnsi" w:hAnsiTheme="minorHAnsi"/>
                <w:sz w:val="18"/>
                <w:szCs w:val="18"/>
              </w:rPr>
            </w:pPr>
            <w:r>
              <w:rPr>
                <w:rFonts w:asciiTheme="minorHAnsi" w:hAnsiTheme="minorHAnsi"/>
                <w:sz w:val="18"/>
                <w:szCs w:val="18"/>
              </w:rPr>
              <w:t>04</w:t>
            </w:r>
          </w:p>
        </w:tc>
        <w:tc>
          <w:tcPr>
            <w:tcW w:w="1260" w:type="dxa"/>
          </w:tcPr>
          <w:p w14:paraId="266EC3E3" w14:textId="77777777" w:rsidR="00C132DE" w:rsidRDefault="00C132DE" w:rsidP="005837D0">
            <w:pPr>
              <w:jc w:val="center"/>
              <w:rPr>
                <w:rFonts w:asciiTheme="minorHAnsi" w:hAnsiTheme="minorHAnsi"/>
                <w:sz w:val="18"/>
                <w:szCs w:val="18"/>
              </w:rPr>
            </w:pPr>
            <w:r>
              <w:rPr>
                <w:rFonts w:asciiTheme="minorHAnsi" w:hAnsiTheme="minorHAnsi"/>
                <w:sz w:val="18"/>
                <w:szCs w:val="18"/>
              </w:rPr>
              <w:t>05</w:t>
            </w:r>
          </w:p>
        </w:tc>
        <w:tc>
          <w:tcPr>
            <w:tcW w:w="1260" w:type="dxa"/>
          </w:tcPr>
          <w:p w14:paraId="025DB024" w14:textId="77777777" w:rsidR="00C132DE" w:rsidRDefault="00C132DE" w:rsidP="005837D0">
            <w:pPr>
              <w:jc w:val="center"/>
              <w:rPr>
                <w:rFonts w:asciiTheme="minorHAnsi" w:hAnsiTheme="minorHAnsi"/>
                <w:sz w:val="18"/>
                <w:szCs w:val="18"/>
              </w:rPr>
            </w:pPr>
            <w:r>
              <w:rPr>
                <w:rFonts w:asciiTheme="minorHAnsi" w:hAnsiTheme="minorHAnsi"/>
                <w:sz w:val="18"/>
                <w:szCs w:val="18"/>
              </w:rPr>
              <w:t>06</w:t>
            </w:r>
          </w:p>
        </w:tc>
        <w:tc>
          <w:tcPr>
            <w:tcW w:w="1237" w:type="dxa"/>
          </w:tcPr>
          <w:p w14:paraId="5F3B02EF" w14:textId="77777777" w:rsidR="00C132DE" w:rsidRDefault="00C132DE" w:rsidP="005837D0">
            <w:pPr>
              <w:jc w:val="center"/>
              <w:rPr>
                <w:rFonts w:asciiTheme="minorHAnsi" w:hAnsiTheme="minorHAnsi"/>
                <w:sz w:val="18"/>
                <w:szCs w:val="18"/>
              </w:rPr>
            </w:pPr>
            <w:r>
              <w:rPr>
                <w:rFonts w:asciiTheme="minorHAnsi" w:hAnsiTheme="minorHAnsi"/>
                <w:sz w:val="18"/>
                <w:szCs w:val="18"/>
              </w:rPr>
              <w:t>07</w:t>
            </w:r>
          </w:p>
        </w:tc>
        <w:tc>
          <w:tcPr>
            <w:tcW w:w="1170" w:type="dxa"/>
          </w:tcPr>
          <w:p w14:paraId="75EC6AF5" w14:textId="77777777" w:rsidR="00C132DE" w:rsidRDefault="00C132DE" w:rsidP="005837D0">
            <w:pPr>
              <w:jc w:val="center"/>
              <w:rPr>
                <w:rFonts w:asciiTheme="minorHAnsi" w:hAnsiTheme="minorHAnsi"/>
                <w:sz w:val="18"/>
                <w:szCs w:val="18"/>
              </w:rPr>
            </w:pPr>
            <w:r>
              <w:rPr>
                <w:rFonts w:asciiTheme="minorHAnsi" w:hAnsiTheme="minorHAnsi"/>
                <w:sz w:val="18"/>
                <w:szCs w:val="18"/>
              </w:rPr>
              <w:t>08</w:t>
            </w:r>
          </w:p>
        </w:tc>
        <w:tc>
          <w:tcPr>
            <w:tcW w:w="1170" w:type="dxa"/>
          </w:tcPr>
          <w:p w14:paraId="09D02B93" w14:textId="77777777" w:rsidR="00C132DE" w:rsidRDefault="00C132DE" w:rsidP="005837D0">
            <w:pPr>
              <w:jc w:val="center"/>
              <w:rPr>
                <w:rFonts w:asciiTheme="minorHAnsi" w:hAnsiTheme="minorHAnsi"/>
                <w:sz w:val="18"/>
                <w:szCs w:val="18"/>
              </w:rPr>
            </w:pPr>
            <w:r>
              <w:rPr>
                <w:rFonts w:asciiTheme="minorHAnsi" w:hAnsiTheme="minorHAnsi"/>
                <w:sz w:val="18"/>
                <w:szCs w:val="18"/>
              </w:rPr>
              <w:t>09</w:t>
            </w:r>
          </w:p>
        </w:tc>
      </w:tr>
      <w:tr w:rsidR="00AD7AC9" w14:paraId="2DB867DC" w14:textId="77777777" w:rsidTr="00193456">
        <w:trPr>
          <w:trHeight w:val="494"/>
        </w:trPr>
        <w:tc>
          <w:tcPr>
            <w:tcW w:w="1278" w:type="dxa"/>
            <w:vAlign w:val="bottom"/>
          </w:tcPr>
          <w:p w14:paraId="160C3043" w14:textId="77777777" w:rsidR="00C132DE" w:rsidRDefault="00C132DE" w:rsidP="005837D0">
            <w:pPr>
              <w:jc w:val="center"/>
              <w:rPr>
                <w:rFonts w:asciiTheme="minorHAnsi" w:hAnsiTheme="minorHAnsi"/>
                <w:sz w:val="18"/>
                <w:szCs w:val="18"/>
              </w:rPr>
            </w:pPr>
            <w:r>
              <w:rPr>
                <w:rFonts w:asciiTheme="minorHAnsi" w:hAnsiTheme="minorHAnsi"/>
                <w:sz w:val="18"/>
                <w:szCs w:val="18"/>
              </w:rPr>
              <w:t>Duct Segment Identification</w:t>
            </w:r>
          </w:p>
        </w:tc>
        <w:tc>
          <w:tcPr>
            <w:tcW w:w="1080" w:type="dxa"/>
            <w:vAlign w:val="bottom"/>
          </w:tcPr>
          <w:p w14:paraId="6CA4269F" w14:textId="77777777" w:rsidR="00C132DE" w:rsidRDefault="00C132DE" w:rsidP="005837D0">
            <w:pPr>
              <w:jc w:val="center"/>
              <w:rPr>
                <w:rFonts w:asciiTheme="minorHAnsi" w:hAnsiTheme="minorHAnsi"/>
                <w:sz w:val="18"/>
                <w:szCs w:val="18"/>
              </w:rPr>
            </w:pPr>
            <w:r>
              <w:rPr>
                <w:rFonts w:asciiTheme="minorHAnsi" w:hAnsiTheme="minorHAnsi"/>
                <w:sz w:val="18"/>
                <w:szCs w:val="18"/>
              </w:rPr>
              <w:t>Nominal Diam. (in)</w:t>
            </w:r>
          </w:p>
        </w:tc>
        <w:tc>
          <w:tcPr>
            <w:tcW w:w="1147" w:type="dxa"/>
            <w:vAlign w:val="bottom"/>
          </w:tcPr>
          <w:p w14:paraId="706A8903" w14:textId="77777777" w:rsidR="00C132DE" w:rsidRDefault="00C132DE" w:rsidP="005837D0">
            <w:pPr>
              <w:jc w:val="center"/>
              <w:rPr>
                <w:rFonts w:asciiTheme="minorHAnsi" w:hAnsiTheme="minorHAnsi"/>
                <w:sz w:val="18"/>
                <w:szCs w:val="18"/>
              </w:rPr>
            </w:pPr>
            <w:r>
              <w:rPr>
                <w:rFonts w:asciiTheme="minorHAnsi" w:hAnsiTheme="minorHAnsi"/>
                <w:sz w:val="18"/>
                <w:szCs w:val="18"/>
              </w:rPr>
              <w:t xml:space="preserve">Duct </w:t>
            </w:r>
          </w:p>
          <w:p w14:paraId="42171D9E" w14:textId="77777777" w:rsidR="00C132DE" w:rsidRDefault="00C132DE" w:rsidP="005837D0">
            <w:pPr>
              <w:jc w:val="center"/>
              <w:rPr>
                <w:rFonts w:asciiTheme="minorHAnsi" w:hAnsiTheme="minorHAnsi"/>
                <w:sz w:val="18"/>
                <w:szCs w:val="18"/>
              </w:rPr>
            </w:pPr>
            <w:r>
              <w:rPr>
                <w:rFonts w:asciiTheme="minorHAnsi" w:hAnsiTheme="minorHAnsi"/>
                <w:sz w:val="18"/>
                <w:szCs w:val="18"/>
              </w:rPr>
              <w:t>R-value</w:t>
            </w:r>
          </w:p>
        </w:tc>
        <w:tc>
          <w:tcPr>
            <w:tcW w:w="1193" w:type="dxa"/>
            <w:vAlign w:val="bottom"/>
          </w:tcPr>
          <w:p w14:paraId="0BD81509" w14:textId="77777777" w:rsidR="00C132DE" w:rsidRDefault="00C132DE" w:rsidP="005837D0">
            <w:pPr>
              <w:jc w:val="center"/>
              <w:rPr>
                <w:rFonts w:asciiTheme="minorHAnsi" w:hAnsiTheme="minorHAnsi"/>
                <w:sz w:val="18"/>
                <w:szCs w:val="18"/>
              </w:rPr>
            </w:pPr>
            <w:r>
              <w:rPr>
                <w:rFonts w:asciiTheme="minorHAnsi" w:hAnsiTheme="minorHAnsi"/>
                <w:sz w:val="18"/>
                <w:szCs w:val="18"/>
              </w:rPr>
              <w:t>Length</w:t>
            </w:r>
          </w:p>
          <w:p w14:paraId="7BABBD8D" w14:textId="77777777" w:rsidR="00C132DE" w:rsidRDefault="00C132DE" w:rsidP="005837D0">
            <w:pPr>
              <w:jc w:val="center"/>
              <w:rPr>
                <w:rFonts w:asciiTheme="minorHAnsi" w:hAnsiTheme="minorHAnsi"/>
                <w:sz w:val="18"/>
                <w:szCs w:val="18"/>
              </w:rPr>
            </w:pPr>
            <w:r>
              <w:rPr>
                <w:rFonts w:asciiTheme="minorHAnsi" w:hAnsiTheme="minorHAnsi"/>
                <w:sz w:val="18"/>
                <w:szCs w:val="18"/>
              </w:rPr>
              <w:t>(ft)</w:t>
            </w:r>
          </w:p>
        </w:tc>
        <w:tc>
          <w:tcPr>
            <w:tcW w:w="1260" w:type="dxa"/>
            <w:vAlign w:val="bottom"/>
          </w:tcPr>
          <w:p w14:paraId="0693CEC6" w14:textId="77777777" w:rsidR="00C132DE" w:rsidRDefault="00C132DE" w:rsidP="005837D0">
            <w:pPr>
              <w:jc w:val="center"/>
              <w:rPr>
                <w:rFonts w:asciiTheme="minorHAnsi" w:hAnsiTheme="minorHAnsi"/>
                <w:sz w:val="18"/>
                <w:szCs w:val="18"/>
              </w:rPr>
            </w:pPr>
            <w:r>
              <w:rPr>
                <w:rFonts w:asciiTheme="minorHAnsi" w:hAnsiTheme="minorHAnsi"/>
                <w:sz w:val="18"/>
                <w:szCs w:val="18"/>
              </w:rPr>
              <w:t>Attic Insulation R-value</w:t>
            </w:r>
          </w:p>
        </w:tc>
        <w:tc>
          <w:tcPr>
            <w:tcW w:w="1260" w:type="dxa"/>
            <w:vAlign w:val="bottom"/>
          </w:tcPr>
          <w:p w14:paraId="6F7041D7" w14:textId="77777777" w:rsidR="00C132DE" w:rsidRDefault="00C132DE" w:rsidP="005837D0">
            <w:pPr>
              <w:jc w:val="center"/>
              <w:rPr>
                <w:rFonts w:asciiTheme="minorHAnsi" w:hAnsiTheme="minorHAnsi"/>
                <w:sz w:val="18"/>
                <w:szCs w:val="18"/>
              </w:rPr>
            </w:pPr>
            <w:r>
              <w:rPr>
                <w:rFonts w:asciiTheme="minorHAnsi" w:hAnsiTheme="minorHAnsi"/>
                <w:sz w:val="18"/>
                <w:szCs w:val="18"/>
              </w:rPr>
              <w:t>Attic Insulation Depth (in)</w:t>
            </w:r>
          </w:p>
        </w:tc>
        <w:tc>
          <w:tcPr>
            <w:tcW w:w="1237" w:type="dxa"/>
            <w:vAlign w:val="bottom"/>
          </w:tcPr>
          <w:p w14:paraId="409AD2FC" w14:textId="77777777" w:rsidR="00C132DE" w:rsidRDefault="00C132DE" w:rsidP="005837D0">
            <w:pPr>
              <w:jc w:val="center"/>
              <w:rPr>
                <w:rFonts w:asciiTheme="minorHAnsi" w:hAnsiTheme="minorHAnsi"/>
                <w:sz w:val="18"/>
                <w:szCs w:val="18"/>
              </w:rPr>
            </w:pPr>
            <w:r>
              <w:rPr>
                <w:rFonts w:asciiTheme="minorHAnsi" w:hAnsiTheme="minorHAnsi"/>
                <w:sz w:val="18"/>
                <w:szCs w:val="18"/>
              </w:rPr>
              <w:t>Attic Insulation Type</w:t>
            </w:r>
          </w:p>
        </w:tc>
        <w:tc>
          <w:tcPr>
            <w:tcW w:w="1170" w:type="dxa"/>
            <w:vAlign w:val="bottom"/>
          </w:tcPr>
          <w:p w14:paraId="0E9CED62" w14:textId="77777777" w:rsidR="00C132DE" w:rsidRDefault="00C132DE" w:rsidP="005837D0">
            <w:pPr>
              <w:jc w:val="center"/>
              <w:rPr>
                <w:rFonts w:asciiTheme="minorHAnsi" w:hAnsiTheme="minorHAnsi"/>
                <w:sz w:val="18"/>
                <w:szCs w:val="18"/>
              </w:rPr>
            </w:pPr>
            <w:r>
              <w:rPr>
                <w:rFonts w:asciiTheme="minorHAnsi" w:hAnsiTheme="minorHAnsi"/>
                <w:sz w:val="18"/>
                <w:szCs w:val="18"/>
              </w:rPr>
              <w:t>Containment System or Lowered Chase</w:t>
            </w:r>
          </w:p>
        </w:tc>
        <w:tc>
          <w:tcPr>
            <w:tcW w:w="1170" w:type="dxa"/>
            <w:vAlign w:val="bottom"/>
          </w:tcPr>
          <w:p w14:paraId="354B884B" w14:textId="77777777" w:rsidR="00C132DE" w:rsidRDefault="00C132DE" w:rsidP="005837D0">
            <w:pPr>
              <w:jc w:val="center"/>
              <w:rPr>
                <w:rFonts w:asciiTheme="minorHAnsi" w:hAnsiTheme="minorHAnsi"/>
                <w:sz w:val="18"/>
                <w:szCs w:val="18"/>
              </w:rPr>
            </w:pPr>
            <w:r>
              <w:rPr>
                <w:rFonts w:asciiTheme="minorHAnsi" w:hAnsiTheme="minorHAnsi"/>
                <w:sz w:val="18"/>
                <w:szCs w:val="18"/>
              </w:rPr>
              <w:t>Duct Burial Level</w:t>
            </w:r>
          </w:p>
        </w:tc>
      </w:tr>
      <w:tr w:rsidR="00AD7AC9" w14:paraId="781FD528" w14:textId="77777777" w:rsidTr="00193456">
        <w:trPr>
          <w:trHeight w:val="1007"/>
        </w:trPr>
        <w:tc>
          <w:tcPr>
            <w:tcW w:w="1278" w:type="dxa"/>
          </w:tcPr>
          <w:p w14:paraId="167528C2" w14:textId="354DE7B0"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080" w:type="dxa"/>
          </w:tcPr>
          <w:p w14:paraId="27A9590B" w14:textId="03351D4A"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147" w:type="dxa"/>
          </w:tcPr>
          <w:p w14:paraId="26C9C82D" w14:textId="4D96F29B"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193" w:type="dxa"/>
          </w:tcPr>
          <w:p w14:paraId="26111D46" w14:textId="6AAD0E7B"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260" w:type="dxa"/>
          </w:tcPr>
          <w:p w14:paraId="799CBF5F" w14:textId="014DD98C"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260" w:type="dxa"/>
          </w:tcPr>
          <w:p w14:paraId="0D66A184" w14:textId="7A9400BC"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237" w:type="dxa"/>
          </w:tcPr>
          <w:p w14:paraId="354EFE20" w14:textId="056B3A53"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170" w:type="dxa"/>
          </w:tcPr>
          <w:p w14:paraId="3277DBCE" w14:textId="0696FF01"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c>
          <w:tcPr>
            <w:tcW w:w="1170" w:type="dxa"/>
          </w:tcPr>
          <w:p w14:paraId="3B3840EF" w14:textId="364FCB34" w:rsidR="00C132DE" w:rsidRDefault="00AD7AC9" w:rsidP="005837D0">
            <w:pPr>
              <w:rPr>
                <w:rFonts w:asciiTheme="minorHAnsi" w:hAnsiTheme="minorHAnsi"/>
                <w:sz w:val="18"/>
                <w:szCs w:val="18"/>
              </w:rPr>
            </w:pPr>
            <w:r w:rsidRPr="00B67E3D">
              <w:rPr>
                <w:rFonts w:asciiTheme="minorHAnsi" w:hAnsiTheme="minorHAnsi" w:cstheme="minorHAnsi"/>
              </w:rPr>
              <w:t>&lt;&lt;</w:t>
            </w:r>
            <w:r>
              <w:rPr>
                <w:rFonts w:asciiTheme="minorHAnsi" w:hAnsiTheme="minorHAnsi" w:cstheme="minorHAnsi"/>
              </w:rPr>
              <w:t>R</w:t>
            </w:r>
            <w:r w:rsidRPr="00B67E3D">
              <w:rPr>
                <w:rFonts w:asciiTheme="minorHAnsi" w:hAnsiTheme="minorHAnsi" w:cstheme="minorHAnsi"/>
              </w:rPr>
              <w:t>eference values from CF1R</w:t>
            </w:r>
            <w:r>
              <w:rPr>
                <w:rFonts w:asciiTheme="minorHAnsi" w:hAnsiTheme="minorHAnsi" w:cstheme="minorHAnsi"/>
              </w:rPr>
              <w:t>-PRF-01</w:t>
            </w:r>
            <w:r w:rsidRPr="00B67E3D">
              <w:rPr>
                <w:rFonts w:asciiTheme="minorHAnsi" w:hAnsiTheme="minorHAnsi" w:cstheme="minorHAnsi"/>
              </w:rPr>
              <w:t>&gt;&gt;</w:t>
            </w:r>
          </w:p>
        </w:tc>
      </w:tr>
      <w:tr w:rsidR="00AD7AC9" w14:paraId="37A6C2E1" w14:textId="77777777" w:rsidTr="00193456">
        <w:trPr>
          <w:trHeight w:val="260"/>
        </w:trPr>
        <w:tc>
          <w:tcPr>
            <w:tcW w:w="1278" w:type="dxa"/>
          </w:tcPr>
          <w:p w14:paraId="7841528B" w14:textId="77777777" w:rsidR="00C132DE" w:rsidRDefault="00C132DE" w:rsidP="005837D0">
            <w:pPr>
              <w:rPr>
                <w:rFonts w:asciiTheme="minorHAnsi" w:hAnsiTheme="minorHAnsi"/>
                <w:sz w:val="18"/>
                <w:szCs w:val="18"/>
              </w:rPr>
            </w:pPr>
          </w:p>
        </w:tc>
        <w:tc>
          <w:tcPr>
            <w:tcW w:w="1080" w:type="dxa"/>
          </w:tcPr>
          <w:p w14:paraId="7D0897CD" w14:textId="77777777" w:rsidR="00C132DE" w:rsidRDefault="00C132DE" w:rsidP="005837D0">
            <w:pPr>
              <w:rPr>
                <w:rFonts w:asciiTheme="minorHAnsi" w:hAnsiTheme="minorHAnsi"/>
                <w:sz w:val="18"/>
                <w:szCs w:val="18"/>
              </w:rPr>
            </w:pPr>
          </w:p>
        </w:tc>
        <w:tc>
          <w:tcPr>
            <w:tcW w:w="1147" w:type="dxa"/>
          </w:tcPr>
          <w:p w14:paraId="4DB496AC" w14:textId="77777777" w:rsidR="00C132DE" w:rsidRDefault="00C132DE" w:rsidP="005837D0">
            <w:pPr>
              <w:rPr>
                <w:rFonts w:asciiTheme="minorHAnsi" w:hAnsiTheme="minorHAnsi"/>
                <w:sz w:val="18"/>
                <w:szCs w:val="18"/>
              </w:rPr>
            </w:pPr>
          </w:p>
        </w:tc>
        <w:tc>
          <w:tcPr>
            <w:tcW w:w="1193" w:type="dxa"/>
          </w:tcPr>
          <w:p w14:paraId="2405206C" w14:textId="77777777" w:rsidR="00C132DE" w:rsidRDefault="00C132DE" w:rsidP="005837D0">
            <w:pPr>
              <w:rPr>
                <w:rFonts w:asciiTheme="minorHAnsi" w:hAnsiTheme="minorHAnsi"/>
                <w:sz w:val="18"/>
                <w:szCs w:val="18"/>
              </w:rPr>
            </w:pPr>
          </w:p>
        </w:tc>
        <w:tc>
          <w:tcPr>
            <w:tcW w:w="1260" w:type="dxa"/>
          </w:tcPr>
          <w:p w14:paraId="73B9A433" w14:textId="77777777" w:rsidR="00C132DE" w:rsidRDefault="00C132DE" w:rsidP="005837D0">
            <w:pPr>
              <w:rPr>
                <w:rFonts w:asciiTheme="minorHAnsi" w:hAnsiTheme="minorHAnsi"/>
                <w:sz w:val="18"/>
                <w:szCs w:val="18"/>
              </w:rPr>
            </w:pPr>
          </w:p>
        </w:tc>
        <w:tc>
          <w:tcPr>
            <w:tcW w:w="1260" w:type="dxa"/>
          </w:tcPr>
          <w:p w14:paraId="33DD37FB" w14:textId="77777777" w:rsidR="00C132DE" w:rsidRDefault="00C132DE" w:rsidP="005837D0">
            <w:pPr>
              <w:rPr>
                <w:rFonts w:asciiTheme="minorHAnsi" w:hAnsiTheme="minorHAnsi"/>
                <w:sz w:val="18"/>
                <w:szCs w:val="18"/>
              </w:rPr>
            </w:pPr>
          </w:p>
        </w:tc>
        <w:tc>
          <w:tcPr>
            <w:tcW w:w="1237" w:type="dxa"/>
          </w:tcPr>
          <w:p w14:paraId="48B970F9" w14:textId="77777777" w:rsidR="00C132DE" w:rsidRDefault="00C132DE" w:rsidP="005837D0">
            <w:pPr>
              <w:rPr>
                <w:rFonts w:asciiTheme="minorHAnsi" w:hAnsiTheme="minorHAnsi"/>
                <w:sz w:val="18"/>
                <w:szCs w:val="18"/>
              </w:rPr>
            </w:pPr>
          </w:p>
        </w:tc>
        <w:tc>
          <w:tcPr>
            <w:tcW w:w="1170" w:type="dxa"/>
          </w:tcPr>
          <w:p w14:paraId="0D2FE3AA" w14:textId="77777777" w:rsidR="00C132DE" w:rsidRDefault="00C132DE" w:rsidP="005837D0">
            <w:pPr>
              <w:rPr>
                <w:rFonts w:asciiTheme="minorHAnsi" w:hAnsiTheme="minorHAnsi"/>
                <w:sz w:val="18"/>
                <w:szCs w:val="18"/>
              </w:rPr>
            </w:pPr>
          </w:p>
        </w:tc>
        <w:tc>
          <w:tcPr>
            <w:tcW w:w="1170" w:type="dxa"/>
          </w:tcPr>
          <w:p w14:paraId="013DB71F" w14:textId="77777777" w:rsidR="00C132DE" w:rsidRDefault="00C132DE" w:rsidP="005837D0">
            <w:pPr>
              <w:rPr>
                <w:rFonts w:asciiTheme="minorHAnsi" w:hAnsiTheme="minorHAnsi"/>
                <w:sz w:val="18"/>
                <w:szCs w:val="18"/>
              </w:rPr>
            </w:pPr>
          </w:p>
        </w:tc>
      </w:tr>
    </w:tbl>
    <w:p w14:paraId="4F48B135" w14:textId="77777777" w:rsidR="00D920D6" w:rsidRDefault="00D920D6" w:rsidP="00D920D6">
      <w:pPr>
        <w:pStyle w:val="Header"/>
        <w:rPr>
          <w:rFonts w:asciiTheme="minorHAnsi" w:hAnsiTheme="minorHAnsi"/>
          <w:sz w:val="18"/>
          <w:szCs w:val="18"/>
        </w:rPr>
      </w:pPr>
    </w:p>
    <w:p w14:paraId="681C49A8" w14:textId="77777777" w:rsidR="00D920D6" w:rsidRDefault="00D920D6" w:rsidP="00D920D6">
      <w:pPr>
        <w:pStyle w:val="Header"/>
        <w:rPr>
          <w:rFonts w:asciiTheme="minorHAnsi" w:hAnsiTheme="minorHAnsi"/>
          <w:sz w:val="18"/>
          <w:szCs w:val="18"/>
        </w:rPr>
      </w:pPr>
    </w:p>
    <w:p w14:paraId="681C49A9" w14:textId="77777777" w:rsidR="00D920D6" w:rsidRDefault="00D920D6" w:rsidP="00D920D6">
      <w:pPr>
        <w:pStyle w:val="Header"/>
        <w:rPr>
          <w:rFonts w:asciiTheme="minorHAnsi" w:hAnsiTheme="minorHAnsi"/>
          <w:sz w:val="18"/>
          <w:szCs w:val="18"/>
        </w:rPr>
      </w:pPr>
    </w:p>
    <w:p w14:paraId="681C49AA" w14:textId="77777777" w:rsidR="00D920D6" w:rsidRPr="006136A2" w:rsidRDefault="00D920D6" w:rsidP="00D920D6">
      <w:pPr>
        <w:pStyle w:val="Header"/>
        <w:rPr>
          <w:rFonts w:asciiTheme="minorHAnsi" w:hAnsiTheme="minorHAnsi"/>
          <w:sz w:val="18"/>
          <w:szCs w:val="18"/>
        </w:rPr>
      </w:pPr>
    </w:p>
    <w:p w14:paraId="79CAF8AD" w14:textId="77777777" w:rsidR="00391B0A" w:rsidRDefault="00391B0A">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D920D6" w:rsidRPr="009E2C1C" w14:paraId="681C49AC" w14:textId="77777777" w:rsidTr="00D920D6">
        <w:trPr>
          <w:trHeight w:val="206"/>
        </w:trPr>
        <w:tc>
          <w:tcPr>
            <w:tcW w:w="10950" w:type="dxa"/>
            <w:gridSpan w:val="4"/>
            <w:vAlign w:val="center"/>
          </w:tcPr>
          <w:p w14:paraId="681C49AB" w14:textId="1861C4E3" w:rsidR="00D920D6" w:rsidRPr="009351D2" w:rsidRDefault="00D920D6" w:rsidP="00D920D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D920D6" w:rsidRPr="001B14D6" w14:paraId="681C49AE" w14:textId="77777777" w:rsidTr="00D920D6">
        <w:trPr>
          <w:trHeight w:val="206"/>
        </w:trPr>
        <w:tc>
          <w:tcPr>
            <w:tcW w:w="10950" w:type="dxa"/>
            <w:gridSpan w:val="4"/>
            <w:vAlign w:val="center"/>
          </w:tcPr>
          <w:p w14:paraId="681C49AD" w14:textId="77777777" w:rsidR="00D920D6" w:rsidRPr="00E136A4" w:rsidRDefault="00D920D6" w:rsidP="009176C1">
            <w:pPr>
              <w:keepNext/>
              <w:numPr>
                <w:ilvl w:val="0"/>
                <w:numId w:val="8"/>
              </w:numPr>
              <w:ind w:left="271" w:hanging="270"/>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D920D6" w:rsidRPr="00B272DC" w14:paraId="681C49B1" w14:textId="77777777" w:rsidTr="00D920D6">
        <w:trPr>
          <w:trHeight w:val="360"/>
        </w:trPr>
        <w:tc>
          <w:tcPr>
            <w:tcW w:w="5577" w:type="dxa"/>
            <w:gridSpan w:val="2"/>
          </w:tcPr>
          <w:p w14:paraId="681C49AF" w14:textId="77777777" w:rsidR="00D920D6" w:rsidRPr="00B272DC" w:rsidRDefault="00D920D6" w:rsidP="00D920D6">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681C49B0" w14:textId="77777777" w:rsidR="00D920D6" w:rsidRPr="00B272DC" w:rsidRDefault="00D920D6" w:rsidP="00D920D6">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D920D6" w:rsidRPr="00B272DC" w14:paraId="681C49B4" w14:textId="77777777" w:rsidTr="00D920D6">
        <w:trPr>
          <w:trHeight w:val="360"/>
        </w:trPr>
        <w:tc>
          <w:tcPr>
            <w:tcW w:w="5577" w:type="dxa"/>
            <w:gridSpan w:val="2"/>
          </w:tcPr>
          <w:p w14:paraId="681C49B2" w14:textId="77777777" w:rsidR="00D920D6" w:rsidRPr="00B272DC" w:rsidRDefault="00D920D6" w:rsidP="00D920D6">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681C49B3" w14:textId="77777777" w:rsidR="00D920D6" w:rsidRPr="00B272DC" w:rsidRDefault="00D920D6" w:rsidP="00D920D6">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D920D6" w:rsidRPr="00B272DC" w14:paraId="681C49B7" w14:textId="77777777" w:rsidTr="00D920D6">
        <w:trPr>
          <w:trHeight w:val="360"/>
        </w:trPr>
        <w:tc>
          <w:tcPr>
            <w:tcW w:w="5577" w:type="dxa"/>
            <w:gridSpan w:val="2"/>
          </w:tcPr>
          <w:p w14:paraId="681C49B5" w14:textId="77777777" w:rsidR="00D920D6" w:rsidRPr="00B272DC" w:rsidRDefault="00D920D6" w:rsidP="00D920D6">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681C49B6" w14:textId="30AF7E99" w:rsidR="00D920D6" w:rsidRPr="00B272DC" w:rsidRDefault="00D920D6" w:rsidP="00D920D6">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567F24">
              <w:rPr>
                <w:rFonts w:asciiTheme="minorHAnsi" w:hAnsiTheme="minorHAnsi"/>
                <w:sz w:val="14"/>
                <w:szCs w:val="14"/>
              </w:rPr>
              <w:t>i</w:t>
            </w:r>
            <w:r w:rsidRPr="00B272DC">
              <w:rPr>
                <w:rFonts w:asciiTheme="minorHAnsi" w:hAnsiTheme="minorHAnsi"/>
                <w:sz w:val="14"/>
                <w:szCs w:val="14"/>
              </w:rPr>
              <w:t>f applicable):</w:t>
            </w:r>
          </w:p>
        </w:tc>
      </w:tr>
      <w:tr w:rsidR="00D920D6" w:rsidRPr="00B272DC" w14:paraId="681C49BA" w14:textId="77777777" w:rsidTr="00D920D6">
        <w:trPr>
          <w:trHeight w:val="360"/>
        </w:trPr>
        <w:tc>
          <w:tcPr>
            <w:tcW w:w="5577" w:type="dxa"/>
            <w:gridSpan w:val="2"/>
          </w:tcPr>
          <w:p w14:paraId="681C49B8" w14:textId="77777777" w:rsidR="00D920D6" w:rsidRPr="00B272DC" w:rsidRDefault="00D920D6" w:rsidP="00D920D6">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681C49B9" w14:textId="77777777" w:rsidR="00D920D6" w:rsidRPr="00B272DC" w:rsidRDefault="00D920D6" w:rsidP="00D920D6">
            <w:pPr>
              <w:keepNext/>
              <w:rPr>
                <w:rFonts w:asciiTheme="minorHAnsi" w:hAnsiTheme="minorHAnsi"/>
                <w:sz w:val="14"/>
                <w:szCs w:val="14"/>
              </w:rPr>
            </w:pPr>
            <w:r w:rsidRPr="00B272DC">
              <w:rPr>
                <w:rFonts w:asciiTheme="minorHAnsi" w:hAnsiTheme="minorHAnsi"/>
                <w:sz w:val="14"/>
                <w:szCs w:val="14"/>
              </w:rPr>
              <w:t>Phone:</w:t>
            </w:r>
          </w:p>
        </w:tc>
      </w:tr>
      <w:tr w:rsidR="00D920D6" w:rsidRPr="008E6C57" w14:paraId="681C49BC" w14:textId="77777777" w:rsidTr="00D920D6">
        <w:tblPrEx>
          <w:tblCellMar>
            <w:left w:w="115" w:type="dxa"/>
            <w:right w:w="115" w:type="dxa"/>
          </w:tblCellMar>
        </w:tblPrEx>
        <w:trPr>
          <w:trHeight w:val="296"/>
        </w:trPr>
        <w:tc>
          <w:tcPr>
            <w:tcW w:w="10950" w:type="dxa"/>
            <w:gridSpan w:val="4"/>
            <w:vAlign w:val="center"/>
          </w:tcPr>
          <w:p w14:paraId="681C49BB" w14:textId="77777777" w:rsidR="00D920D6" w:rsidRDefault="00D920D6" w:rsidP="00D920D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D920D6" w:rsidRPr="008E6C57" w14:paraId="681C49C4" w14:textId="77777777" w:rsidTr="00D920D6">
        <w:tblPrEx>
          <w:tblCellMar>
            <w:left w:w="115" w:type="dxa"/>
            <w:right w:w="115" w:type="dxa"/>
          </w:tblCellMar>
        </w:tblPrEx>
        <w:trPr>
          <w:trHeight w:val="504"/>
        </w:trPr>
        <w:tc>
          <w:tcPr>
            <w:tcW w:w="10950" w:type="dxa"/>
            <w:gridSpan w:val="4"/>
          </w:tcPr>
          <w:p w14:paraId="1CFF34D0" w14:textId="77777777" w:rsidR="00391B0A" w:rsidRPr="00391B0A" w:rsidRDefault="00391B0A" w:rsidP="00391B0A">
            <w:pPr>
              <w:pStyle w:val="Heading3"/>
              <w:numPr>
                <w:ilvl w:val="0"/>
                <w:numId w:val="0"/>
              </w:numPr>
              <w:spacing w:before="60"/>
              <w:ind w:right="86"/>
              <w:rPr>
                <w:rFonts w:asciiTheme="minorHAnsi" w:hAnsiTheme="minorHAnsi"/>
                <w:caps/>
                <w:sz w:val="18"/>
                <w:szCs w:val="18"/>
              </w:rPr>
            </w:pPr>
            <w:r w:rsidRPr="00391B0A">
              <w:rPr>
                <w:rFonts w:asciiTheme="minorHAnsi" w:hAnsiTheme="minorHAnsi"/>
                <w:sz w:val="18"/>
                <w:szCs w:val="18"/>
              </w:rPr>
              <w:t xml:space="preserve">I certify the following under penalty of perjury, under the laws of the State of California: </w:t>
            </w:r>
          </w:p>
          <w:p w14:paraId="0599DD91" w14:textId="77777777" w:rsidR="00391B0A" w:rsidRPr="00391B0A" w:rsidRDefault="00391B0A" w:rsidP="00391B0A">
            <w:pPr>
              <w:pStyle w:val="Heading3"/>
              <w:numPr>
                <w:ilvl w:val="0"/>
                <w:numId w:val="16"/>
              </w:numPr>
              <w:spacing w:before="0"/>
              <w:ind w:right="90"/>
              <w:rPr>
                <w:rFonts w:asciiTheme="minorHAnsi" w:hAnsiTheme="minorHAnsi"/>
                <w:caps/>
                <w:sz w:val="18"/>
                <w:szCs w:val="18"/>
              </w:rPr>
            </w:pPr>
            <w:r w:rsidRPr="00391B0A">
              <w:rPr>
                <w:rFonts w:asciiTheme="minorHAnsi" w:hAnsiTheme="minorHAnsi"/>
                <w:sz w:val="18"/>
                <w:szCs w:val="18"/>
              </w:rPr>
              <w:t xml:space="preserve">The information provided on this Certificate of Installation is true and correct. </w:t>
            </w:r>
          </w:p>
          <w:p w14:paraId="7AD5BA85" w14:textId="77777777" w:rsidR="00391B0A" w:rsidRPr="00391B0A" w:rsidRDefault="00391B0A" w:rsidP="00391B0A">
            <w:pPr>
              <w:pStyle w:val="Heading3"/>
              <w:numPr>
                <w:ilvl w:val="0"/>
                <w:numId w:val="16"/>
              </w:numPr>
              <w:spacing w:before="0"/>
              <w:ind w:right="90"/>
              <w:rPr>
                <w:rFonts w:asciiTheme="minorHAnsi" w:hAnsiTheme="minorHAnsi"/>
                <w:caps/>
                <w:sz w:val="18"/>
                <w:szCs w:val="22"/>
              </w:rPr>
            </w:pPr>
            <w:r w:rsidRPr="00391B0A">
              <w:rPr>
                <w:rFonts w:asciiTheme="minorHAnsi" w:hAnsiTheme="minorHAnsi"/>
                <w:snapToGrid w:val="0"/>
                <w:sz w:val="18"/>
                <w:szCs w:val="18"/>
              </w:rPr>
              <w:t xml:space="preserve">I am either: a) a responsible person eligible under Division 3 of the Business and Professions Code </w:t>
            </w:r>
            <w:r w:rsidRPr="00391B0A">
              <w:rPr>
                <w:rFonts w:asciiTheme="minorHAnsi" w:hAnsiTheme="minorHAnsi"/>
                <w:sz w:val="18"/>
                <w:szCs w:val="18"/>
              </w:rPr>
              <w:t xml:space="preserve">in the applicable classification to accept responsibility for the system design, construction, or installation </w:t>
            </w:r>
            <w:r w:rsidRPr="00391B0A">
              <w:rPr>
                <w:rFonts w:asciiTheme="minorHAnsi" w:hAnsiTheme="minorHAnsi"/>
                <w:snapToGrid w:val="0"/>
                <w:sz w:val="18"/>
                <w:szCs w:val="18"/>
              </w:rPr>
              <w:t xml:space="preserve">of features, materials, components, or manufactured devices </w:t>
            </w:r>
            <w:r w:rsidRPr="00391B0A">
              <w:rPr>
                <w:rFonts w:asciiTheme="minorHAnsi" w:hAnsiTheme="minorHAnsi"/>
                <w:sz w:val="18"/>
                <w:szCs w:val="18"/>
              </w:rPr>
              <w:t xml:space="preserve">for the scope of work identified on this Certificate of Installation </w:t>
            </w:r>
            <w:r w:rsidRPr="00391B0A">
              <w:rPr>
                <w:rFonts w:asciiTheme="minorHAnsi" w:hAnsiTheme="minorHAnsi"/>
                <w:snapToGrid w:val="0"/>
                <w:sz w:val="18"/>
                <w:szCs w:val="18"/>
              </w:rPr>
              <w:t>and attest to the declarations in this statement</w:t>
            </w:r>
            <w:r w:rsidRPr="00391B0A">
              <w:rPr>
                <w:rFonts w:asciiTheme="minorHAnsi" w:hAnsiTheme="minorHAnsi"/>
                <w:sz w:val="18"/>
                <w:szCs w:val="18"/>
              </w:rPr>
              <w:t>, or b) I am an authorized representative of the responsible person and attest to the declarations in this statement on the responsible person’s behalf</w:t>
            </w:r>
            <w:r w:rsidRPr="00391B0A">
              <w:rPr>
                <w:rFonts w:asciiTheme="minorHAnsi" w:eastAsia="Calibri" w:hAnsiTheme="minorHAnsi"/>
                <w:sz w:val="18"/>
                <w:szCs w:val="18"/>
              </w:rPr>
              <w:t>.</w:t>
            </w:r>
          </w:p>
          <w:p w14:paraId="74617F04" w14:textId="77777777" w:rsidR="00391B0A" w:rsidRPr="00391B0A" w:rsidRDefault="00391B0A" w:rsidP="00391B0A">
            <w:pPr>
              <w:keepNext/>
              <w:numPr>
                <w:ilvl w:val="0"/>
                <w:numId w:val="16"/>
              </w:numPr>
              <w:autoSpaceDE w:val="0"/>
              <w:autoSpaceDN w:val="0"/>
              <w:adjustRightInd w:val="0"/>
              <w:ind w:right="90"/>
              <w:rPr>
                <w:rFonts w:asciiTheme="minorHAnsi" w:hAnsiTheme="minorHAnsi"/>
                <w:sz w:val="18"/>
                <w:szCs w:val="18"/>
              </w:rPr>
            </w:pPr>
            <w:r w:rsidRPr="00391B0A">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391B0A">
              <w:rPr>
                <w:rFonts w:asciiTheme="minorHAnsi" w:eastAsia="Calibri" w:hAnsiTheme="minorHAnsi" w:cs="TimesNewRomanPSMT"/>
                <w:sz w:val="18"/>
                <w:szCs w:val="18"/>
              </w:rPr>
              <w:t>.</w:t>
            </w:r>
          </w:p>
          <w:p w14:paraId="5B52C2A6" w14:textId="77777777" w:rsidR="00391B0A" w:rsidRPr="00391B0A" w:rsidRDefault="00391B0A" w:rsidP="00391B0A">
            <w:pPr>
              <w:pStyle w:val="ListParagraph"/>
              <w:keepNext/>
              <w:numPr>
                <w:ilvl w:val="0"/>
                <w:numId w:val="16"/>
              </w:numPr>
              <w:autoSpaceDE w:val="0"/>
              <w:autoSpaceDN w:val="0"/>
              <w:adjustRightInd w:val="0"/>
              <w:rPr>
                <w:rFonts w:asciiTheme="minorHAnsi" w:hAnsiTheme="minorHAnsi"/>
                <w:sz w:val="18"/>
              </w:rPr>
            </w:pPr>
            <w:r w:rsidRPr="00391B0A">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81C49C3" w14:textId="031BA16B" w:rsidR="00D920D6" w:rsidRPr="00E74533" w:rsidRDefault="00391B0A" w:rsidP="00391B0A">
            <w:pPr>
              <w:pStyle w:val="ListParagraph"/>
              <w:keepNext/>
              <w:numPr>
                <w:ilvl w:val="0"/>
                <w:numId w:val="16"/>
              </w:numPr>
              <w:autoSpaceDE w:val="0"/>
              <w:autoSpaceDN w:val="0"/>
              <w:adjustRightInd w:val="0"/>
              <w:spacing w:after="120"/>
              <w:rPr>
                <w:rFonts w:asciiTheme="minorHAnsi" w:hAnsiTheme="minorHAnsi"/>
                <w:b/>
              </w:rPr>
            </w:pPr>
            <w:r w:rsidRPr="00391B0A">
              <w:rPr>
                <w:rFonts w:asciiTheme="minorHAnsi" w:hAnsiTheme="minorHAnsi"/>
                <w:sz w:val="18"/>
                <w:szCs w:val="18"/>
              </w:rPr>
              <w:t xml:space="preserve">I will ensure that a registered copy of this Certificate of Installation shall be </w:t>
            </w:r>
            <w:proofErr w:type="gramStart"/>
            <w:r w:rsidRPr="00391B0A">
              <w:rPr>
                <w:rFonts w:asciiTheme="minorHAnsi" w:hAnsiTheme="minorHAnsi"/>
                <w:sz w:val="18"/>
                <w:szCs w:val="18"/>
              </w:rPr>
              <w:t>posted, or</w:t>
            </w:r>
            <w:proofErr w:type="gramEnd"/>
            <w:r w:rsidRPr="00391B0A">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D920D6" w:rsidRPr="00B272DC" w14:paraId="681C49C7" w14:textId="77777777" w:rsidTr="00D920D6">
        <w:tblPrEx>
          <w:tblCellMar>
            <w:left w:w="108" w:type="dxa"/>
            <w:right w:w="108" w:type="dxa"/>
          </w:tblCellMar>
        </w:tblPrEx>
        <w:trPr>
          <w:trHeight w:val="360"/>
        </w:trPr>
        <w:tc>
          <w:tcPr>
            <w:tcW w:w="5307" w:type="dxa"/>
          </w:tcPr>
          <w:p w14:paraId="681C49C5" w14:textId="77777777" w:rsidR="00D920D6" w:rsidRPr="00B272DC" w:rsidRDefault="00D920D6" w:rsidP="00D920D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681C49C6" w14:textId="77777777" w:rsidR="00D920D6" w:rsidRPr="00B272DC" w:rsidRDefault="00D920D6" w:rsidP="00D920D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D920D6" w:rsidRPr="00B272DC" w14:paraId="681C49CA" w14:textId="77777777" w:rsidTr="00D920D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C8" w14:textId="579871B2"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81C49C9" w14:textId="77777777"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D920D6" w:rsidRPr="00B272DC" w14:paraId="681C49CD" w14:textId="77777777" w:rsidTr="00D920D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CB" w14:textId="77777777"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681C49CC" w14:textId="77777777"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D920D6" w:rsidRPr="00B272DC" w14:paraId="681C49D1" w14:textId="77777777" w:rsidTr="00D920D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CE" w14:textId="77777777"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81C49CF" w14:textId="31570826"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567F24">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681C49D0" w14:textId="77777777"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D920D6" w:rsidRPr="00B272DC" w14:paraId="681C49D4" w14:textId="77777777" w:rsidTr="00D920D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81C49D2" w14:textId="77777777"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681C49D3" w14:textId="77777777" w:rsidR="00D920D6" w:rsidRPr="00B272DC" w:rsidRDefault="00D920D6" w:rsidP="00D920D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681C49D5" w14:textId="77777777" w:rsidR="004A05C6"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p w14:paraId="681C49D6" w14:textId="77777777" w:rsidR="004A05C6"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p w14:paraId="681C49D7" w14:textId="77777777" w:rsidR="004A05C6"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p w14:paraId="681C49D8" w14:textId="77777777" w:rsidR="004A05C6"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p w14:paraId="681C49D9" w14:textId="77777777" w:rsidR="004A05C6"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p w14:paraId="681C49DA" w14:textId="77777777" w:rsidR="004A05C6" w:rsidRPr="005369B5"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sectPr w:rsidR="004A05C6" w:rsidRPr="005369B5" w:rsidSect="00224005">
      <w:headerReference w:type="even" r:id="rId21"/>
      <w:headerReference w:type="default" r:id="rId22"/>
      <w:headerReference w:type="first" r:id="rId2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691B4" w14:textId="77777777" w:rsidR="005E1DD7" w:rsidRDefault="005E1DD7">
      <w:r>
        <w:separator/>
      </w:r>
    </w:p>
  </w:endnote>
  <w:endnote w:type="continuationSeparator" w:id="0">
    <w:p w14:paraId="231C019F" w14:textId="77777777" w:rsidR="005E1DD7" w:rsidRDefault="005E1DD7">
      <w:r>
        <w:continuationSeparator/>
      </w:r>
    </w:p>
  </w:endnote>
  <w:endnote w:type="continuationNotice" w:id="1">
    <w:p w14:paraId="6579EC24" w14:textId="77777777" w:rsidR="005E1DD7" w:rsidRDefault="005E1D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595F1" w14:textId="77777777" w:rsidR="006F210A" w:rsidRDefault="006F21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1" w14:textId="77777777" w:rsidR="005E1DD7" w:rsidRPr="00CF4720" w:rsidRDefault="005E1DD7" w:rsidP="00567F24">
    <w:pPr>
      <w:pStyle w:val="Footer"/>
    </w:pPr>
    <w:r w:rsidRPr="00CF4720">
      <w:t xml:space="preserve">Registration Number:                                                           Registration Date/Time:                                           HERS Provider:                       </w:t>
    </w:r>
  </w:p>
  <w:p w14:paraId="681C49F2" w14:textId="6A7B3BDC" w:rsidR="005E1DD7" w:rsidRPr="00CF4720" w:rsidRDefault="005E1DD7" w:rsidP="00567F24">
    <w:pPr>
      <w:pStyle w:val="Footer"/>
    </w:pPr>
    <w:r w:rsidRPr="00CF4720">
      <w:t>CA Building Energy Efficiency Standards - 20</w:t>
    </w:r>
    <w:ins w:id="5" w:author="Alhabibi, Haider@Energy" w:date="2021-08-24T16:03:00Z">
      <w:r w:rsidR="00116C18">
        <w:t>22</w:t>
      </w:r>
    </w:ins>
    <w:del w:id="6" w:author="Alhabibi, Haider@Energy" w:date="2021-08-24T16:03:00Z">
      <w:r w:rsidRPr="00CF4720" w:rsidDel="00116C18">
        <w:delText>1</w:delText>
      </w:r>
      <w:r w:rsidDel="00116C18">
        <w:delText>9</w:delText>
      </w:r>
    </w:del>
    <w:r w:rsidRPr="00CF4720">
      <w:t xml:space="preserve"> Residential Compliance</w:t>
    </w:r>
    <w:r w:rsidRPr="00CF4720">
      <w:tab/>
    </w:r>
    <w:r>
      <w:t>January 20</w:t>
    </w:r>
    <w:ins w:id="7" w:author="Alhabibi, Haider@Energy" w:date="2021-08-24T16:03:00Z">
      <w:r w:rsidR="00116C18">
        <w:t>22</w:t>
      </w:r>
    </w:ins>
    <w:del w:id="8" w:author="Alhabibi, Haider@Energy" w:date="2021-08-24T16:03:00Z">
      <w:r w:rsidDel="00116C18">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3D186" w14:textId="77777777" w:rsidR="006F210A" w:rsidRDefault="006F210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B" w14:textId="6457B234" w:rsidR="005E1DD7" w:rsidRPr="00CF4720" w:rsidRDefault="005E1DD7" w:rsidP="00567F24">
    <w:pPr>
      <w:pStyle w:val="Footer"/>
    </w:pPr>
    <w:r w:rsidRPr="00CF4720">
      <w:t>CA Building Energy Efficiency Standards - 20</w:t>
    </w:r>
    <w:ins w:id="9" w:author="Alhabibi, Haider@Energy" w:date="2021-08-24T16:04:00Z">
      <w:r w:rsidR="007A4561">
        <w:t>22</w:t>
      </w:r>
    </w:ins>
    <w:del w:id="10" w:author="Alhabibi, Haider@Energy" w:date="2021-08-24T16:04:00Z">
      <w:r w:rsidRPr="00CF4720" w:rsidDel="007A4561">
        <w:delText>1</w:delText>
      </w:r>
      <w:r w:rsidDel="007A4561">
        <w:delText>9</w:delText>
      </w:r>
    </w:del>
    <w:r w:rsidRPr="00CF4720">
      <w:t xml:space="preserve"> Residential Compliance</w:t>
    </w:r>
    <w:r w:rsidRPr="00CF4720">
      <w:tab/>
    </w:r>
    <w:r>
      <w:t>January 20</w:t>
    </w:r>
    <w:ins w:id="11" w:author="Alhabibi, Haider@Energy" w:date="2021-08-24T16:04:00Z">
      <w:r w:rsidR="007A4561">
        <w:t>22</w:t>
      </w:r>
    </w:ins>
    <w:del w:id="12" w:author="Alhabibi, Haider@Energy" w:date="2021-08-24T16:04:00Z">
      <w:r w:rsidDel="007A4561">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01F8C" w14:textId="77777777" w:rsidR="005E1DD7" w:rsidRDefault="005E1DD7">
      <w:r>
        <w:separator/>
      </w:r>
    </w:p>
  </w:footnote>
  <w:footnote w:type="continuationSeparator" w:id="0">
    <w:p w14:paraId="1245823B" w14:textId="77777777" w:rsidR="005E1DD7" w:rsidRDefault="005E1DD7">
      <w:r>
        <w:continuationSeparator/>
      </w:r>
    </w:p>
  </w:footnote>
  <w:footnote w:type="continuationNotice" w:id="1">
    <w:p w14:paraId="4FE5E3F5" w14:textId="77777777" w:rsidR="005E1DD7" w:rsidRDefault="005E1D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DF" w14:textId="38D1F8B4" w:rsidR="005E1DD7" w:rsidRDefault="005E1D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E0" w14:textId="0B693B23" w:rsidR="005E1DD7" w:rsidRPr="007770C5" w:rsidRDefault="006F210A" w:rsidP="00C527EE">
    <w:pPr>
      <w:suppressAutoHyphens/>
      <w:ind w:left="-90"/>
      <w:rPr>
        <w:rFonts w:ascii="Arial" w:hAnsi="Arial" w:cs="Arial"/>
        <w:sz w:val="14"/>
        <w:szCs w:val="14"/>
      </w:rPr>
    </w:pPr>
    <w:customXmlInsRangeStart w:id="0" w:author="Geiser, Che@Energy" w:date="2022-04-11T13:39:00Z"/>
    <w:sdt>
      <w:sdtPr>
        <w:rPr>
          <w:rFonts w:ascii="Arial" w:hAnsi="Arial" w:cs="Arial"/>
          <w:sz w:val="14"/>
          <w:szCs w:val="14"/>
        </w:rPr>
        <w:id w:val="-1105491742"/>
        <w:docPartObj>
          <w:docPartGallery w:val="Watermarks"/>
          <w:docPartUnique/>
        </w:docPartObj>
      </w:sdtPr>
      <w:sdtContent>
        <w:customXmlInsRangeEnd w:id="0"/>
        <w:ins w:id="1" w:author="Geiser, Che@Energy" w:date="2022-04-11T13:39:00Z">
          <w:r w:rsidRPr="006F210A">
            <w:rPr>
              <w:rFonts w:ascii="Arial" w:hAnsi="Arial" w:cs="Arial"/>
              <w:noProof/>
              <w:sz w:val="14"/>
              <w:szCs w:val="14"/>
            </w:rPr>
            <w:pict w14:anchorId="72B95F7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0"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11T13:39:00Z"/>
      </w:sdtContent>
    </w:sdt>
    <w:customXmlInsRangeEnd w:id="2"/>
    <w:r w:rsidR="005E1DD7" w:rsidRPr="003A4CF7">
      <w:rPr>
        <w:rFonts w:ascii="Arial" w:hAnsi="Arial"/>
        <w:noProof/>
        <w:sz w:val="14"/>
      </w:rPr>
      <w:drawing>
        <wp:anchor distT="0" distB="0" distL="114300" distR="114300" simplePos="0" relativeHeight="251658249" behindDoc="0" locked="0" layoutInCell="1" allowOverlap="1" wp14:anchorId="681C4A07" wp14:editId="05DBF062">
          <wp:simplePos x="0" y="0"/>
          <wp:positionH relativeFrom="margin">
            <wp:posOffset>6619240</wp:posOffset>
          </wp:positionH>
          <wp:positionV relativeFrom="margin">
            <wp:posOffset>-1221740</wp:posOffset>
          </wp:positionV>
          <wp:extent cx="311150" cy="273050"/>
          <wp:effectExtent l="0" t="0" r="0" b="0"/>
          <wp:wrapSquare wrapText="bothSides"/>
          <wp:docPr id="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1150" cy="273050"/>
                  </a:xfrm>
                  <a:prstGeom prst="rect">
                    <a:avLst/>
                  </a:prstGeom>
                  <a:noFill/>
                  <a:ln w="9525">
                    <a:noFill/>
                    <a:miter lim="800000"/>
                    <a:headEnd/>
                    <a:tailEnd/>
                  </a:ln>
                </pic:spPr>
              </pic:pic>
            </a:graphicData>
          </a:graphic>
          <wp14:sizeRelV relativeFrom="margin">
            <wp14:pctHeight>0</wp14:pctHeight>
          </wp14:sizeRelV>
        </wp:anchor>
      </w:drawing>
    </w:r>
    <w:r w:rsidR="005E1DD7" w:rsidRPr="007770C5">
      <w:rPr>
        <w:rFonts w:ascii="Arial" w:hAnsi="Arial" w:cs="Arial"/>
        <w:sz w:val="14"/>
        <w:szCs w:val="14"/>
      </w:rPr>
      <w:t>STATE OF CALIFORNIA</w:t>
    </w:r>
  </w:p>
  <w:p w14:paraId="681C49E1" w14:textId="77777777" w:rsidR="005E1DD7" w:rsidRPr="00B04D67" w:rsidRDefault="005E1DD7" w:rsidP="00C527EE">
    <w:pPr>
      <w:suppressAutoHyphens/>
      <w:ind w:left="-90"/>
      <w:rPr>
        <w:rFonts w:ascii="Arial" w:hAnsi="Arial" w:cs="Arial"/>
        <w:b/>
        <w:sz w:val="24"/>
        <w:szCs w:val="24"/>
      </w:rPr>
    </w:pPr>
    <w:r w:rsidRPr="00B04D67">
      <w:rPr>
        <w:rFonts w:ascii="Arial" w:hAnsi="Arial" w:cs="Arial"/>
        <w:b/>
        <w:sz w:val="24"/>
        <w:szCs w:val="24"/>
      </w:rPr>
      <w:t>DUCT SURFACE AREA REDUCTION; R-VALUE; BURIED DUCTS COMPLIANCE CREDIT</w:t>
    </w:r>
  </w:p>
  <w:p w14:paraId="681C49E2" w14:textId="6E1F1772" w:rsidR="005E1DD7" w:rsidRPr="007770C5" w:rsidRDefault="005E1DD7" w:rsidP="00C527EE">
    <w:pPr>
      <w:suppressAutoHyphens/>
      <w:ind w:left="-90"/>
      <w:rPr>
        <w:rFonts w:ascii="Arial" w:hAnsi="Arial" w:cs="Arial"/>
        <w:sz w:val="14"/>
        <w:szCs w:val="14"/>
      </w:rPr>
    </w:pPr>
    <w:r>
      <w:rPr>
        <w:rFonts w:ascii="Arial" w:hAnsi="Arial" w:cs="Arial"/>
        <w:sz w:val="14"/>
        <w:szCs w:val="14"/>
      </w:rPr>
      <w:t>CEC-CF2R-MCH-29-H</w:t>
    </w:r>
    <w:r w:rsidRPr="007770C5">
      <w:rPr>
        <w:rFonts w:ascii="Arial" w:hAnsi="Arial" w:cs="Arial"/>
        <w:sz w:val="14"/>
        <w:szCs w:val="14"/>
      </w:rPr>
      <w:t xml:space="preserve"> (Revised </w:t>
    </w:r>
    <w:r>
      <w:rPr>
        <w:rFonts w:ascii="Arial" w:hAnsi="Arial" w:cs="Arial"/>
        <w:sz w:val="14"/>
        <w:szCs w:val="14"/>
      </w:rPr>
      <w:t>01/</w:t>
    </w:r>
    <w:ins w:id="3" w:author="Alhabibi, Haider@Energy" w:date="2021-08-24T16:03:00Z">
      <w:r w:rsidR="00CF63DD">
        <w:rPr>
          <w:rFonts w:ascii="Arial" w:hAnsi="Arial" w:cs="Arial"/>
          <w:sz w:val="14"/>
          <w:szCs w:val="14"/>
        </w:rPr>
        <w:t>22</w:t>
      </w:r>
    </w:ins>
    <w:del w:id="4" w:author="Alhabibi, Haider@Energy" w:date="2021-08-24T16:03:00Z">
      <w:r w:rsidDel="00116C18">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274"/>
      <w:gridCol w:w="2425"/>
    </w:tblGrid>
    <w:tr w:rsidR="005E1DD7" w:rsidRPr="00F85124" w14:paraId="681C49E5" w14:textId="77777777" w:rsidTr="00DE3917">
      <w:trPr>
        <w:cantSplit/>
        <w:trHeight w:val="288"/>
      </w:trPr>
      <w:tc>
        <w:tcPr>
          <w:tcW w:w="3877" w:type="pct"/>
          <w:gridSpan w:val="2"/>
          <w:tcBorders>
            <w:bottom w:val="single" w:sz="4" w:space="0" w:color="auto"/>
            <w:right w:val="nil"/>
          </w:tcBorders>
          <w:vAlign w:val="center"/>
        </w:tcPr>
        <w:p w14:paraId="681C49E3" w14:textId="77777777" w:rsidR="005E1DD7" w:rsidRPr="005F2F11" w:rsidRDefault="005E1DD7" w:rsidP="000C09F1">
          <w:pPr>
            <w:pStyle w:val="Style17"/>
            <w:rPr>
              <w:b/>
              <w:color w:val="auto"/>
              <w:sz w:val="20"/>
              <w:szCs w:val="20"/>
            </w:rPr>
          </w:pPr>
          <w:r w:rsidRPr="005F2F11">
            <w:rPr>
              <w:color w:val="auto"/>
              <w:sz w:val="20"/>
              <w:szCs w:val="20"/>
            </w:rPr>
            <w:t>CERTIFICATE OF INSTALLATION</w:t>
          </w:r>
        </w:p>
      </w:tc>
      <w:tc>
        <w:tcPr>
          <w:tcW w:w="1123" w:type="pct"/>
          <w:tcBorders>
            <w:left w:val="nil"/>
            <w:bottom w:val="single" w:sz="4" w:space="0" w:color="auto"/>
          </w:tcBorders>
          <w:tcMar>
            <w:left w:w="115" w:type="dxa"/>
            <w:right w:w="115" w:type="dxa"/>
          </w:tcMar>
          <w:vAlign w:val="center"/>
        </w:tcPr>
        <w:p w14:paraId="681C49E4" w14:textId="77777777" w:rsidR="005E1DD7" w:rsidRPr="005F2F11" w:rsidRDefault="005E1DD7" w:rsidP="00DE3917">
          <w:pPr>
            <w:pStyle w:val="Style18"/>
            <w:rPr>
              <w:b/>
              <w:color w:val="auto"/>
              <w:sz w:val="20"/>
              <w:szCs w:val="20"/>
            </w:rPr>
          </w:pPr>
          <w:r w:rsidRPr="005F2F11">
            <w:rPr>
              <w:color w:val="auto"/>
              <w:sz w:val="20"/>
              <w:szCs w:val="20"/>
            </w:rPr>
            <w:t>CF2R-MCH-29-H</w:t>
          </w:r>
        </w:p>
      </w:tc>
    </w:tr>
    <w:tr w:rsidR="005E1DD7" w:rsidRPr="00DC1E7C" w14:paraId="681C49E7" w14:textId="77777777" w:rsidTr="00DE3917">
      <w:trPr>
        <w:cantSplit/>
        <w:trHeight w:val="288"/>
      </w:trPr>
      <w:tc>
        <w:tcPr>
          <w:tcW w:w="5000" w:type="pct"/>
          <w:gridSpan w:val="3"/>
        </w:tcPr>
        <w:p w14:paraId="681C49E6" w14:textId="7C64C3A1" w:rsidR="005E1DD7" w:rsidRPr="00DC1E7C" w:rsidRDefault="005E1DD7" w:rsidP="009C3E28">
          <w:pPr>
            <w:pStyle w:val="doublelineabove"/>
            <w:pBdr>
              <w:top w:val="none" w:sz="0" w:space="0" w:color="auto"/>
            </w:pBdr>
            <w:tabs>
              <w:tab w:val="clear" w:pos="360"/>
              <w:tab w:val="clear" w:pos="3600"/>
              <w:tab w:val="clear" w:pos="4680"/>
              <w:tab w:val="clear" w:pos="5940"/>
              <w:tab w:val="clear" w:pos="6930"/>
              <w:tab w:val="clear" w:pos="8100"/>
              <w:tab w:val="clear" w:pos="9090"/>
              <w:tab w:val="right" w:pos="10800"/>
            </w:tabs>
            <w:rPr>
              <w:rFonts w:asciiTheme="minorHAnsi" w:hAnsiTheme="minorHAnsi"/>
              <w:b w:val="0"/>
              <w:szCs w:val="20"/>
            </w:rPr>
          </w:pPr>
          <w:r>
            <w:rPr>
              <w:rFonts w:asciiTheme="minorHAnsi" w:hAnsiTheme="minorHAnsi"/>
              <w:b w:val="0"/>
              <w:szCs w:val="20"/>
            </w:rPr>
            <w:t xml:space="preserve">Duct Surface Area Reduction; </w:t>
          </w:r>
          <w:r w:rsidRPr="00DA4214">
            <w:rPr>
              <w:rFonts w:asciiTheme="minorHAnsi" w:hAnsiTheme="minorHAnsi"/>
              <w:b w:val="0"/>
              <w:szCs w:val="20"/>
            </w:rPr>
            <w:t>R-Value</w:t>
          </w:r>
          <w:r>
            <w:rPr>
              <w:rFonts w:asciiTheme="minorHAnsi" w:hAnsiTheme="minorHAnsi"/>
              <w:b w:val="0"/>
              <w:szCs w:val="20"/>
            </w:rPr>
            <w:t>; Buried Ducts</w:t>
          </w:r>
          <w:r w:rsidRPr="00DA4214">
            <w:rPr>
              <w:rFonts w:asciiTheme="minorHAnsi" w:hAnsiTheme="minorHAnsi"/>
              <w:b w:val="0"/>
              <w:szCs w:val="20"/>
            </w:rPr>
            <w:t xml:space="preserve"> Compliance Credit</w:t>
          </w:r>
          <w:r w:rsidRPr="00DC1E7C">
            <w:rPr>
              <w:rFonts w:asciiTheme="minorHAnsi" w:hAnsiTheme="minorHAnsi"/>
              <w:b w:val="0"/>
              <w:szCs w:val="20"/>
            </w:rPr>
            <w:tab/>
            <w:t xml:space="preserve">(Page </w:t>
          </w:r>
          <w:r w:rsidRPr="00DC1E7C">
            <w:rPr>
              <w:rFonts w:asciiTheme="minorHAnsi" w:hAnsiTheme="minorHAnsi"/>
              <w:b w:val="0"/>
              <w:bCs/>
              <w:szCs w:val="20"/>
            </w:rPr>
            <w:fldChar w:fldCharType="begin"/>
          </w:r>
          <w:r w:rsidRPr="00DC1E7C">
            <w:rPr>
              <w:rFonts w:asciiTheme="minorHAnsi" w:hAnsiTheme="minorHAnsi"/>
              <w:b w:val="0"/>
              <w:szCs w:val="20"/>
            </w:rPr>
            <w:instrText xml:space="preserve"> PAGE   \* MERGEFORMAT </w:instrText>
          </w:r>
          <w:r w:rsidRPr="00DC1E7C">
            <w:rPr>
              <w:rFonts w:asciiTheme="minorHAnsi" w:hAnsiTheme="minorHAnsi"/>
              <w:b w:val="0"/>
              <w:bCs/>
              <w:szCs w:val="20"/>
            </w:rPr>
            <w:fldChar w:fldCharType="separate"/>
          </w:r>
          <w:r>
            <w:rPr>
              <w:rFonts w:asciiTheme="minorHAnsi" w:hAnsiTheme="minorHAnsi"/>
              <w:b w:val="0"/>
              <w:noProof/>
              <w:szCs w:val="20"/>
            </w:rPr>
            <w:t>3</w:t>
          </w:r>
          <w:r w:rsidRPr="00DC1E7C">
            <w:rPr>
              <w:rFonts w:asciiTheme="minorHAnsi" w:hAnsiTheme="minorHAnsi"/>
              <w:b w:val="0"/>
              <w:bCs/>
              <w:szCs w:val="20"/>
            </w:rPr>
            <w:fldChar w:fldCharType="end"/>
          </w:r>
          <w:r w:rsidRPr="00DC1E7C">
            <w:rPr>
              <w:rFonts w:asciiTheme="minorHAnsi" w:hAnsiTheme="minorHAnsi"/>
              <w:b w:val="0"/>
              <w:szCs w:val="20"/>
            </w:rPr>
            <w:t xml:space="preserve"> of </w:t>
          </w:r>
          <w:r>
            <w:rPr>
              <w:rFonts w:asciiTheme="minorHAnsi" w:hAnsiTheme="minorHAnsi"/>
              <w:b w:val="0"/>
              <w:noProof/>
              <w:szCs w:val="20"/>
            </w:rPr>
            <w:fldChar w:fldCharType="begin"/>
          </w:r>
          <w:r>
            <w:rPr>
              <w:rFonts w:asciiTheme="minorHAnsi" w:hAnsiTheme="minorHAnsi"/>
              <w:b w:val="0"/>
              <w:noProof/>
              <w:szCs w:val="20"/>
            </w:rPr>
            <w:instrText xml:space="preserve"> SECTIONPAGES   \* MERGEFORMAT </w:instrText>
          </w:r>
          <w:r>
            <w:rPr>
              <w:rFonts w:asciiTheme="minorHAnsi" w:hAnsiTheme="minorHAnsi"/>
              <w:b w:val="0"/>
              <w:noProof/>
              <w:szCs w:val="20"/>
            </w:rPr>
            <w:fldChar w:fldCharType="separate"/>
          </w:r>
          <w:r w:rsidR="006F210A">
            <w:rPr>
              <w:rFonts w:asciiTheme="minorHAnsi" w:hAnsiTheme="minorHAnsi"/>
              <w:b w:val="0"/>
              <w:noProof/>
              <w:szCs w:val="20"/>
            </w:rPr>
            <w:t>3</w:t>
          </w:r>
          <w:r>
            <w:rPr>
              <w:rFonts w:asciiTheme="minorHAnsi" w:hAnsiTheme="minorHAnsi"/>
              <w:b w:val="0"/>
              <w:noProof/>
              <w:szCs w:val="20"/>
            </w:rPr>
            <w:fldChar w:fldCharType="end"/>
          </w:r>
          <w:r w:rsidRPr="00DC1E7C">
            <w:rPr>
              <w:rFonts w:asciiTheme="minorHAnsi" w:hAnsiTheme="minorHAnsi"/>
              <w:b w:val="0"/>
              <w:szCs w:val="20"/>
            </w:rPr>
            <w:t>)</w:t>
          </w:r>
        </w:p>
      </w:tc>
    </w:tr>
    <w:tr w:rsidR="005E1DD7" w:rsidRPr="00F85124" w14:paraId="681C49EB" w14:textId="77777777" w:rsidTr="00DE3917">
      <w:trPr>
        <w:cantSplit/>
        <w:trHeight w:val="288"/>
      </w:trPr>
      <w:tc>
        <w:tcPr>
          <w:tcW w:w="0" w:type="auto"/>
        </w:tcPr>
        <w:p w14:paraId="681C49E8" w14:textId="77777777" w:rsidR="005E1DD7" w:rsidRPr="00F85124" w:rsidRDefault="005E1DD7" w:rsidP="000C09F1">
          <w:pPr>
            <w:pStyle w:val="Style20"/>
          </w:pPr>
          <w:r w:rsidRPr="00F85124">
            <w:t>Project Name:</w:t>
          </w:r>
        </w:p>
      </w:tc>
      <w:tc>
        <w:tcPr>
          <w:tcW w:w="1516" w:type="pct"/>
        </w:tcPr>
        <w:p w14:paraId="681C49E9" w14:textId="77777777" w:rsidR="005E1DD7" w:rsidRPr="00F85124" w:rsidRDefault="005E1DD7" w:rsidP="000C09F1">
          <w:pPr>
            <w:pStyle w:val="Style20"/>
          </w:pPr>
          <w:r w:rsidRPr="00F85124">
            <w:t>Enforcement Agency:</w:t>
          </w:r>
        </w:p>
      </w:tc>
      <w:tc>
        <w:tcPr>
          <w:tcW w:w="1123" w:type="pct"/>
        </w:tcPr>
        <w:p w14:paraId="681C49EA" w14:textId="77777777" w:rsidR="005E1DD7" w:rsidRPr="00F85124" w:rsidRDefault="005E1DD7" w:rsidP="000C09F1">
          <w:pPr>
            <w:pStyle w:val="Style20"/>
          </w:pPr>
          <w:r w:rsidRPr="00F85124">
            <w:t>Permit Number:</w:t>
          </w:r>
        </w:p>
      </w:tc>
    </w:tr>
    <w:tr w:rsidR="005E1DD7" w:rsidRPr="00F85124" w14:paraId="681C49EF" w14:textId="77777777" w:rsidTr="00DE3917">
      <w:trPr>
        <w:cantSplit/>
        <w:trHeight w:val="288"/>
      </w:trPr>
      <w:tc>
        <w:tcPr>
          <w:tcW w:w="0" w:type="auto"/>
        </w:tcPr>
        <w:p w14:paraId="681C49EC" w14:textId="77777777" w:rsidR="005E1DD7" w:rsidRPr="00F85124" w:rsidRDefault="005E1DD7" w:rsidP="000C09F1">
          <w:pPr>
            <w:pStyle w:val="Style20"/>
            <w:rPr>
              <w:vertAlign w:val="superscript"/>
            </w:rPr>
          </w:pPr>
          <w:r w:rsidRPr="00F85124">
            <w:t>Dwelling Address:</w:t>
          </w:r>
        </w:p>
      </w:tc>
      <w:tc>
        <w:tcPr>
          <w:tcW w:w="1516" w:type="pct"/>
        </w:tcPr>
        <w:p w14:paraId="681C49ED" w14:textId="0FAD32DF" w:rsidR="005E1DD7" w:rsidRPr="00F85124" w:rsidRDefault="005E1DD7" w:rsidP="000C09F1">
          <w:pPr>
            <w:pStyle w:val="Style20"/>
            <w:rPr>
              <w:vertAlign w:val="superscript"/>
            </w:rPr>
          </w:pPr>
          <w:r w:rsidRPr="00F85124">
            <w:t>City</w:t>
          </w:r>
          <w:r>
            <w:t>:</w:t>
          </w:r>
        </w:p>
      </w:tc>
      <w:tc>
        <w:tcPr>
          <w:tcW w:w="1123" w:type="pct"/>
        </w:tcPr>
        <w:p w14:paraId="681C49EE" w14:textId="02856125" w:rsidR="005E1DD7" w:rsidRPr="00F85124" w:rsidRDefault="005E1DD7" w:rsidP="000C09F1">
          <w:pPr>
            <w:pStyle w:val="Style20"/>
            <w:rPr>
              <w:vertAlign w:val="superscript"/>
            </w:rPr>
          </w:pPr>
          <w:r w:rsidRPr="00F85124">
            <w:t>Zip Code</w:t>
          </w:r>
          <w:r>
            <w:t>:</w:t>
          </w:r>
        </w:p>
      </w:tc>
    </w:tr>
  </w:tbl>
  <w:p w14:paraId="681C49F0" w14:textId="77777777" w:rsidR="005E1DD7" w:rsidRDefault="005E1D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3" w14:textId="6C5FF8A0" w:rsidR="005E1DD7" w:rsidRDefault="005E1DD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4" w14:textId="22287BCA" w:rsidR="005E1DD7" w:rsidRDefault="005E1DD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2425"/>
    </w:tblGrid>
    <w:tr w:rsidR="005E1DD7" w:rsidRPr="00F85124" w14:paraId="681C49F7" w14:textId="77777777" w:rsidTr="00DE3917">
      <w:trPr>
        <w:cantSplit/>
        <w:trHeight w:val="288"/>
      </w:trPr>
      <w:tc>
        <w:tcPr>
          <w:tcW w:w="3877" w:type="pct"/>
          <w:tcBorders>
            <w:bottom w:val="single" w:sz="4" w:space="0" w:color="auto"/>
            <w:right w:val="nil"/>
          </w:tcBorders>
          <w:vAlign w:val="center"/>
        </w:tcPr>
        <w:p w14:paraId="681C49F5" w14:textId="63EB80BA" w:rsidR="005E1DD7" w:rsidRPr="005F2F11" w:rsidRDefault="005E1DD7" w:rsidP="000C09F1">
          <w:pPr>
            <w:pStyle w:val="Style17"/>
            <w:rPr>
              <w:b/>
              <w:color w:val="auto"/>
              <w:sz w:val="20"/>
              <w:szCs w:val="20"/>
            </w:rPr>
          </w:pPr>
          <w:r w:rsidRPr="005F2F11">
            <w:rPr>
              <w:color w:val="auto"/>
              <w:sz w:val="20"/>
              <w:szCs w:val="20"/>
            </w:rPr>
            <w:t>CERTIFICATE OF INSTALLATION</w:t>
          </w:r>
          <w:r>
            <w:rPr>
              <w:color w:val="auto"/>
              <w:sz w:val="20"/>
              <w:szCs w:val="20"/>
            </w:rPr>
            <w:t xml:space="preserve"> - </w:t>
          </w:r>
          <w:r w:rsidRPr="0053106D">
            <w:rPr>
              <w:color w:val="auto"/>
              <w:sz w:val="20"/>
            </w:rPr>
            <w:t>USER INSTRUCTIONS</w:t>
          </w:r>
        </w:p>
      </w:tc>
      <w:tc>
        <w:tcPr>
          <w:tcW w:w="1123" w:type="pct"/>
          <w:tcBorders>
            <w:left w:val="nil"/>
            <w:bottom w:val="single" w:sz="4" w:space="0" w:color="auto"/>
          </w:tcBorders>
          <w:tcMar>
            <w:left w:w="115" w:type="dxa"/>
            <w:right w:w="115" w:type="dxa"/>
          </w:tcMar>
          <w:vAlign w:val="center"/>
        </w:tcPr>
        <w:p w14:paraId="681C49F6" w14:textId="77777777" w:rsidR="005E1DD7" w:rsidRPr="005F2F11" w:rsidRDefault="005E1DD7" w:rsidP="00DE3917">
          <w:pPr>
            <w:pStyle w:val="Style18"/>
            <w:rPr>
              <w:b/>
              <w:color w:val="auto"/>
              <w:sz w:val="20"/>
              <w:szCs w:val="20"/>
            </w:rPr>
          </w:pPr>
          <w:r w:rsidRPr="005F2F11">
            <w:rPr>
              <w:color w:val="auto"/>
              <w:sz w:val="20"/>
              <w:szCs w:val="20"/>
            </w:rPr>
            <w:t>CF2R-MCH-29-H</w:t>
          </w:r>
        </w:p>
      </w:tc>
    </w:tr>
    <w:tr w:rsidR="005E1DD7" w:rsidRPr="00F85124" w14:paraId="681C49F9" w14:textId="77777777" w:rsidTr="00DE3917">
      <w:trPr>
        <w:cantSplit/>
        <w:trHeight w:val="288"/>
      </w:trPr>
      <w:tc>
        <w:tcPr>
          <w:tcW w:w="5000" w:type="pct"/>
          <w:gridSpan w:val="2"/>
        </w:tcPr>
        <w:p w14:paraId="681C49F8" w14:textId="783F9AC0" w:rsidR="005E1DD7" w:rsidRPr="00F85124" w:rsidRDefault="005E1DD7" w:rsidP="00DE3917">
          <w:pPr>
            <w:pStyle w:val="Style19"/>
            <w:tabs>
              <w:tab w:val="clear" w:pos="10543"/>
              <w:tab w:val="right" w:pos="10800"/>
            </w:tabs>
            <w:rPr>
              <w:sz w:val="12"/>
              <w:szCs w:val="12"/>
            </w:rPr>
          </w:pPr>
          <w:r w:rsidRPr="00DE3917">
            <w:t>Supply Duct Compliance Credits - Location; Surface Area; R-value</w:t>
          </w:r>
          <w:r w:rsidRPr="00ED0617">
            <w:t xml:space="preserve"> </w:t>
          </w:r>
          <w:r>
            <w:tab/>
          </w:r>
          <w:r w:rsidRPr="00F85124">
            <w:t xml:space="preserve">(Page </w:t>
          </w:r>
          <w:r>
            <w:fldChar w:fldCharType="begin"/>
          </w:r>
          <w:r>
            <w:instrText xml:space="preserve"> PAGE   \* MERGEFORMAT </w:instrText>
          </w:r>
          <w:r>
            <w:fldChar w:fldCharType="separate"/>
          </w:r>
          <w:r w:rsidRPr="005E1DD7">
            <w:rPr>
              <w:bCs w:val="0"/>
              <w:noProof/>
            </w:rPr>
            <w:t>1</w:t>
          </w:r>
          <w:r>
            <w:rPr>
              <w:bCs w:val="0"/>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6F210A">
            <w:rPr>
              <w:noProof/>
            </w:rPr>
            <w:t>1</w:t>
          </w:r>
          <w:r>
            <w:rPr>
              <w:noProof/>
            </w:rPr>
            <w:fldChar w:fldCharType="end"/>
          </w:r>
          <w:r>
            <w:t>)</w:t>
          </w:r>
        </w:p>
      </w:tc>
    </w:tr>
  </w:tbl>
  <w:p w14:paraId="681C49FA" w14:textId="0621A949" w:rsidR="005E1DD7" w:rsidRDefault="005E1DD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C" w14:textId="08EA5E18" w:rsidR="005E1DD7" w:rsidRDefault="005E1DD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9FD" w14:textId="378CA088" w:rsidR="005E1DD7" w:rsidRDefault="005E1DD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2425"/>
    </w:tblGrid>
    <w:tr w:rsidR="005E1DD7" w:rsidRPr="00F85124" w14:paraId="681C4A00" w14:textId="77777777" w:rsidTr="00DE3917">
      <w:trPr>
        <w:cantSplit/>
        <w:trHeight w:val="288"/>
      </w:trPr>
      <w:tc>
        <w:tcPr>
          <w:tcW w:w="3877" w:type="pct"/>
          <w:tcBorders>
            <w:bottom w:val="single" w:sz="4" w:space="0" w:color="auto"/>
            <w:right w:val="nil"/>
          </w:tcBorders>
          <w:vAlign w:val="center"/>
        </w:tcPr>
        <w:p w14:paraId="681C49FE" w14:textId="2975ECCD" w:rsidR="005E1DD7" w:rsidRPr="005F2F11" w:rsidRDefault="005E1DD7" w:rsidP="000C09F1">
          <w:pPr>
            <w:pStyle w:val="Style17"/>
            <w:rPr>
              <w:b/>
              <w:color w:val="auto"/>
              <w:sz w:val="20"/>
              <w:szCs w:val="20"/>
            </w:rPr>
          </w:pPr>
          <w:r w:rsidRPr="005F2F11">
            <w:rPr>
              <w:color w:val="auto"/>
              <w:sz w:val="20"/>
              <w:szCs w:val="20"/>
            </w:rPr>
            <w:t>CERTIFICATE OF INSTALLATION</w:t>
          </w:r>
          <w:r>
            <w:rPr>
              <w:color w:val="auto"/>
              <w:sz w:val="20"/>
              <w:szCs w:val="20"/>
            </w:rPr>
            <w:t xml:space="preserve"> </w:t>
          </w:r>
          <w:r w:rsidRPr="00CF4720">
            <w:rPr>
              <w:color w:val="auto"/>
              <w:sz w:val="20"/>
              <w:szCs w:val="20"/>
            </w:rPr>
            <w:t xml:space="preserve">- </w:t>
          </w:r>
          <w:r w:rsidRPr="00CF472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681C49FF" w14:textId="77777777" w:rsidR="005E1DD7" w:rsidRPr="005F2F11" w:rsidRDefault="005E1DD7" w:rsidP="00DE3917">
          <w:pPr>
            <w:pStyle w:val="Style18"/>
            <w:rPr>
              <w:b/>
              <w:color w:val="auto"/>
              <w:sz w:val="20"/>
              <w:szCs w:val="20"/>
            </w:rPr>
          </w:pPr>
          <w:r w:rsidRPr="005F2F11">
            <w:rPr>
              <w:color w:val="auto"/>
              <w:sz w:val="20"/>
              <w:szCs w:val="20"/>
            </w:rPr>
            <w:t>CF2R-MCH-29-H</w:t>
          </w:r>
        </w:p>
      </w:tc>
    </w:tr>
    <w:tr w:rsidR="005E1DD7" w:rsidRPr="00F85124" w14:paraId="681C4A02" w14:textId="77777777" w:rsidTr="00DE3917">
      <w:trPr>
        <w:cantSplit/>
        <w:trHeight w:val="288"/>
      </w:trPr>
      <w:tc>
        <w:tcPr>
          <w:tcW w:w="5000" w:type="pct"/>
          <w:gridSpan w:val="2"/>
        </w:tcPr>
        <w:p w14:paraId="681C4A01" w14:textId="468E5E38" w:rsidR="005E1DD7" w:rsidRPr="00F85124" w:rsidRDefault="005E1DD7" w:rsidP="00DE3917">
          <w:pPr>
            <w:pStyle w:val="Style19"/>
            <w:tabs>
              <w:tab w:val="clear" w:pos="10543"/>
              <w:tab w:val="right" w:pos="10800"/>
            </w:tabs>
            <w:rPr>
              <w:sz w:val="12"/>
              <w:szCs w:val="12"/>
            </w:rPr>
          </w:pPr>
          <w:r w:rsidRPr="00DE3917">
            <w:t>Supply Duct Compliance Credits - Location; Surface Area; R-value</w:t>
          </w:r>
          <w:r w:rsidRPr="00ED0617">
            <w:t xml:space="preserve"> </w:t>
          </w:r>
          <w:r>
            <w:tab/>
          </w:r>
          <w:r w:rsidRPr="00F85124">
            <w:t xml:space="preserve">(Page </w:t>
          </w:r>
          <w:r>
            <w:fldChar w:fldCharType="begin"/>
          </w:r>
          <w:r>
            <w:instrText xml:space="preserve"> PAGE   \* MERGEFORMAT </w:instrText>
          </w:r>
          <w:r>
            <w:fldChar w:fldCharType="separate"/>
          </w:r>
          <w:r w:rsidRPr="005E1DD7">
            <w:rPr>
              <w:bCs w:val="0"/>
              <w:noProof/>
            </w:rPr>
            <w:t>3</w:t>
          </w:r>
          <w:r>
            <w:rPr>
              <w:bCs w:val="0"/>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6F210A">
            <w:rPr>
              <w:noProof/>
            </w:rPr>
            <w:t>3</w:t>
          </w:r>
          <w:r>
            <w:rPr>
              <w:noProof/>
            </w:rPr>
            <w:fldChar w:fldCharType="end"/>
          </w:r>
          <w:r>
            <w:t>)</w:t>
          </w:r>
        </w:p>
      </w:tc>
    </w:tr>
  </w:tbl>
  <w:p w14:paraId="681C4A03" w14:textId="28F756C0" w:rsidR="005E1DD7" w:rsidRDefault="005E1DD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4A04" w14:textId="54681223" w:rsidR="005E1DD7" w:rsidRDefault="005E1D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23D72DE3"/>
    <w:multiLevelType w:val="hybridMultilevel"/>
    <w:tmpl w:val="897026EC"/>
    <w:lvl w:ilvl="0" w:tplc="EC44926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5" w15:restartNumberingAfterBreak="0">
    <w:nsid w:val="38932258"/>
    <w:multiLevelType w:val="hybridMultilevel"/>
    <w:tmpl w:val="7270C0D6"/>
    <w:lvl w:ilvl="0" w:tplc="7DF4852C">
      <w:start w:val="1"/>
      <w:numFmt w:val="decimal"/>
      <w:lvlText w:val="%1."/>
      <w:lvlJc w:val="left"/>
      <w:pPr>
        <w:ind w:left="360" w:hanging="360"/>
      </w:pPr>
      <w:rPr>
        <w:rFonts w:hint="default"/>
        <w:i w:val="0"/>
        <w:sz w:val="20"/>
        <w:szCs w:val="20"/>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6" w15:restartNumberingAfterBreak="0">
    <w:nsid w:val="3B625966"/>
    <w:multiLevelType w:val="hybridMultilevel"/>
    <w:tmpl w:val="A7FAC096"/>
    <w:lvl w:ilvl="0" w:tplc="40161D4C">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0D1FB6"/>
    <w:multiLevelType w:val="hybridMultilevel"/>
    <w:tmpl w:val="9872FCCA"/>
    <w:lvl w:ilvl="0" w:tplc="53B6C1BA">
      <w:start w:val="1"/>
      <w:numFmt w:val="decimal"/>
      <w:lvlText w:val="%1."/>
      <w:lvlJc w:val="left"/>
      <w:pPr>
        <w:ind w:left="63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B3090A"/>
    <w:multiLevelType w:val="hybridMultilevel"/>
    <w:tmpl w:val="CDAA741C"/>
    <w:lvl w:ilvl="0" w:tplc="BB1CCC0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55934189"/>
    <w:multiLevelType w:val="hybridMultilevel"/>
    <w:tmpl w:val="868E63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8F7398D"/>
    <w:multiLevelType w:val="hybridMultilevel"/>
    <w:tmpl w:val="897026EC"/>
    <w:lvl w:ilvl="0" w:tplc="EC44926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E4D47CE"/>
    <w:multiLevelType w:val="hybridMultilevel"/>
    <w:tmpl w:val="5ACE0F9A"/>
    <w:lvl w:ilvl="0" w:tplc="90B4D57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551137"/>
    <w:multiLevelType w:val="hybridMultilevel"/>
    <w:tmpl w:val="5ACE0F9A"/>
    <w:lvl w:ilvl="0" w:tplc="90B4D57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B736A8"/>
    <w:multiLevelType w:val="hybridMultilevel"/>
    <w:tmpl w:val="2AC4052E"/>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8"/>
  </w:num>
  <w:num w:numId="4">
    <w:abstractNumId w:val="1"/>
  </w:num>
  <w:num w:numId="5">
    <w:abstractNumId w:val="0"/>
  </w:num>
  <w:num w:numId="6">
    <w:abstractNumId w:val="3"/>
  </w:num>
  <w:num w:numId="7">
    <w:abstractNumId w:val="9"/>
  </w:num>
  <w:num w:numId="8">
    <w:abstractNumId w:val="7"/>
  </w:num>
  <w:num w:numId="9">
    <w:abstractNumId w:val="6"/>
  </w:num>
  <w:num w:numId="10">
    <w:abstractNumId w:val="5"/>
  </w:num>
  <w:num w:numId="11">
    <w:abstractNumId w:val="10"/>
  </w:num>
  <w:num w:numId="12">
    <w:abstractNumId w:val="13"/>
  </w:num>
  <w:num w:numId="13">
    <w:abstractNumId w:val="12"/>
  </w:num>
  <w:num w:numId="14">
    <w:abstractNumId w:val="3"/>
  </w:num>
  <w:num w:numId="15">
    <w:abstractNumId w:val="3"/>
  </w:num>
  <w:num w:numId="16">
    <w:abstractNumId w:val="11"/>
  </w:num>
  <w:num w:numId="17">
    <w:abstractNumId w:val="14"/>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43OF9YjEvT08fYTbDEKFoBEWBsCMw/yTaAx/B8JMqAQciJmSUC740dm8VM1xq1kEP4Wgt+8xyvFPjDOgZAysRw==" w:salt="P5rMy/FujEnk+D+wTjK6PQ=="/>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3076"/>
    <w:rsid w:val="000036FF"/>
    <w:rsid w:val="00024D94"/>
    <w:rsid w:val="00026750"/>
    <w:rsid w:val="00035A79"/>
    <w:rsid w:val="00037926"/>
    <w:rsid w:val="0004609D"/>
    <w:rsid w:val="000470D7"/>
    <w:rsid w:val="000471F6"/>
    <w:rsid w:val="00051F14"/>
    <w:rsid w:val="00053A0E"/>
    <w:rsid w:val="0005405A"/>
    <w:rsid w:val="00055776"/>
    <w:rsid w:val="0006016B"/>
    <w:rsid w:val="000631C6"/>
    <w:rsid w:val="000644B7"/>
    <w:rsid w:val="00071D5C"/>
    <w:rsid w:val="00076F08"/>
    <w:rsid w:val="00080A37"/>
    <w:rsid w:val="00080EEE"/>
    <w:rsid w:val="000861F1"/>
    <w:rsid w:val="00087CBE"/>
    <w:rsid w:val="00091D81"/>
    <w:rsid w:val="00094EF2"/>
    <w:rsid w:val="000A0D18"/>
    <w:rsid w:val="000A105B"/>
    <w:rsid w:val="000A1F02"/>
    <w:rsid w:val="000A35C7"/>
    <w:rsid w:val="000A4A99"/>
    <w:rsid w:val="000B4491"/>
    <w:rsid w:val="000B7F1D"/>
    <w:rsid w:val="000C09F1"/>
    <w:rsid w:val="000C1A4A"/>
    <w:rsid w:val="000C4C97"/>
    <w:rsid w:val="000C4D3D"/>
    <w:rsid w:val="000C53C6"/>
    <w:rsid w:val="000C6426"/>
    <w:rsid w:val="000C6B8F"/>
    <w:rsid w:val="000C7320"/>
    <w:rsid w:val="000D25DB"/>
    <w:rsid w:val="000D7DA8"/>
    <w:rsid w:val="000E0BE1"/>
    <w:rsid w:val="000E2D07"/>
    <w:rsid w:val="000E53E9"/>
    <w:rsid w:val="000E7ABD"/>
    <w:rsid w:val="000F070F"/>
    <w:rsid w:val="000F0BA7"/>
    <w:rsid w:val="000F67E7"/>
    <w:rsid w:val="000F754C"/>
    <w:rsid w:val="00101126"/>
    <w:rsid w:val="00110FB5"/>
    <w:rsid w:val="001114AE"/>
    <w:rsid w:val="001131A2"/>
    <w:rsid w:val="00116C18"/>
    <w:rsid w:val="001177F0"/>
    <w:rsid w:val="00121D09"/>
    <w:rsid w:val="00126F26"/>
    <w:rsid w:val="001305CE"/>
    <w:rsid w:val="001315EE"/>
    <w:rsid w:val="00135763"/>
    <w:rsid w:val="00137AA4"/>
    <w:rsid w:val="00142FD3"/>
    <w:rsid w:val="001464F1"/>
    <w:rsid w:val="00155ACD"/>
    <w:rsid w:val="0015743C"/>
    <w:rsid w:val="001577AB"/>
    <w:rsid w:val="001615D7"/>
    <w:rsid w:val="00162081"/>
    <w:rsid w:val="00171597"/>
    <w:rsid w:val="001739FA"/>
    <w:rsid w:val="00174BD1"/>
    <w:rsid w:val="00175D42"/>
    <w:rsid w:val="00181190"/>
    <w:rsid w:val="0018426A"/>
    <w:rsid w:val="0018439C"/>
    <w:rsid w:val="00185910"/>
    <w:rsid w:val="00190C8C"/>
    <w:rsid w:val="00193456"/>
    <w:rsid w:val="0019380F"/>
    <w:rsid w:val="00195855"/>
    <w:rsid w:val="0019624F"/>
    <w:rsid w:val="001A5583"/>
    <w:rsid w:val="001B2176"/>
    <w:rsid w:val="001B5BA4"/>
    <w:rsid w:val="001C18CE"/>
    <w:rsid w:val="001E3C52"/>
    <w:rsid w:val="001F0E8D"/>
    <w:rsid w:val="001F20EE"/>
    <w:rsid w:val="001F4596"/>
    <w:rsid w:val="00200E53"/>
    <w:rsid w:val="00202608"/>
    <w:rsid w:val="00206039"/>
    <w:rsid w:val="002108CC"/>
    <w:rsid w:val="00211788"/>
    <w:rsid w:val="00213E8E"/>
    <w:rsid w:val="00215168"/>
    <w:rsid w:val="00216C55"/>
    <w:rsid w:val="00222F6D"/>
    <w:rsid w:val="00224005"/>
    <w:rsid w:val="002241A5"/>
    <w:rsid w:val="00224E10"/>
    <w:rsid w:val="00237329"/>
    <w:rsid w:val="00237C30"/>
    <w:rsid w:val="002420D2"/>
    <w:rsid w:val="00243047"/>
    <w:rsid w:val="00245AF0"/>
    <w:rsid w:val="00251B09"/>
    <w:rsid w:val="002532A8"/>
    <w:rsid w:val="002562A4"/>
    <w:rsid w:val="002578FE"/>
    <w:rsid w:val="002615BC"/>
    <w:rsid w:val="00262721"/>
    <w:rsid w:val="002641C7"/>
    <w:rsid w:val="002710BB"/>
    <w:rsid w:val="002719D2"/>
    <w:rsid w:val="00271E1D"/>
    <w:rsid w:val="00273D94"/>
    <w:rsid w:val="00274618"/>
    <w:rsid w:val="00277212"/>
    <w:rsid w:val="0028466E"/>
    <w:rsid w:val="00284AFC"/>
    <w:rsid w:val="00284C8F"/>
    <w:rsid w:val="00285A7C"/>
    <w:rsid w:val="00287573"/>
    <w:rsid w:val="002878B9"/>
    <w:rsid w:val="00291F72"/>
    <w:rsid w:val="00295E64"/>
    <w:rsid w:val="00295ED5"/>
    <w:rsid w:val="002A1004"/>
    <w:rsid w:val="002A199B"/>
    <w:rsid w:val="002A3F41"/>
    <w:rsid w:val="002A5D5F"/>
    <w:rsid w:val="002A6A1F"/>
    <w:rsid w:val="002A7986"/>
    <w:rsid w:val="002B2393"/>
    <w:rsid w:val="002B4F6F"/>
    <w:rsid w:val="002C131A"/>
    <w:rsid w:val="002C134F"/>
    <w:rsid w:val="002C153A"/>
    <w:rsid w:val="002C33BB"/>
    <w:rsid w:val="002C4974"/>
    <w:rsid w:val="002C586B"/>
    <w:rsid w:val="002D0D5B"/>
    <w:rsid w:val="002D1475"/>
    <w:rsid w:val="002D3BA6"/>
    <w:rsid w:val="002D680A"/>
    <w:rsid w:val="002D7DB8"/>
    <w:rsid w:val="002E3676"/>
    <w:rsid w:val="002E7941"/>
    <w:rsid w:val="002F40A7"/>
    <w:rsid w:val="002F4802"/>
    <w:rsid w:val="002F6775"/>
    <w:rsid w:val="002F6D11"/>
    <w:rsid w:val="00301FFD"/>
    <w:rsid w:val="00303AC4"/>
    <w:rsid w:val="00304466"/>
    <w:rsid w:val="003044D3"/>
    <w:rsid w:val="003051D0"/>
    <w:rsid w:val="00306026"/>
    <w:rsid w:val="00314D52"/>
    <w:rsid w:val="00314EC3"/>
    <w:rsid w:val="0032018D"/>
    <w:rsid w:val="00320F01"/>
    <w:rsid w:val="003247CA"/>
    <w:rsid w:val="0033152E"/>
    <w:rsid w:val="00333BE7"/>
    <w:rsid w:val="00337397"/>
    <w:rsid w:val="00340CE9"/>
    <w:rsid w:val="0034294C"/>
    <w:rsid w:val="003500C8"/>
    <w:rsid w:val="00350A8C"/>
    <w:rsid w:val="00351525"/>
    <w:rsid w:val="00353C3B"/>
    <w:rsid w:val="0035603C"/>
    <w:rsid w:val="00357343"/>
    <w:rsid w:val="00371157"/>
    <w:rsid w:val="003715CF"/>
    <w:rsid w:val="00372700"/>
    <w:rsid w:val="0037358C"/>
    <w:rsid w:val="003759D0"/>
    <w:rsid w:val="00376EAA"/>
    <w:rsid w:val="003809C0"/>
    <w:rsid w:val="00381C81"/>
    <w:rsid w:val="003834E9"/>
    <w:rsid w:val="003850E9"/>
    <w:rsid w:val="00386209"/>
    <w:rsid w:val="0038684E"/>
    <w:rsid w:val="00390606"/>
    <w:rsid w:val="0039142A"/>
    <w:rsid w:val="00391B0A"/>
    <w:rsid w:val="00392915"/>
    <w:rsid w:val="00394C8C"/>
    <w:rsid w:val="003A4CF7"/>
    <w:rsid w:val="003B3641"/>
    <w:rsid w:val="003B5B3C"/>
    <w:rsid w:val="003B600C"/>
    <w:rsid w:val="003B68B3"/>
    <w:rsid w:val="003C03FA"/>
    <w:rsid w:val="003C7B7A"/>
    <w:rsid w:val="003D349A"/>
    <w:rsid w:val="003D5183"/>
    <w:rsid w:val="003D5350"/>
    <w:rsid w:val="003E0A99"/>
    <w:rsid w:val="003E1E09"/>
    <w:rsid w:val="003E22AB"/>
    <w:rsid w:val="003E3C1C"/>
    <w:rsid w:val="003E52E2"/>
    <w:rsid w:val="003F064C"/>
    <w:rsid w:val="003F1C6F"/>
    <w:rsid w:val="003F49BD"/>
    <w:rsid w:val="003F6A76"/>
    <w:rsid w:val="004034F2"/>
    <w:rsid w:val="0040359C"/>
    <w:rsid w:val="00411340"/>
    <w:rsid w:val="00415FD0"/>
    <w:rsid w:val="004262C2"/>
    <w:rsid w:val="00427530"/>
    <w:rsid w:val="00430CEA"/>
    <w:rsid w:val="00432098"/>
    <w:rsid w:val="0043390E"/>
    <w:rsid w:val="0043422C"/>
    <w:rsid w:val="00435279"/>
    <w:rsid w:val="00440841"/>
    <w:rsid w:val="004507D3"/>
    <w:rsid w:val="004510F5"/>
    <w:rsid w:val="00452004"/>
    <w:rsid w:val="00454C3D"/>
    <w:rsid w:val="00456847"/>
    <w:rsid w:val="00457D22"/>
    <w:rsid w:val="004612F7"/>
    <w:rsid w:val="00462AC1"/>
    <w:rsid w:val="0046705B"/>
    <w:rsid w:val="00470951"/>
    <w:rsid w:val="004737C4"/>
    <w:rsid w:val="00474509"/>
    <w:rsid w:val="00474A7A"/>
    <w:rsid w:val="00475987"/>
    <w:rsid w:val="00477D56"/>
    <w:rsid w:val="0048031E"/>
    <w:rsid w:val="004809EE"/>
    <w:rsid w:val="00483E28"/>
    <w:rsid w:val="00486F0B"/>
    <w:rsid w:val="00490748"/>
    <w:rsid w:val="004944D6"/>
    <w:rsid w:val="004948E2"/>
    <w:rsid w:val="00497C0C"/>
    <w:rsid w:val="004A05C6"/>
    <w:rsid w:val="004A1BEB"/>
    <w:rsid w:val="004A1F21"/>
    <w:rsid w:val="004A264A"/>
    <w:rsid w:val="004A37CF"/>
    <w:rsid w:val="004A5C7F"/>
    <w:rsid w:val="004A6E7F"/>
    <w:rsid w:val="004B1012"/>
    <w:rsid w:val="004B4582"/>
    <w:rsid w:val="004B544F"/>
    <w:rsid w:val="004B62FE"/>
    <w:rsid w:val="004B7BD2"/>
    <w:rsid w:val="004C148A"/>
    <w:rsid w:val="004C23D9"/>
    <w:rsid w:val="004C2C61"/>
    <w:rsid w:val="004C644A"/>
    <w:rsid w:val="004D1CE3"/>
    <w:rsid w:val="004D287C"/>
    <w:rsid w:val="004E049F"/>
    <w:rsid w:val="004E112A"/>
    <w:rsid w:val="004E230B"/>
    <w:rsid w:val="004F0A7F"/>
    <w:rsid w:val="004F40C1"/>
    <w:rsid w:val="004F4BE8"/>
    <w:rsid w:val="00504C47"/>
    <w:rsid w:val="00513D83"/>
    <w:rsid w:val="00514ADB"/>
    <w:rsid w:val="00520412"/>
    <w:rsid w:val="005222CB"/>
    <w:rsid w:val="00527ACC"/>
    <w:rsid w:val="00530F4C"/>
    <w:rsid w:val="00531044"/>
    <w:rsid w:val="005340A2"/>
    <w:rsid w:val="005369B5"/>
    <w:rsid w:val="00536AA4"/>
    <w:rsid w:val="00537FDF"/>
    <w:rsid w:val="00541293"/>
    <w:rsid w:val="005437EB"/>
    <w:rsid w:val="00545397"/>
    <w:rsid w:val="00546F9B"/>
    <w:rsid w:val="00551599"/>
    <w:rsid w:val="00552A3E"/>
    <w:rsid w:val="00555884"/>
    <w:rsid w:val="00562BA8"/>
    <w:rsid w:val="005678C7"/>
    <w:rsid w:val="00567F24"/>
    <w:rsid w:val="00572B72"/>
    <w:rsid w:val="00573417"/>
    <w:rsid w:val="00574E6A"/>
    <w:rsid w:val="005813CE"/>
    <w:rsid w:val="005821CB"/>
    <w:rsid w:val="005837D0"/>
    <w:rsid w:val="005877FC"/>
    <w:rsid w:val="0059070E"/>
    <w:rsid w:val="005910F4"/>
    <w:rsid w:val="005939B4"/>
    <w:rsid w:val="00594C36"/>
    <w:rsid w:val="005A012D"/>
    <w:rsid w:val="005A48A5"/>
    <w:rsid w:val="005C3ABA"/>
    <w:rsid w:val="005C4233"/>
    <w:rsid w:val="005C5038"/>
    <w:rsid w:val="005C73C7"/>
    <w:rsid w:val="005D2752"/>
    <w:rsid w:val="005D30D4"/>
    <w:rsid w:val="005D55BB"/>
    <w:rsid w:val="005E1DD7"/>
    <w:rsid w:val="005E23CD"/>
    <w:rsid w:val="005E2724"/>
    <w:rsid w:val="005E3BEC"/>
    <w:rsid w:val="005E3E55"/>
    <w:rsid w:val="005E3EEA"/>
    <w:rsid w:val="005E68FF"/>
    <w:rsid w:val="005F178B"/>
    <w:rsid w:val="005F2F11"/>
    <w:rsid w:val="005F4CDC"/>
    <w:rsid w:val="006016EB"/>
    <w:rsid w:val="006019F9"/>
    <w:rsid w:val="00601C19"/>
    <w:rsid w:val="00605485"/>
    <w:rsid w:val="00605944"/>
    <w:rsid w:val="006066A3"/>
    <w:rsid w:val="00611910"/>
    <w:rsid w:val="00613F4A"/>
    <w:rsid w:val="00614268"/>
    <w:rsid w:val="00616C4D"/>
    <w:rsid w:val="00617B42"/>
    <w:rsid w:val="006200D7"/>
    <w:rsid w:val="006227B1"/>
    <w:rsid w:val="00622990"/>
    <w:rsid w:val="0063107B"/>
    <w:rsid w:val="00631115"/>
    <w:rsid w:val="00632F51"/>
    <w:rsid w:val="00632F73"/>
    <w:rsid w:val="006411CF"/>
    <w:rsid w:val="0064149F"/>
    <w:rsid w:val="00641C71"/>
    <w:rsid w:val="0064300C"/>
    <w:rsid w:val="00644727"/>
    <w:rsid w:val="00646E46"/>
    <w:rsid w:val="00654F37"/>
    <w:rsid w:val="00662A77"/>
    <w:rsid w:val="00663AF7"/>
    <w:rsid w:val="00667362"/>
    <w:rsid w:val="00674FED"/>
    <w:rsid w:val="0067541F"/>
    <w:rsid w:val="0067643C"/>
    <w:rsid w:val="006807C7"/>
    <w:rsid w:val="0068226F"/>
    <w:rsid w:val="00682CBA"/>
    <w:rsid w:val="00685D72"/>
    <w:rsid w:val="00686B8B"/>
    <w:rsid w:val="00692EDF"/>
    <w:rsid w:val="006930E5"/>
    <w:rsid w:val="0069547F"/>
    <w:rsid w:val="00696281"/>
    <w:rsid w:val="00697E29"/>
    <w:rsid w:val="006A156C"/>
    <w:rsid w:val="006A1796"/>
    <w:rsid w:val="006A57F1"/>
    <w:rsid w:val="006A722E"/>
    <w:rsid w:val="006B0F22"/>
    <w:rsid w:val="006B1F53"/>
    <w:rsid w:val="006B4081"/>
    <w:rsid w:val="006C0044"/>
    <w:rsid w:val="006C0E98"/>
    <w:rsid w:val="006C5D16"/>
    <w:rsid w:val="006C7335"/>
    <w:rsid w:val="006C7406"/>
    <w:rsid w:val="006D21DC"/>
    <w:rsid w:val="006D4770"/>
    <w:rsid w:val="006D4D01"/>
    <w:rsid w:val="006D7492"/>
    <w:rsid w:val="006D7CAB"/>
    <w:rsid w:val="006E1FC1"/>
    <w:rsid w:val="006F0652"/>
    <w:rsid w:val="006F210A"/>
    <w:rsid w:val="006F2C70"/>
    <w:rsid w:val="006F51F7"/>
    <w:rsid w:val="0070354F"/>
    <w:rsid w:val="007108CC"/>
    <w:rsid w:val="007124B5"/>
    <w:rsid w:val="00713028"/>
    <w:rsid w:val="00714442"/>
    <w:rsid w:val="00714CBC"/>
    <w:rsid w:val="00714DAD"/>
    <w:rsid w:val="0071761E"/>
    <w:rsid w:val="00717DEA"/>
    <w:rsid w:val="00720306"/>
    <w:rsid w:val="00722F52"/>
    <w:rsid w:val="00723136"/>
    <w:rsid w:val="00743217"/>
    <w:rsid w:val="0074424A"/>
    <w:rsid w:val="00746633"/>
    <w:rsid w:val="00751673"/>
    <w:rsid w:val="00753667"/>
    <w:rsid w:val="00753CFA"/>
    <w:rsid w:val="00755170"/>
    <w:rsid w:val="007551EC"/>
    <w:rsid w:val="007635A5"/>
    <w:rsid w:val="0076441C"/>
    <w:rsid w:val="00765F67"/>
    <w:rsid w:val="00771250"/>
    <w:rsid w:val="00773DD9"/>
    <w:rsid w:val="007755D6"/>
    <w:rsid w:val="007756F6"/>
    <w:rsid w:val="00776799"/>
    <w:rsid w:val="00777B2F"/>
    <w:rsid w:val="00785B34"/>
    <w:rsid w:val="00793E1C"/>
    <w:rsid w:val="00795EB8"/>
    <w:rsid w:val="00797224"/>
    <w:rsid w:val="00797290"/>
    <w:rsid w:val="00797642"/>
    <w:rsid w:val="00797860"/>
    <w:rsid w:val="007A4561"/>
    <w:rsid w:val="007A4603"/>
    <w:rsid w:val="007A682B"/>
    <w:rsid w:val="007B2CB9"/>
    <w:rsid w:val="007B4BEA"/>
    <w:rsid w:val="007B645E"/>
    <w:rsid w:val="007C12FC"/>
    <w:rsid w:val="007C1A20"/>
    <w:rsid w:val="007C22ED"/>
    <w:rsid w:val="007C24A3"/>
    <w:rsid w:val="007C3A8E"/>
    <w:rsid w:val="007D060B"/>
    <w:rsid w:val="007D0D8F"/>
    <w:rsid w:val="007D19B2"/>
    <w:rsid w:val="007D2DD3"/>
    <w:rsid w:val="007D640F"/>
    <w:rsid w:val="007D726A"/>
    <w:rsid w:val="007E26E9"/>
    <w:rsid w:val="007E32B3"/>
    <w:rsid w:val="007E588B"/>
    <w:rsid w:val="007F3E17"/>
    <w:rsid w:val="007F4637"/>
    <w:rsid w:val="007F57DC"/>
    <w:rsid w:val="007F77A3"/>
    <w:rsid w:val="00804C36"/>
    <w:rsid w:val="0080676B"/>
    <w:rsid w:val="00807045"/>
    <w:rsid w:val="008070D2"/>
    <w:rsid w:val="0080711A"/>
    <w:rsid w:val="00815AA1"/>
    <w:rsid w:val="0081628C"/>
    <w:rsid w:val="00821F42"/>
    <w:rsid w:val="00823BF3"/>
    <w:rsid w:val="0082448D"/>
    <w:rsid w:val="008353B6"/>
    <w:rsid w:val="00841186"/>
    <w:rsid w:val="008459F6"/>
    <w:rsid w:val="00847E91"/>
    <w:rsid w:val="00847EF3"/>
    <w:rsid w:val="0085268F"/>
    <w:rsid w:val="00853177"/>
    <w:rsid w:val="00853254"/>
    <w:rsid w:val="008540F3"/>
    <w:rsid w:val="00857939"/>
    <w:rsid w:val="00860E60"/>
    <w:rsid w:val="00861BF8"/>
    <w:rsid w:val="008639C9"/>
    <w:rsid w:val="00865861"/>
    <w:rsid w:val="00873A16"/>
    <w:rsid w:val="00886660"/>
    <w:rsid w:val="00890DB2"/>
    <w:rsid w:val="00894E3E"/>
    <w:rsid w:val="008A5B91"/>
    <w:rsid w:val="008A7891"/>
    <w:rsid w:val="008A7F5C"/>
    <w:rsid w:val="008B05CC"/>
    <w:rsid w:val="008C062B"/>
    <w:rsid w:val="008C10F1"/>
    <w:rsid w:val="008C23D7"/>
    <w:rsid w:val="008C367F"/>
    <w:rsid w:val="008D0B8D"/>
    <w:rsid w:val="008D3743"/>
    <w:rsid w:val="008D3813"/>
    <w:rsid w:val="008D431E"/>
    <w:rsid w:val="008E429B"/>
    <w:rsid w:val="008E4542"/>
    <w:rsid w:val="008F146D"/>
    <w:rsid w:val="008F1900"/>
    <w:rsid w:val="00900C86"/>
    <w:rsid w:val="00907A74"/>
    <w:rsid w:val="00910674"/>
    <w:rsid w:val="009119ED"/>
    <w:rsid w:val="00915BCF"/>
    <w:rsid w:val="009176C1"/>
    <w:rsid w:val="0092041F"/>
    <w:rsid w:val="00926632"/>
    <w:rsid w:val="009379DB"/>
    <w:rsid w:val="00941530"/>
    <w:rsid w:val="00941E17"/>
    <w:rsid w:val="009437C6"/>
    <w:rsid w:val="00946688"/>
    <w:rsid w:val="0095506B"/>
    <w:rsid w:val="00955A9A"/>
    <w:rsid w:val="00955E6B"/>
    <w:rsid w:val="009564C7"/>
    <w:rsid w:val="009702F9"/>
    <w:rsid w:val="00972766"/>
    <w:rsid w:val="009727B8"/>
    <w:rsid w:val="00973822"/>
    <w:rsid w:val="00973A6E"/>
    <w:rsid w:val="00974BE6"/>
    <w:rsid w:val="0097558E"/>
    <w:rsid w:val="009764A9"/>
    <w:rsid w:val="00976637"/>
    <w:rsid w:val="00980FB6"/>
    <w:rsid w:val="00982535"/>
    <w:rsid w:val="00992035"/>
    <w:rsid w:val="00992EF8"/>
    <w:rsid w:val="00995D53"/>
    <w:rsid w:val="009A059F"/>
    <w:rsid w:val="009A1F14"/>
    <w:rsid w:val="009A3318"/>
    <w:rsid w:val="009A698F"/>
    <w:rsid w:val="009A6F10"/>
    <w:rsid w:val="009C1F4E"/>
    <w:rsid w:val="009C3E28"/>
    <w:rsid w:val="009C46C6"/>
    <w:rsid w:val="009C4B49"/>
    <w:rsid w:val="009C4F9A"/>
    <w:rsid w:val="009C5C3A"/>
    <w:rsid w:val="009C6B70"/>
    <w:rsid w:val="009D0F10"/>
    <w:rsid w:val="009D350E"/>
    <w:rsid w:val="009D53FC"/>
    <w:rsid w:val="009E2E57"/>
    <w:rsid w:val="009E3BB5"/>
    <w:rsid w:val="009E6627"/>
    <w:rsid w:val="009E6B59"/>
    <w:rsid w:val="009E7D29"/>
    <w:rsid w:val="009F1AB0"/>
    <w:rsid w:val="009F2090"/>
    <w:rsid w:val="009F3DD4"/>
    <w:rsid w:val="009F767A"/>
    <w:rsid w:val="00A0027A"/>
    <w:rsid w:val="00A00AE7"/>
    <w:rsid w:val="00A00FF1"/>
    <w:rsid w:val="00A02090"/>
    <w:rsid w:val="00A05CE9"/>
    <w:rsid w:val="00A05D8F"/>
    <w:rsid w:val="00A07D19"/>
    <w:rsid w:val="00A12015"/>
    <w:rsid w:val="00A16546"/>
    <w:rsid w:val="00A17965"/>
    <w:rsid w:val="00A2478F"/>
    <w:rsid w:val="00A24BE2"/>
    <w:rsid w:val="00A24F9F"/>
    <w:rsid w:val="00A2734E"/>
    <w:rsid w:val="00A33A50"/>
    <w:rsid w:val="00A3438B"/>
    <w:rsid w:val="00A36613"/>
    <w:rsid w:val="00A36EFE"/>
    <w:rsid w:val="00A42C60"/>
    <w:rsid w:val="00A44A18"/>
    <w:rsid w:val="00A44E30"/>
    <w:rsid w:val="00A46AEC"/>
    <w:rsid w:val="00A471D9"/>
    <w:rsid w:val="00A47852"/>
    <w:rsid w:val="00A51851"/>
    <w:rsid w:val="00A5318E"/>
    <w:rsid w:val="00A55365"/>
    <w:rsid w:val="00A55444"/>
    <w:rsid w:val="00A64443"/>
    <w:rsid w:val="00A677BB"/>
    <w:rsid w:val="00A702F0"/>
    <w:rsid w:val="00A70722"/>
    <w:rsid w:val="00A742B3"/>
    <w:rsid w:val="00A75B9B"/>
    <w:rsid w:val="00A75F65"/>
    <w:rsid w:val="00A81137"/>
    <w:rsid w:val="00A87572"/>
    <w:rsid w:val="00A92C18"/>
    <w:rsid w:val="00AA01C1"/>
    <w:rsid w:val="00AA18EC"/>
    <w:rsid w:val="00AA767E"/>
    <w:rsid w:val="00AB1578"/>
    <w:rsid w:val="00AB4166"/>
    <w:rsid w:val="00AB4387"/>
    <w:rsid w:val="00AB7CAE"/>
    <w:rsid w:val="00AC2C0E"/>
    <w:rsid w:val="00AC348D"/>
    <w:rsid w:val="00AC4755"/>
    <w:rsid w:val="00AC5DE9"/>
    <w:rsid w:val="00AC65B1"/>
    <w:rsid w:val="00AD4FAE"/>
    <w:rsid w:val="00AD5A7C"/>
    <w:rsid w:val="00AD67BC"/>
    <w:rsid w:val="00AD7AC9"/>
    <w:rsid w:val="00AE39CC"/>
    <w:rsid w:val="00AF4004"/>
    <w:rsid w:val="00AF7F9C"/>
    <w:rsid w:val="00B0205C"/>
    <w:rsid w:val="00B02E79"/>
    <w:rsid w:val="00B04D67"/>
    <w:rsid w:val="00B17F24"/>
    <w:rsid w:val="00B23304"/>
    <w:rsid w:val="00B273D8"/>
    <w:rsid w:val="00B27A2A"/>
    <w:rsid w:val="00B33471"/>
    <w:rsid w:val="00B34290"/>
    <w:rsid w:val="00B35C45"/>
    <w:rsid w:val="00B401EA"/>
    <w:rsid w:val="00B4146E"/>
    <w:rsid w:val="00B4216F"/>
    <w:rsid w:val="00B429F3"/>
    <w:rsid w:val="00B4360D"/>
    <w:rsid w:val="00B446FE"/>
    <w:rsid w:val="00B44CA5"/>
    <w:rsid w:val="00B47B99"/>
    <w:rsid w:val="00B51352"/>
    <w:rsid w:val="00B538B2"/>
    <w:rsid w:val="00B55F60"/>
    <w:rsid w:val="00B6238C"/>
    <w:rsid w:val="00B65A30"/>
    <w:rsid w:val="00B6647D"/>
    <w:rsid w:val="00B72DF2"/>
    <w:rsid w:val="00B730E7"/>
    <w:rsid w:val="00B778B9"/>
    <w:rsid w:val="00B82CAC"/>
    <w:rsid w:val="00B82F48"/>
    <w:rsid w:val="00B843B1"/>
    <w:rsid w:val="00B867D6"/>
    <w:rsid w:val="00BA2927"/>
    <w:rsid w:val="00BA2D4B"/>
    <w:rsid w:val="00BA3419"/>
    <w:rsid w:val="00BA6ECD"/>
    <w:rsid w:val="00BA6FA0"/>
    <w:rsid w:val="00BB5003"/>
    <w:rsid w:val="00BC2F64"/>
    <w:rsid w:val="00BC6F83"/>
    <w:rsid w:val="00BC7549"/>
    <w:rsid w:val="00BD71C5"/>
    <w:rsid w:val="00BD7DA4"/>
    <w:rsid w:val="00BE5A88"/>
    <w:rsid w:val="00BE7F99"/>
    <w:rsid w:val="00BF2635"/>
    <w:rsid w:val="00BF530C"/>
    <w:rsid w:val="00BF5C62"/>
    <w:rsid w:val="00C000DA"/>
    <w:rsid w:val="00C04EA8"/>
    <w:rsid w:val="00C06085"/>
    <w:rsid w:val="00C060F0"/>
    <w:rsid w:val="00C06AE0"/>
    <w:rsid w:val="00C072DB"/>
    <w:rsid w:val="00C0790B"/>
    <w:rsid w:val="00C107D2"/>
    <w:rsid w:val="00C132DE"/>
    <w:rsid w:val="00C13757"/>
    <w:rsid w:val="00C14210"/>
    <w:rsid w:val="00C1652D"/>
    <w:rsid w:val="00C173DB"/>
    <w:rsid w:val="00C229A4"/>
    <w:rsid w:val="00C2497D"/>
    <w:rsid w:val="00C276EF"/>
    <w:rsid w:val="00C30FB6"/>
    <w:rsid w:val="00C30FDD"/>
    <w:rsid w:val="00C35471"/>
    <w:rsid w:val="00C367B7"/>
    <w:rsid w:val="00C36879"/>
    <w:rsid w:val="00C477A7"/>
    <w:rsid w:val="00C50E08"/>
    <w:rsid w:val="00C51617"/>
    <w:rsid w:val="00C521CF"/>
    <w:rsid w:val="00C527EE"/>
    <w:rsid w:val="00C535C7"/>
    <w:rsid w:val="00C5702B"/>
    <w:rsid w:val="00C60365"/>
    <w:rsid w:val="00C6068F"/>
    <w:rsid w:val="00C626A0"/>
    <w:rsid w:val="00C64E39"/>
    <w:rsid w:val="00C65399"/>
    <w:rsid w:val="00C65957"/>
    <w:rsid w:val="00C66EAB"/>
    <w:rsid w:val="00C67305"/>
    <w:rsid w:val="00C6783F"/>
    <w:rsid w:val="00C70352"/>
    <w:rsid w:val="00C71EA2"/>
    <w:rsid w:val="00C73E32"/>
    <w:rsid w:val="00C80BEB"/>
    <w:rsid w:val="00C874DA"/>
    <w:rsid w:val="00C9424C"/>
    <w:rsid w:val="00CA129C"/>
    <w:rsid w:val="00CA1A3D"/>
    <w:rsid w:val="00CA1FA3"/>
    <w:rsid w:val="00CA236D"/>
    <w:rsid w:val="00CA2CCA"/>
    <w:rsid w:val="00CA58DF"/>
    <w:rsid w:val="00CA6C34"/>
    <w:rsid w:val="00CB3D99"/>
    <w:rsid w:val="00CB7159"/>
    <w:rsid w:val="00CC211E"/>
    <w:rsid w:val="00CC2F36"/>
    <w:rsid w:val="00CC3614"/>
    <w:rsid w:val="00CC6E96"/>
    <w:rsid w:val="00CD394A"/>
    <w:rsid w:val="00CD3EBD"/>
    <w:rsid w:val="00CD7D13"/>
    <w:rsid w:val="00CE2183"/>
    <w:rsid w:val="00CE2409"/>
    <w:rsid w:val="00CE33A8"/>
    <w:rsid w:val="00CE3B8E"/>
    <w:rsid w:val="00CE4AF0"/>
    <w:rsid w:val="00CE6BD5"/>
    <w:rsid w:val="00CE6EA5"/>
    <w:rsid w:val="00CF4720"/>
    <w:rsid w:val="00CF63DD"/>
    <w:rsid w:val="00CF6791"/>
    <w:rsid w:val="00D01766"/>
    <w:rsid w:val="00D05A28"/>
    <w:rsid w:val="00D06160"/>
    <w:rsid w:val="00D06E4B"/>
    <w:rsid w:val="00D165AA"/>
    <w:rsid w:val="00D17E5B"/>
    <w:rsid w:val="00D22743"/>
    <w:rsid w:val="00D2673F"/>
    <w:rsid w:val="00D32BE4"/>
    <w:rsid w:val="00D35026"/>
    <w:rsid w:val="00D430F6"/>
    <w:rsid w:val="00D462C2"/>
    <w:rsid w:val="00D47F2D"/>
    <w:rsid w:val="00D50B07"/>
    <w:rsid w:val="00D535DE"/>
    <w:rsid w:val="00D53733"/>
    <w:rsid w:val="00D56CD8"/>
    <w:rsid w:val="00D62DB5"/>
    <w:rsid w:val="00D65404"/>
    <w:rsid w:val="00D65579"/>
    <w:rsid w:val="00D67071"/>
    <w:rsid w:val="00D77E2E"/>
    <w:rsid w:val="00D81ED4"/>
    <w:rsid w:val="00D82516"/>
    <w:rsid w:val="00D83CD6"/>
    <w:rsid w:val="00D84532"/>
    <w:rsid w:val="00D87559"/>
    <w:rsid w:val="00D916A4"/>
    <w:rsid w:val="00D920D6"/>
    <w:rsid w:val="00DA0908"/>
    <w:rsid w:val="00DA23E0"/>
    <w:rsid w:val="00DA3D14"/>
    <w:rsid w:val="00DA41D8"/>
    <w:rsid w:val="00DA4214"/>
    <w:rsid w:val="00DA7914"/>
    <w:rsid w:val="00DB17CA"/>
    <w:rsid w:val="00DB44FE"/>
    <w:rsid w:val="00DB49D1"/>
    <w:rsid w:val="00DB5125"/>
    <w:rsid w:val="00DB5FCC"/>
    <w:rsid w:val="00DC0505"/>
    <w:rsid w:val="00DC1E7C"/>
    <w:rsid w:val="00DC20F2"/>
    <w:rsid w:val="00DC242D"/>
    <w:rsid w:val="00DC2DC0"/>
    <w:rsid w:val="00DC7484"/>
    <w:rsid w:val="00DD256B"/>
    <w:rsid w:val="00DD2B0C"/>
    <w:rsid w:val="00DD2B3E"/>
    <w:rsid w:val="00DD2DEB"/>
    <w:rsid w:val="00DD54EE"/>
    <w:rsid w:val="00DE0768"/>
    <w:rsid w:val="00DE0AD3"/>
    <w:rsid w:val="00DE3917"/>
    <w:rsid w:val="00DE4647"/>
    <w:rsid w:val="00DF0446"/>
    <w:rsid w:val="00DF1740"/>
    <w:rsid w:val="00DF6ADD"/>
    <w:rsid w:val="00E00E2C"/>
    <w:rsid w:val="00E00F00"/>
    <w:rsid w:val="00E04599"/>
    <w:rsid w:val="00E074BC"/>
    <w:rsid w:val="00E12FCC"/>
    <w:rsid w:val="00E1414A"/>
    <w:rsid w:val="00E21C30"/>
    <w:rsid w:val="00E224A4"/>
    <w:rsid w:val="00E23A7C"/>
    <w:rsid w:val="00E25F01"/>
    <w:rsid w:val="00E336A6"/>
    <w:rsid w:val="00E36AEC"/>
    <w:rsid w:val="00E40256"/>
    <w:rsid w:val="00E419F7"/>
    <w:rsid w:val="00E41DC9"/>
    <w:rsid w:val="00E47FB6"/>
    <w:rsid w:val="00E510FF"/>
    <w:rsid w:val="00E52697"/>
    <w:rsid w:val="00E570A4"/>
    <w:rsid w:val="00E61ADA"/>
    <w:rsid w:val="00E6616C"/>
    <w:rsid w:val="00E719F4"/>
    <w:rsid w:val="00E71BE9"/>
    <w:rsid w:val="00E72366"/>
    <w:rsid w:val="00E756C6"/>
    <w:rsid w:val="00E76912"/>
    <w:rsid w:val="00E779B8"/>
    <w:rsid w:val="00E829EB"/>
    <w:rsid w:val="00E83D12"/>
    <w:rsid w:val="00E9540C"/>
    <w:rsid w:val="00E959FA"/>
    <w:rsid w:val="00EA075A"/>
    <w:rsid w:val="00EB1719"/>
    <w:rsid w:val="00EB19D1"/>
    <w:rsid w:val="00EB27FA"/>
    <w:rsid w:val="00EB42BF"/>
    <w:rsid w:val="00EB66A2"/>
    <w:rsid w:val="00EB6A58"/>
    <w:rsid w:val="00ED0EBB"/>
    <w:rsid w:val="00ED6286"/>
    <w:rsid w:val="00EE19D8"/>
    <w:rsid w:val="00EE2A79"/>
    <w:rsid w:val="00EE35D0"/>
    <w:rsid w:val="00EE7347"/>
    <w:rsid w:val="00EE77ED"/>
    <w:rsid w:val="00EF00B4"/>
    <w:rsid w:val="00EF0C30"/>
    <w:rsid w:val="00EF1254"/>
    <w:rsid w:val="00F00493"/>
    <w:rsid w:val="00F00B7C"/>
    <w:rsid w:val="00F02BA6"/>
    <w:rsid w:val="00F02F98"/>
    <w:rsid w:val="00F03C64"/>
    <w:rsid w:val="00F05C41"/>
    <w:rsid w:val="00F12F4F"/>
    <w:rsid w:val="00F230AF"/>
    <w:rsid w:val="00F23B4A"/>
    <w:rsid w:val="00F25D56"/>
    <w:rsid w:val="00F44004"/>
    <w:rsid w:val="00F44676"/>
    <w:rsid w:val="00F45CAA"/>
    <w:rsid w:val="00F512AC"/>
    <w:rsid w:val="00F53F9A"/>
    <w:rsid w:val="00F5614E"/>
    <w:rsid w:val="00F604CD"/>
    <w:rsid w:val="00F60828"/>
    <w:rsid w:val="00F6376C"/>
    <w:rsid w:val="00F725F3"/>
    <w:rsid w:val="00F739C8"/>
    <w:rsid w:val="00F74FE8"/>
    <w:rsid w:val="00F7676E"/>
    <w:rsid w:val="00F77B63"/>
    <w:rsid w:val="00F81046"/>
    <w:rsid w:val="00F821B1"/>
    <w:rsid w:val="00FA1346"/>
    <w:rsid w:val="00FA2F41"/>
    <w:rsid w:val="00FB2FA7"/>
    <w:rsid w:val="00FB3189"/>
    <w:rsid w:val="00FB3217"/>
    <w:rsid w:val="00FC0300"/>
    <w:rsid w:val="00FC25BE"/>
    <w:rsid w:val="00FC2A0E"/>
    <w:rsid w:val="00FD1218"/>
    <w:rsid w:val="00FD3283"/>
    <w:rsid w:val="00FD3686"/>
    <w:rsid w:val="00FD380D"/>
    <w:rsid w:val="00FD3F8A"/>
    <w:rsid w:val="00FD45C8"/>
    <w:rsid w:val="00FE153B"/>
    <w:rsid w:val="00FE3982"/>
    <w:rsid w:val="00FE5AD4"/>
    <w:rsid w:val="00FE75E3"/>
    <w:rsid w:val="00FF622F"/>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o:shapelayout v:ext="edit">
      <o:idmap v:ext="edit" data="1"/>
    </o:shapelayout>
  </w:shapeDefaults>
  <w:decimalSymbol w:val="."/>
  <w:listSeparator w:val=","/>
  <w14:docId w14:val="681C4889"/>
  <w15:docId w15:val="{F167E6D0-8C83-4B98-90B3-348D466D9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2C4974"/>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2C4974"/>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567F24"/>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567F24"/>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DB5FCC"/>
    <w:rPr>
      <w:b/>
      <w:sz w:val="30"/>
    </w:rPr>
  </w:style>
  <w:style w:type="paragraph" w:customStyle="1" w:styleId="cf6rfooter20081113">
    <w:name w:val="cf6rfooter20081113"/>
    <w:basedOn w:val="Footer"/>
    <w:link w:val="cf6rfooter20081113Char"/>
    <w:qFormat/>
    <w:rsid w:val="007C3A8E"/>
    <w:pPr>
      <w:tabs>
        <w:tab w:val="right" w:pos="9900"/>
      </w:tabs>
    </w:pPr>
  </w:style>
  <w:style w:type="character" w:customStyle="1" w:styleId="cf6rfooter20081113Char">
    <w:name w:val="cf6rfooter20081113 Char"/>
    <w:basedOn w:val="FooterChar"/>
    <w:link w:val="cf6rfooter20081113"/>
    <w:rsid w:val="007C3A8E"/>
    <w:rPr>
      <w:rFonts w:asciiTheme="minorHAnsi" w:hAnsiTheme="minorHAnsi"/>
      <w:i w:val="0"/>
    </w:rPr>
  </w:style>
  <w:style w:type="paragraph" w:styleId="ListParagraph">
    <w:name w:val="List Paragraph"/>
    <w:basedOn w:val="Normal"/>
    <w:uiPriority w:val="34"/>
    <w:qFormat/>
    <w:rsid w:val="00E6616C"/>
    <w:pPr>
      <w:ind w:left="720"/>
      <w:contextualSpacing/>
    </w:pPr>
  </w:style>
  <w:style w:type="paragraph" w:customStyle="1" w:styleId="Style17">
    <w:name w:val="Style17"/>
    <w:basedOn w:val="Heading1"/>
    <w:link w:val="Style17Char"/>
    <w:qFormat/>
    <w:rsid w:val="00DE3917"/>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DE3917"/>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DE3917"/>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DE3917"/>
    <w:pPr>
      <w:tabs>
        <w:tab w:val="right" w:pos="10543"/>
      </w:tabs>
    </w:pPr>
    <w:rPr>
      <w:rFonts w:asciiTheme="minorHAnsi" w:hAnsiTheme="minorHAnsi"/>
      <w:bCs/>
    </w:rPr>
  </w:style>
  <w:style w:type="character" w:customStyle="1" w:styleId="Style18Char">
    <w:name w:val="Style18 Char"/>
    <w:basedOn w:val="Heading1Char"/>
    <w:link w:val="Style18"/>
    <w:rsid w:val="00DE3917"/>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DE3917"/>
    <w:rPr>
      <w:rFonts w:asciiTheme="minorHAnsi" w:hAnsiTheme="minorHAnsi"/>
      <w:sz w:val="12"/>
      <w:szCs w:val="12"/>
    </w:rPr>
  </w:style>
  <w:style w:type="character" w:customStyle="1" w:styleId="Style19Char">
    <w:name w:val="Style19 Char"/>
    <w:basedOn w:val="DefaultParagraphFont"/>
    <w:link w:val="Style19"/>
    <w:rsid w:val="00DE3917"/>
    <w:rPr>
      <w:rFonts w:asciiTheme="minorHAnsi" w:hAnsiTheme="minorHAnsi"/>
      <w:bCs/>
    </w:rPr>
  </w:style>
  <w:style w:type="character" w:customStyle="1" w:styleId="Style20Char">
    <w:name w:val="Style20 Char"/>
    <w:basedOn w:val="DefaultParagraphFont"/>
    <w:link w:val="Style20"/>
    <w:rsid w:val="00DE3917"/>
    <w:rPr>
      <w:rFonts w:asciiTheme="minorHAnsi" w:hAnsiTheme="minorHAnsi"/>
      <w:sz w:val="12"/>
      <w:szCs w:val="12"/>
    </w:rPr>
  </w:style>
  <w:style w:type="character" w:customStyle="1" w:styleId="apple-converted-space">
    <w:name w:val="apple-converted-space"/>
    <w:basedOn w:val="DefaultParagraphFont"/>
    <w:rsid w:val="009F3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466378">
      <w:bodyDiv w:val="1"/>
      <w:marLeft w:val="0"/>
      <w:marRight w:val="0"/>
      <w:marTop w:val="0"/>
      <w:marBottom w:val="0"/>
      <w:divBdr>
        <w:top w:val="none" w:sz="0" w:space="0" w:color="auto"/>
        <w:left w:val="none" w:sz="0" w:space="0" w:color="auto"/>
        <w:bottom w:val="none" w:sz="0" w:space="0" w:color="auto"/>
        <w:right w:val="none" w:sz="0" w:space="0" w:color="auto"/>
      </w:divBdr>
    </w:div>
    <w:div w:id="111070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ED380801-6D91-412B-9E60-334A25C3516E}">
  <ds:schemaRefs>
    <ds:schemaRef ds:uri="http://schemas.openxmlformats.org/officeDocument/2006/bibliography"/>
  </ds:schemaRefs>
</ds:datastoreItem>
</file>

<file path=customXml/itemProps2.xml><?xml version="1.0" encoding="utf-8"?>
<ds:datastoreItem xmlns:ds="http://schemas.openxmlformats.org/officeDocument/2006/customXml" ds:itemID="{56D4C9A7-6856-4AFE-BF5F-AC81E4D5ACDF}">
  <ds:schemaRefs>
    <ds:schemaRef ds:uri="http://schemas.microsoft.com/sharepoint/v3/contenttype/forms"/>
  </ds:schemaRefs>
</ds:datastoreItem>
</file>

<file path=customXml/itemProps3.xml><?xml version="1.0" encoding="utf-8"?>
<ds:datastoreItem xmlns:ds="http://schemas.openxmlformats.org/officeDocument/2006/customXml" ds:itemID="{2CE7A41B-FF12-4AA0-B51E-4341997148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5047CA-53AF-42F1-83F3-7C60B3B20C91}">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3321</Words>
  <Characters>18931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11</cp:revision>
  <cp:lastPrinted>2018-12-13T18:10:00Z</cp:lastPrinted>
  <dcterms:created xsi:type="dcterms:W3CDTF">2018-12-20T16:38:00Z</dcterms:created>
  <dcterms:modified xsi:type="dcterms:W3CDTF">2022-04-11T20:39:00Z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